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75BAE" w14:textId="77777777" w:rsidR="009C0F5E" w:rsidRDefault="009C0F5E" w:rsidP="009C0F5E">
      <w:pPr>
        <w:jc w:val="center"/>
        <w:rPr>
          <w:noProof/>
        </w:rPr>
      </w:pPr>
    </w:p>
    <w:p w14:paraId="68FAA126" w14:textId="6E7166E8" w:rsidR="009C0F5E" w:rsidRDefault="009C0F5E" w:rsidP="009C0F5E">
      <w:pPr>
        <w:jc w:val="center"/>
        <w:rPr>
          <w:rFonts w:cs="Arial"/>
          <w:b/>
          <w:bCs/>
          <w:noProof/>
          <w:sz w:val="28"/>
          <w:szCs w:val="28"/>
        </w:rPr>
      </w:pPr>
      <w:r w:rsidRPr="009C0F5E">
        <w:rPr>
          <w:rFonts w:cs="Arial"/>
          <w:b/>
          <w:bCs/>
          <w:noProof/>
          <w:sz w:val="28"/>
          <w:szCs w:val="28"/>
          <w:highlight w:val="yellow"/>
        </w:rPr>
        <w:t>IA Enginer Core Track: LLM Enginering, RAG, QLoRA, Agents</w:t>
      </w:r>
    </w:p>
    <w:p w14:paraId="1B57EA7A" w14:textId="6BD4816E" w:rsidR="009C0F5E" w:rsidRPr="009C0F5E" w:rsidRDefault="009C0F5E" w:rsidP="009C0F5E">
      <w:pPr>
        <w:jc w:val="center"/>
        <w:rPr>
          <w:rFonts w:cs="Arial"/>
          <w:b/>
          <w:bCs/>
          <w:noProof/>
          <w:sz w:val="28"/>
          <w:szCs w:val="28"/>
        </w:rPr>
      </w:pPr>
      <w:r>
        <w:rPr>
          <w:rFonts w:cs="Arial"/>
          <w:b/>
          <w:bCs/>
          <w:noProof/>
          <w:sz w:val="28"/>
          <w:szCs w:val="28"/>
        </w:rPr>
        <w:t>[18-0</w:t>
      </w:r>
      <w:r w:rsidR="00E27470">
        <w:rPr>
          <w:rFonts w:cs="Arial"/>
          <w:b/>
          <w:bCs/>
          <w:noProof/>
          <w:sz w:val="28"/>
          <w:szCs w:val="28"/>
        </w:rPr>
        <w:t>9</w:t>
      </w:r>
      <w:r>
        <w:rPr>
          <w:rFonts w:cs="Arial"/>
          <w:b/>
          <w:bCs/>
          <w:noProof/>
          <w:sz w:val="28"/>
          <w:szCs w:val="28"/>
        </w:rPr>
        <w:t>-2025- ]</w:t>
      </w:r>
    </w:p>
    <w:p w14:paraId="48F53369" w14:textId="77777777" w:rsidR="009C0F5E" w:rsidRDefault="009C0F5E" w:rsidP="009C0F5E">
      <w:pPr>
        <w:jc w:val="center"/>
        <w:rPr>
          <w:noProof/>
        </w:rPr>
      </w:pPr>
    </w:p>
    <w:p w14:paraId="1457D489" w14:textId="72051B4C" w:rsidR="004B7BB2" w:rsidRDefault="009C0F5E" w:rsidP="009C0F5E">
      <w:pPr>
        <w:jc w:val="center"/>
      </w:pPr>
      <w:r>
        <w:rPr>
          <w:noProof/>
        </w:rPr>
        <w:drawing>
          <wp:inline distT="0" distB="0" distL="0" distR="0" wp14:anchorId="585CF4D8" wp14:editId="160FDF49">
            <wp:extent cx="4211782" cy="2328179"/>
            <wp:effectExtent l="0" t="0" r="0" b="0"/>
            <wp:docPr id="1543488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9859" cy="2332644"/>
                    </a:xfrm>
                    <a:prstGeom prst="rect">
                      <a:avLst/>
                    </a:prstGeom>
                    <a:noFill/>
                    <a:ln>
                      <a:noFill/>
                    </a:ln>
                  </pic:spPr>
                </pic:pic>
              </a:graphicData>
            </a:graphic>
          </wp:inline>
        </w:drawing>
      </w:r>
    </w:p>
    <w:p w14:paraId="788F378A" w14:textId="77777777" w:rsidR="009C0F5E" w:rsidRDefault="009C0F5E" w:rsidP="009C0F5E">
      <w:pPr>
        <w:jc w:val="center"/>
      </w:pPr>
    </w:p>
    <w:p w14:paraId="61E1094D" w14:textId="77777777" w:rsidR="009C0F5E" w:rsidRDefault="009C0F5E" w:rsidP="009C0F5E">
      <w:pPr>
        <w:jc w:val="center"/>
      </w:pPr>
    </w:p>
    <w:p w14:paraId="4A7E7226" w14:textId="77777777" w:rsidR="009C0F5E" w:rsidRDefault="009C0F5E" w:rsidP="009C0F5E">
      <w:pPr>
        <w:jc w:val="center"/>
      </w:pPr>
    </w:p>
    <w:p w14:paraId="1A28C7C2" w14:textId="77777777" w:rsidR="009C0F5E" w:rsidRDefault="009C0F5E" w:rsidP="009C0F5E">
      <w:pPr>
        <w:jc w:val="center"/>
      </w:pPr>
    </w:p>
    <w:p w14:paraId="4CB3197B" w14:textId="77777777" w:rsidR="009C0F5E" w:rsidRDefault="009C0F5E" w:rsidP="009C0F5E">
      <w:pPr>
        <w:jc w:val="center"/>
      </w:pPr>
    </w:p>
    <w:p w14:paraId="3558574C" w14:textId="77777777" w:rsidR="009C0F5E" w:rsidRDefault="009C0F5E" w:rsidP="009C0F5E">
      <w:pPr>
        <w:jc w:val="center"/>
      </w:pPr>
    </w:p>
    <w:p w14:paraId="0F9D04EF" w14:textId="77777777" w:rsidR="009C0F5E" w:rsidRDefault="009C0F5E" w:rsidP="009C0F5E">
      <w:pPr>
        <w:jc w:val="center"/>
      </w:pPr>
    </w:p>
    <w:p w14:paraId="5CC28EA8" w14:textId="77777777" w:rsidR="009C0F5E" w:rsidRDefault="009C0F5E" w:rsidP="009C0F5E">
      <w:pPr>
        <w:jc w:val="center"/>
      </w:pPr>
    </w:p>
    <w:p w14:paraId="0800D719" w14:textId="77777777" w:rsidR="009C0F5E" w:rsidRDefault="009C0F5E" w:rsidP="009C0F5E">
      <w:pPr>
        <w:jc w:val="center"/>
      </w:pPr>
    </w:p>
    <w:p w14:paraId="33991F88" w14:textId="77777777" w:rsidR="009C0F5E" w:rsidRDefault="009C0F5E" w:rsidP="009C0F5E">
      <w:pPr>
        <w:jc w:val="center"/>
      </w:pPr>
    </w:p>
    <w:p w14:paraId="15E17EBC" w14:textId="77777777" w:rsidR="009C0F5E" w:rsidRDefault="009C0F5E" w:rsidP="009C0F5E">
      <w:pPr>
        <w:jc w:val="center"/>
      </w:pPr>
    </w:p>
    <w:p w14:paraId="332CBA3E" w14:textId="77777777" w:rsidR="009C0F5E" w:rsidRDefault="009C0F5E" w:rsidP="009C0F5E">
      <w:pPr>
        <w:jc w:val="center"/>
      </w:pPr>
    </w:p>
    <w:p w14:paraId="32F3F638" w14:textId="77777777" w:rsidR="009C0F5E" w:rsidRDefault="009C0F5E" w:rsidP="009C0F5E">
      <w:pPr>
        <w:jc w:val="center"/>
      </w:pPr>
    </w:p>
    <w:p w14:paraId="408E4FBB" w14:textId="77777777" w:rsidR="009C0F5E" w:rsidRDefault="009C0F5E" w:rsidP="009C0F5E">
      <w:pPr>
        <w:jc w:val="center"/>
      </w:pPr>
    </w:p>
    <w:p w14:paraId="39F61592" w14:textId="77777777" w:rsidR="009C0F5E" w:rsidRDefault="009C0F5E" w:rsidP="009C0F5E">
      <w:pPr>
        <w:jc w:val="center"/>
      </w:pPr>
    </w:p>
    <w:p w14:paraId="76C3F391" w14:textId="77777777" w:rsidR="009C0F5E" w:rsidRDefault="009C0F5E" w:rsidP="009C0F5E">
      <w:pPr>
        <w:jc w:val="center"/>
      </w:pPr>
    </w:p>
    <w:p w14:paraId="530E047D" w14:textId="77777777" w:rsidR="009C0F5E" w:rsidRDefault="009C0F5E" w:rsidP="009C0F5E">
      <w:pPr>
        <w:jc w:val="center"/>
      </w:pPr>
    </w:p>
    <w:p w14:paraId="2D6AF846" w14:textId="77777777" w:rsidR="009D1833" w:rsidRDefault="009D1833" w:rsidP="009C0F5E">
      <w:pPr>
        <w:jc w:val="center"/>
      </w:pPr>
    </w:p>
    <w:p w14:paraId="122EEBA6" w14:textId="77777777" w:rsidR="009D1833" w:rsidRDefault="009D1833" w:rsidP="009C0F5E">
      <w:pPr>
        <w:jc w:val="center"/>
      </w:pPr>
    </w:p>
    <w:sdt>
      <w:sdtPr>
        <w:rPr>
          <w:rFonts w:ascii="Arial" w:eastAsiaTheme="minorHAnsi" w:hAnsi="Arial" w:cstheme="minorBidi"/>
          <w:color w:val="auto"/>
          <w:kern w:val="2"/>
          <w:sz w:val="22"/>
          <w:szCs w:val="24"/>
          <w:lang w:val="es-ES" w:eastAsia="en-US"/>
          <w14:ligatures w14:val="standardContextual"/>
        </w:rPr>
        <w:id w:val="-121229840"/>
        <w:docPartObj>
          <w:docPartGallery w:val="Table of Contents"/>
          <w:docPartUnique/>
        </w:docPartObj>
      </w:sdtPr>
      <w:sdtEndPr>
        <w:rPr>
          <w:b/>
          <w:bCs/>
        </w:rPr>
      </w:sdtEndPr>
      <w:sdtContent>
        <w:p w14:paraId="6B4240C2" w14:textId="2335FE4A" w:rsidR="00D625AB" w:rsidRDefault="00041E8B">
          <w:pPr>
            <w:pStyle w:val="TtuloTDC"/>
          </w:pPr>
          <w:proofErr w:type="spellStart"/>
          <w:r>
            <w:rPr>
              <w:lang w:val="es-ES"/>
            </w:rPr>
            <w:t>Indice</w:t>
          </w:r>
          <w:proofErr w:type="spellEnd"/>
        </w:p>
        <w:p w14:paraId="308B1DBD" w14:textId="18F1BDF9" w:rsidR="00D625AB" w:rsidRDefault="00D625AB">
          <w:pPr>
            <w:pStyle w:val="TDC1"/>
            <w:tabs>
              <w:tab w:val="right" w:leader="dot" w:pos="10790"/>
            </w:tabs>
            <w:rPr>
              <w:noProof/>
            </w:rPr>
          </w:pPr>
          <w:r>
            <w:fldChar w:fldCharType="begin"/>
          </w:r>
          <w:r>
            <w:instrText xml:space="preserve"> TOC \o "1-3" \h \z \u </w:instrText>
          </w:r>
          <w:r>
            <w:fldChar w:fldCharType="separate"/>
          </w:r>
          <w:hyperlink w:anchor="_Toc243791089" w:history="1">
            <w:r w:rsidRPr="00930EC1">
              <w:rPr>
                <w:rStyle w:val="Hipervnculo"/>
                <w:rFonts w:cs="Arial"/>
                <w:b/>
                <w:bCs/>
                <w:noProof/>
                <w:highlight w:val="yellow"/>
              </w:rPr>
              <w:t>1.Seccion 1: Week 1 – Build Your First LLM Product: Exploring Top Models</w:t>
            </w:r>
            <w:r>
              <w:rPr>
                <w:noProof/>
                <w:webHidden/>
              </w:rPr>
              <w:tab/>
            </w:r>
            <w:r>
              <w:rPr>
                <w:noProof/>
                <w:webHidden/>
              </w:rPr>
              <w:fldChar w:fldCharType="begin"/>
            </w:r>
            <w:r>
              <w:rPr>
                <w:noProof/>
                <w:webHidden/>
              </w:rPr>
              <w:instrText xml:space="preserve"> PAGEREF _Toc243791089 \h </w:instrText>
            </w:r>
            <w:r>
              <w:rPr>
                <w:noProof/>
                <w:webHidden/>
              </w:rPr>
            </w:r>
            <w:r>
              <w:rPr>
                <w:noProof/>
                <w:webHidden/>
              </w:rPr>
              <w:fldChar w:fldCharType="separate"/>
            </w:r>
            <w:r>
              <w:rPr>
                <w:noProof/>
                <w:webHidden/>
              </w:rPr>
              <w:t>4</w:t>
            </w:r>
            <w:r>
              <w:rPr>
                <w:noProof/>
                <w:webHidden/>
              </w:rPr>
              <w:fldChar w:fldCharType="end"/>
            </w:r>
          </w:hyperlink>
        </w:p>
        <w:p w14:paraId="6400A6A9" w14:textId="79F060D2" w:rsidR="00D625AB" w:rsidRDefault="00D625AB">
          <w:pPr>
            <w:pStyle w:val="TDC2"/>
            <w:tabs>
              <w:tab w:val="right" w:leader="dot" w:pos="10790"/>
            </w:tabs>
            <w:rPr>
              <w:noProof/>
            </w:rPr>
          </w:pPr>
          <w:hyperlink w:anchor="_Toc243791090" w:history="1">
            <w:r w:rsidRPr="00930EC1">
              <w:rPr>
                <w:rStyle w:val="Hipervnculo"/>
                <w:rFonts w:cs="Arial"/>
                <w:b/>
                <w:bCs/>
                <w:noProof/>
                <w:highlight w:val="yellow"/>
              </w:rPr>
              <w:t>1.1: DIA-1-1: Ollama: Ejecutar Modelos de IA en local</w:t>
            </w:r>
            <w:r>
              <w:rPr>
                <w:noProof/>
                <w:webHidden/>
              </w:rPr>
              <w:tab/>
            </w:r>
            <w:r>
              <w:rPr>
                <w:noProof/>
                <w:webHidden/>
              </w:rPr>
              <w:fldChar w:fldCharType="begin"/>
            </w:r>
            <w:r>
              <w:rPr>
                <w:noProof/>
                <w:webHidden/>
              </w:rPr>
              <w:instrText xml:space="preserve"> PAGEREF _Toc243791090 \h </w:instrText>
            </w:r>
            <w:r>
              <w:rPr>
                <w:noProof/>
                <w:webHidden/>
              </w:rPr>
            </w:r>
            <w:r>
              <w:rPr>
                <w:noProof/>
                <w:webHidden/>
              </w:rPr>
              <w:fldChar w:fldCharType="separate"/>
            </w:r>
            <w:r>
              <w:rPr>
                <w:noProof/>
                <w:webHidden/>
              </w:rPr>
              <w:t>4</w:t>
            </w:r>
            <w:r>
              <w:rPr>
                <w:noProof/>
                <w:webHidden/>
              </w:rPr>
              <w:fldChar w:fldCharType="end"/>
            </w:r>
          </w:hyperlink>
        </w:p>
        <w:p w14:paraId="08069AC8" w14:textId="683FB0B1" w:rsidR="00D625AB" w:rsidRDefault="00D625AB">
          <w:pPr>
            <w:pStyle w:val="TDC3"/>
            <w:tabs>
              <w:tab w:val="right" w:leader="dot" w:pos="10790"/>
            </w:tabs>
            <w:rPr>
              <w:noProof/>
            </w:rPr>
          </w:pPr>
          <w:hyperlink w:anchor="_Toc243791091" w:history="1">
            <w:r w:rsidRPr="00930EC1">
              <w:rPr>
                <w:rStyle w:val="Hipervnculo"/>
                <w:rFonts w:cs="Arial"/>
                <w:b/>
                <w:bCs/>
                <w:noProof/>
                <w:highlight w:val="yellow"/>
              </w:rPr>
              <w:t>1.1.1 ¿Qué es Ollama?</w:t>
            </w:r>
            <w:r>
              <w:rPr>
                <w:noProof/>
                <w:webHidden/>
              </w:rPr>
              <w:tab/>
            </w:r>
            <w:r>
              <w:rPr>
                <w:noProof/>
                <w:webHidden/>
              </w:rPr>
              <w:fldChar w:fldCharType="begin"/>
            </w:r>
            <w:r>
              <w:rPr>
                <w:noProof/>
                <w:webHidden/>
              </w:rPr>
              <w:instrText xml:space="preserve"> PAGEREF _Toc243791091 \h </w:instrText>
            </w:r>
            <w:r>
              <w:rPr>
                <w:noProof/>
                <w:webHidden/>
              </w:rPr>
            </w:r>
            <w:r>
              <w:rPr>
                <w:noProof/>
                <w:webHidden/>
              </w:rPr>
              <w:fldChar w:fldCharType="separate"/>
            </w:r>
            <w:r>
              <w:rPr>
                <w:noProof/>
                <w:webHidden/>
              </w:rPr>
              <w:t>4</w:t>
            </w:r>
            <w:r>
              <w:rPr>
                <w:noProof/>
                <w:webHidden/>
              </w:rPr>
              <w:fldChar w:fldCharType="end"/>
            </w:r>
          </w:hyperlink>
        </w:p>
        <w:p w14:paraId="006CA807" w14:textId="024047D8" w:rsidR="00D625AB" w:rsidRDefault="00D625AB">
          <w:pPr>
            <w:pStyle w:val="TDC3"/>
            <w:tabs>
              <w:tab w:val="right" w:leader="dot" w:pos="10790"/>
            </w:tabs>
            <w:rPr>
              <w:noProof/>
            </w:rPr>
          </w:pPr>
          <w:hyperlink w:anchor="_Toc243791092" w:history="1">
            <w:r w:rsidRPr="00930EC1">
              <w:rPr>
                <w:rStyle w:val="Hipervnculo"/>
                <w:rFonts w:cs="Arial"/>
                <w:b/>
                <w:bCs/>
                <w:noProof/>
                <w:highlight w:val="yellow"/>
              </w:rPr>
              <w:t>1.1.2 Instalación y primeros pasos</w:t>
            </w:r>
            <w:r>
              <w:rPr>
                <w:noProof/>
                <w:webHidden/>
              </w:rPr>
              <w:tab/>
            </w:r>
            <w:r>
              <w:rPr>
                <w:noProof/>
                <w:webHidden/>
              </w:rPr>
              <w:fldChar w:fldCharType="begin"/>
            </w:r>
            <w:r>
              <w:rPr>
                <w:noProof/>
                <w:webHidden/>
              </w:rPr>
              <w:instrText xml:space="preserve"> PAGEREF _Toc243791092 \h </w:instrText>
            </w:r>
            <w:r>
              <w:rPr>
                <w:noProof/>
                <w:webHidden/>
              </w:rPr>
            </w:r>
            <w:r>
              <w:rPr>
                <w:noProof/>
                <w:webHidden/>
              </w:rPr>
              <w:fldChar w:fldCharType="separate"/>
            </w:r>
            <w:r>
              <w:rPr>
                <w:noProof/>
                <w:webHidden/>
              </w:rPr>
              <w:t>4</w:t>
            </w:r>
            <w:r>
              <w:rPr>
                <w:noProof/>
                <w:webHidden/>
              </w:rPr>
              <w:fldChar w:fldCharType="end"/>
            </w:r>
          </w:hyperlink>
        </w:p>
        <w:p w14:paraId="6376BEF3" w14:textId="5ECAACA3" w:rsidR="00D625AB" w:rsidRDefault="00D625AB">
          <w:pPr>
            <w:pStyle w:val="TDC3"/>
            <w:tabs>
              <w:tab w:val="right" w:leader="dot" w:pos="10790"/>
            </w:tabs>
            <w:rPr>
              <w:noProof/>
            </w:rPr>
          </w:pPr>
          <w:hyperlink w:anchor="_Toc243791093" w:history="1">
            <w:r w:rsidRPr="00930EC1">
              <w:rPr>
                <w:rStyle w:val="Hipervnculo"/>
                <w:rFonts w:cs="Arial"/>
                <w:b/>
                <w:bCs/>
                <w:noProof/>
                <w:highlight w:val="yellow"/>
              </w:rPr>
              <w:t>1.1.3 Comandos básicos de Ollama</w:t>
            </w:r>
            <w:r>
              <w:rPr>
                <w:noProof/>
                <w:webHidden/>
              </w:rPr>
              <w:tab/>
            </w:r>
            <w:r>
              <w:rPr>
                <w:noProof/>
                <w:webHidden/>
              </w:rPr>
              <w:fldChar w:fldCharType="begin"/>
            </w:r>
            <w:r>
              <w:rPr>
                <w:noProof/>
                <w:webHidden/>
              </w:rPr>
              <w:instrText xml:space="preserve"> PAGEREF _Toc243791093 \h </w:instrText>
            </w:r>
            <w:r>
              <w:rPr>
                <w:noProof/>
                <w:webHidden/>
              </w:rPr>
            </w:r>
            <w:r>
              <w:rPr>
                <w:noProof/>
                <w:webHidden/>
              </w:rPr>
              <w:fldChar w:fldCharType="separate"/>
            </w:r>
            <w:r>
              <w:rPr>
                <w:noProof/>
                <w:webHidden/>
              </w:rPr>
              <w:t>4</w:t>
            </w:r>
            <w:r>
              <w:rPr>
                <w:noProof/>
                <w:webHidden/>
              </w:rPr>
              <w:fldChar w:fldCharType="end"/>
            </w:r>
          </w:hyperlink>
        </w:p>
        <w:p w14:paraId="5D886923" w14:textId="6354B557" w:rsidR="00D625AB" w:rsidRDefault="00D625AB">
          <w:pPr>
            <w:pStyle w:val="TDC3"/>
            <w:tabs>
              <w:tab w:val="right" w:leader="dot" w:pos="10790"/>
            </w:tabs>
            <w:rPr>
              <w:noProof/>
            </w:rPr>
          </w:pPr>
          <w:hyperlink w:anchor="_Toc243791094" w:history="1">
            <w:r w:rsidRPr="00930EC1">
              <w:rPr>
                <w:rStyle w:val="Hipervnculo"/>
                <w:rFonts w:cs="Arial"/>
                <w:b/>
                <w:bCs/>
                <w:noProof/>
                <w:highlight w:val="yellow"/>
              </w:rPr>
              <w:t>1.1.4 Modelos probados en clase</w:t>
            </w:r>
            <w:r>
              <w:rPr>
                <w:noProof/>
                <w:webHidden/>
              </w:rPr>
              <w:tab/>
            </w:r>
            <w:r>
              <w:rPr>
                <w:noProof/>
                <w:webHidden/>
              </w:rPr>
              <w:fldChar w:fldCharType="begin"/>
            </w:r>
            <w:r>
              <w:rPr>
                <w:noProof/>
                <w:webHidden/>
              </w:rPr>
              <w:instrText xml:space="preserve"> PAGEREF _Toc243791094 \h </w:instrText>
            </w:r>
            <w:r>
              <w:rPr>
                <w:noProof/>
                <w:webHidden/>
              </w:rPr>
            </w:r>
            <w:r>
              <w:rPr>
                <w:noProof/>
                <w:webHidden/>
              </w:rPr>
              <w:fldChar w:fldCharType="separate"/>
            </w:r>
            <w:r>
              <w:rPr>
                <w:noProof/>
                <w:webHidden/>
              </w:rPr>
              <w:t>4</w:t>
            </w:r>
            <w:r>
              <w:rPr>
                <w:noProof/>
                <w:webHidden/>
              </w:rPr>
              <w:fldChar w:fldCharType="end"/>
            </w:r>
          </w:hyperlink>
        </w:p>
        <w:p w14:paraId="5536487E" w14:textId="613D0E56" w:rsidR="00D625AB" w:rsidRDefault="00D625AB">
          <w:pPr>
            <w:pStyle w:val="TDC3"/>
            <w:tabs>
              <w:tab w:val="right" w:leader="dot" w:pos="10790"/>
            </w:tabs>
            <w:rPr>
              <w:noProof/>
            </w:rPr>
          </w:pPr>
          <w:hyperlink w:anchor="_Toc243791095" w:history="1">
            <w:r w:rsidRPr="00930EC1">
              <w:rPr>
                <w:rStyle w:val="Hipervnculo"/>
                <w:rFonts w:cs="Arial"/>
                <w:b/>
                <w:bCs/>
                <w:noProof/>
                <w:highlight w:val="yellow"/>
              </w:rPr>
              <w:t>1.1.5 Por que importa la RAM</w:t>
            </w:r>
            <w:r>
              <w:rPr>
                <w:noProof/>
                <w:webHidden/>
              </w:rPr>
              <w:tab/>
            </w:r>
            <w:r>
              <w:rPr>
                <w:noProof/>
                <w:webHidden/>
              </w:rPr>
              <w:fldChar w:fldCharType="begin"/>
            </w:r>
            <w:r>
              <w:rPr>
                <w:noProof/>
                <w:webHidden/>
              </w:rPr>
              <w:instrText xml:space="preserve"> PAGEREF _Toc243791095 \h </w:instrText>
            </w:r>
            <w:r>
              <w:rPr>
                <w:noProof/>
                <w:webHidden/>
              </w:rPr>
            </w:r>
            <w:r>
              <w:rPr>
                <w:noProof/>
                <w:webHidden/>
              </w:rPr>
              <w:fldChar w:fldCharType="separate"/>
            </w:r>
            <w:r>
              <w:rPr>
                <w:noProof/>
                <w:webHidden/>
              </w:rPr>
              <w:t>5</w:t>
            </w:r>
            <w:r>
              <w:rPr>
                <w:noProof/>
                <w:webHidden/>
              </w:rPr>
              <w:fldChar w:fldCharType="end"/>
            </w:r>
          </w:hyperlink>
        </w:p>
        <w:p w14:paraId="1E87EF61" w14:textId="2874E7FC" w:rsidR="00D625AB" w:rsidRDefault="00D625AB">
          <w:pPr>
            <w:pStyle w:val="TDC3"/>
            <w:tabs>
              <w:tab w:val="right" w:leader="dot" w:pos="10790"/>
            </w:tabs>
            <w:rPr>
              <w:noProof/>
            </w:rPr>
          </w:pPr>
          <w:hyperlink w:anchor="_Toc243791096" w:history="1">
            <w:r w:rsidRPr="00930EC1">
              <w:rPr>
                <w:rStyle w:val="Hipervnculo"/>
                <w:rFonts w:cs="Arial"/>
                <w:b/>
                <w:bCs/>
                <w:noProof/>
                <w:highlight w:val="yellow"/>
              </w:rPr>
              <w:t>1.1.6 Que modelo usar según el hardware (vistos en clase)</w:t>
            </w:r>
            <w:r>
              <w:rPr>
                <w:noProof/>
                <w:webHidden/>
              </w:rPr>
              <w:tab/>
            </w:r>
            <w:r>
              <w:rPr>
                <w:noProof/>
                <w:webHidden/>
              </w:rPr>
              <w:fldChar w:fldCharType="begin"/>
            </w:r>
            <w:r>
              <w:rPr>
                <w:noProof/>
                <w:webHidden/>
              </w:rPr>
              <w:instrText xml:space="preserve"> PAGEREF _Toc243791096 \h </w:instrText>
            </w:r>
            <w:r>
              <w:rPr>
                <w:noProof/>
                <w:webHidden/>
              </w:rPr>
            </w:r>
            <w:r>
              <w:rPr>
                <w:noProof/>
                <w:webHidden/>
              </w:rPr>
              <w:fldChar w:fldCharType="separate"/>
            </w:r>
            <w:r>
              <w:rPr>
                <w:noProof/>
                <w:webHidden/>
              </w:rPr>
              <w:t>5</w:t>
            </w:r>
            <w:r>
              <w:rPr>
                <w:noProof/>
                <w:webHidden/>
              </w:rPr>
              <w:fldChar w:fldCharType="end"/>
            </w:r>
          </w:hyperlink>
        </w:p>
        <w:p w14:paraId="5FF71B67" w14:textId="6A6917E9" w:rsidR="00D625AB" w:rsidRDefault="00D625AB">
          <w:pPr>
            <w:pStyle w:val="TDC3"/>
            <w:tabs>
              <w:tab w:val="right" w:leader="dot" w:pos="10790"/>
            </w:tabs>
            <w:rPr>
              <w:noProof/>
            </w:rPr>
          </w:pPr>
          <w:hyperlink w:anchor="_Toc243791097" w:history="1">
            <w:r w:rsidRPr="00930EC1">
              <w:rPr>
                <w:rStyle w:val="Hipervnculo"/>
                <w:rFonts w:cs="Arial"/>
                <w:b/>
                <w:bCs/>
                <w:noProof/>
                <w:highlight w:val="yellow"/>
              </w:rPr>
              <w:t>1.1.7 Los modelos más potentes disponibles hoy (2026)</w:t>
            </w:r>
            <w:r>
              <w:rPr>
                <w:noProof/>
                <w:webHidden/>
              </w:rPr>
              <w:tab/>
            </w:r>
            <w:r>
              <w:rPr>
                <w:noProof/>
                <w:webHidden/>
              </w:rPr>
              <w:fldChar w:fldCharType="begin"/>
            </w:r>
            <w:r>
              <w:rPr>
                <w:noProof/>
                <w:webHidden/>
              </w:rPr>
              <w:instrText xml:space="preserve"> PAGEREF _Toc243791097 \h </w:instrText>
            </w:r>
            <w:r>
              <w:rPr>
                <w:noProof/>
                <w:webHidden/>
              </w:rPr>
            </w:r>
            <w:r>
              <w:rPr>
                <w:noProof/>
                <w:webHidden/>
              </w:rPr>
              <w:fldChar w:fldCharType="separate"/>
            </w:r>
            <w:r>
              <w:rPr>
                <w:noProof/>
                <w:webHidden/>
              </w:rPr>
              <w:t>6</w:t>
            </w:r>
            <w:r>
              <w:rPr>
                <w:noProof/>
                <w:webHidden/>
              </w:rPr>
              <w:fldChar w:fldCharType="end"/>
            </w:r>
          </w:hyperlink>
        </w:p>
        <w:p w14:paraId="25E31CFB" w14:textId="6306308E" w:rsidR="00D625AB" w:rsidRDefault="00D625AB">
          <w:pPr>
            <w:pStyle w:val="TDC3"/>
            <w:tabs>
              <w:tab w:val="right" w:leader="dot" w:pos="10790"/>
            </w:tabs>
            <w:rPr>
              <w:noProof/>
            </w:rPr>
          </w:pPr>
          <w:hyperlink w:anchor="_Toc243791098" w:history="1">
            <w:r w:rsidRPr="00930EC1">
              <w:rPr>
                <w:rStyle w:val="Hipervnculo"/>
                <w:rFonts w:cs="Arial"/>
                <w:b/>
                <w:bCs/>
                <w:noProof/>
                <w:highlight w:val="yellow"/>
              </w:rPr>
              <w:t>1.1.8 Como borrar un modelo o desintalar Ollama</w:t>
            </w:r>
            <w:r>
              <w:rPr>
                <w:noProof/>
                <w:webHidden/>
              </w:rPr>
              <w:tab/>
            </w:r>
            <w:r>
              <w:rPr>
                <w:noProof/>
                <w:webHidden/>
              </w:rPr>
              <w:fldChar w:fldCharType="begin"/>
            </w:r>
            <w:r>
              <w:rPr>
                <w:noProof/>
                <w:webHidden/>
              </w:rPr>
              <w:instrText xml:space="preserve"> PAGEREF _Toc243791098 \h </w:instrText>
            </w:r>
            <w:r>
              <w:rPr>
                <w:noProof/>
                <w:webHidden/>
              </w:rPr>
            </w:r>
            <w:r>
              <w:rPr>
                <w:noProof/>
                <w:webHidden/>
              </w:rPr>
              <w:fldChar w:fldCharType="separate"/>
            </w:r>
            <w:r>
              <w:rPr>
                <w:noProof/>
                <w:webHidden/>
              </w:rPr>
              <w:t>10</w:t>
            </w:r>
            <w:r>
              <w:rPr>
                <w:noProof/>
                <w:webHidden/>
              </w:rPr>
              <w:fldChar w:fldCharType="end"/>
            </w:r>
          </w:hyperlink>
        </w:p>
        <w:p w14:paraId="14DB8581" w14:textId="2BA032A5" w:rsidR="00D625AB" w:rsidRDefault="00D625AB">
          <w:pPr>
            <w:pStyle w:val="TDC2"/>
            <w:tabs>
              <w:tab w:val="right" w:leader="dot" w:pos="10790"/>
            </w:tabs>
            <w:rPr>
              <w:noProof/>
            </w:rPr>
          </w:pPr>
          <w:hyperlink w:anchor="_Toc243791099" w:history="1">
            <w:r w:rsidRPr="00930EC1">
              <w:rPr>
                <w:rStyle w:val="Hipervnculo"/>
                <w:rFonts w:cs="Arial"/>
                <w:b/>
                <w:bCs/>
                <w:noProof/>
                <w:highlight w:val="yellow"/>
              </w:rPr>
              <w:t>1.2: DIA-1-2:  Roadmap del curso: LLM Engineering (8 semanas)</w:t>
            </w:r>
            <w:r>
              <w:rPr>
                <w:noProof/>
                <w:webHidden/>
              </w:rPr>
              <w:tab/>
            </w:r>
            <w:r>
              <w:rPr>
                <w:noProof/>
                <w:webHidden/>
              </w:rPr>
              <w:fldChar w:fldCharType="begin"/>
            </w:r>
            <w:r>
              <w:rPr>
                <w:noProof/>
                <w:webHidden/>
              </w:rPr>
              <w:instrText xml:space="preserve"> PAGEREF _Toc243791099 \h </w:instrText>
            </w:r>
            <w:r>
              <w:rPr>
                <w:noProof/>
                <w:webHidden/>
              </w:rPr>
            </w:r>
            <w:r>
              <w:rPr>
                <w:noProof/>
                <w:webHidden/>
              </w:rPr>
              <w:fldChar w:fldCharType="separate"/>
            </w:r>
            <w:r>
              <w:rPr>
                <w:noProof/>
                <w:webHidden/>
              </w:rPr>
              <w:t>11</w:t>
            </w:r>
            <w:r>
              <w:rPr>
                <w:noProof/>
                <w:webHidden/>
              </w:rPr>
              <w:fldChar w:fldCharType="end"/>
            </w:r>
          </w:hyperlink>
        </w:p>
        <w:p w14:paraId="449D61CE" w14:textId="5FB06F30" w:rsidR="00D625AB" w:rsidRDefault="00D625AB">
          <w:pPr>
            <w:pStyle w:val="TDC3"/>
            <w:tabs>
              <w:tab w:val="right" w:leader="dot" w:pos="10790"/>
            </w:tabs>
            <w:rPr>
              <w:noProof/>
            </w:rPr>
          </w:pPr>
          <w:hyperlink w:anchor="_Toc243791100" w:history="1">
            <w:r w:rsidRPr="00930EC1">
              <w:rPr>
                <w:rStyle w:val="Hipervnculo"/>
                <w:rFonts w:cs="Arial"/>
                <w:b/>
                <w:bCs/>
                <w:noProof/>
                <w:highlight w:val="yellow"/>
              </w:rPr>
              <w:t>1.2.1 La lógica del curso: construye sobre lo anterior</w:t>
            </w:r>
            <w:r>
              <w:rPr>
                <w:noProof/>
                <w:webHidden/>
              </w:rPr>
              <w:tab/>
            </w:r>
            <w:r>
              <w:rPr>
                <w:noProof/>
                <w:webHidden/>
              </w:rPr>
              <w:fldChar w:fldCharType="begin"/>
            </w:r>
            <w:r>
              <w:rPr>
                <w:noProof/>
                <w:webHidden/>
              </w:rPr>
              <w:instrText xml:space="preserve"> PAGEREF _Toc243791100 \h </w:instrText>
            </w:r>
            <w:r>
              <w:rPr>
                <w:noProof/>
                <w:webHidden/>
              </w:rPr>
            </w:r>
            <w:r>
              <w:rPr>
                <w:noProof/>
                <w:webHidden/>
              </w:rPr>
              <w:fldChar w:fldCharType="separate"/>
            </w:r>
            <w:r>
              <w:rPr>
                <w:noProof/>
                <w:webHidden/>
              </w:rPr>
              <w:t>11</w:t>
            </w:r>
            <w:r>
              <w:rPr>
                <w:noProof/>
                <w:webHidden/>
              </w:rPr>
              <w:fldChar w:fldCharType="end"/>
            </w:r>
          </w:hyperlink>
        </w:p>
        <w:p w14:paraId="64BE01A9" w14:textId="22A636FF" w:rsidR="00D625AB" w:rsidRDefault="00D625AB">
          <w:pPr>
            <w:pStyle w:val="TDC3"/>
            <w:tabs>
              <w:tab w:val="right" w:leader="dot" w:pos="10790"/>
            </w:tabs>
            <w:rPr>
              <w:noProof/>
            </w:rPr>
          </w:pPr>
          <w:hyperlink w:anchor="_Toc243791101" w:history="1">
            <w:r w:rsidRPr="00930EC1">
              <w:rPr>
                <w:rStyle w:val="Hipervnculo"/>
                <w:rFonts w:cs="Arial"/>
                <w:b/>
                <w:bCs/>
                <w:noProof/>
                <w:highlight w:val="yellow"/>
              </w:rPr>
              <w:t>1.2.2 Las 3 técnicas centrales que se van a cubrir</w:t>
            </w:r>
            <w:r>
              <w:rPr>
                <w:noProof/>
                <w:webHidden/>
              </w:rPr>
              <w:tab/>
            </w:r>
            <w:r>
              <w:rPr>
                <w:noProof/>
                <w:webHidden/>
              </w:rPr>
              <w:fldChar w:fldCharType="begin"/>
            </w:r>
            <w:r>
              <w:rPr>
                <w:noProof/>
                <w:webHidden/>
              </w:rPr>
              <w:instrText xml:space="preserve"> PAGEREF _Toc243791101 \h </w:instrText>
            </w:r>
            <w:r>
              <w:rPr>
                <w:noProof/>
                <w:webHidden/>
              </w:rPr>
            </w:r>
            <w:r>
              <w:rPr>
                <w:noProof/>
                <w:webHidden/>
              </w:rPr>
              <w:fldChar w:fldCharType="separate"/>
            </w:r>
            <w:r>
              <w:rPr>
                <w:noProof/>
                <w:webHidden/>
              </w:rPr>
              <w:t>12</w:t>
            </w:r>
            <w:r>
              <w:rPr>
                <w:noProof/>
                <w:webHidden/>
              </w:rPr>
              <w:fldChar w:fldCharType="end"/>
            </w:r>
          </w:hyperlink>
        </w:p>
        <w:p w14:paraId="6852AAD3" w14:textId="43A9E42B" w:rsidR="00D625AB" w:rsidRDefault="00D625AB">
          <w:pPr>
            <w:pStyle w:val="TDC3"/>
            <w:tabs>
              <w:tab w:val="right" w:leader="dot" w:pos="10790"/>
            </w:tabs>
            <w:rPr>
              <w:noProof/>
            </w:rPr>
          </w:pPr>
          <w:hyperlink w:anchor="_Toc243791102" w:history="1">
            <w:r w:rsidRPr="00930EC1">
              <w:rPr>
                <w:rStyle w:val="Hipervnculo"/>
                <w:rFonts w:cs="Arial"/>
                <w:b/>
                <w:bCs/>
                <w:noProof/>
                <w:highlight w:val="yellow"/>
              </w:rPr>
              <w:t>1.2.3 Las herramientas/frameworks que se van a usar</w:t>
            </w:r>
            <w:r>
              <w:rPr>
                <w:noProof/>
                <w:webHidden/>
              </w:rPr>
              <w:tab/>
            </w:r>
            <w:r>
              <w:rPr>
                <w:noProof/>
                <w:webHidden/>
              </w:rPr>
              <w:fldChar w:fldCharType="begin"/>
            </w:r>
            <w:r>
              <w:rPr>
                <w:noProof/>
                <w:webHidden/>
              </w:rPr>
              <w:instrText xml:space="preserve"> PAGEREF _Toc243791102 \h </w:instrText>
            </w:r>
            <w:r>
              <w:rPr>
                <w:noProof/>
                <w:webHidden/>
              </w:rPr>
            </w:r>
            <w:r>
              <w:rPr>
                <w:noProof/>
                <w:webHidden/>
              </w:rPr>
              <w:fldChar w:fldCharType="separate"/>
            </w:r>
            <w:r>
              <w:rPr>
                <w:noProof/>
                <w:webHidden/>
              </w:rPr>
              <w:t>12</w:t>
            </w:r>
            <w:r>
              <w:rPr>
                <w:noProof/>
                <w:webHidden/>
              </w:rPr>
              <w:fldChar w:fldCharType="end"/>
            </w:r>
          </w:hyperlink>
        </w:p>
        <w:p w14:paraId="46705936" w14:textId="76851459" w:rsidR="00D625AB" w:rsidRDefault="00D625AB">
          <w:pPr>
            <w:pStyle w:val="TDC3"/>
            <w:tabs>
              <w:tab w:val="left" w:pos="1440"/>
              <w:tab w:val="right" w:leader="dot" w:pos="10790"/>
            </w:tabs>
            <w:rPr>
              <w:noProof/>
            </w:rPr>
          </w:pPr>
          <w:hyperlink w:anchor="_Toc243791103" w:history="1">
            <w:r w:rsidRPr="00930EC1">
              <w:rPr>
                <w:rStyle w:val="Hipervnculo"/>
                <w:rFonts w:cs="Arial"/>
                <w:b/>
                <w:bCs/>
                <w:noProof/>
                <w:highlight w:val="yellow"/>
              </w:rPr>
              <w:t>1.2.4</w:t>
            </w:r>
            <w:r>
              <w:rPr>
                <w:noProof/>
              </w:rPr>
              <w:tab/>
            </w:r>
            <w:r w:rsidRPr="00930EC1">
              <w:rPr>
                <w:rStyle w:val="Hipervnculo"/>
                <w:rFonts w:cs="Arial"/>
                <w:b/>
                <w:bCs/>
                <w:noProof/>
                <w:highlight w:val="yellow"/>
              </w:rPr>
              <w:t>Los modelos que se van a explorar a lo largo del curso</w:t>
            </w:r>
            <w:r>
              <w:rPr>
                <w:noProof/>
                <w:webHidden/>
              </w:rPr>
              <w:tab/>
            </w:r>
            <w:r>
              <w:rPr>
                <w:noProof/>
                <w:webHidden/>
              </w:rPr>
              <w:fldChar w:fldCharType="begin"/>
            </w:r>
            <w:r>
              <w:rPr>
                <w:noProof/>
                <w:webHidden/>
              </w:rPr>
              <w:instrText xml:space="preserve"> PAGEREF _Toc243791103 \h </w:instrText>
            </w:r>
            <w:r>
              <w:rPr>
                <w:noProof/>
                <w:webHidden/>
              </w:rPr>
            </w:r>
            <w:r>
              <w:rPr>
                <w:noProof/>
                <w:webHidden/>
              </w:rPr>
              <w:fldChar w:fldCharType="separate"/>
            </w:r>
            <w:r>
              <w:rPr>
                <w:noProof/>
                <w:webHidden/>
              </w:rPr>
              <w:t>12</w:t>
            </w:r>
            <w:r>
              <w:rPr>
                <w:noProof/>
                <w:webHidden/>
              </w:rPr>
              <w:fldChar w:fldCharType="end"/>
            </w:r>
          </w:hyperlink>
        </w:p>
        <w:p w14:paraId="5F1B506C" w14:textId="16724E9F" w:rsidR="00D625AB" w:rsidRDefault="00D625AB">
          <w:pPr>
            <w:pStyle w:val="TDC3"/>
            <w:tabs>
              <w:tab w:val="left" w:pos="1440"/>
              <w:tab w:val="right" w:leader="dot" w:pos="10790"/>
            </w:tabs>
            <w:rPr>
              <w:noProof/>
            </w:rPr>
          </w:pPr>
          <w:hyperlink w:anchor="_Toc243791104" w:history="1">
            <w:r w:rsidRPr="00930EC1">
              <w:rPr>
                <w:rStyle w:val="Hipervnculo"/>
                <w:rFonts w:cs="Arial"/>
                <w:b/>
                <w:bCs/>
                <w:noProof/>
                <w:highlight w:val="yellow"/>
              </w:rPr>
              <w:t>1.2.5</w:t>
            </w:r>
            <w:r>
              <w:rPr>
                <w:noProof/>
              </w:rPr>
              <w:tab/>
            </w:r>
            <w:r w:rsidRPr="00930EC1">
              <w:rPr>
                <w:rStyle w:val="Hipervnculo"/>
                <w:rFonts w:cs="Arial"/>
                <w:b/>
                <w:bCs/>
                <w:noProof/>
                <w:highlight w:val="yellow"/>
              </w:rPr>
              <w:t>Tipos de proyectos que vas a construir</w:t>
            </w:r>
            <w:r>
              <w:rPr>
                <w:noProof/>
                <w:webHidden/>
              </w:rPr>
              <w:tab/>
            </w:r>
            <w:r>
              <w:rPr>
                <w:noProof/>
                <w:webHidden/>
              </w:rPr>
              <w:fldChar w:fldCharType="begin"/>
            </w:r>
            <w:r>
              <w:rPr>
                <w:noProof/>
                <w:webHidden/>
              </w:rPr>
              <w:instrText xml:space="preserve"> PAGEREF _Toc243791104 \h </w:instrText>
            </w:r>
            <w:r>
              <w:rPr>
                <w:noProof/>
                <w:webHidden/>
              </w:rPr>
            </w:r>
            <w:r>
              <w:rPr>
                <w:noProof/>
                <w:webHidden/>
              </w:rPr>
              <w:fldChar w:fldCharType="separate"/>
            </w:r>
            <w:r>
              <w:rPr>
                <w:noProof/>
                <w:webHidden/>
              </w:rPr>
              <w:t>12</w:t>
            </w:r>
            <w:r>
              <w:rPr>
                <w:noProof/>
                <w:webHidden/>
              </w:rPr>
              <w:fldChar w:fldCharType="end"/>
            </w:r>
          </w:hyperlink>
        </w:p>
        <w:p w14:paraId="35E916FA" w14:textId="1D072D4D" w:rsidR="00D625AB" w:rsidRDefault="00D625AB">
          <w:pPr>
            <w:pStyle w:val="TDC3"/>
            <w:tabs>
              <w:tab w:val="right" w:leader="dot" w:pos="10790"/>
            </w:tabs>
            <w:rPr>
              <w:noProof/>
            </w:rPr>
          </w:pPr>
          <w:hyperlink w:anchor="_Toc243791105" w:history="1">
            <w:r w:rsidRPr="00930EC1">
              <w:rPr>
                <w:rStyle w:val="Hipervnculo"/>
                <w:rFonts w:cs="Arial"/>
                <w:b/>
                <w:bCs/>
                <w:noProof/>
                <w:highlight w:val="yellow"/>
              </w:rPr>
              <w:t>1.2.6 Ejemplo práctico mostrado en el video</w:t>
            </w:r>
            <w:r>
              <w:rPr>
                <w:noProof/>
                <w:webHidden/>
              </w:rPr>
              <w:tab/>
            </w:r>
            <w:r>
              <w:rPr>
                <w:noProof/>
                <w:webHidden/>
              </w:rPr>
              <w:fldChar w:fldCharType="begin"/>
            </w:r>
            <w:r>
              <w:rPr>
                <w:noProof/>
                <w:webHidden/>
              </w:rPr>
              <w:instrText xml:space="preserve"> PAGEREF _Toc243791105 \h </w:instrText>
            </w:r>
            <w:r>
              <w:rPr>
                <w:noProof/>
                <w:webHidden/>
              </w:rPr>
            </w:r>
            <w:r>
              <w:rPr>
                <w:noProof/>
                <w:webHidden/>
              </w:rPr>
              <w:fldChar w:fldCharType="separate"/>
            </w:r>
            <w:r>
              <w:rPr>
                <w:noProof/>
                <w:webHidden/>
              </w:rPr>
              <w:t>13</w:t>
            </w:r>
            <w:r>
              <w:rPr>
                <w:noProof/>
                <w:webHidden/>
              </w:rPr>
              <w:fldChar w:fldCharType="end"/>
            </w:r>
          </w:hyperlink>
        </w:p>
        <w:p w14:paraId="4A234332" w14:textId="3AB23374" w:rsidR="00D625AB" w:rsidRDefault="00D625AB">
          <w:pPr>
            <w:pStyle w:val="TDC2"/>
            <w:tabs>
              <w:tab w:val="right" w:leader="dot" w:pos="10790"/>
            </w:tabs>
            <w:rPr>
              <w:noProof/>
            </w:rPr>
          </w:pPr>
          <w:hyperlink w:anchor="_Toc243791106" w:history="1">
            <w:r w:rsidRPr="00930EC1">
              <w:rPr>
                <w:rStyle w:val="Hipervnculo"/>
                <w:rFonts w:cs="Arial"/>
                <w:b/>
                <w:bCs/>
                <w:noProof/>
                <w:highlight w:val="yellow"/>
              </w:rPr>
              <w:t>1.3 DIA-1-3: Configuración del entorno y primeros paso</w:t>
            </w:r>
            <w:r>
              <w:rPr>
                <w:noProof/>
                <w:webHidden/>
              </w:rPr>
              <w:tab/>
            </w:r>
            <w:r>
              <w:rPr>
                <w:noProof/>
                <w:webHidden/>
              </w:rPr>
              <w:fldChar w:fldCharType="begin"/>
            </w:r>
            <w:r>
              <w:rPr>
                <w:noProof/>
                <w:webHidden/>
              </w:rPr>
              <w:instrText xml:space="preserve"> PAGEREF _Toc243791106 \h </w:instrText>
            </w:r>
            <w:r>
              <w:rPr>
                <w:noProof/>
                <w:webHidden/>
              </w:rPr>
            </w:r>
            <w:r>
              <w:rPr>
                <w:noProof/>
                <w:webHidden/>
              </w:rPr>
              <w:fldChar w:fldCharType="separate"/>
            </w:r>
            <w:r>
              <w:rPr>
                <w:noProof/>
                <w:webHidden/>
              </w:rPr>
              <w:t>14</w:t>
            </w:r>
            <w:r>
              <w:rPr>
                <w:noProof/>
                <w:webHidden/>
              </w:rPr>
              <w:fldChar w:fldCharType="end"/>
            </w:r>
          </w:hyperlink>
        </w:p>
        <w:p w14:paraId="45D5AEDA" w14:textId="217BABA5" w:rsidR="00D625AB" w:rsidRDefault="00D625AB">
          <w:pPr>
            <w:pStyle w:val="TDC3"/>
            <w:tabs>
              <w:tab w:val="right" w:leader="dot" w:pos="10790"/>
            </w:tabs>
            <w:rPr>
              <w:noProof/>
            </w:rPr>
          </w:pPr>
          <w:hyperlink w:anchor="_Toc243791107" w:history="1">
            <w:r w:rsidRPr="00930EC1">
              <w:rPr>
                <w:rStyle w:val="Hipervnculo"/>
                <w:rFonts w:cs="Arial"/>
                <w:b/>
                <w:bCs/>
                <w:noProof/>
                <w:highlight w:val="yellow"/>
              </w:rPr>
              <w:t>1.3.1 Que es un “modelo frontera” (frontier model)</w:t>
            </w:r>
            <w:r>
              <w:rPr>
                <w:noProof/>
                <w:webHidden/>
              </w:rPr>
              <w:tab/>
            </w:r>
            <w:r>
              <w:rPr>
                <w:noProof/>
                <w:webHidden/>
              </w:rPr>
              <w:fldChar w:fldCharType="begin"/>
            </w:r>
            <w:r>
              <w:rPr>
                <w:noProof/>
                <w:webHidden/>
              </w:rPr>
              <w:instrText xml:space="preserve"> PAGEREF _Toc243791107 \h </w:instrText>
            </w:r>
            <w:r>
              <w:rPr>
                <w:noProof/>
                <w:webHidden/>
              </w:rPr>
            </w:r>
            <w:r>
              <w:rPr>
                <w:noProof/>
                <w:webHidden/>
              </w:rPr>
              <w:fldChar w:fldCharType="separate"/>
            </w:r>
            <w:r>
              <w:rPr>
                <w:noProof/>
                <w:webHidden/>
              </w:rPr>
              <w:t>14</w:t>
            </w:r>
            <w:r>
              <w:rPr>
                <w:noProof/>
                <w:webHidden/>
              </w:rPr>
              <w:fldChar w:fldCharType="end"/>
            </w:r>
          </w:hyperlink>
        </w:p>
        <w:p w14:paraId="31A1CB4C" w14:textId="3751DBF6" w:rsidR="00D625AB" w:rsidRDefault="00D625AB">
          <w:pPr>
            <w:pStyle w:val="TDC3"/>
            <w:tabs>
              <w:tab w:val="right" w:leader="dot" w:pos="10790"/>
            </w:tabs>
            <w:rPr>
              <w:noProof/>
            </w:rPr>
          </w:pPr>
          <w:hyperlink w:anchor="_Toc243791108" w:history="1">
            <w:r w:rsidRPr="00930EC1">
              <w:rPr>
                <w:rStyle w:val="Hipervnculo"/>
                <w:rFonts w:cs="Arial"/>
                <w:b/>
                <w:bCs/>
                <w:noProof/>
                <w:highlight w:val="yellow"/>
              </w:rPr>
              <w:t>1.3.2 Los 5 pasos para armar el entorno de trabajo + ¿Que es uv? + Por que UV y no Anaconda</w:t>
            </w:r>
            <w:r>
              <w:rPr>
                <w:noProof/>
                <w:webHidden/>
              </w:rPr>
              <w:tab/>
            </w:r>
            <w:r>
              <w:rPr>
                <w:noProof/>
                <w:webHidden/>
              </w:rPr>
              <w:fldChar w:fldCharType="begin"/>
            </w:r>
            <w:r>
              <w:rPr>
                <w:noProof/>
                <w:webHidden/>
              </w:rPr>
              <w:instrText xml:space="preserve"> PAGEREF _Toc243791108 \h </w:instrText>
            </w:r>
            <w:r>
              <w:rPr>
                <w:noProof/>
                <w:webHidden/>
              </w:rPr>
            </w:r>
            <w:r>
              <w:rPr>
                <w:noProof/>
                <w:webHidden/>
              </w:rPr>
              <w:fldChar w:fldCharType="separate"/>
            </w:r>
            <w:r>
              <w:rPr>
                <w:noProof/>
                <w:webHidden/>
              </w:rPr>
              <w:t>15</w:t>
            </w:r>
            <w:r>
              <w:rPr>
                <w:noProof/>
                <w:webHidden/>
              </w:rPr>
              <w:fldChar w:fldCharType="end"/>
            </w:r>
          </w:hyperlink>
        </w:p>
        <w:p w14:paraId="2700DDE1" w14:textId="1C627D8C" w:rsidR="00D625AB" w:rsidRDefault="00D625AB">
          <w:pPr>
            <w:pStyle w:val="TDC2"/>
            <w:tabs>
              <w:tab w:val="left" w:pos="960"/>
              <w:tab w:val="right" w:leader="dot" w:pos="10790"/>
            </w:tabs>
            <w:rPr>
              <w:noProof/>
            </w:rPr>
          </w:pPr>
          <w:hyperlink w:anchor="_Toc243791109" w:history="1">
            <w:r w:rsidRPr="00930EC1">
              <w:rPr>
                <w:rStyle w:val="Hipervnculo"/>
                <w:rFonts w:cs="Arial"/>
                <w:b/>
                <w:bCs/>
                <w:noProof/>
                <w:highlight w:val="yellow"/>
              </w:rPr>
              <w:t>1.4</w:t>
            </w:r>
            <w:r>
              <w:rPr>
                <w:noProof/>
              </w:rPr>
              <w:tab/>
            </w:r>
            <w:r w:rsidRPr="00930EC1">
              <w:rPr>
                <w:rStyle w:val="Hipervnculo"/>
                <w:rFonts w:cs="Arial"/>
                <w:b/>
                <w:bCs/>
                <w:noProof/>
                <w:highlight w:val="yellow"/>
              </w:rPr>
              <w:t>DIA-1-4: Entorno desarrollo, notebooks Jupyter y primera llamada a modelo frontier (Gemini) + scraper.py – consultar: https://aistudio.google.com/</w:t>
            </w:r>
            <w:r>
              <w:rPr>
                <w:noProof/>
                <w:webHidden/>
              </w:rPr>
              <w:tab/>
            </w:r>
            <w:r>
              <w:rPr>
                <w:noProof/>
                <w:webHidden/>
              </w:rPr>
              <w:fldChar w:fldCharType="begin"/>
            </w:r>
            <w:r>
              <w:rPr>
                <w:noProof/>
                <w:webHidden/>
              </w:rPr>
              <w:instrText xml:space="preserve"> PAGEREF _Toc243791109 \h </w:instrText>
            </w:r>
            <w:r>
              <w:rPr>
                <w:noProof/>
                <w:webHidden/>
              </w:rPr>
            </w:r>
            <w:r>
              <w:rPr>
                <w:noProof/>
                <w:webHidden/>
              </w:rPr>
              <w:fldChar w:fldCharType="separate"/>
            </w:r>
            <w:r>
              <w:rPr>
                <w:noProof/>
                <w:webHidden/>
              </w:rPr>
              <w:t>17</w:t>
            </w:r>
            <w:r>
              <w:rPr>
                <w:noProof/>
                <w:webHidden/>
              </w:rPr>
              <w:fldChar w:fldCharType="end"/>
            </w:r>
          </w:hyperlink>
        </w:p>
        <w:p w14:paraId="674CCE36" w14:textId="390EECAE" w:rsidR="00D625AB" w:rsidRDefault="00D625AB">
          <w:pPr>
            <w:pStyle w:val="TDC3"/>
            <w:tabs>
              <w:tab w:val="right" w:leader="dot" w:pos="10790"/>
            </w:tabs>
            <w:rPr>
              <w:noProof/>
            </w:rPr>
          </w:pPr>
          <w:hyperlink w:anchor="_Toc243791110" w:history="1">
            <w:r w:rsidRPr="00930EC1">
              <w:rPr>
                <w:rStyle w:val="Hipervnculo"/>
                <w:rFonts w:cs="Arial"/>
                <w:b/>
                <w:bCs/>
                <w:noProof/>
                <w:highlight w:val="yellow"/>
              </w:rPr>
              <w:t>1.4.1 Archivo: scraper.py</w:t>
            </w:r>
            <w:r>
              <w:rPr>
                <w:noProof/>
                <w:webHidden/>
              </w:rPr>
              <w:tab/>
            </w:r>
            <w:r>
              <w:rPr>
                <w:noProof/>
                <w:webHidden/>
              </w:rPr>
              <w:fldChar w:fldCharType="begin"/>
            </w:r>
            <w:r>
              <w:rPr>
                <w:noProof/>
                <w:webHidden/>
              </w:rPr>
              <w:instrText xml:space="preserve"> PAGEREF _Toc243791110 \h </w:instrText>
            </w:r>
            <w:r>
              <w:rPr>
                <w:noProof/>
                <w:webHidden/>
              </w:rPr>
            </w:r>
            <w:r>
              <w:rPr>
                <w:noProof/>
                <w:webHidden/>
              </w:rPr>
              <w:fldChar w:fldCharType="separate"/>
            </w:r>
            <w:r>
              <w:rPr>
                <w:noProof/>
                <w:webHidden/>
              </w:rPr>
              <w:t>18</w:t>
            </w:r>
            <w:r>
              <w:rPr>
                <w:noProof/>
                <w:webHidden/>
              </w:rPr>
              <w:fldChar w:fldCharType="end"/>
            </w:r>
          </w:hyperlink>
        </w:p>
        <w:p w14:paraId="088FE6C8" w14:textId="2611B55A" w:rsidR="00D625AB" w:rsidRDefault="00D625AB">
          <w:pPr>
            <w:pStyle w:val="TDC3"/>
            <w:tabs>
              <w:tab w:val="right" w:leader="dot" w:pos="10790"/>
            </w:tabs>
            <w:rPr>
              <w:noProof/>
            </w:rPr>
          </w:pPr>
          <w:hyperlink w:anchor="_Toc243791111" w:history="1">
            <w:r w:rsidRPr="00930EC1">
              <w:rPr>
                <w:rStyle w:val="Hipervnculo"/>
                <w:rFonts w:cs="Arial"/>
                <w:b/>
                <w:bCs/>
                <w:noProof/>
                <w:highlight w:val="yellow"/>
              </w:rPr>
              <w:t>1.4.2 genai.Client – la llamada al modelo (primer hola mundo desde llm enginering)</w:t>
            </w:r>
            <w:r>
              <w:rPr>
                <w:noProof/>
                <w:webHidden/>
              </w:rPr>
              <w:tab/>
            </w:r>
            <w:r>
              <w:rPr>
                <w:noProof/>
                <w:webHidden/>
              </w:rPr>
              <w:fldChar w:fldCharType="begin"/>
            </w:r>
            <w:r>
              <w:rPr>
                <w:noProof/>
                <w:webHidden/>
              </w:rPr>
              <w:instrText xml:space="preserve"> PAGEREF _Toc243791111 \h </w:instrText>
            </w:r>
            <w:r>
              <w:rPr>
                <w:noProof/>
                <w:webHidden/>
              </w:rPr>
            </w:r>
            <w:r>
              <w:rPr>
                <w:noProof/>
                <w:webHidden/>
              </w:rPr>
              <w:fldChar w:fldCharType="separate"/>
            </w:r>
            <w:r>
              <w:rPr>
                <w:noProof/>
                <w:webHidden/>
              </w:rPr>
              <w:t>23</w:t>
            </w:r>
            <w:r>
              <w:rPr>
                <w:noProof/>
                <w:webHidden/>
              </w:rPr>
              <w:fldChar w:fldCharType="end"/>
            </w:r>
          </w:hyperlink>
        </w:p>
        <w:p w14:paraId="13952F1F" w14:textId="5A304048" w:rsidR="00D625AB" w:rsidRDefault="00D625AB">
          <w:pPr>
            <w:pStyle w:val="TDC3"/>
            <w:tabs>
              <w:tab w:val="right" w:leader="dot" w:pos="10790"/>
            </w:tabs>
            <w:rPr>
              <w:noProof/>
            </w:rPr>
          </w:pPr>
          <w:hyperlink w:anchor="_Toc243791112" w:history="1">
            <w:r w:rsidRPr="00930EC1">
              <w:rPr>
                <w:rStyle w:val="Hipervnculo"/>
                <w:rFonts w:cs="Arial"/>
                <w:b/>
                <w:bCs/>
                <w:noProof/>
                <w:highlight w:val="yellow"/>
              </w:rPr>
              <w:t>1.4.3 Dos tipos de prompts: System prompt – User prompt</w:t>
            </w:r>
            <w:r>
              <w:rPr>
                <w:noProof/>
                <w:webHidden/>
              </w:rPr>
              <w:tab/>
            </w:r>
            <w:r>
              <w:rPr>
                <w:noProof/>
                <w:webHidden/>
              </w:rPr>
              <w:fldChar w:fldCharType="begin"/>
            </w:r>
            <w:r>
              <w:rPr>
                <w:noProof/>
                <w:webHidden/>
              </w:rPr>
              <w:instrText xml:space="preserve"> PAGEREF _Toc243791112 \h </w:instrText>
            </w:r>
            <w:r>
              <w:rPr>
                <w:noProof/>
                <w:webHidden/>
              </w:rPr>
            </w:r>
            <w:r>
              <w:rPr>
                <w:noProof/>
                <w:webHidden/>
              </w:rPr>
              <w:fldChar w:fldCharType="separate"/>
            </w:r>
            <w:r>
              <w:rPr>
                <w:noProof/>
                <w:webHidden/>
              </w:rPr>
              <w:t>25</w:t>
            </w:r>
            <w:r>
              <w:rPr>
                <w:noProof/>
                <w:webHidden/>
              </w:rPr>
              <w:fldChar w:fldCharType="end"/>
            </w:r>
          </w:hyperlink>
        </w:p>
        <w:p w14:paraId="5D3D6F08" w14:textId="2670848A" w:rsidR="00D625AB" w:rsidRDefault="00D625AB">
          <w:pPr>
            <w:pStyle w:val="TDC3"/>
            <w:tabs>
              <w:tab w:val="right" w:leader="dot" w:pos="10790"/>
            </w:tabs>
            <w:rPr>
              <w:noProof/>
            </w:rPr>
          </w:pPr>
          <w:hyperlink w:anchor="_Toc243791113" w:history="1">
            <w:r w:rsidRPr="00930EC1">
              <w:rPr>
                <w:rStyle w:val="Hipervnculo"/>
                <w:rFonts w:cs="Arial"/>
                <w:b/>
                <w:bCs/>
                <w:noProof/>
                <w:highlight w:val="yellow"/>
              </w:rPr>
              <w:t>1.4.4 Usando Ollama con llama3.2 (alternativa local a OpenAI)</w:t>
            </w:r>
            <w:r>
              <w:rPr>
                <w:noProof/>
                <w:webHidden/>
              </w:rPr>
              <w:tab/>
            </w:r>
            <w:r>
              <w:rPr>
                <w:noProof/>
                <w:webHidden/>
              </w:rPr>
              <w:fldChar w:fldCharType="begin"/>
            </w:r>
            <w:r>
              <w:rPr>
                <w:noProof/>
                <w:webHidden/>
              </w:rPr>
              <w:instrText xml:space="preserve"> PAGEREF _Toc243791113 \h </w:instrText>
            </w:r>
            <w:r>
              <w:rPr>
                <w:noProof/>
                <w:webHidden/>
              </w:rPr>
            </w:r>
            <w:r>
              <w:rPr>
                <w:noProof/>
                <w:webHidden/>
              </w:rPr>
              <w:fldChar w:fldCharType="separate"/>
            </w:r>
            <w:r>
              <w:rPr>
                <w:noProof/>
                <w:webHidden/>
              </w:rPr>
              <w:t>27</w:t>
            </w:r>
            <w:r>
              <w:rPr>
                <w:noProof/>
                <w:webHidden/>
              </w:rPr>
              <w:fldChar w:fldCharType="end"/>
            </w:r>
          </w:hyperlink>
        </w:p>
        <w:p w14:paraId="18D97DA5" w14:textId="2AC8C18E" w:rsidR="00D625AB" w:rsidRDefault="00D625AB">
          <w:pPr>
            <w:pStyle w:val="TDC2"/>
            <w:tabs>
              <w:tab w:val="right" w:leader="dot" w:pos="10790"/>
            </w:tabs>
            <w:rPr>
              <w:noProof/>
            </w:rPr>
          </w:pPr>
          <w:hyperlink w:anchor="_Toc243791114" w:history="1">
            <w:r w:rsidRPr="00930EC1">
              <w:rPr>
                <w:rStyle w:val="Hipervnculo"/>
                <w:rFonts w:cs="Arial"/>
                <w:b/>
                <w:bCs/>
                <w:noProof/>
                <w:highlight w:val="yellow"/>
              </w:rPr>
              <w:t>1.5 DIA-1-5: Completando el laboratorio (versión Gemini)</w:t>
            </w:r>
            <w:r>
              <w:rPr>
                <w:noProof/>
                <w:webHidden/>
              </w:rPr>
              <w:tab/>
            </w:r>
            <w:r>
              <w:rPr>
                <w:noProof/>
                <w:webHidden/>
              </w:rPr>
              <w:fldChar w:fldCharType="begin"/>
            </w:r>
            <w:r>
              <w:rPr>
                <w:noProof/>
                <w:webHidden/>
              </w:rPr>
              <w:instrText xml:space="preserve"> PAGEREF _Toc243791114 \h </w:instrText>
            </w:r>
            <w:r>
              <w:rPr>
                <w:noProof/>
                <w:webHidden/>
              </w:rPr>
            </w:r>
            <w:r>
              <w:rPr>
                <w:noProof/>
                <w:webHidden/>
              </w:rPr>
              <w:fldChar w:fldCharType="separate"/>
            </w:r>
            <w:r>
              <w:rPr>
                <w:noProof/>
                <w:webHidden/>
              </w:rPr>
              <w:t>33</w:t>
            </w:r>
            <w:r>
              <w:rPr>
                <w:noProof/>
                <w:webHidden/>
              </w:rPr>
              <w:fldChar w:fldCharType="end"/>
            </w:r>
          </w:hyperlink>
        </w:p>
        <w:p w14:paraId="6AB5E075" w14:textId="526665B6" w:rsidR="00D625AB" w:rsidRDefault="00D625AB">
          <w:pPr>
            <w:pStyle w:val="TDC3"/>
            <w:tabs>
              <w:tab w:val="right" w:leader="dot" w:pos="10790"/>
            </w:tabs>
            <w:rPr>
              <w:noProof/>
            </w:rPr>
          </w:pPr>
          <w:hyperlink w:anchor="_Toc243791115" w:history="1">
            <w:r w:rsidRPr="00930EC1">
              <w:rPr>
                <w:rStyle w:val="Hipervnculo"/>
                <w:rFonts w:cs="Arial"/>
                <w:b/>
                <w:bCs/>
                <w:noProof/>
                <w:highlight w:val="yellow"/>
              </w:rPr>
              <w:t>1.5.1 La función messages_for() + summarize(url) — uniendo todas las piezas</w:t>
            </w:r>
            <w:r>
              <w:rPr>
                <w:noProof/>
                <w:webHidden/>
              </w:rPr>
              <w:tab/>
            </w:r>
            <w:r>
              <w:rPr>
                <w:noProof/>
                <w:webHidden/>
              </w:rPr>
              <w:fldChar w:fldCharType="begin"/>
            </w:r>
            <w:r>
              <w:rPr>
                <w:noProof/>
                <w:webHidden/>
              </w:rPr>
              <w:instrText xml:space="preserve"> PAGEREF _Toc243791115 \h </w:instrText>
            </w:r>
            <w:r>
              <w:rPr>
                <w:noProof/>
                <w:webHidden/>
              </w:rPr>
            </w:r>
            <w:r>
              <w:rPr>
                <w:noProof/>
                <w:webHidden/>
              </w:rPr>
              <w:fldChar w:fldCharType="separate"/>
            </w:r>
            <w:r>
              <w:rPr>
                <w:noProof/>
                <w:webHidden/>
              </w:rPr>
              <w:t>33</w:t>
            </w:r>
            <w:r>
              <w:rPr>
                <w:noProof/>
                <w:webHidden/>
              </w:rPr>
              <w:fldChar w:fldCharType="end"/>
            </w:r>
          </w:hyperlink>
        </w:p>
        <w:p w14:paraId="5E70C736" w14:textId="15044548" w:rsidR="00D625AB" w:rsidRDefault="00D625AB">
          <w:pPr>
            <w:pStyle w:val="TDC3"/>
            <w:tabs>
              <w:tab w:val="right" w:leader="dot" w:pos="10790"/>
            </w:tabs>
            <w:rPr>
              <w:noProof/>
            </w:rPr>
          </w:pPr>
          <w:hyperlink w:anchor="_Toc243791116" w:history="1">
            <w:r w:rsidRPr="00930EC1">
              <w:rPr>
                <w:rStyle w:val="Hipervnculo"/>
                <w:rFonts w:cs="Arial"/>
                <w:b/>
                <w:bCs/>
                <w:noProof/>
                <w:highlight w:val="yellow"/>
              </w:rPr>
              <w:t>1.5.2 display_summary(url) – mostarlo formateado</w:t>
            </w:r>
            <w:r>
              <w:rPr>
                <w:noProof/>
                <w:webHidden/>
              </w:rPr>
              <w:tab/>
            </w:r>
            <w:r>
              <w:rPr>
                <w:noProof/>
                <w:webHidden/>
              </w:rPr>
              <w:fldChar w:fldCharType="begin"/>
            </w:r>
            <w:r>
              <w:rPr>
                <w:noProof/>
                <w:webHidden/>
              </w:rPr>
              <w:instrText xml:space="preserve"> PAGEREF _Toc243791116 \h </w:instrText>
            </w:r>
            <w:r>
              <w:rPr>
                <w:noProof/>
                <w:webHidden/>
              </w:rPr>
            </w:r>
            <w:r>
              <w:rPr>
                <w:noProof/>
                <w:webHidden/>
              </w:rPr>
              <w:fldChar w:fldCharType="separate"/>
            </w:r>
            <w:r>
              <w:rPr>
                <w:noProof/>
                <w:webHidden/>
              </w:rPr>
              <w:t>34</w:t>
            </w:r>
            <w:r>
              <w:rPr>
                <w:noProof/>
                <w:webHidden/>
              </w:rPr>
              <w:fldChar w:fldCharType="end"/>
            </w:r>
          </w:hyperlink>
        </w:p>
        <w:p w14:paraId="2797533C" w14:textId="10CEB6CE" w:rsidR="00D625AB" w:rsidRDefault="00D625AB">
          <w:pPr>
            <w:pStyle w:val="TDC3"/>
            <w:tabs>
              <w:tab w:val="right" w:leader="dot" w:pos="10790"/>
            </w:tabs>
            <w:rPr>
              <w:noProof/>
            </w:rPr>
          </w:pPr>
          <w:hyperlink w:anchor="_Toc243791117" w:history="1">
            <w:r w:rsidRPr="00930EC1">
              <w:rPr>
                <w:rStyle w:val="Hipervnculo"/>
                <w:rFonts w:cs="Arial"/>
                <w:b/>
                <w:bCs/>
                <w:noProof/>
                <w:highlight w:val="yellow"/>
              </w:rPr>
              <w:t>1.5.3 Limitación del scraper actual: sitios con JavaScript + Playwright + Screenshots de notebook</w:t>
            </w:r>
            <w:r>
              <w:rPr>
                <w:noProof/>
                <w:webHidden/>
              </w:rPr>
              <w:tab/>
            </w:r>
            <w:r>
              <w:rPr>
                <w:noProof/>
                <w:webHidden/>
              </w:rPr>
              <w:fldChar w:fldCharType="begin"/>
            </w:r>
            <w:r>
              <w:rPr>
                <w:noProof/>
                <w:webHidden/>
              </w:rPr>
              <w:instrText xml:space="preserve"> PAGEREF _Toc243791117 \h </w:instrText>
            </w:r>
            <w:r>
              <w:rPr>
                <w:noProof/>
                <w:webHidden/>
              </w:rPr>
            </w:r>
            <w:r>
              <w:rPr>
                <w:noProof/>
                <w:webHidden/>
              </w:rPr>
              <w:fldChar w:fldCharType="separate"/>
            </w:r>
            <w:r>
              <w:rPr>
                <w:noProof/>
                <w:webHidden/>
              </w:rPr>
              <w:t>35</w:t>
            </w:r>
            <w:r>
              <w:rPr>
                <w:noProof/>
                <w:webHidden/>
              </w:rPr>
              <w:fldChar w:fldCharType="end"/>
            </w:r>
          </w:hyperlink>
        </w:p>
        <w:p w14:paraId="7360FEDC" w14:textId="097A87CA" w:rsidR="00D625AB" w:rsidRDefault="00D625AB">
          <w:pPr>
            <w:pStyle w:val="TDC3"/>
            <w:tabs>
              <w:tab w:val="left" w:pos="1440"/>
              <w:tab w:val="right" w:leader="dot" w:pos="10790"/>
            </w:tabs>
            <w:rPr>
              <w:noProof/>
            </w:rPr>
          </w:pPr>
          <w:hyperlink w:anchor="_Toc243791118" w:history="1">
            <w:r w:rsidRPr="00930EC1">
              <w:rPr>
                <w:rStyle w:val="Hipervnculo"/>
                <w:rFonts w:cs="Arial"/>
                <w:b/>
                <w:bCs/>
                <w:noProof/>
                <w:highlight w:val="yellow"/>
              </w:rPr>
              <w:t>1.5.4</w:t>
            </w:r>
            <w:r>
              <w:rPr>
                <w:noProof/>
              </w:rPr>
              <w:tab/>
            </w:r>
            <w:r w:rsidRPr="00930EC1">
              <w:rPr>
                <w:rStyle w:val="Hipervnculo"/>
                <w:rFonts w:cs="Arial"/>
                <w:b/>
                <w:bCs/>
                <w:noProof/>
                <w:highlight w:val="yellow"/>
              </w:rPr>
              <w:t>Cierre del laboratorio: contribuciones comunitarias + ScreenShots</w:t>
            </w:r>
            <w:r>
              <w:rPr>
                <w:noProof/>
                <w:webHidden/>
              </w:rPr>
              <w:tab/>
            </w:r>
            <w:r>
              <w:rPr>
                <w:noProof/>
                <w:webHidden/>
              </w:rPr>
              <w:fldChar w:fldCharType="begin"/>
            </w:r>
            <w:r>
              <w:rPr>
                <w:noProof/>
                <w:webHidden/>
              </w:rPr>
              <w:instrText xml:space="preserve"> PAGEREF _Toc243791118 \h </w:instrText>
            </w:r>
            <w:r>
              <w:rPr>
                <w:noProof/>
                <w:webHidden/>
              </w:rPr>
            </w:r>
            <w:r>
              <w:rPr>
                <w:noProof/>
                <w:webHidden/>
              </w:rPr>
              <w:fldChar w:fldCharType="separate"/>
            </w:r>
            <w:r>
              <w:rPr>
                <w:noProof/>
                <w:webHidden/>
              </w:rPr>
              <w:t>37</w:t>
            </w:r>
            <w:r>
              <w:rPr>
                <w:noProof/>
                <w:webHidden/>
              </w:rPr>
              <w:fldChar w:fldCharType="end"/>
            </w:r>
          </w:hyperlink>
        </w:p>
        <w:p w14:paraId="6B1E247F" w14:textId="7D643EF7" w:rsidR="00D625AB" w:rsidRDefault="00D625AB">
          <w:pPr>
            <w:pStyle w:val="TDC2"/>
            <w:tabs>
              <w:tab w:val="left" w:pos="960"/>
              <w:tab w:val="right" w:leader="dot" w:pos="10790"/>
            </w:tabs>
            <w:rPr>
              <w:noProof/>
            </w:rPr>
          </w:pPr>
          <w:hyperlink w:anchor="_Toc243791119" w:history="1">
            <w:r w:rsidRPr="00930EC1">
              <w:rPr>
                <w:rStyle w:val="Hipervnculo"/>
                <w:rFonts w:cs="Arial"/>
                <w:b/>
                <w:bCs/>
                <w:noProof/>
                <w:highlight w:val="yellow"/>
              </w:rPr>
              <w:t>1.6</w:t>
            </w:r>
            <w:r>
              <w:rPr>
                <w:noProof/>
              </w:rPr>
              <w:tab/>
            </w:r>
            <w:r w:rsidRPr="00930EC1">
              <w:rPr>
                <w:rStyle w:val="Hipervnculo"/>
                <w:rFonts w:cs="Arial"/>
                <w:b/>
                <w:bCs/>
                <w:noProof/>
                <w:highlight w:val="yellow"/>
              </w:rPr>
              <w:t>FINAL-DIA-1: Ejercicio final – tu propia llamada a un LLM desde cero</w:t>
            </w:r>
            <w:r>
              <w:rPr>
                <w:noProof/>
                <w:webHidden/>
              </w:rPr>
              <w:tab/>
            </w:r>
            <w:r>
              <w:rPr>
                <w:noProof/>
                <w:webHidden/>
              </w:rPr>
              <w:fldChar w:fldCharType="begin"/>
            </w:r>
            <w:r>
              <w:rPr>
                <w:noProof/>
                <w:webHidden/>
              </w:rPr>
              <w:instrText xml:space="preserve"> PAGEREF _Toc243791119 \h </w:instrText>
            </w:r>
            <w:r>
              <w:rPr>
                <w:noProof/>
                <w:webHidden/>
              </w:rPr>
            </w:r>
            <w:r>
              <w:rPr>
                <w:noProof/>
                <w:webHidden/>
              </w:rPr>
              <w:fldChar w:fldCharType="separate"/>
            </w:r>
            <w:r>
              <w:rPr>
                <w:noProof/>
                <w:webHidden/>
              </w:rPr>
              <w:t>38</w:t>
            </w:r>
            <w:r>
              <w:rPr>
                <w:noProof/>
                <w:webHidden/>
              </w:rPr>
              <w:fldChar w:fldCharType="end"/>
            </w:r>
          </w:hyperlink>
        </w:p>
        <w:p w14:paraId="7E6B0F99" w14:textId="209EA3B2" w:rsidR="00D625AB" w:rsidRDefault="00D625AB">
          <w:pPr>
            <w:pStyle w:val="TDC3"/>
            <w:tabs>
              <w:tab w:val="right" w:leader="dot" w:pos="10790"/>
            </w:tabs>
            <w:rPr>
              <w:noProof/>
            </w:rPr>
          </w:pPr>
          <w:hyperlink w:anchor="_Toc243791120" w:history="1">
            <w:r w:rsidRPr="00930EC1">
              <w:rPr>
                <w:rStyle w:val="Hipervnculo"/>
                <w:b/>
                <w:bCs/>
                <w:noProof/>
                <w:highlight w:val="yellow"/>
              </w:rPr>
              <w:t>1.6.1 Ejercicio extra opcional: scraping "industrial" + 5 ideas de desafío para practicar (investigadas) + Consejo general para cualquiera de estos desafíos</w:t>
            </w:r>
            <w:r>
              <w:rPr>
                <w:noProof/>
                <w:webHidden/>
              </w:rPr>
              <w:tab/>
            </w:r>
            <w:r>
              <w:rPr>
                <w:noProof/>
                <w:webHidden/>
              </w:rPr>
              <w:fldChar w:fldCharType="begin"/>
            </w:r>
            <w:r>
              <w:rPr>
                <w:noProof/>
                <w:webHidden/>
              </w:rPr>
              <w:instrText xml:space="preserve"> PAGEREF _Toc243791120 \h </w:instrText>
            </w:r>
            <w:r>
              <w:rPr>
                <w:noProof/>
                <w:webHidden/>
              </w:rPr>
            </w:r>
            <w:r>
              <w:rPr>
                <w:noProof/>
                <w:webHidden/>
              </w:rPr>
              <w:fldChar w:fldCharType="separate"/>
            </w:r>
            <w:r>
              <w:rPr>
                <w:noProof/>
                <w:webHidden/>
              </w:rPr>
              <w:t>39</w:t>
            </w:r>
            <w:r>
              <w:rPr>
                <w:noProof/>
                <w:webHidden/>
              </w:rPr>
              <w:fldChar w:fldCharType="end"/>
            </w:r>
          </w:hyperlink>
        </w:p>
        <w:p w14:paraId="6C425D56" w14:textId="2837753E" w:rsidR="00D625AB" w:rsidRDefault="00D625AB">
          <w:pPr>
            <w:pStyle w:val="TDC2"/>
            <w:tabs>
              <w:tab w:val="left" w:pos="960"/>
              <w:tab w:val="right" w:leader="dot" w:pos="10790"/>
            </w:tabs>
            <w:rPr>
              <w:noProof/>
            </w:rPr>
          </w:pPr>
          <w:hyperlink w:anchor="_Toc243791121" w:history="1">
            <w:r w:rsidRPr="00930EC1">
              <w:rPr>
                <w:rStyle w:val="Hipervnculo"/>
                <w:rFonts w:cs="Arial"/>
                <w:b/>
                <w:bCs/>
                <w:noProof/>
                <w:highlight w:val="yellow"/>
              </w:rPr>
              <w:t>1.7</w:t>
            </w:r>
            <w:r>
              <w:rPr>
                <w:noProof/>
              </w:rPr>
              <w:tab/>
            </w:r>
            <w:r w:rsidRPr="00930EC1">
              <w:rPr>
                <w:rStyle w:val="Hipervnculo"/>
                <w:rFonts w:cs="Arial"/>
                <w:b/>
                <w:bCs/>
                <w:noProof/>
                <w:highlight w:val="yellow"/>
              </w:rPr>
              <w:t>DIA 2-FINAL: El panorama open-source y las tres formas de usar un LLM</w:t>
            </w:r>
            <w:r>
              <w:rPr>
                <w:noProof/>
                <w:webHidden/>
              </w:rPr>
              <w:tab/>
            </w:r>
            <w:r>
              <w:rPr>
                <w:noProof/>
                <w:webHidden/>
              </w:rPr>
              <w:fldChar w:fldCharType="begin"/>
            </w:r>
            <w:r>
              <w:rPr>
                <w:noProof/>
                <w:webHidden/>
              </w:rPr>
              <w:instrText xml:space="preserve"> PAGEREF _Toc243791121 \h </w:instrText>
            </w:r>
            <w:r>
              <w:rPr>
                <w:noProof/>
                <w:webHidden/>
              </w:rPr>
            </w:r>
            <w:r>
              <w:rPr>
                <w:noProof/>
                <w:webHidden/>
              </w:rPr>
              <w:fldChar w:fldCharType="separate"/>
            </w:r>
            <w:r>
              <w:rPr>
                <w:noProof/>
                <w:webHidden/>
              </w:rPr>
              <w:t>41</w:t>
            </w:r>
            <w:r>
              <w:rPr>
                <w:noProof/>
                <w:webHidden/>
              </w:rPr>
              <w:fldChar w:fldCharType="end"/>
            </w:r>
          </w:hyperlink>
        </w:p>
        <w:p w14:paraId="490396B7" w14:textId="0AC5E555" w:rsidR="00D625AB" w:rsidRDefault="00D625AB">
          <w:pPr>
            <w:pStyle w:val="TDC3"/>
            <w:tabs>
              <w:tab w:val="right" w:leader="dot" w:pos="10790"/>
            </w:tabs>
            <w:rPr>
              <w:noProof/>
            </w:rPr>
          </w:pPr>
          <w:hyperlink w:anchor="_Toc243791122" w:history="1">
            <w:r w:rsidRPr="00930EC1">
              <w:rPr>
                <w:rStyle w:val="Hipervnculo"/>
                <w:b/>
                <w:bCs/>
                <w:noProof/>
                <w:highlight w:val="yellow"/>
              </w:rPr>
              <w:t>1.7.1 ¿Qué separa "modelo frontera" de "open-source" para el profesor? + Panorama de modelos de open-source</w:t>
            </w:r>
            <w:r>
              <w:rPr>
                <w:noProof/>
                <w:webHidden/>
              </w:rPr>
              <w:tab/>
            </w:r>
            <w:r>
              <w:rPr>
                <w:noProof/>
                <w:webHidden/>
              </w:rPr>
              <w:fldChar w:fldCharType="begin"/>
            </w:r>
            <w:r>
              <w:rPr>
                <w:noProof/>
                <w:webHidden/>
              </w:rPr>
              <w:instrText xml:space="preserve"> PAGEREF _Toc243791122 \h </w:instrText>
            </w:r>
            <w:r>
              <w:rPr>
                <w:noProof/>
                <w:webHidden/>
              </w:rPr>
            </w:r>
            <w:r>
              <w:rPr>
                <w:noProof/>
                <w:webHidden/>
              </w:rPr>
              <w:fldChar w:fldCharType="separate"/>
            </w:r>
            <w:r>
              <w:rPr>
                <w:noProof/>
                <w:webHidden/>
              </w:rPr>
              <w:t>42</w:t>
            </w:r>
            <w:r>
              <w:rPr>
                <w:noProof/>
                <w:webHidden/>
              </w:rPr>
              <w:fldChar w:fldCharType="end"/>
            </w:r>
          </w:hyperlink>
        </w:p>
        <w:p w14:paraId="29B9C8AB" w14:textId="274410E2" w:rsidR="00D625AB" w:rsidRDefault="00D625AB">
          <w:pPr>
            <w:pStyle w:val="TDC3"/>
            <w:tabs>
              <w:tab w:val="right" w:leader="dot" w:pos="10790"/>
            </w:tabs>
            <w:rPr>
              <w:noProof/>
            </w:rPr>
          </w:pPr>
          <w:hyperlink w:anchor="_Toc243791123" w:history="1">
            <w:r w:rsidRPr="00930EC1">
              <w:rPr>
                <w:rStyle w:val="Hipervnculo"/>
                <w:b/>
                <w:bCs/>
                <w:noProof/>
                <w:highlight w:val="yellow"/>
              </w:rPr>
              <w:t>1.7.2 El fenómeno DeepSeek + Tamaño real del modelo</w:t>
            </w:r>
            <w:r>
              <w:rPr>
                <w:noProof/>
                <w:webHidden/>
              </w:rPr>
              <w:tab/>
            </w:r>
            <w:r>
              <w:rPr>
                <w:noProof/>
                <w:webHidden/>
              </w:rPr>
              <w:fldChar w:fldCharType="begin"/>
            </w:r>
            <w:r>
              <w:rPr>
                <w:noProof/>
                <w:webHidden/>
              </w:rPr>
              <w:instrText xml:space="preserve"> PAGEREF _Toc243791123 \h </w:instrText>
            </w:r>
            <w:r>
              <w:rPr>
                <w:noProof/>
                <w:webHidden/>
              </w:rPr>
            </w:r>
            <w:r>
              <w:rPr>
                <w:noProof/>
                <w:webHidden/>
              </w:rPr>
              <w:fldChar w:fldCharType="separate"/>
            </w:r>
            <w:r>
              <w:rPr>
                <w:noProof/>
                <w:webHidden/>
              </w:rPr>
              <w:t>43</w:t>
            </w:r>
            <w:r>
              <w:rPr>
                <w:noProof/>
                <w:webHidden/>
              </w:rPr>
              <w:fldChar w:fldCharType="end"/>
            </w:r>
          </w:hyperlink>
        </w:p>
        <w:p w14:paraId="575407F5" w14:textId="6CDF0DE1" w:rsidR="00D625AB" w:rsidRDefault="00D625AB">
          <w:pPr>
            <w:pStyle w:val="TDC3"/>
            <w:tabs>
              <w:tab w:val="right" w:leader="dot" w:pos="10790"/>
            </w:tabs>
            <w:rPr>
              <w:noProof/>
            </w:rPr>
          </w:pPr>
          <w:hyperlink w:anchor="_Toc243791124" w:history="1">
            <w:r w:rsidRPr="00930EC1">
              <w:rPr>
                <w:rStyle w:val="Hipervnculo"/>
                <w:b/>
                <w:bCs/>
                <w:noProof/>
                <w:highlight w:val="yellow"/>
              </w:rPr>
              <w:t>1.7.3 GPT-OSS: la versión abierta de OpenAI + Las tres formas de usar cualquier modelo de IA + Diferencia entre Hugging Face Transformers y Ollama (ambas son "inferencia directa")</w:t>
            </w:r>
            <w:r>
              <w:rPr>
                <w:noProof/>
                <w:webHidden/>
              </w:rPr>
              <w:tab/>
            </w:r>
            <w:r>
              <w:rPr>
                <w:noProof/>
                <w:webHidden/>
              </w:rPr>
              <w:fldChar w:fldCharType="begin"/>
            </w:r>
            <w:r>
              <w:rPr>
                <w:noProof/>
                <w:webHidden/>
              </w:rPr>
              <w:instrText xml:space="preserve"> PAGEREF _Toc243791124 \h </w:instrText>
            </w:r>
            <w:r>
              <w:rPr>
                <w:noProof/>
                <w:webHidden/>
              </w:rPr>
            </w:r>
            <w:r>
              <w:rPr>
                <w:noProof/>
                <w:webHidden/>
              </w:rPr>
              <w:fldChar w:fldCharType="separate"/>
            </w:r>
            <w:r>
              <w:rPr>
                <w:noProof/>
                <w:webHidden/>
              </w:rPr>
              <w:t>45</w:t>
            </w:r>
            <w:r>
              <w:rPr>
                <w:noProof/>
                <w:webHidden/>
              </w:rPr>
              <w:fldChar w:fldCharType="end"/>
            </w:r>
          </w:hyperlink>
        </w:p>
        <w:p w14:paraId="4DC238EA" w14:textId="41254C4E" w:rsidR="00D625AB" w:rsidRDefault="00D625AB">
          <w:pPr>
            <w:pStyle w:val="TDC3"/>
            <w:tabs>
              <w:tab w:val="right" w:leader="dot" w:pos="10790"/>
            </w:tabs>
            <w:rPr>
              <w:noProof/>
            </w:rPr>
          </w:pPr>
          <w:hyperlink w:anchor="_Toc243791125" w:history="1">
            <w:r w:rsidRPr="00930EC1">
              <w:rPr>
                <w:rStyle w:val="Hipervnculo"/>
                <w:b/>
                <w:bCs/>
                <w:noProof/>
                <w:highlight w:val="yellow"/>
              </w:rPr>
              <w:t>1.7.4 Que es “inferencia” + inferencia vs prompt</w:t>
            </w:r>
            <w:r>
              <w:rPr>
                <w:noProof/>
                <w:webHidden/>
              </w:rPr>
              <w:tab/>
            </w:r>
            <w:r>
              <w:rPr>
                <w:noProof/>
                <w:webHidden/>
              </w:rPr>
              <w:fldChar w:fldCharType="begin"/>
            </w:r>
            <w:r>
              <w:rPr>
                <w:noProof/>
                <w:webHidden/>
              </w:rPr>
              <w:instrText xml:space="preserve"> PAGEREF _Toc243791125 \h </w:instrText>
            </w:r>
            <w:r>
              <w:rPr>
                <w:noProof/>
                <w:webHidden/>
              </w:rPr>
            </w:r>
            <w:r>
              <w:rPr>
                <w:noProof/>
                <w:webHidden/>
              </w:rPr>
              <w:fldChar w:fldCharType="separate"/>
            </w:r>
            <w:r>
              <w:rPr>
                <w:noProof/>
                <w:webHidden/>
              </w:rPr>
              <w:t>46</w:t>
            </w:r>
            <w:r>
              <w:rPr>
                <w:noProof/>
                <w:webHidden/>
              </w:rPr>
              <w:fldChar w:fldCharType="end"/>
            </w:r>
          </w:hyperlink>
        </w:p>
        <w:p w14:paraId="2F0E4CF7" w14:textId="784C1BA2" w:rsidR="00D625AB" w:rsidRDefault="00D625AB">
          <w:pPr>
            <w:pStyle w:val="TDC2"/>
            <w:tabs>
              <w:tab w:val="left" w:pos="960"/>
              <w:tab w:val="right" w:leader="dot" w:pos="10790"/>
            </w:tabs>
            <w:rPr>
              <w:noProof/>
            </w:rPr>
          </w:pPr>
          <w:hyperlink w:anchor="_Toc243791126" w:history="1">
            <w:r w:rsidRPr="00930EC1">
              <w:rPr>
                <w:rStyle w:val="Hipervnculo"/>
                <w:rFonts w:cs="Arial"/>
                <w:b/>
                <w:bCs/>
                <w:noProof/>
                <w:highlight w:val="yellow"/>
              </w:rPr>
              <w:t>1.8</w:t>
            </w:r>
            <w:r>
              <w:rPr>
                <w:noProof/>
              </w:rPr>
              <w:tab/>
            </w:r>
            <w:r w:rsidRPr="00930EC1">
              <w:rPr>
                <w:rStyle w:val="Hipervnculo"/>
                <w:rFonts w:cs="Arial"/>
                <w:b/>
                <w:bCs/>
                <w:noProof/>
                <w:highlight w:val="yellow"/>
              </w:rPr>
              <w:t>DIA 3-1: Los 3 “sabores” de LLM – BASE, Chat/Instruct y Razonamiento</w:t>
            </w:r>
            <w:r>
              <w:rPr>
                <w:noProof/>
                <w:webHidden/>
              </w:rPr>
              <w:tab/>
            </w:r>
            <w:r>
              <w:rPr>
                <w:noProof/>
                <w:webHidden/>
              </w:rPr>
              <w:fldChar w:fldCharType="begin"/>
            </w:r>
            <w:r>
              <w:rPr>
                <w:noProof/>
                <w:webHidden/>
              </w:rPr>
              <w:instrText xml:space="preserve"> PAGEREF _Toc243791126 \h </w:instrText>
            </w:r>
            <w:r>
              <w:rPr>
                <w:noProof/>
                <w:webHidden/>
              </w:rPr>
            </w:r>
            <w:r>
              <w:rPr>
                <w:noProof/>
                <w:webHidden/>
              </w:rPr>
              <w:fldChar w:fldCharType="separate"/>
            </w:r>
            <w:r>
              <w:rPr>
                <w:noProof/>
                <w:webHidden/>
              </w:rPr>
              <w:t>49</w:t>
            </w:r>
            <w:r>
              <w:rPr>
                <w:noProof/>
                <w:webHidden/>
              </w:rPr>
              <w:fldChar w:fldCharType="end"/>
            </w:r>
          </w:hyperlink>
        </w:p>
        <w:p w14:paraId="52AB5F0B" w14:textId="4675640C" w:rsidR="00D625AB" w:rsidRDefault="00D625AB">
          <w:pPr>
            <w:pStyle w:val="TDC3"/>
            <w:tabs>
              <w:tab w:val="right" w:leader="dot" w:pos="10790"/>
            </w:tabs>
            <w:rPr>
              <w:noProof/>
            </w:rPr>
          </w:pPr>
          <w:hyperlink w:anchor="_Toc243791127" w:history="1">
            <w:r w:rsidRPr="00930EC1">
              <w:rPr>
                <w:rStyle w:val="Hipervnculo"/>
                <w:b/>
                <w:bCs/>
                <w:noProof/>
                <w:highlight w:val="yellow"/>
              </w:rPr>
              <w:t>1.8.1 Modelo Base: El punto de partida</w:t>
            </w:r>
            <w:r>
              <w:rPr>
                <w:noProof/>
                <w:webHidden/>
              </w:rPr>
              <w:tab/>
            </w:r>
            <w:r>
              <w:rPr>
                <w:noProof/>
                <w:webHidden/>
              </w:rPr>
              <w:fldChar w:fldCharType="begin"/>
            </w:r>
            <w:r>
              <w:rPr>
                <w:noProof/>
                <w:webHidden/>
              </w:rPr>
              <w:instrText xml:space="preserve"> PAGEREF _Toc243791127 \h </w:instrText>
            </w:r>
            <w:r>
              <w:rPr>
                <w:noProof/>
                <w:webHidden/>
              </w:rPr>
            </w:r>
            <w:r>
              <w:rPr>
                <w:noProof/>
                <w:webHidden/>
              </w:rPr>
              <w:fldChar w:fldCharType="separate"/>
            </w:r>
            <w:r>
              <w:rPr>
                <w:noProof/>
                <w:webHidden/>
              </w:rPr>
              <w:t>49</w:t>
            </w:r>
            <w:r>
              <w:rPr>
                <w:noProof/>
                <w:webHidden/>
              </w:rPr>
              <w:fldChar w:fldCharType="end"/>
            </w:r>
          </w:hyperlink>
        </w:p>
        <w:p w14:paraId="136A157F" w14:textId="330D7F17" w:rsidR="00D625AB" w:rsidRDefault="00D625AB">
          <w:pPr>
            <w:pStyle w:val="TDC3"/>
            <w:tabs>
              <w:tab w:val="right" w:leader="dot" w:pos="10790"/>
            </w:tabs>
            <w:rPr>
              <w:noProof/>
            </w:rPr>
          </w:pPr>
          <w:hyperlink w:anchor="_Toc243791128" w:history="1">
            <w:r w:rsidRPr="00930EC1">
              <w:rPr>
                <w:rStyle w:val="Hipervnculo"/>
                <w:b/>
                <w:bCs/>
                <w:noProof/>
                <w:highlight w:val="yellow"/>
              </w:rPr>
              <w:t>1.8.2 Modelo Chat/Instruct: como nació (RLHF)</w:t>
            </w:r>
            <w:r>
              <w:rPr>
                <w:noProof/>
                <w:webHidden/>
              </w:rPr>
              <w:tab/>
            </w:r>
            <w:r>
              <w:rPr>
                <w:noProof/>
                <w:webHidden/>
              </w:rPr>
              <w:fldChar w:fldCharType="begin"/>
            </w:r>
            <w:r>
              <w:rPr>
                <w:noProof/>
                <w:webHidden/>
              </w:rPr>
              <w:instrText xml:space="preserve"> PAGEREF _Toc243791128 \h </w:instrText>
            </w:r>
            <w:r>
              <w:rPr>
                <w:noProof/>
                <w:webHidden/>
              </w:rPr>
            </w:r>
            <w:r>
              <w:rPr>
                <w:noProof/>
                <w:webHidden/>
              </w:rPr>
              <w:fldChar w:fldCharType="separate"/>
            </w:r>
            <w:r>
              <w:rPr>
                <w:noProof/>
                <w:webHidden/>
              </w:rPr>
              <w:t>50</w:t>
            </w:r>
            <w:r>
              <w:rPr>
                <w:noProof/>
                <w:webHidden/>
              </w:rPr>
              <w:fldChar w:fldCharType="end"/>
            </w:r>
          </w:hyperlink>
        </w:p>
        <w:p w14:paraId="67C75D36" w14:textId="28A682B5" w:rsidR="00D625AB" w:rsidRDefault="00D625AB">
          <w:pPr>
            <w:pStyle w:val="TDC3"/>
            <w:tabs>
              <w:tab w:val="right" w:leader="dot" w:pos="10790"/>
            </w:tabs>
            <w:rPr>
              <w:noProof/>
            </w:rPr>
          </w:pPr>
          <w:hyperlink w:anchor="_Toc243791129" w:history="1">
            <w:r w:rsidRPr="00930EC1">
              <w:rPr>
                <w:rStyle w:val="Hipervnculo"/>
                <w:b/>
                <w:bCs/>
                <w:noProof/>
                <w:highlight w:val="yellow"/>
              </w:rPr>
              <w:t>1.8.3 Modelo de Razonamiento: el paso siguiente – chain-of-thought prompting – Resultados concretos del paper (con cifras verificadas)</w:t>
            </w:r>
            <w:r>
              <w:rPr>
                <w:noProof/>
                <w:webHidden/>
              </w:rPr>
              <w:tab/>
            </w:r>
            <w:r>
              <w:rPr>
                <w:noProof/>
                <w:webHidden/>
              </w:rPr>
              <w:fldChar w:fldCharType="begin"/>
            </w:r>
            <w:r>
              <w:rPr>
                <w:noProof/>
                <w:webHidden/>
              </w:rPr>
              <w:instrText xml:space="preserve"> PAGEREF _Toc243791129 \h </w:instrText>
            </w:r>
            <w:r>
              <w:rPr>
                <w:noProof/>
                <w:webHidden/>
              </w:rPr>
            </w:r>
            <w:r>
              <w:rPr>
                <w:noProof/>
                <w:webHidden/>
              </w:rPr>
              <w:fldChar w:fldCharType="separate"/>
            </w:r>
            <w:r>
              <w:rPr>
                <w:noProof/>
                <w:webHidden/>
              </w:rPr>
              <w:t>50</w:t>
            </w:r>
            <w:r>
              <w:rPr>
                <w:noProof/>
                <w:webHidden/>
              </w:rPr>
              <w:fldChar w:fldCharType="end"/>
            </w:r>
          </w:hyperlink>
        </w:p>
        <w:p w14:paraId="664FC3AC" w14:textId="3DA5C7C8" w:rsidR="00D625AB" w:rsidRDefault="00D625AB">
          <w:pPr>
            <w:pStyle w:val="TDC3"/>
            <w:tabs>
              <w:tab w:val="left" w:pos="1440"/>
              <w:tab w:val="right" w:leader="dot" w:pos="10790"/>
            </w:tabs>
            <w:rPr>
              <w:noProof/>
            </w:rPr>
          </w:pPr>
          <w:hyperlink w:anchor="_Toc243791130" w:history="1">
            <w:r w:rsidRPr="00930EC1">
              <w:rPr>
                <w:rStyle w:val="Hipervnculo"/>
                <w:b/>
                <w:bCs/>
                <w:noProof/>
                <w:highlight w:val="yellow"/>
              </w:rPr>
              <w:t>1.8.4</w:t>
            </w:r>
            <w:r>
              <w:rPr>
                <w:noProof/>
              </w:rPr>
              <w:tab/>
            </w:r>
            <w:r w:rsidRPr="00930EC1">
              <w:rPr>
                <w:rStyle w:val="Hipervnculo"/>
                <w:b/>
                <w:bCs/>
                <w:noProof/>
                <w:highlight w:val="yellow"/>
              </w:rPr>
              <w:t>Modelos híbridos: la evolución actual – reasoning Budget - test-time reasoning – reasoning trace</w:t>
            </w:r>
            <w:r>
              <w:rPr>
                <w:noProof/>
                <w:webHidden/>
              </w:rPr>
              <w:tab/>
            </w:r>
            <w:r>
              <w:rPr>
                <w:noProof/>
                <w:webHidden/>
              </w:rPr>
              <w:fldChar w:fldCharType="begin"/>
            </w:r>
            <w:r>
              <w:rPr>
                <w:noProof/>
                <w:webHidden/>
              </w:rPr>
              <w:instrText xml:space="preserve"> PAGEREF _Toc243791130 \h </w:instrText>
            </w:r>
            <w:r>
              <w:rPr>
                <w:noProof/>
                <w:webHidden/>
              </w:rPr>
            </w:r>
            <w:r>
              <w:rPr>
                <w:noProof/>
                <w:webHidden/>
              </w:rPr>
              <w:fldChar w:fldCharType="separate"/>
            </w:r>
            <w:r>
              <w:rPr>
                <w:noProof/>
                <w:webHidden/>
              </w:rPr>
              <w:t>51</w:t>
            </w:r>
            <w:r>
              <w:rPr>
                <w:noProof/>
                <w:webHidden/>
              </w:rPr>
              <w:fldChar w:fldCharType="end"/>
            </w:r>
          </w:hyperlink>
        </w:p>
        <w:p w14:paraId="1D127C45" w14:textId="164AE134" w:rsidR="00D625AB" w:rsidRDefault="00D625AB">
          <w:pPr>
            <w:pStyle w:val="TDC3"/>
            <w:tabs>
              <w:tab w:val="left" w:pos="1440"/>
              <w:tab w:val="right" w:leader="dot" w:pos="10790"/>
            </w:tabs>
            <w:rPr>
              <w:noProof/>
            </w:rPr>
          </w:pPr>
          <w:hyperlink w:anchor="_Toc243791131" w:history="1">
            <w:r w:rsidRPr="00930EC1">
              <w:rPr>
                <w:rStyle w:val="Hipervnculo"/>
                <w:b/>
                <w:bCs/>
                <w:noProof/>
                <w:highlight w:val="yellow"/>
              </w:rPr>
              <w:t>1.5.4</w:t>
            </w:r>
            <w:r>
              <w:rPr>
                <w:noProof/>
              </w:rPr>
              <w:tab/>
            </w:r>
            <w:r w:rsidRPr="00930EC1">
              <w:rPr>
                <w:rStyle w:val="Hipervnculo"/>
                <w:b/>
                <w:bCs/>
                <w:noProof/>
                <w:highlight w:val="yellow"/>
              </w:rPr>
              <w:t>Por que NO usar siempre un modelo de razonamiento (aunque puntue mejor)</w:t>
            </w:r>
            <w:r>
              <w:rPr>
                <w:noProof/>
                <w:webHidden/>
              </w:rPr>
              <w:tab/>
            </w:r>
            <w:r>
              <w:rPr>
                <w:noProof/>
                <w:webHidden/>
              </w:rPr>
              <w:fldChar w:fldCharType="begin"/>
            </w:r>
            <w:r>
              <w:rPr>
                <w:noProof/>
                <w:webHidden/>
              </w:rPr>
              <w:instrText xml:space="preserve"> PAGEREF _Toc243791131 \h </w:instrText>
            </w:r>
            <w:r>
              <w:rPr>
                <w:noProof/>
                <w:webHidden/>
              </w:rPr>
            </w:r>
            <w:r>
              <w:rPr>
                <w:noProof/>
                <w:webHidden/>
              </w:rPr>
              <w:fldChar w:fldCharType="separate"/>
            </w:r>
            <w:r>
              <w:rPr>
                <w:noProof/>
                <w:webHidden/>
              </w:rPr>
              <w:t>52</w:t>
            </w:r>
            <w:r>
              <w:rPr>
                <w:noProof/>
                <w:webHidden/>
              </w:rPr>
              <w:fldChar w:fldCharType="end"/>
            </w:r>
          </w:hyperlink>
        </w:p>
        <w:p w14:paraId="69363449" w14:textId="257E676F" w:rsidR="00D625AB" w:rsidRDefault="00D625AB">
          <w:pPr>
            <w:pStyle w:val="TDC2"/>
            <w:tabs>
              <w:tab w:val="left" w:pos="960"/>
              <w:tab w:val="right" w:leader="dot" w:pos="10790"/>
            </w:tabs>
            <w:rPr>
              <w:noProof/>
            </w:rPr>
          </w:pPr>
          <w:hyperlink w:anchor="_Toc243791132" w:history="1">
            <w:r w:rsidRPr="00930EC1">
              <w:rPr>
                <w:rStyle w:val="Hipervnculo"/>
                <w:rFonts w:cs="Arial"/>
                <w:b/>
                <w:bCs/>
                <w:noProof/>
                <w:highlight w:val="yellow"/>
              </w:rPr>
              <w:t>1.9</w:t>
            </w:r>
            <w:r>
              <w:rPr>
                <w:noProof/>
              </w:rPr>
              <w:tab/>
            </w:r>
            <w:r w:rsidRPr="00930EC1">
              <w:rPr>
                <w:rStyle w:val="Hipervnculo"/>
                <w:rFonts w:cs="Arial"/>
                <w:b/>
                <w:bCs/>
                <w:noProof/>
                <w:highlight w:val="yellow"/>
              </w:rPr>
              <w:t>DIA 3-2: Los grandes laboratorios de frontera: modelos, fortalezas y limitaciones</w:t>
            </w:r>
            <w:r>
              <w:rPr>
                <w:noProof/>
                <w:webHidden/>
              </w:rPr>
              <w:tab/>
            </w:r>
            <w:r>
              <w:rPr>
                <w:noProof/>
                <w:webHidden/>
              </w:rPr>
              <w:fldChar w:fldCharType="begin"/>
            </w:r>
            <w:r>
              <w:rPr>
                <w:noProof/>
                <w:webHidden/>
              </w:rPr>
              <w:instrText xml:space="preserve"> PAGEREF _Toc243791132 \h </w:instrText>
            </w:r>
            <w:r>
              <w:rPr>
                <w:noProof/>
                <w:webHidden/>
              </w:rPr>
            </w:r>
            <w:r>
              <w:rPr>
                <w:noProof/>
                <w:webHidden/>
              </w:rPr>
              <w:fldChar w:fldCharType="separate"/>
            </w:r>
            <w:r>
              <w:rPr>
                <w:noProof/>
                <w:webHidden/>
              </w:rPr>
              <w:t>53</w:t>
            </w:r>
            <w:r>
              <w:rPr>
                <w:noProof/>
                <w:webHidden/>
              </w:rPr>
              <w:fldChar w:fldCharType="end"/>
            </w:r>
          </w:hyperlink>
        </w:p>
        <w:p w14:paraId="5F80D0D3" w14:textId="6BE91C90" w:rsidR="00D625AB" w:rsidRDefault="00D625AB">
          <w:pPr>
            <w:pStyle w:val="TDC3"/>
            <w:tabs>
              <w:tab w:val="right" w:leader="dot" w:pos="10790"/>
            </w:tabs>
            <w:rPr>
              <w:noProof/>
            </w:rPr>
          </w:pPr>
          <w:hyperlink w:anchor="_Toc243791133" w:history="1">
            <w:r w:rsidRPr="00930EC1">
              <w:rPr>
                <w:rStyle w:val="Hipervnculo"/>
                <w:b/>
                <w:bCs/>
                <w:noProof/>
                <w:highlight w:val="yellow"/>
              </w:rPr>
              <w:t>1.9.1 Aclaración de vocabulario: “frontera” vs “fundación” + Los 5 laboratorios y sus modelos/productos de chat + Lo extraordinario</w:t>
            </w:r>
            <w:r>
              <w:rPr>
                <w:noProof/>
                <w:webHidden/>
              </w:rPr>
              <w:tab/>
            </w:r>
            <w:r>
              <w:rPr>
                <w:noProof/>
                <w:webHidden/>
              </w:rPr>
              <w:fldChar w:fldCharType="begin"/>
            </w:r>
            <w:r>
              <w:rPr>
                <w:noProof/>
                <w:webHidden/>
              </w:rPr>
              <w:instrText xml:space="preserve"> PAGEREF _Toc243791133 \h </w:instrText>
            </w:r>
            <w:r>
              <w:rPr>
                <w:noProof/>
                <w:webHidden/>
              </w:rPr>
            </w:r>
            <w:r>
              <w:rPr>
                <w:noProof/>
                <w:webHidden/>
              </w:rPr>
              <w:fldChar w:fldCharType="separate"/>
            </w:r>
            <w:r>
              <w:rPr>
                <w:noProof/>
                <w:webHidden/>
              </w:rPr>
              <w:t>54</w:t>
            </w:r>
            <w:r>
              <w:rPr>
                <w:noProof/>
                <w:webHidden/>
              </w:rPr>
              <w:fldChar w:fldCharType="end"/>
            </w:r>
          </w:hyperlink>
        </w:p>
        <w:p w14:paraId="6BD8159A" w14:textId="4EB1ECD7" w:rsidR="00D625AB" w:rsidRDefault="00D625AB">
          <w:pPr>
            <w:pStyle w:val="TDC3"/>
            <w:tabs>
              <w:tab w:val="right" w:leader="dot" w:pos="10790"/>
            </w:tabs>
            <w:rPr>
              <w:noProof/>
            </w:rPr>
          </w:pPr>
          <w:hyperlink w:anchor="_Toc243791134" w:history="1">
            <w:r w:rsidRPr="00930EC1">
              <w:rPr>
                <w:rStyle w:val="Hipervnculo"/>
                <w:b/>
                <w:bCs/>
                <w:noProof/>
                <w:highlight w:val="yellow"/>
              </w:rPr>
              <w:t>1.9.2 El “como” detrás de la fortaleza en código + Limitaciones de los modelos de frontera</w:t>
            </w:r>
            <w:r>
              <w:rPr>
                <w:noProof/>
                <w:webHidden/>
              </w:rPr>
              <w:tab/>
            </w:r>
            <w:r>
              <w:rPr>
                <w:noProof/>
                <w:webHidden/>
              </w:rPr>
              <w:fldChar w:fldCharType="begin"/>
            </w:r>
            <w:r>
              <w:rPr>
                <w:noProof/>
                <w:webHidden/>
              </w:rPr>
              <w:instrText xml:space="preserve"> PAGEREF _Toc243791134 \h </w:instrText>
            </w:r>
            <w:r>
              <w:rPr>
                <w:noProof/>
                <w:webHidden/>
              </w:rPr>
            </w:r>
            <w:r>
              <w:rPr>
                <w:noProof/>
                <w:webHidden/>
              </w:rPr>
              <w:fldChar w:fldCharType="separate"/>
            </w:r>
            <w:r>
              <w:rPr>
                <w:noProof/>
                <w:webHidden/>
              </w:rPr>
              <w:t>55</w:t>
            </w:r>
            <w:r>
              <w:rPr>
                <w:noProof/>
                <w:webHidden/>
              </w:rPr>
              <w:fldChar w:fldCharType="end"/>
            </w:r>
          </w:hyperlink>
        </w:p>
        <w:p w14:paraId="5BC1A4D0" w14:textId="64692A0F" w:rsidR="00D625AB" w:rsidRDefault="00D625AB">
          <w:pPr>
            <w:pStyle w:val="TDC3"/>
            <w:tabs>
              <w:tab w:val="right" w:leader="dot" w:pos="10790"/>
            </w:tabs>
            <w:rPr>
              <w:noProof/>
            </w:rPr>
          </w:pPr>
          <w:hyperlink w:anchor="_Toc243791135" w:history="1">
            <w:r w:rsidRPr="00930EC1">
              <w:rPr>
                <w:rStyle w:val="Hipervnculo"/>
                <w:b/>
                <w:bCs/>
                <w:noProof/>
                <w:highlight w:val="yellow"/>
              </w:rPr>
              <w:t>1.9.3 El caso real que cuenta el profesor: el estudiante y el modelo base mal configurado</w:t>
            </w:r>
            <w:r>
              <w:rPr>
                <w:noProof/>
                <w:webHidden/>
              </w:rPr>
              <w:tab/>
            </w:r>
            <w:r>
              <w:rPr>
                <w:noProof/>
                <w:webHidden/>
              </w:rPr>
              <w:fldChar w:fldCharType="begin"/>
            </w:r>
            <w:r>
              <w:rPr>
                <w:noProof/>
                <w:webHidden/>
              </w:rPr>
              <w:instrText xml:space="preserve"> PAGEREF _Toc243791135 \h </w:instrText>
            </w:r>
            <w:r>
              <w:rPr>
                <w:noProof/>
                <w:webHidden/>
              </w:rPr>
            </w:r>
            <w:r>
              <w:rPr>
                <w:noProof/>
                <w:webHidden/>
              </w:rPr>
              <w:fldChar w:fldCharType="separate"/>
            </w:r>
            <w:r>
              <w:rPr>
                <w:noProof/>
                <w:webHidden/>
              </w:rPr>
              <w:t>56</w:t>
            </w:r>
            <w:r>
              <w:rPr>
                <w:noProof/>
                <w:webHidden/>
              </w:rPr>
              <w:fldChar w:fldCharType="end"/>
            </w:r>
          </w:hyperlink>
        </w:p>
        <w:p w14:paraId="2EDCA0BF" w14:textId="7F2E486C" w:rsidR="00D625AB" w:rsidRDefault="00D625AB">
          <w:pPr>
            <w:pStyle w:val="TDC3"/>
            <w:tabs>
              <w:tab w:val="right" w:leader="dot" w:pos="10790"/>
            </w:tabs>
            <w:rPr>
              <w:noProof/>
            </w:rPr>
          </w:pPr>
          <w:hyperlink w:anchor="_Toc243791136" w:history="1">
            <w:r w:rsidRPr="00930EC1">
              <w:rPr>
                <w:rStyle w:val="Hipervnculo"/>
                <w:b/>
                <w:bCs/>
                <w:noProof/>
                <w:highlight w:val="yellow"/>
              </w:rPr>
              <w:t>1.9.4 Actualización: el lineup real de modelos, a septiembre de 2026</w:t>
            </w:r>
            <w:r>
              <w:rPr>
                <w:noProof/>
                <w:webHidden/>
              </w:rPr>
              <w:tab/>
            </w:r>
            <w:r>
              <w:rPr>
                <w:noProof/>
                <w:webHidden/>
              </w:rPr>
              <w:fldChar w:fldCharType="begin"/>
            </w:r>
            <w:r>
              <w:rPr>
                <w:noProof/>
                <w:webHidden/>
              </w:rPr>
              <w:instrText xml:space="preserve"> PAGEREF _Toc243791136 \h </w:instrText>
            </w:r>
            <w:r>
              <w:rPr>
                <w:noProof/>
                <w:webHidden/>
              </w:rPr>
            </w:r>
            <w:r>
              <w:rPr>
                <w:noProof/>
                <w:webHidden/>
              </w:rPr>
              <w:fldChar w:fldCharType="separate"/>
            </w:r>
            <w:r>
              <w:rPr>
                <w:noProof/>
                <w:webHidden/>
              </w:rPr>
              <w:t>57</w:t>
            </w:r>
            <w:r>
              <w:rPr>
                <w:noProof/>
                <w:webHidden/>
              </w:rPr>
              <w:fldChar w:fldCharType="end"/>
            </w:r>
          </w:hyperlink>
        </w:p>
        <w:p w14:paraId="610F896A" w14:textId="04DA7BEC" w:rsidR="00D625AB" w:rsidRDefault="00D625AB">
          <w:pPr>
            <w:pStyle w:val="TDC3"/>
            <w:tabs>
              <w:tab w:val="right" w:leader="dot" w:pos="10790"/>
            </w:tabs>
            <w:rPr>
              <w:noProof/>
            </w:rPr>
          </w:pPr>
          <w:hyperlink w:anchor="_Toc243791137" w:history="1">
            <w:r w:rsidRPr="00930EC1">
              <w:rPr>
                <w:rStyle w:val="Hipervnculo"/>
                <w:b/>
                <w:bCs/>
                <w:noProof/>
                <w:highlight w:val="yellow"/>
              </w:rPr>
              <w:t>1.9.5 AÑADIDO 1 – Preguntas clave al LLM de chatgpt</w:t>
            </w:r>
            <w:r>
              <w:rPr>
                <w:noProof/>
                <w:webHidden/>
              </w:rPr>
              <w:tab/>
            </w:r>
            <w:r>
              <w:rPr>
                <w:noProof/>
                <w:webHidden/>
              </w:rPr>
              <w:fldChar w:fldCharType="begin"/>
            </w:r>
            <w:r>
              <w:rPr>
                <w:noProof/>
                <w:webHidden/>
              </w:rPr>
              <w:instrText xml:space="preserve"> PAGEREF _Toc243791137 \h </w:instrText>
            </w:r>
            <w:r>
              <w:rPr>
                <w:noProof/>
                <w:webHidden/>
              </w:rPr>
            </w:r>
            <w:r>
              <w:rPr>
                <w:noProof/>
                <w:webHidden/>
              </w:rPr>
              <w:fldChar w:fldCharType="separate"/>
            </w:r>
            <w:r>
              <w:rPr>
                <w:noProof/>
                <w:webHidden/>
              </w:rPr>
              <w:t>57</w:t>
            </w:r>
            <w:r>
              <w:rPr>
                <w:noProof/>
                <w:webHidden/>
              </w:rPr>
              <w:fldChar w:fldCharType="end"/>
            </w:r>
          </w:hyperlink>
        </w:p>
        <w:p w14:paraId="2C179308" w14:textId="00E3385A" w:rsidR="00D625AB" w:rsidRDefault="00D625AB">
          <w:pPr>
            <w:pStyle w:val="TDC3"/>
            <w:tabs>
              <w:tab w:val="right" w:leader="dot" w:pos="10790"/>
            </w:tabs>
            <w:rPr>
              <w:noProof/>
            </w:rPr>
          </w:pPr>
          <w:hyperlink w:anchor="_Toc243791138" w:history="1">
            <w:r w:rsidRPr="00930EC1">
              <w:rPr>
                <w:rStyle w:val="Hipervnculo"/>
                <w:b/>
                <w:bCs/>
                <w:noProof/>
                <w:highlight w:val="yellow"/>
              </w:rPr>
              <w:t>1.9.6 AÑADIDO 2 – IA Agentica</w:t>
            </w:r>
            <w:r>
              <w:rPr>
                <w:noProof/>
                <w:webHidden/>
              </w:rPr>
              <w:tab/>
            </w:r>
            <w:r>
              <w:rPr>
                <w:noProof/>
                <w:webHidden/>
              </w:rPr>
              <w:fldChar w:fldCharType="begin"/>
            </w:r>
            <w:r>
              <w:rPr>
                <w:noProof/>
                <w:webHidden/>
              </w:rPr>
              <w:instrText xml:space="preserve"> PAGEREF _Toc243791138 \h </w:instrText>
            </w:r>
            <w:r>
              <w:rPr>
                <w:noProof/>
                <w:webHidden/>
              </w:rPr>
            </w:r>
            <w:r>
              <w:rPr>
                <w:noProof/>
                <w:webHidden/>
              </w:rPr>
              <w:fldChar w:fldCharType="separate"/>
            </w:r>
            <w:r>
              <w:rPr>
                <w:noProof/>
                <w:webHidden/>
              </w:rPr>
              <w:t>58</w:t>
            </w:r>
            <w:r>
              <w:rPr>
                <w:noProof/>
                <w:webHidden/>
              </w:rPr>
              <w:fldChar w:fldCharType="end"/>
            </w:r>
          </w:hyperlink>
        </w:p>
        <w:p w14:paraId="1F70667C" w14:textId="10FA3739" w:rsidR="00D625AB" w:rsidRDefault="00D625AB">
          <w:pPr>
            <w:pStyle w:val="TDC2"/>
            <w:tabs>
              <w:tab w:val="left" w:pos="960"/>
              <w:tab w:val="right" w:leader="dot" w:pos="10790"/>
            </w:tabs>
            <w:rPr>
              <w:noProof/>
            </w:rPr>
          </w:pPr>
          <w:hyperlink w:anchor="_Toc243791139" w:history="1">
            <w:r w:rsidRPr="00930EC1">
              <w:rPr>
                <w:rStyle w:val="Hipervnculo"/>
                <w:rFonts w:cs="Arial"/>
                <w:b/>
                <w:bCs/>
                <w:noProof/>
                <w:highlight w:val="yellow"/>
              </w:rPr>
              <w:t>1.10</w:t>
            </w:r>
            <w:r>
              <w:rPr>
                <w:noProof/>
              </w:rPr>
              <w:tab/>
            </w:r>
            <w:r w:rsidRPr="00930EC1">
              <w:rPr>
                <w:rStyle w:val="Hipervnculo"/>
                <w:rFonts w:cs="Arial"/>
                <w:b/>
                <w:bCs/>
                <w:noProof/>
                <w:highlight w:val="yellow"/>
              </w:rPr>
              <w:t>DIA 3-FIN: Que es el juego “Outsmart”</w:t>
            </w:r>
            <w:r>
              <w:rPr>
                <w:noProof/>
                <w:webHidden/>
              </w:rPr>
              <w:tab/>
            </w:r>
            <w:r>
              <w:rPr>
                <w:noProof/>
                <w:webHidden/>
              </w:rPr>
              <w:fldChar w:fldCharType="begin"/>
            </w:r>
            <w:r>
              <w:rPr>
                <w:noProof/>
                <w:webHidden/>
              </w:rPr>
              <w:instrText xml:space="preserve"> PAGEREF _Toc243791139 \h </w:instrText>
            </w:r>
            <w:r>
              <w:rPr>
                <w:noProof/>
                <w:webHidden/>
              </w:rPr>
            </w:r>
            <w:r>
              <w:rPr>
                <w:noProof/>
                <w:webHidden/>
              </w:rPr>
              <w:fldChar w:fldCharType="separate"/>
            </w:r>
            <w:r>
              <w:rPr>
                <w:noProof/>
                <w:webHidden/>
              </w:rPr>
              <w:t>59</w:t>
            </w:r>
            <w:r>
              <w:rPr>
                <w:noProof/>
                <w:webHidden/>
              </w:rPr>
              <w:fldChar w:fldCharType="end"/>
            </w:r>
          </w:hyperlink>
        </w:p>
        <w:p w14:paraId="36186EF3" w14:textId="308707E4" w:rsidR="00D625AB" w:rsidRDefault="00D625AB">
          <w:pPr>
            <w:pStyle w:val="TDC3"/>
            <w:tabs>
              <w:tab w:val="right" w:leader="dot" w:pos="10790"/>
            </w:tabs>
            <w:rPr>
              <w:noProof/>
            </w:rPr>
          </w:pPr>
          <w:hyperlink w:anchor="_Toc243791140" w:history="1">
            <w:r w:rsidRPr="00930EC1">
              <w:rPr>
                <w:rStyle w:val="Hipervnculo"/>
                <w:b/>
                <w:bCs/>
                <w:noProof/>
                <w:highlight w:val="yellow"/>
              </w:rPr>
              <w:t>1.10.1 Juego 2</w:t>
            </w:r>
            <w:r>
              <w:rPr>
                <w:noProof/>
                <w:webHidden/>
              </w:rPr>
              <w:tab/>
            </w:r>
            <w:r>
              <w:rPr>
                <w:noProof/>
                <w:webHidden/>
              </w:rPr>
              <w:fldChar w:fldCharType="begin"/>
            </w:r>
            <w:r>
              <w:rPr>
                <w:noProof/>
                <w:webHidden/>
              </w:rPr>
              <w:instrText xml:space="preserve"> PAGEREF _Toc243791140 \h </w:instrText>
            </w:r>
            <w:r>
              <w:rPr>
                <w:noProof/>
                <w:webHidden/>
              </w:rPr>
            </w:r>
            <w:r>
              <w:rPr>
                <w:noProof/>
                <w:webHidden/>
              </w:rPr>
              <w:fldChar w:fldCharType="separate"/>
            </w:r>
            <w:r>
              <w:rPr>
                <w:noProof/>
                <w:webHidden/>
              </w:rPr>
              <w:t>61</w:t>
            </w:r>
            <w:r>
              <w:rPr>
                <w:noProof/>
                <w:webHidden/>
              </w:rPr>
              <w:fldChar w:fldCharType="end"/>
            </w:r>
          </w:hyperlink>
        </w:p>
        <w:p w14:paraId="62653A31" w14:textId="76A99FD2" w:rsidR="00D625AB" w:rsidRDefault="00D625AB">
          <w:pPr>
            <w:pStyle w:val="TDC2"/>
            <w:tabs>
              <w:tab w:val="left" w:pos="960"/>
              <w:tab w:val="right" w:leader="dot" w:pos="10790"/>
            </w:tabs>
            <w:rPr>
              <w:noProof/>
            </w:rPr>
          </w:pPr>
          <w:hyperlink w:anchor="_Toc243791141" w:history="1">
            <w:r w:rsidRPr="00930EC1">
              <w:rPr>
                <w:rStyle w:val="Hipervnculo"/>
                <w:rFonts w:cs="Arial"/>
                <w:b/>
                <w:bCs/>
                <w:noProof/>
                <w:highlight w:val="yellow"/>
              </w:rPr>
              <w:t>1.11</w:t>
            </w:r>
            <w:r>
              <w:rPr>
                <w:noProof/>
              </w:rPr>
              <w:tab/>
            </w:r>
            <w:r w:rsidRPr="00930EC1">
              <w:rPr>
                <w:rStyle w:val="Hipervnculo"/>
                <w:rFonts w:cs="Arial"/>
                <w:b/>
                <w:bCs/>
                <w:noProof/>
                <w:highlight w:val="yellow"/>
              </w:rPr>
              <w:t>DIA 4-1: El juego Outsmart, qué significa GPT y la historia del Transformer</w:t>
            </w:r>
            <w:r>
              <w:rPr>
                <w:noProof/>
                <w:webHidden/>
              </w:rPr>
              <w:tab/>
            </w:r>
            <w:r>
              <w:rPr>
                <w:noProof/>
                <w:webHidden/>
              </w:rPr>
              <w:fldChar w:fldCharType="begin"/>
            </w:r>
            <w:r>
              <w:rPr>
                <w:noProof/>
                <w:webHidden/>
              </w:rPr>
              <w:instrText xml:space="preserve"> PAGEREF _Toc243791141 \h </w:instrText>
            </w:r>
            <w:r>
              <w:rPr>
                <w:noProof/>
                <w:webHidden/>
              </w:rPr>
            </w:r>
            <w:r>
              <w:rPr>
                <w:noProof/>
                <w:webHidden/>
              </w:rPr>
              <w:fldChar w:fldCharType="separate"/>
            </w:r>
            <w:r>
              <w:rPr>
                <w:noProof/>
                <w:webHidden/>
              </w:rPr>
              <w:t>62</w:t>
            </w:r>
            <w:r>
              <w:rPr>
                <w:noProof/>
                <w:webHidden/>
              </w:rPr>
              <w:fldChar w:fldCharType="end"/>
            </w:r>
          </w:hyperlink>
        </w:p>
        <w:p w14:paraId="60764270" w14:textId="176F2791" w:rsidR="00D625AB" w:rsidRDefault="00D625AB">
          <w:pPr>
            <w:pStyle w:val="TDC3"/>
            <w:tabs>
              <w:tab w:val="right" w:leader="dot" w:pos="10790"/>
            </w:tabs>
            <w:rPr>
              <w:noProof/>
            </w:rPr>
          </w:pPr>
          <w:hyperlink w:anchor="_Toc243791142" w:history="1">
            <w:r w:rsidRPr="00930EC1">
              <w:rPr>
                <w:rStyle w:val="Hipervnculo"/>
                <w:rFonts w:cs="Arial"/>
                <w:b/>
                <w:bCs/>
                <w:noProof/>
                <w:highlight w:val="yellow"/>
              </w:rPr>
              <w:t>1.11.1 Que significa GPT + La historia del Transformer + Linea de tiempo, desde el paper hasta hoy</w:t>
            </w:r>
            <w:r>
              <w:rPr>
                <w:noProof/>
                <w:webHidden/>
              </w:rPr>
              <w:tab/>
            </w:r>
            <w:r>
              <w:rPr>
                <w:noProof/>
                <w:webHidden/>
              </w:rPr>
              <w:fldChar w:fldCharType="begin"/>
            </w:r>
            <w:r>
              <w:rPr>
                <w:noProof/>
                <w:webHidden/>
              </w:rPr>
              <w:instrText xml:space="preserve"> PAGEREF _Toc243791142 \h </w:instrText>
            </w:r>
            <w:r>
              <w:rPr>
                <w:noProof/>
                <w:webHidden/>
              </w:rPr>
            </w:r>
            <w:r>
              <w:rPr>
                <w:noProof/>
                <w:webHidden/>
              </w:rPr>
              <w:fldChar w:fldCharType="separate"/>
            </w:r>
            <w:r>
              <w:rPr>
                <w:noProof/>
                <w:webHidden/>
              </w:rPr>
              <w:t>62</w:t>
            </w:r>
            <w:r>
              <w:rPr>
                <w:noProof/>
                <w:webHidden/>
              </w:rPr>
              <w:fldChar w:fldCharType="end"/>
            </w:r>
          </w:hyperlink>
        </w:p>
        <w:p w14:paraId="33DFBE52" w14:textId="20EDEADF" w:rsidR="00D625AB" w:rsidRDefault="00D625AB">
          <w:pPr>
            <w:pStyle w:val="TDC3"/>
            <w:tabs>
              <w:tab w:val="right" w:leader="dot" w:pos="10790"/>
            </w:tabs>
            <w:rPr>
              <w:noProof/>
            </w:rPr>
          </w:pPr>
          <w:hyperlink w:anchor="_Toc243791143" w:history="1">
            <w:r w:rsidRPr="00930EC1">
              <w:rPr>
                <w:rStyle w:val="Hipervnculo"/>
                <w:rFonts w:cs="Arial"/>
                <w:b/>
                <w:bCs/>
                <w:noProof/>
                <w:highlight w:val="yellow"/>
              </w:rPr>
              <w:t>1.11.2 Investigación adicional: verificando y ampliando los datos del video – antes de Transformer eran los RNNs y LSTMs</w:t>
            </w:r>
            <w:r>
              <w:rPr>
                <w:noProof/>
                <w:webHidden/>
              </w:rPr>
              <w:tab/>
            </w:r>
            <w:r>
              <w:rPr>
                <w:noProof/>
                <w:webHidden/>
              </w:rPr>
              <w:fldChar w:fldCharType="begin"/>
            </w:r>
            <w:r>
              <w:rPr>
                <w:noProof/>
                <w:webHidden/>
              </w:rPr>
              <w:instrText xml:space="preserve"> PAGEREF _Toc243791143 \h </w:instrText>
            </w:r>
            <w:r>
              <w:rPr>
                <w:noProof/>
                <w:webHidden/>
              </w:rPr>
            </w:r>
            <w:r>
              <w:rPr>
                <w:noProof/>
                <w:webHidden/>
              </w:rPr>
              <w:fldChar w:fldCharType="separate"/>
            </w:r>
            <w:r>
              <w:rPr>
                <w:noProof/>
                <w:webHidden/>
              </w:rPr>
              <w:t>64</w:t>
            </w:r>
            <w:r>
              <w:rPr>
                <w:noProof/>
                <w:webHidden/>
              </w:rPr>
              <w:fldChar w:fldCharType="end"/>
            </w:r>
          </w:hyperlink>
        </w:p>
        <w:p w14:paraId="29951E64" w14:textId="69C38E81" w:rsidR="00D625AB" w:rsidRDefault="00D625AB">
          <w:pPr>
            <w:pStyle w:val="TDC2"/>
            <w:tabs>
              <w:tab w:val="right" w:leader="dot" w:pos="10790"/>
            </w:tabs>
            <w:rPr>
              <w:noProof/>
            </w:rPr>
          </w:pPr>
          <w:hyperlink w:anchor="_Toc243791144" w:history="1">
            <w:r w:rsidRPr="00930EC1">
              <w:rPr>
                <w:rStyle w:val="Hipervnculo"/>
                <w:rFonts w:cs="Arial"/>
                <w:b/>
                <w:bCs/>
                <w:noProof/>
                <w:highlight w:val="yellow"/>
              </w:rPr>
              <w:t>1.12 Agregado especial: Cómo funciona un Transformer: el flujo paso a paso</w:t>
            </w:r>
            <w:r>
              <w:rPr>
                <w:noProof/>
                <w:webHidden/>
              </w:rPr>
              <w:tab/>
            </w:r>
            <w:r>
              <w:rPr>
                <w:noProof/>
                <w:webHidden/>
              </w:rPr>
              <w:fldChar w:fldCharType="begin"/>
            </w:r>
            <w:r>
              <w:rPr>
                <w:noProof/>
                <w:webHidden/>
              </w:rPr>
              <w:instrText xml:space="preserve"> PAGEREF _Toc243791144 \h </w:instrText>
            </w:r>
            <w:r>
              <w:rPr>
                <w:noProof/>
                <w:webHidden/>
              </w:rPr>
            </w:r>
            <w:r>
              <w:rPr>
                <w:noProof/>
                <w:webHidden/>
              </w:rPr>
              <w:fldChar w:fldCharType="separate"/>
            </w:r>
            <w:r>
              <w:rPr>
                <w:noProof/>
                <w:webHidden/>
              </w:rPr>
              <w:t>65</w:t>
            </w:r>
            <w:r>
              <w:rPr>
                <w:noProof/>
                <w:webHidden/>
              </w:rPr>
              <w:fldChar w:fldCharType="end"/>
            </w:r>
          </w:hyperlink>
        </w:p>
        <w:p w14:paraId="58BBAA8F" w14:textId="1A0713D0" w:rsidR="00D625AB" w:rsidRDefault="00D625AB">
          <w:pPr>
            <w:pStyle w:val="TDC3"/>
            <w:tabs>
              <w:tab w:val="right" w:leader="dot" w:pos="10790"/>
            </w:tabs>
            <w:rPr>
              <w:noProof/>
            </w:rPr>
          </w:pPr>
          <w:hyperlink w:anchor="_Toc243791145" w:history="1">
            <w:r w:rsidRPr="00930EC1">
              <w:rPr>
                <w:rStyle w:val="Hipervnculo"/>
                <w:rFonts w:cs="Arial"/>
                <w:b/>
                <w:bCs/>
                <w:noProof/>
                <w:highlight w:val="yellow"/>
              </w:rPr>
              <w:t>1.12.1 Fase previa: entrenar el tokenizador (BPE) — una sola vez, antes de todo</w:t>
            </w:r>
            <w:r>
              <w:rPr>
                <w:noProof/>
                <w:webHidden/>
              </w:rPr>
              <w:tab/>
            </w:r>
            <w:r>
              <w:rPr>
                <w:noProof/>
                <w:webHidden/>
              </w:rPr>
              <w:fldChar w:fldCharType="begin"/>
            </w:r>
            <w:r>
              <w:rPr>
                <w:noProof/>
                <w:webHidden/>
              </w:rPr>
              <w:instrText xml:space="preserve"> PAGEREF _Toc243791145 \h </w:instrText>
            </w:r>
            <w:r>
              <w:rPr>
                <w:noProof/>
                <w:webHidden/>
              </w:rPr>
            </w:r>
            <w:r>
              <w:rPr>
                <w:noProof/>
                <w:webHidden/>
              </w:rPr>
              <w:fldChar w:fldCharType="separate"/>
            </w:r>
            <w:r>
              <w:rPr>
                <w:noProof/>
                <w:webHidden/>
              </w:rPr>
              <w:t>66</w:t>
            </w:r>
            <w:r>
              <w:rPr>
                <w:noProof/>
                <w:webHidden/>
              </w:rPr>
              <w:fldChar w:fldCharType="end"/>
            </w:r>
          </w:hyperlink>
        </w:p>
        <w:p w14:paraId="328B0DB0" w14:textId="565EF4C1" w:rsidR="00D625AB" w:rsidRDefault="00D625AB">
          <w:pPr>
            <w:pStyle w:val="TDC3"/>
            <w:tabs>
              <w:tab w:val="right" w:leader="dot" w:pos="10790"/>
            </w:tabs>
            <w:rPr>
              <w:noProof/>
            </w:rPr>
          </w:pPr>
          <w:hyperlink w:anchor="_Toc243791146" w:history="1">
            <w:r w:rsidRPr="00930EC1">
              <w:rPr>
                <w:rStyle w:val="Hipervnculo"/>
                <w:rFonts w:cs="Arial"/>
                <w:b/>
                <w:bCs/>
                <w:noProof/>
                <w:highlight w:val="yellow"/>
              </w:rPr>
              <w:t>1.12.2 Paso 0: Tokenizacion –tokens id - convertir texto en números enteros</w:t>
            </w:r>
            <w:r>
              <w:rPr>
                <w:noProof/>
                <w:webHidden/>
              </w:rPr>
              <w:tab/>
            </w:r>
            <w:r>
              <w:rPr>
                <w:noProof/>
                <w:webHidden/>
              </w:rPr>
              <w:fldChar w:fldCharType="begin"/>
            </w:r>
            <w:r>
              <w:rPr>
                <w:noProof/>
                <w:webHidden/>
              </w:rPr>
              <w:instrText xml:space="preserve"> PAGEREF _Toc243791146 \h </w:instrText>
            </w:r>
            <w:r>
              <w:rPr>
                <w:noProof/>
                <w:webHidden/>
              </w:rPr>
            </w:r>
            <w:r>
              <w:rPr>
                <w:noProof/>
                <w:webHidden/>
              </w:rPr>
              <w:fldChar w:fldCharType="separate"/>
            </w:r>
            <w:r>
              <w:rPr>
                <w:noProof/>
                <w:webHidden/>
              </w:rPr>
              <w:t>68</w:t>
            </w:r>
            <w:r>
              <w:rPr>
                <w:noProof/>
                <w:webHidden/>
              </w:rPr>
              <w:fldChar w:fldCharType="end"/>
            </w:r>
          </w:hyperlink>
        </w:p>
        <w:p w14:paraId="1B98D555" w14:textId="2704FC82" w:rsidR="00D625AB" w:rsidRDefault="00D625AB">
          <w:pPr>
            <w:pStyle w:val="TDC3"/>
            <w:tabs>
              <w:tab w:val="right" w:leader="dot" w:pos="10790"/>
            </w:tabs>
            <w:rPr>
              <w:noProof/>
            </w:rPr>
          </w:pPr>
          <w:hyperlink w:anchor="_Toc243791147" w:history="1">
            <w:r w:rsidRPr="00930EC1">
              <w:rPr>
                <w:rStyle w:val="Hipervnculo"/>
                <w:rFonts w:cs="Arial"/>
                <w:b/>
                <w:bCs/>
                <w:noProof/>
                <w:highlight w:val="yellow"/>
              </w:rPr>
              <w:t>1.12.2 Paso 0v1: Sobre las 37.000 palabras sobre que el ingles y el alemán van juntos</w:t>
            </w:r>
            <w:r>
              <w:rPr>
                <w:noProof/>
                <w:webHidden/>
              </w:rPr>
              <w:tab/>
            </w:r>
            <w:r>
              <w:rPr>
                <w:noProof/>
                <w:webHidden/>
              </w:rPr>
              <w:fldChar w:fldCharType="begin"/>
            </w:r>
            <w:r>
              <w:rPr>
                <w:noProof/>
                <w:webHidden/>
              </w:rPr>
              <w:instrText xml:space="preserve"> PAGEREF _Toc243791147 \h </w:instrText>
            </w:r>
            <w:r>
              <w:rPr>
                <w:noProof/>
                <w:webHidden/>
              </w:rPr>
            </w:r>
            <w:r>
              <w:rPr>
                <w:noProof/>
                <w:webHidden/>
              </w:rPr>
              <w:fldChar w:fldCharType="separate"/>
            </w:r>
            <w:r>
              <w:rPr>
                <w:noProof/>
                <w:webHidden/>
              </w:rPr>
              <w:t>70</w:t>
            </w:r>
            <w:r>
              <w:rPr>
                <w:noProof/>
                <w:webHidden/>
              </w:rPr>
              <w:fldChar w:fldCharType="end"/>
            </w:r>
          </w:hyperlink>
        </w:p>
        <w:p w14:paraId="513CE0CA" w14:textId="141DA07C" w:rsidR="00D625AB" w:rsidRDefault="00D625AB">
          <w:pPr>
            <w:pStyle w:val="TDC3"/>
            <w:tabs>
              <w:tab w:val="right" w:leader="dot" w:pos="10790"/>
            </w:tabs>
            <w:rPr>
              <w:noProof/>
            </w:rPr>
          </w:pPr>
          <w:hyperlink w:anchor="_Toc243791148" w:history="1">
            <w:r w:rsidRPr="00930EC1">
              <w:rPr>
                <w:rStyle w:val="Hipervnculo"/>
                <w:rFonts w:cs="Arial"/>
                <w:b/>
                <w:bCs/>
                <w:noProof/>
                <w:highlight w:val="yellow"/>
              </w:rPr>
              <w:t>1.12.3 Paso 1: Embeddings [V (37.000) x 512] (representa el “significado” de ese token en un espacio matemático) – convertir palabras en números (token id a vector de 512 dimensiones)</w:t>
            </w:r>
            <w:r>
              <w:rPr>
                <w:noProof/>
                <w:webHidden/>
              </w:rPr>
              <w:tab/>
            </w:r>
            <w:r>
              <w:rPr>
                <w:noProof/>
                <w:webHidden/>
              </w:rPr>
              <w:fldChar w:fldCharType="begin"/>
            </w:r>
            <w:r>
              <w:rPr>
                <w:noProof/>
                <w:webHidden/>
              </w:rPr>
              <w:instrText xml:space="preserve"> PAGEREF _Toc243791148 \h </w:instrText>
            </w:r>
            <w:r>
              <w:rPr>
                <w:noProof/>
                <w:webHidden/>
              </w:rPr>
            </w:r>
            <w:r>
              <w:rPr>
                <w:noProof/>
                <w:webHidden/>
              </w:rPr>
              <w:fldChar w:fldCharType="separate"/>
            </w:r>
            <w:r>
              <w:rPr>
                <w:noProof/>
                <w:webHidden/>
              </w:rPr>
              <w:t>72</w:t>
            </w:r>
            <w:r>
              <w:rPr>
                <w:noProof/>
                <w:webHidden/>
              </w:rPr>
              <w:fldChar w:fldCharType="end"/>
            </w:r>
          </w:hyperlink>
        </w:p>
        <w:p w14:paraId="27888717" w14:textId="25FDBDEE" w:rsidR="00D625AB" w:rsidRDefault="00D625AB">
          <w:pPr>
            <w:pStyle w:val="TDC3"/>
            <w:tabs>
              <w:tab w:val="right" w:leader="dot" w:pos="10790"/>
            </w:tabs>
            <w:rPr>
              <w:noProof/>
            </w:rPr>
          </w:pPr>
          <w:hyperlink w:anchor="_Toc243791149" w:history="1">
            <w:r w:rsidRPr="00930EC1">
              <w:rPr>
                <w:rStyle w:val="Hipervnculo"/>
                <w:rFonts w:cs="Arial"/>
                <w:b/>
                <w:bCs/>
                <w:noProof/>
                <w:highlight w:val="yellow"/>
              </w:rPr>
              <w:t>1.12.4 Paso 2: Positional Encoding – el problema que resuelve (para saber en que posición esta cada palabra)</w:t>
            </w:r>
            <w:r>
              <w:rPr>
                <w:noProof/>
                <w:webHidden/>
              </w:rPr>
              <w:tab/>
            </w:r>
            <w:r>
              <w:rPr>
                <w:noProof/>
                <w:webHidden/>
              </w:rPr>
              <w:fldChar w:fldCharType="begin"/>
            </w:r>
            <w:r>
              <w:rPr>
                <w:noProof/>
                <w:webHidden/>
              </w:rPr>
              <w:instrText xml:space="preserve"> PAGEREF _Toc243791149 \h </w:instrText>
            </w:r>
            <w:r>
              <w:rPr>
                <w:noProof/>
                <w:webHidden/>
              </w:rPr>
            </w:r>
            <w:r>
              <w:rPr>
                <w:noProof/>
                <w:webHidden/>
              </w:rPr>
              <w:fldChar w:fldCharType="separate"/>
            </w:r>
            <w:r>
              <w:rPr>
                <w:noProof/>
                <w:webHidden/>
              </w:rPr>
              <w:t>73</w:t>
            </w:r>
            <w:r>
              <w:rPr>
                <w:noProof/>
                <w:webHidden/>
              </w:rPr>
              <w:fldChar w:fldCharType="end"/>
            </w:r>
          </w:hyperlink>
        </w:p>
        <w:p w14:paraId="3BB351CD" w14:textId="574FBFF8" w:rsidR="00D625AB" w:rsidRDefault="00D625AB">
          <w:pPr>
            <w:pStyle w:val="TDC3"/>
            <w:tabs>
              <w:tab w:val="right" w:leader="dot" w:pos="10790"/>
            </w:tabs>
            <w:rPr>
              <w:noProof/>
            </w:rPr>
          </w:pPr>
          <w:hyperlink w:anchor="_Toc243791150" w:history="1">
            <w:r w:rsidRPr="00930EC1">
              <w:rPr>
                <w:rStyle w:val="Hipervnculo"/>
                <w:b/>
                <w:bCs/>
                <w:noProof/>
                <w:highlight w:val="yellow"/>
              </w:rPr>
              <w:t>1.12.5 Flujo de Encoder (producir una sola vez la representación de oración)</w:t>
            </w:r>
            <w:r>
              <w:rPr>
                <w:noProof/>
                <w:webHidden/>
              </w:rPr>
              <w:tab/>
            </w:r>
            <w:r>
              <w:rPr>
                <w:noProof/>
                <w:webHidden/>
              </w:rPr>
              <w:fldChar w:fldCharType="begin"/>
            </w:r>
            <w:r>
              <w:rPr>
                <w:noProof/>
                <w:webHidden/>
              </w:rPr>
              <w:instrText xml:space="preserve"> PAGEREF _Toc243791150 \h </w:instrText>
            </w:r>
            <w:r>
              <w:rPr>
                <w:noProof/>
                <w:webHidden/>
              </w:rPr>
            </w:r>
            <w:r>
              <w:rPr>
                <w:noProof/>
                <w:webHidden/>
              </w:rPr>
              <w:fldChar w:fldCharType="separate"/>
            </w:r>
            <w:r>
              <w:rPr>
                <w:noProof/>
                <w:webHidden/>
              </w:rPr>
              <w:t>75</w:t>
            </w:r>
            <w:r>
              <w:rPr>
                <w:noProof/>
                <w:webHidden/>
              </w:rPr>
              <w:fldChar w:fldCharType="end"/>
            </w:r>
          </w:hyperlink>
        </w:p>
        <w:p w14:paraId="6955F425" w14:textId="5748522D" w:rsidR="00D625AB" w:rsidRDefault="00D625AB">
          <w:pPr>
            <w:pStyle w:val="TDC3"/>
            <w:tabs>
              <w:tab w:val="right" w:leader="dot" w:pos="10790"/>
            </w:tabs>
            <w:rPr>
              <w:noProof/>
            </w:rPr>
          </w:pPr>
          <w:hyperlink w:anchor="_Toc243791151" w:history="1">
            <w:r w:rsidRPr="00930EC1">
              <w:rPr>
                <w:rStyle w:val="Hipervnculo"/>
                <w:rFonts w:cs="Arial"/>
                <w:b/>
                <w:bCs/>
                <w:noProof/>
                <w:highlight w:val="yellow"/>
              </w:rPr>
              <w:t>1.12.6: El Decoder: generando la traducción, palabra por palabra</w:t>
            </w:r>
            <w:r>
              <w:rPr>
                <w:noProof/>
                <w:webHidden/>
              </w:rPr>
              <w:tab/>
            </w:r>
            <w:r>
              <w:rPr>
                <w:noProof/>
                <w:webHidden/>
              </w:rPr>
              <w:fldChar w:fldCharType="begin"/>
            </w:r>
            <w:r>
              <w:rPr>
                <w:noProof/>
                <w:webHidden/>
              </w:rPr>
              <w:instrText xml:space="preserve"> PAGEREF _Toc243791151 \h </w:instrText>
            </w:r>
            <w:r>
              <w:rPr>
                <w:noProof/>
                <w:webHidden/>
              </w:rPr>
            </w:r>
            <w:r>
              <w:rPr>
                <w:noProof/>
                <w:webHidden/>
              </w:rPr>
              <w:fldChar w:fldCharType="separate"/>
            </w:r>
            <w:r>
              <w:rPr>
                <w:noProof/>
                <w:webHidden/>
              </w:rPr>
              <w:t>99</w:t>
            </w:r>
            <w:r>
              <w:rPr>
                <w:noProof/>
                <w:webHidden/>
              </w:rPr>
              <w:fldChar w:fldCharType="end"/>
            </w:r>
          </w:hyperlink>
        </w:p>
        <w:p w14:paraId="21842502" w14:textId="764AE3A1" w:rsidR="00D625AB" w:rsidRDefault="00D625AB">
          <w:pPr>
            <w:pStyle w:val="TDC3"/>
            <w:tabs>
              <w:tab w:val="right" w:leader="dot" w:pos="10790"/>
            </w:tabs>
            <w:rPr>
              <w:noProof/>
            </w:rPr>
          </w:pPr>
          <w:hyperlink w:anchor="_Toc243791152" w:history="1">
            <w:r w:rsidRPr="00930EC1">
              <w:rPr>
                <w:rStyle w:val="Hipervnculo"/>
                <w:rFonts w:cs="Arial"/>
                <w:b/>
                <w:bCs/>
                <w:noProof/>
                <w:highlight w:val="yellow"/>
              </w:rPr>
              <w:t>1.12.7: Por que esto es mejor que lo anterior (RNN) – los 3 criterios del paper</w:t>
            </w:r>
            <w:r>
              <w:rPr>
                <w:noProof/>
                <w:webHidden/>
              </w:rPr>
              <w:tab/>
            </w:r>
            <w:r>
              <w:rPr>
                <w:noProof/>
                <w:webHidden/>
              </w:rPr>
              <w:fldChar w:fldCharType="begin"/>
            </w:r>
            <w:r>
              <w:rPr>
                <w:noProof/>
                <w:webHidden/>
              </w:rPr>
              <w:instrText xml:space="preserve"> PAGEREF _Toc243791152 \h </w:instrText>
            </w:r>
            <w:r>
              <w:rPr>
                <w:noProof/>
                <w:webHidden/>
              </w:rPr>
            </w:r>
            <w:r>
              <w:rPr>
                <w:noProof/>
                <w:webHidden/>
              </w:rPr>
              <w:fldChar w:fldCharType="separate"/>
            </w:r>
            <w:r>
              <w:rPr>
                <w:noProof/>
                <w:webHidden/>
              </w:rPr>
              <w:t>179</w:t>
            </w:r>
            <w:r>
              <w:rPr>
                <w:noProof/>
                <w:webHidden/>
              </w:rPr>
              <w:fldChar w:fldCharType="end"/>
            </w:r>
          </w:hyperlink>
        </w:p>
        <w:p w14:paraId="658C70FA" w14:textId="00C75EA3" w:rsidR="00D625AB" w:rsidRDefault="00D625AB">
          <w:pPr>
            <w:pStyle w:val="TDC3"/>
            <w:tabs>
              <w:tab w:val="right" w:leader="dot" w:pos="10790"/>
            </w:tabs>
            <w:rPr>
              <w:noProof/>
            </w:rPr>
          </w:pPr>
          <w:hyperlink w:anchor="_Toc243791153" w:history="1">
            <w:r w:rsidRPr="00930EC1">
              <w:rPr>
                <w:rStyle w:val="Hipervnculo"/>
                <w:rFonts w:cs="Arial"/>
                <w:b/>
                <w:bCs/>
                <w:noProof/>
                <w:highlight w:val="yellow"/>
              </w:rPr>
              <w:t>1.12.8: Como se entreno realmente este modelo (Seccion 5 del paper)</w:t>
            </w:r>
            <w:r w:rsidRPr="00930EC1">
              <w:rPr>
                <w:rStyle w:val="Hipervnculo"/>
                <w:rFonts w:cs="Arial"/>
                <w:b/>
                <w:bCs/>
                <w:noProof/>
              </w:rPr>
              <w:t xml:space="preserve"> – 65.000.000 de parámetros</w:t>
            </w:r>
            <w:r>
              <w:rPr>
                <w:noProof/>
                <w:webHidden/>
              </w:rPr>
              <w:tab/>
            </w:r>
            <w:r>
              <w:rPr>
                <w:noProof/>
                <w:webHidden/>
              </w:rPr>
              <w:fldChar w:fldCharType="begin"/>
            </w:r>
            <w:r>
              <w:rPr>
                <w:noProof/>
                <w:webHidden/>
              </w:rPr>
              <w:instrText xml:space="preserve"> PAGEREF _Toc243791153 \h </w:instrText>
            </w:r>
            <w:r>
              <w:rPr>
                <w:noProof/>
                <w:webHidden/>
              </w:rPr>
            </w:r>
            <w:r>
              <w:rPr>
                <w:noProof/>
                <w:webHidden/>
              </w:rPr>
              <w:fldChar w:fldCharType="separate"/>
            </w:r>
            <w:r>
              <w:rPr>
                <w:noProof/>
                <w:webHidden/>
              </w:rPr>
              <w:t>185</w:t>
            </w:r>
            <w:r>
              <w:rPr>
                <w:noProof/>
                <w:webHidden/>
              </w:rPr>
              <w:fldChar w:fldCharType="end"/>
            </w:r>
          </w:hyperlink>
        </w:p>
        <w:p w14:paraId="57D709F3" w14:textId="68D16BCB" w:rsidR="00D625AB" w:rsidRDefault="00D625AB">
          <w:pPr>
            <w:pStyle w:val="TDC3"/>
            <w:tabs>
              <w:tab w:val="right" w:leader="dot" w:pos="10790"/>
            </w:tabs>
            <w:rPr>
              <w:noProof/>
            </w:rPr>
          </w:pPr>
          <w:hyperlink w:anchor="_Toc243791154" w:history="1">
            <w:r w:rsidRPr="00930EC1">
              <w:rPr>
                <w:rStyle w:val="Hipervnculo"/>
                <w:rFonts w:cs="Arial"/>
                <w:b/>
                <w:bCs/>
                <w:noProof/>
                <w:highlight w:val="yellow"/>
              </w:rPr>
              <w:t>1.12.9: Beam Search: como se elige la traducción final + Resultados: comparado contra que otros modelos</w:t>
            </w:r>
            <w:r w:rsidRPr="00930EC1">
              <w:rPr>
                <w:rStyle w:val="Hipervnculo"/>
                <w:rFonts w:cs="Arial"/>
                <w:b/>
                <w:bCs/>
                <w:noProof/>
              </w:rPr>
              <w:t xml:space="preserve"> + que pasa si cambias las piezas del modelo</w:t>
            </w:r>
            <w:r>
              <w:rPr>
                <w:noProof/>
                <w:webHidden/>
              </w:rPr>
              <w:tab/>
            </w:r>
            <w:r>
              <w:rPr>
                <w:noProof/>
                <w:webHidden/>
              </w:rPr>
              <w:fldChar w:fldCharType="begin"/>
            </w:r>
            <w:r>
              <w:rPr>
                <w:noProof/>
                <w:webHidden/>
              </w:rPr>
              <w:instrText xml:space="preserve"> PAGEREF _Toc243791154 \h </w:instrText>
            </w:r>
            <w:r>
              <w:rPr>
                <w:noProof/>
                <w:webHidden/>
              </w:rPr>
            </w:r>
            <w:r>
              <w:rPr>
                <w:noProof/>
                <w:webHidden/>
              </w:rPr>
              <w:fldChar w:fldCharType="separate"/>
            </w:r>
            <w:r>
              <w:rPr>
                <w:noProof/>
                <w:webHidden/>
              </w:rPr>
              <w:t>190</w:t>
            </w:r>
            <w:r>
              <w:rPr>
                <w:noProof/>
                <w:webHidden/>
              </w:rPr>
              <w:fldChar w:fldCharType="end"/>
            </w:r>
          </w:hyperlink>
        </w:p>
        <w:p w14:paraId="6FA59507" w14:textId="243D57E4" w:rsidR="00D625AB" w:rsidRDefault="00D625AB">
          <w:pPr>
            <w:pStyle w:val="TDC3"/>
            <w:tabs>
              <w:tab w:val="right" w:leader="dot" w:pos="10790"/>
            </w:tabs>
            <w:rPr>
              <w:noProof/>
            </w:rPr>
          </w:pPr>
          <w:hyperlink w:anchor="_Toc243791155" w:history="1">
            <w:r w:rsidRPr="00930EC1">
              <w:rPr>
                <w:rStyle w:val="Hipervnculo"/>
                <w:rFonts w:cs="Arial"/>
                <w:b/>
                <w:bCs/>
                <w:noProof/>
                <w:highlight w:val="yellow"/>
              </w:rPr>
              <w:t>1.12.10: Los números concretos de este paper especifico</w:t>
            </w:r>
            <w:r w:rsidRPr="00930EC1">
              <w:rPr>
                <w:rStyle w:val="Hipervnculo"/>
                <w:rFonts w:cs="Arial"/>
                <w:b/>
                <w:bCs/>
                <w:noProof/>
              </w:rPr>
              <w:t xml:space="preserve"> + Lo que quedo suelto: que usa realmente GPT (investigado) + Por que se llama “decorder-only”</w:t>
            </w:r>
            <w:r>
              <w:rPr>
                <w:noProof/>
                <w:webHidden/>
              </w:rPr>
              <w:tab/>
            </w:r>
            <w:r>
              <w:rPr>
                <w:noProof/>
                <w:webHidden/>
              </w:rPr>
              <w:fldChar w:fldCharType="begin"/>
            </w:r>
            <w:r>
              <w:rPr>
                <w:noProof/>
                <w:webHidden/>
              </w:rPr>
              <w:instrText xml:space="preserve"> PAGEREF _Toc243791155 \h </w:instrText>
            </w:r>
            <w:r>
              <w:rPr>
                <w:noProof/>
                <w:webHidden/>
              </w:rPr>
            </w:r>
            <w:r>
              <w:rPr>
                <w:noProof/>
                <w:webHidden/>
              </w:rPr>
              <w:fldChar w:fldCharType="separate"/>
            </w:r>
            <w:r>
              <w:rPr>
                <w:noProof/>
                <w:webHidden/>
              </w:rPr>
              <w:t>191</w:t>
            </w:r>
            <w:r>
              <w:rPr>
                <w:noProof/>
                <w:webHidden/>
              </w:rPr>
              <w:fldChar w:fldCharType="end"/>
            </w:r>
          </w:hyperlink>
        </w:p>
        <w:p w14:paraId="3E532102" w14:textId="171E2F82" w:rsidR="00D625AB" w:rsidRDefault="00D625AB">
          <w:pPr>
            <w:pStyle w:val="TDC3"/>
            <w:tabs>
              <w:tab w:val="right" w:leader="dot" w:pos="10790"/>
            </w:tabs>
            <w:rPr>
              <w:noProof/>
            </w:rPr>
          </w:pPr>
          <w:hyperlink w:anchor="_Toc243791156" w:history="1">
            <w:r w:rsidRPr="00930EC1">
              <w:rPr>
                <w:rStyle w:val="Hipervnculo"/>
                <w:rFonts w:cs="Arial"/>
                <w:b/>
                <w:bCs/>
                <w:noProof/>
                <w:highlight w:val="yellow"/>
              </w:rPr>
              <w:t>1.12.11: Conclusión: qué parte de "Attention Is All You Need" seguís usando hoy + La conclusión del propio paper (Seccion 7)</w:t>
            </w:r>
            <w:r>
              <w:rPr>
                <w:noProof/>
                <w:webHidden/>
              </w:rPr>
              <w:tab/>
            </w:r>
            <w:r>
              <w:rPr>
                <w:noProof/>
                <w:webHidden/>
              </w:rPr>
              <w:fldChar w:fldCharType="begin"/>
            </w:r>
            <w:r>
              <w:rPr>
                <w:noProof/>
                <w:webHidden/>
              </w:rPr>
              <w:instrText xml:space="preserve"> PAGEREF _Toc243791156 \h </w:instrText>
            </w:r>
            <w:r>
              <w:rPr>
                <w:noProof/>
                <w:webHidden/>
              </w:rPr>
            </w:r>
            <w:r>
              <w:rPr>
                <w:noProof/>
                <w:webHidden/>
              </w:rPr>
              <w:fldChar w:fldCharType="separate"/>
            </w:r>
            <w:r>
              <w:rPr>
                <w:noProof/>
                <w:webHidden/>
              </w:rPr>
              <w:t>193</w:t>
            </w:r>
            <w:r>
              <w:rPr>
                <w:noProof/>
                <w:webHidden/>
              </w:rPr>
              <w:fldChar w:fldCharType="end"/>
            </w:r>
          </w:hyperlink>
        </w:p>
        <w:p w14:paraId="1626201F" w14:textId="416DB5E2" w:rsidR="00D625AB" w:rsidRDefault="00D625AB">
          <w:pPr>
            <w:pStyle w:val="TDC3"/>
            <w:tabs>
              <w:tab w:val="right" w:leader="dot" w:pos="10790"/>
            </w:tabs>
            <w:rPr>
              <w:noProof/>
            </w:rPr>
          </w:pPr>
          <w:hyperlink w:anchor="_Toc243791157" w:history="1">
            <w:r w:rsidRPr="00930EC1">
              <w:rPr>
                <w:rStyle w:val="Hipervnculo"/>
                <w:rFonts w:cs="Arial"/>
                <w:b/>
                <w:bCs/>
                <w:noProof/>
                <w:highlight w:val="yellow"/>
              </w:rPr>
              <w:t>1.12.12 Alternativas al Transformer + El patrón que domina – presentación de algunos benchmark</w:t>
            </w:r>
            <w:r>
              <w:rPr>
                <w:noProof/>
                <w:webHidden/>
              </w:rPr>
              <w:tab/>
            </w:r>
            <w:r>
              <w:rPr>
                <w:noProof/>
                <w:webHidden/>
              </w:rPr>
              <w:fldChar w:fldCharType="begin"/>
            </w:r>
            <w:r>
              <w:rPr>
                <w:noProof/>
                <w:webHidden/>
              </w:rPr>
              <w:instrText xml:space="preserve"> PAGEREF _Toc243791157 \h </w:instrText>
            </w:r>
            <w:r>
              <w:rPr>
                <w:noProof/>
                <w:webHidden/>
              </w:rPr>
            </w:r>
            <w:r>
              <w:rPr>
                <w:noProof/>
                <w:webHidden/>
              </w:rPr>
              <w:fldChar w:fldCharType="separate"/>
            </w:r>
            <w:r>
              <w:rPr>
                <w:noProof/>
                <w:webHidden/>
              </w:rPr>
              <w:t>194</w:t>
            </w:r>
            <w:r>
              <w:rPr>
                <w:noProof/>
                <w:webHidden/>
              </w:rPr>
              <w:fldChar w:fldCharType="end"/>
            </w:r>
          </w:hyperlink>
        </w:p>
        <w:p w14:paraId="4FAB094C" w14:textId="54E37288" w:rsidR="00D625AB" w:rsidRDefault="00D625AB">
          <w:pPr>
            <w:pStyle w:val="TDC2"/>
            <w:tabs>
              <w:tab w:val="left" w:pos="960"/>
              <w:tab w:val="right" w:leader="dot" w:pos="10790"/>
            </w:tabs>
            <w:rPr>
              <w:noProof/>
            </w:rPr>
          </w:pPr>
          <w:hyperlink w:anchor="_Toc243791158" w:history="1">
            <w:r w:rsidRPr="00930EC1">
              <w:rPr>
                <w:rStyle w:val="Hipervnculo"/>
                <w:rFonts w:cs="Arial"/>
                <w:b/>
                <w:bCs/>
                <w:noProof/>
                <w:highlight w:val="yellow"/>
              </w:rPr>
              <w:t>1.13</w:t>
            </w:r>
            <w:r>
              <w:rPr>
                <w:noProof/>
              </w:rPr>
              <w:tab/>
            </w:r>
            <w:r w:rsidRPr="00930EC1">
              <w:rPr>
                <w:rStyle w:val="Hipervnculo"/>
                <w:rFonts w:cs="Arial"/>
                <w:b/>
                <w:bCs/>
                <w:noProof/>
                <w:highlight w:val="yellow"/>
              </w:rPr>
              <w:t>DIA 4 [01-10] - Evolución de los Modelos de Lenguaje: De la Ingeniería de Prompts a la IA Agéntica</w:t>
            </w:r>
            <w:r>
              <w:rPr>
                <w:noProof/>
                <w:webHidden/>
              </w:rPr>
              <w:tab/>
            </w:r>
            <w:r>
              <w:rPr>
                <w:noProof/>
                <w:webHidden/>
              </w:rPr>
              <w:fldChar w:fldCharType="begin"/>
            </w:r>
            <w:r>
              <w:rPr>
                <w:noProof/>
                <w:webHidden/>
              </w:rPr>
              <w:instrText xml:space="preserve"> PAGEREF _Toc243791158 \h </w:instrText>
            </w:r>
            <w:r>
              <w:rPr>
                <w:noProof/>
                <w:webHidden/>
              </w:rPr>
            </w:r>
            <w:r>
              <w:rPr>
                <w:noProof/>
                <w:webHidden/>
              </w:rPr>
              <w:fldChar w:fldCharType="separate"/>
            </w:r>
            <w:r>
              <w:rPr>
                <w:noProof/>
                <w:webHidden/>
              </w:rPr>
              <w:t>197</w:t>
            </w:r>
            <w:r>
              <w:rPr>
                <w:noProof/>
                <w:webHidden/>
              </w:rPr>
              <w:fldChar w:fldCharType="end"/>
            </w:r>
          </w:hyperlink>
        </w:p>
        <w:p w14:paraId="6F907FC0" w14:textId="038400C1" w:rsidR="00D625AB" w:rsidRDefault="00D625AB">
          <w:pPr>
            <w:pStyle w:val="TDC2"/>
            <w:tabs>
              <w:tab w:val="left" w:pos="960"/>
              <w:tab w:val="right" w:leader="dot" w:pos="10790"/>
            </w:tabs>
            <w:rPr>
              <w:noProof/>
            </w:rPr>
          </w:pPr>
          <w:hyperlink w:anchor="_Toc243791159" w:history="1">
            <w:r w:rsidRPr="00930EC1">
              <w:rPr>
                <w:rStyle w:val="Hipervnculo"/>
                <w:rFonts w:cs="Arial"/>
                <w:b/>
                <w:bCs/>
                <w:noProof/>
                <w:highlight w:val="yellow"/>
              </w:rPr>
              <w:t>1.14</w:t>
            </w:r>
            <w:r>
              <w:rPr>
                <w:noProof/>
              </w:rPr>
              <w:tab/>
            </w:r>
            <w:r w:rsidRPr="00930EC1">
              <w:rPr>
                <w:rStyle w:val="Hipervnculo"/>
                <w:rFonts w:cs="Arial"/>
                <w:b/>
                <w:bCs/>
                <w:noProof/>
                <w:highlight w:val="yellow"/>
              </w:rPr>
              <w:t>DIA 4 [02-10] – Numero de parámetros en modelos (log scale)</w:t>
            </w:r>
            <w:r>
              <w:rPr>
                <w:noProof/>
                <w:webHidden/>
              </w:rPr>
              <w:tab/>
            </w:r>
            <w:r>
              <w:rPr>
                <w:noProof/>
                <w:webHidden/>
              </w:rPr>
              <w:fldChar w:fldCharType="begin"/>
            </w:r>
            <w:r>
              <w:rPr>
                <w:noProof/>
                <w:webHidden/>
              </w:rPr>
              <w:instrText xml:space="preserve"> PAGEREF _Toc243791159 \h </w:instrText>
            </w:r>
            <w:r>
              <w:rPr>
                <w:noProof/>
                <w:webHidden/>
              </w:rPr>
            </w:r>
            <w:r>
              <w:rPr>
                <w:noProof/>
                <w:webHidden/>
              </w:rPr>
              <w:fldChar w:fldCharType="separate"/>
            </w:r>
            <w:r>
              <w:rPr>
                <w:noProof/>
                <w:webHidden/>
              </w:rPr>
              <w:t>199</w:t>
            </w:r>
            <w:r>
              <w:rPr>
                <w:noProof/>
                <w:webHidden/>
              </w:rPr>
              <w:fldChar w:fldCharType="end"/>
            </w:r>
          </w:hyperlink>
        </w:p>
        <w:p w14:paraId="1581CC1C" w14:textId="5D2FB926" w:rsidR="00D625AB" w:rsidRDefault="00D625AB">
          <w:pPr>
            <w:pStyle w:val="TDC3"/>
            <w:tabs>
              <w:tab w:val="right" w:leader="dot" w:pos="10790"/>
            </w:tabs>
            <w:rPr>
              <w:noProof/>
            </w:rPr>
          </w:pPr>
          <w:hyperlink w:anchor="_Toc243791160" w:history="1">
            <w:r w:rsidRPr="00930EC1">
              <w:rPr>
                <w:rStyle w:val="Hipervnculo"/>
                <w:b/>
                <w:bCs/>
                <w:noProof/>
                <w:highlight w:val="yellow"/>
              </w:rPr>
              <w:t>1.14.1 Que es un parámetro – abreviaturas</w:t>
            </w:r>
            <w:r>
              <w:rPr>
                <w:noProof/>
                <w:webHidden/>
              </w:rPr>
              <w:tab/>
            </w:r>
            <w:r>
              <w:rPr>
                <w:noProof/>
                <w:webHidden/>
              </w:rPr>
              <w:fldChar w:fldCharType="begin"/>
            </w:r>
            <w:r>
              <w:rPr>
                <w:noProof/>
                <w:webHidden/>
              </w:rPr>
              <w:instrText xml:space="preserve"> PAGEREF _Toc243791160 \h </w:instrText>
            </w:r>
            <w:r>
              <w:rPr>
                <w:noProof/>
                <w:webHidden/>
              </w:rPr>
            </w:r>
            <w:r>
              <w:rPr>
                <w:noProof/>
                <w:webHidden/>
              </w:rPr>
              <w:fldChar w:fldCharType="separate"/>
            </w:r>
            <w:r>
              <w:rPr>
                <w:noProof/>
                <w:webHidden/>
              </w:rPr>
              <w:t>199</w:t>
            </w:r>
            <w:r>
              <w:rPr>
                <w:noProof/>
                <w:webHidden/>
              </w:rPr>
              <w:fldChar w:fldCharType="end"/>
            </w:r>
          </w:hyperlink>
        </w:p>
        <w:p w14:paraId="2F7FFC41" w14:textId="1E914B9E" w:rsidR="00D625AB" w:rsidRDefault="00D625AB">
          <w:pPr>
            <w:pStyle w:val="TDC3"/>
            <w:tabs>
              <w:tab w:val="right" w:leader="dot" w:pos="10790"/>
            </w:tabs>
            <w:rPr>
              <w:noProof/>
            </w:rPr>
          </w:pPr>
          <w:hyperlink w:anchor="_Toc243791161" w:history="1">
            <w:r w:rsidRPr="00930EC1">
              <w:rPr>
                <w:rStyle w:val="Hipervnculo"/>
                <w:b/>
                <w:bCs/>
                <w:noProof/>
                <w:highlight w:val="yellow"/>
              </w:rPr>
              <w:t>1.14.2 La diapositiva: parámetros en escala logarítmica – Ordenes de magnitud</w:t>
            </w:r>
            <w:r>
              <w:rPr>
                <w:noProof/>
                <w:webHidden/>
              </w:rPr>
              <w:tab/>
            </w:r>
            <w:r>
              <w:rPr>
                <w:noProof/>
                <w:webHidden/>
              </w:rPr>
              <w:fldChar w:fldCharType="begin"/>
            </w:r>
            <w:r>
              <w:rPr>
                <w:noProof/>
                <w:webHidden/>
              </w:rPr>
              <w:instrText xml:space="preserve"> PAGEREF _Toc243791161 \h </w:instrText>
            </w:r>
            <w:r>
              <w:rPr>
                <w:noProof/>
                <w:webHidden/>
              </w:rPr>
            </w:r>
            <w:r>
              <w:rPr>
                <w:noProof/>
                <w:webHidden/>
              </w:rPr>
              <w:fldChar w:fldCharType="separate"/>
            </w:r>
            <w:r>
              <w:rPr>
                <w:noProof/>
                <w:webHidden/>
              </w:rPr>
              <w:t>200</w:t>
            </w:r>
            <w:r>
              <w:rPr>
                <w:noProof/>
                <w:webHidden/>
              </w:rPr>
              <w:fldChar w:fldCharType="end"/>
            </w:r>
          </w:hyperlink>
        </w:p>
        <w:p w14:paraId="5BFD1849" w14:textId="1706E6D3" w:rsidR="00D625AB" w:rsidRDefault="00D625AB">
          <w:pPr>
            <w:pStyle w:val="TDC3"/>
            <w:tabs>
              <w:tab w:val="right" w:leader="dot" w:pos="10790"/>
            </w:tabs>
            <w:rPr>
              <w:noProof/>
            </w:rPr>
          </w:pPr>
          <w:hyperlink w:anchor="_Toc243791162" w:history="1">
            <w:r w:rsidRPr="00930EC1">
              <w:rPr>
                <w:rStyle w:val="Hipervnculo"/>
                <w:b/>
                <w:bCs/>
                <w:noProof/>
                <w:highlight w:val="yellow"/>
              </w:rPr>
              <w:t>1.14.3 ¿Qué es escala logarítmica?</w:t>
            </w:r>
            <w:r>
              <w:rPr>
                <w:noProof/>
                <w:webHidden/>
              </w:rPr>
              <w:tab/>
            </w:r>
            <w:r>
              <w:rPr>
                <w:noProof/>
                <w:webHidden/>
              </w:rPr>
              <w:fldChar w:fldCharType="begin"/>
            </w:r>
            <w:r>
              <w:rPr>
                <w:noProof/>
                <w:webHidden/>
              </w:rPr>
              <w:instrText xml:space="preserve"> PAGEREF _Toc243791162 \h </w:instrText>
            </w:r>
            <w:r>
              <w:rPr>
                <w:noProof/>
                <w:webHidden/>
              </w:rPr>
            </w:r>
            <w:r>
              <w:rPr>
                <w:noProof/>
                <w:webHidden/>
              </w:rPr>
              <w:fldChar w:fldCharType="separate"/>
            </w:r>
            <w:r>
              <w:rPr>
                <w:noProof/>
                <w:webHidden/>
              </w:rPr>
              <w:t>202</w:t>
            </w:r>
            <w:r>
              <w:rPr>
                <w:noProof/>
                <w:webHidden/>
              </w:rPr>
              <w:fldChar w:fldCharType="end"/>
            </w:r>
          </w:hyperlink>
        </w:p>
        <w:p w14:paraId="17999E16" w14:textId="583379C2" w:rsidR="00D625AB" w:rsidRDefault="00D625AB">
          <w:pPr>
            <w:pStyle w:val="TDC3"/>
            <w:tabs>
              <w:tab w:val="right" w:leader="dot" w:pos="10790"/>
            </w:tabs>
            <w:rPr>
              <w:noProof/>
            </w:rPr>
          </w:pPr>
          <w:hyperlink w:anchor="_Toc243791163" w:history="1">
            <w:r w:rsidRPr="00930EC1">
              <w:rPr>
                <w:rStyle w:val="Hipervnculo"/>
                <w:b/>
                <w:bCs/>
                <w:noProof/>
                <w:highlight w:val="yellow"/>
              </w:rPr>
              <w:t>1.14.4 ¿Qué son los parámetros? (números que un modelo ajusta durante el entrenamiento) + z= Wx + b + función de activación</w:t>
            </w:r>
            <w:r>
              <w:rPr>
                <w:noProof/>
                <w:webHidden/>
              </w:rPr>
              <w:tab/>
            </w:r>
            <w:r>
              <w:rPr>
                <w:noProof/>
                <w:webHidden/>
              </w:rPr>
              <w:fldChar w:fldCharType="begin"/>
            </w:r>
            <w:r>
              <w:rPr>
                <w:noProof/>
                <w:webHidden/>
              </w:rPr>
              <w:instrText xml:space="preserve"> PAGEREF _Toc243791163 \h </w:instrText>
            </w:r>
            <w:r>
              <w:rPr>
                <w:noProof/>
                <w:webHidden/>
              </w:rPr>
            </w:r>
            <w:r>
              <w:rPr>
                <w:noProof/>
                <w:webHidden/>
              </w:rPr>
              <w:fldChar w:fldCharType="separate"/>
            </w:r>
            <w:r>
              <w:rPr>
                <w:noProof/>
                <w:webHidden/>
              </w:rPr>
              <w:t>205</w:t>
            </w:r>
            <w:r>
              <w:rPr>
                <w:noProof/>
                <w:webHidden/>
              </w:rPr>
              <w:fldChar w:fldCharType="end"/>
            </w:r>
          </w:hyperlink>
        </w:p>
        <w:p w14:paraId="7B52653D" w14:textId="3B2EA5AF" w:rsidR="00D625AB" w:rsidRDefault="00D625AB">
          <w:pPr>
            <w:pStyle w:val="TDC3"/>
            <w:tabs>
              <w:tab w:val="right" w:leader="dot" w:pos="10790"/>
            </w:tabs>
            <w:rPr>
              <w:noProof/>
            </w:rPr>
          </w:pPr>
          <w:hyperlink w:anchor="_Toc243791164" w:history="1">
            <w:r w:rsidRPr="00930EC1">
              <w:rPr>
                <w:rStyle w:val="Hipervnculo"/>
                <w:b/>
                <w:bCs/>
                <w:noProof/>
                <w:highlight w:val="yellow"/>
              </w:rPr>
              <w:t>1.14.5 Mas con menos: el caso Gemma + Variantes de tamaño: nano, mini, completo</w:t>
            </w:r>
            <w:r>
              <w:rPr>
                <w:noProof/>
                <w:webHidden/>
              </w:rPr>
              <w:tab/>
            </w:r>
            <w:r>
              <w:rPr>
                <w:noProof/>
                <w:webHidden/>
              </w:rPr>
              <w:fldChar w:fldCharType="begin"/>
            </w:r>
            <w:r>
              <w:rPr>
                <w:noProof/>
                <w:webHidden/>
              </w:rPr>
              <w:instrText xml:space="preserve"> PAGEREF _Toc243791164 \h </w:instrText>
            </w:r>
            <w:r>
              <w:rPr>
                <w:noProof/>
                <w:webHidden/>
              </w:rPr>
            </w:r>
            <w:r>
              <w:rPr>
                <w:noProof/>
                <w:webHidden/>
              </w:rPr>
              <w:fldChar w:fldCharType="separate"/>
            </w:r>
            <w:r>
              <w:rPr>
                <w:noProof/>
                <w:webHidden/>
              </w:rPr>
              <w:t>208</w:t>
            </w:r>
            <w:r>
              <w:rPr>
                <w:noProof/>
                <w:webHidden/>
              </w:rPr>
              <w:fldChar w:fldCharType="end"/>
            </w:r>
          </w:hyperlink>
        </w:p>
        <w:p w14:paraId="2302DEA8" w14:textId="45B3FDA6" w:rsidR="00D625AB" w:rsidRDefault="00D625AB">
          <w:pPr>
            <w:pStyle w:val="TDC3"/>
            <w:tabs>
              <w:tab w:val="right" w:leader="dot" w:pos="10790"/>
            </w:tabs>
            <w:rPr>
              <w:noProof/>
            </w:rPr>
          </w:pPr>
          <w:hyperlink w:anchor="_Toc243791165" w:history="1">
            <w:r w:rsidRPr="00930EC1">
              <w:rPr>
                <w:rStyle w:val="Hipervnculo"/>
                <w:b/>
                <w:bCs/>
                <w:noProof/>
                <w:highlight w:val="yellow"/>
              </w:rPr>
              <w:t>1.14.6 Escalado en tiempo de entrenamiento y Chinchilla – “sobrecalentamiento”</w:t>
            </w:r>
            <w:r>
              <w:rPr>
                <w:noProof/>
                <w:webHidden/>
              </w:rPr>
              <w:tab/>
            </w:r>
            <w:r>
              <w:rPr>
                <w:noProof/>
                <w:webHidden/>
              </w:rPr>
              <w:fldChar w:fldCharType="begin"/>
            </w:r>
            <w:r>
              <w:rPr>
                <w:noProof/>
                <w:webHidden/>
              </w:rPr>
              <w:instrText xml:space="preserve"> PAGEREF _Toc243791165 \h </w:instrText>
            </w:r>
            <w:r>
              <w:rPr>
                <w:noProof/>
                <w:webHidden/>
              </w:rPr>
            </w:r>
            <w:r>
              <w:rPr>
                <w:noProof/>
                <w:webHidden/>
              </w:rPr>
              <w:fldChar w:fldCharType="separate"/>
            </w:r>
            <w:r>
              <w:rPr>
                <w:noProof/>
                <w:webHidden/>
              </w:rPr>
              <w:t>210</w:t>
            </w:r>
            <w:r>
              <w:rPr>
                <w:noProof/>
                <w:webHidden/>
              </w:rPr>
              <w:fldChar w:fldCharType="end"/>
            </w:r>
          </w:hyperlink>
        </w:p>
        <w:p w14:paraId="4024927F" w14:textId="6F752002" w:rsidR="00D625AB" w:rsidRDefault="00D625AB">
          <w:pPr>
            <w:pStyle w:val="TDC2"/>
            <w:tabs>
              <w:tab w:val="left" w:pos="960"/>
              <w:tab w:val="right" w:leader="dot" w:pos="10790"/>
            </w:tabs>
            <w:rPr>
              <w:noProof/>
            </w:rPr>
          </w:pPr>
          <w:hyperlink w:anchor="_Toc243791166" w:history="1">
            <w:r w:rsidRPr="00930EC1">
              <w:rPr>
                <w:rStyle w:val="Hipervnculo"/>
                <w:rFonts w:cs="Arial"/>
                <w:b/>
                <w:bCs/>
                <w:noProof/>
                <w:highlight w:val="yellow"/>
              </w:rPr>
              <w:t>1.15</w:t>
            </w:r>
            <w:r>
              <w:rPr>
                <w:noProof/>
              </w:rPr>
              <w:tab/>
            </w:r>
            <w:r w:rsidRPr="00930EC1">
              <w:rPr>
                <w:rStyle w:val="Hipervnculo"/>
                <w:rFonts w:cs="Arial"/>
                <w:b/>
                <w:bCs/>
                <w:noProof/>
                <w:highlight w:val="yellow"/>
              </w:rPr>
              <w:t>DIA 4 ¿Qué es un token? – carácter vs palabra vs token – Las raíces de palabras – Token, ID y vector no son lo mismo – el tokenizador de GPT</w:t>
            </w:r>
            <w:r>
              <w:rPr>
                <w:noProof/>
                <w:webHidden/>
              </w:rPr>
              <w:tab/>
            </w:r>
            <w:r>
              <w:rPr>
                <w:noProof/>
                <w:webHidden/>
              </w:rPr>
              <w:fldChar w:fldCharType="begin"/>
            </w:r>
            <w:r>
              <w:rPr>
                <w:noProof/>
                <w:webHidden/>
              </w:rPr>
              <w:instrText xml:space="preserve"> PAGEREF _Toc243791166 \h </w:instrText>
            </w:r>
            <w:r>
              <w:rPr>
                <w:noProof/>
                <w:webHidden/>
              </w:rPr>
            </w:r>
            <w:r>
              <w:rPr>
                <w:noProof/>
                <w:webHidden/>
              </w:rPr>
              <w:fldChar w:fldCharType="separate"/>
            </w:r>
            <w:r>
              <w:rPr>
                <w:noProof/>
                <w:webHidden/>
              </w:rPr>
              <w:t>224</w:t>
            </w:r>
            <w:r>
              <w:rPr>
                <w:noProof/>
                <w:webHidden/>
              </w:rPr>
              <w:fldChar w:fldCharType="end"/>
            </w:r>
          </w:hyperlink>
        </w:p>
        <w:p w14:paraId="5614E635" w14:textId="432580BE" w:rsidR="00D625AB" w:rsidRDefault="00D625AB">
          <w:pPr>
            <w:pStyle w:val="TDC3"/>
            <w:tabs>
              <w:tab w:val="left" w:pos="1440"/>
              <w:tab w:val="right" w:leader="dot" w:pos="10790"/>
            </w:tabs>
            <w:rPr>
              <w:noProof/>
            </w:rPr>
          </w:pPr>
          <w:hyperlink w:anchor="_Toc243791167" w:history="1">
            <w:r w:rsidRPr="00930EC1">
              <w:rPr>
                <w:rStyle w:val="Hipervnculo"/>
                <w:b/>
                <w:bCs/>
                <w:noProof/>
                <w:highlight w:val="yellow"/>
              </w:rPr>
              <w:t>1.15.1</w:t>
            </w:r>
            <w:r>
              <w:rPr>
                <w:noProof/>
              </w:rPr>
              <w:tab/>
            </w:r>
            <w:r w:rsidRPr="00930EC1">
              <w:rPr>
                <w:rStyle w:val="Hipervnculo"/>
                <w:b/>
                <w:bCs/>
                <w:noProof/>
                <w:highlight w:val="yellow"/>
              </w:rPr>
              <w:t>Resumen</w:t>
            </w:r>
            <w:r>
              <w:rPr>
                <w:noProof/>
                <w:webHidden/>
              </w:rPr>
              <w:tab/>
            </w:r>
            <w:r>
              <w:rPr>
                <w:noProof/>
                <w:webHidden/>
              </w:rPr>
              <w:fldChar w:fldCharType="begin"/>
            </w:r>
            <w:r>
              <w:rPr>
                <w:noProof/>
                <w:webHidden/>
              </w:rPr>
              <w:instrText xml:space="preserve"> PAGEREF _Toc243791167 \h </w:instrText>
            </w:r>
            <w:r>
              <w:rPr>
                <w:noProof/>
                <w:webHidden/>
              </w:rPr>
            </w:r>
            <w:r>
              <w:rPr>
                <w:noProof/>
                <w:webHidden/>
              </w:rPr>
              <w:fldChar w:fldCharType="separate"/>
            </w:r>
            <w:r>
              <w:rPr>
                <w:noProof/>
                <w:webHidden/>
              </w:rPr>
              <w:t>228</w:t>
            </w:r>
            <w:r>
              <w:rPr>
                <w:noProof/>
                <w:webHidden/>
              </w:rPr>
              <w:fldChar w:fldCharType="end"/>
            </w:r>
          </w:hyperlink>
        </w:p>
        <w:p w14:paraId="7AD05172" w14:textId="04CF68A2" w:rsidR="00D625AB" w:rsidRDefault="00D625AB">
          <w:pPr>
            <w:pStyle w:val="TDC2"/>
            <w:tabs>
              <w:tab w:val="left" w:pos="960"/>
              <w:tab w:val="right" w:leader="dot" w:pos="10790"/>
            </w:tabs>
            <w:rPr>
              <w:noProof/>
            </w:rPr>
          </w:pPr>
          <w:hyperlink w:anchor="_Toc243791168" w:history="1">
            <w:r w:rsidRPr="00930EC1">
              <w:rPr>
                <w:rStyle w:val="Hipervnculo"/>
                <w:rFonts w:cs="Arial"/>
                <w:b/>
                <w:bCs/>
                <w:noProof/>
                <w:highlight w:val="yellow"/>
              </w:rPr>
              <w:t>1.16</w:t>
            </w:r>
            <w:r>
              <w:rPr>
                <w:noProof/>
              </w:rPr>
              <w:tab/>
            </w:r>
            <w:r w:rsidRPr="00930EC1">
              <w:rPr>
                <w:rStyle w:val="Hipervnculo"/>
                <w:rFonts w:cs="Arial"/>
                <w:b/>
                <w:bCs/>
                <w:noProof/>
                <w:highlight w:val="yellow"/>
              </w:rPr>
              <w:t>DIA 4: Tokens en la practica: El tokenizador de GPT</w:t>
            </w:r>
            <w:r>
              <w:rPr>
                <w:noProof/>
                <w:webHidden/>
              </w:rPr>
              <w:tab/>
            </w:r>
            <w:r>
              <w:rPr>
                <w:noProof/>
                <w:webHidden/>
              </w:rPr>
              <w:fldChar w:fldCharType="begin"/>
            </w:r>
            <w:r>
              <w:rPr>
                <w:noProof/>
                <w:webHidden/>
              </w:rPr>
              <w:instrText xml:space="preserve"> PAGEREF _Toc243791168 \h </w:instrText>
            </w:r>
            <w:r>
              <w:rPr>
                <w:noProof/>
                <w:webHidden/>
              </w:rPr>
            </w:r>
            <w:r>
              <w:rPr>
                <w:noProof/>
                <w:webHidden/>
              </w:rPr>
              <w:fldChar w:fldCharType="separate"/>
            </w:r>
            <w:r>
              <w:rPr>
                <w:noProof/>
                <w:webHidden/>
              </w:rPr>
              <w:t>229</w:t>
            </w:r>
            <w:r>
              <w:rPr>
                <w:noProof/>
                <w:webHidden/>
              </w:rPr>
              <w:fldChar w:fldCharType="end"/>
            </w:r>
          </w:hyperlink>
        </w:p>
        <w:p w14:paraId="24D18C95" w14:textId="70EEFD16" w:rsidR="00D625AB" w:rsidRDefault="00D625AB">
          <w:pPr>
            <w:pStyle w:val="TDC3"/>
            <w:tabs>
              <w:tab w:val="left" w:pos="1440"/>
              <w:tab w:val="right" w:leader="dot" w:pos="10790"/>
            </w:tabs>
            <w:rPr>
              <w:noProof/>
            </w:rPr>
          </w:pPr>
          <w:hyperlink w:anchor="_Toc243791169" w:history="1">
            <w:r w:rsidRPr="00930EC1">
              <w:rPr>
                <w:rStyle w:val="Hipervnculo"/>
                <w:b/>
                <w:bCs/>
                <w:noProof/>
                <w:highlight w:val="yellow"/>
              </w:rPr>
              <w:t>1.16.1</w:t>
            </w:r>
            <w:r>
              <w:rPr>
                <w:noProof/>
              </w:rPr>
              <w:tab/>
            </w:r>
            <w:r w:rsidRPr="00930EC1">
              <w:rPr>
                <w:rStyle w:val="Hipervnculo"/>
                <w:b/>
                <w:bCs/>
                <w:noProof/>
                <w:highlight w:val="yellow"/>
              </w:rPr>
              <w:t>Frase 1: palabras comunes</w:t>
            </w:r>
            <w:r>
              <w:rPr>
                <w:noProof/>
                <w:webHidden/>
              </w:rPr>
              <w:tab/>
            </w:r>
            <w:r>
              <w:rPr>
                <w:noProof/>
                <w:webHidden/>
              </w:rPr>
              <w:fldChar w:fldCharType="begin"/>
            </w:r>
            <w:r>
              <w:rPr>
                <w:noProof/>
                <w:webHidden/>
              </w:rPr>
              <w:instrText xml:space="preserve"> PAGEREF _Toc243791169 \h </w:instrText>
            </w:r>
            <w:r>
              <w:rPr>
                <w:noProof/>
                <w:webHidden/>
              </w:rPr>
            </w:r>
            <w:r>
              <w:rPr>
                <w:noProof/>
                <w:webHidden/>
              </w:rPr>
              <w:fldChar w:fldCharType="separate"/>
            </w:r>
            <w:r>
              <w:rPr>
                <w:noProof/>
                <w:webHidden/>
              </w:rPr>
              <w:t>229</w:t>
            </w:r>
            <w:r>
              <w:rPr>
                <w:noProof/>
                <w:webHidden/>
              </w:rPr>
              <w:fldChar w:fldCharType="end"/>
            </w:r>
          </w:hyperlink>
        </w:p>
        <w:p w14:paraId="160B07DF" w14:textId="36DE7D24" w:rsidR="00D625AB" w:rsidRDefault="00D625AB">
          <w:pPr>
            <w:pStyle w:val="TDC3"/>
            <w:tabs>
              <w:tab w:val="left" w:pos="1440"/>
              <w:tab w:val="right" w:leader="dot" w:pos="10790"/>
            </w:tabs>
            <w:rPr>
              <w:noProof/>
            </w:rPr>
          </w:pPr>
          <w:hyperlink w:anchor="_Toc243791170" w:history="1">
            <w:r w:rsidRPr="00930EC1">
              <w:rPr>
                <w:rStyle w:val="Hipervnculo"/>
                <w:b/>
                <w:bCs/>
                <w:noProof/>
                <w:highlight w:val="yellow"/>
              </w:rPr>
              <w:t>1.16.2</w:t>
            </w:r>
            <w:r>
              <w:rPr>
                <w:noProof/>
              </w:rPr>
              <w:tab/>
            </w:r>
            <w:r w:rsidRPr="00930EC1">
              <w:rPr>
                <w:rStyle w:val="Hipervnculo"/>
                <w:b/>
                <w:bCs/>
                <w:noProof/>
                <w:highlight w:val="yellow"/>
              </w:rPr>
              <w:t>Frase 2: palabras poco comunes</w:t>
            </w:r>
            <w:r>
              <w:rPr>
                <w:noProof/>
                <w:webHidden/>
              </w:rPr>
              <w:tab/>
            </w:r>
            <w:r>
              <w:rPr>
                <w:noProof/>
                <w:webHidden/>
              </w:rPr>
              <w:fldChar w:fldCharType="begin"/>
            </w:r>
            <w:r>
              <w:rPr>
                <w:noProof/>
                <w:webHidden/>
              </w:rPr>
              <w:instrText xml:space="preserve"> PAGEREF _Toc243791170 \h </w:instrText>
            </w:r>
            <w:r>
              <w:rPr>
                <w:noProof/>
                <w:webHidden/>
              </w:rPr>
            </w:r>
            <w:r>
              <w:rPr>
                <w:noProof/>
                <w:webHidden/>
              </w:rPr>
              <w:fldChar w:fldCharType="separate"/>
            </w:r>
            <w:r>
              <w:rPr>
                <w:noProof/>
                <w:webHidden/>
              </w:rPr>
              <w:t>230</w:t>
            </w:r>
            <w:r>
              <w:rPr>
                <w:noProof/>
                <w:webHidden/>
              </w:rPr>
              <w:fldChar w:fldCharType="end"/>
            </w:r>
          </w:hyperlink>
        </w:p>
        <w:p w14:paraId="4039C463" w14:textId="3F769A1F" w:rsidR="00D625AB" w:rsidRDefault="00D625AB">
          <w:pPr>
            <w:pStyle w:val="TDC3"/>
            <w:tabs>
              <w:tab w:val="left" w:pos="1440"/>
              <w:tab w:val="right" w:leader="dot" w:pos="10790"/>
            </w:tabs>
            <w:rPr>
              <w:noProof/>
            </w:rPr>
          </w:pPr>
          <w:hyperlink w:anchor="_Toc243791171" w:history="1">
            <w:r w:rsidRPr="00930EC1">
              <w:rPr>
                <w:rStyle w:val="Hipervnculo"/>
                <w:b/>
                <w:bCs/>
                <w:noProof/>
                <w:highlight w:val="yellow"/>
              </w:rPr>
              <w:t>1.16.3</w:t>
            </w:r>
            <w:r>
              <w:rPr>
                <w:noProof/>
              </w:rPr>
              <w:tab/>
            </w:r>
            <w:r w:rsidRPr="00930EC1">
              <w:rPr>
                <w:rStyle w:val="Hipervnculo"/>
                <w:b/>
                <w:bCs/>
                <w:noProof/>
                <w:highlight w:val="yellow"/>
              </w:rPr>
              <w:t>Frase 3: Los números + pregunta sobre si modelos mas capaces los tokens disminuyen</w:t>
            </w:r>
            <w:r>
              <w:rPr>
                <w:noProof/>
                <w:webHidden/>
              </w:rPr>
              <w:tab/>
            </w:r>
            <w:r>
              <w:rPr>
                <w:noProof/>
                <w:webHidden/>
              </w:rPr>
              <w:fldChar w:fldCharType="begin"/>
            </w:r>
            <w:r>
              <w:rPr>
                <w:noProof/>
                <w:webHidden/>
              </w:rPr>
              <w:instrText xml:space="preserve"> PAGEREF _Toc243791171 \h </w:instrText>
            </w:r>
            <w:r>
              <w:rPr>
                <w:noProof/>
                <w:webHidden/>
              </w:rPr>
            </w:r>
            <w:r>
              <w:rPr>
                <w:noProof/>
                <w:webHidden/>
              </w:rPr>
              <w:fldChar w:fldCharType="separate"/>
            </w:r>
            <w:r>
              <w:rPr>
                <w:noProof/>
                <w:webHidden/>
              </w:rPr>
              <w:t>231</w:t>
            </w:r>
            <w:r>
              <w:rPr>
                <w:noProof/>
                <w:webHidden/>
              </w:rPr>
              <w:fldChar w:fldCharType="end"/>
            </w:r>
          </w:hyperlink>
        </w:p>
        <w:p w14:paraId="032FE3A8" w14:textId="534D61A9" w:rsidR="00D625AB" w:rsidRDefault="00D625AB">
          <w:pPr>
            <w:pStyle w:val="TDC3"/>
            <w:tabs>
              <w:tab w:val="right" w:leader="dot" w:pos="10790"/>
            </w:tabs>
            <w:rPr>
              <w:noProof/>
            </w:rPr>
          </w:pPr>
          <w:hyperlink w:anchor="_Toc243791172" w:history="1">
            <w:r w:rsidRPr="00930EC1">
              <w:rPr>
                <w:rStyle w:val="Hipervnculo"/>
                <w:b/>
                <w:bCs/>
                <w:noProof/>
                <w:highlight w:val="yellow"/>
              </w:rPr>
              <w:t>1.16.4 Regla empírica (ingles común) – cuanto esta valorizado el token</w:t>
            </w:r>
            <w:r>
              <w:rPr>
                <w:noProof/>
                <w:webHidden/>
              </w:rPr>
              <w:tab/>
            </w:r>
            <w:r>
              <w:rPr>
                <w:noProof/>
                <w:webHidden/>
              </w:rPr>
              <w:fldChar w:fldCharType="begin"/>
            </w:r>
            <w:r>
              <w:rPr>
                <w:noProof/>
                <w:webHidden/>
              </w:rPr>
              <w:instrText xml:space="preserve"> PAGEREF _Toc243791172 \h </w:instrText>
            </w:r>
            <w:r>
              <w:rPr>
                <w:noProof/>
                <w:webHidden/>
              </w:rPr>
            </w:r>
            <w:r>
              <w:rPr>
                <w:noProof/>
                <w:webHidden/>
              </w:rPr>
              <w:fldChar w:fldCharType="separate"/>
            </w:r>
            <w:r>
              <w:rPr>
                <w:noProof/>
                <w:webHidden/>
              </w:rPr>
              <w:t>234</w:t>
            </w:r>
            <w:r>
              <w:rPr>
                <w:noProof/>
                <w:webHidden/>
              </w:rPr>
              <w:fldChar w:fldCharType="end"/>
            </w:r>
          </w:hyperlink>
        </w:p>
        <w:p w14:paraId="5F3D67C4" w14:textId="09B2B4F7" w:rsidR="00D625AB" w:rsidRDefault="00D625AB">
          <w:pPr>
            <w:pStyle w:val="TDC3"/>
            <w:tabs>
              <w:tab w:val="left" w:pos="1440"/>
              <w:tab w:val="right" w:leader="dot" w:pos="10790"/>
            </w:tabs>
            <w:rPr>
              <w:noProof/>
            </w:rPr>
          </w:pPr>
          <w:hyperlink w:anchor="_Toc243791173" w:history="1">
            <w:r w:rsidRPr="00930EC1">
              <w:rPr>
                <w:rStyle w:val="Hipervnculo"/>
                <w:b/>
                <w:bCs/>
                <w:noProof/>
                <w:highlight w:val="yellow"/>
              </w:rPr>
              <w:t>1.16.5</w:t>
            </w:r>
            <w:r>
              <w:rPr>
                <w:noProof/>
              </w:rPr>
              <w:tab/>
            </w:r>
            <w:r w:rsidRPr="00930EC1">
              <w:rPr>
                <w:rStyle w:val="Hipervnculo"/>
                <w:b/>
                <w:bCs/>
                <w:noProof/>
                <w:highlight w:val="yellow"/>
              </w:rPr>
              <w:t>¿Cuándo la regla no aplica + por que escribir codigo ocupa mas tokens?</w:t>
            </w:r>
            <w:r>
              <w:rPr>
                <w:noProof/>
                <w:webHidden/>
              </w:rPr>
              <w:tab/>
            </w:r>
            <w:r>
              <w:rPr>
                <w:noProof/>
                <w:webHidden/>
              </w:rPr>
              <w:fldChar w:fldCharType="begin"/>
            </w:r>
            <w:r>
              <w:rPr>
                <w:noProof/>
                <w:webHidden/>
              </w:rPr>
              <w:instrText xml:space="preserve"> PAGEREF _Toc243791173 \h </w:instrText>
            </w:r>
            <w:r>
              <w:rPr>
                <w:noProof/>
                <w:webHidden/>
              </w:rPr>
            </w:r>
            <w:r>
              <w:rPr>
                <w:noProof/>
                <w:webHidden/>
              </w:rPr>
              <w:fldChar w:fldCharType="separate"/>
            </w:r>
            <w:r>
              <w:rPr>
                <w:noProof/>
                <w:webHidden/>
              </w:rPr>
              <w:t>236</w:t>
            </w:r>
            <w:r>
              <w:rPr>
                <w:noProof/>
                <w:webHidden/>
              </w:rPr>
              <w:fldChar w:fldCharType="end"/>
            </w:r>
          </w:hyperlink>
        </w:p>
        <w:p w14:paraId="51C2ABD6" w14:textId="34DDB94C" w:rsidR="00D625AB" w:rsidRDefault="00D625AB">
          <w:pPr>
            <w:pStyle w:val="TDC3"/>
            <w:tabs>
              <w:tab w:val="left" w:pos="1440"/>
              <w:tab w:val="right" w:leader="dot" w:pos="10790"/>
            </w:tabs>
            <w:rPr>
              <w:noProof/>
            </w:rPr>
          </w:pPr>
          <w:hyperlink w:anchor="_Toc243791174" w:history="1">
            <w:r w:rsidRPr="00930EC1">
              <w:rPr>
                <w:rStyle w:val="Hipervnculo"/>
                <w:b/>
                <w:bCs/>
                <w:noProof/>
                <w:highlight w:val="yellow"/>
              </w:rPr>
              <w:t>1.16.6</w:t>
            </w:r>
            <w:r>
              <w:rPr>
                <w:noProof/>
              </w:rPr>
              <w:tab/>
            </w:r>
            <w:r w:rsidRPr="00930EC1">
              <w:rPr>
                <w:rStyle w:val="Hipervnculo"/>
                <w:b/>
                <w:bCs/>
                <w:noProof/>
                <w:highlight w:val="yellow"/>
              </w:rPr>
              <w:t>Resumen</w:t>
            </w:r>
            <w:r>
              <w:rPr>
                <w:noProof/>
                <w:webHidden/>
              </w:rPr>
              <w:tab/>
            </w:r>
            <w:r>
              <w:rPr>
                <w:noProof/>
                <w:webHidden/>
              </w:rPr>
              <w:fldChar w:fldCharType="begin"/>
            </w:r>
            <w:r>
              <w:rPr>
                <w:noProof/>
                <w:webHidden/>
              </w:rPr>
              <w:instrText xml:space="preserve"> PAGEREF _Toc243791174 \h </w:instrText>
            </w:r>
            <w:r>
              <w:rPr>
                <w:noProof/>
                <w:webHidden/>
              </w:rPr>
            </w:r>
            <w:r>
              <w:rPr>
                <w:noProof/>
                <w:webHidden/>
              </w:rPr>
              <w:fldChar w:fldCharType="separate"/>
            </w:r>
            <w:r>
              <w:rPr>
                <w:noProof/>
                <w:webHidden/>
              </w:rPr>
              <w:t>237</w:t>
            </w:r>
            <w:r>
              <w:rPr>
                <w:noProof/>
                <w:webHidden/>
              </w:rPr>
              <w:fldChar w:fldCharType="end"/>
            </w:r>
          </w:hyperlink>
        </w:p>
        <w:p w14:paraId="34471539" w14:textId="47495014" w:rsidR="00D625AB" w:rsidRDefault="00D625AB">
          <w:pPr>
            <w:pStyle w:val="TDC2"/>
            <w:tabs>
              <w:tab w:val="right" w:leader="dot" w:pos="10790"/>
            </w:tabs>
            <w:rPr>
              <w:noProof/>
            </w:rPr>
          </w:pPr>
          <w:hyperlink w:anchor="_Toc243791175" w:history="1">
            <w:r w:rsidRPr="00930EC1">
              <w:rPr>
                <w:rStyle w:val="Hipervnculo"/>
                <w:rFonts w:cs="Arial"/>
                <w:b/>
                <w:bCs/>
                <w:noProof/>
                <w:highlight w:val="yellow"/>
              </w:rPr>
              <w:t>1.17 DIA4: La Ilusión de memoria</w:t>
            </w:r>
            <w:r>
              <w:rPr>
                <w:noProof/>
                <w:webHidden/>
              </w:rPr>
              <w:tab/>
            </w:r>
            <w:r>
              <w:rPr>
                <w:noProof/>
                <w:webHidden/>
              </w:rPr>
              <w:fldChar w:fldCharType="begin"/>
            </w:r>
            <w:r>
              <w:rPr>
                <w:noProof/>
                <w:webHidden/>
              </w:rPr>
              <w:instrText xml:space="preserve"> PAGEREF _Toc243791175 \h </w:instrText>
            </w:r>
            <w:r>
              <w:rPr>
                <w:noProof/>
                <w:webHidden/>
              </w:rPr>
            </w:r>
            <w:r>
              <w:rPr>
                <w:noProof/>
                <w:webHidden/>
              </w:rPr>
              <w:fldChar w:fldCharType="separate"/>
            </w:r>
            <w:r>
              <w:rPr>
                <w:noProof/>
                <w:webHidden/>
              </w:rPr>
              <w:t>238</w:t>
            </w:r>
            <w:r>
              <w:rPr>
                <w:noProof/>
                <w:webHidden/>
              </w:rPr>
              <w:fldChar w:fldCharType="end"/>
            </w:r>
          </w:hyperlink>
        </w:p>
        <w:p w14:paraId="2605F570" w14:textId="11E22B68" w:rsidR="00D625AB" w:rsidRDefault="00D625AB">
          <w:pPr>
            <w:pStyle w:val="TDC3"/>
            <w:tabs>
              <w:tab w:val="right" w:leader="dot" w:pos="10790"/>
            </w:tabs>
            <w:rPr>
              <w:noProof/>
            </w:rPr>
          </w:pPr>
          <w:hyperlink w:anchor="_Toc243791176" w:history="1">
            <w:r w:rsidRPr="00930EC1">
              <w:rPr>
                <w:rStyle w:val="Hipervnculo"/>
                <w:b/>
                <w:bCs/>
                <w:noProof/>
                <w:highlight w:val="yellow"/>
              </w:rPr>
              <w:t>1.17.1 ¿Qué es el rol assistant?</w:t>
            </w:r>
            <w:r>
              <w:rPr>
                <w:noProof/>
                <w:webHidden/>
              </w:rPr>
              <w:tab/>
            </w:r>
            <w:r>
              <w:rPr>
                <w:noProof/>
                <w:webHidden/>
              </w:rPr>
              <w:fldChar w:fldCharType="begin"/>
            </w:r>
            <w:r>
              <w:rPr>
                <w:noProof/>
                <w:webHidden/>
              </w:rPr>
              <w:instrText xml:space="preserve"> PAGEREF _Toc243791176 \h </w:instrText>
            </w:r>
            <w:r>
              <w:rPr>
                <w:noProof/>
                <w:webHidden/>
              </w:rPr>
            </w:r>
            <w:r>
              <w:rPr>
                <w:noProof/>
                <w:webHidden/>
              </w:rPr>
              <w:fldChar w:fldCharType="separate"/>
            </w:r>
            <w:r>
              <w:rPr>
                <w:noProof/>
                <w:webHidden/>
              </w:rPr>
              <w:t>240</w:t>
            </w:r>
            <w:r>
              <w:rPr>
                <w:noProof/>
                <w:webHidden/>
              </w:rPr>
              <w:fldChar w:fldCharType="end"/>
            </w:r>
          </w:hyperlink>
        </w:p>
        <w:p w14:paraId="4DA59956" w14:textId="42D34323" w:rsidR="00D625AB" w:rsidRDefault="00D625AB">
          <w:pPr>
            <w:pStyle w:val="TDC3"/>
            <w:tabs>
              <w:tab w:val="right" w:leader="dot" w:pos="10790"/>
            </w:tabs>
            <w:rPr>
              <w:noProof/>
            </w:rPr>
          </w:pPr>
          <w:hyperlink w:anchor="_Toc243791177" w:history="1">
            <w:r w:rsidRPr="00930EC1">
              <w:rPr>
                <w:rStyle w:val="Hipervnculo"/>
                <w:b/>
                <w:bCs/>
                <w:noProof/>
                <w:highlight w:val="yellow"/>
              </w:rPr>
              <w:t>1.17.2 El costo de tokens de system, user y model, ejemplo detallado – el costo de entrada crece al cuadrado con historial, crece lineal sin historial</w:t>
            </w:r>
            <w:r>
              <w:rPr>
                <w:noProof/>
                <w:webHidden/>
              </w:rPr>
              <w:tab/>
            </w:r>
            <w:r>
              <w:rPr>
                <w:noProof/>
                <w:webHidden/>
              </w:rPr>
              <w:fldChar w:fldCharType="begin"/>
            </w:r>
            <w:r>
              <w:rPr>
                <w:noProof/>
                <w:webHidden/>
              </w:rPr>
              <w:instrText xml:space="preserve"> PAGEREF _Toc243791177 \h </w:instrText>
            </w:r>
            <w:r>
              <w:rPr>
                <w:noProof/>
                <w:webHidden/>
              </w:rPr>
            </w:r>
            <w:r>
              <w:rPr>
                <w:noProof/>
                <w:webHidden/>
              </w:rPr>
              <w:fldChar w:fldCharType="separate"/>
            </w:r>
            <w:r>
              <w:rPr>
                <w:noProof/>
                <w:webHidden/>
              </w:rPr>
              <w:t>241</w:t>
            </w:r>
            <w:r>
              <w:rPr>
                <w:noProof/>
                <w:webHidden/>
              </w:rPr>
              <w:fldChar w:fldCharType="end"/>
            </w:r>
          </w:hyperlink>
        </w:p>
        <w:p w14:paraId="64F8554D" w14:textId="0D6A8E76" w:rsidR="00D625AB" w:rsidRDefault="00D625AB">
          <w:pPr>
            <w:pStyle w:val="TDC3"/>
            <w:tabs>
              <w:tab w:val="right" w:leader="dot" w:pos="10790"/>
            </w:tabs>
            <w:rPr>
              <w:noProof/>
            </w:rPr>
          </w:pPr>
          <w:hyperlink w:anchor="_Toc243791178" w:history="1">
            <w:r w:rsidRPr="00930EC1">
              <w:rPr>
                <w:rStyle w:val="Hipervnculo"/>
                <w:b/>
                <w:bCs/>
                <w:noProof/>
                <w:highlight w:val="yellow"/>
              </w:rPr>
              <w:t>1.17.3 Resumen – los 5 puntos del resumen</w:t>
            </w:r>
            <w:r>
              <w:rPr>
                <w:noProof/>
                <w:webHidden/>
              </w:rPr>
              <w:tab/>
            </w:r>
            <w:r>
              <w:rPr>
                <w:noProof/>
                <w:webHidden/>
              </w:rPr>
              <w:fldChar w:fldCharType="begin"/>
            </w:r>
            <w:r>
              <w:rPr>
                <w:noProof/>
                <w:webHidden/>
              </w:rPr>
              <w:instrText xml:space="preserve"> PAGEREF _Toc243791178 \h </w:instrText>
            </w:r>
            <w:r>
              <w:rPr>
                <w:noProof/>
                <w:webHidden/>
              </w:rPr>
            </w:r>
            <w:r>
              <w:rPr>
                <w:noProof/>
                <w:webHidden/>
              </w:rPr>
              <w:fldChar w:fldCharType="separate"/>
            </w:r>
            <w:r>
              <w:rPr>
                <w:noProof/>
                <w:webHidden/>
              </w:rPr>
              <w:t>242</w:t>
            </w:r>
            <w:r>
              <w:rPr>
                <w:noProof/>
                <w:webHidden/>
              </w:rPr>
              <w:fldChar w:fldCharType="end"/>
            </w:r>
          </w:hyperlink>
        </w:p>
        <w:p w14:paraId="25ED5BBE" w14:textId="1C1E05EE" w:rsidR="00D625AB" w:rsidRDefault="00D625AB">
          <w:pPr>
            <w:pStyle w:val="TDC2"/>
            <w:tabs>
              <w:tab w:val="right" w:leader="dot" w:pos="10790"/>
            </w:tabs>
            <w:rPr>
              <w:noProof/>
            </w:rPr>
          </w:pPr>
          <w:hyperlink w:anchor="_Toc243791179" w:history="1">
            <w:r w:rsidRPr="00930EC1">
              <w:rPr>
                <w:rStyle w:val="Hipervnculo"/>
                <w:rFonts w:cs="Arial"/>
                <w:b/>
                <w:bCs/>
                <w:noProof/>
                <w:highlight w:val="yellow"/>
              </w:rPr>
              <w:t>1.18 DIA4: Ventaja de contexto y costos de API</w:t>
            </w:r>
            <w:r>
              <w:rPr>
                <w:noProof/>
                <w:webHidden/>
              </w:rPr>
              <w:tab/>
            </w:r>
            <w:r>
              <w:rPr>
                <w:noProof/>
                <w:webHidden/>
              </w:rPr>
              <w:fldChar w:fldCharType="begin"/>
            </w:r>
            <w:r>
              <w:rPr>
                <w:noProof/>
                <w:webHidden/>
              </w:rPr>
              <w:instrText xml:space="preserve"> PAGEREF _Toc243791179 \h </w:instrText>
            </w:r>
            <w:r>
              <w:rPr>
                <w:noProof/>
                <w:webHidden/>
              </w:rPr>
            </w:r>
            <w:r>
              <w:rPr>
                <w:noProof/>
                <w:webHidden/>
              </w:rPr>
              <w:fldChar w:fldCharType="separate"/>
            </w:r>
            <w:r>
              <w:rPr>
                <w:noProof/>
                <w:webHidden/>
              </w:rPr>
              <w:t>243</w:t>
            </w:r>
            <w:r>
              <w:rPr>
                <w:noProof/>
                <w:webHidden/>
              </w:rPr>
              <w:fldChar w:fldCharType="end"/>
            </w:r>
          </w:hyperlink>
        </w:p>
        <w:p w14:paraId="1DE549AA" w14:textId="22F0120F" w:rsidR="00D625AB" w:rsidRDefault="00D625AB">
          <w:pPr>
            <w:pStyle w:val="TDC3"/>
            <w:tabs>
              <w:tab w:val="right" w:leader="dot" w:pos="10790"/>
            </w:tabs>
            <w:rPr>
              <w:noProof/>
            </w:rPr>
          </w:pPr>
          <w:hyperlink w:anchor="_Toc243791180" w:history="1">
            <w:r w:rsidRPr="00930EC1">
              <w:rPr>
                <w:rStyle w:val="Hipervnculo"/>
                <w:rFonts w:cs="Arial"/>
                <w:b/>
                <w:bCs/>
                <w:noProof/>
                <w:highlight w:val="yellow"/>
              </w:rPr>
              <w:t>1.18.1 Ventaja de contexto (diapo 1) - Por qué la salida también ocupa ventana – para que importa la ventaja</w:t>
            </w:r>
            <w:r>
              <w:rPr>
                <w:noProof/>
                <w:webHidden/>
              </w:rPr>
              <w:tab/>
            </w:r>
            <w:r>
              <w:rPr>
                <w:noProof/>
                <w:webHidden/>
              </w:rPr>
              <w:fldChar w:fldCharType="begin"/>
            </w:r>
            <w:r>
              <w:rPr>
                <w:noProof/>
                <w:webHidden/>
              </w:rPr>
              <w:instrText xml:space="preserve"> PAGEREF _Toc243791180 \h </w:instrText>
            </w:r>
            <w:r>
              <w:rPr>
                <w:noProof/>
                <w:webHidden/>
              </w:rPr>
            </w:r>
            <w:r>
              <w:rPr>
                <w:noProof/>
                <w:webHidden/>
              </w:rPr>
              <w:fldChar w:fldCharType="separate"/>
            </w:r>
            <w:r>
              <w:rPr>
                <w:noProof/>
                <w:webHidden/>
              </w:rPr>
              <w:t>243</w:t>
            </w:r>
            <w:r>
              <w:rPr>
                <w:noProof/>
                <w:webHidden/>
              </w:rPr>
              <w:fldChar w:fldCharType="end"/>
            </w:r>
          </w:hyperlink>
        </w:p>
        <w:p w14:paraId="0047B6BC" w14:textId="435AAA5D" w:rsidR="00D625AB" w:rsidRDefault="00D625AB">
          <w:pPr>
            <w:pStyle w:val="TDC3"/>
            <w:tabs>
              <w:tab w:val="right" w:leader="dot" w:pos="10790"/>
            </w:tabs>
            <w:rPr>
              <w:noProof/>
            </w:rPr>
          </w:pPr>
          <w:hyperlink w:anchor="_Toc243791181" w:history="1">
            <w:r w:rsidRPr="00930EC1">
              <w:rPr>
                <w:rStyle w:val="Hipervnculo"/>
                <w:rFonts w:cs="Arial"/>
                <w:b/>
                <w:bCs/>
                <w:noProof/>
                <w:highlight w:val="yellow"/>
              </w:rPr>
              <w:t>1.18.2 Costos de API (diapositiva 2)</w:t>
            </w:r>
            <w:r>
              <w:rPr>
                <w:noProof/>
                <w:webHidden/>
              </w:rPr>
              <w:tab/>
            </w:r>
            <w:r>
              <w:rPr>
                <w:noProof/>
                <w:webHidden/>
              </w:rPr>
              <w:fldChar w:fldCharType="begin"/>
            </w:r>
            <w:r>
              <w:rPr>
                <w:noProof/>
                <w:webHidden/>
              </w:rPr>
              <w:instrText xml:space="preserve"> PAGEREF _Toc243791181 \h </w:instrText>
            </w:r>
            <w:r>
              <w:rPr>
                <w:noProof/>
                <w:webHidden/>
              </w:rPr>
            </w:r>
            <w:r>
              <w:rPr>
                <w:noProof/>
                <w:webHidden/>
              </w:rPr>
              <w:fldChar w:fldCharType="separate"/>
            </w:r>
            <w:r>
              <w:rPr>
                <w:noProof/>
                <w:webHidden/>
              </w:rPr>
              <w:t>247</w:t>
            </w:r>
            <w:r>
              <w:rPr>
                <w:noProof/>
                <w:webHidden/>
              </w:rPr>
              <w:fldChar w:fldCharType="end"/>
            </w:r>
          </w:hyperlink>
        </w:p>
        <w:p w14:paraId="5A39F1B5" w14:textId="12CC68CE" w:rsidR="00D625AB" w:rsidRDefault="00D625AB">
          <w:pPr>
            <w:pStyle w:val="TDC3"/>
            <w:tabs>
              <w:tab w:val="right" w:leader="dot" w:pos="10790"/>
            </w:tabs>
            <w:rPr>
              <w:noProof/>
            </w:rPr>
          </w:pPr>
          <w:hyperlink w:anchor="_Toc243791182" w:history="1">
            <w:r w:rsidRPr="00930EC1">
              <w:rPr>
                <w:rStyle w:val="Hipervnculo"/>
                <w:rFonts w:cs="Arial"/>
                <w:b/>
                <w:bCs/>
                <w:noProof/>
                <w:highlight w:val="yellow"/>
              </w:rPr>
              <w:t>1.18.3 La tabla de Vellum (diapositiva 3)</w:t>
            </w:r>
            <w:r>
              <w:rPr>
                <w:noProof/>
                <w:webHidden/>
              </w:rPr>
              <w:tab/>
            </w:r>
            <w:r>
              <w:rPr>
                <w:noProof/>
                <w:webHidden/>
              </w:rPr>
              <w:fldChar w:fldCharType="begin"/>
            </w:r>
            <w:r>
              <w:rPr>
                <w:noProof/>
                <w:webHidden/>
              </w:rPr>
              <w:instrText xml:space="preserve"> PAGEREF _Toc243791182 \h </w:instrText>
            </w:r>
            <w:r>
              <w:rPr>
                <w:noProof/>
                <w:webHidden/>
              </w:rPr>
            </w:r>
            <w:r>
              <w:rPr>
                <w:noProof/>
                <w:webHidden/>
              </w:rPr>
              <w:fldChar w:fldCharType="separate"/>
            </w:r>
            <w:r>
              <w:rPr>
                <w:noProof/>
                <w:webHidden/>
              </w:rPr>
              <w:t>248</w:t>
            </w:r>
            <w:r>
              <w:rPr>
                <w:noProof/>
                <w:webHidden/>
              </w:rPr>
              <w:fldChar w:fldCharType="end"/>
            </w:r>
          </w:hyperlink>
        </w:p>
        <w:p w14:paraId="7BFA9B6C" w14:textId="345A46AF" w:rsidR="00D625AB" w:rsidRDefault="00D625AB">
          <w:pPr>
            <w:pStyle w:val="TDC3"/>
            <w:tabs>
              <w:tab w:val="right" w:leader="dot" w:pos="10790"/>
            </w:tabs>
            <w:rPr>
              <w:noProof/>
            </w:rPr>
          </w:pPr>
          <w:hyperlink w:anchor="_Toc243791183" w:history="1">
            <w:r w:rsidRPr="00930EC1">
              <w:rPr>
                <w:rStyle w:val="Hipervnculo"/>
                <w:rFonts w:cs="Arial"/>
                <w:b/>
                <w:bCs/>
                <w:noProof/>
                <w:highlight w:val="yellow"/>
              </w:rPr>
              <w:t>1.18.4 Las cuentas del profesor + Cache</w:t>
            </w:r>
            <w:r>
              <w:rPr>
                <w:noProof/>
                <w:webHidden/>
              </w:rPr>
              <w:tab/>
            </w:r>
            <w:r>
              <w:rPr>
                <w:noProof/>
                <w:webHidden/>
              </w:rPr>
              <w:fldChar w:fldCharType="begin"/>
            </w:r>
            <w:r>
              <w:rPr>
                <w:noProof/>
                <w:webHidden/>
              </w:rPr>
              <w:instrText xml:space="preserve"> PAGEREF _Toc243791183 \h </w:instrText>
            </w:r>
            <w:r>
              <w:rPr>
                <w:noProof/>
                <w:webHidden/>
              </w:rPr>
            </w:r>
            <w:r>
              <w:rPr>
                <w:noProof/>
                <w:webHidden/>
              </w:rPr>
              <w:fldChar w:fldCharType="separate"/>
            </w:r>
            <w:r>
              <w:rPr>
                <w:noProof/>
                <w:webHidden/>
              </w:rPr>
              <w:t>249</w:t>
            </w:r>
            <w:r>
              <w:rPr>
                <w:noProof/>
                <w:webHidden/>
              </w:rPr>
              <w:fldChar w:fldCharType="end"/>
            </w:r>
          </w:hyperlink>
        </w:p>
        <w:p w14:paraId="58297153" w14:textId="3F4815D6" w:rsidR="00D625AB" w:rsidRDefault="00D625AB">
          <w:pPr>
            <w:pStyle w:val="TDC2"/>
            <w:tabs>
              <w:tab w:val="right" w:leader="dot" w:pos="10790"/>
            </w:tabs>
            <w:rPr>
              <w:noProof/>
            </w:rPr>
          </w:pPr>
          <w:hyperlink w:anchor="_Toc243791184" w:history="1">
            <w:r w:rsidRPr="00930EC1">
              <w:rPr>
                <w:rStyle w:val="Hipervnculo"/>
                <w:rFonts w:cs="Arial"/>
                <w:b/>
                <w:bCs/>
                <w:noProof/>
                <w:highlight w:val="yellow"/>
              </w:rPr>
              <w:t>1.19: DIA-5: generador de folletos con la API de chat completions</w:t>
            </w:r>
            <w:r>
              <w:rPr>
                <w:noProof/>
                <w:webHidden/>
              </w:rPr>
              <w:tab/>
            </w:r>
            <w:r>
              <w:rPr>
                <w:noProof/>
                <w:webHidden/>
              </w:rPr>
              <w:fldChar w:fldCharType="begin"/>
            </w:r>
            <w:r>
              <w:rPr>
                <w:noProof/>
                <w:webHidden/>
              </w:rPr>
              <w:instrText xml:space="preserve"> PAGEREF _Toc243791184 \h </w:instrText>
            </w:r>
            <w:r>
              <w:rPr>
                <w:noProof/>
                <w:webHidden/>
              </w:rPr>
            </w:r>
            <w:r>
              <w:rPr>
                <w:noProof/>
                <w:webHidden/>
              </w:rPr>
              <w:fldChar w:fldCharType="separate"/>
            </w:r>
            <w:r>
              <w:rPr>
                <w:noProof/>
                <w:webHidden/>
              </w:rPr>
              <w:t>250</w:t>
            </w:r>
            <w:r>
              <w:rPr>
                <w:noProof/>
                <w:webHidden/>
              </w:rPr>
              <w:fldChar w:fldCharType="end"/>
            </w:r>
          </w:hyperlink>
        </w:p>
        <w:p w14:paraId="48ED56FE" w14:textId="369B4B5F" w:rsidR="00D625AB" w:rsidRDefault="00D625AB">
          <w:pPr>
            <w:pStyle w:val="TDC3"/>
            <w:tabs>
              <w:tab w:val="right" w:leader="dot" w:pos="10790"/>
            </w:tabs>
            <w:rPr>
              <w:noProof/>
            </w:rPr>
          </w:pPr>
          <w:hyperlink w:anchor="_Toc243791185" w:history="1">
            <w:r w:rsidRPr="00930EC1">
              <w:rPr>
                <w:rStyle w:val="Hipervnculo"/>
                <w:rFonts w:cs="Arial"/>
                <w:b/>
                <w:bCs/>
                <w:noProof/>
                <w:highlight w:val="yellow"/>
              </w:rPr>
              <w:t>1.19.1: El problema de negocio (diapositiva)</w:t>
            </w:r>
            <w:r>
              <w:rPr>
                <w:noProof/>
                <w:webHidden/>
              </w:rPr>
              <w:tab/>
            </w:r>
            <w:r>
              <w:rPr>
                <w:noProof/>
                <w:webHidden/>
              </w:rPr>
              <w:fldChar w:fldCharType="begin"/>
            </w:r>
            <w:r>
              <w:rPr>
                <w:noProof/>
                <w:webHidden/>
              </w:rPr>
              <w:instrText xml:space="preserve"> PAGEREF _Toc243791185 \h </w:instrText>
            </w:r>
            <w:r>
              <w:rPr>
                <w:noProof/>
                <w:webHidden/>
              </w:rPr>
            </w:r>
            <w:r>
              <w:rPr>
                <w:noProof/>
                <w:webHidden/>
              </w:rPr>
              <w:fldChar w:fldCharType="separate"/>
            </w:r>
            <w:r>
              <w:rPr>
                <w:noProof/>
                <w:webHidden/>
              </w:rPr>
              <w:t>250</w:t>
            </w:r>
            <w:r>
              <w:rPr>
                <w:noProof/>
                <w:webHidden/>
              </w:rPr>
              <w:fldChar w:fldCharType="end"/>
            </w:r>
          </w:hyperlink>
        </w:p>
        <w:p w14:paraId="542F1FF2" w14:textId="74263381" w:rsidR="00D625AB" w:rsidRDefault="00D625AB">
          <w:pPr>
            <w:pStyle w:val="TDC3"/>
            <w:tabs>
              <w:tab w:val="right" w:leader="dot" w:pos="10790"/>
            </w:tabs>
            <w:rPr>
              <w:noProof/>
            </w:rPr>
          </w:pPr>
          <w:hyperlink w:anchor="_Toc243791186" w:history="1">
            <w:r w:rsidRPr="00930EC1">
              <w:rPr>
                <w:rStyle w:val="Hipervnculo"/>
                <w:rFonts w:cs="Arial"/>
                <w:b/>
                <w:bCs/>
                <w:noProof/>
                <w:highlight w:val="yellow"/>
              </w:rPr>
              <w:t>1.19.2: "¿Y por qué no pedírselo a ChatGPT?" – El código, paso a paso – “one-shot prompting” – “Structured Outputs (una mirada a esa técnica que se vera en la semana 8)”</w:t>
            </w:r>
            <w:r>
              <w:rPr>
                <w:noProof/>
                <w:webHidden/>
              </w:rPr>
              <w:tab/>
            </w:r>
            <w:r>
              <w:rPr>
                <w:noProof/>
                <w:webHidden/>
              </w:rPr>
              <w:fldChar w:fldCharType="begin"/>
            </w:r>
            <w:r>
              <w:rPr>
                <w:noProof/>
                <w:webHidden/>
              </w:rPr>
              <w:instrText xml:space="preserve"> PAGEREF _Toc243791186 \h </w:instrText>
            </w:r>
            <w:r>
              <w:rPr>
                <w:noProof/>
                <w:webHidden/>
              </w:rPr>
            </w:r>
            <w:r>
              <w:rPr>
                <w:noProof/>
                <w:webHidden/>
              </w:rPr>
              <w:fldChar w:fldCharType="separate"/>
            </w:r>
            <w:r>
              <w:rPr>
                <w:noProof/>
                <w:webHidden/>
              </w:rPr>
              <w:t>251</w:t>
            </w:r>
            <w:r>
              <w:rPr>
                <w:noProof/>
                <w:webHidden/>
              </w:rPr>
              <w:fldChar w:fldCharType="end"/>
            </w:r>
          </w:hyperlink>
        </w:p>
        <w:p w14:paraId="2EE9604E" w14:textId="31C9EFB0" w:rsidR="00D625AB" w:rsidRDefault="00D625AB">
          <w:pPr>
            <w:pStyle w:val="TDC3"/>
            <w:tabs>
              <w:tab w:val="right" w:leader="dot" w:pos="10790"/>
            </w:tabs>
            <w:rPr>
              <w:noProof/>
            </w:rPr>
          </w:pPr>
          <w:hyperlink w:anchor="_Toc243791187" w:history="1">
            <w:r w:rsidRPr="00930EC1">
              <w:rPr>
                <w:rStyle w:val="Hipervnculo"/>
                <w:rFonts w:cs="Arial"/>
                <w:b/>
                <w:bCs/>
                <w:noProof/>
                <w:highlight w:val="yellow"/>
              </w:rPr>
              <w:t>1.19.3: Lo que sigue en tu notebook (el video todavía no llega ahí) + Costo aproximado de un folleto</w:t>
            </w:r>
            <w:r>
              <w:rPr>
                <w:noProof/>
                <w:webHidden/>
              </w:rPr>
              <w:tab/>
            </w:r>
            <w:r>
              <w:rPr>
                <w:noProof/>
                <w:webHidden/>
              </w:rPr>
              <w:fldChar w:fldCharType="begin"/>
            </w:r>
            <w:r>
              <w:rPr>
                <w:noProof/>
                <w:webHidden/>
              </w:rPr>
              <w:instrText xml:space="preserve"> PAGEREF _Toc243791187 \h </w:instrText>
            </w:r>
            <w:r>
              <w:rPr>
                <w:noProof/>
                <w:webHidden/>
              </w:rPr>
            </w:r>
            <w:r>
              <w:rPr>
                <w:noProof/>
                <w:webHidden/>
              </w:rPr>
              <w:fldChar w:fldCharType="separate"/>
            </w:r>
            <w:r>
              <w:rPr>
                <w:noProof/>
                <w:webHidden/>
              </w:rPr>
              <w:t>253</w:t>
            </w:r>
            <w:r>
              <w:rPr>
                <w:noProof/>
                <w:webHidden/>
              </w:rPr>
              <w:fldChar w:fldCharType="end"/>
            </w:r>
          </w:hyperlink>
        </w:p>
        <w:p w14:paraId="4A205E90" w14:textId="46399E7C" w:rsidR="00D625AB" w:rsidRDefault="00D625AB">
          <w:pPr>
            <w:pStyle w:val="TDC2"/>
            <w:tabs>
              <w:tab w:val="right" w:leader="dot" w:pos="10790"/>
            </w:tabs>
            <w:rPr>
              <w:noProof/>
            </w:rPr>
          </w:pPr>
          <w:hyperlink w:anchor="_Toc243791188" w:history="1">
            <w:r w:rsidRPr="00930EC1">
              <w:rPr>
                <w:rStyle w:val="Hipervnculo"/>
                <w:rFonts w:cs="Arial"/>
                <w:b/>
                <w:bCs/>
                <w:noProof/>
                <w:highlight w:val="yellow"/>
              </w:rPr>
              <w:t>1.20:  El código del día 5, celda por celda</w:t>
            </w:r>
            <w:r>
              <w:rPr>
                <w:noProof/>
                <w:webHidden/>
              </w:rPr>
              <w:tab/>
            </w:r>
            <w:r>
              <w:rPr>
                <w:noProof/>
                <w:webHidden/>
              </w:rPr>
              <w:fldChar w:fldCharType="begin"/>
            </w:r>
            <w:r>
              <w:rPr>
                <w:noProof/>
                <w:webHidden/>
              </w:rPr>
              <w:instrText xml:space="preserve"> PAGEREF _Toc243791188 \h </w:instrText>
            </w:r>
            <w:r>
              <w:rPr>
                <w:noProof/>
                <w:webHidden/>
              </w:rPr>
            </w:r>
            <w:r>
              <w:rPr>
                <w:noProof/>
                <w:webHidden/>
              </w:rPr>
              <w:fldChar w:fldCharType="separate"/>
            </w:r>
            <w:r>
              <w:rPr>
                <w:noProof/>
                <w:webHidden/>
              </w:rPr>
              <w:t>254</w:t>
            </w:r>
            <w:r>
              <w:rPr>
                <w:noProof/>
                <w:webHidden/>
              </w:rPr>
              <w:fldChar w:fldCharType="end"/>
            </w:r>
          </w:hyperlink>
        </w:p>
        <w:p w14:paraId="56D88610" w14:textId="30C503A3" w:rsidR="00D625AB" w:rsidRDefault="00D625AB">
          <w:pPr>
            <w:pStyle w:val="TDC3"/>
            <w:tabs>
              <w:tab w:val="right" w:leader="dot" w:pos="10790"/>
            </w:tabs>
            <w:rPr>
              <w:noProof/>
            </w:rPr>
          </w:pPr>
          <w:hyperlink w:anchor="_Toc243791189" w:history="1">
            <w:r w:rsidRPr="00930EC1">
              <w:rPr>
                <w:rStyle w:val="Hipervnculo"/>
                <w:b/>
                <w:bCs/>
                <w:noProof/>
                <w:highlight w:val="yellow"/>
              </w:rPr>
              <w:t>1.20.1: Imports</w:t>
            </w:r>
            <w:r>
              <w:rPr>
                <w:noProof/>
                <w:webHidden/>
              </w:rPr>
              <w:tab/>
            </w:r>
            <w:r>
              <w:rPr>
                <w:noProof/>
                <w:webHidden/>
              </w:rPr>
              <w:fldChar w:fldCharType="begin"/>
            </w:r>
            <w:r>
              <w:rPr>
                <w:noProof/>
                <w:webHidden/>
              </w:rPr>
              <w:instrText xml:space="preserve"> PAGEREF _Toc243791189 \h </w:instrText>
            </w:r>
            <w:r>
              <w:rPr>
                <w:noProof/>
                <w:webHidden/>
              </w:rPr>
            </w:r>
            <w:r>
              <w:rPr>
                <w:noProof/>
                <w:webHidden/>
              </w:rPr>
              <w:fldChar w:fldCharType="separate"/>
            </w:r>
            <w:r>
              <w:rPr>
                <w:noProof/>
                <w:webHidden/>
              </w:rPr>
              <w:t>254</w:t>
            </w:r>
            <w:r>
              <w:rPr>
                <w:noProof/>
                <w:webHidden/>
              </w:rPr>
              <w:fldChar w:fldCharType="end"/>
            </w:r>
          </w:hyperlink>
        </w:p>
        <w:p w14:paraId="4B9C0627" w14:textId="76FF3F50" w:rsidR="00D625AB" w:rsidRDefault="00D625AB">
          <w:pPr>
            <w:pStyle w:val="TDC3"/>
            <w:tabs>
              <w:tab w:val="right" w:leader="dot" w:pos="10790"/>
            </w:tabs>
            <w:rPr>
              <w:noProof/>
            </w:rPr>
          </w:pPr>
          <w:hyperlink w:anchor="_Toc243791190" w:history="1">
            <w:r w:rsidRPr="00930EC1">
              <w:rPr>
                <w:rStyle w:val="Hipervnculo"/>
                <w:b/>
                <w:bCs/>
                <w:noProof/>
                <w:highlight w:val="yellow"/>
              </w:rPr>
              <w:t>1.20.2: Configuración</w:t>
            </w:r>
            <w:r>
              <w:rPr>
                <w:noProof/>
                <w:webHidden/>
              </w:rPr>
              <w:tab/>
            </w:r>
            <w:r>
              <w:rPr>
                <w:noProof/>
                <w:webHidden/>
              </w:rPr>
              <w:fldChar w:fldCharType="begin"/>
            </w:r>
            <w:r>
              <w:rPr>
                <w:noProof/>
                <w:webHidden/>
              </w:rPr>
              <w:instrText xml:space="preserve"> PAGEREF _Toc243791190 \h </w:instrText>
            </w:r>
            <w:r>
              <w:rPr>
                <w:noProof/>
                <w:webHidden/>
              </w:rPr>
            </w:r>
            <w:r>
              <w:rPr>
                <w:noProof/>
                <w:webHidden/>
              </w:rPr>
              <w:fldChar w:fldCharType="separate"/>
            </w:r>
            <w:r>
              <w:rPr>
                <w:noProof/>
                <w:webHidden/>
              </w:rPr>
              <w:t>255</w:t>
            </w:r>
            <w:r>
              <w:rPr>
                <w:noProof/>
                <w:webHidden/>
              </w:rPr>
              <w:fldChar w:fldCharType="end"/>
            </w:r>
          </w:hyperlink>
        </w:p>
        <w:p w14:paraId="3BA4E70D" w14:textId="07B038F5" w:rsidR="00D625AB" w:rsidRDefault="00D625AB">
          <w:pPr>
            <w:pStyle w:val="TDC3"/>
            <w:tabs>
              <w:tab w:val="right" w:leader="dot" w:pos="10790"/>
            </w:tabs>
            <w:rPr>
              <w:noProof/>
            </w:rPr>
          </w:pPr>
          <w:hyperlink w:anchor="_Toc243791191" w:history="1">
            <w:r w:rsidRPr="00930EC1">
              <w:rPr>
                <w:rStyle w:val="Hipervnculo"/>
                <w:b/>
                <w:bCs/>
                <w:noProof/>
                <w:highlight w:val="yellow"/>
              </w:rPr>
              <w:t>1.20.3: Enlaces de la página</w:t>
            </w:r>
            <w:r>
              <w:rPr>
                <w:noProof/>
                <w:webHidden/>
              </w:rPr>
              <w:tab/>
            </w:r>
            <w:r>
              <w:rPr>
                <w:noProof/>
                <w:webHidden/>
              </w:rPr>
              <w:fldChar w:fldCharType="begin"/>
            </w:r>
            <w:r>
              <w:rPr>
                <w:noProof/>
                <w:webHidden/>
              </w:rPr>
              <w:instrText xml:space="preserve"> PAGEREF _Toc243791191 \h </w:instrText>
            </w:r>
            <w:r>
              <w:rPr>
                <w:noProof/>
                <w:webHidden/>
              </w:rPr>
            </w:r>
            <w:r>
              <w:rPr>
                <w:noProof/>
                <w:webHidden/>
              </w:rPr>
              <w:fldChar w:fldCharType="separate"/>
            </w:r>
            <w:r>
              <w:rPr>
                <w:noProof/>
                <w:webHidden/>
              </w:rPr>
              <w:t>255</w:t>
            </w:r>
            <w:r>
              <w:rPr>
                <w:noProof/>
                <w:webHidden/>
              </w:rPr>
              <w:fldChar w:fldCharType="end"/>
            </w:r>
          </w:hyperlink>
        </w:p>
        <w:p w14:paraId="4040B23E" w14:textId="3BB6A38A" w:rsidR="00D625AB" w:rsidRDefault="00D625AB">
          <w:pPr>
            <w:pStyle w:val="TDC3"/>
            <w:tabs>
              <w:tab w:val="right" w:leader="dot" w:pos="10790"/>
            </w:tabs>
            <w:rPr>
              <w:noProof/>
            </w:rPr>
          </w:pPr>
          <w:hyperlink w:anchor="_Toc243791192" w:history="1">
            <w:r w:rsidRPr="00930EC1">
              <w:rPr>
                <w:rStyle w:val="Hipervnculo"/>
                <w:b/>
                <w:bCs/>
                <w:noProof/>
                <w:highlight w:val="yellow"/>
              </w:rPr>
              <w:t>1.20.4: El prompt del sistema (one-shot)</w:t>
            </w:r>
            <w:r>
              <w:rPr>
                <w:noProof/>
                <w:webHidden/>
              </w:rPr>
              <w:tab/>
            </w:r>
            <w:r>
              <w:rPr>
                <w:noProof/>
                <w:webHidden/>
              </w:rPr>
              <w:fldChar w:fldCharType="begin"/>
            </w:r>
            <w:r>
              <w:rPr>
                <w:noProof/>
                <w:webHidden/>
              </w:rPr>
              <w:instrText xml:space="preserve"> PAGEREF _Toc243791192 \h </w:instrText>
            </w:r>
            <w:r>
              <w:rPr>
                <w:noProof/>
                <w:webHidden/>
              </w:rPr>
            </w:r>
            <w:r>
              <w:rPr>
                <w:noProof/>
                <w:webHidden/>
              </w:rPr>
              <w:fldChar w:fldCharType="separate"/>
            </w:r>
            <w:r>
              <w:rPr>
                <w:noProof/>
                <w:webHidden/>
              </w:rPr>
              <w:t>256</w:t>
            </w:r>
            <w:r>
              <w:rPr>
                <w:noProof/>
                <w:webHidden/>
              </w:rPr>
              <w:fldChar w:fldCharType="end"/>
            </w:r>
          </w:hyperlink>
        </w:p>
        <w:p w14:paraId="0D02CA2B" w14:textId="43F0E19B" w:rsidR="00D625AB" w:rsidRDefault="00D625AB">
          <w:pPr>
            <w:pStyle w:val="TDC3"/>
            <w:tabs>
              <w:tab w:val="right" w:leader="dot" w:pos="10790"/>
            </w:tabs>
            <w:rPr>
              <w:noProof/>
            </w:rPr>
          </w:pPr>
          <w:hyperlink w:anchor="_Toc243791193" w:history="1">
            <w:r w:rsidRPr="00930EC1">
              <w:rPr>
                <w:rStyle w:val="Hipervnculo"/>
                <w:b/>
                <w:bCs/>
                <w:noProof/>
                <w:highlight w:val="yellow"/>
              </w:rPr>
              <w:t>1.20.5: El prompt del usuario</w:t>
            </w:r>
            <w:r>
              <w:rPr>
                <w:noProof/>
                <w:webHidden/>
              </w:rPr>
              <w:tab/>
            </w:r>
            <w:r>
              <w:rPr>
                <w:noProof/>
                <w:webHidden/>
              </w:rPr>
              <w:fldChar w:fldCharType="begin"/>
            </w:r>
            <w:r>
              <w:rPr>
                <w:noProof/>
                <w:webHidden/>
              </w:rPr>
              <w:instrText xml:space="preserve"> PAGEREF _Toc243791193 \h </w:instrText>
            </w:r>
            <w:r>
              <w:rPr>
                <w:noProof/>
                <w:webHidden/>
              </w:rPr>
            </w:r>
            <w:r>
              <w:rPr>
                <w:noProof/>
                <w:webHidden/>
              </w:rPr>
              <w:fldChar w:fldCharType="separate"/>
            </w:r>
            <w:r>
              <w:rPr>
                <w:noProof/>
                <w:webHidden/>
              </w:rPr>
              <w:t>256</w:t>
            </w:r>
            <w:r>
              <w:rPr>
                <w:noProof/>
                <w:webHidden/>
              </w:rPr>
              <w:fldChar w:fldCharType="end"/>
            </w:r>
          </w:hyperlink>
        </w:p>
        <w:p w14:paraId="3F129EB3" w14:textId="6040C684" w:rsidR="00D625AB" w:rsidRDefault="00D625AB">
          <w:pPr>
            <w:pStyle w:val="TDC3"/>
            <w:tabs>
              <w:tab w:val="right" w:leader="dot" w:pos="10790"/>
            </w:tabs>
            <w:rPr>
              <w:noProof/>
            </w:rPr>
          </w:pPr>
          <w:hyperlink w:anchor="_Toc243791194" w:history="1">
            <w:r w:rsidRPr="00930EC1">
              <w:rPr>
                <w:rStyle w:val="Hipervnculo"/>
                <w:b/>
                <w:bCs/>
                <w:noProof/>
                <w:highlight w:val="yellow"/>
              </w:rPr>
              <w:t>1.20.6: La llamada 1: select_relevant_links</w:t>
            </w:r>
            <w:r>
              <w:rPr>
                <w:noProof/>
                <w:webHidden/>
              </w:rPr>
              <w:tab/>
            </w:r>
            <w:r>
              <w:rPr>
                <w:noProof/>
                <w:webHidden/>
              </w:rPr>
              <w:fldChar w:fldCharType="begin"/>
            </w:r>
            <w:r>
              <w:rPr>
                <w:noProof/>
                <w:webHidden/>
              </w:rPr>
              <w:instrText xml:space="preserve"> PAGEREF _Toc243791194 \h </w:instrText>
            </w:r>
            <w:r>
              <w:rPr>
                <w:noProof/>
                <w:webHidden/>
              </w:rPr>
            </w:r>
            <w:r>
              <w:rPr>
                <w:noProof/>
                <w:webHidden/>
              </w:rPr>
              <w:fldChar w:fldCharType="separate"/>
            </w:r>
            <w:r>
              <w:rPr>
                <w:noProof/>
                <w:webHidden/>
              </w:rPr>
              <w:t>257</w:t>
            </w:r>
            <w:r>
              <w:rPr>
                <w:noProof/>
                <w:webHidden/>
              </w:rPr>
              <w:fldChar w:fldCharType="end"/>
            </w:r>
          </w:hyperlink>
        </w:p>
        <w:p w14:paraId="485F1304" w14:textId="711420F4" w:rsidR="00D625AB" w:rsidRDefault="00D625AB">
          <w:pPr>
            <w:pStyle w:val="TDC3"/>
            <w:tabs>
              <w:tab w:val="right" w:leader="dot" w:pos="10790"/>
            </w:tabs>
            <w:rPr>
              <w:noProof/>
            </w:rPr>
          </w:pPr>
          <w:hyperlink w:anchor="_Toc243791195" w:history="1">
            <w:r w:rsidRPr="00930EC1">
              <w:rPr>
                <w:rStyle w:val="Hipervnculo"/>
                <w:b/>
                <w:bCs/>
                <w:noProof/>
                <w:highlight w:val="yellow"/>
              </w:rPr>
              <w:t>1.20.7: Juntar el contenido: fetch_page_and_all_relevant_links</w:t>
            </w:r>
            <w:r>
              <w:rPr>
                <w:noProof/>
                <w:webHidden/>
              </w:rPr>
              <w:tab/>
            </w:r>
            <w:r>
              <w:rPr>
                <w:noProof/>
                <w:webHidden/>
              </w:rPr>
              <w:fldChar w:fldCharType="begin"/>
            </w:r>
            <w:r>
              <w:rPr>
                <w:noProof/>
                <w:webHidden/>
              </w:rPr>
              <w:instrText xml:space="preserve"> PAGEREF _Toc243791195 \h </w:instrText>
            </w:r>
            <w:r>
              <w:rPr>
                <w:noProof/>
                <w:webHidden/>
              </w:rPr>
            </w:r>
            <w:r>
              <w:rPr>
                <w:noProof/>
                <w:webHidden/>
              </w:rPr>
              <w:fldChar w:fldCharType="separate"/>
            </w:r>
            <w:r>
              <w:rPr>
                <w:noProof/>
                <w:webHidden/>
              </w:rPr>
              <w:t>259</w:t>
            </w:r>
            <w:r>
              <w:rPr>
                <w:noProof/>
                <w:webHidden/>
              </w:rPr>
              <w:fldChar w:fldCharType="end"/>
            </w:r>
          </w:hyperlink>
        </w:p>
        <w:p w14:paraId="02696011" w14:textId="597A9CFB" w:rsidR="00D625AB" w:rsidRDefault="00D625AB">
          <w:pPr>
            <w:pStyle w:val="TDC3"/>
            <w:tabs>
              <w:tab w:val="right" w:leader="dot" w:pos="10790"/>
            </w:tabs>
            <w:rPr>
              <w:noProof/>
            </w:rPr>
          </w:pPr>
          <w:hyperlink w:anchor="_Toc243791196" w:history="1">
            <w:r w:rsidRPr="00930EC1">
              <w:rPr>
                <w:rStyle w:val="Hipervnculo"/>
                <w:b/>
                <w:bCs/>
                <w:noProof/>
                <w:highlight w:val="yellow"/>
              </w:rPr>
              <w:t>1.20.8: El folleto + ¿que es un folleto?</w:t>
            </w:r>
            <w:r>
              <w:rPr>
                <w:noProof/>
                <w:webHidden/>
              </w:rPr>
              <w:tab/>
            </w:r>
            <w:r>
              <w:rPr>
                <w:noProof/>
                <w:webHidden/>
              </w:rPr>
              <w:fldChar w:fldCharType="begin"/>
            </w:r>
            <w:r>
              <w:rPr>
                <w:noProof/>
                <w:webHidden/>
              </w:rPr>
              <w:instrText xml:space="preserve"> PAGEREF _Toc243791196 \h </w:instrText>
            </w:r>
            <w:r>
              <w:rPr>
                <w:noProof/>
                <w:webHidden/>
              </w:rPr>
            </w:r>
            <w:r>
              <w:rPr>
                <w:noProof/>
                <w:webHidden/>
              </w:rPr>
              <w:fldChar w:fldCharType="separate"/>
            </w:r>
            <w:r>
              <w:rPr>
                <w:noProof/>
                <w:webHidden/>
              </w:rPr>
              <w:t>261</w:t>
            </w:r>
            <w:r>
              <w:rPr>
                <w:noProof/>
                <w:webHidden/>
              </w:rPr>
              <w:fldChar w:fldCharType="end"/>
            </w:r>
          </w:hyperlink>
        </w:p>
        <w:p w14:paraId="1F9716F6" w14:textId="242A129B" w:rsidR="00D625AB" w:rsidRDefault="00D625AB">
          <w:pPr>
            <w:pStyle w:val="TDC3"/>
            <w:tabs>
              <w:tab w:val="right" w:leader="dot" w:pos="10790"/>
            </w:tabs>
            <w:rPr>
              <w:noProof/>
            </w:rPr>
          </w:pPr>
          <w:hyperlink w:anchor="_Toc243791197" w:history="1">
            <w:r w:rsidRPr="00930EC1">
              <w:rPr>
                <w:rStyle w:val="Hipervnculo"/>
                <w:b/>
                <w:bCs/>
                <w:noProof/>
                <w:highlight w:val="yellow"/>
              </w:rPr>
              <w:t>1.20.9: La llamada 2</w:t>
            </w:r>
            <w:r>
              <w:rPr>
                <w:noProof/>
                <w:webHidden/>
              </w:rPr>
              <w:tab/>
            </w:r>
            <w:r>
              <w:rPr>
                <w:noProof/>
                <w:webHidden/>
              </w:rPr>
              <w:fldChar w:fldCharType="begin"/>
            </w:r>
            <w:r>
              <w:rPr>
                <w:noProof/>
                <w:webHidden/>
              </w:rPr>
              <w:instrText xml:space="preserve"> PAGEREF _Toc243791197 \h </w:instrText>
            </w:r>
            <w:r>
              <w:rPr>
                <w:noProof/>
                <w:webHidden/>
              </w:rPr>
            </w:r>
            <w:r>
              <w:rPr>
                <w:noProof/>
                <w:webHidden/>
              </w:rPr>
              <w:fldChar w:fldCharType="separate"/>
            </w:r>
            <w:r>
              <w:rPr>
                <w:noProof/>
                <w:webHidden/>
              </w:rPr>
              <w:t>263</w:t>
            </w:r>
            <w:r>
              <w:rPr>
                <w:noProof/>
                <w:webHidden/>
              </w:rPr>
              <w:fldChar w:fldCharType="end"/>
            </w:r>
          </w:hyperlink>
        </w:p>
        <w:p w14:paraId="0258AA59" w14:textId="2F5084D7" w:rsidR="00D625AB" w:rsidRDefault="00D625AB">
          <w:pPr>
            <w:pStyle w:val="TDC3"/>
            <w:tabs>
              <w:tab w:val="right" w:leader="dot" w:pos="10790"/>
            </w:tabs>
            <w:rPr>
              <w:noProof/>
            </w:rPr>
          </w:pPr>
          <w:hyperlink w:anchor="_Toc243791198" w:history="1">
            <w:r w:rsidRPr="00930EC1">
              <w:rPr>
                <w:rStyle w:val="Hipervnculo"/>
                <w:b/>
                <w:bCs/>
                <w:noProof/>
                <w:highlight w:val="yellow"/>
              </w:rPr>
              <w:t>1.20.10: Un detalle importante de costo + Costo con tu modelo</w:t>
            </w:r>
            <w:r>
              <w:rPr>
                <w:noProof/>
                <w:webHidden/>
              </w:rPr>
              <w:tab/>
            </w:r>
            <w:r>
              <w:rPr>
                <w:noProof/>
                <w:webHidden/>
              </w:rPr>
              <w:fldChar w:fldCharType="begin"/>
            </w:r>
            <w:r>
              <w:rPr>
                <w:noProof/>
                <w:webHidden/>
              </w:rPr>
              <w:instrText xml:space="preserve"> PAGEREF _Toc243791198 \h </w:instrText>
            </w:r>
            <w:r>
              <w:rPr>
                <w:noProof/>
                <w:webHidden/>
              </w:rPr>
            </w:r>
            <w:r>
              <w:rPr>
                <w:noProof/>
                <w:webHidden/>
              </w:rPr>
              <w:fldChar w:fldCharType="separate"/>
            </w:r>
            <w:r>
              <w:rPr>
                <w:noProof/>
                <w:webHidden/>
              </w:rPr>
              <w:t>266</w:t>
            </w:r>
            <w:r>
              <w:rPr>
                <w:noProof/>
                <w:webHidden/>
              </w:rPr>
              <w:fldChar w:fldCharType="end"/>
            </w:r>
          </w:hyperlink>
        </w:p>
        <w:p w14:paraId="1E8BCDAF" w14:textId="3AB71525" w:rsidR="00D625AB" w:rsidRDefault="00D625AB">
          <w:pPr>
            <w:pStyle w:val="TDC2"/>
            <w:tabs>
              <w:tab w:val="right" w:leader="dot" w:pos="10790"/>
            </w:tabs>
            <w:rPr>
              <w:noProof/>
            </w:rPr>
          </w:pPr>
          <w:hyperlink w:anchor="_Toc243791199" w:history="1">
            <w:r w:rsidRPr="00930EC1">
              <w:rPr>
                <w:rStyle w:val="Hipervnculo"/>
                <w:rFonts w:cs="Arial"/>
                <w:b/>
                <w:bCs/>
                <w:noProof/>
                <w:highlight w:val="yellow"/>
              </w:rPr>
              <w:t>1.21: Notas de video 34. Day 5 – building Json prompts and using OpenAI’s chat completions API</w:t>
            </w:r>
            <w:r>
              <w:rPr>
                <w:noProof/>
                <w:webHidden/>
              </w:rPr>
              <w:tab/>
            </w:r>
            <w:r>
              <w:rPr>
                <w:noProof/>
                <w:webHidden/>
              </w:rPr>
              <w:fldChar w:fldCharType="begin"/>
            </w:r>
            <w:r>
              <w:rPr>
                <w:noProof/>
                <w:webHidden/>
              </w:rPr>
              <w:instrText xml:space="preserve"> PAGEREF _Toc243791199 \h </w:instrText>
            </w:r>
            <w:r>
              <w:rPr>
                <w:noProof/>
                <w:webHidden/>
              </w:rPr>
            </w:r>
            <w:r>
              <w:rPr>
                <w:noProof/>
                <w:webHidden/>
              </w:rPr>
              <w:fldChar w:fldCharType="separate"/>
            </w:r>
            <w:r>
              <w:rPr>
                <w:noProof/>
                <w:webHidden/>
              </w:rPr>
              <w:t>267</w:t>
            </w:r>
            <w:r>
              <w:rPr>
                <w:noProof/>
                <w:webHidden/>
              </w:rPr>
              <w:fldChar w:fldCharType="end"/>
            </w:r>
          </w:hyperlink>
        </w:p>
        <w:p w14:paraId="745E72A3" w14:textId="1910A055" w:rsidR="00D625AB" w:rsidRDefault="00D625AB">
          <w:pPr>
            <w:pStyle w:val="TDC3"/>
            <w:tabs>
              <w:tab w:val="right" w:leader="dot" w:pos="10790"/>
            </w:tabs>
            <w:rPr>
              <w:noProof/>
            </w:rPr>
          </w:pPr>
          <w:hyperlink w:anchor="_Toc243791200" w:history="1">
            <w:r w:rsidRPr="00930EC1">
              <w:rPr>
                <w:rStyle w:val="Hipervnculo"/>
                <w:b/>
                <w:bCs/>
                <w:noProof/>
                <w:highlight w:val="yellow"/>
              </w:rPr>
              <w:t xml:space="preserve">1.21.1: Restricción en tiempo de inferencia (lo más interesante) - </w:t>
            </w:r>
            <w:r w:rsidRPr="00930EC1">
              <w:rPr>
                <w:rStyle w:val="Hipervnculo"/>
                <w:b/>
                <w:bCs/>
                <w:i/>
                <w:iCs/>
                <w:noProof/>
                <w:highlight w:val="yellow"/>
              </w:rPr>
              <w:t>Structured Outputs</w:t>
            </w:r>
            <w:r w:rsidRPr="00930EC1">
              <w:rPr>
                <w:rStyle w:val="Hipervnculo"/>
                <w:b/>
                <w:bCs/>
                <w:noProof/>
                <w:highlight w:val="yellow"/>
              </w:rPr>
              <w:t xml:space="preserve"> (para ayudar a seguir un esquema)</w:t>
            </w:r>
            <w:r>
              <w:rPr>
                <w:noProof/>
                <w:webHidden/>
              </w:rPr>
              <w:tab/>
            </w:r>
            <w:r>
              <w:rPr>
                <w:noProof/>
                <w:webHidden/>
              </w:rPr>
              <w:fldChar w:fldCharType="begin"/>
            </w:r>
            <w:r>
              <w:rPr>
                <w:noProof/>
                <w:webHidden/>
              </w:rPr>
              <w:instrText xml:space="preserve"> PAGEREF _Toc243791200 \h </w:instrText>
            </w:r>
            <w:r>
              <w:rPr>
                <w:noProof/>
                <w:webHidden/>
              </w:rPr>
            </w:r>
            <w:r>
              <w:rPr>
                <w:noProof/>
                <w:webHidden/>
              </w:rPr>
              <w:fldChar w:fldCharType="separate"/>
            </w:r>
            <w:r>
              <w:rPr>
                <w:noProof/>
                <w:webHidden/>
              </w:rPr>
              <w:t>269</w:t>
            </w:r>
            <w:r>
              <w:rPr>
                <w:noProof/>
                <w:webHidden/>
              </w:rPr>
              <w:fldChar w:fldCharType="end"/>
            </w:r>
          </w:hyperlink>
        </w:p>
        <w:p w14:paraId="6660D3AB" w14:textId="120E17BA" w:rsidR="00D625AB" w:rsidRDefault="00D625AB">
          <w:pPr>
            <w:pStyle w:val="TDC1"/>
            <w:tabs>
              <w:tab w:val="right" w:leader="dot" w:pos="10790"/>
            </w:tabs>
            <w:rPr>
              <w:noProof/>
            </w:rPr>
          </w:pPr>
          <w:hyperlink w:anchor="_Toc243791201" w:history="1">
            <w:r w:rsidRPr="00930EC1">
              <w:rPr>
                <w:rStyle w:val="Hipervnculo"/>
                <w:rFonts w:cs="Arial"/>
                <w:b/>
                <w:bCs/>
                <w:noProof/>
                <w:highlight w:val="yellow"/>
              </w:rPr>
              <w:t>2. Week 2 – Build a Multi-Modal Chatbot: LLMs, Gradio UI, and Agents</w:t>
            </w:r>
            <w:r>
              <w:rPr>
                <w:noProof/>
                <w:webHidden/>
              </w:rPr>
              <w:tab/>
            </w:r>
            <w:r>
              <w:rPr>
                <w:noProof/>
                <w:webHidden/>
              </w:rPr>
              <w:fldChar w:fldCharType="begin"/>
            </w:r>
            <w:r>
              <w:rPr>
                <w:noProof/>
                <w:webHidden/>
              </w:rPr>
              <w:instrText xml:space="preserve"> PAGEREF _Toc243791201 \h </w:instrText>
            </w:r>
            <w:r>
              <w:rPr>
                <w:noProof/>
                <w:webHidden/>
              </w:rPr>
            </w:r>
            <w:r>
              <w:rPr>
                <w:noProof/>
                <w:webHidden/>
              </w:rPr>
              <w:fldChar w:fldCharType="separate"/>
            </w:r>
            <w:r>
              <w:rPr>
                <w:noProof/>
                <w:webHidden/>
              </w:rPr>
              <w:t>271</w:t>
            </w:r>
            <w:r>
              <w:rPr>
                <w:noProof/>
                <w:webHidden/>
              </w:rPr>
              <w:fldChar w:fldCharType="end"/>
            </w:r>
          </w:hyperlink>
        </w:p>
        <w:p w14:paraId="2BA53C16" w14:textId="3F242BF1" w:rsidR="00D625AB" w:rsidRDefault="00D625AB">
          <w:pPr>
            <w:pStyle w:val="TDC2"/>
            <w:tabs>
              <w:tab w:val="right" w:leader="dot" w:pos="10790"/>
            </w:tabs>
            <w:rPr>
              <w:noProof/>
            </w:rPr>
          </w:pPr>
          <w:hyperlink w:anchor="_Toc243791202" w:history="1">
            <w:r w:rsidRPr="00930EC1">
              <w:rPr>
                <w:rStyle w:val="Hipervnculo"/>
                <w:rFonts w:cs="Arial"/>
                <w:b/>
                <w:bCs/>
                <w:noProof/>
                <w:highlight w:val="yellow"/>
              </w:rPr>
              <w:t>2.1 Day 1 – Testing GPT-5 – Escalado en tiempo de entrenamiento vs encalado en tiempo de inferencia – temperature</w:t>
            </w:r>
            <w:r>
              <w:rPr>
                <w:noProof/>
                <w:webHidden/>
              </w:rPr>
              <w:tab/>
            </w:r>
            <w:r>
              <w:rPr>
                <w:noProof/>
                <w:webHidden/>
              </w:rPr>
              <w:fldChar w:fldCharType="begin"/>
            </w:r>
            <w:r>
              <w:rPr>
                <w:noProof/>
                <w:webHidden/>
              </w:rPr>
              <w:instrText xml:space="preserve"> PAGEREF _Toc243791202 \h </w:instrText>
            </w:r>
            <w:r>
              <w:rPr>
                <w:noProof/>
                <w:webHidden/>
              </w:rPr>
            </w:r>
            <w:r>
              <w:rPr>
                <w:noProof/>
                <w:webHidden/>
              </w:rPr>
              <w:fldChar w:fldCharType="separate"/>
            </w:r>
            <w:r>
              <w:rPr>
                <w:noProof/>
                <w:webHidden/>
              </w:rPr>
              <w:t>271</w:t>
            </w:r>
            <w:r>
              <w:rPr>
                <w:noProof/>
                <w:webHidden/>
              </w:rPr>
              <w:fldChar w:fldCharType="end"/>
            </w:r>
          </w:hyperlink>
        </w:p>
        <w:p w14:paraId="7CFEE038" w14:textId="1AE860B2" w:rsidR="00D625AB" w:rsidRDefault="00D625AB">
          <w:pPr>
            <w:pStyle w:val="TDC3"/>
            <w:tabs>
              <w:tab w:val="right" w:leader="dot" w:pos="10790"/>
            </w:tabs>
            <w:rPr>
              <w:noProof/>
            </w:rPr>
          </w:pPr>
          <w:hyperlink w:anchor="_Toc243791203" w:history="1">
            <w:r w:rsidRPr="00930EC1">
              <w:rPr>
                <w:rStyle w:val="Hipervnculo"/>
                <w:b/>
                <w:bCs/>
                <w:noProof/>
                <w:highlight w:val="yellow"/>
              </w:rPr>
              <w:t>2.1.1 Escalar en entrenamiento contra escalar en inferencia, en vivo</w:t>
            </w:r>
            <w:r>
              <w:rPr>
                <w:noProof/>
                <w:webHidden/>
              </w:rPr>
              <w:tab/>
            </w:r>
            <w:r>
              <w:rPr>
                <w:noProof/>
                <w:webHidden/>
              </w:rPr>
              <w:fldChar w:fldCharType="begin"/>
            </w:r>
            <w:r>
              <w:rPr>
                <w:noProof/>
                <w:webHidden/>
              </w:rPr>
              <w:instrText xml:space="preserve"> PAGEREF _Toc243791203 \h </w:instrText>
            </w:r>
            <w:r>
              <w:rPr>
                <w:noProof/>
                <w:webHidden/>
              </w:rPr>
            </w:r>
            <w:r>
              <w:rPr>
                <w:noProof/>
                <w:webHidden/>
              </w:rPr>
              <w:fldChar w:fldCharType="separate"/>
            </w:r>
            <w:r>
              <w:rPr>
                <w:noProof/>
                <w:webHidden/>
              </w:rPr>
              <w:t>271</w:t>
            </w:r>
            <w:r>
              <w:rPr>
                <w:noProof/>
                <w:webHidden/>
              </w:rPr>
              <w:fldChar w:fldCharType="end"/>
            </w:r>
          </w:hyperlink>
        </w:p>
        <w:p w14:paraId="58ECC871" w14:textId="20F62B1D" w:rsidR="00D625AB" w:rsidRDefault="00D625AB">
          <w:pPr>
            <w:pStyle w:val="TDC3"/>
            <w:tabs>
              <w:tab w:val="right" w:leader="dot" w:pos="10790"/>
            </w:tabs>
            <w:rPr>
              <w:noProof/>
            </w:rPr>
          </w:pPr>
          <w:hyperlink w:anchor="_Toc243791204" w:history="1">
            <w:r w:rsidRPr="00930EC1">
              <w:rPr>
                <w:rStyle w:val="Hipervnculo"/>
                <w:b/>
                <w:bCs/>
                <w:noProof/>
                <w:highlight w:val="yellow"/>
              </w:rPr>
              <w:t>2.1.2 El acertijo de las monedas (2/3) - Un solo cliente para muchos proveedores</w:t>
            </w:r>
            <w:r>
              <w:rPr>
                <w:noProof/>
                <w:webHidden/>
              </w:rPr>
              <w:tab/>
            </w:r>
            <w:r>
              <w:rPr>
                <w:noProof/>
                <w:webHidden/>
              </w:rPr>
              <w:fldChar w:fldCharType="begin"/>
            </w:r>
            <w:r>
              <w:rPr>
                <w:noProof/>
                <w:webHidden/>
              </w:rPr>
              <w:instrText xml:space="preserve"> PAGEREF _Toc243791204 \h </w:instrText>
            </w:r>
            <w:r>
              <w:rPr>
                <w:noProof/>
                <w:webHidden/>
              </w:rPr>
            </w:r>
            <w:r>
              <w:rPr>
                <w:noProof/>
                <w:webHidden/>
              </w:rPr>
              <w:fldChar w:fldCharType="separate"/>
            </w:r>
            <w:r>
              <w:rPr>
                <w:noProof/>
                <w:webHidden/>
              </w:rPr>
              <w:t>274</w:t>
            </w:r>
            <w:r>
              <w:rPr>
                <w:noProof/>
                <w:webHidden/>
              </w:rPr>
              <w:fldChar w:fldCharType="end"/>
            </w:r>
          </w:hyperlink>
        </w:p>
        <w:p w14:paraId="0ED279E2" w14:textId="2DE4CE8E" w:rsidR="00D625AB" w:rsidRDefault="00D625AB">
          <w:pPr>
            <w:pStyle w:val="TDC3"/>
            <w:tabs>
              <w:tab w:val="right" w:leader="dot" w:pos="10790"/>
            </w:tabs>
            <w:rPr>
              <w:noProof/>
            </w:rPr>
          </w:pPr>
          <w:hyperlink w:anchor="_Toc243791205" w:history="1">
            <w:r w:rsidRPr="00930EC1">
              <w:rPr>
                <w:rStyle w:val="Hipervnculo"/>
                <w:b/>
                <w:bCs/>
                <w:noProof/>
                <w:highlight w:val="yellow"/>
              </w:rPr>
              <w:t>2.1.2 Groq vs Grok</w:t>
            </w:r>
            <w:r>
              <w:rPr>
                <w:noProof/>
                <w:webHidden/>
              </w:rPr>
              <w:tab/>
            </w:r>
            <w:r>
              <w:rPr>
                <w:noProof/>
                <w:webHidden/>
              </w:rPr>
              <w:fldChar w:fldCharType="begin"/>
            </w:r>
            <w:r>
              <w:rPr>
                <w:noProof/>
                <w:webHidden/>
              </w:rPr>
              <w:instrText xml:space="preserve"> PAGEREF _Toc243791205 \h </w:instrText>
            </w:r>
            <w:r>
              <w:rPr>
                <w:noProof/>
                <w:webHidden/>
              </w:rPr>
            </w:r>
            <w:r>
              <w:rPr>
                <w:noProof/>
                <w:webHidden/>
              </w:rPr>
              <w:fldChar w:fldCharType="separate"/>
            </w:r>
            <w:r>
              <w:rPr>
                <w:noProof/>
                <w:webHidden/>
              </w:rPr>
              <w:t>275</w:t>
            </w:r>
            <w:r>
              <w:rPr>
                <w:noProof/>
                <w:webHidden/>
              </w:rPr>
              <w:fldChar w:fldCharType="end"/>
            </w:r>
          </w:hyperlink>
        </w:p>
        <w:p w14:paraId="3B9A9CFB" w14:textId="2A874BEA" w:rsidR="00D625AB" w:rsidRDefault="00D625AB">
          <w:pPr>
            <w:pStyle w:val="TDC2"/>
            <w:tabs>
              <w:tab w:val="right" w:leader="dot" w:pos="10790"/>
            </w:tabs>
            <w:rPr>
              <w:noProof/>
            </w:rPr>
          </w:pPr>
          <w:hyperlink w:anchor="_Toc243791206" w:history="1">
            <w:r w:rsidRPr="00930EC1">
              <w:rPr>
                <w:rStyle w:val="Hipervnculo"/>
                <w:rFonts w:cs="Arial"/>
                <w:b/>
                <w:bCs/>
                <w:noProof/>
                <w:highlight w:val="yellow"/>
              </w:rPr>
              <w:t>2.2 Dia 1: Router (enrutador) – Capa de abstracción</w:t>
            </w:r>
            <w:r>
              <w:rPr>
                <w:noProof/>
                <w:webHidden/>
              </w:rPr>
              <w:tab/>
            </w:r>
            <w:r>
              <w:rPr>
                <w:noProof/>
                <w:webHidden/>
              </w:rPr>
              <w:fldChar w:fldCharType="begin"/>
            </w:r>
            <w:r>
              <w:rPr>
                <w:noProof/>
                <w:webHidden/>
              </w:rPr>
              <w:instrText xml:space="preserve"> PAGEREF _Toc243791206 \h </w:instrText>
            </w:r>
            <w:r>
              <w:rPr>
                <w:noProof/>
                <w:webHidden/>
              </w:rPr>
            </w:r>
            <w:r>
              <w:rPr>
                <w:noProof/>
                <w:webHidden/>
              </w:rPr>
              <w:fldChar w:fldCharType="separate"/>
            </w:r>
            <w:r>
              <w:rPr>
                <w:noProof/>
                <w:webHidden/>
              </w:rPr>
              <w:t>276</w:t>
            </w:r>
            <w:r>
              <w:rPr>
                <w:noProof/>
                <w:webHidden/>
              </w:rPr>
              <w:fldChar w:fldCharType="end"/>
            </w:r>
          </w:hyperlink>
        </w:p>
        <w:p w14:paraId="358526C5" w14:textId="517D5770" w:rsidR="00D625AB" w:rsidRDefault="00D625AB">
          <w:pPr>
            <w:pStyle w:val="TDC2"/>
            <w:tabs>
              <w:tab w:val="right" w:leader="dot" w:pos="10790"/>
            </w:tabs>
            <w:rPr>
              <w:noProof/>
            </w:rPr>
          </w:pPr>
          <w:hyperlink w:anchor="_Toc243791207" w:history="1">
            <w:r w:rsidRPr="00930EC1">
              <w:rPr>
                <w:rStyle w:val="Hipervnculo"/>
                <w:rFonts w:cs="Arial"/>
                <w:b/>
                <w:bCs/>
                <w:noProof/>
                <w:highlight w:val="yellow"/>
              </w:rPr>
              <w:t>2.3 día 1: LangChain, LiteLLM y caché de prompts</w:t>
            </w:r>
            <w:r>
              <w:rPr>
                <w:noProof/>
                <w:webHidden/>
              </w:rPr>
              <w:tab/>
            </w:r>
            <w:r>
              <w:rPr>
                <w:noProof/>
                <w:webHidden/>
              </w:rPr>
              <w:fldChar w:fldCharType="begin"/>
            </w:r>
            <w:r>
              <w:rPr>
                <w:noProof/>
                <w:webHidden/>
              </w:rPr>
              <w:instrText xml:space="preserve"> PAGEREF _Toc243791207 \h </w:instrText>
            </w:r>
            <w:r>
              <w:rPr>
                <w:noProof/>
                <w:webHidden/>
              </w:rPr>
            </w:r>
            <w:r>
              <w:rPr>
                <w:noProof/>
                <w:webHidden/>
              </w:rPr>
              <w:fldChar w:fldCharType="separate"/>
            </w:r>
            <w:r>
              <w:rPr>
                <w:noProof/>
                <w:webHidden/>
              </w:rPr>
              <w:t>278</w:t>
            </w:r>
            <w:r>
              <w:rPr>
                <w:noProof/>
                <w:webHidden/>
              </w:rPr>
              <w:fldChar w:fldCharType="end"/>
            </w:r>
          </w:hyperlink>
        </w:p>
        <w:p w14:paraId="502D2862" w14:textId="49AEE90A" w:rsidR="00D625AB" w:rsidRDefault="00D625AB">
          <w:pPr>
            <w:pStyle w:val="TDC3"/>
            <w:tabs>
              <w:tab w:val="right" w:leader="dot" w:pos="10790"/>
            </w:tabs>
            <w:rPr>
              <w:noProof/>
            </w:rPr>
          </w:pPr>
          <w:hyperlink w:anchor="_Toc243791208" w:history="1">
            <w:r w:rsidRPr="00930EC1">
              <w:rPr>
                <w:rStyle w:val="Hipervnculo"/>
                <w:b/>
                <w:bCs/>
                <w:noProof/>
                <w:highlight w:val="yellow"/>
              </w:rPr>
              <w:t>2.3.1. LangChain (capa de abstracción o framework): la capa de abstracción más famosa</w:t>
            </w:r>
            <w:r>
              <w:rPr>
                <w:noProof/>
                <w:webHidden/>
              </w:rPr>
              <w:tab/>
            </w:r>
            <w:r>
              <w:rPr>
                <w:noProof/>
                <w:webHidden/>
              </w:rPr>
              <w:fldChar w:fldCharType="begin"/>
            </w:r>
            <w:r>
              <w:rPr>
                <w:noProof/>
                <w:webHidden/>
              </w:rPr>
              <w:instrText xml:space="preserve"> PAGEREF _Toc243791208 \h </w:instrText>
            </w:r>
            <w:r>
              <w:rPr>
                <w:noProof/>
                <w:webHidden/>
              </w:rPr>
            </w:r>
            <w:r>
              <w:rPr>
                <w:noProof/>
                <w:webHidden/>
              </w:rPr>
              <w:fldChar w:fldCharType="separate"/>
            </w:r>
            <w:r>
              <w:rPr>
                <w:noProof/>
                <w:webHidden/>
              </w:rPr>
              <w:t>278</w:t>
            </w:r>
            <w:r>
              <w:rPr>
                <w:noProof/>
                <w:webHidden/>
              </w:rPr>
              <w:fldChar w:fldCharType="end"/>
            </w:r>
          </w:hyperlink>
        </w:p>
        <w:p w14:paraId="6F73291E" w14:textId="668B9B1B" w:rsidR="00D625AB" w:rsidRDefault="00D625AB">
          <w:pPr>
            <w:pStyle w:val="TDC3"/>
            <w:tabs>
              <w:tab w:val="right" w:leader="dot" w:pos="10790"/>
            </w:tabs>
            <w:rPr>
              <w:noProof/>
            </w:rPr>
          </w:pPr>
          <w:hyperlink w:anchor="_Toc243791209" w:history="1">
            <w:r w:rsidRPr="00930EC1">
              <w:rPr>
                <w:rStyle w:val="Hipervnculo"/>
                <w:b/>
                <w:bCs/>
                <w:noProof/>
                <w:highlight w:val="yellow"/>
              </w:rPr>
              <w:t>2.3.2. LiteLLM (capa de abstracción o framework): la capa de abstracción simple</w:t>
            </w:r>
            <w:r>
              <w:rPr>
                <w:noProof/>
                <w:webHidden/>
              </w:rPr>
              <w:tab/>
            </w:r>
            <w:r>
              <w:rPr>
                <w:noProof/>
                <w:webHidden/>
              </w:rPr>
              <w:fldChar w:fldCharType="begin"/>
            </w:r>
            <w:r>
              <w:rPr>
                <w:noProof/>
                <w:webHidden/>
              </w:rPr>
              <w:instrText xml:space="preserve"> PAGEREF _Toc243791209 \h </w:instrText>
            </w:r>
            <w:r>
              <w:rPr>
                <w:noProof/>
                <w:webHidden/>
              </w:rPr>
            </w:r>
            <w:r>
              <w:rPr>
                <w:noProof/>
                <w:webHidden/>
              </w:rPr>
              <w:fldChar w:fldCharType="separate"/>
            </w:r>
            <w:r>
              <w:rPr>
                <w:noProof/>
                <w:webHidden/>
              </w:rPr>
              <w:t>281</w:t>
            </w:r>
            <w:r>
              <w:rPr>
                <w:noProof/>
                <w:webHidden/>
              </w:rPr>
              <w:fldChar w:fldCharType="end"/>
            </w:r>
          </w:hyperlink>
        </w:p>
        <w:p w14:paraId="2FFD44DB" w14:textId="2FFBABD1" w:rsidR="00D625AB" w:rsidRDefault="00D625AB">
          <w:pPr>
            <w:pStyle w:val="TDC3"/>
            <w:tabs>
              <w:tab w:val="right" w:leader="dot" w:pos="10790"/>
            </w:tabs>
            <w:rPr>
              <w:noProof/>
            </w:rPr>
          </w:pPr>
          <w:hyperlink w:anchor="_Toc243791210" w:history="1">
            <w:r w:rsidRPr="00930EC1">
              <w:rPr>
                <w:rStyle w:val="Hipervnculo"/>
                <w:b/>
                <w:bCs/>
                <w:noProof/>
                <w:highlight w:val="yellow"/>
              </w:rPr>
              <w:t>2.3.3. Medir tokens y costo con LiteLLM</w:t>
            </w:r>
            <w:r>
              <w:rPr>
                <w:noProof/>
                <w:webHidden/>
              </w:rPr>
              <w:tab/>
            </w:r>
            <w:r>
              <w:rPr>
                <w:noProof/>
                <w:webHidden/>
              </w:rPr>
              <w:fldChar w:fldCharType="begin"/>
            </w:r>
            <w:r>
              <w:rPr>
                <w:noProof/>
                <w:webHidden/>
              </w:rPr>
              <w:instrText xml:space="preserve"> PAGEREF _Toc243791210 \h </w:instrText>
            </w:r>
            <w:r>
              <w:rPr>
                <w:noProof/>
                <w:webHidden/>
              </w:rPr>
            </w:r>
            <w:r>
              <w:rPr>
                <w:noProof/>
                <w:webHidden/>
              </w:rPr>
              <w:fldChar w:fldCharType="separate"/>
            </w:r>
            <w:r>
              <w:rPr>
                <w:noProof/>
                <w:webHidden/>
              </w:rPr>
              <w:t>283</w:t>
            </w:r>
            <w:r>
              <w:rPr>
                <w:noProof/>
                <w:webHidden/>
              </w:rPr>
              <w:fldChar w:fldCharType="end"/>
            </w:r>
          </w:hyperlink>
        </w:p>
        <w:p w14:paraId="22476133" w14:textId="174214F2" w:rsidR="00D625AB" w:rsidRDefault="00D625AB">
          <w:pPr>
            <w:pStyle w:val="TDC3"/>
            <w:tabs>
              <w:tab w:val="right" w:leader="dot" w:pos="10790"/>
            </w:tabs>
            <w:rPr>
              <w:noProof/>
            </w:rPr>
          </w:pPr>
          <w:hyperlink w:anchor="_Toc243791211" w:history="1">
            <w:r w:rsidRPr="00930EC1">
              <w:rPr>
                <w:rStyle w:val="Hipervnculo"/>
                <w:b/>
                <w:bCs/>
                <w:noProof/>
                <w:highlight w:val="yellow"/>
              </w:rPr>
              <w:t>2.3.4: El experimento de Hamley (cache de promps</w:t>
            </w:r>
            <w:r>
              <w:rPr>
                <w:noProof/>
                <w:webHidden/>
              </w:rPr>
              <w:tab/>
            </w:r>
            <w:r>
              <w:rPr>
                <w:noProof/>
                <w:webHidden/>
              </w:rPr>
              <w:fldChar w:fldCharType="begin"/>
            </w:r>
            <w:r>
              <w:rPr>
                <w:noProof/>
                <w:webHidden/>
              </w:rPr>
              <w:instrText xml:space="preserve"> PAGEREF _Toc243791211 \h </w:instrText>
            </w:r>
            <w:r>
              <w:rPr>
                <w:noProof/>
                <w:webHidden/>
              </w:rPr>
            </w:r>
            <w:r>
              <w:rPr>
                <w:noProof/>
                <w:webHidden/>
              </w:rPr>
              <w:fldChar w:fldCharType="separate"/>
            </w:r>
            <w:r>
              <w:rPr>
                <w:noProof/>
                <w:webHidden/>
              </w:rPr>
              <w:t>285</w:t>
            </w:r>
            <w:r>
              <w:rPr>
                <w:noProof/>
                <w:webHidden/>
              </w:rPr>
              <w:fldChar w:fldCharType="end"/>
            </w:r>
          </w:hyperlink>
        </w:p>
        <w:p w14:paraId="27689AA0" w14:textId="3C45CE2F" w:rsidR="00D625AB" w:rsidRDefault="00D625AB">
          <w:pPr>
            <w:pStyle w:val="TDC3"/>
            <w:tabs>
              <w:tab w:val="right" w:leader="dot" w:pos="10790"/>
            </w:tabs>
            <w:rPr>
              <w:noProof/>
            </w:rPr>
          </w:pPr>
          <w:hyperlink w:anchor="_Toc243791212" w:history="1">
            <w:r w:rsidRPr="00930EC1">
              <w:rPr>
                <w:rStyle w:val="Hipervnculo"/>
                <w:b/>
                <w:bCs/>
                <w:noProof/>
                <w:highlight w:val="yellow"/>
              </w:rPr>
              <w:t>2.3.5 La letra chica del cache, por proveedor: IMPORTANTE – para sacarle el máximo provecho al rendimiento</w:t>
            </w:r>
            <w:r>
              <w:rPr>
                <w:noProof/>
                <w:webHidden/>
              </w:rPr>
              <w:tab/>
            </w:r>
            <w:r>
              <w:rPr>
                <w:noProof/>
                <w:webHidden/>
              </w:rPr>
              <w:fldChar w:fldCharType="begin"/>
            </w:r>
            <w:r>
              <w:rPr>
                <w:noProof/>
                <w:webHidden/>
              </w:rPr>
              <w:instrText xml:space="preserve"> PAGEREF _Toc243791212 \h </w:instrText>
            </w:r>
            <w:r>
              <w:rPr>
                <w:noProof/>
                <w:webHidden/>
              </w:rPr>
            </w:r>
            <w:r>
              <w:rPr>
                <w:noProof/>
                <w:webHidden/>
              </w:rPr>
              <w:fldChar w:fldCharType="separate"/>
            </w:r>
            <w:r>
              <w:rPr>
                <w:noProof/>
                <w:webHidden/>
              </w:rPr>
              <w:t>290</w:t>
            </w:r>
            <w:r>
              <w:rPr>
                <w:noProof/>
                <w:webHidden/>
              </w:rPr>
              <w:fldChar w:fldCharType="end"/>
            </w:r>
          </w:hyperlink>
        </w:p>
        <w:p w14:paraId="7300AF55" w14:textId="73BBEDF4" w:rsidR="00D625AB" w:rsidRDefault="00D625AB">
          <w:pPr>
            <w:pStyle w:val="TDC3"/>
            <w:tabs>
              <w:tab w:val="right" w:leader="dot" w:pos="10790"/>
            </w:tabs>
            <w:rPr>
              <w:noProof/>
            </w:rPr>
          </w:pPr>
          <w:hyperlink w:anchor="_Toc243791213" w:history="1">
            <w:r w:rsidRPr="00930EC1">
              <w:rPr>
                <w:rStyle w:val="Hipervnculo"/>
                <w:b/>
                <w:bCs/>
                <w:noProof/>
                <w:highlight w:val="yellow"/>
              </w:rPr>
              <w:t>2.3.6 Conversación entre dos chatbots: paso a paso del código</w:t>
            </w:r>
            <w:r>
              <w:rPr>
                <w:noProof/>
                <w:webHidden/>
              </w:rPr>
              <w:tab/>
            </w:r>
            <w:r>
              <w:rPr>
                <w:noProof/>
                <w:webHidden/>
              </w:rPr>
              <w:fldChar w:fldCharType="begin"/>
            </w:r>
            <w:r>
              <w:rPr>
                <w:noProof/>
                <w:webHidden/>
              </w:rPr>
              <w:instrText xml:space="preserve"> PAGEREF _Toc243791213 \h </w:instrText>
            </w:r>
            <w:r>
              <w:rPr>
                <w:noProof/>
                <w:webHidden/>
              </w:rPr>
            </w:r>
            <w:r>
              <w:rPr>
                <w:noProof/>
                <w:webHidden/>
              </w:rPr>
              <w:fldChar w:fldCharType="separate"/>
            </w:r>
            <w:r>
              <w:rPr>
                <w:noProof/>
                <w:webHidden/>
              </w:rPr>
              <w:t>294</w:t>
            </w:r>
            <w:r>
              <w:rPr>
                <w:noProof/>
                <w:webHidden/>
              </w:rPr>
              <w:fldChar w:fldCharType="end"/>
            </w:r>
          </w:hyperlink>
        </w:p>
        <w:p w14:paraId="7C534D75" w14:textId="43A4FCCA" w:rsidR="00D625AB" w:rsidRDefault="00D625AB">
          <w:pPr>
            <w:pStyle w:val="TDC3"/>
            <w:tabs>
              <w:tab w:val="right" w:leader="dot" w:pos="10790"/>
            </w:tabs>
            <w:rPr>
              <w:noProof/>
            </w:rPr>
          </w:pPr>
          <w:hyperlink w:anchor="_Toc243791214" w:history="1">
            <w:r w:rsidRPr="00930EC1">
              <w:rPr>
                <w:rStyle w:val="Hipervnculo"/>
                <w:b/>
                <w:bCs/>
                <w:noProof/>
                <w:highlight w:val="yellow"/>
              </w:rPr>
              <w:t>2.3.7 Conversacion con Con 3 participantes (Alex = GPT, Blake = Claude, Charlie = Gemini), usando el truco de "un solo user prompt con toda la conversación como texto".</w:t>
            </w:r>
            <w:r>
              <w:rPr>
                <w:noProof/>
                <w:webHidden/>
              </w:rPr>
              <w:tab/>
            </w:r>
            <w:r>
              <w:rPr>
                <w:noProof/>
                <w:webHidden/>
              </w:rPr>
              <w:fldChar w:fldCharType="begin"/>
            </w:r>
            <w:r>
              <w:rPr>
                <w:noProof/>
                <w:webHidden/>
              </w:rPr>
              <w:instrText xml:space="preserve"> PAGEREF _Toc243791214 \h </w:instrText>
            </w:r>
            <w:r>
              <w:rPr>
                <w:noProof/>
                <w:webHidden/>
              </w:rPr>
            </w:r>
            <w:r>
              <w:rPr>
                <w:noProof/>
                <w:webHidden/>
              </w:rPr>
              <w:fldChar w:fldCharType="separate"/>
            </w:r>
            <w:r>
              <w:rPr>
                <w:noProof/>
                <w:webHidden/>
              </w:rPr>
              <w:t>307</w:t>
            </w:r>
            <w:r>
              <w:rPr>
                <w:noProof/>
                <w:webHidden/>
              </w:rPr>
              <w:fldChar w:fldCharType="end"/>
            </w:r>
          </w:hyperlink>
        </w:p>
        <w:p w14:paraId="22CF6BD4" w14:textId="4F2BD8AA" w:rsidR="00D625AB" w:rsidRDefault="00D625AB">
          <w:pPr>
            <w:pStyle w:val="TDC2"/>
            <w:tabs>
              <w:tab w:val="right" w:leader="dot" w:pos="10790"/>
            </w:tabs>
            <w:rPr>
              <w:noProof/>
            </w:rPr>
          </w:pPr>
          <w:hyperlink w:anchor="_Toc243791215" w:history="1">
            <w:r w:rsidRPr="00930EC1">
              <w:rPr>
                <w:rStyle w:val="Hipervnculo"/>
                <w:rFonts w:cs="Arial"/>
                <w:b/>
                <w:bCs/>
                <w:noProof/>
                <w:highlight w:val="yellow"/>
              </w:rPr>
              <w:t>2.4: Dia 2: Gradio</w:t>
            </w:r>
            <w:r>
              <w:rPr>
                <w:noProof/>
                <w:webHidden/>
              </w:rPr>
              <w:tab/>
            </w:r>
            <w:r>
              <w:rPr>
                <w:noProof/>
                <w:webHidden/>
              </w:rPr>
              <w:fldChar w:fldCharType="begin"/>
            </w:r>
            <w:r>
              <w:rPr>
                <w:noProof/>
                <w:webHidden/>
              </w:rPr>
              <w:instrText xml:space="preserve"> PAGEREF _Toc243791215 \h </w:instrText>
            </w:r>
            <w:r>
              <w:rPr>
                <w:noProof/>
                <w:webHidden/>
              </w:rPr>
            </w:r>
            <w:r>
              <w:rPr>
                <w:noProof/>
                <w:webHidden/>
              </w:rPr>
              <w:fldChar w:fldCharType="separate"/>
            </w:r>
            <w:r>
              <w:rPr>
                <w:noProof/>
                <w:webHidden/>
              </w:rPr>
              <w:t>310</w:t>
            </w:r>
            <w:r>
              <w:rPr>
                <w:noProof/>
                <w:webHidden/>
              </w:rPr>
              <w:fldChar w:fldCharType="end"/>
            </w:r>
          </w:hyperlink>
        </w:p>
        <w:p w14:paraId="0A687444" w14:textId="56BCAFF8" w:rsidR="00D625AB" w:rsidRDefault="00D625AB">
          <w:pPr>
            <w:pStyle w:val="TDC3"/>
            <w:tabs>
              <w:tab w:val="right" w:leader="dot" w:pos="10790"/>
            </w:tabs>
            <w:rPr>
              <w:noProof/>
            </w:rPr>
          </w:pPr>
          <w:hyperlink w:anchor="_Toc243791216" w:history="1">
            <w:r w:rsidRPr="00930EC1">
              <w:rPr>
                <w:rStyle w:val="Hipervnculo"/>
                <w:b/>
                <w:bCs/>
                <w:noProof/>
                <w:highlight w:val="yellow"/>
              </w:rPr>
              <w:t>2.4.1 Lo que viene hoy + Que es Gradio + que hay bajo gradio</w:t>
            </w:r>
            <w:r>
              <w:rPr>
                <w:noProof/>
                <w:webHidden/>
              </w:rPr>
              <w:tab/>
            </w:r>
            <w:r>
              <w:rPr>
                <w:noProof/>
                <w:webHidden/>
              </w:rPr>
              <w:fldChar w:fldCharType="begin"/>
            </w:r>
            <w:r>
              <w:rPr>
                <w:noProof/>
                <w:webHidden/>
              </w:rPr>
              <w:instrText xml:space="preserve"> PAGEREF _Toc243791216 \h </w:instrText>
            </w:r>
            <w:r>
              <w:rPr>
                <w:noProof/>
                <w:webHidden/>
              </w:rPr>
            </w:r>
            <w:r>
              <w:rPr>
                <w:noProof/>
                <w:webHidden/>
              </w:rPr>
              <w:fldChar w:fldCharType="separate"/>
            </w:r>
            <w:r>
              <w:rPr>
                <w:noProof/>
                <w:webHidden/>
              </w:rPr>
              <w:t>310</w:t>
            </w:r>
            <w:r>
              <w:rPr>
                <w:noProof/>
                <w:webHidden/>
              </w:rPr>
              <w:fldChar w:fldCharType="end"/>
            </w:r>
          </w:hyperlink>
        </w:p>
        <w:p w14:paraId="64411CC8" w14:textId="6533D1CF" w:rsidR="00D625AB" w:rsidRDefault="00D625AB">
          <w:pPr>
            <w:pStyle w:val="TDC3"/>
            <w:tabs>
              <w:tab w:val="right" w:leader="dot" w:pos="10790"/>
            </w:tabs>
            <w:rPr>
              <w:noProof/>
            </w:rPr>
          </w:pPr>
          <w:hyperlink w:anchor="_Toc243791217" w:history="1">
            <w:r w:rsidRPr="00930EC1">
              <w:rPr>
                <w:rStyle w:val="Hipervnculo"/>
                <w:b/>
                <w:bCs/>
                <w:noProof/>
                <w:highlight w:val="yellow"/>
              </w:rPr>
              <w:t>2.4.2 El primer ejemplo (diapositiva 2)</w:t>
            </w:r>
            <w:r>
              <w:rPr>
                <w:noProof/>
                <w:webHidden/>
              </w:rPr>
              <w:tab/>
            </w:r>
            <w:r>
              <w:rPr>
                <w:noProof/>
                <w:webHidden/>
              </w:rPr>
              <w:fldChar w:fldCharType="begin"/>
            </w:r>
            <w:r>
              <w:rPr>
                <w:noProof/>
                <w:webHidden/>
              </w:rPr>
              <w:instrText xml:space="preserve"> PAGEREF _Toc243791217 \h </w:instrText>
            </w:r>
            <w:r>
              <w:rPr>
                <w:noProof/>
                <w:webHidden/>
              </w:rPr>
            </w:r>
            <w:r>
              <w:rPr>
                <w:noProof/>
                <w:webHidden/>
              </w:rPr>
              <w:fldChar w:fldCharType="separate"/>
            </w:r>
            <w:r>
              <w:rPr>
                <w:noProof/>
                <w:webHidden/>
              </w:rPr>
              <w:t>311</w:t>
            </w:r>
            <w:r>
              <w:rPr>
                <w:noProof/>
                <w:webHidden/>
              </w:rPr>
              <w:fldChar w:fldCharType="end"/>
            </w:r>
          </w:hyperlink>
        </w:p>
        <w:p w14:paraId="30FA1AD2" w14:textId="2447FF78" w:rsidR="00D625AB" w:rsidRDefault="00D625AB">
          <w:pPr>
            <w:pStyle w:val="TDC3"/>
            <w:tabs>
              <w:tab w:val="right" w:leader="dot" w:pos="10790"/>
            </w:tabs>
            <w:rPr>
              <w:noProof/>
            </w:rPr>
          </w:pPr>
          <w:hyperlink w:anchor="_Toc243791218" w:history="1">
            <w:r w:rsidRPr="00930EC1">
              <w:rPr>
                <w:rStyle w:val="Hipervnculo"/>
                <w:b/>
                <w:bCs/>
                <w:noProof/>
                <w:highlight w:val="yellow"/>
              </w:rPr>
              <w:t>2.4.3 Lo que se va a construir hoy (diapositiva 3) + El código: función message_gpt</w:t>
            </w:r>
            <w:r>
              <w:rPr>
                <w:noProof/>
                <w:webHidden/>
              </w:rPr>
              <w:tab/>
            </w:r>
            <w:r>
              <w:rPr>
                <w:noProof/>
                <w:webHidden/>
              </w:rPr>
              <w:fldChar w:fldCharType="begin"/>
            </w:r>
            <w:r>
              <w:rPr>
                <w:noProof/>
                <w:webHidden/>
              </w:rPr>
              <w:instrText xml:space="preserve"> PAGEREF _Toc243791218 \h </w:instrText>
            </w:r>
            <w:r>
              <w:rPr>
                <w:noProof/>
                <w:webHidden/>
              </w:rPr>
            </w:r>
            <w:r>
              <w:rPr>
                <w:noProof/>
                <w:webHidden/>
              </w:rPr>
              <w:fldChar w:fldCharType="separate"/>
            </w:r>
            <w:r>
              <w:rPr>
                <w:noProof/>
                <w:webHidden/>
              </w:rPr>
              <w:t>312</w:t>
            </w:r>
            <w:r>
              <w:rPr>
                <w:noProof/>
                <w:webHidden/>
              </w:rPr>
              <w:fldChar w:fldCharType="end"/>
            </w:r>
          </w:hyperlink>
        </w:p>
        <w:p w14:paraId="05E3AEED" w14:textId="6AD08D7D" w:rsidR="00D625AB" w:rsidRDefault="00D625AB">
          <w:pPr>
            <w:pStyle w:val="TDC3"/>
            <w:tabs>
              <w:tab w:val="right" w:leader="dot" w:pos="10790"/>
            </w:tabs>
            <w:rPr>
              <w:noProof/>
            </w:rPr>
          </w:pPr>
          <w:hyperlink w:anchor="_Toc243791219" w:history="1">
            <w:r w:rsidRPr="00930EC1">
              <w:rPr>
                <w:rStyle w:val="Hipervnculo"/>
                <w:b/>
                <w:bCs/>
                <w:noProof/>
                <w:highlight w:val="yellow"/>
              </w:rPr>
              <w:t>2.4.4 Chat Completions API versus Responses API (el aparte importante) + El corte de conocimiento (knowledge cutoff)</w:t>
            </w:r>
            <w:r w:rsidRPr="00930EC1">
              <w:rPr>
                <w:rStyle w:val="Hipervnculo"/>
                <w:b/>
                <w:bCs/>
                <w:noProof/>
              </w:rPr>
              <w:t xml:space="preserve"> + diferencia entre modelo (api) vs producto</w:t>
            </w:r>
            <w:r>
              <w:rPr>
                <w:noProof/>
                <w:webHidden/>
              </w:rPr>
              <w:tab/>
            </w:r>
            <w:r>
              <w:rPr>
                <w:noProof/>
                <w:webHidden/>
              </w:rPr>
              <w:fldChar w:fldCharType="begin"/>
            </w:r>
            <w:r>
              <w:rPr>
                <w:noProof/>
                <w:webHidden/>
              </w:rPr>
              <w:instrText xml:space="preserve"> PAGEREF _Toc243791219 \h </w:instrText>
            </w:r>
            <w:r>
              <w:rPr>
                <w:noProof/>
                <w:webHidden/>
              </w:rPr>
            </w:r>
            <w:r>
              <w:rPr>
                <w:noProof/>
                <w:webHidden/>
              </w:rPr>
              <w:fldChar w:fldCharType="separate"/>
            </w:r>
            <w:r>
              <w:rPr>
                <w:noProof/>
                <w:webHidden/>
              </w:rPr>
              <w:t>313</w:t>
            </w:r>
            <w:r>
              <w:rPr>
                <w:noProof/>
                <w:webHidden/>
              </w:rPr>
              <w:fldChar w:fldCharType="end"/>
            </w:r>
          </w:hyperlink>
        </w:p>
        <w:p w14:paraId="0ABA7C43" w14:textId="33310933" w:rsidR="00D625AB" w:rsidRDefault="00D625AB">
          <w:pPr>
            <w:pStyle w:val="TDC2"/>
            <w:tabs>
              <w:tab w:val="right" w:leader="dot" w:pos="10790"/>
            </w:tabs>
            <w:rPr>
              <w:noProof/>
            </w:rPr>
          </w:pPr>
          <w:hyperlink w:anchor="_Toc243791220" w:history="1">
            <w:r w:rsidRPr="00930EC1">
              <w:rPr>
                <w:rStyle w:val="Hipervnculo"/>
                <w:rFonts w:cs="Arial"/>
                <w:b/>
                <w:bCs/>
                <w:noProof/>
                <w:highlight w:val="yellow"/>
              </w:rPr>
              <w:t>2.5: Dia 2: Gradio: tu primera interfaz, paso a paso</w:t>
            </w:r>
            <w:r>
              <w:rPr>
                <w:noProof/>
                <w:webHidden/>
              </w:rPr>
              <w:tab/>
            </w:r>
            <w:r>
              <w:rPr>
                <w:noProof/>
                <w:webHidden/>
              </w:rPr>
              <w:fldChar w:fldCharType="begin"/>
            </w:r>
            <w:r>
              <w:rPr>
                <w:noProof/>
                <w:webHidden/>
              </w:rPr>
              <w:instrText xml:space="preserve"> PAGEREF _Toc243791220 \h </w:instrText>
            </w:r>
            <w:r>
              <w:rPr>
                <w:noProof/>
                <w:webHidden/>
              </w:rPr>
            </w:r>
            <w:r>
              <w:rPr>
                <w:noProof/>
                <w:webHidden/>
              </w:rPr>
              <w:fldChar w:fldCharType="separate"/>
            </w:r>
            <w:r>
              <w:rPr>
                <w:noProof/>
                <w:webHidden/>
              </w:rPr>
              <w:t>317</w:t>
            </w:r>
            <w:r>
              <w:rPr>
                <w:noProof/>
                <w:webHidden/>
              </w:rPr>
              <w:fldChar w:fldCharType="end"/>
            </w:r>
          </w:hyperlink>
        </w:p>
        <w:p w14:paraId="2F3DD8BA" w14:textId="156C0118" w:rsidR="00D625AB" w:rsidRDefault="00D625AB">
          <w:pPr>
            <w:pStyle w:val="TDC3"/>
            <w:tabs>
              <w:tab w:val="right" w:leader="dot" w:pos="10790"/>
            </w:tabs>
            <w:rPr>
              <w:noProof/>
            </w:rPr>
          </w:pPr>
          <w:hyperlink w:anchor="_Toc243791221" w:history="1">
            <w:r w:rsidRPr="00930EC1">
              <w:rPr>
                <w:rStyle w:val="Hipervnculo"/>
                <w:b/>
                <w:bCs/>
                <w:noProof/>
                <w:highlight w:val="yellow"/>
              </w:rPr>
              <w:t>2.5.1 La función base + interfaz, línea por línea</w:t>
            </w:r>
            <w:r>
              <w:rPr>
                <w:noProof/>
                <w:webHidden/>
              </w:rPr>
              <w:tab/>
            </w:r>
            <w:r>
              <w:rPr>
                <w:noProof/>
                <w:webHidden/>
              </w:rPr>
              <w:fldChar w:fldCharType="begin"/>
            </w:r>
            <w:r>
              <w:rPr>
                <w:noProof/>
                <w:webHidden/>
              </w:rPr>
              <w:instrText xml:space="preserve"> PAGEREF _Toc243791221 \h </w:instrText>
            </w:r>
            <w:r>
              <w:rPr>
                <w:noProof/>
                <w:webHidden/>
              </w:rPr>
            </w:r>
            <w:r>
              <w:rPr>
                <w:noProof/>
                <w:webHidden/>
              </w:rPr>
              <w:fldChar w:fldCharType="separate"/>
            </w:r>
            <w:r>
              <w:rPr>
                <w:noProof/>
                <w:webHidden/>
              </w:rPr>
              <w:t>317</w:t>
            </w:r>
            <w:r>
              <w:rPr>
                <w:noProof/>
                <w:webHidden/>
              </w:rPr>
              <w:fldChar w:fldCharType="end"/>
            </w:r>
          </w:hyperlink>
        </w:p>
        <w:p w14:paraId="72B02EDC" w14:textId="2B725693" w:rsidR="00D625AB" w:rsidRDefault="00D625AB">
          <w:pPr>
            <w:pStyle w:val="TDC3"/>
            <w:tabs>
              <w:tab w:val="right" w:leader="dot" w:pos="10790"/>
            </w:tabs>
            <w:rPr>
              <w:noProof/>
            </w:rPr>
          </w:pPr>
          <w:hyperlink w:anchor="_Toc243791222" w:history="1">
            <w:r w:rsidRPr="00930EC1">
              <w:rPr>
                <w:rStyle w:val="Hipervnculo"/>
                <w:b/>
                <w:bCs/>
                <w:noProof/>
                <w:highlight w:val="yellow"/>
              </w:rPr>
              <w:t>2.5.2Lo que pasa "bajo el capó" cuando ejecutas eso + La variable share=True: compartir hacia afuera</w:t>
            </w:r>
            <w:r>
              <w:rPr>
                <w:noProof/>
                <w:webHidden/>
              </w:rPr>
              <w:tab/>
            </w:r>
            <w:r>
              <w:rPr>
                <w:noProof/>
                <w:webHidden/>
              </w:rPr>
              <w:fldChar w:fldCharType="begin"/>
            </w:r>
            <w:r>
              <w:rPr>
                <w:noProof/>
                <w:webHidden/>
              </w:rPr>
              <w:instrText xml:space="preserve"> PAGEREF _Toc243791222 \h </w:instrText>
            </w:r>
            <w:r>
              <w:rPr>
                <w:noProof/>
                <w:webHidden/>
              </w:rPr>
            </w:r>
            <w:r>
              <w:rPr>
                <w:noProof/>
                <w:webHidden/>
              </w:rPr>
              <w:fldChar w:fldCharType="separate"/>
            </w:r>
            <w:r>
              <w:rPr>
                <w:noProof/>
                <w:webHidden/>
              </w:rPr>
              <w:t>319</w:t>
            </w:r>
            <w:r>
              <w:rPr>
                <w:noProof/>
                <w:webHidden/>
              </w:rPr>
              <w:fldChar w:fldCharType="end"/>
            </w:r>
          </w:hyperlink>
        </w:p>
        <w:p w14:paraId="6C029F36" w14:textId="5390E906" w:rsidR="00D625AB" w:rsidRDefault="00D625AB">
          <w:pPr>
            <w:pStyle w:val="TDC2"/>
            <w:tabs>
              <w:tab w:val="right" w:leader="dot" w:pos="10790"/>
            </w:tabs>
            <w:rPr>
              <w:noProof/>
            </w:rPr>
          </w:pPr>
          <w:hyperlink w:anchor="_Toc243791223" w:history="1">
            <w:r w:rsidRPr="00930EC1">
              <w:rPr>
                <w:rStyle w:val="Hipervnculo"/>
                <w:rFonts w:cs="Arial"/>
                <w:b/>
                <w:bCs/>
                <w:noProof/>
                <w:highlight w:val="yellow"/>
              </w:rPr>
              <w:t>2.6: Dia 2: Gradio: autenticacion, modo oscuro/claro, y el cambio de shout a message_gpt</w:t>
            </w:r>
            <w:r>
              <w:rPr>
                <w:noProof/>
                <w:webHidden/>
              </w:rPr>
              <w:tab/>
            </w:r>
            <w:r>
              <w:rPr>
                <w:noProof/>
                <w:webHidden/>
              </w:rPr>
              <w:fldChar w:fldCharType="begin"/>
            </w:r>
            <w:r>
              <w:rPr>
                <w:noProof/>
                <w:webHidden/>
              </w:rPr>
              <w:instrText xml:space="preserve"> PAGEREF _Toc243791223 \h </w:instrText>
            </w:r>
            <w:r>
              <w:rPr>
                <w:noProof/>
                <w:webHidden/>
              </w:rPr>
            </w:r>
            <w:r>
              <w:rPr>
                <w:noProof/>
                <w:webHidden/>
              </w:rPr>
              <w:fldChar w:fldCharType="separate"/>
            </w:r>
            <w:r>
              <w:rPr>
                <w:noProof/>
                <w:webHidden/>
              </w:rPr>
              <w:t>321</w:t>
            </w:r>
            <w:r>
              <w:rPr>
                <w:noProof/>
                <w:webHidden/>
              </w:rPr>
              <w:fldChar w:fldCharType="end"/>
            </w:r>
          </w:hyperlink>
        </w:p>
        <w:p w14:paraId="3BA2CD09" w14:textId="6A387866" w:rsidR="00D625AB" w:rsidRDefault="00D625AB">
          <w:pPr>
            <w:pStyle w:val="TDC3"/>
            <w:tabs>
              <w:tab w:val="right" w:leader="dot" w:pos="10790"/>
            </w:tabs>
            <w:rPr>
              <w:noProof/>
            </w:rPr>
          </w:pPr>
          <w:hyperlink w:anchor="_Toc243791224" w:history="1">
            <w:r w:rsidRPr="00930EC1">
              <w:rPr>
                <w:rStyle w:val="Hipervnculo"/>
                <w:b/>
                <w:bCs/>
                <w:noProof/>
                <w:highlight w:val="yellow"/>
              </w:rPr>
              <w:t>2.6.1. inbrowser=True + Autenticación con auth=</w:t>
            </w:r>
            <w:r>
              <w:rPr>
                <w:noProof/>
                <w:webHidden/>
              </w:rPr>
              <w:tab/>
            </w:r>
            <w:r>
              <w:rPr>
                <w:noProof/>
                <w:webHidden/>
              </w:rPr>
              <w:fldChar w:fldCharType="begin"/>
            </w:r>
            <w:r>
              <w:rPr>
                <w:noProof/>
                <w:webHidden/>
              </w:rPr>
              <w:instrText xml:space="preserve"> PAGEREF _Toc243791224 \h </w:instrText>
            </w:r>
            <w:r>
              <w:rPr>
                <w:noProof/>
                <w:webHidden/>
              </w:rPr>
            </w:r>
            <w:r>
              <w:rPr>
                <w:noProof/>
                <w:webHidden/>
              </w:rPr>
              <w:fldChar w:fldCharType="separate"/>
            </w:r>
            <w:r>
              <w:rPr>
                <w:noProof/>
                <w:webHidden/>
              </w:rPr>
              <w:t>321</w:t>
            </w:r>
            <w:r>
              <w:rPr>
                <w:noProof/>
                <w:webHidden/>
              </w:rPr>
              <w:fldChar w:fldCharType="end"/>
            </w:r>
          </w:hyperlink>
        </w:p>
        <w:p w14:paraId="6FA093D4" w14:textId="43E28C83" w:rsidR="00D625AB" w:rsidRDefault="00D625AB">
          <w:pPr>
            <w:pStyle w:val="TDC3"/>
            <w:tabs>
              <w:tab w:val="right" w:leader="dot" w:pos="10790"/>
            </w:tabs>
            <w:rPr>
              <w:noProof/>
            </w:rPr>
          </w:pPr>
          <w:hyperlink w:anchor="_Toc243791225" w:history="1">
            <w:r w:rsidRPr="00930EC1">
              <w:rPr>
                <w:rStyle w:val="Hipervnculo"/>
                <w:b/>
                <w:bCs/>
                <w:noProof/>
                <w:highlight w:val="yellow"/>
              </w:rPr>
              <w:t>2.6.2. Modo oscuro forzado + Interfaz más explícita, con componentes nombrados</w:t>
            </w:r>
            <w:r>
              <w:rPr>
                <w:noProof/>
                <w:webHidden/>
              </w:rPr>
              <w:tab/>
            </w:r>
            <w:r>
              <w:rPr>
                <w:noProof/>
                <w:webHidden/>
              </w:rPr>
              <w:fldChar w:fldCharType="begin"/>
            </w:r>
            <w:r>
              <w:rPr>
                <w:noProof/>
                <w:webHidden/>
              </w:rPr>
              <w:instrText xml:space="preserve"> PAGEREF _Toc243791225 \h </w:instrText>
            </w:r>
            <w:r>
              <w:rPr>
                <w:noProof/>
                <w:webHidden/>
              </w:rPr>
            </w:r>
            <w:r>
              <w:rPr>
                <w:noProof/>
                <w:webHidden/>
              </w:rPr>
              <w:fldChar w:fldCharType="separate"/>
            </w:r>
            <w:r>
              <w:rPr>
                <w:noProof/>
                <w:webHidden/>
              </w:rPr>
              <w:t>322</w:t>
            </w:r>
            <w:r>
              <w:rPr>
                <w:noProof/>
                <w:webHidden/>
              </w:rPr>
              <w:fldChar w:fldCharType="end"/>
            </w:r>
          </w:hyperlink>
        </w:p>
        <w:p w14:paraId="7E5429BE" w14:textId="4D1F8956" w:rsidR="00D625AB" w:rsidRDefault="00D625AB">
          <w:pPr>
            <w:pStyle w:val="TDC3"/>
            <w:tabs>
              <w:tab w:val="right" w:leader="dot" w:pos="10790"/>
            </w:tabs>
            <w:rPr>
              <w:noProof/>
            </w:rPr>
          </w:pPr>
          <w:hyperlink w:anchor="_Toc243791226" w:history="1">
            <w:r w:rsidRPr="00930EC1">
              <w:rPr>
                <w:rStyle w:val="Hipervnculo"/>
                <w:b/>
                <w:bCs/>
                <w:noProof/>
                <w:highlight w:val="yellow"/>
              </w:rPr>
              <w:t>2.6.3. El momento clave: shout → message_gpt + La idea central de todo el video (y por qué importa)</w:t>
            </w:r>
            <w:r>
              <w:rPr>
                <w:noProof/>
                <w:webHidden/>
              </w:rPr>
              <w:tab/>
            </w:r>
            <w:r>
              <w:rPr>
                <w:noProof/>
                <w:webHidden/>
              </w:rPr>
              <w:fldChar w:fldCharType="begin"/>
            </w:r>
            <w:r>
              <w:rPr>
                <w:noProof/>
                <w:webHidden/>
              </w:rPr>
              <w:instrText xml:space="preserve"> PAGEREF _Toc243791226 \h </w:instrText>
            </w:r>
            <w:r>
              <w:rPr>
                <w:noProof/>
                <w:webHidden/>
              </w:rPr>
            </w:r>
            <w:r>
              <w:rPr>
                <w:noProof/>
                <w:webHidden/>
              </w:rPr>
              <w:fldChar w:fldCharType="separate"/>
            </w:r>
            <w:r>
              <w:rPr>
                <w:noProof/>
                <w:webHidden/>
              </w:rPr>
              <w:t>324</w:t>
            </w:r>
            <w:r>
              <w:rPr>
                <w:noProof/>
                <w:webHidden/>
              </w:rPr>
              <w:fldChar w:fldCharType="end"/>
            </w:r>
          </w:hyperlink>
        </w:p>
        <w:p w14:paraId="7DD2566E" w14:textId="5253B1D1" w:rsidR="00D625AB" w:rsidRDefault="00D625AB">
          <w:pPr>
            <w:pStyle w:val="TDC3"/>
            <w:tabs>
              <w:tab w:val="right" w:leader="dot" w:pos="10790"/>
            </w:tabs>
            <w:rPr>
              <w:noProof/>
            </w:rPr>
          </w:pPr>
          <w:hyperlink w:anchor="_Toc243791227" w:history="1">
            <w:r w:rsidRPr="00930EC1">
              <w:rPr>
                <w:rStyle w:val="Hipervnculo"/>
                <w:b/>
                <w:bCs/>
                <w:noProof/>
                <w:highlight w:val="yellow"/>
              </w:rPr>
              <w:t>2.6.4. Resumen de todas las opciones de .launch() vistas</w:t>
            </w:r>
            <w:r>
              <w:rPr>
                <w:noProof/>
                <w:webHidden/>
              </w:rPr>
              <w:tab/>
            </w:r>
            <w:r>
              <w:rPr>
                <w:noProof/>
                <w:webHidden/>
              </w:rPr>
              <w:fldChar w:fldCharType="begin"/>
            </w:r>
            <w:r>
              <w:rPr>
                <w:noProof/>
                <w:webHidden/>
              </w:rPr>
              <w:instrText xml:space="preserve"> PAGEREF _Toc243791227 \h </w:instrText>
            </w:r>
            <w:r>
              <w:rPr>
                <w:noProof/>
                <w:webHidden/>
              </w:rPr>
            </w:r>
            <w:r>
              <w:rPr>
                <w:noProof/>
                <w:webHidden/>
              </w:rPr>
              <w:fldChar w:fldCharType="separate"/>
            </w:r>
            <w:r>
              <w:rPr>
                <w:noProof/>
                <w:webHidden/>
              </w:rPr>
              <w:t>325</w:t>
            </w:r>
            <w:r>
              <w:rPr>
                <w:noProof/>
                <w:webHidden/>
              </w:rPr>
              <w:fldChar w:fldCharType="end"/>
            </w:r>
          </w:hyperlink>
        </w:p>
        <w:p w14:paraId="094AB645" w14:textId="0761ED34" w:rsidR="00D625AB" w:rsidRDefault="00D625AB">
          <w:pPr>
            <w:pStyle w:val="TDC2"/>
            <w:tabs>
              <w:tab w:val="right" w:leader="dot" w:pos="10790"/>
            </w:tabs>
            <w:rPr>
              <w:noProof/>
            </w:rPr>
          </w:pPr>
          <w:hyperlink w:anchor="_Toc243791228" w:history="1">
            <w:r w:rsidRPr="00930EC1">
              <w:rPr>
                <w:rStyle w:val="Hipervnculo"/>
                <w:rFonts w:cs="Arial"/>
                <w:b/>
                <w:bCs/>
                <w:noProof/>
                <w:highlight w:val="yellow"/>
              </w:rPr>
              <w:t>2.7. Dia 2: Gradio con Markdown, globales en notebooks, y streaming</w:t>
            </w:r>
            <w:r>
              <w:rPr>
                <w:noProof/>
                <w:webHidden/>
              </w:rPr>
              <w:tab/>
            </w:r>
            <w:r>
              <w:rPr>
                <w:noProof/>
                <w:webHidden/>
              </w:rPr>
              <w:fldChar w:fldCharType="begin"/>
            </w:r>
            <w:r>
              <w:rPr>
                <w:noProof/>
                <w:webHidden/>
              </w:rPr>
              <w:instrText xml:space="preserve"> PAGEREF _Toc243791228 \h </w:instrText>
            </w:r>
            <w:r>
              <w:rPr>
                <w:noProof/>
                <w:webHidden/>
              </w:rPr>
            </w:r>
            <w:r>
              <w:rPr>
                <w:noProof/>
                <w:webHidden/>
              </w:rPr>
              <w:fldChar w:fldCharType="separate"/>
            </w:r>
            <w:r>
              <w:rPr>
                <w:noProof/>
                <w:webHidden/>
              </w:rPr>
              <w:t>326</w:t>
            </w:r>
            <w:r>
              <w:rPr>
                <w:noProof/>
                <w:webHidden/>
              </w:rPr>
              <w:fldChar w:fldCharType="end"/>
            </w:r>
          </w:hyperlink>
        </w:p>
        <w:p w14:paraId="123F35BC" w14:textId="671CC2D1" w:rsidR="00D625AB" w:rsidRDefault="00D625AB">
          <w:pPr>
            <w:pStyle w:val="TDC3"/>
            <w:tabs>
              <w:tab w:val="right" w:leader="dot" w:pos="10790"/>
            </w:tabs>
            <w:rPr>
              <w:noProof/>
            </w:rPr>
          </w:pPr>
          <w:hyperlink w:anchor="_Toc243791229" w:history="1">
            <w:r w:rsidRPr="00930EC1">
              <w:rPr>
                <w:rStyle w:val="Hipervnculo"/>
                <w:b/>
                <w:bCs/>
                <w:noProof/>
                <w:highlight w:val="yellow"/>
              </w:rPr>
              <w:t>2.7.1 Markdown en la respuesta + El tema de las variables globales en Jupyter (lo más importante conceptualmente) + El cambio de ejemplos: de saludos a preguntas técnicas</w:t>
            </w:r>
            <w:r>
              <w:rPr>
                <w:noProof/>
                <w:webHidden/>
              </w:rPr>
              <w:tab/>
            </w:r>
            <w:r>
              <w:rPr>
                <w:noProof/>
                <w:webHidden/>
              </w:rPr>
              <w:fldChar w:fldCharType="begin"/>
            </w:r>
            <w:r>
              <w:rPr>
                <w:noProof/>
                <w:webHidden/>
              </w:rPr>
              <w:instrText xml:space="preserve"> PAGEREF _Toc243791229 \h </w:instrText>
            </w:r>
            <w:r>
              <w:rPr>
                <w:noProof/>
                <w:webHidden/>
              </w:rPr>
            </w:r>
            <w:r>
              <w:rPr>
                <w:noProof/>
                <w:webHidden/>
              </w:rPr>
              <w:fldChar w:fldCharType="separate"/>
            </w:r>
            <w:r>
              <w:rPr>
                <w:noProof/>
                <w:webHidden/>
              </w:rPr>
              <w:t>326</w:t>
            </w:r>
            <w:r>
              <w:rPr>
                <w:noProof/>
                <w:webHidden/>
              </w:rPr>
              <w:fldChar w:fldCharType="end"/>
            </w:r>
          </w:hyperlink>
        </w:p>
        <w:p w14:paraId="1DFD1769" w14:textId="7D14A06F" w:rsidR="00D625AB" w:rsidRDefault="00D625AB">
          <w:pPr>
            <w:pStyle w:val="TDC3"/>
            <w:tabs>
              <w:tab w:val="right" w:leader="dot" w:pos="10790"/>
            </w:tabs>
            <w:rPr>
              <w:noProof/>
            </w:rPr>
          </w:pPr>
          <w:hyperlink w:anchor="_Toc243791230" w:history="1">
            <w:r w:rsidRPr="00930EC1">
              <w:rPr>
                <w:rStyle w:val="Hipervnculo"/>
                <w:b/>
                <w:bCs/>
                <w:noProof/>
                <w:highlight w:val="yellow"/>
              </w:rPr>
              <w:t>2.7.2 Agregar streaming a la interfaz + Agregar streaming con Claude</w:t>
            </w:r>
            <w:r>
              <w:rPr>
                <w:noProof/>
                <w:webHidden/>
              </w:rPr>
              <w:tab/>
            </w:r>
            <w:r>
              <w:rPr>
                <w:noProof/>
                <w:webHidden/>
              </w:rPr>
              <w:fldChar w:fldCharType="begin"/>
            </w:r>
            <w:r>
              <w:rPr>
                <w:noProof/>
                <w:webHidden/>
              </w:rPr>
              <w:instrText xml:space="preserve"> PAGEREF _Toc243791230 \h </w:instrText>
            </w:r>
            <w:r>
              <w:rPr>
                <w:noProof/>
                <w:webHidden/>
              </w:rPr>
            </w:r>
            <w:r>
              <w:rPr>
                <w:noProof/>
                <w:webHidden/>
              </w:rPr>
              <w:fldChar w:fldCharType="separate"/>
            </w:r>
            <w:r>
              <w:rPr>
                <w:noProof/>
                <w:webHidden/>
              </w:rPr>
              <w:t>330</w:t>
            </w:r>
            <w:r>
              <w:rPr>
                <w:noProof/>
                <w:webHidden/>
              </w:rPr>
              <w:fldChar w:fldCharType="end"/>
            </w:r>
          </w:hyperlink>
        </w:p>
        <w:p w14:paraId="1177CDC5" w14:textId="28261F1B" w:rsidR="00D625AB" w:rsidRDefault="00D625AB">
          <w:pPr>
            <w:pStyle w:val="TDC3"/>
            <w:tabs>
              <w:tab w:val="right" w:leader="dot" w:pos="10790"/>
            </w:tabs>
            <w:rPr>
              <w:noProof/>
            </w:rPr>
          </w:pPr>
          <w:hyperlink w:anchor="_Toc243791231" w:history="1">
            <w:r w:rsidRPr="00930EC1">
              <w:rPr>
                <w:rStyle w:val="Hipervnculo"/>
                <w:b/>
                <w:bCs/>
                <w:noProof/>
                <w:highlight w:val="yellow"/>
              </w:rPr>
              <w:t>2.7.3 El mensaje de fondo de toda esta parte</w:t>
            </w:r>
            <w:r>
              <w:rPr>
                <w:noProof/>
                <w:webHidden/>
              </w:rPr>
              <w:tab/>
            </w:r>
            <w:r>
              <w:rPr>
                <w:noProof/>
                <w:webHidden/>
              </w:rPr>
              <w:fldChar w:fldCharType="begin"/>
            </w:r>
            <w:r>
              <w:rPr>
                <w:noProof/>
                <w:webHidden/>
              </w:rPr>
              <w:instrText xml:space="preserve"> PAGEREF _Toc243791231 \h </w:instrText>
            </w:r>
            <w:r>
              <w:rPr>
                <w:noProof/>
                <w:webHidden/>
              </w:rPr>
            </w:r>
            <w:r>
              <w:rPr>
                <w:noProof/>
                <w:webHidden/>
              </w:rPr>
              <w:fldChar w:fldCharType="separate"/>
            </w:r>
            <w:r>
              <w:rPr>
                <w:noProof/>
                <w:webHidden/>
              </w:rPr>
              <w:t>331</w:t>
            </w:r>
            <w:r>
              <w:rPr>
                <w:noProof/>
                <w:webHidden/>
              </w:rPr>
              <w:fldChar w:fldCharType="end"/>
            </w:r>
          </w:hyperlink>
        </w:p>
        <w:p w14:paraId="3C1DC201" w14:textId="3A720402" w:rsidR="00D625AB" w:rsidRDefault="00D625AB">
          <w:pPr>
            <w:pStyle w:val="TDC3"/>
            <w:tabs>
              <w:tab w:val="right" w:leader="dot" w:pos="10790"/>
            </w:tabs>
            <w:rPr>
              <w:noProof/>
            </w:rPr>
          </w:pPr>
          <w:hyperlink w:anchor="_Toc243791232" w:history="1">
            <w:r w:rsidRPr="00930EC1">
              <w:rPr>
                <w:rStyle w:val="Hipervnculo"/>
                <w:b/>
                <w:bCs/>
                <w:noProof/>
                <w:highlight w:val="yellow"/>
              </w:rPr>
              <w:t>2.7.4 Que es Yield (generador). Una funcion que usa yield se llama funcion generadora</w:t>
            </w:r>
            <w:r>
              <w:rPr>
                <w:noProof/>
                <w:webHidden/>
              </w:rPr>
              <w:tab/>
            </w:r>
            <w:r>
              <w:rPr>
                <w:noProof/>
                <w:webHidden/>
              </w:rPr>
              <w:fldChar w:fldCharType="begin"/>
            </w:r>
            <w:r>
              <w:rPr>
                <w:noProof/>
                <w:webHidden/>
              </w:rPr>
              <w:instrText xml:space="preserve"> PAGEREF _Toc243791232 \h </w:instrText>
            </w:r>
            <w:r>
              <w:rPr>
                <w:noProof/>
                <w:webHidden/>
              </w:rPr>
            </w:r>
            <w:r>
              <w:rPr>
                <w:noProof/>
                <w:webHidden/>
              </w:rPr>
              <w:fldChar w:fldCharType="separate"/>
            </w:r>
            <w:r>
              <w:rPr>
                <w:noProof/>
                <w:webHidden/>
              </w:rPr>
              <w:t>332</w:t>
            </w:r>
            <w:r>
              <w:rPr>
                <w:noProof/>
                <w:webHidden/>
              </w:rPr>
              <w:fldChar w:fldCharType="end"/>
            </w:r>
          </w:hyperlink>
        </w:p>
        <w:p w14:paraId="5CA8661F" w14:textId="6E73E4F1" w:rsidR="00D625AB" w:rsidRDefault="00D625AB">
          <w:pPr>
            <w:pStyle w:val="TDC2"/>
            <w:tabs>
              <w:tab w:val="right" w:leader="dot" w:pos="10790"/>
            </w:tabs>
            <w:rPr>
              <w:noProof/>
            </w:rPr>
          </w:pPr>
          <w:hyperlink w:anchor="_Toc243791233" w:history="1">
            <w:r w:rsidRPr="00930EC1">
              <w:rPr>
                <w:rStyle w:val="Hipervnculo"/>
                <w:rFonts w:cs="Arial"/>
                <w:b/>
                <w:bCs/>
                <w:noProof/>
                <w:highlight w:val="yellow"/>
              </w:rPr>
              <w:t>2.8. Dia 2: Gradio con selector de modelo (GPT/Claude) y el generador de folletos final</w:t>
            </w:r>
            <w:r>
              <w:rPr>
                <w:noProof/>
                <w:webHidden/>
              </w:rPr>
              <w:tab/>
            </w:r>
            <w:r>
              <w:rPr>
                <w:noProof/>
                <w:webHidden/>
              </w:rPr>
              <w:fldChar w:fldCharType="begin"/>
            </w:r>
            <w:r>
              <w:rPr>
                <w:noProof/>
                <w:webHidden/>
              </w:rPr>
              <w:instrText xml:space="preserve"> PAGEREF _Toc243791233 \h </w:instrText>
            </w:r>
            <w:r>
              <w:rPr>
                <w:noProof/>
                <w:webHidden/>
              </w:rPr>
            </w:r>
            <w:r>
              <w:rPr>
                <w:noProof/>
                <w:webHidden/>
              </w:rPr>
              <w:fldChar w:fldCharType="separate"/>
            </w:r>
            <w:r>
              <w:rPr>
                <w:noProof/>
                <w:webHidden/>
              </w:rPr>
              <w:t>334</w:t>
            </w:r>
            <w:r>
              <w:rPr>
                <w:noProof/>
                <w:webHidden/>
              </w:rPr>
              <w:fldChar w:fldCharType="end"/>
            </w:r>
          </w:hyperlink>
        </w:p>
        <w:p w14:paraId="43629139" w14:textId="27908E3E" w:rsidR="00D625AB" w:rsidRDefault="00D625AB">
          <w:pPr>
            <w:pStyle w:val="TDC3"/>
            <w:tabs>
              <w:tab w:val="right" w:leader="dot" w:pos="10790"/>
            </w:tabs>
            <w:rPr>
              <w:noProof/>
            </w:rPr>
          </w:pPr>
          <w:hyperlink w:anchor="_Toc243791234" w:history="1">
            <w:r w:rsidRPr="00930EC1">
              <w:rPr>
                <w:rStyle w:val="Hipervnculo"/>
                <w:b/>
                <w:bCs/>
                <w:noProof/>
                <w:highlight w:val="yellow"/>
              </w:rPr>
              <w:t>2.8.1. stream_model: la función que elige entre modelos</w:t>
            </w:r>
            <w:r>
              <w:rPr>
                <w:noProof/>
                <w:webHidden/>
              </w:rPr>
              <w:tab/>
            </w:r>
            <w:r>
              <w:rPr>
                <w:noProof/>
                <w:webHidden/>
              </w:rPr>
              <w:fldChar w:fldCharType="begin"/>
            </w:r>
            <w:r>
              <w:rPr>
                <w:noProof/>
                <w:webHidden/>
              </w:rPr>
              <w:instrText xml:space="preserve"> PAGEREF _Toc243791234 \h </w:instrText>
            </w:r>
            <w:r>
              <w:rPr>
                <w:noProof/>
                <w:webHidden/>
              </w:rPr>
            </w:r>
            <w:r>
              <w:rPr>
                <w:noProof/>
                <w:webHidden/>
              </w:rPr>
              <w:fldChar w:fldCharType="separate"/>
            </w:r>
            <w:r>
              <w:rPr>
                <w:noProof/>
                <w:webHidden/>
              </w:rPr>
              <w:t>334</w:t>
            </w:r>
            <w:r>
              <w:rPr>
                <w:noProof/>
                <w:webHidden/>
              </w:rPr>
              <w:fldChar w:fldCharType="end"/>
            </w:r>
          </w:hyperlink>
        </w:p>
        <w:p w14:paraId="376A0901" w14:textId="74FBE8AA" w:rsidR="00D625AB" w:rsidRDefault="00D625AB">
          <w:pPr>
            <w:pStyle w:val="TDC3"/>
            <w:tabs>
              <w:tab w:val="right" w:leader="dot" w:pos="10790"/>
            </w:tabs>
            <w:rPr>
              <w:noProof/>
            </w:rPr>
          </w:pPr>
          <w:hyperlink w:anchor="_Toc243791235" w:history="1">
            <w:r w:rsidRPr="00930EC1">
              <w:rPr>
                <w:rStyle w:val="Hipervnculo"/>
                <w:b/>
                <w:bCs/>
                <w:noProof/>
                <w:highlight w:val="yellow"/>
              </w:rPr>
              <w:t>2.8.2. yield from, explicado con lo que sabes de yield</w:t>
            </w:r>
            <w:r>
              <w:rPr>
                <w:noProof/>
                <w:webHidden/>
              </w:rPr>
              <w:tab/>
            </w:r>
            <w:r>
              <w:rPr>
                <w:noProof/>
                <w:webHidden/>
              </w:rPr>
              <w:fldChar w:fldCharType="begin"/>
            </w:r>
            <w:r>
              <w:rPr>
                <w:noProof/>
                <w:webHidden/>
              </w:rPr>
              <w:instrText xml:space="preserve"> PAGEREF _Toc243791235 \h </w:instrText>
            </w:r>
            <w:r>
              <w:rPr>
                <w:noProof/>
                <w:webHidden/>
              </w:rPr>
            </w:r>
            <w:r>
              <w:rPr>
                <w:noProof/>
                <w:webHidden/>
              </w:rPr>
              <w:fldChar w:fldCharType="separate"/>
            </w:r>
            <w:r>
              <w:rPr>
                <w:noProof/>
                <w:webHidden/>
              </w:rPr>
              <w:t>335</w:t>
            </w:r>
            <w:r>
              <w:rPr>
                <w:noProof/>
                <w:webHidden/>
              </w:rPr>
              <w:fldChar w:fldCharType="end"/>
            </w:r>
          </w:hyperlink>
        </w:p>
        <w:p w14:paraId="79E84845" w14:textId="17F3E5FB" w:rsidR="00D625AB" w:rsidRDefault="00D625AB">
          <w:pPr>
            <w:pStyle w:val="TDC3"/>
            <w:tabs>
              <w:tab w:val="right" w:leader="dot" w:pos="10790"/>
            </w:tabs>
            <w:rPr>
              <w:noProof/>
            </w:rPr>
          </w:pPr>
          <w:hyperlink w:anchor="_Toc243791236" w:history="1">
            <w:r w:rsidRPr="00930EC1">
              <w:rPr>
                <w:rStyle w:val="Hipervnculo"/>
                <w:b/>
                <w:bCs/>
                <w:noProof/>
                <w:highlight w:val="yellow"/>
              </w:rPr>
              <w:t>2.8.3. El riesgo de usar strings sueltos (“Gemini”, “Ollama”) + El selector como segundo input</w:t>
            </w:r>
            <w:r>
              <w:rPr>
                <w:noProof/>
                <w:webHidden/>
              </w:rPr>
              <w:tab/>
            </w:r>
            <w:r>
              <w:rPr>
                <w:noProof/>
                <w:webHidden/>
              </w:rPr>
              <w:fldChar w:fldCharType="begin"/>
            </w:r>
            <w:r>
              <w:rPr>
                <w:noProof/>
                <w:webHidden/>
              </w:rPr>
              <w:instrText xml:space="preserve"> PAGEREF _Toc243791236 \h </w:instrText>
            </w:r>
            <w:r>
              <w:rPr>
                <w:noProof/>
                <w:webHidden/>
              </w:rPr>
            </w:r>
            <w:r>
              <w:rPr>
                <w:noProof/>
                <w:webHidden/>
              </w:rPr>
              <w:fldChar w:fldCharType="separate"/>
            </w:r>
            <w:r>
              <w:rPr>
                <w:noProof/>
                <w:webHidden/>
              </w:rPr>
              <w:t>337</w:t>
            </w:r>
            <w:r>
              <w:rPr>
                <w:noProof/>
                <w:webHidden/>
              </w:rPr>
              <w:fldChar w:fldCharType="end"/>
            </w:r>
          </w:hyperlink>
        </w:p>
        <w:p w14:paraId="5F298842" w14:textId="31A2D69D" w:rsidR="00D625AB" w:rsidRDefault="00D625AB">
          <w:pPr>
            <w:pStyle w:val="TDC3"/>
            <w:tabs>
              <w:tab w:val="right" w:leader="dot" w:pos="10790"/>
            </w:tabs>
            <w:rPr>
              <w:noProof/>
            </w:rPr>
          </w:pPr>
          <w:hyperlink w:anchor="_Toc243791237" w:history="1">
            <w:r w:rsidRPr="00930EC1">
              <w:rPr>
                <w:rStyle w:val="Hipervnculo"/>
                <w:b/>
                <w:bCs/>
                <w:noProof/>
                <w:highlight w:val="yellow"/>
              </w:rPr>
              <w:t>2.8.4. Construyendo un generador de folletos de empresa</w:t>
            </w:r>
            <w:r>
              <w:rPr>
                <w:noProof/>
                <w:webHidden/>
              </w:rPr>
              <w:tab/>
            </w:r>
            <w:r>
              <w:rPr>
                <w:noProof/>
                <w:webHidden/>
              </w:rPr>
              <w:fldChar w:fldCharType="begin"/>
            </w:r>
            <w:r>
              <w:rPr>
                <w:noProof/>
                <w:webHidden/>
              </w:rPr>
              <w:instrText xml:space="preserve"> PAGEREF _Toc243791237 \h </w:instrText>
            </w:r>
            <w:r>
              <w:rPr>
                <w:noProof/>
                <w:webHidden/>
              </w:rPr>
            </w:r>
            <w:r>
              <w:rPr>
                <w:noProof/>
                <w:webHidden/>
              </w:rPr>
              <w:fldChar w:fldCharType="separate"/>
            </w:r>
            <w:r>
              <w:rPr>
                <w:noProof/>
                <w:webHidden/>
              </w:rPr>
              <w:t>339</w:t>
            </w:r>
            <w:r>
              <w:rPr>
                <w:noProof/>
                <w:webHidden/>
              </w:rPr>
              <w:fldChar w:fldCharType="end"/>
            </w:r>
          </w:hyperlink>
        </w:p>
        <w:p w14:paraId="575D3C4B" w14:textId="37E22709" w:rsidR="00D625AB" w:rsidRDefault="00D625AB">
          <w:pPr>
            <w:pStyle w:val="TDC3"/>
            <w:tabs>
              <w:tab w:val="right" w:leader="dot" w:pos="10790"/>
            </w:tabs>
            <w:rPr>
              <w:noProof/>
            </w:rPr>
          </w:pPr>
          <w:hyperlink w:anchor="_Toc243791238" w:history="1">
            <w:r w:rsidRPr="00930EC1">
              <w:rPr>
                <w:rStyle w:val="Hipervnculo"/>
                <w:b/>
                <w:bCs/>
                <w:noProof/>
                <w:highlight w:val="yellow"/>
              </w:rPr>
              <w:t>2.8.5. La idea que cierra toda la sesión</w:t>
            </w:r>
            <w:r>
              <w:rPr>
                <w:noProof/>
                <w:webHidden/>
              </w:rPr>
              <w:tab/>
            </w:r>
            <w:r>
              <w:rPr>
                <w:noProof/>
                <w:webHidden/>
              </w:rPr>
              <w:fldChar w:fldCharType="begin"/>
            </w:r>
            <w:r>
              <w:rPr>
                <w:noProof/>
                <w:webHidden/>
              </w:rPr>
              <w:instrText xml:space="preserve"> PAGEREF _Toc243791238 \h </w:instrText>
            </w:r>
            <w:r>
              <w:rPr>
                <w:noProof/>
                <w:webHidden/>
              </w:rPr>
            </w:r>
            <w:r>
              <w:rPr>
                <w:noProof/>
                <w:webHidden/>
              </w:rPr>
              <w:fldChar w:fldCharType="separate"/>
            </w:r>
            <w:r>
              <w:rPr>
                <w:noProof/>
                <w:webHidden/>
              </w:rPr>
              <w:t>342</w:t>
            </w:r>
            <w:r>
              <w:rPr>
                <w:noProof/>
                <w:webHidden/>
              </w:rPr>
              <w:fldChar w:fldCharType="end"/>
            </w:r>
          </w:hyperlink>
        </w:p>
        <w:p w14:paraId="2EDEEDCD" w14:textId="7894E775" w:rsidR="00D625AB" w:rsidRDefault="00D625AB">
          <w:pPr>
            <w:pStyle w:val="TDC3"/>
            <w:tabs>
              <w:tab w:val="right" w:leader="dot" w:pos="10790"/>
            </w:tabs>
            <w:rPr>
              <w:noProof/>
            </w:rPr>
          </w:pPr>
          <w:hyperlink w:anchor="_Toc243791239" w:history="1">
            <w:r w:rsidRPr="00930EC1">
              <w:rPr>
                <w:rStyle w:val="Hipervnculo"/>
                <w:b/>
                <w:bCs/>
                <w:noProof/>
                <w:highlight w:val="yellow"/>
              </w:rPr>
              <w:t>2.8.6. lo que viene mañana (multi-turn prompting)</w:t>
            </w:r>
            <w:r>
              <w:rPr>
                <w:noProof/>
                <w:webHidden/>
              </w:rPr>
              <w:tab/>
            </w:r>
            <w:r>
              <w:rPr>
                <w:noProof/>
                <w:webHidden/>
              </w:rPr>
              <w:fldChar w:fldCharType="begin"/>
            </w:r>
            <w:r>
              <w:rPr>
                <w:noProof/>
                <w:webHidden/>
              </w:rPr>
              <w:instrText xml:space="preserve"> PAGEREF _Toc243791239 \h </w:instrText>
            </w:r>
            <w:r>
              <w:rPr>
                <w:noProof/>
                <w:webHidden/>
              </w:rPr>
            </w:r>
            <w:r>
              <w:rPr>
                <w:noProof/>
                <w:webHidden/>
              </w:rPr>
              <w:fldChar w:fldCharType="separate"/>
            </w:r>
            <w:r>
              <w:rPr>
                <w:noProof/>
                <w:webHidden/>
              </w:rPr>
              <w:t>342</w:t>
            </w:r>
            <w:r>
              <w:rPr>
                <w:noProof/>
                <w:webHidden/>
              </w:rPr>
              <w:fldChar w:fldCharType="end"/>
            </w:r>
          </w:hyperlink>
        </w:p>
        <w:p w14:paraId="3955A22C" w14:textId="6F8813A8" w:rsidR="00D625AB" w:rsidRDefault="00D625AB">
          <w:pPr>
            <w:pStyle w:val="TDC2"/>
            <w:tabs>
              <w:tab w:val="right" w:leader="dot" w:pos="10790"/>
            </w:tabs>
            <w:rPr>
              <w:noProof/>
            </w:rPr>
          </w:pPr>
          <w:hyperlink w:anchor="_Toc243791240" w:history="1">
            <w:r w:rsidRPr="00930EC1">
              <w:rPr>
                <w:rStyle w:val="Hipervnculo"/>
                <w:rFonts w:cs="Arial"/>
                <w:b/>
                <w:bCs/>
                <w:noProof/>
                <w:highlight w:val="yellow"/>
              </w:rPr>
              <w:t>2.9. Dia 3: construyendo un chatbot con gr.ChatInterface</w:t>
            </w:r>
            <w:r>
              <w:rPr>
                <w:noProof/>
                <w:webHidden/>
              </w:rPr>
              <w:tab/>
            </w:r>
            <w:r>
              <w:rPr>
                <w:noProof/>
                <w:webHidden/>
              </w:rPr>
              <w:fldChar w:fldCharType="begin"/>
            </w:r>
            <w:r>
              <w:rPr>
                <w:noProof/>
                <w:webHidden/>
              </w:rPr>
              <w:instrText xml:space="preserve"> PAGEREF _Toc243791240 \h </w:instrText>
            </w:r>
            <w:r>
              <w:rPr>
                <w:noProof/>
                <w:webHidden/>
              </w:rPr>
            </w:r>
            <w:r>
              <w:rPr>
                <w:noProof/>
                <w:webHidden/>
              </w:rPr>
              <w:fldChar w:fldCharType="separate"/>
            </w:r>
            <w:r>
              <w:rPr>
                <w:noProof/>
                <w:webHidden/>
              </w:rPr>
              <w:t>343</w:t>
            </w:r>
            <w:r>
              <w:rPr>
                <w:noProof/>
                <w:webHidden/>
              </w:rPr>
              <w:fldChar w:fldCharType="end"/>
            </w:r>
          </w:hyperlink>
        </w:p>
        <w:p w14:paraId="253B3D84" w14:textId="55F08572" w:rsidR="00D625AB" w:rsidRDefault="00D625AB">
          <w:pPr>
            <w:pStyle w:val="TDC3"/>
            <w:tabs>
              <w:tab w:val="right" w:leader="dot" w:pos="10790"/>
            </w:tabs>
            <w:rPr>
              <w:noProof/>
            </w:rPr>
          </w:pPr>
          <w:hyperlink w:anchor="_Toc243791241" w:history="1">
            <w:r w:rsidRPr="00930EC1">
              <w:rPr>
                <w:rStyle w:val="Hipervnculo"/>
                <w:b/>
                <w:bCs/>
                <w:noProof/>
                <w:highlight w:val="yellow"/>
              </w:rPr>
              <w:t>2.9.1 Que se promete hoy + Los ingredientes de un buen asistente de AI + El uso de los Prompts (de buenos Prompts)</w:t>
            </w:r>
            <w:r>
              <w:rPr>
                <w:noProof/>
                <w:webHidden/>
              </w:rPr>
              <w:tab/>
            </w:r>
            <w:r>
              <w:rPr>
                <w:noProof/>
                <w:webHidden/>
              </w:rPr>
              <w:fldChar w:fldCharType="begin"/>
            </w:r>
            <w:r>
              <w:rPr>
                <w:noProof/>
                <w:webHidden/>
              </w:rPr>
              <w:instrText xml:space="preserve"> PAGEREF _Toc243791241 \h </w:instrText>
            </w:r>
            <w:r>
              <w:rPr>
                <w:noProof/>
                <w:webHidden/>
              </w:rPr>
            </w:r>
            <w:r>
              <w:rPr>
                <w:noProof/>
                <w:webHidden/>
              </w:rPr>
              <w:fldChar w:fldCharType="separate"/>
            </w:r>
            <w:r>
              <w:rPr>
                <w:noProof/>
                <w:webHidden/>
              </w:rPr>
              <w:t>343</w:t>
            </w:r>
            <w:r>
              <w:rPr>
                <w:noProof/>
                <w:webHidden/>
              </w:rPr>
              <w:fldChar w:fldCharType="end"/>
            </w:r>
          </w:hyperlink>
        </w:p>
        <w:p w14:paraId="6CB3A806" w14:textId="2D03F497" w:rsidR="00D625AB" w:rsidRDefault="00D625AB">
          <w:pPr>
            <w:pStyle w:val="TDC3"/>
            <w:tabs>
              <w:tab w:val="right" w:leader="dot" w:pos="10790"/>
            </w:tabs>
            <w:rPr>
              <w:noProof/>
            </w:rPr>
          </w:pPr>
          <w:hyperlink w:anchor="_Toc243791242" w:history="1">
            <w:r w:rsidRPr="00930EC1">
              <w:rPr>
                <w:rStyle w:val="Hipervnculo"/>
                <w:b/>
                <w:bCs/>
                <w:noProof/>
                <w:highlight w:val="yellow"/>
              </w:rPr>
              <w:t>2.9.2 La nueva pieza: gr.ChatInterface + La funcion chat(message, history), paso a paso</w:t>
            </w:r>
            <w:r>
              <w:rPr>
                <w:noProof/>
                <w:webHidden/>
              </w:rPr>
              <w:tab/>
            </w:r>
            <w:r>
              <w:rPr>
                <w:noProof/>
                <w:webHidden/>
              </w:rPr>
              <w:fldChar w:fldCharType="begin"/>
            </w:r>
            <w:r>
              <w:rPr>
                <w:noProof/>
                <w:webHidden/>
              </w:rPr>
              <w:instrText xml:space="preserve"> PAGEREF _Toc243791242 \h </w:instrText>
            </w:r>
            <w:r>
              <w:rPr>
                <w:noProof/>
                <w:webHidden/>
              </w:rPr>
            </w:r>
            <w:r>
              <w:rPr>
                <w:noProof/>
                <w:webHidden/>
              </w:rPr>
              <w:fldChar w:fldCharType="separate"/>
            </w:r>
            <w:r>
              <w:rPr>
                <w:noProof/>
                <w:webHidden/>
              </w:rPr>
              <w:t>345</w:t>
            </w:r>
            <w:r>
              <w:rPr>
                <w:noProof/>
                <w:webHidden/>
              </w:rPr>
              <w:fldChar w:fldCharType="end"/>
            </w:r>
          </w:hyperlink>
        </w:p>
        <w:p w14:paraId="4341DB6D" w14:textId="06E76C8F" w:rsidR="00D625AB" w:rsidRDefault="00D625AB">
          <w:pPr>
            <w:pStyle w:val="TDC3"/>
            <w:tabs>
              <w:tab w:val="right" w:leader="dot" w:pos="10790"/>
            </w:tabs>
            <w:rPr>
              <w:noProof/>
            </w:rPr>
          </w:pPr>
          <w:hyperlink w:anchor="_Toc243791243" w:history="1">
            <w:r w:rsidRPr="00930EC1">
              <w:rPr>
                <w:rStyle w:val="Hipervnculo"/>
                <w:b/>
                <w:bCs/>
                <w:noProof/>
                <w:highlight w:val="yellow"/>
              </w:rPr>
              <w:t>2.9.3 Viendo el formato real de history, con tu captura + Por qué type="messages" importa + El chat real, conectado al modelo</w:t>
            </w:r>
            <w:r>
              <w:rPr>
                <w:noProof/>
                <w:webHidden/>
              </w:rPr>
              <w:tab/>
            </w:r>
            <w:r>
              <w:rPr>
                <w:noProof/>
                <w:webHidden/>
              </w:rPr>
              <w:fldChar w:fldCharType="begin"/>
            </w:r>
            <w:r>
              <w:rPr>
                <w:noProof/>
                <w:webHidden/>
              </w:rPr>
              <w:instrText xml:space="preserve"> PAGEREF _Toc243791243 \h </w:instrText>
            </w:r>
            <w:r>
              <w:rPr>
                <w:noProof/>
                <w:webHidden/>
              </w:rPr>
            </w:r>
            <w:r>
              <w:rPr>
                <w:noProof/>
                <w:webHidden/>
              </w:rPr>
              <w:fldChar w:fldCharType="separate"/>
            </w:r>
            <w:r>
              <w:rPr>
                <w:noProof/>
                <w:webHidden/>
              </w:rPr>
              <w:t>346</w:t>
            </w:r>
            <w:r>
              <w:rPr>
                <w:noProof/>
                <w:webHidden/>
              </w:rPr>
              <w:fldChar w:fldCharType="end"/>
            </w:r>
          </w:hyperlink>
        </w:p>
        <w:p w14:paraId="508BB824" w14:textId="64207604" w:rsidR="00D625AB" w:rsidRDefault="00D625AB">
          <w:pPr>
            <w:pStyle w:val="TDC3"/>
            <w:tabs>
              <w:tab w:val="right" w:leader="dot" w:pos="10790"/>
            </w:tabs>
            <w:rPr>
              <w:noProof/>
            </w:rPr>
          </w:pPr>
          <w:hyperlink w:anchor="_Toc243791244" w:history="1">
            <w:r w:rsidRPr="00930EC1">
              <w:rPr>
                <w:rStyle w:val="Hipervnculo"/>
                <w:b/>
                <w:bCs/>
                <w:noProof/>
                <w:highlight w:val="yellow"/>
              </w:rPr>
              <w:t>2.9.4 El chat real, conectado al modelo</w:t>
            </w:r>
            <w:r>
              <w:rPr>
                <w:noProof/>
                <w:webHidden/>
              </w:rPr>
              <w:tab/>
            </w:r>
            <w:r>
              <w:rPr>
                <w:noProof/>
                <w:webHidden/>
              </w:rPr>
              <w:fldChar w:fldCharType="begin"/>
            </w:r>
            <w:r>
              <w:rPr>
                <w:noProof/>
                <w:webHidden/>
              </w:rPr>
              <w:instrText xml:space="preserve"> PAGEREF _Toc243791244 \h </w:instrText>
            </w:r>
            <w:r>
              <w:rPr>
                <w:noProof/>
                <w:webHidden/>
              </w:rPr>
            </w:r>
            <w:r>
              <w:rPr>
                <w:noProof/>
                <w:webHidden/>
              </w:rPr>
              <w:fldChar w:fldCharType="separate"/>
            </w:r>
            <w:r>
              <w:rPr>
                <w:noProof/>
                <w:webHidden/>
              </w:rPr>
              <w:t>347</w:t>
            </w:r>
            <w:r>
              <w:rPr>
                <w:noProof/>
                <w:webHidden/>
              </w:rPr>
              <w:fldChar w:fldCharType="end"/>
            </w:r>
          </w:hyperlink>
        </w:p>
        <w:p w14:paraId="1B242B3A" w14:textId="0DB5AFC4" w:rsidR="00D625AB" w:rsidRDefault="00D625AB">
          <w:pPr>
            <w:pStyle w:val="TDC3"/>
            <w:tabs>
              <w:tab w:val="right" w:leader="dot" w:pos="10790"/>
            </w:tabs>
            <w:rPr>
              <w:noProof/>
            </w:rPr>
          </w:pPr>
          <w:hyperlink w:anchor="_Toc243791245" w:history="1">
            <w:r w:rsidRPr="00930EC1">
              <w:rPr>
                <w:rStyle w:val="Hipervnculo"/>
                <w:b/>
                <w:bCs/>
                <w:noProof/>
                <w:highlight w:val="yellow"/>
              </w:rPr>
              <w:t>2.9.5 Agregando streaming al chat</w:t>
            </w:r>
            <w:r>
              <w:rPr>
                <w:noProof/>
                <w:webHidden/>
              </w:rPr>
              <w:tab/>
            </w:r>
            <w:r>
              <w:rPr>
                <w:noProof/>
                <w:webHidden/>
              </w:rPr>
              <w:fldChar w:fldCharType="begin"/>
            </w:r>
            <w:r>
              <w:rPr>
                <w:noProof/>
                <w:webHidden/>
              </w:rPr>
              <w:instrText xml:space="preserve"> PAGEREF _Toc243791245 \h </w:instrText>
            </w:r>
            <w:r>
              <w:rPr>
                <w:noProof/>
                <w:webHidden/>
              </w:rPr>
            </w:r>
            <w:r>
              <w:rPr>
                <w:noProof/>
                <w:webHidden/>
              </w:rPr>
              <w:fldChar w:fldCharType="separate"/>
            </w:r>
            <w:r>
              <w:rPr>
                <w:noProof/>
                <w:webHidden/>
              </w:rPr>
              <w:t>351</w:t>
            </w:r>
            <w:r>
              <w:rPr>
                <w:noProof/>
                <w:webHidden/>
              </w:rPr>
              <w:fldChar w:fldCharType="end"/>
            </w:r>
          </w:hyperlink>
        </w:p>
        <w:p w14:paraId="559B03FF" w14:textId="2E53DD20" w:rsidR="00D625AB" w:rsidRDefault="00D625AB">
          <w:pPr>
            <w:pStyle w:val="TDC3"/>
            <w:tabs>
              <w:tab w:val="right" w:leader="dot" w:pos="10790"/>
            </w:tabs>
            <w:rPr>
              <w:noProof/>
            </w:rPr>
          </w:pPr>
          <w:hyperlink w:anchor="_Toc243791246" w:history="1">
            <w:r w:rsidRPr="00930EC1">
              <w:rPr>
                <w:rStyle w:val="Hipervnculo"/>
                <w:b/>
                <w:bCs/>
                <w:noProof/>
                <w:highlight w:val="yellow"/>
              </w:rPr>
              <w:t>2.9.6 Agregando streaming al chat + Agregando mas reglas incrementalmente</w:t>
            </w:r>
            <w:r>
              <w:rPr>
                <w:noProof/>
                <w:webHidden/>
              </w:rPr>
              <w:tab/>
            </w:r>
            <w:r>
              <w:rPr>
                <w:noProof/>
                <w:webHidden/>
              </w:rPr>
              <w:fldChar w:fldCharType="begin"/>
            </w:r>
            <w:r>
              <w:rPr>
                <w:noProof/>
                <w:webHidden/>
              </w:rPr>
              <w:instrText xml:space="preserve"> PAGEREF _Toc243791246 \h </w:instrText>
            </w:r>
            <w:r>
              <w:rPr>
                <w:noProof/>
                <w:webHidden/>
              </w:rPr>
            </w:r>
            <w:r>
              <w:rPr>
                <w:noProof/>
                <w:webHidden/>
              </w:rPr>
              <w:fldChar w:fldCharType="separate"/>
            </w:r>
            <w:r>
              <w:rPr>
                <w:noProof/>
                <w:webHidden/>
              </w:rPr>
              <w:t>351</w:t>
            </w:r>
            <w:r>
              <w:rPr>
                <w:noProof/>
                <w:webHidden/>
              </w:rPr>
              <w:fldChar w:fldCharType="end"/>
            </w:r>
          </w:hyperlink>
        </w:p>
        <w:p w14:paraId="36F522C2" w14:textId="3C0CDCA5" w:rsidR="00D625AB" w:rsidRDefault="00D625AB">
          <w:pPr>
            <w:pStyle w:val="TDC3"/>
            <w:tabs>
              <w:tab w:val="right" w:leader="dot" w:pos="10790"/>
            </w:tabs>
            <w:rPr>
              <w:noProof/>
            </w:rPr>
          </w:pPr>
          <w:hyperlink w:anchor="_Toc243791247" w:history="1">
            <w:r w:rsidRPr="00930EC1">
              <w:rPr>
                <w:rStyle w:val="Hipervnculo"/>
                <w:b/>
                <w:bCs/>
                <w:noProof/>
                <w:highlight w:val="yellow"/>
              </w:rPr>
              <w:t>2.9.7 El truco mas interesante: prompts dinámicos según el mensaje + Relevancia de negocio (lo que dice el notebook)</w:t>
            </w:r>
            <w:r>
              <w:rPr>
                <w:noProof/>
                <w:webHidden/>
              </w:rPr>
              <w:tab/>
            </w:r>
            <w:r>
              <w:rPr>
                <w:noProof/>
                <w:webHidden/>
              </w:rPr>
              <w:fldChar w:fldCharType="begin"/>
            </w:r>
            <w:r>
              <w:rPr>
                <w:noProof/>
                <w:webHidden/>
              </w:rPr>
              <w:instrText xml:space="preserve"> PAGEREF _Toc243791247 \h </w:instrText>
            </w:r>
            <w:r>
              <w:rPr>
                <w:noProof/>
                <w:webHidden/>
              </w:rPr>
            </w:r>
            <w:r>
              <w:rPr>
                <w:noProof/>
                <w:webHidden/>
              </w:rPr>
              <w:fldChar w:fldCharType="separate"/>
            </w:r>
            <w:r>
              <w:rPr>
                <w:noProof/>
                <w:webHidden/>
              </w:rPr>
              <w:t>352</w:t>
            </w:r>
            <w:r>
              <w:rPr>
                <w:noProof/>
                <w:webHidden/>
              </w:rPr>
              <w:fldChar w:fldCharType="end"/>
            </w:r>
          </w:hyperlink>
        </w:p>
        <w:p w14:paraId="75432D23" w14:textId="52DA7C54" w:rsidR="00D625AB" w:rsidRDefault="00D625AB">
          <w:pPr>
            <w:pStyle w:val="TDC2"/>
            <w:tabs>
              <w:tab w:val="right" w:leader="dot" w:pos="10790"/>
            </w:tabs>
            <w:rPr>
              <w:noProof/>
            </w:rPr>
          </w:pPr>
          <w:hyperlink w:anchor="_Toc243791248" w:history="1">
            <w:r w:rsidRPr="00930EC1">
              <w:rPr>
                <w:rStyle w:val="Hipervnculo"/>
                <w:rFonts w:cs="Arial"/>
                <w:b/>
                <w:bCs/>
                <w:noProof/>
                <w:highlight w:val="yellow"/>
              </w:rPr>
              <w:t>2.10. Dia 4: Herramientas en los LLM: explicación en orden ascendente</w:t>
            </w:r>
            <w:r>
              <w:rPr>
                <w:noProof/>
                <w:webHidden/>
              </w:rPr>
              <w:tab/>
            </w:r>
            <w:r>
              <w:rPr>
                <w:noProof/>
                <w:webHidden/>
              </w:rPr>
              <w:fldChar w:fldCharType="begin"/>
            </w:r>
            <w:r>
              <w:rPr>
                <w:noProof/>
                <w:webHidden/>
              </w:rPr>
              <w:instrText xml:space="preserve"> PAGEREF _Toc243791248 \h </w:instrText>
            </w:r>
            <w:r>
              <w:rPr>
                <w:noProof/>
                <w:webHidden/>
              </w:rPr>
            </w:r>
            <w:r>
              <w:rPr>
                <w:noProof/>
                <w:webHidden/>
              </w:rPr>
              <w:fldChar w:fldCharType="separate"/>
            </w:r>
            <w:r>
              <w:rPr>
                <w:noProof/>
                <w:webHidden/>
              </w:rPr>
              <w:t>354</w:t>
            </w:r>
            <w:r>
              <w:rPr>
                <w:noProof/>
                <w:webHidden/>
              </w:rPr>
              <w:fldChar w:fldCharType="end"/>
            </w:r>
          </w:hyperlink>
        </w:p>
        <w:p w14:paraId="2D278E8D" w14:textId="1BA4A2FD" w:rsidR="00D625AB" w:rsidRDefault="00D625AB">
          <w:pPr>
            <w:pStyle w:val="TDC3"/>
            <w:tabs>
              <w:tab w:val="right" w:leader="dot" w:pos="10790"/>
            </w:tabs>
            <w:rPr>
              <w:noProof/>
            </w:rPr>
          </w:pPr>
          <w:hyperlink w:anchor="_Toc243791249" w:history="1">
            <w:r w:rsidRPr="00930EC1">
              <w:rPr>
                <w:rStyle w:val="Hipervnculo"/>
                <w:b/>
                <w:bCs/>
                <w:noProof/>
                <w:highlight w:val="yellow"/>
              </w:rPr>
              <w:t>2.10.1 Video 1 – Panorama de la clase</w:t>
            </w:r>
            <w:r>
              <w:rPr>
                <w:noProof/>
                <w:webHidden/>
              </w:rPr>
              <w:tab/>
            </w:r>
            <w:r>
              <w:rPr>
                <w:noProof/>
                <w:webHidden/>
              </w:rPr>
              <w:fldChar w:fldCharType="begin"/>
            </w:r>
            <w:r>
              <w:rPr>
                <w:noProof/>
                <w:webHidden/>
              </w:rPr>
              <w:instrText xml:space="preserve"> PAGEREF _Toc243791249 \h </w:instrText>
            </w:r>
            <w:r>
              <w:rPr>
                <w:noProof/>
                <w:webHidden/>
              </w:rPr>
            </w:r>
            <w:r>
              <w:rPr>
                <w:noProof/>
                <w:webHidden/>
              </w:rPr>
              <w:fldChar w:fldCharType="separate"/>
            </w:r>
            <w:r>
              <w:rPr>
                <w:noProof/>
                <w:webHidden/>
              </w:rPr>
              <w:t>354</w:t>
            </w:r>
            <w:r>
              <w:rPr>
                <w:noProof/>
                <w:webHidden/>
              </w:rPr>
              <w:fldChar w:fldCharType="end"/>
            </w:r>
          </w:hyperlink>
        </w:p>
        <w:p w14:paraId="6194945B" w14:textId="1F47D004" w:rsidR="00D625AB" w:rsidRDefault="00D625AB">
          <w:pPr>
            <w:pStyle w:val="TDC3"/>
            <w:tabs>
              <w:tab w:val="right" w:leader="dot" w:pos="10790"/>
            </w:tabs>
            <w:rPr>
              <w:noProof/>
            </w:rPr>
          </w:pPr>
          <w:hyperlink w:anchor="_Toc243791250" w:history="1">
            <w:r w:rsidRPr="00930EC1">
              <w:rPr>
                <w:rStyle w:val="Hipervnculo"/>
                <w:b/>
                <w:bCs/>
                <w:noProof/>
                <w:highlight w:val="yellow"/>
              </w:rPr>
              <w:t>2.10.2 Video 2 – Como funcina una llamada a herramientas</w:t>
            </w:r>
            <w:r>
              <w:rPr>
                <w:noProof/>
                <w:webHidden/>
              </w:rPr>
              <w:tab/>
            </w:r>
            <w:r>
              <w:rPr>
                <w:noProof/>
                <w:webHidden/>
              </w:rPr>
              <w:fldChar w:fldCharType="begin"/>
            </w:r>
            <w:r>
              <w:rPr>
                <w:noProof/>
                <w:webHidden/>
              </w:rPr>
              <w:instrText xml:space="preserve"> PAGEREF _Toc243791250 \h </w:instrText>
            </w:r>
            <w:r>
              <w:rPr>
                <w:noProof/>
                <w:webHidden/>
              </w:rPr>
            </w:r>
            <w:r>
              <w:rPr>
                <w:noProof/>
                <w:webHidden/>
              </w:rPr>
              <w:fldChar w:fldCharType="separate"/>
            </w:r>
            <w:r>
              <w:rPr>
                <w:noProof/>
                <w:webHidden/>
              </w:rPr>
              <w:t>357</w:t>
            </w:r>
            <w:r>
              <w:rPr>
                <w:noProof/>
                <w:webHidden/>
              </w:rPr>
              <w:fldChar w:fldCharType="end"/>
            </w:r>
          </w:hyperlink>
        </w:p>
        <w:p w14:paraId="1C0C5ECC" w14:textId="2F3C05BC" w:rsidR="00D625AB" w:rsidRDefault="00D625AB">
          <w:pPr>
            <w:pStyle w:val="TDC2"/>
            <w:tabs>
              <w:tab w:val="right" w:leader="dot" w:pos="10790"/>
            </w:tabs>
            <w:rPr>
              <w:noProof/>
            </w:rPr>
          </w:pPr>
          <w:hyperlink w:anchor="_Toc243791251" w:history="1">
            <w:r w:rsidRPr="00930EC1">
              <w:rPr>
                <w:rStyle w:val="Hipervnculo"/>
                <w:rFonts w:cs="Arial"/>
                <w:b/>
                <w:bCs/>
                <w:noProof/>
                <w:highlight w:val="yellow"/>
              </w:rPr>
              <w:t>2.11. Dia 4: Herramientas (took calling) en LLMs – Semana 2, día 4</w:t>
            </w:r>
            <w:r>
              <w:rPr>
                <w:noProof/>
                <w:webHidden/>
              </w:rPr>
              <w:tab/>
            </w:r>
            <w:r>
              <w:rPr>
                <w:noProof/>
                <w:webHidden/>
              </w:rPr>
              <w:fldChar w:fldCharType="begin"/>
            </w:r>
            <w:r>
              <w:rPr>
                <w:noProof/>
                <w:webHidden/>
              </w:rPr>
              <w:instrText xml:space="preserve"> PAGEREF _Toc243791251 \h </w:instrText>
            </w:r>
            <w:r>
              <w:rPr>
                <w:noProof/>
                <w:webHidden/>
              </w:rPr>
            </w:r>
            <w:r>
              <w:rPr>
                <w:noProof/>
                <w:webHidden/>
              </w:rPr>
              <w:fldChar w:fldCharType="separate"/>
            </w:r>
            <w:r>
              <w:rPr>
                <w:noProof/>
                <w:webHidden/>
              </w:rPr>
              <w:t>363</w:t>
            </w:r>
            <w:r>
              <w:rPr>
                <w:noProof/>
                <w:webHidden/>
              </w:rPr>
              <w:fldChar w:fldCharType="end"/>
            </w:r>
          </w:hyperlink>
        </w:p>
        <w:p w14:paraId="219D75A1" w14:textId="2D4FD230" w:rsidR="00D625AB" w:rsidRDefault="00D625AB">
          <w:pPr>
            <w:pStyle w:val="TDC3"/>
            <w:tabs>
              <w:tab w:val="right" w:leader="dot" w:pos="10790"/>
            </w:tabs>
            <w:rPr>
              <w:noProof/>
            </w:rPr>
          </w:pPr>
          <w:hyperlink w:anchor="_Toc243791252" w:history="1">
            <w:r w:rsidRPr="00930EC1">
              <w:rPr>
                <w:rStyle w:val="Hipervnculo"/>
                <w:b/>
                <w:bCs/>
                <w:noProof/>
                <w:highlight w:val="yellow"/>
              </w:rPr>
              <w:t>2.11.0. La idea en 30 segundos</w:t>
            </w:r>
            <w:r>
              <w:rPr>
                <w:noProof/>
                <w:webHidden/>
              </w:rPr>
              <w:tab/>
            </w:r>
            <w:r>
              <w:rPr>
                <w:noProof/>
                <w:webHidden/>
              </w:rPr>
              <w:fldChar w:fldCharType="begin"/>
            </w:r>
            <w:r>
              <w:rPr>
                <w:noProof/>
                <w:webHidden/>
              </w:rPr>
              <w:instrText xml:space="preserve"> PAGEREF _Toc243791252 \h </w:instrText>
            </w:r>
            <w:r>
              <w:rPr>
                <w:noProof/>
                <w:webHidden/>
              </w:rPr>
            </w:r>
            <w:r>
              <w:rPr>
                <w:noProof/>
                <w:webHidden/>
              </w:rPr>
              <w:fldChar w:fldCharType="separate"/>
            </w:r>
            <w:r>
              <w:rPr>
                <w:noProof/>
                <w:webHidden/>
              </w:rPr>
              <w:t>363</w:t>
            </w:r>
            <w:r>
              <w:rPr>
                <w:noProof/>
                <w:webHidden/>
              </w:rPr>
              <w:fldChar w:fldCharType="end"/>
            </w:r>
          </w:hyperlink>
        </w:p>
        <w:p w14:paraId="30B659D6" w14:textId="1633CA75" w:rsidR="00D625AB" w:rsidRDefault="00D625AB">
          <w:pPr>
            <w:pStyle w:val="TDC3"/>
            <w:tabs>
              <w:tab w:val="right" w:leader="dot" w:pos="10790"/>
            </w:tabs>
            <w:rPr>
              <w:noProof/>
            </w:rPr>
          </w:pPr>
          <w:hyperlink w:anchor="_Toc243791253" w:history="1">
            <w:r w:rsidRPr="00930EC1">
              <w:rPr>
                <w:rStyle w:val="Hipervnculo"/>
                <w:b/>
                <w:bCs/>
                <w:noProof/>
                <w:highlight w:val="yellow"/>
              </w:rPr>
              <w:t>2.11.1. video 1: Como funciona una llamada a herramientas (Video 1)</w:t>
            </w:r>
            <w:r>
              <w:rPr>
                <w:noProof/>
                <w:webHidden/>
              </w:rPr>
              <w:tab/>
            </w:r>
            <w:r>
              <w:rPr>
                <w:noProof/>
                <w:webHidden/>
              </w:rPr>
              <w:fldChar w:fldCharType="begin"/>
            </w:r>
            <w:r>
              <w:rPr>
                <w:noProof/>
                <w:webHidden/>
              </w:rPr>
              <w:instrText xml:space="preserve"> PAGEREF _Toc243791253 \h </w:instrText>
            </w:r>
            <w:r>
              <w:rPr>
                <w:noProof/>
                <w:webHidden/>
              </w:rPr>
            </w:r>
            <w:r>
              <w:rPr>
                <w:noProof/>
                <w:webHidden/>
              </w:rPr>
              <w:fldChar w:fldCharType="separate"/>
            </w:r>
            <w:r>
              <w:rPr>
                <w:noProof/>
                <w:webHidden/>
              </w:rPr>
              <w:t>364</w:t>
            </w:r>
            <w:r>
              <w:rPr>
                <w:noProof/>
                <w:webHidden/>
              </w:rPr>
              <w:fldChar w:fldCharType="end"/>
            </w:r>
          </w:hyperlink>
        </w:p>
        <w:p w14:paraId="5EA130FF" w14:textId="53B86C79" w:rsidR="00D625AB" w:rsidRDefault="00D625AB">
          <w:pPr>
            <w:pStyle w:val="TDC3"/>
            <w:tabs>
              <w:tab w:val="right" w:leader="dot" w:pos="10790"/>
            </w:tabs>
            <w:rPr>
              <w:noProof/>
            </w:rPr>
          </w:pPr>
          <w:hyperlink w:anchor="_Toc243791254" w:history="1">
            <w:r w:rsidRPr="00930EC1">
              <w:rPr>
                <w:rStyle w:val="Hipervnculo"/>
                <w:b/>
                <w:bCs/>
                <w:noProof/>
                <w:highlight w:val="yellow"/>
              </w:rPr>
              <w:t>2.11.2 video 2- Para que sirven las herramientas</w:t>
            </w:r>
            <w:r>
              <w:rPr>
                <w:noProof/>
                <w:webHidden/>
              </w:rPr>
              <w:tab/>
            </w:r>
            <w:r>
              <w:rPr>
                <w:noProof/>
                <w:webHidden/>
              </w:rPr>
              <w:fldChar w:fldCharType="begin"/>
            </w:r>
            <w:r>
              <w:rPr>
                <w:noProof/>
                <w:webHidden/>
              </w:rPr>
              <w:instrText xml:space="preserve"> PAGEREF _Toc243791254 \h </w:instrText>
            </w:r>
            <w:r>
              <w:rPr>
                <w:noProof/>
                <w:webHidden/>
              </w:rPr>
            </w:r>
            <w:r>
              <w:rPr>
                <w:noProof/>
                <w:webHidden/>
              </w:rPr>
              <w:fldChar w:fldCharType="separate"/>
            </w:r>
            <w:r>
              <w:rPr>
                <w:noProof/>
                <w:webHidden/>
              </w:rPr>
              <w:t>368</w:t>
            </w:r>
            <w:r>
              <w:rPr>
                <w:noProof/>
                <w:webHidden/>
              </w:rPr>
              <w:fldChar w:fldCharType="end"/>
            </w:r>
          </w:hyperlink>
        </w:p>
        <w:p w14:paraId="68E180B3" w14:textId="094AFB59" w:rsidR="00D625AB" w:rsidRDefault="00D625AB">
          <w:pPr>
            <w:pStyle w:val="TDC3"/>
            <w:tabs>
              <w:tab w:val="right" w:leader="dot" w:pos="10790"/>
            </w:tabs>
            <w:rPr>
              <w:noProof/>
            </w:rPr>
          </w:pPr>
          <w:hyperlink w:anchor="_Toc243791255" w:history="1">
            <w:r w:rsidRPr="00930EC1">
              <w:rPr>
                <w:rStyle w:val="Hipervnculo"/>
                <w:b/>
                <w:bCs/>
                <w:noProof/>
                <w:highlight w:val="yellow"/>
              </w:rPr>
              <w:t>2.11.3 Construyendo FlighAI, paso a paso (Videos 3, 4 y 5)</w:t>
            </w:r>
            <w:r>
              <w:rPr>
                <w:noProof/>
                <w:webHidden/>
              </w:rPr>
              <w:tab/>
            </w:r>
            <w:r>
              <w:rPr>
                <w:noProof/>
                <w:webHidden/>
              </w:rPr>
              <w:fldChar w:fldCharType="begin"/>
            </w:r>
            <w:r>
              <w:rPr>
                <w:noProof/>
                <w:webHidden/>
              </w:rPr>
              <w:instrText xml:space="preserve"> PAGEREF _Toc243791255 \h </w:instrText>
            </w:r>
            <w:r>
              <w:rPr>
                <w:noProof/>
                <w:webHidden/>
              </w:rPr>
            </w:r>
            <w:r>
              <w:rPr>
                <w:noProof/>
                <w:webHidden/>
              </w:rPr>
              <w:fldChar w:fldCharType="separate"/>
            </w:r>
            <w:r>
              <w:rPr>
                <w:noProof/>
                <w:webHidden/>
              </w:rPr>
              <w:t>371</w:t>
            </w:r>
            <w:r>
              <w:rPr>
                <w:noProof/>
                <w:webHidden/>
              </w:rPr>
              <w:fldChar w:fldCharType="end"/>
            </w:r>
          </w:hyperlink>
        </w:p>
        <w:p w14:paraId="2E13399B" w14:textId="40558A25" w:rsidR="00D625AB" w:rsidRDefault="00D625AB">
          <w:pPr>
            <w:pStyle w:val="TDC2"/>
            <w:tabs>
              <w:tab w:val="right" w:leader="dot" w:pos="10790"/>
            </w:tabs>
            <w:rPr>
              <w:noProof/>
            </w:rPr>
          </w:pPr>
          <w:hyperlink w:anchor="_Toc243791256" w:history="1">
            <w:r w:rsidRPr="00930EC1">
              <w:rPr>
                <w:rStyle w:val="Hipervnculo"/>
                <w:rFonts w:cs="Arial"/>
                <w:b/>
                <w:bCs/>
                <w:noProof/>
                <w:highlight w:val="yellow"/>
              </w:rPr>
              <w:t>2.12. Dia 5 – Agentes, como funciona Gradio y el asistente multimodal + lo que cambió desde que se grabó el curso</w:t>
            </w:r>
            <w:r>
              <w:rPr>
                <w:noProof/>
                <w:webHidden/>
              </w:rPr>
              <w:tab/>
            </w:r>
            <w:r>
              <w:rPr>
                <w:noProof/>
                <w:webHidden/>
              </w:rPr>
              <w:fldChar w:fldCharType="begin"/>
            </w:r>
            <w:r>
              <w:rPr>
                <w:noProof/>
                <w:webHidden/>
              </w:rPr>
              <w:instrText xml:space="preserve"> PAGEREF _Toc243791256 \h </w:instrText>
            </w:r>
            <w:r>
              <w:rPr>
                <w:noProof/>
                <w:webHidden/>
              </w:rPr>
            </w:r>
            <w:r>
              <w:rPr>
                <w:noProof/>
                <w:webHidden/>
              </w:rPr>
              <w:fldChar w:fldCharType="separate"/>
            </w:r>
            <w:r>
              <w:rPr>
                <w:noProof/>
                <w:webHidden/>
              </w:rPr>
              <w:t>405</w:t>
            </w:r>
            <w:r>
              <w:rPr>
                <w:noProof/>
                <w:webHidden/>
              </w:rPr>
              <w:fldChar w:fldCharType="end"/>
            </w:r>
          </w:hyperlink>
        </w:p>
        <w:p w14:paraId="3295BC56" w14:textId="48D3093B" w:rsidR="00D625AB" w:rsidRDefault="00D625AB">
          <w:pPr>
            <w:pStyle w:val="TDC3"/>
            <w:tabs>
              <w:tab w:val="right" w:leader="dot" w:pos="10790"/>
            </w:tabs>
            <w:rPr>
              <w:noProof/>
            </w:rPr>
          </w:pPr>
          <w:hyperlink w:anchor="_Toc243791257" w:history="1">
            <w:r w:rsidRPr="00930EC1">
              <w:rPr>
                <w:rStyle w:val="Hipervnculo"/>
                <w:b/>
                <w:bCs/>
                <w:noProof/>
                <w:highlight w:val="yellow"/>
              </w:rPr>
              <w:t>2.12.0. La idea en 30 segundos.</w:t>
            </w:r>
            <w:r>
              <w:rPr>
                <w:noProof/>
                <w:webHidden/>
              </w:rPr>
              <w:tab/>
            </w:r>
            <w:r>
              <w:rPr>
                <w:noProof/>
                <w:webHidden/>
              </w:rPr>
              <w:fldChar w:fldCharType="begin"/>
            </w:r>
            <w:r>
              <w:rPr>
                <w:noProof/>
                <w:webHidden/>
              </w:rPr>
              <w:instrText xml:space="preserve"> PAGEREF _Toc243791257 \h </w:instrText>
            </w:r>
            <w:r>
              <w:rPr>
                <w:noProof/>
                <w:webHidden/>
              </w:rPr>
            </w:r>
            <w:r>
              <w:rPr>
                <w:noProof/>
                <w:webHidden/>
              </w:rPr>
              <w:fldChar w:fldCharType="separate"/>
            </w:r>
            <w:r>
              <w:rPr>
                <w:noProof/>
                <w:webHidden/>
              </w:rPr>
              <w:t>406</w:t>
            </w:r>
            <w:r>
              <w:rPr>
                <w:noProof/>
                <w:webHidden/>
              </w:rPr>
              <w:fldChar w:fldCharType="end"/>
            </w:r>
          </w:hyperlink>
        </w:p>
        <w:p w14:paraId="3566FE98" w14:textId="5A11CA12" w:rsidR="00D625AB" w:rsidRDefault="00D625AB">
          <w:pPr>
            <w:pStyle w:val="TDC3"/>
            <w:tabs>
              <w:tab w:val="right" w:leader="dot" w:pos="10790"/>
            </w:tabs>
            <w:rPr>
              <w:noProof/>
            </w:rPr>
          </w:pPr>
          <w:hyperlink w:anchor="_Toc243791258" w:history="1">
            <w:r w:rsidRPr="00930EC1">
              <w:rPr>
                <w:rStyle w:val="Hipervnculo"/>
                <w:b/>
                <w:bCs/>
                <w:noProof/>
                <w:highlight w:val="yellow"/>
              </w:rPr>
              <w:t>2.12.1. Video 1: Que es un agente</w:t>
            </w:r>
            <w:r>
              <w:rPr>
                <w:noProof/>
                <w:webHidden/>
              </w:rPr>
              <w:tab/>
            </w:r>
            <w:r>
              <w:rPr>
                <w:noProof/>
                <w:webHidden/>
              </w:rPr>
              <w:fldChar w:fldCharType="begin"/>
            </w:r>
            <w:r>
              <w:rPr>
                <w:noProof/>
                <w:webHidden/>
              </w:rPr>
              <w:instrText xml:space="preserve"> PAGEREF _Toc243791258 \h </w:instrText>
            </w:r>
            <w:r>
              <w:rPr>
                <w:noProof/>
                <w:webHidden/>
              </w:rPr>
            </w:r>
            <w:r>
              <w:rPr>
                <w:noProof/>
                <w:webHidden/>
              </w:rPr>
              <w:fldChar w:fldCharType="separate"/>
            </w:r>
            <w:r>
              <w:rPr>
                <w:noProof/>
                <w:webHidden/>
              </w:rPr>
              <w:t>406</w:t>
            </w:r>
            <w:r>
              <w:rPr>
                <w:noProof/>
                <w:webHidden/>
              </w:rPr>
              <w:fldChar w:fldCharType="end"/>
            </w:r>
          </w:hyperlink>
        </w:p>
        <w:p w14:paraId="4B41CE68" w14:textId="4EED8D8C" w:rsidR="00D625AB" w:rsidRDefault="00D625AB">
          <w:pPr>
            <w:pStyle w:val="TDC3"/>
            <w:tabs>
              <w:tab w:val="right" w:leader="dot" w:pos="10790"/>
            </w:tabs>
            <w:rPr>
              <w:noProof/>
            </w:rPr>
          </w:pPr>
          <w:hyperlink w:anchor="_Toc243791259" w:history="1">
            <w:r w:rsidRPr="00930EC1">
              <w:rPr>
                <w:rStyle w:val="Hipervnculo"/>
                <w:b/>
                <w:bCs/>
                <w:noProof/>
                <w:highlight w:val="yellow"/>
              </w:rPr>
              <w:t>2.12.2. Video 2: Como funciona Gradio por dentro</w:t>
            </w:r>
            <w:r>
              <w:rPr>
                <w:noProof/>
                <w:webHidden/>
              </w:rPr>
              <w:tab/>
            </w:r>
            <w:r>
              <w:rPr>
                <w:noProof/>
                <w:webHidden/>
              </w:rPr>
              <w:fldChar w:fldCharType="begin"/>
            </w:r>
            <w:r>
              <w:rPr>
                <w:noProof/>
                <w:webHidden/>
              </w:rPr>
              <w:instrText xml:space="preserve"> PAGEREF _Toc243791259 \h </w:instrText>
            </w:r>
            <w:r>
              <w:rPr>
                <w:noProof/>
                <w:webHidden/>
              </w:rPr>
            </w:r>
            <w:r>
              <w:rPr>
                <w:noProof/>
                <w:webHidden/>
              </w:rPr>
              <w:fldChar w:fldCharType="separate"/>
            </w:r>
            <w:r>
              <w:rPr>
                <w:noProof/>
                <w:webHidden/>
              </w:rPr>
              <w:t>414</w:t>
            </w:r>
            <w:r>
              <w:rPr>
                <w:noProof/>
                <w:webHidden/>
              </w:rPr>
              <w:fldChar w:fldCharType="end"/>
            </w:r>
          </w:hyperlink>
        </w:p>
        <w:p w14:paraId="369846AC" w14:textId="09A5D0C5" w:rsidR="00D625AB" w:rsidRDefault="00D625AB">
          <w:pPr>
            <w:pStyle w:val="TDC3"/>
            <w:tabs>
              <w:tab w:val="right" w:leader="dot" w:pos="10790"/>
            </w:tabs>
            <w:rPr>
              <w:noProof/>
            </w:rPr>
          </w:pPr>
          <w:hyperlink w:anchor="_Toc243791260" w:history="1">
            <w:r w:rsidRPr="00930EC1">
              <w:rPr>
                <w:rStyle w:val="Hipervnculo"/>
                <w:b/>
                <w:bCs/>
                <w:noProof/>
                <w:highlight w:val="yellow"/>
              </w:rPr>
              <w:t>2.12.3. Video 3: Generar imagen y voz</w:t>
            </w:r>
            <w:r>
              <w:rPr>
                <w:noProof/>
                <w:webHidden/>
              </w:rPr>
              <w:tab/>
            </w:r>
            <w:r>
              <w:rPr>
                <w:noProof/>
                <w:webHidden/>
              </w:rPr>
              <w:fldChar w:fldCharType="begin"/>
            </w:r>
            <w:r>
              <w:rPr>
                <w:noProof/>
                <w:webHidden/>
              </w:rPr>
              <w:instrText xml:space="preserve"> PAGEREF _Toc243791260 \h </w:instrText>
            </w:r>
            <w:r>
              <w:rPr>
                <w:noProof/>
                <w:webHidden/>
              </w:rPr>
            </w:r>
            <w:r>
              <w:rPr>
                <w:noProof/>
                <w:webHidden/>
              </w:rPr>
              <w:fldChar w:fldCharType="separate"/>
            </w:r>
            <w:r>
              <w:rPr>
                <w:noProof/>
                <w:webHidden/>
              </w:rPr>
              <w:t>417</w:t>
            </w:r>
            <w:r>
              <w:rPr>
                <w:noProof/>
                <w:webHidden/>
              </w:rPr>
              <w:fldChar w:fldCharType="end"/>
            </w:r>
          </w:hyperlink>
        </w:p>
        <w:p w14:paraId="0ADBF4A0" w14:textId="6D05AC5F" w:rsidR="00D625AB" w:rsidRDefault="00D625AB">
          <w:pPr>
            <w:pStyle w:val="TDC3"/>
            <w:tabs>
              <w:tab w:val="right" w:leader="dot" w:pos="10790"/>
            </w:tabs>
            <w:rPr>
              <w:noProof/>
            </w:rPr>
          </w:pPr>
          <w:hyperlink w:anchor="_Toc243791261" w:history="1">
            <w:r w:rsidRPr="00930EC1">
              <w:rPr>
                <w:rStyle w:val="Hipervnculo"/>
                <w:b/>
                <w:bCs/>
                <w:noProof/>
                <w:highlight w:val="yellow"/>
              </w:rPr>
              <w:t>2.12.4. Video 3: Juntarlo todo: un chat con tres salidas</w:t>
            </w:r>
            <w:r>
              <w:rPr>
                <w:noProof/>
                <w:webHidden/>
              </w:rPr>
              <w:tab/>
            </w:r>
            <w:r>
              <w:rPr>
                <w:noProof/>
                <w:webHidden/>
              </w:rPr>
              <w:fldChar w:fldCharType="begin"/>
            </w:r>
            <w:r>
              <w:rPr>
                <w:noProof/>
                <w:webHidden/>
              </w:rPr>
              <w:instrText xml:space="preserve"> PAGEREF _Toc243791261 \h </w:instrText>
            </w:r>
            <w:r>
              <w:rPr>
                <w:noProof/>
                <w:webHidden/>
              </w:rPr>
            </w:r>
            <w:r>
              <w:rPr>
                <w:noProof/>
                <w:webHidden/>
              </w:rPr>
              <w:fldChar w:fldCharType="separate"/>
            </w:r>
            <w:r>
              <w:rPr>
                <w:noProof/>
                <w:webHidden/>
              </w:rPr>
              <w:t>429</w:t>
            </w:r>
            <w:r>
              <w:rPr>
                <w:noProof/>
                <w:webHidden/>
              </w:rPr>
              <w:fldChar w:fldCharType="end"/>
            </w:r>
          </w:hyperlink>
        </w:p>
        <w:p w14:paraId="3344642F" w14:textId="19403A71" w:rsidR="00D625AB" w:rsidRDefault="00D625AB">
          <w:pPr>
            <w:pStyle w:val="TDC3"/>
            <w:tabs>
              <w:tab w:val="right" w:leader="dot" w:pos="10790"/>
            </w:tabs>
            <w:rPr>
              <w:noProof/>
            </w:rPr>
          </w:pPr>
          <w:hyperlink w:anchor="_Toc243791262" w:history="1">
            <w:r w:rsidRPr="00930EC1">
              <w:rPr>
                <w:rStyle w:val="Hipervnculo"/>
                <w:b/>
                <w:bCs/>
                <w:noProof/>
                <w:highlight w:val="yellow"/>
              </w:rPr>
              <w:t>2.12.5. Video 3: Juntarlo todo: un chat con tres salidas</w:t>
            </w:r>
            <w:r>
              <w:rPr>
                <w:noProof/>
                <w:webHidden/>
              </w:rPr>
              <w:tab/>
            </w:r>
            <w:r>
              <w:rPr>
                <w:noProof/>
                <w:webHidden/>
              </w:rPr>
              <w:fldChar w:fldCharType="begin"/>
            </w:r>
            <w:r>
              <w:rPr>
                <w:noProof/>
                <w:webHidden/>
              </w:rPr>
              <w:instrText xml:space="preserve"> PAGEREF _Toc243791262 \h </w:instrText>
            </w:r>
            <w:r>
              <w:rPr>
                <w:noProof/>
                <w:webHidden/>
              </w:rPr>
            </w:r>
            <w:r>
              <w:rPr>
                <w:noProof/>
                <w:webHidden/>
              </w:rPr>
              <w:fldChar w:fldCharType="separate"/>
            </w:r>
            <w:r>
              <w:rPr>
                <w:noProof/>
                <w:webHidden/>
              </w:rPr>
              <w:t>434</w:t>
            </w:r>
            <w:r>
              <w:rPr>
                <w:noProof/>
                <w:webHidden/>
              </w:rPr>
              <w:fldChar w:fldCharType="end"/>
            </w:r>
          </w:hyperlink>
        </w:p>
        <w:p w14:paraId="61C4328B" w14:textId="609D804A" w:rsidR="00D625AB" w:rsidRDefault="00D625AB">
          <w:pPr>
            <w:pStyle w:val="TDC3"/>
            <w:tabs>
              <w:tab w:val="right" w:leader="dot" w:pos="10790"/>
            </w:tabs>
            <w:rPr>
              <w:noProof/>
            </w:rPr>
          </w:pPr>
          <w:hyperlink w:anchor="_Toc243791263" w:history="1">
            <w:r w:rsidRPr="00930EC1">
              <w:rPr>
                <w:rStyle w:val="Hipervnculo"/>
                <w:b/>
                <w:bCs/>
                <w:noProof/>
                <w:highlight w:val="yellow"/>
              </w:rPr>
              <w:t>2.12.6. Video 4: La prueba y Cierre de la semana 2 (Video 4)</w:t>
            </w:r>
            <w:r>
              <w:rPr>
                <w:noProof/>
                <w:webHidden/>
              </w:rPr>
              <w:tab/>
            </w:r>
            <w:r>
              <w:rPr>
                <w:noProof/>
                <w:webHidden/>
              </w:rPr>
              <w:fldChar w:fldCharType="begin"/>
            </w:r>
            <w:r>
              <w:rPr>
                <w:noProof/>
                <w:webHidden/>
              </w:rPr>
              <w:instrText xml:space="preserve"> PAGEREF _Toc243791263 \h </w:instrText>
            </w:r>
            <w:r>
              <w:rPr>
                <w:noProof/>
                <w:webHidden/>
              </w:rPr>
            </w:r>
            <w:r>
              <w:rPr>
                <w:noProof/>
                <w:webHidden/>
              </w:rPr>
              <w:fldChar w:fldCharType="separate"/>
            </w:r>
            <w:r>
              <w:rPr>
                <w:noProof/>
                <w:webHidden/>
              </w:rPr>
              <w:t>442</w:t>
            </w:r>
            <w:r>
              <w:rPr>
                <w:noProof/>
                <w:webHidden/>
              </w:rPr>
              <w:fldChar w:fldCharType="end"/>
            </w:r>
          </w:hyperlink>
        </w:p>
        <w:p w14:paraId="3ED3E5AC" w14:textId="25A103FD" w:rsidR="00D625AB" w:rsidRDefault="00D625AB">
          <w:pPr>
            <w:pStyle w:val="TDC3"/>
            <w:tabs>
              <w:tab w:val="right" w:leader="dot" w:pos="10790"/>
            </w:tabs>
            <w:rPr>
              <w:noProof/>
            </w:rPr>
          </w:pPr>
          <w:hyperlink w:anchor="_Toc243791264" w:history="1">
            <w:r w:rsidRPr="00930EC1">
              <w:rPr>
                <w:rStyle w:val="Hipervnculo"/>
                <w:b/>
                <w:bCs/>
                <w:noProof/>
                <w:highlight w:val="yellow"/>
              </w:rPr>
              <w:t>2.12.7. Video 4: La prueba y Cierre de la semana 2 (Video 4)</w:t>
            </w:r>
            <w:r>
              <w:rPr>
                <w:noProof/>
                <w:webHidden/>
              </w:rPr>
              <w:tab/>
            </w:r>
            <w:r>
              <w:rPr>
                <w:noProof/>
                <w:webHidden/>
              </w:rPr>
              <w:fldChar w:fldCharType="begin"/>
            </w:r>
            <w:r>
              <w:rPr>
                <w:noProof/>
                <w:webHidden/>
              </w:rPr>
              <w:instrText xml:space="preserve"> PAGEREF _Toc243791264 \h </w:instrText>
            </w:r>
            <w:r>
              <w:rPr>
                <w:noProof/>
                <w:webHidden/>
              </w:rPr>
            </w:r>
            <w:r>
              <w:rPr>
                <w:noProof/>
                <w:webHidden/>
              </w:rPr>
              <w:fldChar w:fldCharType="separate"/>
            </w:r>
            <w:r>
              <w:rPr>
                <w:noProof/>
                <w:webHidden/>
              </w:rPr>
              <w:t>444</w:t>
            </w:r>
            <w:r>
              <w:rPr>
                <w:noProof/>
                <w:webHidden/>
              </w:rPr>
              <w:fldChar w:fldCharType="end"/>
            </w:r>
          </w:hyperlink>
        </w:p>
        <w:p w14:paraId="621ED5E4" w14:textId="2D096B1B" w:rsidR="00D625AB" w:rsidRDefault="00D625AB">
          <w:pPr>
            <w:pStyle w:val="TDC3"/>
            <w:tabs>
              <w:tab w:val="right" w:leader="dot" w:pos="10790"/>
            </w:tabs>
            <w:rPr>
              <w:noProof/>
            </w:rPr>
          </w:pPr>
          <w:hyperlink w:anchor="_Toc243791265" w:history="1">
            <w:r w:rsidRPr="00930EC1">
              <w:rPr>
                <w:rStyle w:val="Hipervnculo"/>
                <w:b/>
                <w:bCs/>
                <w:noProof/>
                <w:highlight w:val="yellow"/>
              </w:rPr>
              <w:t>2.12.8 Resumen para repasar + las 5 ideas que tienes que llevarte</w:t>
            </w:r>
            <w:r>
              <w:rPr>
                <w:noProof/>
                <w:webHidden/>
              </w:rPr>
              <w:tab/>
            </w:r>
            <w:r>
              <w:rPr>
                <w:noProof/>
                <w:webHidden/>
              </w:rPr>
              <w:fldChar w:fldCharType="begin"/>
            </w:r>
            <w:r>
              <w:rPr>
                <w:noProof/>
                <w:webHidden/>
              </w:rPr>
              <w:instrText xml:space="preserve"> PAGEREF _Toc243791265 \h </w:instrText>
            </w:r>
            <w:r>
              <w:rPr>
                <w:noProof/>
                <w:webHidden/>
              </w:rPr>
            </w:r>
            <w:r>
              <w:rPr>
                <w:noProof/>
                <w:webHidden/>
              </w:rPr>
              <w:fldChar w:fldCharType="separate"/>
            </w:r>
            <w:r>
              <w:rPr>
                <w:noProof/>
                <w:webHidden/>
              </w:rPr>
              <w:t>453</w:t>
            </w:r>
            <w:r>
              <w:rPr>
                <w:noProof/>
                <w:webHidden/>
              </w:rPr>
              <w:fldChar w:fldCharType="end"/>
            </w:r>
          </w:hyperlink>
        </w:p>
        <w:p w14:paraId="540086EF" w14:textId="14216EB8" w:rsidR="00D625AB" w:rsidRDefault="00D625AB">
          <w:pPr>
            <w:pStyle w:val="TDC1"/>
            <w:tabs>
              <w:tab w:val="right" w:leader="dot" w:pos="10790"/>
            </w:tabs>
            <w:rPr>
              <w:noProof/>
            </w:rPr>
          </w:pPr>
          <w:hyperlink w:anchor="_Toc243791266" w:history="1">
            <w:r w:rsidRPr="00930EC1">
              <w:rPr>
                <w:rStyle w:val="Hipervnculo"/>
                <w:rFonts w:cs="Arial"/>
                <w:b/>
                <w:bCs/>
                <w:noProof/>
                <w:highlight w:val="yellow"/>
              </w:rPr>
              <w:t>3. Week 3 – Open-Source Gen AI: Automated Solutions with HuggingFace</w:t>
            </w:r>
            <w:r>
              <w:rPr>
                <w:noProof/>
                <w:webHidden/>
              </w:rPr>
              <w:tab/>
            </w:r>
            <w:r>
              <w:rPr>
                <w:noProof/>
                <w:webHidden/>
              </w:rPr>
              <w:fldChar w:fldCharType="begin"/>
            </w:r>
            <w:r>
              <w:rPr>
                <w:noProof/>
                <w:webHidden/>
              </w:rPr>
              <w:instrText xml:space="preserve"> PAGEREF _Toc243791266 \h </w:instrText>
            </w:r>
            <w:r>
              <w:rPr>
                <w:noProof/>
                <w:webHidden/>
              </w:rPr>
            </w:r>
            <w:r>
              <w:rPr>
                <w:noProof/>
                <w:webHidden/>
              </w:rPr>
              <w:fldChar w:fldCharType="separate"/>
            </w:r>
            <w:r>
              <w:rPr>
                <w:noProof/>
                <w:webHidden/>
              </w:rPr>
              <w:t>454</w:t>
            </w:r>
            <w:r>
              <w:rPr>
                <w:noProof/>
                <w:webHidden/>
              </w:rPr>
              <w:fldChar w:fldCharType="end"/>
            </w:r>
          </w:hyperlink>
        </w:p>
        <w:p w14:paraId="33456960" w14:textId="009412FA" w:rsidR="00D625AB" w:rsidRDefault="00D625AB">
          <w:pPr>
            <w:pStyle w:val="TDC2"/>
            <w:tabs>
              <w:tab w:val="right" w:leader="dot" w:pos="10790"/>
            </w:tabs>
            <w:rPr>
              <w:noProof/>
            </w:rPr>
          </w:pPr>
          <w:hyperlink w:anchor="_Toc243791267" w:history="1">
            <w:r w:rsidRPr="00930EC1">
              <w:rPr>
                <w:rStyle w:val="Hipervnculo"/>
                <w:rFonts w:cs="Arial"/>
                <w:b/>
                <w:bCs/>
                <w:noProof/>
                <w:highlight w:val="yellow"/>
              </w:rPr>
              <w:t>3.1 Dia 1 (video 1) – bienvenida a la semana Open Source y la plataforma Hugging Face</w:t>
            </w:r>
            <w:r>
              <w:rPr>
                <w:noProof/>
                <w:webHidden/>
              </w:rPr>
              <w:tab/>
            </w:r>
            <w:r>
              <w:rPr>
                <w:noProof/>
                <w:webHidden/>
              </w:rPr>
              <w:fldChar w:fldCharType="begin"/>
            </w:r>
            <w:r>
              <w:rPr>
                <w:noProof/>
                <w:webHidden/>
              </w:rPr>
              <w:instrText xml:space="preserve"> PAGEREF _Toc243791267 \h </w:instrText>
            </w:r>
            <w:r>
              <w:rPr>
                <w:noProof/>
                <w:webHidden/>
              </w:rPr>
            </w:r>
            <w:r>
              <w:rPr>
                <w:noProof/>
                <w:webHidden/>
              </w:rPr>
              <w:fldChar w:fldCharType="separate"/>
            </w:r>
            <w:r>
              <w:rPr>
                <w:noProof/>
                <w:webHidden/>
              </w:rPr>
              <w:t>454</w:t>
            </w:r>
            <w:r>
              <w:rPr>
                <w:noProof/>
                <w:webHidden/>
              </w:rPr>
              <w:fldChar w:fldCharType="end"/>
            </w:r>
          </w:hyperlink>
        </w:p>
        <w:p w14:paraId="08E84698" w14:textId="1F819729" w:rsidR="00D625AB" w:rsidRDefault="00D625AB">
          <w:pPr>
            <w:pStyle w:val="TDC3"/>
            <w:tabs>
              <w:tab w:val="right" w:leader="dot" w:pos="10790"/>
            </w:tabs>
            <w:rPr>
              <w:noProof/>
            </w:rPr>
          </w:pPr>
          <w:hyperlink w:anchor="_Toc243791268" w:history="1">
            <w:r w:rsidRPr="00930EC1">
              <w:rPr>
                <w:rStyle w:val="Hipervnculo"/>
                <w:b/>
                <w:bCs/>
                <w:noProof/>
                <w:highlight w:val="yellow"/>
              </w:rPr>
              <w:t>3.1.1 ¿Dónde estamos? (diapositiva de bienvenida) + La ruta de las 8 semanas</w:t>
            </w:r>
            <w:r>
              <w:rPr>
                <w:noProof/>
                <w:webHidden/>
              </w:rPr>
              <w:tab/>
            </w:r>
            <w:r>
              <w:rPr>
                <w:noProof/>
                <w:webHidden/>
              </w:rPr>
              <w:fldChar w:fldCharType="begin"/>
            </w:r>
            <w:r>
              <w:rPr>
                <w:noProof/>
                <w:webHidden/>
              </w:rPr>
              <w:instrText xml:space="preserve"> PAGEREF _Toc243791268 \h </w:instrText>
            </w:r>
            <w:r>
              <w:rPr>
                <w:noProof/>
                <w:webHidden/>
              </w:rPr>
            </w:r>
            <w:r>
              <w:rPr>
                <w:noProof/>
                <w:webHidden/>
              </w:rPr>
              <w:fldChar w:fldCharType="separate"/>
            </w:r>
            <w:r>
              <w:rPr>
                <w:noProof/>
                <w:webHidden/>
              </w:rPr>
              <w:t>454</w:t>
            </w:r>
            <w:r>
              <w:rPr>
                <w:noProof/>
                <w:webHidden/>
              </w:rPr>
              <w:fldChar w:fldCharType="end"/>
            </w:r>
          </w:hyperlink>
        </w:p>
        <w:p w14:paraId="51E8E9F8" w14:textId="4FD38E75" w:rsidR="00D625AB" w:rsidRDefault="00D625AB">
          <w:pPr>
            <w:pStyle w:val="TDC3"/>
            <w:tabs>
              <w:tab w:val="right" w:leader="dot" w:pos="10790"/>
            </w:tabs>
            <w:rPr>
              <w:noProof/>
            </w:rPr>
          </w:pPr>
          <w:hyperlink w:anchor="_Toc243791269" w:history="1">
            <w:r w:rsidRPr="00930EC1">
              <w:rPr>
                <w:rStyle w:val="Hipervnculo"/>
                <w:b/>
                <w:bCs/>
                <w:noProof/>
                <w:highlight w:val="yellow"/>
              </w:rPr>
              <w:t>3.1.2 Hugging Face: son dos cosas distintas</w:t>
            </w:r>
            <w:r>
              <w:rPr>
                <w:noProof/>
                <w:webHidden/>
              </w:rPr>
              <w:tab/>
            </w:r>
            <w:r>
              <w:rPr>
                <w:noProof/>
                <w:webHidden/>
              </w:rPr>
              <w:fldChar w:fldCharType="begin"/>
            </w:r>
            <w:r>
              <w:rPr>
                <w:noProof/>
                <w:webHidden/>
              </w:rPr>
              <w:instrText xml:space="preserve"> PAGEREF _Toc243791269 \h </w:instrText>
            </w:r>
            <w:r>
              <w:rPr>
                <w:noProof/>
                <w:webHidden/>
              </w:rPr>
            </w:r>
            <w:r>
              <w:rPr>
                <w:noProof/>
                <w:webHidden/>
              </w:rPr>
              <w:fldChar w:fldCharType="separate"/>
            </w:r>
            <w:r>
              <w:rPr>
                <w:noProof/>
                <w:webHidden/>
              </w:rPr>
              <w:t>455</w:t>
            </w:r>
            <w:r>
              <w:rPr>
                <w:noProof/>
                <w:webHidden/>
              </w:rPr>
              <w:fldChar w:fldCharType="end"/>
            </w:r>
          </w:hyperlink>
        </w:p>
        <w:p w14:paraId="6F64A423" w14:textId="48F03F00" w:rsidR="00D625AB" w:rsidRDefault="00D625AB">
          <w:pPr>
            <w:pStyle w:val="TDC3"/>
            <w:tabs>
              <w:tab w:val="right" w:leader="dot" w:pos="10790"/>
            </w:tabs>
            <w:rPr>
              <w:noProof/>
            </w:rPr>
          </w:pPr>
          <w:hyperlink w:anchor="_Toc243791270" w:history="1">
            <w:r w:rsidRPr="00930EC1">
              <w:rPr>
                <w:rStyle w:val="Hipervnculo"/>
                <w:b/>
                <w:bCs/>
                <w:noProof/>
                <w:highlight w:val="yellow"/>
              </w:rPr>
              <w:t>3.1.3 Como navegar el Hub (demo en vivo)</w:t>
            </w:r>
            <w:r>
              <w:rPr>
                <w:noProof/>
                <w:webHidden/>
              </w:rPr>
              <w:tab/>
            </w:r>
            <w:r>
              <w:rPr>
                <w:noProof/>
                <w:webHidden/>
              </w:rPr>
              <w:fldChar w:fldCharType="begin"/>
            </w:r>
            <w:r>
              <w:rPr>
                <w:noProof/>
                <w:webHidden/>
              </w:rPr>
              <w:instrText xml:space="preserve"> PAGEREF _Toc243791270 \h </w:instrText>
            </w:r>
            <w:r>
              <w:rPr>
                <w:noProof/>
                <w:webHidden/>
              </w:rPr>
            </w:r>
            <w:r>
              <w:rPr>
                <w:noProof/>
                <w:webHidden/>
              </w:rPr>
              <w:fldChar w:fldCharType="separate"/>
            </w:r>
            <w:r>
              <w:rPr>
                <w:noProof/>
                <w:webHidden/>
              </w:rPr>
              <w:t>458</w:t>
            </w:r>
            <w:r>
              <w:rPr>
                <w:noProof/>
                <w:webHidden/>
              </w:rPr>
              <w:fldChar w:fldCharType="end"/>
            </w:r>
          </w:hyperlink>
        </w:p>
        <w:p w14:paraId="02F9B2C7" w14:textId="7A637617" w:rsidR="00D625AB" w:rsidRDefault="00D625AB">
          <w:pPr>
            <w:pStyle w:val="TDC3"/>
            <w:tabs>
              <w:tab w:val="right" w:leader="dot" w:pos="10790"/>
            </w:tabs>
            <w:rPr>
              <w:noProof/>
            </w:rPr>
          </w:pPr>
          <w:hyperlink w:anchor="_Toc243791271" w:history="1">
            <w:r w:rsidRPr="00930EC1">
              <w:rPr>
                <w:rStyle w:val="Hipervnculo"/>
                <w:b/>
                <w:bCs/>
                <w:noProof/>
                <w:highlight w:val="yellow"/>
              </w:rPr>
              <w:t>3.1.4 ¿Cuánto creció el Hub en un año? Y Likes por descarga</w:t>
            </w:r>
            <w:r>
              <w:rPr>
                <w:noProof/>
                <w:webHidden/>
              </w:rPr>
              <w:tab/>
            </w:r>
            <w:r>
              <w:rPr>
                <w:noProof/>
                <w:webHidden/>
              </w:rPr>
              <w:fldChar w:fldCharType="begin"/>
            </w:r>
            <w:r>
              <w:rPr>
                <w:noProof/>
                <w:webHidden/>
              </w:rPr>
              <w:instrText xml:space="preserve"> PAGEREF _Toc243791271 \h </w:instrText>
            </w:r>
            <w:r>
              <w:rPr>
                <w:noProof/>
                <w:webHidden/>
              </w:rPr>
            </w:r>
            <w:r>
              <w:rPr>
                <w:noProof/>
                <w:webHidden/>
              </w:rPr>
              <w:fldChar w:fldCharType="separate"/>
            </w:r>
            <w:r>
              <w:rPr>
                <w:noProof/>
                <w:webHidden/>
              </w:rPr>
              <w:t>461</w:t>
            </w:r>
            <w:r>
              <w:rPr>
                <w:noProof/>
                <w:webHidden/>
              </w:rPr>
              <w:fldChar w:fldCharType="end"/>
            </w:r>
          </w:hyperlink>
        </w:p>
        <w:p w14:paraId="404C2AAD" w14:textId="6E4951A2" w:rsidR="00D625AB" w:rsidRDefault="00D625AB">
          <w:pPr>
            <w:pStyle w:val="TDC2"/>
            <w:tabs>
              <w:tab w:val="right" w:leader="dot" w:pos="10790"/>
            </w:tabs>
            <w:rPr>
              <w:noProof/>
            </w:rPr>
          </w:pPr>
          <w:hyperlink w:anchor="_Toc243791272" w:history="1">
            <w:r w:rsidRPr="00930EC1">
              <w:rPr>
                <w:rStyle w:val="Hipervnculo"/>
                <w:rFonts w:cs="Arial"/>
                <w:b/>
                <w:bCs/>
                <w:noProof/>
                <w:highlight w:val="yellow"/>
              </w:rPr>
              <w:t>3.2 Dia 2 (video 2) – la librerías de Hugging Face</w:t>
            </w:r>
            <w:r>
              <w:rPr>
                <w:noProof/>
                <w:webHidden/>
              </w:rPr>
              <w:tab/>
            </w:r>
            <w:r>
              <w:rPr>
                <w:noProof/>
                <w:webHidden/>
              </w:rPr>
              <w:fldChar w:fldCharType="begin"/>
            </w:r>
            <w:r>
              <w:rPr>
                <w:noProof/>
                <w:webHidden/>
              </w:rPr>
              <w:instrText xml:space="preserve"> PAGEREF _Toc243791272 \h </w:instrText>
            </w:r>
            <w:r>
              <w:rPr>
                <w:noProof/>
                <w:webHidden/>
              </w:rPr>
            </w:r>
            <w:r>
              <w:rPr>
                <w:noProof/>
                <w:webHidden/>
              </w:rPr>
              <w:fldChar w:fldCharType="separate"/>
            </w:r>
            <w:r>
              <w:rPr>
                <w:noProof/>
                <w:webHidden/>
              </w:rPr>
              <w:t>462</w:t>
            </w:r>
            <w:r>
              <w:rPr>
                <w:noProof/>
                <w:webHidden/>
              </w:rPr>
              <w:fldChar w:fldCharType="end"/>
            </w:r>
          </w:hyperlink>
        </w:p>
        <w:p w14:paraId="450DF309" w14:textId="23232138" w:rsidR="00D625AB" w:rsidRDefault="00D625AB">
          <w:pPr>
            <w:pStyle w:val="TDC3"/>
            <w:tabs>
              <w:tab w:val="right" w:leader="dot" w:pos="10790"/>
            </w:tabs>
            <w:rPr>
              <w:noProof/>
            </w:rPr>
          </w:pPr>
          <w:hyperlink w:anchor="_Toc243791273" w:history="1">
            <w:r w:rsidRPr="00930EC1">
              <w:rPr>
                <w:rStyle w:val="Hipervnculo"/>
                <w:b/>
                <w:bCs/>
                <w:noProof/>
                <w:highlight w:val="yellow"/>
              </w:rPr>
              <w:t>3.2.1 La diapositiva + Las dos partes de Hugging Face</w:t>
            </w:r>
            <w:r>
              <w:rPr>
                <w:noProof/>
                <w:webHidden/>
              </w:rPr>
              <w:tab/>
            </w:r>
            <w:r>
              <w:rPr>
                <w:noProof/>
                <w:webHidden/>
              </w:rPr>
              <w:fldChar w:fldCharType="begin"/>
            </w:r>
            <w:r>
              <w:rPr>
                <w:noProof/>
                <w:webHidden/>
              </w:rPr>
              <w:instrText xml:space="preserve"> PAGEREF _Toc243791273 \h </w:instrText>
            </w:r>
            <w:r>
              <w:rPr>
                <w:noProof/>
                <w:webHidden/>
              </w:rPr>
            </w:r>
            <w:r>
              <w:rPr>
                <w:noProof/>
                <w:webHidden/>
              </w:rPr>
              <w:fldChar w:fldCharType="separate"/>
            </w:r>
            <w:r>
              <w:rPr>
                <w:noProof/>
                <w:webHidden/>
              </w:rPr>
              <w:t>462</w:t>
            </w:r>
            <w:r>
              <w:rPr>
                <w:noProof/>
                <w:webHidden/>
              </w:rPr>
              <w:fldChar w:fldCharType="end"/>
            </w:r>
          </w:hyperlink>
        </w:p>
        <w:p w14:paraId="67BB50BB" w14:textId="15BE1A24" w:rsidR="00D625AB" w:rsidRDefault="00D625AB">
          <w:r>
            <w:rPr>
              <w:b/>
              <w:bCs/>
              <w:lang w:val="es-ES"/>
            </w:rPr>
            <w:fldChar w:fldCharType="end"/>
          </w:r>
        </w:p>
      </w:sdtContent>
    </w:sdt>
    <w:p w14:paraId="4C23A6E1" w14:textId="77777777" w:rsidR="009D1833" w:rsidRDefault="009D1833" w:rsidP="009C0F5E">
      <w:pPr>
        <w:jc w:val="center"/>
      </w:pPr>
    </w:p>
    <w:p w14:paraId="209C3C44" w14:textId="77777777" w:rsidR="009D1833" w:rsidRDefault="009D1833" w:rsidP="009C0F5E">
      <w:pPr>
        <w:jc w:val="center"/>
      </w:pPr>
    </w:p>
    <w:p w14:paraId="105BB911" w14:textId="77777777" w:rsidR="009D1833" w:rsidRDefault="009D1833" w:rsidP="009C0F5E">
      <w:pPr>
        <w:jc w:val="center"/>
      </w:pPr>
    </w:p>
    <w:p w14:paraId="4932E162" w14:textId="77777777" w:rsidR="009D1833" w:rsidRDefault="009D1833" w:rsidP="009C0F5E">
      <w:pPr>
        <w:jc w:val="center"/>
      </w:pPr>
    </w:p>
    <w:p w14:paraId="05E36CD3" w14:textId="31955AF7" w:rsidR="009C0F5E" w:rsidRPr="009C0F5E" w:rsidRDefault="009C0F5E" w:rsidP="009C0F5E">
      <w:pPr>
        <w:pStyle w:val="Ttulo1"/>
        <w:rPr>
          <w:rFonts w:ascii="Arial" w:hAnsi="Arial" w:cs="Arial"/>
          <w:b/>
          <w:bCs/>
          <w:color w:val="auto"/>
          <w:sz w:val="28"/>
          <w:szCs w:val="28"/>
        </w:rPr>
      </w:pPr>
      <w:bookmarkStart w:id="0" w:name="_Toc243791089"/>
      <w:r w:rsidRPr="009C0F5E">
        <w:rPr>
          <w:rFonts w:ascii="Arial" w:hAnsi="Arial" w:cs="Arial"/>
          <w:b/>
          <w:bCs/>
          <w:color w:val="auto"/>
          <w:sz w:val="28"/>
          <w:szCs w:val="28"/>
          <w:highlight w:val="yellow"/>
        </w:rPr>
        <w:t xml:space="preserve">1.Seccion 1: Week 1 – </w:t>
      </w:r>
      <w:proofErr w:type="spellStart"/>
      <w:r w:rsidRPr="009C0F5E">
        <w:rPr>
          <w:rFonts w:ascii="Arial" w:hAnsi="Arial" w:cs="Arial"/>
          <w:b/>
          <w:bCs/>
          <w:color w:val="auto"/>
          <w:sz w:val="28"/>
          <w:szCs w:val="28"/>
          <w:highlight w:val="yellow"/>
        </w:rPr>
        <w:t>Build</w:t>
      </w:r>
      <w:proofErr w:type="spellEnd"/>
      <w:r w:rsidRPr="009C0F5E">
        <w:rPr>
          <w:rFonts w:ascii="Arial" w:hAnsi="Arial" w:cs="Arial"/>
          <w:b/>
          <w:bCs/>
          <w:color w:val="auto"/>
          <w:sz w:val="28"/>
          <w:szCs w:val="28"/>
          <w:highlight w:val="yellow"/>
        </w:rPr>
        <w:t xml:space="preserve"> </w:t>
      </w:r>
      <w:proofErr w:type="spellStart"/>
      <w:r w:rsidRPr="009C0F5E">
        <w:rPr>
          <w:rFonts w:ascii="Arial" w:hAnsi="Arial" w:cs="Arial"/>
          <w:b/>
          <w:bCs/>
          <w:color w:val="auto"/>
          <w:sz w:val="28"/>
          <w:szCs w:val="28"/>
          <w:highlight w:val="yellow"/>
        </w:rPr>
        <w:t>Your</w:t>
      </w:r>
      <w:proofErr w:type="spellEnd"/>
      <w:r w:rsidRPr="009C0F5E">
        <w:rPr>
          <w:rFonts w:ascii="Arial" w:hAnsi="Arial" w:cs="Arial"/>
          <w:b/>
          <w:bCs/>
          <w:color w:val="auto"/>
          <w:sz w:val="28"/>
          <w:szCs w:val="28"/>
          <w:highlight w:val="yellow"/>
        </w:rPr>
        <w:t xml:space="preserve"> First LLM </w:t>
      </w:r>
      <w:proofErr w:type="spellStart"/>
      <w:r w:rsidRPr="009C0F5E">
        <w:rPr>
          <w:rFonts w:ascii="Arial" w:hAnsi="Arial" w:cs="Arial"/>
          <w:b/>
          <w:bCs/>
          <w:color w:val="auto"/>
          <w:sz w:val="28"/>
          <w:szCs w:val="28"/>
          <w:highlight w:val="yellow"/>
        </w:rPr>
        <w:t>Product</w:t>
      </w:r>
      <w:proofErr w:type="spellEnd"/>
      <w:r w:rsidRPr="009C0F5E">
        <w:rPr>
          <w:rFonts w:ascii="Arial" w:hAnsi="Arial" w:cs="Arial"/>
          <w:b/>
          <w:bCs/>
          <w:color w:val="auto"/>
          <w:sz w:val="28"/>
          <w:szCs w:val="28"/>
          <w:highlight w:val="yellow"/>
        </w:rPr>
        <w:t xml:space="preserve">: </w:t>
      </w:r>
      <w:proofErr w:type="spellStart"/>
      <w:r w:rsidRPr="009C0F5E">
        <w:rPr>
          <w:rFonts w:ascii="Arial" w:hAnsi="Arial" w:cs="Arial"/>
          <w:b/>
          <w:bCs/>
          <w:color w:val="auto"/>
          <w:sz w:val="28"/>
          <w:szCs w:val="28"/>
          <w:highlight w:val="yellow"/>
        </w:rPr>
        <w:t>Exploring</w:t>
      </w:r>
      <w:proofErr w:type="spellEnd"/>
      <w:r w:rsidRPr="009C0F5E">
        <w:rPr>
          <w:rFonts w:ascii="Arial" w:hAnsi="Arial" w:cs="Arial"/>
          <w:b/>
          <w:bCs/>
          <w:color w:val="auto"/>
          <w:sz w:val="28"/>
          <w:szCs w:val="28"/>
          <w:highlight w:val="yellow"/>
        </w:rPr>
        <w:t xml:space="preserve"> Top </w:t>
      </w:r>
      <w:proofErr w:type="spellStart"/>
      <w:r w:rsidRPr="009C0F5E">
        <w:rPr>
          <w:rFonts w:ascii="Arial" w:hAnsi="Arial" w:cs="Arial"/>
          <w:b/>
          <w:bCs/>
          <w:color w:val="auto"/>
          <w:sz w:val="28"/>
          <w:szCs w:val="28"/>
          <w:highlight w:val="yellow"/>
        </w:rPr>
        <w:t>Models</w:t>
      </w:r>
      <w:bookmarkEnd w:id="0"/>
      <w:proofErr w:type="spellEnd"/>
    </w:p>
    <w:p w14:paraId="3129C7D8" w14:textId="01F30265" w:rsidR="009C0F5E" w:rsidRPr="009C0F5E" w:rsidRDefault="009C0F5E" w:rsidP="009C0F5E">
      <w:pPr>
        <w:pStyle w:val="Ttulo2"/>
        <w:rPr>
          <w:rFonts w:ascii="Arial" w:hAnsi="Arial" w:cs="Arial"/>
          <w:b/>
          <w:bCs/>
          <w:sz w:val="24"/>
          <w:szCs w:val="24"/>
        </w:rPr>
      </w:pPr>
      <w:bookmarkStart w:id="1" w:name="_Toc243791090"/>
      <w:r w:rsidRPr="009C5CD7">
        <w:rPr>
          <w:rFonts w:ascii="Arial" w:hAnsi="Arial" w:cs="Arial"/>
          <w:b/>
          <w:bCs/>
          <w:sz w:val="24"/>
          <w:szCs w:val="24"/>
          <w:highlight w:val="yellow"/>
        </w:rPr>
        <w:t>1</w:t>
      </w:r>
      <w:r w:rsidR="009C5CD7" w:rsidRPr="009C5CD7">
        <w:rPr>
          <w:rFonts w:ascii="Arial" w:hAnsi="Arial" w:cs="Arial"/>
          <w:b/>
          <w:bCs/>
          <w:sz w:val="24"/>
          <w:szCs w:val="24"/>
          <w:highlight w:val="yellow"/>
        </w:rPr>
        <w:t>.</w:t>
      </w:r>
      <w:r w:rsidR="009C5CD7">
        <w:rPr>
          <w:rFonts w:ascii="Arial" w:hAnsi="Arial" w:cs="Arial"/>
          <w:b/>
          <w:bCs/>
          <w:sz w:val="24"/>
          <w:szCs w:val="24"/>
          <w:highlight w:val="yellow"/>
        </w:rPr>
        <w:t>1</w:t>
      </w:r>
      <w:r w:rsidR="009C5CD7" w:rsidRPr="009C5CD7">
        <w:rPr>
          <w:rFonts w:ascii="Arial" w:hAnsi="Arial" w:cs="Arial"/>
          <w:b/>
          <w:bCs/>
          <w:sz w:val="24"/>
          <w:szCs w:val="24"/>
          <w:highlight w:val="yellow"/>
        </w:rPr>
        <w:t xml:space="preserve">: </w:t>
      </w:r>
      <w:r w:rsidR="008D62EA">
        <w:rPr>
          <w:rFonts w:ascii="Arial" w:hAnsi="Arial" w:cs="Arial"/>
          <w:b/>
          <w:bCs/>
          <w:sz w:val="24"/>
          <w:szCs w:val="24"/>
          <w:highlight w:val="yellow"/>
        </w:rPr>
        <w:t>DIA-1</w:t>
      </w:r>
      <w:r w:rsidR="005844F1">
        <w:rPr>
          <w:rFonts w:ascii="Arial" w:hAnsi="Arial" w:cs="Arial"/>
          <w:b/>
          <w:bCs/>
          <w:sz w:val="24"/>
          <w:szCs w:val="24"/>
          <w:highlight w:val="yellow"/>
        </w:rPr>
        <w:t>-1</w:t>
      </w:r>
      <w:r w:rsidR="008D62EA">
        <w:rPr>
          <w:rFonts w:ascii="Arial" w:hAnsi="Arial" w:cs="Arial"/>
          <w:b/>
          <w:bCs/>
          <w:sz w:val="24"/>
          <w:szCs w:val="24"/>
          <w:highlight w:val="yellow"/>
        </w:rPr>
        <w:t xml:space="preserve">: </w:t>
      </w:r>
      <w:proofErr w:type="spellStart"/>
      <w:r w:rsidR="009C5CD7" w:rsidRPr="009C5CD7">
        <w:rPr>
          <w:rFonts w:ascii="Arial" w:hAnsi="Arial" w:cs="Arial"/>
          <w:b/>
          <w:bCs/>
          <w:sz w:val="24"/>
          <w:szCs w:val="24"/>
          <w:highlight w:val="yellow"/>
        </w:rPr>
        <w:t>Ollama</w:t>
      </w:r>
      <w:proofErr w:type="spellEnd"/>
      <w:r w:rsidR="009C5CD7" w:rsidRPr="009C5CD7">
        <w:rPr>
          <w:rFonts w:ascii="Arial" w:hAnsi="Arial" w:cs="Arial"/>
          <w:b/>
          <w:bCs/>
          <w:sz w:val="24"/>
          <w:szCs w:val="24"/>
          <w:highlight w:val="yellow"/>
        </w:rPr>
        <w:t>: Ejecutar Modelos de IA en local</w:t>
      </w:r>
      <w:bookmarkEnd w:id="1"/>
    </w:p>
    <w:p w14:paraId="512E31E5" w14:textId="605BC408" w:rsidR="009C5CD7" w:rsidRPr="009C5CD7" w:rsidRDefault="009C5CD7" w:rsidP="009C5CD7">
      <w:pPr>
        <w:pStyle w:val="Ttulo3"/>
        <w:rPr>
          <w:rFonts w:cs="Arial"/>
          <w:b/>
          <w:bCs/>
          <w:sz w:val="24"/>
          <w:szCs w:val="24"/>
        </w:rPr>
      </w:pPr>
      <w:bookmarkStart w:id="2" w:name="_Toc243791091"/>
      <w:r w:rsidRPr="009C5CD7">
        <w:rPr>
          <w:rFonts w:cs="Arial"/>
          <w:b/>
          <w:bCs/>
          <w:sz w:val="24"/>
          <w:szCs w:val="24"/>
          <w:highlight w:val="yellow"/>
        </w:rPr>
        <w:t>1.</w:t>
      </w:r>
      <w:r>
        <w:rPr>
          <w:rFonts w:cs="Arial"/>
          <w:b/>
          <w:bCs/>
          <w:sz w:val="24"/>
          <w:szCs w:val="24"/>
          <w:highlight w:val="yellow"/>
        </w:rPr>
        <w:t>1.1</w:t>
      </w:r>
      <w:r w:rsidRPr="009C5CD7">
        <w:rPr>
          <w:rFonts w:cs="Arial"/>
          <w:b/>
          <w:bCs/>
          <w:sz w:val="24"/>
          <w:szCs w:val="24"/>
          <w:highlight w:val="yellow"/>
        </w:rPr>
        <w:t xml:space="preserve"> ¿Qué es </w:t>
      </w:r>
      <w:proofErr w:type="spellStart"/>
      <w:r w:rsidRPr="009C5CD7">
        <w:rPr>
          <w:rFonts w:cs="Arial"/>
          <w:b/>
          <w:bCs/>
          <w:sz w:val="24"/>
          <w:szCs w:val="24"/>
          <w:highlight w:val="yellow"/>
        </w:rPr>
        <w:t>Ollama</w:t>
      </w:r>
      <w:proofErr w:type="spellEnd"/>
      <w:r w:rsidRPr="009C5CD7">
        <w:rPr>
          <w:rFonts w:cs="Arial"/>
          <w:b/>
          <w:bCs/>
          <w:sz w:val="24"/>
          <w:szCs w:val="24"/>
          <w:highlight w:val="yellow"/>
        </w:rPr>
        <w:t>?</w:t>
      </w:r>
      <w:bookmarkEnd w:id="2"/>
    </w:p>
    <w:p w14:paraId="7BF4D161" w14:textId="214DDEFE" w:rsidR="009C5CD7" w:rsidRPr="009C5CD7" w:rsidRDefault="009C5CD7" w:rsidP="009C5CD7">
      <w:pPr>
        <w:rPr>
          <w:rFonts w:cs="Arial"/>
          <w:szCs w:val="22"/>
        </w:rPr>
      </w:pPr>
      <w:proofErr w:type="spellStart"/>
      <w:r w:rsidRPr="009C5CD7">
        <w:rPr>
          <w:rFonts w:cs="Arial"/>
          <w:szCs w:val="22"/>
        </w:rPr>
        <w:t>Ollama</w:t>
      </w:r>
      <w:proofErr w:type="spellEnd"/>
      <w:r w:rsidRPr="009C5CD7">
        <w:rPr>
          <w:rFonts w:cs="Arial"/>
          <w:szCs w:val="22"/>
        </w:rPr>
        <w:t xml:space="preserve"> es un programa gratuito y de código abierto que permite </w:t>
      </w:r>
      <w:r w:rsidRPr="009C5CD7">
        <w:rPr>
          <w:rFonts w:cs="Arial"/>
          <w:b/>
          <w:bCs/>
          <w:szCs w:val="22"/>
        </w:rPr>
        <w:t>descargar y correr modelos de lenguaje (</w:t>
      </w:r>
      <w:proofErr w:type="spellStart"/>
      <w:r w:rsidRPr="009C5CD7">
        <w:rPr>
          <w:rFonts w:cs="Arial"/>
          <w:b/>
          <w:bCs/>
          <w:szCs w:val="22"/>
        </w:rPr>
        <w:t>LLMs</w:t>
      </w:r>
      <w:proofErr w:type="spellEnd"/>
      <w:r w:rsidRPr="009C5CD7">
        <w:rPr>
          <w:rFonts w:cs="Arial"/>
          <w:b/>
          <w:bCs/>
          <w:szCs w:val="22"/>
        </w:rPr>
        <w:t xml:space="preserve">) directamente en la propia computadora, </w:t>
      </w:r>
      <w:r w:rsidRPr="009C5CD7">
        <w:rPr>
          <w:rFonts w:cs="Arial"/>
          <w:szCs w:val="22"/>
        </w:rPr>
        <w:t>sin necesidad de interne una vez descargado el modelo, sin pagar por uso, y sin enviar los mensajes a ningún servidor externo.</w:t>
      </w:r>
    </w:p>
    <w:p w14:paraId="627A9E9C" w14:textId="77777777" w:rsidR="009C5CD7" w:rsidRPr="009C5CD7" w:rsidRDefault="009C5CD7" w:rsidP="009C5CD7">
      <w:pPr>
        <w:rPr>
          <w:rFonts w:cs="Arial"/>
          <w:szCs w:val="22"/>
        </w:rPr>
      </w:pPr>
      <w:r w:rsidRPr="009C5CD7">
        <w:rPr>
          <w:rFonts w:cs="Arial"/>
          <w:szCs w:val="22"/>
        </w:rPr>
        <w:t xml:space="preserve">La comunidad lo llama el </w:t>
      </w:r>
      <w:r w:rsidRPr="009C5CD7">
        <w:rPr>
          <w:rFonts w:cs="Arial"/>
          <w:b/>
          <w:bCs/>
          <w:szCs w:val="22"/>
        </w:rPr>
        <w:t>"Docker de los modelos lingüísticos":</w:t>
      </w:r>
      <w:r w:rsidRPr="009C5CD7">
        <w:rPr>
          <w:rFonts w:cs="Arial"/>
          <w:szCs w:val="22"/>
        </w:rPr>
        <w:t xml:space="preserve"> abstrae toda la parte técnica (drivers, formatos de archivo, dependencias) y reduce todo a un simple comando de terminal.</w:t>
      </w:r>
    </w:p>
    <w:p w14:paraId="0C940940" w14:textId="77777777" w:rsidR="009C5CD7" w:rsidRPr="009C5CD7" w:rsidRDefault="009C5CD7" w:rsidP="009C5CD7">
      <w:pPr>
        <w:rPr>
          <w:rFonts w:cs="Arial"/>
          <w:b/>
          <w:bCs/>
        </w:rPr>
      </w:pPr>
      <w:r w:rsidRPr="009C5CD7">
        <w:rPr>
          <w:rFonts w:cs="Arial"/>
          <w:b/>
          <w:bCs/>
        </w:rPr>
        <w:t>¿Qué hace exactamente?</w:t>
      </w:r>
    </w:p>
    <w:p w14:paraId="4DD1972D" w14:textId="5811B987" w:rsidR="009C5CD7" w:rsidRDefault="009C5CD7" w:rsidP="009C5CD7">
      <w:pPr>
        <w:rPr>
          <w:rFonts w:cs="Arial"/>
        </w:rPr>
      </w:pPr>
      <w:r w:rsidRPr="009C5CD7">
        <w:rPr>
          <w:rFonts w:cs="Arial"/>
          <w:noProof/>
        </w:rPr>
        <w:drawing>
          <wp:inline distT="0" distB="0" distL="0" distR="0" wp14:anchorId="3B075E1D" wp14:editId="40EEB945">
            <wp:extent cx="4004310" cy="1232819"/>
            <wp:effectExtent l="19050" t="19050" r="15240" b="24765"/>
            <wp:docPr id="1590055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55646" name=""/>
                    <pic:cNvPicPr/>
                  </pic:nvPicPr>
                  <pic:blipFill>
                    <a:blip r:embed="rId9"/>
                    <a:stretch>
                      <a:fillRect/>
                    </a:stretch>
                  </pic:blipFill>
                  <pic:spPr>
                    <a:xfrm>
                      <a:off x="0" y="0"/>
                      <a:ext cx="4013585" cy="1235675"/>
                    </a:xfrm>
                    <a:prstGeom prst="rect">
                      <a:avLst/>
                    </a:prstGeom>
                    <a:ln w="19050">
                      <a:solidFill>
                        <a:schemeClr val="tx1"/>
                      </a:solidFill>
                    </a:ln>
                  </pic:spPr>
                </pic:pic>
              </a:graphicData>
            </a:graphic>
          </wp:inline>
        </w:drawing>
      </w:r>
    </w:p>
    <w:p w14:paraId="3CB478C2" w14:textId="3DBECDAA" w:rsidR="009C5CD7" w:rsidRPr="009C5CD7" w:rsidRDefault="009C5CD7" w:rsidP="009C5CD7">
      <w:pPr>
        <w:rPr>
          <w:rFonts w:cs="Arial"/>
          <w:szCs w:val="22"/>
        </w:rPr>
      </w:pPr>
      <w:proofErr w:type="spellStart"/>
      <w:r w:rsidRPr="009C5CD7">
        <w:rPr>
          <w:rFonts w:cs="Arial"/>
          <w:b/>
          <w:bCs/>
          <w:szCs w:val="22"/>
        </w:rPr>
        <w:t>Por que</w:t>
      </w:r>
      <w:proofErr w:type="spellEnd"/>
      <w:r w:rsidRPr="009C5CD7">
        <w:rPr>
          <w:rFonts w:cs="Arial"/>
          <w:b/>
          <w:bCs/>
          <w:szCs w:val="22"/>
        </w:rPr>
        <w:t xml:space="preserve"> se usa: </w:t>
      </w:r>
      <w:r w:rsidRPr="009C5CD7">
        <w:rPr>
          <w:rFonts w:cs="Arial"/>
          <w:szCs w:val="22"/>
        </w:rPr>
        <w:t xml:space="preserve">privacidad total (nada sale de la PC), sin costo por token, funciona </w:t>
      </w:r>
      <w:proofErr w:type="spellStart"/>
      <w:r w:rsidRPr="009C5CD7">
        <w:rPr>
          <w:rFonts w:cs="Arial"/>
          <w:szCs w:val="22"/>
        </w:rPr>
        <w:t>offlina</w:t>
      </w:r>
      <w:proofErr w:type="spellEnd"/>
      <w:r w:rsidRPr="009C5CD7">
        <w:rPr>
          <w:rFonts w:cs="Arial"/>
          <w:szCs w:val="22"/>
        </w:rPr>
        <w:t xml:space="preserve"> una vez descargado el modelo, y sin pelear con entornos de Python ni drivers de GPU.</w:t>
      </w:r>
    </w:p>
    <w:p w14:paraId="57996775" w14:textId="7E3CA57F" w:rsidR="009C5CD7" w:rsidRPr="009C5CD7" w:rsidRDefault="009C5CD7" w:rsidP="009C5CD7">
      <w:pPr>
        <w:pStyle w:val="Ttulo3"/>
        <w:rPr>
          <w:rFonts w:cs="Arial"/>
          <w:b/>
          <w:bCs/>
          <w:sz w:val="24"/>
          <w:szCs w:val="24"/>
        </w:rPr>
      </w:pPr>
      <w:bookmarkStart w:id="3" w:name="_Toc243791092"/>
      <w:r w:rsidRPr="009C5CD7">
        <w:rPr>
          <w:rFonts w:cs="Arial"/>
          <w:b/>
          <w:bCs/>
          <w:sz w:val="24"/>
          <w:szCs w:val="24"/>
          <w:highlight w:val="yellow"/>
        </w:rPr>
        <w:t>1.1.2 Instalación y primeros pasos</w:t>
      </w:r>
      <w:bookmarkEnd w:id="3"/>
    </w:p>
    <w:p w14:paraId="629A7118" w14:textId="77777777" w:rsidR="009C5CD7" w:rsidRPr="009C5CD7" w:rsidRDefault="009C5CD7" w:rsidP="009C5CD7">
      <w:pPr>
        <w:rPr>
          <w:rFonts w:cs="Arial"/>
          <w:szCs w:val="22"/>
        </w:rPr>
      </w:pPr>
      <w:r w:rsidRPr="009C5CD7">
        <w:rPr>
          <w:rFonts w:cs="Arial"/>
          <w:szCs w:val="22"/>
        </w:rPr>
        <w:t>El proceso es el mismo en Mac, Windows y Linux — solo cambia la terminal que se usa:</w:t>
      </w:r>
    </w:p>
    <w:p w14:paraId="71EECDBF" w14:textId="7FB775DE" w:rsidR="009C5CD7" w:rsidRPr="009C5CD7" w:rsidRDefault="009C5CD7" w:rsidP="009C5CD7">
      <w:pPr>
        <w:rPr>
          <w:rFonts w:cs="Arial"/>
        </w:rPr>
      </w:pPr>
      <w:r w:rsidRPr="009C5CD7">
        <w:rPr>
          <w:rFonts w:cs="Arial"/>
          <w:noProof/>
        </w:rPr>
        <w:drawing>
          <wp:inline distT="0" distB="0" distL="0" distR="0" wp14:anchorId="3C31B2BF" wp14:editId="5F896E3E">
            <wp:extent cx="4103370" cy="1032983"/>
            <wp:effectExtent l="19050" t="19050" r="11430" b="15240"/>
            <wp:docPr id="278137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37847" name=""/>
                    <pic:cNvPicPr/>
                  </pic:nvPicPr>
                  <pic:blipFill>
                    <a:blip r:embed="rId10"/>
                    <a:stretch>
                      <a:fillRect/>
                    </a:stretch>
                  </pic:blipFill>
                  <pic:spPr>
                    <a:xfrm>
                      <a:off x="0" y="0"/>
                      <a:ext cx="4119382" cy="1037014"/>
                    </a:xfrm>
                    <a:prstGeom prst="rect">
                      <a:avLst/>
                    </a:prstGeom>
                    <a:ln w="12700">
                      <a:solidFill>
                        <a:schemeClr val="tx1"/>
                      </a:solidFill>
                    </a:ln>
                  </pic:spPr>
                </pic:pic>
              </a:graphicData>
            </a:graphic>
          </wp:inline>
        </w:drawing>
      </w:r>
    </w:p>
    <w:p w14:paraId="2D0313A0" w14:textId="08A51936" w:rsidR="009C5CD7" w:rsidRPr="009C5CD7" w:rsidRDefault="009C5CD7" w:rsidP="009C5CD7">
      <w:pPr>
        <w:pStyle w:val="Prrafodelista"/>
        <w:numPr>
          <w:ilvl w:val="0"/>
          <w:numId w:val="1"/>
        </w:numPr>
        <w:rPr>
          <w:rFonts w:cs="Arial"/>
          <w:szCs w:val="22"/>
        </w:rPr>
      </w:pPr>
      <w:r w:rsidRPr="009C5CD7">
        <w:rPr>
          <w:rFonts w:cs="Arial"/>
          <w:szCs w:val="22"/>
        </w:rPr>
        <w:t xml:space="preserve">Descargar </w:t>
      </w:r>
      <w:proofErr w:type="spellStart"/>
      <w:r w:rsidRPr="009C5CD7">
        <w:rPr>
          <w:rFonts w:cs="Arial"/>
          <w:szCs w:val="22"/>
        </w:rPr>
        <w:t>Ollama</w:t>
      </w:r>
      <w:proofErr w:type="spellEnd"/>
      <w:r w:rsidRPr="009C5CD7">
        <w:rPr>
          <w:rFonts w:cs="Arial"/>
          <w:szCs w:val="22"/>
        </w:rPr>
        <w:t xml:space="preserve"> desde </w:t>
      </w:r>
      <w:hyperlink r:id="rId11" w:history="1">
        <w:r w:rsidRPr="009C5CD7">
          <w:rPr>
            <w:rStyle w:val="Hipervnculo"/>
            <w:rFonts w:cs="Arial"/>
            <w:szCs w:val="22"/>
          </w:rPr>
          <w:t>ollama.com</w:t>
        </w:r>
      </w:hyperlink>
      <w:r w:rsidRPr="009C5CD7">
        <w:rPr>
          <w:rFonts w:cs="Arial"/>
          <w:szCs w:val="22"/>
        </w:rPr>
        <w:t xml:space="preserve"> e instalarlo (arrastrar a Aplicaciones en Mac, instalador normal en Windows). </w:t>
      </w:r>
    </w:p>
    <w:p w14:paraId="1B53205A" w14:textId="16C455AA" w:rsidR="009C0F5E" w:rsidRDefault="009C5CD7" w:rsidP="009C5CD7">
      <w:pPr>
        <w:pStyle w:val="Prrafodelista"/>
        <w:numPr>
          <w:ilvl w:val="0"/>
          <w:numId w:val="1"/>
        </w:numPr>
        <w:rPr>
          <w:rFonts w:cs="Arial"/>
          <w:szCs w:val="22"/>
        </w:rPr>
      </w:pPr>
      <w:r w:rsidRPr="009C5CD7">
        <w:rPr>
          <w:rFonts w:cs="Arial"/>
          <w:szCs w:val="22"/>
        </w:rPr>
        <w:t>Verificar que está instalado, escribiendo en la terminal:</w:t>
      </w:r>
    </w:p>
    <w:p w14:paraId="4FFBAEE3" w14:textId="777514B7" w:rsidR="009C5CD7" w:rsidRDefault="009C5CD7" w:rsidP="009C5CD7">
      <w:pPr>
        <w:rPr>
          <w:rFonts w:cs="Arial"/>
          <w:szCs w:val="22"/>
        </w:rPr>
      </w:pPr>
      <w:r w:rsidRPr="009C5CD7">
        <w:rPr>
          <w:rFonts w:cs="Arial"/>
          <w:noProof/>
          <w:szCs w:val="22"/>
        </w:rPr>
        <w:lastRenderedPageBreak/>
        <w:drawing>
          <wp:inline distT="0" distB="0" distL="0" distR="0" wp14:anchorId="61A8A597" wp14:editId="24BDEBE4">
            <wp:extent cx="2657139" cy="2316480"/>
            <wp:effectExtent l="19050" t="19050" r="10160" b="26670"/>
            <wp:docPr id="1141071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71378" name=""/>
                    <pic:cNvPicPr/>
                  </pic:nvPicPr>
                  <pic:blipFill>
                    <a:blip r:embed="rId12"/>
                    <a:stretch>
                      <a:fillRect/>
                    </a:stretch>
                  </pic:blipFill>
                  <pic:spPr>
                    <a:xfrm>
                      <a:off x="0" y="0"/>
                      <a:ext cx="2659325" cy="2318386"/>
                    </a:xfrm>
                    <a:prstGeom prst="rect">
                      <a:avLst/>
                    </a:prstGeom>
                    <a:ln w="19050">
                      <a:solidFill>
                        <a:schemeClr val="tx1"/>
                      </a:solidFill>
                    </a:ln>
                  </pic:spPr>
                </pic:pic>
              </a:graphicData>
            </a:graphic>
          </wp:inline>
        </w:drawing>
      </w:r>
    </w:p>
    <w:p w14:paraId="58CE9B8B" w14:textId="66B63DF2" w:rsidR="009C5CD7" w:rsidRDefault="009C5CD7" w:rsidP="009C5CD7">
      <w:pPr>
        <w:rPr>
          <w:rFonts w:cs="Arial"/>
          <w:szCs w:val="22"/>
        </w:rPr>
      </w:pPr>
      <w:r w:rsidRPr="009C5CD7">
        <w:rPr>
          <w:rFonts w:cs="Arial"/>
          <w:szCs w:val="22"/>
        </w:rPr>
        <w:t>Debería mostrar la lista de comandos disponibles (</w:t>
      </w:r>
      <w:r w:rsidRPr="009C5CD7">
        <w:rPr>
          <w:rFonts w:cs="Arial"/>
          <w:b/>
          <w:bCs/>
          <w:szCs w:val="22"/>
        </w:rPr>
        <w:t>serve</w:t>
      </w:r>
      <w:r w:rsidRPr="009C5CD7">
        <w:rPr>
          <w:rFonts w:cs="Arial"/>
          <w:szCs w:val="22"/>
        </w:rPr>
        <w:t xml:space="preserve">, </w:t>
      </w:r>
      <w:proofErr w:type="spellStart"/>
      <w:r w:rsidRPr="009C5CD7">
        <w:rPr>
          <w:rFonts w:cs="Arial"/>
          <w:b/>
          <w:bCs/>
          <w:szCs w:val="22"/>
        </w:rPr>
        <w:t>create</w:t>
      </w:r>
      <w:proofErr w:type="spellEnd"/>
      <w:r w:rsidRPr="009C5CD7">
        <w:rPr>
          <w:rFonts w:cs="Arial"/>
          <w:szCs w:val="22"/>
        </w:rPr>
        <w:t xml:space="preserve">, </w:t>
      </w:r>
      <w:r w:rsidRPr="009C5CD7">
        <w:rPr>
          <w:rFonts w:cs="Arial"/>
          <w:b/>
          <w:bCs/>
          <w:szCs w:val="22"/>
        </w:rPr>
        <w:t>run</w:t>
      </w:r>
      <w:r w:rsidRPr="009C5CD7">
        <w:rPr>
          <w:rFonts w:cs="Arial"/>
          <w:szCs w:val="22"/>
        </w:rPr>
        <w:t xml:space="preserve">, </w:t>
      </w:r>
      <w:proofErr w:type="spellStart"/>
      <w:r w:rsidRPr="009C5CD7">
        <w:rPr>
          <w:rFonts w:cs="Arial"/>
          <w:b/>
          <w:bCs/>
          <w:szCs w:val="22"/>
        </w:rPr>
        <w:t>pull</w:t>
      </w:r>
      <w:proofErr w:type="spellEnd"/>
      <w:r w:rsidRPr="009C5CD7">
        <w:rPr>
          <w:rFonts w:cs="Arial"/>
          <w:szCs w:val="22"/>
        </w:rPr>
        <w:t xml:space="preserve">, </w:t>
      </w:r>
      <w:proofErr w:type="spellStart"/>
      <w:r w:rsidRPr="009C5CD7">
        <w:rPr>
          <w:rFonts w:cs="Arial"/>
          <w:b/>
          <w:bCs/>
          <w:szCs w:val="22"/>
        </w:rPr>
        <w:t>list</w:t>
      </w:r>
      <w:proofErr w:type="spellEnd"/>
      <w:r w:rsidRPr="009C5CD7">
        <w:rPr>
          <w:rFonts w:cs="Arial"/>
          <w:szCs w:val="22"/>
        </w:rPr>
        <w:t xml:space="preserve">, </w:t>
      </w:r>
      <w:r w:rsidRPr="009C5CD7">
        <w:rPr>
          <w:rFonts w:cs="Arial"/>
          <w:b/>
          <w:bCs/>
          <w:szCs w:val="22"/>
        </w:rPr>
        <w:t>etc</w:t>
      </w:r>
      <w:r w:rsidRPr="009C5CD7">
        <w:rPr>
          <w:rFonts w:cs="Arial"/>
          <w:szCs w:val="22"/>
        </w:rPr>
        <w:t xml:space="preserve">.). Nota: en versiones recientes de </w:t>
      </w:r>
      <w:proofErr w:type="spellStart"/>
      <w:r w:rsidRPr="009C5CD7">
        <w:rPr>
          <w:rFonts w:cs="Arial"/>
          <w:szCs w:val="22"/>
        </w:rPr>
        <w:t>Ollama</w:t>
      </w:r>
      <w:proofErr w:type="spellEnd"/>
      <w:r w:rsidRPr="009C5CD7">
        <w:rPr>
          <w:rFonts w:cs="Arial"/>
          <w:szCs w:val="22"/>
        </w:rPr>
        <w:t xml:space="preserve"> puede aparecer un menú interactivo distinto al de versiones antiguas — se sale con la tecla Esc. 3. </w:t>
      </w:r>
      <w:proofErr w:type="gramStart"/>
      <w:r w:rsidRPr="009C5CD7">
        <w:rPr>
          <w:rFonts w:cs="Arial"/>
          <w:szCs w:val="22"/>
        </w:rPr>
        <w:t>Confirmar</w:t>
      </w:r>
      <w:proofErr w:type="gramEnd"/>
      <w:r w:rsidRPr="009C5CD7">
        <w:rPr>
          <w:rFonts w:cs="Arial"/>
          <w:szCs w:val="22"/>
        </w:rPr>
        <w:t xml:space="preserve"> que el servidor ya está corriendo:</w:t>
      </w:r>
    </w:p>
    <w:p w14:paraId="3F41BDA2" w14:textId="26151603" w:rsidR="009C5CD7" w:rsidRDefault="009C5CD7" w:rsidP="009C5CD7">
      <w:pPr>
        <w:rPr>
          <w:rFonts w:cs="Arial"/>
          <w:szCs w:val="22"/>
        </w:rPr>
      </w:pPr>
      <w:r w:rsidRPr="009C5CD7">
        <w:rPr>
          <w:rFonts w:cs="Arial"/>
          <w:noProof/>
          <w:szCs w:val="22"/>
        </w:rPr>
        <w:drawing>
          <wp:inline distT="0" distB="0" distL="0" distR="0" wp14:anchorId="039200CA" wp14:editId="65176CB5">
            <wp:extent cx="6858000" cy="485140"/>
            <wp:effectExtent l="38100" t="38100" r="38100" b="29210"/>
            <wp:docPr id="1638609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09458" name=""/>
                    <pic:cNvPicPr/>
                  </pic:nvPicPr>
                  <pic:blipFill>
                    <a:blip r:embed="rId13"/>
                    <a:stretch>
                      <a:fillRect/>
                    </a:stretch>
                  </pic:blipFill>
                  <pic:spPr>
                    <a:xfrm>
                      <a:off x="0" y="0"/>
                      <a:ext cx="6858000" cy="485140"/>
                    </a:xfrm>
                    <a:prstGeom prst="rect">
                      <a:avLst/>
                    </a:prstGeom>
                    <a:ln w="28575">
                      <a:solidFill>
                        <a:schemeClr val="tx1"/>
                      </a:solidFill>
                    </a:ln>
                  </pic:spPr>
                </pic:pic>
              </a:graphicData>
            </a:graphic>
          </wp:inline>
        </w:drawing>
      </w:r>
    </w:p>
    <w:p w14:paraId="3A7C6502" w14:textId="77777777" w:rsidR="009C5CD7" w:rsidRPr="009C5CD7" w:rsidRDefault="009C5CD7" w:rsidP="009C5CD7">
      <w:pPr>
        <w:rPr>
          <w:rFonts w:cs="Arial"/>
          <w:szCs w:val="22"/>
        </w:rPr>
      </w:pPr>
      <w:r w:rsidRPr="009C5CD7">
        <w:rPr>
          <w:rFonts w:cs="Arial"/>
          <w:szCs w:val="22"/>
        </w:rPr>
        <w:t>Si tira un error de "dirección ya en uso" (</w:t>
      </w:r>
      <w:proofErr w:type="spellStart"/>
      <w:r w:rsidRPr="009C5CD7">
        <w:rPr>
          <w:rFonts w:cs="Arial"/>
          <w:i/>
          <w:iCs/>
          <w:szCs w:val="22"/>
        </w:rPr>
        <w:t>address</w:t>
      </w:r>
      <w:proofErr w:type="spellEnd"/>
      <w:r w:rsidRPr="009C5CD7">
        <w:rPr>
          <w:rFonts w:cs="Arial"/>
          <w:i/>
          <w:iCs/>
          <w:szCs w:val="22"/>
        </w:rPr>
        <w:t xml:space="preserve"> </w:t>
      </w:r>
      <w:proofErr w:type="spellStart"/>
      <w:r w:rsidRPr="009C5CD7">
        <w:rPr>
          <w:rFonts w:cs="Arial"/>
          <w:i/>
          <w:iCs/>
          <w:szCs w:val="22"/>
        </w:rPr>
        <w:t>already</w:t>
      </w:r>
      <w:proofErr w:type="spellEnd"/>
      <w:r w:rsidRPr="009C5CD7">
        <w:rPr>
          <w:rFonts w:cs="Arial"/>
          <w:i/>
          <w:iCs/>
          <w:szCs w:val="22"/>
        </w:rPr>
        <w:t xml:space="preserve"> in use</w:t>
      </w:r>
      <w:r w:rsidRPr="009C5CD7">
        <w:rPr>
          <w:rFonts w:cs="Arial"/>
          <w:szCs w:val="22"/>
        </w:rPr>
        <w:t xml:space="preserve">), es buena señal: significa que </w:t>
      </w:r>
      <w:proofErr w:type="spellStart"/>
      <w:r w:rsidRPr="009C5CD7">
        <w:rPr>
          <w:rFonts w:cs="Arial"/>
          <w:szCs w:val="22"/>
        </w:rPr>
        <w:t>Ollama</w:t>
      </w:r>
      <w:proofErr w:type="spellEnd"/>
      <w:r w:rsidRPr="009C5CD7">
        <w:rPr>
          <w:rFonts w:cs="Arial"/>
          <w:szCs w:val="22"/>
        </w:rPr>
        <w:t xml:space="preserve"> ya está activo en segundo plano.</w:t>
      </w:r>
    </w:p>
    <w:p w14:paraId="1A404AF3" w14:textId="0775FC6D" w:rsidR="009C5CD7" w:rsidRPr="009C5CD7" w:rsidRDefault="009C5CD7" w:rsidP="009C5CD7">
      <w:pPr>
        <w:pStyle w:val="Ttulo3"/>
        <w:rPr>
          <w:rFonts w:cs="Arial"/>
          <w:b/>
          <w:bCs/>
          <w:sz w:val="24"/>
          <w:szCs w:val="24"/>
        </w:rPr>
      </w:pPr>
      <w:bookmarkStart w:id="4" w:name="_Toc243791093"/>
      <w:r w:rsidRPr="009C5CD7">
        <w:rPr>
          <w:rFonts w:cs="Arial"/>
          <w:b/>
          <w:bCs/>
          <w:sz w:val="24"/>
          <w:szCs w:val="24"/>
          <w:highlight w:val="yellow"/>
        </w:rPr>
        <w:t xml:space="preserve">1.1.3 Comandos básicos de </w:t>
      </w:r>
      <w:proofErr w:type="spellStart"/>
      <w:r w:rsidRPr="009C5CD7">
        <w:rPr>
          <w:rFonts w:cs="Arial"/>
          <w:b/>
          <w:bCs/>
          <w:sz w:val="24"/>
          <w:szCs w:val="24"/>
          <w:highlight w:val="yellow"/>
        </w:rPr>
        <w:t>Ollama</w:t>
      </w:r>
      <w:bookmarkEnd w:id="4"/>
      <w:proofErr w:type="spellEnd"/>
    </w:p>
    <w:p w14:paraId="60AF2395" w14:textId="11DC771F" w:rsidR="009C5CD7" w:rsidRDefault="005D5023" w:rsidP="009C5CD7">
      <w:r w:rsidRPr="005D5023">
        <w:rPr>
          <w:noProof/>
        </w:rPr>
        <w:drawing>
          <wp:inline distT="0" distB="0" distL="0" distR="0" wp14:anchorId="51D291A4" wp14:editId="48BFE9F3">
            <wp:extent cx="4445549" cy="1912620"/>
            <wp:effectExtent l="19050" t="19050" r="12700" b="11430"/>
            <wp:docPr id="1347154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54655" name=""/>
                    <pic:cNvPicPr/>
                  </pic:nvPicPr>
                  <pic:blipFill>
                    <a:blip r:embed="rId14"/>
                    <a:stretch>
                      <a:fillRect/>
                    </a:stretch>
                  </pic:blipFill>
                  <pic:spPr>
                    <a:xfrm>
                      <a:off x="0" y="0"/>
                      <a:ext cx="4450648" cy="1914814"/>
                    </a:xfrm>
                    <a:prstGeom prst="rect">
                      <a:avLst/>
                    </a:prstGeom>
                    <a:ln w="19050">
                      <a:solidFill>
                        <a:schemeClr val="tx1"/>
                      </a:solidFill>
                    </a:ln>
                  </pic:spPr>
                </pic:pic>
              </a:graphicData>
            </a:graphic>
          </wp:inline>
        </w:drawing>
      </w:r>
    </w:p>
    <w:p w14:paraId="7C985D5E" w14:textId="7C42DCCD" w:rsidR="005D5023" w:rsidRDefault="005D5023" w:rsidP="005D5023">
      <w:pPr>
        <w:pStyle w:val="Ttulo3"/>
        <w:rPr>
          <w:rFonts w:cs="Arial"/>
          <w:b/>
          <w:bCs/>
          <w:sz w:val="24"/>
          <w:szCs w:val="24"/>
        </w:rPr>
      </w:pPr>
      <w:bookmarkStart w:id="5" w:name="_Toc243791094"/>
      <w:r w:rsidRPr="005D5023">
        <w:rPr>
          <w:rFonts w:cs="Arial"/>
          <w:b/>
          <w:bCs/>
          <w:sz w:val="24"/>
          <w:szCs w:val="24"/>
          <w:highlight w:val="yellow"/>
        </w:rPr>
        <w:t>1.1.4 Modelos probados en clase</w:t>
      </w:r>
      <w:bookmarkEnd w:id="5"/>
    </w:p>
    <w:p w14:paraId="060A2C34" w14:textId="26F52A6D" w:rsidR="005D5023" w:rsidRPr="005D5023" w:rsidRDefault="005D5023" w:rsidP="005D5023">
      <w:pPr>
        <w:rPr>
          <w:rFonts w:cs="Arial"/>
          <w:szCs w:val="22"/>
        </w:rPr>
      </w:pPr>
      <w:r w:rsidRPr="005D5023">
        <w:rPr>
          <w:rFonts w:cs="Arial"/>
          <w:szCs w:val="22"/>
        </w:rPr>
        <w:t>El numero después de los dos puntos en el nombre del modelo indica la cantidad de parámetros (</w:t>
      </w:r>
      <w:r w:rsidRPr="005D5023">
        <w:rPr>
          <w:rFonts w:cs="Arial"/>
          <w:b/>
          <w:bCs/>
          <w:szCs w:val="22"/>
        </w:rPr>
        <w:t xml:space="preserve">m = </w:t>
      </w:r>
      <w:r w:rsidRPr="005D5023">
        <w:rPr>
          <w:rFonts w:cs="Arial"/>
          <w:szCs w:val="22"/>
        </w:rPr>
        <w:t xml:space="preserve">millones, </w:t>
      </w:r>
      <w:r w:rsidRPr="005D5023">
        <w:rPr>
          <w:rFonts w:cs="Arial"/>
          <w:b/>
          <w:bCs/>
          <w:szCs w:val="22"/>
        </w:rPr>
        <w:t xml:space="preserve">b = </w:t>
      </w:r>
      <w:r w:rsidRPr="005D5023">
        <w:rPr>
          <w:rFonts w:cs="Arial"/>
          <w:szCs w:val="22"/>
        </w:rPr>
        <w:t>mil millones en español)</w:t>
      </w:r>
    </w:p>
    <w:p w14:paraId="7AB3E044" w14:textId="75603804" w:rsidR="005D5023" w:rsidRDefault="005D5023" w:rsidP="005D5023">
      <w:r w:rsidRPr="005D5023">
        <w:rPr>
          <w:noProof/>
        </w:rPr>
        <w:lastRenderedPageBreak/>
        <w:drawing>
          <wp:inline distT="0" distB="0" distL="0" distR="0" wp14:anchorId="0751E3CC" wp14:editId="3E5C3F17">
            <wp:extent cx="4434840" cy="1772914"/>
            <wp:effectExtent l="19050" t="19050" r="22860" b="18415"/>
            <wp:docPr id="1789677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77254" name=""/>
                    <pic:cNvPicPr/>
                  </pic:nvPicPr>
                  <pic:blipFill>
                    <a:blip r:embed="rId15"/>
                    <a:stretch>
                      <a:fillRect/>
                    </a:stretch>
                  </pic:blipFill>
                  <pic:spPr>
                    <a:xfrm>
                      <a:off x="0" y="0"/>
                      <a:ext cx="4443063" cy="1776201"/>
                    </a:xfrm>
                    <a:prstGeom prst="rect">
                      <a:avLst/>
                    </a:prstGeom>
                    <a:ln w="12700">
                      <a:solidFill>
                        <a:schemeClr val="tx1"/>
                      </a:solidFill>
                    </a:ln>
                  </pic:spPr>
                </pic:pic>
              </a:graphicData>
            </a:graphic>
          </wp:inline>
        </w:drawing>
      </w:r>
    </w:p>
    <w:p w14:paraId="63475FD8" w14:textId="0FB7BD48" w:rsidR="005D5023" w:rsidRDefault="005D5023" w:rsidP="005D5023">
      <w:pPr>
        <w:jc w:val="both"/>
        <w:rPr>
          <w:rFonts w:cs="Arial"/>
          <w:szCs w:val="22"/>
        </w:rPr>
      </w:pPr>
      <w:r w:rsidRPr="005D5023">
        <w:rPr>
          <w:rFonts w:cs="Arial"/>
          <w:b/>
          <w:bCs/>
          <w:szCs w:val="22"/>
        </w:rPr>
        <w:t xml:space="preserve">Nota sobre </w:t>
      </w:r>
      <w:proofErr w:type="spellStart"/>
      <w:r w:rsidRPr="005D5023">
        <w:rPr>
          <w:rFonts w:cs="Arial"/>
          <w:b/>
          <w:bCs/>
          <w:szCs w:val="22"/>
        </w:rPr>
        <w:t>gpt-oss</w:t>
      </w:r>
      <w:proofErr w:type="spellEnd"/>
      <w:r w:rsidRPr="005D5023">
        <w:rPr>
          <w:rFonts w:cs="Arial"/>
          <w:b/>
          <w:bCs/>
          <w:szCs w:val="22"/>
        </w:rPr>
        <w:t>:</w:t>
      </w:r>
      <w:r w:rsidRPr="005D5023">
        <w:rPr>
          <w:rFonts w:cs="Arial"/>
          <w:szCs w:val="22"/>
        </w:rPr>
        <w:t xml:space="preserve"> es un modelo de razonamiento (</w:t>
      </w:r>
      <w:proofErr w:type="spellStart"/>
      <w:r w:rsidRPr="005D5023">
        <w:rPr>
          <w:rFonts w:cs="Arial"/>
          <w:i/>
          <w:iCs/>
          <w:szCs w:val="22"/>
        </w:rPr>
        <w:t>reasoning</w:t>
      </w:r>
      <w:proofErr w:type="spellEnd"/>
      <w:r w:rsidRPr="005D5023">
        <w:rPr>
          <w:rFonts w:cs="Arial"/>
          <w:i/>
          <w:iCs/>
          <w:szCs w:val="22"/>
        </w:rPr>
        <w:t xml:space="preserve"> </w:t>
      </w:r>
      <w:proofErr w:type="spellStart"/>
      <w:r w:rsidRPr="005D5023">
        <w:rPr>
          <w:rFonts w:cs="Arial"/>
          <w:i/>
          <w:iCs/>
          <w:szCs w:val="22"/>
        </w:rPr>
        <w:t>model</w:t>
      </w:r>
      <w:proofErr w:type="spellEnd"/>
      <w:r w:rsidRPr="005D5023">
        <w:rPr>
          <w:rFonts w:cs="Arial"/>
          <w:szCs w:val="22"/>
        </w:rPr>
        <w:t>). Antes de responder, muestra un bloque "</w:t>
      </w:r>
      <w:proofErr w:type="spellStart"/>
      <w:r w:rsidRPr="005D5023">
        <w:rPr>
          <w:rFonts w:cs="Arial"/>
          <w:szCs w:val="22"/>
        </w:rPr>
        <w:t>Thinking</w:t>
      </w:r>
      <w:proofErr w:type="spellEnd"/>
      <w:r w:rsidRPr="005D5023">
        <w:rPr>
          <w:rFonts w:cs="Arial"/>
          <w:szCs w:val="22"/>
        </w:rPr>
        <w:t xml:space="preserve">..." donde razona internamente qué está preguntando el usuario y cómo responder, antes de dar la respuesta final. Misma idea que o1 de </w:t>
      </w:r>
      <w:proofErr w:type="spellStart"/>
      <w:r w:rsidRPr="005D5023">
        <w:rPr>
          <w:rFonts w:cs="Arial"/>
          <w:szCs w:val="22"/>
        </w:rPr>
        <w:t>OpenAI</w:t>
      </w:r>
      <w:proofErr w:type="spellEnd"/>
      <w:r w:rsidRPr="005D5023">
        <w:rPr>
          <w:rFonts w:cs="Arial"/>
          <w:szCs w:val="22"/>
        </w:rPr>
        <w:t xml:space="preserve"> o el modo "extended </w:t>
      </w:r>
      <w:proofErr w:type="spellStart"/>
      <w:r w:rsidRPr="005D5023">
        <w:rPr>
          <w:rFonts w:cs="Arial"/>
          <w:szCs w:val="22"/>
        </w:rPr>
        <w:t>thinking</w:t>
      </w:r>
      <w:proofErr w:type="spellEnd"/>
      <w:r w:rsidRPr="005D5023">
        <w:rPr>
          <w:rFonts w:cs="Arial"/>
          <w:szCs w:val="22"/>
        </w:rPr>
        <w:t>" de Claude.</w:t>
      </w:r>
    </w:p>
    <w:p w14:paraId="16E51A92" w14:textId="77777777" w:rsidR="005D5023" w:rsidRDefault="005D5023">
      <w:pPr>
        <w:rPr>
          <w:rFonts w:cs="Arial"/>
          <w:szCs w:val="22"/>
        </w:rPr>
      </w:pPr>
      <w:r>
        <w:rPr>
          <w:rFonts w:cs="Arial"/>
          <w:szCs w:val="22"/>
        </w:rPr>
        <w:br w:type="page"/>
      </w:r>
    </w:p>
    <w:p w14:paraId="3ECE69A5" w14:textId="0D2864CC" w:rsidR="005D5023" w:rsidRPr="005D5023" w:rsidRDefault="005D5023" w:rsidP="005D5023">
      <w:pPr>
        <w:jc w:val="both"/>
        <w:rPr>
          <w:rFonts w:cs="Arial"/>
          <w:szCs w:val="22"/>
        </w:rPr>
      </w:pPr>
    </w:p>
    <w:p w14:paraId="4B775E0C" w14:textId="3D5FE154" w:rsidR="005D5023" w:rsidRDefault="005D5023" w:rsidP="005D5023">
      <w:pPr>
        <w:pStyle w:val="Ttulo3"/>
        <w:rPr>
          <w:rFonts w:cs="Arial"/>
          <w:b/>
          <w:bCs/>
          <w:sz w:val="24"/>
          <w:szCs w:val="24"/>
        </w:rPr>
      </w:pPr>
      <w:bookmarkStart w:id="6" w:name="_Toc243791095"/>
      <w:r w:rsidRPr="005D5023">
        <w:rPr>
          <w:rFonts w:cs="Arial"/>
          <w:b/>
          <w:bCs/>
          <w:sz w:val="24"/>
          <w:szCs w:val="24"/>
          <w:highlight w:val="yellow"/>
        </w:rPr>
        <w:t>1.1.5 Por que importa la RAM</w:t>
      </w:r>
      <w:bookmarkEnd w:id="6"/>
    </w:p>
    <w:p w14:paraId="126B2D16" w14:textId="013DCCB1" w:rsidR="005D5023" w:rsidRPr="005D5023" w:rsidRDefault="005D5023" w:rsidP="005D5023">
      <w:pPr>
        <w:rPr>
          <w:rFonts w:cs="Arial"/>
          <w:szCs w:val="22"/>
        </w:rPr>
      </w:pPr>
      <w:r w:rsidRPr="005D5023">
        <w:rPr>
          <w:rFonts w:cs="Arial"/>
          <w:szCs w:val="22"/>
        </w:rPr>
        <w:t xml:space="preserve">A diferencia de un video que se puede ir leyendo de a poco, un modelo de lenguaje necesita </w:t>
      </w:r>
      <w:r w:rsidRPr="005D5023">
        <w:rPr>
          <w:rFonts w:cs="Arial"/>
          <w:b/>
          <w:bCs/>
          <w:szCs w:val="22"/>
        </w:rPr>
        <w:t xml:space="preserve">TODOS </w:t>
      </w:r>
      <w:r w:rsidRPr="005D5023">
        <w:rPr>
          <w:rFonts w:cs="Arial"/>
          <w:szCs w:val="22"/>
        </w:rPr>
        <w:t>sus parámetros cargados en memoria al mismo tiempo, porque cada palabra generada requiere cálculos que involucran todos los parámetros.</w:t>
      </w:r>
    </w:p>
    <w:p w14:paraId="179A09A0" w14:textId="0D6ADEC5" w:rsidR="005D5023" w:rsidRPr="005D5023" w:rsidRDefault="005D5023" w:rsidP="005D5023">
      <w:pPr>
        <w:rPr>
          <w:rFonts w:cs="Arial"/>
          <w:szCs w:val="22"/>
        </w:rPr>
      </w:pPr>
      <w:r w:rsidRPr="005D5023">
        <w:rPr>
          <w:rFonts w:cs="Arial"/>
          <w:b/>
          <w:bCs/>
          <w:szCs w:val="22"/>
        </w:rPr>
        <w:t xml:space="preserve">Regla aproximada: </w:t>
      </w:r>
      <w:r w:rsidRPr="005D5023">
        <w:rPr>
          <w:rFonts w:cs="Arial"/>
          <w:szCs w:val="22"/>
        </w:rPr>
        <w:t>Con la comprensión (</w:t>
      </w:r>
      <w:proofErr w:type="spellStart"/>
      <w:r w:rsidRPr="005D5023">
        <w:rPr>
          <w:rFonts w:cs="Arial"/>
          <w:szCs w:val="22"/>
        </w:rPr>
        <w:t>quantizacion</w:t>
      </w:r>
      <w:proofErr w:type="spellEnd"/>
      <w:r w:rsidRPr="005D5023">
        <w:rPr>
          <w:rFonts w:cs="Arial"/>
          <w:szCs w:val="22"/>
        </w:rPr>
        <w:t xml:space="preserve">) que usa </w:t>
      </w:r>
      <w:proofErr w:type="spellStart"/>
      <w:r w:rsidRPr="005D5023">
        <w:rPr>
          <w:rFonts w:cs="Arial"/>
          <w:szCs w:val="22"/>
        </w:rPr>
        <w:t>Ollama</w:t>
      </w:r>
      <w:proofErr w:type="spellEnd"/>
      <w:r w:rsidRPr="005D5023">
        <w:rPr>
          <w:rFonts w:cs="Arial"/>
          <w:szCs w:val="22"/>
        </w:rPr>
        <w:t xml:space="preserve"> por defecto, cada mil millones de parámetros ocupa aproximadamente 0.5-0.6 GB en memoria.</w:t>
      </w:r>
    </w:p>
    <w:p w14:paraId="0465E8F1" w14:textId="77777777" w:rsidR="005D5023" w:rsidRDefault="005D5023" w:rsidP="005D5023">
      <w:pPr>
        <w:rPr>
          <w:rFonts w:cs="Arial"/>
          <w:szCs w:val="22"/>
        </w:rPr>
      </w:pPr>
      <w:r w:rsidRPr="005D5023">
        <w:rPr>
          <w:rFonts w:cs="Arial"/>
          <w:szCs w:val="22"/>
        </w:rPr>
        <w:t xml:space="preserve">Ejemplo con gpt-oss:20b → 20.9 × 0.6 ≈ </w:t>
      </w:r>
      <w:r w:rsidRPr="005D5023">
        <w:rPr>
          <w:rFonts w:cs="Arial"/>
          <w:b/>
          <w:bCs/>
          <w:szCs w:val="22"/>
        </w:rPr>
        <w:t>14 GB</w:t>
      </w:r>
      <w:r w:rsidRPr="005D5023">
        <w:rPr>
          <w:rFonts w:cs="Arial"/>
          <w:szCs w:val="22"/>
        </w:rPr>
        <w:t xml:space="preserve"> solo para cargar el modelo, sin contar el sistema operativo ni otros programas.</w:t>
      </w:r>
    </w:p>
    <w:p w14:paraId="75418D59" w14:textId="2C011ADF" w:rsidR="005D5023" w:rsidRPr="005D5023" w:rsidRDefault="005D5023" w:rsidP="005D5023">
      <w:pPr>
        <w:rPr>
          <w:rFonts w:cs="Arial"/>
          <w:szCs w:val="22"/>
        </w:rPr>
      </w:pPr>
      <w:r w:rsidRPr="005D5023">
        <w:rPr>
          <w:rFonts w:cs="Arial"/>
          <w:b/>
          <w:bCs/>
          <w:szCs w:val="22"/>
        </w:rPr>
        <w:t>Caso de esta PC:</w:t>
      </w:r>
      <w:r w:rsidRPr="005D5023">
        <w:rPr>
          <w:rFonts w:cs="Arial"/>
          <w:szCs w:val="22"/>
        </w:rPr>
        <w:t xml:space="preserve"> 15.8 GB de RAM total. Con eso, gpt-oss:20b queda muy al límite y puede trabarse; phi3 (3.8B) y gemma3:4b son opciones estables sin arriesgar rendimiento.</w:t>
      </w:r>
    </w:p>
    <w:p w14:paraId="4674DA91" w14:textId="62ADC0AD" w:rsidR="005D5023" w:rsidRDefault="005D5023" w:rsidP="005D5023">
      <w:pPr>
        <w:pStyle w:val="Ttulo3"/>
        <w:rPr>
          <w:rFonts w:cs="Arial"/>
          <w:b/>
          <w:bCs/>
          <w:sz w:val="24"/>
          <w:szCs w:val="24"/>
        </w:rPr>
      </w:pPr>
      <w:bookmarkStart w:id="7" w:name="_Toc243791096"/>
      <w:r w:rsidRPr="00C56BCB">
        <w:rPr>
          <w:rFonts w:cs="Arial"/>
          <w:b/>
          <w:bCs/>
          <w:sz w:val="24"/>
          <w:szCs w:val="24"/>
          <w:highlight w:val="yellow"/>
        </w:rPr>
        <w:t>1.1.6 Que modelo usar según el hardware</w:t>
      </w:r>
      <w:r w:rsidR="00C56BCB" w:rsidRPr="00C56BCB">
        <w:rPr>
          <w:rFonts w:cs="Arial"/>
          <w:b/>
          <w:bCs/>
          <w:sz w:val="24"/>
          <w:szCs w:val="24"/>
          <w:highlight w:val="yellow"/>
        </w:rPr>
        <w:t xml:space="preserve"> (vistos en clase)</w:t>
      </w:r>
      <w:bookmarkEnd w:id="7"/>
    </w:p>
    <w:p w14:paraId="0B01925E" w14:textId="330F3218" w:rsidR="005D5023" w:rsidRDefault="005D5023" w:rsidP="005D5023">
      <w:r w:rsidRPr="005D5023">
        <w:rPr>
          <w:noProof/>
        </w:rPr>
        <w:drawing>
          <wp:inline distT="0" distB="0" distL="0" distR="0" wp14:anchorId="69019536" wp14:editId="452312D2">
            <wp:extent cx="4747260" cy="1776073"/>
            <wp:effectExtent l="19050" t="19050" r="15240" b="15240"/>
            <wp:docPr id="846849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49207" name=""/>
                    <pic:cNvPicPr/>
                  </pic:nvPicPr>
                  <pic:blipFill>
                    <a:blip r:embed="rId16"/>
                    <a:stretch>
                      <a:fillRect/>
                    </a:stretch>
                  </pic:blipFill>
                  <pic:spPr>
                    <a:xfrm>
                      <a:off x="0" y="0"/>
                      <a:ext cx="4752795" cy="1778144"/>
                    </a:xfrm>
                    <a:prstGeom prst="rect">
                      <a:avLst/>
                    </a:prstGeom>
                    <a:ln w="19050">
                      <a:solidFill>
                        <a:schemeClr val="tx1"/>
                      </a:solidFill>
                    </a:ln>
                  </pic:spPr>
                </pic:pic>
              </a:graphicData>
            </a:graphic>
          </wp:inline>
        </w:drawing>
      </w:r>
    </w:p>
    <w:p w14:paraId="0DE0AA91" w14:textId="77777777" w:rsidR="00C56BCB" w:rsidRDefault="00C56BCB" w:rsidP="005D5023"/>
    <w:p w14:paraId="2AE18493" w14:textId="77777777" w:rsidR="00C56BCB" w:rsidRDefault="00C56BCB" w:rsidP="005D5023"/>
    <w:p w14:paraId="49228367" w14:textId="77777777" w:rsidR="00C56BCB" w:rsidRDefault="00C56BCB" w:rsidP="005D5023"/>
    <w:p w14:paraId="4BD7CC14" w14:textId="77777777" w:rsidR="00C56BCB" w:rsidRDefault="00C56BCB" w:rsidP="005D5023"/>
    <w:p w14:paraId="5C4D5BE4" w14:textId="77777777" w:rsidR="00C56BCB" w:rsidRDefault="00C56BCB" w:rsidP="005D5023"/>
    <w:p w14:paraId="7492612E" w14:textId="77777777" w:rsidR="00C56BCB" w:rsidRDefault="00C56BCB" w:rsidP="005D5023"/>
    <w:p w14:paraId="5BA1ED34" w14:textId="77777777" w:rsidR="00C56BCB" w:rsidRDefault="00C56BCB" w:rsidP="005D5023"/>
    <w:p w14:paraId="551389F9" w14:textId="77777777" w:rsidR="00C56BCB" w:rsidRDefault="00C56BCB" w:rsidP="005D5023"/>
    <w:p w14:paraId="5F22BB9B" w14:textId="77777777" w:rsidR="00C56BCB" w:rsidRDefault="00C56BCB" w:rsidP="005D5023"/>
    <w:p w14:paraId="301FFBF5" w14:textId="77777777" w:rsidR="00C56BCB" w:rsidRDefault="00C56BCB" w:rsidP="005D5023"/>
    <w:p w14:paraId="7FE2EB31" w14:textId="77777777" w:rsidR="00C56BCB" w:rsidRDefault="00C56BCB" w:rsidP="005D5023"/>
    <w:p w14:paraId="4013B96B" w14:textId="77777777" w:rsidR="00027BF3" w:rsidRDefault="00027BF3" w:rsidP="005D5023"/>
    <w:p w14:paraId="3BFC752E" w14:textId="77777777" w:rsidR="00C56BCB" w:rsidRDefault="00C56BCB" w:rsidP="005D5023"/>
    <w:p w14:paraId="68C870AD" w14:textId="3E2B55B7" w:rsidR="00C56BCB" w:rsidRDefault="00C56BCB" w:rsidP="00C56BCB">
      <w:pPr>
        <w:pStyle w:val="Ttulo3"/>
        <w:rPr>
          <w:rFonts w:cs="Arial"/>
          <w:b/>
          <w:bCs/>
          <w:sz w:val="24"/>
          <w:szCs w:val="24"/>
        </w:rPr>
      </w:pPr>
      <w:bookmarkStart w:id="8" w:name="_Toc243791097"/>
      <w:r w:rsidRPr="00C56BCB">
        <w:rPr>
          <w:rFonts w:cs="Arial"/>
          <w:b/>
          <w:bCs/>
          <w:sz w:val="24"/>
          <w:szCs w:val="24"/>
          <w:highlight w:val="yellow"/>
        </w:rPr>
        <w:lastRenderedPageBreak/>
        <w:t>1.1.7 Los modelos más potentes disponibles hoy (2026)</w:t>
      </w:r>
      <w:bookmarkEnd w:id="8"/>
    </w:p>
    <w:p w14:paraId="69A79C17" w14:textId="77777777" w:rsidR="00C56BCB" w:rsidRPr="00C56BCB" w:rsidRDefault="00C56BCB" w:rsidP="00C56BCB">
      <w:pPr>
        <w:rPr>
          <w:rFonts w:cs="Arial"/>
          <w:szCs w:val="22"/>
        </w:rPr>
      </w:pPr>
      <w:r w:rsidRPr="00C56BCB">
        <w:rPr>
          <w:rFonts w:cs="Arial"/>
          <w:szCs w:val="22"/>
        </w:rPr>
        <w:t xml:space="preserve">Ojo con algo importante: </w:t>
      </w:r>
      <w:r w:rsidRPr="00C56BCB">
        <w:rPr>
          <w:rFonts w:cs="Arial"/>
          <w:b/>
          <w:bCs/>
          <w:szCs w:val="22"/>
        </w:rPr>
        <w:t xml:space="preserve">no todos los modelos que aparecen en el catálogo de </w:t>
      </w:r>
      <w:proofErr w:type="spellStart"/>
      <w:r w:rsidRPr="00C56BCB">
        <w:rPr>
          <w:rFonts w:cs="Arial"/>
          <w:b/>
          <w:bCs/>
          <w:szCs w:val="22"/>
        </w:rPr>
        <w:t>Ollama</w:t>
      </w:r>
      <w:proofErr w:type="spellEnd"/>
      <w:r w:rsidRPr="00C56BCB">
        <w:rPr>
          <w:rFonts w:cs="Arial"/>
          <w:b/>
          <w:bCs/>
          <w:szCs w:val="22"/>
        </w:rPr>
        <w:t xml:space="preserve"> corren en la propia computadora.</w:t>
      </w:r>
      <w:r w:rsidRPr="00C56BCB">
        <w:rPr>
          <w:rFonts w:cs="Arial"/>
          <w:szCs w:val="22"/>
        </w:rPr>
        <w:t xml:space="preserve"> Hay dos tipos:</w:t>
      </w:r>
    </w:p>
    <w:p w14:paraId="5E1C0DFF" w14:textId="1BA32D47" w:rsidR="00C56BCB" w:rsidRPr="00C56BCB" w:rsidRDefault="00C56BCB">
      <w:pPr>
        <w:pStyle w:val="Prrafodelista"/>
        <w:numPr>
          <w:ilvl w:val="0"/>
          <w:numId w:val="2"/>
        </w:numPr>
        <w:rPr>
          <w:rFonts w:cs="Arial"/>
          <w:szCs w:val="22"/>
        </w:rPr>
      </w:pPr>
      <w:r w:rsidRPr="00C56BCB">
        <w:rPr>
          <w:rFonts w:cs="Arial"/>
          <w:b/>
          <w:bCs/>
          <w:szCs w:val="22"/>
        </w:rPr>
        <w:t xml:space="preserve">Locales: </w:t>
      </w:r>
      <w:r w:rsidRPr="00C56BCB">
        <w:rPr>
          <w:rFonts w:cs="Arial"/>
          <w:szCs w:val="22"/>
        </w:rPr>
        <w:t xml:space="preserve">se descargan con </w:t>
      </w:r>
      <w:proofErr w:type="spellStart"/>
      <w:r w:rsidRPr="00C56BCB">
        <w:rPr>
          <w:rFonts w:cs="Arial"/>
          <w:szCs w:val="22"/>
        </w:rPr>
        <w:t>ollama</w:t>
      </w:r>
      <w:proofErr w:type="spellEnd"/>
      <w:r w:rsidRPr="00C56BCB">
        <w:rPr>
          <w:rFonts w:cs="Arial"/>
          <w:szCs w:val="22"/>
        </w:rPr>
        <w:t xml:space="preserve"> </w:t>
      </w:r>
      <w:proofErr w:type="spellStart"/>
      <w:r w:rsidRPr="00C56BCB">
        <w:rPr>
          <w:rFonts w:cs="Arial"/>
          <w:szCs w:val="22"/>
        </w:rPr>
        <w:t>pull</w:t>
      </w:r>
      <w:proofErr w:type="spellEnd"/>
      <w:r w:rsidRPr="00C56BCB">
        <w:rPr>
          <w:rFonts w:cs="Arial"/>
          <w:szCs w:val="22"/>
        </w:rPr>
        <w:t>/</w:t>
      </w:r>
      <w:proofErr w:type="spellStart"/>
      <w:r w:rsidRPr="00C56BCB">
        <w:rPr>
          <w:rFonts w:cs="Arial"/>
          <w:szCs w:val="22"/>
        </w:rPr>
        <w:t>ollama</w:t>
      </w:r>
      <w:proofErr w:type="spellEnd"/>
      <w:r w:rsidRPr="00C56BCB">
        <w:rPr>
          <w:rFonts w:cs="Arial"/>
          <w:szCs w:val="22"/>
        </w:rPr>
        <w:t xml:space="preserve"> run y corren 100% en el hardware propio (lo que se estuvo usando toda la clase: Gemma, Phi-3, </w:t>
      </w:r>
      <w:proofErr w:type="spellStart"/>
      <w:r w:rsidRPr="00C56BCB">
        <w:rPr>
          <w:rFonts w:cs="Arial"/>
          <w:szCs w:val="22"/>
        </w:rPr>
        <w:t>gpt-oss</w:t>
      </w:r>
      <w:proofErr w:type="spellEnd"/>
      <w:r w:rsidRPr="00C56BCB">
        <w:rPr>
          <w:rFonts w:cs="Arial"/>
          <w:szCs w:val="22"/>
        </w:rPr>
        <w:t>).</w:t>
      </w:r>
    </w:p>
    <w:p w14:paraId="378101C5" w14:textId="34D73F37" w:rsidR="00C56BCB" w:rsidRPr="00C56BCB" w:rsidRDefault="00C56BCB">
      <w:pPr>
        <w:pStyle w:val="Prrafodelista"/>
        <w:numPr>
          <w:ilvl w:val="0"/>
          <w:numId w:val="2"/>
        </w:numPr>
        <w:rPr>
          <w:rFonts w:cs="Arial"/>
          <w:b/>
          <w:bCs/>
          <w:szCs w:val="22"/>
        </w:rPr>
      </w:pPr>
      <w:proofErr w:type="gramStart"/>
      <w:r w:rsidRPr="00C56BCB">
        <w:rPr>
          <w:rFonts w:cs="Arial"/>
          <w:b/>
          <w:bCs/>
          <w:szCs w:val="22"/>
        </w:rPr>
        <w:t>:</w:t>
      </w:r>
      <w:proofErr w:type="spellStart"/>
      <w:r w:rsidRPr="00C56BCB">
        <w:rPr>
          <w:rFonts w:cs="Arial"/>
          <w:b/>
          <w:bCs/>
          <w:szCs w:val="22"/>
        </w:rPr>
        <w:t>cloud</w:t>
      </w:r>
      <w:proofErr w:type="spellEnd"/>
      <w:proofErr w:type="gramEnd"/>
      <w:r w:rsidRPr="00C56BCB">
        <w:rPr>
          <w:rFonts w:cs="Arial"/>
          <w:b/>
          <w:bCs/>
          <w:szCs w:val="22"/>
        </w:rPr>
        <w:t xml:space="preserve">: </w:t>
      </w:r>
      <w:r w:rsidRPr="00C56BCB">
        <w:rPr>
          <w:rFonts w:cs="Arial"/>
          <w:szCs w:val="22"/>
        </w:rPr>
        <w:t xml:space="preserve">llevan ese sufijo en el nombre (ej. </w:t>
      </w:r>
      <w:r w:rsidRPr="00C56BCB">
        <w:rPr>
          <w:rFonts w:cs="Arial"/>
          <w:b/>
          <w:bCs/>
          <w:szCs w:val="22"/>
        </w:rPr>
        <w:t>kimi-k2.</w:t>
      </w:r>
      <w:proofErr w:type="gramStart"/>
      <w:r w:rsidRPr="00C56BCB">
        <w:rPr>
          <w:rFonts w:cs="Arial"/>
          <w:b/>
          <w:bCs/>
          <w:szCs w:val="22"/>
        </w:rPr>
        <w:t>6:cloud</w:t>
      </w:r>
      <w:proofErr w:type="gramEnd"/>
      <w:r w:rsidRPr="00C56BCB">
        <w:rPr>
          <w:rFonts w:cs="Arial"/>
          <w:szCs w:val="22"/>
        </w:rPr>
        <w:t xml:space="preserve">). </w:t>
      </w:r>
      <w:proofErr w:type="spellStart"/>
      <w:r w:rsidRPr="00C56BCB">
        <w:rPr>
          <w:rFonts w:cs="Arial"/>
          <w:szCs w:val="22"/>
        </w:rPr>
        <w:t>Ollama</w:t>
      </w:r>
      <w:proofErr w:type="spellEnd"/>
      <w:r w:rsidRPr="00C56BCB">
        <w:rPr>
          <w:rFonts w:cs="Arial"/>
          <w:szCs w:val="22"/>
        </w:rPr>
        <w:t xml:space="preserve"> los ejecuta en sus propios servidores — el comando se escribe igual, pero en realidad se le pega por internet a una máquina de </w:t>
      </w:r>
      <w:proofErr w:type="spellStart"/>
      <w:r w:rsidRPr="00C56BCB">
        <w:rPr>
          <w:rFonts w:cs="Arial"/>
          <w:szCs w:val="22"/>
        </w:rPr>
        <w:t>Ollama</w:t>
      </w:r>
      <w:proofErr w:type="spellEnd"/>
      <w:r w:rsidRPr="00C56BCB">
        <w:rPr>
          <w:rFonts w:cs="Arial"/>
          <w:szCs w:val="22"/>
        </w:rPr>
        <w:t>, no a la propia PC. Suelen requerir cuenta y, para los más grandes, un plan pago.</w:t>
      </w:r>
    </w:p>
    <w:tbl>
      <w:tblPr>
        <w:tblStyle w:val="Tabladelista3-nfasis3"/>
        <w:tblW w:w="0" w:type="auto"/>
        <w:tblLook w:val="04A0" w:firstRow="1" w:lastRow="0" w:firstColumn="1" w:lastColumn="0" w:noHBand="0" w:noVBand="1"/>
      </w:tblPr>
      <w:tblGrid>
        <w:gridCol w:w="1251"/>
        <w:gridCol w:w="1307"/>
        <w:gridCol w:w="1615"/>
        <w:gridCol w:w="887"/>
        <w:gridCol w:w="1176"/>
        <w:gridCol w:w="1064"/>
        <w:gridCol w:w="2136"/>
        <w:gridCol w:w="1354"/>
      </w:tblGrid>
      <w:tr w:rsidR="00C56BCB" w14:paraId="0424FFE7" w14:textId="2298280A" w:rsidTr="002E74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9" w:type="dxa"/>
          </w:tcPr>
          <w:p w14:paraId="2BA61B99" w14:textId="299DA198" w:rsidR="00C56BCB" w:rsidRDefault="00C56BCB" w:rsidP="00C56BCB">
            <w:pPr>
              <w:rPr>
                <w:rFonts w:cs="Arial"/>
                <w:b w:val="0"/>
                <w:bCs w:val="0"/>
                <w:szCs w:val="22"/>
              </w:rPr>
            </w:pPr>
            <w:r w:rsidRPr="00C56BCB">
              <w:rPr>
                <w:rFonts w:cs="Arial"/>
                <w:szCs w:val="22"/>
              </w:rPr>
              <w:t>Modelo</w:t>
            </w:r>
          </w:p>
        </w:tc>
        <w:tc>
          <w:tcPr>
            <w:tcW w:w="1349" w:type="dxa"/>
          </w:tcPr>
          <w:p w14:paraId="1E7D99DF" w14:textId="4BB26314" w:rsidR="00C56BCB" w:rsidRDefault="00C56BCB" w:rsidP="00C56BCB">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Pr>
                <w:rFonts w:cs="Arial"/>
                <w:b w:val="0"/>
                <w:bCs w:val="0"/>
                <w:szCs w:val="22"/>
              </w:rPr>
              <w:t>Tipo</w:t>
            </w:r>
          </w:p>
        </w:tc>
        <w:tc>
          <w:tcPr>
            <w:tcW w:w="1348" w:type="dxa"/>
          </w:tcPr>
          <w:p w14:paraId="5384B8F5" w14:textId="605C35A7" w:rsidR="00C56BCB" w:rsidRDefault="00C56BCB" w:rsidP="00C56BCB">
            <w:pPr>
              <w:cnfStyle w:val="100000000000" w:firstRow="1" w:lastRow="0" w:firstColumn="0" w:lastColumn="0" w:oddVBand="0" w:evenVBand="0" w:oddHBand="0" w:evenHBand="0" w:firstRowFirstColumn="0" w:firstRowLastColumn="0" w:lastRowFirstColumn="0" w:lastRowLastColumn="0"/>
              <w:rPr>
                <w:rFonts w:cs="Arial"/>
                <w:b w:val="0"/>
                <w:bCs w:val="0"/>
                <w:szCs w:val="22"/>
              </w:rPr>
            </w:pPr>
            <w:proofErr w:type="spellStart"/>
            <w:r>
              <w:rPr>
                <w:rFonts w:cs="Arial"/>
                <w:b w:val="0"/>
                <w:bCs w:val="0"/>
                <w:szCs w:val="22"/>
              </w:rPr>
              <w:t>Parametros</w:t>
            </w:r>
            <w:proofErr w:type="spellEnd"/>
            <w:r>
              <w:rPr>
                <w:rFonts w:cs="Arial"/>
                <w:b w:val="0"/>
                <w:bCs w:val="0"/>
                <w:szCs w:val="22"/>
              </w:rPr>
              <w:t xml:space="preserve"> totales</w:t>
            </w:r>
          </w:p>
        </w:tc>
        <w:tc>
          <w:tcPr>
            <w:tcW w:w="1348" w:type="dxa"/>
          </w:tcPr>
          <w:p w14:paraId="25B86AA5" w14:textId="128970C3" w:rsidR="00C56BCB" w:rsidRDefault="00C56BCB" w:rsidP="00C56BCB">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Pr>
                <w:rFonts w:cs="Arial"/>
                <w:b w:val="0"/>
                <w:bCs w:val="0"/>
                <w:szCs w:val="22"/>
              </w:rPr>
              <w:t>Contexto</w:t>
            </w:r>
          </w:p>
        </w:tc>
        <w:tc>
          <w:tcPr>
            <w:tcW w:w="1349" w:type="dxa"/>
          </w:tcPr>
          <w:p w14:paraId="2EDFF50A" w14:textId="3A2929DA" w:rsidR="00C56BCB" w:rsidRDefault="00C56BCB" w:rsidP="00C56BCB">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Pr>
                <w:rFonts w:cs="Arial"/>
                <w:b w:val="0"/>
                <w:bCs w:val="0"/>
                <w:szCs w:val="22"/>
              </w:rPr>
              <w:t>RAM/VRAM real necesaria</w:t>
            </w:r>
          </w:p>
        </w:tc>
        <w:tc>
          <w:tcPr>
            <w:tcW w:w="1349" w:type="dxa"/>
          </w:tcPr>
          <w:p w14:paraId="60C843D8" w14:textId="31A98D88" w:rsidR="00C56BCB" w:rsidRDefault="00C56BCB" w:rsidP="00C56BCB">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sidRPr="00C56BCB">
              <w:rPr>
                <w:rFonts w:cs="Arial"/>
                <w:szCs w:val="22"/>
              </w:rPr>
              <w:t>Plan de pago necesario</w:t>
            </w:r>
          </w:p>
        </w:tc>
        <w:tc>
          <w:tcPr>
            <w:tcW w:w="1349" w:type="dxa"/>
          </w:tcPr>
          <w:p w14:paraId="7DDF8CAF" w14:textId="376B5D1D" w:rsidR="00C56BCB" w:rsidRDefault="00C56BCB" w:rsidP="00C56BCB">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sidRPr="00C56BCB">
              <w:rPr>
                <w:rFonts w:cs="Arial"/>
                <w:szCs w:val="22"/>
              </w:rPr>
              <w:t>Caso de uso más común</w:t>
            </w:r>
          </w:p>
        </w:tc>
        <w:tc>
          <w:tcPr>
            <w:tcW w:w="1349" w:type="dxa"/>
          </w:tcPr>
          <w:p w14:paraId="4244C1DA" w14:textId="1DCF612C" w:rsidR="00C56BCB" w:rsidRDefault="00C56BCB" w:rsidP="00C56BCB">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sidRPr="00C56BCB">
              <w:rPr>
                <w:rFonts w:cs="Arial"/>
                <w:szCs w:val="22"/>
              </w:rPr>
              <w:t>Ejemplo concreto de uso</w:t>
            </w:r>
          </w:p>
        </w:tc>
      </w:tr>
      <w:tr w:rsidR="00C56BCB" w14:paraId="0005EE9D" w14:textId="62CDA734" w:rsidTr="002E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tcPr>
          <w:p w14:paraId="1A79EACE" w14:textId="320DEAF3" w:rsidR="00C56BCB" w:rsidRDefault="00C56BCB" w:rsidP="00C56BCB">
            <w:pPr>
              <w:rPr>
                <w:rFonts w:cs="Arial"/>
                <w:b w:val="0"/>
                <w:bCs w:val="0"/>
                <w:szCs w:val="22"/>
              </w:rPr>
            </w:pPr>
            <w:r w:rsidRPr="00C56BCB">
              <w:rPr>
                <w:rFonts w:cs="Arial"/>
                <w:szCs w:val="22"/>
              </w:rPr>
              <w:t>Kimi K2.6</w:t>
            </w:r>
          </w:p>
        </w:tc>
        <w:tc>
          <w:tcPr>
            <w:tcW w:w="1349" w:type="dxa"/>
          </w:tcPr>
          <w:p w14:paraId="5231A8EB" w14:textId="5E911F2E" w:rsidR="00C56BCB" w:rsidRDefault="00C56BCB" w:rsidP="00C56BCB">
            <w:pPr>
              <w:cnfStyle w:val="000000100000" w:firstRow="0" w:lastRow="0" w:firstColumn="0" w:lastColumn="0" w:oddVBand="0" w:evenVBand="0" w:oddHBand="1" w:evenHBand="0" w:firstRowFirstColumn="0" w:firstRowLastColumn="0" w:lastRowFirstColumn="0" w:lastRowLastColumn="0"/>
              <w:rPr>
                <w:rFonts w:cs="Arial"/>
                <w:b/>
                <w:bCs/>
                <w:szCs w:val="22"/>
              </w:rPr>
            </w:pPr>
            <w:proofErr w:type="gramStart"/>
            <w:r w:rsidRPr="00C56BCB">
              <w:rPr>
                <w:rFonts w:cs="Arial"/>
                <w:b/>
                <w:bCs/>
                <w:szCs w:val="22"/>
              </w:rPr>
              <w:t>:</w:t>
            </w:r>
            <w:proofErr w:type="spellStart"/>
            <w:r w:rsidRPr="00C56BCB">
              <w:rPr>
                <w:rFonts w:cs="Arial"/>
                <w:b/>
                <w:bCs/>
                <w:szCs w:val="22"/>
              </w:rPr>
              <w:t>cloud</w:t>
            </w:r>
            <w:proofErr w:type="spellEnd"/>
            <w:proofErr w:type="gramEnd"/>
            <w:r w:rsidRPr="00C56BCB">
              <w:rPr>
                <w:rFonts w:cs="Arial"/>
                <w:b/>
                <w:bCs/>
                <w:szCs w:val="22"/>
              </w:rPr>
              <w:t xml:space="preserve"> </w:t>
            </w:r>
            <w:r w:rsidRPr="00C56BCB">
              <w:rPr>
                <w:rFonts w:cs="Arial"/>
                <w:szCs w:val="22"/>
              </w:rPr>
              <w:t>únicamente</w:t>
            </w:r>
          </w:p>
        </w:tc>
        <w:tc>
          <w:tcPr>
            <w:tcW w:w="1348" w:type="dxa"/>
          </w:tcPr>
          <w:p w14:paraId="562A0F2B" w14:textId="32C96DD9" w:rsidR="00C56BCB" w:rsidRPr="00C56BCB" w:rsidRDefault="00C56BCB"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C56BCB">
              <w:rPr>
                <w:rFonts w:cs="Arial"/>
                <w:szCs w:val="22"/>
              </w:rPr>
              <w:t>1.000.000.000.000 (1T)</w:t>
            </w:r>
          </w:p>
        </w:tc>
        <w:tc>
          <w:tcPr>
            <w:tcW w:w="1348" w:type="dxa"/>
          </w:tcPr>
          <w:p w14:paraId="2694CF9F" w14:textId="06F8C981" w:rsidR="00C56BCB" w:rsidRPr="00C56BCB" w:rsidRDefault="00C56BCB"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C56BCB">
              <w:rPr>
                <w:rFonts w:cs="Arial"/>
                <w:szCs w:val="22"/>
              </w:rPr>
              <w:t>256K</w:t>
            </w:r>
          </w:p>
        </w:tc>
        <w:tc>
          <w:tcPr>
            <w:tcW w:w="1349" w:type="dxa"/>
          </w:tcPr>
          <w:p w14:paraId="35EDC8ED" w14:textId="2638C32C" w:rsidR="00C56BCB" w:rsidRPr="00C56BCB" w:rsidRDefault="00C56BCB"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C56BCB">
              <w:rPr>
                <w:rFonts w:cs="Arial"/>
                <w:szCs w:val="22"/>
              </w:rPr>
              <w:t xml:space="preserve">~350 GB de RAM/VRAM — imposible en una PC de escritorio o laptop; ni siquiera existe versión descargable, solo corre en servidores de </w:t>
            </w:r>
            <w:proofErr w:type="spellStart"/>
            <w:r w:rsidRPr="00C56BCB">
              <w:rPr>
                <w:rFonts w:cs="Arial"/>
                <w:szCs w:val="22"/>
              </w:rPr>
              <w:t>Ollama</w:t>
            </w:r>
            <w:proofErr w:type="spellEnd"/>
          </w:p>
        </w:tc>
        <w:tc>
          <w:tcPr>
            <w:tcW w:w="1349" w:type="dxa"/>
          </w:tcPr>
          <w:p w14:paraId="7E41EE7B" w14:textId="14C36CF5" w:rsidR="00C56BCB" w:rsidRPr="00C56BCB" w:rsidRDefault="00C56BCB"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C56BCB">
              <w:rPr>
                <w:rFonts w:cs="Arial"/>
                <w:szCs w:val="22"/>
              </w:rPr>
              <w:t>Pro ($20/mes) o Max ($100/mes) — es de uso "alto"</w:t>
            </w:r>
          </w:p>
        </w:tc>
        <w:tc>
          <w:tcPr>
            <w:tcW w:w="1349" w:type="dxa"/>
          </w:tcPr>
          <w:p w14:paraId="4266E257" w14:textId="01FD8532" w:rsidR="00C56BCB" w:rsidRPr="00C56BCB" w:rsidRDefault="00C56BCB"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C56BCB">
              <w:rPr>
                <w:rFonts w:cs="Arial"/>
                <w:szCs w:val="22"/>
              </w:rPr>
              <w:t xml:space="preserve">Agentes autónomos complejos: coordinar hasta 300 </w:t>
            </w:r>
            <w:proofErr w:type="spellStart"/>
            <w:r w:rsidRPr="00C56BCB">
              <w:rPr>
                <w:rFonts w:cs="Arial"/>
                <w:szCs w:val="22"/>
              </w:rPr>
              <w:t>sub-agentes</w:t>
            </w:r>
            <w:proofErr w:type="spellEnd"/>
            <w:r w:rsidRPr="00C56BCB">
              <w:rPr>
                <w:rFonts w:cs="Arial"/>
                <w:szCs w:val="22"/>
              </w:rPr>
              <w:t xml:space="preserve"> en paralelo, tareas de +4.000 llamadas a herramientas</w:t>
            </w:r>
          </w:p>
        </w:tc>
        <w:tc>
          <w:tcPr>
            <w:tcW w:w="1349" w:type="dxa"/>
          </w:tcPr>
          <w:p w14:paraId="06945C06" w14:textId="757F6C05" w:rsidR="00C56BCB" w:rsidRPr="00C56BCB" w:rsidRDefault="00C56BCB"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C56BCB">
              <w:rPr>
                <w:rFonts w:cs="Arial"/>
                <w:szCs w:val="22"/>
              </w:rPr>
              <w:t>Un equipo de desarrollo le pide "</w:t>
            </w:r>
            <w:proofErr w:type="spellStart"/>
            <w:r w:rsidRPr="00C56BCB">
              <w:rPr>
                <w:rFonts w:cs="Arial"/>
                <w:szCs w:val="22"/>
              </w:rPr>
              <w:t>generá</w:t>
            </w:r>
            <w:proofErr w:type="spellEnd"/>
            <w:r w:rsidRPr="00C56BCB">
              <w:rPr>
                <w:rFonts w:cs="Arial"/>
                <w:szCs w:val="22"/>
              </w:rPr>
              <w:t xml:space="preserve"> un sistema completo de facturación con </w:t>
            </w:r>
            <w:proofErr w:type="spellStart"/>
            <w:r w:rsidRPr="00C56BCB">
              <w:rPr>
                <w:rFonts w:cs="Arial"/>
                <w:szCs w:val="22"/>
              </w:rPr>
              <w:t>backend</w:t>
            </w:r>
            <w:proofErr w:type="spellEnd"/>
            <w:r w:rsidRPr="00C56BCB">
              <w:rPr>
                <w:rFonts w:cs="Arial"/>
                <w:szCs w:val="22"/>
              </w:rPr>
              <w:t xml:space="preserve">, </w:t>
            </w:r>
            <w:proofErr w:type="spellStart"/>
            <w:r w:rsidRPr="00C56BCB">
              <w:rPr>
                <w:rFonts w:cs="Arial"/>
                <w:szCs w:val="22"/>
              </w:rPr>
              <w:t>frontend</w:t>
            </w:r>
            <w:proofErr w:type="spellEnd"/>
            <w:r w:rsidRPr="00C56BCB">
              <w:rPr>
                <w:rFonts w:cs="Arial"/>
                <w:szCs w:val="22"/>
              </w:rPr>
              <w:t xml:space="preserve"> y </w:t>
            </w:r>
            <w:proofErr w:type="spellStart"/>
            <w:r w:rsidRPr="00C56BCB">
              <w:rPr>
                <w:rFonts w:cs="Arial"/>
                <w:szCs w:val="22"/>
              </w:rPr>
              <w:t>tests</w:t>
            </w:r>
            <w:proofErr w:type="spellEnd"/>
            <w:r w:rsidRPr="00C56BCB">
              <w:rPr>
                <w:rFonts w:cs="Arial"/>
                <w:szCs w:val="22"/>
              </w:rPr>
              <w:t xml:space="preserve">" y el modelo despliega decenas de </w:t>
            </w:r>
            <w:proofErr w:type="spellStart"/>
            <w:r w:rsidRPr="00C56BCB">
              <w:rPr>
                <w:rFonts w:cs="Arial"/>
                <w:szCs w:val="22"/>
              </w:rPr>
              <w:t>sub-agentes</w:t>
            </w:r>
            <w:proofErr w:type="spellEnd"/>
            <w:r w:rsidRPr="00C56BCB">
              <w:rPr>
                <w:rFonts w:cs="Arial"/>
                <w:szCs w:val="22"/>
              </w:rPr>
              <w:t xml:space="preserve"> que trabajan en paralelo durante horas hasta entregar más de 100 archivos</w:t>
            </w:r>
          </w:p>
        </w:tc>
      </w:tr>
      <w:tr w:rsidR="00C56BCB" w14:paraId="6455F6D7" w14:textId="049AF566" w:rsidTr="002E74B6">
        <w:tc>
          <w:tcPr>
            <w:cnfStyle w:val="001000000000" w:firstRow="0" w:lastRow="0" w:firstColumn="1" w:lastColumn="0" w:oddVBand="0" w:evenVBand="0" w:oddHBand="0" w:evenHBand="0" w:firstRowFirstColumn="0" w:firstRowLastColumn="0" w:lastRowFirstColumn="0" w:lastRowLastColumn="0"/>
            <w:tcW w:w="1349" w:type="dxa"/>
          </w:tcPr>
          <w:p w14:paraId="7E9FA9B0" w14:textId="0D7037BD" w:rsidR="00C56BCB" w:rsidRDefault="00C56BCB" w:rsidP="00C56BCB">
            <w:pPr>
              <w:rPr>
                <w:rFonts w:cs="Arial"/>
                <w:b w:val="0"/>
                <w:bCs w:val="0"/>
                <w:szCs w:val="22"/>
              </w:rPr>
            </w:pPr>
            <w:r w:rsidRPr="00C56BCB">
              <w:rPr>
                <w:rFonts w:cs="Arial"/>
                <w:szCs w:val="22"/>
              </w:rPr>
              <w:t>DeepSeek-V4 Pro</w:t>
            </w:r>
          </w:p>
        </w:tc>
        <w:tc>
          <w:tcPr>
            <w:tcW w:w="1349" w:type="dxa"/>
          </w:tcPr>
          <w:p w14:paraId="4E3DCF08" w14:textId="55CAD78C" w:rsidR="00C56BCB" w:rsidRDefault="00C56BCB" w:rsidP="00C56BCB">
            <w:pPr>
              <w:cnfStyle w:val="000000000000" w:firstRow="0" w:lastRow="0" w:firstColumn="0" w:lastColumn="0" w:oddVBand="0" w:evenVBand="0" w:oddHBand="0" w:evenHBand="0" w:firstRowFirstColumn="0" w:firstRowLastColumn="0" w:lastRowFirstColumn="0" w:lastRowLastColumn="0"/>
              <w:rPr>
                <w:rFonts w:cs="Arial"/>
                <w:b/>
                <w:bCs/>
                <w:szCs w:val="22"/>
              </w:rPr>
            </w:pPr>
            <w:proofErr w:type="gramStart"/>
            <w:r w:rsidRPr="00C56BCB">
              <w:rPr>
                <w:rFonts w:cs="Arial"/>
                <w:b/>
                <w:bCs/>
                <w:szCs w:val="22"/>
              </w:rPr>
              <w:t>:</w:t>
            </w:r>
            <w:proofErr w:type="spellStart"/>
            <w:r w:rsidRPr="00C56BCB">
              <w:rPr>
                <w:rFonts w:cs="Arial"/>
                <w:b/>
                <w:bCs/>
                <w:szCs w:val="22"/>
              </w:rPr>
              <w:t>cloud</w:t>
            </w:r>
            <w:proofErr w:type="spellEnd"/>
            <w:proofErr w:type="gramEnd"/>
            <w:r w:rsidRPr="00C56BCB">
              <w:rPr>
                <w:rFonts w:cs="Arial"/>
                <w:b/>
                <w:bCs/>
                <w:szCs w:val="22"/>
              </w:rPr>
              <w:t xml:space="preserve"> </w:t>
            </w:r>
            <w:r w:rsidRPr="00C56BCB">
              <w:rPr>
                <w:rFonts w:cs="Arial"/>
                <w:szCs w:val="22"/>
              </w:rPr>
              <w:t>únicamente</w:t>
            </w:r>
          </w:p>
        </w:tc>
        <w:tc>
          <w:tcPr>
            <w:tcW w:w="1348" w:type="dxa"/>
          </w:tcPr>
          <w:p w14:paraId="343C448B" w14:textId="2A42FBA2" w:rsidR="00C56BCB"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Cientos de miles de millones (</w:t>
            </w:r>
            <w:proofErr w:type="spellStart"/>
            <w:r w:rsidRPr="00823DBE">
              <w:rPr>
                <w:rFonts w:cs="Arial"/>
                <w:szCs w:val="22"/>
              </w:rPr>
              <w:t>MoE</w:t>
            </w:r>
            <w:proofErr w:type="spellEnd"/>
            <w:r w:rsidRPr="00823DBE">
              <w:rPr>
                <w:rFonts w:cs="Arial"/>
                <w:szCs w:val="22"/>
              </w:rPr>
              <w:t>)</w:t>
            </w:r>
          </w:p>
        </w:tc>
        <w:tc>
          <w:tcPr>
            <w:tcW w:w="1348" w:type="dxa"/>
          </w:tcPr>
          <w:p w14:paraId="071E4BC9" w14:textId="6268C015" w:rsidR="00C56BCB"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1M</w:t>
            </w:r>
          </w:p>
        </w:tc>
        <w:tc>
          <w:tcPr>
            <w:tcW w:w="1349" w:type="dxa"/>
          </w:tcPr>
          <w:p w14:paraId="304E15D8" w14:textId="0C4F002E" w:rsidR="00C56BCB"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 xml:space="preserve">Decenas a cientos de GB — solo viable en servidores con múltiples </w:t>
            </w:r>
            <w:proofErr w:type="spellStart"/>
            <w:r w:rsidRPr="00823DBE">
              <w:rPr>
                <w:rFonts w:cs="Arial"/>
                <w:szCs w:val="22"/>
              </w:rPr>
              <w:t>GPUs</w:t>
            </w:r>
            <w:proofErr w:type="spellEnd"/>
            <w:r w:rsidRPr="00823DBE">
              <w:rPr>
                <w:rFonts w:cs="Arial"/>
                <w:szCs w:val="22"/>
              </w:rPr>
              <w:t xml:space="preserve"> de </w:t>
            </w:r>
            <w:proofErr w:type="spellStart"/>
            <w:r w:rsidRPr="00823DBE">
              <w:rPr>
                <w:rFonts w:cs="Arial"/>
                <w:szCs w:val="22"/>
              </w:rPr>
              <w:t>datacenter</w:t>
            </w:r>
            <w:proofErr w:type="spellEnd"/>
          </w:p>
        </w:tc>
        <w:tc>
          <w:tcPr>
            <w:tcW w:w="1349" w:type="dxa"/>
          </w:tcPr>
          <w:p w14:paraId="3EA8BF4F" w14:textId="7F987999" w:rsidR="00C56BCB"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Max ($100/mes) — es de uso "extra alto"</w:t>
            </w:r>
          </w:p>
        </w:tc>
        <w:tc>
          <w:tcPr>
            <w:tcW w:w="1349" w:type="dxa"/>
          </w:tcPr>
          <w:p w14:paraId="6AC00A3F" w14:textId="7F438A68" w:rsidR="00C56BCB"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Razonamiento de frontera y problemas de programación difíciles</w:t>
            </w:r>
          </w:p>
        </w:tc>
        <w:tc>
          <w:tcPr>
            <w:tcW w:w="1349" w:type="dxa"/>
          </w:tcPr>
          <w:p w14:paraId="47C50BC4" w14:textId="2430F869" w:rsidR="00C56BCB"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 xml:space="preserve">Depurar un bug intermitente en un sistema distribuido complejo, donde el modelo tiene que razonar paso a paso sobre </w:t>
            </w:r>
            <w:r w:rsidRPr="00823DBE">
              <w:rPr>
                <w:rFonts w:cs="Arial"/>
                <w:szCs w:val="22"/>
              </w:rPr>
              <w:lastRenderedPageBreak/>
              <w:t>condiciones de carrera antes de proponer una solución</w:t>
            </w:r>
          </w:p>
        </w:tc>
      </w:tr>
      <w:tr w:rsidR="00823DBE" w14:paraId="7D8CF23E" w14:textId="77777777" w:rsidTr="002E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tcPr>
          <w:p w14:paraId="08B6884F" w14:textId="4BC2717E" w:rsidR="00823DBE" w:rsidRPr="00C56BCB" w:rsidRDefault="00823DBE" w:rsidP="00C56BCB">
            <w:pPr>
              <w:rPr>
                <w:rFonts w:cs="Arial"/>
                <w:b w:val="0"/>
                <w:bCs w:val="0"/>
                <w:szCs w:val="22"/>
              </w:rPr>
            </w:pPr>
            <w:r w:rsidRPr="00823DBE">
              <w:rPr>
                <w:rFonts w:cs="Arial"/>
                <w:szCs w:val="22"/>
              </w:rPr>
              <w:lastRenderedPageBreak/>
              <w:t>Llama 4 Maverick</w:t>
            </w:r>
          </w:p>
        </w:tc>
        <w:tc>
          <w:tcPr>
            <w:tcW w:w="1349" w:type="dxa"/>
          </w:tcPr>
          <w:p w14:paraId="5D9805CE" w14:textId="6265355D"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Local (con hardware serio)</w:t>
            </w:r>
          </w:p>
        </w:tc>
        <w:tc>
          <w:tcPr>
            <w:tcW w:w="1348" w:type="dxa"/>
          </w:tcPr>
          <w:p w14:paraId="2C239823" w14:textId="050A5C2C"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400.000.000.000 (</w:t>
            </w:r>
            <w:proofErr w:type="spellStart"/>
            <w:r w:rsidRPr="00823DBE">
              <w:rPr>
                <w:rFonts w:cs="Arial"/>
                <w:szCs w:val="22"/>
              </w:rPr>
              <w:t>MoE</w:t>
            </w:r>
            <w:proofErr w:type="spellEnd"/>
            <w:r w:rsidRPr="00823DBE">
              <w:rPr>
                <w:rFonts w:cs="Arial"/>
                <w:szCs w:val="22"/>
              </w:rPr>
              <w:t>)</w:t>
            </w:r>
          </w:p>
        </w:tc>
        <w:tc>
          <w:tcPr>
            <w:tcW w:w="1348" w:type="dxa"/>
          </w:tcPr>
          <w:p w14:paraId="6C904A8F" w14:textId="60AB1037"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1M</w:t>
            </w:r>
          </w:p>
        </w:tc>
        <w:tc>
          <w:tcPr>
            <w:tcW w:w="1349" w:type="dxa"/>
          </w:tcPr>
          <w:p w14:paraId="7689339A" w14:textId="3FF97BB5"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 xml:space="preserve">Decenas de GB de VRAM — requiere una o varias </w:t>
            </w:r>
            <w:proofErr w:type="spellStart"/>
            <w:r w:rsidRPr="00823DBE">
              <w:rPr>
                <w:rFonts w:cs="Arial"/>
                <w:szCs w:val="22"/>
              </w:rPr>
              <w:t>GPUs</w:t>
            </w:r>
            <w:proofErr w:type="spellEnd"/>
            <w:r w:rsidRPr="00823DBE">
              <w:rPr>
                <w:rFonts w:cs="Arial"/>
                <w:szCs w:val="22"/>
              </w:rPr>
              <w:t xml:space="preserve"> de gama alta (ej. </w:t>
            </w:r>
            <w:proofErr w:type="spellStart"/>
            <w:r w:rsidRPr="00823DBE">
              <w:rPr>
                <w:rFonts w:cs="Arial"/>
                <w:szCs w:val="22"/>
              </w:rPr>
              <w:t>workstation</w:t>
            </w:r>
            <w:proofErr w:type="spellEnd"/>
            <w:r w:rsidRPr="00823DBE">
              <w:rPr>
                <w:rFonts w:cs="Arial"/>
                <w:szCs w:val="22"/>
              </w:rPr>
              <w:t xml:space="preserve"> con 48-80 GB de VRAM)</w:t>
            </w:r>
          </w:p>
        </w:tc>
        <w:tc>
          <w:tcPr>
            <w:tcW w:w="1349" w:type="dxa"/>
          </w:tcPr>
          <w:p w14:paraId="088D8B44" w14:textId="1AC90F44"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No aplica (es local, pero necesita GPU propia muy potente)</w:t>
            </w:r>
          </w:p>
        </w:tc>
        <w:tc>
          <w:tcPr>
            <w:tcW w:w="1349" w:type="dxa"/>
          </w:tcPr>
          <w:p w14:paraId="39246DF8" w14:textId="33FE79EE"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 xml:space="preserve">Documentos o </w:t>
            </w:r>
            <w:proofErr w:type="spellStart"/>
            <w:r w:rsidRPr="00823DBE">
              <w:rPr>
                <w:rFonts w:cs="Arial"/>
                <w:szCs w:val="22"/>
              </w:rPr>
              <w:t>codebases</w:t>
            </w:r>
            <w:proofErr w:type="spellEnd"/>
            <w:r w:rsidRPr="00823DBE">
              <w:rPr>
                <w:rFonts w:cs="Arial"/>
                <w:szCs w:val="22"/>
              </w:rPr>
              <w:t xml:space="preserve"> enteros gracias a su contexto de hasta 1 millón de tokens</w:t>
            </w:r>
          </w:p>
        </w:tc>
        <w:tc>
          <w:tcPr>
            <w:tcW w:w="1349" w:type="dxa"/>
          </w:tcPr>
          <w:p w14:paraId="459B9AC3" w14:textId="1C57A97C"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 xml:space="preserve">Cargarle un repositorio entero de una </w:t>
            </w:r>
            <w:proofErr w:type="gramStart"/>
            <w:r w:rsidRPr="00823DBE">
              <w:rPr>
                <w:rFonts w:cs="Arial"/>
                <w:szCs w:val="22"/>
              </w:rPr>
              <w:t>app</w:t>
            </w:r>
            <w:proofErr w:type="gramEnd"/>
            <w:r w:rsidRPr="00823DBE">
              <w:rPr>
                <w:rFonts w:cs="Arial"/>
                <w:szCs w:val="22"/>
              </w:rPr>
              <w:t xml:space="preserve"> grande (miles de archivos) en una sola conversación y pedirle que explique cómo se conecta el módulo de pagos con el de usuarios</w:t>
            </w:r>
          </w:p>
        </w:tc>
      </w:tr>
      <w:tr w:rsidR="00823DBE" w14:paraId="35E08352" w14:textId="77777777" w:rsidTr="002E74B6">
        <w:tc>
          <w:tcPr>
            <w:cnfStyle w:val="001000000000" w:firstRow="0" w:lastRow="0" w:firstColumn="1" w:lastColumn="0" w:oddVBand="0" w:evenVBand="0" w:oddHBand="0" w:evenHBand="0" w:firstRowFirstColumn="0" w:firstRowLastColumn="0" w:lastRowFirstColumn="0" w:lastRowLastColumn="0"/>
            <w:tcW w:w="1349" w:type="dxa"/>
          </w:tcPr>
          <w:p w14:paraId="2C946C40" w14:textId="7A35FDB4" w:rsidR="00823DBE" w:rsidRPr="00823DBE" w:rsidRDefault="00823DBE" w:rsidP="00C56BCB">
            <w:pPr>
              <w:rPr>
                <w:rFonts w:cs="Arial"/>
                <w:b w:val="0"/>
                <w:bCs w:val="0"/>
                <w:szCs w:val="22"/>
              </w:rPr>
            </w:pPr>
            <w:r w:rsidRPr="00823DBE">
              <w:rPr>
                <w:rFonts w:cs="Arial"/>
                <w:szCs w:val="22"/>
              </w:rPr>
              <w:t>GLM-5.2 / Mistral Large 3</w:t>
            </w:r>
          </w:p>
        </w:tc>
        <w:tc>
          <w:tcPr>
            <w:tcW w:w="1349" w:type="dxa"/>
          </w:tcPr>
          <w:p w14:paraId="55099B1B" w14:textId="1820039F"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proofErr w:type="gramStart"/>
            <w:r w:rsidRPr="00823DBE">
              <w:rPr>
                <w:rFonts w:cs="Arial"/>
                <w:szCs w:val="22"/>
              </w:rPr>
              <w:t>:</w:t>
            </w:r>
            <w:proofErr w:type="spellStart"/>
            <w:r w:rsidRPr="00823DBE">
              <w:rPr>
                <w:rFonts w:cs="Arial"/>
                <w:szCs w:val="22"/>
              </w:rPr>
              <w:t>cloud</w:t>
            </w:r>
            <w:proofErr w:type="spellEnd"/>
            <w:proofErr w:type="gramEnd"/>
            <w:r w:rsidRPr="00823DBE">
              <w:rPr>
                <w:rFonts w:cs="Arial"/>
                <w:szCs w:val="22"/>
              </w:rPr>
              <w:t xml:space="preserve"> principalmente</w:t>
            </w:r>
          </w:p>
        </w:tc>
        <w:tc>
          <w:tcPr>
            <w:tcW w:w="1348" w:type="dxa"/>
          </w:tcPr>
          <w:p w14:paraId="6C903C10" w14:textId="4E66C36F"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100.000.000.000+</w:t>
            </w:r>
          </w:p>
        </w:tc>
        <w:tc>
          <w:tcPr>
            <w:tcW w:w="1348" w:type="dxa"/>
          </w:tcPr>
          <w:p w14:paraId="745D292C" w14:textId="6954A8F6"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128K+</w:t>
            </w:r>
          </w:p>
        </w:tc>
        <w:tc>
          <w:tcPr>
            <w:tcW w:w="1349" w:type="dxa"/>
          </w:tcPr>
          <w:p w14:paraId="35016476" w14:textId="5CE32F6D"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 xml:space="preserve">40-80 GB de VRAM — GPU de </w:t>
            </w:r>
            <w:proofErr w:type="spellStart"/>
            <w:r w:rsidRPr="00823DBE">
              <w:rPr>
                <w:rFonts w:cs="Arial"/>
                <w:szCs w:val="22"/>
              </w:rPr>
              <w:t>datacenter</w:t>
            </w:r>
            <w:proofErr w:type="spellEnd"/>
            <w:r w:rsidRPr="00823DBE">
              <w:rPr>
                <w:rFonts w:cs="Arial"/>
                <w:szCs w:val="22"/>
              </w:rPr>
              <w:t xml:space="preserve"> (ej. A100/H100) o varias </w:t>
            </w:r>
            <w:proofErr w:type="spellStart"/>
            <w:r w:rsidRPr="00823DBE">
              <w:rPr>
                <w:rFonts w:cs="Arial"/>
                <w:szCs w:val="22"/>
              </w:rPr>
              <w:t>GPUs</w:t>
            </w:r>
            <w:proofErr w:type="spellEnd"/>
            <w:r w:rsidRPr="00823DBE">
              <w:rPr>
                <w:rFonts w:cs="Arial"/>
                <w:szCs w:val="22"/>
              </w:rPr>
              <w:t xml:space="preserve"> de consumo en paralelo</w:t>
            </w:r>
          </w:p>
        </w:tc>
        <w:tc>
          <w:tcPr>
            <w:tcW w:w="1349" w:type="dxa"/>
          </w:tcPr>
          <w:p w14:paraId="1177D6DD" w14:textId="572BBAF1"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Pro o Max según el modelo (uso "alto")</w:t>
            </w:r>
          </w:p>
        </w:tc>
        <w:tc>
          <w:tcPr>
            <w:tcW w:w="1349" w:type="dxa"/>
          </w:tcPr>
          <w:p w14:paraId="3D7AA783" w14:textId="17B566A5"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Ingeniería de software en repositorios grandes y tareas multilingües/multimodales</w:t>
            </w:r>
          </w:p>
        </w:tc>
        <w:tc>
          <w:tcPr>
            <w:tcW w:w="1349" w:type="dxa"/>
          </w:tcPr>
          <w:p w14:paraId="25793484" w14:textId="7833AABD"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Una empresa con equipos en distintos países le pide analizar documentación técnica en inglés, chino y español y generar un resumen unificado con capturas de pantalla incluidas</w:t>
            </w:r>
          </w:p>
        </w:tc>
      </w:tr>
      <w:tr w:rsidR="00823DBE" w14:paraId="7F0094B3" w14:textId="77777777" w:rsidTr="002E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shd w:val="clear" w:color="auto" w:fill="83CAEB" w:themeFill="accent1" w:themeFillTint="66"/>
          </w:tcPr>
          <w:p w14:paraId="15DD7933" w14:textId="0F507BCB" w:rsidR="00823DBE" w:rsidRPr="00823DBE" w:rsidRDefault="00823DBE" w:rsidP="00C56BCB">
            <w:pPr>
              <w:rPr>
                <w:rFonts w:cs="Arial"/>
                <w:b w:val="0"/>
                <w:bCs w:val="0"/>
                <w:szCs w:val="22"/>
              </w:rPr>
            </w:pPr>
            <w:r w:rsidRPr="00823DBE">
              <w:rPr>
                <w:rFonts w:cs="Arial"/>
                <w:szCs w:val="22"/>
              </w:rPr>
              <w:t>Qwen3.6:27b</w:t>
            </w:r>
          </w:p>
        </w:tc>
        <w:tc>
          <w:tcPr>
            <w:tcW w:w="1349" w:type="dxa"/>
            <w:shd w:val="clear" w:color="auto" w:fill="83CAEB" w:themeFill="accent1" w:themeFillTint="66"/>
          </w:tcPr>
          <w:p w14:paraId="6C7F4BBA" w14:textId="3AC63747"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Local</w:t>
            </w:r>
          </w:p>
        </w:tc>
        <w:tc>
          <w:tcPr>
            <w:tcW w:w="1348" w:type="dxa"/>
            <w:shd w:val="clear" w:color="auto" w:fill="83CAEB" w:themeFill="accent1" w:themeFillTint="66"/>
          </w:tcPr>
          <w:p w14:paraId="6A89133B" w14:textId="1EB764DA"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27.000.000.000</w:t>
            </w:r>
          </w:p>
        </w:tc>
        <w:tc>
          <w:tcPr>
            <w:tcW w:w="1348" w:type="dxa"/>
            <w:shd w:val="clear" w:color="auto" w:fill="83CAEB" w:themeFill="accent1" w:themeFillTint="66"/>
          </w:tcPr>
          <w:p w14:paraId="27B3B798" w14:textId="5020C72E"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256K</w:t>
            </w:r>
          </w:p>
        </w:tc>
        <w:tc>
          <w:tcPr>
            <w:tcW w:w="1349" w:type="dxa"/>
            <w:shd w:val="clear" w:color="auto" w:fill="83CAEB" w:themeFill="accent1" w:themeFillTint="66"/>
          </w:tcPr>
          <w:p w14:paraId="3497110B" w14:textId="398A1DC6"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 xml:space="preserve">~17 GB de RAM/VRAM — una GPU de 24 GB (ej. RTX 4090) o una Mac </w:t>
            </w:r>
            <w:r w:rsidRPr="00823DBE">
              <w:rPr>
                <w:rFonts w:cs="Arial"/>
                <w:szCs w:val="22"/>
              </w:rPr>
              <w:lastRenderedPageBreak/>
              <w:t>con 32 GB de memoria unificada</w:t>
            </w:r>
          </w:p>
        </w:tc>
        <w:tc>
          <w:tcPr>
            <w:tcW w:w="1349" w:type="dxa"/>
            <w:shd w:val="clear" w:color="auto" w:fill="83CAEB" w:themeFill="accent1" w:themeFillTint="66"/>
          </w:tcPr>
          <w:p w14:paraId="2275B022" w14:textId="2551F437"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lastRenderedPageBreak/>
              <w:t>No aplica (gratis, corre local)</w:t>
            </w:r>
          </w:p>
        </w:tc>
        <w:tc>
          <w:tcPr>
            <w:tcW w:w="1349" w:type="dxa"/>
            <w:shd w:val="clear" w:color="auto" w:fill="83CAEB" w:themeFill="accent1" w:themeFillTint="66"/>
          </w:tcPr>
          <w:p w14:paraId="17F2D9BA" w14:textId="381F53A8"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Programación seria, razonamiento y RAG — el más recomendado para un solo modelo local</w:t>
            </w:r>
          </w:p>
        </w:tc>
        <w:tc>
          <w:tcPr>
            <w:tcW w:w="1349" w:type="dxa"/>
            <w:shd w:val="clear" w:color="auto" w:fill="83CAEB" w:themeFill="accent1" w:themeFillTint="66"/>
          </w:tcPr>
          <w:p w14:paraId="5A977216" w14:textId="5A93B241"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 xml:space="preserve">Un desarrollador freelance lo usa como asistente de código diario en su PC </w:t>
            </w:r>
            <w:r>
              <w:rPr>
                <w:rFonts w:cs="Arial"/>
                <w:szCs w:val="22"/>
              </w:rPr>
              <w:lastRenderedPageBreak/>
              <w:t xml:space="preserve">personal, sin pagar API, para refactorizar funciones y escribir </w:t>
            </w:r>
            <w:proofErr w:type="spellStart"/>
            <w:r>
              <w:rPr>
                <w:rFonts w:cs="Arial"/>
                <w:szCs w:val="22"/>
              </w:rPr>
              <w:t>tests</w:t>
            </w:r>
            <w:proofErr w:type="spellEnd"/>
          </w:p>
        </w:tc>
      </w:tr>
      <w:tr w:rsidR="00823DBE" w14:paraId="22D79418" w14:textId="77777777" w:rsidTr="002E74B6">
        <w:tc>
          <w:tcPr>
            <w:cnfStyle w:val="001000000000" w:firstRow="0" w:lastRow="0" w:firstColumn="1" w:lastColumn="0" w:oddVBand="0" w:evenVBand="0" w:oddHBand="0" w:evenHBand="0" w:firstRowFirstColumn="0" w:firstRowLastColumn="0" w:lastRowFirstColumn="0" w:lastRowLastColumn="0"/>
            <w:tcW w:w="1349" w:type="dxa"/>
            <w:shd w:val="clear" w:color="auto" w:fill="83CAEB" w:themeFill="accent1" w:themeFillTint="66"/>
          </w:tcPr>
          <w:p w14:paraId="0ED2A6F2" w14:textId="67EB8F1E" w:rsidR="00823DBE" w:rsidRPr="00823DBE" w:rsidRDefault="00823DBE" w:rsidP="00C56BCB">
            <w:pPr>
              <w:rPr>
                <w:rFonts w:cs="Arial"/>
                <w:b w:val="0"/>
                <w:bCs w:val="0"/>
                <w:szCs w:val="22"/>
              </w:rPr>
            </w:pPr>
            <w:r w:rsidRPr="00823DBE">
              <w:rPr>
                <w:rFonts w:cs="Arial"/>
                <w:szCs w:val="22"/>
              </w:rPr>
              <w:lastRenderedPageBreak/>
              <w:t>Llama 3.3:70b</w:t>
            </w:r>
          </w:p>
        </w:tc>
        <w:tc>
          <w:tcPr>
            <w:tcW w:w="1349" w:type="dxa"/>
            <w:shd w:val="clear" w:color="auto" w:fill="83CAEB" w:themeFill="accent1" w:themeFillTint="66"/>
          </w:tcPr>
          <w:p w14:paraId="425B549A" w14:textId="27A86988"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b/>
                <w:bCs/>
                <w:szCs w:val="22"/>
              </w:rPr>
              <w:t>Local</w:t>
            </w:r>
            <w:r w:rsidRPr="00823DBE">
              <w:rPr>
                <w:rFonts w:cs="Arial"/>
                <w:szCs w:val="22"/>
              </w:rPr>
              <w:t xml:space="preserve"> (con GPU potente)</w:t>
            </w:r>
          </w:p>
        </w:tc>
        <w:tc>
          <w:tcPr>
            <w:tcW w:w="1348" w:type="dxa"/>
            <w:shd w:val="clear" w:color="auto" w:fill="83CAEB" w:themeFill="accent1" w:themeFillTint="66"/>
          </w:tcPr>
          <w:p w14:paraId="44C964BF" w14:textId="0C86DAF6"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70.000.000.000</w:t>
            </w:r>
          </w:p>
        </w:tc>
        <w:tc>
          <w:tcPr>
            <w:tcW w:w="1348" w:type="dxa"/>
            <w:shd w:val="clear" w:color="auto" w:fill="83CAEB" w:themeFill="accent1" w:themeFillTint="66"/>
          </w:tcPr>
          <w:p w14:paraId="7D2AD431" w14:textId="5F1E82BD"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128K</w:t>
            </w:r>
          </w:p>
        </w:tc>
        <w:tc>
          <w:tcPr>
            <w:tcW w:w="1349" w:type="dxa"/>
            <w:shd w:val="clear" w:color="auto" w:fill="83CAEB" w:themeFill="accent1" w:themeFillTint="66"/>
          </w:tcPr>
          <w:p w14:paraId="6F1B4FB6" w14:textId="22D73575"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 xml:space="preserve">~43 GB de VRAM — GPU de gama alta o varias </w:t>
            </w:r>
            <w:proofErr w:type="spellStart"/>
            <w:r w:rsidRPr="00823DBE">
              <w:rPr>
                <w:rFonts w:cs="Arial"/>
                <w:szCs w:val="22"/>
              </w:rPr>
              <w:t>GPUs</w:t>
            </w:r>
            <w:proofErr w:type="spellEnd"/>
            <w:r w:rsidRPr="00823DBE">
              <w:rPr>
                <w:rFonts w:cs="Arial"/>
                <w:szCs w:val="22"/>
              </w:rPr>
              <w:t xml:space="preserve"> de consumo combinadas</w:t>
            </w:r>
          </w:p>
        </w:tc>
        <w:tc>
          <w:tcPr>
            <w:tcW w:w="1349" w:type="dxa"/>
            <w:shd w:val="clear" w:color="auto" w:fill="83CAEB" w:themeFill="accent1" w:themeFillTint="66"/>
          </w:tcPr>
          <w:p w14:paraId="05CDF953" w14:textId="66118FC7"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No aplica (gratis, corre local)</w:t>
            </w:r>
          </w:p>
        </w:tc>
        <w:tc>
          <w:tcPr>
            <w:tcW w:w="1349" w:type="dxa"/>
            <w:shd w:val="clear" w:color="auto" w:fill="83CAEB" w:themeFill="accent1" w:themeFillTint="66"/>
          </w:tcPr>
          <w:p w14:paraId="49E29089" w14:textId="2F7E7862"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Chat general y RAG (recuperación de documentos) como "caballo de batalla"</w:t>
            </w:r>
          </w:p>
        </w:tc>
        <w:tc>
          <w:tcPr>
            <w:tcW w:w="1349" w:type="dxa"/>
            <w:shd w:val="clear" w:color="auto" w:fill="83CAEB" w:themeFill="accent1" w:themeFillTint="66"/>
          </w:tcPr>
          <w:p w14:paraId="13CFB821" w14:textId="2484E94C" w:rsid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 xml:space="preserve">Un </w:t>
            </w:r>
            <w:proofErr w:type="spellStart"/>
            <w:r w:rsidRPr="00823DBE">
              <w:rPr>
                <w:rFonts w:cs="Arial"/>
                <w:szCs w:val="22"/>
              </w:rPr>
              <w:t>chatbot</w:t>
            </w:r>
            <w:proofErr w:type="spellEnd"/>
            <w:r w:rsidRPr="00823DBE">
              <w:rPr>
                <w:rFonts w:cs="Arial"/>
                <w:szCs w:val="22"/>
              </w:rPr>
              <w:t xml:space="preserve"> interno de una empresa que responde preguntas de empleados consultando manuales internos, corriendo en un servidor propio por temas de privacidad</w:t>
            </w:r>
          </w:p>
        </w:tc>
      </w:tr>
      <w:tr w:rsidR="00823DBE" w14:paraId="0A68365A" w14:textId="77777777" w:rsidTr="002E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tcPr>
          <w:p w14:paraId="2B459C66" w14:textId="7CF62240" w:rsidR="00823DBE" w:rsidRPr="00823DBE" w:rsidRDefault="00823DBE" w:rsidP="00C56BCB">
            <w:pPr>
              <w:rPr>
                <w:rFonts w:cs="Arial"/>
                <w:b w:val="0"/>
                <w:bCs w:val="0"/>
                <w:szCs w:val="22"/>
              </w:rPr>
            </w:pPr>
            <w:r w:rsidRPr="00823DBE">
              <w:rPr>
                <w:rFonts w:cs="Arial"/>
                <w:szCs w:val="22"/>
              </w:rPr>
              <w:t>Gemma 3:27b</w:t>
            </w:r>
          </w:p>
        </w:tc>
        <w:tc>
          <w:tcPr>
            <w:tcW w:w="1349" w:type="dxa"/>
          </w:tcPr>
          <w:p w14:paraId="288DCBD3" w14:textId="7EF19CB7"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b/>
                <w:bCs/>
                <w:szCs w:val="22"/>
              </w:rPr>
            </w:pPr>
            <w:r w:rsidRPr="00823DBE">
              <w:rPr>
                <w:rFonts w:cs="Arial"/>
                <w:b/>
                <w:bCs/>
                <w:szCs w:val="22"/>
              </w:rPr>
              <w:t>Local</w:t>
            </w:r>
          </w:p>
        </w:tc>
        <w:tc>
          <w:tcPr>
            <w:tcW w:w="1348" w:type="dxa"/>
          </w:tcPr>
          <w:p w14:paraId="62D11E2A" w14:textId="0821208B"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27.000.000.000</w:t>
            </w:r>
          </w:p>
        </w:tc>
        <w:tc>
          <w:tcPr>
            <w:tcW w:w="1348" w:type="dxa"/>
          </w:tcPr>
          <w:p w14:paraId="0B7F1A29" w14:textId="68536F22"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128K</w:t>
            </w:r>
          </w:p>
        </w:tc>
        <w:tc>
          <w:tcPr>
            <w:tcW w:w="1349" w:type="dxa"/>
          </w:tcPr>
          <w:p w14:paraId="261B55C3" w14:textId="1AA33443"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~17 GB de RAM/VRAM — una GPU de 24 GB o una Mac con 32 GB de memoria unificada</w:t>
            </w:r>
          </w:p>
        </w:tc>
        <w:tc>
          <w:tcPr>
            <w:tcW w:w="1349" w:type="dxa"/>
          </w:tcPr>
          <w:p w14:paraId="01B5DC88" w14:textId="2FDEA7BE"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No aplica (gratis, corre local)</w:t>
            </w:r>
          </w:p>
        </w:tc>
        <w:tc>
          <w:tcPr>
            <w:tcW w:w="1349" w:type="dxa"/>
          </w:tcPr>
          <w:p w14:paraId="38D9F3D8" w14:textId="3E1848DD"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Escritura con matices, documentos largos e instrucciones complejas</w:t>
            </w:r>
          </w:p>
        </w:tc>
        <w:tc>
          <w:tcPr>
            <w:tcW w:w="1349" w:type="dxa"/>
          </w:tcPr>
          <w:p w14:paraId="1C6C8648" w14:textId="21F93DA5"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Redactar y revisar un informe extenso (decenas de páginas) manteniendo un tono consistente de principio a fin</w:t>
            </w:r>
          </w:p>
        </w:tc>
      </w:tr>
      <w:tr w:rsidR="00823DBE" w14:paraId="63794080" w14:textId="77777777" w:rsidTr="002E74B6">
        <w:tc>
          <w:tcPr>
            <w:cnfStyle w:val="001000000000" w:firstRow="0" w:lastRow="0" w:firstColumn="1" w:lastColumn="0" w:oddVBand="0" w:evenVBand="0" w:oddHBand="0" w:evenHBand="0" w:firstRowFirstColumn="0" w:firstRowLastColumn="0" w:lastRowFirstColumn="0" w:lastRowLastColumn="0"/>
            <w:tcW w:w="1349" w:type="dxa"/>
          </w:tcPr>
          <w:p w14:paraId="4DC2B8A1" w14:textId="7CF10E7D" w:rsidR="00823DBE" w:rsidRPr="00823DBE" w:rsidRDefault="00823DBE" w:rsidP="00C56BCB">
            <w:pPr>
              <w:rPr>
                <w:rFonts w:cs="Arial"/>
                <w:b w:val="0"/>
                <w:bCs w:val="0"/>
                <w:szCs w:val="22"/>
              </w:rPr>
            </w:pPr>
            <w:r w:rsidRPr="00823DBE">
              <w:rPr>
                <w:rFonts w:cs="Arial"/>
                <w:szCs w:val="22"/>
              </w:rPr>
              <w:t>gpt-oss:120b</w:t>
            </w:r>
          </w:p>
        </w:tc>
        <w:tc>
          <w:tcPr>
            <w:tcW w:w="1349" w:type="dxa"/>
          </w:tcPr>
          <w:p w14:paraId="4231E775" w14:textId="43D6347D"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b/>
                <w:bCs/>
                <w:szCs w:val="22"/>
              </w:rPr>
            </w:pPr>
            <w:r w:rsidRPr="00823DBE">
              <w:rPr>
                <w:rFonts w:cs="Arial"/>
                <w:b/>
                <w:bCs/>
                <w:szCs w:val="22"/>
              </w:rPr>
              <w:t xml:space="preserve">Local </w:t>
            </w:r>
            <w:r w:rsidRPr="00823DBE">
              <w:rPr>
                <w:rFonts w:cs="Arial"/>
                <w:szCs w:val="22"/>
              </w:rPr>
              <w:t>(con GPU potente)</w:t>
            </w:r>
          </w:p>
        </w:tc>
        <w:tc>
          <w:tcPr>
            <w:tcW w:w="1348" w:type="dxa"/>
          </w:tcPr>
          <w:p w14:paraId="0F894DB9" w14:textId="6185B9CB"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116.830.000.000 (</w:t>
            </w:r>
            <w:proofErr w:type="spellStart"/>
            <w:r w:rsidRPr="00823DBE">
              <w:rPr>
                <w:rFonts w:cs="Arial"/>
                <w:szCs w:val="22"/>
              </w:rPr>
              <w:t>MoE</w:t>
            </w:r>
            <w:proofErr w:type="spellEnd"/>
            <w:r w:rsidRPr="00823DBE">
              <w:rPr>
                <w:rFonts w:cs="Arial"/>
                <w:szCs w:val="22"/>
              </w:rPr>
              <w:t>)</w:t>
            </w:r>
          </w:p>
        </w:tc>
        <w:tc>
          <w:tcPr>
            <w:tcW w:w="1348" w:type="dxa"/>
          </w:tcPr>
          <w:p w14:paraId="217759FF" w14:textId="2523C61D"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128K</w:t>
            </w:r>
          </w:p>
        </w:tc>
        <w:tc>
          <w:tcPr>
            <w:tcW w:w="1349" w:type="dxa"/>
          </w:tcPr>
          <w:p w14:paraId="7AC4506B" w14:textId="2D851A2B"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 xml:space="preserve">~65-80 GB de VRAM — GPU de </w:t>
            </w:r>
            <w:proofErr w:type="spellStart"/>
            <w:r w:rsidRPr="00823DBE">
              <w:rPr>
                <w:rFonts w:cs="Arial"/>
                <w:szCs w:val="22"/>
              </w:rPr>
              <w:t>datacenter</w:t>
            </w:r>
            <w:proofErr w:type="spellEnd"/>
            <w:r w:rsidRPr="00823DBE">
              <w:rPr>
                <w:rFonts w:cs="Arial"/>
                <w:szCs w:val="22"/>
              </w:rPr>
              <w:t xml:space="preserve"> de 80 GB (ej. A100/H100)</w:t>
            </w:r>
          </w:p>
        </w:tc>
        <w:tc>
          <w:tcPr>
            <w:tcW w:w="1349" w:type="dxa"/>
          </w:tcPr>
          <w:p w14:paraId="584E0F55" w14:textId="5EC794E0"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No aplica (gratis, corre local)</w:t>
            </w:r>
          </w:p>
        </w:tc>
        <w:tc>
          <w:tcPr>
            <w:tcW w:w="1349" w:type="dxa"/>
          </w:tcPr>
          <w:p w14:paraId="45AF1076" w14:textId="223A4218"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Razonamiento con capacidad cercana a modelos cerrados grandes, en hardware propio de gama alta</w:t>
            </w:r>
          </w:p>
        </w:tc>
        <w:tc>
          <w:tcPr>
            <w:tcW w:w="1349" w:type="dxa"/>
          </w:tcPr>
          <w:p w14:paraId="68175DE0" w14:textId="2B8DE97C"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Una universidad o laboratorio con un servidor propio lo usa para investigación, evitando mandar datos sensibles a una API externa</w:t>
            </w:r>
          </w:p>
        </w:tc>
      </w:tr>
      <w:tr w:rsidR="00823DBE" w14:paraId="280C1EED" w14:textId="77777777" w:rsidTr="002E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tcPr>
          <w:p w14:paraId="66288C92" w14:textId="2611BCCD" w:rsidR="00823DBE" w:rsidRPr="00823DBE" w:rsidRDefault="00823DBE" w:rsidP="00C56BCB">
            <w:pPr>
              <w:rPr>
                <w:rFonts w:cs="Arial"/>
                <w:b w:val="0"/>
                <w:bCs w:val="0"/>
                <w:szCs w:val="22"/>
              </w:rPr>
            </w:pPr>
            <w:r w:rsidRPr="00823DBE">
              <w:rPr>
                <w:rFonts w:cs="Arial"/>
                <w:szCs w:val="22"/>
              </w:rPr>
              <w:t xml:space="preserve">gpt-oss:20b </w:t>
            </w:r>
            <w:r w:rsidRPr="00823DBE">
              <w:rPr>
                <w:rFonts w:cs="Arial"/>
                <w:i/>
                <w:iCs/>
                <w:szCs w:val="22"/>
              </w:rPr>
              <w:t xml:space="preserve">(el </w:t>
            </w:r>
            <w:r w:rsidRPr="00823DBE">
              <w:rPr>
                <w:rFonts w:cs="Arial"/>
                <w:i/>
                <w:iCs/>
                <w:szCs w:val="22"/>
              </w:rPr>
              <w:lastRenderedPageBreak/>
              <w:t>probado en clase)</w:t>
            </w:r>
          </w:p>
        </w:tc>
        <w:tc>
          <w:tcPr>
            <w:tcW w:w="1349" w:type="dxa"/>
          </w:tcPr>
          <w:p w14:paraId="3CA5BD04" w14:textId="3D8F8F59"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b/>
                <w:bCs/>
                <w:szCs w:val="22"/>
              </w:rPr>
            </w:pPr>
            <w:r w:rsidRPr="00823DBE">
              <w:rPr>
                <w:rFonts w:cs="Arial"/>
                <w:b/>
                <w:bCs/>
                <w:szCs w:val="22"/>
              </w:rPr>
              <w:lastRenderedPageBreak/>
              <w:t>Local</w:t>
            </w:r>
          </w:p>
        </w:tc>
        <w:tc>
          <w:tcPr>
            <w:tcW w:w="1348" w:type="dxa"/>
          </w:tcPr>
          <w:p w14:paraId="3D512595" w14:textId="3762D356"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20.910.000.000 (</w:t>
            </w:r>
            <w:proofErr w:type="spellStart"/>
            <w:r w:rsidRPr="00823DBE">
              <w:rPr>
                <w:rFonts w:cs="Arial"/>
                <w:szCs w:val="22"/>
              </w:rPr>
              <w:t>MoE</w:t>
            </w:r>
            <w:proofErr w:type="spellEnd"/>
            <w:r w:rsidRPr="00823DBE">
              <w:rPr>
                <w:rFonts w:cs="Arial"/>
                <w:szCs w:val="22"/>
              </w:rPr>
              <w:t>)</w:t>
            </w:r>
          </w:p>
        </w:tc>
        <w:tc>
          <w:tcPr>
            <w:tcW w:w="1348" w:type="dxa"/>
          </w:tcPr>
          <w:p w14:paraId="6D1BAAE1" w14:textId="05D089EA"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128K</w:t>
            </w:r>
          </w:p>
        </w:tc>
        <w:tc>
          <w:tcPr>
            <w:tcW w:w="1349" w:type="dxa"/>
          </w:tcPr>
          <w:p w14:paraId="59776D34" w14:textId="3AA305BF" w:rsidR="00823DBE" w:rsidRPr="00823DBE" w:rsidRDefault="002E74B6"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2E74B6">
              <w:rPr>
                <w:rFonts w:cs="Arial"/>
                <w:szCs w:val="22"/>
              </w:rPr>
              <w:t xml:space="preserve">~16 GB de RAM — una </w:t>
            </w:r>
            <w:r w:rsidRPr="002E74B6">
              <w:rPr>
                <w:rFonts w:cs="Arial"/>
                <w:szCs w:val="22"/>
              </w:rPr>
              <w:lastRenderedPageBreak/>
              <w:t>PC doméstica con 16 GB, aunque al límite (como se comprobó en clase)</w:t>
            </w:r>
          </w:p>
        </w:tc>
        <w:tc>
          <w:tcPr>
            <w:tcW w:w="1349" w:type="dxa"/>
          </w:tcPr>
          <w:p w14:paraId="55A53A48" w14:textId="1C15CE6A" w:rsidR="00823DBE" w:rsidRPr="00823DBE" w:rsidRDefault="002E74B6"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2E74B6">
              <w:rPr>
                <w:rFonts w:cs="Arial"/>
                <w:szCs w:val="22"/>
              </w:rPr>
              <w:lastRenderedPageBreak/>
              <w:t xml:space="preserve">No aplica (gratis, </w:t>
            </w:r>
            <w:r w:rsidRPr="002E74B6">
              <w:rPr>
                <w:rFonts w:cs="Arial"/>
                <w:szCs w:val="22"/>
              </w:rPr>
              <w:lastRenderedPageBreak/>
              <w:t>corre local)</w:t>
            </w:r>
          </w:p>
        </w:tc>
        <w:tc>
          <w:tcPr>
            <w:tcW w:w="1349" w:type="dxa"/>
          </w:tcPr>
          <w:p w14:paraId="3EB9C68E" w14:textId="6C86EE95" w:rsidR="00823DBE" w:rsidRPr="00823DBE" w:rsidRDefault="002E74B6"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2E74B6">
              <w:rPr>
                <w:rFonts w:cs="Arial"/>
                <w:szCs w:val="22"/>
              </w:rPr>
              <w:lastRenderedPageBreak/>
              <w:t xml:space="preserve">Chat general y primeras pruebas de razonamiento </w:t>
            </w:r>
            <w:r w:rsidRPr="002E74B6">
              <w:rPr>
                <w:rFonts w:cs="Arial"/>
                <w:szCs w:val="22"/>
              </w:rPr>
              <w:lastRenderedPageBreak/>
              <w:t>en una PC doméstica</w:t>
            </w:r>
          </w:p>
        </w:tc>
        <w:tc>
          <w:tcPr>
            <w:tcW w:w="1349" w:type="dxa"/>
          </w:tcPr>
          <w:p w14:paraId="78030CB9" w14:textId="3ED51717" w:rsidR="00823DBE" w:rsidRPr="00823DBE" w:rsidRDefault="002E74B6"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2E74B6">
              <w:rPr>
                <w:rFonts w:cs="Arial"/>
                <w:szCs w:val="22"/>
              </w:rPr>
              <w:lastRenderedPageBreak/>
              <w:t xml:space="preserve">Justo lo que se hizo en esta </w:t>
            </w:r>
            <w:r w:rsidRPr="002E74B6">
              <w:rPr>
                <w:rFonts w:cs="Arial"/>
                <w:szCs w:val="22"/>
              </w:rPr>
              <w:lastRenderedPageBreak/>
              <w:t>clase: instalarlo en una laptop de 16 GB de RAM y probar cómo "piensa" antes de responder, sin depender de internet</w:t>
            </w:r>
          </w:p>
        </w:tc>
      </w:tr>
    </w:tbl>
    <w:p w14:paraId="3775313D" w14:textId="77777777" w:rsidR="00C56BCB" w:rsidRPr="00C56BCB" w:rsidRDefault="00C56BCB" w:rsidP="00C56BCB">
      <w:pPr>
        <w:rPr>
          <w:rFonts w:cs="Arial"/>
          <w:b/>
          <w:bCs/>
          <w:szCs w:val="22"/>
        </w:rPr>
      </w:pPr>
    </w:p>
    <w:p w14:paraId="018E85CF" w14:textId="77777777" w:rsidR="002E74B6" w:rsidRPr="002E74B6" w:rsidRDefault="002E74B6" w:rsidP="002E74B6">
      <w:pPr>
        <w:rPr>
          <w:rFonts w:cs="Arial"/>
          <w:szCs w:val="22"/>
        </w:rPr>
      </w:pPr>
      <w:r w:rsidRPr="002E74B6">
        <w:rPr>
          <w:rFonts w:cs="Arial"/>
          <w:b/>
          <w:bCs/>
          <w:szCs w:val="22"/>
        </w:rPr>
        <w:t>Sobre el plan de pago (</w:t>
      </w:r>
      <w:proofErr w:type="spellStart"/>
      <w:r w:rsidRPr="002E74B6">
        <w:rPr>
          <w:rFonts w:cs="Arial"/>
          <w:b/>
          <w:bCs/>
          <w:szCs w:val="22"/>
        </w:rPr>
        <w:t>Ollama</w:t>
      </w:r>
      <w:proofErr w:type="spellEnd"/>
      <w:r w:rsidRPr="002E74B6">
        <w:rPr>
          <w:rFonts w:cs="Arial"/>
          <w:b/>
          <w:bCs/>
          <w:szCs w:val="22"/>
        </w:rPr>
        <w:t xml:space="preserve"> Cloud):</w:t>
      </w:r>
      <w:r w:rsidRPr="002E74B6">
        <w:rPr>
          <w:rFonts w:cs="Arial"/>
          <w:szCs w:val="22"/>
        </w:rPr>
        <w:t xml:space="preserve"> solo hace falta pagar cuando se quiere usar un modelo con </w:t>
      </w:r>
      <w:proofErr w:type="gramStart"/>
      <w:r w:rsidRPr="002E74B6">
        <w:rPr>
          <w:rFonts w:cs="Arial"/>
          <w:szCs w:val="22"/>
        </w:rPr>
        <w:t>sufijo :</w:t>
      </w:r>
      <w:proofErr w:type="spellStart"/>
      <w:r w:rsidRPr="002E74B6">
        <w:rPr>
          <w:rFonts w:cs="Arial"/>
          <w:szCs w:val="22"/>
        </w:rPr>
        <w:t>cloud</w:t>
      </w:r>
      <w:proofErr w:type="spellEnd"/>
      <w:proofErr w:type="gramEnd"/>
      <w:r w:rsidRPr="002E74B6">
        <w:rPr>
          <w:rFonts w:cs="Arial"/>
          <w:szCs w:val="22"/>
        </w:rPr>
        <w:t xml:space="preserve"> (</w:t>
      </w:r>
      <w:proofErr w:type="spellStart"/>
      <w:r w:rsidRPr="002E74B6">
        <w:rPr>
          <w:rFonts w:cs="Arial"/>
          <w:szCs w:val="22"/>
        </w:rPr>
        <w:t>Ollama</w:t>
      </w:r>
      <w:proofErr w:type="spellEnd"/>
      <w:r w:rsidRPr="002E74B6">
        <w:rPr>
          <w:rFonts w:cs="Arial"/>
          <w:szCs w:val="22"/>
        </w:rPr>
        <w:t xml:space="preserve"> lo ejecuta en sus servidores). Los modelos </w:t>
      </w:r>
      <w:r w:rsidRPr="002E74B6">
        <w:rPr>
          <w:rFonts w:cs="Arial"/>
          <w:b/>
          <w:bCs/>
          <w:szCs w:val="22"/>
        </w:rPr>
        <w:t>locales</w:t>
      </w:r>
      <w:r w:rsidRPr="002E74B6">
        <w:rPr>
          <w:rFonts w:cs="Arial"/>
          <w:szCs w:val="22"/>
        </w:rPr>
        <w:t xml:space="preserve"> (los que se descargan y corren en la propia PC, como todos los usados en clase) son siempre gratis — lo único que "cuesta" es el hardware propio.</w:t>
      </w:r>
    </w:p>
    <w:p w14:paraId="5D5A35A2" w14:textId="297E6039" w:rsidR="00C56BCB" w:rsidRPr="005D5023" w:rsidRDefault="002E74B6" w:rsidP="005D5023">
      <w:r w:rsidRPr="002E74B6">
        <w:rPr>
          <w:noProof/>
        </w:rPr>
        <w:drawing>
          <wp:inline distT="0" distB="0" distL="0" distR="0" wp14:anchorId="703E30FD" wp14:editId="369A0D69">
            <wp:extent cx="6645216" cy="1600339"/>
            <wp:effectExtent l="19050" t="19050" r="22860" b="19050"/>
            <wp:docPr id="1105341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41517" name=""/>
                    <pic:cNvPicPr/>
                  </pic:nvPicPr>
                  <pic:blipFill>
                    <a:blip r:embed="rId17"/>
                    <a:stretch>
                      <a:fillRect/>
                    </a:stretch>
                  </pic:blipFill>
                  <pic:spPr>
                    <a:xfrm>
                      <a:off x="0" y="0"/>
                      <a:ext cx="6645216" cy="1600339"/>
                    </a:xfrm>
                    <a:prstGeom prst="rect">
                      <a:avLst/>
                    </a:prstGeom>
                    <a:ln w="19050">
                      <a:solidFill>
                        <a:schemeClr val="tx1"/>
                      </a:solidFill>
                    </a:ln>
                  </pic:spPr>
                </pic:pic>
              </a:graphicData>
            </a:graphic>
          </wp:inline>
        </w:drawing>
      </w:r>
    </w:p>
    <w:p w14:paraId="4F75A87D" w14:textId="22F321F2" w:rsidR="005D5023" w:rsidRPr="002E74B6" w:rsidRDefault="002E74B6" w:rsidP="002E74B6">
      <w:pPr>
        <w:jc w:val="both"/>
        <w:rPr>
          <w:rFonts w:cs="Arial"/>
          <w:szCs w:val="22"/>
        </w:rPr>
      </w:pPr>
      <w:r w:rsidRPr="002E74B6">
        <w:rPr>
          <w:rFonts w:cs="Arial"/>
          <w:b/>
          <w:bCs/>
          <w:szCs w:val="22"/>
        </w:rPr>
        <w:t>Conclusión práctica:</w:t>
      </w:r>
      <w:r w:rsidRPr="002E74B6">
        <w:rPr>
          <w:rFonts w:cs="Arial"/>
          <w:szCs w:val="22"/>
        </w:rPr>
        <w:t xml:space="preserve"> de los modelos "top" que existen hoy, los más grandes de todos (Kimi K2.6, DeepSeek-V4 Pro) </w:t>
      </w:r>
      <w:r w:rsidRPr="002E74B6">
        <w:rPr>
          <w:rFonts w:cs="Arial"/>
          <w:b/>
          <w:bCs/>
          <w:szCs w:val="22"/>
        </w:rPr>
        <w:t>no se pueden correr localmente ni con la mejor PC de escritorio</w:t>
      </w:r>
      <w:r w:rsidRPr="002E74B6">
        <w:rPr>
          <w:rFonts w:cs="Arial"/>
          <w:szCs w:val="22"/>
        </w:rPr>
        <w:t xml:space="preserve"> — solo están disponibles </w:t>
      </w:r>
      <w:proofErr w:type="gramStart"/>
      <w:r w:rsidRPr="002E74B6">
        <w:rPr>
          <w:rFonts w:cs="Arial"/>
          <w:szCs w:val="22"/>
        </w:rPr>
        <w:t>vía :</w:t>
      </w:r>
      <w:proofErr w:type="spellStart"/>
      <w:r w:rsidRPr="002E74B6">
        <w:rPr>
          <w:rFonts w:cs="Arial"/>
          <w:szCs w:val="22"/>
        </w:rPr>
        <w:t>cloud</w:t>
      </w:r>
      <w:proofErr w:type="spellEnd"/>
      <w:proofErr w:type="gramEnd"/>
      <w:r w:rsidRPr="002E74B6">
        <w:rPr>
          <w:rFonts w:cs="Arial"/>
          <w:szCs w:val="22"/>
        </w:rPr>
        <w:t xml:space="preserve">, o sea, pagándole a </w:t>
      </w:r>
      <w:proofErr w:type="spellStart"/>
      <w:r w:rsidRPr="002E74B6">
        <w:rPr>
          <w:rFonts w:cs="Arial"/>
          <w:szCs w:val="22"/>
        </w:rPr>
        <w:t>Ollama</w:t>
      </w:r>
      <w:proofErr w:type="spellEnd"/>
      <w:r w:rsidRPr="002E74B6">
        <w:rPr>
          <w:rFonts w:cs="Arial"/>
          <w:szCs w:val="22"/>
        </w:rPr>
        <w:t xml:space="preserve"> para que lo corra en su infraestructura. El techo real de lo que se puede </w:t>
      </w:r>
      <w:r w:rsidRPr="002E74B6">
        <w:rPr>
          <w:rFonts w:cs="Arial"/>
          <w:i/>
          <w:iCs/>
          <w:szCs w:val="22"/>
        </w:rPr>
        <w:t>descargar y ejecutar en una máquina propia</w:t>
      </w:r>
      <w:r w:rsidRPr="002E74B6">
        <w:rPr>
          <w:rFonts w:cs="Arial"/>
          <w:szCs w:val="22"/>
        </w:rPr>
        <w:t xml:space="preserve"> está en modelos como gpt-oss:120b o llama3.3:70b (necesitan </w:t>
      </w:r>
      <w:proofErr w:type="spellStart"/>
      <w:r w:rsidRPr="002E74B6">
        <w:rPr>
          <w:rFonts w:cs="Arial"/>
          <w:szCs w:val="22"/>
        </w:rPr>
        <w:t>GPUs</w:t>
      </w:r>
      <w:proofErr w:type="spellEnd"/>
      <w:r w:rsidRPr="002E74B6">
        <w:rPr>
          <w:rFonts w:cs="Arial"/>
          <w:szCs w:val="22"/>
        </w:rPr>
        <w:t xml:space="preserve"> de gama alta con 40-80 GB de VRAM), y bajando a hardware doméstico normal (16 GB de RAM, como en esta PC), el techo realista sigue siendo gpt-oss:20b o modelos densos de 7B-12B como gemma3:12b o phi3.</w:t>
      </w:r>
    </w:p>
    <w:p w14:paraId="4D3A89DE" w14:textId="77777777" w:rsidR="002E74B6" w:rsidRPr="002E74B6" w:rsidRDefault="002E74B6" w:rsidP="002E74B6">
      <w:pPr>
        <w:jc w:val="both"/>
        <w:rPr>
          <w:rFonts w:cs="Arial"/>
          <w:szCs w:val="22"/>
        </w:rPr>
      </w:pPr>
      <w:r w:rsidRPr="002E74B6">
        <w:rPr>
          <w:rFonts w:cs="Arial"/>
          <w:szCs w:val="22"/>
        </w:rPr>
        <w:t xml:space="preserve">Dato interesante: varios de los modelos más grandes (Kimi K2.6, </w:t>
      </w:r>
      <w:proofErr w:type="spellStart"/>
      <w:r w:rsidRPr="002E74B6">
        <w:rPr>
          <w:rFonts w:cs="Arial"/>
          <w:szCs w:val="22"/>
        </w:rPr>
        <w:t>gpt-oss</w:t>
      </w:r>
      <w:proofErr w:type="spellEnd"/>
      <w:r w:rsidRPr="002E74B6">
        <w:rPr>
          <w:rFonts w:cs="Arial"/>
          <w:szCs w:val="22"/>
        </w:rPr>
        <w:t xml:space="preserve">, Llama 4) usan arquitectura </w:t>
      </w:r>
      <w:proofErr w:type="spellStart"/>
      <w:r w:rsidRPr="002E74B6">
        <w:rPr>
          <w:rFonts w:cs="Arial"/>
          <w:b/>
          <w:bCs/>
          <w:szCs w:val="22"/>
        </w:rPr>
        <w:t>MoE</w:t>
      </w:r>
      <w:proofErr w:type="spellEnd"/>
      <w:r w:rsidRPr="002E74B6">
        <w:rPr>
          <w:rFonts w:cs="Arial"/>
          <w:b/>
          <w:bCs/>
          <w:szCs w:val="22"/>
        </w:rPr>
        <w:t xml:space="preserve"> (Mixture </w:t>
      </w:r>
      <w:proofErr w:type="spellStart"/>
      <w:r w:rsidRPr="002E74B6">
        <w:rPr>
          <w:rFonts w:cs="Arial"/>
          <w:b/>
          <w:bCs/>
          <w:szCs w:val="22"/>
        </w:rPr>
        <w:t>of</w:t>
      </w:r>
      <w:proofErr w:type="spellEnd"/>
      <w:r w:rsidRPr="002E74B6">
        <w:rPr>
          <w:rFonts w:cs="Arial"/>
          <w:b/>
          <w:bCs/>
          <w:szCs w:val="22"/>
        </w:rPr>
        <w:t xml:space="preserve"> </w:t>
      </w:r>
      <w:proofErr w:type="spellStart"/>
      <w:r w:rsidRPr="002E74B6">
        <w:rPr>
          <w:rFonts w:cs="Arial"/>
          <w:b/>
          <w:bCs/>
          <w:szCs w:val="22"/>
        </w:rPr>
        <w:t>Experts</w:t>
      </w:r>
      <w:proofErr w:type="spellEnd"/>
      <w:r w:rsidRPr="002E74B6">
        <w:rPr>
          <w:rFonts w:cs="Arial"/>
          <w:b/>
          <w:bCs/>
          <w:szCs w:val="22"/>
        </w:rPr>
        <w:t>)</w:t>
      </w:r>
      <w:r w:rsidRPr="002E74B6">
        <w:rPr>
          <w:rFonts w:cs="Arial"/>
          <w:szCs w:val="22"/>
        </w:rPr>
        <w:t xml:space="preserve"> — tienen billones de parámetros "guardados", pero por cada palabra que generan solo activan una fracción pequeña de esos parámetros (los "expertos" relevantes para esa tarea). Por eso el uso real de memoria depende más de los parámetros </w:t>
      </w:r>
      <w:r w:rsidRPr="002E74B6">
        <w:rPr>
          <w:rFonts w:cs="Arial"/>
          <w:i/>
          <w:iCs/>
          <w:szCs w:val="22"/>
        </w:rPr>
        <w:t>activos</w:t>
      </w:r>
      <w:r w:rsidRPr="002E74B6">
        <w:rPr>
          <w:rFonts w:cs="Arial"/>
          <w:szCs w:val="22"/>
        </w:rPr>
        <w:t xml:space="preserve"> que de los </w:t>
      </w:r>
      <w:r w:rsidRPr="002E74B6">
        <w:rPr>
          <w:rFonts w:cs="Arial"/>
          <w:i/>
          <w:iCs/>
          <w:szCs w:val="22"/>
        </w:rPr>
        <w:t>totales</w:t>
      </w:r>
      <w:r w:rsidRPr="002E74B6">
        <w:rPr>
          <w:rFonts w:cs="Arial"/>
          <w:szCs w:val="22"/>
        </w:rPr>
        <w:t>.</w:t>
      </w:r>
    </w:p>
    <w:p w14:paraId="4731E8A1" w14:textId="77777777" w:rsidR="005D5023" w:rsidRPr="005D5023" w:rsidRDefault="005D5023" w:rsidP="005D5023"/>
    <w:p w14:paraId="03C39CB5" w14:textId="77777777" w:rsidR="005D5023" w:rsidRPr="005D5023" w:rsidRDefault="005D5023" w:rsidP="005D5023"/>
    <w:p w14:paraId="71A35EE1" w14:textId="29624076" w:rsidR="002E74B6" w:rsidRDefault="002E74B6">
      <w:r>
        <w:br w:type="page"/>
      </w:r>
    </w:p>
    <w:p w14:paraId="427DB453" w14:textId="002D00F7" w:rsidR="002E74B6" w:rsidRPr="002E74B6" w:rsidRDefault="002E74B6" w:rsidP="002E74B6">
      <w:pPr>
        <w:pStyle w:val="Ttulo3"/>
        <w:rPr>
          <w:rFonts w:cs="Arial"/>
          <w:b/>
          <w:bCs/>
          <w:color w:val="auto"/>
          <w:sz w:val="24"/>
          <w:szCs w:val="24"/>
        </w:rPr>
      </w:pPr>
      <w:bookmarkStart w:id="9" w:name="_Toc243791098"/>
      <w:r w:rsidRPr="002E74B6">
        <w:rPr>
          <w:rFonts w:cs="Arial"/>
          <w:b/>
          <w:bCs/>
          <w:color w:val="auto"/>
          <w:sz w:val="24"/>
          <w:szCs w:val="24"/>
          <w:highlight w:val="yellow"/>
        </w:rPr>
        <w:lastRenderedPageBreak/>
        <w:t xml:space="preserve">1.1.8 Como borrar un modelo o </w:t>
      </w:r>
      <w:proofErr w:type="spellStart"/>
      <w:r w:rsidRPr="002E74B6">
        <w:rPr>
          <w:rFonts w:cs="Arial"/>
          <w:b/>
          <w:bCs/>
          <w:color w:val="auto"/>
          <w:sz w:val="24"/>
          <w:szCs w:val="24"/>
          <w:highlight w:val="yellow"/>
        </w:rPr>
        <w:t>desintalar</w:t>
      </w:r>
      <w:proofErr w:type="spellEnd"/>
      <w:r w:rsidRPr="002E74B6">
        <w:rPr>
          <w:rFonts w:cs="Arial"/>
          <w:b/>
          <w:bCs/>
          <w:color w:val="auto"/>
          <w:sz w:val="24"/>
          <w:szCs w:val="24"/>
          <w:highlight w:val="yellow"/>
        </w:rPr>
        <w:t xml:space="preserve"> </w:t>
      </w:r>
      <w:proofErr w:type="spellStart"/>
      <w:r w:rsidRPr="002E74B6">
        <w:rPr>
          <w:rFonts w:cs="Arial"/>
          <w:b/>
          <w:bCs/>
          <w:color w:val="auto"/>
          <w:sz w:val="24"/>
          <w:szCs w:val="24"/>
          <w:highlight w:val="yellow"/>
        </w:rPr>
        <w:t>Ollama</w:t>
      </w:r>
      <w:bookmarkEnd w:id="9"/>
      <w:proofErr w:type="spellEnd"/>
    </w:p>
    <w:p w14:paraId="6E39B0DE" w14:textId="77777777" w:rsidR="002E74B6" w:rsidRPr="002E74B6" w:rsidRDefault="002E74B6" w:rsidP="002E74B6">
      <w:pPr>
        <w:rPr>
          <w:rFonts w:cs="Arial"/>
          <w:szCs w:val="22"/>
        </w:rPr>
      </w:pPr>
      <w:r w:rsidRPr="002E74B6">
        <w:rPr>
          <w:rFonts w:cs="Arial"/>
          <w:szCs w:val="22"/>
        </w:rPr>
        <w:t xml:space="preserve">Borrar solo un modelo (recomendado si el problema es un modelo puntual, ej. </w:t>
      </w:r>
      <w:proofErr w:type="spellStart"/>
      <w:r w:rsidRPr="002E74B6">
        <w:rPr>
          <w:rFonts w:cs="Arial"/>
          <w:szCs w:val="22"/>
        </w:rPr>
        <w:t>gpt-oss</w:t>
      </w:r>
      <w:proofErr w:type="spellEnd"/>
      <w:r w:rsidRPr="002E74B6">
        <w:rPr>
          <w:rFonts w:cs="Arial"/>
          <w:szCs w:val="22"/>
        </w:rPr>
        <w:t>):</w:t>
      </w:r>
    </w:p>
    <w:p w14:paraId="39138465" w14:textId="17990ACB" w:rsidR="002E74B6" w:rsidRDefault="002E74B6" w:rsidP="002E74B6">
      <w:r w:rsidRPr="002E74B6">
        <w:rPr>
          <w:noProof/>
        </w:rPr>
        <w:drawing>
          <wp:inline distT="0" distB="0" distL="0" distR="0" wp14:anchorId="653FC052" wp14:editId="194C2410">
            <wp:extent cx="3619814" cy="571550"/>
            <wp:effectExtent l="19050" t="19050" r="19050" b="19050"/>
            <wp:docPr id="817974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74775" name=""/>
                    <pic:cNvPicPr/>
                  </pic:nvPicPr>
                  <pic:blipFill>
                    <a:blip r:embed="rId18"/>
                    <a:stretch>
                      <a:fillRect/>
                    </a:stretch>
                  </pic:blipFill>
                  <pic:spPr>
                    <a:xfrm>
                      <a:off x="0" y="0"/>
                      <a:ext cx="3619814" cy="571550"/>
                    </a:xfrm>
                    <a:prstGeom prst="rect">
                      <a:avLst/>
                    </a:prstGeom>
                    <a:ln w="19050">
                      <a:solidFill>
                        <a:schemeClr val="tx1"/>
                      </a:solidFill>
                    </a:ln>
                  </pic:spPr>
                </pic:pic>
              </a:graphicData>
            </a:graphic>
          </wp:inline>
        </w:drawing>
      </w:r>
    </w:p>
    <w:p w14:paraId="0BAACF63" w14:textId="77777777" w:rsidR="002E74B6" w:rsidRPr="002E74B6" w:rsidRDefault="002E74B6" w:rsidP="002E74B6">
      <w:r w:rsidRPr="002E74B6">
        <w:t>Ver qué modelos quedan instalados:</w:t>
      </w:r>
    </w:p>
    <w:p w14:paraId="1C7843A0" w14:textId="2B328BC3" w:rsidR="002E74B6" w:rsidRPr="002E74B6" w:rsidRDefault="002E74B6" w:rsidP="002E74B6">
      <w:r w:rsidRPr="002E74B6">
        <w:rPr>
          <w:noProof/>
        </w:rPr>
        <w:drawing>
          <wp:inline distT="0" distB="0" distL="0" distR="0" wp14:anchorId="4D287AE6" wp14:editId="24FFB933">
            <wp:extent cx="4511431" cy="838273"/>
            <wp:effectExtent l="0" t="0" r="3810" b="0"/>
            <wp:docPr id="289562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62305" name=""/>
                    <pic:cNvPicPr/>
                  </pic:nvPicPr>
                  <pic:blipFill>
                    <a:blip r:embed="rId19"/>
                    <a:stretch>
                      <a:fillRect/>
                    </a:stretch>
                  </pic:blipFill>
                  <pic:spPr>
                    <a:xfrm>
                      <a:off x="0" y="0"/>
                      <a:ext cx="4511431" cy="838273"/>
                    </a:xfrm>
                    <a:prstGeom prst="rect">
                      <a:avLst/>
                    </a:prstGeom>
                  </pic:spPr>
                </pic:pic>
              </a:graphicData>
            </a:graphic>
          </wp:inline>
        </w:drawing>
      </w:r>
    </w:p>
    <w:p w14:paraId="02881686" w14:textId="77777777" w:rsidR="002E74B6" w:rsidRPr="002E74B6" w:rsidRDefault="002E74B6" w:rsidP="002E74B6">
      <w:pPr>
        <w:rPr>
          <w:rFonts w:cs="Arial"/>
          <w:szCs w:val="22"/>
        </w:rPr>
      </w:pPr>
      <w:r w:rsidRPr="002E74B6">
        <w:rPr>
          <w:rFonts w:cs="Arial"/>
          <w:szCs w:val="22"/>
        </w:rPr>
        <w:t xml:space="preserve">Desinstalar </w:t>
      </w:r>
      <w:proofErr w:type="spellStart"/>
      <w:r w:rsidRPr="002E74B6">
        <w:rPr>
          <w:rFonts w:cs="Arial"/>
          <w:szCs w:val="22"/>
        </w:rPr>
        <w:t>Ollama</w:t>
      </w:r>
      <w:proofErr w:type="spellEnd"/>
      <w:r w:rsidRPr="002E74B6">
        <w:rPr>
          <w:rFonts w:cs="Arial"/>
          <w:szCs w:val="22"/>
        </w:rPr>
        <w:t xml:space="preserve"> por completo (Windows):</w:t>
      </w:r>
    </w:p>
    <w:p w14:paraId="39D4B78C" w14:textId="77777777" w:rsidR="002E74B6" w:rsidRPr="002E74B6" w:rsidRDefault="002E74B6">
      <w:pPr>
        <w:numPr>
          <w:ilvl w:val="0"/>
          <w:numId w:val="3"/>
        </w:numPr>
        <w:rPr>
          <w:rFonts w:cs="Arial"/>
          <w:szCs w:val="22"/>
        </w:rPr>
      </w:pPr>
      <w:r w:rsidRPr="002E74B6">
        <w:rPr>
          <w:rFonts w:cs="Arial"/>
          <w:szCs w:val="22"/>
        </w:rPr>
        <w:t>Inicio → Configuración → Aplicaciones → Aplicaciones instaladas → buscar "</w:t>
      </w:r>
      <w:proofErr w:type="spellStart"/>
      <w:r w:rsidRPr="002E74B6">
        <w:rPr>
          <w:rFonts w:cs="Arial"/>
          <w:szCs w:val="22"/>
        </w:rPr>
        <w:t>Ollama</w:t>
      </w:r>
      <w:proofErr w:type="spellEnd"/>
      <w:r w:rsidRPr="002E74B6">
        <w:rPr>
          <w:rFonts w:cs="Arial"/>
          <w:szCs w:val="22"/>
        </w:rPr>
        <w:t>" → Desinstalar.</w:t>
      </w:r>
    </w:p>
    <w:p w14:paraId="3092376D" w14:textId="77777777" w:rsidR="002E74B6" w:rsidRPr="002E74B6" w:rsidRDefault="002E74B6">
      <w:pPr>
        <w:numPr>
          <w:ilvl w:val="0"/>
          <w:numId w:val="3"/>
        </w:numPr>
        <w:rPr>
          <w:rFonts w:cs="Arial"/>
          <w:szCs w:val="22"/>
        </w:rPr>
      </w:pPr>
      <w:r w:rsidRPr="002E74B6">
        <w:rPr>
          <w:rFonts w:cs="Arial"/>
          <w:b/>
          <w:bCs/>
          <w:szCs w:val="22"/>
        </w:rPr>
        <w:t>Importante:</w:t>
      </w:r>
      <w:r w:rsidRPr="002E74B6">
        <w:rPr>
          <w:rFonts w:cs="Arial"/>
          <w:szCs w:val="22"/>
        </w:rPr>
        <w:t xml:space="preserve"> desinstalar el programa NO borra los modelos descargados. Hay que borrar manualmente la carpeta %USERPROFILE%</w:t>
      </w:r>
      <w:proofErr w:type="gramStart"/>
      <w:r w:rsidRPr="002E74B6">
        <w:rPr>
          <w:rFonts w:cs="Arial"/>
          <w:szCs w:val="22"/>
        </w:rPr>
        <w:t>\.</w:t>
      </w:r>
      <w:proofErr w:type="spellStart"/>
      <w:r w:rsidRPr="002E74B6">
        <w:rPr>
          <w:rFonts w:cs="Arial"/>
          <w:szCs w:val="22"/>
        </w:rPr>
        <w:t>ollama</w:t>
      </w:r>
      <w:proofErr w:type="spellEnd"/>
      <w:proofErr w:type="gramEnd"/>
      <w:r w:rsidRPr="002E74B6">
        <w:rPr>
          <w:rFonts w:cs="Arial"/>
          <w:szCs w:val="22"/>
        </w:rPr>
        <w:t xml:space="preserve"> para recuperar el espacio en disco.</w:t>
      </w:r>
    </w:p>
    <w:p w14:paraId="394FB91F" w14:textId="77777777" w:rsidR="005D5023" w:rsidRPr="009C5CD7" w:rsidRDefault="005D5023" w:rsidP="009C5CD7"/>
    <w:p w14:paraId="48C06DA7" w14:textId="77013B9D" w:rsidR="00417446" w:rsidRDefault="00417446">
      <w:pPr>
        <w:rPr>
          <w:rFonts w:cs="Arial"/>
          <w:szCs w:val="22"/>
        </w:rPr>
      </w:pPr>
      <w:r>
        <w:rPr>
          <w:rFonts w:cs="Arial"/>
          <w:szCs w:val="22"/>
        </w:rPr>
        <w:br w:type="page"/>
      </w:r>
    </w:p>
    <w:p w14:paraId="3CCF433E" w14:textId="0562A5FB" w:rsidR="00417446" w:rsidRPr="009C0F5E" w:rsidRDefault="00417446" w:rsidP="00417446">
      <w:pPr>
        <w:pStyle w:val="Ttulo2"/>
        <w:rPr>
          <w:rFonts w:ascii="Arial" w:hAnsi="Arial" w:cs="Arial"/>
          <w:b/>
          <w:bCs/>
          <w:sz w:val="24"/>
          <w:szCs w:val="24"/>
        </w:rPr>
      </w:pPr>
      <w:bookmarkStart w:id="10" w:name="_Toc243791099"/>
      <w:r w:rsidRPr="006A2C87">
        <w:rPr>
          <w:rFonts w:ascii="Arial" w:hAnsi="Arial" w:cs="Arial"/>
          <w:b/>
          <w:bCs/>
          <w:sz w:val="24"/>
          <w:szCs w:val="24"/>
          <w:highlight w:val="yellow"/>
        </w:rPr>
        <w:lastRenderedPageBreak/>
        <w:t>1.2:</w:t>
      </w:r>
      <w:r w:rsidR="008D62EA">
        <w:rPr>
          <w:rFonts w:ascii="Arial" w:hAnsi="Arial" w:cs="Arial"/>
          <w:b/>
          <w:bCs/>
          <w:sz w:val="24"/>
          <w:szCs w:val="24"/>
          <w:highlight w:val="yellow"/>
        </w:rPr>
        <w:t xml:space="preserve"> DIA-</w:t>
      </w:r>
      <w:r w:rsidR="009926A4">
        <w:rPr>
          <w:rFonts w:ascii="Arial" w:hAnsi="Arial" w:cs="Arial"/>
          <w:b/>
          <w:bCs/>
          <w:sz w:val="24"/>
          <w:szCs w:val="24"/>
          <w:highlight w:val="yellow"/>
        </w:rPr>
        <w:t>1</w:t>
      </w:r>
      <w:r w:rsidR="005844F1">
        <w:rPr>
          <w:rFonts w:ascii="Arial" w:hAnsi="Arial" w:cs="Arial"/>
          <w:b/>
          <w:bCs/>
          <w:sz w:val="24"/>
          <w:szCs w:val="24"/>
          <w:highlight w:val="yellow"/>
        </w:rPr>
        <w:t>-2</w:t>
      </w:r>
      <w:r w:rsidR="008D62EA">
        <w:rPr>
          <w:rFonts w:ascii="Arial" w:hAnsi="Arial" w:cs="Arial"/>
          <w:b/>
          <w:bCs/>
          <w:sz w:val="24"/>
          <w:szCs w:val="24"/>
          <w:highlight w:val="yellow"/>
        </w:rPr>
        <w:t xml:space="preserve">: </w:t>
      </w:r>
      <w:r w:rsidRPr="006A2C87">
        <w:rPr>
          <w:rFonts w:ascii="Arial" w:hAnsi="Arial" w:cs="Arial"/>
          <w:b/>
          <w:bCs/>
          <w:sz w:val="24"/>
          <w:szCs w:val="24"/>
          <w:highlight w:val="yellow"/>
        </w:rPr>
        <w:t xml:space="preserve"> </w:t>
      </w:r>
      <w:proofErr w:type="spellStart"/>
      <w:r w:rsidR="001822E7" w:rsidRPr="006A2C87">
        <w:rPr>
          <w:rFonts w:ascii="Arial" w:hAnsi="Arial" w:cs="Arial"/>
          <w:b/>
          <w:bCs/>
          <w:sz w:val="24"/>
          <w:szCs w:val="24"/>
          <w:highlight w:val="yellow"/>
        </w:rPr>
        <w:t>Roadmap</w:t>
      </w:r>
      <w:proofErr w:type="spellEnd"/>
      <w:r w:rsidR="001822E7" w:rsidRPr="006A2C87">
        <w:rPr>
          <w:rFonts w:ascii="Arial" w:hAnsi="Arial" w:cs="Arial"/>
          <w:b/>
          <w:bCs/>
          <w:sz w:val="24"/>
          <w:szCs w:val="24"/>
          <w:highlight w:val="yellow"/>
        </w:rPr>
        <w:t xml:space="preserve"> del curso: LLM </w:t>
      </w:r>
      <w:proofErr w:type="spellStart"/>
      <w:r w:rsidR="001822E7" w:rsidRPr="006A2C87">
        <w:rPr>
          <w:rFonts w:ascii="Arial" w:hAnsi="Arial" w:cs="Arial"/>
          <w:b/>
          <w:bCs/>
          <w:sz w:val="24"/>
          <w:szCs w:val="24"/>
          <w:highlight w:val="yellow"/>
        </w:rPr>
        <w:t>Engineering</w:t>
      </w:r>
      <w:proofErr w:type="spellEnd"/>
      <w:r w:rsidR="00AE7058" w:rsidRPr="006A2C87">
        <w:rPr>
          <w:rFonts w:ascii="Arial" w:hAnsi="Arial" w:cs="Arial"/>
          <w:b/>
          <w:bCs/>
          <w:sz w:val="24"/>
          <w:szCs w:val="24"/>
          <w:highlight w:val="yellow"/>
        </w:rPr>
        <w:t xml:space="preserve"> (8 semanas)</w:t>
      </w:r>
      <w:bookmarkEnd w:id="10"/>
    </w:p>
    <w:p w14:paraId="4AAA88FF" w14:textId="5D9166D4" w:rsidR="00CE1AD2" w:rsidRDefault="00A032CB" w:rsidP="009C5CD7">
      <w:pPr>
        <w:rPr>
          <w:rFonts w:cs="Arial"/>
          <w:szCs w:val="22"/>
        </w:rPr>
      </w:pPr>
      <w:r w:rsidRPr="00A032CB">
        <w:rPr>
          <w:rFonts w:cs="Arial"/>
          <w:noProof/>
          <w:szCs w:val="22"/>
        </w:rPr>
        <w:drawing>
          <wp:inline distT="0" distB="0" distL="0" distR="0" wp14:anchorId="5F489A77" wp14:editId="7ED93F31">
            <wp:extent cx="4572000" cy="2262716"/>
            <wp:effectExtent l="0" t="0" r="0" b="4445"/>
            <wp:docPr id="519752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52075" name=""/>
                    <pic:cNvPicPr/>
                  </pic:nvPicPr>
                  <pic:blipFill>
                    <a:blip r:embed="rId20"/>
                    <a:stretch>
                      <a:fillRect/>
                    </a:stretch>
                  </pic:blipFill>
                  <pic:spPr>
                    <a:xfrm>
                      <a:off x="0" y="0"/>
                      <a:ext cx="4580334" cy="2266840"/>
                    </a:xfrm>
                    <a:prstGeom prst="rect">
                      <a:avLst/>
                    </a:prstGeom>
                  </pic:spPr>
                </pic:pic>
              </a:graphicData>
            </a:graphic>
          </wp:inline>
        </w:drawing>
      </w:r>
      <w:r w:rsidR="00CE1AD2" w:rsidRPr="00CE1AD2">
        <w:rPr>
          <w:rFonts w:cs="Arial"/>
          <w:noProof/>
          <w:szCs w:val="22"/>
        </w:rPr>
        <w:drawing>
          <wp:inline distT="0" distB="0" distL="0" distR="0" wp14:anchorId="5177187A" wp14:editId="13BAFE8F">
            <wp:extent cx="3640783" cy="1943100"/>
            <wp:effectExtent l="0" t="0" r="0" b="0"/>
            <wp:docPr id="180307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7441" name=""/>
                    <pic:cNvPicPr/>
                  </pic:nvPicPr>
                  <pic:blipFill>
                    <a:blip r:embed="rId21"/>
                    <a:stretch>
                      <a:fillRect/>
                    </a:stretch>
                  </pic:blipFill>
                  <pic:spPr>
                    <a:xfrm>
                      <a:off x="0" y="0"/>
                      <a:ext cx="3649875" cy="1947952"/>
                    </a:xfrm>
                    <a:prstGeom prst="rect">
                      <a:avLst/>
                    </a:prstGeom>
                  </pic:spPr>
                </pic:pic>
              </a:graphicData>
            </a:graphic>
          </wp:inline>
        </w:drawing>
      </w:r>
    </w:p>
    <w:p w14:paraId="774E26CF" w14:textId="77777777" w:rsidR="007D4FA8" w:rsidRPr="007D4FA8" w:rsidRDefault="007D4FA8" w:rsidP="007D4FA8">
      <w:pPr>
        <w:rPr>
          <w:rFonts w:cs="Arial"/>
          <w:b/>
          <w:bCs/>
          <w:szCs w:val="22"/>
        </w:rPr>
      </w:pPr>
      <w:r w:rsidRPr="007D4FA8">
        <w:rPr>
          <w:rFonts w:cs="Arial"/>
          <w:b/>
          <w:bCs/>
          <w:szCs w:val="22"/>
        </w:rPr>
        <w:t>El recorrido semana a semana</w:t>
      </w:r>
    </w:p>
    <w:tbl>
      <w:tblPr>
        <w:tblStyle w:val="Tablaconcuadrcula4-nfasis4"/>
        <w:tblW w:w="0" w:type="auto"/>
        <w:tblLook w:val="04A0" w:firstRow="1" w:lastRow="0" w:firstColumn="1" w:lastColumn="0" w:noHBand="0" w:noVBand="1"/>
      </w:tblPr>
      <w:tblGrid>
        <w:gridCol w:w="1696"/>
        <w:gridCol w:w="9094"/>
      </w:tblGrid>
      <w:tr w:rsidR="007D4FA8" w14:paraId="2C4414E8" w14:textId="77777777" w:rsidTr="00D46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3528B5E" w14:textId="4EB743B6" w:rsidR="007D4FA8" w:rsidRPr="007D4FA8" w:rsidRDefault="007D4FA8" w:rsidP="009C5CD7">
            <w:pPr>
              <w:rPr>
                <w:rFonts w:cs="Arial"/>
                <w:b w:val="0"/>
                <w:bCs w:val="0"/>
                <w:szCs w:val="22"/>
              </w:rPr>
            </w:pPr>
            <w:r>
              <w:rPr>
                <w:rFonts w:cs="Arial"/>
                <w:b w:val="0"/>
                <w:bCs w:val="0"/>
                <w:szCs w:val="22"/>
              </w:rPr>
              <w:t>Semana</w:t>
            </w:r>
          </w:p>
        </w:tc>
        <w:tc>
          <w:tcPr>
            <w:tcW w:w="9094" w:type="dxa"/>
          </w:tcPr>
          <w:p w14:paraId="10B93572" w14:textId="2CF28BE8" w:rsidR="007D4FA8" w:rsidRPr="007D4FA8" w:rsidRDefault="007D4FA8" w:rsidP="009C5CD7">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sidRPr="007D4FA8">
              <w:rPr>
                <w:rFonts w:cs="Arial"/>
                <w:b w:val="0"/>
                <w:bCs w:val="0"/>
                <w:szCs w:val="22"/>
              </w:rPr>
              <w:t>Tema</w:t>
            </w:r>
          </w:p>
        </w:tc>
      </w:tr>
      <w:tr w:rsidR="007D4FA8" w14:paraId="556A974B" w14:textId="77777777" w:rsidTr="00D4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AE2E57E" w14:textId="6FEE1F24" w:rsidR="007D4FA8" w:rsidRDefault="007D4FA8" w:rsidP="009C5CD7">
            <w:pPr>
              <w:rPr>
                <w:rFonts w:cs="Arial"/>
                <w:szCs w:val="22"/>
              </w:rPr>
            </w:pPr>
            <w:r>
              <w:rPr>
                <w:rFonts w:cs="Arial"/>
                <w:szCs w:val="22"/>
              </w:rPr>
              <w:t>1</w:t>
            </w:r>
          </w:p>
        </w:tc>
        <w:tc>
          <w:tcPr>
            <w:tcW w:w="9094" w:type="dxa"/>
          </w:tcPr>
          <w:p w14:paraId="7D8AEB1C" w14:textId="1EE06457" w:rsidR="007D4FA8" w:rsidRDefault="00D462A7" w:rsidP="009C5CD7">
            <w:pPr>
              <w:cnfStyle w:val="000000100000" w:firstRow="0" w:lastRow="0" w:firstColumn="0" w:lastColumn="0" w:oddVBand="0" w:evenVBand="0" w:oddHBand="1" w:evenHBand="0" w:firstRowFirstColumn="0" w:firstRowLastColumn="0" w:lastRowFirstColumn="0" w:lastRowLastColumn="0"/>
              <w:rPr>
                <w:rFonts w:cs="Arial"/>
                <w:szCs w:val="22"/>
              </w:rPr>
            </w:pPr>
            <w:r w:rsidRPr="00D462A7">
              <w:rPr>
                <w:rFonts w:cs="Arial"/>
                <w:szCs w:val="22"/>
              </w:rPr>
              <w:t xml:space="preserve">Fundamentos y la Chat </w:t>
            </w:r>
            <w:proofErr w:type="spellStart"/>
            <w:r w:rsidRPr="00D462A7">
              <w:rPr>
                <w:rFonts w:cs="Arial"/>
                <w:szCs w:val="22"/>
              </w:rPr>
              <w:t>Completions</w:t>
            </w:r>
            <w:proofErr w:type="spellEnd"/>
            <w:r w:rsidRPr="00D462A7">
              <w:rPr>
                <w:rFonts w:cs="Arial"/>
                <w:szCs w:val="22"/>
              </w:rPr>
              <w:t xml:space="preserve"> API </w:t>
            </w:r>
            <w:r w:rsidRPr="00D462A7">
              <w:rPr>
                <w:rFonts w:cs="Arial"/>
                <w:i/>
                <w:iCs/>
                <w:szCs w:val="22"/>
              </w:rPr>
              <w:t>(estamos acá)</w:t>
            </w:r>
          </w:p>
        </w:tc>
      </w:tr>
      <w:tr w:rsidR="007D4FA8" w14:paraId="760EA66C" w14:textId="77777777" w:rsidTr="00D462A7">
        <w:tc>
          <w:tcPr>
            <w:cnfStyle w:val="001000000000" w:firstRow="0" w:lastRow="0" w:firstColumn="1" w:lastColumn="0" w:oddVBand="0" w:evenVBand="0" w:oddHBand="0" w:evenHBand="0" w:firstRowFirstColumn="0" w:firstRowLastColumn="0" w:lastRowFirstColumn="0" w:lastRowLastColumn="0"/>
            <w:tcW w:w="1696" w:type="dxa"/>
          </w:tcPr>
          <w:p w14:paraId="753AF77A" w14:textId="668664DC" w:rsidR="007D4FA8" w:rsidRDefault="00D462A7" w:rsidP="009C5CD7">
            <w:pPr>
              <w:rPr>
                <w:rFonts w:cs="Arial"/>
                <w:szCs w:val="22"/>
              </w:rPr>
            </w:pPr>
            <w:r>
              <w:rPr>
                <w:rFonts w:cs="Arial"/>
                <w:szCs w:val="22"/>
              </w:rPr>
              <w:t>2</w:t>
            </w:r>
          </w:p>
        </w:tc>
        <w:tc>
          <w:tcPr>
            <w:tcW w:w="9094" w:type="dxa"/>
          </w:tcPr>
          <w:p w14:paraId="7234FE5A" w14:textId="01484074" w:rsidR="007D4FA8" w:rsidRDefault="00D462A7" w:rsidP="009C5CD7">
            <w:pPr>
              <w:cnfStyle w:val="000000000000" w:firstRow="0" w:lastRow="0" w:firstColumn="0" w:lastColumn="0" w:oddVBand="0" w:evenVBand="0" w:oddHBand="0" w:evenHBand="0" w:firstRowFirstColumn="0" w:firstRowLastColumn="0" w:lastRowFirstColumn="0" w:lastRowLastColumn="0"/>
              <w:rPr>
                <w:rFonts w:cs="Arial"/>
                <w:szCs w:val="22"/>
              </w:rPr>
            </w:pPr>
            <w:proofErr w:type="gramStart"/>
            <w:r w:rsidRPr="00D462A7">
              <w:rPr>
                <w:rFonts w:cs="Arial"/>
                <w:szCs w:val="22"/>
              </w:rPr>
              <w:t>Modelos frontera</w:t>
            </w:r>
            <w:proofErr w:type="gramEnd"/>
            <w:r w:rsidRPr="00D462A7">
              <w:rPr>
                <w:rFonts w:cs="Arial"/>
                <w:szCs w:val="22"/>
              </w:rPr>
              <w:t xml:space="preserve"> (</w:t>
            </w:r>
            <w:proofErr w:type="spellStart"/>
            <w:r w:rsidRPr="00D462A7">
              <w:rPr>
                <w:rFonts w:cs="Arial"/>
                <w:szCs w:val="22"/>
              </w:rPr>
              <w:t>frontier</w:t>
            </w:r>
            <w:proofErr w:type="spellEnd"/>
            <w:r w:rsidRPr="00D462A7">
              <w:rPr>
                <w:rFonts w:cs="Arial"/>
                <w:szCs w:val="22"/>
              </w:rPr>
              <w:t xml:space="preserve"> </w:t>
            </w:r>
            <w:proofErr w:type="spellStart"/>
            <w:r w:rsidRPr="00D462A7">
              <w:rPr>
                <w:rFonts w:cs="Arial"/>
                <w:szCs w:val="22"/>
              </w:rPr>
              <w:t>models</w:t>
            </w:r>
            <w:proofErr w:type="spellEnd"/>
            <w:r w:rsidRPr="00D462A7">
              <w:rPr>
                <w:rFonts w:cs="Arial"/>
                <w:szCs w:val="22"/>
              </w:rPr>
              <w:t xml:space="preserve">) con </w:t>
            </w:r>
            <w:proofErr w:type="spellStart"/>
            <w:r w:rsidRPr="00D462A7">
              <w:rPr>
                <w:rFonts w:cs="Arial"/>
                <w:szCs w:val="22"/>
              </w:rPr>
              <w:t>APIs</w:t>
            </w:r>
            <w:proofErr w:type="spellEnd"/>
            <w:r w:rsidRPr="00D462A7">
              <w:rPr>
                <w:rFonts w:cs="Arial"/>
                <w:szCs w:val="22"/>
              </w:rPr>
              <w:t>, interfaces de usuario y multimodalidad</w:t>
            </w:r>
          </w:p>
        </w:tc>
      </w:tr>
      <w:tr w:rsidR="00D462A7" w14:paraId="438F1209" w14:textId="77777777" w:rsidTr="00D4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368FB6C" w14:textId="62B3CCEB" w:rsidR="00D462A7" w:rsidRDefault="00D462A7" w:rsidP="009C5CD7">
            <w:pPr>
              <w:rPr>
                <w:rFonts w:cs="Arial"/>
                <w:szCs w:val="22"/>
              </w:rPr>
            </w:pPr>
            <w:r>
              <w:rPr>
                <w:rFonts w:cs="Arial"/>
                <w:szCs w:val="22"/>
              </w:rPr>
              <w:t>3</w:t>
            </w:r>
          </w:p>
        </w:tc>
        <w:tc>
          <w:tcPr>
            <w:tcW w:w="9094" w:type="dxa"/>
          </w:tcPr>
          <w:p w14:paraId="3D821C93" w14:textId="1072D567" w:rsidR="00D462A7" w:rsidRPr="00D462A7" w:rsidRDefault="00D462A7" w:rsidP="009C5CD7">
            <w:pPr>
              <w:cnfStyle w:val="000000100000" w:firstRow="0" w:lastRow="0" w:firstColumn="0" w:lastColumn="0" w:oddVBand="0" w:evenVBand="0" w:oddHBand="1" w:evenHBand="0" w:firstRowFirstColumn="0" w:firstRowLastColumn="0" w:lastRowFirstColumn="0" w:lastRowLastColumn="0"/>
              <w:rPr>
                <w:rFonts w:cs="Arial"/>
                <w:szCs w:val="22"/>
              </w:rPr>
            </w:pPr>
            <w:r w:rsidRPr="00D462A7">
              <w:rPr>
                <w:rFonts w:cs="Arial"/>
                <w:szCs w:val="22"/>
              </w:rPr>
              <w:t xml:space="preserve">Código abierto con </w:t>
            </w:r>
            <w:proofErr w:type="spellStart"/>
            <w:r w:rsidRPr="00D462A7">
              <w:rPr>
                <w:rFonts w:cs="Arial"/>
                <w:szCs w:val="22"/>
              </w:rPr>
              <w:t>Hugging</w:t>
            </w:r>
            <w:proofErr w:type="spellEnd"/>
            <w:r w:rsidRPr="00D462A7">
              <w:rPr>
                <w:rFonts w:cs="Arial"/>
                <w:szCs w:val="22"/>
              </w:rPr>
              <w:t xml:space="preserve"> </w:t>
            </w:r>
            <w:proofErr w:type="spellStart"/>
            <w:r w:rsidRPr="00D462A7">
              <w:rPr>
                <w:rFonts w:cs="Arial"/>
                <w:szCs w:val="22"/>
              </w:rPr>
              <w:t>Face</w:t>
            </w:r>
            <w:proofErr w:type="spellEnd"/>
          </w:p>
        </w:tc>
      </w:tr>
      <w:tr w:rsidR="00D462A7" w14:paraId="11632A06" w14:textId="77777777" w:rsidTr="00D462A7">
        <w:tc>
          <w:tcPr>
            <w:cnfStyle w:val="001000000000" w:firstRow="0" w:lastRow="0" w:firstColumn="1" w:lastColumn="0" w:oddVBand="0" w:evenVBand="0" w:oddHBand="0" w:evenHBand="0" w:firstRowFirstColumn="0" w:firstRowLastColumn="0" w:lastRowFirstColumn="0" w:lastRowLastColumn="0"/>
            <w:tcW w:w="1696" w:type="dxa"/>
          </w:tcPr>
          <w:p w14:paraId="74167BA5" w14:textId="244FE579" w:rsidR="00D462A7" w:rsidRDefault="00D462A7" w:rsidP="009C5CD7">
            <w:pPr>
              <w:rPr>
                <w:rFonts w:cs="Arial"/>
                <w:szCs w:val="22"/>
              </w:rPr>
            </w:pPr>
            <w:r>
              <w:rPr>
                <w:rFonts w:cs="Arial"/>
                <w:szCs w:val="22"/>
              </w:rPr>
              <w:t>4</w:t>
            </w:r>
          </w:p>
        </w:tc>
        <w:tc>
          <w:tcPr>
            <w:tcW w:w="9094" w:type="dxa"/>
          </w:tcPr>
          <w:p w14:paraId="1D925211" w14:textId="5186038F" w:rsidR="00D462A7" w:rsidRPr="00D462A7" w:rsidRDefault="00D462A7" w:rsidP="009C5CD7">
            <w:pPr>
              <w:cnfStyle w:val="000000000000" w:firstRow="0" w:lastRow="0" w:firstColumn="0" w:lastColumn="0" w:oddVBand="0" w:evenVBand="0" w:oddHBand="0" w:evenHBand="0" w:firstRowFirstColumn="0" w:firstRowLastColumn="0" w:lastRowFirstColumn="0" w:lastRowLastColumn="0"/>
              <w:rPr>
                <w:rFonts w:cs="Arial"/>
                <w:szCs w:val="22"/>
              </w:rPr>
            </w:pPr>
            <w:r w:rsidRPr="00D462A7">
              <w:rPr>
                <w:rFonts w:cs="Arial"/>
                <w:szCs w:val="22"/>
              </w:rPr>
              <w:t xml:space="preserve">Selección de </w:t>
            </w:r>
            <w:proofErr w:type="spellStart"/>
            <w:r w:rsidRPr="00D462A7">
              <w:rPr>
                <w:rFonts w:cs="Arial"/>
                <w:szCs w:val="22"/>
              </w:rPr>
              <w:t>LLMs</w:t>
            </w:r>
            <w:proofErr w:type="spellEnd"/>
            <w:r w:rsidRPr="00D462A7">
              <w:rPr>
                <w:rFonts w:cs="Arial"/>
                <w:szCs w:val="22"/>
              </w:rPr>
              <w:t xml:space="preserve"> y generación de código</w:t>
            </w:r>
          </w:p>
        </w:tc>
      </w:tr>
      <w:tr w:rsidR="00D462A7" w14:paraId="33BA4021" w14:textId="77777777" w:rsidTr="00D4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C11DA40" w14:textId="0B3AF727" w:rsidR="00D462A7" w:rsidRDefault="00D462A7" w:rsidP="009C5CD7">
            <w:pPr>
              <w:rPr>
                <w:rFonts w:cs="Arial"/>
                <w:szCs w:val="22"/>
              </w:rPr>
            </w:pPr>
            <w:r>
              <w:rPr>
                <w:rFonts w:cs="Arial"/>
                <w:szCs w:val="22"/>
              </w:rPr>
              <w:t>5</w:t>
            </w:r>
          </w:p>
        </w:tc>
        <w:tc>
          <w:tcPr>
            <w:tcW w:w="9094" w:type="dxa"/>
          </w:tcPr>
          <w:p w14:paraId="43EE9AED" w14:textId="3A781154" w:rsidR="00D462A7" w:rsidRPr="00D462A7" w:rsidRDefault="00D462A7" w:rsidP="009C5CD7">
            <w:pPr>
              <w:cnfStyle w:val="000000100000" w:firstRow="0" w:lastRow="0" w:firstColumn="0" w:lastColumn="0" w:oddVBand="0" w:evenVBand="0" w:oddHBand="1" w:evenHBand="0" w:firstRowFirstColumn="0" w:firstRowLastColumn="0" w:lastRowFirstColumn="0" w:lastRowLastColumn="0"/>
              <w:rPr>
                <w:rFonts w:cs="Arial"/>
                <w:szCs w:val="22"/>
              </w:rPr>
            </w:pPr>
            <w:r w:rsidRPr="00D462A7">
              <w:rPr>
                <w:rFonts w:cs="Arial"/>
                <w:szCs w:val="22"/>
              </w:rPr>
              <w:t xml:space="preserve">RAG y </w:t>
            </w:r>
            <w:proofErr w:type="spellStart"/>
            <w:r w:rsidRPr="00D462A7">
              <w:rPr>
                <w:rFonts w:cs="Arial"/>
                <w:szCs w:val="22"/>
              </w:rPr>
              <w:t>Question</w:t>
            </w:r>
            <w:proofErr w:type="spellEnd"/>
            <w:r w:rsidRPr="00D462A7">
              <w:rPr>
                <w:rFonts w:cs="Arial"/>
                <w:szCs w:val="22"/>
              </w:rPr>
              <w:t xml:space="preserve"> </w:t>
            </w:r>
            <w:proofErr w:type="spellStart"/>
            <w:r w:rsidRPr="00D462A7">
              <w:rPr>
                <w:rFonts w:cs="Arial"/>
                <w:szCs w:val="22"/>
              </w:rPr>
              <w:t>Answering</w:t>
            </w:r>
            <w:proofErr w:type="spellEnd"/>
            <w:r w:rsidRPr="00D462A7">
              <w:rPr>
                <w:rFonts w:cs="Arial"/>
                <w:szCs w:val="22"/>
              </w:rPr>
              <w:t xml:space="preserve"> — creando un "experto"</w:t>
            </w:r>
          </w:p>
        </w:tc>
      </w:tr>
      <w:tr w:rsidR="00D462A7" w14:paraId="788A2226" w14:textId="77777777" w:rsidTr="00D462A7">
        <w:tc>
          <w:tcPr>
            <w:cnfStyle w:val="001000000000" w:firstRow="0" w:lastRow="0" w:firstColumn="1" w:lastColumn="0" w:oddVBand="0" w:evenVBand="0" w:oddHBand="0" w:evenHBand="0" w:firstRowFirstColumn="0" w:firstRowLastColumn="0" w:lastRowFirstColumn="0" w:lastRowLastColumn="0"/>
            <w:tcW w:w="1696" w:type="dxa"/>
          </w:tcPr>
          <w:p w14:paraId="46EDD235" w14:textId="664D07F5" w:rsidR="00D462A7" w:rsidRDefault="00D462A7" w:rsidP="009C5CD7">
            <w:pPr>
              <w:rPr>
                <w:rFonts w:cs="Arial"/>
                <w:szCs w:val="22"/>
              </w:rPr>
            </w:pPr>
            <w:r>
              <w:rPr>
                <w:rFonts w:cs="Arial"/>
                <w:szCs w:val="22"/>
              </w:rPr>
              <w:t>6</w:t>
            </w:r>
          </w:p>
        </w:tc>
        <w:tc>
          <w:tcPr>
            <w:tcW w:w="9094" w:type="dxa"/>
          </w:tcPr>
          <w:p w14:paraId="2CA607E8" w14:textId="6BD95A21" w:rsidR="00D462A7" w:rsidRPr="00D462A7" w:rsidRDefault="00D462A7" w:rsidP="009C5CD7">
            <w:pPr>
              <w:cnfStyle w:val="000000000000" w:firstRow="0" w:lastRow="0" w:firstColumn="0" w:lastColumn="0" w:oddVBand="0" w:evenVBand="0" w:oddHBand="0" w:evenHBand="0" w:firstRowFirstColumn="0" w:firstRowLastColumn="0" w:lastRowFirstColumn="0" w:lastRowLastColumn="0"/>
              <w:rPr>
                <w:rFonts w:cs="Arial"/>
                <w:szCs w:val="22"/>
              </w:rPr>
            </w:pPr>
            <w:r w:rsidRPr="00D462A7">
              <w:rPr>
                <w:rFonts w:cs="Arial"/>
                <w:szCs w:val="22"/>
              </w:rPr>
              <w:t>Fine-</w:t>
            </w:r>
            <w:proofErr w:type="spellStart"/>
            <w:r w:rsidRPr="00D462A7">
              <w:rPr>
                <w:rFonts w:cs="Arial"/>
                <w:szCs w:val="22"/>
              </w:rPr>
              <w:t>tuning</w:t>
            </w:r>
            <w:proofErr w:type="spellEnd"/>
            <w:r w:rsidRPr="00D462A7">
              <w:rPr>
                <w:rFonts w:cs="Arial"/>
                <w:szCs w:val="22"/>
              </w:rPr>
              <w:t xml:space="preserve"> de </w:t>
            </w:r>
            <w:proofErr w:type="gramStart"/>
            <w:r w:rsidRPr="00D462A7">
              <w:rPr>
                <w:rFonts w:cs="Arial"/>
                <w:szCs w:val="22"/>
              </w:rPr>
              <w:t>un modelo frontera</w:t>
            </w:r>
            <w:proofErr w:type="gramEnd"/>
          </w:p>
        </w:tc>
      </w:tr>
      <w:tr w:rsidR="00D462A7" w14:paraId="72BC6D7A" w14:textId="77777777" w:rsidTr="00D4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210E58E" w14:textId="5771CEC0" w:rsidR="00D462A7" w:rsidRDefault="00D462A7" w:rsidP="009C5CD7">
            <w:pPr>
              <w:rPr>
                <w:rFonts w:cs="Arial"/>
                <w:szCs w:val="22"/>
              </w:rPr>
            </w:pPr>
            <w:r>
              <w:rPr>
                <w:rFonts w:cs="Arial"/>
                <w:szCs w:val="22"/>
              </w:rPr>
              <w:t>7</w:t>
            </w:r>
          </w:p>
        </w:tc>
        <w:tc>
          <w:tcPr>
            <w:tcW w:w="9094" w:type="dxa"/>
          </w:tcPr>
          <w:p w14:paraId="5D431D00" w14:textId="7D31E7A3" w:rsidR="00D462A7" w:rsidRPr="00D462A7" w:rsidRDefault="00D462A7" w:rsidP="009C5CD7">
            <w:pPr>
              <w:cnfStyle w:val="000000100000" w:firstRow="0" w:lastRow="0" w:firstColumn="0" w:lastColumn="0" w:oddVBand="0" w:evenVBand="0" w:oddHBand="1" w:evenHBand="0" w:firstRowFirstColumn="0" w:firstRowLastColumn="0" w:lastRowFirstColumn="0" w:lastRowLastColumn="0"/>
              <w:rPr>
                <w:rFonts w:cs="Arial"/>
                <w:szCs w:val="22"/>
              </w:rPr>
            </w:pPr>
            <w:r w:rsidRPr="00D462A7">
              <w:rPr>
                <w:rFonts w:cs="Arial"/>
                <w:szCs w:val="22"/>
              </w:rPr>
              <w:t>Fine-</w:t>
            </w:r>
            <w:proofErr w:type="spellStart"/>
            <w:r w:rsidRPr="00D462A7">
              <w:rPr>
                <w:rFonts w:cs="Arial"/>
                <w:szCs w:val="22"/>
              </w:rPr>
              <w:t>tuning</w:t>
            </w:r>
            <w:proofErr w:type="spellEnd"/>
            <w:r w:rsidRPr="00D462A7">
              <w:rPr>
                <w:rFonts w:cs="Arial"/>
                <w:szCs w:val="22"/>
              </w:rPr>
              <w:t xml:space="preserve"> de un modelo de código abierto</w:t>
            </w:r>
          </w:p>
        </w:tc>
      </w:tr>
      <w:tr w:rsidR="00D462A7" w14:paraId="29B08263" w14:textId="77777777" w:rsidTr="00D462A7">
        <w:tc>
          <w:tcPr>
            <w:cnfStyle w:val="001000000000" w:firstRow="0" w:lastRow="0" w:firstColumn="1" w:lastColumn="0" w:oddVBand="0" w:evenVBand="0" w:oddHBand="0" w:evenHBand="0" w:firstRowFirstColumn="0" w:firstRowLastColumn="0" w:lastRowFirstColumn="0" w:lastRowLastColumn="0"/>
            <w:tcW w:w="1696" w:type="dxa"/>
          </w:tcPr>
          <w:p w14:paraId="2B6FF3D5" w14:textId="7386C9BC" w:rsidR="00D462A7" w:rsidRDefault="00D462A7" w:rsidP="009C5CD7">
            <w:pPr>
              <w:rPr>
                <w:rFonts w:cs="Arial"/>
                <w:szCs w:val="22"/>
              </w:rPr>
            </w:pPr>
            <w:r>
              <w:rPr>
                <w:rFonts w:cs="Arial"/>
                <w:szCs w:val="22"/>
              </w:rPr>
              <w:t>8</w:t>
            </w:r>
          </w:p>
        </w:tc>
        <w:tc>
          <w:tcPr>
            <w:tcW w:w="9094" w:type="dxa"/>
          </w:tcPr>
          <w:p w14:paraId="00E9F033" w14:textId="4876CACF" w:rsidR="00D462A7" w:rsidRPr="00D462A7" w:rsidRDefault="00D462A7" w:rsidP="009C5CD7">
            <w:pPr>
              <w:cnfStyle w:val="000000000000" w:firstRow="0" w:lastRow="0" w:firstColumn="0" w:lastColumn="0" w:oddVBand="0" w:evenVBand="0" w:oddHBand="0" w:evenHBand="0" w:firstRowFirstColumn="0" w:firstRowLastColumn="0" w:lastRowFirstColumn="0" w:lastRowLastColumn="0"/>
              <w:rPr>
                <w:rFonts w:cs="Arial"/>
                <w:szCs w:val="22"/>
              </w:rPr>
            </w:pPr>
            <w:r w:rsidRPr="00D462A7">
              <w:rPr>
                <w:rFonts w:cs="Arial"/>
                <w:szCs w:val="22"/>
              </w:rPr>
              <w:t xml:space="preserve">El final — IA </w:t>
            </w:r>
            <w:proofErr w:type="spellStart"/>
            <w:r w:rsidRPr="00D462A7">
              <w:rPr>
                <w:rFonts w:cs="Arial"/>
                <w:szCs w:val="22"/>
              </w:rPr>
              <w:t>agéntica</w:t>
            </w:r>
            <w:proofErr w:type="spellEnd"/>
          </w:p>
        </w:tc>
      </w:tr>
    </w:tbl>
    <w:p w14:paraId="5658ADB9" w14:textId="4D1CDFF6" w:rsidR="007D4FA8" w:rsidRDefault="007D4FA8" w:rsidP="009C5CD7">
      <w:pPr>
        <w:rPr>
          <w:rFonts w:cs="Arial"/>
          <w:szCs w:val="22"/>
        </w:rPr>
      </w:pPr>
    </w:p>
    <w:p w14:paraId="1273E2EF" w14:textId="77777777" w:rsidR="0010258A" w:rsidRPr="0010258A" w:rsidRDefault="0010258A" w:rsidP="0010258A">
      <w:pPr>
        <w:rPr>
          <w:rFonts w:cs="Arial"/>
          <w:szCs w:val="22"/>
        </w:rPr>
      </w:pPr>
      <w:r w:rsidRPr="0010258A">
        <w:rPr>
          <w:rFonts w:cs="Arial"/>
          <w:szCs w:val="22"/>
        </w:rPr>
        <w:t>Al completar la semana 8, el objetivo declarado del profesor es que el alumno pueda decir "ahora soy ingeniero LLM" — llegar a ese hito de dominio del tema.</w:t>
      </w:r>
    </w:p>
    <w:p w14:paraId="6ED001FF" w14:textId="296B0A23" w:rsidR="0010258A" w:rsidRPr="00D129AF" w:rsidRDefault="00D129AF" w:rsidP="00D129AF">
      <w:pPr>
        <w:pStyle w:val="Ttulo3"/>
        <w:rPr>
          <w:rFonts w:cs="Arial"/>
          <w:b/>
          <w:bCs/>
          <w:sz w:val="24"/>
          <w:szCs w:val="24"/>
        </w:rPr>
      </w:pPr>
      <w:bookmarkStart w:id="11" w:name="_Toc243791100"/>
      <w:r w:rsidRPr="00D129AF">
        <w:rPr>
          <w:rFonts w:cs="Arial"/>
          <w:b/>
          <w:bCs/>
          <w:sz w:val="24"/>
          <w:szCs w:val="24"/>
          <w:highlight w:val="yellow"/>
        </w:rPr>
        <w:t xml:space="preserve">1.2.1 </w:t>
      </w:r>
      <w:r w:rsidR="0010258A" w:rsidRPr="00D129AF">
        <w:rPr>
          <w:rFonts w:cs="Arial"/>
          <w:b/>
          <w:bCs/>
          <w:sz w:val="24"/>
          <w:szCs w:val="24"/>
          <w:highlight w:val="yellow"/>
        </w:rPr>
        <w:t>La lógica del curso: construye sobre lo anterior</w:t>
      </w:r>
      <w:bookmarkEnd w:id="11"/>
    </w:p>
    <w:p w14:paraId="4873003F" w14:textId="77777777" w:rsidR="0010258A" w:rsidRPr="0010258A" w:rsidRDefault="0010258A" w:rsidP="0010258A">
      <w:pPr>
        <w:rPr>
          <w:rFonts w:cs="Arial"/>
          <w:szCs w:val="22"/>
        </w:rPr>
      </w:pPr>
      <w:r w:rsidRPr="0010258A">
        <w:rPr>
          <w:rFonts w:cs="Arial"/>
          <w:szCs w:val="22"/>
        </w:rPr>
        <w:t>El profesor remarca que el curso "se construye y se construye y se construye" — no son 8 temas sueltos, sino una progresión:</w:t>
      </w:r>
    </w:p>
    <w:p w14:paraId="5C7A6063" w14:textId="0E12D25B" w:rsidR="0010258A" w:rsidRPr="0010258A" w:rsidRDefault="0010258A">
      <w:pPr>
        <w:pStyle w:val="Prrafodelista"/>
        <w:numPr>
          <w:ilvl w:val="0"/>
          <w:numId w:val="4"/>
        </w:numPr>
        <w:rPr>
          <w:rFonts w:cs="Arial"/>
          <w:szCs w:val="22"/>
        </w:rPr>
      </w:pPr>
      <w:r w:rsidRPr="0010258A">
        <w:rPr>
          <w:rFonts w:cs="Arial"/>
          <w:b/>
          <w:bCs/>
          <w:szCs w:val="22"/>
        </w:rPr>
        <w:t>Primero, panorama de modelos</w:t>
      </w:r>
      <w:r w:rsidRPr="0010258A">
        <w:rPr>
          <w:rFonts w:cs="Arial"/>
          <w:szCs w:val="22"/>
        </w:rPr>
        <w:t xml:space="preserve"> — variedad de </w:t>
      </w:r>
      <w:proofErr w:type="spellStart"/>
      <w:r w:rsidRPr="0010258A">
        <w:rPr>
          <w:rFonts w:cs="Arial"/>
          <w:szCs w:val="22"/>
        </w:rPr>
        <w:t>LLMs</w:t>
      </w:r>
      <w:proofErr w:type="spellEnd"/>
      <w:r w:rsidRPr="0010258A">
        <w:rPr>
          <w:rFonts w:cs="Arial"/>
          <w:szCs w:val="22"/>
        </w:rPr>
        <w:t xml:space="preserve">, tanto de código abierto como cerrado (lo que se estuvo haciendo con </w:t>
      </w:r>
      <w:proofErr w:type="spellStart"/>
      <w:r w:rsidRPr="0010258A">
        <w:rPr>
          <w:rFonts w:cs="Arial"/>
          <w:szCs w:val="22"/>
        </w:rPr>
        <w:t>Ollama</w:t>
      </w:r>
      <w:proofErr w:type="spellEnd"/>
      <w:r w:rsidRPr="0010258A">
        <w:rPr>
          <w:rFonts w:cs="Arial"/>
          <w:szCs w:val="22"/>
        </w:rPr>
        <w:t xml:space="preserve">: Gemma, Phi-3, </w:t>
      </w:r>
      <w:proofErr w:type="spellStart"/>
      <w:r w:rsidRPr="0010258A">
        <w:rPr>
          <w:rFonts w:cs="Arial"/>
          <w:szCs w:val="22"/>
        </w:rPr>
        <w:t>gpt-oss</w:t>
      </w:r>
      <w:proofErr w:type="spellEnd"/>
      <w:r w:rsidRPr="0010258A">
        <w:rPr>
          <w:rFonts w:cs="Arial"/>
          <w:szCs w:val="22"/>
        </w:rPr>
        <w:t xml:space="preserve">). </w:t>
      </w:r>
    </w:p>
    <w:p w14:paraId="1CA77D64" w14:textId="0111C676" w:rsidR="0010258A" w:rsidRDefault="009948DB">
      <w:pPr>
        <w:pStyle w:val="Prrafodelista"/>
        <w:numPr>
          <w:ilvl w:val="0"/>
          <w:numId w:val="4"/>
        </w:numPr>
        <w:rPr>
          <w:rFonts w:cs="Arial"/>
          <w:szCs w:val="22"/>
        </w:rPr>
      </w:pPr>
      <w:proofErr w:type="spellStart"/>
      <w:r>
        <w:rPr>
          <w:rFonts w:cs="Arial"/>
          <w:b/>
          <w:bCs/>
          <w:szCs w:val="22"/>
        </w:rPr>
        <w:t>Despues</w:t>
      </w:r>
      <w:proofErr w:type="spellEnd"/>
      <w:r>
        <w:rPr>
          <w:rFonts w:cs="Arial"/>
          <w:b/>
          <w:bCs/>
          <w:szCs w:val="22"/>
        </w:rPr>
        <w:t xml:space="preserve">, las herramientas – </w:t>
      </w:r>
      <w:r>
        <w:rPr>
          <w:rFonts w:cs="Arial"/>
          <w:szCs w:val="22"/>
        </w:rPr>
        <w:t xml:space="preserve">kits y librerías para trabajar con esos </w:t>
      </w:r>
      <w:proofErr w:type="spellStart"/>
      <w:r>
        <w:rPr>
          <w:rFonts w:cs="Arial"/>
          <w:szCs w:val="22"/>
        </w:rPr>
        <w:t>LLMs</w:t>
      </w:r>
      <w:proofErr w:type="spellEnd"/>
      <w:r>
        <w:rPr>
          <w:rFonts w:cs="Arial"/>
          <w:szCs w:val="22"/>
        </w:rPr>
        <w:t>.</w:t>
      </w:r>
    </w:p>
    <w:p w14:paraId="2911234A" w14:textId="48CF365E" w:rsidR="009948DB" w:rsidRDefault="009948DB">
      <w:pPr>
        <w:pStyle w:val="Prrafodelista"/>
        <w:numPr>
          <w:ilvl w:val="0"/>
          <w:numId w:val="4"/>
        </w:numPr>
        <w:rPr>
          <w:rFonts w:cs="Arial"/>
          <w:szCs w:val="22"/>
        </w:rPr>
      </w:pPr>
      <w:r>
        <w:rPr>
          <w:rFonts w:cs="Arial"/>
          <w:b/>
          <w:bCs/>
          <w:szCs w:val="22"/>
        </w:rPr>
        <w:t xml:space="preserve">Luego, </w:t>
      </w:r>
      <w:proofErr w:type="gramStart"/>
      <w:r>
        <w:rPr>
          <w:rFonts w:cs="Arial"/>
          <w:b/>
          <w:bCs/>
          <w:szCs w:val="22"/>
        </w:rPr>
        <w:t>las técnica</w:t>
      </w:r>
      <w:proofErr w:type="gramEnd"/>
      <w:r>
        <w:rPr>
          <w:rFonts w:cs="Arial"/>
          <w:b/>
          <w:bCs/>
          <w:szCs w:val="22"/>
        </w:rPr>
        <w:t xml:space="preserve"> –</w:t>
      </w:r>
      <w:r>
        <w:rPr>
          <w:rFonts w:cs="Arial"/>
          <w:szCs w:val="22"/>
        </w:rPr>
        <w:t xml:space="preserve"> formas de sacarles el máximo rendimiento a los modelos</w:t>
      </w:r>
    </w:p>
    <w:p w14:paraId="63B72C90" w14:textId="02D37B08" w:rsidR="009948DB" w:rsidRDefault="00617855">
      <w:pPr>
        <w:pStyle w:val="Prrafodelista"/>
        <w:numPr>
          <w:ilvl w:val="0"/>
          <w:numId w:val="4"/>
        </w:numPr>
        <w:rPr>
          <w:rFonts w:cs="Arial"/>
          <w:szCs w:val="22"/>
        </w:rPr>
      </w:pPr>
      <w:r w:rsidRPr="00617855">
        <w:rPr>
          <w:rFonts w:cs="Arial"/>
          <w:b/>
          <w:bCs/>
          <w:szCs w:val="22"/>
        </w:rPr>
        <w:t>Y todo el tiempo, proyectos reales</w:t>
      </w:r>
      <w:r w:rsidRPr="00617855">
        <w:rPr>
          <w:rFonts w:cs="Arial"/>
          <w:szCs w:val="22"/>
        </w:rPr>
        <w:t xml:space="preserve"> — el profesor insiste en que la mejor forma de aprender es construyendo proyectos comerciales grandes, no solo teoría.</w:t>
      </w:r>
    </w:p>
    <w:p w14:paraId="7E0419CF" w14:textId="6CB7B2F7" w:rsidR="00617855" w:rsidRPr="00D129AF" w:rsidRDefault="00D129AF" w:rsidP="00D129AF">
      <w:pPr>
        <w:pStyle w:val="Ttulo3"/>
        <w:rPr>
          <w:rFonts w:cs="Arial"/>
          <w:b/>
          <w:bCs/>
          <w:sz w:val="24"/>
          <w:szCs w:val="24"/>
        </w:rPr>
      </w:pPr>
      <w:bookmarkStart w:id="12" w:name="_Toc243791101"/>
      <w:r w:rsidRPr="00D129AF">
        <w:rPr>
          <w:rFonts w:cs="Arial"/>
          <w:b/>
          <w:bCs/>
          <w:sz w:val="24"/>
          <w:szCs w:val="24"/>
          <w:highlight w:val="yellow"/>
        </w:rPr>
        <w:lastRenderedPageBreak/>
        <w:t xml:space="preserve">1.2.2 </w:t>
      </w:r>
      <w:r w:rsidR="00617855" w:rsidRPr="00D129AF">
        <w:rPr>
          <w:rFonts w:cs="Arial"/>
          <w:b/>
          <w:bCs/>
          <w:sz w:val="24"/>
          <w:szCs w:val="24"/>
          <w:highlight w:val="yellow"/>
        </w:rPr>
        <w:t>Las 3 técnicas centrales que se van a cubrir</w:t>
      </w:r>
      <w:bookmarkEnd w:id="12"/>
    </w:p>
    <w:tbl>
      <w:tblPr>
        <w:tblStyle w:val="Tabladelista3-nfasis4"/>
        <w:tblW w:w="0" w:type="auto"/>
        <w:tblLook w:val="04A0" w:firstRow="1" w:lastRow="0" w:firstColumn="1" w:lastColumn="0" w:noHBand="0" w:noVBand="1"/>
      </w:tblPr>
      <w:tblGrid>
        <w:gridCol w:w="5395"/>
        <w:gridCol w:w="5395"/>
      </w:tblGrid>
      <w:tr w:rsidR="00617855" w14:paraId="31D76491" w14:textId="77777777" w:rsidTr="00D129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95" w:type="dxa"/>
          </w:tcPr>
          <w:p w14:paraId="41A03186" w14:textId="4667C39B" w:rsidR="00617855" w:rsidRPr="00617855" w:rsidRDefault="00617855" w:rsidP="00617855">
            <w:pPr>
              <w:rPr>
                <w:rFonts w:cs="Arial"/>
                <w:b w:val="0"/>
                <w:bCs w:val="0"/>
                <w:szCs w:val="22"/>
              </w:rPr>
            </w:pPr>
            <w:proofErr w:type="spellStart"/>
            <w:r>
              <w:rPr>
                <w:rFonts w:cs="Arial"/>
                <w:b w:val="0"/>
                <w:bCs w:val="0"/>
                <w:szCs w:val="22"/>
              </w:rPr>
              <w:t>Tecnica</w:t>
            </w:r>
            <w:proofErr w:type="spellEnd"/>
          </w:p>
        </w:tc>
        <w:tc>
          <w:tcPr>
            <w:tcW w:w="5395" w:type="dxa"/>
          </w:tcPr>
          <w:p w14:paraId="3998B152" w14:textId="7DBFBD98" w:rsidR="00617855" w:rsidRPr="00617855" w:rsidRDefault="00617855" w:rsidP="00617855">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Pr>
                <w:rFonts w:cs="Arial"/>
                <w:b w:val="0"/>
                <w:bCs w:val="0"/>
                <w:szCs w:val="22"/>
              </w:rPr>
              <w:t>Para que sirve</w:t>
            </w:r>
          </w:p>
        </w:tc>
      </w:tr>
      <w:tr w:rsidR="00617855" w14:paraId="6D14C619" w14:textId="77777777" w:rsidTr="00D12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F39D6FC" w14:textId="53A04404" w:rsidR="00617855" w:rsidRPr="007C43E3" w:rsidRDefault="00617855" w:rsidP="00617855">
            <w:pPr>
              <w:rPr>
                <w:rFonts w:cs="Arial"/>
                <w:szCs w:val="22"/>
              </w:rPr>
            </w:pPr>
            <w:r>
              <w:rPr>
                <w:rFonts w:cs="Arial"/>
                <w:b w:val="0"/>
                <w:bCs w:val="0"/>
                <w:szCs w:val="22"/>
              </w:rPr>
              <w:t>RAG (</w:t>
            </w:r>
            <w:proofErr w:type="spellStart"/>
            <w:r w:rsidR="007C43E3">
              <w:rPr>
                <w:rFonts w:cs="Arial"/>
                <w:szCs w:val="22"/>
              </w:rPr>
              <w:t>Retrieval-Augmented</w:t>
            </w:r>
            <w:proofErr w:type="spellEnd"/>
            <w:r w:rsidR="007C43E3">
              <w:rPr>
                <w:rFonts w:cs="Arial"/>
                <w:szCs w:val="22"/>
              </w:rPr>
              <w:t xml:space="preserve"> </w:t>
            </w:r>
            <w:proofErr w:type="spellStart"/>
            <w:r w:rsidR="007C43E3">
              <w:rPr>
                <w:rFonts w:cs="Arial"/>
                <w:szCs w:val="22"/>
              </w:rPr>
              <w:t>Generation</w:t>
            </w:r>
            <w:proofErr w:type="spellEnd"/>
            <w:r w:rsidR="007C43E3">
              <w:rPr>
                <w:rFonts w:cs="Arial"/>
                <w:szCs w:val="22"/>
              </w:rPr>
              <w:t>)</w:t>
            </w:r>
          </w:p>
        </w:tc>
        <w:tc>
          <w:tcPr>
            <w:tcW w:w="5395" w:type="dxa"/>
          </w:tcPr>
          <w:p w14:paraId="58F93FE3" w14:textId="0A397475" w:rsidR="00617855" w:rsidRDefault="007C43E3" w:rsidP="00617855">
            <w:pP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 xml:space="preserve">Darle a un modelo acceso a información externa (documentos propios) para que </w:t>
            </w:r>
            <w:proofErr w:type="gramStart"/>
            <w:r>
              <w:rPr>
                <w:rFonts w:cs="Arial"/>
                <w:szCs w:val="22"/>
              </w:rPr>
              <w:t>responde</w:t>
            </w:r>
            <w:proofErr w:type="gramEnd"/>
            <w:r>
              <w:rPr>
                <w:rFonts w:cs="Arial"/>
                <w:szCs w:val="22"/>
              </w:rPr>
              <w:t xml:space="preserve"> con datos que no </w:t>
            </w:r>
            <w:proofErr w:type="spellStart"/>
            <w:r>
              <w:rPr>
                <w:rFonts w:cs="Arial"/>
                <w:szCs w:val="22"/>
              </w:rPr>
              <w:t>tenia</w:t>
            </w:r>
            <w:proofErr w:type="spellEnd"/>
            <w:r>
              <w:rPr>
                <w:rFonts w:cs="Arial"/>
                <w:szCs w:val="22"/>
              </w:rPr>
              <w:t xml:space="preserve"> en su entrenamiento</w:t>
            </w:r>
          </w:p>
        </w:tc>
      </w:tr>
      <w:tr w:rsidR="00617855" w14:paraId="7CFDBED7" w14:textId="77777777" w:rsidTr="00D129AF">
        <w:tc>
          <w:tcPr>
            <w:cnfStyle w:val="001000000000" w:firstRow="0" w:lastRow="0" w:firstColumn="1" w:lastColumn="0" w:oddVBand="0" w:evenVBand="0" w:oddHBand="0" w:evenHBand="0" w:firstRowFirstColumn="0" w:firstRowLastColumn="0" w:lastRowFirstColumn="0" w:lastRowLastColumn="0"/>
            <w:tcW w:w="5395" w:type="dxa"/>
          </w:tcPr>
          <w:p w14:paraId="510096BB" w14:textId="0A6AE9F8" w:rsidR="00617855" w:rsidRPr="007C43E3" w:rsidRDefault="007C43E3" w:rsidP="00617855">
            <w:pPr>
              <w:rPr>
                <w:rFonts w:cs="Arial"/>
                <w:b w:val="0"/>
                <w:bCs w:val="0"/>
                <w:szCs w:val="22"/>
              </w:rPr>
            </w:pPr>
            <w:r w:rsidRPr="007C43E3">
              <w:rPr>
                <w:rFonts w:cs="Arial"/>
                <w:b w:val="0"/>
                <w:bCs w:val="0"/>
                <w:szCs w:val="22"/>
              </w:rPr>
              <w:t>Fine-</w:t>
            </w:r>
            <w:proofErr w:type="spellStart"/>
            <w:r w:rsidRPr="007C43E3">
              <w:rPr>
                <w:rFonts w:cs="Arial"/>
                <w:b w:val="0"/>
                <w:bCs w:val="0"/>
                <w:szCs w:val="22"/>
              </w:rPr>
              <w:t>tuning</w:t>
            </w:r>
            <w:proofErr w:type="spellEnd"/>
          </w:p>
        </w:tc>
        <w:tc>
          <w:tcPr>
            <w:tcW w:w="5395" w:type="dxa"/>
          </w:tcPr>
          <w:p w14:paraId="1EA36245" w14:textId="2E8108B0" w:rsidR="00617855" w:rsidRDefault="007C43E3" w:rsidP="00617855">
            <w:pPr>
              <w:cnfStyle w:val="000000000000" w:firstRow="0" w:lastRow="0" w:firstColumn="0" w:lastColumn="0" w:oddVBand="0" w:evenVBand="0" w:oddHBand="0" w:evenHBand="0" w:firstRowFirstColumn="0" w:firstRowLastColumn="0" w:lastRowFirstColumn="0" w:lastRowLastColumn="0"/>
              <w:rPr>
                <w:rFonts w:cs="Arial"/>
                <w:szCs w:val="22"/>
              </w:rPr>
            </w:pPr>
            <w:r w:rsidRPr="007C43E3">
              <w:rPr>
                <w:rFonts w:cs="Arial"/>
                <w:szCs w:val="22"/>
              </w:rPr>
              <w:t>Ajustar/entrenar un modelo existente con datos propios para especializarlo en una tarea</w:t>
            </w:r>
          </w:p>
        </w:tc>
      </w:tr>
      <w:tr w:rsidR="007C43E3" w14:paraId="5C1B1C5A" w14:textId="77777777" w:rsidTr="00D12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65650F6" w14:textId="6195FC76" w:rsidR="007C43E3" w:rsidRPr="007C43E3" w:rsidRDefault="007C43E3" w:rsidP="00617855">
            <w:pPr>
              <w:rPr>
                <w:rFonts w:cs="Arial"/>
                <w:b w:val="0"/>
                <w:bCs w:val="0"/>
                <w:szCs w:val="22"/>
              </w:rPr>
            </w:pPr>
            <w:proofErr w:type="spellStart"/>
            <w:r w:rsidRPr="007C43E3">
              <w:rPr>
                <w:rFonts w:cs="Arial"/>
                <w:szCs w:val="22"/>
              </w:rPr>
              <w:t>Agents</w:t>
            </w:r>
            <w:proofErr w:type="spellEnd"/>
            <w:r w:rsidRPr="007C43E3">
              <w:rPr>
                <w:rFonts w:cs="Arial"/>
                <w:szCs w:val="22"/>
              </w:rPr>
              <w:t xml:space="preserve"> (agentes)</w:t>
            </w:r>
          </w:p>
        </w:tc>
        <w:tc>
          <w:tcPr>
            <w:tcW w:w="5395" w:type="dxa"/>
          </w:tcPr>
          <w:p w14:paraId="586CAC4E" w14:textId="5A512B20" w:rsidR="007C43E3" w:rsidRPr="007C43E3" w:rsidRDefault="00D129AF" w:rsidP="00617855">
            <w:pPr>
              <w:cnfStyle w:val="000000100000" w:firstRow="0" w:lastRow="0" w:firstColumn="0" w:lastColumn="0" w:oddVBand="0" w:evenVBand="0" w:oddHBand="1" w:evenHBand="0" w:firstRowFirstColumn="0" w:firstRowLastColumn="0" w:lastRowFirstColumn="0" w:lastRowLastColumn="0"/>
              <w:rPr>
                <w:rFonts w:cs="Arial"/>
                <w:szCs w:val="22"/>
              </w:rPr>
            </w:pPr>
            <w:r w:rsidRPr="00D129AF">
              <w:rPr>
                <w:rFonts w:cs="Arial"/>
                <w:szCs w:val="22"/>
              </w:rPr>
              <w:t>Que un modelo pueda actuar de forma autónoma, tomando decisiones y usando herramientas por su cuenta</w:t>
            </w:r>
          </w:p>
        </w:tc>
      </w:tr>
    </w:tbl>
    <w:p w14:paraId="483E6D3C" w14:textId="77777777" w:rsidR="00617855" w:rsidRDefault="00617855" w:rsidP="00617855">
      <w:pPr>
        <w:rPr>
          <w:rFonts w:cs="Arial"/>
          <w:szCs w:val="22"/>
        </w:rPr>
      </w:pPr>
    </w:p>
    <w:p w14:paraId="080033B1" w14:textId="5A666DBF" w:rsidR="00D129AF" w:rsidRPr="00D129AF" w:rsidRDefault="00D129AF" w:rsidP="00D129AF">
      <w:pPr>
        <w:pStyle w:val="Ttulo3"/>
        <w:rPr>
          <w:rFonts w:cs="Arial"/>
          <w:b/>
          <w:bCs/>
          <w:sz w:val="24"/>
          <w:szCs w:val="24"/>
        </w:rPr>
      </w:pPr>
      <w:bookmarkStart w:id="13" w:name="_Toc243791102"/>
      <w:r>
        <w:rPr>
          <w:rFonts w:cs="Arial"/>
          <w:b/>
          <w:bCs/>
          <w:sz w:val="24"/>
          <w:szCs w:val="24"/>
          <w:highlight w:val="yellow"/>
        </w:rPr>
        <w:t xml:space="preserve">1.2.3 </w:t>
      </w:r>
      <w:r w:rsidRPr="00D129AF">
        <w:rPr>
          <w:rFonts w:cs="Arial"/>
          <w:b/>
          <w:bCs/>
          <w:sz w:val="24"/>
          <w:szCs w:val="24"/>
          <w:highlight w:val="yellow"/>
        </w:rPr>
        <w:t>Las herramientas/</w:t>
      </w:r>
      <w:proofErr w:type="spellStart"/>
      <w:r w:rsidRPr="00D129AF">
        <w:rPr>
          <w:rFonts w:cs="Arial"/>
          <w:b/>
          <w:bCs/>
          <w:sz w:val="24"/>
          <w:szCs w:val="24"/>
          <w:highlight w:val="yellow"/>
        </w:rPr>
        <w:t>frameworks</w:t>
      </w:r>
      <w:proofErr w:type="spellEnd"/>
      <w:r w:rsidRPr="00D129AF">
        <w:rPr>
          <w:rFonts w:cs="Arial"/>
          <w:b/>
          <w:bCs/>
          <w:sz w:val="24"/>
          <w:szCs w:val="24"/>
          <w:highlight w:val="yellow"/>
        </w:rPr>
        <w:t xml:space="preserve"> que se van a usar</w:t>
      </w:r>
      <w:bookmarkEnd w:id="13"/>
    </w:p>
    <w:tbl>
      <w:tblPr>
        <w:tblStyle w:val="Tabladelista3-nfasis4"/>
        <w:tblW w:w="0" w:type="auto"/>
        <w:tblLook w:val="04A0" w:firstRow="1" w:lastRow="0" w:firstColumn="1" w:lastColumn="0" w:noHBand="0" w:noVBand="1"/>
      </w:tblPr>
      <w:tblGrid>
        <w:gridCol w:w="5395"/>
        <w:gridCol w:w="5395"/>
      </w:tblGrid>
      <w:tr w:rsidR="00D129AF" w14:paraId="1E239C90" w14:textId="77777777" w:rsidTr="003C5A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95" w:type="dxa"/>
          </w:tcPr>
          <w:p w14:paraId="46ED8F43" w14:textId="60C1C59B" w:rsidR="00D129AF" w:rsidRPr="00D129AF" w:rsidRDefault="00D129AF" w:rsidP="00617855">
            <w:pPr>
              <w:rPr>
                <w:rFonts w:cs="Arial"/>
                <w:b w:val="0"/>
                <w:bCs w:val="0"/>
                <w:szCs w:val="22"/>
              </w:rPr>
            </w:pPr>
            <w:r>
              <w:rPr>
                <w:rFonts w:cs="Arial"/>
                <w:b w:val="0"/>
                <w:bCs w:val="0"/>
                <w:szCs w:val="22"/>
              </w:rPr>
              <w:t xml:space="preserve">Herramienta </w:t>
            </w:r>
          </w:p>
        </w:tc>
        <w:tc>
          <w:tcPr>
            <w:tcW w:w="5395" w:type="dxa"/>
          </w:tcPr>
          <w:p w14:paraId="229DE33F" w14:textId="03A7C386" w:rsidR="00D129AF" w:rsidRPr="00D129AF" w:rsidRDefault="00D129AF" w:rsidP="00617855">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Pr>
                <w:rFonts w:cs="Arial"/>
                <w:b w:val="0"/>
                <w:bCs w:val="0"/>
                <w:szCs w:val="22"/>
              </w:rPr>
              <w:t>Para que</w:t>
            </w:r>
          </w:p>
        </w:tc>
      </w:tr>
      <w:tr w:rsidR="00D129AF" w14:paraId="5CABEFA9" w14:textId="77777777" w:rsidTr="003C5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73A0E63" w14:textId="67F177E1" w:rsidR="00D129AF" w:rsidRDefault="003743EF" w:rsidP="00617855">
            <w:pPr>
              <w:rPr>
                <w:rFonts w:cs="Arial"/>
                <w:szCs w:val="22"/>
              </w:rPr>
            </w:pPr>
            <w:proofErr w:type="spellStart"/>
            <w:r w:rsidRPr="003743EF">
              <w:rPr>
                <w:rFonts w:cs="Arial"/>
                <w:szCs w:val="22"/>
              </w:rPr>
              <w:t>Hugging</w:t>
            </w:r>
            <w:proofErr w:type="spellEnd"/>
            <w:r w:rsidRPr="003743EF">
              <w:rPr>
                <w:rFonts w:cs="Arial"/>
                <w:szCs w:val="22"/>
              </w:rPr>
              <w:t xml:space="preserve"> </w:t>
            </w:r>
            <w:proofErr w:type="spellStart"/>
            <w:r w:rsidRPr="003743EF">
              <w:rPr>
                <w:rFonts w:cs="Arial"/>
                <w:szCs w:val="22"/>
              </w:rPr>
              <w:t>Face</w:t>
            </w:r>
            <w:proofErr w:type="spellEnd"/>
          </w:p>
        </w:tc>
        <w:tc>
          <w:tcPr>
            <w:tcW w:w="5395" w:type="dxa"/>
          </w:tcPr>
          <w:p w14:paraId="6946D024" w14:textId="3245F79F" w:rsidR="00D129AF" w:rsidRDefault="003743EF" w:rsidP="00617855">
            <w:pP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Plataforma central de modelos de código abierto</w:t>
            </w:r>
            <w:r w:rsidR="00CA4003">
              <w:rPr>
                <w:rFonts w:cs="Arial"/>
                <w:szCs w:val="22"/>
              </w:rPr>
              <w:t>. Es una plataforma colaborativa de código abierto considerada el “</w:t>
            </w:r>
            <w:proofErr w:type="spellStart"/>
            <w:r w:rsidR="00CA4003">
              <w:rPr>
                <w:rFonts w:cs="Arial"/>
                <w:szCs w:val="22"/>
              </w:rPr>
              <w:t>Github</w:t>
            </w:r>
            <w:proofErr w:type="spellEnd"/>
            <w:r w:rsidR="00CA4003">
              <w:rPr>
                <w:rFonts w:cs="Arial"/>
                <w:szCs w:val="22"/>
              </w:rPr>
              <w:t xml:space="preserve"> de la IA”, </w:t>
            </w:r>
            <w:r w:rsidR="003C5A55" w:rsidRPr="003C5A55">
              <w:rPr>
                <w:rFonts w:cs="Arial"/>
                <w:szCs w:val="22"/>
              </w:rPr>
              <w:t>donde millones de desarrolladores comparten modelos, datos y aplicaciones de aprendizaje automático.</w:t>
            </w:r>
          </w:p>
        </w:tc>
      </w:tr>
      <w:tr w:rsidR="00D129AF" w14:paraId="1025C6CD" w14:textId="77777777" w:rsidTr="003C5A55">
        <w:tc>
          <w:tcPr>
            <w:cnfStyle w:val="001000000000" w:firstRow="0" w:lastRow="0" w:firstColumn="1" w:lastColumn="0" w:oddVBand="0" w:evenVBand="0" w:oddHBand="0" w:evenHBand="0" w:firstRowFirstColumn="0" w:firstRowLastColumn="0" w:lastRowFirstColumn="0" w:lastRowLastColumn="0"/>
            <w:tcW w:w="5395" w:type="dxa"/>
          </w:tcPr>
          <w:p w14:paraId="4B160687" w14:textId="5F81086D" w:rsidR="00D129AF" w:rsidRDefault="003743EF" w:rsidP="00617855">
            <w:pPr>
              <w:rPr>
                <w:rFonts w:cs="Arial"/>
                <w:szCs w:val="22"/>
              </w:rPr>
            </w:pPr>
            <w:proofErr w:type="spellStart"/>
            <w:r>
              <w:rPr>
                <w:rFonts w:cs="Arial"/>
                <w:szCs w:val="22"/>
              </w:rPr>
              <w:t>Gradio</w:t>
            </w:r>
            <w:proofErr w:type="spellEnd"/>
          </w:p>
        </w:tc>
        <w:tc>
          <w:tcPr>
            <w:tcW w:w="5395" w:type="dxa"/>
          </w:tcPr>
          <w:p w14:paraId="2705449B" w14:textId="1F2728CD" w:rsidR="00D129AF" w:rsidRDefault="003C5A55" w:rsidP="00617855">
            <w:pPr>
              <w:cnfStyle w:val="000000000000" w:firstRow="0" w:lastRow="0" w:firstColumn="0" w:lastColumn="0" w:oddVBand="0" w:evenVBand="0" w:oddHBand="0" w:evenHBand="0" w:firstRowFirstColumn="0" w:firstRowLastColumn="0" w:lastRowFirstColumn="0" w:lastRowLastColumn="0"/>
              <w:rPr>
                <w:rFonts w:cs="Arial"/>
                <w:szCs w:val="22"/>
              </w:rPr>
            </w:pPr>
            <w:r w:rsidRPr="003C5A55">
              <w:rPr>
                <w:rFonts w:cs="Arial"/>
                <w:szCs w:val="22"/>
              </w:rPr>
              <w:t>Crear interfaces de usuario rápidas para probar modelos</w:t>
            </w:r>
          </w:p>
        </w:tc>
      </w:tr>
      <w:tr w:rsidR="004A7FF9" w14:paraId="2E7C4EDF" w14:textId="77777777" w:rsidTr="003C5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42D183B" w14:textId="53B410E2" w:rsidR="004A7FF9" w:rsidRDefault="004A7FF9" w:rsidP="00617855">
            <w:pPr>
              <w:rPr>
                <w:rFonts w:cs="Arial"/>
                <w:szCs w:val="22"/>
              </w:rPr>
            </w:pPr>
            <w:proofErr w:type="spellStart"/>
            <w:r w:rsidRPr="004A7FF9">
              <w:rPr>
                <w:rFonts w:cs="Arial"/>
                <w:szCs w:val="22"/>
              </w:rPr>
              <w:t>LangChain</w:t>
            </w:r>
            <w:proofErr w:type="spellEnd"/>
          </w:p>
        </w:tc>
        <w:tc>
          <w:tcPr>
            <w:tcW w:w="5395" w:type="dxa"/>
          </w:tcPr>
          <w:p w14:paraId="21074204" w14:textId="455315E9" w:rsidR="004A7FF9" w:rsidRPr="003C5A55" w:rsidRDefault="004A7FF9" w:rsidP="00617855">
            <w:pPr>
              <w:cnfStyle w:val="000000100000" w:firstRow="0" w:lastRow="0" w:firstColumn="0" w:lastColumn="0" w:oddVBand="0" w:evenVBand="0" w:oddHBand="1" w:evenHBand="0" w:firstRowFirstColumn="0" w:firstRowLastColumn="0" w:lastRowFirstColumn="0" w:lastRowLastColumn="0"/>
              <w:rPr>
                <w:rFonts w:cs="Arial"/>
                <w:szCs w:val="22"/>
              </w:rPr>
            </w:pPr>
            <w:r w:rsidRPr="004A7FF9">
              <w:rPr>
                <w:rFonts w:cs="Arial"/>
                <w:szCs w:val="22"/>
              </w:rPr>
              <w:t xml:space="preserve">Framework para encadenar llamadas a </w:t>
            </w:r>
            <w:proofErr w:type="spellStart"/>
            <w:r w:rsidRPr="004A7FF9">
              <w:rPr>
                <w:rFonts w:cs="Arial"/>
                <w:szCs w:val="22"/>
              </w:rPr>
              <w:t>LLMs</w:t>
            </w:r>
            <w:proofErr w:type="spellEnd"/>
            <w:r w:rsidRPr="004A7FF9">
              <w:rPr>
                <w:rFonts w:cs="Arial"/>
                <w:szCs w:val="22"/>
              </w:rPr>
              <w:t xml:space="preserve"> y construir aplicaciones</w:t>
            </w:r>
          </w:p>
        </w:tc>
      </w:tr>
      <w:tr w:rsidR="004A7FF9" w14:paraId="32D3FE56" w14:textId="77777777" w:rsidTr="003C5A55">
        <w:tc>
          <w:tcPr>
            <w:cnfStyle w:val="001000000000" w:firstRow="0" w:lastRow="0" w:firstColumn="1" w:lastColumn="0" w:oddVBand="0" w:evenVBand="0" w:oddHBand="0" w:evenHBand="0" w:firstRowFirstColumn="0" w:firstRowLastColumn="0" w:lastRowFirstColumn="0" w:lastRowLastColumn="0"/>
            <w:tcW w:w="5395" w:type="dxa"/>
          </w:tcPr>
          <w:p w14:paraId="110AF8EF" w14:textId="335E4C0E" w:rsidR="004A7FF9" w:rsidRPr="004A7FF9" w:rsidRDefault="004A7FF9" w:rsidP="00617855">
            <w:pPr>
              <w:rPr>
                <w:rFonts w:cs="Arial"/>
                <w:szCs w:val="22"/>
              </w:rPr>
            </w:pPr>
            <w:r w:rsidRPr="004A7FF9">
              <w:rPr>
                <w:rFonts w:cs="Arial"/>
                <w:szCs w:val="22"/>
              </w:rPr>
              <w:t>W&amp;B (</w:t>
            </w:r>
            <w:proofErr w:type="spellStart"/>
            <w:r w:rsidRPr="004A7FF9">
              <w:rPr>
                <w:rFonts w:cs="Arial"/>
                <w:szCs w:val="22"/>
              </w:rPr>
              <w:t>Weights</w:t>
            </w:r>
            <w:proofErr w:type="spellEnd"/>
            <w:r w:rsidRPr="004A7FF9">
              <w:rPr>
                <w:rFonts w:cs="Arial"/>
                <w:szCs w:val="22"/>
              </w:rPr>
              <w:t xml:space="preserve"> &amp; </w:t>
            </w:r>
            <w:proofErr w:type="spellStart"/>
            <w:r w:rsidRPr="004A7FF9">
              <w:rPr>
                <w:rFonts w:cs="Arial"/>
                <w:szCs w:val="22"/>
              </w:rPr>
              <w:t>Biases</w:t>
            </w:r>
            <w:proofErr w:type="spellEnd"/>
            <w:r w:rsidRPr="004A7FF9">
              <w:rPr>
                <w:rFonts w:cs="Arial"/>
                <w:szCs w:val="22"/>
              </w:rPr>
              <w:t>)</w:t>
            </w:r>
          </w:p>
        </w:tc>
        <w:tc>
          <w:tcPr>
            <w:tcW w:w="5395" w:type="dxa"/>
          </w:tcPr>
          <w:p w14:paraId="6CFCA1B1" w14:textId="74A289C6" w:rsidR="004A7FF9" w:rsidRPr="004A7FF9" w:rsidRDefault="004A7FF9" w:rsidP="00617855">
            <w:pPr>
              <w:cnfStyle w:val="000000000000" w:firstRow="0" w:lastRow="0" w:firstColumn="0" w:lastColumn="0" w:oddVBand="0" w:evenVBand="0" w:oddHBand="0" w:evenHBand="0" w:firstRowFirstColumn="0" w:firstRowLastColumn="0" w:lastRowFirstColumn="0" w:lastRowLastColumn="0"/>
              <w:rPr>
                <w:rFonts w:cs="Arial"/>
                <w:szCs w:val="22"/>
              </w:rPr>
            </w:pPr>
            <w:r w:rsidRPr="004A7FF9">
              <w:rPr>
                <w:rFonts w:cs="Arial"/>
                <w:szCs w:val="22"/>
              </w:rPr>
              <w:t>Seguimiento y registro de experimentos de entrenamiento</w:t>
            </w:r>
          </w:p>
        </w:tc>
      </w:tr>
      <w:tr w:rsidR="004A7FF9" w14:paraId="43394816" w14:textId="77777777" w:rsidTr="003C5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3A030E4" w14:textId="54F88F5F" w:rsidR="004A7FF9" w:rsidRPr="004A7FF9" w:rsidRDefault="004A7FF9" w:rsidP="00617855">
            <w:pPr>
              <w:rPr>
                <w:rFonts w:cs="Arial"/>
                <w:szCs w:val="22"/>
              </w:rPr>
            </w:pPr>
            <w:r w:rsidRPr="004A7FF9">
              <w:rPr>
                <w:rFonts w:cs="Arial"/>
                <w:szCs w:val="22"/>
              </w:rPr>
              <w:t>Modal</w:t>
            </w:r>
          </w:p>
        </w:tc>
        <w:tc>
          <w:tcPr>
            <w:tcW w:w="5395" w:type="dxa"/>
          </w:tcPr>
          <w:p w14:paraId="13807C9D" w14:textId="2F1297E4" w:rsidR="004A7FF9" w:rsidRPr="004A7FF9" w:rsidRDefault="004A7FF9" w:rsidP="00617855">
            <w:pPr>
              <w:cnfStyle w:val="000000100000" w:firstRow="0" w:lastRow="0" w:firstColumn="0" w:lastColumn="0" w:oddVBand="0" w:evenVBand="0" w:oddHBand="1" w:evenHBand="0" w:firstRowFirstColumn="0" w:firstRowLastColumn="0" w:lastRowFirstColumn="0" w:lastRowLastColumn="0"/>
              <w:rPr>
                <w:rFonts w:cs="Arial"/>
                <w:szCs w:val="22"/>
              </w:rPr>
            </w:pPr>
            <w:r w:rsidRPr="004A7FF9">
              <w:rPr>
                <w:rFonts w:cs="Arial"/>
                <w:szCs w:val="22"/>
              </w:rPr>
              <w:t>Infraestructura en la nube para correr cargas de trabajo pesadas (ej. entrenamiento con GPU)</w:t>
            </w:r>
          </w:p>
        </w:tc>
      </w:tr>
    </w:tbl>
    <w:p w14:paraId="567EE3A6" w14:textId="77777777" w:rsidR="00BC04BD" w:rsidRDefault="00BC04BD" w:rsidP="00BC04BD">
      <w:pPr>
        <w:jc w:val="right"/>
        <w:rPr>
          <w:rFonts w:cs="Arial"/>
          <w:szCs w:val="22"/>
        </w:rPr>
      </w:pPr>
    </w:p>
    <w:p w14:paraId="2EF9D7E9" w14:textId="06C9A725" w:rsidR="00BC04BD" w:rsidRDefault="00BC04BD">
      <w:pPr>
        <w:pStyle w:val="Ttulo3"/>
        <w:numPr>
          <w:ilvl w:val="2"/>
          <w:numId w:val="5"/>
        </w:numPr>
        <w:rPr>
          <w:rFonts w:cs="Arial"/>
          <w:b/>
          <w:bCs/>
          <w:sz w:val="24"/>
          <w:szCs w:val="24"/>
          <w:highlight w:val="yellow"/>
        </w:rPr>
      </w:pPr>
      <w:bookmarkStart w:id="14" w:name="_Toc243791103"/>
      <w:r w:rsidRPr="00BC04BD">
        <w:rPr>
          <w:rFonts w:cs="Arial"/>
          <w:b/>
          <w:bCs/>
          <w:sz w:val="24"/>
          <w:szCs w:val="24"/>
          <w:highlight w:val="yellow"/>
        </w:rPr>
        <w:t>Los modelos que se van a explorar a lo largo del curso</w:t>
      </w:r>
      <w:bookmarkEnd w:id="14"/>
    </w:p>
    <w:p w14:paraId="676603D7" w14:textId="77777777" w:rsidR="00C76E08" w:rsidRPr="00C76E08" w:rsidRDefault="00C76E08" w:rsidP="00C76E08">
      <w:pPr>
        <w:rPr>
          <w:rFonts w:cs="Arial"/>
          <w:szCs w:val="22"/>
        </w:rPr>
      </w:pPr>
      <w:r w:rsidRPr="00C76E08">
        <w:rPr>
          <w:rFonts w:cs="Arial"/>
          <w:szCs w:val="22"/>
        </w:rPr>
        <w:t>Modelos cerrados (frontera):</w:t>
      </w:r>
    </w:p>
    <w:p w14:paraId="4FAE4B69" w14:textId="621A1385" w:rsidR="00C76E08" w:rsidRPr="00C76E08" w:rsidRDefault="00C76E08">
      <w:pPr>
        <w:pStyle w:val="Prrafodelista"/>
        <w:numPr>
          <w:ilvl w:val="0"/>
          <w:numId w:val="2"/>
        </w:numPr>
        <w:rPr>
          <w:rFonts w:cs="Arial"/>
          <w:szCs w:val="22"/>
        </w:rPr>
      </w:pPr>
      <w:r w:rsidRPr="00C76E08">
        <w:rPr>
          <w:rFonts w:cs="Arial"/>
          <w:szCs w:val="22"/>
        </w:rPr>
        <w:t>GPT-5 (</w:t>
      </w:r>
      <w:proofErr w:type="spellStart"/>
      <w:r w:rsidRPr="00C76E08">
        <w:rPr>
          <w:rFonts w:cs="Arial"/>
          <w:szCs w:val="22"/>
        </w:rPr>
        <w:t>OpenAI</w:t>
      </w:r>
      <w:proofErr w:type="spellEnd"/>
      <w:r w:rsidRPr="00C76E08">
        <w:rPr>
          <w:rFonts w:cs="Arial"/>
          <w:szCs w:val="22"/>
        </w:rPr>
        <w:t>)</w:t>
      </w:r>
    </w:p>
    <w:p w14:paraId="6C8FE218" w14:textId="12A0F390" w:rsidR="00C76E08" w:rsidRPr="00C76E08" w:rsidRDefault="00C76E08">
      <w:pPr>
        <w:pStyle w:val="Prrafodelista"/>
        <w:numPr>
          <w:ilvl w:val="0"/>
          <w:numId w:val="2"/>
        </w:numPr>
        <w:rPr>
          <w:rFonts w:cs="Arial"/>
          <w:szCs w:val="22"/>
        </w:rPr>
      </w:pPr>
      <w:r w:rsidRPr="00C76E08">
        <w:rPr>
          <w:rFonts w:cs="Arial"/>
          <w:szCs w:val="22"/>
        </w:rPr>
        <w:t>Claude (</w:t>
      </w:r>
      <w:proofErr w:type="spellStart"/>
      <w:r w:rsidRPr="00C76E08">
        <w:rPr>
          <w:rFonts w:cs="Arial"/>
          <w:szCs w:val="22"/>
        </w:rPr>
        <w:t>Anthropic</w:t>
      </w:r>
      <w:proofErr w:type="spellEnd"/>
      <w:r w:rsidRPr="00C76E08">
        <w:rPr>
          <w:rFonts w:cs="Arial"/>
          <w:szCs w:val="22"/>
        </w:rPr>
        <w:t>)</w:t>
      </w:r>
    </w:p>
    <w:p w14:paraId="66E1A296" w14:textId="60AE4C08" w:rsidR="00C76E08" w:rsidRPr="00C76E08" w:rsidRDefault="00C76E08">
      <w:pPr>
        <w:pStyle w:val="Prrafodelista"/>
        <w:numPr>
          <w:ilvl w:val="0"/>
          <w:numId w:val="2"/>
        </w:numPr>
        <w:rPr>
          <w:rFonts w:cs="Arial"/>
          <w:szCs w:val="22"/>
        </w:rPr>
      </w:pPr>
      <w:r w:rsidRPr="00C76E08">
        <w:rPr>
          <w:rFonts w:cs="Arial"/>
          <w:szCs w:val="22"/>
        </w:rPr>
        <w:t>Gemini (Google)</w:t>
      </w:r>
    </w:p>
    <w:p w14:paraId="792735AC" w14:textId="77777777" w:rsidR="00C76E08" w:rsidRPr="00C76E08" w:rsidRDefault="00C76E08" w:rsidP="00C76E08">
      <w:pPr>
        <w:rPr>
          <w:rFonts w:cs="Arial"/>
          <w:szCs w:val="22"/>
        </w:rPr>
      </w:pPr>
      <w:r w:rsidRPr="00C76E08">
        <w:rPr>
          <w:rFonts w:cs="Arial"/>
          <w:szCs w:val="22"/>
        </w:rPr>
        <w:t>Modelos de código abierto:</w:t>
      </w:r>
    </w:p>
    <w:p w14:paraId="7042F7E0" w14:textId="0A0FFA68" w:rsidR="00C76E08" w:rsidRPr="00C76E08" w:rsidRDefault="00C76E08">
      <w:pPr>
        <w:pStyle w:val="Prrafodelista"/>
        <w:numPr>
          <w:ilvl w:val="0"/>
          <w:numId w:val="2"/>
        </w:numPr>
        <w:rPr>
          <w:rFonts w:cs="Arial"/>
          <w:szCs w:val="22"/>
        </w:rPr>
      </w:pPr>
      <w:r w:rsidRPr="00C76E08">
        <w:rPr>
          <w:rFonts w:cs="Arial"/>
          <w:szCs w:val="22"/>
        </w:rPr>
        <w:t>Llama (Meta)</w:t>
      </w:r>
    </w:p>
    <w:p w14:paraId="542C37E5" w14:textId="7D1A8D6C" w:rsidR="00C76E08" w:rsidRPr="00C76E08" w:rsidRDefault="00C76E08">
      <w:pPr>
        <w:pStyle w:val="Prrafodelista"/>
        <w:numPr>
          <w:ilvl w:val="0"/>
          <w:numId w:val="2"/>
        </w:numPr>
        <w:rPr>
          <w:rFonts w:cs="Arial"/>
          <w:szCs w:val="22"/>
        </w:rPr>
      </w:pPr>
      <w:r w:rsidRPr="00C76E08">
        <w:rPr>
          <w:rFonts w:cs="Arial"/>
          <w:szCs w:val="22"/>
        </w:rPr>
        <w:t xml:space="preserve">Phi (Microsoft) — ya probado en </w:t>
      </w:r>
      <w:proofErr w:type="spellStart"/>
      <w:r w:rsidRPr="00C76E08">
        <w:rPr>
          <w:rFonts w:cs="Arial"/>
          <w:szCs w:val="22"/>
        </w:rPr>
        <w:t>Ollama</w:t>
      </w:r>
      <w:proofErr w:type="spellEnd"/>
    </w:p>
    <w:p w14:paraId="3F693F35" w14:textId="550B4E84" w:rsidR="00C76E08" w:rsidRDefault="00C76E08">
      <w:pPr>
        <w:pStyle w:val="Prrafodelista"/>
        <w:numPr>
          <w:ilvl w:val="0"/>
          <w:numId w:val="2"/>
        </w:numPr>
        <w:rPr>
          <w:rFonts w:cs="Arial"/>
          <w:szCs w:val="22"/>
        </w:rPr>
      </w:pPr>
      <w:r w:rsidRPr="00C76E08">
        <w:rPr>
          <w:rFonts w:cs="Arial"/>
          <w:szCs w:val="22"/>
        </w:rPr>
        <w:t>Qwen (Alibaba)</w:t>
      </w:r>
    </w:p>
    <w:p w14:paraId="2DC34CF6" w14:textId="3F36F233" w:rsidR="00C76E08" w:rsidRDefault="00C76E08">
      <w:pPr>
        <w:pStyle w:val="Ttulo3"/>
        <w:numPr>
          <w:ilvl w:val="2"/>
          <w:numId w:val="5"/>
        </w:numPr>
        <w:rPr>
          <w:rFonts w:cs="Arial"/>
          <w:b/>
          <w:bCs/>
          <w:sz w:val="24"/>
          <w:szCs w:val="24"/>
          <w:highlight w:val="yellow"/>
        </w:rPr>
      </w:pPr>
      <w:bookmarkStart w:id="15" w:name="_Toc243791104"/>
      <w:r>
        <w:rPr>
          <w:rFonts w:cs="Arial"/>
          <w:b/>
          <w:bCs/>
          <w:sz w:val="24"/>
          <w:szCs w:val="24"/>
          <w:highlight w:val="yellow"/>
        </w:rPr>
        <w:t>Tipos de proyectos que vas a construir</w:t>
      </w:r>
      <w:bookmarkEnd w:id="15"/>
    </w:p>
    <w:p w14:paraId="33D6A370" w14:textId="77777777" w:rsidR="00C76E08" w:rsidRPr="00C76E08" w:rsidRDefault="00C76E08" w:rsidP="00C76E08">
      <w:pPr>
        <w:rPr>
          <w:rFonts w:cs="Arial"/>
          <w:szCs w:val="22"/>
        </w:rPr>
      </w:pPr>
      <w:r w:rsidRPr="00C76E08">
        <w:rPr>
          <w:rFonts w:cs="Arial"/>
          <w:szCs w:val="22"/>
        </w:rPr>
        <w:t>El profesor menciona explícitamente:</w:t>
      </w:r>
    </w:p>
    <w:p w14:paraId="4C48D448" w14:textId="2C541683" w:rsidR="00C76E08" w:rsidRPr="00E56794" w:rsidRDefault="00725F9B">
      <w:pPr>
        <w:pStyle w:val="Prrafodelista"/>
        <w:numPr>
          <w:ilvl w:val="0"/>
          <w:numId w:val="2"/>
        </w:numPr>
        <w:rPr>
          <w:rFonts w:cs="Arial"/>
          <w:szCs w:val="22"/>
        </w:rPr>
      </w:pPr>
      <w:r w:rsidRPr="00E56794">
        <w:rPr>
          <w:rFonts w:cs="Arial"/>
          <w:szCs w:val="22"/>
        </w:rPr>
        <w:t xml:space="preserve">Proyectos </w:t>
      </w:r>
      <w:r w:rsidRPr="00E56794">
        <w:rPr>
          <w:rFonts w:cs="Arial"/>
          <w:b/>
          <w:bCs/>
          <w:szCs w:val="22"/>
        </w:rPr>
        <w:t>multimodales (</w:t>
      </w:r>
      <w:r w:rsidRPr="00E56794">
        <w:rPr>
          <w:rFonts w:cs="Arial"/>
          <w:szCs w:val="22"/>
        </w:rPr>
        <w:t>texto, imagen, etc. Combinados)</w:t>
      </w:r>
    </w:p>
    <w:p w14:paraId="14F37CB0" w14:textId="7BD3121F" w:rsidR="00725F9B" w:rsidRPr="00E56794" w:rsidRDefault="00725F9B">
      <w:pPr>
        <w:pStyle w:val="Prrafodelista"/>
        <w:numPr>
          <w:ilvl w:val="0"/>
          <w:numId w:val="2"/>
        </w:numPr>
        <w:rPr>
          <w:rFonts w:cs="Arial"/>
          <w:szCs w:val="22"/>
        </w:rPr>
      </w:pPr>
      <w:r w:rsidRPr="00E56794">
        <w:rPr>
          <w:rFonts w:cs="Arial"/>
          <w:szCs w:val="22"/>
        </w:rPr>
        <w:t xml:space="preserve">Aplicaciones </w:t>
      </w:r>
      <w:r w:rsidRPr="00E56794">
        <w:rPr>
          <w:rFonts w:cs="Arial"/>
          <w:b/>
          <w:bCs/>
          <w:szCs w:val="22"/>
        </w:rPr>
        <w:t>comerciales de consumo</w:t>
      </w:r>
    </w:p>
    <w:p w14:paraId="094B0284" w14:textId="23D7AB70" w:rsidR="00725F9B" w:rsidRPr="00E56794" w:rsidRDefault="00725F9B">
      <w:pPr>
        <w:pStyle w:val="Prrafodelista"/>
        <w:numPr>
          <w:ilvl w:val="0"/>
          <w:numId w:val="2"/>
        </w:numPr>
        <w:rPr>
          <w:rFonts w:cs="Arial"/>
          <w:szCs w:val="22"/>
        </w:rPr>
      </w:pPr>
      <w:r w:rsidRPr="00E56794">
        <w:rPr>
          <w:rFonts w:cs="Arial"/>
          <w:szCs w:val="22"/>
        </w:rPr>
        <w:t xml:space="preserve">Algo </w:t>
      </w:r>
      <w:proofErr w:type="spellStart"/>
      <w:r w:rsidRPr="00E56794">
        <w:rPr>
          <w:rFonts w:cs="Arial"/>
          <w:szCs w:val="22"/>
        </w:rPr>
        <w:t>mas</w:t>
      </w:r>
      <w:proofErr w:type="spellEnd"/>
      <w:r w:rsidRPr="00E56794">
        <w:rPr>
          <w:rFonts w:cs="Arial"/>
          <w:szCs w:val="22"/>
        </w:rPr>
        <w:t xml:space="preserve"> técnico: </w:t>
      </w:r>
      <w:r w:rsidRPr="00E56794">
        <w:rPr>
          <w:rFonts w:cs="Arial"/>
          <w:b/>
          <w:bCs/>
          <w:szCs w:val="22"/>
        </w:rPr>
        <w:t>portar código de un lenguaje a otro</w:t>
      </w:r>
    </w:p>
    <w:p w14:paraId="3B5F8338" w14:textId="09637E43" w:rsidR="00C76E08" w:rsidRDefault="00E56794">
      <w:pPr>
        <w:pStyle w:val="Prrafodelista"/>
        <w:numPr>
          <w:ilvl w:val="0"/>
          <w:numId w:val="2"/>
        </w:numPr>
        <w:rPr>
          <w:rFonts w:cs="Arial"/>
          <w:szCs w:val="22"/>
        </w:rPr>
      </w:pPr>
      <w:r w:rsidRPr="00E56794">
        <w:rPr>
          <w:rFonts w:cs="Arial"/>
          <w:szCs w:val="22"/>
        </w:rPr>
        <w:t xml:space="preserve">Proyectos que involucran </w:t>
      </w:r>
      <w:r w:rsidRPr="00E56794">
        <w:rPr>
          <w:rFonts w:cs="Arial"/>
          <w:b/>
          <w:bCs/>
          <w:szCs w:val="22"/>
        </w:rPr>
        <w:t>vectores</w:t>
      </w:r>
      <w:r w:rsidRPr="00E56794">
        <w:rPr>
          <w:rFonts w:cs="Arial"/>
          <w:szCs w:val="22"/>
        </w:rPr>
        <w:t xml:space="preserve"> (</w:t>
      </w:r>
      <w:proofErr w:type="spellStart"/>
      <w:r w:rsidRPr="00E56794">
        <w:rPr>
          <w:rFonts w:cs="Arial"/>
          <w:szCs w:val="22"/>
        </w:rPr>
        <w:t>embeddings</w:t>
      </w:r>
      <w:proofErr w:type="spellEnd"/>
      <w:r w:rsidRPr="00E56794">
        <w:rPr>
          <w:rFonts w:cs="Arial"/>
          <w:szCs w:val="22"/>
        </w:rPr>
        <w:t>, bases de datos vectoriales — clave para RAG)</w:t>
      </w:r>
    </w:p>
    <w:p w14:paraId="17B0F3D7" w14:textId="670F5A2A" w:rsidR="00FE17F6" w:rsidRDefault="00FE17F6">
      <w:pPr>
        <w:pStyle w:val="Prrafodelista"/>
        <w:numPr>
          <w:ilvl w:val="0"/>
          <w:numId w:val="2"/>
        </w:numPr>
        <w:rPr>
          <w:rFonts w:cs="Arial"/>
          <w:szCs w:val="22"/>
        </w:rPr>
      </w:pPr>
      <w:r>
        <w:rPr>
          <w:rFonts w:cs="Arial"/>
          <w:b/>
          <w:bCs/>
          <w:szCs w:val="22"/>
        </w:rPr>
        <w:t xml:space="preserve">Entrenamiento con </w:t>
      </w:r>
      <w:proofErr w:type="spellStart"/>
      <w:r>
        <w:rPr>
          <w:rFonts w:cs="Arial"/>
          <w:b/>
          <w:bCs/>
          <w:szCs w:val="22"/>
        </w:rPr>
        <w:t>GPUs</w:t>
      </w:r>
      <w:proofErr w:type="spellEnd"/>
      <w:r>
        <w:rPr>
          <w:rFonts w:cs="Arial"/>
          <w:b/>
          <w:bCs/>
          <w:szCs w:val="22"/>
        </w:rPr>
        <w:t xml:space="preserve"> </w:t>
      </w:r>
      <w:r>
        <w:rPr>
          <w:rFonts w:cs="Arial"/>
          <w:szCs w:val="22"/>
        </w:rPr>
        <w:t>a mayor escala</w:t>
      </w:r>
    </w:p>
    <w:p w14:paraId="33E7F35E" w14:textId="3ADC926E" w:rsidR="00FE17F6" w:rsidRDefault="00FE17F6">
      <w:pPr>
        <w:pStyle w:val="Prrafodelista"/>
        <w:numPr>
          <w:ilvl w:val="0"/>
          <w:numId w:val="2"/>
        </w:numPr>
        <w:rPr>
          <w:rFonts w:cs="Arial"/>
          <w:szCs w:val="22"/>
        </w:rPr>
      </w:pPr>
      <w:r>
        <w:rPr>
          <w:rFonts w:cs="Arial"/>
          <w:szCs w:val="22"/>
        </w:rPr>
        <w:t xml:space="preserve">Un </w:t>
      </w:r>
      <w:r>
        <w:rPr>
          <w:rFonts w:cs="Arial"/>
          <w:b/>
          <w:bCs/>
          <w:szCs w:val="22"/>
        </w:rPr>
        <w:t xml:space="preserve">gran proyecto </w:t>
      </w:r>
      <w:proofErr w:type="spellStart"/>
      <w:r>
        <w:rPr>
          <w:rFonts w:cs="Arial"/>
          <w:b/>
          <w:bCs/>
          <w:szCs w:val="22"/>
        </w:rPr>
        <w:t>comercil</w:t>
      </w:r>
      <w:proofErr w:type="spellEnd"/>
      <w:r>
        <w:rPr>
          <w:rFonts w:cs="Arial"/>
          <w:b/>
          <w:bCs/>
          <w:szCs w:val="22"/>
        </w:rPr>
        <w:t xml:space="preserve"> final, </w:t>
      </w:r>
      <w:r>
        <w:rPr>
          <w:rFonts w:cs="Arial"/>
          <w:szCs w:val="22"/>
        </w:rPr>
        <w:t>al cierre de las 8 semanas.</w:t>
      </w:r>
    </w:p>
    <w:p w14:paraId="33EB0C36" w14:textId="77777777" w:rsidR="00795FB4" w:rsidRDefault="00795FB4" w:rsidP="00795FB4">
      <w:pPr>
        <w:rPr>
          <w:rFonts w:cs="Arial"/>
          <w:szCs w:val="22"/>
        </w:rPr>
      </w:pPr>
    </w:p>
    <w:p w14:paraId="2BABD770" w14:textId="72A534DB" w:rsidR="00795FB4" w:rsidRDefault="00795FB4" w:rsidP="00795FB4">
      <w:pPr>
        <w:pStyle w:val="Ttulo3"/>
        <w:rPr>
          <w:rFonts w:cs="Arial"/>
          <w:b/>
          <w:bCs/>
          <w:sz w:val="24"/>
          <w:szCs w:val="24"/>
          <w:highlight w:val="yellow"/>
        </w:rPr>
      </w:pPr>
      <w:bookmarkStart w:id="16" w:name="_Toc243791105"/>
      <w:r>
        <w:rPr>
          <w:rFonts w:cs="Arial"/>
          <w:b/>
          <w:bCs/>
          <w:sz w:val="24"/>
          <w:szCs w:val="24"/>
          <w:highlight w:val="yellow"/>
        </w:rPr>
        <w:lastRenderedPageBreak/>
        <w:t>1.2.6 Ejemplo práctico mostrado en el video</w:t>
      </w:r>
      <w:bookmarkEnd w:id="16"/>
    </w:p>
    <w:p w14:paraId="6582F3D4" w14:textId="77777777" w:rsidR="009C0401" w:rsidRPr="009C0401" w:rsidRDefault="009C0401" w:rsidP="009C0401">
      <w:pPr>
        <w:rPr>
          <w:rFonts w:cs="Arial"/>
          <w:szCs w:val="22"/>
        </w:rPr>
      </w:pPr>
      <w:r w:rsidRPr="009C0401">
        <w:rPr>
          <w:rFonts w:cs="Arial"/>
          <w:szCs w:val="22"/>
        </w:rPr>
        <w:t xml:space="preserve">Como cierre de la parte de </w:t>
      </w:r>
      <w:proofErr w:type="spellStart"/>
      <w:r w:rsidRPr="009C0401">
        <w:rPr>
          <w:rFonts w:cs="Arial"/>
          <w:szCs w:val="22"/>
        </w:rPr>
        <w:t>Ollama</w:t>
      </w:r>
      <w:proofErr w:type="spellEnd"/>
      <w:r w:rsidRPr="009C0401">
        <w:rPr>
          <w:rFonts w:cs="Arial"/>
          <w:szCs w:val="22"/>
        </w:rPr>
        <w:t xml:space="preserve">, el profesor mostró un caso de uso real con </w:t>
      </w:r>
      <w:proofErr w:type="spellStart"/>
      <w:r w:rsidRPr="009C0401">
        <w:rPr>
          <w:rFonts w:cs="Arial"/>
          <w:szCs w:val="22"/>
        </w:rPr>
        <w:t>gpt-oss</w:t>
      </w:r>
      <w:proofErr w:type="spellEnd"/>
      <w:r w:rsidRPr="009C0401">
        <w:rPr>
          <w:rFonts w:cs="Arial"/>
          <w:szCs w:val="22"/>
        </w:rPr>
        <w:t xml:space="preserve"> corriendo local: le pidió que actuara de </w:t>
      </w:r>
      <w:r w:rsidRPr="009C0401">
        <w:rPr>
          <w:rFonts w:cs="Arial"/>
          <w:b/>
          <w:bCs/>
          <w:szCs w:val="22"/>
        </w:rPr>
        <w:t>tutor de español para principiantes</w:t>
      </w:r>
      <w:r w:rsidRPr="009C0401">
        <w:rPr>
          <w:rFonts w:cs="Arial"/>
          <w:szCs w:val="22"/>
        </w:rPr>
        <w:t>. El modelo:</w:t>
      </w:r>
    </w:p>
    <w:p w14:paraId="6BD0FF1A" w14:textId="77777777" w:rsidR="009C0401" w:rsidRPr="009C0401" w:rsidRDefault="009C0401">
      <w:pPr>
        <w:numPr>
          <w:ilvl w:val="0"/>
          <w:numId w:val="6"/>
        </w:numPr>
        <w:rPr>
          <w:rFonts w:cs="Arial"/>
          <w:szCs w:val="22"/>
        </w:rPr>
      </w:pPr>
      <w:r w:rsidRPr="009C0401">
        <w:rPr>
          <w:rFonts w:cs="Arial"/>
          <w:szCs w:val="22"/>
        </w:rPr>
        <w:t>Mostró su bloque de "pensamiento" (</w:t>
      </w:r>
      <w:proofErr w:type="spellStart"/>
      <w:r w:rsidRPr="009C0401">
        <w:rPr>
          <w:rFonts w:cs="Arial"/>
          <w:szCs w:val="22"/>
        </w:rPr>
        <w:t>Thinking</w:t>
      </w:r>
      <w:proofErr w:type="spellEnd"/>
      <w:r w:rsidRPr="009C0401">
        <w:rPr>
          <w:rFonts w:cs="Arial"/>
          <w:szCs w:val="22"/>
        </w:rPr>
        <w:t>...) antes de responder</w:t>
      </w:r>
    </w:p>
    <w:p w14:paraId="4BD788A6" w14:textId="77777777" w:rsidR="009C0401" w:rsidRPr="009C0401" w:rsidRDefault="009C0401">
      <w:pPr>
        <w:numPr>
          <w:ilvl w:val="0"/>
          <w:numId w:val="6"/>
        </w:numPr>
        <w:rPr>
          <w:rFonts w:cs="Arial"/>
          <w:szCs w:val="22"/>
        </w:rPr>
      </w:pPr>
      <w:r w:rsidRPr="009C0401">
        <w:rPr>
          <w:rFonts w:cs="Arial"/>
          <w:szCs w:val="22"/>
        </w:rPr>
        <w:t>Se presentó en español como tutor, con un tono natural y cercano</w:t>
      </w:r>
    </w:p>
    <w:p w14:paraId="26A21A0E" w14:textId="77777777" w:rsidR="009C0401" w:rsidRPr="009C0401" w:rsidRDefault="009C0401">
      <w:pPr>
        <w:numPr>
          <w:ilvl w:val="0"/>
          <w:numId w:val="6"/>
        </w:numPr>
        <w:rPr>
          <w:rFonts w:cs="Arial"/>
          <w:szCs w:val="22"/>
        </w:rPr>
      </w:pPr>
      <w:r w:rsidRPr="009C0401">
        <w:rPr>
          <w:rFonts w:cs="Arial"/>
          <w:szCs w:val="22"/>
        </w:rPr>
        <w:t>Empezó una conversación guiada paso a paso (saludo → preguntar el nombre → preguntar de dónde es, etc.)</w:t>
      </w:r>
    </w:p>
    <w:p w14:paraId="33CE4515" w14:textId="77777777" w:rsidR="009C0401" w:rsidRPr="009C0401" w:rsidRDefault="009C0401" w:rsidP="009C0401">
      <w:pPr>
        <w:rPr>
          <w:rFonts w:cs="Arial"/>
          <w:szCs w:val="22"/>
        </w:rPr>
      </w:pPr>
      <w:r w:rsidRPr="009C0401">
        <w:rPr>
          <w:rFonts w:cs="Arial"/>
          <w:szCs w:val="22"/>
        </w:rPr>
        <w:t xml:space="preserve">El profesor lo usa como ejemplo de que, incluso con un modelo corriendo 100% local en la propia PC, ya se puede obtener valor real — comparable a funcionalidades que ofrece una </w:t>
      </w:r>
      <w:proofErr w:type="gramStart"/>
      <w:r w:rsidRPr="009C0401">
        <w:rPr>
          <w:rFonts w:cs="Arial"/>
          <w:szCs w:val="22"/>
        </w:rPr>
        <w:t>app</w:t>
      </w:r>
      <w:proofErr w:type="gramEnd"/>
      <w:r w:rsidRPr="009C0401">
        <w:rPr>
          <w:rFonts w:cs="Arial"/>
          <w:szCs w:val="22"/>
        </w:rPr>
        <w:t xml:space="preserve"> comercial como Duolingo.</w:t>
      </w:r>
    </w:p>
    <w:p w14:paraId="25A444C5" w14:textId="77777777" w:rsidR="00795FB4" w:rsidRPr="00795FB4" w:rsidRDefault="00795FB4" w:rsidP="00795FB4">
      <w:pPr>
        <w:rPr>
          <w:highlight w:val="yellow"/>
        </w:rPr>
      </w:pPr>
    </w:p>
    <w:p w14:paraId="4AFFDD70" w14:textId="77777777" w:rsidR="00FE17F6" w:rsidRPr="00FE17F6" w:rsidRDefault="00FE17F6" w:rsidP="00FE17F6">
      <w:pPr>
        <w:rPr>
          <w:rFonts w:cs="Arial"/>
          <w:szCs w:val="22"/>
        </w:rPr>
      </w:pPr>
    </w:p>
    <w:p w14:paraId="51EEE006" w14:textId="77777777" w:rsidR="00C76E08" w:rsidRPr="00C76E08" w:rsidRDefault="00C76E08" w:rsidP="00C76E08">
      <w:pPr>
        <w:rPr>
          <w:rFonts w:cs="Arial"/>
          <w:szCs w:val="22"/>
        </w:rPr>
      </w:pPr>
    </w:p>
    <w:p w14:paraId="73DE969D" w14:textId="77777777" w:rsidR="00BC04BD" w:rsidRPr="00BC04BD" w:rsidRDefault="00BC04BD" w:rsidP="00BC04BD">
      <w:pPr>
        <w:rPr>
          <w:highlight w:val="yellow"/>
        </w:rPr>
      </w:pPr>
    </w:p>
    <w:p w14:paraId="09B63AC9" w14:textId="77777777" w:rsidR="00BC04BD" w:rsidRDefault="00BC04BD" w:rsidP="00BC04BD">
      <w:pPr>
        <w:jc w:val="right"/>
        <w:rPr>
          <w:rFonts w:cs="Arial"/>
          <w:szCs w:val="22"/>
        </w:rPr>
      </w:pPr>
    </w:p>
    <w:p w14:paraId="1529CE36" w14:textId="7FD8ACB4" w:rsidR="00A36547" w:rsidRDefault="00A36547">
      <w:pPr>
        <w:rPr>
          <w:rFonts w:cs="Arial"/>
          <w:szCs w:val="22"/>
        </w:rPr>
      </w:pPr>
      <w:r>
        <w:rPr>
          <w:rFonts w:cs="Arial"/>
          <w:szCs w:val="22"/>
        </w:rPr>
        <w:br w:type="page"/>
      </w:r>
    </w:p>
    <w:p w14:paraId="1363DDD9" w14:textId="1AD461A0" w:rsidR="00A36547" w:rsidRDefault="00A36547" w:rsidP="00A36547">
      <w:pPr>
        <w:pStyle w:val="Ttulo2"/>
        <w:rPr>
          <w:rFonts w:ascii="Arial" w:hAnsi="Arial" w:cs="Arial"/>
          <w:b/>
          <w:bCs/>
          <w:sz w:val="24"/>
          <w:szCs w:val="24"/>
        </w:rPr>
      </w:pPr>
      <w:bookmarkStart w:id="17" w:name="_Toc243791106"/>
      <w:r w:rsidRPr="00995C30">
        <w:rPr>
          <w:rFonts w:ascii="Arial" w:hAnsi="Arial" w:cs="Arial"/>
          <w:b/>
          <w:bCs/>
          <w:sz w:val="24"/>
          <w:szCs w:val="24"/>
          <w:highlight w:val="yellow"/>
        </w:rPr>
        <w:lastRenderedPageBreak/>
        <w:t>1.3</w:t>
      </w:r>
      <w:r w:rsidR="009926A4">
        <w:rPr>
          <w:rFonts w:ascii="Arial" w:hAnsi="Arial" w:cs="Arial"/>
          <w:b/>
          <w:bCs/>
          <w:sz w:val="24"/>
          <w:szCs w:val="24"/>
          <w:highlight w:val="yellow"/>
        </w:rPr>
        <w:t xml:space="preserve"> DIA-1</w:t>
      </w:r>
      <w:r w:rsidR="005844F1">
        <w:rPr>
          <w:rFonts w:ascii="Arial" w:hAnsi="Arial" w:cs="Arial"/>
          <w:b/>
          <w:bCs/>
          <w:sz w:val="24"/>
          <w:szCs w:val="24"/>
          <w:highlight w:val="yellow"/>
        </w:rPr>
        <w:t>-3</w:t>
      </w:r>
      <w:r w:rsidR="009926A4">
        <w:rPr>
          <w:rFonts w:ascii="Arial" w:hAnsi="Arial" w:cs="Arial"/>
          <w:b/>
          <w:bCs/>
          <w:sz w:val="24"/>
          <w:szCs w:val="24"/>
          <w:highlight w:val="yellow"/>
        </w:rPr>
        <w:t>:</w:t>
      </w:r>
      <w:r w:rsidR="00995C30" w:rsidRPr="00995C30">
        <w:rPr>
          <w:rFonts w:ascii="Arial" w:hAnsi="Arial" w:cs="Arial"/>
          <w:b/>
          <w:bCs/>
          <w:sz w:val="24"/>
          <w:szCs w:val="24"/>
          <w:highlight w:val="yellow"/>
        </w:rPr>
        <w:t xml:space="preserve"> Configuración del entorno y </w:t>
      </w:r>
      <w:proofErr w:type="gramStart"/>
      <w:r w:rsidR="00995C30" w:rsidRPr="00995C30">
        <w:rPr>
          <w:rFonts w:ascii="Arial" w:hAnsi="Arial" w:cs="Arial"/>
          <w:b/>
          <w:bCs/>
          <w:sz w:val="24"/>
          <w:szCs w:val="24"/>
          <w:highlight w:val="yellow"/>
        </w:rPr>
        <w:t>primeros paso</w:t>
      </w:r>
      <w:bookmarkEnd w:id="17"/>
      <w:proofErr w:type="gramEnd"/>
    </w:p>
    <w:p w14:paraId="7AFB7AE3" w14:textId="34334252" w:rsidR="00995C30" w:rsidRDefault="00995C30" w:rsidP="00BB451C">
      <w:r>
        <w:rPr>
          <w:noProof/>
        </w:rPr>
        <w:drawing>
          <wp:inline distT="0" distB="0" distL="0" distR="0" wp14:anchorId="322954B5" wp14:editId="15C64CDE">
            <wp:extent cx="4267200" cy="2154257"/>
            <wp:effectExtent l="0" t="0" r="0" b="0"/>
            <wp:docPr id="39123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69789" cy="2155564"/>
                    </a:xfrm>
                    <a:prstGeom prst="rect">
                      <a:avLst/>
                    </a:prstGeom>
                    <a:noFill/>
                    <a:ln>
                      <a:noFill/>
                    </a:ln>
                  </pic:spPr>
                </pic:pic>
              </a:graphicData>
            </a:graphic>
          </wp:inline>
        </w:drawing>
      </w:r>
      <w:r>
        <w:rPr>
          <w:noProof/>
        </w:rPr>
        <w:drawing>
          <wp:inline distT="0" distB="0" distL="0" distR="0" wp14:anchorId="380895CA" wp14:editId="2553AAA5">
            <wp:extent cx="4178300" cy="2013708"/>
            <wp:effectExtent l="0" t="0" r="0" b="5715"/>
            <wp:docPr id="15154607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87939" cy="2018353"/>
                    </a:xfrm>
                    <a:prstGeom prst="rect">
                      <a:avLst/>
                    </a:prstGeom>
                    <a:noFill/>
                    <a:ln>
                      <a:noFill/>
                    </a:ln>
                  </pic:spPr>
                </pic:pic>
              </a:graphicData>
            </a:graphic>
          </wp:inline>
        </w:drawing>
      </w:r>
    </w:p>
    <w:p w14:paraId="38F55AFB" w14:textId="77777777" w:rsidR="00BB451C" w:rsidRPr="00BB451C" w:rsidRDefault="00BB451C" w:rsidP="00BB451C">
      <w:pPr>
        <w:rPr>
          <w:rFonts w:cs="Arial"/>
          <w:b/>
          <w:bCs/>
          <w:sz w:val="24"/>
        </w:rPr>
      </w:pPr>
      <w:r w:rsidRPr="00BB451C">
        <w:rPr>
          <w:rFonts w:cs="Arial"/>
          <w:b/>
          <w:bCs/>
          <w:sz w:val="24"/>
          <w:highlight w:val="yellow"/>
        </w:rPr>
        <w:t>Cómo se avanza en la Semana 1</w:t>
      </w:r>
    </w:p>
    <w:p w14:paraId="3E7D5D2A" w14:textId="29AB52CB" w:rsidR="00BB451C" w:rsidRDefault="00BB451C" w:rsidP="00BB451C">
      <w:r w:rsidRPr="00BB451C">
        <w:rPr>
          <w:noProof/>
        </w:rPr>
        <w:drawing>
          <wp:inline distT="0" distB="0" distL="0" distR="0" wp14:anchorId="2C93F42A" wp14:editId="65F7B90E">
            <wp:extent cx="5159829" cy="1903510"/>
            <wp:effectExtent l="0" t="0" r="3175" b="1905"/>
            <wp:docPr id="1627829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29312" name=""/>
                    <pic:cNvPicPr/>
                  </pic:nvPicPr>
                  <pic:blipFill>
                    <a:blip r:embed="rId24"/>
                    <a:stretch>
                      <a:fillRect/>
                    </a:stretch>
                  </pic:blipFill>
                  <pic:spPr>
                    <a:xfrm>
                      <a:off x="0" y="0"/>
                      <a:ext cx="5164002" cy="1905049"/>
                    </a:xfrm>
                    <a:prstGeom prst="rect">
                      <a:avLst/>
                    </a:prstGeom>
                  </pic:spPr>
                </pic:pic>
              </a:graphicData>
            </a:graphic>
          </wp:inline>
        </w:drawing>
      </w:r>
    </w:p>
    <w:p w14:paraId="72047321" w14:textId="050E8A57" w:rsidR="00CD25E3" w:rsidRDefault="00CD25E3" w:rsidP="00BB451C">
      <w:r>
        <w:t xml:space="preserve">Entender los </w:t>
      </w:r>
      <w:proofErr w:type="gramStart"/>
      <w:r>
        <w:rPr>
          <w:b/>
          <w:bCs/>
        </w:rPr>
        <w:t>modelos frontera</w:t>
      </w:r>
      <w:proofErr w:type="gramEnd"/>
      <w:r>
        <w:rPr>
          <w:b/>
          <w:bCs/>
        </w:rPr>
        <w:t xml:space="preserve"> y sus </w:t>
      </w:r>
      <w:proofErr w:type="spellStart"/>
      <w:r>
        <w:rPr>
          <w:b/>
          <w:bCs/>
        </w:rPr>
        <w:t>APIs</w:t>
      </w:r>
      <w:proofErr w:type="spellEnd"/>
      <w:r>
        <w:rPr>
          <w:b/>
          <w:bCs/>
        </w:rPr>
        <w:t xml:space="preserve">, </w:t>
      </w:r>
      <w:r>
        <w:t>y haber programado soluciones propias con ellos.</w:t>
      </w:r>
    </w:p>
    <w:p w14:paraId="737C3793" w14:textId="57D84C60" w:rsidR="00CD25E3" w:rsidRPr="0022097B" w:rsidRDefault="0022097B" w:rsidP="0022097B">
      <w:pPr>
        <w:pStyle w:val="Ttulo3"/>
        <w:rPr>
          <w:rFonts w:cs="Arial"/>
          <w:b/>
          <w:bCs/>
          <w:sz w:val="24"/>
          <w:szCs w:val="24"/>
        </w:rPr>
      </w:pPr>
      <w:bookmarkStart w:id="18" w:name="_Toc243791107"/>
      <w:r w:rsidRPr="0022097B">
        <w:rPr>
          <w:rFonts w:cs="Arial"/>
          <w:b/>
          <w:bCs/>
          <w:sz w:val="24"/>
          <w:szCs w:val="24"/>
          <w:highlight w:val="yellow"/>
        </w:rPr>
        <w:t>1.3.1 Que es un “modelo frontera” (</w:t>
      </w:r>
      <w:proofErr w:type="spellStart"/>
      <w:r w:rsidRPr="0022097B">
        <w:rPr>
          <w:rFonts w:cs="Arial"/>
          <w:b/>
          <w:bCs/>
          <w:sz w:val="24"/>
          <w:szCs w:val="24"/>
          <w:highlight w:val="yellow"/>
        </w:rPr>
        <w:t>frontier</w:t>
      </w:r>
      <w:proofErr w:type="spellEnd"/>
      <w:r w:rsidRPr="0022097B">
        <w:rPr>
          <w:rFonts w:cs="Arial"/>
          <w:b/>
          <w:bCs/>
          <w:sz w:val="24"/>
          <w:szCs w:val="24"/>
          <w:highlight w:val="yellow"/>
        </w:rPr>
        <w:t xml:space="preserve"> </w:t>
      </w:r>
      <w:proofErr w:type="spellStart"/>
      <w:r w:rsidRPr="0022097B">
        <w:rPr>
          <w:rFonts w:cs="Arial"/>
          <w:b/>
          <w:bCs/>
          <w:sz w:val="24"/>
          <w:szCs w:val="24"/>
          <w:highlight w:val="yellow"/>
        </w:rPr>
        <w:t>model</w:t>
      </w:r>
      <w:proofErr w:type="spellEnd"/>
      <w:r w:rsidRPr="0022097B">
        <w:rPr>
          <w:rFonts w:cs="Arial"/>
          <w:b/>
          <w:bCs/>
          <w:sz w:val="24"/>
          <w:szCs w:val="24"/>
          <w:highlight w:val="yellow"/>
        </w:rPr>
        <w:t>)</w:t>
      </w:r>
      <w:bookmarkEnd w:id="18"/>
    </w:p>
    <w:p w14:paraId="0F9807F1" w14:textId="5C016BDA" w:rsidR="00CF61C0" w:rsidRDefault="00CF61C0" w:rsidP="00CF61C0">
      <w:pPr>
        <w:rPr>
          <w:rFonts w:cs="Arial"/>
          <w:szCs w:val="22"/>
        </w:rPr>
      </w:pPr>
      <w:r w:rsidRPr="00CF61C0">
        <w:rPr>
          <w:rFonts w:cs="Arial"/>
          <w:szCs w:val="22"/>
        </w:rPr>
        <w:t xml:space="preserve">Es el término que usa la industria para referirse a los </w:t>
      </w:r>
      <w:r w:rsidRPr="00CF61C0">
        <w:rPr>
          <w:rFonts w:cs="Arial"/>
          <w:b/>
          <w:bCs/>
          <w:szCs w:val="22"/>
        </w:rPr>
        <w:t>modelos más recientes y potentes disponibles</w:t>
      </w:r>
      <w:r w:rsidRPr="00CF61C0">
        <w:rPr>
          <w:rFonts w:cs="Arial"/>
          <w:szCs w:val="22"/>
        </w:rPr>
        <w:t xml:space="preserve">, la vanguardia de lo que es posible en cada momento (ej. GPT-5, Claude, Gemini) — a diferencia de los modelos de código abierto más chicos que se venían probando con </w:t>
      </w:r>
      <w:proofErr w:type="spellStart"/>
      <w:r w:rsidRPr="00CF61C0">
        <w:rPr>
          <w:rFonts w:cs="Arial"/>
          <w:szCs w:val="22"/>
        </w:rPr>
        <w:t>Ollama</w:t>
      </w:r>
      <w:proofErr w:type="spellEnd"/>
      <w:r w:rsidRPr="00CF61C0">
        <w:rPr>
          <w:rFonts w:cs="Arial"/>
          <w:szCs w:val="22"/>
        </w:rPr>
        <w:t>.</w:t>
      </w:r>
    </w:p>
    <w:p w14:paraId="3D93610A" w14:textId="77777777" w:rsidR="00CF61C0" w:rsidRDefault="00CF61C0">
      <w:pPr>
        <w:rPr>
          <w:rFonts w:cs="Arial"/>
          <w:szCs w:val="22"/>
        </w:rPr>
      </w:pPr>
      <w:r>
        <w:rPr>
          <w:rFonts w:cs="Arial"/>
          <w:szCs w:val="22"/>
        </w:rPr>
        <w:br w:type="page"/>
      </w:r>
    </w:p>
    <w:p w14:paraId="3EB32996" w14:textId="5190D787" w:rsidR="00CF61C0" w:rsidRPr="0022097B" w:rsidRDefault="00CF61C0" w:rsidP="00CF61C0">
      <w:pPr>
        <w:pStyle w:val="Ttulo3"/>
        <w:rPr>
          <w:rFonts w:cs="Arial"/>
          <w:b/>
          <w:bCs/>
          <w:sz w:val="24"/>
          <w:szCs w:val="24"/>
        </w:rPr>
      </w:pPr>
      <w:bookmarkStart w:id="19" w:name="_Toc243791108"/>
      <w:r w:rsidRPr="00E73BE5">
        <w:rPr>
          <w:rFonts w:cs="Arial"/>
          <w:b/>
          <w:bCs/>
          <w:sz w:val="24"/>
          <w:szCs w:val="24"/>
          <w:highlight w:val="yellow"/>
        </w:rPr>
        <w:lastRenderedPageBreak/>
        <w:t>1.3.2 Los 5 pasos para armar el entorno de trabajo</w:t>
      </w:r>
      <w:r w:rsidR="003D455F" w:rsidRPr="00E73BE5">
        <w:rPr>
          <w:rFonts w:cs="Arial"/>
          <w:b/>
          <w:bCs/>
          <w:sz w:val="24"/>
          <w:szCs w:val="24"/>
          <w:highlight w:val="yellow"/>
        </w:rPr>
        <w:t xml:space="preserve"> + ¿Que es </w:t>
      </w:r>
      <w:proofErr w:type="spellStart"/>
      <w:r w:rsidR="003D455F" w:rsidRPr="00E73BE5">
        <w:rPr>
          <w:rFonts w:cs="Arial"/>
          <w:b/>
          <w:bCs/>
          <w:sz w:val="24"/>
          <w:szCs w:val="24"/>
          <w:highlight w:val="yellow"/>
        </w:rPr>
        <w:t>uv</w:t>
      </w:r>
      <w:proofErr w:type="spellEnd"/>
      <w:r w:rsidR="003D455F" w:rsidRPr="00E73BE5">
        <w:rPr>
          <w:rFonts w:cs="Arial"/>
          <w:b/>
          <w:bCs/>
          <w:sz w:val="24"/>
          <w:szCs w:val="24"/>
          <w:highlight w:val="yellow"/>
        </w:rPr>
        <w:t>?</w:t>
      </w:r>
      <w:r w:rsidR="00E73BE5" w:rsidRPr="00E73BE5">
        <w:rPr>
          <w:rFonts w:cs="Arial"/>
          <w:b/>
          <w:bCs/>
          <w:sz w:val="24"/>
          <w:szCs w:val="24"/>
          <w:highlight w:val="yellow"/>
        </w:rPr>
        <w:t xml:space="preserve"> + </w:t>
      </w:r>
      <w:proofErr w:type="spellStart"/>
      <w:r w:rsidR="00E73BE5" w:rsidRPr="00E73BE5">
        <w:rPr>
          <w:rFonts w:cs="Arial"/>
          <w:b/>
          <w:bCs/>
          <w:sz w:val="24"/>
          <w:szCs w:val="24"/>
          <w:highlight w:val="yellow"/>
        </w:rPr>
        <w:t>Por que</w:t>
      </w:r>
      <w:proofErr w:type="spellEnd"/>
      <w:r w:rsidR="00E73BE5" w:rsidRPr="00E73BE5">
        <w:rPr>
          <w:rFonts w:cs="Arial"/>
          <w:b/>
          <w:bCs/>
          <w:sz w:val="24"/>
          <w:szCs w:val="24"/>
          <w:highlight w:val="yellow"/>
        </w:rPr>
        <w:t xml:space="preserve"> UV y no Anaconda</w:t>
      </w:r>
      <w:bookmarkEnd w:id="19"/>
    </w:p>
    <w:p w14:paraId="1464848C" w14:textId="77777777" w:rsidR="003631C6" w:rsidRPr="003631C6" w:rsidRDefault="003631C6" w:rsidP="003631C6">
      <w:pPr>
        <w:rPr>
          <w:rFonts w:cs="Arial"/>
          <w:szCs w:val="22"/>
        </w:rPr>
      </w:pPr>
      <w:r w:rsidRPr="003631C6">
        <w:rPr>
          <w:rFonts w:cs="Arial"/>
          <w:szCs w:val="22"/>
        </w:rPr>
        <w:t xml:space="preserve">El profesor advierte que configurar el entorno "no es tan fácil como me gustaría" y que </w:t>
      </w:r>
      <w:r w:rsidRPr="003631C6">
        <w:rPr>
          <w:rFonts w:cs="Arial"/>
          <w:b/>
          <w:bCs/>
          <w:szCs w:val="22"/>
        </w:rPr>
        <w:t>~80% de las preguntas que recibe</w:t>
      </w:r>
      <w:r w:rsidRPr="003631C6">
        <w:rPr>
          <w:rFonts w:cs="Arial"/>
          <w:szCs w:val="22"/>
        </w:rPr>
        <w:t xml:space="preserve"> son justamente sobre este proceso — pero también aclara que la documentación del curso ya cubre la gran mayoría de los problemas comunes.</w:t>
      </w:r>
    </w:p>
    <w:p w14:paraId="7E19CBFA" w14:textId="72B6DFD0" w:rsidR="00CF61C0" w:rsidRDefault="003631C6" w:rsidP="00CF61C0">
      <w:pPr>
        <w:rPr>
          <w:rFonts w:cs="Arial"/>
          <w:szCs w:val="22"/>
        </w:rPr>
      </w:pPr>
      <w:r w:rsidRPr="003631C6">
        <w:rPr>
          <w:rFonts w:cs="Arial"/>
          <w:noProof/>
          <w:szCs w:val="22"/>
        </w:rPr>
        <w:drawing>
          <wp:inline distT="0" distB="0" distL="0" distR="0" wp14:anchorId="6CB52ACB" wp14:editId="6D62E2A4">
            <wp:extent cx="4661327" cy="2402417"/>
            <wp:effectExtent l="19050" t="19050" r="25400" b="17145"/>
            <wp:docPr id="595701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01876" name=""/>
                    <pic:cNvPicPr/>
                  </pic:nvPicPr>
                  <pic:blipFill>
                    <a:blip r:embed="rId25"/>
                    <a:stretch>
                      <a:fillRect/>
                    </a:stretch>
                  </pic:blipFill>
                  <pic:spPr>
                    <a:xfrm>
                      <a:off x="0" y="0"/>
                      <a:ext cx="4668816" cy="2406277"/>
                    </a:xfrm>
                    <a:prstGeom prst="rect">
                      <a:avLst/>
                    </a:prstGeom>
                    <a:ln w="12700">
                      <a:solidFill>
                        <a:schemeClr val="tx1"/>
                      </a:solidFill>
                    </a:ln>
                  </pic:spPr>
                </pic:pic>
              </a:graphicData>
            </a:graphic>
          </wp:inline>
        </w:drawing>
      </w:r>
    </w:p>
    <w:p w14:paraId="1568C1F3" w14:textId="77777777" w:rsidR="00BE57BF" w:rsidRPr="00BE57BF" w:rsidRDefault="00BE57BF" w:rsidP="00BE57BF">
      <w:pPr>
        <w:rPr>
          <w:rFonts w:cs="Arial"/>
          <w:b/>
          <w:bCs/>
          <w:sz w:val="24"/>
        </w:rPr>
      </w:pPr>
      <w:r w:rsidRPr="00BE57BF">
        <w:rPr>
          <w:rFonts w:cs="Arial"/>
          <w:b/>
          <w:bCs/>
          <w:sz w:val="24"/>
          <w:highlight w:val="yellow"/>
        </w:rPr>
        <w:t xml:space="preserve">¿Qué es exactamente </w:t>
      </w:r>
      <w:proofErr w:type="spellStart"/>
      <w:r w:rsidRPr="00BE57BF">
        <w:rPr>
          <w:rFonts w:cs="Arial"/>
          <w:b/>
          <w:bCs/>
          <w:sz w:val="24"/>
          <w:highlight w:val="yellow"/>
        </w:rPr>
        <w:t>uv</w:t>
      </w:r>
      <w:proofErr w:type="spellEnd"/>
      <w:r w:rsidRPr="00BE57BF">
        <w:rPr>
          <w:rFonts w:cs="Arial"/>
          <w:b/>
          <w:bCs/>
          <w:sz w:val="24"/>
          <w:highlight w:val="yellow"/>
        </w:rPr>
        <w:t>?</w:t>
      </w:r>
    </w:p>
    <w:p w14:paraId="02BA5662" w14:textId="3D7E048B" w:rsidR="00BE57BF" w:rsidRDefault="00BE57BF" w:rsidP="00CF61C0">
      <w:pPr>
        <w:rPr>
          <w:rFonts w:cs="Arial"/>
          <w:szCs w:val="22"/>
        </w:rPr>
      </w:pPr>
      <w:proofErr w:type="spellStart"/>
      <w:r>
        <w:rPr>
          <w:rFonts w:cs="Arial"/>
          <w:b/>
          <w:bCs/>
          <w:szCs w:val="22"/>
        </w:rPr>
        <w:t>Uv</w:t>
      </w:r>
      <w:proofErr w:type="spellEnd"/>
      <w:r>
        <w:rPr>
          <w:rFonts w:cs="Arial"/>
          <w:b/>
          <w:bCs/>
          <w:szCs w:val="22"/>
        </w:rPr>
        <w:t xml:space="preserve"> </w:t>
      </w:r>
      <w:r>
        <w:rPr>
          <w:rFonts w:cs="Arial"/>
          <w:szCs w:val="22"/>
        </w:rPr>
        <w:t xml:space="preserve">es un gestor de paquetes y proyectos de Python de nueva generación, escrito en </w:t>
      </w:r>
      <w:r>
        <w:rPr>
          <w:rFonts w:cs="Arial"/>
          <w:b/>
          <w:bCs/>
          <w:szCs w:val="22"/>
        </w:rPr>
        <w:t xml:space="preserve">Rust </w:t>
      </w:r>
      <w:r>
        <w:rPr>
          <w:rFonts w:cs="Arial"/>
          <w:szCs w:val="22"/>
        </w:rPr>
        <w:t xml:space="preserve">por la empresa </w:t>
      </w:r>
      <w:r>
        <w:rPr>
          <w:rFonts w:cs="Arial"/>
          <w:b/>
          <w:bCs/>
          <w:szCs w:val="22"/>
        </w:rPr>
        <w:t xml:space="preserve">Astral </w:t>
      </w:r>
      <w:r>
        <w:rPr>
          <w:rFonts w:cs="Arial"/>
          <w:szCs w:val="22"/>
        </w:rPr>
        <w:t xml:space="preserve">(los mismos creados del </w:t>
      </w:r>
      <w:proofErr w:type="spellStart"/>
      <w:r>
        <w:rPr>
          <w:rFonts w:cs="Arial"/>
          <w:szCs w:val="22"/>
        </w:rPr>
        <w:t>linter</w:t>
      </w:r>
      <w:proofErr w:type="spellEnd"/>
      <w:r>
        <w:rPr>
          <w:rFonts w:cs="Arial"/>
          <w:szCs w:val="22"/>
        </w:rPr>
        <w:t xml:space="preserve"> Ruff). Funciona como reemplazo directo (</w:t>
      </w:r>
      <w:proofErr w:type="spellStart"/>
      <w:r>
        <w:rPr>
          <w:rFonts w:cs="Arial"/>
          <w:i/>
          <w:iCs/>
          <w:szCs w:val="22"/>
        </w:rPr>
        <w:t>drop</w:t>
      </w:r>
      <w:proofErr w:type="spellEnd"/>
      <w:r>
        <w:rPr>
          <w:rFonts w:cs="Arial"/>
          <w:i/>
          <w:iCs/>
          <w:szCs w:val="22"/>
        </w:rPr>
        <w:t xml:space="preserve">-in </w:t>
      </w:r>
      <w:proofErr w:type="spellStart"/>
      <w:r>
        <w:rPr>
          <w:rFonts w:cs="Arial"/>
          <w:i/>
          <w:iCs/>
          <w:szCs w:val="22"/>
        </w:rPr>
        <w:t>replacement</w:t>
      </w:r>
      <w:proofErr w:type="spellEnd"/>
      <w:r>
        <w:rPr>
          <w:rFonts w:cs="Arial"/>
          <w:i/>
          <w:iCs/>
          <w:szCs w:val="22"/>
        </w:rPr>
        <w:t xml:space="preserve">) </w:t>
      </w:r>
      <w:r>
        <w:rPr>
          <w:rFonts w:cs="Arial"/>
          <w:szCs w:val="22"/>
        </w:rPr>
        <w:t xml:space="preserve">de las herramientas </w:t>
      </w:r>
      <w:proofErr w:type="spellStart"/>
      <w:r>
        <w:rPr>
          <w:rFonts w:cs="Arial"/>
          <w:szCs w:val="22"/>
        </w:rPr>
        <w:t>tradicionaels</w:t>
      </w:r>
      <w:proofErr w:type="spellEnd"/>
      <w:r>
        <w:rPr>
          <w:rFonts w:cs="Arial"/>
          <w:szCs w:val="22"/>
        </w:rPr>
        <w:t xml:space="preserve"> de Python.</w:t>
      </w:r>
    </w:p>
    <w:p w14:paraId="23CF67BF" w14:textId="77777777" w:rsidR="00BE57BF" w:rsidRPr="00BE57BF" w:rsidRDefault="00BE57BF" w:rsidP="00BE57BF">
      <w:pPr>
        <w:rPr>
          <w:rFonts w:cs="Arial"/>
          <w:szCs w:val="22"/>
        </w:rPr>
      </w:pPr>
      <w:r w:rsidRPr="00BE57BF">
        <w:rPr>
          <w:rFonts w:cs="Arial"/>
          <w:szCs w:val="22"/>
        </w:rPr>
        <w:t xml:space="preserve">En vez de necesitar varias herramientas separadas, </w:t>
      </w:r>
      <w:proofErr w:type="spellStart"/>
      <w:r w:rsidRPr="00BE57BF">
        <w:rPr>
          <w:rFonts w:cs="Arial"/>
          <w:szCs w:val="22"/>
        </w:rPr>
        <w:t>uv</w:t>
      </w:r>
      <w:proofErr w:type="spellEnd"/>
      <w:r w:rsidRPr="00BE57BF">
        <w:rPr>
          <w:rFonts w:cs="Arial"/>
          <w:szCs w:val="22"/>
        </w:rPr>
        <w:t xml:space="preserve"> las reemplaza a </w:t>
      </w:r>
      <w:r w:rsidRPr="00BE57BF">
        <w:rPr>
          <w:rFonts w:cs="Arial"/>
          <w:b/>
          <w:bCs/>
          <w:szCs w:val="22"/>
        </w:rPr>
        <w:t>todas en un solo binario</w:t>
      </w:r>
      <w:r w:rsidRPr="00BE57BF">
        <w:rPr>
          <w:rFonts w:cs="Arial"/>
          <w:szCs w:val="22"/>
        </w:rPr>
        <w:t>:</w:t>
      </w:r>
    </w:p>
    <w:p w14:paraId="4411C346" w14:textId="7E52C177" w:rsidR="00BE57BF" w:rsidRDefault="000B6F03" w:rsidP="00CF61C0">
      <w:pPr>
        <w:rPr>
          <w:rFonts w:cs="Arial"/>
          <w:szCs w:val="22"/>
        </w:rPr>
      </w:pPr>
      <w:r w:rsidRPr="000B6F03">
        <w:rPr>
          <w:rFonts w:cs="Arial"/>
          <w:noProof/>
          <w:szCs w:val="22"/>
        </w:rPr>
        <w:drawing>
          <wp:inline distT="0" distB="0" distL="0" distR="0" wp14:anchorId="47D4F50E" wp14:editId="785BBF08">
            <wp:extent cx="4910667" cy="2424466"/>
            <wp:effectExtent l="19050" t="19050" r="23495" b="13970"/>
            <wp:docPr id="1436886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86479" name=""/>
                    <pic:cNvPicPr/>
                  </pic:nvPicPr>
                  <pic:blipFill>
                    <a:blip r:embed="rId26"/>
                    <a:stretch>
                      <a:fillRect/>
                    </a:stretch>
                  </pic:blipFill>
                  <pic:spPr>
                    <a:xfrm>
                      <a:off x="0" y="0"/>
                      <a:ext cx="4915061" cy="2426635"/>
                    </a:xfrm>
                    <a:prstGeom prst="rect">
                      <a:avLst/>
                    </a:prstGeom>
                    <a:ln w="19050">
                      <a:solidFill>
                        <a:schemeClr val="tx1"/>
                      </a:solidFill>
                    </a:ln>
                  </pic:spPr>
                </pic:pic>
              </a:graphicData>
            </a:graphic>
          </wp:inline>
        </w:drawing>
      </w:r>
    </w:p>
    <w:tbl>
      <w:tblPr>
        <w:tblStyle w:val="Tablaconcuadrcula"/>
        <w:tblW w:w="0" w:type="auto"/>
        <w:tblLook w:val="04A0" w:firstRow="1" w:lastRow="0" w:firstColumn="1" w:lastColumn="0" w:noHBand="0" w:noVBand="1"/>
      </w:tblPr>
      <w:tblGrid>
        <w:gridCol w:w="3596"/>
        <w:gridCol w:w="3597"/>
        <w:gridCol w:w="3597"/>
      </w:tblGrid>
      <w:tr w:rsidR="000B6F03" w14:paraId="5691101E" w14:textId="77777777" w:rsidTr="000B6F03">
        <w:tc>
          <w:tcPr>
            <w:tcW w:w="3596" w:type="dxa"/>
          </w:tcPr>
          <w:p w14:paraId="0FE537D2" w14:textId="4F522BA3" w:rsidR="000B6F03" w:rsidRPr="000B6F03" w:rsidRDefault="000B6F03" w:rsidP="00CF61C0">
            <w:pPr>
              <w:rPr>
                <w:rFonts w:cs="Arial"/>
                <w:b/>
                <w:bCs/>
                <w:szCs w:val="22"/>
              </w:rPr>
            </w:pPr>
            <w:r>
              <w:rPr>
                <w:rFonts w:cs="Arial"/>
                <w:b/>
                <w:bCs/>
                <w:szCs w:val="22"/>
              </w:rPr>
              <w:t>Herramienta tradicional</w:t>
            </w:r>
          </w:p>
        </w:tc>
        <w:tc>
          <w:tcPr>
            <w:tcW w:w="3597" w:type="dxa"/>
          </w:tcPr>
          <w:p w14:paraId="679B3A65" w14:textId="72DEEFB4" w:rsidR="000B6F03" w:rsidRPr="000B6F03" w:rsidRDefault="000B6F03" w:rsidP="00CF61C0">
            <w:pPr>
              <w:rPr>
                <w:rFonts w:cs="Arial"/>
                <w:b/>
                <w:bCs/>
                <w:szCs w:val="22"/>
              </w:rPr>
            </w:pPr>
            <w:r w:rsidRPr="000B6F03">
              <w:rPr>
                <w:rFonts w:cs="Arial"/>
                <w:b/>
                <w:bCs/>
                <w:szCs w:val="22"/>
              </w:rPr>
              <w:t xml:space="preserve">Para que </w:t>
            </w:r>
            <w:proofErr w:type="spellStart"/>
            <w:r w:rsidRPr="000B6F03">
              <w:rPr>
                <w:rFonts w:cs="Arial"/>
                <w:b/>
                <w:bCs/>
                <w:szCs w:val="22"/>
              </w:rPr>
              <w:t>servia</w:t>
            </w:r>
            <w:proofErr w:type="spellEnd"/>
          </w:p>
        </w:tc>
        <w:tc>
          <w:tcPr>
            <w:tcW w:w="3597" w:type="dxa"/>
          </w:tcPr>
          <w:p w14:paraId="491C1CFE" w14:textId="1BFC7850" w:rsidR="000B6F03" w:rsidRPr="000B6F03" w:rsidRDefault="000B6F03" w:rsidP="00CF61C0">
            <w:pPr>
              <w:rPr>
                <w:rFonts w:cs="Arial"/>
                <w:b/>
                <w:bCs/>
                <w:szCs w:val="22"/>
              </w:rPr>
            </w:pPr>
            <w:r>
              <w:rPr>
                <w:rFonts w:cs="Arial"/>
                <w:b/>
                <w:bCs/>
                <w:szCs w:val="22"/>
              </w:rPr>
              <w:t xml:space="preserve">Comando equivalente en </w:t>
            </w:r>
            <w:proofErr w:type="spellStart"/>
            <w:r>
              <w:rPr>
                <w:rFonts w:cs="Arial"/>
                <w:b/>
                <w:bCs/>
                <w:szCs w:val="22"/>
              </w:rPr>
              <w:t>uv</w:t>
            </w:r>
            <w:proofErr w:type="spellEnd"/>
          </w:p>
        </w:tc>
      </w:tr>
      <w:tr w:rsidR="000B6F03" w14:paraId="2489B9DB" w14:textId="77777777" w:rsidTr="000B6F03">
        <w:tc>
          <w:tcPr>
            <w:tcW w:w="3596" w:type="dxa"/>
          </w:tcPr>
          <w:p w14:paraId="1624328E" w14:textId="7AE3612F" w:rsidR="000B6F03" w:rsidRPr="000B6F03" w:rsidRDefault="000B6F03" w:rsidP="00CF61C0">
            <w:pPr>
              <w:rPr>
                <w:rFonts w:cs="Arial"/>
                <w:b/>
                <w:bCs/>
                <w:szCs w:val="22"/>
              </w:rPr>
            </w:pPr>
            <w:r>
              <w:rPr>
                <w:rFonts w:cs="Arial"/>
                <w:b/>
                <w:bCs/>
                <w:szCs w:val="22"/>
              </w:rPr>
              <w:t>Pip</w:t>
            </w:r>
          </w:p>
        </w:tc>
        <w:tc>
          <w:tcPr>
            <w:tcW w:w="3597" w:type="dxa"/>
          </w:tcPr>
          <w:p w14:paraId="05B43B65" w14:textId="43B1A58F" w:rsidR="000B6F03" w:rsidRPr="000B6F03" w:rsidRDefault="000B6F03" w:rsidP="00CF61C0">
            <w:pPr>
              <w:rPr>
                <w:rFonts w:cs="Arial"/>
                <w:szCs w:val="22"/>
              </w:rPr>
            </w:pPr>
            <w:r>
              <w:rPr>
                <w:rFonts w:cs="Arial"/>
                <w:szCs w:val="22"/>
              </w:rPr>
              <w:t>Instalar paquetes</w:t>
            </w:r>
          </w:p>
        </w:tc>
        <w:tc>
          <w:tcPr>
            <w:tcW w:w="3597" w:type="dxa"/>
          </w:tcPr>
          <w:p w14:paraId="6E5741F1" w14:textId="3B24BB57" w:rsidR="000B6F03" w:rsidRPr="00E4576D" w:rsidRDefault="000B6F03" w:rsidP="00CF61C0">
            <w:pPr>
              <w:rPr>
                <w:rFonts w:cs="Arial"/>
                <w:b/>
                <w:bCs/>
                <w:szCs w:val="22"/>
              </w:rPr>
            </w:pPr>
            <w:proofErr w:type="spellStart"/>
            <w:r w:rsidRPr="00E4576D">
              <w:rPr>
                <w:rFonts w:cs="Arial"/>
                <w:b/>
                <w:bCs/>
                <w:szCs w:val="22"/>
              </w:rPr>
              <w:t>Uv</w:t>
            </w:r>
            <w:proofErr w:type="spellEnd"/>
            <w:r w:rsidRPr="00E4576D">
              <w:rPr>
                <w:rFonts w:cs="Arial"/>
                <w:b/>
                <w:bCs/>
                <w:szCs w:val="22"/>
              </w:rPr>
              <w:t xml:space="preserve"> </w:t>
            </w:r>
            <w:proofErr w:type="spellStart"/>
            <w:r w:rsidRPr="00E4576D">
              <w:rPr>
                <w:rFonts w:cs="Arial"/>
                <w:b/>
                <w:bCs/>
                <w:szCs w:val="22"/>
              </w:rPr>
              <w:t>add</w:t>
            </w:r>
            <w:proofErr w:type="spellEnd"/>
          </w:p>
        </w:tc>
      </w:tr>
      <w:tr w:rsidR="000B6F03" w14:paraId="634BA50A" w14:textId="77777777" w:rsidTr="000B6F03">
        <w:tc>
          <w:tcPr>
            <w:tcW w:w="3596" w:type="dxa"/>
          </w:tcPr>
          <w:p w14:paraId="52ABD169" w14:textId="001E11BB" w:rsidR="000B6F03" w:rsidRPr="00E4576D" w:rsidRDefault="00E4576D" w:rsidP="00CF61C0">
            <w:pPr>
              <w:rPr>
                <w:rFonts w:cs="Arial"/>
                <w:b/>
                <w:bCs/>
                <w:szCs w:val="22"/>
              </w:rPr>
            </w:pPr>
            <w:proofErr w:type="spellStart"/>
            <w:r w:rsidRPr="00E4576D">
              <w:rPr>
                <w:rFonts w:cs="Arial"/>
                <w:b/>
                <w:bCs/>
                <w:szCs w:val="22"/>
              </w:rPr>
              <w:t>pip-tools</w:t>
            </w:r>
            <w:proofErr w:type="spellEnd"/>
          </w:p>
        </w:tc>
        <w:tc>
          <w:tcPr>
            <w:tcW w:w="3597" w:type="dxa"/>
          </w:tcPr>
          <w:p w14:paraId="248D9498" w14:textId="7BE2CDB0" w:rsidR="000B6F03" w:rsidRPr="00E4576D" w:rsidRDefault="00E4576D" w:rsidP="00CF61C0">
            <w:pPr>
              <w:rPr>
                <w:rFonts w:cs="Arial"/>
                <w:szCs w:val="22"/>
              </w:rPr>
            </w:pPr>
            <w:r>
              <w:rPr>
                <w:rFonts w:cs="Arial"/>
                <w:szCs w:val="22"/>
              </w:rPr>
              <w:t>Congelar versiones de dependencias</w:t>
            </w:r>
          </w:p>
        </w:tc>
        <w:tc>
          <w:tcPr>
            <w:tcW w:w="3597" w:type="dxa"/>
          </w:tcPr>
          <w:p w14:paraId="668A50D3" w14:textId="651329D3" w:rsidR="000B6F03" w:rsidRPr="00E4576D" w:rsidRDefault="00E4576D" w:rsidP="00CF61C0">
            <w:pPr>
              <w:rPr>
                <w:rFonts w:cs="Arial"/>
                <w:b/>
                <w:bCs/>
                <w:szCs w:val="22"/>
              </w:rPr>
            </w:pPr>
            <w:proofErr w:type="spellStart"/>
            <w:r w:rsidRPr="00E4576D">
              <w:rPr>
                <w:rFonts w:cs="Arial"/>
                <w:b/>
                <w:bCs/>
                <w:szCs w:val="22"/>
              </w:rPr>
              <w:t>Uv</w:t>
            </w:r>
            <w:proofErr w:type="spellEnd"/>
            <w:r w:rsidRPr="00E4576D">
              <w:rPr>
                <w:rFonts w:cs="Arial"/>
                <w:b/>
                <w:bCs/>
                <w:szCs w:val="22"/>
              </w:rPr>
              <w:t xml:space="preserve"> </w:t>
            </w:r>
            <w:proofErr w:type="spellStart"/>
            <w:r w:rsidRPr="00E4576D">
              <w:rPr>
                <w:rFonts w:cs="Arial"/>
                <w:b/>
                <w:bCs/>
                <w:szCs w:val="22"/>
              </w:rPr>
              <w:t>lock</w:t>
            </w:r>
            <w:proofErr w:type="spellEnd"/>
          </w:p>
        </w:tc>
      </w:tr>
      <w:tr w:rsidR="000B6F03" w14:paraId="1109F73B" w14:textId="77777777" w:rsidTr="000B6F03">
        <w:tc>
          <w:tcPr>
            <w:tcW w:w="3596" w:type="dxa"/>
          </w:tcPr>
          <w:p w14:paraId="68074A2C" w14:textId="78C0F388" w:rsidR="000B6F03" w:rsidRDefault="00E4576D" w:rsidP="00CF61C0">
            <w:pPr>
              <w:rPr>
                <w:rFonts w:cs="Arial"/>
                <w:szCs w:val="22"/>
              </w:rPr>
            </w:pPr>
            <w:proofErr w:type="spellStart"/>
            <w:r w:rsidRPr="00E4576D">
              <w:rPr>
                <w:rFonts w:cs="Arial"/>
                <w:szCs w:val="22"/>
              </w:rPr>
              <w:t>Venv</w:t>
            </w:r>
            <w:proofErr w:type="spellEnd"/>
          </w:p>
        </w:tc>
        <w:tc>
          <w:tcPr>
            <w:tcW w:w="3597" w:type="dxa"/>
          </w:tcPr>
          <w:p w14:paraId="7AB55625" w14:textId="7732E557" w:rsidR="000B6F03" w:rsidRDefault="00E4576D" w:rsidP="00CF61C0">
            <w:pPr>
              <w:rPr>
                <w:rFonts w:cs="Arial"/>
                <w:szCs w:val="22"/>
              </w:rPr>
            </w:pPr>
            <w:r w:rsidRPr="00E4576D">
              <w:rPr>
                <w:rFonts w:cs="Arial"/>
                <w:szCs w:val="22"/>
              </w:rPr>
              <w:t>Crear entornos virtuales</w:t>
            </w:r>
          </w:p>
        </w:tc>
        <w:tc>
          <w:tcPr>
            <w:tcW w:w="3597" w:type="dxa"/>
          </w:tcPr>
          <w:p w14:paraId="19B6B351" w14:textId="147FB9DA" w:rsidR="000B6F03" w:rsidRPr="00E4576D" w:rsidRDefault="00E4576D" w:rsidP="00CF61C0">
            <w:pPr>
              <w:rPr>
                <w:rFonts w:cs="Arial"/>
                <w:b/>
                <w:bCs/>
                <w:szCs w:val="22"/>
              </w:rPr>
            </w:pPr>
            <w:proofErr w:type="spellStart"/>
            <w:r w:rsidRPr="00E4576D">
              <w:rPr>
                <w:rFonts w:cs="Arial"/>
                <w:b/>
                <w:bCs/>
                <w:szCs w:val="22"/>
              </w:rPr>
              <w:t>uv</w:t>
            </w:r>
            <w:proofErr w:type="spellEnd"/>
            <w:r w:rsidRPr="00E4576D">
              <w:rPr>
                <w:rFonts w:cs="Arial"/>
                <w:b/>
                <w:bCs/>
                <w:szCs w:val="22"/>
              </w:rPr>
              <w:t xml:space="preserve"> </w:t>
            </w:r>
            <w:proofErr w:type="spellStart"/>
            <w:r w:rsidRPr="00E4576D">
              <w:rPr>
                <w:rFonts w:cs="Arial"/>
                <w:b/>
                <w:bCs/>
                <w:szCs w:val="22"/>
              </w:rPr>
              <w:t>venv</w:t>
            </w:r>
            <w:proofErr w:type="spellEnd"/>
          </w:p>
        </w:tc>
      </w:tr>
      <w:tr w:rsidR="00E4576D" w14:paraId="41E6BC29" w14:textId="77777777" w:rsidTr="000B6F03">
        <w:tc>
          <w:tcPr>
            <w:tcW w:w="3596" w:type="dxa"/>
          </w:tcPr>
          <w:p w14:paraId="4A6EA352" w14:textId="65AB811D" w:rsidR="00E4576D" w:rsidRPr="00E4576D" w:rsidRDefault="00E4576D" w:rsidP="00CF61C0">
            <w:pPr>
              <w:rPr>
                <w:rFonts w:cs="Arial"/>
                <w:szCs w:val="22"/>
              </w:rPr>
            </w:pPr>
            <w:proofErr w:type="spellStart"/>
            <w:r w:rsidRPr="00E4576D">
              <w:rPr>
                <w:rFonts w:cs="Arial"/>
                <w:szCs w:val="22"/>
              </w:rPr>
              <w:t>Pyenv</w:t>
            </w:r>
            <w:proofErr w:type="spellEnd"/>
          </w:p>
        </w:tc>
        <w:tc>
          <w:tcPr>
            <w:tcW w:w="3597" w:type="dxa"/>
          </w:tcPr>
          <w:p w14:paraId="117C5ED4" w14:textId="3216CCBB" w:rsidR="00E4576D" w:rsidRPr="00E4576D" w:rsidRDefault="00E4576D" w:rsidP="00CF61C0">
            <w:pPr>
              <w:rPr>
                <w:rFonts w:cs="Arial"/>
                <w:szCs w:val="22"/>
              </w:rPr>
            </w:pPr>
            <w:r w:rsidRPr="00E4576D">
              <w:rPr>
                <w:rFonts w:cs="Arial"/>
                <w:szCs w:val="22"/>
              </w:rPr>
              <w:t>Gestionar versiones de Python</w:t>
            </w:r>
          </w:p>
        </w:tc>
        <w:tc>
          <w:tcPr>
            <w:tcW w:w="3597" w:type="dxa"/>
          </w:tcPr>
          <w:p w14:paraId="6B4E9CEA" w14:textId="4466A899" w:rsidR="00E4576D" w:rsidRPr="00E4576D" w:rsidRDefault="00E4576D" w:rsidP="00CF61C0">
            <w:pPr>
              <w:rPr>
                <w:rFonts w:cs="Arial"/>
                <w:b/>
                <w:bCs/>
                <w:szCs w:val="22"/>
              </w:rPr>
            </w:pPr>
            <w:proofErr w:type="spellStart"/>
            <w:r w:rsidRPr="00E4576D">
              <w:rPr>
                <w:rFonts w:cs="Arial"/>
                <w:b/>
                <w:bCs/>
                <w:szCs w:val="22"/>
              </w:rPr>
              <w:t>uv</w:t>
            </w:r>
            <w:proofErr w:type="spellEnd"/>
            <w:r w:rsidRPr="00E4576D">
              <w:rPr>
                <w:rFonts w:cs="Arial"/>
                <w:b/>
                <w:bCs/>
                <w:szCs w:val="22"/>
              </w:rPr>
              <w:t xml:space="preserve"> </w:t>
            </w:r>
            <w:proofErr w:type="spellStart"/>
            <w:r w:rsidRPr="00E4576D">
              <w:rPr>
                <w:rFonts w:cs="Arial"/>
                <w:b/>
                <w:bCs/>
                <w:szCs w:val="22"/>
              </w:rPr>
              <w:t>python</w:t>
            </w:r>
            <w:proofErr w:type="spellEnd"/>
            <w:r w:rsidRPr="00E4576D">
              <w:rPr>
                <w:rFonts w:cs="Arial"/>
                <w:b/>
                <w:bCs/>
                <w:szCs w:val="22"/>
              </w:rPr>
              <w:t xml:space="preserve"> </w:t>
            </w:r>
            <w:proofErr w:type="spellStart"/>
            <w:r w:rsidRPr="00E4576D">
              <w:rPr>
                <w:rFonts w:cs="Arial"/>
                <w:b/>
                <w:bCs/>
                <w:szCs w:val="22"/>
              </w:rPr>
              <w:t>install</w:t>
            </w:r>
            <w:proofErr w:type="spellEnd"/>
          </w:p>
        </w:tc>
      </w:tr>
      <w:tr w:rsidR="00E4576D" w14:paraId="16C58972" w14:textId="77777777" w:rsidTr="000B6F03">
        <w:tc>
          <w:tcPr>
            <w:tcW w:w="3596" w:type="dxa"/>
          </w:tcPr>
          <w:p w14:paraId="4DC663F4" w14:textId="24807EFF" w:rsidR="00E4576D" w:rsidRPr="00E4576D" w:rsidRDefault="003D1206" w:rsidP="00CF61C0">
            <w:pPr>
              <w:rPr>
                <w:rFonts w:cs="Arial"/>
                <w:szCs w:val="22"/>
              </w:rPr>
            </w:pPr>
            <w:proofErr w:type="spellStart"/>
            <w:r w:rsidRPr="003D1206">
              <w:rPr>
                <w:rFonts w:cs="Arial"/>
                <w:szCs w:val="22"/>
              </w:rPr>
              <w:t>Pipx</w:t>
            </w:r>
            <w:proofErr w:type="spellEnd"/>
          </w:p>
        </w:tc>
        <w:tc>
          <w:tcPr>
            <w:tcW w:w="3597" w:type="dxa"/>
          </w:tcPr>
          <w:p w14:paraId="4EF578C8" w14:textId="6BE6A962" w:rsidR="00E4576D" w:rsidRPr="00E4576D" w:rsidRDefault="003D1206" w:rsidP="00CF61C0">
            <w:pPr>
              <w:rPr>
                <w:rFonts w:cs="Arial"/>
                <w:szCs w:val="22"/>
              </w:rPr>
            </w:pPr>
            <w:r w:rsidRPr="003D1206">
              <w:rPr>
                <w:rFonts w:cs="Arial"/>
                <w:szCs w:val="22"/>
              </w:rPr>
              <w:t>Instalar herramientas de línea de comandos</w:t>
            </w:r>
          </w:p>
        </w:tc>
        <w:tc>
          <w:tcPr>
            <w:tcW w:w="3597" w:type="dxa"/>
          </w:tcPr>
          <w:p w14:paraId="3A277523" w14:textId="0B62D2D9" w:rsidR="00E4576D" w:rsidRPr="00E4576D" w:rsidRDefault="003D1206" w:rsidP="00CF61C0">
            <w:pPr>
              <w:rPr>
                <w:rFonts w:cs="Arial"/>
                <w:b/>
                <w:bCs/>
                <w:szCs w:val="22"/>
              </w:rPr>
            </w:pPr>
            <w:r w:rsidRPr="003D1206">
              <w:rPr>
                <w:rFonts w:cs="Arial"/>
                <w:b/>
                <w:bCs/>
                <w:szCs w:val="22"/>
              </w:rPr>
              <w:t>(incluido)</w:t>
            </w:r>
          </w:p>
        </w:tc>
      </w:tr>
      <w:tr w:rsidR="003D1206" w14:paraId="1972BEE2" w14:textId="77777777" w:rsidTr="000B6F03">
        <w:tc>
          <w:tcPr>
            <w:tcW w:w="3596" w:type="dxa"/>
          </w:tcPr>
          <w:p w14:paraId="17A0B328" w14:textId="5D630F6F" w:rsidR="003D1206" w:rsidRPr="003D1206" w:rsidRDefault="003D1206" w:rsidP="00CF61C0">
            <w:pPr>
              <w:rPr>
                <w:rFonts w:cs="Arial"/>
                <w:szCs w:val="22"/>
              </w:rPr>
            </w:pPr>
            <w:r w:rsidRPr="003D1206">
              <w:rPr>
                <w:rFonts w:cs="Arial"/>
                <w:szCs w:val="22"/>
              </w:rPr>
              <w:t>Poetry / PDM</w:t>
            </w:r>
          </w:p>
        </w:tc>
        <w:tc>
          <w:tcPr>
            <w:tcW w:w="3597" w:type="dxa"/>
          </w:tcPr>
          <w:p w14:paraId="0B05D4CF" w14:textId="6992FBE2" w:rsidR="003D1206" w:rsidRPr="003D1206" w:rsidRDefault="003D1206" w:rsidP="00CF61C0">
            <w:pPr>
              <w:rPr>
                <w:rFonts w:cs="Arial"/>
                <w:szCs w:val="22"/>
              </w:rPr>
            </w:pPr>
            <w:r w:rsidRPr="003D1206">
              <w:rPr>
                <w:rFonts w:cs="Arial"/>
                <w:szCs w:val="22"/>
              </w:rPr>
              <w:t>Gestión de proyectos completos</w:t>
            </w:r>
          </w:p>
        </w:tc>
        <w:tc>
          <w:tcPr>
            <w:tcW w:w="3597" w:type="dxa"/>
          </w:tcPr>
          <w:p w14:paraId="79C1C36A" w14:textId="507F52B9" w:rsidR="003D1206" w:rsidRPr="003D1206" w:rsidRDefault="003D1206" w:rsidP="00CF61C0">
            <w:pPr>
              <w:rPr>
                <w:rFonts w:cs="Arial"/>
                <w:b/>
                <w:bCs/>
                <w:szCs w:val="22"/>
              </w:rPr>
            </w:pPr>
            <w:r w:rsidRPr="003D1206">
              <w:rPr>
                <w:rFonts w:cs="Arial"/>
                <w:b/>
                <w:bCs/>
                <w:szCs w:val="22"/>
              </w:rPr>
              <w:t>(incluido)</w:t>
            </w:r>
          </w:p>
        </w:tc>
      </w:tr>
    </w:tbl>
    <w:p w14:paraId="457BDD14" w14:textId="77777777" w:rsidR="000B6F03" w:rsidRDefault="000B6F03" w:rsidP="00CF61C0">
      <w:pPr>
        <w:rPr>
          <w:rFonts w:cs="Arial"/>
          <w:szCs w:val="22"/>
        </w:rPr>
      </w:pPr>
    </w:p>
    <w:p w14:paraId="59F77184" w14:textId="77777777" w:rsidR="00255DB2" w:rsidRPr="00255DB2" w:rsidRDefault="00255DB2" w:rsidP="00255DB2">
      <w:pPr>
        <w:rPr>
          <w:rFonts w:cs="Arial"/>
          <w:szCs w:val="22"/>
        </w:rPr>
      </w:pPr>
      <w:r w:rsidRPr="00255DB2">
        <w:rPr>
          <w:rFonts w:cs="Arial"/>
          <w:b/>
          <w:bCs/>
          <w:szCs w:val="22"/>
        </w:rPr>
        <w:lastRenderedPageBreak/>
        <w:t>Por qué es tan popular:</w:t>
      </w:r>
      <w:r w:rsidRPr="00255DB2">
        <w:rPr>
          <w:rFonts w:cs="Arial"/>
          <w:szCs w:val="22"/>
        </w:rPr>
        <w:t xml:space="preserve"> su ventaja principal es la velocidad — es entre </w:t>
      </w:r>
      <w:r w:rsidRPr="00255DB2">
        <w:rPr>
          <w:rFonts w:cs="Arial"/>
          <w:b/>
          <w:bCs/>
          <w:szCs w:val="22"/>
        </w:rPr>
        <w:t>10 y 100 veces más rápido</w:t>
      </w:r>
      <w:r w:rsidRPr="00255DB2">
        <w:rPr>
          <w:rFonts w:cs="Arial"/>
          <w:szCs w:val="22"/>
        </w:rPr>
        <w:t xml:space="preserve"> que </w:t>
      </w:r>
      <w:proofErr w:type="spellStart"/>
      <w:r w:rsidRPr="00255DB2">
        <w:rPr>
          <w:rFonts w:cs="Arial"/>
          <w:szCs w:val="22"/>
        </w:rPr>
        <w:t>pip</w:t>
      </w:r>
      <w:proofErr w:type="spellEnd"/>
      <w:r w:rsidRPr="00255DB2">
        <w:rPr>
          <w:rFonts w:cs="Arial"/>
          <w:szCs w:val="22"/>
        </w:rPr>
        <w:t xml:space="preserve"> para instalar paquetes (por ejemplo, un proyecto con librerías pesadas como Django, </w:t>
      </w:r>
      <w:proofErr w:type="spellStart"/>
      <w:r w:rsidRPr="00255DB2">
        <w:rPr>
          <w:rFonts w:cs="Arial"/>
          <w:szCs w:val="22"/>
        </w:rPr>
        <w:t>Celery</w:t>
      </w:r>
      <w:proofErr w:type="spellEnd"/>
      <w:r w:rsidRPr="00255DB2">
        <w:rPr>
          <w:rFonts w:cs="Arial"/>
          <w:szCs w:val="22"/>
        </w:rPr>
        <w:t xml:space="preserve">, Pandas y </w:t>
      </w:r>
      <w:proofErr w:type="spellStart"/>
      <w:r w:rsidRPr="00255DB2">
        <w:rPr>
          <w:rFonts w:cs="Arial"/>
          <w:szCs w:val="22"/>
        </w:rPr>
        <w:t>scikit-learn</w:t>
      </w:r>
      <w:proofErr w:type="spellEnd"/>
      <w:r w:rsidRPr="00255DB2">
        <w:rPr>
          <w:rFonts w:cs="Arial"/>
          <w:szCs w:val="22"/>
        </w:rPr>
        <w:t xml:space="preserve"> que con </w:t>
      </w:r>
      <w:proofErr w:type="spellStart"/>
      <w:r w:rsidRPr="00255DB2">
        <w:rPr>
          <w:rFonts w:cs="Arial"/>
          <w:szCs w:val="22"/>
        </w:rPr>
        <w:t>pip</w:t>
      </w:r>
      <w:proofErr w:type="spellEnd"/>
      <w:r w:rsidRPr="00255DB2">
        <w:rPr>
          <w:rFonts w:cs="Arial"/>
          <w:szCs w:val="22"/>
        </w:rPr>
        <w:t xml:space="preserve"> tarda ~90 segundos, con </w:t>
      </w:r>
      <w:proofErr w:type="spellStart"/>
      <w:r w:rsidRPr="00255DB2">
        <w:rPr>
          <w:rFonts w:cs="Arial"/>
          <w:szCs w:val="22"/>
        </w:rPr>
        <w:t>uv</w:t>
      </w:r>
      <w:proofErr w:type="spellEnd"/>
      <w:r w:rsidRPr="00255DB2">
        <w:rPr>
          <w:rFonts w:cs="Arial"/>
          <w:szCs w:val="22"/>
        </w:rPr>
        <w:t xml:space="preserve"> tarda ~8 segundos). Esto se debe a estar escrito en Rust y usar un caché global que evita volver a descargar paquetes ya instalados en otros proyectos.</w:t>
      </w:r>
    </w:p>
    <w:p w14:paraId="15D70B42" w14:textId="0EEB5A87" w:rsidR="00255DB2" w:rsidRDefault="00255DB2" w:rsidP="00CF61C0">
      <w:pPr>
        <w:rPr>
          <w:rFonts w:cs="Arial"/>
          <w:szCs w:val="22"/>
        </w:rPr>
      </w:pPr>
      <w:r>
        <w:rPr>
          <w:rFonts w:cs="Arial"/>
          <w:b/>
          <w:bCs/>
          <w:szCs w:val="22"/>
        </w:rPr>
        <w:t xml:space="preserve">Dato reciente (2026): </w:t>
      </w:r>
      <w:r>
        <w:rPr>
          <w:rFonts w:cs="Arial"/>
          <w:szCs w:val="22"/>
        </w:rPr>
        <w:t xml:space="preserve">en marzo de 2026, </w:t>
      </w:r>
      <w:proofErr w:type="spellStart"/>
      <w:r>
        <w:rPr>
          <w:rFonts w:cs="Arial"/>
          <w:b/>
          <w:bCs/>
          <w:szCs w:val="22"/>
        </w:rPr>
        <w:t>OpenAI</w:t>
      </w:r>
      <w:proofErr w:type="spellEnd"/>
      <w:r>
        <w:rPr>
          <w:rFonts w:cs="Arial"/>
          <w:b/>
          <w:bCs/>
          <w:szCs w:val="22"/>
        </w:rPr>
        <w:t xml:space="preserve"> adquirió Astral </w:t>
      </w:r>
      <w:r>
        <w:rPr>
          <w:rFonts w:cs="Arial"/>
          <w:szCs w:val="22"/>
        </w:rPr>
        <w:t xml:space="preserve">(la empresa detrás de </w:t>
      </w:r>
      <w:proofErr w:type="spellStart"/>
      <w:r>
        <w:rPr>
          <w:rFonts w:cs="Arial"/>
          <w:szCs w:val="22"/>
        </w:rPr>
        <w:t>uv</w:t>
      </w:r>
      <w:proofErr w:type="spellEnd"/>
      <w:r>
        <w:rPr>
          <w:rFonts w:cs="Arial"/>
          <w:szCs w:val="22"/>
        </w:rPr>
        <w:t xml:space="preserve">) para integrarlo en su plataforma Codex – lo cual confirma que tan relevante se volvió esta herramienta dentro del ecosistema de IA, </w:t>
      </w:r>
      <w:proofErr w:type="spellStart"/>
      <w:r>
        <w:rPr>
          <w:rFonts w:cs="Arial"/>
          <w:szCs w:val="22"/>
        </w:rPr>
        <w:t>mas</w:t>
      </w:r>
      <w:proofErr w:type="spellEnd"/>
      <w:r>
        <w:rPr>
          <w:rFonts w:cs="Arial"/>
          <w:szCs w:val="22"/>
        </w:rPr>
        <w:t xml:space="preserve"> allá de ser “solo” un gestor de paquetes de Python.</w:t>
      </w:r>
    </w:p>
    <w:p w14:paraId="04211033" w14:textId="77777777" w:rsidR="00E73BE5" w:rsidRPr="00E73BE5" w:rsidRDefault="00E73BE5" w:rsidP="00E73BE5">
      <w:pPr>
        <w:rPr>
          <w:rFonts w:cs="Arial"/>
          <w:b/>
          <w:bCs/>
          <w:sz w:val="24"/>
        </w:rPr>
      </w:pPr>
      <w:r w:rsidRPr="00E73BE5">
        <w:rPr>
          <w:rFonts w:cs="Arial"/>
          <w:b/>
          <w:bCs/>
          <w:sz w:val="24"/>
          <w:highlight w:val="yellow"/>
        </w:rPr>
        <w:t>Por qué UV y no Anaconda</w:t>
      </w:r>
    </w:p>
    <w:p w14:paraId="053626CE" w14:textId="77777777" w:rsidR="00F04583" w:rsidRPr="00F04583" w:rsidRDefault="00F04583" w:rsidP="00F04583">
      <w:pPr>
        <w:rPr>
          <w:rFonts w:cs="Arial"/>
          <w:szCs w:val="22"/>
        </w:rPr>
      </w:pPr>
      <w:r w:rsidRPr="00F04583">
        <w:rPr>
          <w:rFonts w:cs="Arial"/>
          <w:szCs w:val="22"/>
        </w:rPr>
        <w:t xml:space="preserve">El profesor lo destaca porque normalmente hay que elegir 2 de 3 entre: </w:t>
      </w:r>
      <w:r w:rsidRPr="00F04583">
        <w:rPr>
          <w:rFonts w:cs="Arial"/>
          <w:b/>
          <w:bCs/>
          <w:szCs w:val="22"/>
        </w:rPr>
        <w:t>fácil, rápido, confiable</w:t>
      </w:r>
      <w:r w:rsidRPr="00F04583">
        <w:rPr>
          <w:rFonts w:cs="Arial"/>
          <w:szCs w:val="22"/>
        </w:rPr>
        <w:t>. Según él, UV logra las tres cosas a la vez, y por eso ganó tanta popularidad en la comunidad.</w:t>
      </w:r>
    </w:p>
    <w:p w14:paraId="7B2D7760" w14:textId="7163E651" w:rsidR="000E514D" w:rsidRDefault="000E514D">
      <w:pPr>
        <w:rPr>
          <w:rFonts w:cs="Arial"/>
          <w:szCs w:val="22"/>
        </w:rPr>
      </w:pPr>
      <w:r>
        <w:rPr>
          <w:rFonts w:cs="Arial"/>
          <w:szCs w:val="22"/>
        </w:rPr>
        <w:br w:type="page"/>
      </w:r>
    </w:p>
    <w:p w14:paraId="445BA8A8" w14:textId="25A71A6E" w:rsidR="000F46AB" w:rsidRPr="00A91E24" w:rsidRDefault="009926A4">
      <w:pPr>
        <w:pStyle w:val="Ttulo2"/>
        <w:numPr>
          <w:ilvl w:val="1"/>
          <w:numId w:val="7"/>
        </w:numPr>
        <w:rPr>
          <w:rFonts w:ascii="Arial" w:hAnsi="Arial" w:cs="Arial"/>
          <w:b/>
          <w:bCs/>
          <w:sz w:val="24"/>
          <w:szCs w:val="24"/>
          <w:highlight w:val="yellow"/>
        </w:rPr>
      </w:pPr>
      <w:r>
        <w:rPr>
          <w:rFonts w:ascii="Arial" w:hAnsi="Arial" w:cs="Arial"/>
          <w:b/>
          <w:bCs/>
          <w:sz w:val="24"/>
          <w:szCs w:val="24"/>
          <w:highlight w:val="yellow"/>
        </w:rPr>
        <w:lastRenderedPageBreak/>
        <w:t xml:space="preserve"> </w:t>
      </w:r>
      <w:bookmarkStart w:id="20" w:name="_Toc243791109"/>
      <w:r>
        <w:rPr>
          <w:rFonts w:ascii="Arial" w:hAnsi="Arial" w:cs="Arial"/>
          <w:b/>
          <w:bCs/>
          <w:sz w:val="24"/>
          <w:szCs w:val="24"/>
          <w:highlight w:val="yellow"/>
        </w:rPr>
        <w:t>DIA-1</w:t>
      </w:r>
      <w:r w:rsidR="005844F1">
        <w:rPr>
          <w:rFonts w:ascii="Arial" w:hAnsi="Arial" w:cs="Arial"/>
          <w:b/>
          <w:bCs/>
          <w:sz w:val="24"/>
          <w:szCs w:val="24"/>
          <w:highlight w:val="yellow"/>
        </w:rPr>
        <w:t>-4</w:t>
      </w:r>
      <w:r>
        <w:rPr>
          <w:rFonts w:ascii="Arial" w:hAnsi="Arial" w:cs="Arial"/>
          <w:b/>
          <w:bCs/>
          <w:sz w:val="24"/>
          <w:szCs w:val="24"/>
          <w:highlight w:val="yellow"/>
        </w:rPr>
        <w:t xml:space="preserve">: </w:t>
      </w:r>
      <w:r w:rsidR="000F46AB" w:rsidRPr="00A91E24">
        <w:rPr>
          <w:rFonts w:ascii="Arial" w:hAnsi="Arial" w:cs="Arial"/>
          <w:b/>
          <w:bCs/>
          <w:sz w:val="24"/>
          <w:szCs w:val="24"/>
          <w:highlight w:val="yellow"/>
        </w:rPr>
        <w:t xml:space="preserve">Entorno desarrollo, notebooks </w:t>
      </w:r>
      <w:proofErr w:type="spellStart"/>
      <w:r w:rsidR="000F46AB" w:rsidRPr="00A91E24">
        <w:rPr>
          <w:rFonts w:ascii="Arial" w:hAnsi="Arial" w:cs="Arial"/>
          <w:b/>
          <w:bCs/>
          <w:sz w:val="24"/>
          <w:szCs w:val="24"/>
          <w:highlight w:val="yellow"/>
        </w:rPr>
        <w:t>Jupyter</w:t>
      </w:r>
      <w:proofErr w:type="spellEnd"/>
      <w:r w:rsidR="000F46AB" w:rsidRPr="00A91E24">
        <w:rPr>
          <w:rFonts w:ascii="Arial" w:hAnsi="Arial" w:cs="Arial"/>
          <w:b/>
          <w:bCs/>
          <w:sz w:val="24"/>
          <w:szCs w:val="24"/>
          <w:highlight w:val="yellow"/>
        </w:rPr>
        <w:t xml:space="preserve"> y primera llamada a modelo </w:t>
      </w:r>
      <w:proofErr w:type="spellStart"/>
      <w:r w:rsidR="000F46AB" w:rsidRPr="00A91E24">
        <w:rPr>
          <w:rFonts w:ascii="Arial" w:hAnsi="Arial" w:cs="Arial"/>
          <w:b/>
          <w:bCs/>
          <w:sz w:val="24"/>
          <w:szCs w:val="24"/>
          <w:highlight w:val="yellow"/>
        </w:rPr>
        <w:t>frontier</w:t>
      </w:r>
      <w:proofErr w:type="spellEnd"/>
      <w:r w:rsidR="000F46AB" w:rsidRPr="00A91E24">
        <w:rPr>
          <w:rFonts w:ascii="Arial" w:hAnsi="Arial" w:cs="Arial"/>
          <w:b/>
          <w:bCs/>
          <w:sz w:val="24"/>
          <w:szCs w:val="24"/>
          <w:highlight w:val="yellow"/>
        </w:rPr>
        <w:t xml:space="preserve"> (Gemini)</w:t>
      </w:r>
      <w:r w:rsidR="00471162" w:rsidRPr="00A91E24">
        <w:rPr>
          <w:rFonts w:ascii="Arial" w:hAnsi="Arial" w:cs="Arial"/>
          <w:b/>
          <w:bCs/>
          <w:sz w:val="24"/>
          <w:szCs w:val="24"/>
          <w:highlight w:val="yellow"/>
        </w:rPr>
        <w:t xml:space="preserve"> + scraper.py</w:t>
      </w:r>
      <w:r w:rsidR="00151DC8" w:rsidRPr="00A91E24">
        <w:rPr>
          <w:rFonts w:ascii="Arial" w:hAnsi="Arial" w:cs="Arial"/>
          <w:b/>
          <w:bCs/>
          <w:sz w:val="24"/>
          <w:szCs w:val="24"/>
          <w:highlight w:val="yellow"/>
        </w:rPr>
        <w:t xml:space="preserve"> – consultar: https://aistudio.google.com/</w:t>
      </w:r>
      <w:bookmarkEnd w:id="20"/>
    </w:p>
    <w:p w14:paraId="3B75A428" w14:textId="31D3AE00" w:rsidR="000F46AB" w:rsidRPr="007961B0" w:rsidRDefault="007961B0" w:rsidP="000F46AB">
      <w:pPr>
        <w:rPr>
          <w:rFonts w:cs="Arial"/>
          <w:b/>
          <w:bCs/>
          <w:sz w:val="24"/>
        </w:rPr>
      </w:pPr>
      <w:r w:rsidRPr="00471162">
        <w:rPr>
          <w:rFonts w:cs="Arial"/>
          <w:b/>
          <w:bCs/>
          <w:sz w:val="24"/>
          <w:highlight w:val="yellow"/>
        </w:rPr>
        <w:t>Archivo: dia1.ipynb</w:t>
      </w:r>
    </w:p>
    <w:p w14:paraId="0B39B083" w14:textId="7D7D63B5" w:rsidR="007961B0" w:rsidRDefault="007961B0" w:rsidP="000F46AB">
      <w:pPr>
        <w:rPr>
          <w:b/>
          <w:bCs/>
        </w:rPr>
      </w:pPr>
      <w:r w:rsidRPr="007961B0">
        <w:rPr>
          <w:b/>
          <w:bCs/>
          <w:noProof/>
        </w:rPr>
        <w:drawing>
          <wp:inline distT="0" distB="0" distL="0" distR="0" wp14:anchorId="4E6711DC" wp14:editId="38F60084">
            <wp:extent cx="4752109" cy="1613517"/>
            <wp:effectExtent l="38100" t="38100" r="29845" b="44450"/>
            <wp:docPr id="1396731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31938" name=""/>
                    <pic:cNvPicPr/>
                  </pic:nvPicPr>
                  <pic:blipFill>
                    <a:blip r:embed="rId27"/>
                    <a:stretch>
                      <a:fillRect/>
                    </a:stretch>
                  </pic:blipFill>
                  <pic:spPr>
                    <a:xfrm>
                      <a:off x="0" y="0"/>
                      <a:ext cx="4759728" cy="1616104"/>
                    </a:xfrm>
                    <a:prstGeom prst="rect">
                      <a:avLst/>
                    </a:prstGeom>
                    <a:ln w="28575">
                      <a:solidFill>
                        <a:srgbClr val="00B0F0"/>
                      </a:solidFill>
                    </a:ln>
                  </pic:spPr>
                </pic:pic>
              </a:graphicData>
            </a:graphic>
          </wp:inline>
        </w:drawing>
      </w:r>
    </w:p>
    <w:tbl>
      <w:tblPr>
        <w:tblStyle w:val="Tablaconcuadrcula"/>
        <w:tblW w:w="0" w:type="auto"/>
        <w:tblLook w:val="04A0" w:firstRow="1" w:lastRow="0" w:firstColumn="1" w:lastColumn="0" w:noHBand="0" w:noVBand="1"/>
      </w:tblPr>
      <w:tblGrid>
        <w:gridCol w:w="7804"/>
      </w:tblGrid>
      <w:tr w:rsidR="00711FD4" w14:paraId="72AA8D9D" w14:textId="77777777" w:rsidTr="00711FD4">
        <w:trPr>
          <w:trHeight w:val="682"/>
        </w:trPr>
        <w:tc>
          <w:tcPr>
            <w:tcW w:w="7804" w:type="dxa"/>
          </w:tcPr>
          <w:p w14:paraId="2D70DD7F" w14:textId="77777777" w:rsidR="00711FD4" w:rsidRDefault="00711FD4" w:rsidP="000F46AB">
            <w:pPr>
              <w:rPr>
                <w:b/>
                <w:bCs/>
              </w:rPr>
            </w:pPr>
            <w:r w:rsidRPr="00711FD4">
              <w:rPr>
                <w:b/>
                <w:bCs/>
                <w:noProof/>
              </w:rPr>
              <w:drawing>
                <wp:inline distT="0" distB="0" distL="0" distR="0" wp14:anchorId="31C5DD4C" wp14:editId="6BF9798F">
                  <wp:extent cx="4731328" cy="640482"/>
                  <wp:effectExtent l="19050" t="19050" r="12700" b="26670"/>
                  <wp:docPr id="953017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17860" name=""/>
                          <pic:cNvPicPr/>
                        </pic:nvPicPr>
                        <pic:blipFill>
                          <a:blip r:embed="rId28"/>
                          <a:stretch>
                            <a:fillRect/>
                          </a:stretch>
                        </pic:blipFill>
                        <pic:spPr>
                          <a:xfrm>
                            <a:off x="0" y="0"/>
                            <a:ext cx="4776240" cy="646562"/>
                          </a:xfrm>
                          <a:prstGeom prst="rect">
                            <a:avLst/>
                          </a:prstGeom>
                          <a:ln>
                            <a:solidFill>
                              <a:srgbClr val="00B0F0"/>
                            </a:solidFill>
                          </a:ln>
                        </pic:spPr>
                      </pic:pic>
                    </a:graphicData>
                  </a:graphic>
                </wp:inline>
              </w:drawing>
            </w:r>
          </w:p>
          <w:p w14:paraId="64B51F01" w14:textId="77777777" w:rsidR="00EA30C2" w:rsidRPr="00EA30C2" w:rsidRDefault="00EA30C2" w:rsidP="00EA30C2">
            <w:pPr>
              <w:rPr>
                <w:rFonts w:cs="Arial"/>
                <w:szCs w:val="22"/>
              </w:rPr>
            </w:pPr>
            <w:r w:rsidRPr="00EA30C2">
              <w:rPr>
                <w:rFonts w:cs="Arial"/>
                <w:szCs w:val="22"/>
              </w:rPr>
              <w:t xml:space="preserve">Importa la función </w:t>
            </w:r>
            <w:proofErr w:type="spellStart"/>
            <w:r w:rsidRPr="00EA30C2">
              <w:rPr>
                <w:rFonts w:cs="Arial"/>
                <w:szCs w:val="22"/>
              </w:rPr>
              <w:t>fetch_website_contents</w:t>
            </w:r>
            <w:proofErr w:type="spellEnd"/>
            <w:r w:rsidRPr="00EA30C2">
              <w:rPr>
                <w:rFonts w:cs="Arial"/>
                <w:szCs w:val="22"/>
              </w:rPr>
              <w:t xml:space="preserve"> </w:t>
            </w:r>
            <w:r w:rsidRPr="00EA30C2">
              <w:rPr>
                <w:rFonts w:cs="Arial"/>
                <w:b/>
                <w:bCs/>
                <w:szCs w:val="22"/>
              </w:rPr>
              <w:t>desde tu propio archivo</w:t>
            </w:r>
            <w:r w:rsidRPr="00EA30C2">
              <w:rPr>
                <w:rFonts w:cs="Arial"/>
                <w:szCs w:val="22"/>
              </w:rPr>
              <w:t xml:space="preserve"> scraper.py (el que vimos que ya está en tu carpeta week1). Esa función es la que descarga y limpia el texto de una página web.</w:t>
            </w:r>
          </w:p>
          <w:p w14:paraId="14191453" w14:textId="0F4CE85E" w:rsidR="00711FD4" w:rsidRDefault="00EA30C2" w:rsidP="000F46AB">
            <w:r w:rsidRPr="00EA30C2">
              <w:rPr>
                <w:noProof/>
              </w:rPr>
              <w:drawing>
                <wp:inline distT="0" distB="0" distL="0" distR="0" wp14:anchorId="147B1034" wp14:editId="5BC028EF">
                  <wp:extent cx="4749800" cy="608949"/>
                  <wp:effectExtent l="19050" t="19050" r="12700" b="20320"/>
                  <wp:docPr id="1264230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30752" name=""/>
                          <pic:cNvPicPr/>
                        </pic:nvPicPr>
                        <pic:blipFill>
                          <a:blip r:embed="rId29"/>
                          <a:stretch>
                            <a:fillRect/>
                          </a:stretch>
                        </pic:blipFill>
                        <pic:spPr>
                          <a:xfrm>
                            <a:off x="0" y="0"/>
                            <a:ext cx="4768968" cy="611406"/>
                          </a:xfrm>
                          <a:prstGeom prst="rect">
                            <a:avLst/>
                          </a:prstGeom>
                          <a:ln>
                            <a:solidFill>
                              <a:srgbClr val="00B0F0"/>
                            </a:solidFill>
                          </a:ln>
                        </pic:spPr>
                      </pic:pic>
                    </a:graphicData>
                  </a:graphic>
                </wp:inline>
              </w:drawing>
            </w:r>
          </w:p>
          <w:p w14:paraId="6D0929C3" w14:textId="77777777" w:rsidR="000F13A8" w:rsidRPr="000F13A8" w:rsidRDefault="000F13A8" w:rsidP="000F13A8">
            <w:pPr>
              <w:rPr>
                <w:rFonts w:cs="Arial"/>
                <w:szCs w:val="22"/>
              </w:rPr>
            </w:pPr>
            <w:r w:rsidRPr="000F13A8">
              <w:rPr>
                <w:rFonts w:cs="Arial"/>
                <w:szCs w:val="22"/>
              </w:rPr>
              <w:t xml:space="preserve">Trae dos herramientas para </w:t>
            </w:r>
            <w:r w:rsidRPr="000F13A8">
              <w:rPr>
                <w:rFonts w:cs="Arial"/>
                <w:b/>
                <w:bCs/>
                <w:szCs w:val="22"/>
              </w:rPr>
              <w:t>mostrar bonito</w:t>
            </w:r>
            <w:r w:rsidRPr="000F13A8">
              <w:rPr>
                <w:rFonts w:cs="Arial"/>
                <w:szCs w:val="22"/>
              </w:rPr>
              <w:t xml:space="preserve"> el resultado en el notebook: </w:t>
            </w:r>
            <w:proofErr w:type="spellStart"/>
            <w:r w:rsidRPr="000F13A8">
              <w:rPr>
                <w:rFonts w:cs="Arial"/>
                <w:szCs w:val="22"/>
              </w:rPr>
              <w:t>Markdown</w:t>
            </w:r>
            <w:proofErr w:type="spellEnd"/>
            <w:r w:rsidRPr="000F13A8">
              <w:rPr>
                <w:rFonts w:cs="Arial"/>
                <w:szCs w:val="22"/>
              </w:rPr>
              <w:t xml:space="preserve"> da formato de texto enriquecido (títulos, negritas), y </w:t>
            </w:r>
            <w:proofErr w:type="spellStart"/>
            <w:r w:rsidRPr="000F13A8">
              <w:rPr>
                <w:rFonts w:cs="Arial"/>
                <w:szCs w:val="22"/>
              </w:rPr>
              <w:t>display</w:t>
            </w:r>
            <w:proofErr w:type="spellEnd"/>
            <w:r w:rsidRPr="000F13A8">
              <w:rPr>
                <w:rFonts w:cs="Arial"/>
                <w:szCs w:val="22"/>
              </w:rPr>
              <w:t xml:space="preserve"> lo renderiza en pantalla en vez de mostrarlo como texto plano.</w:t>
            </w:r>
          </w:p>
          <w:p w14:paraId="783D49F9" w14:textId="2BF8F962" w:rsidR="00EA30C2" w:rsidRDefault="000F13A8" w:rsidP="000F46AB">
            <w:r w:rsidRPr="000F13A8">
              <w:rPr>
                <w:noProof/>
              </w:rPr>
              <w:drawing>
                <wp:inline distT="0" distB="0" distL="0" distR="0" wp14:anchorId="0983FA79" wp14:editId="3B86DEF6">
                  <wp:extent cx="4655127" cy="583615"/>
                  <wp:effectExtent l="19050" t="19050" r="12700" b="26035"/>
                  <wp:docPr id="1359453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53671" name=""/>
                          <pic:cNvPicPr/>
                        </pic:nvPicPr>
                        <pic:blipFill>
                          <a:blip r:embed="rId30"/>
                          <a:stretch>
                            <a:fillRect/>
                          </a:stretch>
                        </pic:blipFill>
                        <pic:spPr>
                          <a:xfrm>
                            <a:off x="0" y="0"/>
                            <a:ext cx="4686098" cy="587498"/>
                          </a:xfrm>
                          <a:prstGeom prst="rect">
                            <a:avLst/>
                          </a:prstGeom>
                          <a:ln>
                            <a:solidFill>
                              <a:srgbClr val="00B0F0"/>
                            </a:solidFill>
                          </a:ln>
                        </pic:spPr>
                      </pic:pic>
                    </a:graphicData>
                  </a:graphic>
                </wp:inline>
              </w:drawing>
            </w:r>
          </w:p>
          <w:p w14:paraId="66CD9312" w14:textId="15D9F404" w:rsidR="00711FD4" w:rsidRPr="00471162" w:rsidRDefault="000F13A8" w:rsidP="000F46AB">
            <w:pPr>
              <w:rPr>
                <w:rFonts w:cs="Arial"/>
                <w:szCs w:val="22"/>
              </w:rPr>
            </w:pPr>
            <w:r w:rsidRPr="000F13A8">
              <w:rPr>
                <w:rFonts w:cs="Arial"/>
                <w:szCs w:val="22"/>
              </w:rPr>
              <w:t xml:space="preserve">Esta es la línea que ya </w:t>
            </w:r>
            <w:r w:rsidRPr="000F13A8">
              <w:rPr>
                <w:rFonts w:cs="Arial"/>
                <w:b/>
                <w:bCs/>
                <w:szCs w:val="22"/>
              </w:rPr>
              <w:t>adaptaste</w:t>
            </w:r>
            <w:r w:rsidRPr="000F13A8">
              <w:rPr>
                <w:rFonts w:cs="Arial"/>
                <w:szCs w:val="22"/>
              </w:rPr>
              <w:t xml:space="preserve"> vos (en el original decía </w:t>
            </w:r>
            <w:proofErr w:type="spellStart"/>
            <w:r w:rsidRPr="000F13A8">
              <w:rPr>
                <w:rFonts w:cs="Arial"/>
                <w:szCs w:val="22"/>
              </w:rPr>
              <w:t>from</w:t>
            </w:r>
            <w:proofErr w:type="spellEnd"/>
            <w:r w:rsidRPr="000F13A8">
              <w:rPr>
                <w:rFonts w:cs="Arial"/>
                <w:szCs w:val="22"/>
              </w:rPr>
              <w:t xml:space="preserve"> </w:t>
            </w:r>
            <w:proofErr w:type="spellStart"/>
            <w:r w:rsidRPr="000F13A8">
              <w:rPr>
                <w:rFonts w:cs="Arial"/>
                <w:szCs w:val="22"/>
              </w:rPr>
              <w:t>openai</w:t>
            </w:r>
            <w:proofErr w:type="spellEnd"/>
            <w:r w:rsidRPr="000F13A8">
              <w:rPr>
                <w:rFonts w:cs="Arial"/>
                <w:szCs w:val="22"/>
              </w:rPr>
              <w:t xml:space="preserve"> </w:t>
            </w:r>
            <w:proofErr w:type="spellStart"/>
            <w:r w:rsidRPr="000F13A8">
              <w:rPr>
                <w:rFonts w:cs="Arial"/>
                <w:szCs w:val="22"/>
              </w:rPr>
              <w:t>import</w:t>
            </w:r>
            <w:proofErr w:type="spellEnd"/>
            <w:r w:rsidRPr="000F13A8">
              <w:rPr>
                <w:rFonts w:cs="Arial"/>
                <w:szCs w:val="22"/>
              </w:rPr>
              <w:t xml:space="preserve"> </w:t>
            </w:r>
            <w:proofErr w:type="spellStart"/>
            <w:r w:rsidRPr="000F13A8">
              <w:rPr>
                <w:rFonts w:cs="Arial"/>
                <w:szCs w:val="22"/>
              </w:rPr>
              <w:t>OpenAI</w:t>
            </w:r>
            <w:proofErr w:type="spellEnd"/>
            <w:r w:rsidRPr="000F13A8">
              <w:rPr>
                <w:rFonts w:cs="Arial"/>
                <w:szCs w:val="22"/>
              </w:rPr>
              <w:t>) — trae el paquete de Google para poder llamar a Gemini.</w:t>
            </w:r>
          </w:p>
          <w:p w14:paraId="52391369" w14:textId="4CCEBA17" w:rsidR="00711FD4" w:rsidRDefault="00711FD4" w:rsidP="000F46AB">
            <w:pPr>
              <w:rPr>
                <w:b/>
                <w:bCs/>
              </w:rPr>
            </w:pPr>
          </w:p>
        </w:tc>
      </w:tr>
    </w:tbl>
    <w:p w14:paraId="5C495A62" w14:textId="77777777" w:rsidR="007961B0" w:rsidRDefault="007961B0" w:rsidP="000F46AB">
      <w:pPr>
        <w:rPr>
          <w:b/>
          <w:bCs/>
        </w:rPr>
      </w:pPr>
    </w:p>
    <w:p w14:paraId="475D5E41" w14:textId="77777777" w:rsidR="000A7351" w:rsidRDefault="000A7351" w:rsidP="000F46AB">
      <w:pPr>
        <w:rPr>
          <w:b/>
          <w:bCs/>
        </w:rPr>
      </w:pPr>
    </w:p>
    <w:p w14:paraId="65357F87" w14:textId="77777777" w:rsidR="000A7351" w:rsidRDefault="000A7351" w:rsidP="000F46AB">
      <w:pPr>
        <w:rPr>
          <w:b/>
          <w:bCs/>
        </w:rPr>
      </w:pPr>
    </w:p>
    <w:p w14:paraId="1755FA9C" w14:textId="77777777" w:rsidR="000A7351" w:rsidRDefault="000A7351" w:rsidP="000F46AB">
      <w:pPr>
        <w:rPr>
          <w:b/>
          <w:bCs/>
        </w:rPr>
      </w:pPr>
    </w:p>
    <w:p w14:paraId="27720C5D" w14:textId="77777777" w:rsidR="000A7351" w:rsidRDefault="000A7351" w:rsidP="000F46AB">
      <w:pPr>
        <w:rPr>
          <w:b/>
          <w:bCs/>
        </w:rPr>
      </w:pPr>
    </w:p>
    <w:p w14:paraId="0846548A" w14:textId="77777777" w:rsidR="000A7351" w:rsidRDefault="000A7351" w:rsidP="000F46AB">
      <w:pPr>
        <w:rPr>
          <w:b/>
          <w:bCs/>
        </w:rPr>
      </w:pPr>
    </w:p>
    <w:p w14:paraId="038CF056" w14:textId="77777777" w:rsidR="000A7351" w:rsidRDefault="000A7351" w:rsidP="000F46AB">
      <w:pPr>
        <w:rPr>
          <w:b/>
          <w:bCs/>
        </w:rPr>
      </w:pPr>
    </w:p>
    <w:p w14:paraId="27B2A575" w14:textId="77777777" w:rsidR="000A7351" w:rsidRDefault="000A7351" w:rsidP="000F46AB">
      <w:pPr>
        <w:rPr>
          <w:b/>
          <w:bCs/>
        </w:rPr>
      </w:pPr>
    </w:p>
    <w:p w14:paraId="1CD081AD" w14:textId="77777777" w:rsidR="000A7351" w:rsidRDefault="000A7351" w:rsidP="000F46AB">
      <w:pPr>
        <w:rPr>
          <w:b/>
          <w:bCs/>
        </w:rPr>
      </w:pPr>
    </w:p>
    <w:p w14:paraId="03E772E7" w14:textId="77777777" w:rsidR="000A7351" w:rsidRPr="007961B0" w:rsidRDefault="000A7351" w:rsidP="000F46AB">
      <w:pPr>
        <w:rPr>
          <w:b/>
          <w:bCs/>
        </w:rPr>
      </w:pPr>
    </w:p>
    <w:p w14:paraId="6CB10032" w14:textId="36887C09" w:rsidR="00471162" w:rsidRPr="00F6488E" w:rsidRDefault="00F6488E" w:rsidP="00F6488E">
      <w:pPr>
        <w:pStyle w:val="Ttulo3"/>
        <w:rPr>
          <w:rFonts w:cs="Arial"/>
          <w:b/>
          <w:bCs/>
          <w:sz w:val="24"/>
          <w:szCs w:val="24"/>
        </w:rPr>
      </w:pPr>
      <w:bookmarkStart w:id="21" w:name="_Toc243791110"/>
      <w:r w:rsidRPr="00F6488E">
        <w:rPr>
          <w:rFonts w:cs="Arial"/>
          <w:b/>
          <w:bCs/>
          <w:sz w:val="24"/>
          <w:szCs w:val="24"/>
          <w:highlight w:val="yellow"/>
        </w:rPr>
        <w:lastRenderedPageBreak/>
        <w:t xml:space="preserve">1.4.1 </w:t>
      </w:r>
      <w:r w:rsidR="00471162" w:rsidRPr="00F6488E">
        <w:rPr>
          <w:rFonts w:cs="Arial"/>
          <w:b/>
          <w:bCs/>
          <w:sz w:val="24"/>
          <w:szCs w:val="24"/>
          <w:highlight w:val="yellow"/>
        </w:rPr>
        <w:t>Archivo: scraper.py</w:t>
      </w:r>
      <w:bookmarkEnd w:id="21"/>
    </w:p>
    <w:p w14:paraId="72E130CA" w14:textId="590B1489" w:rsidR="00471162" w:rsidRDefault="000A7351" w:rsidP="00471162">
      <w:pPr>
        <w:rPr>
          <w:rFonts w:cs="Arial"/>
          <w:b/>
          <w:bCs/>
        </w:rPr>
      </w:pPr>
      <w:r>
        <w:rPr>
          <w:rFonts w:cs="Arial"/>
          <w:b/>
          <w:bCs/>
          <w:noProof/>
        </w:rPr>
        <w:drawing>
          <wp:inline distT="0" distB="0" distL="0" distR="0" wp14:anchorId="020715FB" wp14:editId="1CDD1810">
            <wp:extent cx="4025086" cy="3192780"/>
            <wp:effectExtent l="38100" t="38100" r="33020" b="45720"/>
            <wp:docPr id="21034912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30429" cy="3197018"/>
                    </a:xfrm>
                    <a:prstGeom prst="rect">
                      <a:avLst/>
                    </a:prstGeom>
                    <a:noFill/>
                    <a:ln w="28575">
                      <a:solidFill>
                        <a:srgbClr val="00B0F0"/>
                      </a:solidFill>
                    </a:ln>
                  </pic:spPr>
                </pic:pic>
              </a:graphicData>
            </a:graphic>
          </wp:inline>
        </w:drawing>
      </w:r>
      <w:r>
        <w:rPr>
          <w:rFonts w:cs="Arial"/>
          <w:b/>
          <w:bCs/>
          <w:noProof/>
        </w:rPr>
        <w:drawing>
          <wp:inline distT="0" distB="0" distL="0" distR="0" wp14:anchorId="4F363E81" wp14:editId="4E3B6C37">
            <wp:extent cx="4024630" cy="1495671"/>
            <wp:effectExtent l="38100" t="38100" r="33020" b="47625"/>
            <wp:docPr id="20374656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36717" cy="1500163"/>
                    </a:xfrm>
                    <a:prstGeom prst="rect">
                      <a:avLst/>
                    </a:prstGeom>
                    <a:noFill/>
                    <a:ln w="28575">
                      <a:solidFill>
                        <a:srgbClr val="00B0F0"/>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F6488E" w14:paraId="11003422" w14:textId="77777777" w:rsidTr="00F6488E">
        <w:tc>
          <w:tcPr>
            <w:tcW w:w="10790" w:type="dxa"/>
          </w:tcPr>
          <w:p w14:paraId="4680D5FE" w14:textId="77777777" w:rsidR="0031113A" w:rsidRPr="0031113A" w:rsidRDefault="0031113A" w:rsidP="0031113A">
            <w:pPr>
              <w:rPr>
                <w:rFonts w:cs="Arial"/>
                <w:b/>
                <w:bCs/>
              </w:rPr>
            </w:pPr>
            <w:r w:rsidRPr="00893DB5">
              <w:rPr>
                <w:rFonts w:cs="Arial"/>
                <w:b/>
                <w:bCs/>
                <w:highlight w:val="yellow"/>
              </w:rPr>
              <w:t xml:space="preserve">Los </w:t>
            </w:r>
            <w:proofErr w:type="spellStart"/>
            <w:r w:rsidRPr="00893DB5">
              <w:rPr>
                <w:rFonts w:cs="Arial"/>
                <w:b/>
                <w:bCs/>
                <w:highlight w:val="yellow"/>
              </w:rPr>
              <w:t>imports</w:t>
            </w:r>
            <w:proofErr w:type="spellEnd"/>
          </w:p>
          <w:p w14:paraId="26A1F577" w14:textId="1D893B6E" w:rsidR="00F6488E" w:rsidRDefault="0031113A" w:rsidP="00471162">
            <w:pPr>
              <w:rPr>
                <w:rFonts w:cs="Arial"/>
                <w:b/>
                <w:bCs/>
              </w:rPr>
            </w:pPr>
            <w:r w:rsidRPr="0031113A">
              <w:rPr>
                <w:rFonts w:cs="Arial"/>
                <w:b/>
                <w:bCs/>
                <w:noProof/>
              </w:rPr>
              <w:drawing>
                <wp:inline distT="0" distB="0" distL="0" distR="0" wp14:anchorId="34B9B6CA" wp14:editId="200CCE1B">
                  <wp:extent cx="4072890" cy="644760"/>
                  <wp:effectExtent l="19050" t="19050" r="22860" b="22225"/>
                  <wp:docPr id="1857096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96975" name=""/>
                          <pic:cNvPicPr/>
                        </pic:nvPicPr>
                        <pic:blipFill>
                          <a:blip r:embed="rId33"/>
                          <a:stretch>
                            <a:fillRect/>
                          </a:stretch>
                        </pic:blipFill>
                        <pic:spPr>
                          <a:xfrm>
                            <a:off x="0" y="0"/>
                            <a:ext cx="4095734" cy="648376"/>
                          </a:xfrm>
                          <a:prstGeom prst="rect">
                            <a:avLst/>
                          </a:prstGeom>
                          <a:ln>
                            <a:solidFill>
                              <a:srgbClr val="00B0F0"/>
                            </a:solidFill>
                          </a:ln>
                        </pic:spPr>
                      </pic:pic>
                    </a:graphicData>
                  </a:graphic>
                </wp:inline>
              </w:drawing>
            </w:r>
          </w:p>
          <w:p w14:paraId="158AA682" w14:textId="76BBC8EF" w:rsidR="0031113A" w:rsidRPr="00D6485C" w:rsidRDefault="0031113A">
            <w:pPr>
              <w:pStyle w:val="Prrafodelista"/>
              <w:numPr>
                <w:ilvl w:val="0"/>
                <w:numId w:val="2"/>
              </w:numPr>
              <w:rPr>
                <w:rFonts w:cs="Arial"/>
                <w:b/>
                <w:bCs/>
                <w:szCs w:val="22"/>
              </w:rPr>
            </w:pPr>
            <w:proofErr w:type="spellStart"/>
            <w:r w:rsidRPr="0031113A">
              <w:rPr>
                <w:rFonts w:cs="Arial"/>
                <w:b/>
                <w:bCs/>
                <w:szCs w:val="22"/>
              </w:rPr>
              <w:t>Request</w:t>
            </w:r>
            <w:proofErr w:type="spellEnd"/>
            <w:r w:rsidRPr="0031113A">
              <w:rPr>
                <w:rFonts w:cs="Arial"/>
                <w:b/>
                <w:bCs/>
                <w:szCs w:val="22"/>
              </w:rPr>
              <w:t xml:space="preserve">: </w:t>
            </w:r>
            <w:r w:rsidR="00D6485C">
              <w:rPr>
                <w:rFonts w:cs="Arial"/>
                <w:szCs w:val="22"/>
              </w:rPr>
              <w:t>l</w:t>
            </w:r>
            <w:r w:rsidR="00D6485C" w:rsidRPr="00D6485C">
              <w:rPr>
                <w:rFonts w:cs="Arial"/>
                <w:szCs w:val="22"/>
              </w:rPr>
              <w:t>ibrería para hacer pedidos HTTP — básicamente, "pedirle" a un sitio web que te mande su contenido (como cuando tu navegador visita una página, pero hecho desde código).</w:t>
            </w:r>
          </w:p>
          <w:p w14:paraId="4E1E9C58" w14:textId="4A7FEB76" w:rsidR="00D6485C" w:rsidRPr="00893DB5" w:rsidRDefault="00D6485C">
            <w:pPr>
              <w:pStyle w:val="Prrafodelista"/>
              <w:numPr>
                <w:ilvl w:val="0"/>
                <w:numId w:val="2"/>
              </w:numPr>
              <w:rPr>
                <w:rFonts w:cs="Arial"/>
                <w:b/>
                <w:bCs/>
                <w:szCs w:val="22"/>
              </w:rPr>
            </w:pPr>
            <w:proofErr w:type="spellStart"/>
            <w:r w:rsidRPr="00D6485C">
              <w:rPr>
                <w:rFonts w:cs="Arial"/>
                <w:b/>
                <w:bCs/>
                <w:szCs w:val="22"/>
              </w:rPr>
              <w:t>BeautifulSoup</w:t>
            </w:r>
            <w:proofErr w:type="spellEnd"/>
            <w:r>
              <w:rPr>
                <w:rFonts w:cs="Arial"/>
                <w:b/>
                <w:bCs/>
                <w:szCs w:val="22"/>
              </w:rPr>
              <w:t xml:space="preserve">: </w:t>
            </w:r>
            <w:r>
              <w:rPr>
                <w:rFonts w:cs="Arial"/>
                <w:szCs w:val="22"/>
              </w:rPr>
              <w:t xml:space="preserve">librería para “entender” el HTML que devuelve la web. El HTML crudo es un lio de etiquetas </w:t>
            </w:r>
            <w:r w:rsidR="00893DB5" w:rsidRPr="00893DB5">
              <w:rPr>
                <w:rFonts w:cs="Arial"/>
                <w:szCs w:val="22"/>
              </w:rPr>
              <w:t>(&lt;</w:t>
            </w:r>
            <w:proofErr w:type="spellStart"/>
            <w:r w:rsidR="00893DB5" w:rsidRPr="00893DB5">
              <w:rPr>
                <w:rFonts w:cs="Arial"/>
                <w:szCs w:val="22"/>
              </w:rPr>
              <w:t>div</w:t>
            </w:r>
            <w:proofErr w:type="spellEnd"/>
            <w:r w:rsidR="00893DB5" w:rsidRPr="00893DB5">
              <w:rPr>
                <w:rFonts w:cs="Arial"/>
                <w:szCs w:val="22"/>
              </w:rPr>
              <w:t>&gt;, &lt;script&gt;, &lt;p&gt;, etc.);</w:t>
            </w:r>
            <w:r w:rsidR="00893DB5" w:rsidRPr="00893DB5">
              <w:t xml:space="preserve"> </w:t>
            </w:r>
            <w:proofErr w:type="spellStart"/>
            <w:r w:rsidR="00893DB5" w:rsidRPr="00893DB5">
              <w:rPr>
                <w:rFonts w:cs="Arial"/>
                <w:szCs w:val="22"/>
              </w:rPr>
              <w:t>BeautifulSoup</w:t>
            </w:r>
            <w:proofErr w:type="spellEnd"/>
            <w:r w:rsidR="00893DB5">
              <w:rPr>
                <w:rFonts w:cs="Arial"/>
                <w:szCs w:val="22"/>
              </w:rPr>
              <w:t xml:space="preserve"> te deja navegarlo y sacar lo que te interesa.</w:t>
            </w:r>
          </w:p>
          <w:p w14:paraId="405E07F0" w14:textId="77777777" w:rsidR="00893DB5" w:rsidRDefault="00893DB5" w:rsidP="00893DB5">
            <w:pPr>
              <w:rPr>
                <w:rFonts w:cs="Arial"/>
                <w:b/>
                <w:bCs/>
                <w:szCs w:val="22"/>
              </w:rPr>
            </w:pPr>
          </w:p>
          <w:p w14:paraId="4866EDAE" w14:textId="77777777" w:rsidR="00893DB5" w:rsidRPr="00893DB5" w:rsidRDefault="00893DB5" w:rsidP="00893DB5">
            <w:pPr>
              <w:rPr>
                <w:rFonts w:cs="Arial"/>
                <w:b/>
                <w:bCs/>
                <w:sz w:val="24"/>
              </w:rPr>
            </w:pPr>
            <w:r w:rsidRPr="00893DB5">
              <w:rPr>
                <w:rFonts w:cs="Arial"/>
                <w:b/>
                <w:bCs/>
                <w:sz w:val="24"/>
                <w:highlight w:val="yellow"/>
              </w:rPr>
              <w:t xml:space="preserve">Los </w:t>
            </w:r>
            <w:proofErr w:type="spellStart"/>
            <w:r w:rsidRPr="00893DB5">
              <w:rPr>
                <w:rFonts w:cs="Arial"/>
                <w:b/>
                <w:bCs/>
                <w:sz w:val="24"/>
                <w:highlight w:val="yellow"/>
              </w:rPr>
              <w:t>headers</w:t>
            </w:r>
            <w:proofErr w:type="spellEnd"/>
          </w:p>
          <w:p w14:paraId="7BD7B0D0" w14:textId="5E2C2106" w:rsidR="00893DB5" w:rsidRDefault="00187687" w:rsidP="00893DB5">
            <w:pPr>
              <w:rPr>
                <w:rFonts w:cs="Arial"/>
                <w:b/>
                <w:bCs/>
                <w:szCs w:val="22"/>
              </w:rPr>
            </w:pPr>
            <w:r w:rsidRPr="00187687">
              <w:rPr>
                <w:rFonts w:cs="Arial"/>
                <w:b/>
                <w:bCs/>
                <w:noProof/>
                <w:szCs w:val="22"/>
              </w:rPr>
              <w:drawing>
                <wp:inline distT="0" distB="0" distL="0" distR="0" wp14:anchorId="5DFBD7FE" wp14:editId="7119A2AD">
                  <wp:extent cx="4587240" cy="879605"/>
                  <wp:effectExtent l="19050" t="19050" r="22860" b="15875"/>
                  <wp:docPr id="878401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01195" name=""/>
                          <pic:cNvPicPr/>
                        </pic:nvPicPr>
                        <pic:blipFill>
                          <a:blip r:embed="rId34"/>
                          <a:stretch>
                            <a:fillRect/>
                          </a:stretch>
                        </pic:blipFill>
                        <pic:spPr>
                          <a:xfrm>
                            <a:off x="0" y="0"/>
                            <a:ext cx="4604150" cy="882847"/>
                          </a:xfrm>
                          <a:prstGeom prst="rect">
                            <a:avLst/>
                          </a:prstGeom>
                          <a:ln>
                            <a:solidFill>
                              <a:srgbClr val="00B0F0"/>
                            </a:solidFill>
                          </a:ln>
                        </pic:spPr>
                      </pic:pic>
                    </a:graphicData>
                  </a:graphic>
                </wp:inline>
              </w:drawing>
            </w:r>
          </w:p>
          <w:p w14:paraId="4C42DC5D" w14:textId="7307BC92" w:rsidR="00F6488E" w:rsidRPr="00D435FA" w:rsidRDefault="00187687" w:rsidP="00471162">
            <w:pPr>
              <w:rPr>
                <w:rFonts w:cs="Arial"/>
                <w:szCs w:val="22"/>
              </w:rPr>
            </w:pPr>
            <w:r w:rsidRPr="00187687">
              <w:rPr>
                <w:rFonts w:cs="Arial"/>
                <w:szCs w:val="22"/>
              </w:rPr>
              <w:t xml:space="preserve">Esto le dice al sitio web "soy un navegador Chrome normal", en vez de decir "soy un script de Python". Muchos sitios bloquean pedidos que no parecen venir de un navegador real — este </w:t>
            </w:r>
            <w:proofErr w:type="spellStart"/>
            <w:r w:rsidRPr="00187687">
              <w:rPr>
                <w:rFonts w:cs="Arial"/>
                <w:szCs w:val="22"/>
              </w:rPr>
              <w:t>header</w:t>
            </w:r>
            <w:proofErr w:type="spellEnd"/>
            <w:r w:rsidRPr="00187687">
              <w:rPr>
                <w:rFonts w:cs="Arial"/>
                <w:szCs w:val="22"/>
              </w:rPr>
              <w:t xml:space="preserve"> ayuda a evitar ese bloqueo.</w:t>
            </w:r>
          </w:p>
          <w:p w14:paraId="45D82B41" w14:textId="77777777" w:rsidR="00F6488E" w:rsidRDefault="00F6488E" w:rsidP="00471162">
            <w:pPr>
              <w:rPr>
                <w:rFonts w:cs="Arial"/>
                <w:b/>
                <w:bCs/>
              </w:rPr>
            </w:pPr>
          </w:p>
        </w:tc>
      </w:tr>
    </w:tbl>
    <w:p w14:paraId="5BAD6971" w14:textId="77777777" w:rsidR="00D435FA" w:rsidRDefault="00D435FA" w:rsidP="00471162">
      <w:pPr>
        <w:rPr>
          <w:rFonts w:cs="Arial"/>
          <w:b/>
          <w:bCs/>
        </w:rPr>
      </w:pPr>
    </w:p>
    <w:p w14:paraId="1B8809F2" w14:textId="77777777" w:rsidR="007563CB" w:rsidRDefault="007563CB" w:rsidP="00471162">
      <w:pPr>
        <w:rPr>
          <w:rFonts w:cs="Arial"/>
          <w:b/>
          <w:bCs/>
        </w:rPr>
      </w:pPr>
    </w:p>
    <w:p w14:paraId="0795B0E1" w14:textId="41652116" w:rsidR="007563CB" w:rsidRPr="007563CB" w:rsidRDefault="007563CB" w:rsidP="007563CB">
      <w:pPr>
        <w:pStyle w:val="Ttulo4"/>
        <w:rPr>
          <w:rStyle w:val="nfasissutil"/>
          <w:rFonts w:cs="Arial"/>
          <w:b/>
          <w:bCs/>
          <w:i/>
          <w:iCs/>
          <w:sz w:val="24"/>
        </w:rPr>
      </w:pPr>
      <w:r w:rsidRPr="007563CB">
        <w:rPr>
          <w:rStyle w:val="nfasissutil"/>
          <w:rFonts w:cs="Arial"/>
          <w:b/>
          <w:bCs/>
          <w:sz w:val="24"/>
          <w:highlight w:val="yellow"/>
        </w:rPr>
        <w:lastRenderedPageBreak/>
        <w:t xml:space="preserve">1.4.1.1 </w:t>
      </w:r>
      <w:proofErr w:type="spellStart"/>
      <w:r w:rsidRPr="007563CB">
        <w:rPr>
          <w:rFonts w:cs="Arial"/>
          <w:b/>
          <w:bCs/>
          <w:color w:val="404040" w:themeColor="text1" w:themeTint="BF"/>
          <w:sz w:val="24"/>
          <w:highlight w:val="yellow"/>
        </w:rPr>
        <w:t>def</w:t>
      </w:r>
      <w:proofErr w:type="spellEnd"/>
      <w:r w:rsidRPr="007563CB">
        <w:rPr>
          <w:rFonts w:cs="Arial"/>
          <w:b/>
          <w:bCs/>
          <w:color w:val="404040" w:themeColor="text1" w:themeTint="BF"/>
          <w:sz w:val="24"/>
          <w:highlight w:val="yellow"/>
        </w:rPr>
        <w:t xml:space="preserve"> </w:t>
      </w:r>
      <w:proofErr w:type="spellStart"/>
      <w:r w:rsidRPr="007563CB">
        <w:rPr>
          <w:rFonts w:cs="Arial"/>
          <w:b/>
          <w:bCs/>
          <w:color w:val="404040" w:themeColor="text1" w:themeTint="BF"/>
          <w:sz w:val="24"/>
          <w:highlight w:val="yellow"/>
        </w:rPr>
        <w:t>fetch_website_contents</w:t>
      </w:r>
      <w:proofErr w:type="spellEnd"/>
      <w:r w:rsidRPr="007563CB">
        <w:rPr>
          <w:rFonts w:cs="Arial"/>
          <w:b/>
          <w:bCs/>
          <w:color w:val="404040" w:themeColor="text1" w:themeTint="BF"/>
          <w:sz w:val="24"/>
          <w:highlight w:val="yellow"/>
        </w:rPr>
        <w:t>(</w:t>
      </w:r>
      <w:proofErr w:type="spellStart"/>
      <w:r w:rsidRPr="007563CB">
        <w:rPr>
          <w:rFonts w:cs="Arial"/>
          <w:b/>
          <w:bCs/>
          <w:color w:val="404040" w:themeColor="text1" w:themeTint="BF"/>
          <w:sz w:val="24"/>
          <w:highlight w:val="yellow"/>
        </w:rPr>
        <w:t>url</w:t>
      </w:r>
      <w:proofErr w:type="spellEnd"/>
      <w:r w:rsidRPr="007563CB">
        <w:rPr>
          <w:rFonts w:cs="Arial"/>
          <w:b/>
          <w:bCs/>
          <w:color w:val="404040" w:themeColor="text1" w:themeTint="BF"/>
          <w:sz w:val="24"/>
          <w:highlight w:val="yellow"/>
        </w:rPr>
        <w:t>):</w:t>
      </w:r>
    </w:p>
    <w:p w14:paraId="6276DD20" w14:textId="0D60A740" w:rsidR="00D435FA" w:rsidRDefault="00D435FA" w:rsidP="00471162">
      <w:pPr>
        <w:rPr>
          <w:rFonts w:cs="Arial"/>
          <w:b/>
          <w:bCs/>
        </w:rPr>
      </w:pPr>
      <w:r w:rsidRPr="00D435FA">
        <w:rPr>
          <w:rFonts w:cs="Arial"/>
          <w:b/>
          <w:bCs/>
          <w:noProof/>
        </w:rPr>
        <w:drawing>
          <wp:inline distT="0" distB="0" distL="0" distR="0" wp14:anchorId="4FFCED8F" wp14:editId="201ADAD6">
            <wp:extent cx="4381500" cy="2275883"/>
            <wp:effectExtent l="38100" t="38100" r="38100" b="29210"/>
            <wp:docPr id="1912219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19792" name=""/>
                    <pic:cNvPicPr/>
                  </pic:nvPicPr>
                  <pic:blipFill>
                    <a:blip r:embed="rId35"/>
                    <a:stretch>
                      <a:fillRect/>
                    </a:stretch>
                  </pic:blipFill>
                  <pic:spPr>
                    <a:xfrm>
                      <a:off x="0" y="0"/>
                      <a:ext cx="4384613" cy="2277500"/>
                    </a:xfrm>
                    <a:prstGeom prst="rect">
                      <a:avLst/>
                    </a:prstGeom>
                    <a:ln w="38100">
                      <a:solidFill>
                        <a:srgbClr val="00B0F0"/>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175867" w14:paraId="0C8F45A6" w14:textId="77777777" w:rsidTr="00175867">
        <w:tc>
          <w:tcPr>
            <w:tcW w:w="10790" w:type="dxa"/>
          </w:tcPr>
          <w:p w14:paraId="554CAB42" w14:textId="088F1EF2" w:rsidR="00003354" w:rsidRDefault="00003354" w:rsidP="00471162">
            <w:pPr>
              <w:rPr>
                <w:rFonts w:cs="Arial"/>
                <w:b/>
                <w:bCs/>
              </w:rPr>
            </w:pPr>
            <w:r w:rsidRPr="00003354">
              <w:rPr>
                <w:rFonts w:cs="Arial"/>
                <w:b/>
                <w:bCs/>
                <w:noProof/>
              </w:rPr>
              <w:drawing>
                <wp:inline distT="0" distB="0" distL="0" distR="0" wp14:anchorId="67650C1C" wp14:editId="2A8E750D">
                  <wp:extent cx="3566469" cy="281964"/>
                  <wp:effectExtent l="0" t="0" r="0" b="3810"/>
                  <wp:docPr id="1213358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58602" name=""/>
                          <pic:cNvPicPr/>
                        </pic:nvPicPr>
                        <pic:blipFill>
                          <a:blip r:embed="rId36"/>
                          <a:stretch>
                            <a:fillRect/>
                          </a:stretch>
                        </pic:blipFill>
                        <pic:spPr>
                          <a:xfrm>
                            <a:off x="0" y="0"/>
                            <a:ext cx="3566469" cy="281964"/>
                          </a:xfrm>
                          <a:prstGeom prst="rect">
                            <a:avLst/>
                          </a:prstGeom>
                        </pic:spPr>
                      </pic:pic>
                    </a:graphicData>
                  </a:graphic>
                </wp:inline>
              </w:drawing>
            </w:r>
          </w:p>
          <w:p w14:paraId="12CCD6EC" w14:textId="77777777" w:rsidR="008B09F0" w:rsidRPr="008B09F0" w:rsidRDefault="008B09F0" w:rsidP="008B09F0">
            <w:pPr>
              <w:rPr>
                <w:rFonts w:cs="Arial"/>
                <w:szCs w:val="22"/>
              </w:rPr>
            </w:pPr>
            <w:r w:rsidRPr="008B09F0">
              <w:rPr>
                <w:rFonts w:cs="Arial"/>
                <w:szCs w:val="22"/>
              </w:rPr>
              <w:t xml:space="preserve">Le pide al servidor de esa </w:t>
            </w:r>
            <w:proofErr w:type="spellStart"/>
            <w:r w:rsidRPr="008B09F0">
              <w:rPr>
                <w:rFonts w:cs="Arial"/>
                <w:szCs w:val="22"/>
              </w:rPr>
              <w:t>url</w:t>
            </w:r>
            <w:proofErr w:type="spellEnd"/>
            <w:r w:rsidRPr="008B09F0">
              <w:rPr>
                <w:rFonts w:cs="Arial"/>
                <w:szCs w:val="22"/>
              </w:rPr>
              <w:t xml:space="preserve"> que le mande la página. </w:t>
            </w:r>
            <w:proofErr w:type="spellStart"/>
            <w:r w:rsidRPr="008B09F0">
              <w:rPr>
                <w:rFonts w:cs="Arial"/>
                <w:szCs w:val="22"/>
              </w:rPr>
              <w:t>headers</w:t>
            </w:r>
            <w:proofErr w:type="spellEnd"/>
            <w:r w:rsidRPr="008B09F0">
              <w:rPr>
                <w:rFonts w:cs="Arial"/>
                <w:szCs w:val="22"/>
              </w:rPr>
              <w:t xml:space="preserve"> es el diccionario que vimos antes, simulando ser un navegador. response guarda todo lo que devuelve el servidor (el HTML, el código de estado, etc.).</w:t>
            </w:r>
          </w:p>
          <w:p w14:paraId="4CD74990" w14:textId="12B3081A" w:rsidR="00E6392F" w:rsidRDefault="00003354" w:rsidP="00471162">
            <w:pPr>
              <w:rPr>
                <w:rFonts w:cs="Arial"/>
                <w:b/>
                <w:bCs/>
              </w:rPr>
            </w:pPr>
            <w:r w:rsidRPr="00003354">
              <w:rPr>
                <w:rFonts w:cs="Arial"/>
                <w:b/>
                <w:bCs/>
                <w:noProof/>
              </w:rPr>
              <w:drawing>
                <wp:inline distT="0" distB="0" distL="0" distR="0" wp14:anchorId="794A990B" wp14:editId="3DDE45C4">
                  <wp:extent cx="4130398" cy="236240"/>
                  <wp:effectExtent l="0" t="0" r="3810" b="0"/>
                  <wp:docPr id="2082856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56498" name=""/>
                          <pic:cNvPicPr/>
                        </pic:nvPicPr>
                        <pic:blipFill>
                          <a:blip r:embed="rId37"/>
                          <a:stretch>
                            <a:fillRect/>
                          </a:stretch>
                        </pic:blipFill>
                        <pic:spPr>
                          <a:xfrm>
                            <a:off x="0" y="0"/>
                            <a:ext cx="4130398" cy="236240"/>
                          </a:xfrm>
                          <a:prstGeom prst="rect">
                            <a:avLst/>
                          </a:prstGeom>
                        </pic:spPr>
                      </pic:pic>
                    </a:graphicData>
                  </a:graphic>
                </wp:inline>
              </w:drawing>
            </w:r>
          </w:p>
          <w:p w14:paraId="56B6D1D9" w14:textId="77777777" w:rsidR="001068D2" w:rsidRPr="001068D2" w:rsidRDefault="001068D2" w:rsidP="001068D2">
            <w:pPr>
              <w:rPr>
                <w:rFonts w:cs="Arial"/>
                <w:szCs w:val="22"/>
              </w:rPr>
            </w:pPr>
            <w:r w:rsidRPr="001068D2">
              <w:rPr>
                <w:rFonts w:cs="Arial"/>
                <w:szCs w:val="22"/>
              </w:rPr>
              <w:t xml:space="preserve">Toma </w:t>
            </w:r>
            <w:proofErr w:type="spellStart"/>
            <w:proofErr w:type="gramStart"/>
            <w:r w:rsidRPr="001068D2">
              <w:rPr>
                <w:rFonts w:cs="Arial"/>
                <w:szCs w:val="22"/>
              </w:rPr>
              <w:t>response.content</w:t>
            </w:r>
            <w:proofErr w:type="spellEnd"/>
            <w:proofErr w:type="gramEnd"/>
            <w:r w:rsidRPr="001068D2">
              <w:rPr>
                <w:rFonts w:cs="Arial"/>
                <w:szCs w:val="22"/>
              </w:rPr>
              <w:t xml:space="preserve"> (el HTML crudo, en bytes) y lo convierte en un objeto </w:t>
            </w:r>
            <w:proofErr w:type="spellStart"/>
            <w:r w:rsidRPr="001068D2">
              <w:rPr>
                <w:rFonts w:cs="Arial"/>
                <w:szCs w:val="22"/>
              </w:rPr>
              <w:t>soup</w:t>
            </w:r>
            <w:proofErr w:type="spellEnd"/>
            <w:r w:rsidRPr="001068D2">
              <w:rPr>
                <w:rFonts w:cs="Arial"/>
                <w:szCs w:val="22"/>
              </w:rPr>
              <w:t xml:space="preserve"> — una estructura que Python puede recorrer y buscar dentro, en vez de tratarlo como texto plano sin sentido.</w:t>
            </w:r>
          </w:p>
          <w:p w14:paraId="61DB0180" w14:textId="57C05337" w:rsidR="00003354" w:rsidRDefault="0007298A" w:rsidP="00471162">
            <w:pPr>
              <w:rPr>
                <w:rFonts w:cs="Arial"/>
                <w:b/>
                <w:bCs/>
              </w:rPr>
            </w:pPr>
            <w:r w:rsidRPr="0007298A">
              <w:rPr>
                <w:rFonts w:cs="Arial"/>
                <w:b/>
                <w:bCs/>
                <w:noProof/>
              </w:rPr>
              <w:drawing>
                <wp:inline distT="0" distB="0" distL="0" distR="0" wp14:anchorId="0845578D" wp14:editId="673C6548">
                  <wp:extent cx="4671465" cy="190517"/>
                  <wp:effectExtent l="0" t="0" r="0" b="0"/>
                  <wp:docPr id="1438814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14696" name=""/>
                          <pic:cNvPicPr/>
                        </pic:nvPicPr>
                        <pic:blipFill>
                          <a:blip r:embed="rId38"/>
                          <a:stretch>
                            <a:fillRect/>
                          </a:stretch>
                        </pic:blipFill>
                        <pic:spPr>
                          <a:xfrm>
                            <a:off x="0" y="0"/>
                            <a:ext cx="4671465" cy="190517"/>
                          </a:xfrm>
                          <a:prstGeom prst="rect">
                            <a:avLst/>
                          </a:prstGeom>
                        </pic:spPr>
                      </pic:pic>
                    </a:graphicData>
                  </a:graphic>
                </wp:inline>
              </w:drawing>
            </w:r>
          </w:p>
          <w:p w14:paraId="6D2B5756" w14:textId="77777777" w:rsidR="00B61DCF" w:rsidRPr="00066CAB" w:rsidRDefault="00B61DCF" w:rsidP="00B61DCF">
            <w:pPr>
              <w:rPr>
                <w:rFonts w:cs="Arial"/>
                <w:szCs w:val="22"/>
              </w:rPr>
            </w:pPr>
            <w:r w:rsidRPr="00066CAB">
              <w:rPr>
                <w:rFonts w:cs="Arial"/>
                <w:szCs w:val="22"/>
              </w:rPr>
              <w:t xml:space="preserve">Es un </w:t>
            </w:r>
            <w:proofErr w:type="spellStart"/>
            <w:r w:rsidRPr="00066CAB">
              <w:rPr>
                <w:rFonts w:cs="Arial"/>
                <w:szCs w:val="22"/>
              </w:rPr>
              <w:t>if</w:t>
            </w:r>
            <w:proofErr w:type="spellEnd"/>
            <w:r w:rsidRPr="00066CAB">
              <w:rPr>
                <w:rFonts w:cs="Arial"/>
                <w:szCs w:val="22"/>
              </w:rPr>
              <w:t xml:space="preserve"> compacto en una línea: </w:t>
            </w:r>
            <w:r w:rsidRPr="00066CAB">
              <w:rPr>
                <w:rFonts w:cs="Arial"/>
                <w:i/>
                <w:iCs/>
                <w:szCs w:val="22"/>
              </w:rPr>
              <w:t>"si existe una etiqueta &lt;</w:t>
            </w:r>
            <w:proofErr w:type="spellStart"/>
            <w:r w:rsidRPr="00066CAB">
              <w:rPr>
                <w:rFonts w:cs="Arial"/>
                <w:i/>
                <w:iCs/>
                <w:szCs w:val="22"/>
              </w:rPr>
              <w:t>title</w:t>
            </w:r>
            <w:proofErr w:type="spellEnd"/>
            <w:r w:rsidRPr="00066CAB">
              <w:rPr>
                <w:rFonts w:cs="Arial"/>
                <w:i/>
                <w:iCs/>
                <w:szCs w:val="22"/>
              </w:rPr>
              <w:t xml:space="preserve">&gt; en la página, </w:t>
            </w:r>
            <w:proofErr w:type="spellStart"/>
            <w:r w:rsidRPr="00066CAB">
              <w:rPr>
                <w:rFonts w:cs="Arial"/>
                <w:i/>
                <w:iCs/>
                <w:szCs w:val="22"/>
              </w:rPr>
              <w:t>sacale</w:t>
            </w:r>
            <w:proofErr w:type="spellEnd"/>
            <w:r w:rsidRPr="00066CAB">
              <w:rPr>
                <w:rFonts w:cs="Arial"/>
                <w:i/>
                <w:iCs/>
                <w:szCs w:val="22"/>
              </w:rPr>
              <w:t xml:space="preserve"> el texto; si no existe, </w:t>
            </w:r>
            <w:proofErr w:type="spellStart"/>
            <w:r w:rsidRPr="00066CAB">
              <w:rPr>
                <w:rFonts w:cs="Arial"/>
                <w:i/>
                <w:iCs/>
                <w:szCs w:val="22"/>
              </w:rPr>
              <w:t>usá</w:t>
            </w:r>
            <w:proofErr w:type="spellEnd"/>
            <w:r w:rsidRPr="00066CAB">
              <w:rPr>
                <w:rFonts w:cs="Arial"/>
                <w:i/>
                <w:iCs/>
                <w:szCs w:val="22"/>
              </w:rPr>
              <w:t xml:space="preserve"> el </w:t>
            </w:r>
            <w:proofErr w:type="spellStart"/>
            <w:r w:rsidRPr="00066CAB">
              <w:rPr>
                <w:rFonts w:cs="Arial"/>
                <w:i/>
                <w:iCs/>
                <w:szCs w:val="22"/>
              </w:rPr>
              <w:t>string</w:t>
            </w:r>
            <w:proofErr w:type="spellEnd"/>
            <w:r w:rsidRPr="00066CAB">
              <w:rPr>
                <w:rFonts w:cs="Arial"/>
                <w:i/>
                <w:iCs/>
                <w:szCs w:val="22"/>
              </w:rPr>
              <w:t xml:space="preserve"> 'No </w:t>
            </w:r>
            <w:proofErr w:type="spellStart"/>
            <w:r w:rsidRPr="00066CAB">
              <w:rPr>
                <w:rFonts w:cs="Arial"/>
                <w:i/>
                <w:iCs/>
                <w:szCs w:val="22"/>
              </w:rPr>
              <w:t>title</w:t>
            </w:r>
            <w:proofErr w:type="spellEnd"/>
            <w:r w:rsidRPr="00066CAB">
              <w:rPr>
                <w:rFonts w:cs="Arial"/>
                <w:i/>
                <w:iCs/>
                <w:szCs w:val="22"/>
              </w:rPr>
              <w:t xml:space="preserve"> </w:t>
            </w:r>
            <w:proofErr w:type="spellStart"/>
            <w:r w:rsidRPr="00066CAB">
              <w:rPr>
                <w:rFonts w:cs="Arial"/>
                <w:i/>
                <w:iCs/>
                <w:szCs w:val="22"/>
              </w:rPr>
              <w:t>found</w:t>
            </w:r>
            <w:proofErr w:type="spellEnd"/>
            <w:r w:rsidRPr="00066CAB">
              <w:rPr>
                <w:rFonts w:cs="Arial"/>
                <w:i/>
                <w:iCs/>
                <w:szCs w:val="22"/>
              </w:rPr>
              <w:t>'"</w:t>
            </w:r>
            <w:r w:rsidRPr="00066CAB">
              <w:rPr>
                <w:rFonts w:cs="Arial"/>
                <w:szCs w:val="22"/>
              </w:rPr>
              <w:t>.</w:t>
            </w:r>
          </w:p>
          <w:p w14:paraId="7810E89D" w14:textId="18C4AA85" w:rsidR="0007298A" w:rsidRPr="00B61DCF" w:rsidRDefault="00066CAB" w:rsidP="00471162">
            <w:pPr>
              <w:rPr>
                <w:rFonts w:cs="Arial"/>
              </w:rPr>
            </w:pPr>
            <w:r w:rsidRPr="00066CAB">
              <w:rPr>
                <w:rFonts w:cs="Arial"/>
                <w:noProof/>
              </w:rPr>
              <w:drawing>
                <wp:inline distT="0" distB="0" distL="0" distR="0" wp14:anchorId="4BCE6763" wp14:editId="48612E36">
                  <wp:extent cx="1120237" cy="205758"/>
                  <wp:effectExtent l="0" t="0" r="3810" b="3810"/>
                  <wp:docPr id="203763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3061" name=""/>
                          <pic:cNvPicPr/>
                        </pic:nvPicPr>
                        <pic:blipFill>
                          <a:blip r:embed="rId39"/>
                          <a:stretch>
                            <a:fillRect/>
                          </a:stretch>
                        </pic:blipFill>
                        <pic:spPr>
                          <a:xfrm>
                            <a:off x="0" y="0"/>
                            <a:ext cx="1120237" cy="205758"/>
                          </a:xfrm>
                          <a:prstGeom prst="rect">
                            <a:avLst/>
                          </a:prstGeom>
                        </pic:spPr>
                      </pic:pic>
                    </a:graphicData>
                  </a:graphic>
                </wp:inline>
              </w:drawing>
            </w:r>
          </w:p>
          <w:p w14:paraId="12CE7A5D" w14:textId="77777777" w:rsidR="00066CAB" w:rsidRPr="00066CAB" w:rsidRDefault="00066CAB" w:rsidP="00066CAB">
            <w:pPr>
              <w:rPr>
                <w:rFonts w:cs="Arial"/>
                <w:szCs w:val="22"/>
              </w:rPr>
            </w:pPr>
            <w:r w:rsidRPr="00066CAB">
              <w:rPr>
                <w:rFonts w:cs="Arial"/>
                <w:szCs w:val="22"/>
              </w:rPr>
              <w:t>Chequea si la página tiene una etiqueta &lt;</w:t>
            </w:r>
            <w:proofErr w:type="spellStart"/>
            <w:r w:rsidRPr="00066CAB">
              <w:rPr>
                <w:rFonts w:cs="Arial"/>
                <w:szCs w:val="22"/>
              </w:rPr>
              <w:t>body</w:t>
            </w:r>
            <w:proofErr w:type="spellEnd"/>
            <w:r w:rsidRPr="00066CAB">
              <w:rPr>
                <w:rFonts w:cs="Arial"/>
                <w:szCs w:val="22"/>
              </w:rPr>
              <w:t>&gt; (el cuerpo visible de la página, donde está el contenido real). Algunas páginas raras o rotas podrían no tenerla.</w:t>
            </w:r>
          </w:p>
          <w:p w14:paraId="695FE716" w14:textId="31F48CA7" w:rsidR="00E6392F" w:rsidRDefault="00810136" w:rsidP="00471162">
            <w:pPr>
              <w:rPr>
                <w:rFonts w:cs="Arial"/>
                <w:b/>
                <w:bCs/>
              </w:rPr>
            </w:pPr>
            <w:r w:rsidRPr="00810136">
              <w:rPr>
                <w:rFonts w:cs="Arial"/>
                <w:b/>
                <w:bCs/>
                <w:noProof/>
              </w:rPr>
              <w:drawing>
                <wp:inline distT="0" distB="0" distL="0" distR="0" wp14:anchorId="0DC4B94A" wp14:editId="4F04FE75">
                  <wp:extent cx="4892464" cy="396274"/>
                  <wp:effectExtent l="0" t="0" r="3810" b="3810"/>
                  <wp:docPr id="1398503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03535" name=""/>
                          <pic:cNvPicPr/>
                        </pic:nvPicPr>
                        <pic:blipFill>
                          <a:blip r:embed="rId40"/>
                          <a:stretch>
                            <a:fillRect/>
                          </a:stretch>
                        </pic:blipFill>
                        <pic:spPr>
                          <a:xfrm>
                            <a:off x="0" y="0"/>
                            <a:ext cx="4892464" cy="396274"/>
                          </a:xfrm>
                          <a:prstGeom prst="rect">
                            <a:avLst/>
                          </a:prstGeom>
                        </pic:spPr>
                      </pic:pic>
                    </a:graphicData>
                  </a:graphic>
                </wp:inline>
              </w:drawing>
            </w:r>
          </w:p>
          <w:p w14:paraId="08A9A697" w14:textId="77777777" w:rsidR="00810136" w:rsidRPr="00810136" w:rsidRDefault="00810136" w:rsidP="00810136">
            <w:pPr>
              <w:rPr>
                <w:rFonts w:cs="Arial"/>
                <w:szCs w:val="22"/>
              </w:rPr>
            </w:pPr>
            <w:r w:rsidRPr="00810136">
              <w:rPr>
                <w:rFonts w:cs="Arial"/>
                <w:szCs w:val="22"/>
              </w:rPr>
              <w:t xml:space="preserve">Este es el paso de limpieza: busca </w:t>
            </w:r>
            <w:r w:rsidRPr="00810136">
              <w:rPr>
                <w:rFonts w:cs="Arial"/>
                <w:b/>
                <w:bCs/>
                <w:szCs w:val="22"/>
              </w:rPr>
              <w:t>todas</w:t>
            </w:r>
            <w:r w:rsidRPr="00810136">
              <w:rPr>
                <w:rFonts w:cs="Arial"/>
                <w:szCs w:val="22"/>
              </w:rPr>
              <w:t xml:space="preserve"> las etiquetas </w:t>
            </w:r>
            <w:r w:rsidRPr="00810136">
              <w:rPr>
                <w:rFonts w:cs="Arial"/>
                <w:b/>
                <w:bCs/>
                <w:szCs w:val="22"/>
              </w:rPr>
              <w:t>&lt;script&gt;,</w:t>
            </w:r>
            <w:r w:rsidRPr="00810136">
              <w:rPr>
                <w:rFonts w:cs="Arial"/>
                <w:szCs w:val="22"/>
              </w:rPr>
              <w:t xml:space="preserve"> </w:t>
            </w:r>
            <w:r w:rsidRPr="00810136">
              <w:rPr>
                <w:rFonts w:cs="Arial"/>
                <w:b/>
                <w:bCs/>
                <w:szCs w:val="22"/>
              </w:rPr>
              <w:t>&lt;</w:t>
            </w:r>
            <w:proofErr w:type="spellStart"/>
            <w:r w:rsidRPr="00810136">
              <w:rPr>
                <w:rFonts w:cs="Arial"/>
                <w:b/>
                <w:bCs/>
                <w:szCs w:val="22"/>
              </w:rPr>
              <w:t>style</w:t>
            </w:r>
            <w:proofErr w:type="spellEnd"/>
            <w:r w:rsidRPr="00810136">
              <w:rPr>
                <w:rFonts w:cs="Arial"/>
                <w:b/>
                <w:bCs/>
                <w:szCs w:val="22"/>
              </w:rPr>
              <w:t>&gt;,</w:t>
            </w:r>
            <w:r w:rsidRPr="00810136">
              <w:rPr>
                <w:rFonts w:cs="Arial"/>
                <w:szCs w:val="22"/>
              </w:rPr>
              <w:t xml:space="preserve"> </w:t>
            </w:r>
            <w:r w:rsidRPr="00810136">
              <w:rPr>
                <w:rFonts w:cs="Arial"/>
                <w:b/>
                <w:bCs/>
                <w:szCs w:val="22"/>
              </w:rPr>
              <w:t>&lt;</w:t>
            </w:r>
            <w:proofErr w:type="spellStart"/>
            <w:r w:rsidRPr="00810136">
              <w:rPr>
                <w:rFonts w:cs="Arial"/>
                <w:b/>
                <w:bCs/>
                <w:szCs w:val="22"/>
              </w:rPr>
              <w:t>img</w:t>
            </w:r>
            <w:proofErr w:type="spellEnd"/>
            <w:r w:rsidRPr="00810136">
              <w:rPr>
                <w:rFonts w:cs="Arial"/>
                <w:b/>
                <w:bCs/>
                <w:szCs w:val="22"/>
              </w:rPr>
              <w:t>&gt;</w:t>
            </w:r>
            <w:r w:rsidRPr="00810136">
              <w:rPr>
                <w:rFonts w:cs="Arial"/>
                <w:szCs w:val="22"/>
              </w:rPr>
              <w:t xml:space="preserve"> e </w:t>
            </w:r>
            <w:r w:rsidRPr="00810136">
              <w:rPr>
                <w:rFonts w:cs="Arial"/>
                <w:b/>
                <w:bCs/>
                <w:szCs w:val="22"/>
              </w:rPr>
              <w:t>&lt;input&gt;</w:t>
            </w:r>
            <w:r w:rsidRPr="00810136">
              <w:rPr>
                <w:rFonts w:cs="Arial"/>
                <w:szCs w:val="22"/>
              </w:rPr>
              <w:t xml:space="preserve"> dentro del </w:t>
            </w:r>
            <w:proofErr w:type="spellStart"/>
            <w:r w:rsidRPr="00810136">
              <w:rPr>
                <w:rFonts w:cs="Arial"/>
                <w:szCs w:val="22"/>
              </w:rPr>
              <w:t>body</w:t>
            </w:r>
            <w:proofErr w:type="spellEnd"/>
            <w:r w:rsidRPr="00810136">
              <w:rPr>
                <w:rFonts w:cs="Arial"/>
                <w:szCs w:val="22"/>
              </w:rPr>
              <w:t xml:space="preserve">, y </w:t>
            </w:r>
            <w:proofErr w:type="gramStart"/>
            <w:r w:rsidRPr="00810136">
              <w:rPr>
                <w:rFonts w:cs="Arial"/>
                <w:szCs w:val="22"/>
              </w:rPr>
              <w:t xml:space="preserve">con </w:t>
            </w:r>
            <w:r w:rsidRPr="00810136">
              <w:rPr>
                <w:rFonts w:cs="Arial"/>
                <w:b/>
                <w:bCs/>
                <w:szCs w:val="22"/>
              </w:rPr>
              <w:t>.</w:t>
            </w:r>
            <w:proofErr w:type="spellStart"/>
            <w:r w:rsidRPr="00810136">
              <w:rPr>
                <w:rFonts w:cs="Arial"/>
                <w:b/>
                <w:bCs/>
                <w:szCs w:val="22"/>
              </w:rPr>
              <w:t>decompose</w:t>
            </w:r>
            <w:proofErr w:type="spellEnd"/>
            <w:proofErr w:type="gramEnd"/>
            <w:r w:rsidRPr="00810136">
              <w:rPr>
                <w:rFonts w:cs="Arial"/>
                <w:b/>
                <w:bCs/>
                <w:szCs w:val="22"/>
              </w:rPr>
              <w:t>()</w:t>
            </w:r>
            <w:r w:rsidRPr="00810136">
              <w:rPr>
                <w:rFonts w:cs="Arial"/>
                <w:szCs w:val="22"/>
              </w:rPr>
              <w:t xml:space="preserve"> las </w:t>
            </w:r>
            <w:r w:rsidRPr="00810136">
              <w:rPr>
                <w:rFonts w:cs="Arial"/>
                <w:b/>
                <w:bCs/>
                <w:szCs w:val="22"/>
              </w:rPr>
              <w:t>elimina por completo</w:t>
            </w:r>
            <w:r w:rsidRPr="00810136">
              <w:rPr>
                <w:rFonts w:cs="Arial"/>
                <w:szCs w:val="22"/>
              </w:rPr>
              <w:t xml:space="preserve"> del árbol. Son cosas que no aportan texto legible (código JavaScript, hojas de estilo, imágenes, campos de formulario).</w:t>
            </w:r>
          </w:p>
          <w:p w14:paraId="379F016C" w14:textId="5A845C05" w:rsidR="00810136" w:rsidRDefault="00E95122" w:rsidP="00471162">
            <w:pPr>
              <w:rPr>
                <w:rFonts w:cs="Arial"/>
                <w:b/>
                <w:bCs/>
              </w:rPr>
            </w:pPr>
            <w:r w:rsidRPr="00E95122">
              <w:rPr>
                <w:rFonts w:cs="Arial"/>
                <w:b/>
                <w:bCs/>
                <w:noProof/>
              </w:rPr>
              <w:drawing>
                <wp:inline distT="0" distB="0" distL="0" distR="0" wp14:anchorId="22CB1D13" wp14:editId="65271740">
                  <wp:extent cx="4435224" cy="205758"/>
                  <wp:effectExtent l="0" t="0" r="3810" b="3810"/>
                  <wp:docPr id="2102058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58379" name=""/>
                          <pic:cNvPicPr/>
                        </pic:nvPicPr>
                        <pic:blipFill>
                          <a:blip r:embed="rId41"/>
                          <a:stretch>
                            <a:fillRect/>
                          </a:stretch>
                        </pic:blipFill>
                        <pic:spPr>
                          <a:xfrm>
                            <a:off x="0" y="0"/>
                            <a:ext cx="4435224" cy="205758"/>
                          </a:xfrm>
                          <a:prstGeom prst="rect">
                            <a:avLst/>
                          </a:prstGeom>
                        </pic:spPr>
                      </pic:pic>
                    </a:graphicData>
                  </a:graphic>
                </wp:inline>
              </w:drawing>
            </w:r>
          </w:p>
          <w:p w14:paraId="398C4A4D" w14:textId="592A66AA" w:rsidR="00E95122" w:rsidRPr="00DE501A" w:rsidRDefault="00E95122" w:rsidP="00471162">
            <w:pPr>
              <w:rPr>
                <w:rFonts w:cs="Arial"/>
                <w:b/>
                <w:bCs/>
                <w:szCs w:val="22"/>
              </w:rPr>
            </w:pPr>
            <w:r w:rsidRPr="00DE501A">
              <w:rPr>
                <w:rFonts w:cs="Arial"/>
                <w:szCs w:val="22"/>
              </w:rPr>
              <w:t xml:space="preserve">Una vez limpio, saca </w:t>
            </w:r>
            <w:r w:rsidRPr="00DE501A">
              <w:rPr>
                <w:rFonts w:cs="Arial"/>
                <w:b/>
                <w:bCs/>
                <w:szCs w:val="22"/>
              </w:rPr>
              <w:t xml:space="preserve">solo el texto </w:t>
            </w:r>
            <w:r w:rsidRPr="00DE501A">
              <w:rPr>
                <w:rFonts w:cs="Arial"/>
                <w:szCs w:val="22"/>
              </w:rPr>
              <w:t>que queda (sin eti</w:t>
            </w:r>
            <w:r w:rsidR="00DE501A" w:rsidRPr="00DE501A">
              <w:rPr>
                <w:rFonts w:cs="Arial"/>
                <w:szCs w:val="22"/>
              </w:rPr>
              <w:t xml:space="preserve">quetas HTML), separando cada bloque de texto con un salto de línea </w:t>
            </w:r>
            <w:r w:rsidR="00DE501A" w:rsidRPr="00DE501A">
              <w:rPr>
                <w:rFonts w:cs="Arial"/>
                <w:b/>
                <w:bCs/>
                <w:szCs w:val="22"/>
              </w:rPr>
              <w:t>(\n</w:t>
            </w:r>
            <w:r w:rsidR="00DE501A" w:rsidRPr="00DE501A">
              <w:rPr>
                <w:rFonts w:cs="Arial"/>
                <w:szCs w:val="22"/>
              </w:rPr>
              <w:t>), y quitando espacios sobrantes al principio/final (</w:t>
            </w:r>
            <w:proofErr w:type="spellStart"/>
            <w:r w:rsidR="00DE501A" w:rsidRPr="00DE501A">
              <w:rPr>
                <w:rFonts w:cs="Arial"/>
                <w:b/>
                <w:bCs/>
                <w:szCs w:val="22"/>
              </w:rPr>
              <w:t>strip</w:t>
            </w:r>
            <w:proofErr w:type="spellEnd"/>
            <w:r w:rsidR="00DE501A" w:rsidRPr="00DE501A">
              <w:rPr>
                <w:rFonts w:cs="Arial"/>
                <w:b/>
                <w:bCs/>
                <w:szCs w:val="22"/>
              </w:rPr>
              <w:t>=True).</w:t>
            </w:r>
          </w:p>
          <w:p w14:paraId="12FF907D" w14:textId="38644F72" w:rsidR="00DE501A" w:rsidRDefault="00A67480" w:rsidP="00471162">
            <w:pPr>
              <w:rPr>
                <w:rFonts w:cs="Arial"/>
                <w:b/>
                <w:bCs/>
              </w:rPr>
            </w:pPr>
            <w:r w:rsidRPr="00A67480">
              <w:rPr>
                <w:rFonts w:cs="Arial"/>
                <w:b/>
                <w:bCs/>
                <w:noProof/>
              </w:rPr>
              <w:drawing>
                <wp:inline distT="0" distB="0" distL="0" distR="0" wp14:anchorId="7B48A5FF" wp14:editId="2D1522D2">
                  <wp:extent cx="1341236" cy="396274"/>
                  <wp:effectExtent l="0" t="0" r="0" b="3810"/>
                  <wp:docPr id="167387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7243" name=""/>
                          <pic:cNvPicPr/>
                        </pic:nvPicPr>
                        <pic:blipFill>
                          <a:blip r:embed="rId42"/>
                          <a:stretch>
                            <a:fillRect/>
                          </a:stretch>
                        </pic:blipFill>
                        <pic:spPr>
                          <a:xfrm>
                            <a:off x="0" y="0"/>
                            <a:ext cx="1341236" cy="396274"/>
                          </a:xfrm>
                          <a:prstGeom prst="rect">
                            <a:avLst/>
                          </a:prstGeom>
                        </pic:spPr>
                      </pic:pic>
                    </a:graphicData>
                  </a:graphic>
                </wp:inline>
              </w:drawing>
            </w:r>
          </w:p>
          <w:p w14:paraId="1E2E8D1E" w14:textId="77777777" w:rsidR="00A67480" w:rsidRPr="00A67480" w:rsidRDefault="00A67480" w:rsidP="00A67480">
            <w:pPr>
              <w:rPr>
                <w:rFonts w:cs="Arial"/>
                <w:szCs w:val="22"/>
              </w:rPr>
            </w:pPr>
            <w:r w:rsidRPr="00A67480">
              <w:rPr>
                <w:rFonts w:cs="Arial"/>
                <w:szCs w:val="22"/>
              </w:rPr>
              <w:t>Si no había &lt;</w:t>
            </w:r>
            <w:proofErr w:type="spellStart"/>
            <w:r w:rsidRPr="00A67480">
              <w:rPr>
                <w:rFonts w:cs="Arial"/>
                <w:szCs w:val="22"/>
              </w:rPr>
              <w:t>body</w:t>
            </w:r>
            <w:proofErr w:type="spellEnd"/>
            <w:r w:rsidRPr="00A67480">
              <w:rPr>
                <w:rFonts w:cs="Arial"/>
                <w:szCs w:val="22"/>
              </w:rPr>
              <w:t xml:space="preserve">&gt; (el </w:t>
            </w:r>
            <w:proofErr w:type="spellStart"/>
            <w:r w:rsidRPr="00A67480">
              <w:rPr>
                <w:rFonts w:cs="Arial"/>
                <w:szCs w:val="22"/>
              </w:rPr>
              <w:t>if</w:t>
            </w:r>
            <w:proofErr w:type="spellEnd"/>
            <w:r w:rsidRPr="00A67480">
              <w:rPr>
                <w:rFonts w:cs="Arial"/>
                <w:szCs w:val="22"/>
              </w:rPr>
              <w:t xml:space="preserve"> de arriba dio falso), el texto queda vacío en vez de fallar con un error.</w:t>
            </w:r>
          </w:p>
          <w:p w14:paraId="69D5D901" w14:textId="21CDFD9E" w:rsidR="00A67480" w:rsidRDefault="00F12433" w:rsidP="00471162">
            <w:pPr>
              <w:rPr>
                <w:rFonts w:cs="Arial"/>
                <w:b/>
                <w:bCs/>
              </w:rPr>
            </w:pPr>
            <w:r w:rsidRPr="00F12433">
              <w:rPr>
                <w:rFonts w:cs="Arial"/>
                <w:b/>
                <w:bCs/>
                <w:noProof/>
              </w:rPr>
              <w:drawing>
                <wp:inline distT="0" distB="0" distL="0" distR="0" wp14:anchorId="768761EC" wp14:editId="42C49E89">
                  <wp:extent cx="3086367" cy="251482"/>
                  <wp:effectExtent l="0" t="0" r="0" b="0"/>
                  <wp:docPr id="209509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9971" name=""/>
                          <pic:cNvPicPr/>
                        </pic:nvPicPr>
                        <pic:blipFill>
                          <a:blip r:embed="rId43"/>
                          <a:stretch>
                            <a:fillRect/>
                          </a:stretch>
                        </pic:blipFill>
                        <pic:spPr>
                          <a:xfrm>
                            <a:off x="0" y="0"/>
                            <a:ext cx="3086367" cy="251482"/>
                          </a:xfrm>
                          <a:prstGeom prst="rect">
                            <a:avLst/>
                          </a:prstGeom>
                        </pic:spPr>
                      </pic:pic>
                    </a:graphicData>
                  </a:graphic>
                </wp:inline>
              </w:drawing>
            </w:r>
          </w:p>
          <w:p w14:paraId="2764B7C8" w14:textId="0A0111CD" w:rsidR="00E6392F" w:rsidRPr="00FD4458" w:rsidRDefault="00F12433" w:rsidP="00471162">
            <w:pPr>
              <w:rPr>
                <w:rFonts w:cs="Arial"/>
                <w:szCs w:val="22"/>
              </w:rPr>
            </w:pPr>
            <w:r w:rsidRPr="00F12433">
              <w:rPr>
                <w:rFonts w:cs="Arial"/>
                <w:szCs w:val="22"/>
              </w:rPr>
              <w:t xml:space="preserve">Junta el título y el texto con dos saltos de línea entre medio, y corta el resultado a los primeros </w:t>
            </w:r>
            <w:r w:rsidRPr="00F12433">
              <w:rPr>
                <w:rFonts w:cs="Arial"/>
                <w:b/>
                <w:bCs/>
                <w:szCs w:val="22"/>
              </w:rPr>
              <w:t>2.000 caracteres</w:t>
            </w:r>
            <w:r w:rsidRPr="00F12433">
              <w:rPr>
                <w:rFonts w:cs="Arial"/>
                <w:szCs w:val="22"/>
              </w:rPr>
              <w:t xml:space="preserve"> ([:2_000] es </w:t>
            </w:r>
            <w:proofErr w:type="spellStart"/>
            <w:r w:rsidRPr="00F12433">
              <w:rPr>
                <w:rFonts w:cs="Arial"/>
                <w:szCs w:val="22"/>
              </w:rPr>
              <w:t>slicing</w:t>
            </w:r>
            <w:proofErr w:type="spellEnd"/>
            <w:r w:rsidRPr="00F12433">
              <w:rPr>
                <w:rFonts w:cs="Arial"/>
                <w:szCs w:val="22"/>
              </w:rPr>
              <w:t xml:space="preserve"> de Python — el guion bajo en 2_000 es solo para que sea más legible, equivale a 2000). Esto evita mandar textos gigantes al modelo.</w:t>
            </w:r>
          </w:p>
          <w:p w14:paraId="2675B436" w14:textId="77777777" w:rsidR="00E6392F" w:rsidRDefault="00E6392F" w:rsidP="00471162">
            <w:pPr>
              <w:rPr>
                <w:rFonts w:cs="Arial"/>
                <w:b/>
                <w:bCs/>
              </w:rPr>
            </w:pPr>
          </w:p>
        </w:tc>
      </w:tr>
    </w:tbl>
    <w:p w14:paraId="4FBD3893" w14:textId="77777777" w:rsidR="00D435FA" w:rsidRDefault="00D435FA" w:rsidP="00471162">
      <w:pPr>
        <w:rPr>
          <w:rFonts w:cs="Arial"/>
          <w:b/>
          <w:bCs/>
        </w:rPr>
      </w:pPr>
    </w:p>
    <w:p w14:paraId="0CEA3223" w14:textId="77777777" w:rsidR="000A7351" w:rsidRPr="007961B0" w:rsidRDefault="000A7351" w:rsidP="00471162">
      <w:pPr>
        <w:rPr>
          <w:rFonts w:cs="Arial"/>
          <w:b/>
          <w:bCs/>
          <w:sz w:val="24"/>
        </w:rPr>
      </w:pPr>
    </w:p>
    <w:p w14:paraId="2087B4ED" w14:textId="77777777" w:rsidR="00255DB2" w:rsidRPr="00E73BE5" w:rsidRDefault="00255DB2" w:rsidP="00CF61C0">
      <w:pPr>
        <w:rPr>
          <w:rFonts w:cs="Arial"/>
          <w:szCs w:val="22"/>
        </w:rPr>
      </w:pPr>
    </w:p>
    <w:p w14:paraId="2B46C58F" w14:textId="77777777" w:rsidR="003D1206" w:rsidRDefault="003D1206" w:rsidP="00CF61C0">
      <w:pPr>
        <w:rPr>
          <w:rFonts w:cs="Arial"/>
          <w:szCs w:val="22"/>
        </w:rPr>
      </w:pPr>
    </w:p>
    <w:p w14:paraId="2F7BC810" w14:textId="77777777" w:rsidR="007563CB" w:rsidRDefault="007563CB" w:rsidP="00CF61C0">
      <w:pPr>
        <w:rPr>
          <w:rFonts w:cs="Arial"/>
          <w:szCs w:val="22"/>
        </w:rPr>
      </w:pPr>
    </w:p>
    <w:p w14:paraId="790E8F5F" w14:textId="73A1AADB" w:rsidR="00872964" w:rsidRPr="00B86504" w:rsidRDefault="007563CB" w:rsidP="00B86504">
      <w:pPr>
        <w:pStyle w:val="Ttulo4"/>
        <w:rPr>
          <w:rFonts w:cs="Arial"/>
          <w:b/>
          <w:bCs/>
          <w:color w:val="404040" w:themeColor="text1" w:themeTint="BF"/>
          <w:sz w:val="24"/>
          <w:highlight w:val="yellow"/>
        </w:rPr>
      </w:pPr>
      <w:r w:rsidRPr="007563CB">
        <w:rPr>
          <w:rStyle w:val="nfasissutil"/>
          <w:rFonts w:cs="Arial"/>
          <w:b/>
          <w:bCs/>
          <w:sz w:val="24"/>
          <w:highlight w:val="yellow"/>
        </w:rPr>
        <w:lastRenderedPageBreak/>
        <w:t>1.4.1.</w:t>
      </w:r>
      <w:r w:rsidR="00B86504">
        <w:rPr>
          <w:rStyle w:val="nfasissutil"/>
          <w:rFonts w:cs="Arial"/>
          <w:b/>
          <w:bCs/>
          <w:sz w:val="24"/>
          <w:highlight w:val="yellow"/>
        </w:rPr>
        <w:t>2</w:t>
      </w:r>
      <w:r w:rsidRPr="007563CB">
        <w:rPr>
          <w:rStyle w:val="nfasissutil"/>
          <w:rFonts w:cs="Arial"/>
          <w:b/>
          <w:bCs/>
          <w:sz w:val="24"/>
          <w:highlight w:val="yellow"/>
        </w:rPr>
        <w:t xml:space="preserve"> </w:t>
      </w:r>
      <w:proofErr w:type="spellStart"/>
      <w:r w:rsidR="00B86504" w:rsidRPr="00B86504">
        <w:rPr>
          <w:rFonts w:cs="Arial"/>
          <w:b/>
          <w:bCs/>
          <w:color w:val="404040" w:themeColor="text1" w:themeTint="BF"/>
          <w:sz w:val="24"/>
          <w:highlight w:val="yellow"/>
        </w:rPr>
        <w:t>def</w:t>
      </w:r>
      <w:proofErr w:type="spellEnd"/>
      <w:r w:rsidR="00B86504" w:rsidRPr="00B86504">
        <w:rPr>
          <w:rFonts w:cs="Arial"/>
          <w:b/>
          <w:bCs/>
          <w:color w:val="404040" w:themeColor="text1" w:themeTint="BF"/>
          <w:sz w:val="24"/>
          <w:highlight w:val="yellow"/>
        </w:rPr>
        <w:t xml:space="preserve"> </w:t>
      </w:r>
      <w:proofErr w:type="spellStart"/>
      <w:r w:rsidR="00B86504" w:rsidRPr="00B86504">
        <w:rPr>
          <w:rFonts w:cs="Arial"/>
          <w:b/>
          <w:bCs/>
          <w:color w:val="404040" w:themeColor="text1" w:themeTint="BF"/>
          <w:sz w:val="24"/>
          <w:highlight w:val="yellow"/>
        </w:rPr>
        <w:t>fetch_website_links</w:t>
      </w:r>
      <w:proofErr w:type="spellEnd"/>
      <w:r w:rsidR="00B86504" w:rsidRPr="00B86504">
        <w:rPr>
          <w:rFonts w:cs="Arial"/>
          <w:b/>
          <w:bCs/>
          <w:color w:val="404040" w:themeColor="text1" w:themeTint="BF"/>
          <w:sz w:val="24"/>
          <w:highlight w:val="yellow"/>
        </w:rPr>
        <w:t>(</w:t>
      </w:r>
      <w:proofErr w:type="spellStart"/>
      <w:r w:rsidR="00B86504" w:rsidRPr="00B86504">
        <w:rPr>
          <w:rFonts w:cs="Arial"/>
          <w:b/>
          <w:bCs/>
          <w:color w:val="404040" w:themeColor="text1" w:themeTint="BF"/>
          <w:sz w:val="24"/>
          <w:highlight w:val="yellow"/>
        </w:rPr>
        <w:t>url</w:t>
      </w:r>
      <w:proofErr w:type="spellEnd"/>
      <w:r w:rsidR="00B86504" w:rsidRPr="00B86504">
        <w:rPr>
          <w:rFonts w:cs="Arial"/>
          <w:b/>
          <w:bCs/>
          <w:color w:val="404040" w:themeColor="text1" w:themeTint="BF"/>
          <w:sz w:val="24"/>
          <w:highlight w:val="yellow"/>
        </w:rPr>
        <w:t>)</w:t>
      </w:r>
      <w:r w:rsidR="000A32B7">
        <w:rPr>
          <w:rFonts w:cs="Arial"/>
          <w:b/>
          <w:bCs/>
          <w:color w:val="404040" w:themeColor="text1" w:themeTint="BF"/>
          <w:sz w:val="24"/>
          <w:highlight w:val="yellow"/>
        </w:rPr>
        <w:t xml:space="preserve"> + Para </w:t>
      </w:r>
      <w:proofErr w:type="spellStart"/>
      <w:r w:rsidR="000A32B7">
        <w:rPr>
          <w:rFonts w:cs="Arial"/>
          <w:b/>
          <w:bCs/>
          <w:color w:val="404040" w:themeColor="text1" w:themeTint="BF"/>
          <w:sz w:val="24"/>
          <w:highlight w:val="yellow"/>
        </w:rPr>
        <w:t>que</w:t>
      </w:r>
      <w:proofErr w:type="spellEnd"/>
      <w:r w:rsidR="000A32B7">
        <w:rPr>
          <w:rFonts w:cs="Arial"/>
          <w:b/>
          <w:bCs/>
          <w:color w:val="404040" w:themeColor="text1" w:themeTint="BF"/>
          <w:sz w:val="24"/>
          <w:highlight w:val="yellow"/>
        </w:rPr>
        <w:t xml:space="preserve"> sirve esta función en el curso</w:t>
      </w:r>
    </w:p>
    <w:p w14:paraId="5E5FF992" w14:textId="0C7C4742" w:rsidR="0022097B" w:rsidRDefault="00FD4458" w:rsidP="0022097B">
      <w:r w:rsidRPr="00FD4458">
        <w:rPr>
          <w:noProof/>
        </w:rPr>
        <w:drawing>
          <wp:inline distT="0" distB="0" distL="0" distR="0" wp14:anchorId="16C6678D" wp14:editId="0599D0FD">
            <wp:extent cx="5204460" cy="1885581"/>
            <wp:effectExtent l="38100" t="38100" r="34290" b="38735"/>
            <wp:docPr id="1898155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55279" name=""/>
                    <pic:cNvPicPr/>
                  </pic:nvPicPr>
                  <pic:blipFill>
                    <a:blip r:embed="rId44"/>
                    <a:stretch>
                      <a:fillRect/>
                    </a:stretch>
                  </pic:blipFill>
                  <pic:spPr>
                    <a:xfrm>
                      <a:off x="0" y="0"/>
                      <a:ext cx="5211936" cy="1888289"/>
                    </a:xfrm>
                    <a:prstGeom prst="rect">
                      <a:avLst/>
                    </a:prstGeom>
                    <a:ln w="38100">
                      <a:solidFill>
                        <a:srgbClr val="00B0F0"/>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BD370A" w14:paraId="0539784F" w14:textId="77777777" w:rsidTr="00BD370A">
        <w:tc>
          <w:tcPr>
            <w:tcW w:w="10790" w:type="dxa"/>
          </w:tcPr>
          <w:p w14:paraId="283D9DA8" w14:textId="153168D7" w:rsidR="00BD370A" w:rsidRDefault="00A470FE" w:rsidP="0022097B">
            <w:r w:rsidRPr="00A470FE">
              <w:rPr>
                <w:noProof/>
              </w:rPr>
              <w:drawing>
                <wp:inline distT="0" distB="0" distL="0" distR="0" wp14:anchorId="238FC305" wp14:editId="0C6CEB44">
                  <wp:extent cx="5166360" cy="1865089"/>
                  <wp:effectExtent l="0" t="0" r="0" b="1905"/>
                  <wp:docPr id="1956361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61063" name=""/>
                          <pic:cNvPicPr/>
                        </pic:nvPicPr>
                        <pic:blipFill>
                          <a:blip r:embed="rId45"/>
                          <a:stretch>
                            <a:fillRect/>
                          </a:stretch>
                        </pic:blipFill>
                        <pic:spPr>
                          <a:xfrm>
                            <a:off x="0" y="0"/>
                            <a:ext cx="5170806" cy="1866694"/>
                          </a:xfrm>
                          <a:prstGeom prst="rect">
                            <a:avLst/>
                          </a:prstGeom>
                        </pic:spPr>
                      </pic:pic>
                    </a:graphicData>
                  </a:graphic>
                </wp:inline>
              </w:drawing>
            </w:r>
          </w:p>
          <w:p w14:paraId="4FAE88B6" w14:textId="77777777" w:rsidR="00A470FE" w:rsidRPr="00A470FE" w:rsidRDefault="00A470FE" w:rsidP="00A470FE">
            <w:pPr>
              <w:rPr>
                <w:rFonts w:cs="Arial"/>
                <w:szCs w:val="22"/>
              </w:rPr>
            </w:pPr>
            <w:r w:rsidRPr="00A470FE">
              <w:rPr>
                <w:rFonts w:cs="Arial"/>
                <w:szCs w:val="22"/>
              </w:rPr>
              <w:t xml:space="preserve">El </w:t>
            </w:r>
            <w:proofErr w:type="spellStart"/>
            <w:r w:rsidRPr="00A470FE">
              <w:rPr>
                <w:rFonts w:cs="Arial"/>
                <w:szCs w:val="22"/>
              </w:rPr>
              <w:t>docstring</w:t>
            </w:r>
            <w:proofErr w:type="spellEnd"/>
            <w:r w:rsidRPr="00A470FE">
              <w:rPr>
                <w:rFonts w:cs="Arial"/>
                <w:szCs w:val="22"/>
              </w:rPr>
              <w:t xml:space="preserve"> — acá el profesor deja una nota honesta: admite que es ineficiente, porque si </w:t>
            </w:r>
            <w:proofErr w:type="spellStart"/>
            <w:r w:rsidRPr="00A470FE">
              <w:rPr>
                <w:rFonts w:cs="Arial"/>
                <w:szCs w:val="22"/>
              </w:rPr>
              <w:t>necesitás</w:t>
            </w:r>
            <w:proofErr w:type="spellEnd"/>
            <w:r w:rsidRPr="00A470FE">
              <w:rPr>
                <w:rFonts w:cs="Arial"/>
                <w:szCs w:val="22"/>
              </w:rPr>
              <w:t xml:space="preserve"> texto Y enlaces de la misma página, </w:t>
            </w:r>
            <w:proofErr w:type="spellStart"/>
            <w:r w:rsidRPr="00A470FE">
              <w:rPr>
                <w:rFonts w:cs="Arial"/>
                <w:szCs w:val="22"/>
              </w:rPr>
              <w:t>terminás</w:t>
            </w:r>
            <w:proofErr w:type="spellEnd"/>
            <w:r w:rsidRPr="00A470FE">
              <w:rPr>
                <w:rFonts w:cs="Arial"/>
                <w:szCs w:val="22"/>
              </w:rPr>
              <w:t xml:space="preserve"> descargando y </w:t>
            </w:r>
            <w:proofErr w:type="spellStart"/>
            <w:r w:rsidRPr="00A470FE">
              <w:rPr>
                <w:rFonts w:cs="Arial"/>
                <w:szCs w:val="22"/>
              </w:rPr>
              <w:t>parseando</w:t>
            </w:r>
            <w:proofErr w:type="spellEnd"/>
            <w:r w:rsidRPr="00A470FE">
              <w:rPr>
                <w:rFonts w:cs="Arial"/>
                <w:szCs w:val="22"/>
              </w:rPr>
              <w:t xml:space="preserve"> dos veces (una por cada función). Lo dejó así a propósito para que el código del laboratorio sea simple de entender, e invita a optimizarlo con una clase si alguien quiere.</w:t>
            </w:r>
          </w:p>
          <w:p w14:paraId="5C65B4B2" w14:textId="77777777" w:rsidR="00A470FE" w:rsidRDefault="00A470FE" w:rsidP="0022097B"/>
          <w:p w14:paraId="3811E692" w14:textId="77777777" w:rsidR="00CA2CAF" w:rsidRPr="00CA2CAF" w:rsidRDefault="00CA2CAF" w:rsidP="00CA2CAF">
            <w:r w:rsidRPr="00CA2CAF">
              <w:t xml:space="preserve">Te armo un ejemplo concreto mostrando </w:t>
            </w:r>
            <w:r w:rsidRPr="00CA2CAF">
              <w:rPr>
                <w:b/>
                <w:bCs/>
              </w:rPr>
              <w:t>las dos formas</w:t>
            </w:r>
            <w:r w:rsidRPr="00CA2CAF">
              <w:t xml:space="preserve">: la actual (ineficiente, dos </w:t>
            </w:r>
            <w:proofErr w:type="spellStart"/>
            <w:r w:rsidRPr="00CA2CAF">
              <w:t>requests</w:t>
            </w:r>
            <w:proofErr w:type="spellEnd"/>
            <w:r w:rsidRPr="00CA2CAF">
              <w:t xml:space="preserve">) y la optimizada con una clase (una sola </w:t>
            </w:r>
            <w:proofErr w:type="spellStart"/>
            <w:r w:rsidRPr="00CA2CAF">
              <w:t>request</w:t>
            </w:r>
            <w:proofErr w:type="spellEnd"/>
            <w:r w:rsidRPr="00CA2CAF">
              <w:t>), tal como invita a hacer el profesor.</w:t>
            </w:r>
          </w:p>
          <w:p w14:paraId="57404FE3" w14:textId="7009E36D" w:rsidR="00A470FE" w:rsidRDefault="003D0C8A" w:rsidP="0022097B">
            <w:r w:rsidRPr="003D0C8A">
              <w:rPr>
                <w:noProof/>
              </w:rPr>
              <w:drawing>
                <wp:inline distT="0" distB="0" distL="0" distR="0" wp14:anchorId="1E04BBE2" wp14:editId="3C01FA02">
                  <wp:extent cx="3710940" cy="971393"/>
                  <wp:effectExtent l="0" t="0" r="3810" b="635"/>
                  <wp:docPr id="285731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31297" name=""/>
                          <pic:cNvPicPr/>
                        </pic:nvPicPr>
                        <pic:blipFill>
                          <a:blip r:embed="rId46"/>
                          <a:stretch>
                            <a:fillRect/>
                          </a:stretch>
                        </pic:blipFill>
                        <pic:spPr>
                          <a:xfrm>
                            <a:off x="0" y="0"/>
                            <a:ext cx="3729470" cy="976243"/>
                          </a:xfrm>
                          <a:prstGeom prst="rect">
                            <a:avLst/>
                          </a:prstGeom>
                        </pic:spPr>
                      </pic:pic>
                    </a:graphicData>
                  </a:graphic>
                </wp:inline>
              </w:drawing>
            </w:r>
            <w:r>
              <w:rPr>
                <w:noProof/>
              </w:rPr>
              <w:t xml:space="preserve"> </w:t>
            </w:r>
            <w:r w:rsidRPr="003D0C8A">
              <w:rPr>
                <w:noProof/>
              </w:rPr>
              <w:drawing>
                <wp:inline distT="0" distB="0" distL="0" distR="0" wp14:anchorId="6141AD8D" wp14:editId="312ACDB7">
                  <wp:extent cx="2689860" cy="930139"/>
                  <wp:effectExtent l="0" t="0" r="0" b="3810"/>
                  <wp:docPr id="204683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33437" name=""/>
                          <pic:cNvPicPr/>
                        </pic:nvPicPr>
                        <pic:blipFill>
                          <a:blip r:embed="rId47"/>
                          <a:stretch>
                            <a:fillRect/>
                          </a:stretch>
                        </pic:blipFill>
                        <pic:spPr>
                          <a:xfrm>
                            <a:off x="0" y="0"/>
                            <a:ext cx="2696625" cy="932478"/>
                          </a:xfrm>
                          <a:prstGeom prst="rect">
                            <a:avLst/>
                          </a:prstGeom>
                        </pic:spPr>
                      </pic:pic>
                    </a:graphicData>
                  </a:graphic>
                </wp:inline>
              </w:drawing>
            </w:r>
          </w:p>
          <w:p w14:paraId="0E2C1D2D" w14:textId="77777777" w:rsidR="00BD370A" w:rsidRDefault="00BD370A" w:rsidP="0022097B"/>
          <w:p w14:paraId="42182A92" w14:textId="77777777" w:rsidR="003D0C8A" w:rsidRPr="003D0C8A" w:rsidRDefault="003D0C8A" w:rsidP="003D0C8A">
            <w:r w:rsidRPr="003D0C8A">
              <w:t xml:space="preserve">Acá el problema es claro: </w:t>
            </w:r>
            <w:proofErr w:type="spellStart"/>
            <w:proofErr w:type="gramStart"/>
            <w:r w:rsidRPr="003D0C8A">
              <w:t>requests.get</w:t>
            </w:r>
            <w:proofErr w:type="spellEnd"/>
            <w:r w:rsidRPr="003D0C8A">
              <w:t>(</w:t>
            </w:r>
            <w:proofErr w:type="gramEnd"/>
            <w:r w:rsidRPr="003D0C8A">
              <w:t xml:space="preserve">) se ejecuta </w:t>
            </w:r>
            <w:r w:rsidRPr="003D0C8A">
              <w:rPr>
                <w:b/>
                <w:bCs/>
              </w:rPr>
              <w:t>dos veces</w:t>
            </w:r>
            <w:r w:rsidRPr="003D0C8A">
              <w:t xml:space="preserve"> contra el mismo sitio, cuando en realidad ya tenías toda la información descargada la primera vez.</w:t>
            </w:r>
          </w:p>
          <w:p w14:paraId="2BE411AC" w14:textId="77777777" w:rsidR="00BD370A" w:rsidRDefault="00BD370A" w:rsidP="0022097B"/>
          <w:p w14:paraId="7FE3F399" w14:textId="77777777" w:rsidR="003D0C8A" w:rsidRPr="003D0C8A" w:rsidRDefault="003D0C8A" w:rsidP="003D0C8A">
            <w:pPr>
              <w:rPr>
                <w:b/>
                <w:bCs/>
              </w:rPr>
            </w:pPr>
            <w:r w:rsidRPr="003D0C8A">
              <w:rPr>
                <w:b/>
                <w:bCs/>
              </w:rPr>
              <w:t>Forma optimizada: una clase que descarga una sola vez</w:t>
            </w:r>
          </w:p>
          <w:p w14:paraId="35D984DB" w14:textId="3C7365EA" w:rsidR="00BD370A" w:rsidRDefault="007065C9" w:rsidP="0022097B">
            <w:r w:rsidRPr="007065C9">
              <w:rPr>
                <w:noProof/>
              </w:rPr>
              <w:drawing>
                <wp:inline distT="0" distB="0" distL="0" distR="0" wp14:anchorId="321987B1" wp14:editId="1CEE3900">
                  <wp:extent cx="5120640" cy="1967653"/>
                  <wp:effectExtent l="0" t="0" r="3810" b="0"/>
                  <wp:docPr id="1594198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98611" name=""/>
                          <pic:cNvPicPr/>
                        </pic:nvPicPr>
                        <pic:blipFill>
                          <a:blip r:embed="rId48"/>
                          <a:stretch>
                            <a:fillRect/>
                          </a:stretch>
                        </pic:blipFill>
                        <pic:spPr>
                          <a:xfrm>
                            <a:off x="0" y="0"/>
                            <a:ext cx="5126749" cy="1970001"/>
                          </a:xfrm>
                          <a:prstGeom prst="rect">
                            <a:avLst/>
                          </a:prstGeom>
                        </pic:spPr>
                      </pic:pic>
                    </a:graphicData>
                  </a:graphic>
                </wp:inline>
              </w:drawing>
            </w:r>
          </w:p>
          <w:p w14:paraId="7372F3B1" w14:textId="77777777" w:rsidR="007065C9" w:rsidRDefault="007065C9" w:rsidP="0022097B"/>
          <w:p w14:paraId="5FC3AD75" w14:textId="77777777" w:rsidR="00A21EEF" w:rsidRPr="00A21EEF" w:rsidRDefault="00A21EEF" w:rsidP="00A21EEF">
            <w:r w:rsidRPr="00A21EEF">
              <w:t>Y así se usaría:</w:t>
            </w:r>
          </w:p>
          <w:p w14:paraId="2355BEA6" w14:textId="53808501" w:rsidR="007065C9" w:rsidRDefault="00A21EEF" w:rsidP="0022097B">
            <w:r w:rsidRPr="00A21EEF">
              <w:rPr>
                <w:noProof/>
              </w:rPr>
              <w:drawing>
                <wp:inline distT="0" distB="0" distL="0" distR="0" wp14:anchorId="047B5A1F" wp14:editId="683CEAC6">
                  <wp:extent cx="5173980" cy="914070"/>
                  <wp:effectExtent l="0" t="0" r="7620" b="635"/>
                  <wp:docPr id="1736186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86925" name=""/>
                          <pic:cNvPicPr/>
                        </pic:nvPicPr>
                        <pic:blipFill>
                          <a:blip r:embed="rId49"/>
                          <a:stretch>
                            <a:fillRect/>
                          </a:stretch>
                        </pic:blipFill>
                        <pic:spPr>
                          <a:xfrm>
                            <a:off x="0" y="0"/>
                            <a:ext cx="5195582" cy="917886"/>
                          </a:xfrm>
                          <a:prstGeom prst="rect">
                            <a:avLst/>
                          </a:prstGeom>
                        </pic:spPr>
                      </pic:pic>
                    </a:graphicData>
                  </a:graphic>
                </wp:inline>
              </w:drawing>
            </w:r>
          </w:p>
          <w:p w14:paraId="35FFF97D" w14:textId="77777777" w:rsidR="00723A26" w:rsidRDefault="00723A26" w:rsidP="0022097B"/>
          <w:p w14:paraId="0410EB43" w14:textId="77777777" w:rsidR="00723A26" w:rsidRPr="00723A26" w:rsidRDefault="00723A26" w:rsidP="00723A26">
            <w:pPr>
              <w:rPr>
                <w:b/>
                <w:bCs/>
              </w:rPr>
            </w:pPr>
            <w:r w:rsidRPr="00723A26">
              <w:rPr>
                <w:b/>
                <w:bCs/>
              </w:rPr>
              <w:t>La diferencia clave</w:t>
            </w:r>
          </w:p>
          <w:p w14:paraId="54240750" w14:textId="45EC6C42" w:rsidR="00BD370A" w:rsidRDefault="00852500" w:rsidP="0022097B">
            <w:r w:rsidRPr="00852500">
              <w:rPr>
                <w:noProof/>
              </w:rPr>
              <w:drawing>
                <wp:inline distT="0" distB="0" distL="0" distR="0" wp14:anchorId="2679E3FF" wp14:editId="269C3C35">
                  <wp:extent cx="5250180" cy="1734990"/>
                  <wp:effectExtent l="0" t="0" r="7620" b="0"/>
                  <wp:docPr id="873834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34194" name=""/>
                          <pic:cNvPicPr/>
                        </pic:nvPicPr>
                        <pic:blipFill>
                          <a:blip r:embed="rId50"/>
                          <a:stretch>
                            <a:fillRect/>
                          </a:stretch>
                        </pic:blipFill>
                        <pic:spPr>
                          <a:xfrm>
                            <a:off x="0" y="0"/>
                            <a:ext cx="5257253" cy="1737327"/>
                          </a:xfrm>
                          <a:prstGeom prst="rect">
                            <a:avLst/>
                          </a:prstGeom>
                        </pic:spPr>
                      </pic:pic>
                    </a:graphicData>
                  </a:graphic>
                </wp:inline>
              </w:drawing>
            </w:r>
          </w:p>
        </w:tc>
      </w:tr>
    </w:tbl>
    <w:p w14:paraId="7A036099" w14:textId="5BDCB78E" w:rsidR="00BD370A" w:rsidRDefault="009E0A4F" w:rsidP="0022097B">
      <w:r w:rsidRPr="009E0A4F">
        <w:rPr>
          <w:noProof/>
        </w:rPr>
        <w:lastRenderedPageBreak/>
        <w:drawing>
          <wp:inline distT="0" distB="0" distL="0" distR="0" wp14:anchorId="3D7A9F93" wp14:editId="519074BB">
            <wp:extent cx="5013960" cy="1810071"/>
            <wp:effectExtent l="0" t="0" r="0" b="0"/>
            <wp:docPr id="2092361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61939" name=""/>
                    <pic:cNvPicPr/>
                  </pic:nvPicPr>
                  <pic:blipFill>
                    <a:blip r:embed="rId51"/>
                    <a:stretch>
                      <a:fillRect/>
                    </a:stretch>
                  </pic:blipFill>
                  <pic:spPr>
                    <a:xfrm>
                      <a:off x="0" y="0"/>
                      <a:ext cx="5016794" cy="1811094"/>
                    </a:xfrm>
                    <a:prstGeom prst="rect">
                      <a:avLst/>
                    </a:prstGeom>
                  </pic:spPr>
                </pic:pic>
              </a:graphicData>
            </a:graphic>
          </wp:inline>
        </w:drawing>
      </w:r>
    </w:p>
    <w:p w14:paraId="29332745" w14:textId="77777777" w:rsidR="001E3279" w:rsidRPr="001E3279" w:rsidRDefault="001E3279" w:rsidP="001E3279">
      <w:r w:rsidRPr="001E3279">
        <w:t xml:space="preserve">Exactamente lo mismo que en </w:t>
      </w:r>
      <w:proofErr w:type="spellStart"/>
      <w:r w:rsidRPr="001E3279">
        <w:rPr>
          <w:b/>
          <w:bCs/>
        </w:rPr>
        <w:t>fetch_website_contents</w:t>
      </w:r>
      <w:proofErr w:type="spellEnd"/>
      <w:r w:rsidRPr="001E3279">
        <w:t xml:space="preserve">: descarga el HTML y lo convierte en un objeto navegable con </w:t>
      </w:r>
      <w:proofErr w:type="spellStart"/>
      <w:r w:rsidRPr="001E3279">
        <w:t>BeautifulSoup</w:t>
      </w:r>
      <w:proofErr w:type="spellEnd"/>
      <w:r w:rsidRPr="001E3279">
        <w:t>.</w:t>
      </w:r>
    </w:p>
    <w:p w14:paraId="1C4B78C7" w14:textId="6E6D2A63" w:rsidR="001E3279" w:rsidRDefault="009E0A4F" w:rsidP="0022097B">
      <w:r w:rsidRPr="009E0A4F">
        <w:rPr>
          <w:noProof/>
        </w:rPr>
        <w:drawing>
          <wp:inline distT="0" distB="0" distL="0" distR="0" wp14:anchorId="6D000176" wp14:editId="779A43BD">
            <wp:extent cx="4526280" cy="1634015"/>
            <wp:effectExtent l="0" t="0" r="7620" b="4445"/>
            <wp:docPr id="1102178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78468" name=""/>
                    <pic:cNvPicPr/>
                  </pic:nvPicPr>
                  <pic:blipFill>
                    <a:blip r:embed="rId52"/>
                    <a:stretch>
                      <a:fillRect/>
                    </a:stretch>
                  </pic:blipFill>
                  <pic:spPr>
                    <a:xfrm>
                      <a:off x="0" y="0"/>
                      <a:ext cx="4533513" cy="1636626"/>
                    </a:xfrm>
                    <a:prstGeom prst="rect">
                      <a:avLst/>
                    </a:prstGeom>
                  </pic:spPr>
                </pic:pic>
              </a:graphicData>
            </a:graphic>
          </wp:inline>
        </w:drawing>
      </w:r>
    </w:p>
    <w:p w14:paraId="32F2F94D" w14:textId="77777777" w:rsidR="001357B1" w:rsidRPr="001357B1" w:rsidRDefault="001357B1" w:rsidP="001357B1">
      <w:r w:rsidRPr="001357B1">
        <w:t>Esta línea tiene dos partes:</w:t>
      </w:r>
    </w:p>
    <w:p w14:paraId="2E52C495" w14:textId="46873D12" w:rsidR="001357B1" w:rsidRPr="001357B1" w:rsidRDefault="001357B1">
      <w:pPr>
        <w:pStyle w:val="Prrafodelista"/>
        <w:numPr>
          <w:ilvl w:val="0"/>
          <w:numId w:val="2"/>
        </w:numPr>
      </w:pPr>
      <w:proofErr w:type="spellStart"/>
      <w:proofErr w:type="gramStart"/>
      <w:r w:rsidRPr="001357B1">
        <w:t>soup.find</w:t>
      </w:r>
      <w:proofErr w:type="gramEnd"/>
      <w:r w:rsidRPr="001357B1">
        <w:t>_all</w:t>
      </w:r>
      <w:proofErr w:type="spellEnd"/>
      <w:r w:rsidRPr="001357B1">
        <w:t xml:space="preserve">("a") busca </w:t>
      </w:r>
      <w:r w:rsidRPr="001357B1">
        <w:rPr>
          <w:b/>
          <w:bCs/>
        </w:rPr>
        <w:t>todas</w:t>
      </w:r>
      <w:r w:rsidRPr="001357B1">
        <w:t xml:space="preserve"> las etiquetas &lt;a&gt; de la página — en HTML, &lt;a&gt; es la etiqueta que crea un enlace (</w:t>
      </w:r>
      <w:proofErr w:type="gramStart"/>
      <w:r w:rsidRPr="001357B1">
        <w:t>link</w:t>
      </w:r>
      <w:proofErr w:type="gramEnd"/>
      <w:r w:rsidRPr="001357B1">
        <w:t>).</w:t>
      </w:r>
    </w:p>
    <w:p w14:paraId="384C5827" w14:textId="4979AA91" w:rsidR="001357B1" w:rsidRPr="001357B1" w:rsidRDefault="001357B1">
      <w:pPr>
        <w:pStyle w:val="Prrafodelista"/>
        <w:numPr>
          <w:ilvl w:val="0"/>
          <w:numId w:val="2"/>
        </w:numPr>
      </w:pPr>
      <w:proofErr w:type="spellStart"/>
      <w:r w:rsidRPr="001357B1">
        <w:t>link.get</w:t>
      </w:r>
      <w:proofErr w:type="spellEnd"/>
      <w:r w:rsidRPr="001357B1">
        <w:t>("</w:t>
      </w:r>
      <w:proofErr w:type="spellStart"/>
      <w:r w:rsidRPr="001357B1">
        <w:t>href</w:t>
      </w:r>
      <w:proofErr w:type="spellEnd"/>
      <w:r w:rsidRPr="001357B1">
        <w:t xml:space="preserve">") saca el atributo </w:t>
      </w:r>
      <w:proofErr w:type="spellStart"/>
      <w:r w:rsidRPr="001357B1">
        <w:t>href</w:t>
      </w:r>
      <w:proofErr w:type="spellEnd"/>
      <w:r w:rsidRPr="001357B1">
        <w:t xml:space="preserve"> de cada una — es decir, la URL a la que apunta ese enlace.</w:t>
      </w:r>
    </w:p>
    <w:p w14:paraId="63DEA9B5" w14:textId="7850C3C1" w:rsidR="001357B1" w:rsidRPr="001357B1" w:rsidRDefault="001357B1">
      <w:pPr>
        <w:pStyle w:val="Prrafodelista"/>
        <w:numPr>
          <w:ilvl w:val="0"/>
          <w:numId w:val="2"/>
        </w:numPr>
      </w:pPr>
      <w:r w:rsidRPr="001357B1">
        <w:t xml:space="preserve">Todo dentro de [...] es una </w:t>
      </w:r>
      <w:proofErr w:type="spellStart"/>
      <w:r w:rsidRPr="001357B1">
        <w:rPr>
          <w:b/>
          <w:bCs/>
        </w:rPr>
        <w:t>list</w:t>
      </w:r>
      <w:proofErr w:type="spellEnd"/>
      <w:r w:rsidRPr="001357B1">
        <w:rPr>
          <w:b/>
          <w:bCs/>
        </w:rPr>
        <w:t xml:space="preserve"> </w:t>
      </w:r>
      <w:proofErr w:type="spellStart"/>
      <w:r w:rsidRPr="001357B1">
        <w:rPr>
          <w:b/>
          <w:bCs/>
        </w:rPr>
        <w:t>comprehension</w:t>
      </w:r>
      <w:proofErr w:type="spellEnd"/>
      <w:r w:rsidRPr="001357B1">
        <w:t xml:space="preserve">: una forma compacta de escribir un </w:t>
      </w:r>
      <w:proofErr w:type="spellStart"/>
      <w:r w:rsidRPr="001357B1">
        <w:t>loop</w:t>
      </w:r>
      <w:proofErr w:type="spellEnd"/>
      <w:r w:rsidRPr="001357B1">
        <w:t xml:space="preserve"> que arma una lista. Equivale a:</w:t>
      </w:r>
    </w:p>
    <w:p w14:paraId="369734B2" w14:textId="77777777" w:rsidR="001E3279" w:rsidRDefault="001E3279" w:rsidP="0022097B"/>
    <w:p w14:paraId="219E1290" w14:textId="77777777" w:rsidR="00821C7A" w:rsidRDefault="00821C7A" w:rsidP="0022097B"/>
    <w:p w14:paraId="01207324" w14:textId="49CD5221" w:rsidR="00821C7A" w:rsidRDefault="00821C7A" w:rsidP="0022097B">
      <w:r w:rsidRPr="00821C7A">
        <w:rPr>
          <w:noProof/>
        </w:rPr>
        <w:drawing>
          <wp:inline distT="0" distB="0" distL="0" distR="0" wp14:anchorId="64D48FD5" wp14:editId="06015203">
            <wp:extent cx="4335780" cy="1565244"/>
            <wp:effectExtent l="38100" t="38100" r="45720" b="35560"/>
            <wp:docPr id="395591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91327" name=""/>
                    <pic:cNvPicPr/>
                  </pic:nvPicPr>
                  <pic:blipFill>
                    <a:blip r:embed="rId53"/>
                    <a:stretch>
                      <a:fillRect/>
                    </a:stretch>
                  </pic:blipFill>
                  <pic:spPr>
                    <a:xfrm>
                      <a:off x="0" y="0"/>
                      <a:ext cx="4342514" cy="1567675"/>
                    </a:xfrm>
                    <a:prstGeom prst="rect">
                      <a:avLst/>
                    </a:prstGeom>
                    <a:ln w="28575">
                      <a:solidFill>
                        <a:srgbClr val="00B0F0"/>
                      </a:solidFill>
                    </a:ln>
                  </pic:spPr>
                </pic:pic>
              </a:graphicData>
            </a:graphic>
          </wp:inline>
        </w:drawing>
      </w:r>
    </w:p>
    <w:p w14:paraId="77D28F1A" w14:textId="77777777" w:rsidR="000A32B7" w:rsidRPr="000A32B7" w:rsidRDefault="000A32B7" w:rsidP="000A32B7">
      <w:r w:rsidRPr="000A32B7">
        <w:t>Esta línea tiene dos partes:</w:t>
      </w:r>
    </w:p>
    <w:p w14:paraId="63C8D80C" w14:textId="5D793C80" w:rsidR="000A32B7" w:rsidRPr="000A32B7" w:rsidRDefault="000A32B7">
      <w:pPr>
        <w:pStyle w:val="Prrafodelista"/>
        <w:numPr>
          <w:ilvl w:val="0"/>
          <w:numId w:val="2"/>
        </w:numPr>
      </w:pPr>
      <w:proofErr w:type="spellStart"/>
      <w:proofErr w:type="gramStart"/>
      <w:r w:rsidRPr="000A32B7">
        <w:t>soup.find</w:t>
      </w:r>
      <w:proofErr w:type="gramEnd"/>
      <w:r w:rsidRPr="000A32B7">
        <w:t>_all</w:t>
      </w:r>
      <w:proofErr w:type="spellEnd"/>
      <w:r w:rsidRPr="000A32B7">
        <w:t xml:space="preserve">("a") busca </w:t>
      </w:r>
      <w:r w:rsidRPr="000A32B7">
        <w:rPr>
          <w:b/>
          <w:bCs/>
        </w:rPr>
        <w:t>todas</w:t>
      </w:r>
      <w:r w:rsidRPr="000A32B7">
        <w:t xml:space="preserve"> las etiquetas &lt;a&gt; de la página — en HTML, &lt;a&gt; es la etiqueta que crea un enlace (</w:t>
      </w:r>
      <w:proofErr w:type="gramStart"/>
      <w:r w:rsidRPr="000A32B7">
        <w:t>link</w:t>
      </w:r>
      <w:proofErr w:type="gramEnd"/>
      <w:r w:rsidRPr="000A32B7">
        <w:t>).</w:t>
      </w:r>
    </w:p>
    <w:p w14:paraId="2B152B16" w14:textId="236BBB54" w:rsidR="000A32B7" w:rsidRPr="000A32B7" w:rsidRDefault="000A32B7">
      <w:pPr>
        <w:pStyle w:val="Prrafodelista"/>
        <w:numPr>
          <w:ilvl w:val="0"/>
          <w:numId w:val="2"/>
        </w:numPr>
      </w:pPr>
      <w:proofErr w:type="spellStart"/>
      <w:r w:rsidRPr="000A32B7">
        <w:t>link.get</w:t>
      </w:r>
      <w:proofErr w:type="spellEnd"/>
      <w:r w:rsidRPr="000A32B7">
        <w:t>("</w:t>
      </w:r>
      <w:proofErr w:type="spellStart"/>
      <w:r w:rsidRPr="000A32B7">
        <w:t>href</w:t>
      </w:r>
      <w:proofErr w:type="spellEnd"/>
      <w:r w:rsidRPr="000A32B7">
        <w:t xml:space="preserve">") saca el atributo </w:t>
      </w:r>
      <w:proofErr w:type="spellStart"/>
      <w:r w:rsidRPr="000A32B7">
        <w:t>href</w:t>
      </w:r>
      <w:proofErr w:type="spellEnd"/>
      <w:r w:rsidRPr="000A32B7">
        <w:t xml:space="preserve"> de cada una — es decir, la URL a la que apunta ese enlace.</w:t>
      </w:r>
    </w:p>
    <w:p w14:paraId="13F090B8" w14:textId="1A9C7347" w:rsidR="001357B1" w:rsidRDefault="000A32B7">
      <w:pPr>
        <w:pStyle w:val="Prrafodelista"/>
        <w:numPr>
          <w:ilvl w:val="0"/>
          <w:numId w:val="2"/>
        </w:numPr>
      </w:pPr>
      <w:r w:rsidRPr="000A32B7">
        <w:t xml:space="preserve">Todo dentro de [...] es una </w:t>
      </w:r>
      <w:proofErr w:type="spellStart"/>
      <w:r w:rsidRPr="000A32B7">
        <w:rPr>
          <w:b/>
          <w:bCs/>
        </w:rPr>
        <w:t>list</w:t>
      </w:r>
      <w:proofErr w:type="spellEnd"/>
      <w:r w:rsidRPr="000A32B7">
        <w:rPr>
          <w:b/>
          <w:bCs/>
        </w:rPr>
        <w:t xml:space="preserve"> </w:t>
      </w:r>
      <w:proofErr w:type="spellStart"/>
      <w:r w:rsidRPr="000A32B7">
        <w:rPr>
          <w:b/>
          <w:bCs/>
        </w:rPr>
        <w:t>comprehension</w:t>
      </w:r>
      <w:proofErr w:type="spellEnd"/>
      <w:r w:rsidRPr="000A32B7">
        <w:t xml:space="preserve">: una forma compacta de escribir un </w:t>
      </w:r>
      <w:proofErr w:type="spellStart"/>
      <w:r w:rsidRPr="000A32B7">
        <w:t>loop</w:t>
      </w:r>
      <w:proofErr w:type="spellEnd"/>
      <w:r w:rsidRPr="000A32B7">
        <w:t xml:space="preserve"> que arma una lista. </w:t>
      </w:r>
    </w:p>
    <w:p w14:paraId="4C32A8B4" w14:textId="77777777" w:rsidR="00367510" w:rsidRPr="00367510" w:rsidRDefault="00367510" w:rsidP="00367510">
      <w:pPr>
        <w:rPr>
          <w:b/>
          <w:bCs/>
          <w:sz w:val="24"/>
          <w:szCs w:val="28"/>
        </w:rPr>
      </w:pPr>
      <w:r w:rsidRPr="00367510">
        <w:rPr>
          <w:b/>
          <w:bCs/>
          <w:sz w:val="24"/>
          <w:szCs w:val="28"/>
          <w:highlight w:val="yellow"/>
        </w:rPr>
        <w:t>Para qué sirve esta función en el curso</w:t>
      </w:r>
    </w:p>
    <w:p w14:paraId="7CAFE1FF" w14:textId="77777777" w:rsidR="00352428" w:rsidRPr="00352428" w:rsidRDefault="00352428" w:rsidP="00352428">
      <w:r w:rsidRPr="00352428">
        <w:t xml:space="preserve">Todavía no se usa en el primer laboratorio (el que armaste), pero es la base para algo que vas a construir más adelante: en vez de resumir solo una página, el programa podría </w:t>
      </w:r>
      <w:r w:rsidRPr="00352428">
        <w:rPr>
          <w:b/>
          <w:bCs/>
        </w:rPr>
        <w:t>seguir los enlaces</w:t>
      </w:r>
      <w:r w:rsidRPr="00352428">
        <w:t xml:space="preserve"> que encuentra ahí (por ejemplo, la página "</w:t>
      </w:r>
      <w:proofErr w:type="spellStart"/>
      <w:r w:rsidRPr="00352428">
        <w:t>About</w:t>
      </w:r>
      <w:proofErr w:type="spellEnd"/>
      <w:r w:rsidRPr="00352428">
        <w:t>" o "</w:t>
      </w:r>
      <w:proofErr w:type="spellStart"/>
      <w:r w:rsidRPr="00352428">
        <w:t>Careers</w:t>
      </w:r>
      <w:proofErr w:type="spellEnd"/>
      <w:r w:rsidRPr="00352428">
        <w:t xml:space="preserve">" de una empresa) y armar un resumen combinando varias páginas — algo que el profesor menciona que van a hacer en </w:t>
      </w:r>
      <w:proofErr w:type="spellStart"/>
      <w:r w:rsidRPr="00352428">
        <w:t>labs</w:t>
      </w:r>
      <w:proofErr w:type="spellEnd"/>
      <w:r w:rsidRPr="00352428">
        <w:t xml:space="preserve"> siguientes de la semana 1.</w:t>
      </w:r>
    </w:p>
    <w:p w14:paraId="2C9AF6F3" w14:textId="77777777" w:rsidR="00367510" w:rsidRDefault="00367510" w:rsidP="0022097B"/>
    <w:p w14:paraId="73C7F182" w14:textId="77777777" w:rsidR="00CC226C" w:rsidRDefault="00CC226C" w:rsidP="0022097B"/>
    <w:p w14:paraId="25D30D1C" w14:textId="79A965AC" w:rsidR="000C54F7" w:rsidRDefault="000C54F7">
      <w:r>
        <w:br w:type="page"/>
      </w:r>
    </w:p>
    <w:p w14:paraId="28D0DC85" w14:textId="4592188B" w:rsidR="000C54F7" w:rsidRDefault="000C54F7" w:rsidP="000C54F7">
      <w:pPr>
        <w:pStyle w:val="Ttulo3"/>
        <w:rPr>
          <w:rFonts w:cs="Arial"/>
          <w:b/>
          <w:bCs/>
          <w:sz w:val="24"/>
          <w:szCs w:val="24"/>
        </w:rPr>
      </w:pPr>
      <w:bookmarkStart w:id="22" w:name="_Toc243791111"/>
      <w:r w:rsidRPr="00F87919">
        <w:rPr>
          <w:rFonts w:cs="Arial"/>
          <w:b/>
          <w:bCs/>
          <w:sz w:val="24"/>
          <w:szCs w:val="24"/>
          <w:highlight w:val="yellow"/>
        </w:rPr>
        <w:lastRenderedPageBreak/>
        <w:t xml:space="preserve">1.4.2 </w:t>
      </w:r>
      <w:proofErr w:type="spellStart"/>
      <w:proofErr w:type="gramStart"/>
      <w:r w:rsidRPr="00F87919">
        <w:rPr>
          <w:rFonts w:cs="Arial"/>
          <w:b/>
          <w:bCs/>
          <w:sz w:val="24"/>
          <w:szCs w:val="24"/>
          <w:highlight w:val="yellow"/>
        </w:rPr>
        <w:t>genai.Client</w:t>
      </w:r>
      <w:proofErr w:type="spellEnd"/>
      <w:proofErr w:type="gramEnd"/>
      <w:r w:rsidRPr="00F87919">
        <w:rPr>
          <w:rFonts w:cs="Arial"/>
          <w:b/>
          <w:bCs/>
          <w:sz w:val="24"/>
          <w:szCs w:val="24"/>
          <w:highlight w:val="yellow"/>
        </w:rPr>
        <w:t xml:space="preserve"> – la llamada al modelo</w:t>
      </w:r>
      <w:r w:rsidR="00BD69ED" w:rsidRPr="00F87919">
        <w:rPr>
          <w:rFonts w:cs="Arial"/>
          <w:b/>
          <w:bCs/>
          <w:sz w:val="24"/>
          <w:szCs w:val="24"/>
          <w:highlight w:val="yellow"/>
        </w:rPr>
        <w:t xml:space="preserve"> (primer hola mundo desde </w:t>
      </w:r>
      <w:proofErr w:type="spellStart"/>
      <w:r w:rsidR="00BD69ED" w:rsidRPr="00F87919">
        <w:rPr>
          <w:rFonts w:cs="Arial"/>
          <w:b/>
          <w:bCs/>
          <w:sz w:val="24"/>
          <w:szCs w:val="24"/>
          <w:highlight w:val="yellow"/>
        </w:rPr>
        <w:t>ll</w:t>
      </w:r>
      <w:r w:rsidR="00F87919" w:rsidRPr="00F87919">
        <w:rPr>
          <w:rFonts w:cs="Arial"/>
          <w:b/>
          <w:bCs/>
          <w:sz w:val="24"/>
          <w:szCs w:val="24"/>
          <w:highlight w:val="yellow"/>
        </w:rPr>
        <w:t>m</w:t>
      </w:r>
      <w:proofErr w:type="spellEnd"/>
      <w:r w:rsidR="00F87919" w:rsidRPr="00F87919">
        <w:rPr>
          <w:rFonts w:cs="Arial"/>
          <w:b/>
          <w:bCs/>
          <w:sz w:val="24"/>
          <w:szCs w:val="24"/>
          <w:highlight w:val="yellow"/>
        </w:rPr>
        <w:t xml:space="preserve"> </w:t>
      </w:r>
      <w:proofErr w:type="spellStart"/>
      <w:r w:rsidR="00F87919" w:rsidRPr="00F87919">
        <w:rPr>
          <w:rFonts w:cs="Arial"/>
          <w:b/>
          <w:bCs/>
          <w:sz w:val="24"/>
          <w:szCs w:val="24"/>
          <w:highlight w:val="yellow"/>
        </w:rPr>
        <w:t>enginering</w:t>
      </w:r>
      <w:proofErr w:type="spellEnd"/>
      <w:r w:rsidR="00F87919" w:rsidRPr="00F87919">
        <w:rPr>
          <w:rFonts w:cs="Arial"/>
          <w:b/>
          <w:bCs/>
          <w:sz w:val="24"/>
          <w:szCs w:val="24"/>
          <w:highlight w:val="yellow"/>
        </w:rPr>
        <w:t>)</w:t>
      </w:r>
      <w:bookmarkEnd w:id="22"/>
    </w:p>
    <w:p w14:paraId="3DB21446" w14:textId="4A196907" w:rsidR="000C54F7" w:rsidRDefault="00F50873" w:rsidP="000C54F7">
      <w:r w:rsidRPr="00F50873">
        <w:rPr>
          <w:noProof/>
        </w:rPr>
        <w:drawing>
          <wp:inline distT="0" distB="0" distL="0" distR="0" wp14:anchorId="4BDF0889" wp14:editId="0ADB6636">
            <wp:extent cx="5093532" cy="3009900"/>
            <wp:effectExtent l="38100" t="38100" r="31115" b="38100"/>
            <wp:docPr id="1396065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65803" name=""/>
                    <pic:cNvPicPr/>
                  </pic:nvPicPr>
                  <pic:blipFill>
                    <a:blip r:embed="rId54"/>
                    <a:stretch>
                      <a:fillRect/>
                    </a:stretch>
                  </pic:blipFill>
                  <pic:spPr>
                    <a:xfrm>
                      <a:off x="0" y="0"/>
                      <a:ext cx="5095538" cy="3011085"/>
                    </a:xfrm>
                    <a:prstGeom prst="rect">
                      <a:avLst/>
                    </a:prstGeom>
                    <a:ln w="28575">
                      <a:solidFill>
                        <a:srgbClr val="00B0F0"/>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F50873" w14:paraId="7DB2E14F" w14:textId="77777777" w:rsidTr="00F50873">
        <w:tc>
          <w:tcPr>
            <w:tcW w:w="10790" w:type="dxa"/>
          </w:tcPr>
          <w:p w14:paraId="6E8BD086" w14:textId="77777777" w:rsidR="00F50873" w:rsidRPr="00F50873" w:rsidRDefault="00F50873" w:rsidP="00F50873">
            <w:pPr>
              <w:rPr>
                <w:b/>
                <w:bCs/>
                <w:sz w:val="24"/>
                <w:szCs w:val="28"/>
              </w:rPr>
            </w:pPr>
            <w:r w:rsidRPr="00F50873">
              <w:rPr>
                <w:b/>
                <w:bCs/>
                <w:sz w:val="24"/>
                <w:szCs w:val="28"/>
                <w:highlight w:val="yellow"/>
              </w:rPr>
              <w:t>Línea por línea</w:t>
            </w:r>
          </w:p>
          <w:p w14:paraId="076CF78A" w14:textId="77777777" w:rsidR="00F50873" w:rsidRDefault="00F50873" w:rsidP="000C54F7"/>
          <w:p w14:paraId="79F26595" w14:textId="0273DCDF" w:rsidR="00F50873" w:rsidRDefault="00647043" w:rsidP="000C54F7">
            <w:r w:rsidRPr="00647043">
              <w:rPr>
                <w:noProof/>
              </w:rPr>
              <w:drawing>
                <wp:inline distT="0" distB="0" distL="0" distR="0" wp14:anchorId="31ED04A5" wp14:editId="6967E3C8">
                  <wp:extent cx="5074920" cy="857098"/>
                  <wp:effectExtent l="0" t="0" r="0" b="635"/>
                  <wp:docPr id="298643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43934" name=""/>
                          <pic:cNvPicPr/>
                        </pic:nvPicPr>
                        <pic:blipFill>
                          <a:blip r:embed="rId55"/>
                          <a:stretch>
                            <a:fillRect/>
                          </a:stretch>
                        </pic:blipFill>
                        <pic:spPr>
                          <a:xfrm>
                            <a:off x="0" y="0"/>
                            <a:ext cx="5100632" cy="861440"/>
                          </a:xfrm>
                          <a:prstGeom prst="rect">
                            <a:avLst/>
                          </a:prstGeom>
                        </pic:spPr>
                      </pic:pic>
                    </a:graphicData>
                  </a:graphic>
                </wp:inline>
              </w:drawing>
            </w:r>
          </w:p>
          <w:p w14:paraId="2A04DE3F" w14:textId="4BFE0D8F" w:rsidR="00420D72" w:rsidRPr="00420D72" w:rsidRDefault="00420D72">
            <w:pPr>
              <w:pStyle w:val="Prrafodelista"/>
              <w:numPr>
                <w:ilvl w:val="0"/>
                <w:numId w:val="2"/>
              </w:numPr>
            </w:pPr>
            <w:proofErr w:type="spellStart"/>
            <w:proofErr w:type="gramStart"/>
            <w:r w:rsidRPr="00420D72">
              <w:rPr>
                <w:b/>
                <w:bCs/>
              </w:rPr>
              <w:t>os.getenv</w:t>
            </w:r>
            <w:proofErr w:type="spellEnd"/>
            <w:proofErr w:type="gramEnd"/>
            <w:r w:rsidRPr="00420D72">
              <w:rPr>
                <w:b/>
                <w:bCs/>
              </w:rPr>
              <w:t>('GOOGLE_API_KEY'):</w:t>
            </w:r>
            <w:r w:rsidRPr="00420D72">
              <w:t xml:space="preserve"> va a buscar el valor de esa variable en tu </w:t>
            </w:r>
            <w:proofErr w:type="gramStart"/>
            <w:r w:rsidRPr="00420D72">
              <w:t>archivo .</w:t>
            </w:r>
            <w:proofErr w:type="spellStart"/>
            <w:r w:rsidRPr="00420D72">
              <w:t>env</w:t>
            </w:r>
            <w:proofErr w:type="spellEnd"/>
            <w:proofErr w:type="gramEnd"/>
            <w:r w:rsidRPr="00420D72">
              <w:t xml:space="preserve"> (el que cargaste antes con </w:t>
            </w:r>
            <w:proofErr w:type="spellStart"/>
            <w:r w:rsidRPr="00420D72">
              <w:t>load_</w:t>
            </w:r>
            <w:proofErr w:type="gramStart"/>
            <w:r w:rsidRPr="00420D72">
              <w:t>dotenv</w:t>
            </w:r>
            <w:proofErr w:type="spellEnd"/>
            <w:r w:rsidRPr="00420D72">
              <w:t>(</w:t>
            </w:r>
            <w:proofErr w:type="gramEnd"/>
            <w:r w:rsidRPr="00420D72">
              <w:t xml:space="preserve">)). </w:t>
            </w:r>
          </w:p>
          <w:p w14:paraId="17CEDB99" w14:textId="130179BF" w:rsidR="00420D72" w:rsidRPr="00420D72" w:rsidRDefault="00420D72">
            <w:pPr>
              <w:pStyle w:val="Prrafodelista"/>
              <w:numPr>
                <w:ilvl w:val="0"/>
                <w:numId w:val="2"/>
              </w:numPr>
            </w:pPr>
            <w:proofErr w:type="spellStart"/>
            <w:proofErr w:type="gramStart"/>
            <w:r w:rsidRPr="00420D72">
              <w:rPr>
                <w:b/>
                <w:bCs/>
              </w:rPr>
              <w:t>genai.Client</w:t>
            </w:r>
            <w:proofErr w:type="spellEnd"/>
            <w:proofErr w:type="gramEnd"/>
            <w:r w:rsidRPr="00420D72">
              <w:rPr>
                <w:b/>
                <w:bCs/>
              </w:rPr>
              <w:t>(</w:t>
            </w:r>
            <w:proofErr w:type="spellStart"/>
            <w:r w:rsidRPr="00420D72">
              <w:rPr>
                <w:b/>
                <w:bCs/>
              </w:rPr>
              <w:t>api_key</w:t>
            </w:r>
            <w:proofErr w:type="spellEnd"/>
            <w:r w:rsidRPr="00420D72">
              <w:rPr>
                <w:b/>
                <w:bCs/>
              </w:rPr>
              <w:t>=...):</w:t>
            </w:r>
            <w:r w:rsidRPr="00420D72">
              <w:t xml:space="preserve"> crea un </w:t>
            </w:r>
            <w:r w:rsidRPr="00420D72">
              <w:rPr>
                <w:b/>
                <w:bCs/>
              </w:rPr>
              <w:t>objeto cliente</w:t>
            </w:r>
            <w:r w:rsidRPr="00420D72">
              <w:t xml:space="preserve"> — básicamente, tu "conexión" con los servidores de Google, autenticada con tu clave. Es el equivalente exacto de lo que era </w:t>
            </w:r>
            <w:proofErr w:type="spellStart"/>
            <w:r w:rsidRPr="00420D72">
              <w:t>openai</w:t>
            </w:r>
            <w:proofErr w:type="spellEnd"/>
            <w:r w:rsidRPr="00420D72">
              <w:t xml:space="preserve"> = </w:t>
            </w:r>
            <w:proofErr w:type="spellStart"/>
            <w:proofErr w:type="gramStart"/>
            <w:r w:rsidRPr="00420D72">
              <w:t>OpenAI</w:t>
            </w:r>
            <w:proofErr w:type="spellEnd"/>
            <w:r w:rsidRPr="00420D72">
              <w:t>(</w:t>
            </w:r>
            <w:proofErr w:type="gramEnd"/>
            <w:r w:rsidRPr="00420D72">
              <w:t xml:space="preserve">) en la versión original, pero para Gemini. </w:t>
            </w:r>
          </w:p>
          <w:p w14:paraId="295843E9" w14:textId="4EA2F66F" w:rsidR="00647043" w:rsidRPr="00420D72" w:rsidRDefault="00420D72">
            <w:pPr>
              <w:pStyle w:val="Prrafodelista"/>
              <w:numPr>
                <w:ilvl w:val="0"/>
                <w:numId w:val="2"/>
              </w:numPr>
            </w:pPr>
            <w:r w:rsidRPr="00420D72">
              <w:t xml:space="preserve">Se guarda en la variable </w:t>
            </w:r>
            <w:proofErr w:type="spellStart"/>
            <w:r w:rsidRPr="00420D72">
              <w:t>client</w:t>
            </w:r>
            <w:proofErr w:type="spellEnd"/>
            <w:r w:rsidRPr="00420D72">
              <w:t>, que vas a usar para hacer cualquier llamada al modelo de acá en adelante.</w:t>
            </w:r>
          </w:p>
          <w:p w14:paraId="4454DF1C" w14:textId="77777777" w:rsidR="00F50873" w:rsidRDefault="00F50873" w:rsidP="000C54F7"/>
          <w:p w14:paraId="26CE68F7" w14:textId="7032CD6F" w:rsidR="00F50873" w:rsidRDefault="0058584C" w:rsidP="000C54F7">
            <w:r w:rsidRPr="0058584C">
              <w:rPr>
                <w:noProof/>
              </w:rPr>
              <w:drawing>
                <wp:inline distT="0" distB="0" distL="0" distR="0" wp14:anchorId="6800038C" wp14:editId="43BE4DCC">
                  <wp:extent cx="5105400" cy="859409"/>
                  <wp:effectExtent l="0" t="0" r="0" b="0"/>
                  <wp:docPr id="1330250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50925" name=""/>
                          <pic:cNvPicPr/>
                        </pic:nvPicPr>
                        <pic:blipFill>
                          <a:blip r:embed="rId56"/>
                          <a:stretch>
                            <a:fillRect/>
                          </a:stretch>
                        </pic:blipFill>
                        <pic:spPr>
                          <a:xfrm>
                            <a:off x="0" y="0"/>
                            <a:ext cx="5115645" cy="861134"/>
                          </a:xfrm>
                          <a:prstGeom prst="rect">
                            <a:avLst/>
                          </a:prstGeom>
                        </pic:spPr>
                      </pic:pic>
                    </a:graphicData>
                  </a:graphic>
                </wp:inline>
              </w:drawing>
            </w:r>
          </w:p>
          <w:p w14:paraId="07F71CF7" w14:textId="77777777" w:rsidR="00504756" w:rsidRDefault="00504756" w:rsidP="000C54F7"/>
          <w:p w14:paraId="23E4F319" w14:textId="2B7A66D7" w:rsidR="00504756" w:rsidRPr="00504756" w:rsidRDefault="00504756">
            <w:pPr>
              <w:pStyle w:val="Prrafodelista"/>
              <w:numPr>
                <w:ilvl w:val="0"/>
                <w:numId w:val="2"/>
              </w:numPr>
            </w:pPr>
            <w:proofErr w:type="spellStart"/>
            <w:proofErr w:type="gramStart"/>
            <w:r w:rsidRPr="00504756">
              <w:rPr>
                <w:b/>
                <w:bCs/>
              </w:rPr>
              <w:t>client.models</w:t>
            </w:r>
            <w:proofErr w:type="gramEnd"/>
            <w:r w:rsidRPr="00504756">
              <w:rPr>
                <w:b/>
                <w:bCs/>
              </w:rPr>
              <w:t>.generate_content</w:t>
            </w:r>
            <w:proofErr w:type="spellEnd"/>
            <w:r w:rsidRPr="00504756">
              <w:rPr>
                <w:b/>
                <w:bCs/>
              </w:rPr>
              <w:t>(...):</w:t>
            </w:r>
            <w:r w:rsidRPr="00504756">
              <w:t xml:space="preserve"> es el método que efectivamente </w:t>
            </w:r>
            <w:r w:rsidRPr="00504756">
              <w:rPr>
                <w:b/>
                <w:bCs/>
              </w:rPr>
              <w:t>manda el mensaje</w:t>
            </w:r>
            <w:r w:rsidRPr="00504756">
              <w:t xml:space="preserve"> y espera la respuesta del modelo — la llamada real a la API, viajando por internet hasta los servidores de Google. </w:t>
            </w:r>
          </w:p>
          <w:p w14:paraId="214EC300" w14:textId="2CCDB445" w:rsidR="00504756" w:rsidRPr="00504756" w:rsidRDefault="00504756">
            <w:pPr>
              <w:pStyle w:val="Prrafodelista"/>
              <w:numPr>
                <w:ilvl w:val="0"/>
                <w:numId w:val="2"/>
              </w:numPr>
            </w:pPr>
            <w:proofErr w:type="spellStart"/>
            <w:r w:rsidRPr="00504756">
              <w:rPr>
                <w:b/>
                <w:bCs/>
              </w:rPr>
              <w:t>model</w:t>
            </w:r>
            <w:proofErr w:type="spellEnd"/>
            <w:r w:rsidRPr="00504756">
              <w:rPr>
                <w:b/>
                <w:bCs/>
              </w:rPr>
              <w:t>="gemini-2.5-</w:t>
            </w:r>
            <w:proofErr w:type="gramStart"/>
            <w:r w:rsidRPr="00504756">
              <w:rPr>
                <w:b/>
                <w:bCs/>
              </w:rPr>
              <w:t>flash</w:t>
            </w:r>
            <w:proofErr w:type="gramEnd"/>
            <w:r w:rsidRPr="00504756">
              <w:rPr>
                <w:b/>
                <w:bCs/>
              </w:rPr>
              <w:t>":</w:t>
            </w:r>
            <w:r w:rsidRPr="00504756">
              <w:t xml:space="preserve"> le decís qué modelo específico </w:t>
            </w:r>
            <w:proofErr w:type="spellStart"/>
            <w:r w:rsidRPr="00504756">
              <w:t>querés</w:t>
            </w:r>
            <w:proofErr w:type="spellEnd"/>
            <w:r w:rsidRPr="00504756">
              <w:t xml:space="preserve"> usar (el mismo que vimos antes en tu tabla de límites gratuitos). </w:t>
            </w:r>
          </w:p>
          <w:p w14:paraId="659BA453" w14:textId="2F852AF8" w:rsidR="00504756" w:rsidRDefault="00504756">
            <w:pPr>
              <w:pStyle w:val="Prrafodelista"/>
              <w:numPr>
                <w:ilvl w:val="0"/>
                <w:numId w:val="2"/>
              </w:numPr>
            </w:pPr>
            <w:proofErr w:type="spellStart"/>
            <w:r w:rsidRPr="00504756">
              <w:rPr>
                <w:b/>
                <w:bCs/>
              </w:rPr>
              <w:t>contents</w:t>
            </w:r>
            <w:proofErr w:type="spellEnd"/>
            <w:r w:rsidRPr="00504756">
              <w:rPr>
                <w:b/>
                <w:bCs/>
              </w:rPr>
              <w:t>=</w:t>
            </w:r>
            <w:proofErr w:type="spellStart"/>
            <w:r w:rsidRPr="00504756">
              <w:rPr>
                <w:b/>
                <w:bCs/>
              </w:rPr>
              <w:t>message</w:t>
            </w:r>
            <w:proofErr w:type="spellEnd"/>
            <w:r w:rsidRPr="00504756">
              <w:rPr>
                <w:b/>
                <w:bCs/>
              </w:rPr>
              <w:t>:</w:t>
            </w:r>
            <w:r w:rsidRPr="00504756">
              <w:t xml:space="preserve"> acá le </w:t>
            </w:r>
            <w:proofErr w:type="spellStart"/>
            <w:r w:rsidRPr="00504756">
              <w:t>pasás</w:t>
            </w:r>
            <w:proofErr w:type="spellEnd"/>
            <w:r w:rsidRPr="00504756">
              <w:t xml:space="preserve"> el mensaje. A diferencia de </w:t>
            </w:r>
            <w:proofErr w:type="spellStart"/>
            <w:r w:rsidRPr="00504756">
              <w:t>OpenAI</w:t>
            </w:r>
            <w:proofErr w:type="spellEnd"/>
            <w:r w:rsidRPr="00504756">
              <w:t xml:space="preserve"> (que necesita la lista de diccionarios con </w:t>
            </w:r>
            <w:r w:rsidRPr="00504756">
              <w:rPr>
                <w:b/>
                <w:bCs/>
              </w:rPr>
              <w:t>role/</w:t>
            </w:r>
            <w:proofErr w:type="spellStart"/>
            <w:r w:rsidRPr="00504756">
              <w:rPr>
                <w:b/>
                <w:bCs/>
              </w:rPr>
              <w:t>content</w:t>
            </w:r>
            <w:proofErr w:type="spellEnd"/>
            <w:r w:rsidRPr="00504756">
              <w:t xml:space="preserve">), Gemini para un mensaje simple acepta directamente un </w:t>
            </w:r>
            <w:proofErr w:type="spellStart"/>
            <w:r w:rsidRPr="00504756">
              <w:rPr>
                <w:b/>
                <w:bCs/>
              </w:rPr>
              <w:t>string</w:t>
            </w:r>
            <w:proofErr w:type="spellEnd"/>
            <w:r w:rsidRPr="00504756">
              <w:t xml:space="preserve"> — mucho más corto de escribir. </w:t>
            </w:r>
          </w:p>
          <w:p w14:paraId="548E48F3" w14:textId="77777777" w:rsidR="00504756" w:rsidRPr="00504756" w:rsidRDefault="00504756" w:rsidP="00504756"/>
          <w:p w14:paraId="732A2C79" w14:textId="592DDC42" w:rsidR="00504756" w:rsidRDefault="00504756">
            <w:pPr>
              <w:pStyle w:val="Prrafodelista"/>
              <w:numPr>
                <w:ilvl w:val="0"/>
                <w:numId w:val="2"/>
              </w:numPr>
            </w:pPr>
            <w:r w:rsidRPr="00504756">
              <w:t xml:space="preserve">Todo lo que devuelve el servidor queda guardado en la variable </w:t>
            </w:r>
            <w:r w:rsidRPr="00504756">
              <w:rPr>
                <w:b/>
                <w:bCs/>
              </w:rPr>
              <w:t>response</w:t>
            </w:r>
            <w:r w:rsidRPr="00504756">
              <w:t>.</w:t>
            </w:r>
          </w:p>
          <w:p w14:paraId="140AC8E2" w14:textId="77777777" w:rsidR="0087334A" w:rsidRDefault="0087334A" w:rsidP="0087334A">
            <w:pPr>
              <w:pStyle w:val="Prrafodelista"/>
            </w:pPr>
          </w:p>
          <w:p w14:paraId="76E6EC79" w14:textId="49E53F49" w:rsidR="0087334A" w:rsidRDefault="0087334A" w:rsidP="0087334A">
            <w:r w:rsidRPr="0087334A">
              <w:rPr>
                <w:noProof/>
              </w:rPr>
              <w:lastRenderedPageBreak/>
              <w:drawing>
                <wp:inline distT="0" distB="0" distL="0" distR="0" wp14:anchorId="7AB99F0C" wp14:editId="709F62CA">
                  <wp:extent cx="4640580" cy="783743"/>
                  <wp:effectExtent l="38100" t="38100" r="45720" b="35560"/>
                  <wp:docPr id="103237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7970" name=""/>
                          <pic:cNvPicPr/>
                        </pic:nvPicPr>
                        <pic:blipFill>
                          <a:blip r:embed="rId57"/>
                          <a:stretch>
                            <a:fillRect/>
                          </a:stretch>
                        </pic:blipFill>
                        <pic:spPr>
                          <a:xfrm>
                            <a:off x="0" y="0"/>
                            <a:ext cx="4645531" cy="784579"/>
                          </a:xfrm>
                          <a:prstGeom prst="rect">
                            <a:avLst/>
                          </a:prstGeom>
                          <a:ln w="28575">
                            <a:solidFill>
                              <a:srgbClr val="00B0F0"/>
                            </a:solidFill>
                          </a:ln>
                        </pic:spPr>
                      </pic:pic>
                    </a:graphicData>
                  </a:graphic>
                </wp:inline>
              </w:drawing>
            </w:r>
          </w:p>
          <w:p w14:paraId="123105A9" w14:textId="6FA6C630" w:rsidR="00F50873" w:rsidRDefault="0087334A" w:rsidP="000C54F7">
            <w:r w:rsidRPr="0087334A">
              <w:t xml:space="preserve">El objeto response trae mucha información (metadatos, tokens usados, etc.), pero </w:t>
            </w:r>
            <w:r w:rsidRPr="0087334A">
              <w:rPr>
                <w:b/>
                <w:bCs/>
              </w:rPr>
              <w:t>.</w:t>
            </w:r>
            <w:proofErr w:type="spellStart"/>
            <w:r w:rsidRPr="0087334A">
              <w:rPr>
                <w:b/>
                <w:bCs/>
              </w:rPr>
              <w:t>text</w:t>
            </w:r>
            <w:proofErr w:type="spellEnd"/>
            <w:r w:rsidRPr="0087334A">
              <w:t xml:space="preserve"> es el atributo que contiene específicamente el texto de la respuesta del modelo — lo que realmente te interesa leer.</w:t>
            </w:r>
          </w:p>
        </w:tc>
      </w:tr>
    </w:tbl>
    <w:p w14:paraId="6294DF22" w14:textId="77777777" w:rsidR="00F50873" w:rsidRDefault="00F50873" w:rsidP="000C54F7"/>
    <w:p w14:paraId="16A2CB6E" w14:textId="77777777" w:rsidR="00E85B50" w:rsidRPr="00E85B50" w:rsidRDefault="00E85B50" w:rsidP="00E85B50">
      <w:pPr>
        <w:rPr>
          <w:b/>
          <w:bCs/>
          <w:sz w:val="24"/>
          <w:szCs w:val="28"/>
        </w:rPr>
      </w:pPr>
      <w:r w:rsidRPr="00E85B50">
        <w:rPr>
          <w:b/>
          <w:bCs/>
          <w:sz w:val="24"/>
          <w:szCs w:val="28"/>
        </w:rPr>
        <w:t xml:space="preserve">Comparación directa con la versión de </w:t>
      </w:r>
      <w:proofErr w:type="spellStart"/>
      <w:r w:rsidRPr="00E85B50">
        <w:rPr>
          <w:b/>
          <w:bCs/>
          <w:sz w:val="24"/>
          <w:szCs w:val="28"/>
        </w:rPr>
        <w:t>OpenAI</w:t>
      </w:r>
      <w:proofErr w:type="spellEnd"/>
      <w:r w:rsidRPr="00E85B50">
        <w:rPr>
          <w:b/>
          <w:bCs/>
          <w:sz w:val="24"/>
          <w:szCs w:val="28"/>
        </w:rPr>
        <w:t xml:space="preserve"> que reemplazaste</w:t>
      </w:r>
    </w:p>
    <w:p w14:paraId="73CCB4BD" w14:textId="4244CBA9" w:rsidR="00E85B50" w:rsidRDefault="00853803" w:rsidP="000C54F7">
      <w:r w:rsidRPr="00853803">
        <w:rPr>
          <w:noProof/>
        </w:rPr>
        <w:drawing>
          <wp:inline distT="0" distB="0" distL="0" distR="0" wp14:anchorId="119A266A" wp14:editId="47A0779D">
            <wp:extent cx="2814898" cy="2057400"/>
            <wp:effectExtent l="0" t="0" r="5080" b="0"/>
            <wp:docPr id="917433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33367" name=""/>
                    <pic:cNvPicPr/>
                  </pic:nvPicPr>
                  <pic:blipFill>
                    <a:blip r:embed="rId58"/>
                    <a:stretch>
                      <a:fillRect/>
                    </a:stretch>
                  </pic:blipFill>
                  <pic:spPr>
                    <a:xfrm>
                      <a:off x="0" y="0"/>
                      <a:ext cx="2820357" cy="2061390"/>
                    </a:xfrm>
                    <a:prstGeom prst="rect">
                      <a:avLst/>
                    </a:prstGeom>
                  </pic:spPr>
                </pic:pic>
              </a:graphicData>
            </a:graphic>
          </wp:inline>
        </w:drawing>
      </w:r>
      <w:r w:rsidRPr="00853803">
        <w:rPr>
          <w:noProof/>
        </w:rPr>
        <w:drawing>
          <wp:inline distT="0" distB="0" distL="0" distR="0" wp14:anchorId="6445F838" wp14:editId="712D3441">
            <wp:extent cx="2266286" cy="2015490"/>
            <wp:effectExtent l="0" t="0" r="1270" b="3810"/>
            <wp:docPr id="1281746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46227" name=""/>
                    <pic:cNvPicPr/>
                  </pic:nvPicPr>
                  <pic:blipFill>
                    <a:blip r:embed="rId59"/>
                    <a:stretch>
                      <a:fillRect/>
                    </a:stretch>
                  </pic:blipFill>
                  <pic:spPr>
                    <a:xfrm>
                      <a:off x="0" y="0"/>
                      <a:ext cx="2279426" cy="2027175"/>
                    </a:xfrm>
                    <a:prstGeom prst="rect">
                      <a:avLst/>
                    </a:prstGeom>
                  </pic:spPr>
                </pic:pic>
              </a:graphicData>
            </a:graphic>
          </wp:inline>
        </w:drawing>
      </w:r>
    </w:p>
    <w:p w14:paraId="2F549323" w14:textId="53E259FA" w:rsidR="00BF4216" w:rsidRPr="00BF4216" w:rsidRDefault="00BF4216" w:rsidP="000C54F7">
      <w:pPr>
        <w:rPr>
          <w:b/>
          <w:bCs/>
        </w:rPr>
      </w:pPr>
      <w:r w:rsidRPr="00BF4216">
        <w:rPr>
          <w:b/>
          <w:bCs/>
        </w:rPr>
        <w:t xml:space="preserve">A </w:t>
      </w:r>
      <w:proofErr w:type="spellStart"/>
      <w:r w:rsidRPr="00BF4216">
        <w:rPr>
          <w:b/>
          <w:bCs/>
        </w:rPr>
        <w:t>ultimo</w:t>
      </w:r>
      <w:proofErr w:type="spellEnd"/>
      <w:r w:rsidRPr="00BF4216">
        <w:rPr>
          <w:b/>
          <w:bCs/>
        </w:rPr>
        <w:t xml:space="preserve"> momento se </w:t>
      </w:r>
      <w:proofErr w:type="spellStart"/>
      <w:r w:rsidRPr="00BF4216">
        <w:rPr>
          <w:b/>
          <w:bCs/>
        </w:rPr>
        <w:t>cambio</w:t>
      </w:r>
      <w:proofErr w:type="spellEnd"/>
      <w:r w:rsidRPr="00BF4216">
        <w:rPr>
          <w:b/>
          <w:bCs/>
        </w:rPr>
        <w:t xml:space="preserve"> el modelo por estar descontinuado a Gemini 3.6 </w:t>
      </w:r>
      <w:proofErr w:type="gramStart"/>
      <w:r w:rsidRPr="00BF4216">
        <w:rPr>
          <w:b/>
          <w:bCs/>
        </w:rPr>
        <w:t>flash</w:t>
      </w:r>
      <w:proofErr w:type="gramEnd"/>
      <w:r w:rsidRPr="00BF4216">
        <w:rPr>
          <w:b/>
          <w:bCs/>
        </w:rPr>
        <w:t>:</w:t>
      </w:r>
    </w:p>
    <w:p w14:paraId="56943537" w14:textId="43BB1992" w:rsidR="00BF4216" w:rsidRDefault="00151DC8" w:rsidP="000C54F7">
      <w:r w:rsidRPr="00151DC8">
        <w:rPr>
          <w:noProof/>
        </w:rPr>
        <w:drawing>
          <wp:inline distT="0" distB="0" distL="0" distR="0" wp14:anchorId="7BD0BF51" wp14:editId="4BA762B9">
            <wp:extent cx="5097780" cy="918544"/>
            <wp:effectExtent l="0" t="0" r="7620" b="0"/>
            <wp:docPr id="1799597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97322" name=""/>
                    <pic:cNvPicPr/>
                  </pic:nvPicPr>
                  <pic:blipFill>
                    <a:blip r:embed="rId60"/>
                    <a:stretch>
                      <a:fillRect/>
                    </a:stretch>
                  </pic:blipFill>
                  <pic:spPr>
                    <a:xfrm>
                      <a:off x="0" y="0"/>
                      <a:ext cx="5115474" cy="921732"/>
                    </a:xfrm>
                    <a:prstGeom prst="rect">
                      <a:avLst/>
                    </a:prstGeom>
                  </pic:spPr>
                </pic:pic>
              </a:graphicData>
            </a:graphic>
          </wp:inline>
        </w:drawing>
      </w:r>
    </w:p>
    <w:p w14:paraId="6DD9AE0D" w14:textId="77777777" w:rsidR="00D05C68" w:rsidRDefault="00D05C68" w:rsidP="000C54F7"/>
    <w:p w14:paraId="69F35701" w14:textId="375DB427" w:rsidR="00D05C68" w:rsidRDefault="00D05C68">
      <w:r>
        <w:br w:type="page"/>
      </w:r>
    </w:p>
    <w:p w14:paraId="2B4C8A4B" w14:textId="094BE87F" w:rsidR="00D05C68" w:rsidRDefault="00D05C68" w:rsidP="00D05C68">
      <w:pPr>
        <w:pStyle w:val="Ttulo3"/>
        <w:rPr>
          <w:rFonts w:cs="Arial"/>
          <w:b/>
          <w:bCs/>
          <w:sz w:val="24"/>
          <w:szCs w:val="24"/>
        </w:rPr>
      </w:pPr>
      <w:bookmarkStart w:id="23" w:name="_Toc243791112"/>
      <w:r w:rsidRPr="00D05C68">
        <w:rPr>
          <w:rFonts w:cs="Arial"/>
          <w:b/>
          <w:bCs/>
          <w:sz w:val="24"/>
          <w:szCs w:val="24"/>
          <w:highlight w:val="yellow"/>
        </w:rPr>
        <w:lastRenderedPageBreak/>
        <w:t xml:space="preserve">1.4.3 Dos tipos de </w:t>
      </w:r>
      <w:proofErr w:type="spellStart"/>
      <w:r w:rsidRPr="00D05C68">
        <w:rPr>
          <w:rFonts w:cs="Arial"/>
          <w:b/>
          <w:bCs/>
          <w:sz w:val="24"/>
          <w:szCs w:val="24"/>
          <w:highlight w:val="yellow"/>
        </w:rPr>
        <w:t>prompts</w:t>
      </w:r>
      <w:proofErr w:type="spellEnd"/>
      <w:r w:rsidRPr="00D05C68">
        <w:rPr>
          <w:rFonts w:cs="Arial"/>
          <w:b/>
          <w:bCs/>
          <w:sz w:val="24"/>
          <w:szCs w:val="24"/>
          <w:highlight w:val="yellow"/>
        </w:rPr>
        <w:t xml:space="preserve">: </w:t>
      </w:r>
      <w:proofErr w:type="spellStart"/>
      <w:r w:rsidRPr="00D05C68">
        <w:rPr>
          <w:rFonts w:cs="Arial"/>
          <w:b/>
          <w:bCs/>
          <w:sz w:val="24"/>
          <w:szCs w:val="24"/>
          <w:highlight w:val="yellow"/>
        </w:rPr>
        <w:t>System</w:t>
      </w:r>
      <w:proofErr w:type="spellEnd"/>
      <w:r w:rsidRPr="00D05C68">
        <w:rPr>
          <w:rFonts w:cs="Arial"/>
          <w:b/>
          <w:bCs/>
          <w:sz w:val="24"/>
          <w:szCs w:val="24"/>
          <w:highlight w:val="yellow"/>
        </w:rPr>
        <w:t xml:space="preserve"> </w:t>
      </w:r>
      <w:proofErr w:type="spellStart"/>
      <w:r w:rsidRPr="00D05C68">
        <w:rPr>
          <w:rFonts w:cs="Arial"/>
          <w:b/>
          <w:bCs/>
          <w:sz w:val="24"/>
          <w:szCs w:val="24"/>
          <w:highlight w:val="yellow"/>
        </w:rPr>
        <w:t>prompt</w:t>
      </w:r>
      <w:proofErr w:type="spellEnd"/>
      <w:r w:rsidRPr="00D05C68">
        <w:rPr>
          <w:rFonts w:cs="Arial"/>
          <w:b/>
          <w:bCs/>
          <w:sz w:val="24"/>
          <w:szCs w:val="24"/>
          <w:highlight w:val="yellow"/>
        </w:rPr>
        <w:t xml:space="preserve"> – </w:t>
      </w:r>
      <w:proofErr w:type="spellStart"/>
      <w:r w:rsidRPr="00D05C68">
        <w:rPr>
          <w:rFonts w:cs="Arial"/>
          <w:b/>
          <w:bCs/>
          <w:sz w:val="24"/>
          <w:szCs w:val="24"/>
          <w:highlight w:val="yellow"/>
        </w:rPr>
        <w:t>User</w:t>
      </w:r>
      <w:proofErr w:type="spellEnd"/>
      <w:r w:rsidRPr="00D05C68">
        <w:rPr>
          <w:rFonts w:cs="Arial"/>
          <w:b/>
          <w:bCs/>
          <w:sz w:val="24"/>
          <w:szCs w:val="24"/>
          <w:highlight w:val="yellow"/>
        </w:rPr>
        <w:t xml:space="preserve"> </w:t>
      </w:r>
      <w:proofErr w:type="spellStart"/>
      <w:r w:rsidRPr="00D05C68">
        <w:rPr>
          <w:rFonts w:cs="Arial"/>
          <w:b/>
          <w:bCs/>
          <w:sz w:val="24"/>
          <w:szCs w:val="24"/>
          <w:highlight w:val="yellow"/>
        </w:rPr>
        <w:t>prompt</w:t>
      </w:r>
      <w:bookmarkEnd w:id="23"/>
      <w:proofErr w:type="spellEnd"/>
    </w:p>
    <w:p w14:paraId="397187CE" w14:textId="77777777" w:rsidR="000F060E" w:rsidRPr="000F060E" w:rsidRDefault="000F060E" w:rsidP="000F060E">
      <w:r w:rsidRPr="000F060E">
        <w:t xml:space="preserve">Este bloque te muestra los </w:t>
      </w:r>
      <w:r w:rsidRPr="000F060E">
        <w:rPr>
          <w:b/>
          <w:bCs/>
        </w:rPr>
        <w:t>dos tipos de instrucciones</w:t>
      </w:r>
      <w:r w:rsidRPr="000F060E">
        <w:t xml:space="preserve"> que se le pueden dar a un modelo, y cómo se pasan en Gemini específicamente.</w:t>
      </w:r>
    </w:p>
    <w:p w14:paraId="79D54598" w14:textId="77777777" w:rsidR="000F060E" w:rsidRPr="00BF4548" w:rsidRDefault="000F060E" w:rsidP="000F060E">
      <w:pPr>
        <w:rPr>
          <w:b/>
          <w:bCs/>
          <w:sz w:val="24"/>
          <w:szCs w:val="28"/>
        </w:rPr>
      </w:pPr>
      <w:r w:rsidRPr="00BF4548">
        <w:rPr>
          <w:b/>
          <w:bCs/>
          <w:sz w:val="24"/>
          <w:szCs w:val="28"/>
          <w:highlight w:val="yellow"/>
        </w:rPr>
        <w:t xml:space="preserve">Los dos tipos de </w:t>
      </w:r>
      <w:proofErr w:type="spellStart"/>
      <w:r w:rsidRPr="00BF4548">
        <w:rPr>
          <w:b/>
          <w:bCs/>
          <w:sz w:val="24"/>
          <w:szCs w:val="28"/>
          <w:highlight w:val="yellow"/>
        </w:rPr>
        <w:t>prompts</w:t>
      </w:r>
      <w:proofErr w:type="spellEnd"/>
    </w:p>
    <w:tbl>
      <w:tblPr>
        <w:tblStyle w:val="Tabladelista4-nfasis4"/>
        <w:tblW w:w="0" w:type="auto"/>
        <w:tblLook w:val="04A0" w:firstRow="1" w:lastRow="0" w:firstColumn="1" w:lastColumn="0" w:noHBand="0" w:noVBand="1"/>
      </w:tblPr>
      <w:tblGrid>
        <w:gridCol w:w="3596"/>
        <w:gridCol w:w="3597"/>
        <w:gridCol w:w="3597"/>
      </w:tblGrid>
      <w:tr w:rsidR="000F060E" w14:paraId="74A0CB92" w14:textId="77777777" w:rsidTr="004964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9188A72" w14:textId="71C3AC57" w:rsidR="000F060E" w:rsidRPr="000F060E" w:rsidRDefault="000F060E" w:rsidP="00D05C68">
            <w:pPr>
              <w:rPr>
                <w:b w:val="0"/>
                <w:bCs w:val="0"/>
              </w:rPr>
            </w:pPr>
            <w:r>
              <w:rPr>
                <w:b w:val="0"/>
                <w:bCs w:val="0"/>
              </w:rPr>
              <w:t>Tipo</w:t>
            </w:r>
          </w:p>
        </w:tc>
        <w:tc>
          <w:tcPr>
            <w:tcW w:w="3597" w:type="dxa"/>
          </w:tcPr>
          <w:p w14:paraId="5D83E6FE" w14:textId="2F703416" w:rsidR="000F060E" w:rsidRPr="000F060E" w:rsidRDefault="000F060E" w:rsidP="00D05C68">
            <w:pPr>
              <w:cnfStyle w:val="100000000000" w:firstRow="1" w:lastRow="0" w:firstColumn="0" w:lastColumn="0" w:oddVBand="0" w:evenVBand="0" w:oddHBand="0" w:evenHBand="0" w:firstRowFirstColumn="0" w:firstRowLastColumn="0" w:lastRowFirstColumn="0" w:lastRowLastColumn="0"/>
              <w:rPr>
                <w:b w:val="0"/>
                <w:bCs w:val="0"/>
              </w:rPr>
            </w:pPr>
            <w:r w:rsidRPr="000F060E">
              <w:rPr>
                <w:b w:val="0"/>
                <w:bCs w:val="0"/>
              </w:rPr>
              <w:t>Para que sirve</w:t>
            </w:r>
          </w:p>
        </w:tc>
        <w:tc>
          <w:tcPr>
            <w:tcW w:w="3597" w:type="dxa"/>
          </w:tcPr>
          <w:p w14:paraId="2841853A" w14:textId="4D3DD070" w:rsidR="000F060E" w:rsidRPr="000F060E" w:rsidRDefault="000F060E" w:rsidP="00D05C68">
            <w:pPr>
              <w:cnfStyle w:val="100000000000" w:firstRow="1" w:lastRow="0" w:firstColumn="0" w:lastColumn="0" w:oddVBand="0" w:evenVBand="0" w:oddHBand="0" w:evenHBand="0" w:firstRowFirstColumn="0" w:firstRowLastColumn="0" w:lastRowFirstColumn="0" w:lastRowLastColumn="0"/>
              <w:rPr>
                <w:b w:val="0"/>
                <w:bCs w:val="0"/>
              </w:rPr>
            </w:pPr>
            <w:r w:rsidRPr="000F060E">
              <w:rPr>
                <w:b w:val="0"/>
                <w:bCs w:val="0"/>
              </w:rPr>
              <w:t>Ejemplo</w:t>
            </w:r>
          </w:p>
        </w:tc>
      </w:tr>
      <w:tr w:rsidR="000F060E" w14:paraId="34CB307B" w14:textId="77777777" w:rsidTr="00496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7AEA782" w14:textId="413A7CDD" w:rsidR="000F060E" w:rsidRDefault="000F060E" w:rsidP="00D05C68">
            <w:proofErr w:type="spellStart"/>
            <w:r w:rsidRPr="000F060E">
              <w:t>System</w:t>
            </w:r>
            <w:proofErr w:type="spellEnd"/>
            <w:r w:rsidRPr="000F060E">
              <w:t xml:space="preserve"> </w:t>
            </w:r>
            <w:proofErr w:type="spellStart"/>
            <w:r w:rsidRPr="000F060E">
              <w:t>prompt</w:t>
            </w:r>
            <w:proofErr w:type="spellEnd"/>
          </w:p>
        </w:tc>
        <w:tc>
          <w:tcPr>
            <w:tcW w:w="3597" w:type="dxa"/>
          </w:tcPr>
          <w:p w14:paraId="625D0FA6" w14:textId="054A9B7A" w:rsidR="000F060E" w:rsidRDefault="0049645D" w:rsidP="00D05C68">
            <w:pPr>
              <w:cnfStyle w:val="000000100000" w:firstRow="0" w:lastRow="0" w:firstColumn="0" w:lastColumn="0" w:oddVBand="0" w:evenVBand="0" w:oddHBand="1" w:evenHBand="0" w:firstRowFirstColumn="0" w:firstRowLastColumn="0" w:lastRowFirstColumn="0" w:lastRowLastColumn="0"/>
            </w:pPr>
            <w:r w:rsidRPr="0049645D">
              <w:t>Define la tarea y el tono general que debe adoptar el modelo, durante toda la conversación</w:t>
            </w:r>
          </w:p>
        </w:tc>
        <w:tc>
          <w:tcPr>
            <w:tcW w:w="3597" w:type="dxa"/>
          </w:tcPr>
          <w:p w14:paraId="272E42F3" w14:textId="0FE25615" w:rsidR="000F060E" w:rsidRDefault="0049645D" w:rsidP="00D05C68">
            <w:pPr>
              <w:cnfStyle w:val="000000100000" w:firstRow="0" w:lastRow="0" w:firstColumn="0" w:lastColumn="0" w:oddVBand="0" w:evenVBand="0" w:oddHBand="1" w:evenHBand="0" w:firstRowFirstColumn="0" w:firstRowLastColumn="0" w:lastRowFirstColumn="0" w:lastRowLastColumn="0"/>
            </w:pPr>
            <w:r w:rsidRPr="0049645D">
              <w:t>"</w:t>
            </w:r>
            <w:proofErr w:type="spellStart"/>
            <w:r w:rsidRPr="0049645D">
              <w:t>Sos</w:t>
            </w:r>
            <w:proofErr w:type="spellEnd"/>
            <w:r w:rsidRPr="0049645D">
              <w:t xml:space="preserve"> un asistente sarcástico que resume webs"</w:t>
            </w:r>
          </w:p>
        </w:tc>
      </w:tr>
      <w:tr w:rsidR="000F060E" w14:paraId="6CA9D9E7" w14:textId="77777777" w:rsidTr="0049645D">
        <w:tc>
          <w:tcPr>
            <w:cnfStyle w:val="001000000000" w:firstRow="0" w:lastRow="0" w:firstColumn="1" w:lastColumn="0" w:oddVBand="0" w:evenVBand="0" w:oddHBand="0" w:evenHBand="0" w:firstRowFirstColumn="0" w:firstRowLastColumn="0" w:lastRowFirstColumn="0" w:lastRowLastColumn="0"/>
            <w:tcW w:w="3596" w:type="dxa"/>
          </w:tcPr>
          <w:p w14:paraId="720FAE1B" w14:textId="1FEDEF00" w:rsidR="000F060E" w:rsidRDefault="0049645D" w:rsidP="00D05C68">
            <w:proofErr w:type="spellStart"/>
            <w:r w:rsidRPr="0049645D">
              <w:t>User</w:t>
            </w:r>
            <w:proofErr w:type="spellEnd"/>
            <w:r w:rsidRPr="0049645D">
              <w:t xml:space="preserve"> </w:t>
            </w:r>
            <w:proofErr w:type="spellStart"/>
            <w:r w:rsidRPr="0049645D">
              <w:t>prompt</w:t>
            </w:r>
            <w:proofErr w:type="spellEnd"/>
          </w:p>
        </w:tc>
        <w:tc>
          <w:tcPr>
            <w:tcW w:w="3597" w:type="dxa"/>
          </w:tcPr>
          <w:p w14:paraId="5E973054" w14:textId="5FCFA0B4" w:rsidR="000F060E" w:rsidRDefault="0049645D" w:rsidP="00D05C68">
            <w:pPr>
              <w:cnfStyle w:val="000000000000" w:firstRow="0" w:lastRow="0" w:firstColumn="0" w:lastColumn="0" w:oddVBand="0" w:evenVBand="0" w:oddHBand="0" w:evenHBand="0" w:firstRowFirstColumn="0" w:firstRowLastColumn="0" w:lastRowFirstColumn="0" w:lastRowLastColumn="0"/>
            </w:pPr>
            <w:r w:rsidRPr="0049645D">
              <w:t xml:space="preserve">El mensaje concreto del usuario, al que el modelo tiene que responder respetando el tono del </w:t>
            </w:r>
            <w:proofErr w:type="spellStart"/>
            <w:r w:rsidRPr="0049645D">
              <w:t>system</w:t>
            </w:r>
            <w:proofErr w:type="spellEnd"/>
            <w:r w:rsidRPr="0049645D">
              <w:t xml:space="preserve"> </w:t>
            </w:r>
            <w:proofErr w:type="spellStart"/>
            <w:r w:rsidRPr="0049645D">
              <w:t>prompt</w:t>
            </w:r>
            <w:proofErr w:type="spellEnd"/>
          </w:p>
        </w:tc>
        <w:tc>
          <w:tcPr>
            <w:tcW w:w="3597" w:type="dxa"/>
          </w:tcPr>
          <w:p w14:paraId="6925DD5B" w14:textId="251A9276" w:rsidR="000F060E" w:rsidRDefault="0049645D" w:rsidP="00D05C68">
            <w:pPr>
              <w:cnfStyle w:val="000000000000" w:firstRow="0" w:lastRow="0" w:firstColumn="0" w:lastColumn="0" w:oddVBand="0" w:evenVBand="0" w:oddHBand="0" w:evenHBand="0" w:firstRowFirstColumn="0" w:firstRowLastColumn="0" w:lastRowFirstColumn="0" w:lastRowLastColumn="0"/>
            </w:pPr>
            <w:r w:rsidRPr="0049645D">
              <w:t>"¿Cuánto es 2 + 2?"</w:t>
            </w:r>
          </w:p>
        </w:tc>
      </w:tr>
    </w:tbl>
    <w:p w14:paraId="18126972" w14:textId="77777777" w:rsidR="00D05C68" w:rsidRPr="00D05C68" w:rsidRDefault="00D05C68" w:rsidP="00D05C68"/>
    <w:p w14:paraId="3AD839E6" w14:textId="77777777" w:rsidR="00BF4548" w:rsidRPr="00BF4548" w:rsidRDefault="00BF4548" w:rsidP="00BF4548">
      <w:r w:rsidRPr="00BF4548">
        <w:t xml:space="preserve">Es la diferencia entre </w:t>
      </w:r>
      <w:r w:rsidRPr="00BF4548">
        <w:rPr>
          <w:b/>
          <w:bCs/>
        </w:rPr>
        <w:t xml:space="preserve">"cómo </w:t>
      </w:r>
      <w:proofErr w:type="spellStart"/>
      <w:r w:rsidRPr="00BF4548">
        <w:rPr>
          <w:b/>
          <w:bCs/>
        </w:rPr>
        <w:t>tenés</w:t>
      </w:r>
      <w:proofErr w:type="spellEnd"/>
      <w:r w:rsidRPr="00BF4548">
        <w:rPr>
          <w:b/>
          <w:bCs/>
        </w:rPr>
        <w:t xml:space="preserve"> que comportarte"</w:t>
      </w:r>
      <w:r w:rsidRPr="00BF4548">
        <w:t xml:space="preserve"> (</w:t>
      </w:r>
      <w:proofErr w:type="spellStart"/>
      <w:r w:rsidRPr="00BF4548">
        <w:t>system</w:t>
      </w:r>
      <w:proofErr w:type="spellEnd"/>
      <w:r w:rsidRPr="00BF4548">
        <w:t xml:space="preserve">) y </w:t>
      </w:r>
      <w:r w:rsidRPr="00BF4548">
        <w:rPr>
          <w:b/>
          <w:bCs/>
        </w:rPr>
        <w:t>"qué te estoy pidiendo ahora"</w:t>
      </w:r>
      <w:r w:rsidRPr="00BF4548">
        <w:t xml:space="preserve"> (</w:t>
      </w:r>
      <w:proofErr w:type="spellStart"/>
      <w:r w:rsidRPr="00BF4548">
        <w:t>user</w:t>
      </w:r>
      <w:proofErr w:type="spellEnd"/>
      <w:r w:rsidRPr="00BF4548">
        <w:t>).</w:t>
      </w:r>
    </w:p>
    <w:p w14:paraId="4A3A6A0D" w14:textId="77777777" w:rsidR="00BF4548" w:rsidRPr="00BF4548" w:rsidRDefault="00BF4548" w:rsidP="00BF4548">
      <w:pPr>
        <w:rPr>
          <w:b/>
          <w:bCs/>
          <w:sz w:val="24"/>
          <w:szCs w:val="28"/>
        </w:rPr>
      </w:pPr>
      <w:r w:rsidRPr="00BF4548">
        <w:rPr>
          <w:b/>
          <w:bCs/>
          <w:sz w:val="24"/>
          <w:szCs w:val="28"/>
          <w:highlight w:val="yellow"/>
        </w:rPr>
        <w:t xml:space="preserve">El formato de </w:t>
      </w:r>
      <w:proofErr w:type="spellStart"/>
      <w:r w:rsidRPr="00BF4548">
        <w:rPr>
          <w:b/>
          <w:bCs/>
          <w:sz w:val="24"/>
          <w:szCs w:val="28"/>
          <w:highlight w:val="yellow"/>
        </w:rPr>
        <w:t>OpenAI</w:t>
      </w:r>
      <w:proofErr w:type="spellEnd"/>
      <w:r w:rsidRPr="00BF4548">
        <w:rPr>
          <w:b/>
          <w:bCs/>
          <w:sz w:val="24"/>
          <w:szCs w:val="28"/>
          <w:highlight w:val="yellow"/>
        </w:rPr>
        <w:t xml:space="preserve"> (referencia, no es tu código)</w:t>
      </w:r>
    </w:p>
    <w:p w14:paraId="20D52080" w14:textId="1C4B076F" w:rsidR="00D05C68" w:rsidRDefault="00BF4548" w:rsidP="000C54F7">
      <w:r w:rsidRPr="00BF4548">
        <w:rPr>
          <w:noProof/>
        </w:rPr>
        <w:drawing>
          <wp:inline distT="0" distB="0" distL="0" distR="0" wp14:anchorId="0568F2F0" wp14:editId="7F166B3C">
            <wp:extent cx="3771900" cy="763229"/>
            <wp:effectExtent l="0" t="0" r="0" b="0"/>
            <wp:docPr id="743974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74818" name=""/>
                    <pic:cNvPicPr/>
                  </pic:nvPicPr>
                  <pic:blipFill>
                    <a:blip r:embed="rId61"/>
                    <a:stretch>
                      <a:fillRect/>
                    </a:stretch>
                  </pic:blipFill>
                  <pic:spPr>
                    <a:xfrm>
                      <a:off x="0" y="0"/>
                      <a:ext cx="3792752" cy="767448"/>
                    </a:xfrm>
                    <a:prstGeom prst="rect">
                      <a:avLst/>
                    </a:prstGeom>
                  </pic:spPr>
                </pic:pic>
              </a:graphicData>
            </a:graphic>
          </wp:inline>
        </w:drawing>
      </w:r>
    </w:p>
    <w:p w14:paraId="290C9D20" w14:textId="75CC9EB0" w:rsidR="003836BC" w:rsidRPr="003836BC" w:rsidRDefault="004F38CA" w:rsidP="003836BC">
      <w:pPr>
        <w:pStyle w:val="Ttulo4"/>
        <w:rPr>
          <w:b/>
          <w:bCs/>
          <w:i w:val="0"/>
          <w:iCs w:val="0"/>
          <w:sz w:val="24"/>
        </w:rPr>
      </w:pPr>
      <w:r w:rsidRPr="004C5D54">
        <w:rPr>
          <w:b/>
          <w:bCs/>
          <w:i w:val="0"/>
          <w:iCs w:val="0"/>
          <w:sz w:val="24"/>
          <w:highlight w:val="yellow"/>
        </w:rPr>
        <w:t xml:space="preserve">1.4.3.1 </w:t>
      </w:r>
      <w:proofErr w:type="spellStart"/>
      <w:r w:rsidR="003836BC" w:rsidRPr="004C5D54">
        <w:rPr>
          <w:b/>
          <w:bCs/>
          <w:i w:val="0"/>
          <w:iCs w:val="0"/>
          <w:sz w:val="24"/>
          <w:highlight w:val="yellow"/>
        </w:rPr>
        <w:t>Codigo</w:t>
      </w:r>
      <w:proofErr w:type="spellEnd"/>
      <w:r w:rsidR="003836BC" w:rsidRPr="004C5D54">
        <w:rPr>
          <w:b/>
          <w:bCs/>
          <w:i w:val="0"/>
          <w:iCs w:val="0"/>
          <w:sz w:val="24"/>
          <w:highlight w:val="yellow"/>
        </w:rPr>
        <w:t xml:space="preserve"> de </w:t>
      </w:r>
      <w:proofErr w:type="spellStart"/>
      <w:r w:rsidR="003836BC" w:rsidRPr="004C5D54">
        <w:rPr>
          <w:b/>
          <w:bCs/>
          <w:i w:val="0"/>
          <w:iCs w:val="0"/>
          <w:sz w:val="24"/>
          <w:highlight w:val="yellow"/>
        </w:rPr>
        <w:t>gpt</w:t>
      </w:r>
      <w:proofErr w:type="spellEnd"/>
      <w:r w:rsidR="003836BC" w:rsidRPr="004C5D54">
        <w:rPr>
          <w:b/>
          <w:bCs/>
          <w:i w:val="0"/>
          <w:iCs w:val="0"/>
          <w:sz w:val="24"/>
          <w:highlight w:val="yellow"/>
        </w:rPr>
        <w:t xml:space="preserve"> vs Gemini</w:t>
      </w:r>
    </w:p>
    <w:p w14:paraId="001A6CAC" w14:textId="68C60781" w:rsidR="003836BC" w:rsidRPr="004C5D54" w:rsidRDefault="004C5D54" w:rsidP="003836BC">
      <w:pPr>
        <w:rPr>
          <w:b/>
          <w:bCs/>
          <w:sz w:val="24"/>
          <w:szCs w:val="28"/>
        </w:rPr>
      </w:pPr>
      <w:proofErr w:type="spellStart"/>
      <w:r w:rsidRPr="004C5D54">
        <w:rPr>
          <w:b/>
          <w:bCs/>
          <w:sz w:val="24"/>
          <w:szCs w:val="28"/>
        </w:rPr>
        <w:t>Codigo</w:t>
      </w:r>
      <w:proofErr w:type="spellEnd"/>
      <w:r w:rsidRPr="004C5D54">
        <w:rPr>
          <w:b/>
          <w:bCs/>
          <w:sz w:val="24"/>
          <w:szCs w:val="28"/>
        </w:rPr>
        <w:t xml:space="preserve"> de </w:t>
      </w:r>
      <w:r>
        <w:rPr>
          <w:b/>
          <w:bCs/>
          <w:sz w:val="24"/>
          <w:szCs w:val="28"/>
        </w:rPr>
        <w:t>GPT</w:t>
      </w:r>
    </w:p>
    <w:p w14:paraId="60865F94" w14:textId="61BC2D2F" w:rsidR="004F38CA" w:rsidRPr="004F38CA" w:rsidRDefault="00A6698B" w:rsidP="004F38CA">
      <w:r w:rsidRPr="00A6698B">
        <w:rPr>
          <w:noProof/>
        </w:rPr>
        <w:drawing>
          <wp:inline distT="0" distB="0" distL="0" distR="0" wp14:anchorId="0B1E4004" wp14:editId="0AE65717">
            <wp:extent cx="5158740" cy="1261503"/>
            <wp:effectExtent l="38100" t="38100" r="41910" b="34290"/>
            <wp:docPr id="1288753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53434" name=""/>
                    <pic:cNvPicPr/>
                  </pic:nvPicPr>
                  <pic:blipFill>
                    <a:blip r:embed="rId62"/>
                    <a:stretch>
                      <a:fillRect/>
                    </a:stretch>
                  </pic:blipFill>
                  <pic:spPr>
                    <a:xfrm>
                      <a:off x="0" y="0"/>
                      <a:ext cx="5187321" cy="1268492"/>
                    </a:xfrm>
                    <a:prstGeom prst="rect">
                      <a:avLst/>
                    </a:prstGeom>
                    <a:ln w="28575">
                      <a:solidFill>
                        <a:srgbClr val="00B0F0"/>
                      </a:solidFill>
                    </a:ln>
                  </pic:spPr>
                </pic:pic>
              </a:graphicData>
            </a:graphic>
          </wp:inline>
        </w:drawing>
      </w:r>
    </w:p>
    <w:p w14:paraId="726FE802" w14:textId="77777777" w:rsidR="004C5D54" w:rsidRDefault="004C5D54" w:rsidP="004C5D54">
      <w:pPr>
        <w:rPr>
          <w:b/>
          <w:bCs/>
          <w:sz w:val="24"/>
          <w:szCs w:val="28"/>
        </w:rPr>
      </w:pPr>
      <w:proofErr w:type="spellStart"/>
      <w:r w:rsidRPr="004C5D54">
        <w:rPr>
          <w:b/>
          <w:bCs/>
          <w:sz w:val="24"/>
          <w:szCs w:val="28"/>
        </w:rPr>
        <w:t>Codigo</w:t>
      </w:r>
      <w:proofErr w:type="spellEnd"/>
      <w:r w:rsidRPr="004C5D54">
        <w:rPr>
          <w:b/>
          <w:bCs/>
          <w:sz w:val="24"/>
          <w:szCs w:val="28"/>
        </w:rPr>
        <w:t xml:space="preserve"> de Gemini</w:t>
      </w:r>
    </w:p>
    <w:p w14:paraId="725A9A9D" w14:textId="713087A5" w:rsidR="004C5D54" w:rsidRDefault="00EE1078" w:rsidP="004C5D54">
      <w:pPr>
        <w:rPr>
          <w:b/>
          <w:bCs/>
          <w:sz w:val="24"/>
          <w:szCs w:val="28"/>
        </w:rPr>
      </w:pPr>
      <w:r w:rsidRPr="00EE1078">
        <w:rPr>
          <w:b/>
          <w:bCs/>
          <w:noProof/>
          <w:sz w:val="24"/>
          <w:szCs w:val="28"/>
        </w:rPr>
        <w:drawing>
          <wp:inline distT="0" distB="0" distL="0" distR="0" wp14:anchorId="6DD0BCAD" wp14:editId="5AB4ED9D">
            <wp:extent cx="5223510" cy="1110606"/>
            <wp:effectExtent l="38100" t="38100" r="34290" b="33020"/>
            <wp:docPr id="1713917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17609" name=""/>
                    <pic:cNvPicPr/>
                  </pic:nvPicPr>
                  <pic:blipFill>
                    <a:blip r:embed="rId63"/>
                    <a:stretch>
                      <a:fillRect/>
                    </a:stretch>
                  </pic:blipFill>
                  <pic:spPr>
                    <a:xfrm>
                      <a:off x="0" y="0"/>
                      <a:ext cx="5239247" cy="1113952"/>
                    </a:xfrm>
                    <a:prstGeom prst="rect">
                      <a:avLst/>
                    </a:prstGeom>
                    <a:ln w="28575">
                      <a:solidFill>
                        <a:srgbClr val="00B0F0"/>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8A7A31" w14:paraId="260BD12B" w14:textId="77777777" w:rsidTr="008A7A31">
        <w:tc>
          <w:tcPr>
            <w:tcW w:w="10790" w:type="dxa"/>
          </w:tcPr>
          <w:p w14:paraId="207A87A8" w14:textId="00A0984A" w:rsidR="008A7A31" w:rsidRDefault="008A7A31" w:rsidP="00A527C3">
            <w:r w:rsidRPr="008A7A31">
              <w:t xml:space="preserve">Acá está la diferencia clave con </w:t>
            </w:r>
            <w:proofErr w:type="spellStart"/>
            <w:r w:rsidRPr="008A7A31">
              <w:t>OpenAI</w:t>
            </w:r>
            <w:proofErr w:type="spellEnd"/>
            <w:r w:rsidRPr="008A7A31">
              <w:t xml:space="preserve">: Gemini no usa una lista de diccionarios con </w:t>
            </w:r>
            <w:r w:rsidRPr="008A7A31">
              <w:rPr>
                <w:b/>
                <w:bCs/>
              </w:rPr>
              <w:t>role</w:t>
            </w:r>
            <w:r w:rsidRPr="008A7A31">
              <w:t>. En cambio:</w:t>
            </w:r>
          </w:p>
          <w:p w14:paraId="1AB7F54D" w14:textId="77777777" w:rsidR="00A527C3" w:rsidRDefault="00A527C3" w:rsidP="00A527C3"/>
          <w:p w14:paraId="5E515847" w14:textId="14C4B205" w:rsidR="00A527C3" w:rsidRPr="00A527C3" w:rsidRDefault="00A527C3">
            <w:pPr>
              <w:pStyle w:val="Prrafodelista"/>
              <w:numPr>
                <w:ilvl w:val="0"/>
                <w:numId w:val="2"/>
              </w:numPr>
            </w:pPr>
            <w:proofErr w:type="spellStart"/>
            <w:r w:rsidRPr="009137C8">
              <w:rPr>
                <w:b/>
                <w:bCs/>
              </w:rPr>
              <w:t>system_instruction</w:t>
            </w:r>
            <w:proofErr w:type="spellEnd"/>
            <w:r w:rsidRPr="009137C8">
              <w:rPr>
                <w:b/>
                <w:bCs/>
              </w:rPr>
              <w:t xml:space="preserve">="Eres un asistente útil" </w:t>
            </w:r>
            <w:r w:rsidRPr="00A527C3">
              <w:t xml:space="preserve">→ va dentro de un objeto especial llamado </w:t>
            </w:r>
            <w:proofErr w:type="spellStart"/>
            <w:r w:rsidRPr="009137C8">
              <w:rPr>
                <w:b/>
                <w:bCs/>
              </w:rPr>
              <w:t>GenerateContentConfig</w:t>
            </w:r>
            <w:proofErr w:type="spellEnd"/>
            <w:r w:rsidRPr="00A527C3">
              <w:t xml:space="preserve">, pasado en el parámetro </w:t>
            </w:r>
            <w:proofErr w:type="spellStart"/>
            <w:r w:rsidRPr="009137C8">
              <w:rPr>
                <w:b/>
                <w:bCs/>
              </w:rPr>
              <w:t>config</w:t>
            </w:r>
            <w:proofErr w:type="spellEnd"/>
            <w:r w:rsidRPr="00A527C3">
              <w:t>. Es el equivalente exacto al mensaje role: "</w:t>
            </w:r>
            <w:proofErr w:type="spellStart"/>
            <w:r w:rsidRPr="00A527C3">
              <w:t>system</w:t>
            </w:r>
            <w:proofErr w:type="spellEnd"/>
            <w:r w:rsidRPr="00A527C3">
              <w:t xml:space="preserve">" de </w:t>
            </w:r>
            <w:proofErr w:type="spellStart"/>
            <w:r w:rsidRPr="00A527C3">
              <w:t>OpenAI</w:t>
            </w:r>
            <w:proofErr w:type="spellEnd"/>
            <w:r w:rsidRPr="00A527C3">
              <w:t xml:space="preserve">. </w:t>
            </w:r>
          </w:p>
          <w:p w14:paraId="21C62DE4" w14:textId="4913BC2A" w:rsidR="00A527C3" w:rsidRPr="009137C8" w:rsidRDefault="00A527C3">
            <w:pPr>
              <w:pStyle w:val="Prrafodelista"/>
              <w:numPr>
                <w:ilvl w:val="0"/>
                <w:numId w:val="2"/>
              </w:numPr>
              <w:rPr>
                <w:b/>
                <w:bCs/>
              </w:rPr>
            </w:pPr>
            <w:proofErr w:type="spellStart"/>
            <w:r w:rsidRPr="009137C8">
              <w:rPr>
                <w:b/>
                <w:bCs/>
              </w:rPr>
              <w:t>contents</w:t>
            </w:r>
            <w:proofErr w:type="spellEnd"/>
            <w:r w:rsidRPr="009137C8">
              <w:rPr>
                <w:b/>
                <w:bCs/>
              </w:rPr>
              <w:t>="¿Cuánto es 2 + 2?" →</w:t>
            </w:r>
            <w:r w:rsidRPr="00A527C3">
              <w:t xml:space="preserve"> es directamente un </w:t>
            </w:r>
            <w:proofErr w:type="spellStart"/>
            <w:r w:rsidRPr="00A527C3">
              <w:t>string</w:t>
            </w:r>
            <w:proofErr w:type="spellEnd"/>
            <w:r w:rsidRPr="00A527C3">
              <w:t xml:space="preserve"> simple con el mensaje del usuario. Es el equivalente al </w:t>
            </w:r>
            <w:r w:rsidRPr="009137C8">
              <w:rPr>
                <w:b/>
                <w:bCs/>
              </w:rPr>
              <w:t>role: "</w:t>
            </w:r>
            <w:proofErr w:type="spellStart"/>
            <w:r w:rsidRPr="009137C8">
              <w:rPr>
                <w:b/>
                <w:bCs/>
              </w:rPr>
              <w:t>user</w:t>
            </w:r>
            <w:proofErr w:type="spellEnd"/>
            <w:r w:rsidRPr="009137C8">
              <w:rPr>
                <w:b/>
                <w:bCs/>
              </w:rPr>
              <w:t>".</w:t>
            </w:r>
          </w:p>
          <w:p w14:paraId="46C24632" w14:textId="77777777" w:rsidR="008A7A31" w:rsidRDefault="008A7A31" w:rsidP="004C5D54">
            <w:pPr>
              <w:rPr>
                <w:b/>
                <w:bCs/>
                <w:sz w:val="24"/>
                <w:szCs w:val="28"/>
              </w:rPr>
            </w:pPr>
          </w:p>
        </w:tc>
      </w:tr>
    </w:tbl>
    <w:p w14:paraId="0855B4D3" w14:textId="77777777" w:rsidR="00A20461" w:rsidRPr="00A20461" w:rsidRDefault="00A20461" w:rsidP="00A20461">
      <w:pPr>
        <w:rPr>
          <w:b/>
          <w:bCs/>
          <w:sz w:val="24"/>
          <w:szCs w:val="28"/>
        </w:rPr>
      </w:pPr>
      <w:r w:rsidRPr="00A20461">
        <w:rPr>
          <w:b/>
          <w:bCs/>
          <w:sz w:val="24"/>
          <w:szCs w:val="28"/>
          <w:highlight w:val="yellow"/>
        </w:rPr>
        <w:lastRenderedPageBreak/>
        <w:t>Comparación lado a lado</w:t>
      </w:r>
    </w:p>
    <w:p w14:paraId="1B9C01FB" w14:textId="3C2EF4C3" w:rsidR="008A7A31" w:rsidRDefault="00A20461" w:rsidP="004C5D54">
      <w:pPr>
        <w:rPr>
          <w:b/>
          <w:bCs/>
          <w:sz w:val="24"/>
          <w:szCs w:val="28"/>
        </w:rPr>
      </w:pPr>
      <w:r w:rsidRPr="00A20461">
        <w:rPr>
          <w:b/>
          <w:bCs/>
          <w:noProof/>
          <w:sz w:val="24"/>
          <w:szCs w:val="28"/>
        </w:rPr>
        <w:drawing>
          <wp:inline distT="0" distB="0" distL="0" distR="0" wp14:anchorId="7070BADF" wp14:editId="5347E44B">
            <wp:extent cx="5181600" cy="2062565"/>
            <wp:effectExtent l="0" t="0" r="0" b="0"/>
            <wp:docPr id="1248903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03416" name=""/>
                    <pic:cNvPicPr/>
                  </pic:nvPicPr>
                  <pic:blipFill>
                    <a:blip r:embed="rId64"/>
                    <a:stretch>
                      <a:fillRect/>
                    </a:stretch>
                  </pic:blipFill>
                  <pic:spPr>
                    <a:xfrm>
                      <a:off x="0" y="0"/>
                      <a:ext cx="5186127" cy="2064367"/>
                    </a:xfrm>
                    <a:prstGeom prst="rect">
                      <a:avLst/>
                    </a:prstGeom>
                  </pic:spPr>
                </pic:pic>
              </a:graphicData>
            </a:graphic>
          </wp:inline>
        </w:drawing>
      </w:r>
    </w:p>
    <w:p w14:paraId="0DB153EE" w14:textId="77777777" w:rsidR="00710141" w:rsidRDefault="00710141" w:rsidP="004C5D54">
      <w:pPr>
        <w:rPr>
          <w:b/>
          <w:bCs/>
          <w:sz w:val="24"/>
          <w:szCs w:val="28"/>
        </w:rPr>
      </w:pPr>
    </w:p>
    <w:p w14:paraId="4300269E" w14:textId="77D64281" w:rsidR="00710141" w:rsidRDefault="00710141">
      <w:pPr>
        <w:rPr>
          <w:b/>
          <w:bCs/>
          <w:sz w:val="24"/>
          <w:szCs w:val="28"/>
        </w:rPr>
      </w:pPr>
      <w:r>
        <w:rPr>
          <w:b/>
          <w:bCs/>
          <w:sz w:val="24"/>
          <w:szCs w:val="28"/>
        </w:rPr>
        <w:br w:type="page"/>
      </w:r>
    </w:p>
    <w:p w14:paraId="42CB1A1A" w14:textId="004E47CD" w:rsidR="00710141" w:rsidRDefault="00710141" w:rsidP="00710141">
      <w:pPr>
        <w:pStyle w:val="Ttulo3"/>
        <w:rPr>
          <w:rFonts w:cs="Arial"/>
          <w:b/>
          <w:bCs/>
          <w:sz w:val="24"/>
          <w:szCs w:val="24"/>
        </w:rPr>
      </w:pPr>
      <w:bookmarkStart w:id="24" w:name="_Toc243791113"/>
      <w:r w:rsidRPr="00641258">
        <w:rPr>
          <w:rFonts w:cs="Arial"/>
          <w:b/>
          <w:bCs/>
          <w:sz w:val="24"/>
          <w:szCs w:val="24"/>
          <w:highlight w:val="yellow"/>
        </w:rPr>
        <w:lastRenderedPageBreak/>
        <w:t xml:space="preserve">1.4.4 </w:t>
      </w:r>
      <w:r w:rsidR="007579EB" w:rsidRPr="00641258">
        <w:rPr>
          <w:rFonts w:cs="Arial"/>
          <w:b/>
          <w:bCs/>
          <w:sz w:val="24"/>
          <w:szCs w:val="24"/>
          <w:highlight w:val="yellow"/>
        </w:rPr>
        <w:t xml:space="preserve">Usando </w:t>
      </w:r>
      <w:proofErr w:type="spellStart"/>
      <w:r w:rsidR="007579EB" w:rsidRPr="00641258">
        <w:rPr>
          <w:rFonts w:cs="Arial"/>
          <w:b/>
          <w:bCs/>
          <w:sz w:val="24"/>
          <w:szCs w:val="24"/>
          <w:highlight w:val="yellow"/>
        </w:rPr>
        <w:t>Ollama</w:t>
      </w:r>
      <w:proofErr w:type="spellEnd"/>
      <w:r w:rsidR="007579EB" w:rsidRPr="00641258">
        <w:rPr>
          <w:rFonts w:cs="Arial"/>
          <w:b/>
          <w:bCs/>
          <w:sz w:val="24"/>
          <w:szCs w:val="24"/>
          <w:highlight w:val="yellow"/>
        </w:rPr>
        <w:t xml:space="preserve"> con llama3.2 (alter</w:t>
      </w:r>
      <w:r w:rsidR="00641258" w:rsidRPr="00641258">
        <w:rPr>
          <w:rFonts w:cs="Arial"/>
          <w:b/>
          <w:bCs/>
          <w:sz w:val="24"/>
          <w:szCs w:val="24"/>
          <w:highlight w:val="yellow"/>
        </w:rPr>
        <w:t xml:space="preserve">nativa local a </w:t>
      </w:r>
      <w:proofErr w:type="spellStart"/>
      <w:r w:rsidR="00641258" w:rsidRPr="00641258">
        <w:rPr>
          <w:rFonts w:cs="Arial"/>
          <w:b/>
          <w:bCs/>
          <w:sz w:val="24"/>
          <w:szCs w:val="24"/>
          <w:highlight w:val="yellow"/>
        </w:rPr>
        <w:t>OpenAI</w:t>
      </w:r>
      <w:proofErr w:type="spellEnd"/>
      <w:r w:rsidR="00641258" w:rsidRPr="00641258">
        <w:rPr>
          <w:rFonts w:cs="Arial"/>
          <w:b/>
          <w:bCs/>
          <w:sz w:val="24"/>
          <w:szCs w:val="24"/>
          <w:highlight w:val="yellow"/>
        </w:rPr>
        <w:t>)</w:t>
      </w:r>
      <w:bookmarkEnd w:id="24"/>
    </w:p>
    <w:p w14:paraId="50C29DDE" w14:textId="5A162CC4" w:rsidR="00641258" w:rsidRPr="00641258" w:rsidRDefault="00641258" w:rsidP="00641258">
      <w:pPr>
        <w:pStyle w:val="Ttulo4"/>
        <w:rPr>
          <w:b/>
          <w:bCs/>
          <w:i w:val="0"/>
          <w:iCs w:val="0"/>
          <w:sz w:val="24"/>
        </w:rPr>
      </w:pPr>
      <w:r w:rsidRPr="00641258">
        <w:rPr>
          <w:b/>
          <w:bCs/>
          <w:i w:val="0"/>
          <w:iCs w:val="0"/>
          <w:sz w:val="24"/>
          <w:highlight w:val="yellow"/>
        </w:rPr>
        <w:t xml:space="preserve">1.4.4.1 Modelos de </w:t>
      </w:r>
      <w:proofErr w:type="spellStart"/>
      <w:r w:rsidRPr="00641258">
        <w:rPr>
          <w:b/>
          <w:bCs/>
          <w:i w:val="0"/>
          <w:iCs w:val="0"/>
          <w:sz w:val="24"/>
          <w:highlight w:val="yellow"/>
        </w:rPr>
        <w:t>Ollama</w:t>
      </w:r>
      <w:proofErr w:type="spellEnd"/>
      <w:r w:rsidRPr="00641258">
        <w:rPr>
          <w:b/>
          <w:bCs/>
          <w:i w:val="0"/>
          <w:iCs w:val="0"/>
          <w:sz w:val="24"/>
          <w:highlight w:val="yellow"/>
        </w:rPr>
        <w:t xml:space="preserve"> probados en el curso</w:t>
      </w:r>
    </w:p>
    <w:p w14:paraId="6D101612" w14:textId="0D83700E" w:rsidR="00641258" w:rsidRDefault="00641258" w:rsidP="00641258">
      <w:r w:rsidRPr="00641258">
        <w:rPr>
          <w:noProof/>
        </w:rPr>
        <w:drawing>
          <wp:inline distT="0" distB="0" distL="0" distR="0" wp14:anchorId="066E7A78" wp14:editId="0287BE89">
            <wp:extent cx="5082540" cy="2241774"/>
            <wp:effectExtent l="19050" t="19050" r="22860" b="25400"/>
            <wp:docPr id="521005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05622" name=""/>
                    <pic:cNvPicPr/>
                  </pic:nvPicPr>
                  <pic:blipFill>
                    <a:blip r:embed="rId65"/>
                    <a:stretch>
                      <a:fillRect/>
                    </a:stretch>
                  </pic:blipFill>
                  <pic:spPr>
                    <a:xfrm>
                      <a:off x="0" y="0"/>
                      <a:ext cx="5084656" cy="2242707"/>
                    </a:xfrm>
                    <a:prstGeom prst="rect">
                      <a:avLst/>
                    </a:prstGeom>
                    <a:ln w="19050">
                      <a:solidFill>
                        <a:schemeClr val="tx1"/>
                      </a:solidFill>
                    </a:ln>
                  </pic:spPr>
                </pic:pic>
              </a:graphicData>
            </a:graphic>
          </wp:inline>
        </w:drawing>
      </w:r>
    </w:p>
    <w:tbl>
      <w:tblPr>
        <w:tblStyle w:val="Tablaconcuadrcula"/>
        <w:tblW w:w="0" w:type="auto"/>
        <w:tblLook w:val="04A0" w:firstRow="1" w:lastRow="0" w:firstColumn="1" w:lastColumn="0" w:noHBand="0" w:noVBand="1"/>
      </w:tblPr>
      <w:tblGrid>
        <w:gridCol w:w="2158"/>
        <w:gridCol w:w="2158"/>
        <w:gridCol w:w="2158"/>
        <w:gridCol w:w="2158"/>
        <w:gridCol w:w="2158"/>
      </w:tblGrid>
      <w:tr w:rsidR="00641258" w14:paraId="6FED8502" w14:textId="77777777" w:rsidTr="00641258">
        <w:tc>
          <w:tcPr>
            <w:tcW w:w="2158" w:type="dxa"/>
          </w:tcPr>
          <w:p w14:paraId="3F1F22E2" w14:textId="72BCC1B7" w:rsidR="00641258" w:rsidRPr="00641258" w:rsidRDefault="00641258" w:rsidP="00641258">
            <w:pPr>
              <w:rPr>
                <w:b/>
                <w:bCs/>
              </w:rPr>
            </w:pPr>
            <w:r>
              <w:rPr>
                <w:b/>
                <w:bCs/>
              </w:rPr>
              <w:t>Modelo</w:t>
            </w:r>
          </w:p>
        </w:tc>
        <w:tc>
          <w:tcPr>
            <w:tcW w:w="2158" w:type="dxa"/>
          </w:tcPr>
          <w:p w14:paraId="288A019C" w14:textId="5AE45275" w:rsidR="00641258" w:rsidRPr="00641258" w:rsidRDefault="00641258" w:rsidP="00641258">
            <w:pPr>
              <w:rPr>
                <w:b/>
                <w:bCs/>
              </w:rPr>
            </w:pPr>
            <w:proofErr w:type="spellStart"/>
            <w:r>
              <w:rPr>
                <w:b/>
                <w:bCs/>
              </w:rPr>
              <w:t>Parametros</w:t>
            </w:r>
            <w:proofErr w:type="spellEnd"/>
          </w:p>
        </w:tc>
        <w:tc>
          <w:tcPr>
            <w:tcW w:w="2158" w:type="dxa"/>
          </w:tcPr>
          <w:p w14:paraId="516C786A" w14:textId="189730DC" w:rsidR="00641258" w:rsidRPr="00641258" w:rsidRDefault="00641258" w:rsidP="00641258">
            <w:pPr>
              <w:rPr>
                <w:b/>
                <w:bCs/>
              </w:rPr>
            </w:pPr>
            <w:r>
              <w:rPr>
                <w:b/>
                <w:bCs/>
              </w:rPr>
              <w:t>Tamaño en disco</w:t>
            </w:r>
          </w:p>
        </w:tc>
        <w:tc>
          <w:tcPr>
            <w:tcW w:w="2158" w:type="dxa"/>
          </w:tcPr>
          <w:p w14:paraId="495463EF" w14:textId="39F67A3E" w:rsidR="00641258" w:rsidRPr="00641258" w:rsidRDefault="00641258" w:rsidP="00641258">
            <w:pPr>
              <w:rPr>
                <w:b/>
                <w:bCs/>
              </w:rPr>
            </w:pPr>
            <w:r>
              <w:rPr>
                <w:b/>
                <w:bCs/>
              </w:rPr>
              <w:t>RAM aprox.</w:t>
            </w:r>
          </w:p>
        </w:tc>
        <w:tc>
          <w:tcPr>
            <w:tcW w:w="2158" w:type="dxa"/>
          </w:tcPr>
          <w:p w14:paraId="458A911B" w14:textId="5D521B85" w:rsidR="00641258" w:rsidRPr="00641258" w:rsidRDefault="00641258" w:rsidP="00641258">
            <w:pPr>
              <w:rPr>
                <w:b/>
                <w:bCs/>
              </w:rPr>
            </w:pPr>
            <w:r>
              <w:rPr>
                <w:b/>
                <w:bCs/>
              </w:rPr>
              <w:t>Comando de descarga</w:t>
            </w:r>
          </w:p>
        </w:tc>
      </w:tr>
      <w:tr w:rsidR="00641258" w14:paraId="18AD7E38" w14:textId="77777777" w:rsidTr="00641258">
        <w:tc>
          <w:tcPr>
            <w:tcW w:w="2158" w:type="dxa"/>
          </w:tcPr>
          <w:p w14:paraId="06149385" w14:textId="7A31A4A3" w:rsidR="00641258" w:rsidRPr="00D15043" w:rsidRDefault="00D15043" w:rsidP="00641258">
            <w:pPr>
              <w:rPr>
                <w:b/>
                <w:bCs/>
              </w:rPr>
            </w:pPr>
            <w:r w:rsidRPr="00D15043">
              <w:rPr>
                <w:b/>
                <w:bCs/>
              </w:rPr>
              <w:t>gemma3:270m</w:t>
            </w:r>
          </w:p>
        </w:tc>
        <w:tc>
          <w:tcPr>
            <w:tcW w:w="2158" w:type="dxa"/>
          </w:tcPr>
          <w:p w14:paraId="5E6BF71C" w14:textId="0C4CCCFF" w:rsidR="00641258" w:rsidRDefault="00D15043" w:rsidP="00641258">
            <w:r w:rsidRPr="00D15043">
              <w:t>270.000.000</w:t>
            </w:r>
          </w:p>
        </w:tc>
        <w:tc>
          <w:tcPr>
            <w:tcW w:w="2158" w:type="dxa"/>
          </w:tcPr>
          <w:p w14:paraId="6EF3C3F0" w14:textId="6239F0B3" w:rsidR="00641258" w:rsidRDefault="00D15043" w:rsidP="00641258">
            <w:r w:rsidRPr="00D15043">
              <w:t>292 MB</w:t>
            </w:r>
          </w:p>
        </w:tc>
        <w:tc>
          <w:tcPr>
            <w:tcW w:w="2158" w:type="dxa"/>
          </w:tcPr>
          <w:p w14:paraId="18B0B511" w14:textId="37F7702F" w:rsidR="00641258" w:rsidRDefault="00D15043" w:rsidP="00641258">
            <w:r w:rsidRPr="00D15043">
              <w:t>&lt; 1 GB</w:t>
            </w:r>
          </w:p>
        </w:tc>
        <w:tc>
          <w:tcPr>
            <w:tcW w:w="2158" w:type="dxa"/>
          </w:tcPr>
          <w:p w14:paraId="4E1F0FC9" w14:textId="5B5A2D54" w:rsidR="00641258" w:rsidRDefault="00D15043" w:rsidP="00641258">
            <w:proofErr w:type="spellStart"/>
            <w:r w:rsidRPr="00D15043">
              <w:t>ollama</w:t>
            </w:r>
            <w:proofErr w:type="spellEnd"/>
            <w:r w:rsidRPr="00D15043">
              <w:t xml:space="preserve"> </w:t>
            </w:r>
            <w:proofErr w:type="spellStart"/>
            <w:r w:rsidRPr="00D15043">
              <w:t>pull</w:t>
            </w:r>
            <w:proofErr w:type="spellEnd"/>
            <w:r w:rsidRPr="00D15043">
              <w:t xml:space="preserve"> gemma3:270m</w:t>
            </w:r>
          </w:p>
        </w:tc>
      </w:tr>
      <w:tr w:rsidR="00641258" w14:paraId="208D36A6" w14:textId="77777777" w:rsidTr="00641258">
        <w:tc>
          <w:tcPr>
            <w:tcW w:w="2158" w:type="dxa"/>
          </w:tcPr>
          <w:p w14:paraId="52CFE8E8" w14:textId="0F6027C4" w:rsidR="00641258" w:rsidRDefault="00D15043" w:rsidP="00641258">
            <w:r w:rsidRPr="00D15043">
              <w:rPr>
                <w:b/>
                <w:bCs/>
              </w:rPr>
              <w:t>phi3</w:t>
            </w:r>
            <w:r w:rsidRPr="00D15043">
              <w:t xml:space="preserve"> (mini)</w:t>
            </w:r>
          </w:p>
        </w:tc>
        <w:tc>
          <w:tcPr>
            <w:tcW w:w="2158" w:type="dxa"/>
          </w:tcPr>
          <w:p w14:paraId="0D26FFD3" w14:textId="08A1EC29" w:rsidR="00641258" w:rsidRDefault="00D15043" w:rsidP="00641258">
            <w:r w:rsidRPr="00D15043">
              <w:t>3.800.000.000</w:t>
            </w:r>
          </w:p>
        </w:tc>
        <w:tc>
          <w:tcPr>
            <w:tcW w:w="2158" w:type="dxa"/>
          </w:tcPr>
          <w:p w14:paraId="2C30F894" w14:textId="33FD791D" w:rsidR="00641258" w:rsidRDefault="00D15043" w:rsidP="00641258">
            <w:r w:rsidRPr="00D15043">
              <w:t>2.2 GB</w:t>
            </w:r>
          </w:p>
        </w:tc>
        <w:tc>
          <w:tcPr>
            <w:tcW w:w="2158" w:type="dxa"/>
          </w:tcPr>
          <w:p w14:paraId="6DBCFEB5" w14:textId="659D4673" w:rsidR="00641258" w:rsidRDefault="00D15043" w:rsidP="00641258">
            <w:r w:rsidRPr="00D15043">
              <w:t>~4-5 GB</w:t>
            </w:r>
          </w:p>
        </w:tc>
        <w:tc>
          <w:tcPr>
            <w:tcW w:w="2158" w:type="dxa"/>
          </w:tcPr>
          <w:p w14:paraId="068467C2" w14:textId="4FCAB6D4" w:rsidR="00641258" w:rsidRDefault="00D15043" w:rsidP="00641258">
            <w:proofErr w:type="spellStart"/>
            <w:r w:rsidRPr="00D15043">
              <w:t>ollama</w:t>
            </w:r>
            <w:proofErr w:type="spellEnd"/>
            <w:r w:rsidRPr="00D15043">
              <w:t xml:space="preserve"> </w:t>
            </w:r>
            <w:proofErr w:type="spellStart"/>
            <w:r w:rsidRPr="00D15043">
              <w:t>pull</w:t>
            </w:r>
            <w:proofErr w:type="spellEnd"/>
            <w:r w:rsidRPr="00D15043">
              <w:t xml:space="preserve"> phi3</w:t>
            </w:r>
          </w:p>
        </w:tc>
      </w:tr>
      <w:tr w:rsidR="00641258" w14:paraId="7A501BF6" w14:textId="77777777" w:rsidTr="00641258">
        <w:tc>
          <w:tcPr>
            <w:tcW w:w="2158" w:type="dxa"/>
          </w:tcPr>
          <w:p w14:paraId="6476487B" w14:textId="61F4DD11" w:rsidR="00641258" w:rsidRPr="00D15043" w:rsidRDefault="00D15043" w:rsidP="00641258">
            <w:pPr>
              <w:rPr>
                <w:b/>
                <w:bCs/>
              </w:rPr>
            </w:pPr>
            <w:r w:rsidRPr="00D15043">
              <w:rPr>
                <w:b/>
                <w:bCs/>
              </w:rPr>
              <w:t>llama3.2</w:t>
            </w:r>
          </w:p>
        </w:tc>
        <w:tc>
          <w:tcPr>
            <w:tcW w:w="2158" w:type="dxa"/>
          </w:tcPr>
          <w:p w14:paraId="28C79025" w14:textId="6347AD99" w:rsidR="00641258" w:rsidRPr="00DD13BF" w:rsidRDefault="00DD13BF" w:rsidP="00641258">
            <w:pPr>
              <w:rPr>
                <w:b/>
                <w:bCs/>
              </w:rPr>
            </w:pPr>
            <w:r w:rsidRPr="00DD13BF">
              <w:rPr>
                <w:b/>
                <w:bCs/>
              </w:rPr>
              <w:t>3.000.000.000</w:t>
            </w:r>
          </w:p>
        </w:tc>
        <w:tc>
          <w:tcPr>
            <w:tcW w:w="2158" w:type="dxa"/>
          </w:tcPr>
          <w:p w14:paraId="0AF19FC8" w14:textId="2FAD9F19" w:rsidR="00641258" w:rsidRDefault="00DD13BF" w:rsidP="00641258">
            <w:r w:rsidRPr="00DD13BF">
              <w:t>2.0 GB</w:t>
            </w:r>
          </w:p>
        </w:tc>
        <w:tc>
          <w:tcPr>
            <w:tcW w:w="2158" w:type="dxa"/>
          </w:tcPr>
          <w:p w14:paraId="728B61F1" w14:textId="6E956CE4" w:rsidR="00641258" w:rsidRPr="00DD13BF" w:rsidRDefault="00DD13BF" w:rsidP="00641258">
            <w:pPr>
              <w:rPr>
                <w:b/>
                <w:bCs/>
              </w:rPr>
            </w:pPr>
            <w:r w:rsidRPr="00DD13BF">
              <w:rPr>
                <w:b/>
                <w:bCs/>
              </w:rPr>
              <w:t>~4-5 GB</w:t>
            </w:r>
          </w:p>
        </w:tc>
        <w:tc>
          <w:tcPr>
            <w:tcW w:w="2158" w:type="dxa"/>
          </w:tcPr>
          <w:p w14:paraId="683953C8" w14:textId="2BD47101" w:rsidR="00641258" w:rsidRDefault="00DD13BF" w:rsidP="00641258">
            <w:proofErr w:type="spellStart"/>
            <w:r w:rsidRPr="00DD13BF">
              <w:t>ollama</w:t>
            </w:r>
            <w:proofErr w:type="spellEnd"/>
            <w:r w:rsidRPr="00DD13BF">
              <w:t xml:space="preserve"> </w:t>
            </w:r>
            <w:proofErr w:type="spellStart"/>
            <w:r w:rsidRPr="00DD13BF">
              <w:t>pull</w:t>
            </w:r>
            <w:proofErr w:type="spellEnd"/>
            <w:r w:rsidRPr="00DD13BF">
              <w:t xml:space="preserve"> llama3.2</w:t>
            </w:r>
          </w:p>
        </w:tc>
      </w:tr>
      <w:tr w:rsidR="00DD13BF" w14:paraId="55ED8278" w14:textId="77777777" w:rsidTr="00641258">
        <w:tc>
          <w:tcPr>
            <w:tcW w:w="2158" w:type="dxa"/>
          </w:tcPr>
          <w:p w14:paraId="21DFC202" w14:textId="1C157E8B" w:rsidR="00DD13BF" w:rsidRPr="00D15043" w:rsidRDefault="00DD13BF" w:rsidP="00641258">
            <w:pPr>
              <w:rPr>
                <w:b/>
                <w:bCs/>
              </w:rPr>
            </w:pPr>
            <w:r w:rsidRPr="00DD13BF">
              <w:rPr>
                <w:b/>
                <w:bCs/>
              </w:rPr>
              <w:t>gpt-oss:20b</w:t>
            </w:r>
          </w:p>
        </w:tc>
        <w:tc>
          <w:tcPr>
            <w:tcW w:w="2158" w:type="dxa"/>
          </w:tcPr>
          <w:p w14:paraId="2022805A" w14:textId="462029DF" w:rsidR="00DD13BF" w:rsidRPr="00DD13BF" w:rsidRDefault="00DD13BF" w:rsidP="00641258">
            <w:pPr>
              <w:rPr>
                <w:b/>
                <w:bCs/>
              </w:rPr>
            </w:pPr>
            <w:r w:rsidRPr="00DD13BF">
              <w:rPr>
                <w:b/>
                <w:bCs/>
              </w:rPr>
              <w:t>20.900.000.000</w:t>
            </w:r>
          </w:p>
        </w:tc>
        <w:tc>
          <w:tcPr>
            <w:tcW w:w="2158" w:type="dxa"/>
          </w:tcPr>
          <w:p w14:paraId="66A2AF75" w14:textId="61F51716" w:rsidR="00DD13BF" w:rsidRPr="00DD13BF" w:rsidRDefault="00DD13BF" w:rsidP="00641258">
            <w:r w:rsidRPr="00DD13BF">
              <w:t>13 GB</w:t>
            </w:r>
          </w:p>
        </w:tc>
        <w:tc>
          <w:tcPr>
            <w:tcW w:w="2158" w:type="dxa"/>
          </w:tcPr>
          <w:p w14:paraId="0A320AE3" w14:textId="195FAE62" w:rsidR="00DD13BF" w:rsidRPr="00DD13BF" w:rsidRDefault="00DD13BF" w:rsidP="00641258">
            <w:pPr>
              <w:rPr>
                <w:b/>
                <w:bCs/>
              </w:rPr>
            </w:pPr>
            <w:r w:rsidRPr="00DD13BF">
              <w:rPr>
                <w:b/>
                <w:bCs/>
              </w:rPr>
              <w:t>~14-16 GB</w:t>
            </w:r>
          </w:p>
        </w:tc>
        <w:tc>
          <w:tcPr>
            <w:tcW w:w="2158" w:type="dxa"/>
          </w:tcPr>
          <w:p w14:paraId="3CD86D7F" w14:textId="511CDDC6" w:rsidR="00DD13BF" w:rsidRPr="00DD13BF" w:rsidRDefault="00DD13BF" w:rsidP="00641258">
            <w:proofErr w:type="spellStart"/>
            <w:r w:rsidRPr="00DD13BF">
              <w:t>ollama</w:t>
            </w:r>
            <w:proofErr w:type="spellEnd"/>
            <w:r w:rsidRPr="00DD13BF">
              <w:t xml:space="preserve"> </w:t>
            </w:r>
            <w:proofErr w:type="spellStart"/>
            <w:r w:rsidRPr="00DD13BF">
              <w:t>pull</w:t>
            </w:r>
            <w:proofErr w:type="spellEnd"/>
            <w:r w:rsidRPr="00DD13BF">
              <w:t xml:space="preserve"> gpt-oss:20b</w:t>
            </w:r>
          </w:p>
        </w:tc>
      </w:tr>
    </w:tbl>
    <w:p w14:paraId="58779A12" w14:textId="77777777" w:rsidR="00641258" w:rsidRPr="00641258" w:rsidRDefault="00641258" w:rsidP="00641258"/>
    <w:p w14:paraId="5A9AF1A3" w14:textId="49B4EB27" w:rsidR="00D769C9" w:rsidRDefault="001C3F9B" w:rsidP="001C3F9B">
      <w:pPr>
        <w:rPr>
          <w:b/>
          <w:bCs/>
          <w:sz w:val="24"/>
          <w:szCs w:val="28"/>
        </w:rPr>
      </w:pPr>
      <w:r w:rsidRPr="001C3F9B">
        <w:rPr>
          <w:b/>
          <w:bCs/>
          <w:sz w:val="24"/>
          <w:szCs w:val="28"/>
        </w:rPr>
        <w:t>llama3.2</w:t>
      </w:r>
      <w:r w:rsidRPr="001C3F9B">
        <w:rPr>
          <w:sz w:val="24"/>
          <w:szCs w:val="28"/>
        </w:rPr>
        <w:t xml:space="preserve"> queda en el mismo rango liviano que </w:t>
      </w:r>
      <w:r w:rsidRPr="001C3F9B">
        <w:rPr>
          <w:b/>
          <w:bCs/>
          <w:sz w:val="24"/>
          <w:szCs w:val="28"/>
        </w:rPr>
        <w:t>phi3</w:t>
      </w:r>
      <w:r w:rsidRPr="001C3F9B">
        <w:rPr>
          <w:sz w:val="24"/>
          <w:szCs w:val="28"/>
        </w:rPr>
        <w:t xml:space="preserve"> — ambos corren sin problema con 15.8 GB de RAM disponibles en esta PC, muy lejos del límite que sí generaba lentitud con </w:t>
      </w:r>
      <w:r w:rsidRPr="001C3F9B">
        <w:rPr>
          <w:b/>
          <w:bCs/>
          <w:sz w:val="24"/>
          <w:szCs w:val="28"/>
        </w:rPr>
        <w:t>gpt-oss:20b.</w:t>
      </w:r>
    </w:p>
    <w:p w14:paraId="3CAE0D1C" w14:textId="77777777" w:rsidR="00D769C9" w:rsidRDefault="00D769C9">
      <w:pPr>
        <w:rPr>
          <w:b/>
          <w:bCs/>
          <w:sz w:val="24"/>
          <w:szCs w:val="28"/>
        </w:rPr>
      </w:pPr>
      <w:r>
        <w:rPr>
          <w:b/>
          <w:bCs/>
          <w:sz w:val="24"/>
          <w:szCs w:val="28"/>
        </w:rPr>
        <w:br w:type="page"/>
      </w:r>
    </w:p>
    <w:p w14:paraId="33337F78" w14:textId="5EB6B5FB" w:rsidR="001C3F9B" w:rsidRPr="00641258" w:rsidRDefault="001C3F9B" w:rsidP="001C3F9B">
      <w:pPr>
        <w:pStyle w:val="Ttulo4"/>
        <w:rPr>
          <w:b/>
          <w:bCs/>
          <w:i w:val="0"/>
          <w:iCs w:val="0"/>
          <w:sz w:val="24"/>
        </w:rPr>
      </w:pPr>
      <w:r w:rsidRPr="004D4D5F">
        <w:rPr>
          <w:b/>
          <w:bCs/>
          <w:i w:val="0"/>
          <w:iCs w:val="0"/>
          <w:sz w:val="24"/>
          <w:highlight w:val="yellow"/>
        </w:rPr>
        <w:lastRenderedPageBreak/>
        <w:t xml:space="preserve">1.4.4.2 ¿Por qué se usa la clase </w:t>
      </w:r>
      <w:proofErr w:type="spellStart"/>
      <w:r w:rsidRPr="004D4D5F">
        <w:rPr>
          <w:b/>
          <w:bCs/>
          <w:i w:val="0"/>
          <w:iCs w:val="0"/>
          <w:sz w:val="24"/>
          <w:highlight w:val="yellow"/>
        </w:rPr>
        <w:t>OpenAI</w:t>
      </w:r>
      <w:proofErr w:type="spellEnd"/>
      <w:r w:rsidRPr="004D4D5F">
        <w:rPr>
          <w:b/>
          <w:bCs/>
          <w:i w:val="0"/>
          <w:iCs w:val="0"/>
          <w:sz w:val="24"/>
          <w:highlight w:val="yellow"/>
        </w:rPr>
        <w:t xml:space="preserve"> para hablar con Ollama?</w:t>
      </w:r>
      <w:r w:rsidR="004D4D5F" w:rsidRPr="004D4D5F">
        <w:rPr>
          <w:b/>
          <w:bCs/>
          <w:i w:val="0"/>
          <w:iCs w:val="0"/>
          <w:sz w:val="24"/>
          <w:highlight w:val="yellow"/>
        </w:rPr>
        <w:t xml:space="preserve"> + ¿Por qué el curso usa la vía "</w:t>
      </w:r>
      <w:proofErr w:type="spellStart"/>
      <w:r w:rsidR="004D4D5F" w:rsidRPr="004D4D5F">
        <w:rPr>
          <w:b/>
          <w:bCs/>
          <w:i w:val="0"/>
          <w:iCs w:val="0"/>
          <w:sz w:val="24"/>
          <w:highlight w:val="yellow"/>
        </w:rPr>
        <w:t>OpenAI</w:t>
      </w:r>
      <w:proofErr w:type="spellEnd"/>
      <w:r w:rsidR="004D4D5F" w:rsidRPr="004D4D5F">
        <w:rPr>
          <w:b/>
          <w:bCs/>
          <w:i w:val="0"/>
          <w:iCs w:val="0"/>
          <w:sz w:val="24"/>
          <w:highlight w:val="yellow"/>
        </w:rPr>
        <w:t xml:space="preserve">" y no </w:t>
      </w:r>
      <w:proofErr w:type="spellStart"/>
      <w:proofErr w:type="gramStart"/>
      <w:r w:rsidR="004D4D5F" w:rsidRPr="004D4D5F">
        <w:rPr>
          <w:b/>
          <w:bCs/>
          <w:i w:val="0"/>
          <w:iCs w:val="0"/>
          <w:sz w:val="24"/>
          <w:highlight w:val="yellow"/>
        </w:rPr>
        <w:t>ollama.chat</w:t>
      </w:r>
      <w:proofErr w:type="spellEnd"/>
      <w:proofErr w:type="gramEnd"/>
      <w:r w:rsidR="004D4D5F" w:rsidRPr="004D4D5F">
        <w:rPr>
          <w:b/>
          <w:bCs/>
          <w:i w:val="0"/>
          <w:iCs w:val="0"/>
          <w:sz w:val="24"/>
          <w:highlight w:val="yellow"/>
        </w:rPr>
        <w:t>(...) directamente?</w:t>
      </w:r>
    </w:p>
    <w:p w14:paraId="2186D305" w14:textId="77777777" w:rsidR="001C3F9B" w:rsidRPr="001C3F9B" w:rsidRDefault="001C3F9B" w:rsidP="001C3F9B">
      <w:pPr>
        <w:rPr>
          <w:sz w:val="24"/>
          <w:szCs w:val="28"/>
        </w:rPr>
      </w:pPr>
      <w:r w:rsidRPr="001C3F9B">
        <w:rPr>
          <w:sz w:val="24"/>
          <w:szCs w:val="28"/>
        </w:rPr>
        <w:t xml:space="preserve">A simple vista puede parecer raro: si en el resto del curso se venía usando </w:t>
      </w:r>
      <w:proofErr w:type="spellStart"/>
      <w:r w:rsidRPr="001C3F9B">
        <w:rPr>
          <w:sz w:val="24"/>
          <w:szCs w:val="28"/>
        </w:rPr>
        <w:t>google-genai</w:t>
      </w:r>
      <w:proofErr w:type="spellEnd"/>
      <w:r w:rsidRPr="001C3F9B">
        <w:rPr>
          <w:sz w:val="24"/>
          <w:szCs w:val="28"/>
        </w:rPr>
        <w:t xml:space="preserve"> para Gemini, ¿por qué acá aparece de nuevo </w:t>
      </w:r>
      <w:proofErr w:type="spellStart"/>
      <w:r w:rsidRPr="001C3F9B">
        <w:rPr>
          <w:b/>
          <w:bCs/>
          <w:sz w:val="24"/>
          <w:szCs w:val="28"/>
        </w:rPr>
        <w:t>OpenAI</w:t>
      </w:r>
      <w:proofErr w:type="spellEnd"/>
      <w:r w:rsidRPr="001C3F9B">
        <w:rPr>
          <w:b/>
          <w:bCs/>
          <w:sz w:val="24"/>
          <w:szCs w:val="28"/>
        </w:rPr>
        <w:t>(...)?</w:t>
      </w:r>
    </w:p>
    <w:p w14:paraId="50ADBAA5" w14:textId="32E85772" w:rsidR="00E0458B" w:rsidRPr="001C3F9B" w:rsidRDefault="00E94D2E" w:rsidP="001C3F9B">
      <w:pPr>
        <w:rPr>
          <w:sz w:val="24"/>
          <w:szCs w:val="28"/>
        </w:rPr>
      </w:pPr>
      <w:r w:rsidRPr="00E94D2E">
        <w:rPr>
          <w:sz w:val="24"/>
          <w:szCs w:val="28"/>
        </w:rPr>
        <w:t xml:space="preserve">La razón no es que </w:t>
      </w:r>
      <w:proofErr w:type="spellStart"/>
      <w:r w:rsidRPr="00E94D2E">
        <w:rPr>
          <w:sz w:val="24"/>
          <w:szCs w:val="28"/>
        </w:rPr>
        <w:t>Ollama</w:t>
      </w:r>
      <w:proofErr w:type="spellEnd"/>
      <w:r w:rsidRPr="00E94D2E">
        <w:rPr>
          <w:sz w:val="24"/>
          <w:szCs w:val="28"/>
        </w:rPr>
        <w:t xml:space="preserve"> no tenga forma de hablarle desde Python — de hecho, </w:t>
      </w:r>
      <w:proofErr w:type="spellStart"/>
      <w:r w:rsidRPr="00E94D2E">
        <w:rPr>
          <w:sz w:val="24"/>
          <w:szCs w:val="28"/>
        </w:rPr>
        <w:t>Ollama</w:t>
      </w:r>
      <w:proofErr w:type="spellEnd"/>
      <w:r w:rsidRPr="00E94D2E">
        <w:rPr>
          <w:sz w:val="24"/>
          <w:szCs w:val="28"/>
        </w:rPr>
        <w:t xml:space="preserve"> tiene su propia librería (</w:t>
      </w:r>
      <w:proofErr w:type="spellStart"/>
      <w:r w:rsidRPr="00E94D2E">
        <w:rPr>
          <w:sz w:val="24"/>
          <w:szCs w:val="28"/>
        </w:rPr>
        <w:t>ollama</w:t>
      </w:r>
      <w:proofErr w:type="spellEnd"/>
      <w:r w:rsidRPr="00E94D2E">
        <w:rPr>
          <w:sz w:val="24"/>
          <w:szCs w:val="28"/>
        </w:rPr>
        <w:t xml:space="preserve">, con funciones como </w:t>
      </w:r>
      <w:proofErr w:type="spellStart"/>
      <w:proofErr w:type="gramStart"/>
      <w:r w:rsidRPr="00E94D2E">
        <w:rPr>
          <w:sz w:val="24"/>
          <w:szCs w:val="28"/>
        </w:rPr>
        <w:t>ollama.chat</w:t>
      </w:r>
      <w:proofErr w:type="spellEnd"/>
      <w:proofErr w:type="gramEnd"/>
      <w:r w:rsidRPr="00E94D2E">
        <w:rPr>
          <w:sz w:val="24"/>
          <w:szCs w:val="28"/>
        </w:rPr>
        <w:t xml:space="preserve">(...)). Lo que pasa es que, además de esa librería propia, </w:t>
      </w:r>
      <w:proofErr w:type="spellStart"/>
      <w:r w:rsidRPr="00E94D2E">
        <w:rPr>
          <w:sz w:val="24"/>
          <w:szCs w:val="28"/>
        </w:rPr>
        <w:t>Ollama</w:t>
      </w:r>
      <w:proofErr w:type="spellEnd"/>
      <w:r w:rsidRPr="00E94D2E">
        <w:rPr>
          <w:sz w:val="24"/>
          <w:szCs w:val="28"/>
        </w:rPr>
        <w:t xml:space="preserve"> expone un servidor local que </w:t>
      </w:r>
      <w:r w:rsidRPr="00E94D2E">
        <w:rPr>
          <w:b/>
          <w:bCs/>
          <w:sz w:val="24"/>
          <w:szCs w:val="28"/>
        </w:rPr>
        <w:t xml:space="preserve">imita el formato de la API de </w:t>
      </w:r>
      <w:proofErr w:type="spellStart"/>
      <w:r w:rsidRPr="00E94D2E">
        <w:rPr>
          <w:b/>
          <w:bCs/>
          <w:sz w:val="24"/>
          <w:szCs w:val="28"/>
        </w:rPr>
        <w:t>OpenAI</w:t>
      </w:r>
      <w:proofErr w:type="spellEnd"/>
      <w:r w:rsidRPr="00E94D2E">
        <w:rPr>
          <w:sz w:val="24"/>
          <w:szCs w:val="28"/>
        </w:rPr>
        <w:t xml:space="preserve"> (esto es oficial y documentado por </w:t>
      </w:r>
      <w:proofErr w:type="spellStart"/>
      <w:r w:rsidRPr="00E94D2E">
        <w:rPr>
          <w:sz w:val="24"/>
          <w:szCs w:val="28"/>
        </w:rPr>
        <w:t>Ollama</w:t>
      </w:r>
      <w:proofErr w:type="spellEnd"/>
      <w:r w:rsidRPr="00E94D2E">
        <w:rPr>
          <w:sz w:val="24"/>
          <w:szCs w:val="28"/>
        </w:rPr>
        <w:t xml:space="preserve">, aunque ellos mismos lo marcan como "experimental"). Es decir, </w:t>
      </w:r>
      <w:proofErr w:type="spellStart"/>
      <w:r w:rsidRPr="00E94D2E">
        <w:rPr>
          <w:sz w:val="24"/>
          <w:szCs w:val="28"/>
        </w:rPr>
        <w:t>Ollama</w:t>
      </w:r>
      <w:proofErr w:type="spellEnd"/>
      <w:r w:rsidRPr="00E94D2E">
        <w:rPr>
          <w:sz w:val="24"/>
          <w:szCs w:val="28"/>
        </w:rPr>
        <w:t xml:space="preserve"> "finge" ser </w:t>
      </w:r>
      <w:proofErr w:type="spellStart"/>
      <w:r w:rsidRPr="00E94D2E">
        <w:rPr>
          <w:sz w:val="24"/>
          <w:szCs w:val="28"/>
        </w:rPr>
        <w:t>OpenAI</w:t>
      </w:r>
      <w:proofErr w:type="spellEnd"/>
      <w:r w:rsidRPr="00E94D2E">
        <w:rPr>
          <w:sz w:val="24"/>
          <w:szCs w:val="28"/>
        </w:rPr>
        <w:t xml:space="preserve"> de cara al código: acepta las mismas rutas, el mismo formato de </w:t>
      </w:r>
      <w:proofErr w:type="spellStart"/>
      <w:r w:rsidRPr="00E94D2E">
        <w:rPr>
          <w:sz w:val="24"/>
          <w:szCs w:val="28"/>
        </w:rPr>
        <w:t>messages</w:t>
      </w:r>
      <w:proofErr w:type="spellEnd"/>
      <w:r w:rsidRPr="00E94D2E">
        <w:rPr>
          <w:sz w:val="24"/>
          <w:szCs w:val="28"/>
        </w:rPr>
        <w:t>, y devuelve las respuestas con la misma forma (</w:t>
      </w:r>
      <w:proofErr w:type="spellStart"/>
      <w:proofErr w:type="gramStart"/>
      <w:r w:rsidRPr="00E94D2E">
        <w:rPr>
          <w:sz w:val="24"/>
          <w:szCs w:val="28"/>
        </w:rPr>
        <w:t>response.choices</w:t>
      </w:r>
      <w:proofErr w:type="spellEnd"/>
      <w:proofErr w:type="gramEnd"/>
      <w:r w:rsidRPr="00E94D2E">
        <w:rPr>
          <w:sz w:val="24"/>
          <w:szCs w:val="28"/>
        </w:rPr>
        <w:t>[0</w:t>
      </w:r>
      <w:proofErr w:type="gramStart"/>
      <w:r w:rsidRPr="00E94D2E">
        <w:rPr>
          <w:sz w:val="24"/>
          <w:szCs w:val="28"/>
        </w:rPr>
        <w:t>].</w:t>
      </w:r>
      <w:proofErr w:type="spellStart"/>
      <w:r w:rsidRPr="00E94D2E">
        <w:rPr>
          <w:sz w:val="24"/>
          <w:szCs w:val="28"/>
        </w:rPr>
        <w:t>message</w:t>
      </w:r>
      <w:proofErr w:type="gramEnd"/>
      <w:r w:rsidRPr="00E94D2E">
        <w:rPr>
          <w:sz w:val="24"/>
          <w:szCs w:val="28"/>
        </w:rPr>
        <w:t>.content</w:t>
      </w:r>
      <w:proofErr w:type="spellEnd"/>
      <w:r w:rsidRPr="00E94D2E">
        <w:rPr>
          <w:sz w:val="24"/>
          <w:szCs w:val="28"/>
        </w:rPr>
        <w:t>).</w:t>
      </w:r>
    </w:p>
    <w:p w14:paraId="71C23729" w14:textId="657D4B04" w:rsidR="00710141" w:rsidRPr="004D4D5F" w:rsidRDefault="004D4D5F" w:rsidP="004C5D54">
      <w:pPr>
        <w:rPr>
          <w:b/>
          <w:bCs/>
          <w:sz w:val="24"/>
          <w:szCs w:val="28"/>
        </w:rPr>
      </w:pPr>
      <w:r w:rsidRPr="004D4D5F">
        <w:rPr>
          <w:b/>
          <w:bCs/>
          <w:sz w:val="24"/>
          <w:szCs w:val="28"/>
          <w:highlight w:val="yellow"/>
        </w:rPr>
        <w:t>¿Por qué el curso usa la vía "</w:t>
      </w:r>
      <w:proofErr w:type="spellStart"/>
      <w:r w:rsidRPr="004D4D5F">
        <w:rPr>
          <w:b/>
          <w:bCs/>
          <w:sz w:val="24"/>
          <w:szCs w:val="28"/>
          <w:highlight w:val="yellow"/>
        </w:rPr>
        <w:t>OpenAI</w:t>
      </w:r>
      <w:proofErr w:type="spellEnd"/>
      <w:r w:rsidRPr="004D4D5F">
        <w:rPr>
          <w:b/>
          <w:bCs/>
          <w:sz w:val="24"/>
          <w:szCs w:val="28"/>
          <w:highlight w:val="yellow"/>
        </w:rPr>
        <w:t xml:space="preserve">" y no </w:t>
      </w:r>
      <w:proofErr w:type="spellStart"/>
      <w:proofErr w:type="gramStart"/>
      <w:r w:rsidRPr="004D4D5F">
        <w:rPr>
          <w:b/>
          <w:bCs/>
          <w:sz w:val="24"/>
          <w:szCs w:val="28"/>
          <w:highlight w:val="yellow"/>
        </w:rPr>
        <w:t>ollama.chat</w:t>
      </w:r>
      <w:proofErr w:type="spellEnd"/>
      <w:proofErr w:type="gramEnd"/>
      <w:r w:rsidRPr="004D4D5F">
        <w:rPr>
          <w:b/>
          <w:bCs/>
          <w:sz w:val="24"/>
          <w:szCs w:val="28"/>
          <w:highlight w:val="yellow"/>
        </w:rPr>
        <w:t>(...) directamente?</w:t>
      </w:r>
    </w:p>
    <w:p w14:paraId="28A2B34A" w14:textId="77777777" w:rsidR="004D4D5F" w:rsidRPr="004D4D5F" w:rsidRDefault="004D4D5F" w:rsidP="004D4D5F">
      <w:r w:rsidRPr="004D4D5F">
        <w:t>Las dos opciones funcionan igual de bien para lo que se necesita acá. La diferencia es de conveniencia, no de capacidad:</w:t>
      </w:r>
    </w:p>
    <w:p w14:paraId="464084A9" w14:textId="685615F0" w:rsidR="00EE1078" w:rsidRDefault="00E0458B" w:rsidP="004C5D54">
      <w:pPr>
        <w:rPr>
          <w:b/>
          <w:bCs/>
          <w:sz w:val="24"/>
          <w:szCs w:val="28"/>
        </w:rPr>
      </w:pPr>
      <w:r w:rsidRPr="00E0458B">
        <w:rPr>
          <w:b/>
          <w:bCs/>
          <w:noProof/>
          <w:sz w:val="24"/>
          <w:szCs w:val="28"/>
        </w:rPr>
        <w:drawing>
          <wp:inline distT="0" distB="0" distL="0" distR="0" wp14:anchorId="499494B8" wp14:editId="6DA64128">
            <wp:extent cx="5356374" cy="2430780"/>
            <wp:effectExtent l="19050" t="19050" r="15875" b="26670"/>
            <wp:docPr id="175238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8671" name=""/>
                    <pic:cNvPicPr/>
                  </pic:nvPicPr>
                  <pic:blipFill>
                    <a:blip r:embed="rId66"/>
                    <a:stretch>
                      <a:fillRect/>
                    </a:stretch>
                  </pic:blipFill>
                  <pic:spPr>
                    <a:xfrm>
                      <a:off x="0" y="0"/>
                      <a:ext cx="5358196" cy="2431607"/>
                    </a:xfrm>
                    <a:prstGeom prst="rect">
                      <a:avLst/>
                    </a:prstGeom>
                    <a:ln w="19050">
                      <a:solidFill>
                        <a:schemeClr val="tx1"/>
                      </a:solidFill>
                    </a:ln>
                  </pic:spPr>
                </pic:pic>
              </a:graphicData>
            </a:graphic>
          </wp:inline>
        </w:drawing>
      </w:r>
    </w:p>
    <w:p w14:paraId="44C2B535" w14:textId="77777777" w:rsidR="0061050F" w:rsidRPr="0061050F" w:rsidRDefault="0061050F" w:rsidP="0061050F">
      <w:pPr>
        <w:rPr>
          <w:sz w:val="24"/>
          <w:szCs w:val="28"/>
        </w:rPr>
      </w:pPr>
      <w:r w:rsidRPr="0061050F">
        <w:rPr>
          <w:sz w:val="24"/>
          <w:szCs w:val="28"/>
        </w:rPr>
        <w:t xml:space="preserve">El curso ya te había enseñado el patrón </w:t>
      </w:r>
      <w:proofErr w:type="spellStart"/>
      <w:proofErr w:type="gramStart"/>
      <w:r w:rsidRPr="0061050F">
        <w:rPr>
          <w:sz w:val="24"/>
          <w:szCs w:val="28"/>
        </w:rPr>
        <w:t>openai.chat</w:t>
      </w:r>
      <w:proofErr w:type="gramEnd"/>
      <w:r w:rsidRPr="0061050F">
        <w:rPr>
          <w:sz w:val="24"/>
          <w:szCs w:val="28"/>
        </w:rPr>
        <w:t>.</w:t>
      </w:r>
      <w:proofErr w:type="gramStart"/>
      <w:r w:rsidRPr="0061050F">
        <w:rPr>
          <w:sz w:val="24"/>
          <w:szCs w:val="28"/>
        </w:rPr>
        <w:t>completions.create</w:t>
      </w:r>
      <w:proofErr w:type="spellEnd"/>
      <w:proofErr w:type="gramEnd"/>
      <w:r w:rsidRPr="0061050F">
        <w:rPr>
          <w:sz w:val="24"/>
          <w:szCs w:val="28"/>
        </w:rPr>
        <w:t xml:space="preserve">(...) para hablar con </w:t>
      </w:r>
      <w:proofErr w:type="spellStart"/>
      <w:r w:rsidRPr="0061050F">
        <w:rPr>
          <w:sz w:val="24"/>
          <w:szCs w:val="28"/>
        </w:rPr>
        <w:t>OpenAI</w:t>
      </w:r>
      <w:proofErr w:type="spellEnd"/>
      <w:r w:rsidRPr="0061050F">
        <w:rPr>
          <w:sz w:val="24"/>
          <w:szCs w:val="28"/>
        </w:rPr>
        <w:t xml:space="preserve"> en la nube. Al usar la misma clase para </w:t>
      </w:r>
      <w:proofErr w:type="spellStart"/>
      <w:r w:rsidRPr="0061050F">
        <w:rPr>
          <w:sz w:val="24"/>
          <w:szCs w:val="28"/>
        </w:rPr>
        <w:t>Ollama</w:t>
      </w:r>
      <w:proofErr w:type="spellEnd"/>
      <w:r w:rsidRPr="0061050F">
        <w:rPr>
          <w:sz w:val="24"/>
          <w:szCs w:val="28"/>
        </w:rPr>
        <w:t xml:space="preserve">, el profesor evita enseñarte una API nueva desde cero — </w:t>
      </w:r>
      <w:proofErr w:type="spellStart"/>
      <w:r w:rsidRPr="0061050F">
        <w:rPr>
          <w:sz w:val="24"/>
          <w:szCs w:val="28"/>
        </w:rPr>
        <w:t>reaprovechás</w:t>
      </w:r>
      <w:proofErr w:type="spellEnd"/>
      <w:r w:rsidRPr="0061050F">
        <w:rPr>
          <w:sz w:val="24"/>
          <w:szCs w:val="28"/>
        </w:rPr>
        <w:t xml:space="preserve"> todo lo que ya </w:t>
      </w:r>
      <w:proofErr w:type="spellStart"/>
      <w:r w:rsidRPr="0061050F">
        <w:rPr>
          <w:sz w:val="24"/>
          <w:szCs w:val="28"/>
        </w:rPr>
        <w:t>sabés</w:t>
      </w:r>
      <w:proofErr w:type="spellEnd"/>
      <w:r w:rsidRPr="0061050F">
        <w:rPr>
          <w:sz w:val="24"/>
          <w:szCs w:val="28"/>
        </w:rPr>
        <w:t xml:space="preserve">, y el único cambio real es </w:t>
      </w:r>
      <w:r w:rsidRPr="0061050F">
        <w:rPr>
          <w:b/>
          <w:bCs/>
          <w:sz w:val="24"/>
          <w:szCs w:val="28"/>
        </w:rPr>
        <w:t>a dónde apunta</w:t>
      </w:r>
      <w:r w:rsidRPr="0061050F">
        <w:rPr>
          <w:sz w:val="24"/>
          <w:szCs w:val="28"/>
        </w:rPr>
        <w:t xml:space="preserve"> el cliente (</w:t>
      </w:r>
      <w:proofErr w:type="spellStart"/>
      <w:r w:rsidRPr="0061050F">
        <w:rPr>
          <w:sz w:val="24"/>
          <w:szCs w:val="28"/>
        </w:rPr>
        <w:t>base_url</w:t>
      </w:r>
      <w:proofErr w:type="spellEnd"/>
      <w:r w:rsidRPr="0061050F">
        <w:rPr>
          <w:sz w:val="24"/>
          <w:szCs w:val="28"/>
        </w:rPr>
        <w:t>). Es una elección didáctica: menos cosas nuevas que memorizar, más foco en entender el concepto de "modelo local vs modelo en la nube".</w:t>
      </w:r>
    </w:p>
    <w:p w14:paraId="3A47B3F6" w14:textId="77777777" w:rsidR="00685B71" w:rsidRPr="00685B71" w:rsidRDefault="00685B71" w:rsidP="00685B71">
      <w:pPr>
        <w:rPr>
          <w:sz w:val="24"/>
          <w:szCs w:val="28"/>
        </w:rPr>
      </w:pPr>
      <w:r w:rsidRPr="00685B71">
        <w:rPr>
          <w:sz w:val="24"/>
          <w:szCs w:val="28"/>
        </w:rPr>
        <w:t xml:space="preserve">Por eso, en vez de escribir un cliente nuevo desde cero, el curso reutiliza la clase </w:t>
      </w:r>
      <w:proofErr w:type="spellStart"/>
      <w:r w:rsidRPr="00685B71">
        <w:rPr>
          <w:sz w:val="24"/>
          <w:szCs w:val="28"/>
        </w:rPr>
        <w:t>OpenAI</w:t>
      </w:r>
      <w:proofErr w:type="spellEnd"/>
      <w:r w:rsidRPr="00685B71">
        <w:rPr>
          <w:sz w:val="24"/>
          <w:szCs w:val="28"/>
        </w:rPr>
        <w:t xml:space="preserve"> ya conocida, y el único cambio real es decirle </w:t>
      </w:r>
      <w:r w:rsidRPr="00685B71">
        <w:rPr>
          <w:b/>
          <w:bCs/>
          <w:sz w:val="24"/>
          <w:szCs w:val="28"/>
        </w:rPr>
        <w:t>a qué dirección apuntar</w:t>
      </w:r>
      <w:r w:rsidRPr="00685B71">
        <w:rPr>
          <w:sz w:val="24"/>
          <w:szCs w:val="28"/>
        </w:rPr>
        <w:t>:</w:t>
      </w:r>
    </w:p>
    <w:p w14:paraId="481A4D78" w14:textId="7B306781" w:rsidR="0061050F" w:rsidRPr="0061050F" w:rsidRDefault="00796571" w:rsidP="004C5D54">
      <w:pPr>
        <w:rPr>
          <w:sz w:val="24"/>
          <w:szCs w:val="28"/>
        </w:rPr>
      </w:pPr>
      <w:r w:rsidRPr="00796571">
        <w:rPr>
          <w:noProof/>
          <w:sz w:val="24"/>
          <w:szCs w:val="28"/>
        </w:rPr>
        <w:drawing>
          <wp:inline distT="0" distB="0" distL="0" distR="0" wp14:anchorId="0AFFBC66" wp14:editId="5C0A4BC5">
            <wp:extent cx="5478780" cy="1020018"/>
            <wp:effectExtent l="19050" t="19050" r="26670" b="27940"/>
            <wp:docPr id="996638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8965" name=""/>
                    <pic:cNvPicPr/>
                  </pic:nvPicPr>
                  <pic:blipFill>
                    <a:blip r:embed="rId67"/>
                    <a:stretch>
                      <a:fillRect/>
                    </a:stretch>
                  </pic:blipFill>
                  <pic:spPr>
                    <a:xfrm>
                      <a:off x="0" y="0"/>
                      <a:ext cx="5492324" cy="1022540"/>
                    </a:xfrm>
                    <a:prstGeom prst="rect">
                      <a:avLst/>
                    </a:prstGeom>
                    <a:ln w="19050">
                      <a:solidFill>
                        <a:schemeClr val="accent1">
                          <a:lumMod val="60000"/>
                          <a:lumOff val="40000"/>
                        </a:schemeClr>
                      </a:solidFill>
                    </a:ln>
                  </pic:spPr>
                </pic:pic>
              </a:graphicData>
            </a:graphic>
          </wp:inline>
        </w:drawing>
      </w:r>
    </w:p>
    <w:p w14:paraId="3DE773CB" w14:textId="072336EC" w:rsidR="00BF4216" w:rsidRDefault="00D769C9" w:rsidP="000C54F7">
      <w:proofErr w:type="spellStart"/>
      <w:r>
        <w:rPr>
          <w:b/>
          <w:bCs/>
        </w:rPr>
        <w:t>Base_url</w:t>
      </w:r>
      <w:proofErr w:type="spellEnd"/>
      <w:r>
        <w:rPr>
          <w:b/>
          <w:bCs/>
        </w:rPr>
        <w:t xml:space="preserve"> </w:t>
      </w:r>
      <w:r>
        <w:t xml:space="preserve">es el parámetro que redirige el </w:t>
      </w:r>
      <w:proofErr w:type="spellStart"/>
      <w:r>
        <w:t>trafico</w:t>
      </w:r>
      <w:proofErr w:type="spellEnd"/>
      <w:r>
        <w:t xml:space="preserve">: en vez de ir a los servidores de </w:t>
      </w:r>
      <w:proofErr w:type="spellStart"/>
      <w:r>
        <w:t>OpenAI</w:t>
      </w:r>
      <w:proofErr w:type="spellEnd"/>
      <w:r>
        <w:t xml:space="preserve">, va al puerto </w:t>
      </w:r>
      <w:r>
        <w:rPr>
          <w:b/>
          <w:bCs/>
        </w:rPr>
        <w:t xml:space="preserve">11434 </w:t>
      </w:r>
      <w:r>
        <w:t xml:space="preserve">de la propia PC, donde </w:t>
      </w:r>
      <w:proofErr w:type="spellStart"/>
      <w:r>
        <w:t>Ollama</w:t>
      </w:r>
      <w:proofErr w:type="spellEnd"/>
      <w:r>
        <w:t xml:space="preserve"> </w:t>
      </w:r>
      <w:proofErr w:type="spellStart"/>
      <w:r>
        <w:t>esta</w:t>
      </w:r>
      <w:proofErr w:type="spellEnd"/>
      <w:r>
        <w:t xml:space="preserve"> escuchando pedidos con ese mismo formato.</w:t>
      </w:r>
    </w:p>
    <w:p w14:paraId="0107A2A1" w14:textId="6992307E" w:rsidR="00D769C9" w:rsidRDefault="00D769C9">
      <w:r>
        <w:br w:type="page"/>
      </w:r>
    </w:p>
    <w:p w14:paraId="4EBB9FA7" w14:textId="4D10829A" w:rsidR="00D769C9" w:rsidRPr="00641258" w:rsidRDefault="00D769C9" w:rsidP="00D769C9">
      <w:pPr>
        <w:pStyle w:val="Ttulo4"/>
        <w:rPr>
          <w:b/>
          <w:bCs/>
          <w:i w:val="0"/>
          <w:iCs w:val="0"/>
          <w:sz w:val="24"/>
        </w:rPr>
      </w:pPr>
      <w:r w:rsidRPr="00E10ECD">
        <w:rPr>
          <w:b/>
          <w:bCs/>
          <w:i w:val="0"/>
          <w:iCs w:val="0"/>
          <w:sz w:val="24"/>
          <w:highlight w:val="yellow"/>
        </w:rPr>
        <w:lastRenderedPageBreak/>
        <w:t xml:space="preserve">1.4.4.3 ¿Se podría hacer lo </w:t>
      </w:r>
      <w:r w:rsidR="001F0018" w:rsidRPr="00E10ECD">
        <w:rPr>
          <w:b/>
          <w:bCs/>
          <w:i w:val="0"/>
          <w:iCs w:val="0"/>
          <w:sz w:val="24"/>
          <w:highlight w:val="yellow"/>
        </w:rPr>
        <w:t>mismo,</w:t>
      </w:r>
      <w:r w:rsidRPr="00E10ECD">
        <w:rPr>
          <w:b/>
          <w:bCs/>
          <w:i w:val="0"/>
          <w:iCs w:val="0"/>
          <w:sz w:val="24"/>
          <w:highlight w:val="yellow"/>
        </w:rPr>
        <w:t xml:space="preserve"> pero con el cliente de Gemini (</w:t>
      </w:r>
      <w:proofErr w:type="spellStart"/>
      <w:proofErr w:type="gramStart"/>
      <w:r w:rsidRPr="00E10ECD">
        <w:rPr>
          <w:b/>
          <w:bCs/>
          <w:i w:val="0"/>
          <w:iCs w:val="0"/>
          <w:sz w:val="24"/>
          <w:highlight w:val="yellow"/>
        </w:rPr>
        <w:t>genai.Client</w:t>
      </w:r>
      <w:proofErr w:type="spellEnd"/>
      <w:proofErr w:type="gramEnd"/>
      <w:r w:rsidRPr="00E10ECD">
        <w:rPr>
          <w:b/>
          <w:bCs/>
          <w:i w:val="0"/>
          <w:iCs w:val="0"/>
          <w:sz w:val="24"/>
          <w:highlight w:val="yellow"/>
        </w:rPr>
        <w:t>)?</w:t>
      </w:r>
      <w:r w:rsidR="004B0886" w:rsidRPr="00E10ECD">
        <w:rPr>
          <w:b/>
          <w:bCs/>
          <w:i w:val="0"/>
          <w:iCs w:val="0"/>
          <w:sz w:val="24"/>
          <w:highlight w:val="yellow"/>
        </w:rPr>
        <w:t xml:space="preserve"> + Resumen</w:t>
      </w:r>
      <w:r w:rsidR="00E10ECD" w:rsidRPr="00E10ECD">
        <w:rPr>
          <w:b/>
          <w:bCs/>
          <w:i w:val="0"/>
          <w:iCs w:val="0"/>
          <w:sz w:val="24"/>
          <w:highlight w:val="yellow"/>
        </w:rPr>
        <w:t xml:space="preserve"> + idea clave + conectar el cliente a </w:t>
      </w:r>
      <w:proofErr w:type="spellStart"/>
      <w:r w:rsidR="00E10ECD" w:rsidRPr="00E10ECD">
        <w:rPr>
          <w:b/>
          <w:bCs/>
          <w:i w:val="0"/>
          <w:iCs w:val="0"/>
          <w:sz w:val="24"/>
          <w:highlight w:val="yellow"/>
        </w:rPr>
        <w:t>Ollama</w:t>
      </w:r>
      <w:proofErr w:type="spellEnd"/>
    </w:p>
    <w:p w14:paraId="285B398D" w14:textId="0627FCC3" w:rsidR="00D769C9" w:rsidRPr="00105CF3" w:rsidRDefault="00105CF3" w:rsidP="000C54F7">
      <w:r>
        <w:rPr>
          <w:b/>
          <w:bCs/>
        </w:rPr>
        <w:t xml:space="preserve">No directamente. </w:t>
      </w:r>
      <w:r>
        <w:t xml:space="preserve">El cliente </w:t>
      </w:r>
      <w:proofErr w:type="spellStart"/>
      <w:proofErr w:type="gramStart"/>
      <w:r>
        <w:rPr>
          <w:b/>
          <w:bCs/>
        </w:rPr>
        <w:t>genai.Client</w:t>
      </w:r>
      <w:proofErr w:type="spellEnd"/>
      <w:proofErr w:type="gramEnd"/>
      <w:r>
        <w:rPr>
          <w:b/>
          <w:bCs/>
        </w:rPr>
        <w:t xml:space="preserve"> </w:t>
      </w:r>
      <w:r>
        <w:t xml:space="preserve">de Google si permite cambiar la URL de destino (con el parámetro </w:t>
      </w:r>
      <w:proofErr w:type="spellStart"/>
      <w:r>
        <w:rPr>
          <w:b/>
          <w:bCs/>
        </w:rPr>
        <w:t>http_options</w:t>
      </w:r>
      <w:proofErr w:type="spellEnd"/>
      <w:r>
        <w:rPr>
          <w:b/>
          <w:bCs/>
        </w:rPr>
        <w:t xml:space="preserve">, </w:t>
      </w:r>
      <w:r>
        <w:t xml:space="preserve">como en el ejemplo de abajo), pero eso solo sirve si del otro lado hay un servidor que hable el </w:t>
      </w:r>
      <w:r>
        <w:rPr>
          <w:b/>
          <w:bCs/>
        </w:rPr>
        <w:t xml:space="preserve">protocolo de Gemini – </w:t>
      </w:r>
      <w:r>
        <w:t xml:space="preserve">y </w:t>
      </w:r>
      <w:proofErr w:type="spellStart"/>
      <w:r>
        <w:t>Ollama</w:t>
      </w:r>
      <w:proofErr w:type="spellEnd"/>
      <w:r>
        <w:t xml:space="preserve"> no lo tiene.</w:t>
      </w:r>
      <w:r w:rsidR="005C1218">
        <w:t xml:space="preserve"> </w:t>
      </w:r>
      <w:r w:rsidR="005C1218" w:rsidRPr="005C1218">
        <w:t xml:space="preserve">Está confirmado en la documentación oficial de </w:t>
      </w:r>
      <w:proofErr w:type="spellStart"/>
      <w:r w:rsidR="005C1218" w:rsidRPr="005C1218">
        <w:t>Ollama</w:t>
      </w:r>
      <w:proofErr w:type="spellEnd"/>
      <w:r w:rsidR="005C1218" w:rsidRPr="005C1218">
        <w:t xml:space="preserve">: los únicos </w:t>
      </w:r>
      <w:proofErr w:type="spellStart"/>
      <w:r w:rsidR="005C1218" w:rsidRPr="005C1218">
        <w:t>endpoints</w:t>
      </w:r>
      <w:proofErr w:type="spellEnd"/>
      <w:r w:rsidR="005C1218" w:rsidRPr="005C1218">
        <w:t xml:space="preserve"> que expone son los que imitan a </w:t>
      </w:r>
      <w:proofErr w:type="spellStart"/>
      <w:r w:rsidR="005C1218" w:rsidRPr="005C1218">
        <w:t>OpenAI</w:t>
      </w:r>
      <w:proofErr w:type="spellEnd"/>
      <w:r w:rsidR="005C1218" w:rsidRPr="005C1218">
        <w:t xml:space="preserve"> </w:t>
      </w:r>
      <w:r w:rsidR="005C1218" w:rsidRPr="005C1218">
        <w:rPr>
          <w:b/>
          <w:bCs/>
        </w:rPr>
        <w:t>(/v1/chat/</w:t>
      </w:r>
      <w:proofErr w:type="spellStart"/>
      <w:r w:rsidR="005C1218" w:rsidRPr="005C1218">
        <w:rPr>
          <w:b/>
          <w:bCs/>
        </w:rPr>
        <w:t>completions</w:t>
      </w:r>
      <w:proofErr w:type="spellEnd"/>
      <w:r w:rsidR="005C1218" w:rsidRPr="005C1218">
        <w:rPr>
          <w:b/>
          <w:bCs/>
        </w:rPr>
        <w:t>, /v1/</w:t>
      </w:r>
      <w:proofErr w:type="spellStart"/>
      <w:r w:rsidR="005C1218" w:rsidRPr="005C1218">
        <w:rPr>
          <w:b/>
          <w:bCs/>
        </w:rPr>
        <w:t>completions</w:t>
      </w:r>
      <w:proofErr w:type="spellEnd"/>
      <w:r w:rsidR="005C1218" w:rsidRPr="005C1218">
        <w:rPr>
          <w:b/>
          <w:bCs/>
        </w:rPr>
        <w:t>, /v1/</w:t>
      </w:r>
      <w:proofErr w:type="spellStart"/>
      <w:r w:rsidR="005C1218" w:rsidRPr="005C1218">
        <w:rPr>
          <w:b/>
          <w:bCs/>
        </w:rPr>
        <w:t>embeddings</w:t>
      </w:r>
      <w:proofErr w:type="spellEnd"/>
      <w:r w:rsidR="005C1218" w:rsidRPr="005C1218">
        <w:rPr>
          <w:b/>
          <w:bCs/>
        </w:rPr>
        <w:t>, /v1/responses</w:t>
      </w:r>
      <w:r w:rsidR="005C1218" w:rsidRPr="005C1218">
        <w:t>) — no hay ninguna ruta que hable el formato de Gemini.</w:t>
      </w:r>
    </w:p>
    <w:p w14:paraId="5D162E84" w14:textId="77777777" w:rsidR="00FB64EF" w:rsidRPr="00FB64EF" w:rsidRDefault="00FB64EF" w:rsidP="00FB64EF">
      <w:r w:rsidRPr="00FB64EF">
        <w:t xml:space="preserve">Así se vería si </w:t>
      </w:r>
      <w:proofErr w:type="spellStart"/>
      <w:r w:rsidRPr="00FB64EF">
        <w:t>Ollama</w:t>
      </w:r>
      <w:proofErr w:type="spellEnd"/>
      <w:r w:rsidRPr="00FB64EF">
        <w:t xml:space="preserve"> sí ofreciera compatibilidad con el protocolo de Gemini (a modo de referencia, </w:t>
      </w:r>
      <w:r w:rsidRPr="00FB64EF">
        <w:rPr>
          <w:b/>
          <w:bCs/>
        </w:rPr>
        <w:t xml:space="preserve">esto no funciona con </w:t>
      </w:r>
      <w:proofErr w:type="spellStart"/>
      <w:r w:rsidRPr="00FB64EF">
        <w:rPr>
          <w:b/>
          <w:bCs/>
        </w:rPr>
        <w:t>Ollama</w:t>
      </w:r>
      <w:proofErr w:type="spellEnd"/>
      <w:r w:rsidRPr="00FB64EF">
        <w:rPr>
          <w:b/>
          <w:bCs/>
        </w:rPr>
        <w:t xml:space="preserve"> tal cual está hoy</w:t>
      </w:r>
      <w:r w:rsidRPr="00FB64EF">
        <w:t>):</w:t>
      </w:r>
    </w:p>
    <w:p w14:paraId="21C465BB" w14:textId="1D7A9B86" w:rsidR="00F50873" w:rsidRDefault="004B0886" w:rsidP="000C54F7">
      <w:r w:rsidRPr="004B0886">
        <w:rPr>
          <w:noProof/>
        </w:rPr>
        <w:drawing>
          <wp:inline distT="0" distB="0" distL="0" distR="0" wp14:anchorId="03AD2013" wp14:editId="3918483B">
            <wp:extent cx="5513153" cy="2065020"/>
            <wp:effectExtent l="38100" t="38100" r="30480" b="30480"/>
            <wp:docPr id="1920290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90479" name=""/>
                    <pic:cNvPicPr/>
                  </pic:nvPicPr>
                  <pic:blipFill>
                    <a:blip r:embed="rId68"/>
                    <a:stretch>
                      <a:fillRect/>
                    </a:stretch>
                  </pic:blipFill>
                  <pic:spPr>
                    <a:xfrm>
                      <a:off x="0" y="0"/>
                      <a:ext cx="5515381" cy="2065855"/>
                    </a:xfrm>
                    <a:prstGeom prst="rect">
                      <a:avLst/>
                    </a:prstGeom>
                    <a:ln w="28575">
                      <a:solidFill>
                        <a:schemeClr val="accent1">
                          <a:lumMod val="60000"/>
                          <a:lumOff val="40000"/>
                        </a:schemeClr>
                      </a:solidFill>
                    </a:ln>
                  </pic:spPr>
                </pic:pic>
              </a:graphicData>
            </a:graphic>
          </wp:inline>
        </w:drawing>
      </w:r>
    </w:p>
    <w:p w14:paraId="05DF951B" w14:textId="77777777" w:rsidR="004B0886" w:rsidRPr="004B0886" w:rsidRDefault="004B0886" w:rsidP="004B0886">
      <w:pPr>
        <w:rPr>
          <w:b/>
          <w:bCs/>
          <w:sz w:val="24"/>
          <w:szCs w:val="28"/>
        </w:rPr>
      </w:pPr>
      <w:r w:rsidRPr="004B0886">
        <w:rPr>
          <w:b/>
          <w:bCs/>
          <w:sz w:val="24"/>
          <w:szCs w:val="28"/>
          <w:highlight w:val="yellow"/>
        </w:rPr>
        <w:t>En resumen</w:t>
      </w:r>
    </w:p>
    <w:p w14:paraId="095E9FB7" w14:textId="75764AF7" w:rsidR="004B0886" w:rsidRDefault="00596CD2" w:rsidP="000C54F7">
      <w:r w:rsidRPr="00596CD2">
        <w:rPr>
          <w:noProof/>
        </w:rPr>
        <w:drawing>
          <wp:inline distT="0" distB="0" distL="0" distR="0" wp14:anchorId="5626E568" wp14:editId="3BB68F5E">
            <wp:extent cx="5532120" cy="1465334"/>
            <wp:effectExtent l="19050" t="19050" r="11430" b="20955"/>
            <wp:docPr id="1773785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85772" name=""/>
                    <pic:cNvPicPr/>
                  </pic:nvPicPr>
                  <pic:blipFill>
                    <a:blip r:embed="rId69"/>
                    <a:stretch>
                      <a:fillRect/>
                    </a:stretch>
                  </pic:blipFill>
                  <pic:spPr>
                    <a:xfrm>
                      <a:off x="0" y="0"/>
                      <a:ext cx="5542516" cy="1468088"/>
                    </a:xfrm>
                    <a:prstGeom prst="rect">
                      <a:avLst/>
                    </a:prstGeom>
                    <a:ln w="19050">
                      <a:solidFill>
                        <a:schemeClr val="accent1">
                          <a:lumMod val="60000"/>
                          <a:lumOff val="40000"/>
                        </a:schemeClr>
                      </a:solidFill>
                    </a:ln>
                  </pic:spPr>
                </pic:pic>
              </a:graphicData>
            </a:graphic>
          </wp:inline>
        </w:drawing>
      </w:r>
    </w:p>
    <w:tbl>
      <w:tblPr>
        <w:tblStyle w:val="Tablaconcuadrcula"/>
        <w:tblW w:w="0" w:type="auto"/>
        <w:tblLook w:val="04A0" w:firstRow="1" w:lastRow="0" w:firstColumn="1" w:lastColumn="0" w:noHBand="0" w:noVBand="1"/>
      </w:tblPr>
      <w:tblGrid>
        <w:gridCol w:w="3596"/>
        <w:gridCol w:w="3597"/>
        <w:gridCol w:w="3597"/>
      </w:tblGrid>
      <w:tr w:rsidR="00596CD2" w14:paraId="0DB78480" w14:textId="77777777" w:rsidTr="00596CD2">
        <w:tc>
          <w:tcPr>
            <w:tcW w:w="3596" w:type="dxa"/>
          </w:tcPr>
          <w:p w14:paraId="0BCC435F" w14:textId="77777777" w:rsidR="00596CD2" w:rsidRDefault="00596CD2" w:rsidP="000C54F7"/>
        </w:tc>
        <w:tc>
          <w:tcPr>
            <w:tcW w:w="3597" w:type="dxa"/>
          </w:tcPr>
          <w:p w14:paraId="364158D2" w14:textId="20378BDD" w:rsidR="00596CD2" w:rsidRPr="00596CD2" w:rsidRDefault="00596CD2" w:rsidP="000C54F7">
            <w:pPr>
              <w:rPr>
                <w:b/>
                <w:bCs/>
              </w:rPr>
            </w:pPr>
            <w:r>
              <w:rPr>
                <w:b/>
                <w:bCs/>
              </w:rPr>
              <w:t xml:space="preserve">Cliente de </w:t>
            </w:r>
            <w:proofErr w:type="spellStart"/>
            <w:r>
              <w:rPr>
                <w:b/>
                <w:bCs/>
              </w:rPr>
              <w:t>OpenAI</w:t>
            </w:r>
            <w:proofErr w:type="spellEnd"/>
            <w:r>
              <w:rPr>
                <w:b/>
                <w:bCs/>
              </w:rPr>
              <w:t xml:space="preserve"> + </w:t>
            </w:r>
            <w:proofErr w:type="spellStart"/>
            <w:r>
              <w:rPr>
                <w:b/>
                <w:bCs/>
              </w:rPr>
              <w:t>Ollama</w:t>
            </w:r>
            <w:proofErr w:type="spellEnd"/>
          </w:p>
        </w:tc>
        <w:tc>
          <w:tcPr>
            <w:tcW w:w="3597" w:type="dxa"/>
          </w:tcPr>
          <w:p w14:paraId="03F94ACE" w14:textId="054EE7B1" w:rsidR="00596CD2" w:rsidRPr="00596CD2" w:rsidRDefault="00596CD2" w:rsidP="000C54F7">
            <w:pPr>
              <w:rPr>
                <w:b/>
                <w:bCs/>
              </w:rPr>
            </w:pPr>
            <w:r>
              <w:rPr>
                <w:b/>
                <w:bCs/>
              </w:rPr>
              <w:t xml:space="preserve">Cliente de Gemini + </w:t>
            </w:r>
            <w:proofErr w:type="spellStart"/>
            <w:r>
              <w:rPr>
                <w:b/>
                <w:bCs/>
              </w:rPr>
              <w:t>Ollama</w:t>
            </w:r>
            <w:proofErr w:type="spellEnd"/>
          </w:p>
        </w:tc>
      </w:tr>
      <w:tr w:rsidR="00596CD2" w14:paraId="6C9C2BB6" w14:textId="77777777" w:rsidTr="00596CD2">
        <w:tc>
          <w:tcPr>
            <w:tcW w:w="3596" w:type="dxa"/>
          </w:tcPr>
          <w:p w14:paraId="5462D6CD" w14:textId="550D59D3" w:rsidR="00596CD2" w:rsidRPr="00596CD2" w:rsidRDefault="00596CD2" w:rsidP="000C54F7">
            <w:r>
              <w:t>¿Funciona?</w:t>
            </w:r>
          </w:p>
        </w:tc>
        <w:tc>
          <w:tcPr>
            <w:tcW w:w="3597" w:type="dxa"/>
          </w:tcPr>
          <w:p w14:paraId="6ED74811" w14:textId="219D02DE" w:rsidR="00596CD2" w:rsidRDefault="00284C1D" w:rsidP="000C54F7">
            <w:r w:rsidRPr="00284C1D">
              <w:t xml:space="preserve">Sí, porque </w:t>
            </w:r>
            <w:proofErr w:type="spellStart"/>
            <w:r w:rsidRPr="00284C1D">
              <w:t>Ollama</w:t>
            </w:r>
            <w:proofErr w:type="spellEnd"/>
            <w:r w:rsidRPr="00284C1D">
              <w:t xml:space="preserve"> imita el protocolo de </w:t>
            </w:r>
            <w:proofErr w:type="spellStart"/>
            <w:r w:rsidRPr="00284C1D">
              <w:t>OpenAI</w:t>
            </w:r>
            <w:proofErr w:type="spellEnd"/>
          </w:p>
        </w:tc>
        <w:tc>
          <w:tcPr>
            <w:tcW w:w="3597" w:type="dxa"/>
          </w:tcPr>
          <w:p w14:paraId="53F4ACF6" w14:textId="1CBE46A4" w:rsidR="00596CD2" w:rsidRDefault="00284C1D" w:rsidP="000C54F7">
            <w:r w:rsidRPr="00284C1D">
              <w:t xml:space="preserve">No, porque </w:t>
            </w:r>
            <w:proofErr w:type="spellStart"/>
            <w:r w:rsidRPr="00284C1D">
              <w:t>Ollama</w:t>
            </w:r>
            <w:proofErr w:type="spellEnd"/>
            <w:r w:rsidRPr="00284C1D">
              <w:t xml:space="preserve"> no habla el protocolo de Gemini</w:t>
            </w:r>
          </w:p>
        </w:tc>
      </w:tr>
      <w:tr w:rsidR="00596CD2" w14:paraId="634D22D9" w14:textId="77777777" w:rsidTr="00596CD2">
        <w:tc>
          <w:tcPr>
            <w:tcW w:w="3596" w:type="dxa"/>
          </w:tcPr>
          <w:p w14:paraId="3E45D6DC" w14:textId="54762CAC" w:rsidR="00596CD2" w:rsidRDefault="00284C1D" w:rsidP="000C54F7">
            <w:r w:rsidRPr="00284C1D">
              <w:t>Qué hay que cambiar</w:t>
            </w:r>
          </w:p>
        </w:tc>
        <w:tc>
          <w:tcPr>
            <w:tcW w:w="3597" w:type="dxa"/>
          </w:tcPr>
          <w:p w14:paraId="18508593" w14:textId="010AE0EF" w:rsidR="00596CD2" w:rsidRDefault="00284C1D" w:rsidP="000C54F7">
            <w:r w:rsidRPr="00284C1D">
              <w:t xml:space="preserve">Solo </w:t>
            </w:r>
            <w:proofErr w:type="spellStart"/>
            <w:r w:rsidRPr="00284C1D">
              <w:rPr>
                <w:b/>
                <w:bCs/>
              </w:rPr>
              <w:t>base_url</w:t>
            </w:r>
            <w:proofErr w:type="spellEnd"/>
            <w:r w:rsidRPr="00284C1D">
              <w:t xml:space="preserve"> y </w:t>
            </w:r>
            <w:proofErr w:type="spellStart"/>
            <w:r w:rsidRPr="00284C1D">
              <w:rPr>
                <w:b/>
                <w:bCs/>
              </w:rPr>
              <w:t>api_key</w:t>
            </w:r>
            <w:proofErr w:type="spellEnd"/>
          </w:p>
        </w:tc>
        <w:tc>
          <w:tcPr>
            <w:tcW w:w="3597" w:type="dxa"/>
          </w:tcPr>
          <w:p w14:paraId="64210F19" w14:textId="48454C6E" w:rsidR="00596CD2" w:rsidRDefault="00284C1D" w:rsidP="000C54F7">
            <w:r w:rsidRPr="00284C1D">
              <w:t>No hay forma directa sin un traductor de protocolos de por medio</w:t>
            </w:r>
          </w:p>
        </w:tc>
      </w:tr>
    </w:tbl>
    <w:p w14:paraId="501F4168" w14:textId="77777777" w:rsidR="00596CD2" w:rsidRPr="000C54F7" w:rsidRDefault="00596CD2" w:rsidP="000C54F7"/>
    <w:p w14:paraId="45F3B768" w14:textId="77777777" w:rsidR="00284C1D" w:rsidRPr="00284C1D" w:rsidRDefault="00284C1D" w:rsidP="00284C1D">
      <w:r w:rsidRPr="00284C1D">
        <w:t xml:space="preserve">Por eso, para hablar con modelos locales de </w:t>
      </w:r>
      <w:proofErr w:type="spellStart"/>
      <w:r w:rsidRPr="00284C1D">
        <w:t>Ollama</w:t>
      </w:r>
      <w:proofErr w:type="spellEnd"/>
      <w:r w:rsidRPr="00284C1D">
        <w:t xml:space="preserve"> desde este notebook, conviene seguir usando la clase </w:t>
      </w:r>
      <w:proofErr w:type="spellStart"/>
      <w:r w:rsidRPr="00284C1D">
        <w:rPr>
          <w:b/>
          <w:bCs/>
        </w:rPr>
        <w:t>OpenAI</w:t>
      </w:r>
      <w:proofErr w:type="spellEnd"/>
      <w:r w:rsidRPr="00284C1D">
        <w:t xml:space="preserve"> (redirigida con </w:t>
      </w:r>
      <w:proofErr w:type="spellStart"/>
      <w:r w:rsidRPr="00284C1D">
        <w:rPr>
          <w:b/>
          <w:bCs/>
        </w:rPr>
        <w:t>base_url</w:t>
      </w:r>
      <w:proofErr w:type="spellEnd"/>
      <w:r w:rsidRPr="00284C1D">
        <w:t xml:space="preserve">), tal como lo hace el curso — no la de </w:t>
      </w:r>
      <w:proofErr w:type="spellStart"/>
      <w:r w:rsidRPr="00284C1D">
        <w:rPr>
          <w:b/>
          <w:bCs/>
        </w:rPr>
        <w:t>google-genai</w:t>
      </w:r>
      <w:proofErr w:type="spellEnd"/>
      <w:r w:rsidRPr="00284C1D">
        <w:t>.</w:t>
      </w:r>
    </w:p>
    <w:p w14:paraId="6F3334E5" w14:textId="77777777" w:rsidR="00284C1D" w:rsidRPr="00284C1D" w:rsidRDefault="00284C1D" w:rsidP="00284C1D">
      <w:pPr>
        <w:rPr>
          <w:b/>
          <w:bCs/>
          <w:sz w:val="24"/>
          <w:szCs w:val="28"/>
        </w:rPr>
      </w:pPr>
      <w:r w:rsidRPr="00284C1D">
        <w:rPr>
          <w:b/>
          <w:bCs/>
          <w:sz w:val="24"/>
          <w:szCs w:val="28"/>
          <w:highlight w:val="yellow"/>
        </w:rPr>
        <w:t>La idea clave</w:t>
      </w:r>
    </w:p>
    <w:p w14:paraId="0BA7A098" w14:textId="77777777" w:rsidR="00E10ECD" w:rsidRPr="00E10ECD" w:rsidRDefault="00E10ECD" w:rsidP="00E10ECD">
      <w:proofErr w:type="spellStart"/>
      <w:r w:rsidRPr="00E10ECD">
        <w:t>Ollama</w:t>
      </w:r>
      <w:proofErr w:type="spellEnd"/>
      <w:r w:rsidRPr="00E10ECD">
        <w:t xml:space="preserve"> imita la API de </w:t>
      </w:r>
      <w:proofErr w:type="spellStart"/>
      <w:r w:rsidRPr="00E10ECD">
        <w:t>OpenAI</w:t>
      </w:r>
      <w:proofErr w:type="spellEnd"/>
      <w:r w:rsidRPr="00E10ECD">
        <w:t xml:space="preserve">, así que se puede reusar el mismo cliente </w:t>
      </w:r>
      <w:proofErr w:type="spellStart"/>
      <w:proofErr w:type="gramStart"/>
      <w:r w:rsidRPr="00E10ECD">
        <w:rPr>
          <w:b/>
          <w:bCs/>
        </w:rPr>
        <w:t>OpenAI</w:t>
      </w:r>
      <w:proofErr w:type="spellEnd"/>
      <w:r w:rsidRPr="00E10ECD">
        <w:rPr>
          <w:b/>
          <w:bCs/>
        </w:rPr>
        <w:t>(</w:t>
      </w:r>
      <w:proofErr w:type="gramEnd"/>
      <w:r w:rsidRPr="00E10ECD">
        <w:rPr>
          <w:b/>
          <w:bCs/>
        </w:rPr>
        <w:t>)</w:t>
      </w:r>
      <w:r w:rsidRPr="00E10ECD">
        <w:t xml:space="preserve"> de siempre, solo redirigiéndolo a la propia PC en vez de a los servidores de </w:t>
      </w:r>
      <w:proofErr w:type="spellStart"/>
      <w:r w:rsidRPr="00E10ECD">
        <w:t>OpenAI</w:t>
      </w:r>
      <w:proofErr w:type="spellEnd"/>
      <w:r w:rsidRPr="00E10ECD">
        <w:t xml:space="preserve"> — el truco está en el </w:t>
      </w:r>
      <w:proofErr w:type="spellStart"/>
      <w:r w:rsidRPr="00E10ECD">
        <w:rPr>
          <w:b/>
          <w:bCs/>
        </w:rPr>
        <w:t>base_url</w:t>
      </w:r>
      <w:proofErr w:type="spellEnd"/>
      <w:r w:rsidRPr="00E10ECD">
        <w:rPr>
          <w:b/>
          <w:bCs/>
        </w:rPr>
        <w:t>.</w:t>
      </w:r>
    </w:p>
    <w:p w14:paraId="72AE6E78" w14:textId="77777777" w:rsidR="00FD4458" w:rsidRDefault="00FD4458" w:rsidP="0022097B"/>
    <w:p w14:paraId="7AD7CCE3" w14:textId="77777777" w:rsidR="00E10ECD" w:rsidRDefault="00E10ECD" w:rsidP="0022097B"/>
    <w:p w14:paraId="3FE36E78" w14:textId="77777777" w:rsidR="00E10ECD" w:rsidRPr="00E10ECD" w:rsidRDefault="00E10ECD" w:rsidP="00E10ECD">
      <w:pPr>
        <w:rPr>
          <w:b/>
          <w:bCs/>
          <w:sz w:val="24"/>
          <w:szCs w:val="28"/>
        </w:rPr>
      </w:pPr>
      <w:r w:rsidRPr="00E10ECD">
        <w:rPr>
          <w:b/>
          <w:bCs/>
          <w:sz w:val="24"/>
          <w:szCs w:val="28"/>
          <w:highlight w:val="yellow"/>
        </w:rPr>
        <w:lastRenderedPageBreak/>
        <w:t xml:space="preserve">Conectar el cliente a </w:t>
      </w:r>
      <w:proofErr w:type="spellStart"/>
      <w:r w:rsidRPr="00E10ECD">
        <w:rPr>
          <w:b/>
          <w:bCs/>
          <w:sz w:val="24"/>
          <w:szCs w:val="28"/>
          <w:highlight w:val="yellow"/>
        </w:rPr>
        <w:t>Ollama</w:t>
      </w:r>
      <w:proofErr w:type="spellEnd"/>
    </w:p>
    <w:p w14:paraId="70735F8E" w14:textId="1C22AE41" w:rsidR="00E10ECD" w:rsidRDefault="0029687C" w:rsidP="0022097B">
      <w:r w:rsidRPr="0029687C">
        <w:rPr>
          <w:noProof/>
        </w:rPr>
        <w:drawing>
          <wp:inline distT="0" distB="0" distL="0" distR="0" wp14:anchorId="7983B672" wp14:editId="3858192E">
            <wp:extent cx="4576453" cy="869950"/>
            <wp:effectExtent l="19050" t="19050" r="14605" b="25400"/>
            <wp:docPr id="405295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95893" name=""/>
                    <pic:cNvPicPr/>
                  </pic:nvPicPr>
                  <pic:blipFill>
                    <a:blip r:embed="rId70"/>
                    <a:stretch>
                      <a:fillRect/>
                    </a:stretch>
                  </pic:blipFill>
                  <pic:spPr>
                    <a:xfrm>
                      <a:off x="0" y="0"/>
                      <a:ext cx="4598557" cy="874152"/>
                    </a:xfrm>
                    <a:prstGeom prst="rect">
                      <a:avLst/>
                    </a:prstGeom>
                    <a:ln w="19050">
                      <a:solidFill>
                        <a:schemeClr val="accent1">
                          <a:lumMod val="60000"/>
                          <a:lumOff val="40000"/>
                        </a:schemeClr>
                      </a:solidFill>
                    </a:ln>
                  </pic:spPr>
                </pic:pic>
              </a:graphicData>
            </a:graphic>
          </wp:inline>
        </w:drawing>
      </w:r>
    </w:p>
    <w:p w14:paraId="15127853" w14:textId="01FC554A" w:rsidR="0029687C" w:rsidRPr="0029687C" w:rsidRDefault="0029687C">
      <w:pPr>
        <w:pStyle w:val="Prrafodelista"/>
        <w:numPr>
          <w:ilvl w:val="0"/>
          <w:numId w:val="2"/>
        </w:numPr>
      </w:pPr>
      <w:proofErr w:type="spellStart"/>
      <w:r w:rsidRPr="0029687C">
        <w:rPr>
          <w:b/>
          <w:bCs/>
        </w:rPr>
        <w:t>base_url</w:t>
      </w:r>
      <w:proofErr w:type="spellEnd"/>
      <w:r w:rsidRPr="0029687C">
        <w:rPr>
          <w:b/>
          <w:bCs/>
        </w:rPr>
        <w:t>='http://localhost:11434/v1':</w:t>
      </w:r>
      <w:r w:rsidRPr="0029687C">
        <w:t xml:space="preserve"> redirige el cliente a </w:t>
      </w:r>
      <w:r w:rsidRPr="0029687C">
        <w:rPr>
          <w:b/>
          <w:bCs/>
        </w:rPr>
        <w:t>la propia máquina</w:t>
      </w:r>
      <w:r w:rsidRPr="0029687C">
        <w:t xml:space="preserve"> (</w:t>
      </w:r>
      <w:r w:rsidRPr="0029687C">
        <w:rPr>
          <w:b/>
          <w:bCs/>
        </w:rPr>
        <w:t>localhost</w:t>
      </w:r>
      <w:r w:rsidRPr="0029687C">
        <w:t xml:space="preserve">), en el puerto </w:t>
      </w:r>
      <w:r w:rsidRPr="0029687C">
        <w:rPr>
          <w:b/>
          <w:bCs/>
        </w:rPr>
        <w:t>11434</w:t>
      </w:r>
      <w:r w:rsidRPr="0029687C">
        <w:t xml:space="preserve">, donde corre </w:t>
      </w:r>
      <w:proofErr w:type="spellStart"/>
      <w:r w:rsidRPr="0029687C">
        <w:t>Ollama</w:t>
      </w:r>
      <w:proofErr w:type="spellEnd"/>
      <w:r w:rsidRPr="0029687C">
        <w:t xml:space="preserve">. </w:t>
      </w:r>
    </w:p>
    <w:p w14:paraId="7C45F8A2" w14:textId="76206858" w:rsidR="0029687C" w:rsidRDefault="0029687C">
      <w:pPr>
        <w:pStyle w:val="Prrafodelista"/>
        <w:numPr>
          <w:ilvl w:val="0"/>
          <w:numId w:val="2"/>
        </w:numPr>
      </w:pPr>
      <w:proofErr w:type="spellStart"/>
      <w:r w:rsidRPr="0029687C">
        <w:rPr>
          <w:b/>
          <w:bCs/>
        </w:rPr>
        <w:t>api_key</w:t>
      </w:r>
      <w:proofErr w:type="spellEnd"/>
      <w:r w:rsidRPr="0029687C">
        <w:rPr>
          <w:b/>
          <w:bCs/>
        </w:rPr>
        <w:t>='</w:t>
      </w:r>
      <w:proofErr w:type="spellStart"/>
      <w:r w:rsidRPr="0029687C">
        <w:rPr>
          <w:b/>
          <w:bCs/>
        </w:rPr>
        <w:t>ollama</w:t>
      </w:r>
      <w:proofErr w:type="spellEnd"/>
      <w:r w:rsidRPr="0029687C">
        <w:rPr>
          <w:b/>
          <w:bCs/>
        </w:rPr>
        <w:t>':</w:t>
      </w:r>
      <w:r w:rsidRPr="0029687C">
        <w:t xml:space="preserve"> valor de relleno. </w:t>
      </w:r>
      <w:proofErr w:type="spellStart"/>
      <w:r w:rsidRPr="0029687C">
        <w:t>Ollama</w:t>
      </w:r>
      <w:proofErr w:type="spellEnd"/>
      <w:r w:rsidRPr="0029687C">
        <w:t xml:space="preserve"> no valida autenticación real, pero el parámetro es obligatorio en la librería, así que se le pasa cualquier texto.</w:t>
      </w:r>
    </w:p>
    <w:p w14:paraId="74C3A9DD" w14:textId="77777777" w:rsidR="0029687C" w:rsidRDefault="0029687C" w:rsidP="0029687C"/>
    <w:p w14:paraId="23F9A609" w14:textId="792CEC85" w:rsidR="0029687C" w:rsidRPr="003C4F9B" w:rsidRDefault="0029687C" w:rsidP="003C4F9B">
      <w:pPr>
        <w:pStyle w:val="Ttulo4"/>
        <w:rPr>
          <w:b/>
          <w:bCs/>
          <w:i w:val="0"/>
          <w:iCs w:val="0"/>
          <w:sz w:val="24"/>
        </w:rPr>
      </w:pPr>
      <w:r w:rsidRPr="009860FE">
        <w:rPr>
          <w:b/>
          <w:bCs/>
          <w:i w:val="0"/>
          <w:iCs w:val="0"/>
          <w:sz w:val="24"/>
          <w:highlight w:val="yellow"/>
        </w:rPr>
        <w:t>1.4.4.4 Primera llamada: solo mensaje de usuario</w:t>
      </w:r>
      <w:r w:rsidR="000828A2" w:rsidRPr="009860FE">
        <w:rPr>
          <w:b/>
          <w:bCs/>
          <w:i w:val="0"/>
          <w:iCs w:val="0"/>
          <w:sz w:val="24"/>
          <w:highlight w:val="yellow"/>
        </w:rPr>
        <w:t xml:space="preserve"> + Segunda llamada: con </w:t>
      </w:r>
      <w:proofErr w:type="spellStart"/>
      <w:r w:rsidR="000828A2" w:rsidRPr="009860FE">
        <w:rPr>
          <w:b/>
          <w:bCs/>
          <w:i w:val="0"/>
          <w:iCs w:val="0"/>
          <w:sz w:val="24"/>
          <w:highlight w:val="yellow"/>
        </w:rPr>
        <w:t>system</w:t>
      </w:r>
      <w:proofErr w:type="spellEnd"/>
      <w:r w:rsidR="000828A2" w:rsidRPr="009860FE">
        <w:rPr>
          <w:b/>
          <w:bCs/>
          <w:i w:val="0"/>
          <w:iCs w:val="0"/>
          <w:sz w:val="24"/>
          <w:highlight w:val="yellow"/>
        </w:rPr>
        <w:t xml:space="preserve"> </w:t>
      </w:r>
      <w:proofErr w:type="spellStart"/>
      <w:r w:rsidR="000828A2" w:rsidRPr="009860FE">
        <w:rPr>
          <w:b/>
          <w:bCs/>
          <w:i w:val="0"/>
          <w:iCs w:val="0"/>
          <w:sz w:val="24"/>
          <w:highlight w:val="yellow"/>
        </w:rPr>
        <w:t>prompt</w:t>
      </w:r>
      <w:proofErr w:type="spellEnd"/>
      <w:r w:rsidR="000828A2" w:rsidRPr="009860FE">
        <w:rPr>
          <w:b/>
          <w:bCs/>
          <w:i w:val="0"/>
          <w:iCs w:val="0"/>
          <w:sz w:val="24"/>
          <w:highlight w:val="yellow"/>
        </w:rPr>
        <w:t xml:space="preserve"> y </w:t>
      </w:r>
      <w:proofErr w:type="spellStart"/>
      <w:r w:rsidR="000828A2" w:rsidRPr="009860FE">
        <w:rPr>
          <w:b/>
          <w:bCs/>
          <w:i w:val="0"/>
          <w:iCs w:val="0"/>
          <w:sz w:val="24"/>
          <w:highlight w:val="yellow"/>
        </w:rPr>
        <w:t>user</w:t>
      </w:r>
      <w:proofErr w:type="spellEnd"/>
      <w:r w:rsidR="000828A2" w:rsidRPr="009860FE">
        <w:rPr>
          <w:b/>
          <w:bCs/>
          <w:i w:val="0"/>
          <w:iCs w:val="0"/>
          <w:sz w:val="24"/>
          <w:highlight w:val="yellow"/>
        </w:rPr>
        <w:t xml:space="preserve"> </w:t>
      </w:r>
      <w:proofErr w:type="spellStart"/>
      <w:r w:rsidR="000828A2" w:rsidRPr="009860FE">
        <w:rPr>
          <w:b/>
          <w:bCs/>
          <w:i w:val="0"/>
          <w:iCs w:val="0"/>
          <w:sz w:val="24"/>
          <w:highlight w:val="yellow"/>
        </w:rPr>
        <w:t>prompt</w:t>
      </w:r>
      <w:proofErr w:type="spellEnd"/>
      <w:r w:rsidR="00221BB9" w:rsidRPr="009860FE">
        <w:rPr>
          <w:b/>
          <w:bCs/>
          <w:i w:val="0"/>
          <w:iCs w:val="0"/>
          <w:sz w:val="24"/>
          <w:highlight w:val="yellow"/>
        </w:rPr>
        <w:t xml:space="preserve"> + El modelo llama3.2 en si</w:t>
      </w:r>
      <w:r w:rsidR="009860FE" w:rsidRPr="009860FE">
        <w:rPr>
          <w:b/>
          <w:bCs/>
          <w:i w:val="0"/>
          <w:iCs w:val="0"/>
          <w:sz w:val="24"/>
          <w:highlight w:val="yellow"/>
        </w:rPr>
        <w:t xml:space="preserve"> </w:t>
      </w:r>
    </w:p>
    <w:p w14:paraId="4F29DB74" w14:textId="41F4216F" w:rsidR="0029687C" w:rsidRDefault="003C4F9B" w:rsidP="0029687C">
      <w:r w:rsidRPr="003C4F9B">
        <w:rPr>
          <w:noProof/>
        </w:rPr>
        <w:drawing>
          <wp:inline distT="0" distB="0" distL="0" distR="0" wp14:anchorId="4DB37005" wp14:editId="36D3F909">
            <wp:extent cx="4527550" cy="1089966"/>
            <wp:effectExtent l="19050" t="19050" r="25400" b="15240"/>
            <wp:docPr id="1860938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38376" name=""/>
                    <pic:cNvPicPr/>
                  </pic:nvPicPr>
                  <pic:blipFill>
                    <a:blip r:embed="rId71"/>
                    <a:stretch>
                      <a:fillRect/>
                    </a:stretch>
                  </pic:blipFill>
                  <pic:spPr>
                    <a:xfrm>
                      <a:off x="0" y="0"/>
                      <a:ext cx="4546364" cy="1094495"/>
                    </a:xfrm>
                    <a:prstGeom prst="rect">
                      <a:avLst/>
                    </a:prstGeom>
                    <a:ln w="19050">
                      <a:solidFill>
                        <a:schemeClr val="accent1">
                          <a:lumMod val="60000"/>
                          <a:lumOff val="40000"/>
                        </a:schemeClr>
                      </a:solidFill>
                    </a:ln>
                  </pic:spPr>
                </pic:pic>
              </a:graphicData>
            </a:graphic>
          </wp:inline>
        </w:drawing>
      </w:r>
    </w:p>
    <w:p w14:paraId="76C62C71" w14:textId="7D56699D" w:rsidR="000828A2" w:rsidRDefault="000828A2" w:rsidP="0029687C">
      <w:r w:rsidRPr="000828A2">
        <w:t xml:space="preserve">El resto del código es </w:t>
      </w:r>
      <w:r w:rsidRPr="000828A2">
        <w:rPr>
          <w:b/>
          <w:bCs/>
        </w:rPr>
        <w:t>idéntico</w:t>
      </w:r>
      <w:r w:rsidRPr="000828A2">
        <w:t xml:space="preserve"> al que se usa con </w:t>
      </w:r>
      <w:proofErr w:type="spellStart"/>
      <w:r w:rsidRPr="000828A2">
        <w:t>OpenAI</w:t>
      </w:r>
      <w:proofErr w:type="spellEnd"/>
      <w:r w:rsidRPr="000828A2">
        <w:t xml:space="preserve"> en la nube: mismo formato de </w:t>
      </w:r>
      <w:proofErr w:type="spellStart"/>
      <w:r w:rsidRPr="000828A2">
        <w:t>messages</w:t>
      </w:r>
      <w:proofErr w:type="spellEnd"/>
      <w:r w:rsidRPr="000828A2">
        <w:t xml:space="preserve"> (lista de diccionarios con role/</w:t>
      </w:r>
      <w:proofErr w:type="spellStart"/>
      <w:r w:rsidRPr="000828A2">
        <w:t>content</w:t>
      </w:r>
      <w:proofErr w:type="spellEnd"/>
      <w:r w:rsidRPr="000828A2">
        <w:t xml:space="preserve">), misma forma de leer </w:t>
      </w:r>
      <w:proofErr w:type="spellStart"/>
      <w:proofErr w:type="gramStart"/>
      <w:r w:rsidRPr="000828A2">
        <w:t>response.choices</w:t>
      </w:r>
      <w:proofErr w:type="spellEnd"/>
      <w:proofErr w:type="gramEnd"/>
      <w:r w:rsidRPr="000828A2">
        <w:t>[0</w:t>
      </w:r>
      <w:proofErr w:type="gramStart"/>
      <w:r w:rsidRPr="000828A2">
        <w:t>].</w:t>
      </w:r>
      <w:proofErr w:type="spellStart"/>
      <w:r w:rsidRPr="000828A2">
        <w:t>message</w:t>
      </w:r>
      <w:proofErr w:type="gramEnd"/>
      <w:r w:rsidRPr="000828A2">
        <w:t>.content</w:t>
      </w:r>
      <w:proofErr w:type="spellEnd"/>
      <w:r w:rsidRPr="000828A2">
        <w:t xml:space="preserve">. Solo cambia el nombre del modelo (llama3.2) y que ahora </w:t>
      </w:r>
      <w:proofErr w:type="spellStart"/>
      <w:r w:rsidRPr="000828A2">
        <w:t>openai</w:t>
      </w:r>
      <w:proofErr w:type="spellEnd"/>
      <w:r w:rsidRPr="000828A2">
        <w:t xml:space="preserve"> apunta a la PC local.</w:t>
      </w:r>
    </w:p>
    <w:p w14:paraId="7A4FCAB4" w14:textId="77777777" w:rsidR="000828A2" w:rsidRPr="000828A2" w:rsidRDefault="000828A2" w:rsidP="000828A2">
      <w:pPr>
        <w:rPr>
          <w:b/>
          <w:bCs/>
          <w:sz w:val="24"/>
          <w:szCs w:val="28"/>
        </w:rPr>
      </w:pPr>
      <w:r w:rsidRPr="000828A2">
        <w:rPr>
          <w:b/>
          <w:bCs/>
          <w:sz w:val="24"/>
          <w:szCs w:val="28"/>
          <w:highlight w:val="yellow"/>
        </w:rPr>
        <w:t xml:space="preserve">Segunda llamada: con </w:t>
      </w:r>
      <w:proofErr w:type="spellStart"/>
      <w:r w:rsidRPr="000828A2">
        <w:rPr>
          <w:b/>
          <w:bCs/>
          <w:sz w:val="24"/>
          <w:szCs w:val="28"/>
          <w:highlight w:val="yellow"/>
        </w:rPr>
        <w:t>system</w:t>
      </w:r>
      <w:proofErr w:type="spellEnd"/>
      <w:r w:rsidRPr="000828A2">
        <w:rPr>
          <w:b/>
          <w:bCs/>
          <w:sz w:val="24"/>
          <w:szCs w:val="28"/>
          <w:highlight w:val="yellow"/>
        </w:rPr>
        <w:t xml:space="preserve"> </w:t>
      </w:r>
      <w:proofErr w:type="spellStart"/>
      <w:r w:rsidRPr="000828A2">
        <w:rPr>
          <w:b/>
          <w:bCs/>
          <w:sz w:val="24"/>
          <w:szCs w:val="28"/>
          <w:highlight w:val="yellow"/>
        </w:rPr>
        <w:t>prompt</w:t>
      </w:r>
      <w:proofErr w:type="spellEnd"/>
      <w:r w:rsidRPr="000828A2">
        <w:rPr>
          <w:b/>
          <w:bCs/>
          <w:sz w:val="24"/>
          <w:szCs w:val="28"/>
          <w:highlight w:val="yellow"/>
        </w:rPr>
        <w:t xml:space="preserve"> y </w:t>
      </w:r>
      <w:proofErr w:type="spellStart"/>
      <w:r w:rsidRPr="000828A2">
        <w:rPr>
          <w:b/>
          <w:bCs/>
          <w:sz w:val="24"/>
          <w:szCs w:val="28"/>
          <w:highlight w:val="yellow"/>
        </w:rPr>
        <w:t>user</w:t>
      </w:r>
      <w:proofErr w:type="spellEnd"/>
      <w:r w:rsidRPr="000828A2">
        <w:rPr>
          <w:b/>
          <w:bCs/>
          <w:sz w:val="24"/>
          <w:szCs w:val="28"/>
          <w:highlight w:val="yellow"/>
        </w:rPr>
        <w:t xml:space="preserve"> </w:t>
      </w:r>
      <w:proofErr w:type="spellStart"/>
      <w:r w:rsidRPr="000828A2">
        <w:rPr>
          <w:b/>
          <w:bCs/>
          <w:sz w:val="24"/>
          <w:szCs w:val="28"/>
          <w:highlight w:val="yellow"/>
        </w:rPr>
        <w:t>prompt</w:t>
      </w:r>
      <w:proofErr w:type="spellEnd"/>
    </w:p>
    <w:p w14:paraId="5E4592F6" w14:textId="7D9C8F8A" w:rsidR="000828A2" w:rsidRDefault="009470F7" w:rsidP="0029687C">
      <w:r w:rsidRPr="009470F7">
        <w:rPr>
          <w:noProof/>
        </w:rPr>
        <w:drawing>
          <wp:inline distT="0" distB="0" distL="0" distR="0" wp14:anchorId="7A3BA9E0" wp14:editId="0C43AB83">
            <wp:extent cx="4648200" cy="829360"/>
            <wp:effectExtent l="38100" t="38100" r="38100" b="46990"/>
            <wp:docPr id="526153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3059" name=""/>
                    <pic:cNvPicPr/>
                  </pic:nvPicPr>
                  <pic:blipFill>
                    <a:blip r:embed="rId72"/>
                    <a:stretch>
                      <a:fillRect/>
                    </a:stretch>
                  </pic:blipFill>
                  <pic:spPr>
                    <a:xfrm>
                      <a:off x="0" y="0"/>
                      <a:ext cx="4668910" cy="833055"/>
                    </a:xfrm>
                    <a:prstGeom prst="rect">
                      <a:avLst/>
                    </a:prstGeom>
                    <a:ln w="28575">
                      <a:solidFill>
                        <a:schemeClr val="accent1">
                          <a:lumMod val="60000"/>
                          <a:lumOff val="40000"/>
                        </a:schemeClr>
                      </a:solidFill>
                    </a:ln>
                  </pic:spPr>
                </pic:pic>
              </a:graphicData>
            </a:graphic>
          </wp:inline>
        </w:drawing>
      </w:r>
    </w:p>
    <w:p w14:paraId="3E44C854" w14:textId="47068F30" w:rsidR="009470F7" w:rsidRDefault="009470F7" w:rsidP="0029687C">
      <w:proofErr w:type="spellStart"/>
      <w:r>
        <w:t>Aca</w:t>
      </w:r>
      <w:proofErr w:type="spellEnd"/>
      <w:r>
        <w:t xml:space="preserve"> </w:t>
      </w:r>
      <w:proofErr w:type="spellStart"/>
      <w:r>
        <w:rPr>
          <w:b/>
          <w:bCs/>
        </w:rPr>
        <w:t>messages</w:t>
      </w:r>
      <w:proofErr w:type="spellEnd"/>
      <w:r>
        <w:rPr>
          <w:b/>
          <w:bCs/>
        </w:rPr>
        <w:t xml:space="preserve"> </w:t>
      </w:r>
      <w:r>
        <w:t>ya viene armada de antes con los dos roles (</w:t>
      </w:r>
      <w:proofErr w:type="spellStart"/>
      <w:r>
        <w:rPr>
          <w:b/>
          <w:bCs/>
        </w:rPr>
        <w:t>system</w:t>
      </w:r>
      <w:proofErr w:type="spellEnd"/>
      <w:r>
        <w:rPr>
          <w:b/>
          <w:bCs/>
        </w:rPr>
        <w:t xml:space="preserve"> </w:t>
      </w:r>
      <w:r>
        <w:t xml:space="preserve">y </w:t>
      </w:r>
      <w:proofErr w:type="spellStart"/>
      <w:r>
        <w:rPr>
          <w:b/>
          <w:bCs/>
        </w:rPr>
        <w:t>user</w:t>
      </w:r>
      <w:proofErr w:type="spellEnd"/>
      <w:r>
        <w:rPr>
          <w:b/>
          <w:bCs/>
        </w:rPr>
        <w:t xml:space="preserve">) – </w:t>
      </w:r>
      <w:r>
        <w:t xml:space="preserve">la </w:t>
      </w:r>
      <w:proofErr w:type="spellStart"/>
      <w:r>
        <w:t>llamda</w:t>
      </w:r>
      <w:proofErr w:type="spellEnd"/>
      <w:r>
        <w:t xml:space="preserve"> funciona exactamente igual que con un modelo de </w:t>
      </w:r>
      <w:proofErr w:type="spellStart"/>
      <w:r>
        <w:t>OpenAI</w:t>
      </w:r>
      <w:proofErr w:type="spellEnd"/>
      <w:r>
        <w:t xml:space="preserve"> en la nube, sin cambiar </w:t>
      </w:r>
      <w:proofErr w:type="spellStart"/>
      <w:proofErr w:type="gramStart"/>
      <w:r>
        <w:t>al</w:t>
      </w:r>
      <w:proofErr w:type="spellEnd"/>
      <w:r>
        <w:t xml:space="preserve"> estructura</w:t>
      </w:r>
      <w:proofErr w:type="gramEnd"/>
      <w:r>
        <w:t>.</w:t>
      </w:r>
    </w:p>
    <w:p w14:paraId="389AF161" w14:textId="2EFFA6F5" w:rsidR="009470F7" w:rsidRDefault="000D1B89" w:rsidP="0029687C">
      <w:pPr>
        <w:rPr>
          <w:b/>
          <w:bCs/>
        </w:rPr>
      </w:pPr>
      <w:r w:rsidRPr="000D1B89">
        <w:rPr>
          <w:b/>
          <w:bCs/>
        </w:rPr>
        <w:t>Respuesta</w:t>
      </w:r>
      <w:r>
        <w:rPr>
          <w:b/>
          <w:bCs/>
        </w:rPr>
        <w:t>:</w:t>
      </w:r>
    </w:p>
    <w:p w14:paraId="5D794DFA" w14:textId="1EC99B26" w:rsidR="00076932" w:rsidRDefault="000D1B89" w:rsidP="0029687C">
      <w:pPr>
        <w:rPr>
          <w:b/>
          <w:bCs/>
        </w:rPr>
      </w:pPr>
      <w:r w:rsidRPr="000D1B89">
        <w:rPr>
          <w:b/>
          <w:bCs/>
          <w:noProof/>
        </w:rPr>
        <w:drawing>
          <wp:inline distT="0" distB="0" distL="0" distR="0" wp14:anchorId="253829A4" wp14:editId="03515F20">
            <wp:extent cx="4369065" cy="464820"/>
            <wp:effectExtent l="0" t="0" r="0" b="0"/>
            <wp:docPr id="2004920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20216" name=""/>
                    <pic:cNvPicPr/>
                  </pic:nvPicPr>
                  <pic:blipFill>
                    <a:blip r:embed="rId73"/>
                    <a:stretch>
                      <a:fillRect/>
                    </a:stretch>
                  </pic:blipFill>
                  <pic:spPr>
                    <a:xfrm>
                      <a:off x="0" y="0"/>
                      <a:ext cx="4385520" cy="466571"/>
                    </a:xfrm>
                    <a:prstGeom prst="rect">
                      <a:avLst/>
                    </a:prstGeom>
                  </pic:spPr>
                </pic:pic>
              </a:graphicData>
            </a:graphic>
          </wp:inline>
        </w:drawing>
      </w:r>
      <w:r w:rsidR="00221BB9" w:rsidRPr="00221BB9">
        <w:rPr>
          <w:b/>
          <w:bCs/>
          <w:noProof/>
        </w:rPr>
        <w:drawing>
          <wp:inline distT="0" distB="0" distL="0" distR="0" wp14:anchorId="3F20DF77" wp14:editId="6A5144BC">
            <wp:extent cx="784860" cy="523240"/>
            <wp:effectExtent l="0" t="0" r="0" b="0"/>
            <wp:docPr id="486640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40275" name=""/>
                    <pic:cNvPicPr/>
                  </pic:nvPicPr>
                  <pic:blipFill>
                    <a:blip r:embed="rId74"/>
                    <a:stretch>
                      <a:fillRect/>
                    </a:stretch>
                  </pic:blipFill>
                  <pic:spPr>
                    <a:xfrm>
                      <a:off x="0" y="0"/>
                      <a:ext cx="784930" cy="523287"/>
                    </a:xfrm>
                    <a:prstGeom prst="rect">
                      <a:avLst/>
                    </a:prstGeom>
                  </pic:spPr>
                </pic:pic>
              </a:graphicData>
            </a:graphic>
          </wp:inline>
        </w:drawing>
      </w:r>
    </w:p>
    <w:p w14:paraId="7DA463E1" w14:textId="77777777" w:rsidR="00221BB9" w:rsidRPr="00221BB9" w:rsidRDefault="00221BB9" w:rsidP="00221BB9">
      <w:pPr>
        <w:rPr>
          <w:b/>
          <w:bCs/>
          <w:sz w:val="24"/>
          <w:szCs w:val="28"/>
        </w:rPr>
      </w:pPr>
      <w:r w:rsidRPr="00221BB9">
        <w:rPr>
          <w:b/>
          <w:bCs/>
          <w:sz w:val="24"/>
          <w:szCs w:val="28"/>
          <w:highlight w:val="yellow"/>
        </w:rPr>
        <w:t>El modelo: llama3.2</w:t>
      </w:r>
    </w:p>
    <w:p w14:paraId="195BCDEA" w14:textId="71221328" w:rsidR="00076932" w:rsidRPr="00076932" w:rsidRDefault="00076932">
      <w:pPr>
        <w:pStyle w:val="Prrafodelista"/>
        <w:numPr>
          <w:ilvl w:val="0"/>
          <w:numId w:val="2"/>
        </w:numPr>
      </w:pPr>
      <w:r w:rsidRPr="00076932">
        <w:t xml:space="preserve">Descargado con </w:t>
      </w:r>
      <w:proofErr w:type="spellStart"/>
      <w:r w:rsidRPr="00076932">
        <w:t>ollama</w:t>
      </w:r>
      <w:proofErr w:type="spellEnd"/>
      <w:r w:rsidRPr="00076932">
        <w:t xml:space="preserve"> </w:t>
      </w:r>
      <w:proofErr w:type="spellStart"/>
      <w:r w:rsidRPr="00076932">
        <w:t>pull</w:t>
      </w:r>
      <w:proofErr w:type="spellEnd"/>
      <w:r w:rsidRPr="00076932">
        <w:t xml:space="preserve"> llama3.2 </w:t>
      </w:r>
    </w:p>
    <w:p w14:paraId="71F74D71" w14:textId="2B184B04" w:rsidR="00076932" w:rsidRPr="00076932" w:rsidRDefault="00076932">
      <w:pPr>
        <w:pStyle w:val="Prrafodelista"/>
        <w:numPr>
          <w:ilvl w:val="0"/>
          <w:numId w:val="2"/>
        </w:numPr>
      </w:pPr>
      <w:r w:rsidRPr="00076932">
        <w:rPr>
          <w:b/>
          <w:bCs/>
        </w:rPr>
        <w:t>3B parámetros, 2.0 GB</w:t>
      </w:r>
      <w:r w:rsidRPr="00076932">
        <w:t xml:space="preserve"> en disco </w:t>
      </w:r>
    </w:p>
    <w:p w14:paraId="3762D42C" w14:textId="538BEE4E" w:rsidR="00076932" w:rsidRPr="00076932" w:rsidRDefault="00076932">
      <w:pPr>
        <w:pStyle w:val="Prrafodelista"/>
        <w:numPr>
          <w:ilvl w:val="0"/>
          <w:numId w:val="2"/>
        </w:numPr>
      </w:pPr>
      <w:r w:rsidRPr="00076932">
        <w:t xml:space="preserve">Tamaño similar a phi3 (ya probado con éxito antes en esta PC de 15.8 GB de RAM) </w:t>
      </w:r>
    </w:p>
    <w:p w14:paraId="35549A79" w14:textId="5E737162" w:rsidR="009860FE" w:rsidRDefault="00076932">
      <w:pPr>
        <w:pStyle w:val="Prrafodelista"/>
        <w:numPr>
          <w:ilvl w:val="0"/>
          <w:numId w:val="2"/>
        </w:numPr>
      </w:pPr>
      <w:r w:rsidRPr="00076932">
        <w:t>Corre sin problema, muy por debajo del límite de RAM disponible</w:t>
      </w:r>
    </w:p>
    <w:p w14:paraId="5746DFC1" w14:textId="77777777" w:rsidR="00C75F21" w:rsidRDefault="00C75F21" w:rsidP="00C75F21"/>
    <w:p w14:paraId="64B5048A" w14:textId="7D17EAF5" w:rsidR="00C75F21" w:rsidRPr="00C80607" w:rsidRDefault="00F42198">
      <w:pPr>
        <w:pStyle w:val="Ttulo4"/>
        <w:numPr>
          <w:ilvl w:val="3"/>
          <w:numId w:val="8"/>
        </w:numPr>
        <w:rPr>
          <w:b/>
          <w:bCs/>
          <w:i w:val="0"/>
          <w:iCs w:val="0"/>
          <w:sz w:val="24"/>
          <w:highlight w:val="yellow"/>
        </w:rPr>
      </w:pPr>
      <w:proofErr w:type="spellStart"/>
      <w:r w:rsidRPr="00C80607">
        <w:rPr>
          <w:b/>
          <w:bCs/>
          <w:i w:val="0"/>
          <w:iCs w:val="0"/>
          <w:sz w:val="24"/>
          <w:highlight w:val="yellow"/>
        </w:rPr>
        <w:lastRenderedPageBreak/>
        <w:t>Por que</w:t>
      </w:r>
      <w:proofErr w:type="spellEnd"/>
      <w:r w:rsidRPr="00C80607">
        <w:rPr>
          <w:b/>
          <w:bCs/>
          <w:i w:val="0"/>
          <w:iCs w:val="0"/>
          <w:sz w:val="24"/>
          <w:highlight w:val="yellow"/>
        </w:rPr>
        <w:t xml:space="preserve"> esto importa</w:t>
      </w:r>
    </w:p>
    <w:p w14:paraId="7BCF8F68" w14:textId="77777777" w:rsidR="00F42198" w:rsidRPr="00F42198" w:rsidRDefault="00F42198" w:rsidP="00F42198">
      <w:r w:rsidRPr="00F42198">
        <w:t xml:space="preserve">Confirma que la API de </w:t>
      </w:r>
      <w:proofErr w:type="spellStart"/>
      <w:r w:rsidRPr="00F42198">
        <w:t>OpenAI</w:t>
      </w:r>
      <w:proofErr w:type="spellEnd"/>
      <w:r w:rsidRPr="00F42198">
        <w:t xml:space="preserve"> se volvió un estándar de facto en la industria: muchos proveedores ofrecen una capa de compatibilidad que imita ese formato, para que el mismo código funcione con mínimos cambios en distintos </w:t>
      </w:r>
      <w:proofErr w:type="spellStart"/>
      <w:r w:rsidRPr="00F42198">
        <w:t>backends</w:t>
      </w:r>
      <w:proofErr w:type="spellEnd"/>
      <w:r w:rsidRPr="00F42198">
        <w:t>.</w:t>
      </w:r>
    </w:p>
    <w:p w14:paraId="64BD84DC" w14:textId="4B38487E" w:rsidR="00F42198" w:rsidRPr="00F42198" w:rsidRDefault="00F42198">
      <w:pPr>
        <w:pStyle w:val="Prrafodelista"/>
        <w:numPr>
          <w:ilvl w:val="0"/>
          <w:numId w:val="2"/>
        </w:numPr>
      </w:pPr>
      <w:proofErr w:type="spellStart"/>
      <w:r w:rsidRPr="00F42198">
        <w:rPr>
          <w:b/>
          <w:bCs/>
        </w:rPr>
        <w:t>Ollama</w:t>
      </w:r>
      <w:proofErr w:type="spellEnd"/>
      <w:r w:rsidRPr="00F42198">
        <w:t xml:space="preserve">: como se vio en este documento, solo cambiando </w:t>
      </w:r>
      <w:proofErr w:type="spellStart"/>
      <w:r w:rsidRPr="00F42198">
        <w:t>base_url</w:t>
      </w:r>
      <w:proofErr w:type="spellEnd"/>
      <w:r w:rsidRPr="00F42198">
        <w:t xml:space="preserve"> y </w:t>
      </w:r>
      <w:proofErr w:type="spellStart"/>
      <w:r w:rsidRPr="00F42198">
        <w:t>api_key</w:t>
      </w:r>
      <w:proofErr w:type="spellEnd"/>
      <w:r w:rsidRPr="00F42198">
        <w:t>.</w:t>
      </w:r>
    </w:p>
    <w:p w14:paraId="0CBD655F" w14:textId="1A98BB9B" w:rsidR="00F42198" w:rsidRPr="00F42198" w:rsidRDefault="00F42198">
      <w:pPr>
        <w:pStyle w:val="Prrafodelista"/>
        <w:numPr>
          <w:ilvl w:val="0"/>
          <w:numId w:val="2"/>
        </w:numPr>
      </w:pPr>
      <w:r w:rsidRPr="00F42198">
        <w:rPr>
          <w:b/>
          <w:bCs/>
        </w:rPr>
        <w:t>Claude (</w:t>
      </w:r>
      <w:proofErr w:type="spellStart"/>
      <w:r w:rsidRPr="00F42198">
        <w:rPr>
          <w:b/>
          <w:bCs/>
        </w:rPr>
        <w:t>Anthropic</w:t>
      </w:r>
      <w:proofErr w:type="spellEnd"/>
      <w:r w:rsidRPr="00F42198">
        <w:rPr>
          <w:b/>
          <w:bCs/>
        </w:rPr>
        <w:t>)</w:t>
      </w:r>
      <w:r w:rsidRPr="00F42198">
        <w:t xml:space="preserve">: también ofrece esta compatibilidad — cambiando </w:t>
      </w:r>
      <w:proofErr w:type="spellStart"/>
      <w:r w:rsidRPr="00F42198">
        <w:t>base_url</w:t>
      </w:r>
      <w:proofErr w:type="spellEnd"/>
      <w:r w:rsidRPr="00F42198">
        <w:t xml:space="preserve"> a https://api.anthropic.com/v1/, la API </w:t>
      </w:r>
      <w:proofErr w:type="spellStart"/>
      <w:r w:rsidRPr="00F42198">
        <w:t>key</w:t>
      </w:r>
      <w:proofErr w:type="spellEnd"/>
      <w:r w:rsidRPr="00F42198">
        <w:t xml:space="preserve"> por una de </w:t>
      </w:r>
      <w:proofErr w:type="spellStart"/>
      <w:r w:rsidRPr="00F42198">
        <w:t>Anthropic</w:t>
      </w:r>
      <w:proofErr w:type="spellEnd"/>
      <w:r w:rsidRPr="00F42198">
        <w:t xml:space="preserve">, y el nombre del modelo, el mismo código de la clase </w:t>
      </w:r>
      <w:proofErr w:type="spellStart"/>
      <w:r w:rsidRPr="00F42198">
        <w:t>OpenAI</w:t>
      </w:r>
      <w:proofErr w:type="spellEnd"/>
      <w:r w:rsidRPr="00F42198">
        <w:t xml:space="preserve"> funciona con Claude. Sin embargo, </w:t>
      </w:r>
      <w:proofErr w:type="spellStart"/>
      <w:r w:rsidRPr="00F42198">
        <w:t>Anthropic</w:t>
      </w:r>
      <w:proofErr w:type="spellEnd"/>
      <w:r w:rsidRPr="00F42198">
        <w:t xml:space="preserve"> aclara que esta capa está pensada solo para </w:t>
      </w:r>
      <w:r w:rsidRPr="00F42198">
        <w:rPr>
          <w:b/>
          <w:bCs/>
        </w:rPr>
        <w:t>pruebas y evaluación rápida</w:t>
      </w:r>
      <w:r w:rsidRPr="00F42198">
        <w:t xml:space="preserve">, no para producción: tiene limitaciones (no soporta </w:t>
      </w:r>
      <w:proofErr w:type="spellStart"/>
      <w:r w:rsidRPr="00F42198">
        <w:t>embeddings</w:t>
      </w:r>
      <w:proofErr w:type="spellEnd"/>
      <w:r w:rsidRPr="00F42198">
        <w:t xml:space="preserve">, el parámetro n no funciona, el "extended </w:t>
      </w:r>
      <w:proofErr w:type="spellStart"/>
      <w:r w:rsidRPr="00F42198">
        <w:t>thinking</w:t>
      </w:r>
      <w:proofErr w:type="spellEnd"/>
      <w:r w:rsidRPr="00F42198">
        <w:t>" no devuelve el razonamiento paso a paso como sí lo hace la API nativa de Claude).</w:t>
      </w:r>
    </w:p>
    <w:p w14:paraId="7E7835CD" w14:textId="535FAB45" w:rsidR="00C75F21" w:rsidRDefault="00201D5F" w:rsidP="00C75F21">
      <w:r w:rsidRPr="00201D5F">
        <w:rPr>
          <w:noProof/>
        </w:rPr>
        <w:drawing>
          <wp:inline distT="0" distB="0" distL="0" distR="0" wp14:anchorId="183A5095" wp14:editId="4DEC7494">
            <wp:extent cx="4914900" cy="2193502"/>
            <wp:effectExtent l="0" t="0" r="0" b="0"/>
            <wp:docPr id="863951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51503" name=""/>
                    <pic:cNvPicPr/>
                  </pic:nvPicPr>
                  <pic:blipFill>
                    <a:blip r:embed="rId75"/>
                    <a:stretch>
                      <a:fillRect/>
                    </a:stretch>
                  </pic:blipFill>
                  <pic:spPr>
                    <a:xfrm>
                      <a:off x="0" y="0"/>
                      <a:ext cx="4920000" cy="2195778"/>
                    </a:xfrm>
                    <a:prstGeom prst="rect">
                      <a:avLst/>
                    </a:prstGeom>
                  </pic:spPr>
                </pic:pic>
              </a:graphicData>
            </a:graphic>
          </wp:inline>
        </w:drawing>
      </w:r>
    </w:p>
    <w:p w14:paraId="4340717E" w14:textId="499A2249" w:rsidR="00351E5B" w:rsidRDefault="00C73AB1" w:rsidP="00C73AB1">
      <w:r w:rsidRPr="00C73AB1">
        <w:t xml:space="preserve">El código es prácticamente idéntico al de </w:t>
      </w:r>
      <w:proofErr w:type="spellStart"/>
      <w:r w:rsidRPr="00C73AB1">
        <w:t>Ollama</w:t>
      </w:r>
      <w:proofErr w:type="spellEnd"/>
      <w:r w:rsidRPr="00C73AB1">
        <w:t xml:space="preserve"> (misma clase </w:t>
      </w:r>
      <w:proofErr w:type="spellStart"/>
      <w:r w:rsidRPr="00C73AB1">
        <w:t>OpenAI</w:t>
      </w:r>
      <w:proofErr w:type="spellEnd"/>
      <w:r w:rsidRPr="00C73AB1">
        <w:t xml:space="preserve">, mismo </w:t>
      </w:r>
      <w:proofErr w:type="gramStart"/>
      <w:r w:rsidRPr="00C73AB1">
        <w:t>método .</w:t>
      </w:r>
      <w:proofErr w:type="spellStart"/>
      <w:r w:rsidRPr="00C73AB1">
        <w:t>chat</w:t>
      </w:r>
      <w:proofErr w:type="gramEnd"/>
      <w:r w:rsidRPr="00C73AB1">
        <w:t>.</w:t>
      </w:r>
      <w:proofErr w:type="gramStart"/>
      <w:r w:rsidRPr="00C73AB1">
        <w:t>completions.create</w:t>
      </w:r>
      <w:proofErr w:type="spellEnd"/>
      <w:proofErr w:type="gramEnd"/>
      <w:r w:rsidRPr="00C73AB1">
        <w:t xml:space="preserve">(...)), solo cambian los tres datos: </w:t>
      </w:r>
      <w:proofErr w:type="spellStart"/>
      <w:r w:rsidRPr="00C73AB1">
        <w:t>base_url</w:t>
      </w:r>
      <w:proofErr w:type="spellEnd"/>
      <w:r w:rsidRPr="00C73AB1">
        <w:t xml:space="preserve">, </w:t>
      </w:r>
      <w:proofErr w:type="spellStart"/>
      <w:r w:rsidRPr="00C73AB1">
        <w:t>api_key</w:t>
      </w:r>
      <w:proofErr w:type="spellEnd"/>
      <w:r w:rsidRPr="00C73AB1">
        <w:t xml:space="preserve"> y </w:t>
      </w:r>
      <w:proofErr w:type="spellStart"/>
      <w:r w:rsidRPr="00C73AB1">
        <w:t>model</w:t>
      </w:r>
      <w:proofErr w:type="spellEnd"/>
      <w:r w:rsidRPr="00C73AB1">
        <w:t>.</w:t>
      </w:r>
    </w:p>
    <w:p w14:paraId="5AAC6F3E" w14:textId="77777777" w:rsidR="00D74727" w:rsidRPr="00D74727" w:rsidRDefault="00D74727" w:rsidP="00D74727">
      <w:r w:rsidRPr="00D74727">
        <w:rPr>
          <w:b/>
          <w:bCs/>
        </w:rPr>
        <w:t xml:space="preserve">Pero </w:t>
      </w:r>
      <w:proofErr w:type="spellStart"/>
      <w:r w:rsidRPr="00D74727">
        <w:rPr>
          <w:b/>
          <w:bCs/>
        </w:rPr>
        <w:t>Anthropic</w:t>
      </w:r>
      <w:proofErr w:type="spellEnd"/>
      <w:r w:rsidRPr="00D74727">
        <w:rPr>
          <w:b/>
          <w:bCs/>
        </w:rPr>
        <w:t xml:space="preserve"> también tiene su propio SDK nativo</w:t>
      </w:r>
      <w:r w:rsidRPr="00D74727">
        <w:t xml:space="preserve">, igual que Google tiene </w:t>
      </w:r>
      <w:proofErr w:type="spellStart"/>
      <w:r w:rsidRPr="00D74727">
        <w:t>google-genai</w:t>
      </w:r>
      <w:proofErr w:type="spellEnd"/>
      <w:r w:rsidRPr="00D74727">
        <w:t xml:space="preserve">. Se llama simplemente </w:t>
      </w:r>
      <w:proofErr w:type="spellStart"/>
      <w:r w:rsidRPr="00D74727">
        <w:t>anthropic</w:t>
      </w:r>
      <w:proofErr w:type="spellEnd"/>
      <w:r w:rsidRPr="00D74727">
        <w:t xml:space="preserve">, y es lo que la propia </w:t>
      </w:r>
      <w:proofErr w:type="spellStart"/>
      <w:r w:rsidRPr="00D74727">
        <w:t>Anthropic</w:t>
      </w:r>
      <w:proofErr w:type="spellEnd"/>
      <w:r w:rsidRPr="00D74727">
        <w:t xml:space="preserve"> recomienda usar en vez de la capa de compatibilidad con </w:t>
      </w:r>
      <w:proofErr w:type="spellStart"/>
      <w:r w:rsidRPr="00D74727">
        <w:t>OpenAI</w:t>
      </w:r>
      <w:proofErr w:type="spellEnd"/>
      <w:r w:rsidRPr="00D74727">
        <w:t>, justo por las limitaciones que se mencionaron arriba:</w:t>
      </w:r>
    </w:p>
    <w:p w14:paraId="28B04175" w14:textId="0049557B" w:rsidR="00351E5B" w:rsidRDefault="00D74727" w:rsidP="00C73AB1">
      <w:r w:rsidRPr="00D74727">
        <w:rPr>
          <w:noProof/>
        </w:rPr>
        <w:drawing>
          <wp:inline distT="0" distB="0" distL="0" distR="0" wp14:anchorId="1860F959" wp14:editId="60CA353E">
            <wp:extent cx="4286250" cy="2397572"/>
            <wp:effectExtent l="0" t="0" r="0" b="3175"/>
            <wp:docPr id="654750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50316" name=""/>
                    <pic:cNvPicPr/>
                  </pic:nvPicPr>
                  <pic:blipFill>
                    <a:blip r:embed="rId76"/>
                    <a:stretch>
                      <a:fillRect/>
                    </a:stretch>
                  </pic:blipFill>
                  <pic:spPr>
                    <a:xfrm>
                      <a:off x="0" y="0"/>
                      <a:ext cx="4292270" cy="2400940"/>
                    </a:xfrm>
                    <a:prstGeom prst="rect">
                      <a:avLst/>
                    </a:prstGeom>
                  </pic:spPr>
                </pic:pic>
              </a:graphicData>
            </a:graphic>
          </wp:inline>
        </w:drawing>
      </w:r>
    </w:p>
    <w:p w14:paraId="76358009" w14:textId="77777777" w:rsidR="00C2506B" w:rsidRPr="00C2506B" w:rsidRDefault="00C2506B" w:rsidP="00C2506B">
      <w:r w:rsidRPr="00C2506B">
        <w:t>Notar las diferencias con el SDK nativo:</w:t>
      </w:r>
    </w:p>
    <w:p w14:paraId="7D7DBD5F" w14:textId="77777777" w:rsidR="00C2506B" w:rsidRPr="00C2506B" w:rsidRDefault="00C2506B">
      <w:pPr>
        <w:pStyle w:val="Prrafodelista"/>
        <w:numPr>
          <w:ilvl w:val="0"/>
          <w:numId w:val="9"/>
        </w:numPr>
      </w:pPr>
      <w:r w:rsidRPr="00C2506B">
        <w:t xml:space="preserve">Se importa </w:t>
      </w:r>
      <w:proofErr w:type="spellStart"/>
      <w:r w:rsidRPr="00C2506B">
        <w:t>Anthropic</w:t>
      </w:r>
      <w:proofErr w:type="spellEnd"/>
      <w:r w:rsidRPr="00C2506B">
        <w:t xml:space="preserve"> (no </w:t>
      </w:r>
      <w:proofErr w:type="spellStart"/>
      <w:r w:rsidRPr="00C2506B">
        <w:t>OpenAI</w:t>
      </w:r>
      <w:proofErr w:type="spellEnd"/>
      <w:r w:rsidRPr="00C2506B">
        <w:t>)</w:t>
      </w:r>
    </w:p>
    <w:p w14:paraId="5BD6D920" w14:textId="77777777" w:rsidR="00C2506B" w:rsidRPr="00C2506B" w:rsidRDefault="00C2506B">
      <w:pPr>
        <w:pStyle w:val="Prrafodelista"/>
        <w:numPr>
          <w:ilvl w:val="0"/>
          <w:numId w:val="9"/>
        </w:numPr>
      </w:pPr>
      <w:r w:rsidRPr="00C2506B">
        <w:t xml:space="preserve">El método se </w:t>
      </w:r>
      <w:proofErr w:type="gramStart"/>
      <w:r w:rsidRPr="00C2506B">
        <w:t>llama .</w:t>
      </w:r>
      <w:proofErr w:type="spellStart"/>
      <w:r w:rsidRPr="00C2506B">
        <w:t>messages</w:t>
      </w:r>
      <w:proofErr w:type="gramEnd"/>
      <w:r w:rsidRPr="00C2506B">
        <w:t>.create</w:t>
      </w:r>
      <w:proofErr w:type="spellEnd"/>
      <w:r w:rsidRPr="00C2506B">
        <w:t>(...) (</w:t>
      </w:r>
      <w:proofErr w:type="gramStart"/>
      <w:r w:rsidRPr="00C2506B">
        <w:t>no .</w:t>
      </w:r>
      <w:proofErr w:type="spellStart"/>
      <w:r w:rsidRPr="00C2506B">
        <w:t>chat</w:t>
      </w:r>
      <w:proofErr w:type="gramEnd"/>
      <w:r w:rsidRPr="00C2506B">
        <w:t>.</w:t>
      </w:r>
      <w:proofErr w:type="gramStart"/>
      <w:r w:rsidRPr="00C2506B">
        <w:t>completions.create</w:t>
      </w:r>
      <w:proofErr w:type="spellEnd"/>
      <w:proofErr w:type="gramEnd"/>
      <w:r w:rsidRPr="00C2506B">
        <w:t>(...))</w:t>
      </w:r>
    </w:p>
    <w:p w14:paraId="5C5484F4" w14:textId="77777777" w:rsidR="00C2506B" w:rsidRPr="00C2506B" w:rsidRDefault="00C2506B">
      <w:pPr>
        <w:pStyle w:val="Prrafodelista"/>
        <w:numPr>
          <w:ilvl w:val="0"/>
          <w:numId w:val="9"/>
        </w:numPr>
      </w:pPr>
      <w:r w:rsidRPr="00C2506B">
        <w:t xml:space="preserve">Pide </w:t>
      </w:r>
      <w:proofErr w:type="spellStart"/>
      <w:r w:rsidRPr="00C2506B">
        <w:t>max_tokens</w:t>
      </w:r>
      <w:proofErr w:type="spellEnd"/>
      <w:r w:rsidRPr="00C2506B">
        <w:t xml:space="preserve"> como parámetro obligatorio</w:t>
      </w:r>
    </w:p>
    <w:p w14:paraId="317D66CC" w14:textId="77777777" w:rsidR="00C2506B" w:rsidRDefault="00C2506B">
      <w:pPr>
        <w:pStyle w:val="Prrafodelista"/>
        <w:numPr>
          <w:ilvl w:val="0"/>
          <w:numId w:val="9"/>
        </w:numPr>
      </w:pPr>
      <w:r w:rsidRPr="00C2506B">
        <w:lastRenderedPageBreak/>
        <w:t xml:space="preserve">La respuesta viene en </w:t>
      </w:r>
      <w:proofErr w:type="spellStart"/>
      <w:proofErr w:type="gramStart"/>
      <w:r w:rsidRPr="00C2506B">
        <w:t>message.content</w:t>
      </w:r>
      <w:proofErr w:type="spellEnd"/>
      <w:proofErr w:type="gramEnd"/>
      <w:r w:rsidRPr="00C2506B">
        <w:t xml:space="preserve"> en vez de </w:t>
      </w:r>
      <w:proofErr w:type="spellStart"/>
      <w:proofErr w:type="gramStart"/>
      <w:r w:rsidRPr="00C2506B">
        <w:t>response.choices</w:t>
      </w:r>
      <w:proofErr w:type="spellEnd"/>
      <w:proofErr w:type="gramEnd"/>
      <w:r w:rsidRPr="00C2506B">
        <w:t>[0</w:t>
      </w:r>
      <w:proofErr w:type="gramStart"/>
      <w:r w:rsidRPr="00C2506B">
        <w:t>].</w:t>
      </w:r>
      <w:proofErr w:type="spellStart"/>
      <w:r w:rsidRPr="00C2506B">
        <w:t>message</w:t>
      </w:r>
      <w:proofErr w:type="gramEnd"/>
      <w:r w:rsidRPr="00C2506B">
        <w:t>.content</w:t>
      </w:r>
      <w:proofErr w:type="spellEnd"/>
    </w:p>
    <w:p w14:paraId="0C42E8ED" w14:textId="77777777" w:rsidR="00C2506B" w:rsidRDefault="00C2506B" w:rsidP="00C2506B"/>
    <w:p w14:paraId="5DEC54DB" w14:textId="77777777" w:rsidR="00C2506B" w:rsidRPr="00C2506B" w:rsidRDefault="00C2506B" w:rsidP="00C2506B">
      <w:pPr>
        <w:rPr>
          <w:b/>
          <w:bCs/>
          <w:sz w:val="24"/>
          <w:szCs w:val="28"/>
        </w:rPr>
      </w:pPr>
      <w:r w:rsidRPr="00C2506B">
        <w:rPr>
          <w:b/>
          <w:bCs/>
          <w:sz w:val="24"/>
          <w:szCs w:val="28"/>
          <w:highlight w:val="yellow"/>
        </w:rPr>
        <w:t xml:space="preserve">¿Y este SDK nativo de </w:t>
      </w:r>
      <w:proofErr w:type="spellStart"/>
      <w:r w:rsidRPr="00C2506B">
        <w:rPr>
          <w:b/>
          <w:bCs/>
          <w:sz w:val="24"/>
          <w:szCs w:val="28"/>
          <w:highlight w:val="yellow"/>
        </w:rPr>
        <w:t>Anthropic</w:t>
      </w:r>
      <w:proofErr w:type="spellEnd"/>
      <w:r w:rsidRPr="00C2506B">
        <w:rPr>
          <w:b/>
          <w:bCs/>
          <w:sz w:val="24"/>
          <w:szCs w:val="28"/>
          <w:highlight w:val="yellow"/>
        </w:rPr>
        <w:t xml:space="preserve"> también se puede apuntar a </w:t>
      </w:r>
      <w:proofErr w:type="spellStart"/>
      <w:r w:rsidRPr="00C2506B">
        <w:rPr>
          <w:b/>
          <w:bCs/>
          <w:sz w:val="24"/>
          <w:szCs w:val="28"/>
          <w:highlight w:val="yellow"/>
        </w:rPr>
        <w:t>Ollama</w:t>
      </w:r>
      <w:proofErr w:type="spellEnd"/>
      <w:r w:rsidRPr="00C2506B">
        <w:rPr>
          <w:b/>
          <w:bCs/>
          <w:sz w:val="24"/>
          <w:szCs w:val="28"/>
          <w:highlight w:val="yellow"/>
        </w:rPr>
        <w:t>?</w:t>
      </w:r>
    </w:p>
    <w:p w14:paraId="2A663E77" w14:textId="77777777" w:rsidR="003A2400" w:rsidRPr="003A2400" w:rsidRDefault="003A2400" w:rsidP="003A2400">
      <w:r w:rsidRPr="003A2400">
        <w:t xml:space="preserve">El cliente </w:t>
      </w:r>
      <w:proofErr w:type="spellStart"/>
      <w:r w:rsidRPr="003A2400">
        <w:t>Anthropic</w:t>
      </w:r>
      <w:proofErr w:type="spellEnd"/>
      <w:r w:rsidRPr="003A2400">
        <w:t xml:space="preserve">(...) sí acepta un parámetro </w:t>
      </w:r>
      <w:proofErr w:type="spellStart"/>
      <w:r w:rsidRPr="003A2400">
        <w:t>base_url</w:t>
      </w:r>
      <w:proofErr w:type="spellEnd"/>
      <w:r w:rsidRPr="003A2400">
        <w:t xml:space="preserve">, igual que la clase </w:t>
      </w:r>
      <w:proofErr w:type="spellStart"/>
      <w:r w:rsidRPr="003A2400">
        <w:t>OpenAI</w:t>
      </w:r>
      <w:proofErr w:type="spellEnd"/>
      <w:r w:rsidRPr="003A2400">
        <w:t xml:space="preserve">. Pero </w:t>
      </w:r>
      <w:r w:rsidRPr="003A2400">
        <w:rPr>
          <w:b/>
          <w:bCs/>
        </w:rPr>
        <w:t xml:space="preserve">no sirve para conectarlo a </w:t>
      </w:r>
      <w:proofErr w:type="spellStart"/>
      <w:r w:rsidRPr="003A2400">
        <w:rPr>
          <w:b/>
          <w:bCs/>
        </w:rPr>
        <w:t>Ollama</w:t>
      </w:r>
      <w:proofErr w:type="spellEnd"/>
      <w:r w:rsidRPr="003A2400">
        <w:t xml:space="preserve">, por la misma razón que pasaba con Gemini: </w:t>
      </w:r>
      <w:proofErr w:type="spellStart"/>
      <w:r w:rsidRPr="003A2400">
        <w:t>base_url</w:t>
      </w:r>
      <w:proofErr w:type="spellEnd"/>
      <w:r w:rsidRPr="003A2400">
        <w:t xml:space="preserve"> solo redirige </w:t>
      </w:r>
      <w:r w:rsidRPr="003A2400">
        <w:rPr>
          <w:i/>
          <w:iCs/>
        </w:rPr>
        <w:t>a dónde</w:t>
      </w:r>
      <w:r w:rsidRPr="003A2400">
        <w:t xml:space="preserve"> va el pedido, no cambia </w:t>
      </w:r>
      <w:r w:rsidRPr="003A2400">
        <w:rPr>
          <w:i/>
          <w:iCs/>
        </w:rPr>
        <w:t>el formato</w:t>
      </w:r>
      <w:r w:rsidRPr="003A2400">
        <w:t xml:space="preserve"> del pedido. El SDK nativo de </w:t>
      </w:r>
      <w:proofErr w:type="spellStart"/>
      <w:r w:rsidRPr="003A2400">
        <w:t>Anthropic</w:t>
      </w:r>
      <w:proofErr w:type="spellEnd"/>
      <w:r w:rsidRPr="003A2400">
        <w:t xml:space="preserve"> arma sus pedidos siguiendo el protocolo propio de </w:t>
      </w:r>
      <w:proofErr w:type="spellStart"/>
      <w:r w:rsidRPr="003A2400">
        <w:t>Anthropic</w:t>
      </w:r>
      <w:proofErr w:type="spellEnd"/>
      <w:r w:rsidRPr="003A2400">
        <w:t xml:space="preserve"> (</w:t>
      </w:r>
      <w:proofErr w:type="spellStart"/>
      <w:r w:rsidRPr="003A2400">
        <w:t>endpoint</w:t>
      </w:r>
      <w:proofErr w:type="spellEnd"/>
      <w:r w:rsidRPr="003A2400">
        <w:t xml:space="preserve"> /v1/</w:t>
      </w:r>
      <w:proofErr w:type="spellStart"/>
      <w:r w:rsidRPr="003A2400">
        <w:t>messages</w:t>
      </w:r>
      <w:proofErr w:type="spellEnd"/>
      <w:r w:rsidRPr="003A2400">
        <w:t xml:space="preserve">, con su estructura particular), y </w:t>
      </w:r>
      <w:proofErr w:type="spellStart"/>
      <w:r w:rsidRPr="003A2400">
        <w:t>Ollama</w:t>
      </w:r>
      <w:proofErr w:type="spellEnd"/>
      <w:r w:rsidRPr="003A2400">
        <w:t xml:space="preserve"> no entiende ese formato — solo entiende el de </w:t>
      </w:r>
      <w:proofErr w:type="spellStart"/>
      <w:r w:rsidRPr="003A2400">
        <w:t>OpenAI</w:t>
      </w:r>
      <w:proofErr w:type="spellEnd"/>
      <w:r w:rsidRPr="003A2400">
        <w:t>.</w:t>
      </w:r>
    </w:p>
    <w:p w14:paraId="5729E8F0" w14:textId="0CFFB987" w:rsidR="00C2506B" w:rsidRDefault="003A2400" w:rsidP="00C2506B">
      <w:r w:rsidRPr="003A2400">
        <w:rPr>
          <w:noProof/>
        </w:rPr>
        <w:drawing>
          <wp:inline distT="0" distB="0" distL="0" distR="0" wp14:anchorId="497D3713" wp14:editId="761962CD">
            <wp:extent cx="5286736" cy="2057400"/>
            <wp:effectExtent l="19050" t="19050" r="28575" b="19050"/>
            <wp:docPr id="958177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77014" name=""/>
                    <pic:cNvPicPr/>
                  </pic:nvPicPr>
                  <pic:blipFill>
                    <a:blip r:embed="rId77"/>
                    <a:stretch>
                      <a:fillRect/>
                    </a:stretch>
                  </pic:blipFill>
                  <pic:spPr>
                    <a:xfrm>
                      <a:off x="0" y="0"/>
                      <a:ext cx="5291299" cy="2059176"/>
                    </a:xfrm>
                    <a:prstGeom prst="rect">
                      <a:avLst/>
                    </a:prstGeom>
                    <a:ln>
                      <a:solidFill>
                        <a:schemeClr val="accent1">
                          <a:lumMod val="60000"/>
                          <a:lumOff val="40000"/>
                        </a:schemeClr>
                      </a:solidFill>
                    </a:ln>
                  </pic:spPr>
                </pic:pic>
              </a:graphicData>
            </a:graphic>
          </wp:inline>
        </w:drawing>
      </w:r>
    </w:p>
    <w:p w14:paraId="5ABE178B" w14:textId="21177248" w:rsidR="00C73AB1" w:rsidRPr="00C73AB1" w:rsidRDefault="00F95A77" w:rsidP="00C73AB1">
      <w:r w:rsidRPr="00F95A77">
        <w:t xml:space="preserve">Por eso, para hablar con Ollama desde Python solo hay dos caminos reales: usar la clase </w:t>
      </w:r>
      <w:proofErr w:type="spellStart"/>
      <w:r w:rsidRPr="00F95A77">
        <w:t>OpenAI</w:t>
      </w:r>
      <w:proofErr w:type="spellEnd"/>
      <w:r w:rsidRPr="00F95A77">
        <w:t xml:space="preserve"> (redirigida con </w:t>
      </w:r>
      <w:proofErr w:type="spellStart"/>
      <w:r w:rsidRPr="00F95A77">
        <w:t>base_url</w:t>
      </w:r>
      <w:proofErr w:type="spellEnd"/>
      <w:r w:rsidRPr="00F95A77">
        <w:t xml:space="preserve">, como se mostró al principio de este documento), o usar la librería propia de </w:t>
      </w:r>
      <w:proofErr w:type="spellStart"/>
      <w:r w:rsidRPr="00F95A77">
        <w:t>Ollama</w:t>
      </w:r>
      <w:proofErr w:type="spellEnd"/>
      <w:r w:rsidRPr="00F95A77">
        <w:t xml:space="preserve"> (</w:t>
      </w:r>
      <w:proofErr w:type="spellStart"/>
      <w:proofErr w:type="gramStart"/>
      <w:r w:rsidRPr="00F95A77">
        <w:t>ollama.chat</w:t>
      </w:r>
      <w:proofErr w:type="spellEnd"/>
      <w:proofErr w:type="gramEnd"/>
      <w:r w:rsidRPr="00F95A77">
        <w:t>(...)).</w:t>
      </w:r>
    </w:p>
    <w:p w14:paraId="1A4EB6A2" w14:textId="045F7BDE" w:rsidR="00C73AB1" w:rsidRPr="00C73AB1" w:rsidRDefault="00C73AB1">
      <w:pPr>
        <w:pStyle w:val="Prrafodelista"/>
        <w:numPr>
          <w:ilvl w:val="0"/>
          <w:numId w:val="2"/>
        </w:numPr>
      </w:pPr>
      <w:r w:rsidRPr="00C73AB1">
        <w:rPr>
          <w:b/>
          <w:bCs/>
        </w:rPr>
        <w:t>Gemini</w:t>
      </w:r>
      <w:r w:rsidRPr="00C73AB1">
        <w:t xml:space="preserve">: es la excepción entre los tres — no ofrece esta capa de compatibilidad con </w:t>
      </w:r>
      <w:proofErr w:type="spellStart"/>
      <w:r w:rsidRPr="00C73AB1">
        <w:t>OpenAI</w:t>
      </w:r>
      <w:proofErr w:type="spellEnd"/>
      <w:r w:rsidRPr="00C73AB1">
        <w:t>. Requiere su propio SDK (</w:t>
      </w:r>
      <w:proofErr w:type="spellStart"/>
      <w:r w:rsidRPr="00C73AB1">
        <w:t>google-genai</w:t>
      </w:r>
      <w:proofErr w:type="spellEnd"/>
      <w:r w:rsidRPr="00C73AB1">
        <w:t xml:space="preserve">) y una adaptación más profunda del código, como se vio en la sección de este mismo documento sobre por qué no se puede simplemente redirigir </w:t>
      </w:r>
      <w:proofErr w:type="spellStart"/>
      <w:proofErr w:type="gramStart"/>
      <w:r w:rsidRPr="00C73AB1">
        <w:t>genai.Client</w:t>
      </w:r>
      <w:proofErr w:type="spellEnd"/>
      <w:proofErr w:type="gramEnd"/>
      <w:r w:rsidRPr="00C73AB1">
        <w:t xml:space="preserve"> hacia </w:t>
      </w:r>
      <w:proofErr w:type="spellStart"/>
      <w:r w:rsidRPr="00C73AB1">
        <w:t>Ollama</w:t>
      </w:r>
      <w:proofErr w:type="spellEnd"/>
      <w:r w:rsidRPr="00C73AB1">
        <w:t>.</w:t>
      </w:r>
    </w:p>
    <w:p w14:paraId="3362DF63" w14:textId="6001C0EB" w:rsidR="00C73AB1" w:rsidRDefault="00A00813" w:rsidP="00C75F21">
      <w:r w:rsidRPr="00A00813">
        <w:rPr>
          <w:noProof/>
        </w:rPr>
        <w:drawing>
          <wp:inline distT="0" distB="0" distL="0" distR="0" wp14:anchorId="3E52E36B" wp14:editId="6B4FCE73">
            <wp:extent cx="6309907" cy="2377646"/>
            <wp:effectExtent l="38100" t="38100" r="34290" b="41910"/>
            <wp:docPr id="1918879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79728" name=""/>
                    <pic:cNvPicPr/>
                  </pic:nvPicPr>
                  <pic:blipFill>
                    <a:blip r:embed="rId78"/>
                    <a:stretch>
                      <a:fillRect/>
                    </a:stretch>
                  </pic:blipFill>
                  <pic:spPr>
                    <a:xfrm>
                      <a:off x="0" y="0"/>
                      <a:ext cx="6309907" cy="2377646"/>
                    </a:xfrm>
                    <a:prstGeom prst="rect">
                      <a:avLst/>
                    </a:prstGeom>
                    <a:ln w="28575">
                      <a:solidFill>
                        <a:schemeClr val="accent1">
                          <a:lumMod val="60000"/>
                          <a:lumOff val="40000"/>
                        </a:schemeClr>
                      </a:solidFill>
                    </a:ln>
                  </pic:spPr>
                </pic:pic>
              </a:graphicData>
            </a:graphic>
          </wp:inline>
        </w:drawing>
      </w:r>
    </w:p>
    <w:p w14:paraId="108BF138" w14:textId="77777777" w:rsidR="00C80607" w:rsidRDefault="00C80607" w:rsidP="00C75F21"/>
    <w:p w14:paraId="31CA956D" w14:textId="43D34C8A" w:rsidR="00C80607" w:rsidRDefault="00C80607">
      <w:r>
        <w:br w:type="page"/>
      </w:r>
    </w:p>
    <w:p w14:paraId="71EE3BC5" w14:textId="1E45154B" w:rsidR="00A91E24" w:rsidRDefault="00A91E24" w:rsidP="00A91E24">
      <w:pPr>
        <w:pStyle w:val="Ttulo2"/>
        <w:rPr>
          <w:rFonts w:ascii="Arial" w:hAnsi="Arial" w:cs="Arial"/>
          <w:b/>
          <w:bCs/>
          <w:sz w:val="24"/>
          <w:szCs w:val="24"/>
        </w:rPr>
      </w:pPr>
      <w:bookmarkStart w:id="25" w:name="_Toc243791114"/>
      <w:r w:rsidRPr="00A91E24">
        <w:rPr>
          <w:rFonts w:ascii="Arial" w:hAnsi="Arial" w:cs="Arial"/>
          <w:b/>
          <w:bCs/>
          <w:sz w:val="24"/>
          <w:szCs w:val="24"/>
          <w:highlight w:val="yellow"/>
        </w:rPr>
        <w:lastRenderedPageBreak/>
        <w:t xml:space="preserve">1.5 </w:t>
      </w:r>
      <w:r w:rsidR="009926A4">
        <w:rPr>
          <w:rFonts w:ascii="Arial" w:hAnsi="Arial" w:cs="Arial"/>
          <w:b/>
          <w:bCs/>
          <w:sz w:val="24"/>
          <w:szCs w:val="24"/>
          <w:highlight w:val="yellow"/>
        </w:rPr>
        <w:t>DIA-1</w:t>
      </w:r>
      <w:r w:rsidR="005844F1">
        <w:rPr>
          <w:rFonts w:ascii="Arial" w:hAnsi="Arial" w:cs="Arial"/>
          <w:b/>
          <w:bCs/>
          <w:sz w:val="24"/>
          <w:szCs w:val="24"/>
          <w:highlight w:val="yellow"/>
        </w:rPr>
        <w:t>-5</w:t>
      </w:r>
      <w:r w:rsidR="009926A4">
        <w:rPr>
          <w:rFonts w:ascii="Arial" w:hAnsi="Arial" w:cs="Arial"/>
          <w:b/>
          <w:bCs/>
          <w:sz w:val="24"/>
          <w:szCs w:val="24"/>
          <w:highlight w:val="yellow"/>
        </w:rPr>
        <w:t xml:space="preserve">: </w:t>
      </w:r>
      <w:r w:rsidRPr="00A91E24">
        <w:rPr>
          <w:rFonts w:ascii="Arial" w:hAnsi="Arial" w:cs="Arial"/>
          <w:b/>
          <w:bCs/>
          <w:sz w:val="24"/>
          <w:szCs w:val="24"/>
          <w:highlight w:val="yellow"/>
        </w:rPr>
        <w:t>Completando el laboratorio (versión Gemini)</w:t>
      </w:r>
      <w:bookmarkEnd w:id="25"/>
    </w:p>
    <w:p w14:paraId="47EDF1E1" w14:textId="7DE81554" w:rsidR="00A91E24" w:rsidRPr="00A91E24" w:rsidRDefault="00A91E24" w:rsidP="00A91E24">
      <w:pPr>
        <w:pStyle w:val="Ttulo3"/>
        <w:rPr>
          <w:rFonts w:cs="Arial"/>
          <w:b/>
          <w:bCs/>
          <w:sz w:val="24"/>
          <w:szCs w:val="24"/>
        </w:rPr>
      </w:pPr>
      <w:bookmarkStart w:id="26" w:name="_Toc243791115"/>
      <w:r w:rsidRPr="008E4F27">
        <w:rPr>
          <w:rFonts w:cs="Arial"/>
          <w:b/>
          <w:bCs/>
          <w:sz w:val="24"/>
          <w:szCs w:val="24"/>
          <w:highlight w:val="yellow"/>
        </w:rPr>
        <w:t xml:space="preserve">1.5.1 La función </w:t>
      </w:r>
      <w:proofErr w:type="spellStart"/>
      <w:r w:rsidRPr="008E4F27">
        <w:rPr>
          <w:rFonts w:cs="Arial"/>
          <w:b/>
          <w:bCs/>
          <w:sz w:val="24"/>
          <w:szCs w:val="24"/>
          <w:highlight w:val="yellow"/>
        </w:rPr>
        <w:t>messages_</w:t>
      </w:r>
      <w:proofErr w:type="gramStart"/>
      <w:r w:rsidRPr="008E4F27">
        <w:rPr>
          <w:rFonts w:cs="Arial"/>
          <w:b/>
          <w:bCs/>
          <w:sz w:val="24"/>
          <w:szCs w:val="24"/>
          <w:highlight w:val="yellow"/>
        </w:rPr>
        <w:t>for</w:t>
      </w:r>
      <w:proofErr w:type="spellEnd"/>
      <w:r w:rsidRPr="008E4F27">
        <w:rPr>
          <w:rFonts w:cs="Arial"/>
          <w:b/>
          <w:bCs/>
          <w:sz w:val="24"/>
          <w:szCs w:val="24"/>
          <w:highlight w:val="yellow"/>
        </w:rPr>
        <w:t>(</w:t>
      </w:r>
      <w:proofErr w:type="gramEnd"/>
      <w:r w:rsidRPr="008E4F27">
        <w:rPr>
          <w:rFonts w:cs="Arial"/>
          <w:b/>
          <w:bCs/>
          <w:sz w:val="24"/>
          <w:szCs w:val="24"/>
          <w:highlight w:val="yellow"/>
        </w:rPr>
        <w:t>)</w:t>
      </w:r>
      <w:r w:rsidR="008E4F27" w:rsidRPr="008E4F27">
        <w:rPr>
          <w:rFonts w:cs="Arial"/>
          <w:b/>
          <w:bCs/>
          <w:sz w:val="24"/>
          <w:szCs w:val="24"/>
          <w:highlight w:val="yellow"/>
        </w:rPr>
        <w:t xml:space="preserve"> + </w:t>
      </w:r>
      <w:proofErr w:type="spellStart"/>
      <w:r w:rsidR="008E4F27" w:rsidRPr="008E4F27">
        <w:rPr>
          <w:rFonts w:cs="Arial"/>
          <w:b/>
          <w:bCs/>
          <w:sz w:val="24"/>
          <w:szCs w:val="24"/>
          <w:highlight w:val="yellow"/>
        </w:rPr>
        <w:t>summarize</w:t>
      </w:r>
      <w:proofErr w:type="spellEnd"/>
      <w:r w:rsidR="008E4F27" w:rsidRPr="008E4F27">
        <w:rPr>
          <w:rFonts w:cs="Arial"/>
          <w:b/>
          <w:bCs/>
          <w:sz w:val="24"/>
          <w:szCs w:val="24"/>
          <w:highlight w:val="yellow"/>
        </w:rPr>
        <w:t>(</w:t>
      </w:r>
      <w:proofErr w:type="spellStart"/>
      <w:r w:rsidR="008E4F27" w:rsidRPr="008E4F27">
        <w:rPr>
          <w:rFonts w:cs="Arial"/>
          <w:b/>
          <w:bCs/>
          <w:sz w:val="24"/>
          <w:szCs w:val="24"/>
          <w:highlight w:val="yellow"/>
        </w:rPr>
        <w:t>url</w:t>
      </w:r>
      <w:proofErr w:type="spellEnd"/>
      <w:r w:rsidR="008E4F27" w:rsidRPr="008E4F27">
        <w:rPr>
          <w:rFonts w:cs="Arial"/>
          <w:b/>
          <w:bCs/>
          <w:sz w:val="24"/>
          <w:szCs w:val="24"/>
          <w:highlight w:val="yellow"/>
        </w:rPr>
        <w:t>) — uniendo todas las piezas</w:t>
      </w:r>
      <w:bookmarkEnd w:id="26"/>
    </w:p>
    <w:p w14:paraId="34F2389D" w14:textId="77777777" w:rsidR="002806E5" w:rsidRDefault="002806E5" w:rsidP="002806E5">
      <w:r w:rsidRPr="002806E5">
        <w:t xml:space="preserve">En vez de armar el </w:t>
      </w:r>
      <w:proofErr w:type="spellStart"/>
      <w:r w:rsidRPr="002806E5">
        <w:t>prompt</w:t>
      </w:r>
      <w:proofErr w:type="spellEnd"/>
      <w:r w:rsidRPr="002806E5">
        <w:t xml:space="preserve"> a mano cada vez, se encapsula en una función reutilizable. En la versión original de </w:t>
      </w:r>
      <w:proofErr w:type="spellStart"/>
      <w:r w:rsidRPr="002806E5">
        <w:t>OpenAI</w:t>
      </w:r>
      <w:proofErr w:type="spellEnd"/>
      <w:r w:rsidRPr="002806E5">
        <w:t xml:space="preserve"> devuelve una lista de diccionarios </w:t>
      </w:r>
      <w:r w:rsidRPr="002806E5">
        <w:rPr>
          <w:b/>
          <w:bCs/>
        </w:rPr>
        <w:t>role</w:t>
      </w:r>
      <w:r w:rsidRPr="002806E5">
        <w:t>/</w:t>
      </w:r>
      <w:proofErr w:type="spellStart"/>
      <w:r w:rsidRPr="002806E5">
        <w:rPr>
          <w:b/>
          <w:bCs/>
        </w:rPr>
        <w:t>content</w:t>
      </w:r>
      <w:proofErr w:type="spellEnd"/>
      <w:r w:rsidRPr="002806E5">
        <w:t>; en la versión adaptada a Gemini, un diccionario con dos claves separadas:</w:t>
      </w:r>
    </w:p>
    <w:p w14:paraId="1FFE2849" w14:textId="403F46DA" w:rsidR="002806E5" w:rsidRDefault="00B80F69" w:rsidP="002806E5">
      <w:r w:rsidRPr="00B80F69">
        <w:rPr>
          <w:noProof/>
        </w:rPr>
        <w:drawing>
          <wp:inline distT="0" distB="0" distL="0" distR="0" wp14:anchorId="6C0A03F9" wp14:editId="7CBFA506">
            <wp:extent cx="3676650" cy="1015162"/>
            <wp:effectExtent l="19050" t="19050" r="19050" b="13970"/>
            <wp:docPr id="1945167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67440" name=""/>
                    <pic:cNvPicPr/>
                  </pic:nvPicPr>
                  <pic:blipFill>
                    <a:blip r:embed="rId79"/>
                    <a:stretch>
                      <a:fillRect/>
                    </a:stretch>
                  </pic:blipFill>
                  <pic:spPr>
                    <a:xfrm>
                      <a:off x="0" y="0"/>
                      <a:ext cx="3690458" cy="1018975"/>
                    </a:xfrm>
                    <a:prstGeom prst="rect">
                      <a:avLst/>
                    </a:prstGeom>
                    <a:ln w="19050">
                      <a:solidFill>
                        <a:schemeClr val="accent1">
                          <a:lumMod val="60000"/>
                          <a:lumOff val="40000"/>
                        </a:schemeClr>
                      </a:solidFill>
                    </a:ln>
                  </pic:spPr>
                </pic:pic>
              </a:graphicData>
            </a:graphic>
          </wp:inline>
        </w:drawing>
      </w:r>
      <w:r w:rsidR="001B2B87" w:rsidRPr="001B2B87">
        <w:rPr>
          <w:noProof/>
        </w:rPr>
        <w:drawing>
          <wp:inline distT="0" distB="0" distL="0" distR="0" wp14:anchorId="55EA324D" wp14:editId="68985F37">
            <wp:extent cx="2647950" cy="1001240"/>
            <wp:effectExtent l="19050" t="19050" r="19050" b="27940"/>
            <wp:docPr id="915372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72760" name=""/>
                    <pic:cNvPicPr/>
                  </pic:nvPicPr>
                  <pic:blipFill>
                    <a:blip r:embed="rId80"/>
                    <a:stretch>
                      <a:fillRect/>
                    </a:stretch>
                  </pic:blipFill>
                  <pic:spPr>
                    <a:xfrm>
                      <a:off x="0" y="0"/>
                      <a:ext cx="2661616" cy="1006407"/>
                    </a:xfrm>
                    <a:prstGeom prst="rect">
                      <a:avLst/>
                    </a:prstGeom>
                    <a:ln w="19050">
                      <a:solidFill>
                        <a:schemeClr val="accent1">
                          <a:lumMod val="60000"/>
                          <a:lumOff val="40000"/>
                        </a:schemeClr>
                      </a:solidFill>
                    </a:ln>
                  </pic:spPr>
                </pic:pic>
              </a:graphicData>
            </a:graphic>
          </wp:inline>
        </w:drawing>
      </w:r>
      <w:r w:rsidR="00416472" w:rsidRPr="00416472">
        <w:rPr>
          <w:noProof/>
        </w:rPr>
        <w:drawing>
          <wp:inline distT="0" distB="0" distL="0" distR="0" wp14:anchorId="1B2D9020" wp14:editId="0C181337">
            <wp:extent cx="4572000" cy="785374"/>
            <wp:effectExtent l="38100" t="38100" r="38100" b="34290"/>
            <wp:docPr id="1527965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65850" name=""/>
                    <pic:cNvPicPr/>
                  </pic:nvPicPr>
                  <pic:blipFill>
                    <a:blip r:embed="rId81"/>
                    <a:stretch>
                      <a:fillRect/>
                    </a:stretch>
                  </pic:blipFill>
                  <pic:spPr>
                    <a:xfrm>
                      <a:off x="0" y="0"/>
                      <a:ext cx="4596437" cy="789572"/>
                    </a:xfrm>
                    <a:prstGeom prst="rect">
                      <a:avLst/>
                    </a:prstGeom>
                    <a:ln w="28575">
                      <a:solidFill>
                        <a:schemeClr val="accent1">
                          <a:lumMod val="60000"/>
                          <a:lumOff val="40000"/>
                        </a:schemeClr>
                      </a:solidFill>
                    </a:ln>
                  </pic:spPr>
                </pic:pic>
              </a:graphicData>
            </a:graphic>
          </wp:inline>
        </w:drawing>
      </w:r>
      <w:r w:rsidR="008E4F27" w:rsidRPr="008E4F27">
        <w:rPr>
          <w:noProof/>
        </w:rPr>
        <w:drawing>
          <wp:inline distT="0" distB="0" distL="0" distR="0" wp14:anchorId="41254208" wp14:editId="520EA7DB">
            <wp:extent cx="2934389" cy="1154430"/>
            <wp:effectExtent l="19050" t="19050" r="18415" b="26670"/>
            <wp:docPr id="1198476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76325" name=""/>
                    <pic:cNvPicPr/>
                  </pic:nvPicPr>
                  <pic:blipFill>
                    <a:blip r:embed="rId82"/>
                    <a:stretch>
                      <a:fillRect/>
                    </a:stretch>
                  </pic:blipFill>
                  <pic:spPr>
                    <a:xfrm>
                      <a:off x="0" y="0"/>
                      <a:ext cx="2937722" cy="1155741"/>
                    </a:xfrm>
                    <a:prstGeom prst="rect">
                      <a:avLst/>
                    </a:prstGeom>
                    <a:ln w="19050">
                      <a:solidFill>
                        <a:schemeClr val="accent1">
                          <a:lumMod val="60000"/>
                          <a:lumOff val="40000"/>
                        </a:schemeClr>
                      </a:solidFill>
                    </a:ln>
                  </pic:spPr>
                </pic:pic>
              </a:graphicData>
            </a:graphic>
          </wp:inline>
        </w:drawing>
      </w:r>
    </w:p>
    <w:p w14:paraId="1E144CD8" w14:textId="6413F9A4" w:rsidR="008E4F27" w:rsidRPr="00A6761D" w:rsidRDefault="00A6761D" w:rsidP="002806E5">
      <w:pPr>
        <w:rPr>
          <w:b/>
          <w:bCs/>
          <w:sz w:val="24"/>
          <w:szCs w:val="28"/>
        </w:rPr>
      </w:pPr>
      <w:proofErr w:type="spellStart"/>
      <w:r w:rsidRPr="00A6761D">
        <w:rPr>
          <w:b/>
          <w:bCs/>
          <w:sz w:val="24"/>
          <w:szCs w:val="28"/>
          <w:highlight w:val="yellow"/>
        </w:rPr>
        <w:t>summarize</w:t>
      </w:r>
      <w:proofErr w:type="spellEnd"/>
      <w:r w:rsidRPr="00A6761D">
        <w:rPr>
          <w:b/>
          <w:bCs/>
          <w:sz w:val="24"/>
          <w:szCs w:val="28"/>
          <w:highlight w:val="yellow"/>
        </w:rPr>
        <w:t>(</w:t>
      </w:r>
      <w:proofErr w:type="spellStart"/>
      <w:r w:rsidRPr="00A6761D">
        <w:rPr>
          <w:b/>
          <w:bCs/>
          <w:sz w:val="24"/>
          <w:szCs w:val="28"/>
          <w:highlight w:val="yellow"/>
        </w:rPr>
        <w:t>url</w:t>
      </w:r>
      <w:proofErr w:type="spellEnd"/>
      <w:r w:rsidRPr="00A6761D">
        <w:rPr>
          <w:b/>
          <w:bCs/>
          <w:sz w:val="24"/>
          <w:szCs w:val="28"/>
          <w:highlight w:val="yellow"/>
        </w:rPr>
        <w:t>) — uniendo todas las piezas</w:t>
      </w:r>
    </w:p>
    <w:p w14:paraId="1B479B44" w14:textId="77777777" w:rsidR="00EA12C3" w:rsidRDefault="00EA12C3" w:rsidP="00EA12C3">
      <w:r w:rsidRPr="00EA12C3">
        <w:t xml:space="preserve">Esta es la función que integra </w:t>
      </w:r>
      <w:proofErr w:type="spellStart"/>
      <w:r w:rsidRPr="00EA12C3">
        <w:t>scraping</w:t>
      </w:r>
      <w:proofErr w:type="spellEnd"/>
      <w:r w:rsidRPr="00EA12C3">
        <w:t xml:space="preserve"> + </w:t>
      </w:r>
      <w:proofErr w:type="spellStart"/>
      <w:r w:rsidRPr="00EA12C3">
        <w:t>prompt</w:t>
      </w:r>
      <w:proofErr w:type="spellEnd"/>
      <w:r w:rsidRPr="00EA12C3">
        <w:t xml:space="preserve"> + llamada al modelo, adaptada a Gemini:</w:t>
      </w:r>
    </w:p>
    <w:p w14:paraId="1BE71EE4" w14:textId="0D2490C7" w:rsidR="00EA12C3" w:rsidRDefault="00EA12C3" w:rsidP="00EA12C3">
      <w:r w:rsidRPr="00EA12C3">
        <w:rPr>
          <w:noProof/>
        </w:rPr>
        <w:drawing>
          <wp:inline distT="0" distB="0" distL="0" distR="0" wp14:anchorId="4ED2D757" wp14:editId="2578B0E8">
            <wp:extent cx="3733800" cy="1528800"/>
            <wp:effectExtent l="38100" t="38100" r="38100" b="33655"/>
            <wp:docPr id="32320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0792" name=""/>
                    <pic:cNvPicPr/>
                  </pic:nvPicPr>
                  <pic:blipFill>
                    <a:blip r:embed="rId83"/>
                    <a:stretch>
                      <a:fillRect/>
                    </a:stretch>
                  </pic:blipFill>
                  <pic:spPr>
                    <a:xfrm>
                      <a:off x="0" y="0"/>
                      <a:ext cx="3741637" cy="1532009"/>
                    </a:xfrm>
                    <a:prstGeom prst="rect">
                      <a:avLst/>
                    </a:prstGeom>
                    <a:ln w="28575">
                      <a:solidFill>
                        <a:schemeClr val="accent1">
                          <a:lumMod val="60000"/>
                          <a:lumOff val="40000"/>
                        </a:schemeClr>
                      </a:solidFill>
                    </a:ln>
                  </pic:spPr>
                </pic:pic>
              </a:graphicData>
            </a:graphic>
          </wp:inline>
        </w:drawing>
      </w:r>
    </w:p>
    <w:tbl>
      <w:tblPr>
        <w:tblStyle w:val="Tablaconcuadrcula4-nfasis6"/>
        <w:tblW w:w="0" w:type="auto"/>
        <w:tblLook w:val="04A0" w:firstRow="1" w:lastRow="0" w:firstColumn="1" w:lastColumn="0" w:noHBand="0" w:noVBand="1"/>
      </w:tblPr>
      <w:tblGrid>
        <w:gridCol w:w="5395"/>
        <w:gridCol w:w="5395"/>
      </w:tblGrid>
      <w:tr w:rsidR="004C53BF" w14:paraId="44E062DE" w14:textId="77777777" w:rsidTr="00D055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6F15372" w14:textId="5107B526" w:rsidR="004C53BF" w:rsidRPr="004C53BF" w:rsidRDefault="004C53BF" w:rsidP="00EA12C3">
            <w:pPr>
              <w:rPr>
                <w:b w:val="0"/>
                <w:bCs w:val="0"/>
              </w:rPr>
            </w:pPr>
            <w:r>
              <w:rPr>
                <w:b w:val="0"/>
                <w:bCs w:val="0"/>
              </w:rPr>
              <w:t>Paso</w:t>
            </w:r>
          </w:p>
        </w:tc>
        <w:tc>
          <w:tcPr>
            <w:tcW w:w="5395" w:type="dxa"/>
          </w:tcPr>
          <w:p w14:paraId="031B2ED5" w14:textId="0B5478D9" w:rsidR="004C53BF" w:rsidRPr="004C53BF" w:rsidRDefault="004C53BF" w:rsidP="00EA12C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hace</w:t>
            </w:r>
          </w:p>
        </w:tc>
      </w:tr>
      <w:tr w:rsidR="004C53BF" w14:paraId="118C0A2B" w14:textId="77777777" w:rsidTr="00D055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F3DAF0C" w14:textId="64181769" w:rsidR="004C53BF" w:rsidRPr="000F3534" w:rsidRDefault="002077EB" w:rsidP="00EA12C3">
            <w:proofErr w:type="spellStart"/>
            <w:r w:rsidRPr="000F3534">
              <w:t>Fetch_website_contents</w:t>
            </w:r>
            <w:proofErr w:type="spellEnd"/>
            <w:r w:rsidRPr="000F3534">
              <w:t>(</w:t>
            </w:r>
            <w:proofErr w:type="spellStart"/>
            <w:r w:rsidRPr="000F3534">
              <w:t>url</w:t>
            </w:r>
            <w:proofErr w:type="spellEnd"/>
            <w:r w:rsidRPr="000F3534">
              <w:t>)</w:t>
            </w:r>
          </w:p>
        </w:tc>
        <w:tc>
          <w:tcPr>
            <w:tcW w:w="5395" w:type="dxa"/>
          </w:tcPr>
          <w:p w14:paraId="2C714C62" w14:textId="32EA649B" w:rsidR="004C53BF" w:rsidRPr="002077EB" w:rsidRDefault="002077EB" w:rsidP="00EA12C3">
            <w:pPr>
              <w:cnfStyle w:val="000000100000" w:firstRow="0" w:lastRow="0" w:firstColumn="0" w:lastColumn="0" w:oddVBand="0" w:evenVBand="0" w:oddHBand="1" w:evenHBand="0" w:firstRowFirstColumn="0" w:firstRowLastColumn="0" w:lastRowFirstColumn="0" w:lastRowLastColumn="0"/>
            </w:pPr>
            <w:r>
              <w:t>Descarga y limpiar el HTML, devuelve texto (titulo + contenido, truncado a 2.000 caracteres)</w:t>
            </w:r>
          </w:p>
        </w:tc>
      </w:tr>
      <w:tr w:rsidR="004C53BF" w14:paraId="22CB3501" w14:textId="77777777" w:rsidTr="00D0552A">
        <w:tc>
          <w:tcPr>
            <w:cnfStyle w:val="001000000000" w:firstRow="0" w:lastRow="0" w:firstColumn="1" w:lastColumn="0" w:oddVBand="0" w:evenVBand="0" w:oddHBand="0" w:evenHBand="0" w:firstRowFirstColumn="0" w:firstRowLastColumn="0" w:lastRowFirstColumn="0" w:lastRowLastColumn="0"/>
            <w:tcW w:w="5395" w:type="dxa"/>
          </w:tcPr>
          <w:p w14:paraId="446EE0CC" w14:textId="4B95205A" w:rsidR="004C53BF" w:rsidRPr="000F3534" w:rsidRDefault="002077EB" w:rsidP="00EA12C3">
            <w:proofErr w:type="spellStart"/>
            <w:r w:rsidRPr="000F3534">
              <w:t>Messages_for</w:t>
            </w:r>
            <w:proofErr w:type="spellEnd"/>
            <w:r w:rsidRPr="000F3534">
              <w:t>(</w:t>
            </w:r>
            <w:proofErr w:type="spellStart"/>
            <w:r w:rsidRPr="000F3534">
              <w:t>website</w:t>
            </w:r>
            <w:proofErr w:type="spellEnd"/>
            <w:r w:rsidRPr="000F3534">
              <w:t>)</w:t>
            </w:r>
          </w:p>
        </w:tc>
        <w:tc>
          <w:tcPr>
            <w:tcW w:w="5395" w:type="dxa"/>
          </w:tcPr>
          <w:p w14:paraId="6CB2CF65" w14:textId="30EB25CF" w:rsidR="004C53BF" w:rsidRPr="00F81245" w:rsidRDefault="003F701D" w:rsidP="00EA12C3">
            <w:pPr>
              <w:cnfStyle w:val="000000000000" w:firstRow="0" w:lastRow="0" w:firstColumn="0" w:lastColumn="0" w:oddVBand="0" w:evenVBand="0" w:oddHBand="0" w:evenHBand="0" w:firstRowFirstColumn="0" w:firstRowLastColumn="0" w:lastRowFirstColumn="0" w:lastRowLastColumn="0"/>
              <w:rPr>
                <w:b/>
                <w:bCs/>
              </w:rPr>
            </w:pPr>
            <w:r>
              <w:t xml:space="preserve">Arma el diccionario </w:t>
            </w:r>
            <w:r w:rsidR="00F81245">
              <w:t xml:space="preserve">con </w:t>
            </w:r>
            <w:proofErr w:type="spellStart"/>
            <w:r w:rsidR="00F81245">
              <w:rPr>
                <w:b/>
                <w:bCs/>
              </w:rPr>
              <w:t>system_instruction</w:t>
            </w:r>
            <w:proofErr w:type="spellEnd"/>
            <w:r w:rsidR="00F81245">
              <w:rPr>
                <w:b/>
                <w:bCs/>
              </w:rPr>
              <w:t xml:space="preserve"> </w:t>
            </w:r>
            <w:r w:rsidR="00F81245">
              <w:t xml:space="preserve">y </w:t>
            </w:r>
            <w:proofErr w:type="spellStart"/>
            <w:r w:rsidR="00F81245">
              <w:rPr>
                <w:b/>
                <w:bCs/>
              </w:rPr>
              <w:t>contents</w:t>
            </w:r>
            <w:proofErr w:type="spellEnd"/>
          </w:p>
        </w:tc>
      </w:tr>
      <w:tr w:rsidR="004C53BF" w14:paraId="3F22480F" w14:textId="77777777" w:rsidTr="00D055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8BD1CA3" w14:textId="676ACC23" w:rsidR="004C53BF" w:rsidRPr="000F3534" w:rsidRDefault="00F81245" w:rsidP="00EA12C3">
            <w:proofErr w:type="spellStart"/>
            <w:proofErr w:type="gramStart"/>
            <w:r w:rsidRPr="000F3534">
              <w:t>Client</w:t>
            </w:r>
            <w:r w:rsidR="00024E5F" w:rsidRPr="000F3534">
              <w:t>.models.generate</w:t>
            </w:r>
            <w:proofErr w:type="gramEnd"/>
            <w:r w:rsidR="00024E5F" w:rsidRPr="000F3534">
              <w:t>_</w:t>
            </w:r>
            <w:proofErr w:type="gramStart"/>
            <w:r w:rsidR="00024E5F" w:rsidRPr="000F3534">
              <w:t>content</w:t>
            </w:r>
            <w:proofErr w:type="spellEnd"/>
            <w:r w:rsidR="00024E5F" w:rsidRPr="000F3534">
              <w:t>(</w:t>
            </w:r>
            <w:proofErr w:type="gramEnd"/>
            <w:r w:rsidR="00024E5F" w:rsidRPr="000F3534">
              <w:t>…)</w:t>
            </w:r>
          </w:p>
        </w:tc>
        <w:tc>
          <w:tcPr>
            <w:tcW w:w="5395" w:type="dxa"/>
          </w:tcPr>
          <w:p w14:paraId="3A0078AD" w14:textId="5C03902A" w:rsidR="004C53BF" w:rsidRPr="002778D4" w:rsidRDefault="00024E5F" w:rsidP="00EA12C3">
            <w:pPr>
              <w:cnfStyle w:val="000000100000" w:firstRow="0" w:lastRow="0" w:firstColumn="0" w:lastColumn="0" w:oddVBand="0" w:evenVBand="0" w:oddHBand="1" w:evenHBand="0" w:firstRowFirstColumn="0" w:firstRowLastColumn="0" w:lastRowFirstColumn="0" w:lastRowLastColumn="0"/>
              <w:rPr>
                <w:b/>
                <w:bCs/>
              </w:rPr>
            </w:pPr>
            <w:proofErr w:type="gramStart"/>
            <w:r>
              <w:t xml:space="preserve">Llama  </w:t>
            </w:r>
            <w:r w:rsidR="002778D4">
              <w:t>a</w:t>
            </w:r>
            <w:proofErr w:type="gramEnd"/>
            <w:r w:rsidR="002778D4">
              <w:t xml:space="preserve"> Gemini: separa el </w:t>
            </w:r>
            <w:proofErr w:type="spellStart"/>
            <w:r w:rsidR="002778D4">
              <w:t>system</w:t>
            </w:r>
            <w:proofErr w:type="spellEnd"/>
            <w:r w:rsidR="002778D4">
              <w:t xml:space="preserve"> </w:t>
            </w:r>
            <w:proofErr w:type="spellStart"/>
            <w:r w:rsidR="002778D4">
              <w:t>prompt</w:t>
            </w:r>
            <w:proofErr w:type="spellEnd"/>
            <w:r w:rsidR="002778D4">
              <w:t xml:space="preserve"> (en </w:t>
            </w:r>
            <w:proofErr w:type="spellStart"/>
            <w:r w:rsidR="002778D4">
              <w:rPr>
                <w:b/>
                <w:bCs/>
              </w:rPr>
              <w:t>config</w:t>
            </w:r>
            <w:proofErr w:type="spellEnd"/>
            <w:r w:rsidR="002778D4">
              <w:rPr>
                <w:b/>
                <w:bCs/>
              </w:rPr>
              <w:t xml:space="preserve">) </w:t>
            </w:r>
            <w:r w:rsidR="002778D4">
              <w:t xml:space="preserve">del </w:t>
            </w:r>
            <w:proofErr w:type="spellStart"/>
            <w:r w:rsidR="002778D4">
              <w:t>user</w:t>
            </w:r>
            <w:proofErr w:type="spellEnd"/>
            <w:r w:rsidR="002778D4">
              <w:t xml:space="preserve"> </w:t>
            </w:r>
            <w:proofErr w:type="spellStart"/>
            <w:r w:rsidR="002778D4">
              <w:t>prompt</w:t>
            </w:r>
            <w:proofErr w:type="spellEnd"/>
            <w:r w:rsidR="002778D4">
              <w:t xml:space="preserve"> (en </w:t>
            </w:r>
            <w:proofErr w:type="spellStart"/>
            <w:r w:rsidR="002778D4">
              <w:rPr>
                <w:b/>
                <w:bCs/>
              </w:rPr>
              <w:t>content</w:t>
            </w:r>
            <w:proofErr w:type="spellEnd"/>
            <w:r w:rsidR="002778D4">
              <w:rPr>
                <w:b/>
                <w:bCs/>
              </w:rPr>
              <w:t>)</w:t>
            </w:r>
          </w:p>
        </w:tc>
      </w:tr>
      <w:tr w:rsidR="002778D4" w14:paraId="6F8DC7FA" w14:textId="77777777" w:rsidTr="00D0552A">
        <w:tc>
          <w:tcPr>
            <w:cnfStyle w:val="001000000000" w:firstRow="0" w:lastRow="0" w:firstColumn="1" w:lastColumn="0" w:oddVBand="0" w:evenVBand="0" w:oddHBand="0" w:evenHBand="0" w:firstRowFirstColumn="0" w:firstRowLastColumn="0" w:lastRowFirstColumn="0" w:lastRowLastColumn="0"/>
            <w:tcW w:w="5395" w:type="dxa"/>
          </w:tcPr>
          <w:p w14:paraId="4A2B6EE9" w14:textId="786C290C" w:rsidR="002778D4" w:rsidRPr="000F3534" w:rsidRDefault="00D0552A" w:rsidP="00EA12C3">
            <w:proofErr w:type="spellStart"/>
            <w:r w:rsidRPr="000F3534">
              <w:t>Return</w:t>
            </w:r>
            <w:proofErr w:type="spellEnd"/>
            <w:r w:rsidRPr="000F3534">
              <w:t xml:space="preserve"> </w:t>
            </w:r>
            <w:proofErr w:type="spellStart"/>
            <w:r w:rsidRPr="000F3534">
              <w:t>responde.text</w:t>
            </w:r>
            <w:proofErr w:type="spellEnd"/>
          </w:p>
        </w:tc>
        <w:tc>
          <w:tcPr>
            <w:tcW w:w="5395" w:type="dxa"/>
          </w:tcPr>
          <w:p w14:paraId="7F4AB1A3" w14:textId="31835CFE" w:rsidR="002778D4" w:rsidRPr="00D0552A" w:rsidRDefault="00D0552A" w:rsidP="00EA12C3">
            <w:pPr>
              <w:cnfStyle w:val="000000000000" w:firstRow="0" w:lastRow="0" w:firstColumn="0" w:lastColumn="0" w:oddVBand="0" w:evenVBand="0" w:oddHBand="0" w:evenHBand="0" w:firstRowFirstColumn="0" w:firstRowLastColumn="0" w:lastRowFirstColumn="0" w:lastRowLastColumn="0"/>
            </w:pPr>
            <w:r>
              <w:t>Devuelve solo el texto de la respuesta, sin los metadatos extra</w:t>
            </w:r>
          </w:p>
        </w:tc>
      </w:tr>
    </w:tbl>
    <w:p w14:paraId="6D4072DE" w14:textId="77777777" w:rsidR="009B26A4" w:rsidRDefault="009B26A4" w:rsidP="00EA12C3"/>
    <w:p w14:paraId="0BD90D1C" w14:textId="77777777" w:rsidR="00EA12C3" w:rsidRDefault="00EA12C3" w:rsidP="00EA12C3"/>
    <w:p w14:paraId="70FC64C2" w14:textId="77777777" w:rsidR="002527BE" w:rsidRDefault="002527BE" w:rsidP="00EA12C3"/>
    <w:p w14:paraId="381566B7" w14:textId="77777777" w:rsidR="002527BE" w:rsidRPr="002527BE" w:rsidRDefault="002527BE" w:rsidP="002527BE">
      <w:pPr>
        <w:rPr>
          <w:b/>
          <w:bCs/>
          <w:sz w:val="24"/>
          <w:szCs w:val="28"/>
        </w:rPr>
      </w:pPr>
      <w:r w:rsidRPr="002527BE">
        <w:rPr>
          <w:b/>
          <w:bCs/>
          <w:sz w:val="24"/>
          <w:szCs w:val="28"/>
          <w:highlight w:val="yellow"/>
        </w:rPr>
        <w:lastRenderedPageBreak/>
        <w:t xml:space="preserve">Detalle importante: ejecutar </w:t>
      </w:r>
      <w:proofErr w:type="spellStart"/>
      <w:r w:rsidRPr="002527BE">
        <w:rPr>
          <w:b/>
          <w:bCs/>
          <w:sz w:val="24"/>
          <w:szCs w:val="28"/>
          <w:highlight w:val="yellow"/>
        </w:rPr>
        <w:t>def</w:t>
      </w:r>
      <w:proofErr w:type="spellEnd"/>
      <w:r w:rsidRPr="002527BE">
        <w:rPr>
          <w:b/>
          <w:bCs/>
          <w:sz w:val="24"/>
          <w:szCs w:val="28"/>
          <w:highlight w:val="yellow"/>
        </w:rPr>
        <w:t xml:space="preserve"> no hace nada todavía</w:t>
      </w:r>
    </w:p>
    <w:p w14:paraId="5B7F67FB" w14:textId="30E290E5" w:rsidR="002527BE" w:rsidRDefault="0066185F" w:rsidP="00EA12C3">
      <w:pPr>
        <w:rPr>
          <w:b/>
          <w:bCs/>
        </w:rPr>
      </w:pPr>
      <w:r>
        <w:t xml:space="preserve">Correr una celda con </w:t>
      </w:r>
      <w:proofErr w:type="spellStart"/>
      <w:r>
        <w:rPr>
          <w:b/>
          <w:bCs/>
        </w:rPr>
        <w:t>def</w:t>
      </w:r>
      <w:proofErr w:type="spellEnd"/>
      <w:r>
        <w:rPr>
          <w:b/>
          <w:bCs/>
        </w:rPr>
        <w:t xml:space="preserve"> </w:t>
      </w:r>
      <w:proofErr w:type="spellStart"/>
      <w:r>
        <w:rPr>
          <w:b/>
          <w:bCs/>
        </w:rPr>
        <w:t>sumarize</w:t>
      </w:r>
      <w:proofErr w:type="spellEnd"/>
      <w:r>
        <w:rPr>
          <w:b/>
          <w:bCs/>
        </w:rPr>
        <w:t>(</w:t>
      </w:r>
      <w:proofErr w:type="spellStart"/>
      <w:r>
        <w:rPr>
          <w:b/>
          <w:bCs/>
        </w:rPr>
        <w:t>url</w:t>
      </w:r>
      <w:proofErr w:type="spellEnd"/>
      <w:r>
        <w:rPr>
          <w:b/>
          <w:bCs/>
        </w:rPr>
        <w:t xml:space="preserve">): … </w:t>
      </w:r>
      <w:r>
        <w:t xml:space="preserve">solo </w:t>
      </w:r>
      <w:r>
        <w:rPr>
          <w:b/>
          <w:bCs/>
        </w:rPr>
        <w:t xml:space="preserve">define </w:t>
      </w:r>
      <w:r>
        <w:t xml:space="preserve">la función – no dispara ninguna llamada a </w:t>
      </w:r>
      <w:proofErr w:type="spellStart"/>
      <w:r>
        <w:t>interner</w:t>
      </w:r>
      <w:proofErr w:type="spellEnd"/>
      <w:r>
        <w:t xml:space="preserve"> ni al modelo. </w:t>
      </w:r>
      <w:proofErr w:type="spellStart"/>
      <w:r>
        <w:t>Recien</w:t>
      </w:r>
      <w:proofErr w:type="spellEnd"/>
      <w:r>
        <w:t xml:space="preserve"> pasa algo cuando se la invoca en otra celda, por </w:t>
      </w:r>
      <w:r w:rsidR="00910144">
        <w:t>ejemplo,</w:t>
      </w:r>
      <w:r>
        <w:t xml:space="preserve"> </w:t>
      </w:r>
      <w:proofErr w:type="spellStart"/>
      <w:r w:rsidR="00910144" w:rsidRPr="00910144">
        <w:rPr>
          <w:b/>
          <w:bCs/>
        </w:rPr>
        <w:t>summarize</w:t>
      </w:r>
      <w:proofErr w:type="spellEnd"/>
      <w:r w:rsidR="00910144" w:rsidRPr="00910144">
        <w:rPr>
          <w:b/>
          <w:bCs/>
        </w:rPr>
        <w:t>("https://edwarddonner.com").</w:t>
      </w:r>
    </w:p>
    <w:p w14:paraId="0E80F0A2" w14:textId="5E878289" w:rsidR="00AA6F6C" w:rsidRDefault="00AA6F6C" w:rsidP="00AA6F6C">
      <w:pPr>
        <w:pStyle w:val="Ttulo3"/>
        <w:rPr>
          <w:rFonts w:cs="Arial"/>
          <w:b/>
          <w:bCs/>
          <w:sz w:val="24"/>
          <w:szCs w:val="24"/>
        </w:rPr>
      </w:pPr>
      <w:bookmarkStart w:id="27" w:name="_Toc243791116"/>
      <w:r w:rsidRPr="00AA6F6C">
        <w:rPr>
          <w:rFonts w:cs="Arial"/>
          <w:b/>
          <w:bCs/>
          <w:sz w:val="24"/>
          <w:szCs w:val="24"/>
          <w:highlight w:val="yellow"/>
        </w:rPr>
        <w:t xml:space="preserve">1.5.2 </w:t>
      </w:r>
      <w:proofErr w:type="spellStart"/>
      <w:r w:rsidRPr="00AA6F6C">
        <w:rPr>
          <w:rFonts w:cs="Arial"/>
          <w:b/>
          <w:bCs/>
          <w:sz w:val="24"/>
          <w:szCs w:val="24"/>
          <w:highlight w:val="yellow"/>
        </w:rPr>
        <w:t>display_summary</w:t>
      </w:r>
      <w:proofErr w:type="spellEnd"/>
      <w:r w:rsidRPr="00AA6F6C">
        <w:rPr>
          <w:rFonts w:cs="Arial"/>
          <w:b/>
          <w:bCs/>
          <w:sz w:val="24"/>
          <w:szCs w:val="24"/>
          <w:highlight w:val="yellow"/>
        </w:rPr>
        <w:t>(</w:t>
      </w:r>
      <w:proofErr w:type="spellStart"/>
      <w:r w:rsidRPr="00AA6F6C">
        <w:rPr>
          <w:rFonts w:cs="Arial"/>
          <w:b/>
          <w:bCs/>
          <w:sz w:val="24"/>
          <w:szCs w:val="24"/>
          <w:highlight w:val="yellow"/>
        </w:rPr>
        <w:t>url</w:t>
      </w:r>
      <w:proofErr w:type="spellEnd"/>
      <w:r w:rsidRPr="00AA6F6C">
        <w:rPr>
          <w:rFonts w:cs="Arial"/>
          <w:b/>
          <w:bCs/>
          <w:sz w:val="24"/>
          <w:szCs w:val="24"/>
          <w:highlight w:val="yellow"/>
        </w:rPr>
        <w:t xml:space="preserve">) – </w:t>
      </w:r>
      <w:proofErr w:type="spellStart"/>
      <w:r w:rsidRPr="00AA6F6C">
        <w:rPr>
          <w:rFonts w:cs="Arial"/>
          <w:b/>
          <w:bCs/>
          <w:sz w:val="24"/>
          <w:szCs w:val="24"/>
          <w:highlight w:val="yellow"/>
        </w:rPr>
        <w:t>mostarlo</w:t>
      </w:r>
      <w:proofErr w:type="spellEnd"/>
      <w:r w:rsidRPr="00AA6F6C">
        <w:rPr>
          <w:rFonts w:cs="Arial"/>
          <w:b/>
          <w:bCs/>
          <w:sz w:val="24"/>
          <w:szCs w:val="24"/>
          <w:highlight w:val="yellow"/>
        </w:rPr>
        <w:t xml:space="preserve"> formateado</w:t>
      </w:r>
      <w:bookmarkEnd w:id="27"/>
    </w:p>
    <w:p w14:paraId="2CDE37C6" w14:textId="745BA97B" w:rsidR="00AA6F6C" w:rsidRDefault="00146E9E" w:rsidP="00AA6F6C">
      <w:r w:rsidRPr="00146E9E">
        <w:rPr>
          <w:noProof/>
        </w:rPr>
        <w:drawing>
          <wp:inline distT="0" distB="0" distL="0" distR="0" wp14:anchorId="7B81BC35" wp14:editId="0D751AF9">
            <wp:extent cx="5406390" cy="987412"/>
            <wp:effectExtent l="19050" t="19050" r="22860" b="22860"/>
            <wp:docPr id="1951143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43659" name=""/>
                    <pic:cNvPicPr/>
                  </pic:nvPicPr>
                  <pic:blipFill>
                    <a:blip r:embed="rId84"/>
                    <a:stretch>
                      <a:fillRect/>
                    </a:stretch>
                  </pic:blipFill>
                  <pic:spPr>
                    <a:xfrm>
                      <a:off x="0" y="0"/>
                      <a:ext cx="5432781" cy="992232"/>
                    </a:xfrm>
                    <a:prstGeom prst="rect">
                      <a:avLst/>
                    </a:prstGeom>
                    <a:ln w="19050">
                      <a:solidFill>
                        <a:schemeClr val="accent1">
                          <a:lumMod val="60000"/>
                          <a:lumOff val="40000"/>
                        </a:schemeClr>
                      </a:solidFill>
                    </a:ln>
                  </pic:spPr>
                </pic:pic>
              </a:graphicData>
            </a:graphic>
          </wp:inline>
        </w:drawing>
      </w:r>
    </w:p>
    <w:p w14:paraId="5B1F00A3" w14:textId="77777777" w:rsidR="00146E9E" w:rsidRPr="00146E9E" w:rsidRDefault="00146E9E" w:rsidP="00146E9E">
      <w:r w:rsidRPr="00146E9E">
        <w:t xml:space="preserve">El resultado crudo de </w:t>
      </w:r>
      <w:proofErr w:type="spellStart"/>
      <w:proofErr w:type="gramStart"/>
      <w:r w:rsidRPr="00146E9E">
        <w:rPr>
          <w:b/>
          <w:bCs/>
        </w:rPr>
        <w:t>summarize</w:t>
      </w:r>
      <w:proofErr w:type="spellEnd"/>
      <w:r w:rsidRPr="00146E9E">
        <w:rPr>
          <w:b/>
          <w:bCs/>
        </w:rPr>
        <w:t>(</w:t>
      </w:r>
      <w:proofErr w:type="gramEnd"/>
      <w:r w:rsidRPr="00146E9E">
        <w:rPr>
          <w:b/>
          <w:bCs/>
        </w:rPr>
        <w:t>)</w:t>
      </w:r>
      <w:r w:rsidRPr="00146E9E">
        <w:t xml:space="preserve"> viene "todo en una línea", sin formato. Esta función lo pasa por </w:t>
      </w:r>
      <w:proofErr w:type="spellStart"/>
      <w:proofErr w:type="gramStart"/>
      <w:r w:rsidRPr="00146E9E">
        <w:rPr>
          <w:b/>
          <w:bCs/>
        </w:rPr>
        <w:t>display</w:t>
      </w:r>
      <w:proofErr w:type="spellEnd"/>
      <w:r w:rsidRPr="00146E9E">
        <w:rPr>
          <w:b/>
          <w:bCs/>
        </w:rPr>
        <w:t>(</w:t>
      </w:r>
      <w:proofErr w:type="spellStart"/>
      <w:proofErr w:type="gramEnd"/>
      <w:r w:rsidRPr="00146E9E">
        <w:rPr>
          <w:b/>
          <w:bCs/>
        </w:rPr>
        <w:t>Markdown</w:t>
      </w:r>
      <w:proofErr w:type="spellEnd"/>
      <w:r w:rsidRPr="00146E9E">
        <w:rPr>
          <w:b/>
          <w:bCs/>
        </w:rPr>
        <w:t>(...))</w:t>
      </w:r>
      <w:r w:rsidRPr="00146E9E">
        <w:t xml:space="preserve"> para que se vea con títulos, negritas y saltos de línea, en vez de texto plano feo.</w:t>
      </w:r>
    </w:p>
    <w:p w14:paraId="7C7ECDBC" w14:textId="284130F5" w:rsidR="00146E9E" w:rsidRDefault="007717F8" w:rsidP="00AA6F6C">
      <w:r w:rsidRPr="007717F8">
        <w:rPr>
          <w:noProof/>
        </w:rPr>
        <w:drawing>
          <wp:inline distT="0" distB="0" distL="0" distR="0" wp14:anchorId="67FFFDD8" wp14:editId="02764EE2">
            <wp:extent cx="5353050" cy="510522"/>
            <wp:effectExtent l="19050" t="19050" r="19050" b="23495"/>
            <wp:docPr id="1822188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8242" name=""/>
                    <pic:cNvPicPr/>
                  </pic:nvPicPr>
                  <pic:blipFill>
                    <a:blip r:embed="rId85"/>
                    <a:stretch>
                      <a:fillRect/>
                    </a:stretch>
                  </pic:blipFill>
                  <pic:spPr>
                    <a:xfrm>
                      <a:off x="0" y="0"/>
                      <a:ext cx="5391001" cy="514141"/>
                    </a:xfrm>
                    <a:prstGeom prst="rect">
                      <a:avLst/>
                    </a:prstGeom>
                    <a:ln w="19050">
                      <a:solidFill>
                        <a:schemeClr val="accent1">
                          <a:lumMod val="60000"/>
                          <a:lumOff val="40000"/>
                        </a:schemeClr>
                      </a:solidFill>
                    </a:ln>
                  </pic:spPr>
                </pic:pic>
              </a:graphicData>
            </a:graphic>
          </wp:inline>
        </w:drawing>
      </w:r>
    </w:p>
    <w:p w14:paraId="056E8FA2" w14:textId="7DC15B7E" w:rsidR="007717F8" w:rsidRDefault="007717F8" w:rsidP="00AA6F6C">
      <w:pPr>
        <w:rPr>
          <w:b/>
          <w:bCs/>
        </w:rPr>
      </w:pPr>
      <w:r>
        <w:rPr>
          <w:b/>
          <w:bCs/>
        </w:rPr>
        <w:t>Salida:</w:t>
      </w:r>
    </w:p>
    <w:p w14:paraId="1531E14B" w14:textId="0B4A1625" w:rsidR="007717F8" w:rsidRDefault="00FE4A9F" w:rsidP="00AA6F6C">
      <w:pPr>
        <w:rPr>
          <w:b/>
          <w:bCs/>
        </w:rPr>
      </w:pPr>
      <w:r w:rsidRPr="00FE4A9F">
        <w:rPr>
          <w:b/>
          <w:bCs/>
          <w:noProof/>
        </w:rPr>
        <w:drawing>
          <wp:inline distT="0" distB="0" distL="0" distR="0" wp14:anchorId="34405053" wp14:editId="7A936FD0">
            <wp:extent cx="4775934" cy="2815590"/>
            <wp:effectExtent l="19050" t="19050" r="24765" b="22860"/>
            <wp:docPr id="1938732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32706" name=""/>
                    <pic:cNvPicPr/>
                  </pic:nvPicPr>
                  <pic:blipFill>
                    <a:blip r:embed="rId86"/>
                    <a:stretch>
                      <a:fillRect/>
                    </a:stretch>
                  </pic:blipFill>
                  <pic:spPr>
                    <a:xfrm>
                      <a:off x="0" y="0"/>
                      <a:ext cx="4777930" cy="2816767"/>
                    </a:xfrm>
                    <a:prstGeom prst="rect">
                      <a:avLst/>
                    </a:prstGeom>
                    <a:ln w="19050">
                      <a:solidFill>
                        <a:schemeClr val="accent1">
                          <a:lumMod val="60000"/>
                          <a:lumOff val="40000"/>
                        </a:schemeClr>
                      </a:solidFill>
                    </a:ln>
                  </pic:spPr>
                </pic:pic>
              </a:graphicData>
            </a:graphic>
          </wp:inline>
        </w:drawing>
      </w:r>
    </w:p>
    <w:p w14:paraId="12892CCA" w14:textId="77777777" w:rsidR="00AA00F2" w:rsidRDefault="00AA00F2" w:rsidP="00AA6F6C">
      <w:pPr>
        <w:rPr>
          <w:b/>
          <w:bCs/>
        </w:rPr>
      </w:pPr>
    </w:p>
    <w:p w14:paraId="00F4B72B" w14:textId="77777777" w:rsidR="00AA00F2" w:rsidRDefault="00AA00F2" w:rsidP="00AA6F6C">
      <w:pPr>
        <w:rPr>
          <w:b/>
          <w:bCs/>
        </w:rPr>
      </w:pPr>
    </w:p>
    <w:p w14:paraId="3C65B4E5" w14:textId="77777777" w:rsidR="00AA00F2" w:rsidRDefault="00AA00F2" w:rsidP="00AA6F6C">
      <w:pPr>
        <w:rPr>
          <w:b/>
          <w:bCs/>
        </w:rPr>
      </w:pPr>
    </w:p>
    <w:p w14:paraId="47BBA9D0" w14:textId="77777777" w:rsidR="00AA00F2" w:rsidRDefault="00AA00F2" w:rsidP="00AA6F6C">
      <w:pPr>
        <w:rPr>
          <w:b/>
          <w:bCs/>
        </w:rPr>
      </w:pPr>
    </w:p>
    <w:p w14:paraId="78BB1A2A" w14:textId="77777777" w:rsidR="00AA00F2" w:rsidRDefault="00AA00F2" w:rsidP="00AA6F6C">
      <w:pPr>
        <w:rPr>
          <w:b/>
          <w:bCs/>
        </w:rPr>
      </w:pPr>
    </w:p>
    <w:p w14:paraId="1EEC65C1" w14:textId="77777777" w:rsidR="00AA00F2" w:rsidRDefault="00AA00F2" w:rsidP="00AA6F6C">
      <w:pPr>
        <w:rPr>
          <w:b/>
          <w:bCs/>
        </w:rPr>
      </w:pPr>
    </w:p>
    <w:p w14:paraId="53D6F6AF" w14:textId="77777777" w:rsidR="00AA00F2" w:rsidRDefault="00AA00F2" w:rsidP="00AA6F6C">
      <w:pPr>
        <w:rPr>
          <w:b/>
          <w:bCs/>
        </w:rPr>
      </w:pPr>
    </w:p>
    <w:p w14:paraId="3FA52A40" w14:textId="106CF58D" w:rsidR="00594AE5" w:rsidRDefault="00594AE5" w:rsidP="00594AE5">
      <w:pPr>
        <w:pStyle w:val="Ttulo3"/>
        <w:rPr>
          <w:rFonts w:cs="Arial"/>
          <w:b/>
          <w:bCs/>
          <w:sz w:val="24"/>
          <w:szCs w:val="24"/>
        </w:rPr>
      </w:pPr>
      <w:bookmarkStart w:id="28" w:name="_Toc243791117"/>
      <w:r w:rsidRPr="00BD2CE8">
        <w:rPr>
          <w:rFonts w:cs="Arial"/>
          <w:b/>
          <w:bCs/>
          <w:sz w:val="24"/>
          <w:szCs w:val="24"/>
          <w:highlight w:val="yellow"/>
        </w:rPr>
        <w:lastRenderedPageBreak/>
        <w:t xml:space="preserve">1.5.3 Limitación del </w:t>
      </w:r>
      <w:proofErr w:type="spellStart"/>
      <w:r w:rsidRPr="00BD2CE8">
        <w:rPr>
          <w:rFonts w:cs="Arial"/>
          <w:b/>
          <w:bCs/>
          <w:sz w:val="24"/>
          <w:szCs w:val="24"/>
          <w:highlight w:val="yellow"/>
        </w:rPr>
        <w:t>scraper</w:t>
      </w:r>
      <w:proofErr w:type="spellEnd"/>
      <w:r w:rsidRPr="00BD2CE8">
        <w:rPr>
          <w:rFonts w:cs="Arial"/>
          <w:b/>
          <w:bCs/>
          <w:sz w:val="24"/>
          <w:szCs w:val="24"/>
          <w:highlight w:val="yellow"/>
        </w:rPr>
        <w:t xml:space="preserve"> actual: sitios con JavaScript</w:t>
      </w:r>
      <w:r w:rsidR="00AA00F2" w:rsidRPr="00BD2CE8">
        <w:rPr>
          <w:rFonts w:cs="Arial"/>
          <w:b/>
          <w:bCs/>
          <w:sz w:val="24"/>
          <w:szCs w:val="24"/>
          <w:highlight w:val="yellow"/>
        </w:rPr>
        <w:t xml:space="preserve"> + </w:t>
      </w:r>
      <w:proofErr w:type="spellStart"/>
      <w:r w:rsidR="00AA00F2" w:rsidRPr="00BD2CE8">
        <w:rPr>
          <w:rFonts w:cs="Arial"/>
          <w:b/>
          <w:bCs/>
          <w:sz w:val="24"/>
          <w:szCs w:val="24"/>
          <w:highlight w:val="yellow"/>
        </w:rPr>
        <w:t>Playwright</w:t>
      </w:r>
      <w:proofErr w:type="spellEnd"/>
      <w:r w:rsidR="00BD2CE8" w:rsidRPr="00BD2CE8">
        <w:rPr>
          <w:rFonts w:cs="Arial"/>
          <w:b/>
          <w:bCs/>
          <w:sz w:val="24"/>
          <w:szCs w:val="24"/>
          <w:highlight w:val="yellow"/>
        </w:rPr>
        <w:t xml:space="preserve"> + </w:t>
      </w:r>
      <w:proofErr w:type="spellStart"/>
      <w:r w:rsidR="00BD2CE8" w:rsidRPr="00BD2CE8">
        <w:rPr>
          <w:rFonts w:cs="Arial"/>
          <w:b/>
          <w:bCs/>
          <w:sz w:val="24"/>
          <w:szCs w:val="24"/>
          <w:highlight w:val="yellow"/>
        </w:rPr>
        <w:t>Screenshots</w:t>
      </w:r>
      <w:proofErr w:type="spellEnd"/>
      <w:r w:rsidR="00BD2CE8" w:rsidRPr="00BD2CE8">
        <w:rPr>
          <w:rFonts w:cs="Arial"/>
          <w:b/>
          <w:bCs/>
          <w:sz w:val="24"/>
          <w:szCs w:val="24"/>
          <w:highlight w:val="yellow"/>
        </w:rPr>
        <w:t xml:space="preserve"> de notebook</w:t>
      </w:r>
      <w:bookmarkEnd w:id="28"/>
    </w:p>
    <w:p w14:paraId="2144DE6E" w14:textId="77777777" w:rsidR="00685BF9" w:rsidRPr="00685BF9" w:rsidRDefault="00685BF9" w:rsidP="00685BF9">
      <w:proofErr w:type="spellStart"/>
      <w:r w:rsidRPr="00685BF9">
        <w:rPr>
          <w:b/>
          <w:bCs/>
        </w:rPr>
        <w:t>fetch_website_contents</w:t>
      </w:r>
      <w:proofErr w:type="spellEnd"/>
      <w:r w:rsidRPr="00685BF9">
        <w:t xml:space="preserve"> (con </w:t>
      </w:r>
      <w:proofErr w:type="spellStart"/>
      <w:r w:rsidRPr="00685BF9">
        <w:rPr>
          <w:b/>
          <w:bCs/>
        </w:rPr>
        <w:t>requests</w:t>
      </w:r>
      <w:proofErr w:type="spellEnd"/>
      <w:r w:rsidRPr="00685BF9">
        <w:t xml:space="preserve"> + </w:t>
      </w:r>
      <w:proofErr w:type="spellStart"/>
      <w:r w:rsidRPr="00685BF9">
        <w:rPr>
          <w:b/>
          <w:bCs/>
        </w:rPr>
        <w:t>BeautifulSoup</w:t>
      </w:r>
      <w:proofErr w:type="spellEnd"/>
      <w:r w:rsidRPr="00685BF9">
        <w:t xml:space="preserve">) solo descarga el HTML </w:t>
      </w:r>
      <w:r w:rsidRPr="00685BF9">
        <w:rPr>
          <w:b/>
          <w:bCs/>
        </w:rPr>
        <w:t>crudo</w:t>
      </w:r>
      <w:r w:rsidRPr="00685BF9">
        <w:t>, sin ejecutar JavaScript. En sitios modernos (</w:t>
      </w:r>
      <w:proofErr w:type="spellStart"/>
      <w:r w:rsidRPr="00685BF9">
        <w:t>React</w:t>
      </w:r>
      <w:proofErr w:type="spellEnd"/>
      <w:r w:rsidRPr="00685BF9">
        <w:t xml:space="preserve">, Vue, Angular), el contenido real se genera recién cuando un navegador ejecuta ese JavaScript — así que el </w:t>
      </w:r>
      <w:proofErr w:type="spellStart"/>
      <w:r w:rsidRPr="00685BF9">
        <w:t>scraper</w:t>
      </w:r>
      <w:proofErr w:type="spellEnd"/>
      <w:r w:rsidRPr="00685BF9">
        <w:t xml:space="preserve"> actual encuentra una página casi vacía (ej. </w:t>
      </w:r>
      <w:r w:rsidRPr="00685BF9">
        <w:rPr>
          <w:b/>
          <w:bCs/>
        </w:rPr>
        <w:t>openai.com</w:t>
      </w:r>
      <w:r w:rsidRPr="00685BF9">
        <w:t xml:space="preserve"> falla con este método).</w:t>
      </w:r>
    </w:p>
    <w:p w14:paraId="4E23433F" w14:textId="77777777" w:rsidR="00AA00F2" w:rsidRPr="00AA00F2" w:rsidRDefault="00AA00F2" w:rsidP="00AA00F2">
      <w:pPr>
        <w:rPr>
          <w:b/>
          <w:bCs/>
          <w:sz w:val="24"/>
          <w:szCs w:val="28"/>
        </w:rPr>
      </w:pPr>
      <w:r w:rsidRPr="00AA00F2">
        <w:rPr>
          <w:b/>
          <w:bCs/>
          <w:sz w:val="24"/>
          <w:szCs w:val="28"/>
          <w:highlight w:val="yellow"/>
        </w:rPr>
        <w:t xml:space="preserve">La alternativa: </w:t>
      </w:r>
      <w:proofErr w:type="spellStart"/>
      <w:r w:rsidRPr="00AA00F2">
        <w:rPr>
          <w:b/>
          <w:bCs/>
          <w:sz w:val="24"/>
          <w:szCs w:val="28"/>
          <w:highlight w:val="yellow"/>
        </w:rPr>
        <w:t>Playwright</w:t>
      </w:r>
      <w:proofErr w:type="spellEnd"/>
    </w:p>
    <w:p w14:paraId="0A7123D8" w14:textId="77777777" w:rsidR="003835A9" w:rsidRPr="003835A9" w:rsidRDefault="003835A9" w:rsidP="003835A9">
      <w:proofErr w:type="spellStart"/>
      <w:r w:rsidRPr="00803D55">
        <w:rPr>
          <w:b/>
          <w:bCs/>
        </w:rPr>
        <w:t>Playwright</w:t>
      </w:r>
      <w:proofErr w:type="spellEnd"/>
      <w:r w:rsidRPr="003835A9">
        <w:t xml:space="preserve"> abre un navegador real (invisible, "</w:t>
      </w:r>
      <w:proofErr w:type="spellStart"/>
      <w:r w:rsidRPr="003835A9">
        <w:t>headless</w:t>
      </w:r>
      <w:proofErr w:type="spellEnd"/>
      <w:r w:rsidRPr="003835A9">
        <w:t>"), deja que el JavaScript se ejecute, espera a que la página termine de cargar (</w:t>
      </w:r>
      <w:proofErr w:type="spellStart"/>
      <w:r w:rsidRPr="003835A9">
        <w:t>auto-wait</w:t>
      </w:r>
      <w:proofErr w:type="spellEnd"/>
      <w:r w:rsidRPr="003835A9">
        <w:t xml:space="preserve">), y recién ahí extrae el HTML ya completo. El resto del proceso (limpieza con </w:t>
      </w:r>
      <w:proofErr w:type="spellStart"/>
      <w:r w:rsidRPr="003835A9">
        <w:t>BeautifulSoup</w:t>
      </w:r>
      <w:proofErr w:type="spellEnd"/>
      <w:r w:rsidRPr="003835A9">
        <w:t>) queda igual.</w:t>
      </w:r>
    </w:p>
    <w:p w14:paraId="7F4A7901" w14:textId="77777777" w:rsidR="003835A9" w:rsidRPr="003835A9" w:rsidRDefault="003835A9" w:rsidP="003835A9">
      <w:r w:rsidRPr="003835A9">
        <w:rPr>
          <w:b/>
          <w:bCs/>
        </w:rPr>
        <w:t>Instalación (gratis, sin límites ni suscripción):</w:t>
      </w:r>
    </w:p>
    <w:p w14:paraId="0A450A33" w14:textId="3DA8DBD2" w:rsidR="00594AE5" w:rsidRDefault="003835A9" w:rsidP="00594AE5">
      <w:r w:rsidRPr="003835A9">
        <w:rPr>
          <w:noProof/>
        </w:rPr>
        <w:drawing>
          <wp:inline distT="0" distB="0" distL="0" distR="0" wp14:anchorId="1205D9A3" wp14:editId="729D7B29">
            <wp:extent cx="4808220" cy="818300"/>
            <wp:effectExtent l="19050" t="19050" r="11430" b="20320"/>
            <wp:docPr id="785407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07778" name=""/>
                    <pic:cNvPicPr/>
                  </pic:nvPicPr>
                  <pic:blipFill>
                    <a:blip r:embed="rId87"/>
                    <a:stretch>
                      <a:fillRect/>
                    </a:stretch>
                  </pic:blipFill>
                  <pic:spPr>
                    <a:xfrm>
                      <a:off x="0" y="0"/>
                      <a:ext cx="4818661" cy="820077"/>
                    </a:xfrm>
                    <a:prstGeom prst="rect">
                      <a:avLst/>
                    </a:prstGeom>
                    <a:ln w="19050">
                      <a:solidFill>
                        <a:schemeClr val="accent1">
                          <a:lumMod val="60000"/>
                          <a:lumOff val="40000"/>
                        </a:schemeClr>
                      </a:solidFill>
                    </a:ln>
                  </pic:spPr>
                </pic:pic>
              </a:graphicData>
            </a:graphic>
          </wp:inline>
        </w:drawing>
      </w:r>
    </w:p>
    <w:p w14:paraId="0FDAE45B" w14:textId="77777777" w:rsidR="003835A9" w:rsidRPr="003835A9" w:rsidRDefault="003835A9" w:rsidP="003835A9">
      <w:r w:rsidRPr="003835A9">
        <w:rPr>
          <w:b/>
          <w:bCs/>
          <w:highlight w:val="yellow"/>
        </w:rPr>
        <w:t xml:space="preserve">Función de </w:t>
      </w:r>
      <w:proofErr w:type="spellStart"/>
      <w:r w:rsidRPr="003835A9">
        <w:rPr>
          <w:b/>
          <w:bCs/>
          <w:highlight w:val="yellow"/>
        </w:rPr>
        <w:t>scraping</w:t>
      </w:r>
      <w:proofErr w:type="spellEnd"/>
      <w:r w:rsidRPr="003835A9">
        <w:rPr>
          <w:b/>
          <w:bCs/>
          <w:highlight w:val="yellow"/>
        </w:rPr>
        <w:t xml:space="preserve"> con </w:t>
      </w:r>
      <w:proofErr w:type="spellStart"/>
      <w:r w:rsidRPr="003835A9">
        <w:rPr>
          <w:b/>
          <w:bCs/>
          <w:highlight w:val="yellow"/>
        </w:rPr>
        <w:t>Playwright</w:t>
      </w:r>
      <w:proofErr w:type="spellEnd"/>
      <w:r w:rsidRPr="003835A9">
        <w:rPr>
          <w:b/>
          <w:bCs/>
          <w:highlight w:val="yellow"/>
        </w:rPr>
        <w:t>:</w:t>
      </w:r>
    </w:p>
    <w:p w14:paraId="4D5C873F" w14:textId="6189A8B9" w:rsidR="003835A9" w:rsidRDefault="00AC7356" w:rsidP="00594AE5">
      <w:r w:rsidRPr="00AC7356">
        <w:rPr>
          <w:noProof/>
        </w:rPr>
        <w:drawing>
          <wp:inline distT="0" distB="0" distL="0" distR="0" wp14:anchorId="791A9F9D" wp14:editId="0F5F2962">
            <wp:extent cx="5487413" cy="2750820"/>
            <wp:effectExtent l="38100" t="38100" r="37465" b="30480"/>
            <wp:docPr id="2044204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04909" name=""/>
                    <pic:cNvPicPr/>
                  </pic:nvPicPr>
                  <pic:blipFill>
                    <a:blip r:embed="rId88"/>
                    <a:stretch>
                      <a:fillRect/>
                    </a:stretch>
                  </pic:blipFill>
                  <pic:spPr>
                    <a:xfrm>
                      <a:off x="0" y="0"/>
                      <a:ext cx="5488491" cy="2751360"/>
                    </a:xfrm>
                    <a:prstGeom prst="rect">
                      <a:avLst/>
                    </a:prstGeom>
                    <a:ln w="28575">
                      <a:solidFill>
                        <a:schemeClr val="accent1">
                          <a:lumMod val="60000"/>
                          <a:lumOff val="40000"/>
                        </a:schemeClr>
                      </a:solidFill>
                    </a:ln>
                  </pic:spPr>
                </pic:pic>
              </a:graphicData>
            </a:graphic>
          </wp:inline>
        </w:drawing>
      </w:r>
    </w:p>
    <w:tbl>
      <w:tblPr>
        <w:tblStyle w:val="Tabladelista3-nfasis3"/>
        <w:tblW w:w="0" w:type="auto"/>
        <w:tblLook w:val="04A0" w:firstRow="1" w:lastRow="0" w:firstColumn="1" w:lastColumn="0" w:noHBand="0" w:noVBand="1"/>
      </w:tblPr>
      <w:tblGrid>
        <w:gridCol w:w="3596"/>
        <w:gridCol w:w="3597"/>
        <w:gridCol w:w="3597"/>
      </w:tblGrid>
      <w:tr w:rsidR="00A127F0" w14:paraId="46C71787" w14:textId="77777777" w:rsidTr="00A127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6" w:type="dxa"/>
          </w:tcPr>
          <w:p w14:paraId="4F65EB76" w14:textId="77777777" w:rsidR="00A127F0" w:rsidRDefault="00A127F0" w:rsidP="00594AE5"/>
        </w:tc>
        <w:tc>
          <w:tcPr>
            <w:tcW w:w="3597" w:type="dxa"/>
          </w:tcPr>
          <w:p w14:paraId="1406DDBE" w14:textId="42A7CDBD" w:rsidR="00A127F0" w:rsidRDefault="00A127F0" w:rsidP="00594AE5">
            <w:pPr>
              <w:cnfStyle w:val="100000000000" w:firstRow="1" w:lastRow="0" w:firstColumn="0" w:lastColumn="0" w:oddVBand="0" w:evenVBand="0" w:oddHBand="0" w:evenHBand="0" w:firstRowFirstColumn="0" w:firstRowLastColumn="0" w:lastRowFirstColumn="0" w:lastRowLastColumn="0"/>
            </w:pPr>
            <w:proofErr w:type="spellStart"/>
            <w:r w:rsidRPr="00A127F0">
              <w:t>requests</w:t>
            </w:r>
            <w:proofErr w:type="spellEnd"/>
            <w:r w:rsidRPr="00A127F0">
              <w:t xml:space="preserve"> (actual)</w:t>
            </w:r>
          </w:p>
        </w:tc>
        <w:tc>
          <w:tcPr>
            <w:tcW w:w="3597" w:type="dxa"/>
          </w:tcPr>
          <w:p w14:paraId="66758DA0" w14:textId="073A6C84" w:rsidR="00A127F0" w:rsidRDefault="00A127F0" w:rsidP="00594AE5">
            <w:pPr>
              <w:cnfStyle w:val="100000000000" w:firstRow="1" w:lastRow="0" w:firstColumn="0" w:lastColumn="0" w:oddVBand="0" w:evenVBand="0" w:oddHBand="0" w:evenHBand="0" w:firstRowFirstColumn="0" w:firstRowLastColumn="0" w:lastRowFirstColumn="0" w:lastRowLastColumn="0"/>
            </w:pPr>
            <w:proofErr w:type="spellStart"/>
            <w:r w:rsidRPr="00A127F0">
              <w:t>Playwright</w:t>
            </w:r>
            <w:proofErr w:type="spellEnd"/>
            <w:r w:rsidRPr="00A127F0">
              <w:t xml:space="preserve"> (alternativa)</w:t>
            </w:r>
          </w:p>
        </w:tc>
      </w:tr>
      <w:tr w:rsidR="00A127F0" w14:paraId="6803E460" w14:textId="77777777" w:rsidTr="00A12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EDE7F2A" w14:textId="0801A08C" w:rsidR="00A127F0" w:rsidRDefault="00A127F0" w:rsidP="00594AE5">
            <w:r w:rsidRPr="00A127F0">
              <w:t>Ejecuta JavaScript</w:t>
            </w:r>
          </w:p>
        </w:tc>
        <w:tc>
          <w:tcPr>
            <w:tcW w:w="3597" w:type="dxa"/>
          </w:tcPr>
          <w:p w14:paraId="18C16865" w14:textId="3DC036C0" w:rsidR="00A127F0" w:rsidRDefault="00A127F0" w:rsidP="00594AE5">
            <w:pPr>
              <w:cnfStyle w:val="000000100000" w:firstRow="0" w:lastRow="0" w:firstColumn="0" w:lastColumn="0" w:oddVBand="0" w:evenVBand="0" w:oddHBand="1" w:evenHBand="0" w:firstRowFirstColumn="0" w:firstRowLastColumn="0" w:lastRowFirstColumn="0" w:lastRowLastColumn="0"/>
            </w:pPr>
            <w:r>
              <w:t>No</w:t>
            </w:r>
          </w:p>
        </w:tc>
        <w:tc>
          <w:tcPr>
            <w:tcW w:w="3597" w:type="dxa"/>
          </w:tcPr>
          <w:p w14:paraId="4ECEA104" w14:textId="559610AA" w:rsidR="00A127F0" w:rsidRDefault="00A127F0" w:rsidP="00594AE5">
            <w:pPr>
              <w:cnfStyle w:val="000000100000" w:firstRow="0" w:lastRow="0" w:firstColumn="0" w:lastColumn="0" w:oddVBand="0" w:evenVBand="0" w:oddHBand="1" w:evenHBand="0" w:firstRowFirstColumn="0" w:firstRowLastColumn="0" w:lastRowFirstColumn="0" w:lastRowLastColumn="0"/>
            </w:pPr>
            <w:r>
              <w:t>Si</w:t>
            </w:r>
          </w:p>
        </w:tc>
      </w:tr>
      <w:tr w:rsidR="00A127F0" w14:paraId="3A39A500" w14:textId="77777777" w:rsidTr="00A127F0">
        <w:tc>
          <w:tcPr>
            <w:cnfStyle w:val="001000000000" w:firstRow="0" w:lastRow="0" w:firstColumn="1" w:lastColumn="0" w:oddVBand="0" w:evenVBand="0" w:oddHBand="0" w:evenHBand="0" w:firstRowFirstColumn="0" w:firstRowLastColumn="0" w:lastRowFirstColumn="0" w:lastRowLastColumn="0"/>
            <w:tcW w:w="3596" w:type="dxa"/>
          </w:tcPr>
          <w:p w14:paraId="785D337A" w14:textId="52974932" w:rsidR="00A127F0" w:rsidRDefault="00A127F0" w:rsidP="00594AE5">
            <w:r w:rsidRPr="00A127F0">
              <w:t xml:space="preserve">Funciona en sitios </w:t>
            </w:r>
            <w:proofErr w:type="spellStart"/>
            <w:r w:rsidRPr="00A127F0">
              <w:t>React</w:t>
            </w:r>
            <w:proofErr w:type="spellEnd"/>
            <w:r w:rsidRPr="00A127F0">
              <w:t>/Vue</w:t>
            </w:r>
          </w:p>
        </w:tc>
        <w:tc>
          <w:tcPr>
            <w:tcW w:w="3597" w:type="dxa"/>
          </w:tcPr>
          <w:p w14:paraId="2A8CD226" w14:textId="236962BC" w:rsidR="00A127F0" w:rsidRDefault="00A127F0" w:rsidP="00594AE5">
            <w:pPr>
              <w:cnfStyle w:val="000000000000" w:firstRow="0" w:lastRow="0" w:firstColumn="0" w:lastColumn="0" w:oddVBand="0" w:evenVBand="0" w:oddHBand="0" w:evenHBand="0" w:firstRowFirstColumn="0" w:firstRowLastColumn="0" w:lastRowFirstColumn="0" w:lastRowLastColumn="0"/>
            </w:pPr>
            <w:r w:rsidRPr="00A127F0">
              <w:t>No</w:t>
            </w:r>
          </w:p>
        </w:tc>
        <w:tc>
          <w:tcPr>
            <w:tcW w:w="3597" w:type="dxa"/>
          </w:tcPr>
          <w:p w14:paraId="7766B4F9" w14:textId="4987F9FB" w:rsidR="00A127F0" w:rsidRDefault="00A127F0" w:rsidP="00594AE5">
            <w:pPr>
              <w:cnfStyle w:val="000000000000" w:firstRow="0" w:lastRow="0" w:firstColumn="0" w:lastColumn="0" w:oddVBand="0" w:evenVBand="0" w:oddHBand="0" w:evenHBand="0" w:firstRowFirstColumn="0" w:firstRowLastColumn="0" w:lastRowFirstColumn="0" w:lastRowLastColumn="0"/>
            </w:pPr>
            <w:r>
              <w:t>Si</w:t>
            </w:r>
          </w:p>
        </w:tc>
      </w:tr>
      <w:tr w:rsidR="00A127F0" w14:paraId="0FC74683" w14:textId="77777777" w:rsidTr="00A12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7A60CA9" w14:textId="586FF362" w:rsidR="00A127F0" w:rsidRPr="00A127F0" w:rsidRDefault="00A127F0" w:rsidP="00594AE5">
            <w:r>
              <w:t>Velocidad</w:t>
            </w:r>
          </w:p>
        </w:tc>
        <w:tc>
          <w:tcPr>
            <w:tcW w:w="3597" w:type="dxa"/>
          </w:tcPr>
          <w:p w14:paraId="58405DB3" w14:textId="1052E820" w:rsidR="00A127F0" w:rsidRPr="00A127F0" w:rsidRDefault="00A127F0" w:rsidP="00594AE5">
            <w:pPr>
              <w:cnfStyle w:val="000000100000" w:firstRow="0" w:lastRow="0" w:firstColumn="0" w:lastColumn="0" w:oddVBand="0" w:evenVBand="0" w:oddHBand="1" w:evenHBand="0" w:firstRowFirstColumn="0" w:firstRowLastColumn="0" w:lastRowFirstColumn="0" w:lastRowLastColumn="0"/>
            </w:pPr>
            <w:proofErr w:type="spellStart"/>
            <w:r>
              <w:t>Rapida</w:t>
            </w:r>
            <w:proofErr w:type="spellEnd"/>
          </w:p>
        </w:tc>
        <w:tc>
          <w:tcPr>
            <w:tcW w:w="3597" w:type="dxa"/>
          </w:tcPr>
          <w:p w14:paraId="38577F9C" w14:textId="7B562348" w:rsidR="00A127F0" w:rsidRDefault="00A127F0" w:rsidP="00594AE5">
            <w:pPr>
              <w:cnfStyle w:val="000000100000" w:firstRow="0" w:lastRow="0" w:firstColumn="0" w:lastColumn="0" w:oddVBand="0" w:evenVBand="0" w:oddHBand="1" w:evenHBand="0" w:firstRowFirstColumn="0" w:firstRowLastColumn="0" w:lastRowFirstColumn="0" w:lastRowLastColumn="0"/>
            </w:pPr>
            <w:r w:rsidRPr="00A127F0">
              <w:t>Más lento (abre un navegador real)</w:t>
            </w:r>
          </w:p>
        </w:tc>
      </w:tr>
      <w:tr w:rsidR="00A127F0" w14:paraId="2A53BD8B" w14:textId="77777777" w:rsidTr="00A127F0">
        <w:tc>
          <w:tcPr>
            <w:cnfStyle w:val="001000000000" w:firstRow="0" w:lastRow="0" w:firstColumn="1" w:lastColumn="0" w:oddVBand="0" w:evenVBand="0" w:oddHBand="0" w:evenHBand="0" w:firstRowFirstColumn="0" w:firstRowLastColumn="0" w:lastRowFirstColumn="0" w:lastRowLastColumn="0"/>
            <w:tcW w:w="3596" w:type="dxa"/>
          </w:tcPr>
          <w:p w14:paraId="484073FE" w14:textId="6E47B7C7" w:rsidR="00A127F0" w:rsidRDefault="00A127F0" w:rsidP="00594AE5">
            <w:r>
              <w:t>Costo</w:t>
            </w:r>
          </w:p>
        </w:tc>
        <w:tc>
          <w:tcPr>
            <w:tcW w:w="3597" w:type="dxa"/>
          </w:tcPr>
          <w:p w14:paraId="6BAEA379" w14:textId="35B8553A" w:rsidR="00A127F0" w:rsidRDefault="00A127F0" w:rsidP="00594AE5">
            <w:pPr>
              <w:cnfStyle w:val="000000000000" w:firstRow="0" w:lastRow="0" w:firstColumn="0" w:lastColumn="0" w:oddVBand="0" w:evenVBand="0" w:oddHBand="0" w:evenHBand="0" w:firstRowFirstColumn="0" w:firstRowLastColumn="0" w:lastRowFirstColumn="0" w:lastRowLastColumn="0"/>
            </w:pPr>
            <w:r>
              <w:t>Gratis</w:t>
            </w:r>
          </w:p>
        </w:tc>
        <w:tc>
          <w:tcPr>
            <w:tcW w:w="3597" w:type="dxa"/>
          </w:tcPr>
          <w:p w14:paraId="25C24EBF" w14:textId="5B844626" w:rsidR="00A127F0" w:rsidRPr="00A127F0" w:rsidRDefault="00A127F0" w:rsidP="00594AE5">
            <w:pPr>
              <w:cnfStyle w:val="000000000000" w:firstRow="0" w:lastRow="0" w:firstColumn="0" w:lastColumn="0" w:oddVBand="0" w:evenVBand="0" w:oddHBand="0" w:evenHBand="0" w:firstRowFirstColumn="0" w:firstRowLastColumn="0" w:lastRowFirstColumn="0" w:lastRowLastColumn="0"/>
            </w:pPr>
            <w:r>
              <w:t xml:space="preserve">Gratis (open </w:t>
            </w:r>
            <w:proofErr w:type="spellStart"/>
            <w:r>
              <w:t>source</w:t>
            </w:r>
            <w:proofErr w:type="spellEnd"/>
            <w:r>
              <w:t>, de Microsoft)</w:t>
            </w:r>
          </w:p>
        </w:tc>
      </w:tr>
      <w:tr w:rsidR="00A127F0" w14:paraId="5F8358B2" w14:textId="77777777" w:rsidTr="00A12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1FFB7C5" w14:textId="1ACF283A" w:rsidR="00A127F0" w:rsidRDefault="00A127F0" w:rsidP="00594AE5">
            <w:r>
              <w:t>Recomendación de uso</w:t>
            </w:r>
          </w:p>
        </w:tc>
        <w:tc>
          <w:tcPr>
            <w:tcW w:w="3597" w:type="dxa"/>
          </w:tcPr>
          <w:p w14:paraId="6A39D36F" w14:textId="783095A9" w:rsidR="00A127F0" w:rsidRDefault="00A127F0" w:rsidP="00594AE5">
            <w:pPr>
              <w:cnfStyle w:val="000000100000" w:firstRow="0" w:lastRow="0" w:firstColumn="0" w:lastColumn="0" w:oddVBand="0" w:evenVBand="0" w:oddHBand="1" w:evenHBand="0" w:firstRowFirstColumn="0" w:firstRowLastColumn="0" w:lastRowFirstColumn="0" w:lastRowLastColumn="0"/>
            </w:pPr>
            <w:r w:rsidRPr="00A127F0">
              <w:t>Mayoría de sitios estáticos</w:t>
            </w:r>
          </w:p>
        </w:tc>
        <w:tc>
          <w:tcPr>
            <w:tcW w:w="3597" w:type="dxa"/>
          </w:tcPr>
          <w:p w14:paraId="4771457B" w14:textId="61803A26" w:rsidR="00A127F0" w:rsidRDefault="00A127F0" w:rsidP="00594AE5">
            <w:pPr>
              <w:cnfStyle w:val="000000100000" w:firstRow="0" w:lastRow="0" w:firstColumn="0" w:lastColumn="0" w:oddVBand="0" w:evenVBand="0" w:oddHBand="1" w:evenHBand="0" w:firstRowFirstColumn="0" w:firstRowLastColumn="0" w:lastRowFirstColumn="0" w:lastRowLastColumn="0"/>
            </w:pPr>
            <w:r w:rsidRPr="00A127F0">
              <w:t>Solo los sitios que fallan por JS</w:t>
            </w:r>
          </w:p>
        </w:tc>
      </w:tr>
    </w:tbl>
    <w:p w14:paraId="18AAABE2" w14:textId="77777777" w:rsidR="00A127F0" w:rsidRPr="00594AE5" w:rsidRDefault="00A127F0" w:rsidP="00594AE5"/>
    <w:p w14:paraId="76B0F0AB" w14:textId="77777777" w:rsidR="00D00416" w:rsidRDefault="00D00416" w:rsidP="00D00416">
      <w:pPr>
        <w:pBdr>
          <w:bottom w:val="single" w:sz="6" w:space="1" w:color="auto"/>
        </w:pBdr>
      </w:pPr>
      <w:proofErr w:type="spellStart"/>
      <w:r w:rsidRPr="00D00416">
        <w:t>Selenium</w:t>
      </w:r>
      <w:proofErr w:type="spellEnd"/>
      <w:r w:rsidRPr="00D00416">
        <w:t xml:space="preserve"> es la otra alternativa mencionada por el profesor, aunque hoy (2026) </w:t>
      </w:r>
      <w:proofErr w:type="spellStart"/>
      <w:r w:rsidRPr="005F163B">
        <w:rPr>
          <w:b/>
          <w:bCs/>
        </w:rPr>
        <w:t>Playwright</w:t>
      </w:r>
      <w:proofErr w:type="spellEnd"/>
      <w:r w:rsidRPr="00D00416">
        <w:t xml:space="preserve"> es el estándar más recomendado para proyectos nuevos: más rápido, con </w:t>
      </w:r>
      <w:proofErr w:type="spellStart"/>
      <w:r w:rsidRPr="00D00416">
        <w:t>auto-wait</w:t>
      </w:r>
      <w:proofErr w:type="spellEnd"/>
      <w:r w:rsidRPr="00D00416">
        <w:t xml:space="preserve"> incorporado, y soporte </w:t>
      </w:r>
      <w:proofErr w:type="spellStart"/>
      <w:r w:rsidRPr="00D00416">
        <w:t>multi-navegador</w:t>
      </w:r>
      <w:proofErr w:type="spellEnd"/>
      <w:r w:rsidRPr="00D00416">
        <w:t xml:space="preserve"> desde una sola instalación.</w:t>
      </w:r>
    </w:p>
    <w:p w14:paraId="2D4AB4D9" w14:textId="77777777" w:rsidR="00BD2CE8" w:rsidRDefault="00BD2CE8" w:rsidP="00D00416"/>
    <w:p w14:paraId="7B4921DE" w14:textId="21E163E6" w:rsidR="00594AE5" w:rsidRDefault="00BD2CE8" w:rsidP="00AA6F6C">
      <w:pPr>
        <w:rPr>
          <w:b/>
          <w:bCs/>
        </w:rPr>
      </w:pPr>
      <w:r w:rsidRPr="00BD2CE8">
        <w:rPr>
          <w:noProof/>
        </w:rPr>
        <w:lastRenderedPageBreak/>
        <w:drawing>
          <wp:inline distT="0" distB="0" distL="0" distR="0" wp14:anchorId="235DC1AD" wp14:editId="5E980A47">
            <wp:extent cx="5935980" cy="1510377"/>
            <wp:effectExtent l="38100" t="38100" r="45720" b="33020"/>
            <wp:docPr id="1930499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99327" name=""/>
                    <pic:cNvPicPr/>
                  </pic:nvPicPr>
                  <pic:blipFill>
                    <a:blip r:embed="rId89"/>
                    <a:stretch>
                      <a:fillRect/>
                    </a:stretch>
                  </pic:blipFill>
                  <pic:spPr>
                    <a:xfrm>
                      <a:off x="0" y="0"/>
                      <a:ext cx="5943932" cy="1512400"/>
                    </a:xfrm>
                    <a:prstGeom prst="rect">
                      <a:avLst/>
                    </a:prstGeom>
                    <a:ln w="28575">
                      <a:solidFill>
                        <a:schemeClr val="accent1">
                          <a:lumMod val="60000"/>
                          <a:lumOff val="40000"/>
                        </a:schemeClr>
                      </a:solidFill>
                    </a:ln>
                  </pic:spPr>
                </pic:pic>
              </a:graphicData>
            </a:graphic>
          </wp:inline>
        </w:drawing>
      </w:r>
      <w:r w:rsidR="00670C4E" w:rsidRPr="00670C4E">
        <w:rPr>
          <w:noProof/>
        </w:rPr>
        <w:drawing>
          <wp:inline distT="0" distB="0" distL="0" distR="0" wp14:anchorId="0B985B31" wp14:editId="07E737AD">
            <wp:extent cx="6012180" cy="1177942"/>
            <wp:effectExtent l="38100" t="38100" r="45720" b="41275"/>
            <wp:docPr id="435588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88612" name=""/>
                    <pic:cNvPicPr/>
                  </pic:nvPicPr>
                  <pic:blipFill>
                    <a:blip r:embed="rId90"/>
                    <a:stretch>
                      <a:fillRect/>
                    </a:stretch>
                  </pic:blipFill>
                  <pic:spPr>
                    <a:xfrm>
                      <a:off x="0" y="0"/>
                      <a:ext cx="6016774" cy="1178842"/>
                    </a:xfrm>
                    <a:prstGeom prst="rect">
                      <a:avLst/>
                    </a:prstGeom>
                    <a:ln w="28575">
                      <a:solidFill>
                        <a:schemeClr val="accent1">
                          <a:lumMod val="60000"/>
                          <a:lumOff val="40000"/>
                        </a:schemeClr>
                      </a:solidFill>
                    </a:ln>
                  </pic:spPr>
                </pic:pic>
              </a:graphicData>
            </a:graphic>
          </wp:inline>
        </w:drawing>
      </w:r>
      <w:r w:rsidR="00C32A41" w:rsidRPr="00C32A41">
        <w:rPr>
          <w:b/>
          <w:bCs/>
          <w:noProof/>
        </w:rPr>
        <w:drawing>
          <wp:inline distT="0" distB="0" distL="0" distR="0" wp14:anchorId="1492B757" wp14:editId="6B780FF3">
            <wp:extent cx="5966460" cy="1603210"/>
            <wp:effectExtent l="38100" t="38100" r="34290" b="35560"/>
            <wp:docPr id="133903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3190" name=""/>
                    <pic:cNvPicPr/>
                  </pic:nvPicPr>
                  <pic:blipFill>
                    <a:blip r:embed="rId91"/>
                    <a:stretch>
                      <a:fillRect/>
                    </a:stretch>
                  </pic:blipFill>
                  <pic:spPr>
                    <a:xfrm>
                      <a:off x="0" y="0"/>
                      <a:ext cx="5972982" cy="1604963"/>
                    </a:xfrm>
                    <a:prstGeom prst="rect">
                      <a:avLst/>
                    </a:prstGeom>
                    <a:ln w="38100">
                      <a:solidFill>
                        <a:schemeClr val="accent1">
                          <a:lumMod val="60000"/>
                          <a:lumOff val="40000"/>
                        </a:schemeClr>
                      </a:solidFill>
                    </a:ln>
                  </pic:spPr>
                </pic:pic>
              </a:graphicData>
            </a:graphic>
          </wp:inline>
        </w:drawing>
      </w:r>
    </w:p>
    <w:p w14:paraId="7A6E5252" w14:textId="77777777" w:rsidR="009F2260" w:rsidRDefault="009F2260" w:rsidP="00AA6F6C">
      <w:pPr>
        <w:rPr>
          <w:b/>
          <w:bCs/>
        </w:rPr>
      </w:pPr>
    </w:p>
    <w:p w14:paraId="73C2DBA4" w14:textId="77777777" w:rsidR="009F2260" w:rsidRDefault="009F2260" w:rsidP="00AA6F6C">
      <w:pPr>
        <w:rPr>
          <w:b/>
          <w:bCs/>
        </w:rPr>
      </w:pPr>
    </w:p>
    <w:p w14:paraId="2E3F3C33" w14:textId="77777777" w:rsidR="009F2260" w:rsidRDefault="009F2260" w:rsidP="00AA6F6C">
      <w:pPr>
        <w:rPr>
          <w:b/>
          <w:bCs/>
        </w:rPr>
      </w:pPr>
    </w:p>
    <w:p w14:paraId="3ED3EE17" w14:textId="6361B049" w:rsidR="009F2260" w:rsidRDefault="009F2260">
      <w:pPr>
        <w:rPr>
          <w:b/>
          <w:bCs/>
        </w:rPr>
      </w:pPr>
      <w:r>
        <w:rPr>
          <w:b/>
          <w:bCs/>
        </w:rPr>
        <w:br w:type="page"/>
      </w:r>
    </w:p>
    <w:p w14:paraId="27F0D7B1" w14:textId="0DA96B70" w:rsidR="00C32A41" w:rsidRPr="007049F6" w:rsidRDefault="00C32A41">
      <w:pPr>
        <w:pStyle w:val="Ttulo3"/>
        <w:numPr>
          <w:ilvl w:val="2"/>
          <w:numId w:val="10"/>
        </w:numPr>
        <w:rPr>
          <w:rFonts w:cs="Arial"/>
          <w:b/>
          <w:bCs/>
          <w:sz w:val="24"/>
          <w:szCs w:val="24"/>
          <w:highlight w:val="yellow"/>
        </w:rPr>
      </w:pPr>
      <w:bookmarkStart w:id="29" w:name="_Toc243791118"/>
      <w:r w:rsidRPr="007049F6">
        <w:rPr>
          <w:rFonts w:cs="Arial"/>
          <w:b/>
          <w:bCs/>
          <w:sz w:val="24"/>
          <w:szCs w:val="24"/>
          <w:highlight w:val="yellow"/>
        </w:rPr>
        <w:lastRenderedPageBreak/>
        <w:t>Cierre del laboratorio: contribuciones comunitarias</w:t>
      </w:r>
      <w:r w:rsidR="009F2260">
        <w:rPr>
          <w:rFonts w:cs="Arial"/>
          <w:b/>
          <w:bCs/>
          <w:sz w:val="24"/>
          <w:szCs w:val="24"/>
          <w:highlight w:val="yellow"/>
        </w:rPr>
        <w:t xml:space="preserve"> + </w:t>
      </w:r>
      <w:proofErr w:type="spellStart"/>
      <w:r w:rsidR="009F2260">
        <w:rPr>
          <w:rFonts w:cs="Arial"/>
          <w:b/>
          <w:bCs/>
          <w:sz w:val="24"/>
          <w:szCs w:val="24"/>
          <w:highlight w:val="yellow"/>
        </w:rPr>
        <w:t>ScreenShots</w:t>
      </w:r>
      <w:bookmarkEnd w:id="29"/>
      <w:proofErr w:type="spellEnd"/>
    </w:p>
    <w:p w14:paraId="52B0D254" w14:textId="411187FB" w:rsidR="007049F6" w:rsidRPr="007049F6" w:rsidRDefault="007049F6">
      <w:pPr>
        <w:pStyle w:val="Prrafodelista"/>
        <w:numPr>
          <w:ilvl w:val="0"/>
          <w:numId w:val="2"/>
        </w:numPr>
      </w:pPr>
      <w:r w:rsidRPr="007049F6">
        <w:t xml:space="preserve">Carpeta </w:t>
      </w:r>
      <w:proofErr w:type="spellStart"/>
      <w:r w:rsidRPr="007049F6">
        <w:rPr>
          <w:b/>
          <w:bCs/>
        </w:rPr>
        <w:t>community-contributions</w:t>
      </w:r>
      <w:proofErr w:type="spellEnd"/>
      <w:r w:rsidRPr="007049F6">
        <w:t xml:space="preserve"> en el repo: lugar para subir variantes propias del ejercicio (ej. alguien integró la API de </w:t>
      </w:r>
      <w:proofErr w:type="spellStart"/>
      <w:r w:rsidRPr="007049F6">
        <w:t>Yahoo</w:t>
      </w:r>
      <w:proofErr w:type="spellEnd"/>
      <w:r w:rsidRPr="007049F6">
        <w:t xml:space="preserve"> </w:t>
      </w:r>
      <w:proofErr w:type="spellStart"/>
      <w:r w:rsidRPr="007049F6">
        <w:t>Finance</w:t>
      </w:r>
      <w:proofErr w:type="spellEnd"/>
      <w:r w:rsidRPr="007049F6">
        <w:t xml:space="preserve"> para resumir movimientos de acciones). </w:t>
      </w:r>
    </w:p>
    <w:p w14:paraId="6481BC73" w14:textId="016C23A7" w:rsidR="007049F6" w:rsidRPr="007049F6" w:rsidRDefault="007049F6">
      <w:pPr>
        <w:pStyle w:val="Prrafodelista"/>
        <w:numPr>
          <w:ilvl w:val="0"/>
          <w:numId w:val="2"/>
        </w:numPr>
      </w:pPr>
      <w:r w:rsidRPr="007049F6">
        <w:t xml:space="preserve">Se puede compartir el propio trabajo enviando un </w:t>
      </w:r>
      <w:r w:rsidRPr="007049F6">
        <w:rPr>
          <w:b/>
          <w:bCs/>
        </w:rPr>
        <w:t xml:space="preserve">Pull </w:t>
      </w:r>
      <w:proofErr w:type="spellStart"/>
      <w:r w:rsidRPr="007049F6">
        <w:rPr>
          <w:b/>
          <w:bCs/>
        </w:rPr>
        <w:t>Request</w:t>
      </w:r>
      <w:proofErr w:type="spellEnd"/>
      <w:r w:rsidRPr="007049F6">
        <w:t xml:space="preserve"> (instrucciones en la guía de Git/GitHub del curso). </w:t>
      </w:r>
    </w:p>
    <w:p w14:paraId="37EA05E4" w14:textId="17F64842" w:rsidR="00C32A41" w:rsidRPr="009F2260" w:rsidRDefault="007049F6">
      <w:pPr>
        <w:pStyle w:val="Prrafodelista"/>
        <w:numPr>
          <w:ilvl w:val="0"/>
          <w:numId w:val="2"/>
        </w:numPr>
      </w:pPr>
      <w:r w:rsidRPr="007049F6">
        <w:t>Mensaje de cierre del profesor: este patrón simple (</w:t>
      </w:r>
      <w:proofErr w:type="spellStart"/>
      <w:r w:rsidRPr="007049F6">
        <w:t>scrapear</w:t>
      </w:r>
      <w:proofErr w:type="spellEnd"/>
      <w:r w:rsidRPr="007049F6">
        <w:t xml:space="preserve"> + resumir con un LLM) es la base de un caso de uso de negocio muy común en IA generativa — resumen y traducción de contenido — y vale la pena adaptarlo a un problema propio, personal o de negocio.</w:t>
      </w:r>
    </w:p>
    <w:p w14:paraId="55DB9534" w14:textId="0260BB5A" w:rsidR="009F2260" w:rsidRDefault="009F2260" w:rsidP="00AA6F6C">
      <w:pPr>
        <w:rPr>
          <w:b/>
          <w:bCs/>
        </w:rPr>
      </w:pPr>
      <w:r w:rsidRPr="009F2260">
        <w:rPr>
          <w:b/>
          <w:bCs/>
          <w:noProof/>
        </w:rPr>
        <w:drawing>
          <wp:inline distT="0" distB="0" distL="0" distR="0" wp14:anchorId="05B0CC4B" wp14:editId="33CDF490">
            <wp:extent cx="6858000" cy="2996565"/>
            <wp:effectExtent l="38100" t="38100" r="38100" b="32385"/>
            <wp:docPr id="48337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7007" name=""/>
                    <pic:cNvPicPr/>
                  </pic:nvPicPr>
                  <pic:blipFill>
                    <a:blip r:embed="rId92"/>
                    <a:stretch>
                      <a:fillRect/>
                    </a:stretch>
                  </pic:blipFill>
                  <pic:spPr>
                    <a:xfrm>
                      <a:off x="0" y="0"/>
                      <a:ext cx="6858000" cy="2996565"/>
                    </a:xfrm>
                    <a:prstGeom prst="rect">
                      <a:avLst/>
                    </a:prstGeom>
                    <a:ln w="38100">
                      <a:solidFill>
                        <a:schemeClr val="accent1">
                          <a:lumMod val="60000"/>
                          <a:lumOff val="40000"/>
                        </a:schemeClr>
                      </a:solidFill>
                    </a:ln>
                  </pic:spPr>
                </pic:pic>
              </a:graphicData>
            </a:graphic>
          </wp:inline>
        </w:drawing>
      </w:r>
      <w:r w:rsidR="00265781" w:rsidRPr="00265781">
        <w:rPr>
          <w:b/>
          <w:bCs/>
          <w:noProof/>
        </w:rPr>
        <w:drawing>
          <wp:inline distT="0" distB="0" distL="0" distR="0" wp14:anchorId="7785ECCC" wp14:editId="648EC4EF">
            <wp:extent cx="6858000" cy="3996055"/>
            <wp:effectExtent l="38100" t="38100" r="38100" b="42545"/>
            <wp:docPr id="400203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03422" name=""/>
                    <pic:cNvPicPr/>
                  </pic:nvPicPr>
                  <pic:blipFill>
                    <a:blip r:embed="rId93"/>
                    <a:stretch>
                      <a:fillRect/>
                    </a:stretch>
                  </pic:blipFill>
                  <pic:spPr>
                    <a:xfrm>
                      <a:off x="0" y="0"/>
                      <a:ext cx="6858000" cy="3996055"/>
                    </a:xfrm>
                    <a:prstGeom prst="rect">
                      <a:avLst/>
                    </a:prstGeom>
                    <a:ln w="28575">
                      <a:solidFill>
                        <a:schemeClr val="accent1">
                          <a:lumMod val="60000"/>
                          <a:lumOff val="40000"/>
                        </a:schemeClr>
                      </a:solidFill>
                    </a:ln>
                  </pic:spPr>
                </pic:pic>
              </a:graphicData>
            </a:graphic>
          </wp:inline>
        </w:drawing>
      </w:r>
    </w:p>
    <w:p w14:paraId="6F6CD5B0" w14:textId="77777777" w:rsidR="009926A4" w:rsidRDefault="009926A4" w:rsidP="00AA6F6C">
      <w:pPr>
        <w:rPr>
          <w:b/>
          <w:bCs/>
        </w:rPr>
      </w:pPr>
    </w:p>
    <w:p w14:paraId="7DDA4D9F" w14:textId="679DD7A8" w:rsidR="00934587" w:rsidRPr="00934587" w:rsidRDefault="009926A4">
      <w:pPr>
        <w:pStyle w:val="Ttulo2"/>
        <w:numPr>
          <w:ilvl w:val="1"/>
          <w:numId w:val="10"/>
        </w:numPr>
        <w:rPr>
          <w:rFonts w:ascii="Arial" w:hAnsi="Arial" w:cs="Arial"/>
          <w:b/>
          <w:bCs/>
          <w:sz w:val="24"/>
          <w:szCs w:val="24"/>
          <w:highlight w:val="yellow"/>
        </w:rPr>
      </w:pPr>
      <w:bookmarkStart w:id="30" w:name="_Toc243791119"/>
      <w:r w:rsidRPr="00934587">
        <w:rPr>
          <w:rFonts w:ascii="Arial" w:hAnsi="Arial" w:cs="Arial"/>
          <w:b/>
          <w:bCs/>
          <w:sz w:val="24"/>
          <w:szCs w:val="24"/>
          <w:highlight w:val="yellow"/>
        </w:rPr>
        <w:lastRenderedPageBreak/>
        <w:t xml:space="preserve">FINAL-DIA-1: </w:t>
      </w:r>
      <w:r w:rsidR="007E02D3" w:rsidRPr="00934587">
        <w:rPr>
          <w:rFonts w:ascii="Arial" w:hAnsi="Arial" w:cs="Arial"/>
          <w:b/>
          <w:bCs/>
          <w:sz w:val="24"/>
          <w:szCs w:val="24"/>
          <w:highlight w:val="yellow"/>
        </w:rPr>
        <w:t>Ejercicio final – tu propia llamada a un LLM desde cero</w:t>
      </w:r>
      <w:bookmarkEnd w:id="30"/>
    </w:p>
    <w:p w14:paraId="4B7E474A" w14:textId="77777777" w:rsidR="00A8187E" w:rsidRPr="00A8187E" w:rsidRDefault="00A8187E" w:rsidP="00A8187E">
      <w:pPr>
        <w:rPr>
          <w:b/>
          <w:bCs/>
          <w:sz w:val="24"/>
          <w:szCs w:val="28"/>
        </w:rPr>
      </w:pPr>
      <w:r w:rsidRPr="00A8187E">
        <w:rPr>
          <w:b/>
          <w:bCs/>
          <w:sz w:val="24"/>
          <w:szCs w:val="28"/>
        </w:rPr>
        <w:t>El desafío del profesor</w:t>
      </w:r>
    </w:p>
    <w:p w14:paraId="33B60FA5" w14:textId="77777777" w:rsidR="00A8187E" w:rsidRPr="00A8187E" w:rsidRDefault="00A8187E" w:rsidP="00A8187E">
      <w:r w:rsidRPr="00A8187E">
        <w:t>Después de construir el resumidor de páginas web, el profesor deja de dar el código armado y pide escribirlo desde cero, aplicado a una idea de negocio distinta. Entrega una plantilla con los pasos marcados pero vacíos:</w:t>
      </w:r>
    </w:p>
    <w:p w14:paraId="3332EA92" w14:textId="390F09E5" w:rsidR="007E02D3" w:rsidRDefault="00575D72" w:rsidP="007E02D3">
      <w:r w:rsidRPr="00575D72">
        <w:rPr>
          <w:noProof/>
        </w:rPr>
        <w:drawing>
          <wp:inline distT="0" distB="0" distL="0" distR="0" wp14:anchorId="10FB77AD" wp14:editId="52B46CFC">
            <wp:extent cx="5151120" cy="2489807"/>
            <wp:effectExtent l="38100" t="38100" r="30480" b="44450"/>
            <wp:docPr id="1930524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24823" name=""/>
                    <pic:cNvPicPr/>
                  </pic:nvPicPr>
                  <pic:blipFill>
                    <a:blip r:embed="rId94"/>
                    <a:stretch>
                      <a:fillRect/>
                    </a:stretch>
                  </pic:blipFill>
                  <pic:spPr>
                    <a:xfrm>
                      <a:off x="0" y="0"/>
                      <a:ext cx="5158282" cy="2493269"/>
                    </a:xfrm>
                    <a:prstGeom prst="rect">
                      <a:avLst/>
                    </a:prstGeom>
                    <a:ln w="28575">
                      <a:solidFill>
                        <a:srgbClr val="00B0F0"/>
                      </a:solidFill>
                    </a:ln>
                  </pic:spPr>
                </pic:pic>
              </a:graphicData>
            </a:graphic>
          </wp:inline>
        </w:drawing>
      </w:r>
    </w:p>
    <w:p w14:paraId="3C066CAA" w14:textId="77777777" w:rsidR="006744B1" w:rsidRPr="006744B1" w:rsidRDefault="006744B1" w:rsidP="006744B1">
      <w:pPr>
        <w:rPr>
          <w:b/>
          <w:bCs/>
        </w:rPr>
      </w:pPr>
      <w:r w:rsidRPr="006744B1">
        <w:rPr>
          <w:b/>
          <w:bCs/>
        </w:rPr>
        <w:t>Cómo completarlo, paso a paso</w:t>
      </w:r>
    </w:p>
    <w:p w14:paraId="624CCB06" w14:textId="4351AEF8" w:rsidR="007136FC" w:rsidRPr="007136FC" w:rsidRDefault="007136FC">
      <w:pPr>
        <w:pStyle w:val="Prrafodelista"/>
        <w:numPr>
          <w:ilvl w:val="0"/>
          <w:numId w:val="11"/>
        </w:numPr>
      </w:pPr>
      <w:r w:rsidRPr="007136FC">
        <w:rPr>
          <w:b/>
          <w:bCs/>
        </w:rPr>
        <w:t>Pensar una idea de negocio distinta</w:t>
      </w:r>
      <w:r w:rsidRPr="007136FC">
        <w:t xml:space="preserve"> a resumir páginas web. El profesor da dos ejemplos: resumir el contenido de un email, o generar un buen asunto (</w:t>
      </w:r>
      <w:proofErr w:type="spellStart"/>
      <w:r w:rsidRPr="007136FC">
        <w:t>subject</w:t>
      </w:r>
      <w:proofErr w:type="spellEnd"/>
      <w:r w:rsidRPr="007136FC">
        <w:t xml:space="preserve"> line) a partir del cuerpo de un correo. </w:t>
      </w:r>
    </w:p>
    <w:p w14:paraId="37158324" w14:textId="4842F06E" w:rsidR="007136FC" w:rsidRPr="007136FC" w:rsidRDefault="007136FC">
      <w:pPr>
        <w:pStyle w:val="Prrafodelista"/>
        <w:numPr>
          <w:ilvl w:val="0"/>
          <w:numId w:val="11"/>
        </w:numPr>
      </w:pPr>
      <w:r w:rsidRPr="007136FC">
        <w:rPr>
          <w:b/>
          <w:bCs/>
        </w:rPr>
        <w:t xml:space="preserve">Escribir el </w:t>
      </w:r>
      <w:proofErr w:type="spellStart"/>
      <w:r w:rsidRPr="007136FC">
        <w:rPr>
          <w:b/>
          <w:bCs/>
        </w:rPr>
        <w:t>system_prompt</w:t>
      </w:r>
      <w:proofErr w:type="spellEnd"/>
      <w:r w:rsidRPr="007136FC">
        <w:t>: una instrucción clara que describa la tarea (ej. "</w:t>
      </w:r>
      <w:proofErr w:type="spellStart"/>
      <w:r w:rsidRPr="007136FC">
        <w:t>Sos</w:t>
      </w:r>
      <w:proofErr w:type="spellEnd"/>
      <w:r w:rsidRPr="007136FC">
        <w:t xml:space="preserve"> un asistente que lee un email y sugiere un asunto corto y claro para él"). </w:t>
      </w:r>
    </w:p>
    <w:p w14:paraId="4F54CD60" w14:textId="3D7D2B56" w:rsidR="007136FC" w:rsidRPr="007136FC" w:rsidRDefault="007136FC">
      <w:pPr>
        <w:pStyle w:val="Prrafodelista"/>
        <w:numPr>
          <w:ilvl w:val="0"/>
          <w:numId w:val="11"/>
        </w:numPr>
      </w:pPr>
      <w:r w:rsidRPr="007136FC">
        <w:rPr>
          <w:b/>
          <w:bCs/>
        </w:rPr>
        <w:t xml:space="preserve">Escribir el </w:t>
      </w:r>
      <w:proofErr w:type="spellStart"/>
      <w:r w:rsidRPr="007136FC">
        <w:rPr>
          <w:b/>
          <w:bCs/>
        </w:rPr>
        <w:t>user_prompt</w:t>
      </w:r>
      <w:proofErr w:type="spellEnd"/>
      <w:r w:rsidRPr="007136FC">
        <w:t xml:space="preserve">: el contenido real a procesar (el texto del email, por ejemplo). </w:t>
      </w:r>
    </w:p>
    <w:p w14:paraId="0357B8CA" w14:textId="2002E01A" w:rsidR="007136FC" w:rsidRPr="007136FC" w:rsidRDefault="007136FC">
      <w:pPr>
        <w:pStyle w:val="Prrafodelista"/>
        <w:numPr>
          <w:ilvl w:val="0"/>
          <w:numId w:val="11"/>
        </w:numPr>
      </w:pPr>
      <w:r w:rsidRPr="007136FC">
        <w:rPr>
          <w:b/>
          <w:bCs/>
        </w:rPr>
        <w:t xml:space="preserve">Armar la lista </w:t>
      </w:r>
      <w:proofErr w:type="spellStart"/>
      <w:r w:rsidRPr="007136FC">
        <w:rPr>
          <w:b/>
          <w:bCs/>
        </w:rPr>
        <w:t>messages</w:t>
      </w:r>
      <w:proofErr w:type="spellEnd"/>
      <w:r w:rsidRPr="007136FC">
        <w:t>: los dos diccionarios (</w:t>
      </w:r>
      <w:proofErr w:type="spellStart"/>
      <w:r w:rsidRPr="00834B1A">
        <w:rPr>
          <w:b/>
          <w:bCs/>
        </w:rPr>
        <w:t>system</w:t>
      </w:r>
      <w:proofErr w:type="spellEnd"/>
      <w:r w:rsidRPr="007136FC">
        <w:t xml:space="preserve"> + </w:t>
      </w:r>
      <w:proofErr w:type="spellStart"/>
      <w:r w:rsidRPr="00834B1A">
        <w:rPr>
          <w:b/>
          <w:bCs/>
        </w:rPr>
        <w:t>user</w:t>
      </w:r>
      <w:proofErr w:type="spellEnd"/>
      <w:r w:rsidRPr="007136FC">
        <w:t xml:space="preserve">), como se vino haciendo en todo el laboratorio. El profesor aclara: usar herramientas de IA para ayudarte con esto </w:t>
      </w:r>
      <w:r w:rsidRPr="007136FC">
        <w:rPr>
          <w:b/>
          <w:bCs/>
        </w:rPr>
        <w:t>no es hacer trampa</w:t>
      </w:r>
      <w:r w:rsidRPr="007136FC">
        <w:t xml:space="preserve">. </w:t>
      </w:r>
    </w:p>
    <w:p w14:paraId="5758D9D9" w14:textId="4D3297B7" w:rsidR="007136FC" w:rsidRPr="007136FC" w:rsidRDefault="007136FC">
      <w:pPr>
        <w:pStyle w:val="Prrafodelista"/>
        <w:numPr>
          <w:ilvl w:val="0"/>
          <w:numId w:val="11"/>
        </w:numPr>
      </w:pPr>
      <w:proofErr w:type="spellStart"/>
      <w:r w:rsidRPr="007136FC">
        <w:rPr>
          <w:b/>
          <w:bCs/>
        </w:rPr>
        <w:t>Descomentar</w:t>
      </w:r>
      <w:proofErr w:type="spellEnd"/>
      <w:r w:rsidRPr="007136FC">
        <w:rPr>
          <w:b/>
          <w:bCs/>
        </w:rPr>
        <w:t xml:space="preserve"> y completar response =</w:t>
      </w:r>
      <w:r w:rsidRPr="007136FC">
        <w:t xml:space="preserve">: la llamada al modelo (en la versión adaptada a Gemini: </w:t>
      </w:r>
      <w:proofErr w:type="spellStart"/>
      <w:proofErr w:type="gramStart"/>
      <w:r w:rsidRPr="00834B1A">
        <w:rPr>
          <w:b/>
          <w:bCs/>
        </w:rPr>
        <w:t>client.models</w:t>
      </w:r>
      <w:proofErr w:type="gramEnd"/>
      <w:r w:rsidRPr="00834B1A">
        <w:rPr>
          <w:b/>
          <w:bCs/>
        </w:rPr>
        <w:t>.generate_content</w:t>
      </w:r>
      <w:proofErr w:type="spellEnd"/>
      <w:r w:rsidRPr="00834B1A">
        <w:rPr>
          <w:b/>
          <w:bCs/>
        </w:rPr>
        <w:t>(...)</w:t>
      </w:r>
      <w:r w:rsidRPr="007136FC">
        <w:t xml:space="preserve">, en vez de </w:t>
      </w:r>
      <w:proofErr w:type="spellStart"/>
      <w:proofErr w:type="gramStart"/>
      <w:r w:rsidRPr="00834B1A">
        <w:rPr>
          <w:b/>
          <w:bCs/>
        </w:rPr>
        <w:t>openai.chat</w:t>
      </w:r>
      <w:proofErr w:type="gramEnd"/>
      <w:r w:rsidRPr="00834B1A">
        <w:rPr>
          <w:b/>
          <w:bCs/>
        </w:rPr>
        <w:t>.</w:t>
      </w:r>
      <w:proofErr w:type="gramStart"/>
      <w:r w:rsidRPr="00834B1A">
        <w:rPr>
          <w:b/>
          <w:bCs/>
        </w:rPr>
        <w:t>completions.create</w:t>
      </w:r>
      <w:proofErr w:type="spellEnd"/>
      <w:proofErr w:type="gramEnd"/>
      <w:r w:rsidRPr="00834B1A">
        <w:rPr>
          <w:b/>
          <w:bCs/>
        </w:rPr>
        <w:t>(...)</w:t>
      </w:r>
      <w:r w:rsidRPr="007136FC">
        <w:t xml:space="preserve"> como en el video original). </w:t>
      </w:r>
    </w:p>
    <w:p w14:paraId="5D838CD3" w14:textId="19D45DFA" w:rsidR="006744B1" w:rsidRPr="006744B1" w:rsidRDefault="007136FC">
      <w:pPr>
        <w:pStyle w:val="Prrafodelista"/>
        <w:numPr>
          <w:ilvl w:val="0"/>
          <w:numId w:val="11"/>
        </w:numPr>
      </w:pPr>
      <w:proofErr w:type="spellStart"/>
      <w:r w:rsidRPr="007136FC">
        <w:rPr>
          <w:b/>
          <w:bCs/>
        </w:rPr>
        <w:t>Descomentar</w:t>
      </w:r>
      <w:proofErr w:type="spellEnd"/>
      <w:r w:rsidRPr="007136FC">
        <w:rPr>
          <w:b/>
          <w:bCs/>
        </w:rPr>
        <w:t xml:space="preserve"> e imprimir el resultado</w:t>
      </w:r>
      <w:r w:rsidRPr="007136FC">
        <w:t xml:space="preserve">: con </w:t>
      </w:r>
      <w:proofErr w:type="spellStart"/>
      <w:r w:rsidRPr="007136FC">
        <w:t>response.text</w:t>
      </w:r>
      <w:proofErr w:type="spellEnd"/>
      <w:r w:rsidRPr="007136FC">
        <w:t xml:space="preserve"> (Gemini) en vez de </w:t>
      </w:r>
      <w:proofErr w:type="spellStart"/>
      <w:proofErr w:type="gramStart"/>
      <w:r w:rsidRPr="00834B1A">
        <w:rPr>
          <w:b/>
          <w:bCs/>
        </w:rPr>
        <w:t>response.choices</w:t>
      </w:r>
      <w:proofErr w:type="spellEnd"/>
      <w:proofErr w:type="gramEnd"/>
      <w:r w:rsidRPr="00834B1A">
        <w:rPr>
          <w:b/>
          <w:bCs/>
        </w:rPr>
        <w:t>[0</w:t>
      </w:r>
      <w:proofErr w:type="gramStart"/>
      <w:r w:rsidRPr="00834B1A">
        <w:rPr>
          <w:b/>
          <w:bCs/>
        </w:rPr>
        <w:t>].</w:t>
      </w:r>
      <w:proofErr w:type="spellStart"/>
      <w:r w:rsidRPr="00834B1A">
        <w:rPr>
          <w:b/>
          <w:bCs/>
        </w:rPr>
        <w:t>message</w:t>
      </w:r>
      <w:proofErr w:type="gramEnd"/>
      <w:r w:rsidRPr="00834B1A">
        <w:rPr>
          <w:b/>
          <w:bCs/>
        </w:rPr>
        <w:t>.content</w:t>
      </w:r>
      <w:proofErr w:type="spellEnd"/>
      <w:r w:rsidRPr="007136FC">
        <w:t xml:space="preserve"> (</w:t>
      </w:r>
      <w:proofErr w:type="spellStart"/>
      <w:r w:rsidRPr="007136FC">
        <w:t>OpenAI</w:t>
      </w:r>
      <w:proofErr w:type="spellEnd"/>
      <w:r w:rsidRPr="007136FC">
        <w:t>).</w:t>
      </w:r>
    </w:p>
    <w:p w14:paraId="53129E66" w14:textId="200FDE85" w:rsidR="00575D72" w:rsidRPr="007E02D3" w:rsidRDefault="00575D72" w:rsidP="007E02D3"/>
    <w:p w14:paraId="0D384329" w14:textId="77777777" w:rsidR="009926A4" w:rsidRDefault="009926A4" w:rsidP="00AA6F6C">
      <w:pPr>
        <w:rPr>
          <w:b/>
          <w:bCs/>
        </w:rPr>
      </w:pPr>
    </w:p>
    <w:p w14:paraId="7A749D56" w14:textId="77777777" w:rsidR="00893CB2" w:rsidRDefault="00893CB2" w:rsidP="00AA6F6C">
      <w:pPr>
        <w:rPr>
          <w:b/>
          <w:bCs/>
        </w:rPr>
      </w:pPr>
    </w:p>
    <w:p w14:paraId="29F7D706" w14:textId="77777777" w:rsidR="00893CB2" w:rsidRDefault="00893CB2" w:rsidP="00AA6F6C">
      <w:pPr>
        <w:rPr>
          <w:b/>
          <w:bCs/>
        </w:rPr>
      </w:pPr>
    </w:p>
    <w:p w14:paraId="4EA5CE96" w14:textId="77777777" w:rsidR="00893CB2" w:rsidRDefault="00893CB2" w:rsidP="00AA6F6C">
      <w:pPr>
        <w:rPr>
          <w:b/>
          <w:bCs/>
        </w:rPr>
      </w:pPr>
    </w:p>
    <w:p w14:paraId="0EEE4499" w14:textId="77777777" w:rsidR="00893CB2" w:rsidRDefault="00893CB2" w:rsidP="00AA6F6C">
      <w:pPr>
        <w:rPr>
          <w:b/>
          <w:bCs/>
        </w:rPr>
      </w:pPr>
    </w:p>
    <w:p w14:paraId="21D9E7D5" w14:textId="77777777" w:rsidR="00893CB2" w:rsidRDefault="00893CB2" w:rsidP="00AA6F6C">
      <w:pPr>
        <w:rPr>
          <w:b/>
          <w:bCs/>
        </w:rPr>
      </w:pPr>
    </w:p>
    <w:p w14:paraId="6B6C0F32" w14:textId="77777777" w:rsidR="00893CB2" w:rsidRDefault="00893CB2" w:rsidP="00AA6F6C">
      <w:pPr>
        <w:rPr>
          <w:b/>
          <w:bCs/>
        </w:rPr>
      </w:pPr>
    </w:p>
    <w:p w14:paraId="49F52E72" w14:textId="77777777" w:rsidR="00893CB2" w:rsidRDefault="00893CB2" w:rsidP="00AA6F6C">
      <w:pPr>
        <w:rPr>
          <w:b/>
          <w:bCs/>
        </w:rPr>
      </w:pPr>
    </w:p>
    <w:p w14:paraId="4FDB7E46" w14:textId="5755A6D2" w:rsidR="00893CB2" w:rsidRPr="00893CB2" w:rsidRDefault="00893CB2" w:rsidP="00893CB2">
      <w:pPr>
        <w:pStyle w:val="Ttulo3"/>
        <w:rPr>
          <w:b/>
          <w:bCs/>
          <w:sz w:val="24"/>
          <w:szCs w:val="24"/>
        </w:rPr>
      </w:pPr>
      <w:bookmarkStart w:id="31" w:name="_Toc243791120"/>
      <w:r w:rsidRPr="00747C41">
        <w:rPr>
          <w:b/>
          <w:bCs/>
          <w:sz w:val="24"/>
          <w:szCs w:val="24"/>
          <w:highlight w:val="yellow"/>
        </w:rPr>
        <w:lastRenderedPageBreak/>
        <w:t xml:space="preserve">1.6.1 Ejercicio extra opcional: </w:t>
      </w:r>
      <w:proofErr w:type="spellStart"/>
      <w:r w:rsidRPr="00747C41">
        <w:rPr>
          <w:b/>
          <w:bCs/>
          <w:sz w:val="24"/>
          <w:szCs w:val="24"/>
          <w:highlight w:val="yellow"/>
        </w:rPr>
        <w:t>scraping</w:t>
      </w:r>
      <w:proofErr w:type="spellEnd"/>
      <w:r w:rsidRPr="00747C41">
        <w:rPr>
          <w:b/>
          <w:bCs/>
          <w:sz w:val="24"/>
          <w:szCs w:val="24"/>
          <w:highlight w:val="yellow"/>
        </w:rPr>
        <w:t xml:space="preserve"> "industrial"</w:t>
      </w:r>
      <w:r w:rsidR="006D7BC3" w:rsidRPr="00747C41">
        <w:rPr>
          <w:b/>
          <w:bCs/>
          <w:sz w:val="24"/>
          <w:szCs w:val="24"/>
          <w:highlight w:val="yellow"/>
        </w:rPr>
        <w:t xml:space="preserve"> + 5 ideas de desafío para practicar (investigadas)</w:t>
      </w:r>
      <w:r w:rsidR="00747C41" w:rsidRPr="00747C41">
        <w:rPr>
          <w:b/>
          <w:bCs/>
          <w:sz w:val="24"/>
          <w:szCs w:val="24"/>
          <w:highlight w:val="yellow"/>
        </w:rPr>
        <w:t xml:space="preserve"> + Consejo general para cualquiera de estos desafíos</w:t>
      </w:r>
      <w:bookmarkEnd w:id="31"/>
    </w:p>
    <w:p w14:paraId="55D3090B" w14:textId="77777777" w:rsidR="008F5CC7" w:rsidRPr="008F5CC7" w:rsidRDefault="008F5CC7" w:rsidP="008F5CC7">
      <w:r w:rsidRPr="008F5CC7">
        <w:t xml:space="preserve">Para quienes ya conocen </w:t>
      </w:r>
      <w:proofErr w:type="spellStart"/>
      <w:r w:rsidRPr="008F5CC7">
        <w:t>Selenium</w:t>
      </w:r>
      <w:proofErr w:type="spellEnd"/>
      <w:r w:rsidRPr="008F5CC7">
        <w:t xml:space="preserve"> o </w:t>
      </w:r>
      <w:proofErr w:type="spellStart"/>
      <w:r w:rsidRPr="008F5CC7">
        <w:t>Playwright</w:t>
      </w:r>
      <w:proofErr w:type="spellEnd"/>
      <w:r w:rsidRPr="008F5CC7">
        <w:t xml:space="preserve">, el profesor sugiere construir una versión más robusta del resumidor web, que sí funcione en sitios renderizados con JavaScript — hay ejemplos de otros estudiantes en </w:t>
      </w:r>
      <w:proofErr w:type="spellStart"/>
      <w:r w:rsidRPr="008F5CC7">
        <w:rPr>
          <w:b/>
          <w:bCs/>
        </w:rPr>
        <w:t>community-contributions</w:t>
      </w:r>
      <w:proofErr w:type="spellEnd"/>
      <w:r w:rsidRPr="008F5CC7">
        <w:t xml:space="preserve">, incluida una versión con </w:t>
      </w:r>
      <w:proofErr w:type="spellStart"/>
      <w:r w:rsidRPr="008F5CC7">
        <w:t>Playwright</w:t>
      </w:r>
      <w:proofErr w:type="spellEnd"/>
      <w:r w:rsidRPr="008F5CC7">
        <w:t>.</w:t>
      </w:r>
    </w:p>
    <w:p w14:paraId="4FDFA52D" w14:textId="2D672DEF" w:rsidR="008D62EA" w:rsidRDefault="00934587" w:rsidP="00AA6F6C">
      <w:pPr>
        <w:rPr>
          <w:b/>
          <w:bCs/>
        </w:rPr>
      </w:pPr>
      <w:r>
        <w:rPr>
          <w:noProof/>
        </w:rPr>
        <w:drawing>
          <wp:inline distT="0" distB="0" distL="0" distR="0" wp14:anchorId="6A5A04DC" wp14:editId="4522D1E4">
            <wp:extent cx="3542983" cy="2842260"/>
            <wp:effectExtent l="0" t="0" r="635" b="0"/>
            <wp:docPr id="1223357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545502" cy="2844281"/>
                    </a:xfrm>
                    <a:prstGeom prst="rect">
                      <a:avLst/>
                    </a:prstGeom>
                    <a:noFill/>
                    <a:ln>
                      <a:noFill/>
                    </a:ln>
                  </pic:spPr>
                </pic:pic>
              </a:graphicData>
            </a:graphic>
          </wp:inline>
        </w:drawing>
      </w:r>
    </w:p>
    <w:p w14:paraId="72BDB3E5" w14:textId="77777777" w:rsidR="006D7BC3" w:rsidRPr="006D7BC3" w:rsidRDefault="006D7BC3" w:rsidP="006D7BC3">
      <w:pPr>
        <w:rPr>
          <w:b/>
          <w:bCs/>
        </w:rPr>
      </w:pPr>
      <w:r w:rsidRPr="006D7BC3">
        <w:rPr>
          <w:b/>
          <w:bCs/>
        </w:rPr>
        <w:t>Balance del Día 1 (según el profesor)</w:t>
      </w:r>
    </w:p>
    <w:p w14:paraId="72AB4F66" w14:textId="77777777" w:rsidR="006D7BC3" w:rsidRPr="006D7BC3" w:rsidRDefault="006D7BC3" w:rsidP="006D7BC3">
      <w:pPr>
        <w:rPr>
          <w:b/>
          <w:bCs/>
        </w:rPr>
      </w:pPr>
      <w:r w:rsidRPr="006D7BC3">
        <w:rPr>
          <w:b/>
          <w:bCs/>
        </w:rPr>
        <w:t xml:space="preserve">Ya </w:t>
      </w:r>
      <w:proofErr w:type="spellStart"/>
      <w:r w:rsidRPr="006D7BC3">
        <w:rPr>
          <w:b/>
          <w:bCs/>
        </w:rPr>
        <w:t>sabés</w:t>
      </w:r>
      <w:proofErr w:type="spellEnd"/>
      <w:r w:rsidRPr="006D7BC3">
        <w:rPr>
          <w:b/>
          <w:bCs/>
        </w:rPr>
        <w:t xml:space="preserve"> hacer:</w:t>
      </w:r>
    </w:p>
    <w:p w14:paraId="3111FBF5" w14:textId="5734BBFE" w:rsidR="006D7BC3" w:rsidRPr="006D7BC3" w:rsidRDefault="006D7BC3">
      <w:pPr>
        <w:pStyle w:val="Prrafodelista"/>
        <w:numPr>
          <w:ilvl w:val="0"/>
          <w:numId w:val="2"/>
        </w:numPr>
      </w:pPr>
      <w:r w:rsidRPr="006D7BC3">
        <w:t xml:space="preserve">Usar </w:t>
      </w:r>
      <w:proofErr w:type="spellStart"/>
      <w:r w:rsidRPr="006D7BC3">
        <w:t>Ollama</w:t>
      </w:r>
      <w:proofErr w:type="spellEnd"/>
      <w:r w:rsidRPr="006D7BC3">
        <w:t xml:space="preserve"> para correr </w:t>
      </w:r>
      <w:proofErr w:type="spellStart"/>
      <w:r w:rsidRPr="006D7BC3">
        <w:t>LLMs</w:t>
      </w:r>
      <w:proofErr w:type="spellEnd"/>
      <w:r w:rsidRPr="006D7BC3">
        <w:t xml:space="preserve"> localmente</w:t>
      </w:r>
    </w:p>
    <w:p w14:paraId="19FBC23E" w14:textId="6E9C729E" w:rsidR="006D7BC3" w:rsidRPr="006D7BC3" w:rsidRDefault="006D7BC3">
      <w:pPr>
        <w:pStyle w:val="Prrafodelista"/>
        <w:numPr>
          <w:ilvl w:val="0"/>
          <w:numId w:val="2"/>
        </w:numPr>
      </w:pPr>
      <w:r w:rsidRPr="006D7BC3">
        <w:t>Escribir código que llama a modelos frontera</w:t>
      </w:r>
    </w:p>
    <w:p w14:paraId="6A578F00" w14:textId="2E4004CC" w:rsidR="006D7BC3" w:rsidRPr="006D7BC3" w:rsidRDefault="006D7BC3">
      <w:pPr>
        <w:pStyle w:val="Prrafodelista"/>
        <w:numPr>
          <w:ilvl w:val="0"/>
          <w:numId w:val="2"/>
        </w:numPr>
      </w:pPr>
      <w:r w:rsidRPr="006D7BC3">
        <w:t xml:space="preserve">Distinguir </w:t>
      </w:r>
      <w:proofErr w:type="spellStart"/>
      <w:r w:rsidRPr="006D7BC3">
        <w:t>system</w:t>
      </w:r>
      <w:proofErr w:type="spellEnd"/>
      <w:r w:rsidRPr="006D7BC3">
        <w:t xml:space="preserve"> </w:t>
      </w:r>
      <w:proofErr w:type="spellStart"/>
      <w:r w:rsidRPr="006D7BC3">
        <w:t>prompt</w:t>
      </w:r>
      <w:proofErr w:type="spellEnd"/>
      <w:r w:rsidRPr="006D7BC3">
        <w:t xml:space="preserve"> de </w:t>
      </w:r>
      <w:proofErr w:type="spellStart"/>
      <w:r w:rsidRPr="006D7BC3">
        <w:t>user</w:t>
      </w:r>
      <w:proofErr w:type="spellEnd"/>
      <w:r w:rsidRPr="006D7BC3">
        <w:t xml:space="preserve"> </w:t>
      </w:r>
      <w:proofErr w:type="spellStart"/>
      <w:r w:rsidRPr="006D7BC3">
        <w:t>prompt</w:t>
      </w:r>
      <w:proofErr w:type="spellEnd"/>
    </w:p>
    <w:p w14:paraId="3C15E1F8" w14:textId="5908ADD7" w:rsidR="006D7BC3" w:rsidRPr="006D7BC3" w:rsidRDefault="006D7BC3">
      <w:pPr>
        <w:pStyle w:val="Prrafodelista"/>
        <w:numPr>
          <w:ilvl w:val="0"/>
          <w:numId w:val="2"/>
        </w:numPr>
      </w:pPr>
      <w:r w:rsidRPr="006D7BC3">
        <w:t>Resumir contenido — aplicable a muchos problemas comerciales</w:t>
      </w:r>
    </w:p>
    <w:p w14:paraId="2E8AC14F" w14:textId="77777777" w:rsidR="006D7BC3" w:rsidRPr="006D7BC3" w:rsidRDefault="006D7BC3" w:rsidP="006D7BC3">
      <w:pPr>
        <w:rPr>
          <w:b/>
          <w:bCs/>
        </w:rPr>
      </w:pPr>
      <w:r w:rsidRPr="006D7BC3">
        <w:rPr>
          <w:b/>
          <w:bCs/>
        </w:rPr>
        <w:t>Mañana (Día 2) vas a poder:</w:t>
      </w:r>
    </w:p>
    <w:p w14:paraId="1C26C1DA" w14:textId="7B7D9C76" w:rsidR="006D7BC3" w:rsidRPr="006D7BC3" w:rsidRDefault="006D7BC3">
      <w:pPr>
        <w:pStyle w:val="Prrafodelista"/>
        <w:numPr>
          <w:ilvl w:val="0"/>
          <w:numId w:val="2"/>
        </w:numPr>
      </w:pPr>
      <w:r w:rsidRPr="006D7BC3">
        <w:t xml:space="preserve">Conocer los pasos exactos hacia el dominio de LLM </w:t>
      </w:r>
      <w:proofErr w:type="spellStart"/>
      <w:r w:rsidRPr="006D7BC3">
        <w:t>Engineering</w:t>
      </w:r>
      <w:proofErr w:type="spellEnd"/>
    </w:p>
    <w:p w14:paraId="15E78CFB" w14:textId="0003ED7C" w:rsidR="006D7BC3" w:rsidRPr="006D7BC3" w:rsidRDefault="006D7BC3">
      <w:pPr>
        <w:pStyle w:val="Prrafodelista"/>
        <w:numPr>
          <w:ilvl w:val="0"/>
          <w:numId w:val="2"/>
        </w:numPr>
      </w:pPr>
      <w:r w:rsidRPr="006D7BC3">
        <w:t>Reconocer los principales modelos frontera y cómo usarlos</w:t>
      </w:r>
    </w:p>
    <w:p w14:paraId="6F184948" w14:textId="77777777" w:rsidR="006D7BC3" w:rsidRDefault="006D7BC3" w:rsidP="006D7BC3">
      <w:pPr>
        <w:pBdr>
          <w:bottom w:val="single" w:sz="6" w:space="1" w:color="auto"/>
        </w:pBdr>
      </w:pPr>
      <w:r w:rsidRPr="006D7BC3">
        <w:t xml:space="preserve">Dato de cierre: el profesor calcula, en broma, que con todo esto ya estás en el </w:t>
      </w:r>
      <w:r w:rsidRPr="006D7BC3">
        <w:rPr>
          <w:b/>
          <w:bCs/>
        </w:rPr>
        <w:t>2.5% del camino</w:t>
      </w:r>
      <w:r w:rsidRPr="006D7BC3">
        <w:t xml:space="preserve"> hacia ser "maestro de LLM </w:t>
      </w:r>
      <w:proofErr w:type="spellStart"/>
      <w:r w:rsidRPr="006D7BC3">
        <w:t>Engineering</w:t>
      </w:r>
      <w:proofErr w:type="spellEnd"/>
      <w:r w:rsidRPr="006D7BC3">
        <w:t>".</w:t>
      </w:r>
    </w:p>
    <w:p w14:paraId="72869E86" w14:textId="77777777" w:rsidR="001C1F91" w:rsidRDefault="001C1F91" w:rsidP="001C1F91">
      <w:pPr>
        <w:rPr>
          <w:b/>
          <w:bCs/>
          <w:sz w:val="24"/>
          <w:szCs w:val="28"/>
        </w:rPr>
      </w:pPr>
      <w:r w:rsidRPr="001C1F91">
        <w:rPr>
          <w:b/>
          <w:bCs/>
          <w:sz w:val="24"/>
          <w:szCs w:val="28"/>
          <w:highlight w:val="yellow"/>
        </w:rPr>
        <w:t>5 ideas de desafío para practicar (investigadas)</w:t>
      </w:r>
    </w:p>
    <w:p w14:paraId="59B4C952" w14:textId="3E20D4C1" w:rsidR="0070385D" w:rsidRPr="001C1F91" w:rsidRDefault="0070385D" w:rsidP="001C1F91">
      <w:pPr>
        <w:rPr>
          <w:b/>
          <w:bCs/>
          <w:sz w:val="24"/>
          <w:szCs w:val="28"/>
        </w:rPr>
      </w:pPr>
      <w:r w:rsidRPr="0070385D">
        <w:rPr>
          <w:b/>
          <w:bCs/>
          <w:sz w:val="24"/>
          <w:szCs w:val="28"/>
          <w:highlight w:val="yellow"/>
        </w:rPr>
        <w:t>1. Generador de asunto para emails</w:t>
      </w:r>
    </w:p>
    <w:p w14:paraId="746FBF2F" w14:textId="77777777" w:rsidR="001C1F91" w:rsidRPr="001C1F91" w:rsidRDefault="001C1F91" w:rsidP="001C1F91">
      <w:r w:rsidRPr="001C1F91">
        <w:t xml:space="preserve">Basado en los usos más comunes y efectivos de </w:t>
      </w:r>
      <w:proofErr w:type="spellStart"/>
      <w:r w:rsidRPr="001C1F91">
        <w:t>prompt</w:t>
      </w:r>
      <w:proofErr w:type="spellEnd"/>
      <w:r w:rsidRPr="001C1F91">
        <w:t xml:space="preserve"> </w:t>
      </w:r>
      <w:proofErr w:type="spellStart"/>
      <w:r w:rsidRPr="001C1F91">
        <w:t>engineering</w:t>
      </w:r>
      <w:proofErr w:type="spellEnd"/>
      <w:r w:rsidRPr="001C1F91">
        <w:t xml:space="preserve"> para tareas de negocio, estas son cinco variantes del mismo patrón (</w:t>
      </w:r>
      <w:proofErr w:type="spellStart"/>
      <w:r w:rsidRPr="001C1F91">
        <w:t>system_prompt</w:t>
      </w:r>
      <w:proofErr w:type="spellEnd"/>
      <w:r w:rsidRPr="001C1F91">
        <w:t xml:space="preserve"> + </w:t>
      </w:r>
      <w:proofErr w:type="spellStart"/>
      <w:r w:rsidRPr="001C1F91">
        <w:t>user_prompt</w:t>
      </w:r>
      <w:proofErr w:type="spellEnd"/>
      <w:r w:rsidRPr="001C1F91">
        <w:t xml:space="preserve"> + llamada al modelo) para practicar, de menor a mayor complejidad:</w:t>
      </w:r>
    </w:p>
    <w:p w14:paraId="4DE78DB0" w14:textId="77777777" w:rsidR="0070385D" w:rsidRDefault="0070385D" w:rsidP="0070385D">
      <w:r w:rsidRPr="0070385D">
        <w:rPr>
          <w:b/>
          <w:bCs/>
        </w:rPr>
        <w:t>Por qué es un buen desafío inicial:</w:t>
      </w:r>
      <w:r w:rsidRPr="0070385D">
        <w:t xml:space="preserve"> es casi idéntico al ejemplo del profesor, ideal para practicar la mecánica sin complicarse con la idea.</w:t>
      </w:r>
    </w:p>
    <w:p w14:paraId="173905DD" w14:textId="77777777" w:rsidR="00A4259C" w:rsidRDefault="00A4259C" w:rsidP="0070385D"/>
    <w:p w14:paraId="58C9334F" w14:textId="77777777" w:rsidR="00A4259C" w:rsidRDefault="00A4259C" w:rsidP="0070385D"/>
    <w:p w14:paraId="14FEF7A1" w14:textId="77777777" w:rsidR="0070385D" w:rsidRPr="0070385D" w:rsidRDefault="0070385D" w:rsidP="0070385D">
      <w:pPr>
        <w:rPr>
          <w:b/>
          <w:bCs/>
          <w:sz w:val="24"/>
          <w:szCs w:val="28"/>
        </w:rPr>
      </w:pPr>
      <w:r w:rsidRPr="0070385D">
        <w:rPr>
          <w:b/>
          <w:bCs/>
          <w:sz w:val="24"/>
          <w:szCs w:val="28"/>
          <w:highlight w:val="yellow"/>
        </w:rPr>
        <w:lastRenderedPageBreak/>
        <w:t>2. Análisis de sentimiento de reseñas de producto</w:t>
      </w:r>
    </w:p>
    <w:p w14:paraId="471B0CE0" w14:textId="77777777" w:rsidR="00A4259C" w:rsidRPr="00A4259C" w:rsidRDefault="00A4259C" w:rsidP="00A4259C">
      <w:proofErr w:type="spellStart"/>
      <w:r w:rsidRPr="00A4259C">
        <w:rPr>
          <w:b/>
          <w:bCs/>
        </w:rPr>
        <w:t>system_prompt</w:t>
      </w:r>
      <w:proofErr w:type="spellEnd"/>
      <w:r w:rsidRPr="00A4259C">
        <w:rPr>
          <w:b/>
          <w:bCs/>
        </w:rPr>
        <w:t>:</w:t>
      </w:r>
      <w:r w:rsidRPr="00A4259C">
        <w:t xml:space="preserve"> "</w:t>
      </w:r>
      <w:proofErr w:type="spellStart"/>
      <w:r w:rsidRPr="00A4259C">
        <w:t>Sos</w:t>
      </w:r>
      <w:proofErr w:type="spellEnd"/>
      <w:r w:rsidRPr="00A4259C">
        <w:t xml:space="preserve"> un analista que clasifica reseñas de clientes como Positiva, Negativa o Neutral, y explica en una frase por qué". </w:t>
      </w:r>
      <w:proofErr w:type="spellStart"/>
      <w:r w:rsidRPr="00A4259C">
        <w:rPr>
          <w:b/>
          <w:bCs/>
        </w:rPr>
        <w:t>user_prompt</w:t>
      </w:r>
      <w:proofErr w:type="spellEnd"/>
      <w:r w:rsidRPr="00A4259C">
        <w:rPr>
          <w:b/>
          <w:bCs/>
        </w:rPr>
        <w:t>:</w:t>
      </w:r>
      <w:r w:rsidRPr="00A4259C">
        <w:t xml:space="preserve"> una reseña real (se puede tomar de cualquier producto en Amazon, MercadoLibre, etc.).</w:t>
      </w:r>
    </w:p>
    <w:p w14:paraId="73C9B574" w14:textId="77777777" w:rsidR="00A4259C" w:rsidRDefault="00A4259C" w:rsidP="00A4259C">
      <w:r w:rsidRPr="00A4259C">
        <w:rPr>
          <w:b/>
          <w:bCs/>
        </w:rPr>
        <w:t>Por qué es útil:</w:t>
      </w:r>
      <w:r w:rsidRPr="00A4259C">
        <w:t xml:space="preserve"> es uno de los casos de uso más comunes de </w:t>
      </w:r>
      <w:proofErr w:type="spellStart"/>
      <w:r w:rsidRPr="00A4259C">
        <w:t>LLMs</w:t>
      </w:r>
      <w:proofErr w:type="spellEnd"/>
      <w:r w:rsidRPr="00A4259C">
        <w:t xml:space="preserve"> en negocios reales — analizar </w:t>
      </w:r>
      <w:proofErr w:type="spellStart"/>
      <w:r w:rsidRPr="00A4259C">
        <w:t>feedback</w:t>
      </w:r>
      <w:proofErr w:type="spellEnd"/>
      <w:r w:rsidRPr="00A4259C">
        <w:t xml:space="preserve"> de clientes a escala, sin tener que leer cada reseña a mano.</w:t>
      </w:r>
    </w:p>
    <w:p w14:paraId="7DE5DFCD" w14:textId="77777777" w:rsidR="00A4259C" w:rsidRPr="00B12382" w:rsidRDefault="00A4259C" w:rsidP="00A4259C">
      <w:pPr>
        <w:rPr>
          <w:b/>
          <w:bCs/>
          <w:sz w:val="24"/>
          <w:szCs w:val="28"/>
        </w:rPr>
      </w:pPr>
      <w:r w:rsidRPr="00B12382">
        <w:rPr>
          <w:b/>
          <w:bCs/>
          <w:sz w:val="24"/>
          <w:szCs w:val="28"/>
          <w:highlight w:val="yellow"/>
        </w:rPr>
        <w:t>3. Resumen con restricciones de formato ("explícamelo como si tuviera 5 años")</w:t>
      </w:r>
    </w:p>
    <w:p w14:paraId="22B4BDC9" w14:textId="77777777" w:rsidR="00B12382" w:rsidRPr="00B12382" w:rsidRDefault="00B12382" w:rsidP="00B12382">
      <w:proofErr w:type="spellStart"/>
      <w:r w:rsidRPr="00B12382">
        <w:rPr>
          <w:b/>
          <w:bCs/>
        </w:rPr>
        <w:t>system_prompt</w:t>
      </w:r>
      <w:proofErr w:type="spellEnd"/>
      <w:r w:rsidRPr="00B12382">
        <w:rPr>
          <w:b/>
          <w:bCs/>
        </w:rPr>
        <w:t>:</w:t>
      </w:r>
      <w:r w:rsidRPr="00B12382">
        <w:t xml:space="preserve"> "</w:t>
      </w:r>
      <w:proofErr w:type="spellStart"/>
      <w:r w:rsidRPr="00B12382">
        <w:t>Explicá</w:t>
      </w:r>
      <w:proofErr w:type="spellEnd"/>
      <w:r w:rsidRPr="00B12382">
        <w:t xml:space="preserve"> el siguiente texto técnico como si hablaras con alguien de 5 años, usando máximo 3 oraciones". </w:t>
      </w:r>
      <w:proofErr w:type="spellStart"/>
      <w:r w:rsidRPr="00B12382">
        <w:rPr>
          <w:b/>
          <w:bCs/>
        </w:rPr>
        <w:t>user_prompt</w:t>
      </w:r>
      <w:proofErr w:type="spellEnd"/>
      <w:r w:rsidRPr="00B12382">
        <w:rPr>
          <w:b/>
          <w:bCs/>
        </w:rPr>
        <w:t>:</w:t>
      </w:r>
      <w:r w:rsidRPr="00B12382">
        <w:t xml:space="preserve"> un párrafo técnico o científico complejo (por ejemplo, de Wikipedia).</w:t>
      </w:r>
    </w:p>
    <w:p w14:paraId="0AE19F77" w14:textId="77777777" w:rsidR="00B12382" w:rsidRPr="00B12382" w:rsidRDefault="00B12382" w:rsidP="00B12382">
      <w:r w:rsidRPr="00B12382">
        <w:rPr>
          <w:b/>
          <w:bCs/>
        </w:rPr>
        <w:t>Por qué es interesante:</w:t>
      </w:r>
      <w:r w:rsidRPr="00B12382">
        <w:t xml:space="preserve"> demuestra que agregar restricciones concretas (edad del público, cantidad de oraciones) al </w:t>
      </w:r>
      <w:proofErr w:type="spellStart"/>
      <w:r w:rsidRPr="00B12382">
        <w:t>prompt</w:t>
      </w:r>
      <w:proofErr w:type="spellEnd"/>
      <w:r w:rsidRPr="00B12382">
        <w:t xml:space="preserve"> mejora mucho la calidad del resultado, comparado con un simple "resumí esto".</w:t>
      </w:r>
    </w:p>
    <w:p w14:paraId="3B955D29" w14:textId="77777777" w:rsidR="00B12382" w:rsidRPr="00B12382" w:rsidRDefault="00B12382" w:rsidP="00B12382">
      <w:pPr>
        <w:rPr>
          <w:b/>
          <w:bCs/>
          <w:sz w:val="24"/>
          <w:szCs w:val="28"/>
        </w:rPr>
      </w:pPr>
      <w:r w:rsidRPr="00B12382">
        <w:rPr>
          <w:b/>
          <w:bCs/>
          <w:sz w:val="24"/>
          <w:szCs w:val="28"/>
          <w:highlight w:val="yellow"/>
        </w:rPr>
        <w:t xml:space="preserve">4. Clasificador de </w:t>
      </w:r>
      <w:proofErr w:type="gramStart"/>
      <w:r w:rsidRPr="00B12382">
        <w:rPr>
          <w:b/>
          <w:bCs/>
          <w:sz w:val="24"/>
          <w:szCs w:val="28"/>
          <w:highlight w:val="yellow"/>
        </w:rPr>
        <w:t>tickets</w:t>
      </w:r>
      <w:proofErr w:type="gramEnd"/>
      <w:r w:rsidRPr="00B12382">
        <w:rPr>
          <w:b/>
          <w:bCs/>
          <w:sz w:val="24"/>
          <w:szCs w:val="28"/>
          <w:highlight w:val="yellow"/>
        </w:rPr>
        <w:t xml:space="preserve"> de soporte</w:t>
      </w:r>
    </w:p>
    <w:p w14:paraId="392D8379" w14:textId="77777777" w:rsidR="00CD3D35" w:rsidRDefault="00CD3D35" w:rsidP="00CD3D35">
      <w:proofErr w:type="spellStart"/>
      <w:r w:rsidRPr="00CD3D35">
        <w:rPr>
          <w:b/>
          <w:bCs/>
        </w:rPr>
        <w:t>system_prompt</w:t>
      </w:r>
      <w:proofErr w:type="spellEnd"/>
      <w:r w:rsidRPr="00CD3D35">
        <w:rPr>
          <w:b/>
          <w:bCs/>
        </w:rPr>
        <w:t>:</w:t>
      </w:r>
      <w:r w:rsidRPr="00CD3D35">
        <w:t xml:space="preserve"> "</w:t>
      </w:r>
      <w:proofErr w:type="spellStart"/>
      <w:r w:rsidRPr="00CD3D35">
        <w:t>Sos</w:t>
      </w:r>
      <w:proofErr w:type="spellEnd"/>
      <w:r w:rsidRPr="00CD3D35">
        <w:t xml:space="preserve"> un clasificador que lee un </w:t>
      </w:r>
      <w:proofErr w:type="gramStart"/>
      <w:r w:rsidRPr="00CD3D35">
        <w:t>ticket</w:t>
      </w:r>
      <w:proofErr w:type="gramEnd"/>
      <w:r w:rsidRPr="00CD3D35">
        <w:t xml:space="preserve"> de soporte técnico y responde solo con una categoría: Facturación, Bug técnico, Consulta general o Urgente". </w:t>
      </w:r>
      <w:proofErr w:type="spellStart"/>
      <w:r w:rsidRPr="00896AD1">
        <w:rPr>
          <w:b/>
          <w:bCs/>
        </w:rPr>
        <w:t>user_prompt</w:t>
      </w:r>
      <w:proofErr w:type="spellEnd"/>
      <w:r w:rsidRPr="00896AD1">
        <w:rPr>
          <w:b/>
          <w:bCs/>
        </w:rPr>
        <w:t>:</w:t>
      </w:r>
      <w:r w:rsidRPr="00CD3D35">
        <w:t xml:space="preserve"> el texto de un </w:t>
      </w:r>
      <w:proofErr w:type="gramStart"/>
      <w:r w:rsidRPr="00CD3D35">
        <w:t>ticket</w:t>
      </w:r>
      <w:proofErr w:type="gramEnd"/>
      <w:r w:rsidRPr="00CD3D35">
        <w:t xml:space="preserve"> inventado o real (ej. "no puedo iniciar sesión desde ayer, ya reinicié todo").</w:t>
      </w:r>
    </w:p>
    <w:p w14:paraId="0626ACC9" w14:textId="77777777" w:rsidR="00896AD1" w:rsidRPr="00896AD1" w:rsidRDefault="00896AD1" w:rsidP="00896AD1">
      <w:r w:rsidRPr="00896AD1">
        <w:rPr>
          <w:b/>
          <w:bCs/>
        </w:rPr>
        <w:t>Por qué es un buen ejercicio:</w:t>
      </w:r>
      <w:r w:rsidRPr="00896AD1">
        <w:t xml:space="preserve"> introduce la idea de </w:t>
      </w:r>
      <w:r w:rsidRPr="00896AD1">
        <w:rPr>
          <w:b/>
          <w:bCs/>
        </w:rPr>
        <w:t>clasificación</w:t>
      </w:r>
      <w:r w:rsidRPr="00896AD1">
        <w:t xml:space="preserve"> (no solo resumen/generación) — pedirle al modelo que elija entre opciones fijas, útil como primer paso hacia lo que después será RAG y agentes en el curso.</w:t>
      </w:r>
    </w:p>
    <w:p w14:paraId="54A1FF44" w14:textId="77777777" w:rsidR="00896AD1" w:rsidRPr="00896AD1" w:rsidRDefault="00896AD1" w:rsidP="00896AD1">
      <w:pPr>
        <w:rPr>
          <w:b/>
          <w:bCs/>
          <w:sz w:val="24"/>
          <w:szCs w:val="28"/>
        </w:rPr>
      </w:pPr>
      <w:r w:rsidRPr="00896AD1">
        <w:rPr>
          <w:b/>
          <w:bCs/>
          <w:sz w:val="24"/>
          <w:szCs w:val="28"/>
          <w:highlight w:val="yellow"/>
        </w:rPr>
        <w:t>5. Traductor con tono personalizado</w:t>
      </w:r>
    </w:p>
    <w:p w14:paraId="3E78D3D3" w14:textId="77777777" w:rsidR="00896AD1" w:rsidRPr="00896AD1" w:rsidRDefault="00896AD1" w:rsidP="00896AD1">
      <w:proofErr w:type="spellStart"/>
      <w:r w:rsidRPr="00896AD1">
        <w:rPr>
          <w:b/>
          <w:bCs/>
        </w:rPr>
        <w:t>system_prompt</w:t>
      </w:r>
      <w:proofErr w:type="spellEnd"/>
      <w:r w:rsidRPr="00896AD1">
        <w:rPr>
          <w:b/>
          <w:bCs/>
        </w:rPr>
        <w:t>:</w:t>
      </w:r>
      <w:r w:rsidRPr="00896AD1">
        <w:t xml:space="preserve"> "</w:t>
      </w:r>
      <w:proofErr w:type="spellStart"/>
      <w:r w:rsidRPr="00896AD1">
        <w:t>Traducí</w:t>
      </w:r>
      <w:proofErr w:type="spellEnd"/>
      <w:r w:rsidRPr="00896AD1">
        <w:t xml:space="preserve"> el siguiente texto al español, pero con un tono informal y chileno (modismos incluidos)". </w:t>
      </w:r>
      <w:proofErr w:type="spellStart"/>
      <w:r w:rsidRPr="00896AD1">
        <w:t>user_prompt</w:t>
      </w:r>
      <w:proofErr w:type="spellEnd"/>
      <w:r w:rsidRPr="00896AD1">
        <w:t>: un párrafo en inglés (por ejemplo, un fragmento de una noticia).</w:t>
      </w:r>
    </w:p>
    <w:p w14:paraId="3C6315AE" w14:textId="77777777" w:rsidR="00896AD1" w:rsidRPr="00896AD1" w:rsidRDefault="00896AD1" w:rsidP="00896AD1">
      <w:pPr>
        <w:pBdr>
          <w:bottom w:val="single" w:sz="6" w:space="1" w:color="auto"/>
        </w:pBdr>
      </w:pPr>
      <w:r w:rsidRPr="00896AD1">
        <w:rPr>
          <w:b/>
          <w:bCs/>
        </w:rPr>
        <w:t>Por qué es divertido y educativo:</w:t>
      </w:r>
      <w:r w:rsidRPr="00896AD1">
        <w:t xml:space="preserve"> el propio profesor menciona la traducción como ejemplo de variante en </w:t>
      </w:r>
      <w:proofErr w:type="spellStart"/>
      <w:r w:rsidRPr="00896AD1">
        <w:t>community-contributions</w:t>
      </w:r>
      <w:proofErr w:type="spellEnd"/>
      <w:r w:rsidRPr="00896AD1">
        <w:t xml:space="preserve"> — y permite ver claramente cómo un mismo texto cambia radicalmente de "personalidad" según las instrucciones del </w:t>
      </w:r>
      <w:proofErr w:type="spellStart"/>
      <w:r w:rsidRPr="00896AD1">
        <w:t>system</w:t>
      </w:r>
      <w:proofErr w:type="spellEnd"/>
      <w:r w:rsidRPr="00896AD1">
        <w:t xml:space="preserve"> </w:t>
      </w:r>
      <w:proofErr w:type="spellStart"/>
      <w:r w:rsidRPr="00896AD1">
        <w:t>prompt</w:t>
      </w:r>
      <w:proofErr w:type="spellEnd"/>
      <w:r w:rsidRPr="00896AD1">
        <w:t>, reforzando la lección central del día.</w:t>
      </w:r>
    </w:p>
    <w:p w14:paraId="3AAFB6D3" w14:textId="77777777" w:rsidR="00747C41" w:rsidRPr="00747C41" w:rsidRDefault="00747C41" w:rsidP="00747C41">
      <w:pPr>
        <w:rPr>
          <w:b/>
          <w:bCs/>
          <w:sz w:val="24"/>
          <w:szCs w:val="28"/>
        </w:rPr>
      </w:pPr>
      <w:r w:rsidRPr="00747C41">
        <w:rPr>
          <w:b/>
          <w:bCs/>
          <w:sz w:val="24"/>
          <w:szCs w:val="28"/>
          <w:highlight w:val="yellow"/>
        </w:rPr>
        <w:t>Consejo general para cualquiera de estos desafíos</w:t>
      </w:r>
    </w:p>
    <w:p w14:paraId="3A891E32" w14:textId="56EF83B0" w:rsidR="00747C41" w:rsidRPr="00CD3D35" w:rsidRDefault="00AF23B0" w:rsidP="00CD3D35">
      <w:r w:rsidRPr="00AF23B0">
        <w:t xml:space="preserve">Según buenas prácticas de </w:t>
      </w:r>
      <w:proofErr w:type="spellStart"/>
      <w:r w:rsidRPr="00AF23B0">
        <w:t>prompt</w:t>
      </w:r>
      <w:proofErr w:type="spellEnd"/>
      <w:r w:rsidRPr="00AF23B0">
        <w:t xml:space="preserve"> </w:t>
      </w:r>
      <w:proofErr w:type="spellStart"/>
      <w:r w:rsidRPr="00AF23B0">
        <w:t>engineering</w:t>
      </w:r>
      <w:proofErr w:type="spellEnd"/>
      <w:r w:rsidRPr="00AF23B0">
        <w:t xml:space="preserve">: los mejores resultados salen cuando el </w:t>
      </w:r>
      <w:proofErr w:type="spellStart"/>
      <w:r w:rsidRPr="00AF23B0">
        <w:t>system_prompt</w:t>
      </w:r>
      <w:proofErr w:type="spellEnd"/>
      <w:r w:rsidRPr="00AF23B0">
        <w:t xml:space="preserve"> incluye </w:t>
      </w:r>
      <w:r w:rsidRPr="00AF23B0">
        <w:rPr>
          <w:b/>
          <w:bCs/>
        </w:rPr>
        <w:t>parámetros concretos y medibles</w:t>
      </w:r>
      <w:r w:rsidRPr="00AF23B0">
        <w:t xml:space="preserve"> (largo máximo, tono, formato de salida, público objetivo) en vez de instrucciones vagas tipo "</w:t>
      </w:r>
      <w:proofErr w:type="spellStart"/>
      <w:r w:rsidRPr="00AF23B0">
        <w:t>hacelo</w:t>
      </w:r>
      <w:proofErr w:type="spellEnd"/>
      <w:r w:rsidRPr="00AF23B0">
        <w:t xml:space="preserve"> bien". Por ejemplo, "resumí esto en 3 oraciones para un público general" funciona mejor que simplemente "resumí esto".</w:t>
      </w:r>
    </w:p>
    <w:p w14:paraId="1667BB3B" w14:textId="77777777" w:rsidR="00CD3D35" w:rsidRPr="00A4259C" w:rsidRDefault="00CD3D35" w:rsidP="00A4259C"/>
    <w:p w14:paraId="5C84ABB5" w14:textId="77777777" w:rsidR="0070385D" w:rsidRPr="0070385D" w:rsidRDefault="0070385D" w:rsidP="0070385D"/>
    <w:p w14:paraId="175E4DC7" w14:textId="77777777" w:rsidR="001C1F91" w:rsidRPr="006D7BC3" w:rsidRDefault="001C1F91" w:rsidP="006D7BC3"/>
    <w:p w14:paraId="5BAB92ED" w14:textId="77777777" w:rsidR="006D7BC3" w:rsidRDefault="006D7BC3" w:rsidP="00AA6F6C">
      <w:pPr>
        <w:rPr>
          <w:b/>
          <w:bCs/>
        </w:rPr>
      </w:pPr>
    </w:p>
    <w:p w14:paraId="7DD0685E" w14:textId="77777777" w:rsidR="0026677F" w:rsidRDefault="0026677F" w:rsidP="00AA6F6C">
      <w:pPr>
        <w:rPr>
          <w:b/>
          <w:bCs/>
        </w:rPr>
      </w:pPr>
    </w:p>
    <w:p w14:paraId="3787C9E5" w14:textId="77777777" w:rsidR="0026677F" w:rsidRDefault="0026677F" w:rsidP="00AA6F6C">
      <w:pPr>
        <w:rPr>
          <w:b/>
          <w:bCs/>
        </w:rPr>
      </w:pPr>
    </w:p>
    <w:p w14:paraId="477B43C8" w14:textId="77777777" w:rsidR="0026677F" w:rsidRDefault="0026677F" w:rsidP="00AA6F6C">
      <w:pPr>
        <w:rPr>
          <w:b/>
          <w:bCs/>
        </w:rPr>
      </w:pPr>
    </w:p>
    <w:p w14:paraId="20F28C53" w14:textId="25263E40" w:rsidR="00E82F9A" w:rsidRDefault="00E82F9A">
      <w:pPr>
        <w:pStyle w:val="Ttulo2"/>
        <w:numPr>
          <w:ilvl w:val="1"/>
          <w:numId w:val="10"/>
        </w:numPr>
        <w:rPr>
          <w:rFonts w:ascii="Arial" w:hAnsi="Arial" w:cs="Arial"/>
          <w:b/>
          <w:bCs/>
          <w:sz w:val="24"/>
          <w:szCs w:val="24"/>
          <w:highlight w:val="yellow"/>
        </w:rPr>
      </w:pPr>
      <w:bookmarkStart w:id="32" w:name="_Toc243791121"/>
      <w:r>
        <w:rPr>
          <w:rFonts w:ascii="Arial" w:hAnsi="Arial" w:cs="Arial"/>
          <w:b/>
          <w:bCs/>
          <w:sz w:val="24"/>
          <w:szCs w:val="24"/>
          <w:highlight w:val="yellow"/>
        </w:rPr>
        <w:lastRenderedPageBreak/>
        <w:t>DIA 2</w:t>
      </w:r>
      <w:r w:rsidR="0000403A">
        <w:rPr>
          <w:rFonts w:ascii="Arial" w:hAnsi="Arial" w:cs="Arial"/>
          <w:b/>
          <w:bCs/>
          <w:sz w:val="24"/>
          <w:szCs w:val="24"/>
          <w:highlight w:val="yellow"/>
        </w:rPr>
        <w:t>-FINAL</w:t>
      </w:r>
      <w:r>
        <w:rPr>
          <w:rFonts w:ascii="Arial" w:hAnsi="Arial" w:cs="Arial"/>
          <w:b/>
          <w:bCs/>
          <w:sz w:val="24"/>
          <w:szCs w:val="24"/>
          <w:highlight w:val="yellow"/>
        </w:rPr>
        <w:t>: El panorama open-</w:t>
      </w:r>
      <w:proofErr w:type="spellStart"/>
      <w:r>
        <w:rPr>
          <w:rFonts w:ascii="Arial" w:hAnsi="Arial" w:cs="Arial"/>
          <w:b/>
          <w:bCs/>
          <w:sz w:val="24"/>
          <w:szCs w:val="24"/>
          <w:highlight w:val="yellow"/>
        </w:rPr>
        <w:t>source</w:t>
      </w:r>
      <w:proofErr w:type="spellEnd"/>
      <w:r>
        <w:rPr>
          <w:rFonts w:ascii="Arial" w:hAnsi="Arial" w:cs="Arial"/>
          <w:b/>
          <w:bCs/>
          <w:sz w:val="24"/>
          <w:szCs w:val="24"/>
          <w:highlight w:val="yellow"/>
        </w:rPr>
        <w:t xml:space="preserve"> y las tres formas de usar un LLM</w:t>
      </w:r>
      <w:bookmarkEnd w:id="32"/>
    </w:p>
    <w:p w14:paraId="18C8D3C5" w14:textId="0EAC33B8" w:rsidR="00D462D5" w:rsidRDefault="00352064" w:rsidP="00D462D5">
      <w:pPr>
        <w:rPr>
          <w:highlight w:val="yellow"/>
        </w:rPr>
      </w:pPr>
      <w:r>
        <w:rPr>
          <w:noProof/>
          <w:highlight w:val="yellow"/>
        </w:rPr>
        <w:drawing>
          <wp:inline distT="0" distB="0" distL="0" distR="0" wp14:anchorId="6ED3FBF2" wp14:editId="2753AA9C">
            <wp:extent cx="4876800" cy="2706721"/>
            <wp:effectExtent l="0" t="0" r="0" b="0"/>
            <wp:docPr id="98510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884885" cy="2711209"/>
                    </a:xfrm>
                    <a:prstGeom prst="rect">
                      <a:avLst/>
                    </a:prstGeom>
                    <a:noFill/>
                    <a:ln>
                      <a:noFill/>
                    </a:ln>
                  </pic:spPr>
                </pic:pic>
              </a:graphicData>
            </a:graphic>
          </wp:inline>
        </w:drawing>
      </w:r>
      <w:r>
        <w:rPr>
          <w:noProof/>
          <w:highlight w:val="yellow"/>
        </w:rPr>
        <w:drawing>
          <wp:inline distT="0" distB="0" distL="0" distR="0" wp14:anchorId="0E59E1D7" wp14:editId="7AE0C8A2">
            <wp:extent cx="4961467" cy="2499109"/>
            <wp:effectExtent l="0" t="0" r="0" b="0"/>
            <wp:docPr id="5144938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964713" cy="2500744"/>
                    </a:xfrm>
                    <a:prstGeom prst="rect">
                      <a:avLst/>
                    </a:prstGeom>
                    <a:noFill/>
                    <a:ln>
                      <a:noFill/>
                    </a:ln>
                  </pic:spPr>
                </pic:pic>
              </a:graphicData>
            </a:graphic>
          </wp:inline>
        </w:drawing>
      </w:r>
    </w:p>
    <w:p w14:paraId="22D085DF" w14:textId="77777777" w:rsidR="00352064" w:rsidRDefault="00352064" w:rsidP="00D462D5">
      <w:pPr>
        <w:rPr>
          <w:highlight w:val="yellow"/>
        </w:rPr>
      </w:pPr>
    </w:p>
    <w:p w14:paraId="595FDC00" w14:textId="77777777" w:rsidR="00352064" w:rsidRDefault="00352064" w:rsidP="00D462D5">
      <w:pPr>
        <w:rPr>
          <w:highlight w:val="yellow"/>
        </w:rPr>
      </w:pPr>
    </w:p>
    <w:p w14:paraId="6CD7799C" w14:textId="77777777" w:rsidR="00352064" w:rsidRDefault="00352064" w:rsidP="00D462D5">
      <w:pPr>
        <w:rPr>
          <w:highlight w:val="yellow"/>
        </w:rPr>
      </w:pPr>
    </w:p>
    <w:p w14:paraId="2E47E2C7" w14:textId="77777777" w:rsidR="00352064" w:rsidRDefault="00352064" w:rsidP="00D462D5">
      <w:pPr>
        <w:rPr>
          <w:highlight w:val="yellow"/>
        </w:rPr>
      </w:pPr>
    </w:p>
    <w:p w14:paraId="509F2EFC" w14:textId="77777777" w:rsidR="00352064" w:rsidRDefault="00352064" w:rsidP="00D462D5">
      <w:pPr>
        <w:rPr>
          <w:highlight w:val="yellow"/>
        </w:rPr>
      </w:pPr>
    </w:p>
    <w:p w14:paraId="276F8417" w14:textId="77777777" w:rsidR="00352064" w:rsidRDefault="00352064" w:rsidP="00D462D5">
      <w:pPr>
        <w:rPr>
          <w:highlight w:val="yellow"/>
        </w:rPr>
      </w:pPr>
    </w:p>
    <w:p w14:paraId="2042473F" w14:textId="77777777" w:rsidR="00352064" w:rsidRDefault="00352064" w:rsidP="00D462D5">
      <w:pPr>
        <w:rPr>
          <w:highlight w:val="yellow"/>
        </w:rPr>
      </w:pPr>
    </w:p>
    <w:p w14:paraId="7970B7BE" w14:textId="77777777" w:rsidR="00352064" w:rsidRDefault="00352064" w:rsidP="00D462D5">
      <w:pPr>
        <w:rPr>
          <w:highlight w:val="yellow"/>
        </w:rPr>
      </w:pPr>
    </w:p>
    <w:p w14:paraId="3B861D82" w14:textId="77777777" w:rsidR="00352064" w:rsidRDefault="00352064" w:rsidP="00D462D5">
      <w:pPr>
        <w:rPr>
          <w:highlight w:val="yellow"/>
        </w:rPr>
      </w:pPr>
    </w:p>
    <w:p w14:paraId="21E62918" w14:textId="77777777" w:rsidR="00352064" w:rsidRDefault="00352064" w:rsidP="00D462D5">
      <w:pPr>
        <w:rPr>
          <w:highlight w:val="yellow"/>
        </w:rPr>
      </w:pPr>
    </w:p>
    <w:p w14:paraId="01959F8A" w14:textId="77777777" w:rsidR="00352064" w:rsidRPr="00D462D5" w:rsidRDefault="00352064" w:rsidP="00D462D5">
      <w:pPr>
        <w:rPr>
          <w:highlight w:val="yellow"/>
        </w:rPr>
      </w:pPr>
    </w:p>
    <w:p w14:paraId="18DDF779" w14:textId="4FE85A3D" w:rsidR="00E82F9A" w:rsidRDefault="008D1D30" w:rsidP="008D1D30">
      <w:pPr>
        <w:pStyle w:val="Ttulo3"/>
        <w:rPr>
          <w:b/>
          <w:bCs/>
          <w:sz w:val="24"/>
          <w:szCs w:val="24"/>
          <w:highlight w:val="yellow"/>
        </w:rPr>
      </w:pPr>
      <w:bookmarkStart w:id="33" w:name="_Toc243791122"/>
      <w:r w:rsidRPr="008D1D30">
        <w:rPr>
          <w:b/>
          <w:bCs/>
          <w:sz w:val="24"/>
          <w:szCs w:val="24"/>
          <w:highlight w:val="yellow"/>
        </w:rPr>
        <w:lastRenderedPageBreak/>
        <w:t>1.7.1 ¿Qué separa "modelo frontera" de "open-</w:t>
      </w:r>
      <w:proofErr w:type="spellStart"/>
      <w:r w:rsidRPr="008D1D30">
        <w:rPr>
          <w:b/>
          <w:bCs/>
          <w:sz w:val="24"/>
          <w:szCs w:val="24"/>
          <w:highlight w:val="yellow"/>
        </w:rPr>
        <w:t>source</w:t>
      </w:r>
      <w:proofErr w:type="spellEnd"/>
      <w:r w:rsidRPr="008D1D30">
        <w:rPr>
          <w:b/>
          <w:bCs/>
          <w:sz w:val="24"/>
          <w:szCs w:val="24"/>
          <w:highlight w:val="yellow"/>
        </w:rPr>
        <w:t xml:space="preserve">" para el profesor? + </w:t>
      </w:r>
      <w:r>
        <w:rPr>
          <w:b/>
          <w:bCs/>
          <w:sz w:val="24"/>
          <w:szCs w:val="24"/>
          <w:highlight w:val="yellow"/>
        </w:rPr>
        <w:t>Panorama de modelos de open-</w:t>
      </w:r>
      <w:proofErr w:type="spellStart"/>
      <w:r>
        <w:rPr>
          <w:b/>
          <w:bCs/>
          <w:sz w:val="24"/>
          <w:szCs w:val="24"/>
          <w:highlight w:val="yellow"/>
        </w:rPr>
        <w:t>source</w:t>
      </w:r>
      <w:bookmarkEnd w:id="33"/>
      <w:proofErr w:type="spellEnd"/>
    </w:p>
    <w:p w14:paraId="5FCCE5F0" w14:textId="4F1330CD" w:rsidR="008D1D30" w:rsidRPr="008D1D30" w:rsidRDefault="008D1D30" w:rsidP="008D1D30">
      <w:pPr>
        <w:rPr>
          <w:b/>
          <w:bCs/>
          <w:sz w:val="24"/>
          <w:szCs w:val="28"/>
          <w:highlight w:val="yellow"/>
        </w:rPr>
      </w:pPr>
      <w:r w:rsidRPr="008D1D30">
        <w:rPr>
          <w:b/>
          <w:bCs/>
          <w:sz w:val="24"/>
          <w:szCs w:val="28"/>
          <w:highlight w:val="yellow"/>
        </w:rPr>
        <w:t>¿Qué separa "modelo frontera" de "open-</w:t>
      </w:r>
      <w:proofErr w:type="spellStart"/>
      <w:r w:rsidRPr="008D1D30">
        <w:rPr>
          <w:b/>
          <w:bCs/>
          <w:sz w:val="24"/>
          <w:szCs w:val="28"/>
          <w:highlight w:val="yellow"/>
        </w:rPr>
        <w:t>source</w:t>
      </w:r>
      <w:proofErr w:type="spellEnd"/>
      <w:r w:rsidRPr="008D1D30">
        <w:rPr>
          <w:b/>
          <w:bCs/>
          <w:sz w:val="24"/>
          <w:szCs w:val="28"/>
          <w:highlight w:val="yellow"/>
        </w:rPr>
        <w:t>" para el profesor?</w:t>
      </w:r>
    </w:p>
    <w:p w14:paraId="38EE543A" w14:textId="77777777" w:rsidR="003531B8" w:rsidRPr="003531B8" w:rsidRDefault="003531B8" w:rsidP="003531B8">
      <w:r w:rsidRPr="003531B8">
        <w:t xml:space="preserve">El profesor aclara un matiz de vocabulario: reserva el término </w:t>
      </w:r>
      <w:r w:rsidRPr="003531B8">
        <w:rPr>
          <w:b/>
          <w:bCs/>
        </w:rPr>
        <w:t>"modelo frontera"</w:t>
      </w:r>
      <w:r w:rsidRPr="003531B8">
        <w:t xml:space="preserve"> para los modelos de código </w:t>
      </w:r>
      <w:r w:rsidRPr="003531B8">
        <w:rPr>
          <w:b/>
          <w:bCs/>
        </w:rPr>
        <w:t>cerrado</w:t>
      </w:r>
      <w:r w:rsidRPr="003531B8">
        <w:t xml:space="preserve"> (GPT, Claude, Gemini), aunque técnicamente algunos modelos open-</w:t>
      </w:r>
      <w:proofErr w:type="spellStart"/>
      <w:r w:rsidRPr="003531B8">
        <w:t>source</w:t>
      </w:r>
      <w:proofErr w:type="spellEnd"/>
      <w:r w:rsidRPr="003531B8">
        <w:t xml:space="preserve"> también estén en la frontera de lo posible.</w:t>
      </w:r>
    </w:p>
    <w:p w14:paraId="39ED3966" w14:textId="77777777" w:rsidR="003531B8" w:rsidRPr="003531B8" w:rsidRDefault="003531B8" w:rsidP="003531B8">
      <w:pPr>
        <w:rPr>
          <w:b/>
          <w:bCs/>
          <w:sz w:val="24"/>
          <w:szCs w:val="28"/>
          <w:highlight w:val="yellow"/>
        </w:rPr>
      </w:pPr>
      <w:r w:rsidRPr="003531B8">
        <w:rPr>
          <w:b/>
          <w:bCs/>
          <w:sz w:val="24"/>
          <w:szCs w:val="28"/>
          <w:highlight w:val="yellow"/>
        </w:rPr>
        <w:t>2. Panorama de modelos open-</w:t>
      </w:r>
      <w:proofErr w:type="spellStart"/>
      <w:r w:rsidRPr="003531B8">
        <w:rPr>
          <w:b/>
          <w:bCs/>
          <w:sz w:val="24"/>
          <w:szCs w:val="28"/>
          <w:highlight w:val="yellow"/>
        </w:rPr>
        <w:t>source</w:t>
      </w:r>
      <w:proofErr w:type="spellEnd"/>
    </w:p>
    <w:tbl>
      <w:tblPr>
        <w:tblStyle w:val="Tabladelista3-nfasis4"/>
        <w:tblW w:w="0" w:type="auto"/>
        <w:tblLook w:val="04A0" w:firstRow="1" w:lastRow="0" w:firstColumn="1" w:lastColumn="0" w:noHBand="0" w:noVBand="1"/>
      </w:tblPr>
      <w:tblGrid>
        <w:gridCol w:w="2697"/>
        <w:gridCol w:w="2697"/>
        <w:gridCol w:w="2698"/>
        <w:gridCol w:w="2698"/>
      </w:tblGrid>
      <w:tr w:rsidR="003531B8" w14:paraId="4932B80E" w14:textId="77777777" w:rsidTr="00FE3B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7" w:type="dxa"/>
          </w:tcPr>
          <w:p w14:paraId="4B4C056C" w14:textId="2D91262F" w:rsidR="003531B8" w:rsidRPr="003531B8" w:rsidRDefault="003531B8" w:rsidP="008D1D30">
            <w:pPr>
              <w:rPr>
                <w:b w:val="0"/>
                <w:bCs w:val="0"/>
              </w:rPr>
            </w:pPr>
            <w:r w:rsidRPr="003531B8">
              <w:rPr>
                <w:b w:val="0"/>
                <w:bCs w:val="0"/>
              </w:rPr>
              <w:t>Empresa</w:t>
            </w:r>
          </w:p>
        </w:tc>
        <w:tc>
          <w:tcPr>
            <w:tcW w:w="2697" w:type="dxa"/>
          </w:tcPr>
          <w:p w14:paraId="3E78EC95" w14:textId="0E7F7CEA" w:rsidR="003531B8" w:rsidRPr="003531B8" w:rsidRDefault="003531B8" w:rsidP="008D1D30">
            <w:pPr>
              <w:cnfStyle w:val="100000000000" w:firstRow="1" w:lastRow="0" w:firstColumn="0" w:lastColumn="0" w:oddVBand="0" w:evenVBand="0" w:oddHBand="0" w:evenHBand="0" w:firstRowFirstColumn="0" w:firstRowLastColumn="0" w:lastRowFirstColumn="0" w:lastRowLastColumn="0"/>
              <w:rPr>
                <w:b w:val="0"/>
                <w:bCs w:val="0"/>
              </w:rPr>
            </w:pPr>
            <w:r w:rsidRPr="003531B8">
              <w:rPr>
                <w:b w:val="0"/>
                <w:bCs w:val="0"/>
              </w:rPr>
              <w:t>Modelo</w:t>
            </w:r>
          </w:p>
        </w:tc>
        <w:tc>
          <w:tcPr>
            <w:tcW w:w="2698" w:type="dxa"/>
          </w:tcPr>
          <w:p w14:paraId="4018DCA2" w14:textId="042F9883" w:rsidR="003531B8" w:rsidRPr="003531B8" w:rsidRDefault="003531B8" w:rsidP="008D1D30">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3531B8">
              <w:rPr>
                <w:b w:val="0"/>
                <w:bCs w:val="0"/>
              </w:rPr>
              <w:t>Parametros</w:t>
            </w:r>
            <w:proofErr w:type="spellEnd"/>
            <w:r w:rsidRPr="003531B8">
              <w:rPr>
                <w:b w:val="0"/>
                <w:bCs w:val="0"/>
              </w:rPr>
              <w:t xml:space="preserve"> / dato clave</w:t>
            </w:r>
          </w:p>
        </w:tc>
        <w:tc>
          <w:tcPr>
            <w:tcW w:w="2698" w:type="dxa"/>
          </w:tcPr>
          <w:p w14:paraId="14D4F7CA" w14:textId="281AF1BF" w:rsidR="003531B8" w:rsidRPr="003531B8" w:rsidRDefault="003531B8" w:rsidP="008D1D30">
            <w:pPr>
              <w:cnfStyle w:val="100000000000" w:firstRow="1" w:lastRow="0" w:firstColumn="0" w:lastColumn="0" w:oddVBand="0" w:evenVBand="0" w:oddHBand="0" w:evenHBand="0" w:firstRowFirstColumn="0" w:firstRowLastColumn="0" w:lastRowFirstColumn="0" w:lastRowLastColumn="0"/>
              <w:rPr>
                <w:b w:val="0"/>
                <w:bCs w:val="0"/>
              </w:rPr>
            </w:pPr>
            <w:r w:rsidRPr="003531B8">
              <w:rPr>
                <w:b w:val="0"/>
                <w:bCs w:val="0"/>
              </w:rPr>
              <w:t>Fuente</w:t>
            </w:r>
          </w:p>
        </w:tc>
      </w:tr>
      <w:tr w:rsidR="003531B8" w14:paraId="4F48AA70" w14:textId="77777777" w:rsidTr="00FE3B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39CBC95A" w14:textId="001300BF" w:rsidR="003531B8" w:rsidRPr="00C33877" w:rsidRDefault="003531B8" w:rsidP="008D1D30">
            <w:pPr>
              <w:rPr>
                <w:b w:val="0"/>
                <w:bCs w:val="0"/>
              </w:rPr>
            </w:pPr>
            <w:r w:rsidRPr="00C33877">
              <w:rPr>
                <w:b w:val="0"/>
                <w:bCs w:val="0"/>
              </w:rPr>
              <w:t>Meta</w:t>
            </w:r>
          </w:p>
        </w:tc>
        <w:tc>
          <w:tcPr>
            <w:tcW w:w="2697" w:type="dxa"/>
          </w:tcPr>
          <w:p w14:paraId="59F85A7C" w14:textId="0BA478FE" w:rsidR="003531B8" w:rsidRPr="00C33877" w:rsidRDefault="00C33877" w:rsidP="008D1D30">
            <w:pPr>
              <w:cnfStyle w:val="000000100000" w:firstRow="0" w:lastRow="0" w:firstColumn="0" w:lastColumn="0" w:oddVBand="0" w:evenVBand="0" w:oddHBand="1" w:evenHBand="0" w:firstRowFirstColumn="0" w:firstRowLastColumn="0" w:lastRowFirstColumn="0" w:lastRowLastColumn="0"/>
              <w:rPr>
                <w:b/>
                <w:bCs/>
              </w:rPr>
            </w:pPr>
            <w:r w:rsidRPr="00C33877">
              <w:rPr>
                <w:b/>
                <w:bCs/>
              </w:rPr>
              <w:t>Llama</w:t>
            </w:r>
          </w:p>
        </w:tc>
        <w:tc>
          <w:tcPr>
            <w:tcW w:w="2698" w:type="dxa"/>
          </w:tcPr>
          <w:p w14:paraId="27B42A41" w14:textId="28922AE5" w:rsidR="003531B8" w:rsidRPr="00C33877" w:rsidRDefault="00C33877" w:rsidP="008D1D30">
            <w:pPr>
              <w:cnfStyle w:val="000000100000" w:firstRow="0" w:lastRow="0" w:firstColumn="0" w:lastColumn="0" w:oddVBand="0" w:evenVBand="0" w:oddHBand="1" w:evenHBand="0" w:firstRowFirstColumn="0" w:firstRowLastColumn="0" w:lastRowFirstColumn="0" w:lastRowLastColumn="0"/>
            </w:pPr>
            <w:r w:rsidRPr="00C33877">
              <w:t xml:space="preserve">Llama 3.2 viene en </w:t>
            </w:r>
            <w:r w:rsidRPr="00C33877">
              <w:rPr>
                <w:b/>
                <w:bCs/>
              </w:rPr>
              <w:t>1B y 3B</w:t>
            </w:r>
            <w:r w:rsidRPr="00C33877">
              <w:t xml:space="preserve"> (no solo 3B como se dijo en el video) — </w:t>
            </w:r>
            <w:proofErr w:type="spellStart"/>
            <w:r w:rsidRPr="00C33877">
              <w:t>ollama</w:t>
            </w:r>
            <w:proofErr w:type="spellEnd"/>
            <w:r w:rsidRPr="00C33877">
              <w:t xml:space="preserve"> run llama3.2 baja la de 3B por defecto</w:t>
            </w:r>
          </w:p>
        </w:tc>
        <w:tc>
          <w:tcPr>
            <w:tcW w:w="2698" w:type="dxa"/>
          </w:tcPr>
          <w:p w14:paraId="45C5C5F9" w14:textId="7E0565CD" w:rsidR="003531B8" w:rsidRPr="00C33877" w:rsidRDefault="00C33877" w:rsidP="008D1D30">
            <w:pPr>
              <w:cnfStyle w:val="000000100000" w:firstRow="0" w:lastRow="0" w:firstColumn="0" w:lastColumn="0" w:oddVBand="0" w:evenVBand="0" w:oddHBand="1" w:evenHBand="0" w:firstRowFirstColumn="0" w:firstRowLastColumn="0" w:lastRowFirstColumn="0" w:lastRowLastColumn="0"/>
            </w:pPr>
            <w:r w:rsidRPr="00C33877">
              <w:t>Confirmado en registry.ollama.ai y llama.com</w:t>
            </w:r>
          </w:p>
        </w:tc>
      </w:tr>
      <w:tr w:rsidR="003531B8" w14:paraId="7046E729" w14:textId="77777777" w:rsidTr="00FE3BC5">
        <w:tc>
          <w:tcPr>
            <w:cnfStyle w:val="001000000000" w:firstRow="0" w:lastRow="0" w:firstColumn="1" w:lastColumn="0" w:oddVBand="0" w:evenVBand="0" w:oddHBand="0" w:evenHBand="0" w:firstRowFirstColumn="0" w:firstRowLastColumn="0" w:lastRowFirstColumn="0" w:lastRowLastColumn="0"/>
            <w:tcW w:w="2697" w:type="dxa"/>
          </w:tcPr>
          <w:p w14:paraId="4DBEC5C5" w14:textId="134EECDF" w:rsidR="003531B8" w:rsidRPr="00C33877" w:rsidRDefault="00C33877" w:rsidP="008D1D30">
            <w:r w:rsidRPr="00C33877">
              <w:t>Mistral AI (Francia)</w:t>
            </w:r>
          </w:p>
        </w:tc>
        <w:tc>
          <w:tcPr>
            <w:tcW w:w="2697" w:type="dxa"/>
          </w:tcPr>
          <w:p w14:paraId="2AB5F3EE" w14:textId="3BDACF18" w:rsidR="003531B8" w:rsidRPr="00C33877" w:rsidRDefault="00C33877" w:rsidP="008D1D30">
            <w:pPr>
              <w:cnfStyle w:val="000000000000" w:firstRow="0" w:lastRow="0" w:firstColumn="0" w:lastColumn="0" w:oddVBand="0" w:evenVBand="0" w:oddHBand="0" w:evenHBand="0" w:firstRowFirstColumn="0" w:firstRowLastColumn="0" w:lastRowFirstColumn="0" w:lastRowLastColumn="0"/>
            </w:pPr>
            <w:proofErr w:type="spellStart"/>
            <w:r w:rsidRPr="00C33877">
              <w:t>Mixtral</w:t>
            </w:r>
            <w:proofErr w:type="spellEnd"/>
          </w:p>
        </w:tc>
        <w:tc>
          <w:tcPr>
            <w:tcW w:w="2698" w:type="dxa"/>
          </w:tcPr>
          <w:p w14:paraId="215BB161" w14:textId="167E2FDA" w:rsidR="003531B8" w:rsidRPr="00C33877" w:rsidRDefault="00C33877" w:rsidP="008D1D30">
            <w:pPr>
              <w:cnfStyle w:val="000000000000" w:firstRow="0" w:lastRow="0" w:firstColumn="0" w:lastColumn="0" w:oddVBand="0" w:evenVBand="0" w:oddHBand="0" w:evenHBand="0" w:firstRowFirstColumn="0" w:firstRowLastColumn="0" w:lastRowFirstColumn="0" w:lastRowLastColumn="0"/>
            </w:pPr>
            <w:r w:rsidRPr="00C33877">
              <w:t xml:space="preserve">Arquitectura </w:t>
            </w:r>
            <w:r w:rsidRPr="00C33877">
              <w:rPr>
                <w:b/>
                <w:bCs/>
              </w:rPr>
              <w:t xml:space="preserve">Mixture </w:t>
            </w:r>
            <w:proofErr w:type="spellStart"/>
            <w:r w:rsidRPr="00C33877">
              <w:rPr>
                <w:b/>
                <w:bCs/>
              </w:rPr>
              <w:t>of</w:t>
            </w:r>
            <w:proofErr w:type="spellEnd"/>
            <w:r w:rsidRPr="00C33877">
              <w:rPr>
                <w:b/>
                <w:bCs/>
              </w:rPr>
              <w:t xml:space="preserve"> </w:t>
            </w:r>
            <w:proofErr w:type="spellStart"/>
            <w:r w:rsidRPr="00C33877">
              <w:rPr>
                <w:b/>
                <w:bCs/>
              </w:rPr>
              <w:t>Experts</w:t>
            </w:r>
            <w:proofErr w:type="spellEnd"/>
            <w:r w:rsidRPr="00C33877">
              <w:rPr>
                <w:b/>
                <w:bCs/>
              </w:rPr>
              <w:t xml:space="preserve"> (</w:t>
            </w:r>
            <w:proofErr w:type="spellStart"/>
            <w:r w:rsidRPr="00C33877">
              <w:rPr>
                <w:b/>
                <w:bCs/>
              </w:rPr>
              <w:t>MoE</w:t>
            </w:r>
            <w:proofErr w:type="spellEnd"/>
            <w:r w:rsidRPr="00C33877">
              <w:rPr>
                <w:b/>
                <w:bCs/>
              </w:rPr>
              <w:t>)</w:t>
            </w:r>
            <w:r w:rsidRPr="00C33877">
              <w:t xml:space="preserve">: varios </w:t>
            </w:r>
            <w:proofErr w:type="spellStart"/>
            <w:r w:rsidRPr="00C33877">
              <w:t>sub-modelos</w:t>
            </w:r>
            <w:proofErr w:type="spellEnd"/>
            <w:r w:rsidRPr="00C33877">
              <w:t xml:space="preserve"> especializados, se activa solo el necesario según la pregunta</w:t>
            </w:r>
          </w:p>
        </w:tc>
        <w:tc>
          <w:tcPr>
            <w:tcW w:w="2698" w:type="dxa"/>
          </w:tcPr>
          <w:p w14:paraId="55B08764" w14:textId="29F04B3C" w:rsidR="003531B8" w:rsidRPr="00C33877" w:rsidRDefault="00C33877" w:rsidP="008D1D30">
            <w:pPr>
              <w:cnfStyle w:val="000000000000" w:firstRow="0" w:lastRow="0" w:firstColumn="0" w:lastColumn="0" w:oddVBand="0" w:evenVBand="0" w:oddHBand="0" w:evenHBand="0" w:firstRowFirstColumn="0" w:firstRowLastColumn="0" w:lastRowFirstColumn="0" w:lastRowLastColumn="0"/>
            </w:pPr>
            <w:r w:rsidRPr="00C33877">
              <w:t>—</w:t>
            </w:r>
          </w:p>
        </w:tc>
      </w:tr>
      <w:tr w:rsidR="003531B8" w14:paraId="25045C6B" w14:textId="77777777" w:rsidTr="00FE3B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31BF6161" w14:textId="27271B41" w:rsidR="003531B8" w:rsidRPr="00C33877" w:rsidRDefault="00AD012C" w:rsidP="008D1D30">
            <w:r w:rsidRPr="00AD012C">
              <w:t>Alibaba Cloud (China)</w:t>
            </w:r>
          </w:p>
        </w:tc>
        <w:tc>
          <w:tcPr>
            <w:tcW w:w="2697" w:type="dxa"/>
          </w:tcPr>
          <w:p w14:paraId="1607A626" w14:textId="5B46B759" w:rsidR="003531B8" w:rsidRPr="00C33877" w:rsidRDefault="00AD012C" w:rsidP="008D1D30">
            <w:pPr>
              <w:cnfStyle w:val="000000100000" w:firstRow="0" w:lastRow="0" w:firstColumn="0" w:lastColumn="0" w:oddVBand="0" w:evenVBand="0" w:oddHBand="1" w:evenHBand="0" w:firstRowFirstColumn="0" w:firstRowLastColumn="0" w:lastRowFirstColumn="0" w:lastRowLastColumn="0"/>
            </w:pPr>
            <w:r w:rsidRPr="00AD012C">
              <w:t>Qwen</w:t>
            </w:r>
          </w:p>
        </w:tc>
        <w:tc>
          <w:tcPr>
            <w:tcW w:w="2698" w:type="dxa"/>
          </w:tcPr>
          <w:p w14:paraId="3E7DC676" w14:textId="0D560C51" w:rsidR="003531B8" w:rsidRPr="00C33877" w:rsidRDefault="00AD012C" w:rsidP="008D1D30">
            <w:pPr>
              <w:cnfStyle w:val="000000100000" w:firstRow="0" w:lastRow="0" w:firstColumn="0" w:lastColumn="0" w:oddVBand="0" w:evenVBand="0" w:oddHBand="1" w:evenHBand="0" w:firstRowFirstColumn="0" w:firstRowLastColumn="0" w:lastRowFirstColumn="0" w:lastRowLastColumn="0"/>
            </w:pPr>
            <w:r w:rsidRPr="00AD012C">
              <w:t>Modelo muy potente, menos conocido que Llama — el profesor lo recomienda especialmente</w:t>
            </w:r>
          </w:p>
        </w:tc>
        <w:tc>
          <w:tcPr>
            <w:tcW w:w="2698" w:type="dxa"/>
          </w:tcPr>
          <w:p w14:paraId="7A3381B8" w14:textId="020E7543" w:rsidR="003531B8" w:rsidRPr="00C33877" w:rsidRDefault="00AD012C" w:rsidP="008D1D30">
            <w:pPr>
              <w:cnfStyle w:val="000000100000" w:firstRow="0" w:lastRow="0" w:firstColumn="0" w:lastColumn="0" w:oddVBand="0" w:evenVBand="0" w:oddHBand="1" w:evenHBand="0" w:firstRowFirstColumn="0" w:firstRowLastColumn="0" w:lastRowFirstColumn="0" w:lastRowLastColumn="0"/>
            </w:pPr>
            <w:r>
              <w:t>-</w:t>
            </w:r>
          </w:p>
        </w:tc>
      </w:tr>
      <w:tr w:rsidR="00AD012C" w14:paraId="557FECE8" w14:textId="77777777" w:rsidTr="00FE3BC5">
        <w:tc>
          <w:tcPr>
            <w:cnfStyle w:val="001000000000" w:firstRow="0" w:lastRow="0" w:firstColumn="1" w:lastColumn="0" w:oddVBand="0" w:evenVBand="0" w:oddHBand="0" w:evenHBand="0" w:firstRowFirstColumn="0" w:firstRowLastColumn="0" w:lastRowFirstColumn="0" w:lastRowLastColumn="0"/>
            <w:tcW w:w="2697" w:type="dxa"/>
          </w:tcPr>
          <w:p w14:paraId="1ED8D2E6" w14:textId="23296C90" w:rsidR="00AD012C" w:rsidRPr="00AD012C" w:rsidRDefault="00AD012C" w:rsidP="008D1D30">
            <w:pPr>
              <w:rPr>
                <w:b w:val="0"/>
                <w:bCs w:val="0"/>
              </w:rPr>
            </w:pPr>
            <w:r w:rsidRPr="00AD012C">
              <w:t>Google</w:t>
            </w:r>
          </w:p>
        </w:tc>
        <w:tc>
          <w:tcPr>
            <w:tcW w:w="2697" w:type="dxa"/>
          </w:tcPr>
          <w:p w14:paraId="7F1F959F" w14:textId="26603894" w:rsidR="00AD012C" w:rsidRPr="00AD012C" w:rsidRDefault="00AD012C" w:rsidP="008D1D30">
            <w:pPr>
              <w:cnfStyle w:val="000000000000" w:firstRow="0" w:lastRow="0" w:firstColumn="0" w:lastColumn="0" w:oddVBand="0" w:evenVBand="0" w:oddHBand="0" w:evenHBand="0" w:firstRowFirstColumn="0" w:firstRowLastColumn="0" w:lastRowFirstColumn="0" w:lastRowLastColumn="0"/>
            </w:pPr>
            <w:r w:rsidRPr="00AD012C">
              <w:t>Gemma</w:t>
            </w:r>
          </w:p>
        </w:tc>
        <w:tc>
          <w:tcPr>
            <w:tcW w:w="2698" w:type="dxa"/>
          </w:tcPr>
          <w:p w14:paraId="79BBED51" w14:textId="258FFFAD" w:rsidR="00AD012C" w:rsidRPr="00AD012C" w:rsidRDefault="00AD012C" w:rsidP="008D1D30">
            <w:pPr>
              <w:cnfStyle w:val="000000000000" w:firstRow="0" w:lastRow="0" w:firstColumn="0" w:lastColumn="0" w:oddVBand="0" w:evenVBand="0" w:oddHBand="0" w:evenHBand="0" w:firstRowFirstColumn="0" w:firstRowLastColumn="0" w:lastRowFirstColumn="0" w:lastRowLastColumn="0"/>
            </w:pPr>
            <w:r w:rsidRPr="00AD012C">
              <w:t>"Primo open-</w:t>
            </w:r>
            <w:proofErr w:type="spellStart"/>
            <w:r w:rsidRPr="00AD012C">
              <w:t>source</w:t>
            </w:r>
            <w:proofErr w:type="spellEnd"/>
            <w:r w:rsidRPr="00AD012C">
              <w:t xml:space="preserve">" de Gemini; versión más chica de 270M de parámetros (la que se probó con </w:t>
            </w:r>
            <w:proofErr w:type="spellStart"/>
            <w:r w:rsidRPr="00AD012C">
              <w:t>Ollama</w:t>
            </w:r>
            <w:proofErr w:type="spellEnd"/>
            <w:r w:rsidRPr="00AD012C">
              <w:t xml:space="preserve"> en el Día 1)</w:t>
            </w:r>
          </w:p>
        </w:tc>
        <w:tc>
          <w:tcPr>
            <w:tcW w:w="2698" w:type="dxa"/>
          </w:tcPr>
          <w:p w14:paraId="398C46AB" w14:textId="384E22C2" w:rsidR="00AD012C" w:rsidRDefault="00AD012C" w:rsidP="008D1D30">
            <w:pPr>
              <w:cnfStyle w:val="000000000000" w:firstRow="0" w:lastRow="0" w:firstColumn="0" w:lastColumn="0" w:oddVBand="0" w:evenVBand="0" w:oddHBand="0" w:evenHBand="0" w:firstRowFirstColumn="0" w:firstRowLastColumn="0" w:lastRowFirstColumn="0" w:lastRowLastColumn="0"/>
            </w:pPr>
            <w:r>
              <w:t>-</w:t>
            </w:r>
          </w:p>
        </w:tc>
      </w:tr>
      <w:tr w:rsidR="00AD012C" w14:paraId="663E5E65" w14:textId="77777777" w:rsidTr="00FE3B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2EF821FA" w14:textId="1E89BDE1" w:rsidR="00AD012C" w:rsidRPr="00AD012C" w:rsidRDefault="00AD012C" w:rsidP="008D1D30">
            <w:pPr>
              <w:rPr>
                <w:b w:val="0"/>
                <w:bCs w:val="0"/>
              </w:rPr>
            </w:pPr>
            <w:r w:rsidRPr="00AD012C">
              <w:t>Microsoft</w:t>
            </w:r>
          </w:p>
        </w:tc>
        <w:tc>
          <w:tcPr>
            <w:tcW w:w="2697" w:type="dxa"/>
          </w:tcPr>
          <w:p w14:paraId="003C50A9" w14:textId="441826C8" w:rsidR="00AD012C" w:rsidRPr="00AD012C" w:rsidRDefault="00AD012C" w:rsidP="008D1D30">
            <w:pPr>
              <w:cnfStyle w:val="000000100000" w:firstRow="0" w:lastRow="0" w:firstColumn="0" w:lastColumn="0" w:oddVBand="0" w:evenVBand="0" w:oddHBand="1" w:evenHBand="0" w:firstRowFirstColumn="0" w:firstRowLastColumn="0" w:lastRowFirstColumn="0" w:lastRowLastColumn="0"/>
            </w:pPr>
            <w:r>
              <w:t>Phi</w:t>
            </w:r>
          </w:p>
        </w:tc>
        <w:tc>
          <w:tcPr>
            <w:tcW w:w="2698" w:type="dxa"/>
          </w:tcPr>
          <w:p w14:paraId="24EF18E5" w14:textId="7BF053D9" w:rsidR="00AD012C" w:rsidRPr="00AD012C" w:rsidRDefault="00FE3BC5" w:rsidP="008D1D30">
            <w:pPr>
              <w:cnfStyle w:val="000000100000" w:firstRow="0" w:lastRow="0" w:firstColumn="0" w:lastColumn="0" w:oddVBand="0" w:evenVBand="0" w:oddHBand="1" w:evenHBand="0" w:firstRowFirstColumn="0" w:firstRowLastColumn="0" w:lastRowFirstColumn="0" w:lastRowLastColumn="0"/>
            </w:pPr>
            <w:r w:rsidRPr="00FE3BC5">
              <w:t xml:space="preserve">Buena en </w:t>
            </w:r>
            <w:proofErr w:type="spellStart"/>
            <w:r w:rsidRPr="00FE3BC5">
              <w:t>tool</w:t>
            </w:r>
            <w:proofErr w:type="spellEnd"/>
            <w:r w:rsidRPr="00FE3BC5">
              <w:t xml:space="preserve"> </w:t>
            </w:r>
            <w:proofErr w:type="spellStart"/>
            <w:r w:rsidRPr="00FE3BC5">
              <w:t>calling</w:t>
            </w:r>
            <w:proofErr w:type="spellEnd"/>
            <w:r w:rsidRPr="00FE3BC5">
              <w:t xml:space="preserve"> y uso comercial; la usada en el Día 1 (phi3)</w:t>
            </w:r>
          </w:p>
        </w:tc>
        <w:tc>
          <w:tcPr>
            <w:tcW w:w="2698" w:type="dxa"/>
          </w:tcPr>
          <w:p w14:paraId="039AD732" w14:textId="2E0F240B" w:rsidR="00AD012C" w:rsidRDefault="00FE3BC5" w:rsidP="008D1D30">
            <w:pPr>
              <w:cnfStyle w:val="000000100000" w:firstRow="0" w:lastRow="0" w:firstColumn="0" w:lastColumn="0" w:oddVBand="0" w:evenVBand="0" w:oddHBand="1" w:evenHBand="0" w:firstRowFirstColumn="0" w:firstRowLastColumn="0" w:lastRowFirstColumn="0" w:lastRowLastColumn="0"/>
            </w:pPr>
            <w:r>
              <w:t>-</w:t>
            </w:r>
          </w:p>
        </w:tc>
      </w:tr>
      <w:tr w:rsidR="00FE3BC5" w14:paraId="18E44CFC" w14:textId="77777777" w:rsidTr="00FE3BC5">
        <w:tc>
          <w:tcPr>
            <w:cnfStyle w:val="001000000000" w:firstRow="0" w:lastRow="0" w:firstColumn="1" w:lastColumn="0" w:oddVBand="0" w:evenVBand="0" w:oddHBand="0" w:evenHBand="0" w:firstRowFirstColumn="0" w:firstRowLastColumn="0" w:lastRowFirstColumn="0" w:lastRowLastColumn="0"/>
            <w:tcW w:w="2697" w:type="dxa"/>
          </w:tcPr>
          <w:p w14:paraId="1AB33305" w14:textId="54637898" w:rsidR="00FE3BC5" w:rsidRPr="00AD012C" w:rsidRDefault="00FE3BC5" w:rsidP="008D1D30">
            <w:pPr>
              <w:rPr>
                <w:b w:val="0"/>
                <w:bCs w:val="0"/>
              </w:rPr>
            </w:pPr>
            <w:proofErr w:type="spellStart"/>
            <w:r w:rsidRPr="00FE3BC5">
              <w:t>DeepSeek</w:t>
            </w:r>
            <w:proofErr w:type="spellEnd"/>
            <w:r w:rsidRPr="00FE3BC5">
              <w:t xml:space="preserve"> AI (China)</w:t>
            </w:r>
          </w:p>
        </w:tc>
        <w:tc>
          <w:tcPr>
            <w:tcW w:w="2697" w:type="dxa"/>
          </w:tcPr>
          <w:p w14:paraId="67B9084D" w14:textId="460A7DF9" w:rsidR="00FE3BC5" w:rsidRDefault="00FE3BC5" w:rsidP="008D1D30">
            <w:pPr>
              <w:cnfStyle w:val="000000000000" w:firstRow="0" w:lastRow="0" w:firstColumn="0" w:lastColumn="0" w:oddVBand="0" w:evenVBand="0" w:oddHBand="0" w:evenHBand="0" w:firstRowFirstColumn="0" w:firstRowLastColumn="0" w:lastRowFirstColumn="0" w:lastRowLastColumn="0"/>
            </w:pPr>
            <w:proofErr w:type="spellStart"/>
            <w:r w:rsidRPr="00FE3BC5">
              <w:t>DeepSeek</w:t>
            </w:r>
            <w:proofErr w:type="spellEnd"/>
          </w:p>
        </w:tc>
        <w:tc>
          <w:tcPr>
            <w:tcW w:w="2698" w:type="dxa"/>
          </w:tcPr>
          <w:p w14:paraId="408068BC" w14:textId="48708008" w:rsidR="00FE3BC5" w:rsidRPr="00FE3BC5" w:rsidRDefault="00FE3BC5" w:rsidP="008D1D30">
            <w:pPr>
              <w:cnfStyle w:val="000000000000" w:firstRow="0" w:lastRow="0" w:firstColumn="0" w:lastColumn="0" w:oddVBand="0" w:evenVBand="0" w:oddHBand="0" w:evenHBand="0" w:firstRowFirstColumn="0" w:firstRowLastColumn="0" w:lastRowFirstColumn="0" w:lastRowLastColumn="0"/>
            </w:pPr>
            <w:r w:rsidRPr="00FE3BC5">
              <w:t>Ver sección 3</w:t>
            </w:r>
          </w:p>
        </w:tc>
        <w:tc>
          <w:tcPr>
            <w:tcW w:w="2698" w:type="dxa"/>
          </w:tcPr>
          <w:p w14:paraId="193ECA51" w14:textId="15E676C4" w:rsidR="00FE3BC5" w:rsidRDefault="00FE3BC5" w:rsidP="008D1D30">
            <w:pPr>
              <w:cnfStyle w:val="000000000000" w:firstRow="0" w:lastRow="0" w:firstColumn="0" w:lastColumn="0" w:oddVBand="0" w:evenVBand="0" w:oddHBand="0" w:evenHBand="0" w:firstRowFirstColumn="0" w:firstRowLastColumn="0" w:lastRowFirstColumn="0" w:lastRowLastColumn="0"/>
            </w:pPr>
            <w:r>
              <w:t>-</w:t>
            </w:r>
          </w:p>
        </w:tc>
      </w:tr>
      <w:tr w:rsidR="00FE3BC5" w14:paraId="1ACADF8A" w14:textId="77777777" w:rsidTr="00FE3B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3A5AA296" w14:textId="62FFC285" w:rsidR="00FE3BC5" w:rsidRPr="00FE3BC5" w:rsidRDefault="00FE3BC5" w:rsidP="008D1D30">
            <w:pPr>
              <w:rPr>
                <w:b w:val="0"/>
                <w:bCs w:val="0"/>
              </w:rPr>
            </w:pPr>
            <w:proofErr w:type="spellStart"/>
            <w:r w:rsidRPr="00FE3BC5">
              <w:t>OpenAI</w:t>
            </w:r>
            <w:proofErr w:type="spellEnd"/>
          </w:p>
        </w:tc>
        <w:tc>
          <w:tcPr>
            <w:tcW w:w="2697" w:type="dxa"/>
          </w:tcPr>
          <w:p w14:paraId="421C35D3" w14:textId="73AE6FC4" w:rsidR="00FE3BC5" w:rsidRPr="00FE3BC5" w:rsidRDefault="00FE3BC5" w:rsidP="008D1D30">
            <w:pPr>
              <w:cnfStyle w:val="000000100000" w:firstRow="0" w:lastRow="0" w:firstColumn="0" w:lastColumn="0" w:oddVBand="0" w:evenVBand="0" w:oddHBand="1" w:evenHBand="0" w:firstRowFirstColumn="0" w:firstRowLastColumn="0" w:lastRowFirstColumn="0" w:lastRowLastColumn="0"/>
            </w:pPr>
            <w:r w:rsidRPr="00FE3BC5">
              <w:t>GPT-OSS</w:t>
            </w:r>
          </w:p>
        </w:tc>
        <w:tc>
          <w:tcPr>
            <w:tcW w:w="2698" w:type="dxa"/>
          </w:tcPr>
          <w:p w14:paraId="4F49B79E" w14:textId="482D4648" w:rsidR="00FE3BC5" w:rsidRPr="00FE3BC5" w:rsidRDefault="00FE3BC5" w:rsidP="008D1D30">
            <w:pPr>
              <w:cnfStyle w:val="000000100000" w:firstRow="0" w:lastRow="0" w:firstColumn="0" w:lastColumn="0" w:oddVBand="0" w:evenVBand="0" w:oddHBand="1" w:evenHBand="0" w:firstRowFirstColumn="0" w:firstRowLastColumn="0" w:lastRowFirstColumn="0" w:lastRowLastColumn="0"/>
            </w:pPr>
            <w:r w:rsidRPr="00FE3BC5">
              <w:t>Ver sección 4</w:t>
            </w:r>
          </w:p>
        </w:tc>
        <w:tc>
          <w:tcPr>
            <w:tcW w:w="2698" w:type="dxa"/>
          </w:tcPr>
          <w:p w14:paraId="5A160BAD" w14:textId="4566FC98" w:rsidR="00FE3BC5" w:rsidRDefault="00FE3BC5" w:rsidP="008D1D30">
            <w:pPr>
              <w:cnfStyle w:val="000000100000" w:firstRow="0" w:lastRow="0" w:firstColumn="0" w:lastColumn="0" w:oddVBand="0" w:evenVBand="0" w:oddHBand="1" w:evenHBand="0" w:firstRowFirstColumn="0" w:firstRowLastColumn="0" w:lastRowFirstColumn="0" w:lastRowLastColumn="0"/>
            </w:pPr>
            <w:r>
              <w:t>-</w:t>
            </w:r>
          </w:p>
        </w:tc>
      </w:tr>
    </w:tbl>
    <w:p w14:paraId="220C53C8" w14:textId="77777777" w:rsidR="008D1D30" w:rsidRPr="003531B8" w:rsidRDefault="008D1D30" w:rsidP="008D1D30">
      <w:pPr>
        <w:rPr>
          <w:highlight w:val="yellow"/>
        </w:rPr>
      </w:pPr>
    </w:p>
    <w:p w14:paraId="01EDFA71" w14:textId="77777777" w:rsidR="00FE3BC5" w:rsidRPr="002303EF" w:rsidRDefault="00FE3BC5" w:rsidP="00FE3BC5">
      <w:pPr>
        <w:rPr>
          <w:b/>
          <w:bCs/>
          <w:sz w:val="24"/>
          <w:szCs w:val="28"/>
        </w:rPr>
      </w:pPr>
      <w:r w:rsidRPr="002303EF">
        <w:rPr>
          <w:b/>
          <w:bCs/>
          <w:sz w:val="24"/>
          <w:szCs w:val="28"/>
          <w:highlight w:val="yellow"/>
        </w:rPr>
        <w:t>Por qué Meta abrió sus modelos (lectura del profesor)</w:t>
      </w:r>
    </w:p>
    <w:p w14:paraId="4D879475" w14:textId="77777777" w:rsidR="002303EF" w:rsidRPr="002303EF" w:rsidRDefault="002303EF" w:rsidP="002303EF">
      <w:r w:rsidRPr="002303EF">
        <w:t xml:space="preserve">Una interpretación "poco caritativa" que plantea el profesor: Meta no lograba competir con </w:t>
      </w:r>
      <w:proofErr w:type="spellStart"/>
      <w:r w:rsidRPr="002303EF">
        <w:t>OpenAI</w:t>
      </w:r>
      <w:proofErr w:type="spellEnd"/>
      <w:r w:rsidRPr="002303EF">
        <w:t>/</w:t>
      </w:r>
      <w:proofErr w:type="spellStart"/>
      <w:r w:rsidRPr="002303EF">
        <w:t>Anthropic</w:t>
      </w:r>
      <w:proofErr w:type="spellEnd"/>
      <w:r w:rsidRPr="002303EF">
        <w:t xml:space="preserve"> en tener el modelo más potente del momento, y encontró en el open-</w:t>
      </w:r>
      <w:proofErr w:type="spellStart"/>
      <w:r w:rsidRPr="002303EF">
        <w:t>source</w:t>
      </w:r>
      <w:proofErr w:type="spellEnd"/>
      <w:r w:rsidRPr="002303EF">
        <w:t xml:space="preserve"> una forma de diferenciarse y mantenerse en los titulares. </w:t>
      </w:r>
      <w:proofErr w:type="spellStart"/>
      <w:r w:rsidRPr="002303EF">
        <w:t>Funcionara</w:t>
      </w:r>
      <w:proofErr w:type="spellEnd"/>
      <w:r w:rsidRPr="002303EF">
        <w:t xml:space="preserve"> o no como estrategia deliberada, hoy Meta es sinónimo de liderazgo en IA abierta.</w:t>
      </w:r>
    </w:p>
    <w:p w14:paraId="29B2869C" w14:textId="0667B7C4" w:rsidR="002303EF" w:rsidRDefault="002303EF">
      <w:r>
        <w:br w:type="page"/>
      </w:r>
    </w:p>
    <w:p w14:paraId="5AF59A43" w14:textId="165F6A6D" w:rsidR="002303EF" w:rsidRDefault="002303EF" w:rsidP="002303EF">
      <w:pPr>
        <w:pStyle w:val="Ttulo3"/>
        <w:rPr>
          <w:b/>
          <w:bCs/>
          <w:sz w:val="24"/>
          <w:szCs w:val="24"/>
          <w:highlight w:val="yellow"/>
        </w:rPr>
      </w:pPr>
      <w:bookmarkStart w:id="34" w:name="_Toc243791123"/>
      <w:r w:rsidRPr="008D1D30">
        <w:rPr>
          <w:b/>
          <w:bCs/>
          <w:sz w:val="24"/>
          <w:szCs w:val="24"/>
          <w:highlight w:val="yellow"/>
        </w:rPr>
        <w:lastRenderedPageBreak/>
        <w:t>1.7.</w:t>
      </w:r>
      <w:r>
        <w:rPr>
          <w:b/>
          <w:bCs/>
          <w:sz w:val="24"/>
          <w:szCs w:val="24"/>
          <w:highlight w:val="yellow"/>
        </w:rPr>
        <w:t xml:space="preserve">2 El fenómeno </w:t>
      </w:r>
      <w:proofErr w:type="spellStart"/>
      <w:r>
        <w:rPr>
          <w:b/>
          <w:bCs/>
          <w:sz w:val="24"/>
          <w:szCs w:val="24"/>
          <w:highlight w:val="yellow"/>
        </w:rPr>
        <w:t>DeepSeek</w:t>
      </w:r>
      <w:proofErr w:type="spellEnd"/>
      <w:r w:rsidR="00FB3B1A">
        <w:rPr>
          <w:b/>
          <w:bCs/>
          <w:sz w:val="24"/>
          <w:szCs w:val="24"/>
          <w:highlight w:val="yellow"/>
        </w:rPr>
        <w:t xml:space="preserve"> + Tamaño real del modelo</w:t>
      </w:r>
      <w:bookmarkEnd w:id="34"/>
    </w:p>
    <w:p w14:paraId="7FD340E5" w14:textId="27BD9952" w:rsidR="002303EF" w:rsidRPr="00FB3B1A" w:rsidRDefault="00E845CF" w:rsidP="002303EF">
      <w:pPr>
        <w:rPr>
          <w:b/>
          <w:bCs/>
          <w:sz w:val="24"/>
          <w:szCs w:val="28"/>
        </w:rPr>
      </w:pPr>
      <w:proofErr w:type="spellStart"/>
      <w:r w:rsidRPr="00FB3B1A">
        <w:rPr>
          <w:b/>
          <w:bCs/>
          <w:sz w:val="24"/>
          <w:szCs w:val="28"/>
          <w:highlight w:val="yellow"/>
        </w:rPr>
        <w:t>Por que</w:t>
      </w:r>
      <w:proofErr w:type="spellEnd"/>
      <w:r w:rsidRPr="00FB3B1A">
        <w:rPr>
          <w:b/>
          <w:bCs/>
          <w:sz w:val="24"/>
          <w:szCs w:val="28"/>
          <w:highlight w:val="yellow"/>
        </w:rPr>
        <w:t xml:space="preserve"> causo tanto revuelo (no fue por ser “el </w:t>
      </w:r>
      <w:proofErr w:type="spellStart"/>
      <w:r w:rsidRPr="00FB3B1A">
        <w:rPr>
          <w:b/>
          <w:bCs/>
          <w:sz w:val="24"/>
          <w:szCs w:val="28"/>
          <w:highlight w:val="yellow"/>
        </w:rPr>
        <w:t>mas</w:t>
      </w:r>
      <w:proofErr w:type="spellEnd"/>
      <w:r w:rsidRPr="00FB3B1A">
        <w:rPr>
          <w:b/>
          <w:bCs/>
          <w:sz w:val="24"/>
          <w:szCs w:val="28"/>
          <w:highlight w:val="yellow"/>
        </w:rPr>
        <w:t xml:space="preserve"> potente”)</w:t>
      </w:r>
    </w:p>
    <w:p w14:paraId="25917EA1" w14:textId="77777777" w:rsidR="0087678B" w:rsidRPr="0087678B" w:rsidRDefault="0087678B" w:rsidP="0087678B">
      <w:proofErr w:type="spellStart"/>
      <w:r w:rsidRPr="0087678B">
        <w:t>DeepSeek</w:t>
      </w:r>
      <w:proofErr w:type="spellEnd"/>
      <w:r w:rsidRPr="0087678B">
        <w:t xml:space="preserve"> no supera a GPT-5 ni a Claude en capacidad — lo que causó el revuelo fue la</w:t>
      </w:r>
      <w:r w:rsidRPr="0087678B">
        <w:rPr>
          <w:b/>
          <w:bCs/>
        </w:rPr>
        <w:t xml:space="preserve"> eficiencia del entrenamiento</w:t>
      </w:r>
      <w:r w:rsidRPr="0087678B">
        <w:t>:</w:t>
      </w:r>
    </w:p>
    <w:tbl>
      <w:tblPr>
        <w:tblStyle w:val="Tabladelista3-nfasis4"/>
        <w:tblW w:w="0" w:type="auto"/>
        <w:tblLook w:val="04A0" w:firstRow="1" w:lastRow="0" w:firstColumn="1" w:lastColumn="0" w:noHBand="0" w:noVBand="1"/>
      </w:tblPr>
      <w:tblGrid>
        <w:gridCol w:w="5395"/>
        <w:gridCol w:w="5395"/>
      </w:tblGrid>
      <w:tr w:rsidR="0087678B" w14:paraId="20A67D28" w14:textId="77777777" w:rsidTr="005A50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95" w:type="dxa"/>
          </w:tcPr>
          <w:p w14:paraId="1F0DDAB4" w14:textId="77777777" w:rsidR="0087678B" w:rsidRPr="005A505A" w:rsidRDefault="0087678B" w:rsidP="002303EF">
            <w:pPr>
              <w:rPr>
                <w:b w:val="0"/>
                <w:bCs w:val="0"/>
              </w:rPr>
            </w:pPr>
          </w:p>
        </w:tc>
        <w:tc>
          <w:tcPr>
            <w:tcW w:w="5395" w:type="dxa"/>
          </w:tcPr>
          <w:p w14:paraId="718BF0EC" w14:textId="644B6F1F" w:rsidR="0087678B" w:rsidRPr="005A505A" w:rsidRDefault="0087678B" w:rsidP="002303EF">
            <w:pPr>
              <w:cnfStyle w:val="100000000000" w:firstRow="1" w:lastRow="0" w:firstColumn="0" w:lastColumn="0" w:oddVBand="0" w:evenVBand="0" w:oddHBand="0" w:evenHBand="0" w:firstRowFirstColumn="0" w:firstRowLastColumn="0" w:lastRowFirstColumn="0" w:lastRowLastColumn="0"/>
              <w:rPr>
                <w:b w:val="0"/>
                <w:bCs w:val="0"/>
              </w:rPr>
            </w:pPr>
            <w:r w:rsidRPr="005A505A">
              <w:t>Costo de entrenamiento</w:t>
            </w:r>
          </w:p>
        </w:tc>
      </w:tr>
      <w:tr w:rsidR="0087678B" w14:paraId="60A1BDC2" w14:textId="77777777" w:rsidTr="005A5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E1C1EE8" w14:textId="5D06FCEA" w:rsidR="0087678B" w:rsidRPr="005A505A" w:rsidRDefault="0087678B" w:rsidP="002303EF">
            <w:pPr>
              <w:rPr>
                <w:b w:val="0"/>
                <w:bCs w:val="0"/>
              </w:rPr>
            </w:pPr>
            <w:r w:rsidRPr="005A505A">
              <w:t>GPT (</w:t>
            </w:r>
            <w:proofErr w:type="spellStart"/>
            <w:r w:rsidRPr="005A505A">
              <w:t>OpenAI</w:t>
            </w:r>
            <w:proofErr w:type="spellEnd"/>
            <w:r w:rsidRPr="005A505A">
              <w:t>)</w:t>
            </w:r>
          </w:p>
        </w:tc>
        <w:tc>
          <w:tcPr>
            <w:tcW w:w="5395" w:type="dxa"/>
          </w:tcPr>
          <w:p w14:paraId="07DA66AD" w14:textId="575A8C98" w:rsidR="0087678B" w:rsidRPr="005A505A" w:rsidRDefault="005A505A" w:rsidP="002303EF">
            <w:pPr>
              <w:cnfStyle w:val="000000100000" w:firstRow="0" w:lastRow="0" w:firstColumn="0" w:lastColumn="0" w:oddVBand="0" w:evenVBand="0" w:oddHBand="1" w:evenHBand="0" w:firstRowFirstColumn="0" w:firstRowLastColumn="0" w:lastRowFirstColumn="0" w:lastRowLastColumn="0"/>
            </w:pPr>
            <w:r w:rsidRPr="005A505A">
              <w:t>Más de $100 millones USD (estimado)</w:t>
            </w:r>
          </w:p>
        </w:tc>
      </w:tr>
      <w:tr w:rsidR="0087678B" w14:paraId="435804FE" w14:textId="77777777" w:rsidTr="005A505A">
        <w:tc>
          <w:tcPr>
            <w:cnfStyle w:val="001000000000" w:firstRow="0" w:lastRow="0" w:firstColumn="1" w:lastColumn="0" w:oddVBand="0" w:evenVBand="0" w:oddHBand="0" w:evenHBand="0" w:firstRowFirstColumn="0" w:firstRowLastColumn="0" w:lastRowFirstColumn="0" w:lastRowLastColumn="0"/>
            <w:tcW w:w="5395" w:type="dxa"/>
          </w:tcPr>
          <w:p w14:paraId="37F99D2F" w14:textId="392154E7" w:rsidR="0087678B" w:rsidRPr="005A505A" w:rsidRDefault="005A505A" w:rsidP="002303EF">
            <w:pPr>
              <w:rPr>
                <w:b w:val="0"/>
                <w:bCs w:val="0"/>
              </w:rPr>
            </w:pPr>
            <w:r w:rsidRPr="005A505A">
              <w:t>DeepSeek-V3</w:t>
            </w:r>
          </w:p>
        </w:tc>
        <w:tc>
          <w:tcPr>
            <w:tcW w:w="5395" w:type="dxa"/>
          </w:tcPr>
          <w:p w14:paraId="7E0FE884" w14:textId="43762F1E" w:rsidR="0087678B" w:rsidRPr="005A505A" w:rsidRDefault="005A505A" w:rsidP="002303EF">
            <w:pPr>
              <w:cnfStyle w:val="000000000000" w:firstRow="0" w:lastRow="0" w:firstColumn="0" w:lastColumn="0" w:oddVBand="0" w:evenVBand="0" w:oddHBand="0" w:evenHBand="0" w:firstRowFirstColumn="0" w:firstRowLastColumn="0" w:lastRowFirstColumn="0" w:lastRowLastColumn="0"/>
            </w:pPr>
            <w:r w:rsidRPr="005A505A">
              <w:t xml:space="preserve">~$5,6 millones USD </w:t>
            </w:r>
            <w:r w:rsidRPr="005A505A">
              <w:rPr>
                <w:b/>
                <w:bCs/>
              </w:rPr>
              <w:t xml:space="preserve">(2.788 millones de horas de GPU H800), confirmado en el </w:t>
            </w:r>
            <w:proofErr w:type="spellStart"/>
            <w:proofErr w:type="gramStart"/>
            <w:r w:rsidRPr="005A505A">
              <w:rPr>
                <w:b/>
                <w:bCs/>
              </w:rPr>
              <w:t>paper</w:t>
            </w:r>
            <w:proofErr w:type="spellEnd"/>
            <w:proofErr w:type="gramEnd"/>
            <w:r w:rsidRPr="005A505A">
              <w:rPr>
                <w:b/>
                <w:bCs/>
              </w:rPr>
              <w:t xml:space="preserve"> oficial de </w:t>
            </w:r>
            <w:proofErr w:type="spellStart"/>
            <w:r w:rsidRPr="005A505A">
              <w:rPr>
                <w:b/>
                <w:bCs/>
              </w:rPr>
              <w:t>DeepSeek</w:t>
            </w:r>
            <w:proofErr w:type="spellEnd"/>
          </w:p>
        </w:tc>
      </w:tr>
    </w:tbl>
    <w:p w14:paraId="7B2857A0" w14:textId="77777777" w:rsidR="00FB3B1A" w:rsidRPr="00FB3B1A" w:rsidRDefault="00FB3B1A" w:rsidP="00FB3B1A">
      <w:pPr>
        <w:rPr>
          <w:b/>
          <w:bCs/>
          <w:sz w:val="24"/>
          <w:szCs w:val="28"/>
        </w:rPr>
      </w:pPr>
      <w:r w:rsidRPr="00FB3B1A">
        <w:rPr>
          <w:b/>
          <w:bCs/>
          <w:sz w:val="24"/>
          <w:szCs w:val="28"/>
          <w:highlight w:val="yellow"/>
        </w:rPr>
        <w:t>Tamaño real del modelo</w:t>
      </w:r>
    </w:p>
    <w:p w14:paraId="45606C27" w14:textId="77777777" w:rsidR="00D37982" w:rsidRPr="00D37982" w:rsidRDefault="00D37982" w:rsidP="00D37982">
      <w:r w:rsidRPr="00D37982">
        <w:t xml:space="preserve">Confirmado en </w:t>
      </w:r>
      <w:proofErr w:type="spellStart"/>
      <w:r w:rsidRPr="00D37982">
        <w:t>Hugging</w:t>
      </w:r>
      <w:proofErr w:type="spellEnd"/>
      <w:r w:rsidRPr="00D37982">
        <w:t xml:space="preserve"> </w:t>
      </w:r>
      <w:proofErr w:type="spellStart"/>
      <w:r w:rsidRPr="00D37982">
        <w:t>Face</w:t>
      </w:r>
      <w:proofErr w:type="spellEnd"/>
      <w:r w:rsidRPr="00D37982">
        <w:t xml:space="preserve"> y el </w:t>
      </w:r>
      <w:proofErr w:type="spellStart"/>
      <w:proofErr w:type="gramStart"/>
      <w:r w:rsidRPr="00D37982">
        <w:t>paper</w:t>
      </w:r>
      <w:proofErr w:type="spellEnd"/>
      <w:proofErr w:type="gramEnd"/>
      <w:r w:rsidRPr="00D37982">
        <w:t xml:space="preserve"> oficial: </w:t>
      </w:r>
      <w:r w:rsidRPr="00D37982">
        <w:rPr>
          <w:b/>
          <w:bCs/>
        </w:rPr>
        <w:t>DeepSeek-V3/R1 tiene 671.000 millones de parámetros totales, con 37.000 millones activos por token</w:t>
      </w:r>
      <w:r w:rsidRPr="00D37982">
        <w:t xml:space="preserve"> — es un modelo </w:t>
      </w:r>
      <w:proofErr w:type="spellStart"/>
      <w:r w:rsidRPr="00D37982">
        <w:rPr>
          <w:b/>
          <w:bCs/>
        </w:rPr>
        <w:t>MoE</w:t>
      </w:r>
      <w:proofErr w:type="spellEnd"/>
      <w:r w:rsidRPr="00D37982">
        <w:t xml:space="preserve">, igual que </w:t>
      </w:r>
      <w:proofErr w:type="spellStart"/>
      <w:r w:rsidRPr="00D37982">
        <w:t>Mixtral</w:t>
      </w:r>
      <w:proofErr w:type="spellEnd"/>
      <w:r w:rsidRPr="00D37982">
        <w:t xml:space="preserve">. Demasiado grande para correr en una PC normal (según estimaciones de hardware, requeriría del orden de 1.300+ GB de VRAM, o un clúster de 16 </w:t>
      </w:r>
      <w:proofErr w:type="spellStart"/>
      <w:r w:rsidRPr="00D37982">
        <w:t>GPUs</w:t>
      </w:r>
      <w:proofErr w:type="spellEnd"/>
      <w:r w:rsidRPr="00D37982">
        <w:t xml:space="preserve"> A100 de 80GB).</w:t>
      </w:r>
    </w:p>
    <w:p w14:paraId="424342A9" w14:textId="77777777" w:rsidR="000C5769" w:rsidRPr="000C5769" w:rsidRDefault="000C5769" w:rsidP="000C5769">
      <w:pPr>
        <w:rPr>
          <w:b/>
          <w:bCs/>
          <w:sz w:val="24"/>
          <w:szCs w:val="28"/>
        </w:rPr>
      </w:pPr>
      <w:r w:rsidRPr="000C5769">
        <w:rPr>
          <w:b/>
          <w:bCs/>
          <w:sz w:val="24"/>
          <w:szCs w:val="28"/>
          <w:highlight w:val="yellow"/>
        </w:rPr>
        <w:t xml:space="preserve">Cómo se arman las versiones chicas que sí corren en </w:t>
      </w:r>
      <w:proofErr w:type="spellStart"/>
      <w:r w:rsidRPr="000C5769">
        <w:rPr>
          <w:b/>
          <w:bCs/>
          <w:sz w:val="24"/>
          <w:szCs w:val="28"/>
          <w:highlight w:val="yellow"/>
        </w:rPr>
        <w:t>Ollama</w:t>
      </w:r>
      <w:proofErr w:type="spellEnd"/>
      <w:r w:rsidRPr="000C5769">
        <w:rPr>
          <w:b/>
          <w:bCs/>
          <w:sz w:val="24"/>
          <w:szCs w:val="28"/>
          <w:highlight w:val="yellow"/>
        </w:rPr>
        <w:t xml:space="preserve"> (destilación)</w:t>
      </w:r>
    </w:p>
    <w:p w14:paraId="50BD69E3" w14:textId="77777777" w:rsidR="000D03FE" w:rsidRPr="000D03FE" w:rsidRDefault="000D03FE" w:rsidP="000D03FE">
      <w:r w:rsidRPr="000D03FE">
        <w:t xml:space="preserve">Cuando corriste </w:t>
      </w:r>
      <w:proofErr w:type="spellStart"/>
      <w:r w:rsidRPr="000D03FE">
        <w:t>ollama</w:t>
      </w:r>
      <w:proofErr w:type="spellEnd"/>
      <w:r w:rsidRPr="000D03FE">
        <w:t xml:space="preserve"> run llama3.2 o cuando corres </w:t>
      </w:r>
      <w:proofErr w:type="spellStart"/>
      <w:r w:rsidRPr="000D03FE">
        <w:t>ollama</w:t>
      </w:r>
      <w:proofErr w:type="spellEnd"/>
      <w:r w:rsidRPr="000D03FE">
        <w:t xml:space="preserve"> run deepseek-r1:8b, en ambos casos </w:t>
      </w:r>
      <w:proofErr w:type="spellStart"/>
      <w:r w:rsidRPr="000D03FE">
        <w:t>Ollama</w:t>
      </w:r>
      <w:proofErr w:type="spellEnd"/>
      <w:r w:rsidRPr="000D03FE">
        <w:t xml:space="preserve"> está ejecutando, por dentro, un modelo con la misma </w:t>
      </w:r>
      <w:r w:rsidRPr="000D03FE">
        <w:rPr>
          <w:b/>
          <w:bCs/>
        </w:rPr>
        <w:t>arquitectura</w:t>
      </w:r>
      <w:r w:rsidRPr="000D03FE">
        <w:t xml:space="preserve"> de Llama (misma "forma" de red neuronal). La diferencia está en </w:t>
      </w:r>
      <w:r w:rsidRPr="000D03FE">
        <w:rPr>
          <w:b/>
          <w:bCs/>
        </w:rPr>
        <w:t>qué aprendió</w:t>
      </w:r>
      <w:r w:rsidRPr="000D03FE">
        <w:t xml:space="preserve"> ese modelo durante su entrenamiento — y ahí es donde entra la destilación.</w:t>
      </w:r>
    </w:p>
    <w:p w14:paraId="2CAD417F" w14:textId="77777777" w:rsidR="000D03FE" w:rsidRPr="000D03FE" w:rsidRDefault="000D03FE" w:rsidP="000D03FE">
      <w:r w:rsidRPr="000D03FE">
        <w:rPr>
          <w:b/>
          <w:bCs/>
        </w:rPr>
        <w:t>Cómo funciona el proceso, paso a paso:</w:t>
      </w:r>
    </w:p>
    <w:p w14:paraId="54018FC7" w14:textId="62CBA608" w:rsidR="00CA2027" w:rsidRDefault="00AC0AF1">
      <w:pPr>
        <w:pStyle w:val="Prrafodelista"/>
        <w:numPr>
          <w:ilvl w:val="0"/>
          <w:numId w:val="12"/>
        </w:numPr>
      </w:pPr>
      <w:proofErr w:type="spellStart"/>
      <w:r w:rsidRPr="00AC0AF1">
        <w:t>DeepSeek</w:t>
      </w:r>
      <w:proofErr w:type="spellEnd"/>
      <w:r w:rsidRPr="00AC0AF1">
        <w:t xml:space="preserve"> entrena su modelo grande (671B parámetros) de la forma tradicional: con enormes cantidades de texto de internet. </w:t>
      </w:r>
    </w:p>
    <w:p w14:paraId="16258A03" w14:textId="77777777" w:rsidR="00925043" w:rsidRDefault="00925043" w:rsidP="00925043">
      <w:pPr>
        <w:pStyle w:val="Prrafodelista"/>
      </w:pPr>
    </w:p>
    <w:p w14:paraId="4D594236" w14:textId="2B44BC8D" w:rsidR="00AC0AF1" w:rsidRDefault="00AC0AF1">
      <w:pPr>
        <w:pStyle w:val="Prrafodelista"/>
        <w:numPr>
          <w:ilvl w:val="0"/>
          <w:numId w:val="12"/>
        </w:numPr>
      </w:pPr>
      <w:r w:rsidRPr="00AC0AF1">
        <w:t xml:space="preserve">Una vez entrenado, le hacen miles de preguntas de razonamiento (matemática, código, lógica) a ese modelo grande, y guardan sus respuestas — sobre todo el "paso a paso" que usa para llegar a la solución. Esto genera un </w:t>
      </w:r>
      <w:proofErr w:type="spellStart"/>
      <w:r w:rsidRPr="00AC0AF1">
        <w:t>dataset</w:t>
      </w:r>
      <w:proofErr w:type="spellEnd"/>
      <w:r w:rsidRPr="00AC0AF1">
        <w:t xml:space="preserve"> de </w:t>
      </w:r>
      <w:r w:rsidRPr="00AC0AF1">
        <w:rPr>
          <w:b/>
          <w:bCs/>
        </w:rPr>
        <w:t>800.000 ejemplos</w:t>
      </w:r>
      <w:r w:rsidRPr="00AC0AF1">
        <w:t xml:space="preserve"> de razonamiento de alta calidad.</w:t>
      </w:r>
    </w:p>
    <w:p w14:paraId="7579C2C2" w14:textId="77777777" w:rsidR="00925043" w:rsidRDefault="00925043" w:rsidP="00925043">
      <w:pPr>
        <w:pStyle w:val="Prrafodelista"/>
      </w:pPr>
    </w:p>
    <w:p w14:paraId="03A3B308" w14:textId="2E083C20" w:rsidR="00CD030C" w:rsidRDefault="00925043">
      <w:pPr>
        <w:pStyle w:val="Prrafodelista"/>
        <w:numPr>
          <w:ilvl w:val="0"/>
          <w:numId w:val="12"/>
        </w:numPr>
      </w:pPr>
      <w:r w:rsidRPr="00925043">
        <w:t xml:space="preserve">Ese </w:t>
      </w:r>
      <w:proofErr w:type="spellStart"/>
      <w:r w:rsidRPr="00925043">
        <w:t>dataset</w:t>
      </w:r>
      <w:proofErr w:type="spellEnd"/>
      <w:r w:rsidRPr="00925043">
        <w:t xml:space="preserve"> se usa para </w:t>
      </w:r>
      <w:proofErr w:type="spellStart"/>
      <w:r w:rsidRPr="00925043">
        <w:rPr>
          <w:b/>
          <w:bCs/>
        </w:rPr>
        <w:t>re-entrenar</w:t>
      </w:r>
      <w:proofErr w:type="spellEnd"/>
      <w:r w:rsidRPr="00925043">
        <w:t xml:space="preserve"> un modelo de Llama o Qwen que ya existía (por ejemplo, Llama 3.1-8B), mediante un proceso llamado </w:t>
      </w:r>
      <w:r w:rsidRPr="00925043">
        <w:rPr>
          <w:b/>
          <w:bCs/>
        </w:rPr>
        <w:t>fine-</w:t>
      </w:r>
      <w:proofErr w:type="spellStart"/>
      <w:r w:rsidRPr="00925043">
        <w:rPr>
          <w:b/>
          <w:bCs/>
        </w:rPr>
        <w:t>tuning</w:t>
      </w:r>
      <w:proofErr w:type="spellEnd"/>
      <w:r w:rsidRPr="00925043">
        <w:rPr>
          <w:b/>
          <w:bCs/>
        </w:rPr>
        <w:t xml:space="preserve"> supervisado (SFT)</w:t>
      </w:r>
      <w:r w:rsidRPr="00925043">
        <w:t xml:space="preserve">: al modelo chico se le muestran, una y otra vez, pares de "pregunta → respuesta razonada paso a paso" (los 800.000 ejemplos generados por </w:t>
      </w:r>
      <w:proofErr w:type="spellStart"/>
      <w:r w:rsidRPr="00925043">
        <w:t>DeepSeek</w:t>
      </w:r>
      <w:proofErr w:type="spellEnd"/>
      <w:r w:rsidRPr="00925043">
        <w:t>), y sus parámetros internos se ajustan poco a poco para que aprenda a reproducir ese mismo estilo de razonamiento — sin empezar de cero, sino partiendo de lo que Llama ya sabía.</w:t>
      </w:r>
    </w:p>
    <w:p w14:paraId="13EA4549" w14:textId="77777777" w:rsidR="00501F3D" w:rsidRDefault="00501F3D" w:rsidP="00501F3D">
      <w:pPr>
        <w:pStyle w:val="Prrafodelista"/>
      </w:pPr>
    </w:p>
    <w:p w14:paraId="0E8B5FE3" w14:textId="77777777" w:rsidR="00501F3D" w:rsidRDefault="00501F3D" w:rsidP="00501F3D"/>
    <w:p w14:paraId="18A45AF3" w14:textId="77777777" w:rsidR="00501F3D" w:rsidRDefault="00501F3D" w:rsidP="00501F3D"/>
    <w:p w14:paraId="1C758928" w14:textId="77777777" w:rsidR="00501F3D" w:rsidRDefault="00501F3D" w:rsidP="00501F3D"/>
    <w:p w14:paraId="10716E35" w14:textId="77777777" w:rsidR="00501F3D" w:rsidRDefault="00501F3D" w:rsidP="00501F3D"/>
    <w:p w14:paraId="3BE6C25D" w14:textId="77777777" w:rsidR="00501F3D" w:rsidRDefault="00501F3D" w:rsidP="00501F3D"/>
    <w:p w14:paraId="10F5E49C" w14:textId="77777777" w:rsidR="00501F3D" w:rsidRDefault="00501F3D" w:rsidP="00501F3D"/>
    <w:p w14:paraId="4B5E2AE3" w14:textId="77777777" w:rsidR="00501F3D" w:rsidRPr="00CD030C" w:rsidRDefault="00501F3D" w:rsidP="00501F3D"/>
    <w:p w14:paraId="519CD0F3" w14:textId="77777777" w:rsidR="00CD030C" w:rsidRPr="00501F3D" w:rsidRDefault="00CD030C" w:rsidP="00CD030C">
      <w:pPr>
        <w:rPr>
          <w:b/>
          <w:bCs/>
          <w:sz w:val="24"/>
          <w:szCs w:val="28"/>
        </w:rPr>
      </w:pPr>
      <w:r w:rsidRPr="00501F3D">
        <w:rPr>
          <w:b/>
          <w:bCs/>
          <w:sz w:val="24"/>
          <w:szCs w:val="28"/>
          <w:highlight w:val="yellow"/>
        </w:rPr>
        <w:lastRenderedPageBreak/>
        <w:t xml:space="preserve">Entonces, ¿qué es exactamente lo que se descarga con </w:t>
      </w:r>
      <w:proofErr w:type="spellStart"/>
      <w:r w:rsidRPr="00501F3D">
        <w:rPr>
          <w:b/>
          <w:bCs/>
          <w:sz w:val="24"/>
          <w:szCs w:val="28"/>
          <w:highlight w:val="yellow"/>
        </w:rPr>
        <w:t>ollama</w:t>
      </w:r>
      <w:proofErr w:type="spellEnd"/>
      <w:r w:rsidRPr="00501F3D">
        <w:rPr>
          <w:b/>
          <w:bCs/>
          <w:sz w:val="24"/>
          <w:szCs w:val="28"/>
          <w:highlight w:val="yellow"/>
        </w:rPr>
        <w:t xml:space="preserve"> </w:t>
      </w:r>
      <w:proofErr w:type="spellStart"/>
      <w:r w:rsidRPr="00501F3D">
        <w:rPr>
          <w:b/>
          <w:bCs/>
          <w:sz w:val="24"/>
          <w:szCs w:val="28"/>
          <w:highlight w:val="yellow"/>
        </w:rPr>
        <w:t>pull</w:t>
      </w:r>
      <w:proofErr w:type="spellEnd"/>
      <w:r w:rsidRPr="00501F3D">
        <w:rPr>
          <w:b/>
          <w:bCs/>
          <w:sz w:val="24"/>
          <w:szCs w:val="28"/>
          <w:highlight w:val="yellow"/>
        </w:rPr>
        <w:t xml:space="preserve"> deepseek-r1:8b?</w:t>
      </w:r>
    </w:p>
    <w:p w14:paraId="03BAA5FC" w14:textId="77777777" w:rsidR="006C1E73" w:rsidRPr="006C1E73" w:rsidRDefault="006C1E73" w:rsidP="006C1E73">
      <w:r w:rsidRPr="006C1E73">
        <w:t xml:space="preserve">Se descarga un modelo con la </w:t>
      </w:r>
      <w:r w:rsidRPr="006C1E73">
        <w:rPr>
          <w:b/>
          <w:bCs/>
        </w:rPr>
        <w:t>arquitectura de red neuronal de Llama</w:t>
      </w:r>
      <w:r w:rsidRPr="006C1E73">
        <w:t xml:space="preserve"> (las mismas "capas" y conexiones internas que tiene cualquier Llama 3.1-8B), pero cuyos parámetros internos fueron reajustados con las enseñanzas de razonamiento de </w:t>
      </w:r>
      <w:proofErr w:type="spellStart"/>
      <w:r w:rsidRPr="006C1E73">
        <w:t>DeepSeek</w:t>
      </w:r>
      <w:proofErr w:type="spellEnd"/>
      <w:r w:rsidRPr="006C1E73">
        <w:t>. Es como tomar el "cerebro" físico de Llama y volver a entrenarlo con material nuevo — la estructura del cerebro sigue siendo la misma, pero lo que sabe hacer cambió.</w:t>
      </w:r>
    </w:p>
    <w:p w14:paraId="4479059C" w14:textId="77777777" w:rsidR="00501F3D" w:rsidRPr="00501F3D" w:rsidRDefault="00501F3D" w:rsidP="00501F3D">
      <w:r w:rsidRPr="00501F3D">
        <w:t xml:space="preserve">Por eso </w:t>
      </w:r>
      <w:proofErr w:type="spellStart"/>
      <w:r w:rsidRPr="00501F3D">
        <w:t>Ollama</w:t>
      </w:r>
      <w:proofErr w:type="spellEnd"/>
      <w:r w:rsidRPr="00501F3D">
        <w:t xml:space="preserve"> lo etiqueta con el nombre deepseek-r1, aunque técnicamente sea un Llama por dentro: lo que identifica al modelo, de cara al usuario, es </w:t>
      </w:r>
      <w:r w:rsidRPr="00501F3D">
        <w:rPr>
          <w:b/>
          <w:bCs/>
        </w:rPr>
        <w:t>de dónde viene el conocimiento</w:t>
      </w:r>
      <w:r w:rsidRPr="00501F3D">
        <w:t xml:space="preserve"> (</w:t>
      </w:r>
      <w:proofErr w:type="spellStart"/>
      <w:r w:rsidRPr="00501F3D">
        <w:t>DeepSeek</w:t>
      </w:r>
      <w:proofErr w:type="spellEnd"/>
      <w:r w:rsidRPr="00501F3D">
        <w:t xml:space="preserve">), no la arquitectura que lo ejecuta (Llama). Esto no es algo que </w:t>
      </w:r>
      <w:proofErr w:type="spellStart"/>
      <w:r w:rsidRPr="00501F3D">
        <w:t>Ollama</w:t>
      </w:r>
      <w:proofErr w:type="spellEnd"/>
      <w:r w:rsidRPr="00501F3D">
        <w:t xml:space="preserve"> "adapte" por su cuenta — el propio equipo de </w:t>
      </w:r>
      <w:proofErr w:type="spellStart"/>
      <w:r w:rsidRPr="00501F3D">
        <w:t>DeepSeek</w:t>
      </w:r>
      <w:proofErr w:type="spellEnd"/>
      <w:r w:rsidRPr="00501F3D">
        <w:t xml:space="preserve"> hizo este </w:t>
      </w:r>
      <w:proofErr w:type="spellStart"/>
      <w:r w:rsidRPr="00501F3D">
        <w:t>re-entrenamiento</w:t>
      </w:r>
      <w:proofErr w:type="spellEnd"/>
      <w:r w:rsidRPr="00501F3D">
        <w:t xml:space="preserve"> y publicó el resultado así, y </w:t>
      </w:r>
      <w:proofErr w:type="spellStart"/>
      <w:r w:rsidRPr="00501F3D">
        <w:t>Ollama</w:t>
      </w:r>
      <w:proofErr w:type="spellEnd"/>
      <w:r w:rsidRPr="00501F3D">
        <w:t xml:space="preserve"> simplemente lo empaquetó para que se pueda correr fácil, igual que hace con cualquier otro modelo. 4. El resultado es un modelo que sigue siendo "Llama" o "Qwen" por dentro (misma arquitectura, mismo tamaño), pero que </w:t>
      </w:r>
      <w:r w:rsidRPr="00501F3D">
        <w:rPr>
          <w:b/>
          <w:bCs/>
        </w:rPr>
        <w:t>razona mucho mejor</w:t>
      </w:r>
      <w:r w:rsidRPr="00501F3D">
        <w:t xml:space="preserve"> que la versión original, porque aprendió a imitar el estilo de razonamiento del </w:t>
      </w:r>
      <w:proofErr w:type="spellStart"/>
      <w:r w:rsidRPr="00501F3D">
        <w:t>DeepSeek</w:t>
      </w:r>
      <w:proofErr w:type="spellEnd"/>
      <w:r w:rsidRPr="00501F3D">
        <w:t xml:space="preserve"> grande.</w:t>
      </w:r>
    </w:p>
    <w:p w14:paraId="0201500E" w14:textId="77777777" w:rsidR="00F62DD5" w:rsidRPr="00F62DD5" w:rsidRDefault="00F62DD5" w:rsidP="00F62DD5">
      <w:r w:rsidRPr="00F62DD5">
        <w:rPr>
          <w:b/>
          <w:bCs/>
        </w:rPr>
        <w:t>Por qué se llama "destilación":</w:t>
      </w:r>
      <w:r w:rsidRPr="00F62DD5">
        <w:t xml:space="preserve"> la idea viene de la química — destilar es extraer la "esencia concentrada" de algo. </w:t>
      </w:r>
      <w:r w:rsidRPr="00F62DD5">
        <w:rPr>
          <w:b/>
          <w:bCs/>
          <w:highlight w:val="yellow"/>
        </w:rPr>
        <w:t>Acá se extrae el "conocimiento de razonamiento"</w:t>
      </w:r>
      <w:r w:rsidRPr="00F62DD5">
        <w:t xml:space="preserve"> del modelo gigante y se concentra en uno chico, sin necesitar todo el tamaño y costo del original.</w:t>
      </w:r>
    </w:p>
    <w:p w14:paraId="3511FA59" w14:textId="77777777" w:rsidR="0035724F" w:rsidRPr="0035724F" w:rsidRDefault="0035724F" w:rsidP="0035724F">
      <w:r w:rsidRPr="0035724F">
        <w:rPr>
          <w:b/>
          <w:bCs/>
        </w:rPr>
        <w:t>Por qué esto importa en la práctica:</w:t>
      </w:r>
      <w:r w:rsidRPr="0035724F">
        <w:t xml:space="preserve"> significa que cuando </w:t>
      </w:r>
      <w:proofErr w:type="spellStart"/>
      <w:r w:rsidRPr="0035724F">
        <w:t>corrés</w:t>
      </w:r>
      <w:proofErr w:type="spellEnd"/>
      <w:r w:rsidRPr="0035724F">
        <w:t xml:space="preserve"> deepseek-r1:8b en tu PC, </w:t>
      </w:r>
      <w:r w:rsidRPr="0035724F">
        <w:rPr>
          <w:b/>
          <w:bCs/>
        </w:rPr>
        <w:t>no estás corriendo "</w:t>
      </w:r>
      <w:proofErr w:type="spellStart"/>
      <w:r w:rsidRPr="0035724F">
        <w:rPr>
          <w:b/>
          <w:bCs/>
        </w:rPr>
        <w:t>DeepSeek</w:t>
      </w:r>
      <w:proofErr w:type="spellEnd"/>
      <w:r w:rsidRPr="0035724F">
        <w:rPr>
          <w:b/>
          <w:bCs/>
        </w:rPr>
        <w:t>" en su forma original</w:t>
      </w:r>
      <w:r w:rsidRPr="0035724F">
        <w:t xml:space="preserve"> — estás corriendo un Llama 3.1-8B que fue mejorado con las enseñanzas de </w:t>
      </w:r>
      <w:proofErr w:type="spellStart"/>
      <w:r w:rsidRPr="0035724F">
        <w:t>DeepSeek</w:t>
      </w:r>
      <w:proofErr w:type="spellEnd"/>
      <w:r w:rsidRPr="0035724F">
        <w:t xml:space="preserve">. Confirmado en la documentación oficial de </w:t>
      </w:r>
      <w:proofErr w:type="spellStart"/>
      <w:r w:rsidRPr="0035724F">
        <w:t>Ollama</w:t>
      </w:r>
      <w:proofErr w:type="spellEnd"/>
      <w:r w:rsidRPr="0035724F">
        <w:t xml:space="preserve">: el modelo de 8B deriva literalmente de </w:t>
      </w:r>
      <w:r w:rsidRPr="0035724F">
        <w:rPr>
          <w:b/>
          <w:bCs/>
        </w:rPr>
        <w:t>Llama 3.1-8B-Base</w:t>
      </w:r>
      <w:r w:rsidRPr="0035724F">
        <w:t xml:space="preserve">, y el de 70B deriva de </w:t>
      </w:r>
      <w:r w:rsidRPr="0035724F">
        <w:rPr>
          <w:b/>
          <w:bCs/>
        </w:rPr>
        <w:t>Llama 3.3-70B-Instruct</w:t>
      </w:r>
      <w:r w:rsidRPr="0035724F">
        <w:t xml:space="preserve"> — ambos conservan la licencia original de Llama, no una licencia de </w:t>
      </w:r>
      <w:proofErr w:type="spellStart"/>
      <w:r w:rsidRPr="0035724F">
        <w:t>DeepSeek</w:t>
      </w:r>
      <w:proofErr w:type="spellEnd"/>
      <w:r w:rsidRPr="0035724F">
        <w:t>.</w:t>
      </w:r>
    </w:p>
    <w:p w14:paraId="670AA0BA" w14:textId="77777777" w:rsidR="00A91E24" w:rsidRPr="00A91E24" w:rsidRDefault="00A91E24" w:rsidP="00A91E24"/>
    <w:p w14:paraId="1C2C3116" w14:textId="709A5C72" w:rsidR="0035724F" w:rsidRDefault="0035724F">
      <w:r>
        <w:br w:type="page"/>
      </w:r>
    </w:p>
    <w:p w14:paraId="6DB90E74" w14:textId="30A5866D" w:rsidR="0035724F" w:rsidRDefault="0035724F" w:rsidP="0035724F">
      <w:pPr>
        <w:pStyle w:val="Ttulo3"/>
        <w:rPr>
          <w:b/>
          <w:bCs/>
          <w:sz w:val="24"/>
          <w:szCs w:val="24"/>
          <w:highlight w:val="yellow"/>
        </w:rPr>
      </w:pPr>
      <w:bookmarkStart w:id="35" w:name="_Toc243791124"/>
      <w:r w:rsidRPr="008D1D30">
        <w:rPr>
          <w:b/>
          <w:bCs/>
          <w:sz w:val="24"/>
          <w:szCs w:val="24"/>
          <w:highlight w:val="yellow"/>
        </w:rPr>
        <w:lastRenderedPageBreak/>
        <w:t>1.7.</w:t>
      </w:r>
      <w:r w:rsidR="007603BA">
        <w:rPr>
          <w:b/>
          <w:bCs/>
          <w:sz w:val="24"/>
          <w:szCs w:val="24"/>
          <w:highlight w:val="yellow"/>
        </w:rPr>
        <w:t xml:space="preserve">3 </w:t>
      </w:r>
      <w:r w:rsidR="007603BA" w:rsidRPr="007603BA">
        <w:rPr>
          <w:b/>
          <w:bCs/>
          <w:sz w:val="24"/>
          <w:szCs w:val="24"/>
          <w:highlight w:val="yellow"/>
        </w:rPr>
        <w:t xml:space="preserve">GPT-OSS: la versión abierta de </w:t>
      </w:r>
      <w:proofErr w:type="spellStart"/>
      <w:r w:rsidR="007603BA" w:rsidRPr="007603BA">
        <w:rPr>
          <w:b/>
          <w:bCs/>
          <w:sz w:val="24"/>
          <w:szCs w:val="24"/>
          <w:highlight w:val="yellow"/>
        </w:rPr>
        <w:t>OpenAI</w:t>
      </w:r>
      <w:proofErr w:type="spellEnd"/>
      <w:r w:rsidR="00D462D5">
        <w:rPr>
          <w:b/>
          <w:bCs/>
          <w:sz w:val="24"/>
          <w:szCs w:val="24"/>
          <w:highlight w:val="yellow"/>
        </w:rPr>
        <w:t xml:space="preserve"> + </w:t>
      </w:r>
      <w:r w:rsidR="00D462D5" w:rsidRPr="00D462D5">
        <w:rPr>
          <w:b/>
          <w:bCs/>
          <w:sz w:val="24"/>
          <w:szCs w:val="24"/>
          <w:highlight w:val="yellow"/>
        </w:rPr>
        <w:t>Las tres formas de usar cualquier modelo de IA</w:t>
      </w:r>
      <w:r w:rsidR="00942DEF">
        <w:rPr>
          <w:b/>
          <w:bCs/>
          <w:sz w:val="24"/>
          <w:szCs w:val="24"/>
          <w:highlight w:val="yellow"/>
        </w:rPr>
        <w:t xml:space="preserve"> + Diferencia entre </w:t>
      </w:r>
      <w:proofErr w:type="spellStart"/>
      <w:r w:rsidR="00942DEF" w:rsidRPr="00942DEF">
        <w:rPr>
          <w:b/>
          <w:bCs/>
          <w:sz w:val="24"/>
          <w:szCs w:val="24"/>
          <w:highlight w:val="yellow"/>
        </w:rPr>
        <w:t>Hugging</w:t>
      </w:r>
      <w:proofErr w:type="spellEnd"/>
      <w:r w:rsidR="00942DEF" w:rsidRPr="00942DEF">
        <w:rPr>
          <w:b/>
          <w:bCs/>
          <w:sz w:val="24"/>
          <w:szCs w:val="24"/>
          <w:highlight w:val="yellow"/>
        </w:rPr>
        <w:t xml:space="preserve"> </w:t>
      </w:r>
      <w:proofErr w:type="spellStart"/>
      <w:r w:rsidR="00942DEF" w:rsidRPr="00942DEF">
        <w:rPr>
          <w:b/>
          <w:bCs/>
          <w:sz w:val="24"/>
          <w:szCs w:val="24"/>
          <w:highlight w:val="yellow"/>
        </w:rPr>
        <w:t>Face</w:t>
      </w:r>
      <w:proofErr w:type="spellEnd"/>
      <w:r w:rsidR="00942DEF" w:rsidRPr="00942DEF">
        <w:rPr>
          <w:b/>
          <w:bCs/>
          <w:sz w:val="24"/>
          <w:szCs w:val="24"/>
          <w:highlight w:val="yellow"/>
        </w:rPr>
        <w:t xml:space="preserve"> Transformers y </w:t>
      </w:r>
      <w:proofErr w:type="spellStart"/>
      <w:r w:rsidR="00942DEF" w:rsidRPr="00942DEF">
        <w:rPr>
          <w:b/>
          <w:bCs/>
          <w:sz w:val="24"/>
          <w:szCs w:val="24"/>
          <w:highlight w:val="yellow"/>
        </w:rPr>
        <w:t>Ollama</w:t>
      </w:r>
      <w:proofErr w:type="spellEnd"/>
      <w:r w:rsidR="00942DEF" w:rsidRPr="00942DEF">
        <w:rPr>
          <w:b/>
          <w:bCs/>
          <w:sz w:val="24"/>
          <w:szCs w:val="24"/>
          <w:highlight w:val="yellow"/>
        </w:rPr>
        <w:t xml:space="preserve"> (ambas son "inferencia directa")</w:t>
      </w:r>
      <w:bookmarkEnd w:id="35"/>
    </w:p>
    <w:p w14:paraId="252ABC97" w14:textId="77777777" w:rsidR="00667523" w:rsidRPr="00667523" w:rsidRDefault="00667523" w:rsidP="00667523">
      <w:r w:rsidRPr="00667523">
        <w:rPr>
          <w:b/>
          <w:bCs/>
        </w:rPr>
        <w:t>Corrección sobre el video</w:t>
      </w:r>
      <w:r w:rsidRPr="00667523">
        <w:t>: el profesor menciona que la versión chica es de "120 mil millones" — esto es un error de transcripción/lapsus. Los datos oficiales, confirmados por múltiples fuentes técnicas coincidentes (lanzamiento oficial del 5 de agosto de 2025, licencia Apache 2.0):</w:t>
      </w:r>
    </w:p>
    <w:p w14:paraId="2E86E592" w14:textId="4974E248" w:rsidR="007603BA" w:rsidRDefault="006D7E32" w:rsidP="007603BA">
      <w:pPr>
        <w:rPr>
          <w:highlight w:val="yellow"/>
        </w:rPr>
      </w:pPr>
      <w:r w:rsidRPr="006D7E32">
        <w:rPr>
          <w:noProof/>
        </w:rPr>
        <w:drawing>
          <wp:inline distT="0" distB="0" distL="0" distR="0" wp14:anchorId="2419CF28" wp14:editId="3618B99E">
            <wp:extent cx="3594100" cy="1083328"/>
            <wp:effectExtent l="38100" t="38100" r="44450" b="40640"/>
            <wp:docPr id="694775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75684" name=""/>
                    <pic:cNvPicPr/>
                  </pic:nvPicPr>
                  <pic:blipFill>
                    <a:blip r:embed="rId98"/>
                    <a:stretch>
                      <a:fillRect/>
                    </a:stretch>
                  </pic:blipFill>
                  <pic:spPr>
                    <a:xfrm>
                      <a:off x="0" y="0"/>
                      <a:ext cx="3608728" cy="1087737"/>
                    </a:xfrm>
                    <a:prstGeom prst="rect">
                      <a:avLst/>
                    </a:prstGeom>
                    <a:ln w="28575">
                      <a:solidFill>
                        <a:schemeClr val="tx1"/>
                      </a:solidFill>
                    </a:ln>
                  </pic:spPr>
                </pic:pic>
              </a:graphicData>
            </a:graphic>
          </wp:inline>
        </w:drawing>
      </w:r>
    </w:p>
    <w:p w14:paraId="6AE9471D" w14:textId="77777777" w:rsidR="002E284A" w:rsidRPr="002E284A" w:rsidRDefault="002E284A" w:rsidP="002E284A">
      <w:r w:rsidRPr="002E284A">
        <w:t xml:space="preserve">Ambos son modelos de razonamiento (soportan </w:t>
      </w:r>
      <w:proofErr w:type="spellStart"/>
      <w:r w:rsidRPr="002E284A">
        <w:t>chain-of-thought</w:t>
      </w:r>
      <w:proofErr w:type="spellEnd"/>
      <w:r w:rsidRPr="002E284A">
        <w:t>, niveles ajustables de esfuerzo de razonamiento) — coincide con el bloque de "</w:t>
      </w:r>
      <w:proofErr w:type="spellStart"/>
      <w:r w:rsidRPr="002E284A">
        <w:t>Thinking</w:t>
      </w:r>
      <w:proofErr w:type="spellEnd"/>
      <w:r w:rsidRPr="002E284A">
        <w:t xml:space="preserve">..." que se vio al probar </w:t>
      </w:r>
      <w:r w:rsidRPr="002E284A">
        <w:rPr>
          <w:b/>
          <w:bCs/>
        </w:rPr>
        <w:t>gpt-oss:20b</w:t>
      </w:r>
      <w:r w:rsidRPr="002E284A">
        <w:t xml:space="preserve"> en el Día 1.</w:t>
      </w:r>
    </w:p>
    <w:p w14:paraId="64EB4BF2" w14:textId="77777777" w:rsidR="002E284A" w:rsidRPr="002E284A" w:rsidRDefault="002E284A" w:rsidP="002E284A">
      <w:pPr>
        <w:rPr>
          <w:b/>
          <w:bCs/>
          <w:highlight w:val="yellow"/>
        </w:rPr>
      </w:pPr>
      <w:r w:rsidRPr="002E284A">
        <w:rPr>
          <w:b/>
          <w:bCs/>
          <w:highlight w:val="yellow"/>
        </w:rPr>
        <w:t xml:space="preserve">La teoría del profesor sobre por qué </w:t>
      </w:r>
      <w:proofErr w:type="spellStart"/>
      <w:r w:rsidRPr="002E284A">
        <w:rPr>
          <w:b/>
          <w:bCs/>
          <w:highlight w:val="yellow"/>
        </w:rPr>
        <w:t>OpenAI</w:t>
      </w:r>
      <w:proofErr w:type="spellEnd"/>
      <w:r w:rsidRPr="002E284A">
        <w:rPr>
          <w:b/>
          <w:bCs/>
          <w:highlight w:val="yellow"/>
        </w:rPr>
        <w:t xml:space="preserve"> lo abrió</w:t>
      </w:r>
    </w:p>
    <w:p w14:paraId="1E4868C6" w14:textId="77777777" w:rsidR="00D462D5" w:rsidRPr="00D462D5" w:rsidRDefault="00D462D5" w:rsidP="00D462D5">
      <w:pPr>
        <w:pBdr>
          <w:bottom w:val="single" w:sz="6" w:space="1" w:color="auto"/>
        </w:pBdr>
      </w:pPr>
      <w:r w:rsidRPr="00D462D5">
        <w:t xml:space="preserve">Plantea que quizás </w:t>
      </w:r>
      <w:proofErr w:type="spellStart"/>
      <w:r w:rsidRPr="00D462D5">
        <w:t>DeepSeek</w:t>
      </w:r>
      <w:proofErr w:type="spellEnd"/>
      <w:r w:rsidRPr="00D462D5">
        <w:t xml:space="preserve"> forzó la jugada: al abrir un modelo casi al nivel de GPT de forma gratuita, le quitó a </w:t>
      </w:r>
      <w:proofErr w:type="spellStart"/>
      <w:r w:rsidRPr="00D462D5">
        <w:t>OpenAI</w:t>
      </w:r>
      <w:proofErr w:type="spellEnd"/>
      <w:r w:rsidRPr="00D462D5">
        <w:t xml:space="preserve"> parte de su ventaja de "tener lo mejor y mantenerlo cerrado" — dato de contexto real: GPT-OSS es la primera apertura de pesos de </w:t>
      </w:r>
      <w:proofErr w:type="spellStart"/>
      <w:r w:rsidRPr="00D462D5">
        <w:t>OpenAI</w:t>
      </w:r>
      <w:proofErr w:type="spellEnd"/>
      <w:r w:rsidRPr="00D462D5">
        <w:t xml:space="preserve"> desde GPT-2 en 2019, más de 6 años de modelos cerrados.</w:t>
      </w:r>
    </w:p>
    <w:p w14:paraId="49F8D90F" w14:textId="16293E0B" w:rsidR="006116E6" w:rsidRPr="006116E6" w:rsidRDefault="006116E6" w:rsidP="006116E6">
      <w:pPr>
        <w:rPr>
          <w:b/>
          <w:bCs/>
          <w:sz w:val="24"/>
          <w:szCs w:val="28"/>
          <w:highlight w:val="yellow"/>
        </w:rPr>
      </w:pPr>
      <w:r w:rsidRPr="006116E6">
        <w:rPr>
          <w:b/>
          <w:bCs/>
          <w:sz w:val="24"/>
          <w:szCs w:val="28"/>
          <w:highlight w:val="yellow"/>
        </w:rPr>
        <w:t>Las tres formas de usar cualquier modelo de IA</w:t>
      </w:r>
    </w:p>
    <w:p w14:paraId="74E27873" w14:textId="77777777" w:rsidR="006116E6" w:rsidRPr="006116E6" w:rsidRDefault="006116E6" w:rsidP="006116E6">
      <w:r w:rsidRPr="006116E6">
        <w:t>Aplica tanto a modelos cerrados (GPT, Claude, Gemini) como abiertos (Llama, Qwen, Gemma):</w:t>
      </w:r>
    </w:p>
    <w:p w14:paraId="6B332637" w14:textId="264178F0" w:rsidR="006116E6" w:rsidRDefault="006116E6" w:rsidP="007603BA">
      <w:pPr>
        <w:rPr>
          <w:highlight w:val="yellow"/>
        </w:rPr>
      </w:pPr>
      <w:r>
        <w:rPr>
          <w:noProof/>
          <w:highlight w:val="yellow"/>
        </w:rPr>
        <w:drawing>
          <wp:inline distT="0" distB="0" distL="0" distR="0" wp14:anchorId="38C9673B" wp14:editId="376F6617">
            <wp:extent cx="3835400" cy="1931905"/>
            <wp:effectExtent l="0" t="0" r="0" b="0"/>
            <wp:docPr id="7107764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841124" cy="1934788"/>
                    </a:xfrm>
                    <a:prstGeom prst="rect">
                      <a:avLst/>
                    </a:prstGeom>
                    <a:noFill/>
                    <a:ln>
                      <a:noFill/>
                    </a:ln>
                  </pic:spPr>
                </pic:pic>
              </a:graphicData>
            </a:graphic>
          </wp:inline>
        </w:drawing>
      </w:r>
    </w:p>
    <w:tbl>
      <w:tblPr>
        <w:tblStyle w:val="Tablaconcuadrcula4-nfasis4"/>
        <w:tblW w:w="0" w:type="auto"/>
        <w:tblLook w:val="04A0" w:firstRow="1" w:lastRow="0" w:firstColumn="1" w:lastColumn="0" w:noHBand="0" w:noVBand="1"/>
      </w:tblPr>
      <w:tblGrid>
        <w:gridCol w:w="3596"/>
        <w:gridCol w:w="3597"/>
        <w:gridCol w:w="3597"/>
      </w:tblGrid>
      <w:tr w:rsidR="004553CC" w14:paraId="57F8E0A1" w14:textId="77777777" w:rsidTr="004553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3328EAA" w14:textId="5054C94E" w:rsidR="004553CC" w:rsidRPr="004553CC" w:rsidRDefault="004553CC" w:rsidP="007603BA">
            <w:pPr>
              <w:rPr>
                <w:b w:val="0"/>
                <w:bCs w:val="0"/>
              </w:rPr>
            </w:pPr>
            <w:r w:rsidRPr="004553CC">
              <w:rPr>
                <w:b w:val="0"/>
                <w:bCs w:val="0"/>
              </w:rPr>
              <w:t>Forma</w:t>
            </w:r>
          </w:p>
        </w:tc>
        <w:tc>
          <w:tcPr>
            <w:tcW w:w="3597" w:type="dxa"/>
          </w:tcPr>
          <w:p w14:paraId="1597CBB4" w14:textId="388691D9" w:rsidR="004553CC" w:rsidRPr="004553CC" w:rsidRDefault="004553CC" w:rsidP="007603BA">
            <w:pPr>
              <w:cnfStyle w:val="100000000000" w:firstRow="1" w:lastRow="0" w:firstColumn="0" w:lastColumn="0" w:oddVBand="0" w:evenVBand="0" w:oddHBand="0" w:evenHBand="0" w:firstRowFirstColumn="0" w:firstRowLastColumn="0" w:lastRowFirstColumn="0" w:lastRowLastColumn="0"/>
              <w:rPr>
                <w:b w:val="0"/>
                <w:bCs w:val="0"/>
              </w:rPr>
            </w:pPr>
            <w:r w:rsidRPr="004553CC">
              <w:rPr>
                <w:b w:val="0"/>
                <w:bCs w:val="0"/>
              </w:rPr>
              <w:t>Ejemplos</w:t>
            </w:r>
          </w:p>
        </w:tc>
        <w:tc>
          <w:tcPr>
            <w:tcW w:w="3597" w:type="dxa"/>
          </w:tcPr>
          <w:p w14:paraId="7B6E77DA" w14:textId="6D4CE016" w:rsidR="004553CC" w:rsidRPr="004553CC" w:rsidRDefault="004553CC" w:rsidP="007603BA">
            <w:pPr>
              <w:cnfStyle w:val="100000000000" w:firstRow="1" w:lastRow="0" w:firstColumn="0" w:lastColumn="0" w:oddVBand="0" w:evenVBand="0" w:oddHBand="0" w:evenHBand="0" w:firstRowFirstColumn="0" w:firstRowLastColumn="0" w:lastRowFirstColumn="0" w:lastRowLastColumn="0"/>
              <w:rPr>
                <w:b w:val="0"/>
                <w:bCs w:val="0"/>
              </w:rPr>
            </w:pPr>
            <w:r w:rsidRPr="004553CC">
              <w:rPr>
                <w:b w:val="0"/>
                <w:bCs w:val="0"/>
              </w:rPr>
              <w:t>Que es realmente</w:t>
            </w:r>
          </w:p>
        </w:tc>
      </w:tr>
      <w:tr w:rsidR="004553CC" w14:paraId="2F3361F8" w14:textId="77777777" w:rsidTr="0045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1CE52D7" w14:textId="56DABC11" w:rsidR="004553CC" w:rsidRPr="004553CC" w:rsidRDefault="004553CC" w:rsidP="007603BA">
            <w:r w:rsidRPr="004553CC">
              <w:t>Interfaces de chat (producto)</w:t>
            </w:r>
          </w:p>
        </w:tc>
        <w:tc>
          <w:tcPr>
            <w:tcW w:w="3597" w:type="dxa"/>
          </w:tcPr>
          <w:p w14:paraId="634CA71E" w14:textId="56442445" w:rsidR="004553CC" w:rsidRPr="004553CC" w:rsidRDefault="004553CC" w:rsidP="007603BA">
            <w:pPr>
              <w:cnfStyle w:val="000000100000" w:firstRow="0" w:lastRow="0" w:firstColumn="0" w:lastColumn="0" w:oddVBand="0" w:evenVBand="0" w:oddHBand="1" w:evenHBand="0" w:firstRowFirstColumn="0" w:firstRowLastColumn="0" w:lastRowFirstColumn="0" w:lastRowLastColumn="0"/>
            </w:pPr>
            <w:proofErr w:type="spellStart"/>
            <w:r w:rsidRPr="004553CC">
              <w:t>ChatGPT</w:t>
            </w:r>
            <w:proofErr w:type="spellEnd"/>
          </w:p>
        </w:tc>
        <w:tc>
          <w:tcPr>
            <w:tcW w:w="3597" w:type="dxa"/>
          </w:tcPr>
          <w:p w14:paraId="0EB41FC4" w14:textId="44859796" w:rsidR="004553CC" w:rsidRPr="004553CC" w:rsidRDefault="004553CC" w:rsidP="007603BA">
            <w:pPr>
              <w:cnfStyle w:val="000000100000" w:firstRow="0" w:lastRow="0" w:firstColumn="0" w:lastColumn="0" w:oddVBand="0" w:evenVBand="0" w:oddHBand="1" w:evenHBand="0" w:firstRowFirstColumn="0" w:firstRowLastColumn="0" w:lastRowFirstColumn="0" w:lastRowLastColumn="0"/>
            </w:pPr>
            <w:r w:rsidRPr="004553CC">
              <w:t xml:space="preserve">No es “solo el modelo” – es un </w:t>
            </w:r>
            <w:r w:rsidRPr="004553CC">
              <w:rPr>
                <w:b/>
                <w:bCs/>
              </w:rPr>
              <w:t xml:space="preserve">producto: </w:t>
            </w:r>
            <w:r w:rsidRPr="004553CC">
              <w:t>interfaz de usuario, memoria, búsqueda web, todo construido por ingenieros sobre el modelo base</w:t>
            </w:r>
          </w:p>
        </w:tc>
      </w:tr>
      <w:tr w:rsidR="004553CC" w14:paraId="6C803C44" w14:textId="77777777" w:rsidTr="004553CC">
        <w:tc>
          <w:tcPr>
            <w:cnfStyle w:val="001000000000" w:firstRow="0" w:lastRow="0" w:firstColumn="1" w:lastColumn="0" w:oddVBand="0" w:evenVBand="0" w:oddHBand="0" w:evenHBand="0" w:firstRowFirstColumn="0" w:firstRowLastColumn="0" w:lastRowFirstColumn="0" w:lastRowLastColumn="0"/>
            <w:tcW w:w="3596" w:type="dxa"/>
          </w:tcPr>
          <w:p w14:paraId="614230AC" w14:textId="1B56850D" w:rsidR="004553CC" w:rsidRPr="00942DEF" w:rsidRDefault="007E7AE5" w:rsidP="007603BA">
            <w:proofErr w:type="spellStart"/>
            <w:r w:rsidRPr="00942DEF">
              <w:t>APIs</w:t>
            </w:r>
            <w:proofErr w:type="spellEnd"/>
            <w:r w:rsidRPr="00942DEF">
              <w:t xml:space="preserve"> en la nube</w:t>
            </w:r>
          </w:p>
        </w:tc>
        <w:tc>
          <w:tcPr>
            <w:tcW w:w="3597" w:type="dxa"/>
          </w:tcPr>
          <w:p w14:paraId="43521E8F" w14:textId="71373C8B" w:rsidR="004553CC" w:rsidRPr="00942DEF" w:rsidRDefault="007E7AE5" w:rsidP="007603BA">
            <w:pPr>
              <w:cnfStyle w:val="000000000000" w:firstRow="0" w:lastRow="0" w:firstColumn="0" w:lastColumn="0" w:oddVBand="0" w:evenVBand="0" w:oddHBand="0" w:evenHBand="0" w:firstRowFirstColumn="0" w:firstRowLastColumn="0" w:lastRowFirstColumn="0" w:lastRowLastColumn="0"/>
            </w:pPr>
            <w:r w:rsidRPr="00942DEF">
              <w:t>Llamadas directas (</w:t>
            </w:r>
            <w:proofErr w:type="spellStart"/>
            <w:r w:rsidRPr="00942DEF">
              <w:t>OpenAI</w:t>
            </w:r>
            <w:proofErr w:type="spellEnd"/>
            <w:r w:rsidRPr="00942DEF">
              <w:t xml:space="preserve">, Gemini — lo hecho en el Día 1), </w:t>
            </w:r>
            <w:proofErr w:type="spellStart"/>
            <w:r w:rsidRPr="00942DEF">
              <w:t>frameworks</w:t>
            </w:r>
            <w:proofErr w:type="spellEnd"/>
            <w:r w:rsidRPr="00942DEF">
              <w:t xml:space="preserve"> como </w:t>
            </w:r>
            <w:proofErr w:type="spellStart"/>
            <w:r w:rsidRPr="00942DEF">
              <w:t>LangChain</w:t>
            </w:r>
            <w:proofErr w:type="spellEnd"/>
            <w:r w:rsidRPr="00942DEF">
              <w:t xml:space="preserve">, servicios gestionados (Amazon Bedrock, Google </w:t>
            </w:r>
            <w:proofErr w:type="spellStart"/>
            <w:r w:rsidRPr="00942DEF">
              <w:t>Vertex</w:t>
            </w:r>
            <w:proofErr w:type="spellEnd"/>
            <w:r w:rsidRPr="00942DEF">
              <w:t xml:space="preserve"> AI, Azure ML), </w:t>
            </w:r>
            <w:proofErr w:type="spellStart"/>
            <w:r w:rsidRPr="00942DEF">
              <w:t>Groq</w:t>
            </w:r>
            <w:proofErr w:type="spellEnd"/>
            <w:r w:rsidRPr="00942DEF">
              <w:t xml:space="preserve">, </w:t>
            </w:r>
            <w:proofErr w:type="spellStart"/>
            <w:r w:rsidRPr="00942DEF">
              <w:t>OpenRouter</w:t>
            </w:r>
            <w:proofErr w:type="spellEnd"/>
          </w:p>
        </w:tc>
        <w:tc>
          <w:tcPr>
            <w:tcW w:w="3597" w:type="dxa"/>
          </w:tcPr>
          <w:p w14:paraId="406B3941" w14:textId="449D73EF" w:rsidR="004553CC" w:rsidRPr="00942DEF" w:rsidRDefault="007E7AE5" w:rsidP="007603BA">
            <w:pPr>
              <w:cnfStyle w:val="000000000000" w:firstRow="0" w:lastRow="0" w:firstColumn="0" w:lastColumn="0" w:oddVBand="0" w:evenVBand="0" w:oddHBand="0" w:evenHBand="0" w:firstRowFirstColumn="0" w:firstRowLastColumn="0" w:lastRowFirstColumn="0" w:lastRowLastColumn="0"/>
            </w:pPr>
            <w:r w:rsidRPr="00942DEF">
              <w:t>Se llama a un modelo corriendo en servidores de un tercero</w:t>
            </w:r>
          </w:p>
        </w:tc>
      </w:tr>
      <w:tr w:rsidR="007E7AE5" w14:paraId="2845CF8D" w14:textId="77777777" w:rsidTr="0045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3C95BF0" w14:textId="1FA3B218" w:rsidR="007E7AE5" w:rsidRPr="00942DEF" w:rsidRDefault="007E7AE5" w:rsidP="007603BA">
            <w:r w:rsidRPr="00942DEF">
              <w:t>Inferencia directa</w:t>
            </w:r>
          </w:p>
        </w:tc>
        <w:tc>
          <w:tcPr>
            <w:tcW w:w="3597" w:type="dxa"/>
          </w:tcPr>
          <w:p w14:paraId="2ED8B40C" w14:textId="74116AC5" w:rsidR="007E7AE5" w:rsidRPr="00942DEF" w:rsidRDefault="007E7AE5" w:rsidP="007603BA">
            <w:pPr>
              <w:cnfStyle w:val="000000100000" w:firstRow="0" w:lastRow="0" w:firstColumn="0" w:lastColumn="0" w:oddVBand="0" w:evenVBand="0" w:oddHBand="1" w:evenHBand="0" w:firstRowFirstColumn="0" w:firstRowLastColumn="0" w:lastRowFirstColumn="0" w:lastRowLastColumn="0"/>
            </w:pPr>
            <w:proofErr w:type="spellStart"/>
            <w:r w:rsidRPr="00942DEF">
              <w:t>Hugging</w:t>
            </w:r>
            <w:proofErr w:type="spellEnd"/>
            <w:r w:rsidRPr="00942DEF">
              <w:t xml:space="preserve"> </w:t>
            </w:r>
            <w:proofErr w:type="spellStart"/>
            <w:r w:rsidRPr="00942DEF">
              <w:t>Face</w:t>
            </w:r>
            <w:proofErr w:type="spellEnd"/>
            <w:r w:rsidRPr="00942DEF">
              <w:t xml:space="preserve"> Transformers, u </w:t>
            </w:r>
            <w:proofErr w:type="spellStart"/>
            <w:r w:rsidRPr="00942DEF">
              <w:rPr>
                <w:b/>
                <w:bCs/>
              </w:rPr>
              <w:t>Ollama</w:t>
            </w:r>
            <w:proofErr w:type="spellEnd"/>
          </w:p>
        </w:tc>
        <w:tc>
          <w:tcPr>
            <w:tcW w:w="3597" w:type="dxa"/>
          </w:tcPr>
          <w:p w14:paraId="4A7FEA21" w14:textId="492DB23E" w:rsidR="007E7AE5" w:rsidRPr="00942DEF" w:rsidRDefault="00942DEF" w:rsidP="007603BA">
            <w:pPr>
              <w:cnfStyle w:val="000000100000" w:firstRow="0" w:lastRow="0" w:firstColumn="0" w:lastColumn="0" w:oddVBand="0" w:evenVBand="0" w:oddHBand="1" w:evenHBand="0" w:firstRowFirstColumn="0" w:firstRowLastColumn="0" w:lastRowFirstColumn="0" w:lastRowLastColumn="0"/>
            </w:pPr>
            <w:r w:rsidRPr="00942DEF">
              <w:t>Se corre el modelo con hardware propio, sin depender de ningún servidor externo</w:t>
            </w:r>
          </w:p>
        </w:tc>
      </w:tr>
    </w:tbl>
    <w:p w14:paraId="1433DB73" w14:textId="77777777" w:rsidR="004553CC" w:rsidRDefault="004553CC" w:rsidP="007603BA">
      <w:pPr>
        <w:pBdr>
          <w:bottom w:val="single" w:sz="6" w:space="1" w:color="auto"/>
        </w:pBdr>
        <w:rPr>
          <w:highlight w:val="yellow"/>
        </w:rPr>
      </w:pPr>
    </w:p>
    <w:p w14:paraId="7AEB695F" w14:textId="77777777" w:rsidR="00942DEF" w:rsidRPr="00942DEF" w:rsidRDefault="00942DEF" w:rsidP="00942DEF">
      <w:pPr>
        <w:rPr>
          <w:b/>
          <w:bCs/>
          <w:sz w:val="24"/>
          <w:szCs w:val="28"/>
          <w:highlight w:val="yellow"/>
        </w:rPr>
      </w:pPr>
      <w:r w:rsidRPr="00942DEF">
        <w:rPr>
          <w:b/>
          <w:bCs/>
          <w:sz w:val="24"/>
          <w:szCs w:val="28"/>
          <w:highlight w:val="yellow"/>
        </w:rPr>
        <w:lastRenderedPageBreak/>
        <w:t xml:space="preserve">Diferencia entre </w:t>
      </w:r>
      <w:proofErr w:type="spellStart"/>
      <w:r w:rsidRPr="00942DEF">
        <w:rPr>
          <w:b/>
          <w:bCs/>
          <w:sz w:val="24"/>
          <w:szCs w:val="28"/>
          <w:highlight w:val="yellow"/>
        </w:rPr>
        <w:t>Hugging</w:t>
      </w:r>
      <w:proofErr w:type="spellEnd"/>
      <w:r w:rsidRPr="00942DEF">
        <w:rPr>
          <w:b/>
          <w:bCs/>
          <w:sz w:val="24"/>
          <w:szCs w:val="28"/>
          <w:highlight w:val="yellow"/>
        </w:rPr>
        <w:t xml:space="preserve"> </w:t>
      </w:r>
      <w:proofErr w:type="spellStart"/>
      <w:r w:rsidRPr="00942DEF">
        <w:rPr>
          <w:b/>
          <w:bCs/>
          <w:sz w:val="24"/>
          <w:szCs w:val="28"/>
          <w:highlight w:val="yellow"/>
        </w:rPr>
        <w:t>Face</w:t>
      </w:r>
      <w:proofErr w:type="spellEnd"/>
      <w:r w:rsidRPr="00942DEF">
        <w:rPr>
          <w:b/>
          <w:bCs/>
          <w:sz w:val="24"/>
          <w:szCs w:val="28"/>
          <w:highlight w:val="yellow"/>
        </w:rPr>
        <w:t xml:space="preserve"> Transformers y </w:t>
      </w:r>
      <w:proofErr w:type="spellStart"/>
      <w:r w:rsidRPr="00942DEF">
        <w:rPr>
          <w:b/>
          <w:bCs/>
          <w:sz w:val="24"/>
          <w:szCs w:val="28"/>
          <w:highlight w:val="yellow"/>
        </w:rPr>
        <w:t>Ollama</w:t>
      </w:r>
      <w:proofErr w:type="spellEnd"/>
      <w:r w:rsidRPr="00942DEF">
        <w:rPr>
          <w:b/>
          <w:bCs/>
          <w:sz w:val="24"/>
          <w:szCs w:val="28"/>
          <w:highlight w:val="yellow"/>
        </w:rPr>
        <w:t xml:space="preserve"> (ambas son "inferencia directa")</w:t>
      </w:r>
    </w:p>
    <w:p w14:paraId="64699AA8" w14:textId="1D87EE37" w:rsidR="00942DEF" w:rsidRDefault="00942DEF">
      <w:pPr>
        <w:pStyle w:val="Prrafodelista"/>
        <w:numPr>
          <w:ilvl w:val="0"/>
          <w:numId w:val="2"/>
        </w:numPr>
      </w:pPr>
      <w:proofErr w:type="spellStart"/>
      <w:r w:rsidRPr="00173304">
        <w:rPr>
          <w:b/>
          <w:bCs/>
        </w:rPr>
        <w:t>Hugging</w:t>
      </w:r>
      <w:proofErr w:type="spellEnd"/>
      <w:r w:rsidRPr="00173304">
        <w:rPr>
          <w:b/>
          <w:bCs/>
        </w:rPr>
        <w:t xml:space="preserve"> </w:t>
      </w:r>
      <w:proofErr w:type="spellStart"/>
      <w:r w:rsidRPr="00173304">
        <w:rPr>
          <w:b/>
          <w:bCs/>
        </w:rPr>
        <w:t>Face</w:t>
      </w:r>
      <w:proofErr w:type="spellEnd"/>
      <w:r w:rsidRPr="00173304">
        <w:rPr>
          <w:b/>
          <w:bCs/>
        </w:rPr>
        <w:t xml:space="preserve"> Transformers: </w:t>
      </w:r>
      <w:r w:rsidR="00173304" w:rsidRPr="00173304">
        <w:t>se toma el código fuente original (Python/C++) del modelo y sus pesos, y se corre directamente en el propio intérprete de Python — más flexible, pero más técnico.</w:t>
      </w:r>
    </w:p>
    <w:p w14:paraId="2A73FF3A" w14:textId="7E8F77DF" w:rsidR="00173304" w:rsidRPr="00173304" w:rsidRDefault="00173304">
      <w:pPr>
        <w:pStyle w:val="Prrafodelista"/>
        <w:numPr>
          <w:ilvl w:val="0"/>
          <w:numId w:val="2"/>
        </w:numPr>
      </w:pPr>
      <w:proofErr w:type="spellStart"/>
      <w:r>
        <w:rPr>
          <w:b/>
          <w:bCs/>
        </w:rPr>
        <w:t>Ollama</w:t>
      </w:r>
      <w:proofErr w:type="spellEnd"/>
      <w:r>
        <w:rPr>
          <w:b/>
          <w:bCs/>
        </w:rPr>
        <w:t xml:space="preserve">: </w:t>
      </w:r>
      <w:r>
        <w:t xml:space="preserve">empaqueta todo eso de forma optimizada – código en C++ eficiente, pesos comprimidos en archivos </w:t>
      </w:r>
      <w:r>
        <w:rPr>
          <w:b/>
          <w:bCs/>
        </w:rPr>
        <w:t xml:space="preserve">GGUF – </w:t>
      </w:r>
      <w:r>
        <w:t xml:space="preserve">y da una API local lista para usar en pocos pasos. Es </w:t>
      </w:r>
      <w:proofErr w:type="spellStart"/>
      <w:r>
        <w:t>mas</w:t>
      </w:r>
      <w:proofErr w:type="spellEnd"/>
      <w:r>
        <w:t xml:space="preserve"> simple, peros solo soporta los modelos específicos que </w:t>
      </w:r>
      <w:proofErr w:type="spellStart"/>
      <w:r>
        <w:t>Ollama</w:t>
      </w:r>
      <w:proofErr w:type="spellEnd"/>
      <w:r>
        <w:t xml:space="preserve"> empaqueto.</w:t>
      </w:r>
    </w:p>
    <w:p w14:paraId="6CD9770D" w14:textId="77777777" w:rsidR="00C80607" w:rsidRDefault="00C80607" w:rsidP="00C75F21">
      <w:pPr>
        <w:pBdr>
          <w:bottom w:val="single" w:sz="6" w:space="1" w:color="auto"/>
        </w:pBdr>
      </w:pPr>
    </w:p>
    <w:p w14:paraId="3DED79E6" w14:textId="7AC4CBDC" w:rsidR="00D21944" w:rsidRPr="00D21944" w:rsidRDefault="00D21944" w:rsidP="00D21944">
      <w:pPr>
        <w:pStyle w:val="Ttulo3"/>
        <w:rPr>
          <w:b/>
          <w:bCs/>
          <w:sz w:val="24"/>
          <w:szCs w:val="24"/>
          <w:highlight w:val="yellow"/>
        </w:rPr>
      </w:pPr>
      <w:bookmarkStart w:id="36" w:name="_Toc243791125"/>
      <w:r w:rsidRPr="00D21944">
        <w:rPr>
          <w:b/>
          <w:bCs/>
          <w:sz w:val="24"/>
          <w:szCs w:val="24"/>
          <w:highlight w:val="yellow"/>
        </w:rPr>
        <w:t>1.7.4 Que es “inferencia”</w:t>
      </w:r>
      <w:r w:rsidR="000339C5">
        <w:rPr>
          <w:b/>
          <w:bCs/>
          <w:sz w:val="24"/>
          <w:szCs w:val="24"/>
          <w:highlight w:val="yellow"/>
        </w:rPr>
        <w:t xml:space="preserve"> + inferencia vs </w:t>
      </w:r>
      <w:proofErr w:type="spellStart"/>
      <w:r w:rsidR="000339C5">
        <w:rPr>
          <w:b/>
          <w:bCs/>
          <w:sz w:val="24"/>
          <w:szCs w:val="24"/>
          <w:highlight w:val="yellow"/>
        </w:rPr>
        <w:t>prompt</w:t>
      </w:r>
      <w:bookmarkEnd w:id="36"/>
      <w:proofErr w:type="spellEnd"/>
    </w:p>
    <w:p w14:paraId="66494C56" w14:textId="550F1034" w:rsidR="00AA1D5B" w:rsidRPr="003A6F4E" w:rsidRDefault="00AA1D5B" w:rsidP="00AA1D5B">
      <w:pPr>
        <w:rPr>
          <w:b/>
          <w:bCs/>
          <w:sz w:val="24"/>
          <w:szCs w:val="28"/>
        </w:rPr>
      </w:pPr>
      <w:r w:rsidRPr="003A6F4E">
        <w:rPr>
          <w:b/>
          <w:bCs/>
          <w:sz w:val="24"/>
          <w:szCs w:val="28"/>
          <w:highlight w:val="yellow"/>
        </w:rPr>
        <w:t>Qué es "inferencia"</w:t>
      </w:r>
    </w:p>
    <w:p w14:paraId="71B73CAD" w14:textId="77777777" w:rsidR="008B60F8" w:rsidRPr="008B60F8" w:rsidRDefault="008B60F8" w:rsidP="008B60F8">
      <w:r w:rsidRPr="008B60F8">
        <w:t xml:space="preserve">Término técnico que se va a usar constantemente en el curso: </w:t>
      </w:r>
      <w:r w:rsidRPr="008B60F8">
        <w:rPr>
          <w:b/>
          <w:bCs/>
        </w:rPr>
        <w:t>inferencia = correr un modelo</w:t>
      </w:r>
      <w:r w:rsidRPr="008B60F8">
        <w:t>. Es el proceso de darle una entrada nueva a un modelo ya entrenado y obtener una salida (una respuesta).</w:t>
      </w:r>
    </w:p>
    <w:p w14:paraId="3E026A70" w14:textId="36D0B28B" w:rsidR="009C6BFC" w:rsidRPr="009C6BFC" w:rsidRDefault="009C6BFC" w:rsidP="009C6BFC">
      <w:pPr>
        <w:rPr>
          <w:b/>
          <w:bCs/>
          <w:sz w:val="24"/>
          <w:szCs w:val="28"/>
        </w:rPr>
      </w:pPr>
      <w:r w:rsidRPr="009C6BFC">
        <w:rPr>
          <w:b/>
          <w:bCs/>
          <w:sz w:val="24"/>
          <w:szCs w:val="28"/>
          <w:highlight w:val="yellow"/>
        </w:rPr>
        <w:t>Otros conceptos mencionados de pasada</w:t>
      </w:r>
    </w:p>
    <w:p w14:paraId="1D5575F1" w14:textId="1B08FCFC" w:rsidR="00700A4C" w:rsidRPr="00700A4C" w:rsidRDefault="00700A4C">
      <w:pPr>
        <w:pStyle w:val="Prrafodelista"/>
        <w:numPr>
          <w:ilvl w:val="0"/>
          <w:numId w:val="2"/>
        </w:numPr>
      </w:pPr>
      <w:proofErr w:type="spellStart"/>
      <w:r w:rsidRPr="00700A4C">
        <w:rPr>
          <w:b/>
          <w:bCs/>
        </w:rPr>
        <w:t>Grok</w:t>
      </w:r>
      <w:proofErr w:type="spellEnd"/>
      <w:r w:rsidRPr="00700A4C">
        <w:rPr>
          <w:b/>
          <w:bCs/>
        </w:rPr>
        <w:t xml:space="preserve"> (con Q)</w:t>
      </w:r>
      <w:r w:rsidRPr="00700A4C">
        <w:t>: un tipo de servicio para correr modelos open-</w:t>
      </w:r>
      <w:proofErr w:type="spellStart"/>
      <w:r w:rsidRPr="00700A4C">
        <w:t>source</w:t>
      </w:r>
      <w:proofErr w:type="spellEnd"/>
      <w:r w:rsidRPr="00700A4C">
        <w:t xml:space="preserve"> a gran velocidad en la nube usando hardware propietario — distinto de </w:t>
      </w:r>
      <w:proofErr w:type="spellStart"/>
      <w:r w:rsidRPr="00700A4C">
        <w:rPr>
          <w:b/>
          <w:bCs/>
        </w:rPr>
        <w:t>Grok</w:t>
      </w:r>
      <w:proofErr w:type="spellEnd"/>
      <w:r w:rsidRPr="00700A4C">
        <w:rPr>
          <w:b/>
          <w:bCs/>
        </w:rPr>
        <w:t xml:space="preserve"> (con K)</w:t>
      </w:r>
      <w:r w:rsidRPr="00700A4C">
        <w:t>, el modelo de IA de Elon Musk/</w:t>
      </w:r>
      <w:proofErr w:type="spellStart"/>
      <w:r w:rsidRPr="00700A4C">
        <w:t>xAI</w:t>
      </w:r>
      <w:proofErr w:type="spellEnd"/>
      <w:r w:rsidRPr="00700A4C">
        <w:t xml:space="preserve">. El profesor advierte explícitamente sobre esta confusión de nombres. </w:t>
      </w:r>
    </w:p>
    <w:p w14:paraId="7DBA2D84" w14:textId="3CB25C2E" w:rsidR="009C6BFC" w:rsidRPr="009C6BFC" w:rsidRDefault="00700A4C">
      <w:pPr>
        <w:pStyle w:val="Prrafodelista"/>
        <w:numPr>
          <w:ilvl w:val="0"/>
          <w:numId w:val="2"/>
        </w:numPr>
      </w:pPr>
      <w:proofErr w:type="spellStart"/>
      <w:r w:rsidRPr="00700A4C">
        <w:rPr>
          <w:b/>
          <w:bCs/>
        </w:rPr>
        <w:t>OpenRouter</w:t>
      </w:r>
      <w:proofErr w:type="spellEnd"/>
      <w:r w:rsidRPr="00700A4C">
        <w:t>: plataforma que redirige pedidos a muchos proveedores de modelos distintos desde un solo punto de entrada.</w:t>
      </w:r>
      <w:r w:rsidR="009C6BFC">
        <w:t xml:space="preserve"> </w:t>
      </w:r>
    </w:p>
    <w:p w14:paraId="28D60636" w14:textId="73158185" w:rsidR="00AE34C4" w:rsidRDefault="00AE34C4" w:rsidP="00C75F21">
      <w:pPr>
        <w:pBdr>
          <w:bottom w:val="single" w:sz="6" w:space="1" w:color="auto"/>
        </w:pBdr>
      </w:pPr>
    </w:p>
    <w:p w14:paraId="68569F9E" w14:textId="2CDB1961" w:rsidR="00AE34C4" w:rsidRDefault="00AE34C4" w:rsidP="00C75F21">
      <w:pPr>
        <w:rPr>
          <w:b/>
          <w:bCs/>
        </w:rPr>
      </w:pPr>
      <w:r w:rsidRPr="00AE34C4">
        <w:rPr>
          <w:b/>
          <w:bCs/>
        </w:rPr>
        <w:t>[23-09-2026]</w:t>
      </w:r>
    </w:p>
    <w:p w14:paraId="79AE1DE6" w14:textId="5BE14A49" w:rsidR="00831585" w:rsidRPr="00AE34C4" w:rsidRDefault="00831585" w:rsidP="00C75F21">
      <w:pPr>
        <w:rPr>
          <w:b/>
          <w:bCs/>
        </w:rPr>
      </w:pPr>
      <w:r w:rsidRPr="00831585">
        <w:rPr>
          <w:b/>
          <w:bCs/>
          <w:noProof/>
        </w:rPr>
        <w:drawing>
          <wp:inline distT="0" distB="0" distL="0" distR="0" wp14:anchorId="6CEBCC0D" wp14:editId="6FFDBF10">
            <wp:extent cx="1395046" cy="306362"/>
            <wp:effectExtent l="19050" t="19050" r="15240" b="17780"/>
            <wp:docPr id="1955013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13981" name=""/>
                    <pic:cNvPicPr/>
                  </pic:nvPicPr>
                  <pic:blipFill>
                    <a:blip r:embed="rId100"/>
                    <a:stretch>
                      <a:fillRect/>
                    </a:stretch>
                  </pic:blipFill>
                  <pic:spPr>
                    <a:xfrm>
                      <a:off x="0" y="0"/>
                      <a:ext cx="1405538" cy="308666"/>
                    </a:xfrm>
                    <a:prstGeom prst="rect">
                      <a:avLst/>
                    </a:prstGeom>
                    <a:ln w="19050">
                      <a:solidFill>
                        <a:schemeClr val="tx1"/>
                      </a:solidFill>
                    </a:ln>
                  </pic:spPr>
                </pic:pic>
              </a:graphicData>
            </a:graphic>
          </wp:inline>
        </w:drawing>
      </w:r>
    </w:p>
    <w:p w14:paraId="4CACFB60" w14:textId="77777777" w:rsidR="00337676" w:rsidRPr="00337676" w:rsidRDefault="00337676" w:rsidP="00337676">
      <w:r w:rsidRPr="00337676">
        <w:rPr>
          <w:b/>
          <w:bCs/>
        </w:rPr>
        <w:t>Inferencia</w:t>
      </w:r>
      <w:r w:rsidRPr="00337676">
        <w:t xml:space="preserve"> es el nombre técnico para "</w:t>
      </w:r>
      <w:r w:rsidRPr="00337676">
        <w:rPr>
          <w:b/>
          <w:bCs/>
        </w:rPr>
        <w:t>ejecutar un modelo de IA</w:t>
      </w:r>
      <w:r w:rsidRPr="00337676">
        <w:t>" — es decir, darle una entrada nueva a un modelo ya entrenado y obtener una salida (una respuesta).</w:t>
      </w:r>
    </w:p>
    <w:p w14:paraId="57A99823" w14:textId="77777777" w:rsidR="002911CA" w:rsidRPr="002911CA" w:rsidRDefault="002911CA" w:rsidP="002911CA">
      <w:pPr>
        <w:rPr>
          <w:b/>
          <w:bCs/>
        </w:rPr>
      </w:pPr>
      <w:r w:rsidRPr="002911CA">
        <w:rPr>
          <w:b/>
          <w:bCs/>
        </w:rPr>
        <w:t>Repasando de dónde salió esto</w:t>
      </w:r>
    </w:p>
    <w:p w14:paraId="203E5A39" w14:textId="77777777" w:rsidR="002911CA" w:rsidRPr="002911CA" w:rsidRDefault="002911CA" w:rsidP="002911CA">
      <w:r w:rsidRPr="002911CA">
        <w:t xml:space="preserve">Lo vimos en el Día 2 del curso de LLM </w:t>
      </w:r>
      <w:proofErr w:type="spellStart"/>
      <w:r w:rsidRPr="002911CA">
        <w:t>Engineering</w:t>
      </w:r>
      <w:proofErr w:type="spellEnd"/>
      <w:r w:rsidRPr="002911CA">
        <w:t xml:space="preserve">, cuando el profesor lo aclaró justo antes de volver al laboratorio de </w:t>
      </w:r>
      <w:proofErr w:type="spellStart"/>
      <w:r w:rsidRPr="002911CA">
        <w:t>Ollama</w:t>
      </w:r>
      <w:proofErr w:type="spellEnd"/>
      <w:r w:rsidRPr="002911CA">
        <w:t>:</w:t>
      </w:r>
    </w:p>
    <w:p w14:paraId="1317F894" w14:textId="42EC7CC5" w:rsidR="002911CA" w:rsidRPr="002911CA" w:rsidRDefault="002911CA" w:rsidP="002911CA">
      <w:pPr>
        <w:ind w:left="708"/>
      </w:pPr>
      <w:r w:rsidRPr="002911CA">
        <w:rPr>
          <w:i/>
          <w:iCs/>
        </w:rPr>
        <w:t>"Inferencia es un nombre elegante para decir ejecutar un modelo. La inferencia es lo que se hace cuando se tiene un modelo y nuevas entradas y se quiere obtener la salida, eso se llama inferencia."</w:t>
      </w:r>
    </w:p>
    <w:p w14:paraId="24F83FAE" w14:textId="77777777" w:rsidR="002911CA" w:rsidRPr="002911CA" w:rsidRDefault="002911CA" w:rsidP="002911CA">
      <w:pPr>
        <w:rPr>
          <w:b/>
          <w:bCs/>
        </w:rPr>
      </w:pPr>
      <w:r w:rsidRPr="002911CA">
        <w:rPr>
          <w:b/>
          <w:bCs/>
        </w:rPr>
        <w:t>En criollo</w:t>
      </w:r>
    </w:p>
    <w:p w14:paraId="783B9217" w14:textId="6D1FEEF5" w:rsidR="00221BB9" w:rsidRDefault="00AC5F36" w:rsidP="0029687C">
      <w:r w:rsidRPr="00AC5F36">
        <w:rPr>
          <w:noProof/>
        </w:rPr>
        <w:drawing>
          <wp:inline distT="0" distB="0" distL="0" distR="0" wp14:anchorId="7D1F25B6" wp14:editId="3DA97053">
            <wp:extent cx="3782483" cy="1192030"/>
            <wp:effectExtent l="19050" t="19050" r="27940" b="27305"/>
            <wp:docPr id="395221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21781" name=""/>
                    <pic:cNvPicPr/>
                  </pic:nvPicPr>
                  <pic:blipFill>
                    <a:blip r:embed="rId101"/>
                    <a:stretch>
                      <a:fillRect/>
                    </a:stretch>
                  </pic:blipFill>
                  <pic:spPr>
                    <a:xfrm>
                      <a:off x="0" y="0"/>
                      <a:ext cx="3793663" cy="1195553"/>
                    </a:xfrm>
                    <a:prstGeom prst="rect">
                      <a:avLst/>
                    </a:prstGeom>
                    <a:ln w="19050">
                      <a:solidFill>
                        <a:schemeClr val="tx1"/>
                      </a:solidFill>
                    </a:ln>
                  </pic:spPr>
                </pic:pic>
              </a:graphicData>
            </a:graphic>
          </wp:inline>
        </w:drawing>
      </w:r>
    </w:p>
    <w:p w14:paraId="589F57AF" w14:textId="77777777" w:rsidR="009D1739" w:rsidRDefault="009D1739" w:rsidP="0029687C"/>
    <w:p w14:paraId="665A2B79" w14:textId="77777777" w:rsidR="009D1739" w:rsidRDefault="009D1739" w:rsidP="0029687C"/>
    <w:p w14:paraId="465C9123" w14:textId="77777777" w:rsidR="009D1739" w:rsidRPr="009D1739" w:rsidRDefault="009D1739" w:rsidP="009D1739">
      <w:pPr>
        <w:rPr>
          <w:b/>
          <w:bCs/>
        </w:rPr>
      </w:pPr>
      <w:r w:rsidRPr="009D1739">
        <w:rPr>
          <w:b/>
          <w:bCs/>
        </w:rPr>
        <w:lastRenderedPageBreak/>
        <w:t>Dónde aplica en todo lo que veníamos armando</w:t>
      </w:r>
    </w:p>
    <w:p w14:paraId="6838B930" w14:textId="77777777" w:rsidR="009D1739" w:rsidRPr="009D1739" w:rsidRDefault="009D1739" w:rsidP="009D1739">
      <w:r w:rsidRPr="009D1739">
        <w:t xml:space="preserve">Cada vez que hiciste esto, estabas haciendo </w:t>
      </w:r>
      <w:r w:rsidRPr="009D1739">
        <w:rPr>
          <w:b/>
          <w:bCs/>
        </w:rPr>
        <w:t>inferencia</w:t>
      </w:r>
      <w:r w:rsidRPr="009D1739">
        <w:t>:</w:t>
      </w:r>
    </w:p>
    <w:p w14:paraId="63255F98" w14:textId="060B5E33" w:rsidR="009D1739" w:rsidRPr="009D1739" w:rsidRDefault="009D1739">
      <w:pPr>
        <w:pStyle w:val="Prrafodelista"/>
        <w:numPr>
          <w:ilvl w:val="0"/>
          <w:numId w:val="2"/>
        </w:numPr>
      </w:pPr>
      <w:proofErr w:type="spellStart"/>
      <w:r w:rsidRPr="009D1739">
        <w:rPr>
          <w:b/>
          <w:bCs/>
        </w:rPr>
        <w:t>ollama</w:t>
      </w:r>
      <w:proofErr w:type="spellEnd"/>
      <w:r w:rsidRPr="009D1739">
        <w:rPr>
          <w:b/>
          <w:bCs/>
        </w:rPr>
        <w:t xml:space="preserve"> run llama3.2</w:t>
      </w:r>
      <w:r w:rsidRPr="009D1739">
        <w:t xml:space="preserve"> → inferencia</w:t>
      </w:r>
    </w:p>
    <w:p w14:paraId="2BD13F68" w14:textId="7D2C5F69" w:rsidR="009D1739" w:rsidRPr="009D1739" w:rsidRDefault="009D1739">
      <w:pPr>
        <w:pStyle w:val="Prrafodelista"/>
        <w:numPr>
          <w:ilvl w:val="0"/>
          <w:numId w:val="2"/>
        </w:numPr>
      </w:pPr>
      <w:r w:rsidRPr="009D1739">
        <w:t xml:space="preserve">Llamar a </w:t>
      </w:r>
      <w:proofErr w:type="spellStart"/>
      <w:proofErr w:type="gramStart"/>
      <w:r w:rsidRPr="009D1739">
        <w:rPr>
          <w:b/>
          <w:bCs/>
        </w:rPr>
        <w:t>client.models</w:t>
      </w:r>
      <w:proofErr w:type="gramEnd"/>
      <w:r w:rsidRPr="009D1739">
        <w:rPr>
          <w:b/>
          <w:bCs/>
        </w:rPr>
        <w:t>.generate_content</w:t>
      </w:r>
      <w:proofErr w:type="spellEnd"/>
      <w:r w:rsidRPr="009D1739">
        <w:rPr>
          <w:b/>
          <w:bCs/>
        </w:rPr>
        <w:t>(...)</w:t>
      </w:r>
      <w:r w:rsidRPr="009D1739">
        <w:t xml:space="preserve"> con Gemini → inferencia</w:t>
      </w:r>
    </w:p>
    <w:p w14:paraId="129551A5" w14:textId="6E5F94EB" w:rsidR="009D1739" w:rsidRDefault="009D1739">
      <w:pPr>
        <w:pStyle w:val="Prrafodelista"/>
        <w:numPr>
          <w:ilvl w:val="0"/>
          <w:numId w:val="2"/>
        </w:numPr>
      </w:pPr>
      <w:r w:rsidRPr="009D1739">
        <w:t xml:space="preserve">Correr </w:t>
      </w:r>
      <w:proofErr w:type="spellStart"/>
      <w:r w:rsidRPr="009D1739">
        <w:t>MediaPipe</w:t>
      </w:r>
      <w:proofErr w:type="spellEnd"/>
      <w:r w:rsidRPr="009D1739">
        <w:t xml:space="preserve"> sobre un video → también es inferencia (aunque el modelo no genere texto, sigue siendo "usar un modelo ya entrenado con datos nuevos")</w:t>
      </w:r>
    </w:p>
    <w:p w14:paraId="395BB249" w14:textId="77777777" w:rsidR="000339C5" w:rsidRPr="000339C5" w:rsidRDefault="000339C5" w:rsidP="000339C5">
      <w:pPr>
        <w:rPr>
          <w:b/>
          <w:bCs/>
        </w:rPr>
      </w:pPr>
      <w:r w:rsidRPr="000339C5">
        <w:rPr>
          <w:b/>
          <w:bCs/>
        </w:rPr>
        <w:t>Por qué el término importa</w:t>
      </w:r>
    </w:p>
    <w:p w14:paraId="39909D70" w14:textId="77777777" w:rsidR="000339C5" w:rsidRDefault="000339C5" w:rsidP="000339C5">
      <w:r w:rsidRPr="000339C5">
        <w:t xml:space="preserve">Es la palabra que se usa en la industria para distinguir "usar el modelo" de "entrenar el modelo" — vas a verla constantemente en documentación técnica, precios de </w:t>
      </w:r>
      <w:proofErr w:type="spellStart"/>
      <w:r w:rsidRPr="000339C5">
        <w:t>APIs</w:t>
      </w:r>
      <w:proofErr w:type="spellEnd"/>
      <w:r w:rsidRPr="000339C5">
        <w:t xml:space="preserve"> ("costo por inferencia"), y hardware ("GPU optimizada para inferencia" vs "GPU para entrenamiento").</w:t>
      </w:r>
    </w:p>
    <w:p w14:paraId="2C9D31B4" w14:textId="0CEF0F8C" w:rsidR="00A56225" w:rsidRDefault="00765D5D" w:rsidP="000339C5">
      <w:r w:rsidRPr="00765D5D">
        <w:rPr>
          <w:noProof/>
        </w:rPr>
        <w:drawing>
          <wp:inline distT="0" distB="0" distL="0" distR="0" wp14:anchorId="4A342275" wp14:editId="6C0D7C61">
            <wp:extent cx="1784838" cy="442904"/>
            <wp:effectExtent l="38100" t="38100" r="44450" b="33655"/>
            <wp:docPr id="700920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20940" name=""/>
                    <pic:cNvPicPr/>
                  </pic:nvPicPr>
                  <pic:blipFill>
                    <a:blip r:embed="rId102"/>
                    <a:stretch>
                      <a:fillRect/>
                    </a:stretch>
                  </pic:blipFill>
                  <pic:spPr>
                    <a:xfrm>
                      <a:off x="0" y="0"/>
                      <a:ext cx="1788229" cy="443746"/>
                    </a:xfrm>
                    <a:prstGeom prst="rect">
                      <a:avLst/>
                    </a:prstGeom>
                    <a:ln w="28575">
                      <a:solidFill>
                        <a:schemeClr val="tx1"/>
                      </a:solidFill>
                    </a:ln>
                  </pic:spPr>
                </pic:pic>
              </a:graphicData>
            </a:graphic>
          </wp:inline>
        </w:drawing>
      </w:r>
    </w:p>
    <w:p w14:paraId="17E2C9A8" w14:textId="77777777" w:rsidR="00765D5D" w:rsidRPr="00765D5D" w:rsidRDefault="00765D5D" w:rsidP="00765D5D">
      <w:r w:rsidRPr="00765D5D">
        <w:t>No, son cosas distintas, aunque están relacionadas. Te separo bien los conceptos.</w:t>
      </w:r>
    </w:p>
    <w:p w14:paraId="1ECED70B" w14:textId="77777777" w:rsidR="00765D5D" w:rsidRPr="00765D5D" w:rsidRDefault="00765D5D" w:rsidP="00765D5D">
      <w:pPr>
        <w:rPr>
          <w:b/>
          <w:bCs/>
        </w:rPr>
      </w:pPr>
      <w:r w:rsidRPr="00765D5D">
        <w:rPr>
          <w:b/>
          <w:bCs/>
        </w:rPr>
        <w:t>La diferencia</w:t>
      </w:r>
    </w:p>
    <w:p w14:paraId="56BCC2A5" w14:textId="15164E9E" w:rsidR="00765D5D" w:rsidRDefault="00765D5D" w:rsidP="000339C5">
      <w:r w:rsidRPr="00765D5D">
        <w:rPr>
          <w:noProof/>
        </w:rPr>
        <w:drawing>
          <wp:inline distT="0" distB="0" distL="0" distR="0" wp14:anchorId="13D2B4A1" wp14:editId="0030B3E5">
            <wp:extent cx="3899253" cy="1191683"/>
            <wp:effectExtent l="19050" t="19050" r="25400" b="27940"/>
            <wp:docPr id="131031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1634" name=""/>
                    <pic:cNvPicPr/>
                  </pic:nvPicPr>
                  <pic:blipFill>
                    <a:blip r:embed="rId103"/>
                    <a:stretch>
                      <a:fillRect/>
                    </a:stretch>
                  </pic:blipFill>
                  <pic:spPr>
                    <a:xfrm>
                      <a:off x="0" y="0"/>
                      <a:ext cx="3931213" cy="1201450"/>
                    </a:xfrm>
                    <a:prstGeom prst="rect">
                      <a:avLst/>
                    </a:prstGeom>
                    <a:ln w="19050">
                      <a:solidFill>
                        <a:schemeClr val="tx1"/>
                      </a:solidFill>
                    </a:ln>
                  </pic:spPr>
                </pic:pic>
              </a:graphicData>
            </a:graphic>
          </wp:inline>
        </w:drawing>
      </w:r>
    </w:p>
    <w:p w14:paraId="713A1BF9" w14:textId="77777777" w:rsidR="00C51C33" w:rsidRPr="00C51C33" w:rsidRDefault="00C51C33" w:rsidP="00C51C33">
      <w:pPr>
        <w:rPr>
          <w:b/>
          <w:bCs/>
        </w:rPr>
      </w:pPr>
      <w:r w:rsidRPr="00C51C33">
        <w:rPr>
          <w:b/>
          <w:bCs/>
        </w:rPr>
        <w:t>Analogía simple</w:t>
      </w:r>
    </w:p>
    <w:p w14:paraId="45ADA2E0" w14:textId="77777777" w:rsidR="00C51C33" w:rsidRPr="00C51C33" w:rsidRDefault="00C51C33" w:rsidP="00C51C33">
      <w:proofErr w:type="spellStart"/>
      <w:r w:rsidRPr="00C51C33">
        <w:t>Pensalo</w:t>
      </w:r>
      <w:proofErr w:type="spellEnd"/>
      <w:r w:rsidRPr="00C51C33">
        <w:t xml:space="preserve"> como pedir comida:</w:t>
      </w:r>
    </w:p>
    <w:p w14:paraId="795CB62B" w14:textId="12FCF16C" w:rsidR="00C51C33" w:rsidRDefault="00C51C33" w:rsidP="000339C5">
      <w:r w:rsidRPr="00C51C33">
        <w:rPr>
          <w:noProof/>
        </w:rPr>
        <w:drawing>
          <wp:inline distT="0" distB="0" distL="0" distR="0" wp14:anchorId="0CC67722" wp14:editId="6F91E8E0">
            <wp:extent cx="3833283" cy="849001"/>
            <wp:effectExtent l="19050" t="19050" r="15240" b="27305"/>
            <wp:docPr id="760082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82743" name=""/>
                    <pic:cNvPicPr/>
                  </pic:nvPicPr>
                  <pic:blipFill>
                    <a:blip r:embed="rId104"/>
                    <a:stretch>
                      <a:fillRect/>
                    </a:stretch>
                  </pic:blipFill>
                  <pic:spPr>
                    <a:xfrm>
                      <a:off x="0" y="0"/>
                      <a:ext cx="3873607" cy="857932"/>
                    </a:xfrm>
                    <a:prstGeom prst="rect">
                      <a:avLst/>
                    </a:prstGeom>
                    <a:ln w="19050">
                      <a:solidFill>
                        <a:schemeClr val="tx1"/>
                      </a:solidFill>
                    </a:ln>
                  </pic:spPr>
                </pic:pic>
              </a:graphicData>
            </a:graphic>
          </wp:inline>
        </w:drawing>
      </w:r>
    </w:p>
    <w:p w14:paraId="1E21A164" w14:textId="77777777" w:rsidR="00123AB4" w:rsidRPr="00123AB4" w:rsidRDefault="00123AB4" w:rsidP="00123AB4">
      <w:r w:rsidRPr="00123AB4">
        <w:t xml:space="preserve">El </w:t>
      </w:r>
      <w:proofErr w:type="spellStart"/>
      <w:r w:rsidRPr="00123AB4">
        <w:rPr>
          <w:b/>
          <w:bCs/>
        </w:rPr>
        <w:t>prompt</w:t>
      </w:r>
      <w:proofErr w:type="spellEnd"/>
      <w:r w:rsidRPr="00123AB4">
        <w:t xml:space="preserve"> es solo lo que vos decís. La </w:t>
      </w:r>
      <w:r w:rsidRPr="00123AB4">
        <w:rPr>
          <w:b/>
          <w:bCs/>
        </w:rPr>
        <w:t>inferencia</w:t>
      </w:r>
      <w:r w:rsidRPr="00123AB4">
        <w:t xml:space="preserve"> es todo el proceso de "usar el modelo" — que incluye recibir tu </w:t>
      </w:r>
      <w:proofErr w:type="spellStart"/>
      <w:r w:rsidRPr="00123AB4">
        <w:t>prompt</w:t>
      </w:r>
      <w:proofErr w:type="spellEnd"/>
      <w:r w:rsidRPr="00123AB4">
        <w:t>, procesarlo, y devolver una respuesta.</w:t>
      </w:r>
    </w:p>
    <w:p w14:paraId="6C53B051" w14:textId="77777777" w:rsidR="00123AB4" w:rsidRPr="00123AB4" w:rsidRDefault="00123AB4" w:rsidP="00123AB4">
      <w:pPr>
        <w:rPr>
          <w:b/>
          <w:bCs/>
        </w:rPr>
      </w:pPr>
      <w:r w:rsidRPr="00123AB4">
        <w:rPr>
          <w:b/>
          <w:bCs/>
        </w:rPr>
        <w:t>Con código, para verlo bien claro</w:t>
      </w:r>
    </w:p>
    <w:p w14:paraId="60802DBF" w14:textId="759C5738" w:rsidR="00C51C33" w:rsidRDefault="00123AB4" w:rsidP="000339C5">
      <w:r w:rsidRPr="00123AB4">
        <w:rPr>
          <w:noProof/>
        </w:rPr>
        <w:drawing>
          <wp:inline distT="0" distB="0" distL="0" distR="0" wp14:anchorId="09CB0279" wp14:editId="2CBC825E">
            <wp:extent cx="4665133" cy="1378574"/>
            <wp:effectExtent l="19050" t="19050" r="21590" b="12700"/>
            <wp:docPr id="1811125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25901" name=""/>
                    <pic:cNvPicPr/>
                  </pic:nvPicPr>
                  <pic:blipFill>
                    <a:blip r:embed="rId105"/>
                    <a:stretch>
                      <a:fillRect/>
                    </a:stretch>
                  </pic:blipFill>
                  <pic:spPr>
                    <a:xfrm>
                      <a:off x="0" y="0"/>
                      <a:ext cx="4692603" cy="1386692"/>
                    </a:xfrm>
                    <a:prstGeom prst="rect">
                      <a:avLst/>
                    </a:prstGeom>
                    <a:ln w="19050">
                      <a:solidFill>
                        <a:schemeClr val="tx1"/>
                      </a:solidFill>
                    </a:ln>
                  </pic:spPr>
                </pic:pic>
              </a:graphicData>
            </a:graphic>
          </wp:inline>
        </w:drawing>
      </w:r>
    </w:p>
    <w:p w14:paraId="0A75F3A1" w14:textId="77777777" w:rsidR="00720157" w:rsidRDefault="00720157" w:rsidP="000339C5"/>
    <w:p w14:paraId="0A1604C1" w14:textId="51BDA10D" w:rsidR="00720157" w:rsidRDefault="00720157" w:rsidP="000339C5">
      <w:pPr>
        <w:rPr>
          <w:b/>
          <w:bCs/>
        </w:rPr>
      </w:pPr>
      <w:r>
        <w:rPr>
          <w:b/>
          <w:bCs/>
        </w:rPr>
        <w:lastRenderedPageBreak/>
        <w:t>Resumen</w:t>
      </w:r>
    </w:p>
    <w:p w14:paraId="0095131C" w14:textId="20B222FD" w:rsidR="006D5316" w:rsidRPr="006D5316" w:rsidRDefault="006D5316">
      <w:pPr>
        <w:pStyle w:val="Prrafodelista"/>
        <w:numPr>
          <w:ilvl w:val="0"/>
          <w:numId w:val="2"/>
        </w:numPr>
      </w:pPr>
      <w:proofErr w:type="spellStart"/>
      <w:r w:rsidRPr="006D5316">
        <w:rPr>
          <w:b/>
          <w:bCs/>
        </w:rPr>
        <w:t>Prompt</w:t>
      </w:r>
      <w:proofErr w:type="spellEnd"/>
      <w:r w:rsidRPr="006D5316">
        <w:rPr>
          <w:b/>
          <w:bCs/>
        </w:rPr>
        <w:t xml:space="preserve"> =</w:t>
      </w:r>
      <w:r w:rsidRPr="006D5316">
        <w:t xml:space="preserve"> el texto de entrada, lo que escribís</w:t>
      </w:r>
    </w:p>
    <w:p w14:paraId="720AD9C2" w14:textId="71381F0B" w:rsidR="006D5316" w:rsidRDefault="006D5316">
      <w:pPr>
        <w:pStyle w:val="Prrafodelista"/>
        <w:numPr>
          <w:ilvl w:val="0"/>
          <w:numId w:val="2"/>
        </w:numPr>
      </w:pPr>
      <w:r w:rsidRPr="006D5316">
        <w:rPr>
          <w:b/>
          <w:bCs/>
        </w:rPr>
        <w:t>Inferencia =</w:t>
      </w:r>
      <w:r w:rsidRPr="006D5316">
        <w:t xml:space="preserve"> el acto de ejecutar el modelo (con ese </w:t>
      </w:r>
      <w:proofErr w:type="spellStart"/>
      <w:r w:rsidRPr="006D5316">
        <w:t>prompt</w:t>
      </w:r>
      <w:proofErr w:type="spellEnd"/>
      <w:r w:rsidRPr="006D5316">
        <w:t xml:space="preserve">, o con cualquier otra entrada — una imagen para </w:t>
      </w:r>
      <w:proofErr w:type="spellStart"/>
      <w:r w:rsidRPr="006D5316">
        <w:t>MediaPipe</w:t>
      </w:r>
      <w:proofErr w:type="spellEnd"/>
      <w:r w:rsidRPr="006D5316">
        <w:t>, por ejemplo)</w:t>
      </w:r>
    </w:p>
    <w:p w14:paraId="1B5DD25D" w14:textId="77777777" w:rsidR="006D5316" w:rsidRPr="006D5316" w:rsidRDefault="006D5316" w:rsidP="006D5316">
      <w:pPr>
        <w:pStyle w:val="NormalWeb"/>
        <w:rPr>
          <w:rFonts w:ascii="Arial" w:hAnsi="Arial" w:cs="Arial"/>
          <w:sz w:val="22"/>
          <w:szCs w:val="22"/>
        </w:rPr>
      </w:pPr>
      <w:r w:rsidRPr="006D5316">
        <w:rPr>
          <w:rFonts w:ascii="Arial" w:hAnsi="Arial" w:cs="Arial"/>
          <w:sz w:val="22"/>
          <w:szCs w:val="22"/>
        </w:rPr>
        <w:t xml:space="preserve">Un </w:t>
      </w:r>
      <w:proofErr w:type="spellStart"/>
      <w:r w:rsidRPr="006D5316">
        <w:rPr>
          <w:rFonts w:ascii="Arial" w:hAnsi="Arial" w:cs="Arial"/>
          <w:sz w:val="22"/>
          <w:szCs w:val="22"/>
        </w:rPr>
        <w:t>prompt</w:t>
      </w:r>
      <w:proofErr w:type="spellEnd"/>
      <w:r w:rsidRPr="006D5316">
        <w:rPr>
          <w:rFonts w:ascii="Arial" w:hAnsi="Arial" w:cs="Arial"/>
          <w:sz w:val="22"/>
          <w:szCs w:val="22"/>
        </w:rPr>
        <w:t xml:space="preserve"> siempre es parte de una inferencia (cuando </w:t>
      </w:r>
      <w:proofErr w:type="spellStart"/>
      <w:r w:rsidRPr="006D5316">
        <w:rPr>
          <w:rFonts w:ascii="Arial" w:hAnsi="Arial" w:cs="Arial"/>
          <w:sz w:val="22"/>
          <w:szCs w:val="22"/>
        </w:rPr>
        <w:t>trabajás</w:t>
      </w:r>
      <w:proofErr w:type="spellEnd"/>
      <w:r w:rsidRPr="006D5316">
        <w:rPr>
          <w:rFonts w:ascii="Arial" w:hAnsi="Arial" w:cs="Arial"/>
          <w:sz w:val="22"/>
          <w:szCs w:val="22"/>
        </w:rPr>
        <w:t xml:space="preserve"> con </w:t>
      </w:r>
      <w:proofErr w:type="spellStart"/>
      <w:r w:rsidRPr="006D5316">
        <w:rPr>
          <w:rFonts w:ascii="Arial" w:hAnsi="Arial" w:cs="Arial"/>
          <w:sz w:val="22"/>
          <w:szCs w:val="22"/>
        </w:rPr>
        <w:t>LLMs</w:t>
      </w:r>
      <w:proofErr w:type="spellEnd"/>
      <w:r w:rsidRPr="006D5316">
        <w:rPr>
          <w:rFonts w:ascii="Arial" w:hAnsi="Arial" w:cs="Arial"/>
          <w:sz w:val="22"/>
          <w:szCs w:val="22"/>
        </w:rPr>
        <w:t xml:space="preserve">), pero inferencia es un concepto más amplio que aplica a </w:t>
      </w:r>
      <w:r w:rsidRPr="006D5316">
        <w:rPr>
          <w:rStyle w:val="Fuerte"/>
          <w:rFonts w:ascii="Arial" w:hAnsi="Arial" w:cs="Arial"/>
          <w:sz w:val="22"/>
          <w:szCs w:val="22"/>
        </w:rPr>
        <w:t>cualquier modelo</w:t>
      </w:r>
      <w:r w:rsidRPr="006D5316">
        <w:rPr>
          <w:rFonts w:ascii="Arial" w:hAnsi="Arial" w:cs="Arial"/>
          <w:sz w:val="22"/>
          <w:szCs w:val="22"/>
        </w:rPr>
        <w:t xml:space="preserve">, no solo a los que reciben texto — por eso </w:t>
      </w:r>
      <w:proofErr w:type="spellStart"/>
      <w:r w:rsidRPr="006D5316">
        <w:rPr>
          <w:rFonts w:ascii="Arial" w:hAnsi="Arial" w:cs="Arial"/>
          <w:sz w:val="22"/>
          <w:szCs w:val="22"/>
        </w:rPr>
        <w:t>MediaPipe</w:t>
      </w:r>
      <w:proofErr w:type="spellEnd"/>
      <w:r w:rsidRPr="006D5316">
        <w:rPr>
          <w:rFonts w:ascii="Arial" w:hAnsi="Arial" w:cs="Arial"/>
          <w:sz w:val="22"/>
          <w:szCs w:val="22"/>
        </w:rPr>
        <w:t xml:space="preserve"> también "hace inferencia" sobre una imagen, aunque ahí no exista ningún "</w:t>
      </w:r>
      <w:proofErr w:type="spellStart"/>
      <w:r w:rsidRPr="006D5316">
        <w:rPr>
          <w:rFonts w:ascii="Arial" w:hAnsi="Arial" w:cs="Arial"/>
          <w:sz w:val="22"/>
          <w:szCs w:val="22"/>
        </w:rPr>
        <w:t>prompt</w:t>
      </w:r>
      <w:proofErr w:type="spellEnd"/>
      <w:r w:rsidRPr="006D5316">
        <w:rPr>
          <w:rFonts w:ascii="Arial" w:hAnsi="Arial" w:cs="Arial"/>
          <w:sz w:val="22"/>
          <w:szCs w:val="22"/>
        </w:rPr>
        <w:t>".</w:t>
      </w:r>
    </w:p>
    <w:p w14:paraId="34CCCC54" w14:textId="77777777" w:rsidR="006D5316" w:rsidRPr="006D5316" w:rsidRDefault="006D5316" w:rsidP="006D5316"/>
    <w:p w14:paraId="712B8CB8" w14:textId="2BEB9272" w:rsidR="00720157" w:rsidRPr="006D5316" w:rsidRDefault="00720157" w:rsidP="006D5316">
      <w:pPr>
        <w:rPr>
          <w:b/>
          <w:bCs/>
        </w:rPr>
      </w:pPr>
    </w:p>
    <w:p w14:paraId="5922D210" w14:textId="77777777" w:rsidR="000339C5" w:rsidRDefault="000339C5" w:rsidP="0029687C"/>
    <w:p w14:paraId="5AD82A99" w14:textId="77777777" w:rsidR="00D6062B" w:rsidRPr="00337676" w:rsidRDefault="00D6062B" w:rsidP="0029687C"/>
    <w:p w14:paraId="36667359" w14:textId="77777777" w:rsidR="00A36547" w:rsidRDefault="00A36547" w:rsidP="00BC04BD">
      <w:pPr>
        <w:jc w:val="right"/>
        <w:rPr>
          <w:rFonts w:cs="Arial"/>
          <w:szCs w:val="22"/>
        </w:rPr>
      </w:pPr>
    </w:p>
    <w:p w14:paraId="053E0236" w14:textId="77777777" w:rsidR="0000403A" w:rsidRDefault="0000403A" w:rsidP="00BC04BD">
      <w:pPr>
        <w:jc w:val="right"/>
        <w:rPr>
          <w:rFonts w:cs="Arial"/>
          <w:szCs w:val="22"/>
        </w:rPr>
      </w:pPr>
    </w:p>
    <w:p w14:paraId="6D8D3CFF" w14:textId="5E69F906" w:rsidR="0000403A" w:rsidRDefault="0000403A">
      <w:pPr>
        <w:rPr>
          <w:rFonts w:cs="Arial"/>
          <w:szCs w:val="22"/>
        </w:rPr>
      </w:pPr>
      <w:r>
        <w:rPr>
          <w:rFonts w:cs="Arial"/>
          <w:szCs w:val="22"/>
        </w:rPr>
        <w:br w:type="page"/>
      </w:r>
    </w:p>
    <w:p w14:paraId="1E8A5302" w14:textId="6B4DDB9D" w:rsidR="0000403A" w:rsidRDefault="0000403A">
      <w:pPr>
        <w:pStyle w:val="Ttulo2"/>
        <w:numPr>
          <w:ilvl w:val="1"/>
          <w:numId w:val="10"/>
        </w:numPr>
        <w:rPr>
          <w:rFonts w:ascii="Arial" w:hAnsi="Arial" w:cs="Arial"/>
          <w:b/>
          <w:bCs/>
          <w:sz w:val="24"/>
          <w:szCs w:val="24"/>
          <w:highlight w:val="yellow"/>
        </w:rPr>
      </w:pPr>
      <w:bookmarkStart w:id="37" w:name="_Toc243791126"/>
      <w:r>
        <w:rPr>
          <w:rFonts w:ascii="Arial" w:hAnsi="Arial" w:cs="Arial"/>
          <w:b/>
          <w:bCs/>
          <w:sz w:val="24"/>
          <w:szCs w:val="24"/>
          <w:highlight w:val="yellow"/>
        </w:rPr>
        <w:lastRenderedPageBreak/>
        <w:t>DIA 3</w:t>
      </w:r>
      <w:r w:rsidR="005844F1">
        <w:rPr>
          <w:rFonts w:ascii="Arial" w:hAnsi="Arial" w:cs="Arial"/>
          <w:b/>
          <w:bCs/>
          <w:sz w:val="24"/>
          <w:szCs w:val="24"/>
          <w:highlight w:val="yellow"/>
        </w:rPr>
        <w:t>-1</w:t>
      </w:r>
      <w:r>
        <w:rPr>
          <w:rFonts w:ascii="Arial" w:hAnsi="Arial" w:cs="Arial"/>
          <w:b/>
          <w:bCs/>
          <w:sz w:val="24"/>
          <w:szCs w:val="24"/>
          <w:highlight w:val="yellow"/>
        </w:rPr>
        <w:t xml:space="preserve">: </w:t>
      </w:r>
      <w:r w:rsidR="00581AC5">
        <w:rPr>
          <w:rFonts w:ascii="Arial" w:hAnsi="Arial" w:cs="Arial"/>
          <w:b/>
          <w:bCs/>
          <w:sz w:val="24"/>
          <w:szCs w:val="24"/>
          <w:highlight w:val="yellow"/>
        </w:rPr>
        <w:t>Los 3 “sabores” de LLM – BASE, Chat/</w:t>
      </w:r>
      <w:proofErr w:type="spellStart"/>
      <w:r w:rsidR="00581AC5">
        <w:rPr>
          <w:rFonts w:ascii="Arial" w:hAnsi="Arial" w:cs="Arial"/>
          <w:b/>
          <w:bCs/>
          <w:sz w:val="24"/>
          <w:szCs w:val="24"/>
          <w:highlight w:val="yellow"/>
        </w:rPr>
        <w:t>Instruct</w:t>
      </w:r>
      <w:proofErr w:type="spellEnd"/>
      <w:r w:rsidR="00581AC5">
        <w:rPr>
          <w:rFonts w:ascii="Arial" w:hAnsi="Arial" w:cs="Arial"/>
          <w:b/>
          <w:bCs/>
          <w:sz w:val="24"/>
          <w:szCs w:val="24"/>
          <w:highlight w:val="yellow"/>
        </w:rPr>
        <w:t xml:space="preserve"> y Razonamiento</w:t>
      </w:r>
      <w:bookmarkEnd w:id="37"/>
    </w:p>
    <w:p w14:paraId="7CF34E48" w14:textId="3E05D605" w:rsidR="00907C0D" w:rsidRPr="00907C0D" w:rsidRDefault="00907C0D" w:rsidP="00907C0D">
      <w:pPr>
        <w:rPr>
          <w:highlight w:val="yellow"/>
        </w:rPr>
      </w:pPr>
      <w:r w:rsidRPr="00907C0D">
        <w:rPr>
          <w:noProof/>
        </w:rPr>
        <w:drawing>
          <wp:inline distT="0" distB="0" distL="0" distR="0" wp14:anchorId="00F057A9" wp14:editId="4F05F68C">
            <wp:extent cx="4343400" cy="2608051"/>
            <wp:effectExtent l="0" t="0" r="0" b="1905"/>
            <wp:docPr id="1912577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77266" name=""/>
                    <pic:cNvPicPr/>
                  </pic:nvPicPr>
                  <pic:blipFill>
                    <a:blip r:embed="rId106"/>
                    <a:stretch>
                      <a:fillRect/>
                    </a:stretch>
                  </pic:blipFill>
                  <pic:spPr>
                    <a:xfrm>
                      <a:off x="0" y="0"/>
                      <a:ext cx="4349797" cy="2611892"/>
                    </a:xfrm>
                    <a:prstGeom prst="rect">
                      <a:avLst/>
                    </a:prstGeom>
                  </pic:spPr>
                </pic:pic>
              </a:graphicData>
            </a:graphic>
          </wp:inline>
        </w:drawing>
      </w:r>
    </w:p>
    <w:p w14:paraId="69E0F85A" w14:textId="77777777" w:rsidR="00D5060A" w:rsidRDefault="00D5060A" w:rsidP="00D5060A">
      <w:pPr>
        <w:pStyle w:val="NormalWeb"/>
      </w:pPr>
      <w:r>
        <w:rPr>
          <w:rStyle w:val="nfasis"/>
        </w:rPr>
        <w:t xml:space="preserve">Apuntes de clase — Curso de LLM </w:t>
      </w:r>
      <w:proofErr w:type="spellStart"/>
      <w:r>
        <w:rPr>
          <w:rStyle w:val="nfasis"/>
        </w:rPr>
        <w:t>Engineering</w:t>
      </w:r>
      <w:proofErr w:type="spellEnd"/>
      <w:r>
        <w:t xml:space="preserve"> </w:t>
      </w:r>
      <w:r>
        <w:rPr>
          <w:rStyle w:val="nfasis"/>
        </w:rPr>
        <w:t>El dato técnico central de este documento (</w:t>
      </w:r>
      <w:proofErr w:type="spellStart"/>
      <w:r>
        <w:rPr>
          <w:rStyle w:val="nfasis"/>
        </w:rPr>
        <w:t>paper</w:t>
      </w:r>
      <w:proofErr w:type="spellEnd"/>
      <w:r>
        <w:rPr>
          <w:rStyle w:val="nfasis"/>
        </w:rPr>
        <w:t xml:space="preserve"> S1 y "</w:t>
      </w:r>
      <w:proofErr w:type="spellStart"/>
      <w:r>
        <w:rPr>
          <w:rStyle w:val="nfasis"/>
        </w:rPr>
        <w:t>budget</w:t>
      </w:r>
      <w:proofErr w:type="spellEnd"/>
      <w:r>
        <w:rPr>
          <w:rStyle w:val="nfasis"/>
        </w:rPr>
        <w:t xml:space="preserve"> </w:t>
      </w:r>
      <w:proofErr w:type="spellStart"/>
      <w:r>
        <w:rPr>
          <w:rStyle w:val="nfasis"/>
        </w:rPr>
        <w:t>forcing</w:t>
      </w:r>
      <w:proofErr w:type="spellEnd"/>
      <w:r>
        <w:rPr>
          <w:rStyle w:val="nfasis"/>
        </w:rPr>
        <w:t xml:space="preserve">") fue verificado contra el </w:t>
      </w:r>
      <w:proofErr w:type="spellStart"/>
      <w:proofErr w:type="gramStart"/>
      <w:r>
        <w:rPr>
          <w:rStyle w:val="nfasis"/>
        </w:rPr>
        <w:t>paper</w:t>
      </w:r>
      <w:proofErr w:type="spellEnd"/>
      <w:proofErr w:type="gramEnd"/>
      <w:r>
        <w:rPr>
          <w:rStyle w:val="nfasis"/>
        </w:rPr>
        <w:t xml:space="preserve"> académico original — ver fuente al final.</w:t>
      </w:r>
    </w:p>
    <w:p w14:paraId="4294B6BF" w14:textId="77777777" w:rsidR="001B5E31" w:rsidRPr="001B5E31" w:rsidRDefault="001B5E31" w:rsidP="001B5E31">
      <w:pPr>
        <w:rPr>
          <w:b/>
          <w:bCs/>
          <w:sz w:val="24"/>
          <w:szCs w:val="28"/>
        </w:rPr>
      </w:pPr>
      <w:r w:rsidRPr="00907C0D">
        <w:rPr>
          <w:b/>
          <w:bCs/>
          <w:sz w:val="24"/>
          <w:szCs w:val="28"/>
          <w:highlight w:val="yellow"/>
        </w:rPr>
        <w:t>Contexto: día sin laboratorio</w:t>
      </w:r>
    </w:p>
    <w:p w14:paraId="566379B8" w14:textId="591603DC" w:rsidR="001B5E31" w:rsidRPr="00907C0D" w:rsidRDefault="00AC25AA" w:rsidP="00581AC5">
      <w:r w:rsidRPr="00AC25AA">
        <w:t xml:space="preserve">El profesor aclara al arrancar que el Día 3 es uno de los pocos sin ejercicio práctico de código — es una sesión puramente teórica, dedicada a entender la clasificación de modelos antes de </w:t>
      </w:r>
      <w:r w:rsidRPr="00AC25AA">
        <w:rPr>
          <w:b/>
          <w:bCs/>
        </w:rPr>
        <w:t>comparar modelos de frontera más a fondo.</w:t>
      </w:r>
    </w:p>
    <w:p w14:paraId="5BFFD149" w14:textId="79DAB520" w:rsidR="00581AC5" w:rsidRPr="00AF5E0B" w:rsidRDefault="00AF5E0B" w:rsidP="00581AC5">
      <w:pPr>
        <w:rPr>
          <w:b/>
          <w:bCs/>
          <w:sz w:val="24"/>
          <w:szCs w:val="28"/>
        </w:rPr>
      </w:pPr>
      <w:r w:rsidRPr="00AF5E0B">
        <w:rPr>
          <w:b/>
          <w:bCs/>
          <w:sz w:val="24"/>
          <w:szCs w:val="28"/>
        </w:rPr>
        <w:t xml:space="preserve">Las 3 categorías de modelos, según para que </w:t>
      </w:r>
      <w:proofErr w:type="gramStart"/>
      <w:r w:rsidRPr="00AF5E0B">
        <w:rPr>
          <w:b/>
          <w:bCs/>
          <w:sz w:val="24"/>
          <w:szCs w:val="28"/>
        </w:rPr>
        <w:t>fueron</w:t>
      </w:r>
      <w:proofErr w:type="gramEnd"/>
      <w:r w:rsidRPr="00AF5E0B">
        <w:rPr>
          <w:b/>
          <w:bCs/>
          <w:sz w:val="24"/>
          <w:szCs w:val="28"/>
        </w:rPr>
        <w:t xml:space="preserve"> entrenados</w:t>
      </w:r>
    </w:p>
    <w:tbl>
      <w:tblPr>
        <w:tblStyle w:val="Tabladelista4-nfasis4"/>
        <w:tblW w:w="0" w:type="auto"/>
        <w:tblLook w:val="04A0" w:firstRow="1" w:lastRow="0" w:firstColumn="1" w:lastColumn="0" w:noHBand="0" w:noVBand="1"/>
      </w:tblPr>
      <w:tblGrid>
        <w:gridCol w:w="3596"/>
        <w:gridCol w:w="3597"/>
        <w:gridCol w:w="3597"/>
      </w:tblGrid>
      <w:tr w:rsidR="00AF5E0B" w14:paraId="28221AA5" w14:textId="77777777" w:rsidTr="000201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4FD8F26" w14:textId="35674A2A" w:rsidR="00AF5E0B" w:rsidRPr="00AF5E0B" w:rsidRDefault="00AF5E0B" w:rsidP="00581AC5">
            <w:pPr>
              <w:rPr>
                <w:b w:val="0"/>
                <w:bCs w:val="0"/>
              </w:rPr>
            </w:pPr>
            <w:r w:rsidRPr="00AF5E0B">
              <w:rPr>
                <w:b w:val="0"/>
                <w:bCs w:val="0"/>
              </w:rPr>
              <w:t>Tipo</w:t>
            </w:r>
          </w:p>
        </w:tc>
        <w:tc>
          <w:tcPr>
            <w:tcW w:w="3597" w:type="dxa"/>
          </w:tcPr>
          <w:p w14:paraId="3E6988AF" w14:textId="3020A8AE" w:rsidR="00AF5E0B" w:rsidRPr="00AF5E0B" w:rsidRDefault="00AF5E0B" w:rsidP="00581AC5">
            <w:pPr>
              <w:cnfStyle w:val="100000000000" w:firstRow="1" w:lastRow="0" w:firstColumn="0" w:lastColumn="0" w:oddVBand="0" w:evenVBand="0" w:oddHBand="0" w:evenHBand="0" w:firstRowFirstColumn="0" w:firstRowLastColumn="0" w:lastRowFirstColumn="0" w:lastRowLastColumn="0"/>
              <w:rPr>
                <w:b w:val="0"/>
                <w:bCs w:val="0"/>
              </w:rPr>
            </w:pPr>
            <w:r w:rsidRPr="00AF5E0B">
              <w:rPr>
                <w:b w:val="0"/>
                <w:bCs w:val="0"/>
              </w:rPr>
              <w:t>Que hace</w:t>
            </w:r>
          </w:p>
        </w:tc>
        <w:tc>
          <w:tcPr>
            <w:tcW w:w="3597" w:type="dxa"/>
          </w:tcPr>
          <w:p w14:paraId="71AD805B" w14:textId="7FC9B470" w:rsidR="00AF5E0B" w:rsidRDefault="00AF5E0B" w:rsidP="00581AC5">
            <w:pPr>
              <w:cnfStyle w:val="100000000000" w:firstRow="1" w:lastRow="0" w:firstColumn="0" w:lastColumn="0" w:oddVBand="0" w:evenVBand="0" w:oddHBand="0" w:evenHBand="0" w:firstRowFirstColumn="0" w:firstRowLastColumn="0" w:lastRowFirstColumn="0" w:lastRowLastColumn="0"/>
              <w:rPr>
                <w:b w:val="0"/>
                <w:bCs w:val="0"/>
                <w:highlight w:val="yellow"/>
              </w:rPr>
            </w:pPr>
            <w:r w:rsidRPr="0002019B">
              <w:rPr>
                <w:b w:val="0"/>
                <w:bCs w:val="0"/>
              </w:rPr>
              <w:t xml:space="preserve">Mejor para </w:t>
            </w:r>
          </w:p>
        </w:tc>
      </w:tr>
      <w:tr w:rsidR="00AF5E0B" w14:paraId="78024DF6" w14:textId="77777777" w:rsidTr="00020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F6501E2" w14:textId="082BB015" w:rsidR="00AF5E0B" w:rsidRPr="0002019B" w:rsidRDefault="00AF5E0B" w:rsidP="00581AC5">
            <w:r w:rsidRPr="0002019B">
              <w:t>Base</w:t>
            </w:r>
          </w:p>
        </w:tc>
        <w:tc>
          <w:tcPr>
            <w:tcW w:w="3597" w:type="dxa"/>
          </w:tcPr>
          <w:p w14:paraId="2106220E" w14:textId="61EF5854" w:rsidR="00AF5E0B" w:rsidRPr="0002019B" w:rsidRDefault="0002019B" w:rsidP="00581AC5">
            <w:pPr>
              <w:cnfStyle w:val="000000100000" w:firstRow="0" w:lastRow="0" w:firstColumn="0" w:lastColumn="0" w:oddVBand="0" w:evenVBand="0" w:oddHBand="1" w:evenHBand="0" w:firstRowFirstColumn="0" w:firstRowLastColumn="0" w:lastRowFirstColumn="0" w:lastRowLastColumn="0"/>
            </w:pPr>
            <w:r>
              <w:t xml:space="preserve">Solo predice la palabra/token </w:t>
            </w:r>
            <w:proofErr w:type="spellStart"/>
            <w:r>
              <w:t>mas</w:t>
            </w:r>
            <w:proofErr w:type="spellEnd"/>
            <w:r>
              <w:t xml:space="preserve"> probable que sigue a una secuencia – no “chatea”, no responde preguntas directamente</w:t>
            </w:r>
          </w:p>
        </w:tc>
        <w:tc>
          <w:tcPr>
            <w:tcW w:w="3597" w:type="dxa"/>
          </w:tcPr>
          <w:p w14:paraId="03553C98" w14:textId="36C5D2EE" w:rsidR="00AF5E0B" w:rsidRPr="0002019B" w:rsidRDefault="0002019B" w:rsidP="00581AC5">
            <w:pPr>
              <w:cnfStyle w:val="000000100000" w:firstRow="0" w:lastRow="0" w:firstColumn="0" w:lastColumn="0" w:oddVBand="0" w:evenVBand="0" w:oddHBand="1" w:evenHBand="0" w:firstRowFirstColumn="0" w:firstRowLastColumn="0" w:lastRowFirstColumn="0" w:lastRowLastColumn="0"/>
              <w:rPr>
                <w:b/>
                <w:bCs/>
              </w:rPr>
            </w:pPr>
            <w:r w:rsidRPr="0002019B">
              <w:rPr>
                <w:b/>
                <w:bCs/>
              </w:rPr>
              <w:t>Fine-</w:t>
            </w:r>
            <w:proofErr w:type="spellStart"/>
            <w:r w:rsidRPr="0002019B">
              <w:rPr>
                <w:b/>
                <w:bCs/>
              </w:rPr>
              <w:t>tuning</w:t>
            </w:r>
            <w:proofErr w:type="spellEnd"/>
            <w:r w:rsidRPr="0002019B">
              <w:rPr>
                <w:b/>
                <w:bCs/>
              </w:rPr>
              <w:t xml:space="preserve"> para enseñarle una habilidad nueva desde cero</w:t>
            </w:r>
          </w:p>
        </w:tc>
      </w:tr>
      <w:tr w:rsidR="00AF5E0B" w14:paraId="25443B3F" w14:textId="77777777" w:rsidTr="0002019B">
        <w:tc>
          <w:tcPr>
            <w:cnfStyle w:val="001000000000" w:firstRow="0" w:lastRow="0" w:firstColumn="1" w:lastColumn="0" w:oddVBand="0" w:evenVBand="0" w:oddHBand="0" w:evenHBand="0" w:firstRowFirstColumn="0" w:firstRowLastColumn="0" w:lastRowFirstColumn="0" w:lastRowLastColumn="0"/>
            <w:tcW w:w="3596" w:type="dxa"/>
          </w:tcPr>
          <w:p w14:paraId="0B75BFCC" w14:textId="37173A4B" w:rsidR="00AF5E0B" w:rsidRPr="0002019B" w:rsidRDefault="0002019B" w:rsidP="00581AC5">
            <w:r>
              <w:t xml:space="preserve">Chat / </w:t>
            </w:r>
            <w:proofErr w:type="spellStart"/>
            <w:r>
              <w:t>Instruct</w:t>
            </w:r>
            <w:proofErr w:type="spellEnd"/>
          </w:p>
        </w:tc>
        <w:tc>
          <w:tcPr>
            <w:tcW w:w="3597" w:type="dxa"/>
          </w:tcPr>
          <w:p w14:paraId="3F4BAF08" w14:textId="5125053A" w:rsidR="00AF5E0B" w:rsidRPr="0002019B" w:rsidRDefault="0002019B" w:rsidP="00581AC5">
            <w:pPr>
              <w:cnfStyle w:val="000000000000" w:firstRow="0" w:lastRow="0" w:firstColumn="0" w:lastColumn="0" w:oddVBand="0" w:evenVBand="0" w:oddHBand="0" w:evenHBand="0" w:firstRowFirstColumn="0" w:firstRowLastColumn="0" w:lastRowFirstColumn="0" w:lastRowLastColumn="0"/>
            </w:pPr>
            <w:r>
              <w:t>Entrenado con ejemplos de conversación (</w:t>
            </w:r>
            <w:proofErr w:type="spellStart"/>
            <w:r>
              <w:t>system</w:t>
            </w:r>
            <w:proofErr w:type="spellEnd"/>
            <w:r>
              <w:t xml:space="preserve"> </w:t>
            </w:r>
            <w:proofErr w:type="spellStart"/>
            <w:r>
              <w:t>prompt</w:t>
            </w:r>
            <w:proofErr w:type="spellEnd"/>
            <w:r>
              <w:t xml:space="preserve"> + </w:t>
            </w:r>
            <w:proofErr w:type="spellStart"/>
            <w:r>
              <w:t>user</w:t>
            </w:r>
            <w:proofErr w:type="spellEnd"/>
            <w:r>
              <w:t xml:space="preserve"> </w:t>
            </w:r>
            <w:proofErr w:type="spellStart"/>
            <w:r>
              <w:t>prompt</w:t>
            </w:r>
            <w:proofErr w:type="spellEnd"/>
            <w:r>
              <w:t xml:space="preserve"> + respuesta) para seguir instrucciones</w:t>
            </w:r>
          </w:p>
        </w:tc>
        <w:tc>
          <w:tcPr>
            <w:tcW w:w="3597" w:type="dxa"/>
          </w:tcPr>
          <w:p w14:paraId="5586890A" w14:textId="6B160B83" w:rsidR="00AF5E0B" w:rsidRPr="0002019B" w:rsidRDefault="0002019B" w:rsidP="00581AC5">
            <w:pPr>
              <w:cnfStyle w:val="000000000000" w:firstRow="0" w:lastRow="0" w:firstColumn="0" w:lastColumn="0" w:oddVBand="0" w:evenVBand="0" w:oddHBand="0" w:evenHBand="0" w:firstRowFirstColumn="0" w:firstRowLastColumn="0" w:lastRowFirstColumn="0" w:lastRowLastColumn="0"/>
              <w:rPr>
                <w:b/>
                <w:bCs/>
              </w:rPr>
            </w:pPr>
            <w:r w:rsidRPr="0002019B">
              <w:rPr>
                <w:b/>
                <w:bCs/>
              </w:rPr>
              <w:t>Casos de uso interactivos y generación de contenido creativo</w:t>
            </w:r>
          </w:p>
        </w:tc>
      </w:tr>
      <w:tr w:rsidR="00AF5E0B" w14:paraId="4A16EC2D" w14:textId="77777777" w:rsidTr="00020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5A1A7F8" w14:textId="2F5B28D0" w:rsidR="00AF5E0B" w:rsidRPr="000A3695" w:rsidRDefault="000A3695" w:rsidP="00581AC5">
            <w:proofErr w:type="spellStart"/>
            <w:r w:rsidRPr="000A3695">
              <w:t>Reasoning</w:t>
            </w:r>
            <w:proofErr w:type="spellEnd"/>
            <w:r w:rsidRPr="000A3695">
              <w:t xml:space="preserve"> / </w:t>
            </w:r>
            <w:proofErr w:type="spellStart"/>
            <w:r w:rsidRPr="000A3695">
              <w:t>Thinking</w:t>
            </w:r>
            <w:proofErr w:type="spellEnd"/>
          </w:p>
        </w:tc>
        <w:tc>
          <w:tcPr>
            <w:tcW w:w="3597" w:type="dxa"/>
          </w:tcPr>
          <w:p w14:paraId="65B5A4E4" w14:textId="76D8B568" w:rsidR="00AF5E0B" w:rsidRPr="000A3695" w:rsidRDefault="000A3695" w:rsidP="00581AC5">
            <w:pPr>
              <w:cnfStyle w:val="000000100000" w:firstRow="0" w:lastRow="0" w:firstColumn="0" w:lastColumn="0" w:oddVBand="0" w:evenVBand="0" w:oddHBand="1" w:evenHBand="0" w:firstRowFirstColumn="0" w:firstRowLastColumn="0" w:lastRowFirstColumn="0" w:lastRowLastColumn="0"/>
            </w:pPr>
            <w:r w:rsidRPr="000A3695">
              <w:t>Entrenado para mostrar su razonamiento paso a paso antes de dar la respuesta final</w:t>
            </w:r>
          </w:p>
        </w:tc>
        <w:tc>
          <w:tcPr>
            <w:tcW w:w="3597" w:type="dxa"/>
          </w:tcPr>
          <w:p w14:paraId="0483A9D4" w14:textId="6FD2E9F6" w:rsidR="00AF5E0B" w:rsidRPr="000A3695" w:rsidRDefault="000A3695" w:rsidP="00581AC5">
            <w:pPr>
              <w:cnfStyle w:val="000000100000" w:firstRow="0" w:lastRow="0" w:firstColumn="0" w:lastColumn="0" w:oddVBand="0" w:evenVBand="0" w:oddHBand="1" w:evenHBand="0" w:firstRowFirstColumn="0" w:firstRowLastColumn="0" w:lastRowFirstColumn="0" w:lastRowLastColumn="0"/>
            </w:pPr>
            <w:r w:rsidRPr="000A3695">
              <w:t>Resolución de problemas complejos</w:t>
            </w:r>
          </w:p>
        </w:tc>
      </w:tr>
    </w:tbl>
    <w:p w14:paraId="296B2C79" w14:textId="77777777" w:rsidR="00AF5E0B" w:rsidRPr="00AF5E0B" w:rsidRDefault="00AF5E0B" w:rsidP="00581AC5">
      <w:pPr>
        <w:rPr>
          <w:b/>
          <w:bCs/>
          <w:highlight w:val="yellow"/>
        </w:rPr>
      </w:pPr>
    </w:p>
    <w:p w14:paraId="2A9D5E1F" w14:textId="09CE730A" w:rsidR="0000403A" w:rsidRPr="000A3695" w:rsidRDefault="000A3695" w:rsidP="000A3695">
      <w:pPr>
        <w:pStyle w:val="Ttulo3"/>
        <w:rPr>
          <w:b/>
          <w:bCs/>
          <w:sz w:val="24"/>
          <w:szCs w:val="24"/>
        </w:rPr>
      </w:pPr>
      <w:bookmarkStart w:id="38" w:name="_Toc243791127"/>
      <w:r w:rsidRPr="000A3695">
        <w:rPr>
          <w:b/>
          <w:bCs/>
          <w:sz w:val="24"/>
          <w:szCs w:val="24"/>
          <w:highlight w:val="yellow"/>
        </w:rPr>
        <w:t>1.8.1 Modelo Base: El punto de partida</w:t>
      </w:r>
      <w:bookmarkEnd w:id="38"/>
    </w:p>
    <w:p w14:paraId="600C8A9A" w14:textId="77777777" w:rsidR="00B9738B" w:rsidRPr="00B9738B" w:rsidRDefault="00B9738B" w:rsidP="00B9738B">
      <w:r w:rsidRPr="00B9738B">
        <w:t xml:space="preserve">Un modelo base </w:t>
      </w:r>
      <w:r w:rsidRPr="00B9738B">
        <w:rPr>
          <w:b/>
          <w:bCs/>
        </w:rPr>
        <w:t>solo completa secuencias</w:t>
      </w:r>
      <w:r w:rsidRPr="00B9738B">
        <w:t xml:space="preserve"> — no fue entrenado para "conversar". El ejemplo cotidiano que da el profesor: el </w:t>
      </w:r>
      <w:r w:rsidRPr="00B9738B">
        <w:rPr>
          <w:b/>
          <w:bCs/>
        </w:rPr>
        <w:t>texto predictivo del celular</w:t>
      </w:r>
      <w:r w:rsidRPr="00B9738B">
        <w:t xml:space="preserve"> funciona con esta misma lógica — vas apretando la palabra sugerida una y otra vez, y arma una oración completando secuencia por secuencia.</w:t>
      </w:r>
    </w:p>
    <w:p w14:paraId="5C2E3266" w14:textId="77777777" w:rsidR="00B9738B" w:rsidRDefault="00B9738B" w:rsidP="00B9738B">
      <w:r w:rsidRPr="00B9738B">
        <w:t xml:space="preserve">Antes de </w:t>
      </w:r>
      <w:proofErr w:type="spellStart"/>
      <w:r w:rsidRPr="00B9738B">
        <w:t>ChatGPT</w:t>
      </w:r>
      <w:proofErr w:type="spellEnd"/>
      <w:r w:rsidRPr="00B9738B">
        <w:t xml:space="preserve"> (2022), los modelos como GPT-3 eran solo modelos base. Para forzarlos a "responder preguntas", la gente usaba trucos de formato, como escribir varios ejemplos de "Pregunta: ... Respuesta: ..." antes de la pregunta real, para que el modelo "entendiera" el patrón y siguiera completándolo de la misma forma.</w:t>
      </w:r>
    </w:p>
    <w:p w14:paraId="168A6D99" w14:textId="77777777" w:rsidR="00B9738B" w:rsidRDefault="00B9738B" w:rsidP="00B9738B"/>
    <w:p w14:paraId="7205413F" w14:textId="5EA8AAFF" w:rsidR="00B9738B" w:rsidRDefault="00B9738B" w:rsidP="00B9738B">
      <w:pPr>
        <w:pStyle w:val="Ttulo3"/>
        <w:rPr>
          <w:b/>
          <w:bCs/>
          <w:sz w:val="24"/>
          <w:szCs w:val="24"/>
        </w:rPr>
      </w:pPr>
      <w:bookmarkStart w:id="39" w:name="_Toc243791128"/>
      <w:r w:rsidRPr="00636B80">
        <w:rPr>
          <w:b/>
          <w:bCs/>
          <w:sz w:val="24"/>
          <w:szCs w:val="24"/>
          <w:highlight w:val="yellow"/>
        </w:rPr>
        <w:lastRenderedPageBreak/>
        <w:t>1.8.2 Modelo Chat/</w:t>
      </w:r>
      <w:proofErr w:type="spellStart"/>
      <w:r w:rsidRPr="00636B80">
        <w:rPr>
          <w:b/>
          <w:bCs/>
          <w:sz w:val="24"/>
          <w:szCs w:val="24"/>
          <w:highlight w:val="yellow"/>
        </w:rPr>
        <w:t>Instruct</w:t>
      </w:r>
      <w:proofErr w:type="spellEnd"/>
      <w:r w:rsidRPr="00636B80">
        <w:rPr>
          <w:b/>
          <w:bCs/>
          <w:sz w:val="24"/>
          <w:szCs w:val="24"/>
          <w:highlight w:val="yellow"/>
        </w:rPr>
        <w:t>: como nació</w:t>
      </w:r>
      <w:r w:rsidR="00636B80" w:rsidRPr="00636B80">
        <w:rPr>
          <w:b/>
          <w:bCs/>
          <w:sz w:val="24"/>
          <w:szCs w:val="24"/>
          <w:highlight w:val="yellow"/>
        </w:rPr>
        <w:t xml:space="preserve"> (RLHF)</w:t>
      </w:r>
      <w:bookmarkEnd w:id="39"/>
    </w:p>
    <w:p w14:paraId="2524FD2F" w14:textId="0721F8FD" w:rsidR="00B9738B" w:rsidRDefault="00AF497F" w:rsidP="00B9738B">
      <w:proofErr w:type="spellStart"/>
      <w:r>
        <w:t>OpenAI</w:t>
      </w:r>
      <w:proofErr w:type="spellEnd"/>
      <w:r>
        <w:t xml:space="preserve"> </w:t>
      </w:r>
      <w:proofErr w:type="spellStart"/>
      <w:r>
        <w:t>entteno</w:t>
      </w:r>
      <w:proofErr w:type="spellEnd"/>
      <w:r>
        <w:t xml:space="preserve"> sus modelos con datos estructurados en el formato que ya se conoce: </w:t>
      </w:r>
      <w:proofErr w:type="spellStart"/>
      <w:r>
        <w:rPr>
          <w:b/>
          <w:bCs/>
        </w:rPr>
        <w:t>system</w:t>
      </w:r>
      <w:proofErr w:type="spellEnd"/>
      <w:r>
        <w:rPr>
          <w:b/>
          <w:bCs/>
        </w:rPr>
        <w:t xml:space="preserve"> </w:t>
      </w:r>
      <w:proofErr w:type="spellStart"/>
      <w:r>
        <w:rPr>
          <w:b/>
          <w:bCs/>
        </w:rPr>
        <w:t>prompt</w:t>
      </w:r>
      <w:proofErr w:type="spellEnd"/>
      <w:r>
        <w:rPr>
          <w:b/>
          <w:bCs/>
        </w:rPr>
        <w:t xml:space="preserve"> </w:t>
      </w:r>
      <w:r>
        <w:t xml:space="preserve">(el marco general) + </w:t>
      </w:r>
      <w:proofErr w:type="spellStart"/>
      <w:r>
        <w:rPr>
          <w:b/>
          <w:bCs/>
        </w:rPr>
        <w:t>user</w:t>
      </w:r>
      <w:proofErr w:type="spellEnd"/>
      <w:r>
        <w:rPr>
          <w:b/>
          <w:bCs/>
        </w:rPr>
        <w:t xml:space="preserve"> </w:t>
      </w:r>
      <w:proofErr w:type="spellStart"/>
      <w:r>
        <w:rPr>
          <w:b/>
          <w:bCs/>
        </w:rPr>
        <w:t>prompt</w:t>
      </w:r>
      <w:proofErr w:type="spellEnd"/>
      <w:r>
        <w:rPr>
          <w:b/>
          <w:bCs/>
        </w:rPr>
        <w:t xml:space="preserve"> </w:t>
      </w:r>
      <w:r>
        <w:t xml:space="preserve">(el mensaje del usuario) + </w:t>
      </w:r>
      <w:r>
        <w:rPr>
          <w:b/>
          <w:bCs/>
        </w:rPr>
        <w:t xml:space="preserve">respuesta del asistente. </w:t>
      </w:r>
      <w:r w:rsidR="00636B80">
        <w:t xml:space="preserve">La técnica usada para este entrenamiento se llama </w:t>
      </w:r>
      <w:r w:rsidR="00636B80">
        <w:rPr>
          <w:b/>
          <w:bCs/>
        </w:rPr>
        <w:t>RLHF (</w:t>
      </w:r>
      <w:proofErr w:type="spellStart"/>
      <w:r w:rsidR="00636B80">
        <w:t>Reinforcement</w:t>
      </w:r>
      <w:proofErr w:type="spellEnd"/>
      <w:r w:rsidR="00636B80">
        <w:t xml:space="preserve"> </w:t>
      </w:r>
      <w:proofErr w:type="spellStart"/>
      <w:r w:rsidR="00636B80">
        <w:t>Learning</w:t>
      </w:r>
      <w:proofErr w:type="spellEnd"/>
      <w:r w:rsidR="00636B80">
        <w:t xml:space="preserve"> </w:t>
      </w:r>
      <w:proofErr w:type="spellStart"/>
      <w:r w:rsidR="00636B80">
        <w:t>from</w:t>
      </w:r>
      <w:proofErr w:type="spellEnd"/>
      <w:r w:rsidR="00636B80">
        <w:t xml:space="preserve"> Human </w:t>
      </w:r>
      <w:proofErr w:type="spellStart"/>
      <w:r w:rsidR="00636B80">
        <w:t>Feedback</w:t>
      </w:r>
      <w:proofErr w:type="spellEnd"/>
      <w:r w:rsidR="00636B80">
        <w:t xml:space="preserve"> / aprendizaje por </w:t>
      </w:r>
      <w:proofErr w:type="spellStart"/>
      <w:r w:rsidR="00636B80">
        <w:t>refierzo</w:t>
      </w:r>
      <w:proofErr w:type="spellEnd"/>
      <w:r w:rsidR="00636B80">
        <w:t xml:space="preserve"> a partir de retroalimentación humana) – fue lo que transformo GPT en </w:t>
      </w:r>
      <w:proofErr w:type="spellStart"/>
      <w:r w:rsidR="00636B80">
        <w:t>ChatGPT</w:t>
      </w:r>
      <w:proofErr w:type="spellEnd"/>
      <w:r w:rsidR="00636B80">
        <w:t>.</w:t>
      </w:r>
    </w:p>
    <w:p w14:paraId="7402C482" w14:textId="5E65DB32" w:rsidR="00636B80" w:rsidRDefault="00636B80" w:rsidP="00636B80">
      <w:pPr>
        <w:pStyle w:val="Ttulo3"/>
        <w:rPr>
          <w:b/>
          <w:bCs/>
          <w:sz w:val="24"/>
          <w:szCs w:val="24"/>
        </w:rPr>
      </w:pPr>
      <w:bookmarkStart w:id="40" w:name="_Toc243791129"/>
      <w:r w:rsidRPr="0023577C">
        <w:rPr>
          <w:b/>
          <w:bCs/>
          <w:sz w:val="24"/>
          <w:szCs w:val="24"/>
          <w:highlight w:val="yellow"/>
        </w:rPr>
        <w:t>1.8.3 Modelo de Razonamiento: el paso siguiente</w:t>
      </w:r>
      <w:r w:rsidR="0032641C" w:rsidRPr="0023577C">
        <w:rPr>
          <w:b/>
          <w:bCs/>
          <w:sz w:val="24"/>
          <w:szCs w:val="24"/>
          <w:highlight w:val="yellow"/>
        </w:rPr>
        <w:t xml:space="preserve"> – </w:t>
      </w:r>
      <w:proofErr w:type="spellStart"/>
      <w:r w:rsidR="0032641C" w:rsidRPr="0023577C">
        <w:rPr>
          <w:b/>
          <w:bCs/>
          <w:sz w:val="24"/>
          <w:szCs w:val="24"/>
          <w:highlight w:val="yellow"/>
        </w:rPr>
        <w:t>chain-of-thought</w:t>
      </w:r>
      <w:proofErr w:type="spellEnd"/>
      <w:r w:rsidR="0032641C" w:rsidRPr="0023577C">
        <w:rPr>
          <w:b/>
          <w:bCs/>
          <w:sz w:val="24"/>
          <w:szCs w:val="24"/>
          <w:highlight w:val="yellow"/>
        </w:rPr>
        <w:t xml:space="preserve"> </w:t>
      </w:r>
      <w:proofErr w:type="spellStart"/>
      <w:r w:rsidR="0032641C" w:rsidRPr="0023577C">
        <w:rPr>
          <w:b/>
          <w:bCs/>
          <w:sz w:val="24"/>
          <w:szCs w:val="24"/>
          <w:highlight w:val="yellow"/>
        </w:rPr>
        <w:t>prompting</w:t>
      </w:r>
      <w:proofErr w:type="spellEnd"/>
      <w:r w:rsidR="00172017" w:rsidRPr="0023577C">
        <w:rPr>
          <w:b/>
          <w:bCs/>
          <w:sz w:val="24"/>
          <w:szCs w:val="24"/>
          <w:highlight w:val="yellow"/>
        </w:rPr>
        <w:t xml:space="preserve"> – </w:t>
      </w:r>
      <w:r w:rsidR="0023577C" w:rsidRPr="0023577C">
        <w:rPr>
          <w:b/>
          <w:bCs/>
          <w:sz w:val="24"/>
          <w:szCs w:val="24"/>
          <w:highlight w:val="yellow"/>
        </w:rPr>
        <w:t xml:space="preserve">Resultados concretos del </w:t>
      </w:r>
      <w:proofErr w:type="spellStart"/>
      <w:r w:rsidR="0023577C" w:rsidRPr="0023577C">
        <w:rPr>
          <w:b/>
          <w:bCs/>
          <w:sz w:val="24"/>
          <w:szCs w:val="24"/>
          <w:highlight w:val="yellow"/>
        </w:rPr>
        <w:t>paper</w:t>
      </w:r>
      <w:proofErr w:type="spellEnd"/>
      <w:r w:rsidR="0023577C" w:rsidRPr="0023577C">
        <w:rPr>
          <w:b/>
          <w:bCs/>
          <w:sz w:val="24"/>
          <w:szCs w:val="24"/>
          <w:highlight w:val="yellow"/>
        </w:rPr>
        <w:t xml:space="preserve"> (con cifras verificadas)</w:t>
      </w:r>
      <w:bookmarkEnd w:id="40"/>
    </w:p>
    <w:p w14:paraId="09855BA0" w14:textId="77777777" w:rsidR="0032641C" w:rsidRPr="0032641C" w:rsidRDefault="0032641C" w:rsidP="0032641C">
      <w:pPr>
        <w:rPr>
          <w:b/>
          <w:bCs/>
        </w:rPr>
      </w:pPr>
      <w:r w:rsidRPr="00BD02E4">
        <w:rPr>
          <w:b/>
          <w:bCs/>
          <w:highlight w:val="yellow"/>
        </w:rPr>
        <w:t>El truco simple que lo empezó todo: "</w:t>
      </w:r>
      <w:proofErr w:type="spellStart"/>
      <w:r w:rsidRPr="00BD02E4">
        <w:rPr>
          <w:b/>
          <w:bCs/>
          <w:highlight w:val="yellow"/>
        </w:rPr>
        <w:t>pensá</w:t>
      </w:r>
      <w:proofErr w:type="spellEnd"/>
      <w:r w:rsidRPr="00BD02E4">
        <w:rPr>
          <w:b/>
          <w:bCs/>
          <w:highlight w:val="yellow"/>
        </w:rPr>
        <w:t xml:space="preserve"> paso a paso"</w:t>
      </w:r>
    </w:p>
    <w:p w14:paraId="29BB218B" w14:textId="77777777" w:rsidR="0032641C" w:rsidRPr="0032641C" w:rsidRDefault="0032641C" w:rsidP="0032641C">
      <w:r w:rsidRPr="0032641C">
        <w:t xml:space="preserve">Se descubrió que agregar la frase </w:t>
      </w:r>
      <w:r w:rsidRPr="0032641C">
        <w:rPr>
          <w:i/>
          <w:iCs/>
        </w:rPr>
        <w:t xml:space="preserve">"por favor, </w:t>
      </w:r>
      <w:proofErr w:type="spellStart"/>
      <w:r w:rsidRPr="0032641C">
        <w:rPr>
          <w:i/>
          <w:iCs/>
        </w:rPr>
        <w:t>pensá</w:t>
      </w:r>
      <w:proofErr w:type="spellEnd"/>
      <w:r w:rsidRPr="0032641C">
        <w:rPr>
          <w:i/>
          <w:iCs/>
        </w:rPr>
        <w:t xml:space="preserve"> paso a paso"</w:t>
      </w:r>
      <w:r w:rsidRPr="0032641C">
        <w:t xml:space="preserve"> al final de un </w:t>
      </w:r>
      <w:proofErr w:type="spellStart"/>
      <w:r w:rsidRPr="0032641C">
        <w:t>prompt</w:t>
      </w:r>
      <w:proofErr w:type="spellEnd"/>
      <w:r w:rsidRPr="0032641C">
        <w:t xml:space="preserve"> mejoraba notablemente los resultados — el modelo empezaba a resolver las cosas de forma más metódica, solo por ese pedido explícito. A esto se le llamó </w:t>
      </w:r>
      <w:proofErr w:type="spellStart"/>
      <w:r w:rsidRPr="0032641C">
        <w:rPr>
          <w:b/>
          <w:bCs/>
        </w:rPr>
        <w:t>chain-of-thought</w:t>
      </w:r>
      <w:proofErr w:type="spellEnd"/>
      <w:r w:rsidRPr="0032641C">
        <w:rPr>
          <w:b/>
          <w:bCs/>
        </w:rPr>
        <w:t xml:space="preserve"> </w:t>
      </w:r>
      <w:proofErr w:type="spellStart"/>
      <w:r w:rsidRPr="0032641C">
        <w:rPr>
          <w:b/>
          <w:bCs/>
        </w:rPr>
        <w:t>prompting</w:t>
      </w:r>
      <w:proofErr w:type="spellEnd"/>
      <w:r w:rsidRPr="0032641C">
        <w:t xml:space="preserve"> (cadena de pensamiento).</w:t>
      </w:r>
    </w:p>
    <w:p w14:paraId="61F6DC8C" w14:textId="77777777" w:rsidR="00BD02E4" w:rsidRPr="00BD02E4" w:rsidRDefault="00BD02E4" w:rsidP="00BD02E4">
      <w:pPr>
        <w:rPr>
          <w:b/>
          <w:bCs/>
        </w:rPr>
      </w:pPr>
      <w:r w:rsidRPr="00BD02E4">
        <w:rPr>
          <w:b/>
          <w:bCs/>
          <w:highlight w:val="yellow"/>
        </w:rPr>
        <w:t>De ahí surgió la idea de entrenar modelos para razonar por defecto</w:t>
      </w:r>
    </w:p>
    <w:p w14:paraId="0F2893AC" w14:textId="4C13947A" w:rsidR="00636B80" w:rsidRDefault="00BD02E4" w:rsidP="00636B80">
      <w:r>
        <w:t xml:space="preserve">En vez de pedirle cada vez que “piense paso a paso”, se empezaron a entrenar modelos con </w:t>
      </w:r>
      <w:r>
        <w:rPr>
          <w:b/>
          <w:bCs/>
        </w:rPr>
        <w:t xml:space="preserve">muchos ejemplos que muestran el razonamiento completo </w:t>
      </w:r>
      <w:r>
        <w:t xml:space="preserve">antes de la conclusión – así nacieron los modelos de razonamiento (el </w:t>
      </w:r>
      <w:proofErr w:type="spellStart"/>
      <w:r>
        <w:rPr>
          <w:b/>
          <w:bCs/>
        </w:rPr>
        <w:t>gpt-oss</w:t>
      </w:r>
      <w:proofErr w:type="spellEnd"/>
      <w:r>
        <w:rPr>
          <w:b/>
          <w:bCs/>
        </w:rPr>
        <w:t xml:space="preserve"> </w:t>
      </w:r>
      <w:r>
        <w:t xml:space="preserve">que se </w:t>
      </w:r>
      <w:proofErr w:type="spellStart"/>
      <w:r>
        <w:t>probo</w:t>
      </w:r>
      <w:proofErr w:type="spellEnd"/>
      <w:r>
        <w:t xml:space="preserve"> en el día 1, con su bloque “</w:t>
      </w:r>
      <w:proofErr w:type="spellStart"/>
      <w:r>
        <w:t>Thinking</w:t>
      </w:r>
      <w:proofErr w:type="spellEnd"/>
      <w:r>
        <w:t>…”, es exactamente eso”.</w:t>
      </w:r>
    </w:p>
    <w:p w14:paraId="2786816D" w14:textId="77777777" w:rsidR="00FF73DA" w:rsidRPr="00FF73DA" w:rsidRDefault="00FF73DA" w:rsidP="00FF73DA">
      <w:pPr>
        <w:rPr>
          <w:b/>
          <w:bCs/>
        </w:rPr>
      </w:pPr>
      <w:r w:rsidRPr="00FF73DA">
        <w:rPr>
          <w:b/>
          <w:bCs/>
          <w:highlight w:val="yellow"/>
        </w:rPr>
        <w:t>El descubrimiento "</w:t>
      </w:r>
      <w:proofErr w:type="spellStart"/>
      <w:r w:rsidRPr="00FF73DA">
        <w:rPr>
          <w:b/>
          <w:bCs/>
          <w:highlight w:val="yellow"/>
        </w:rPr>
        <w:t>budget</w:t>
      </w:r>
      <w:proofErr w:type="spellEnd"/>
      <w:r w:rsidRPr="00FF73DA">
        <w:rPr>
          <w:b/>
          <w:bCs/>
          <w:highlight w:val="yellow"/>
        </w:rPr>
        <w:t xml:space="preserve"> </w:t>
      </w:r>
      <w:proofErr w:type="spellStart"/>
      <w:r w:rsidRPr="00FF73DA">
        <w:rPr>
          <w:b/>
          <w:bCs/>
          <w:highlight w:val="yellow"/>
        </w:rPr>
        <w:t>forcing</w:t>
      </w:r>
      <w:proofErr w:type="spellEnd"/>
      <w:r w:rsidRPr="00FF73DA">
        <w:rPr>
          <w:b/>
          <w:bCs/>
          <w:highlight w:val="yellow"/>
        </w:rPr>
        <w:t xml:space="preserve">" — verificado con el </w:t>
      </w:r>
      <w:proofErr w:type="spellStart"/>
      <w:proofErr w:type="gramStart"/>
      <w:r w:rsidRPr="00FF73DA">
        <w:rPr>
          <w:b/>
          <w:bCs/>
          <w:highlight w:val="yellow"/>
        </w:rPr>
        <w:t>paper</w:t>
      </w:r>
      <w:proofErr w:type="spellEnd"/>
      <w:proofErr w:type="gramEnd"/>
      <w:r w:rsidRPr="00FF73DA">
        <w:rPr>
          <w:b/>
          <w:bCs/>
          <w:highlight w:val="yellow"/>
        </w:rPr>
        <w:t xml:space="preserve"> original</w:t>
      </w:r>
    </w:p>
    <w:p w14:paraId="0D5F7DB5" w14:textId="77777777" w:rsidR="00FF73DA" w:rsidRPr="00FF73DA" w:rsidRDefault="00FF73DA" w:rsidP="00FF73DA">
      <w:r w:rsidRPr="00FF73DA">
        <w:t xml:space="preserve">El profesor menciona un </w:t>
      </w:r>
      <w:proofErr w:type="spellStart"/>
      <w:proofErr w:type="gramStart"/>
      <w:r w:rsidRPr="00FF73DA">
        <w:t>paper</w:t>
      </w:r>
      <w:proofErr w:type="spellEnd"/>
      <w:proofErr w:type="gramEnd"/>
      <w:r w:rsidRPr="00FF73DA">
        <w:t xml:space="preserve"> llamado </w:t>
      </w:r>
      <w:r w:rsidRPr="00FF73DA">
        <w:rPr>
          <w:b/>
          <w:bCs/>
        </w:rPr>
        <w:t>S1</w:t>
      </w:r>
      <w:r w:rsidRPr="00FF73DA">
        <w:t xml:space="preserve">, de enero de 2025, que descubrió algo sorprendentemente simple. Confirmado con el </w:t>
      </w:r>
      <w:proofErr w:type="spellStart"/>
      <w:proofErr w:type="gramStart"/>
      <w:r w:rsidRPr="00FF73DA">
        <w:t>paper</w:t>
      </w:r>
      <w:proofErr w:type="spellEnd"/>
      <w:proofErr w:type="gramEnd"/>
      <w:r w:rsidRPr="00FF73DA">
        <w:t xml:space="preserve"> original (</w:t>
      </w:r>
      <w:proofErr w:type="spellStart"/>
      <w:r w:rsidRPr="00FF73DA">
        <w:t>arXiv</w:t>
      </w:r>
      <w:proofErr w:type="spellEnd"/>
      <w:r w:rsidRPr="00FF73DA">
        <w:t xml:space="preserve"> 2501.19393, "s1: </w:t>
      </w:r>
      <w:proofErr w:type="gramStart"/>
      <w:r w:rsidRPr="00FF73DA">
        <w:t>Simple test</w:t>
      </w:r>
      <w:proofErr w:type="gramEnd"/>
      <w:r w:rsidRPr="00FF73DA">
        <w:t xml:space="preserve">-time </w:t>
      </w:r>
      <w:proofErr w:type="spellStart"/>
      <w:r w:rsidRPr="00FF73DA">
        <w:t>scaling</w:t>
      </w:r>
      <w:proofErr w:type="spellEnd"/>
      <w:r w:rsidRPr="00FF73DA">
        <w:t>", de Niklas Muennighoff y colegas):</w:t>
      </w:r>
    </w:p>
    <w:p w14:paraId="3EC42F0F" w14:textId="77777777" w:rsidR="00FF73DA" w:rsidRPr="00236CA4" w:rsidRDefault="00FF73DA" w:rsidP="00FF73DA">
      <w:pPr>
        <w:rPr>
          <w:b/>
          <w:bCs/>
        </w:rPr>
      </w:pPr>
      <w:r w:rsidRPr="00236CA4">
        <w:rPr>
          <w:b/>
          <w:bCs/>
          <w:highlight w:val="yellow"/>
        </w:rPr>
        <w:t>Qué es realmente "</w:t>
      </w:r>
      <w:proofErr w:type="spellStart"/>
      <w:r w:rsidRPr="00236CA4">
        <w:rPr>
          <w:b/>
          <w:bCs/>
          <w:highlight w:val="yellow"/>
        </w:rPr>
        <w:t>budget</w:t>
      </w:r>
      <w:proofErr w:type="spellEnd"/>
      <w:r w:rsidRPr="00236CA4">
        <w:rPr>
          <w:b/>
          <w:bCs/>
          <w:highlight w:val="yellow"/>
        </w:rPr>
        <w:t xml:space="preserve"> </w:t>
      </w:r>
      <w:proofErr w:type="spellStart"/>
      <w:r w:rsidRPr="00236CA4">
        <w:rPr>
          <w:b/>
          <w:bCs/>
          <w:highlight w:val="yellow"/>
        </w:rPr>
        <w:t>forcing</w:t>
      </w:r>
      <w:proofErr w:type="spellEnd"/>
      <w:r w:rsidRPr="00236CA4">
        <w:rPr>
          <w:b/>
          <w:bCs/>
          <w:highlight w:val="yellow"/>
        </w:rPr>
        <w:t>"</w:t>
      </w:r>
    </w:p>
    <w:p w14:paraId="33F27B43" w14:textId="3AA09156" w:rsidR="00636B80" w:rsidRDefault="00236CA4" w:rsidP="00B9738B">
      <w:r>
        <w:t xml:space="preserve">Es una técnica para controlar </w:t>
      </w:r>
      <w:r>
        <w:rPr>
          <w:b/>
          <w:bCs/>
        </w:rPr>
        <w:t xml:space="preserve">cuanto </w:t>
      </w:r>
      <w:r>
        <w:t>razona un modelo antes de responder, con dos mecanismos:</w:t>
      </w:r>
    </w:p>
    <w:tbl>
      <w:tblPr>
        <w:tblStyle w:val="Tabladelista3-nfasis4"/>
        <w:tblW w:w="0" w:type="auto"/>
        <w:tblLook w:val="04A0" w:firstRow="1" w:lastRow="0" w:firstColumn="1" w:lastColumn="0" w:noHBand="0" w:noVBand="1"/>
      </w:tblPr>
      <w:tblGrid>
        <w:gridCol w:w="5395"/>
        <w:gridCol w:w="5395"/>
      </w:tblGrid>
      <w:tr w:rsidR="00236CA4" w14:paraId="526507B5" w14:textId="77777777" w:rsidTr="00402E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95" w:type="dxa"/>
          </w:tcPr>
          <w:p w14:paraId="079982E8" w14:textId="1DE1DC1C" w:rsidR="00236CA4" w:rsidRPr="00236CA4" w:rsidRDefault="00236CA4" w:rsidP="00B9738B">
            <w:pPr>
              <w:rPr>
                <w:b w:val="0"/>
                <w:bCs w:val="0"/>
              </w:rPr>
            </w:pPr>
            <w:r>
              <w:rPr>
                <w:b w:val="0"/>
                <w:bCs w:val="0"/>
              </w:rPr>
              <w:t>Mecanismo</w:t>
            </w:r>
          </w:p>
        </w:tc>
        <w:tc>
          <w:tcPr>
            <w:tcW w:w="5395" w:type="dxa"/>
          </w:tcPr>
          <w:p w14:paraId="273FB73B" w14:textId="2385D286" w:rsidR="00236CA4" w:rsidRPr="00236CA4" w:rsidRDefault="00236CA4" w:rsidP="00B9738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hace</w:t>
            </w:r>
          </w:p>
        </w:tc>
      </w:tr>
      <w:tr w:rsidR="00236CA4" w14:paraId="78F6E604" w14:textId="77777777" w:rsidTr="0040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8E58A37" w14:textId="08E9CFEA" w:rsidR="00236CA4" w:rsidRPr="00236CA4" w:rsidRDefault="00236CA4" w:rsidP="00B9738B">
            <w:pPr>
              <w:rPr>
                <w:b w:val="0"/>
                <w:bCs w:val="0"/>
              </w:rPr>
            </w:pPr>
            <w:r>
              <w:rPr>
                <w:b w:val="0"/>
                <w:bCs w:val="0"/>
              </w:rPr>
              <w:t>Forzar el corte</w:t>
            </w:r>
          </w:p>
        </w:tc>
        <w:tc>
          <w:tcPr>
            <w:tcW w:w="5395" w:type="dxa"/>
          </w:tcPr>
          <w:p w14:paraId="68F42330" w14:textId="011664F6" w:rsidR="00236CA4" w:rsidRPr="00236CA4" w:rsidRDefault="00236CA4" w:rsidP="00B9738B">
            <w:pPr>
              <w:cnfStyle w:val="000000100000" w:firstRow="0" w:lastRow="0" w:firstColumn="0" w:lastColumn="0" w:oddVBand="0" w:evenVBand="0" w:oddHBand="1" w:evenHBand="0" w:firstRowFirstColumn="0" w:firstRowLastColumn="0" w:lastRowFirstColumn="0" w:lastRowLastColumn="0"/>
            </w:pPr>
            <w:r>
              <w:t xml:space="preserve">Si el modelo ya pensó </w:t>
            </w:r>
            <w:r w:rsidR="00D1393C">
              <w:t>demasiados tokens, se le agrega un token de “fin de pensamiento” a la fuerza, obligándolo a dar la respuesta final</w:t>
            </w:r>
          </w:p>
        </w:tc>
      </w:tr>
      <w:tr w:rsidR="00236CA4" w14:paraId="147FCF95" w14:textId="77777777" w:rsidTr="00402E77">
        <w:tc>
          <w:tcPr>
            <w:cnfStyle w:val="001000000000" w:firstRow="0" w:lastRow="0" w:firstColumn="1" w:lastColumn="0" w:oddVBand="0" w:evenVBand="0" w:oddHBand="0" w:evenHBand="0" w:firstRowFirstColumn="0" w:firstRowLastColumn="0" w:lastRowFirstColumn="0" w:lastRowLastColumn="0"/>
            <w:tcW w:w="5395" w:type="dxa"/>
          </w:tcPr>
          <w:p w14:paraId="32E311C7" w14:textId="32D46BD0" w:rsidR="00236CA4" w:rsidRPr="00D1393C" w:rsidRDefault="00D1393C" w:rsidP="00B9738B">
            <w:pPr>
              <w:rPr>
                <w:b w:val="0"/>
                <w:bCs w:val="0"/>
              </w:rPr>
            </w:pPr>
            <w:r>
              <w:rPr>
                <w:b w:val="0"/>
                <w:bCs w:val="0"/>
              </w:rPr>
              <w:t>Forzar que siga pensando</w:t>
            </w:r>
          </w:p>
        </w:tc>
        <w:tc>
          <w:tcPr>
            <w:tcW w:w="5395" w:type="dxa"/>
          </w:tcPr>
          <w:p w14:paraId="4C2DCF8A" w14:textId="2CBA30A5" w:rsidR="00236CA4" w:rsidRPr="00D1393C" w:rsidRDefault="00D1393C" w:rsidP="00B9738B">
            <w:pPr>
              <w:cnfStyle w:val="000000000000" w:firstRow="0" w:lastRow="0" w:firstColumn="0" w:lastColumn="0" w:oddVBand="0" w:evenVBand="0" w:oddHBand="0" w:evenHBand="0" w:firstRowFirstColumn="0" w:firstRowLastColumn="0" w:lastRowFirstColumn="0" w:lastRowLastColumn="0"/>
            </w:pPr>
            <w:r w:rsidRPr="00D1393C">
              <w:t xml:space="preserve">Si el modelo intenta terminar de pensar demasiado pronto (antes de un mínimo), el sistema </w:t>
            </w:r>
            <w:r w:rsidRPr="00402E77">
              <w:rPr>
                <w:b/>
                <w:bCs/>
              </w:rPr>
              <w:t>bloquea</w:t>
            </w:r>
            <w:r w:rsidRPr="00D1393C">
              <w:t xml:space="preserve"> su intento de parar, y en su lugar le agrega la palabra </w:t>
            </w:r>
            <w:r w:rsidRPr="00402E77">
              <w:rPr>
                <w:b/>
                <w:bCs/>
              </w:rPr>
              <w:t>"Wait"</w:t>
            </w:r>
            <w:r w:rsidRPr="00D1393C">
              <w:t xml:space="preserve"> ("Espera") al final de lo que escribió</w:t>
            </w:r>
          </w:p>
        </w:tc>
      </w:tr>
    </w:tbl>
    <w:p w14:paraId="071ADEDE" w14:textId="77777777" w:rsidR="00236CA4" w:rsidRPr="00236CA4" w:rsidRDefault="00236CA4" w:rsidP="00B9738B"/>
    <w:p w14:paraId="1CFEB87E" w14:textId="77777777" w:rsidR="00402E77" w:rsidRPr="00402E77" w:rsidRDefault="00402E77" w:rsidP="00402E77">
      <w:pPr>
        <w:rPr>
          <w:b/>
          <w:bCs/>
        </w:rPr>
      </w:pPr>
      <w:r w:rsidRPr="00402E77">
        <w:rPr>
          <w:b/>
          <w:bCs/>
        </w:rPr>
        <w:t xml:space="preserve">Por qué "Wait" funciona (confirmado en el </w:t>
      </w:r>
      <w:proofErr w:type="spellStart"/>
      <w:proofErr w:type="gramStart"/>
      <w:r w:rsidRPr="00402E77">
        <w:rPr>
          <w:b/>
          <w:bCs/>
        </w:rPr>
        <w:t>paper</w:t>
      </w:r>
      <w:proofErr w:type="spellEnd"/>
      <w:proofErr w:type="gramEnd"/>
      <w:r w:rsidRPr="00402E77">
        <w:rPr>
          <w:b/>
          <w:bCs/>
        </w:rPr>
        <w:t>)</w:t>
      </w:r>
    </w:p>
    <w:p w14:paraId="684F0155" w14:textId="7735B3CB" w:rsidR="00636B80" w:rsidRDefault="00D47D28" w:rsidP="0023577C">
      <w:pPr>
        <w:pBdr>
          <w:bottom w:val="single" w:sz="6" w:space="1" w:color="auto"/>
        </w:pBdr>
      </w:pPr>
      <w:r w:rsidRPr="00D47D28">
        <w:t xml:space="preserve">Cuando se le agrega la palabra "Wait" al final del razonamiento del modelo, el modelo </w:t>
      </w:r>
      <w:r w:rsidRPr="00D47D28">
        <w:rPr>
          <w:b/>
          <w:bCs/>
        </w:rPr>
        <w:t>naturalmente continúa la secuencia</w:t>
      </w:r>
      <w:r w:rsidRPr="00D47D28">
        <w:t xml:space="preserve"> de forma coherente con esa palabra — es decir, empieza a reconsiderar y cuestionar su respuesta anterior, revisando si el razonamiento sigue siendo correcto, y muchas veces </w:t>
      </w:r>
      <w:r w:rsidRPr="00D47D28">
        <w:rPr>
          <w:b/>
          <w:bCs/>
        </w:rPr>
        <w:t>corrige errores</w:t>
      </w:r>
      <w:r w:rsidRPr="00D47D28">
        <w:t xml:space="preserve"> que había cometido.</w:t>
      </w:r>
    </w:p>
    <w:p w14:paraId="55B75D2B" w14:textId="77777777" w:rsidR="0023577C" w:rsidRDefault="0023577C" w:rsidP="0023577C">
      <w:pPr>
        <w:rPr>
          <w:b/>
          <w:bCs/>
          <w:sz w:val="24"/>
          <w:szCs w:val="28"/>
          <w:highlight w:val="yellow"/>
        </w:rPr>
      </w:pPr>
    </w:p>
    <w:p w14:paraId="5F03379B" w14:textId="77777777" w:rsidR="0023577C" w:rsidRDefault="0023577C" w:rsidP="0023577C">
      <w:pPr>
        <w:rPr>
          <w:b/>
          <w:bCs/>
          <w:sz w:val="24"/>
          <w:szCs w:val="28"/>
          <w:highlight w:val="yellow"/>
        </w:rPr>
      </w:pPr>
    </w:p>
    <w:p w14:paraId="55B6E5EC" w14:textId="77777777" w:rsidR="0023577C" w:rsidRDefault="0023577C" w:rsidP="0023577C">
      <w:pPr>
        <w:rPr>
          <w:b/>
          <w:bCs/>
          <w:sz w:val="24"/>
          <w:szCs w:val="28"/>
          <w:highlight w:val="yellow"/>
        </w:rPr>
      </w:pPr>
    </w:p>
    <w:p w14:paraId="53DA514C" w14:textId="77777777" w:rsidR="0023577C" w:rsidRDefault="0023577C" w:rsidP="0023577C">
      <w:pPr>
        <w:rPr>
          <w:b/>
          <w:bCs/>
          <w:sz w:val="24"/>
          <w:szCs w:val="28"/>
          <w:highlight w:val="yellow"/>
        </w:rPr>
      </w:pPr>
    </w:p>
    <w:p w14:paraId="7E845735" w14:textId="77777777" w:rsidR="0023577C" w:rsidRDefault="0023577C" w:rsidP="0023577C">
      <w:pPr>
        <w:rPr>
          <w:b/>
          <w:bCs/>
          <w:sz w:val="24"/>
          <w:szCs w:val="28"/>
          <w:highlight w:val="yellow"/>
        </w:rPr>
      </w:pPr>
    </w:p>
    <w:p w14:paraId="3F455C03" w14:textId="796DA5F3" w:rsidR="0023577C" w:rsidRPr="0023577C" w:rsidRDefault="0023577C" w:rsidP="0023577C">
      <w:pPr>
        <w:rPr>
          <w:b/>
          <w:bCs/>
          <w:sz w:val="24"/>
          <w:szCs w:val="28"/>
        </w:rPr>
      </w:pPr>
      <w:r w:rsidRPr="0023577C">
        <w:rPr>
          <w:b/>
          <w:bCs/>
          <w:sz w:val="24"/>
          <w:szCs w:val="28"/>
          <w:highlight w:val="yellow"/>
        </w:rPr>
        <w:lastRenderedPageBreak/>
        <w:t xml:space="preserve">Resultados concretos del </w:t>
      </w:r>
      <w:proofErr w:type="spellStart"/>
      <w:r w:rsidRPr="0023577C">
        <w:rPr>
          <w:b/>
          <w:bCs/>
          <w:sz w:val="24"/>
          <w:szCs w:val="28"/>
          <w:highlight w:val="yellow"/>
        </w:rPr>
        <w:t>paper</w:t>
      </w:r>
      <w:proofErr w:type="spellEnd"/>
      <w:r w:rsidRPr="0023577C">
        <w:rPr>
          <w:b/>
          <w:bCs/>
          <w:sz w:val="24"/>
          <w:szCs w:val="28"/>
          <w:highlight w:val="yellow"/>
        </w:rPr>
        <w:t xml:space="preserve"> (con cifras verificadas)</w:t>
      </w:r>
    </w:p>
    <w:tbl>
      <w:tblPr>
        <w:tblStyle w:val="Tabladelista4-nfasis4"/>
        <w:tblW w:w="0" w:type="auto"/>
        <w:tblLook w:val="04A0" w:firstRow="1" w:lastRow="0" w:firstColumn="1" w:lastColumn="0" w:noHBand="0" w:noVBand="1"/>
      </w:tblPr>
      <w:tblGrid>
        <w:gridCol w:w="5395"/>
        <w:gridCol w:w="5395"/>
      </w:tblGrid>
      <w:tr w:rsidR="0023577C" w14:paraId="75EE9F0E" w14:textId="77777777" w:rsidTr="00232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FE9E479" w14:textId="05CCA229" w:rsidR="0023577C" w:rsidRPr="0023577C" w:rsidRDefault="0023577C" w:rsidP="0023577C">
            <w:pPr>
              <w:rPr>
                <w:b w:val="0"/>
                <w:bCs w:val="0"/>
              </w:rPr>
            </w:pPr>
            <w:r>
              <w:rPr>
                <w:b w:val="0"/>
                <w:bCs w:val="0"/>
              </w:rPr>
              <w:t>Dato</w:t>
            </w:r>
          </w:p>
        </w:tc>
        <w:tc>
          <w:tcPr>
            <w:tcW w:w="5395" w:type="dxa"/>
          </w:tcPr>
          <w:p w14:paraId="3AEECB00" w14:textId="63066151" w:rsidR="0023577C" w:rsidRDefault="0023577C" w:rsidP="0023577C">
            <w:pPr>
              <w:cnfStyle w:val="100000000000" w:firstRow="1" w:lastRow="0" w:firstColumn="0" w:lastColumn="0" w:oddVBand="0" w:evenVBand="0" w:oddHBand="0" w:evenHBand="0" w:firstRowFirstColumn="0" w:firstRowLastColumn="0" w:lastRowFirstColumn="0" w:lastRowLastColumn="0"/>
            </w:pPr>
            <w:r>
              <w:t xml:space="preserve">Valor </w:t>
            </w:r>
            <w:r w:rsidRPr="0023577C">
              <w:rPr>
                <w:b w:val="0"/>
                <w:bCs w:val="0"/>
              </w:rPr>
              <w:t>confirmado</w:t>
            </w:r>
          </w:p>
        </w:tc>
      </w:tr>
      <w:tr w:rsidR="0023577C" w14:paraId="2A341080" w14:textId="77777777" w:rsidTr="00232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E58D70B" w14:textId="7BABF1B2" w:rsidR="0023577C" w:rsidRPr="00C63B8B" w:rsidRDefault="0023577C" w:rsidP="0023577C">
            <w:pPr>
              <w:rPr>
                <w:b w:val="0"/>
                <w:bCs w:val="0"/>
              </w:rPr>
            </w:pPr>
            <w:proofErr w:type="spellStart"/>
            <w:r w:rsidRPr="00C63B8B">
              <w:rPr>
                <w:b w:val="0"/>
                <w:bCs w:val="0"/>
              </w:rPr>
              <w:t>Dataset</w:t>
            </w:r>
            <w:proofErr w:type="spellEnd"/>
            <w:r w:rsidRPr="00C63B8B">
              <w:rPr>
                <w:b w:val="0"/>
                <w:bCs w:val="0"/>
              </w:rPr>
              <w:t xml:space="preserve"> de entrenamiento usado</w:t>
            </w:r>
          </w:p>
        </w:tc>
        <w:tc>
          <w:tcPr>
            <w:tcW w:w="5395" w:type="dxa"/>
          </w:tcPr>
          <w:p w14:paraId="113E9DB0" w14:textId="28517129" w:rsidR="0023577C" w:rsidRDefault="0023577C" w:rsidP="0023577C">
            <w:pPr>
              <w:cnfStyle w:val="000000100000" w:firstRow="0" w:lastRow="0" w:firstColumn="0" w:lastColumn="0" w:oddVBand="0" w:evenVBand="0" w:oddHBand="1" w:evenHBand="0" w:firstRowFirstColumn="0" w:firstRowLastColumn="0" w:lastRowFirstColumn="0" w:lastRowLastColumn="0"/>
            </w:pPr>
            <w:r w:rsidRPr="0023577C">
              <w:t xml:space="preserve">Solo </w:t>
            </w:r>
            <w:r w:rsidRPr="0023577C">
              <w:rPr>
                <w:b/>
                <w:bCs/>
              </w:rPr>
              <w:t>1.000 ejemplos</w:t>
            </w:r>
            <w:r w:rsidRPr="0023577C">
              <w:t xml:space="preserve"> curados (llamado s1K)</w:t>
            </w:r>
          </w:p>
        </w:tc>
      </w:tr>
      <w:tr w:rsidR="0023577C" w14:paraId="365CC96E" w14:textId="77777777" w:rsidTr="0023289B">
        <w:tc>
          <w:tcPr>
            <w:cnfStyle w:val="001000000000" w:firstRow="0" w:lastRow="0" w:firstColumn="1" w:lastColumn="0" w:oddVBand="0" w:evenVBand="0" w:oddHBand="0" w:evenHBand="0" w:firstRowFirstColumn="0" w:firstRowLastColumn="0" w:lastRowFirstColumn="0" w:lastRowLastColumn="0"/>
            <w:tcW w:w="5395" w:type="dxa"/>
          </w:tcPr>
          <w:p w14:paraId="2A69D4BE" w14:textId="6B36AD39" w:rsidR="0023577C" w:rsidRPr="00C63B8B" w:rsidRDefault="00B11F4A" w:rsidP="0023577C">
            <w:pPr>
              <w:rPr>
                <w:b w:val="0"/>
                <w:bCs w:val="0"/>
              </w:rPr>
            </w:pPr>
            <w:r w:rsidRPr="00C63B8B">
              <w:rPr>
                <w:b w:val="0"/>
                <w:bCs w:val="0"/>
              </w:rPr>
              <w:t>Modelo base usado</w:t>
            </w:r>
          </w:p>
        </w:tc>
        <w:tc>
          <w:tcPr>
            <w:tcW w:w="5395" w:type="dxa"/>
          </w:tcPr>
          <w:p w14:paraId="3913597C" w14:textId="6D5D54E2" w:rsidR="0023577C" w:rsidRDefault="0023289B" w:rsidP="0023577C">
            <w:pPr>
              <w:cnfStyle w:val="000000000000" w:firstRow="0" w:lastRow="0" w:firstColumn="0" w:lastColumn="0" w:oddVBand="0" w:evenVBand="0" w:oddHBand="0" w:evenHBand="0" w:firstRowFirstColumn="0" w:firstRowLastColumn="0" w:lastRowFirstColumn="0" w:lastRowLastColumn="0"/>
            </w:pPr>
            <w:r w:rsidRPr="0023289B">
              <w:t>Qwen2.5-32B-Instruct</w:t>
            </w:r>
          </w:p>
        </w:tc>
      </w:tr>
      <w:tr w:rsidR="0023289B" w14:paraId="153462BB" w14:textId="77777777" w:rsidTr="00232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3B14EAC" w14:textId="7B43F050" w:rsidR="0023289B" w:rsidRPr="00C63B8B" w:rsidRDefault="00C63B8B" w:rsidP="0023577C">
            <w:pPr>
              <w:rPr>
                <w:b w:val="0"/>
                <w:bCs w:val="0"/>
              </w:rPr>
            </w:pPr>
            <w:r w:rsidRPr="00C63B8B">
              <w:rPr>
                <w:b w:val="0"/>
                <w:bCs w:val="0"/>
              </w:rPr>
              <w:t>Tiempo de entrenamiento</w:t>
            </w:r>
          </w:p>
        </w:tc>
        <w:tc>
          <w:tcPr>
            <w:tcW w:w="5395" w:type="dxa"/>
          </w:tcPr>
          <w:p w14:paraId="2424072F" w14:textId="290D2EAE" w:rsidR="0023289B" w:rsidRPr="00C63B8B" w:rsidRDefault="00C63B8B" w:rsidP="0023577C">
            <w:pPr>
              <w:cnfStyle w:val="000000100000" w:firstRow="0" w:lastRow="0" w:firstColumn="0" w:lastColumn="0" w:oddVBand="0" w:evenVBand="0" w:oddHBand="1" w:evenHBand="0" w:firstRowFirstColumn="0" w:firstRowLastColumn="0" w:lastRowFirstColumn="0" w:lastRowLastColumn="0"/>
              <w:rPr>
                <w:b/>
                <w:bCs/>
              </w:rPr>
            </w:pPr>
            <w:r w:rsidRPr="00C63B8B">
              <w:rPr>
                <w:b/>
                <w:bCs/>
              </w:rPr>
              <w:t xml:space="preserve">26 minutos, </w:t>
            </w:r>
            <w:r w:rsidRPr="00C63B8B">
              <w:t xml:space="preserve">en 16 </w:t>
            </w:r>
            <w:proofErr w:type="spellStart"/>
            <w:r w:rsidRPr="00C63B8B">
              <w:t>GPUs</w:t>
            </w:r>
            <w:proofErr w:type="spellEnd"/>
            <w:r w:rsidRPr="00C63B8B">
              <w:t xml:space="preserve"> H100</w:t>
            </w:r>
          </w:p>
        </w:tc>
      </w:tr>
      <w:tr w:rsidR="00C63B8B" w14:paraId="378DF5FE" w14:textId="77777777" w:rsidTr="0023289B">
        <w:tc>
          <w:tcPr>
            <w:cnfStyle w:val="001000000000" w:firstRow="0" w:lastRow="0" w:firstColumn="1" w:lastColumn="0" w:oddVBand="0" w:evenVBand="0" w:oddHBand="0" w:evenHBand="0" w:firstRowFirstColumn="0" w:firstRowLastColumn="0" w:lastRowFirstColumn="0" w:lastRowLastColumn="0"/>
            <w:tcW w:w="5395" w:type="dxa"/>
          </w:tcPr>
          <w:p w14:paraId="41165E06" w14:textId="177D0A09" w:rsidR="00C63B8B" w:rsidRPr="00C63B8B" w:rsidRDefault="00C63B8B" w:rsidP="0023577C">
            <w:pPr>
              <w:rPr>
                <w:b w:val="0"/>
                <w:bCs w:val="0"/>
              </w:rPr>
            </w:pPr>
            <w:r w:rsidRPr="00C63B8B">
              <w:rPr>
                <w:b w:val="0"/>
                <w:bCs w:val="0"/>
              </w:rPr>
              <w:t>Costo estimado del entrenamiento</w:t>
            </w:r>
          </w:p>
        </w:tc>
        <w:tc>
          <w:tcPr>
            <w:tcW w:w="5395" w:type="dxa"/>
          </w:tcPr>
          <w:p w14:paraId="1221D8FC" w14:textId="4BBC55E1" w:rsidR="00C63B8B" w:rsidRPr="00C63B8B" w:rsidRDefault="00C63B8B" w:rsidP="0023577C">
            <w:pPr>
              <w:cnfStyle w:val="000000000000" w:firstRow="0" w:lastRow="0" w:firstColumn="0" w:lastColumn="0" w:oddVBand="0" w:evenVBand="0" w:oddHBand="0" w:evenHBand="0" w:firstRowFirstColumn="0" w:firstRowLastColumn="0" w:lastRowFirstColumn="0" w:lastRowLastColumn="0"/>
              <w:rPr>
                <w:b/>
                <w:bCs/>
              </w:rPr>
            </w:pPr>
            <w:r w:rsidRPr="00C63B8B">
              <w:rPr>
                <w:b/>
                <w:bCs/>
              </w:rPr>
              <w:t>~$25 USD</w:t>
            </w:r>
          </w:p>
        </w:tc>
      </w:tr>
      <w:tr w:rsidR="00C63B8B" w14:paraId="1396E41D" w14:textId="77777777" w:rsidTr="00232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CC08BEA" w14:textId="135B7006" w:rsidR="00C63B8B" w:rsidRPr="00C63B8B" w:rsidRDefault="00C63B8B" w:rsidP="0023577C">
            <w:pPr>
              <w:rPr>
                <w:b w:val="0"/>
                <w:bCs w:val="0"/>
              </w:rPr>
            </w:pPr>
            <w:r w:rsidRPr="00C63B8B">
              <w:rPr>
                <w:b w:val="0"/>
                <w:bCs w:val="0"/>
              </w:rPr>
              <w:t>Resultado (modelo final: s1-32B)</w:t>
            </w:r>
          </w:p>
        </w:tc>
        <w:tc>
          <w:tcPr>
            <w:tcW w:w="5395" w:type="dxa"/>
          </w:tcPr>
          <w:p w14:paraId="71C45251" w14:textId="177EEA10" w:rsidR="00C63B8B" w:rsidRPr="00AB4FFC" w:rsidRDefault="00AB4FFC" w:rsidP="0023577C">
            <w:pPr>
              <w:cnfStyle w:val="000000100000" w:firstRow="0" w:lastRow="0" w:firstColumn="0" w:lastColumn="0" w:oddVBand="0" w:evenVBand="0" w:oddHBand="1" w:evenHBand="0" w:firstRowFirstColumn="0" w:firstRowLastColumn="0" w:lastRowFirstColumn="0" w:lastRowLastColumn="0"/>
            </w:pPr>
            <w:r w:rsidRPr="00AB4FFC">
              <w:t xml:space="preserve">Superó a o1-preview de </w:t>
            </w:r>
            <w:proofErr w:type="spellStart"/>
            <w:r w:rsidRPr="00AB4FFC">
              <w:t>OpenAI</w:t>
            </w:r>
            <w:proofErr w:type="spellEnd"/>
            <w:r w:rsidRPr="00AB4FFC">
              <w:t xml:space="preserve"> en matemática competitiva por hasta un</w:t>
            </w:r>
            <w:r w:rsidRPr="00AB4FFC">
              <w:rPr>
                <w:b/>
                <w:bCs/>
              </w:rPr>
              <w:t xml:space="preserve"> 27% </w:t>
            </w:r>
            <w:r w:rsidRPr="00AB4FFC">
              <w:t>(</w:t>
            </w:r>
            <w:proofErr w:type="spellStart"/>
            <w:r w:rsidRPr="00AB4FFC">
              <w:t>benchmarks</w:t>
            </w:r>
            <w:proofErr w:type="spellEnd"/>
            <w:r w:rsidRPr="00AB4FFC">
              <w:t xml:space="preserve"> MATH y AIME24)</w:t>
            </w:r>
          </w:p>
        </w:tc>
      </w:tr>
      <w:tr w:rsidR="00AB4FFC" w14:paraId="29ED3DA2" w14:textId="77777777" w:rsidTr="0023289B">
        <w:tc>
          <w:tcPr>
            <w:cnfStyle w:val="001000000000" w:firstRow="0" w:lastRow="0" w:firstColumn="1" w:lastColumn="0" w:oddVBand="0" w:evenVBand="0" w:oddHBand="0" w:evenHBand="0" w:firstRowFirstColumn="0" w:firstRowLastColumn="0" w:lastRowFirstColumn="0" w:lastRowLastColumn="0"/>
            <w:tcW w:w="5395" w:type="dxa"/>
          </w:tcPr>
          <w:p w14:paraId="6199F2F4" w14:textId="5926E0C0" w:rsidR="00AB4FFC" w:rsidRPr="00C63B8B" w:rsidRDefault="00AB4FFC" w:rsidP="0023577C">
            <w:pPr>
              <w:rPr>
                <w:b w:val="0"/>
                <w:bCs w:val="0"/>
              </w:rPr>
            </w:pPr>
            <w:r w:rsidRPr="00AB4FFC">
              <w:rPr>
                <w:b w:val="0"/>
                <w:bCs w:val="0"/>
              </w:rPr>
              <w:t>Con más "</w:t>
            </w:r>
            <w:proofErr w:type="spellStart"/>
            <w:r w:rsidRPr="00AB4FFC">
              <w:rPr>
                <w:b w:val="0"/>
                <w:bCs w:val="0"/>
              </w:rPr>
              <w:t>budget</w:t>
            </w:r>
            <w:proofErr w:type="spellEnd"/>
            <w:r w:rsidRPr="00AB4FFC">
              <w:rPr>
                <w:b w:val="0"/>
                <w:bCs w:val="0"/>
              </w:rPr>
              <w:t xml:space="preserve"> </w:t>
            </w:r>
            <w:proofErr w:type="spellStart"/>
            <w:r w:rsidRPr="00AB4FFC">
              <w:rPr>
                <w:b w:val="0"/>
                <w:bCs w:val="0"/>
              </w:rPr>
              <w:t>forcing</w:t>
            </w:r>
            <w:proofErr w:type="spellEnd"/>
            <w:r w:rsidRPr="00AB4FFC">
              <w:rPr>
                <w:b w:val="0"/>
                <w:bCs w:val="0"/>
              </w:rPr>
              <w:t>"</w:t>
            </w:r>
          </w:p>
        </w:tc>
        <w:tc>
          <w:tcPr>
            <w:tcW w:w="5395" w:type="dxa"/>
          </w:tcPr>
          <w:p w14:paraId="6A0A5860" w14:textId="390D7FD2" w:rsidR="00AB4FFC" w:rsidRPr="00AB4FFC" w:rsidRDefault="00AB4FFC" w:rsidP="0023577C">
            <w:pPr>
              <w:cnfStyle w:val="000000000000" w:firstRow="0" w:lastRow="0" w:firstColumn="0" w:lastColumn="0" w:oddVBand="0" w:evenVBand="0" w:oddHBand="0" w:evenHBand="0" w:firstRowFirstColumn="0" w:firstRowLastColumn="0" w:lastRowFirstColumn="0" w:lastRowLastColumn="0"/>
            </w:pPr>
            <w:r w:rsidRPr="00AB4FFC">
              <w:t>Mejoró de 50% a 57% en AIME24, solo agregando más pasos de razonamiento en el momento de responder (sin reentrenar)</w:t>
            </w:r>
          </w:p>
        </w:tc>
      </w:tr>
      <w:tr w:rsidR="00AB4FFC" w14:paraId="01D7253A" w14:textId="77777777" w:rsidTr="00232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5D28772" w14:textId="5900FCD2" w:rsidR="00AB4FFC" w:rsidRPr="00AB4FFC" w:rsidRDefault="00AB4FFC" w:rsidP="0023577C">
            <w:pPr>
              <w:rPr>
                <w:b w:val="0"/>
                <w:bCs w:val="0"/>
              </w:rPr>
            </w:pPr>
            <w:r w:rsidRPr="00AB4FFC">
              <w:rPr>
                <w:b w:val="0"/>
                <w:bCs w:val="0"/>
              </w:rPr>
              <w:t>Código y modelo</w:t>
            </w:r>
          </w:p>
        </w:tc>
        <w:tc>
          <w:tcPr>
            <w:tcW w:w="5395" w:type="dxa"/>
          </w:tcPr>
          <w:p w14:paraId="58A30A83" w14:textId="619B7C27" w:rsidR="00AB4FFC" w:rsidRPr="00AB4FFC" w:rsidRDefault="00AB4FFC" w:rsidP="0023577C">
            <w:pPr>
              <w:cnfStyle w:val="000000100000" w:firstRow="0" w:lastRow="0" w:firstColumn="0" w:lastColumn="0" w:oddVBand="0" w:evenVBand="0" w:oddHBand="1" w:evenHBand="0" w:firstRowFirstColumn="0" w:firstRowLastColumn="0" w:lastRowFirstColumn="0" w:lastRowLastColumn="0"/>
            </w:pPr>
            <w:r w:rsidRPr="00AB4FFC">
              <w:t>100% abiertos — pesos, datos y código publicados</w:t>
            </w:r>
          </w:p>
        </w:tc>
      </w:tr>
    </w:tbl>
    <w:p w14:paraId="6247718F" w14:textId="77777777" w:rsidR="0023577C" w:rsidRDefault="0023577C" w:rsidP="0023577C"/>
    <w:p w14:paraId="124D0F3A" w14:textId="08304F97" w:rsidR="00187B81" w:rsidRPr="00D3097B" w:rsidRDefault="00187B81">
      <w:pPr>
        <w:pStyle w:val="Ttulo3"/>
        <w:numPr>
          <w:ilvl w:val="2"/>
          <w:numId w:val="10"/>
        </w:numPr>
        <w:rPr>
          <w:b/>
          <w:bCs/>
          <w:sz w:val="24"/>
          <w:szCs w:val="24"/>
          <w:highlight w:val="yellow"/>
        </w:rPr>
      </w:pPr>
      <w:bookmarkStart w:id="41" w:name="_Toc243791130"/>
      <w:r w:rsidRPr="00D3097B">
        <w:rPr>
          <w:b/>
          <w:bCs/>
          <w:sz w:val="24"/>
          <w:szCs w:val="24"/>
          <w:highlight w:val="yellow"/>
        </w:rPr>
        <w:t>Modelos híbridos: la evolución actual</w:t>
      </w:r>
      <w:r w:rsidR="009D1EB7">
        <w:rPr>
          <w:b/>
          <w:bCs/>
          <w:sz w:val="24"/>
          <w:szCs w:val="24"/>
          <w:highlight w:val="yellow"/>
        </w:rPr>
        <w:t xml:space="preserve"> – </w:t>
      </w:r>
      <w:proofErr w:type="spellStart"/>
      <w:r w:rsidR="009D1EB7">
        <w:rPr>
          <w:b/>
          <w:bCs/>
          <w:sz w:val="24"/>
          <w:szCs w:val="24"/>
          <w:highlight w:val="yellow"/>
        </w:rPr>
        <w:t>reasoning</w:t>
      </w:r>
      <w:proofErr w:type="spellEnd"/>
      <w:r w:rsidR="009D1EB7">
        <w:rPr>
          <w:b/>
          <w:bCs/>
          <w:sz w:val="24"/>
          <w:szCs w:val="24"/>
          <w:highlight w:val="yellow"/>
        </w:rPr>
        <w:t xml:space="preserve"> Budget </w:t>
      </w:r>
      <w:r w:rsidR="005A3AAF">
        <w:rPr>
          <w:b/>
          <w:bCs/>
          <w:sz w:val="24"/>
          <w:szCs w:val="24"/>
          <w:highlight w:val="yellow"/>
        </w:rPr>
        <w:t>-</w:t>
      </w:r>
      <w:r w:rsidR="00AF37A1">
        <w:rPr>
          <w:b/>
          <w:bCs/>
          <w:sz w:val="24"/>
          <w:szCs w:val="24"/>
          <w:highlight w:val="yellow"/>
        </w:rPr>
        <w:t xml:space="preserve"> test-time </w:t>
      </w:r>
      <w:proofErr w:type="spellStart"/>
      <w:r w:rsidR="00AF37A1">
        <w:rPr>
          <w:b/>
          <w:bCs/>
          <w:sz w:val="24"/>
          <w:szCs w:val="24"/>
          <w:highlight w:val="yellow"/>
        </w:rPr>
        <w:t>reasoning</w:t>
      </w:r>
      <w:proofErr w:type="spellEnd"/>
      <w:r w:rsidR="005A3AAF">
        <w:rPr>
          <w:b/>
          <w:bCs/>
          <w:sz w:val="24"/>
          <w:szCs w:val="24"/>
          <w:highlight w:val="yellow"/>
        </w:rPr>
        <w:t xml:space="preserve"> – </w:t>
      </w:r>
      <w:proofErr w:type="spellStart"/>
      <w:r w:rsidR="005A3AAF">
        <w:rPr>
          <w:b/>
          <w:bCs/>
          <w:sz w:val="24"/>
          <w:szCs w:val="24"/>
          <w:highlight w:val="yellow"/>
        </w:rPr>
        <w:t>reasoning</w:t>
      </w:r>
      <w:proofErr w:type="spellEnd"/>
      <w:r w:rsidR="005A3AAF">
        <w:rPr>
          <w:b/>
          <w:bCs/>
          <w:sz w:val="24"/>
          <w:szCs w:val="24"/>
          <w:highlight w:val="yellow"/>
        </w:rPr>
        <w:t xml:space="preserve"> trace</w:t>
      </w:r>
      <w:bookmarkEnd w:id="41"/>
    </w:p>
    <w:p w14:paraId="75A87FF2" w14:textId="77777777" w:rsidR="00242E00" w:rsidRPr="00242E00" w:rsidRDefault="00242E00" w:rsidP="00242E00">
      <w:r w:rsidRPr="00242E00">
        <w:t xml:space="preserve">Los modelos más modernos (según el profesor, en el momento de grabar: </w:t>
      </w:r>
      <w:r w:rsidRPr="00242E00">
        <w:rPr>
          <w:b/>
          <w:bCs/>
        </w:rPr>
        <w:t>Gemini 2.5 Pro y GPT-5</w:t>
      </w:r>
      <w:r w:rsidRPr="00242E00">
        <w:t xml:space="preserve">) son </w:t>
      </w:r>
      <w:r w:rsidRPr="00242E00">
        <w:rPr>
          <w:b/>
          <w:bCs/>
        </w:rPr>
        <w:t>híbridos</w:t>
      </w:r>
      <w:r w:rsidRPr="00242E00">
        <w:t xml:space="preserve"> — no son "puramente" de razonamiento, sino que </w:t>
      </w:r>
      <w:r w:rsidRPr="00242E00">
        <w:rPr>
          <w:b/>
          <w:bCs/>
        </w:rPr>
        <w:t>deciden ellos mismos</w:t>
      </w:r>
      <w:r w:rsidRPr="00242E00">
        <w:t xml:space="preserve"> cuánto razonar según la pregunta:</w:t>
      </w:r>
    </w:p>
    <w:p w14:paraId="18D709D7" w14:textId="7AEC581B" w:rsidR="0054467C" w:rsidRPr="0054467C" w:rsidRDefault="0054467C">
      <w:pPr>
        <w:pStyle w:val="Prrafodelista"/>
        <w:numPr>
          <w:ilvl w:val="0"/>
          <w:numId w:val="2"/>
        </w:numPr>
      </w:pPr>
      <w:r w:rsidRPr="0054467C">
        <w:t>Con un saludo simple ("hola") → prácticamente no razona, responde como un modelo de chat normal</w:t>
      </w:r>
    </w:p>
    <w:p w14:paraId="0A98F226" w14:textId="04737798" w:rsidR="00D3097B" w:rsidRDefault="0054467C">
      <w:pPr>
        <w:pStyle w:val="Prrafodelista"/>
        <w:numPr>
          <w:ilvl w:val="0"/>
          <w:numId w:val="2"/>
        </w:numPr>
      </w:pPr>
      <w:r w:rsidRPr="0054467C">
        <w:t>Con un problema complejo → activa un razonamiento más profundo, similar a un modelo de razonamiento puro</w:t>
      </w:r>
    </w:p>
    <w:p w14:paraId="65A0E5CB" w14:textId="77777777" w:rsidR="00007404" w:rsidRDefault="00007404" w:rsidP="00007404">
      <w:r w:rsidRPr="00007404">
        <w:t xml:space="preserve">Este nivel de razonamiento se llama </w:t>
      </w:r>
      <w:r w:rsidRPr="00007404">
        <w:rPr>
          <w:b/>
          <w:bCs/>
        </w:rPr>
        <w:t>presupuesto de razonamiento</w:t>
      </w:r>
      <w:r w:rsidRPr="00007404">
        <w:t xml:space="preserve"> (</w:t>
      </w:r>
      <w:proofErr w:type="spellStart"/>
      <w:r w:rsidRPr="00007404">
        <w:t>reasoning</w:t>
      </w:r>
      <w:proofErr w:type="spellEnd"/>
      <w:r w:rsidRPr="00007404">
        <w:t xml:space="preserve"> </w:t>
      </w:r>
      <w:proofErr w:type="spellStart"/>
      <w:r w:rsidRPr="00007404">
        <w:t>budget</w:t>
      </w:r>
      <w:proofErr w:type="spellEnd"/>
      <w:r w:rsidRPr="00007404">
        <w:t xml:space="preserve">) o </w:t>
      </w:r>
      <w:r w:rsidRPr="00007404">
        <w:rPr>
          <w:b/>
          <w:bCs/>
        </w:rPr>
        <w:t>esfuerzo de razonamiento</w:t>
      </w:r>
      <w:r w:rsidRPr="00007404">
        <w:t xml:space="preserve"> (</w:t>
      </w:r>
      <w:proofErr w:type="spellStart"/>
      <w:r w:rsidRPr="00007404">
        <w:t>reasoning</w:t>
      </w:r>
      <w:proofErr w:type="spellEnd"/>
      <w:r w:rsidRPr="00007404">
        <w:t xml:space="preserve"> </w:t>
      </w:r>
      <w:proofErr w:type="spellStart"/>
      <w:r w:rsidRPr="00007404">
        <w:t>effort</w:t>
      </w:r>
      <w:proofErr w:type="spellEnd"/>
      <w:r w:rsidRPr="00007404">
        <w:t xml:space="preserve">) — y es una decisión que se toma </w:t>
      </w:r>
      <w:r w:rsidRPr="00007404">
        <w:rPr>
          <w:b/>
          <w:bCs/>
        </w:rPr>
        <w:t>antes</w:t>
      </w:r>
      <w:r w:rsidRPr="00007404">
        <w:t xml:space="preserve"> de que el modelo empiece a razonar: es el tope o margen que se le da (por ejemplo, elegir "</w:t>
      </w:r>
      <w:proofErr w:type="spellStart"/>
      <w:r w:rsidRPr="00007404">
        <w:t>low</w:t>
      </w:r>
      <w:proofErr w:type="spellEnd"/>
      <w:r w:rsidRPr="00007404">
        <w:t>/</w:t>
      </w:r>
      <w:proofErr w:type="spellStart"/>
      <w:r w:rsidRPr="00007404">
        <w:t>medium</w:t>
      </w:r>
      <w:proofErr w:type="spellEnd"/>
      <w:r w:rsidRPr="00007404">
        <w:t>/</w:t>
      </w:r>
      <w:proofErr w:type="spellStart"/>
      <w:r w:rsidRPr="00007404">
        <w:t>high</w:t>
      </w:r>
      <w:proofErr w:type="spellEnd"/>
      <w:r w:rsidRPr="00007404">
        <w:t xml:space="preserve"> </w:t>
      </w:r>
      <w:proofErr w:type="spellStart"/>
      <w:r w:rsidRPr="00007404">
        <w:t>reasoning</w:t>
      </w:r>
      <w:proofErr w:type="spellEnd"/>
      <w:r w:rsidRPr="00007404">
        <w:t xml:space="preserve"> </w:t>
      </w:r>
      <w:proofErr w:type="spellStart"/>
      <w:r w:rsidRPr="00007404">
        <w:t>effort</w:t>
      </w:r>
      <w:proofErr w:type="spellEnd"/>
      <w:r w:rsidRPr="00007404">
        <w:t>" al llamar a la API de un modelo híbrido).</w:t>
      </w:r>
    </w:p>
    <w:p w14:paraId="4184E104" w14:textId="09BF1D59" w:rsidR="00007404" w:rsidRPr="00861095" w:rsidRDefault="00007404" w:rsidP="00007404">
      <w:pPr>
        <w:rPr>
          <w:b/>
          <w:bCs/>
          <w:sz w:val="24"/>
          <w:szCs w:val="28"/>
        </w:rPr>
      </w:pPr>
      <w:r w:rsidRPr="00861095">
        <w:rPr>
          <w:b/>
          <w:bCs/>
          <w:sz w:val="24"/>
          <w:szCs w:val="28"/>
          <w:highlight w:val="yellow"/>
        </w:rPr>
        <w:t>El acto de razonar en sí: “inferencia en tiempo de prueba”</w:t>
      </w:r>
    </w:p>
    <w:p w14:paraId="6F3EAE67" w14:textId="77777777" w:rsidR="00696AF0" w:rsidRPr="00696AF0" w:rsidRDefault="00696AF0" w:rsidP="00696AF0">
      <w:pPr>
        <w:pBdr>
          <w:bottom w:val="single" w:sz="6" w:space="1" w:color="auto"/>
        </w:pBdr>
      </w:pPr>
      <w:r w:rsidRPr="00696AF0">
        <w:t xml:space="preserve">Distinto al </w:t>
      </w:r>
      <w:r w:rsidRPr="00696AF0">
        <w:rPr>
          <w:i/>
          <w:iCs/>
        </w:rPr>
        <w:t>presupuesto</w:t>
      </w:r>
      <w:r w:rsidRPr="00696AF0">
        <w:t xml:space="preserve"> (que se fija antes), el nombre técnico para </w:t>
      </w:r>
      <w:r w:rsidRPr="00696AF0">
        <w:rPr>
          <w:i/>
          <w:iCs/>
        </w:rPr>
        <w:t>el acto mismo</w:t>
      </w:r>
      <w:r w:rsidRPr="00696AF0">
        <w:t xml:space="preserve"> de que un modelo piense —lo que ocurre </w:t>
      </w:r>
      <w:r w:rsidRPr="00696AF0">
        <w:rPr>
          <w:b/>
          <w:bCs/>
        </w:rPr>
        <w:t>durante</w:t>
      </w:r>
      <w:r w:rsidRPr="00696AF0">
        <w:t xml:space="preserve"> ese margen ya fijado— es </w:t>
      </w:r>
      <w:r w:rsidRPr="00696AF0">
        <w:rPr>
          <w:b/>
          <w:bCs/>
        </w:rPr>
        <w:t>test-time compute</w:t>
      </w:r>
      <w:r w:rsidRPr="00696AF0">
        <w:t xml:space="preserve"> o </w:t>
      </w:r>
      <w:r w:rsidRPr="00696AF0">
        <w:rPr>
          <w:b/>
          <w:bCs/>
        </w:rPr>
        <w:t xml:space="preserve">test-time </w:t>
      </w:r>
      <w:proofErr w:type="spellStart"/>
      <w:r w:rsidRPr="00696AF0">
        <w:rPr>
          <w:b/>
          <w:bCs/>
        </w:rPr>
        <w:t>reasoning</w:t>
      </w:r>
      <w:proofErr w:type="spellEnd"/>
      <w:r w:rsidRPr="00696AF0">
        <w:t xml:space="preserve"> (cómputo/razonamiento en tiempo de inferencia), porque sucede durante la </w:t>
      </w:r>
      <w:r w:rsidRPr="00696AF0">
        <w:rPr>
          <w:b/>
          <w:bCs/>
        </w:rPr>
        <w:t>inferencia</w:t>
      </w:r>
      <w:r w:rsidRPr="00696AF0">
        <w:t xml:space="preserve"> (cuando el modelo ya entrenado procesa tu pregunta), no durante el entrenamiento. El texto que el modelo genera mientras "piensa" se llama </w:t>
      </w:r>
      <w:proofErr w:type="spellStart"/>
      <w:r w:rsidRPr="00696AF0">
        <w:rPr>
          <w:b/>
          <w:bCs/>
        </w:rPr>
        <w:t>thinking</w:t>
      </w:r>
      <w:proofErr w:type="spellEnd"/>
      <w:r w:rsidRPr="00696AF0">
        <w:rPr>
          <w:b/>
          <w:bCs/>
        </w:rPr>
        <w:t xml:space="preserve"> tokens</w:t>
      </w:r>
      <w:r w:rsidRPr="00696AF0">
        <w:t xml:space="preserve"> o </w:t>
      </w:r>
      <w:proofErr w:type="spellStart"/>
      <w:r w:rsidRPr="00696AF0">
        <w:rPr>
          <w:b/>
          <w:bCs/>
        </w:rPr>
        <w:t>reasoning</w:t>
      </w:r>
      <w:proofErr w:type="spellEnd"/>
      <w:r w:rsidRPr="00696AF0">
        <w:rPr>
          <w:b/>
          <w:bCs/>
        </w:rPr>
        <w:t xml:space="preserve"> trace</w:t>
      </w:r>
      <w:r w:rsidRPr="00696AF0">
        <w:t xml:space="preserve"> (rastro de razonamiento) — es justo lo que se ve en el bloque "</w:t>
      </w:r>
      <w:proofErr w:type="spellStart"/>
      <w:r w:rsidRPr="00696AF0">
        <w:t>Thinking</w:t>
      </w:r>
      <w:proofErr w:type="spellEnd"/>
      <w:r w:rsidRPr="00696AF0">
        <w:t xml:space="preserve">..." de </w:t>
      </w:r>
      <w:proofErr w:type="spellStart"/>
      <w:r w:rsidRPr="00696AF0">
        <w:t>gpt-oss</w:t>
      </w:r>
      <w:proofErr w:type="spellEnd"/>
      <w:r w:rsidRPr="00696AF0">
        <w:t>.</w:t>
      </w:r>
    </w:p>
    <w:p w14:paraId="37B25F97" w14:textId="77777777" w:rsidR="00E74C9E" w:rsidRDefault="00E74C9E" w:rsidP="00E74C9E">
      <w:pPr>
        <w:rPr>
          <w:b/>
          <w:bCs/>
          <w:sz w:val="24"/>
          <w:szCs w:val="28"/>
        </w:rPr>
      </w:pPr>
      <w:proofErr w:type="gramStart"/>
      <w:r w:rsidRPr="00E74C9E">
        <w:rPr>
          <w:b/>
          <w:bCs/>
          <w:sz w:val="24"/>
          <w:szCs w:val="28"/>
        </w:rPr>
        <w:t>Cuándo</w:t>
      </w:r>
      <w:proofErr w:type="gramEnd"/>
      <w:r w:rsidRPr="00E74C9E">
        <w:rPr>
          <w:b/>
          <w:bCs/>
          <w:sz w:val="24"/>
          <w:szCs w:val="28"/>
        </w:rPr>
        <w:t xml:space="preserve"> conviene usar cada tipo</w:t>
      </w:r>
    </w:p>
    <w:p w14:paraId="4FA04FB8" w14:textId="77777777" w:rsidR="00190E90" w:rsidRDefault="00190E90" w:rsidP="00E74C9E">
      <w:pPr>
        <w:rPr>
          <w:b/>
          <w:bCs/>
          <w:sz w:val="24"/>
          <w:szCs w:val="28"/>
        </w:rPr>
      </w:pPr>
    </w:p>
    <w:p w14:paraId="4BB5AFBA" w14:textId="77777777" w:rsidR="00190E90" w:rsidRDefault="00190E90" w:rsidP="00E74C9E">
      <w:pPr>
        <w:rPr>
          <w:b/>
          <w:bCs/>
          <w:sz w:val="24"/>
          <w:szCs w:val="28"/>
        </w:rPr>
      </w:pPr>
    </w:p>
    <w:p w14:paraId="272081DF" w14:textId="77777777" w:rsidR="00190E90" w:rsidRDefault="00190E90" w:rsidP="00E74C9E">
      <w:pPr>
        <w:rPr>
          <w:b/>
          <w:bCs/>
          <w:sz w:val="24"/>
          <w:szCs w:val="28"/>
        </w:rPr>
      </w:pPr>
    </w:p>
    <w:p w14:paraId="4FA87BF0" w14:textId="77777777" w:rsidR="00190E90" w:rsidRDefault="00190E90" w:rsidP="00E74C9E">
      <w:pPr>
        <w:rPr>
          <w:b/>
          <w:bCs/>
          <w:sz w:val="24"/>
          <w:szCs w:val="28"/>
        </w:rPr>
      </w:pPr>
    </w:p>
    <w:p w14:paraId="6C38319C" w14:textId="77777777" w:rsidR="00190E90" w:rsidRDefault="00190E90" w:rsidP="00E74C9E">
      <w:pPr>
        <w:rPr>
          <w:b/>
          <w:bCs/>
          <w:sz w:val="24"/>
          <w:szCs w:val="28"/>
        </w:rPr>
      </w:pPr>
    </w:p>
    <w:p w14:paraId="61863565" w14:textId="77777777" w:rsidR="00190E90" w:rsidRDefault="00190E90" w:rsidP="00E74C9E">
      <w:pPr>
        <w:rPr>
          <w:b/>
          <w:bCs/>
          <w:sz w:val="24"/>
          <w:szCs w:val="28"/>
        </w:rPr>
      </w:pPr>
    </w:p>
    <w:p w14:paraId="518FD569" w14:textId="77777777" w:rsidR="00190E90" w:rsidRPr="00E74C9E" w:rsidRDefault="00190E90" w:rsidP="00E74C9E">
      <w:pPr>
        <w:rPr>
          <w:b/>
          <w:bCs/>
          <w:sz w:val="24"/>
          <w:szCs w:val="28"/>
        </w:rPr>
      </w:pPr>
    </w:p>
    <w:tbl>
      <w:tblPr>
        <w:tblStyle w:val="Tabladelista3-nfasis4"/>
        <w:tblW w:w="0" w:type="auto"/>
        <w:tblLook w:val="04A0" w:firstRow="1" w:lastRow="0" w:firstColumn="1" w:lastColumn="0" w:noHBand="0" w:noVBand="1"/>
      </w:tblPr>
      <w:tblGrid>
        <w:gridCol w:w="3596"/>
        <w:gridCol w:w="3597"/>
        <w:gridCol w:w="3597"/>
      </w:tblGrid>
      <w:tr w:rsidR="008E334E" w14:paraId="4DBFBB14" w14:textId="77777777" w:rsidTr="00190E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6" w:type="dxa"/>
          </w:tcPr>
          <w:p w14:paraId="69D8729F" w14:textId="0536287F" w:rsidR="008E334E" w:rsidRPr="008E334E" w:rsidRDefault="008E334E" w:rsidP="00007404">
            <w:pPr>
              <w:rPr>
                <w:b w:val="0"/>
                <w:bCs w:val="0"/>
              </w:rPr>
            </w:pPr>
            <w:proofErr w:type="spellStart"/>
            <w:r>
              <w:rPr>
                <w:b w:val="0"/>
                <w:bCs w:val="0"/>
              </w:rPr>
              <w:lastRenderedPageBreak/>
              <w:t>Situacion</w:t>
            </w:r>
            <w:proofErr w:type="spellEnd"/>
          </w:p>
        </w:tc>
        <w:tc>
          <w:tcPr>
            <w:tcW w:w="3597" w:type="dxa"/>
          </w:tcPr>
          <w:p w14:paraId="2FB22D55" w14:textId="6F39349F" w:rsidR="008E334E" w:rsidRPr="008E334E" w:rsidRDefault="008E334E" w:rsidP="00007404">
            <w:pPr>
              <w:cnfStyle w:val="100000000000" w:firstRow="1" w:lastRow="0" w:firstColumn="0" w:lastColumn="0" w:oddVBand="0" w:evenVBand="0" w:oddHBand="0" w:evenHBand="0" w:firstRowFirstColumn="0" w:firstRowLastColumn="0" w:lastRowFirstColumn="0" w:lastRowLastColumn="0"/>
              <w:rPr>
                <w:b w:val="0"/>
                <w:bCs w:val="0"/>
              </w:rPr>
            </w:pPr>
            <w:r w:rsidRPr="008E334E">
              <w:rPr>
                <w:b w:val="0"/>
                <w:bCs w:val="0"/>
              </w:rPr>
              <w:t>Modelo recomendado</w:t>
            </w:r>
          </w:p>
        </w:tc>
        <w:tc>
          <w:tcPr>
            <w:tcW w:w="3597" w:type="dxa"/>
          </w:tcPr>
          <w:p w14:paraId="6181DB1C" w14:textId="41FA9D1E" w:rsidR="008E334E" w:rsidRPr="008E334E" w:rsidRDefault="008E334E" w:rsidP="00007404">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Por que</w:t>
            </w:r>
          </w:p>
        </w:tc>
      </w:tr>
      <w:tr w:rsidR="008E334E" w14:paraId="6FE82313" w14:textId="77777777" w:rsidTr="0019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F78DC69" w14:textId="5A7A8C84" w:rsidR="008E334E" w:rsidRPr="008E334E" w:rsidRDefault="008E334E" w:rsidP="00007404">
            <w:pPr>
              <w:rPr>
                <w:b w:val="0"/>
                <w:bCs w:val="0"/>
              </w:rPr>
            </w:pPr>
            <w:r w:rsidRPr="008E334E">
              <w:t>Resolver problemas lógicos/matemáticos difíciles</w:t>
            </w:r>
          </w:p>
        </w:tc>
        <w:tc>
          <w:tcPr>
            <w:tcW w:w="3597" w:type="dxa"/>
          </w:tcPr>
          <w:p w14:paraId="6AAC826E" w14:textId="4EF75FEB" w:rsidR="008E334E" w:rsidRDefault="008E334E" w:rsidP="00007404">
            <w:pPr>
              <w:cnfStyle w:val="000000100000" w:firstRow="0" w:lastRow="0" w:firstColumn="0" w:lastColumn="0" w:oddVBand="0" w:evenVBand="0" w:oddHBand="1" w:evenHBand="0" w:firstRowFirstColumn="0" w:firstRowLastColumn="0" w:lastRowFirstColumn="0" w:lastRowLastColumn="0"/>
            </w:pPr>
            <w:r w:rsidRPr="008E334E">
              <w:t>Razonamiento</w:t>
            </w:r>
          </w:p>
        </w:tc>
        <w:tc>
          <w:tcPr>
            <w:tcW w:w="3597" w:type="dxa"/>
          </w:tcPr>
          <w:p w14:paraId="7714B171" w14:textId="1E86A063" w:rsidR="008E334E" w:rsidRDefault="008E334E" w:rsidP="00007404">
            <w:pPr>
              <w:cnfStyle w:val="000000100000" w:firstRow="0" w:lastRow="0" w:firstColumn="0" w:lastColumn="0" w:oddVBand="0" w:evenVBand="0" w:oddHBand="1" w:evenHBand="0" w:firstRowFirstColumn="0" w:firstRowLastColumn="0" w:lastRowFirstColumn="0" w:lastRowLastColumn="0"/>
            </w:pPr>
            <w:r w:rsidRPr="008E334E">
              <w:t xml:space="preserve">Mejor puntaje en casi todos los </w:t>
            </w:r>
            <w:proofErr w:type="spellStart"/>
            <w:r w:rsidRPr="008E334E">
              <w:t>benchmarks</w:t>
            </w:r>
            <w:proofErr w:type="spellEnd"/>
          </w:p>
        </w:tc>
      </w:tr>
      <w:tr w:rsidR="008E334E" w14:paraId="6C43B4DF" w14:textId="77777777" w:rsidTr="00190E90">
        <w:tc>
          <w:tcPr>
            <w:cnfStyle w:val="001000000000" w:firstRow="0" w:lastRow="0" w:firstColumn="1" w:lastColumn="0" w:oddVBand="0" w:evenVBand="0" w:oddHBand="0" w:evenHBand="0" w:firstRowFirstColumn="0" w:firstRowLastColumn="0" w:lastRowFirstColumn="0" w:lastRowLastColumn="0"/>
            <w:tcW w:w="3596" w:type="dxa"/>
          </w:tcPr>
          <w:p w14:paraId="379686D0" w14:textId="175D8593" w:rsidR="008E334E" w:rsidRDefault="008E334E" w:rsidP="00007404">
            <w:r w:rsidRPr="008E334E">
              <w:t>Chat interactivo (rapidez importa)</w:t>
            </w:r>
          </w:p>
        </w:tc>
        <w:tc>
          <w:tcPr>
            <w:tcW w:w="3597" w:type="dxa"/>
          </w:tcPr>
          <w:p w14:paraId="24BEBD98" w14:textId="43B170AC" w:rsidR="008E334E" w:rsidRDefault="00532B1D" w:rsidP="00007404">
            <w:pPr>
              <w:cnfStyle w:val="000000000000" w:firstRow="0" w:lastRow="0" w:firstColumn="0" w:lastColumn="0" w:oddVBand="0" w:evenVBand="0" w:oddHBand="0" w:evenHBand="0" w:firstRowFirstColumn="0" w:firstRowLastColumn="0" w:lastRowFirstColumn="0" w:lastRowLastColumn="0"/>
            </w:pPr>
            <w:r w:rsidRPr="00532B1D">
              <w:t>Chat/</w:t>
            </w:r>
            <w:proofErr w:type="spellStart"/>
            <w:r w:rsidRPr="00532B1D">
              <w:t>Instruct</w:t>
            </w:r>
            <w:proofErr w:type="spellEnd"/>
          </w:p>
        </w:tc>
        <w:tc>
          <w:tcPr>
            <w:tcW w:w="3597" w:type="dxa"/>
          </w:tcPr>
          <w:p w14:paraId="447C3680" w14:textId="1256ABD9" w:rsidR="008E334E" w:rsidRDefault="00532B1D" w:rsidP="00007404">
            <w:pPr>
              <w:cnfStyle w:val="000000000000" w:firstRow="0" w:lastRow="0" w:firstColumn="0" w:lastColumn="0" w:oddVBand="0" w:evenVBand="0" w:oddHBand="0" w:evenHBand="0" w:firstRowFirstColumn="0" w:firstRowLastColumn="0" w:lastRowFirstColumn="0" w:lastRowLastColumn="0"/>
            </w:pPr>
            <w:r w:rsidRPr="00532B1D">
              <w:t>Más rápido y barato — no genera tokens de "pensamiento" extra</w:t>
            </w:r>
          </w:p>
        </w:tc>
      </w:tr>
      <w:tr w:rsidR="00532B1D" w14:paraId="633F62CA" w14:textId="77777777" w:rsidTr="0019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6832AE5" w14:textId="3F6F3153" w:rsidR="00532B1D" w:rsidRPr="008E334E" w:rsidRDefault="00532B1D" w:rsidP="00007404">
            <w:r w:rsidRPr="00532B1D">
              <w:t>Generar contenido creativo (emails, textos)</w:t>
            </w:r>
          </w:p>
        </w:tc>
        <w:tc>
          <w:tcPr>
            <w:tcW w:w="3597" w:type="dxa"/>
          </w:tcPr>
          <w:p w14:paraId="6111671C" w14:textId="0BB22762" w:rsidR="00532B1D" w:rsidRPr="00532B1D" w:rsidRDefault="00532B1D" w:rsidP="00007404">
            <w:pPr>
              <w:cnfStyle w:val="000000100000" w:firstRow="0" w:lastRow="0" w:firstColumn="0" w:lastColumn="0" w:oddVBand="0" w:evenVBand="0" w:oddHBand="1" w:evenHBand="0" w:firstRowFirstColumn="0" w:firstRowLastColumn="0" w:lastRowFirstColumn="0" w:lastRowLastColumn="0"/>
            </w:pPr>
            <w:r w:rsidRPr="00532B1D">
              <w:t>Chat/</w:t>
            </w:r>
            <w:proofErr w:type="spellStart"/>
            <w:r w:rsidRPr="00532B1D">
              <w:t>Instruct</w:t>
            </w:r>
            <w:proofErr w:type="spellEnd"/>
            <w:r w:rsidRPr="00532B1D">
              <w:t xml:space="preserve"> (con matiz)</w:t>
            </w:r>
          </w:p>
        </w:tc>
        <w:tc>
          <w:tcPr>
            <w:tcW w:w="3597" w:type="dxa"/>
          </w:tcPr>
          <w:p w14:paraId="73AD87CB" w14:textId="6D8B9DCC" w:rsidR="00532B1D" w:rsidRPr="00532B1D" w:rsidRDefault="00532B1D" w:rsidP="00007404">
            <w:pPr>
              <w:cnfStyle w:val="000000100000" w:firstRow="0" w:lastRow="0" w:firstColumn="0" w:lastColumn="0" w:oddVBand="0" w:evenVBand="0" w:oddHBand="1" w:evenHBand="0" w:firstRowFirstColumn="0" w:firstRowLastColumn="0" w:lastRowFirstColumn="0" w:lastRowLastColumn="0"/>
            </w:pPr>
            <w:r w:rsidRPr="00532B1D">
              <w:t xml:space="preserve">Anecdóticamente, los modelos de razonamiento a veces resultan "fríos y analíticos"; el profesor aclara que esto </w:t>
            </w:r>
            <w:r w:rsidRPr="00532B1D">
              <w:rPr>
                <w:b/>
                <w:bCs/>
              </w:rPr>
              <w:t>no está bien medido con métricas formales</w:t>
            </w:r>
            <w:r w:rsidRPr="00532B1D">
              <w:t>, es más una observación de la comunidad — conviene probarlo uno mismo</w:t>
            </w:r>
          </w:p>
        </w:tc>
      </w:tr>
      <w:tr w:rsidR="00532B1D" w14:paraId="59758FA2" w14:textId="77777777" w:rsidTr="00190E90">
        <w:tc>
          <w:tcPr>
            <w:cnfStyle w:val="001000000000" w:firstRow="0" w:lastRow="0" w:firstColumn="1" w:lastColumn="0" w:oddVBand="0" w:evenVBand="0" w:oddHBand="0" w:evenHBand="0" w:firstRowFirstColumn="0" w:firstRowLastColumn="0" w:lastRowFirstColumn="0" w:lastRowLastColumn="0"/>
            <w:tcW w:w="3596" w:type="dxa"/>
          </w:tcPr>
          <w:p w14:paraId="0D3BE9C2" w14:textId="6B043BE0" w:rsidR="00532B1D" w:rsidRPr="00532B1D" w:rsidRDefault="00532B1D" w:rsidP="00007404">
            <w:r w:rsidRPr="00532B1D">
              <w:t>Entrenar un modelo para una habilidad completamente nueva (fine-</w:t>
            </w:r>
            <w:proofErr w:type="spellStart"/>
            <w:r w:rsidRPr="00532B1D">
              <w:t>tuning</w:t>
            </w:r>
            <w:proofErr w:type="spellEnd"/>
            <w:r w:rsidRPr="00532B1D">
              <w:t>)</w:t>
            </w:r>
          </w:p>
        </w:tc>
        <w:tc>
          <w:tcPr>
            <w:tcW w:w="3597" w:type="dxa"/>
          </w:tcPr>
          <w:p w14:paraId="4E837BF6" w14:textId="47BA1218" w:rsidR="00532B1D" w:rsidRPr="00532B1D" w:rsidRDefault="00532B1D" w:rsidP="00007404">
            <w:pPr>
              <w:cnfStyle w:val="000000000000" w:firstRow="0" w:lastRow="0" w:firstColumn="0" w:lastColumn="0" w:oddVBand="0" w:evenVBand="0" w:oddHBand="0" w:evenHBand="0" w:firstRowFirstColumn="0" w:firstRowLastColumn="0" w:lastRowFirstColumn="0" w:lastRowLastColumn="0"/>
            </w:pPr>
            <w:r w:rsidRPr="00532B1D">
              <w:t>Base</w:t>
            </w:r>
          </w:p>
        </w:tc>
        <w:tc>
          <w:tcPr>
            <w:tcW w:w="3597" w:type="dxa"/>
          </w:tcPr>
          <w:p w14:paraId="253766F5" w14:textId="1B8E54A8" w:rsidR="00532B1D" w:rsidRPr="00532B1D" w:rsidRDefault="00190E90" w:rsidP="00007404">
            <w:pPr>
              <w:cnfStyle w:val="000000000000" w:firstRow="0" w:lastRow="0" w:firstColumn="0" w:lastColumn="0" w:oddVBand="0" w:evenVBand="0" w:oddHBand="0" w:evenHBand="0" w:firstRowFirstColumn="0" w:firstRowLastColumn="0" w:lastRowFirstColumn="0" w:lastRowLastColumn="0"/>
            </w:pPr>
            <w:r>
              <w:t xml:space="preserve">Al no tener un “estilo” de chat o razonamiento ya fijado, es </w:t>
            </w:r>
            <w:proofErr w:type="spellStart"/>
            <w:r>
              <w:t>mas</w:t>
            </w:r>
            <w:proofErr w:type="spellEnd"/>
            <w:r>
              <w:t xml:space="preserve"> maleable para aprender un comportamiento distinto de cero </w:t>
            </w:r>
          </w:p>
        </w:tc>
      </w:tr>
    </w:tbl>
    <w:p w14:paraId="3714B8CD" w14:textId="77777777" w:rsidR="00E74C9E" w:rsidRPr="00696AF0" w:rsidRDefault="00E74C9E" w:rsidP="00007404"/>
    <w:p w14:paraId="27606934" w14:textId="2A491BCA" w:rsidR="00007404" w:rsidRPr="00737D8B" w:rsidRDefault="00737D8B">
      <w:pPr>
        <w:pStyle w:val="Ttulo3"/>
        <w:numPr>
          <w:ilvl w:val="2"/>
          <w:numId w:val="13"/>
        </w:numPr>
        <w:rPr>
          <w:b/>
          <w:bCs/>
          <w:sz w:val="24"/>
          <w:szCs w:val="24"/>
          <w:highlight w:val="yellow"/>
        </w:rPr>
      </w:pPr>
      <w:bookmarkStart w:id="42" w:name="_Toc243791131"/>
      <w:proofErr w:type="spellStart"/>
      <w:r w:rsidRPr="00737D8B">
        <w:rPr>
          <w:b/>
          <w:bCs/>
          <w:sz w:val="24"/>
          <w:szCs w:val="24"/>
          <w:highlight w:val="yellow"/>
        </w:rPr>
        <w:t>Por que</w:t>
      </w:r>
      <w:proofErr w:type="spellEnd"/>
      <w:r w:rsidRPr="00737D8B">
        <w:rPr>
          <w:b/>
          <w:bCs/>
          <w:sz w:val="24"/>
          <w:szCs w:val="24"/>
          <w:highlight w:val="yellow"/>
        </w:rPr>
        <w:t xml:space="preserve"> NO usar siempre un modelo de razonamiento (aunque </w:t>
      </w:r>
      <w:proofErr w:type="spellStart"/>
      <w:r w:rsidRPr="00737D8B">
        <w:rPr>
          <w:b/>
          <w:bCs/>
          <w:sz w:val="24"/>
          <w:szCs w:val="24"/>
          <w:highlight w:val="yellow"/>
        </w:rPr>
        <w:t>puntue</w:t>
      </w:r>
      <w:proofErr w:type="spellEnd"/>
      <w:r w:rsidRPr="00737D8B">
        <w:rPr>
          <w:b/>
          <w:bCs/>
          <w:sz w:val="24"/>
          <w:szCs w:val="24"/>
          <w:highlight w:val="yellow"/>
        </w:rPr>
        <w:t xml:space="preserve"> mejor)</w:t>
      </w:r>
      <w:bookmarkEnd w:id="42"/>
    </w:p>
    <w:p w14:paraId="6F1422B1" w14:textId="77777777" w:rsidR="001207F6" w:rsidRPr="001207F6" w:rsidRDefault="001207F6" w:rsidP="001207F6">
      <w:r w:rsidRPr="001207F6">
        <w:t xml:space="preserve">El profesor se hace esta pregunta directamente — si los modelos de razonamiento sacan mejor puntaje en casi todos los </w:t>
      </w:r>
      <w:proofErr w:type="spellStart"/>
      <w:r w:rsidRPr="001207F6">
        <w:t>benchmarks</w:t>
      </w:r>
      <w:proofErr w:type="spellEnd"/>
      <w:r w:rsidRPr="001207F6">
        <w:t>, ¿por qué no usarlos siempre? Da tres razones:</w:t>
      </w:r>
    </w:p>
    <w:p w14:paraId="264FF9C3" w14:textId="77777777" w:rsidR="00B9547A" w:rsidRPr="00B9547A" w:rsidRDefault="00B9547A">
      <w:pPr>
        <w:numPr>
          <w:ilvl w:val="0"/>
          <w:numId w:val="14"/>
        </w:numPr>
      </w:pPr>
      <w:r w:rsidRPr="00B9547A">
        <w:rPr>
          <w:b/>
          <w:bCs/>
        </w:rPr>
        <w:t>Velocidad y costo</w:t>
      </w:r>
      <w:r w:rsidRPr="00B9547A">
        <w:t>: los modelos de chat son más rápidos y baratos porque no tienen que generar todos los tokens del razonamiento intermedio antes de la respuesta final — mejor para casos de uso interactivo.</w:t>
      </w:r>
    </w:p>
    <w:p w14:paraId="652D7DF0" w14:textId="77777777" w:rsidR="00B9547A" w:rsidRPr="00B9547A" w:rsidRDefault="00B9547A">
      <w:pPr>
        <w:numPr>
          <w:ilvl w:val="0"/>
          <w:numId w:val="14"/>
        </w:numPr>
      </w:pPr>
      <w:r w:rsidRPr="00B9547A">
        <w:rPr>
          <w:b/>
          <w:bCs/>
        </w:rPr>
        <w:t>Contenido creativo</w:t>
      </w:r>
      <w:r w:rsidRPr="00B9547A">
        <w:t>: de forma anecdótica (sin una métrica formal que lo confirme), la comunidad reporta que los modelos de razonamiento a veces "piensan demasiado" y producen contenido más frío y analítico — para un email o texto creativo, un modelo de chat normal suele fluir mejor.</w:t>
      </w:r>
    </w:p>
    <w:p w14:paraId="1D4540B3" w14:textId="77777777" w:rsidR="00B9547A" w:rsidRPr="00B9547A" w:rsidRDefault="00B9547A">
      <w:pPr>
        <w:numPr>
          <w:ilvl w:val="0"/>
          <w:numId w:val="14"/>
        </w:numPr>
      </w:pPr>
      <w:r w:rsidRPr="00B9547A">
        <w:rPr>
          <w:b/>
          <w:bCs/>
        </w:rPr>
        <w:t>Fine-</w:t>
      </w:r>
      <w:proofErr w:type="spellStart"/>
      <w:r w:rsidRPr="00B9547A">
        <w:rPr>
          <w:b/>
          <w:bCs/>
        </w:rPr>
        <w:t>tuning</w:t>
      </w:r>
      <w:proofErr w:type="spellEnd"/>
      <w:r w:rsidRPr="00B9547A">
        <w:rPr>
          <w:b/>
          <w:bCs/>
        </w:rPr>
        <w:t xml:space="preserve"> para una habilidad nueva</w:t>
      </w:r>
      <w:r w:rsidRPr="00B9547A">
        <w:t xml:space="preserve">: si el objetivo es entrenar el modelo desde cero para que haga algo distinto (lo que se hará más adelante en el curso), conviene arrancar de un modelo </w:t>
      </w:r>
      <w:r w:rsidRPr="00B9547A">
        <w:rPr>
          <w:b/>
          <w:bCs/>
        </w:rPr>
        <w:t>base</w:t>
      </w:r>
      <w:r w:rsidRPr="00B9547A">
        <w:t xml:space="preserve"> — sin el "molde" ya fijado de chat o razonamiento, es más maleable para aprender un comportamiento diferente.</w:t>
      </w:r>
    </w:p>
    <w:p w14:paraId="27B81F7A" w14:textId="77777777" w:rsidR="00B9547A" w:rsidRDefault="00B9547A" w:rsidP="00B9547A"/>
    <w:p w14:paraId="77CBC391" w14:textId="77777777" w:rsidR="005844F1" w:rsidRDefault="005844F1" w:rsidP="00B9547A"/>
    <w:p w14:paraId="19B4528E" w14:textId="35CFC5E3" w:rsidR="005844F1" w:rsidRDefault="005844F1">
      <w:r>
        <w:br w:type="page"/>
      </w:r>
    </w:p>
    <w:p w14:paraId="0E69A33D" w14:textId="08888869" w:rsidR="005844F1" w:rsidRDefault="0085260C">
      <w:pPr>
        <w:pStyle w:val="Ttulo2"/>
        <w:numPr>
          <w:ilvl w:val="1"/>
          <w:numId w:val="10"/>
        </w:numPr>
        <w:rPr>
          <w:rFonts w:ascii="Arial" w:hAnsi="Arial" w:cs="Arial"/>
          <w:b/>
          <w:bCs/>
          <w:sz w:val="24"/>
          <w:szCs w:val="24"/>
          <w:highlight w:val="yellow"/>
        </w:rPr>
      </w:pPr>
      <w:bookmarkStart w:id="43" w:name="_Toc243791132"/>
      <w:r>
        <w:rPr>
          <w:rFonts w:ascii="Arial" w:hAnsi="Arial" w:cs="Arial"/>
          <w:b/>
          <w:bCs/>
          <w:sz w:val="24"/>
          <w:szCs w:val="24"/>
          <w:highlight w:val="yellow"/>
        </w:rPr>
        <w:lastRenderedPageBreak/>
        <w:t xml:space="preserve">DIA 3-2: </w:t>
      </w:r>
      <w:r w:rsidRPr="0085260C">
        <w:rPr>
          <w:rFonts w:ascii="Arial" w:hAnsi="Arial" w:cs="Arial"/>
          <w:b/>
          <w:bCs/>
          <w:sz w:val="24"/>
          <w:szCs w:val="24"/>
          <w:highlight w:val="yellow"/>
        </w:rPr>
        <w:t>Los grandes laboratorios de frontera: modelos, fortalezas y limitaciones</w:t>
      </w:r>
      <w:bookmarkEnd w:id="43"/>
    </w:p>
    <w:p w14:paraId="18A3232D" w14:textId="53EF1BE2" w:rsidR="00A90DD1" w:rsidRPr="00A90DD1" w:rsidRDefault="00A90DD1" w:rsidP="00A90DD1">
      <w:pPr>
        <w:rPr>
          <w:highlight w:val="yellow"/>
        </w:rPr>
      </w:pPr>
      <w:r>
        <w:rPr>
          <w:noProof/>
          <w:highlight w:val="yellow"/>
        </w:rPr>
        <w:drawing>
          <wp:inline distT="0" distB="0" distL="0" distR="0" wp14:anchorId="0441DFF9" wp14:editId="54767D37">
            <wp:extent cx="5943600" cy="2607733"/>
            <wp:effectExtent l="0" t="0" r="0" b="2540"/>
            <wp:docPr id="1112794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952851" cy="2611792"/>
                    </a:xfrm>
                    <a:prstGeom prst="rect">
                      <a:avLst/>
                    </a:prstGeom>
                    <a:noFill/>
                    <a:ln>
                      <a:noFill/>
                    </a:ln>
                  </pic:spPr>
                </pic:pic>
              </a:graphicData>
            </a:graphic>
          </wp:inline>
        </w:drawing>
      </w:r>
      <w:r>
        <w:rPr>
          <w:noProof/>
          <w:highlight w:val="yellow"/>
        </w:rPr>
        <w:drawing>
          <wp:inline distT="0" distB="0" distL="0" distR="0" wp14:anchorId="34D83FA8" wp14:editId="13A12CF2">
            <wp:extent cx="5926667" cy="2656024"/>
            <wp:effectExtent l="0" t="0" r="0" b="0"/>
            <wp:docPr id="11094045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947124" cy="2665192"/>
                    </a:xfrm>
                    <a:prstGeom prst="rect">
                      <a:avLst/>
                    </a:prstGeom>
                    <a:noFill/>
                    <a:ln>
                      <a:noFill/>
                    </a:ln>
                  </pic:spPr>
                </pic:pic>
              </a:graphicData>
            </a:graphic>
          </wp:inline>
        </w:drawing>
      </w:r>
      <w:r>
        <w:rPr>
          <w:noProof/>
          <w:highlight w:val="yellow"/>
        </w:rPr>
        <w:drawing>
          <wp:inline distT="0" distB="0" distL="0" distR="0" wp14:anchorId="29003681" wp14:editId="741353EF">
            <wp:extent cx="5926455" cy="2468486"/>
            <wp:effectExtent l="0" t="0" r="0" b="8255"/>
            <wp:docPr id="17122162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31017" cy="2470386"/>
                    </a:xfrm>
                    <a:prstGeom prst="rect">
                      <a:avLst/>
                    </a:prstGeom>
                    <a:noFill/>
                    <a:ln>
                      <a:noFill/>
                    </a:ln>
                  </pic:spPr>
                </pic:pic>
              </a:graphicData>
            </a:graphic>
          </wp:inline>
        </w:drawing>
      </w:r>
    </w:p>
    <w:p w14:paraId="6FBBB32B" w14:textId="77777777" w:rsidR="006C2340" w:rsidRPr="006C2340" w:rsidRDefault="006C2340" w:rsidP="006C2340">
      <w:r w:rsidRPr="006C2340">
        <w:rPr>
          <w:i/>
          <w:iCs/>
        </w:rPr>
        <w:t xml:space="preserve">Apuntes de clase — Curso de LLM </w:t>
      </w:r>
      <w:proofErr w:type="spellStart"/>
      <w:r w:rsidRPr="006C2340">
        <w:rPr>
          <w:i/>
          <w:iCs/>
        </w:rPr>
        <w:t>Engineering</w:t>
      </w:r>
      <w:proofErr w:type="spellEnd"/>
      <w:r w:rsidRPr="006C2340">
        <w:rPr>
          <w:i/>
          <w:iCs/>
        </w:rPr>
        <w:t xml:space="preserve"> (Semana 1, Día 3)</w:t>
      </w:r>
      <w:r w:rsidRPr="006C2340">
        <w:t xml:space="preserve"> </w:t>
      </w:r>
      <w:r w:rsidRPr="006C2340">
        <w:rPr>
          <w:i/>
          <w:iCs/>
        </w:rPr>
        <w:t>Las versiones de modelos mencionadas en el video (grabado antes de septiembre 2026) fueron actualizadas y verificadas con fuentes de hoy — ver sección final.</w:t>
      </w:r>
    </w:p>
    <w:p w14:paraId="7EE7670F" w14:textId="444A35E6" w:rsidR="005844F1" w:rsidRPr="00EF0C41" w:rsidRDefault="00EF0C41" w:rsidP="00EF0C41">
      <w:pPr>
        <w:pStyle w:val="Ttulo3"/>
        <w:rPr>
          <w:b/>
          <w:bCs/>
          <w:sz w:val="24"/>
          <w:szCs w:val="24"/>
        </w:rPr>
      </w:pPr>
      <w:bookmarkStart w:id="44" w:name="_Toc243791133"/>
      <w:r w:rsidRPr="0061051B">
        <w:rPr>
          <w:b/>
          <w:bCs/>
          <w:sz w:val="24"/>
          <w:szCs w:val="24"/>
          <w:highlight w:val="yellow"/>
        </w:rPr>
        <w:lastRenderedPageBreak/>
        <w:t>1.9.1 Aclaración de vocabulario: “frontera” vs “fundación”</w:t>
      </w:r>
      <w:r w:rsidR="00334B89" w:rsidRPr="0061051B">
        <w:rPr>
          <w:b/>
          <w:bCs/>
          <w:sz w:val="24"/>
          <w:szCs w:val="24"/>
          <w:highlight w:val="yellow"/>
        </w:rPr>
        <w:t xml:space="preserve"> + Los 5 laboratorios y sus modelos/productos de chat</w:t>
      </w:r>
      <w:r w:rsidR="0061051B" w:rsidRPr="0061051B">
        <w:rPr>
          <w:b/>
          <w:bCs/>
          <w:sz w:val="24"/>
          <w:szCs w:val="24"/>
          <w:highlight w:val="yellow"/>
        </w:rPr>
        <w:t xml:space="preserve"> + Lo extraordinario</w:t>
      </w:r>
      <w:bookmarkEnd w:id="44"/>
    </w:p>
    <w:p w14:paraId="2BA0EDDA" w14:textId="160146E3" w:rsidR="00EF0C41" w:rsidRDefault="00EF0C41" w:rsidP="00EF0C41">
      <w:r>
        <w:t xml:space="preserve">El profesor aclara que </w:t>
      </w:r>
      <w:r>
        <w:rPr>
          <w:b/>
          <w:bCs/>
        </w:rPr>
        <w:t xml:space="preserve">no existe una definición estricta </w:t>
      </w:r>
      <w:r>
        <w:t xml:space="preserve">para estos términos, y se usan casi </w:t>
      </w:r>
      <w:proofErr w:type="spellStart"/>
      <w:r>
        <w:t>indistintivamente</w:t>
      </w:r>
      <w:proofErr w:type="spellEnd"/>
      <w:r>
        <w:t>:</w:t>
      </w:r>
    </w:p>
    <w:p w14:paraId="5BDEE1C6" w14:textId="6CB2E14E" w:rsidR="00EF0C41" w:rsidRDefault="00EF0C41">
      <w:pPr>
        <w:pStyle w:val="Prrafodelista"/>
        <w:numPr>
          <w:ilvl w:val="0"/>
          <w:numId w:val="2"/>
        </w:numPr>
      </w:pPr>
      <w:r>
        <w:rPr>
          <w:b/>
          <w:bCs/>
        </w:rPr>
        <w:t xml:space="preserve">Modelo de frontera </w:t>
      </w:r>
      <w:r>
        <w:t>(</w:t>
      </w:r>
      <w:proofErr w:type="spellStart"/>
      <w:r>
        <w:t>frontier</w:t>
      </w:r>
      <w:proofErr w:type="spellEnd"/>
      <w:r>
        <w:t xml:space="preserve"> </w:t>
      </w:r>
      <w:proofErr w:type="spellStart"/>
      <w:r>
        <w:t>model</w:t>
      </w:r>
      <w:proofErr w:type="spellEnd"/>
      <w:r>
        <w:t xml:space="preserve">): El termino </w:t>
      </w:r>
      <w:proofErr w:type="spellStart"/>
      <w:r>
        <w:t>mas</w:t>
      </w:r>
      <w:proofErr w:type="spellEnd"/>
      <w:r>
        <w:t xml:space="preserve"> común en el curso – los </w:t>
      </w:r>
      <w:proofErr w:type="gramStart"/>
      <w:r>
        <w:t xml:space="preserve">modelos </w:t>
      </w:r>
      <w:proofErr w:type="spellStart"/>
      <w:r>
        <w:t>mas</w:t>
      </w:r>
      <w:proofErr w:type="spellEnd"/>
      <w:r>
        <w:t xml:space="preserve"> potente</w:t>
      </w:r>
      <w:proofErr w:type="gramEnd"/>
      <w:r>
        <w:t xml:space="preserve"> del modelo.</w:t>
      </w:r>
    </w:p>
    <w:p w14:paraId="62D20F6F" w14:textId="2CBFB071" w:rsidR="00EF0C41" w:rsidRDefault="00EF0C41">
      <w:pPr>
        <w:pStyle w:val="Prrafodelista"/>
        <w:numPr>
          <w:ilvl w:val="0"/>
          <w:numId w:val="2"/>
        </w:numPr>
      </w:pPr>
      <w:r>
        <w:rPr>
          <w:b/>
          <w:bCs/>
        </w:rPr>
        <w:t xml:space="preserve">Modelo de fundación </w:t>
      </w:r>
      <w:r>
        <w:t>(</w:t>
      </w:r>
      <w:proofErr w:type="spellStart"/>
      <w:r w:rsidR="003778D2">
        <w:t>foundation</w:t>
      </w:r>
      <w:proofErr w:type="spellEnd"/>
      <w:r w:rsidR="003778D2">
        <w:t xml:space="preserve"> </w:t>
      </w:r>
      <w:proofErr w:type="spellStart"/>
      <w:r w:rsidR="003778D2">
        <w:t>model</w:t>
      </w:r>
      <w:proofErr w:type="spellEnd"/>
      <w:r w:rsidR="003778D2">
        <w:t xml:space="preserve">): Un </w:t>
      </w:r>
      <w:proofErr w:type="spellStart"/>
      <w:r w:rsidR="003778D2">
        <w:t>termino</w:t>
      </w:r>
      <w:proofErr w:type="spellEnd"/>
      <w:r w:rsidR="003778D2">
        <w:t xml:space="preserve"> algo </w:t>
      </w:r>
      <w:proofErr w:type="spellStart"/>
      <w:r w:rsidR="003778D2">
        <w:t>mas</w:t>
      </w:r>
      <w:proofErr w:type="spellEnd"/>
      <w:r w:rsidR="003778D2">
        <w:t xml:space="preserve"> formal, que enfatiza que son “bloques de construcción” grandes sobre los que </w:t>
      </w:r>
      <w:proofErr w:type="gramStart"/>
      <w:r w:rsidR="003778D2">
        <w:t>las otras empresa</w:t>
      </w:r>
      <w:proofErr w:type="gramEnd"/>
      <w:r w:rsidR="003778D2">
        <w:t xml:space="preserve"> construyen productos</w:t>
      </w:r>
    </w:p>
    <w:p w14:paraId="1913EDE5" w14:textId="77777777" w:rsidR="003778D2" w:rsidRDefault="003778D2" w:rsidP="003778D2">
      <w:pPr>
        <w:pBdr>
          <w:bottom w:val="single" w:sz="6" w:space="1" w:color="auto"/>
        </w:pBdr>
      </w:pPr>
    </w:p>
    <w:p w14:paraId="2AE98E77" w14:textId="77777777" w:rsidR="00334B89" w:rsidRPr="00154DC6" w:rsidRDefault="00334B89" w:rsidP="00334B89">
      <w:pPr>
        <w:rPr>
          <w:b/>
          <w:bCs/>
          <w:sz w:val="24"/>
          <w:szCs w:val="28"/>
        </w:rPr>
      </w:pPr>
      <w:r w:rsidRPr="00154DC6">
        <w:rPr>
          <w:b/>
          <w:bCs/>
          <w:sz w:val="24"/>
          <w:szCs w:val="28"/>
          <w:highlight w:val="yellow"/>
        </w:rPr>
        <w:t>Los 5 laboratorios y sus modelos/productos de chat</w:t>
      </w:r>
    </w:p>
    <w:p w14:paraId="3EB65C76" w14:textId="30FEB95C" w:rsidR="00334B89" w:rsidRDefault="00154DC6" w:rsidP="003778D2">
      <w:r w:rsidRPr="00154DC6">
        <w:rPr>
          <w:noProof/>
        </w:rPr>
        <w:drawing>
          <wp:inline distT="0" distB="0" distL="0" distR="0" wp14:anchorId="3719BA24" wp14:editId="69E7E5FF">
            <wp:extent cx="5554133" cy="1994928"/>
            <wp:effectExtent l="19050" t="19050" r="8890" b="24765"/>
            <wp:docPr id="1708059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59664" name=""/>
                    <pic:cNvPicPr/>
                  </pic:nvPicPr>
                  <pic:blipFill>
                    <a:blip r:embed="rId110"/>
                    <a:stretch>
                      <a:fillRect/>
                    </a:stretch>
                  </pic:blipFill>
                  <pic:spPr>
                    <a:xfrm>
                      <a:off x="0" y="0"/>
                      <a:ext cx="5559803" cy="1996964"/>
                    </a:xfrm>
                    <a:prstGeom prst="rect">
                      <a:avLst/>
                    </a:prstGeom>
                    <a:ln w="19050">
                      <a:solidFill>
                        <a:schemeClr val="tx1"/>
                      </a:solidFill>
                    </a:ln>
                  </pic:spPr>
                </pic:pic>
              </a:graphicData>
            </a:graphic>
          </wp:inline>
        </w:drawing>
      </w:r>
    </w:p>
    <w:p w14:paraId="129647EE" w14:textId="77777777" w:rsidR="00240AE7" w:rsidRPr="00240AE7" w:rsidRDefault="00240AE7" w:rsidP="00240AE7">
      <w:pPr>
        <w:rPr>
          <w:b/>
          <w:bCs/>
        </w:rPr>
      </w:pPr>
      <w:r w:rsidRPr="00240AE7">
        <w:rPr>
          <w:b/>
          <w:bCs/>
        </w:rPr>
        <w:t>Detalle de cada uno, según el video</w:t>
      </w:r>
    </w:p>
    <w:p w14:paraId="2A5222CB" w14:textId="4BFF23DA" w:rsidR="00240AE7" w:rsidRPr="00240AE7" w:rsidRDefault="00240AE7">
      <w:pPr>
        <w:pStyle w:val="Prrafodelista"/>
        <w:numPr>
          <w:ilvl w:val="0"/>
          <w:numId w:val="2"/>
        </w:numPr>
      </w:pPr>
      <w:proofErr w:type="spellStart"/>
      <w:r w:rsidRPr="00240AE7">
        <w:rPr>
          <w:b/>
          <w:bCs/>
        </w:rPr>
        <w:t>OpenAI</w:t>
      </w:r>
      <w:proofErr w:type="spellEnd"/>
      <w:r w:rsidRPr="00240AE7">
        <w:t xml:space="preserve">: tiene la línea GPT (el más reciente para el profesor era GPT-5, híbrido de </w:t>
      </w:r>
      <w:proofErr w:type="spellStart"/>
      <w:r w:rsidRPr="00240AE7">
        <w:t>chat+razonamiento</w:t>
      </w:r>
      <w:proofErr w:type="spellEnd"/>
      <w:r w:rsidRPr="00240AE7">
        <w:t xml:space="preserve">) y la línea "o" (razonamiento puro). El profesor aclara que sigue prefiriendo </w:t>
      </w:r>
      <w:r w:rsidRPr="00240AE7">
        <w:rPr>
          <w:b/>
          <w:bCs/>
        </w:rPr>
        <w:t>GPT-4.1</w:t>
      </w:r>
      <w:r w:rsidRPr="00240AE7">
        <w:t xml:space="preserve"> para muchos casos, porque es mucho más rápido que GPT-5 aunque se le pida el mínimo razonamiento posible.</w:t>
      </w:r>
    </w:p>
    <w:p w14:paraId="2C0D9B77" w14:textId="35B65515" w:rsidR="00240AE7" w:rsidRPr="00240AE7" w:rsidRDefault="00240AE7">
      <w:pPr>
        <w:pStyle w:val="Prrafodelista"/>
        <w:numPr>
          <w:ilvl w:val="0"/>
          <w:numId w:val="2"/>
        </w:numPr>
      </w:pPr>
      <w:proofErr w:type="spellStart"/>
      <w:r w:rsidRPr="00240AE7">
        <w:rPr>
          <w:b/>
          <w:bCs/>
        </w:rPr>
        <w:t>Anthropic</w:t>
      </w:r>
      <w:proofErr w:type="spellEnd"/>
      <w:r w:rsidRPr="00240AE7">
        <w:t>: Claude viene en 3 tamaños — Haiku (chico), Sonnet (mediano, el que más usarían en el curso), Opus (grande).</w:t>
      </w:r>
    </w:p>
    <w:p w14:paraId="2111F647" w14:textId="07CE0C80" w:rsidR="00240AE7" w:rsidRPr="00240AE7" w:rsidRDefault="00240AE7">
      <w:pPr>
        <w:pStyle w:val="Prrafodelista"/>
        <w:numPr>
          <w:ilvl w:val="0"/>
          <w:numId w:val="2"/>
        </w:numPr>
      </w:pPr>
      <w:r w:rsidRPr="00240AE7">
        <w:rPr>
          <w:b/>
          <w:bCs/>
        </w:rPr>
        <w:t>Google</w:t>
      </w:r>
      <w:r w:rsidRPr="00240AE7">
        <w:t>: para el profesor, Gemini 2.5 era lo último al grabar, con Gemini 3 por salir en cualquier momento.</w:t>
      </w:r>
    </w:p>
    <w:p w14:paraId="4921D7A9" w14:textId="5E589FFC" w:rsidR="00240AE7" w:rsidRPr="00240AE7" w:rsidRDefault="00240AE7">
      <w:pPr>
        <w:pStyle w:val="Prrafodelista"/>
        <w:numPr>
          <w:ilvl w:val="0"/>
          <w:numId w:val="2"/>
        </w:numPr>
      </w:pPr>
      <w:r w:rsidRPr="00240AE7">
        <w:rPr>
          <w:b/>
          <w:bCs/>
        </w:rPr>
        <w:t>x.ai</w:t>
      </w:r>
      <w:r w:rsidRPr="00240AE7">
        <w:t xml:space="preserve">: </w:t>
      </w:r>
      <w:proofErr w:type="spellStart"/>
      <w:r w:rsidRPr="00240AE7">
        <w:t>Grok</w:t>
      </w:r>
      <w:proofErr w:type="spellEnd"/>
      <w:r w:rsidRPr="00240AE7">
        <w:t>, con la aclaración de no confundirlo con "</w:t>
      </w:r>
      <w:proofErr w:type="spellStart"/>
      <w:r w:rsidRPr="00240AE7">
        <w:t>Grok</w:t>
      </w:r>
      <w:proofErr w:type="spellEnd"/>
      <w:r w:rsidRPr="00240AE7">
        <w:t>" escrito con Q (que es un servicio distinto, de infraestructura para correr modelos open-</w:t>
      </w:r>
      <w:proofErr w:type="spellStart"/>
      <w:r w:rsidRPr="00240AE7">
        <w:t>source</w:t>
      </w:r>
      <w:proofErr w:type="spellEnd"/>
      <w:r w:rsidRPr="00240AE7">
        <w:t xml:space="preserve"> rápido).</w:t>
      </w:r>
    </w:p>
    <w:p w14:paraId="325B4E61" w14:textId="14F0E365" w:rsidR="00240AE7" w:rsidRPr="00240AE7" w:rsidRDefault="00240AE7">
      <w:pPr>
        <w:pStyle w:val="Prrafodelista"/>
        <w:numPr>
          <w:ilvl w:val="0"/>
          <w:numId w:val="2"/>
        </w:numPr>
      </w:pPr>
      <w:proofErr w:type="spellStart"/>
      <w:r w:rsidRPr="00240AE7">
        <w:rPr>
          <w:b/>
          <w:bCs/>
        </w:rPr>
        <w:t>DeepSeek</w:t>
      </w:r>
      <w:proofErr w:type="spellEnd"/>
      <w:r w:rsidRPr="00240AE7">
        <w:rPr>
          <w:b/>
          <w:bCs/>
        </w:rPr>
        <w:t xml:space="preserve"> AI</w:t>
      </w:r>
      <w:r w:rsidRPr="00240AE7">
        <w:t xml:space="preserve">: "el raro del grupo" — es la única empresa de este listado donde </w:t>
      </w:r>
      <w:r w:rsidRPr="00240AE7">
        <w:rPr>
          <w:b/>
          <w:bCs/>
        </w:rPr>
        <w:t>todos sus modelos son de código abierto</w:t>
      </w:r>
      <w:r w:rsidRPr="00240AE7">
        <w:t>, incluido el más potente.</w:t>
      </w:r>
    </w:p>
    <w:p w14:paraId="73DAACDC" w14:textId="7351DBF6" w:rsidR="00240AE7" w:rsidRPr="00240AE7" w:rsidRDefault="00240AE7">
      <w:pPr>
        <w:pStyle w:val="Prrafodelista"/>
        <w:numPr>
          <w:ilvl w:val="0"/>
          <w:numId w:val="2"/>
        </w:numPr>
      </w:pPr>
      <w:r w:rsidRPr="00240AE7">
        <w:t xml:space="preserve">Nota aparte: </w:t>
      </w:r>
      <w:proofErr w:type="spellStart"/>
      <w:r w:rsidRPr="00240AE7">
        <w:rPr>
          <w:b/>
          <w:bCs/>
        </w:rPr>
        <w:t>OpenAI</w:t>
      </w:r>
      <w:proofErr w:type="spellEnd"/>
      <w:r w:rsidRPr="00240AE7">
        <w:rPr>
          <w:b/>
          <w:bCs/>
        </w:rPr>
        <w:t xml:space="preserve"> también tiene su propio modelo open-</w:t>
      </w:r>
      <w:proofErr w:type="spellStart"/>
      <w:r w:rsidRPr="00240AE7">
        <w:rPr>
          <w:b/>
          <w:bCs/>
        </w:rPr>
        <w:t>source</w:t>
      </w:r>
      <w:proofErr w:type="spellEnd"/>
      <w:r w:rsidRPr="00240AE7">
        <w:rPr>
          <w:b/>
          <w:bCs/>
        </w:rPr>
        <w:t xml:space="preserve"> (GPT-OSS)</w:t>
      </w:r>
      <w:r w:rsidRPr="00240AE7">
        <w:t xml:space="preserve">, que el curso ya usó en el Día 1 — el profesor sugiere que quizás lo sacaron como respuesta a la apertura de </w:t>
      </w:r>
      <w:proofErr w:type="spellStart"/>
      <w:r w:rsidRPr="00240AE7">
        <w:t>DeepSeek</w:t>
      </w:r>
      <w:proofErr w:type="spellEnd"/>
      <w:r w:rsidRPr="00240AE7">
        <w:t>.</w:t>
      </w:r>
    </w:p>
    <w:p w14:paraId="1BAB2515" w14:textId="77777777" w:rsidR="00240AE7" w:rsidRDefault="00240AE7" w:rsidP="003778D2">
      <w:pPr>
        <w:pBdr>
          <w:bottom w:val="single" w:sz="6" w:space="1" w:color="auto"/>
        </w:pBdr>
      </w:pPr>
    </w:p>
    <w:p w14:paraId="7B3626A2" w14:textId="77777777" w:rsidR="006C1393" w:rsidRDefault="006C1393" w:rsidP="0061051B">
      <w:pPr>
        <w:rPr>
          <w:b/>
          <w:bCs/>
          <w:sz w:val="24"/>
          <w:szCs w:val="28"/>
          <w:highlight w:val="yellow"/>
        </w:rPr>
      </w:pPr>
    </w:p>
    <w:p w14:paraId="0E76D149" w14:textId="77777777" w:rsidR="006C1393" w:rsidRDefault="006C1393" w:rsidP="0061051B">
      <w:pPr>
        <w:rPr>
          <w:b/>
          <w:bCs/>
          <w:sz w:val="24"/>
          <w:szCs w:val="28"/>
          <w:highlight w:val="yellow"/>
        </w:rPr>
      </w:pPr>
    </w:p>
    <w:p w14:paraId="79D9DE0D" w14:textId="77777777" w:rsidR="006C1393" w:rsidRDefault="006C1393" w:rsidP="0061051B">
      <w:pPr>
        <w:rPr>
          <w:b/>
          <w:bCs/>
          <w:sz w:val="24"/>
          <w:szCs w:val="28"/>
          <w:highlight w:val="yellow"/>
        </w:rPr>
      </w:pPr>
    </w:p>
    <w:p w14:paraId="4F8DC1B0" w14:textId="77777777" w:rsidR="006C1393" w:rsidRDefault="006C1393" w:rsidP="0061051B">
      <w:pPr>
        <w:rPr>
          <w:b/>
          <w:bCs/>
          <w:sz w:val="24"/>
          <w:szCs w:val="28"/>
          <w:highlight w:val="yellow"/>
        </w:rPr>
      </w:pPr>
    </w:p>
    <w:p w14:paraId="68143D2D" w14:textId="77777777" w:rsidR="006C1393" w:rsidRDefault="006C1393" w:rsidP="0061051B">
      <w:pPr>
        <w:rPr>
          <w:b/>
          <w:bCs/>
          <w:sz w:val="24"/>
          <w:szCs w:val="28"/>
          <w:highlight w:val="yellow"/>
        </w:rPr>
      </w:pPr>
    </w:p>
    <w:p w14:paraId="5194709A" w14:textId="0C4C598D" w:rsidR="0061051B" w:rsidRPr="0061051B" w:rsidRDefault="0061051B" w:rsidP="0061051B">
      <w:pPr>
        <w:rPr>
          <w:b/>
          <w:bCs/>
          <w:sz w:val="24"/>
          <w:szCs w:val="28"/>
        </w:rPr>
      </w:pPr>
      <w:r w:rsidRPr="0061051B">
        <w:rPr>
          <w:b/>
          <w:bCs/>
          <w:sz w:val="24"/>
          <w:szCs w:val="28"/>
          <w:highlight w:val="yellow"/>
        </w:rPr>
        <w:lastRenderedPageBreak/>
        <w:t>Lo que hace extraordinarios a los modelos de frontera (según el video)</w:t>
      </w:r>
    </w:p>
    <w:p w14:paraId="44CC57E2" w14:textId="0A0B0317" w:rsidR="0061051B" w:rsidRDefault="006C1393" w:rsidP="003778D2">
      <w:r w:rsidRPr="006C1393">
        <w:rPr>
          <w:noProof/>
        </w:rPr>
        <w:drawing>
          <wp:inline distT="0" distB="0" distL="0" distR="0" wp14:anchorId="63824D77" wp14:editId="63F9C08E">
            <wp:extent cx="5164667" cy="2359094"/>
            <wp:effectExtent l="19050" t="19050" r="17145" b="22225"/>
            <wp:docPr id="829881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81603" name=""/>
                    <pic:cNvPicPr/>
                  </pic:nvPicPr>
                  <pic:blipFill>
                    <a:blip r:embed="rId111"/>
                    <a:stretch>
                      <a:fillRect/>
                    </a:stretch>
                  </pic:blipFill>
                  <pic:spPr>
                    <a:xfrm>
                      <a:off x="0" y="0"/>
                      <a:ext cx="5167055" cy="2360185"/>
                    </a:xfrm>
                    <a:prstGeom prst="rect">
                      <a:avLst/>
                    </a:prstGeom>
                    <a:ln w="19050">
                      <a:solidFill>
                        <a:schemeClr val="tx1"/>
                      </a:solidFill>
                    </a:ln>
                  </pic:spPr>
                </pic:pic>
              </a:graphicData>
            </a:graphic>
          </wp:inline>
        </w:drawing>
      </w:r>
    </w:p>
    <w:p w14:paraId="26053701" w14:textId="55F0950C" w:rsidR="00EA50E9" w:rsidRDefault="00EA50E9" w:rsidP="00EA50E9">
      <w:pPr>
        <w:pStyle w:val="Ttulo3"/>
        <w:rPr>
          <w:b/>
          <w:bCs/>
          <w:sz w:val="24"/>
          <w:szCs w:val="24"/>
        </w:rPr>
      </w:pPr>
      <w:bookmarkStart w:id="45" w:name="_Toc243791134"/>
      <w:r w:rsidRPr="004B1342">
        <w:rPr>
          <w:b/>
          <w:bCs/>
          <w:sz w:val="24"/>
          <w:szCs w:val="24"/>
          <w:highlight w:val="yellow"/>
        </w:rPr>
        <w:t>1.9.2 El “como” detrás de la fortaleza en código</w:t>
      </w:r>
      <w:r w:rsidR="004B1342" w:rsidRPr="004B1342">
        <w:rPr>
          <w:b/>
          <w:bCs/>
          <w:sz w:val="24"/>
          <w:szCs w:val="24"/>
          <w:highlight w:val="yellow"/>
        </w:rPr>
        <w:t xml:space="preserve"> + Limitaciones de los modelos de frontera</w:t>
      </w:r>
      <w:bookmarkEnd w:id="45"/>
    </w:p>
    <w:p w14:paraId="76C13523" w14:textId="77777777" w:rsidR="00BA7B07" w:rsidRPr="00BA7B07" w:rsidRDefault="00BA7B07" w:rsidP="00BA7B07">
      <w:r w:rsidRPr="00BA7B07">
        <w:t xml:space="preserve">El profesor aclara que no es solo que escriban buen código de una sola vez — lo que más lo impresiona es la capacidad de trabajar en un </w:t>
      </w:r>
      <w:r w:rsidRPr="00BA7B07">
        <w:rPr>
          <w:b/>
          <w:bCs/>
        </w:rPr>
        <w:t>bucle iterativo</w:t>
      </w:r>
      <w:r w:rsidRPr="00BA7B07">
        <w:t xml:space="preserve">: escribir código, construir pruebas sobre ese código, corregir lo que falla, y seguir construyendo — con </w:t>
      </w:r>
      <w:r w:rsidRPr="00BA7B07">
        <w:rPr>
          <w:b/>
          <w:bCs/>
        </w:rPr>
        <w:t>varias actividades ocurriendo en paralelo</w:t>
      </w:r>
      <w:r w:rsidRPr="00BA7B07">
        <w:t xml:space="preserve">. Esto es justo el patrón de trabajo que van a ver más adelante en el curso con </w:t>
      </w:r>
      <w:r w:rsidRPr="00BA7B07">
        <w:rPr>
          <w:b/>
          <w:bCs/>
        </w:rPr>
        <w:t xml:space="preserve">IA </w:t>
      </w:r>
      <w:proofErr w:type="spellStart"/>
      <w:r w:rsidRPr="00BA7B07">
        <w:rPr>
          <w:b/>
          <w:bCs/>
        </w:rPr>
        <w:t>agéntica</w:t>
      </w:r>
      <w:proofErr w:type="spellEnd"/>
      <w:r w:rsidRPr="00BA7B07">
        <w:t xml:space="preserve"> (Semana 8).</w:t>
      </w:r>
    </w:p>
    <w:p w14:paraId="41AB8DCA" w14:textId="77777777" w:rsidR="00BA7B07" w:rsidRPr="00BA7B07" w:rsidRDefault="00BA7B07" w:rsidP="00BA7B07">
      <w:pPr>
        <w:rPr>
          <w:b/>
          <w:bCs/>
        </w:rPr>
      </w:pPr>
      <w:r w:rsidRPr="0024672D">
        <w:rPr>
          <w:b/>
          <w:bCs/>
          <w:highlight w:val="yellow"/>
        </w:rPr>
        <w:t>Una reflexión importante sobre quién se beneficia más de esto</w:t>
      </w:r>
    </w:p>
    <w:p w14:paraId="48BFAF3D" w14:textId="77777777" w:rsidR="004B1342" w:rsidRPr="004B1342" w:rsidRDefault="004B1342" w:rsidP="004B1342">
      <w:r w:rsidRPr="004B1342">
        <w:t xml:space="preserve">El profesor desafía una intuición común: al principio se pensaba que los </w:t>
      </w:r>
      <w:proofErr w:type="spellStart"/>
      <w:r w:rsidRPr="004B1342">
        <w:t>LLMs</w:t>
      </w:r>
      <w:proofErr w:type="spellEnd"/>
      <w:r w:rsidRPr="004B1342">
        <w:t xml:space="preserve"> ayudarían más a </w:t>
      </w:r>
      <w:r w:rsidRPr="004B1342">
        <w:rPr>
          <w:b/>
          <w:bCs/>
        </w:rPr>
        <w:t>desarrolladores junior</w:t>
      </w:r>
      <w:r w:rsidRPr="004B1342">
        <w:t xml:space="preserve">, para que suban de nivel más rápido. En la práctica, resultó lo contrario — son </w:t>
      </w:r>
      <w:r w:rsidRPr="004B1342">
        <w:rPr>
          <w:b/>
          <w:bCs/>
        </w:rPr>
        <w:t>más útiles para desarrolladores senior</w:t>
      </w:r>
      <w:r w:rsidRPr="004B1342">
        <w:t xml:space="preserve">, que pueden usar el LLM para generar código y luego revisarlo, corregir errores y cuestionar lo que generó. Para alguien junior, esa misma ayuda puede ser peligrosa: </w:t>
      </w:r>
      <w:r w:rsidRPr="004B1342">
        <w:rPr>
          <w:b/>
          <w:bCs/>
        </w:rPr>
        <w:t>"te pueden llevar por mal camino"</w:t>
      </w:r>
      <w:r w:rsidRPr="004B1342">
        <w:t>, sin que la persona se dé cuenta de que algo salió mal.</w:t>
      </w:r>
    </w:p>
    <w:p w14:paraId="24DF4FCD" w14:textId="77777777" w:rsidR="00EA50E9" w:rsidRDefault="00EA50E9" w:rsidP="003778D2">
      <w:pPr>
        <w:pBdr>
          <w:bottom w:val="single" w:sz="6" w:space="1" w:color="auto"/>
        </w:pBdr>
      </w:pPr>
    </w:p>
    <w:p w14:paraId="2BBD38E7" w14:textId="77777777" w:rsidR="00DD73F2" w:rsidRPr="00DD73F2" w:rsidRDefault="00DD73F2" w:rsidP="00DD73F2">
      <w:pPr>
        <w:rPr>
          <w:b/>
          <w:bCs/>
          <w:sz w:val="24"/>
          <w:szCs w:val="28"/>
        </w:rPr>
      </w:pPr>
      <w:r w:rsidRPr="00DD73F2">
        <w:rPr>
          <w:b/>
          <w:bCs/>
          <w:sz w:val="24"/>
          <w:szCs w:val="28"/>
          <w:highlight w:val="yellow"/>
        </w:rPr>
        <w:t>Las limitaciones de los modelos de frontera</w:t>
      </w:r>
    </w:p>
    <w:p w14:paraId="659620F3" w14:textId="0DEBF3C9" w:rsidR="004B1342" w:rsidRPr="002D1A46" w:rsidRDefault="00DD73F2">
      <w:pPr>
        <w:pStyle w:val="Prrafodelista"/>
        <w:numPr>
          <w:ilvl w:val="0"/>
          <w:numId w:val="15"/>
        </w:numPr>
        <w:shd w:val="clear" w:color="auto" w:fill="A5C9EB" w:themeFill="text2" w:themeFillTint="40"/>
        <w:rPr>
          <w:b/>
          <w:bCs/>
          <w:sz w:val="24"/>
          <w:highlight w:val="cyan"/>
        </w:rPr>
      </w:pPr>
      <w:r w:rsidRPr="002D1A46">
        <w:rPr>
          <w:b/>
          <w:bCs/>
          <w:sz w:val="24"/>
          <w:highlight w:val="cyan"/>
        </w:rPr>
        <w:t>Dominios especializados</w:t>
      </w:r>
    </w:p>
    <w:p w14:paraId="53182E63" w14:textId="77777777" w:rsidR="00DD73F2" w:rsidRPr="00DD73F2" w:rsidRDefault="00DD73F2" w:rsidP="00DD73F2">
      <w:pPr>
        <w:pStyle w:val="NormalWeb"/>
        <w:rPr>
          <w:rFonts w:ascii="Arial" w:hAnsi="Arial" w:cs="Arial"/>
          <w:sz w:val="22"/>
          <w:szCs w:val="22"/>
        </w:rPr>
      </w:pPr>
      <w:r w:rsidRPr="00DD73F2">
        <w:rPr>
          <w:rFonts w:ascii="Arial" w:hAnsi="Arial" w:cs="Arial"/>
          <w:sz w:val="22"/>
          <w:szCs w:val="22"/>
        </w:rPr>
        <w:t xml:space="preserve">La mayoría de los modelos todavía no están a nivel de doctorado en campos científicos específicos, aunque </w:t>
      </w:r>
      <w:r w:rsidRPr="00DD73F2">
        <w:rPr>
          <w:rStyle w:val="Fuerte"/>
          <w:rFonts w:ascii="Arial" w:hAnsi="Arial" w:cs="Arial"/>
          <w:sz w:val="22"/>
          <w:szCs w:val="22"/>
        </w:rPr>
        <w:t>se están acercando</w:t>
      </w:r>
      <w:r w:rsidRPr="00DD73F2">
        <w:rPr>
          <w:rFonts w:ascii="Arial" w:hAnsi="Arial" w:cs="Arial"/>
          <w:sz w:val="22"/>
          <w:szCs w:val="22"/>
        </w:rPr>
        <w:t xml:space="preserve"> rápidamente.</w:t>
      </w:r>
    </w:p>
    <w:p w14:paraId="5F4EA7EE" w14:textId="310548F9" w:rsidR="00DD73F2" w:rsidRPr="002D1A46" w:rsidRDefault="00DD73F2">
      <w:pPr>
        <w:pStyle w:val="Prrafodelista"/>
        <w:numPr>
          <w:ilvl w:val="0"/>
          <w:numId w:val="15"/>
        </w:numPr>
        <w:shd w:val="clear" w:color="auto" w:fill="A5C9EB" w:themeFill="text2" w:themeFillTint="40"/>
        <w:rPr>
          <w:b/>
          <w:bCs/>
          <w:sz w:val="24"/>
          <w:szCs w:val="28"/>
          <w:highlight w:val="cyan"/>
        </w:rPr>
      </w:pPr>
      <w:r w:rsidRPr="002D1A46">
        <w:rPr>
          <w:b/>
          <w:bCs/>
          <w:sz w:val="24"/>
          <w:szCs w:val="28"/>
          <w:highlight w:val="cyan"/>
        </w:rPr>
        <w:t xml:space="preserve">Eventos </w:t>
      </w:r>
      <w:r w:rsidRPr="002D1A46">
        <w:rPr>
          <w:b/>
          <w:bCs/>
          <w:sz w:val="24"/>
          <w:szCs w:val="28"/>
          <w:highlight w:val="cyan"/>
          <w:shd w:val="clear" w:color="auto" w:fill="A5C9EB" w:themeFill="text2" w:themeFillTint="40"/>
        </w:rPr>
        <w:t>recientes</w:t>
      </w:r>
      <w:r w:rsidRPr="002D1A46">
        <w:rPr>
          <w:b/>
          <w:bCs/>
          <w:sz w:val="24"/>
          <w:szCs w:val="28"/>
          <w:highlight w:val="cyan"/>
        </w:rPr>
        <w:t xml:space="preserve"> / Fecha de corte</w:t>
      </w:r>
      <w:r w:rsidR="006E6B62" w:rsidRPr="002D1A46">
        <w:rPr>
          <w:b/>
          <w:bCs/>
          <w:sz w:val="24"/>
          <w:szCs w:val="28"/>
          <w:highlight w:val="cyan"/>
        </w:rPr>
        <w:t xml:space="preserve"> (</w:t>
      </w:r>
      <w:proofErr w:type="spellStart"/>
      <w:r w:rsidR="006E6B62" w:rsidRPr="002D1A46">
        <w:rPr>
          <w:b/>
          <w:bCs/>
          <w:sz w:val="24"/>
          <w:szCs w:val="28"/>
          <w:highlight w:val="cyan"/>
        </w:rPr>
        <w:t>knowledge</w:t>
      </w:r>
      <w:proofErr w:type="spellEnd"/>
      <w:r w:rsidR="006E6B62" w:rsidRPr="002D1A46">
        <w:rPr>
          <w:b/>
          <w:bCs/>
          <w:sz w:val="24"/>
          <w:szCs w:val="28"/>
          <w:highlight w:val="cyan"/>
        </w:rPr>
        <w:t xml:space="preserve"> </w:t>
      </w:r>
      <w:proofErr w:type="spellStart"/>
      <w:r w:rsidR="006E6B62" w:rsidRPr="002D1A46">
        <w:rPr>
          <w:b/>
          <w:bCs/>
          <w:sz w:val="24"/>
          <w:szCs w:val="28"/>
          <w:highlight w:val="cyan"/>
        </w:rPr>
        <w:t>cutoff</w:t>
      </w:r>
      <w:proofErr w:type="spellEnd"/>
      <w:r w:rsidR="006E6B62" w:rsidRPr="002D1A46">
        <w:rPr>
          <w:b/>
          <w:bCs/>
          <w:sz w:val="24"/>
          <w:szCs w:val="28"/>
          <w:highlight w:val="cyan"/>
        </w:rPr>
        <w:t>)</w:t>
      </w:r>
    </w:p>
    <w:p w14:paraId="7F38D472" w14:textId="77777777" w:rsidR="00166C0D" w:rsidRPr="00166C0D" w:rsidRDefault="00166C0D" w:rsidP="00166C0D">
      <w:r w:rsidRPr="00166C0D">
        <w:t xml:space="preserve">Los modelos tienen un </w:t>
      </w:r>
      <w:r w:rsidRPr="00166C0D">
        <w:rPr>
          <w:b/>
          <w:bCs/>
        </w:rPr>
        <w:t>límite de conocimiento</w:t>
      </w:r>
      <w:r w:rsidRPr="00166C0D">
        <w:t xml:space="preserve"> (</w:t>
      </w:r>
      <w:proofErr w:type="spellStart"/>
      <w:r w:rsidRPr="00166C0D">
        <w:t>knowledge</w:t>
      </w:r>
      <w:proofErr w:type="spellEnd"/>
      <w:r w:rsidRPr="00166C0D">
        <w:t xml:space="preserve"> </w:t>
      </w:r>
      <w:proofErr w:type="spellStart"/>
      <w:r w:rsidRPr="00166C0D">
        <w:t>cutoff</w:t>
      </w:r>
      <w:proofErr w:type="spellEnd"/>
      <w:r w:rsidRPr="00166C0D">
        <w:t xml:space="preserve">) — no saben nada más allá de la fecha en que se entrenaron. El profesor da un ejemplo concreto y algo cómico: si le pedís ayuda con código y </w:t>
      </w:r>
      <w:proofErr w:type="spellStart"/>
      <w:r w:rsidRPr="00166C0D">
        <w:t>usás</w:t>
      </w:r>
      <w:proofErr w:type="spellEnd"/>
      <w:r w:rsidRPr="00166C0D">
        <w:t xml:space="preserve"> un modelo actual (por </w:t>
      </w:r>
      <w:proofErr w:type="gramStart"/>
      <w:r w:rsidRPr="00166C0D">
        <w:t>ejemplo</w:t>
      </w:r>
      <w:proofErr w:type="gramEnd"/>
      <w:r w:rsidRPr="00166C0D">
        <w:t xml:space="preserve"> GPT-5), el propio asistente puede </w:t>
      </w:r>
      <w:r w:rsidRPr="00166C0D">
        <w:rPr>
          <w:b/>
          <w:bCs/>
        </w:rPr>
        <w:t>negar que ese modelo exista</w:t>
      </w:r>
      <w:r w:rsidRPr="00166C0D">
        <w:t>, insistiendo enérgicamente en que uses uno viejo (como GPT-3.5 turbo) porque es lo último que "conoce".</w:t>
      </w:r>
    </w:p>
    <w:p w14:paraId="423B1353" w14:textId="77777777" w:rsidR="00166C0D" w:rsidRDefault="00166C0D" w:rsidP="00166C0D">
      <w:r w:rsidRPr="00166C0D">
        <w:t xml:space="preserve">Aclaración importante: la búsqueda web que tienen productos como </w:t>
      </w:r>
      <w:proofErr w:type="spellStart"/>
      <w:r w:rsidRPr="00166C0D">
        <w:t>ChatGPT</w:t>
      </w:r>
      <w:proofErr w:type="spellEnd"/>
      <w:r w:rsidRPr="00166C0D">
        <w:t xml:space="preserve"> </w:t>
      </w:r>
      <w:r w:rsidRPr="00166C0D">
        <w:rPr>
          <w:b/>
          <w:bCs/>
        </w:rPr>
        <w:t>no es parte del modelo en sí</w:t>
      </w:r>
      <w:r w:rsidRPr="00166C0D">
        <w:t xml:space="preserve"> — es código adicional que los ingenieros de </w:t>
      </w:r>
      <w:proofErr w:type="spellStart"/>
      <w:r w:rsidRPr="00166C0D">
        <w:t>OpenAI</w:t>
      </w:r>
      <w:proofErr w:type="spellEnd"/>
      <w:r w:rsidRPr="00166C0D">
        <w:t xml:space="preserve"> agregaron por fuera, para darle esa capacidad. El LLM, solo, no sabe nada más allá de su entrenamiento.</w:t>
      </w:r>
    </w:p>
    <w:p w14:paraId="7503517D" w14:textId="77777777" w:rsidR="00AA1937" w:rsidRDefault="00AA1937" w:rsidP="00166C0D"/>
    <w:p w14:paraId="68BBC6FD" w14:textId="77777777" w:rsidR="00AA1937" w:rsidRDefault="00AA1937" w:rsidP="00166C0D"/>
    <w:p w14:paraId="3BB53E90" w14:textId="0B80B2C8" w:rsidR="002D1A46" w:rsidRPr="002D1A46" w:rsidRDefault="002D1A46">
      <w:pPr>
        <w:pStyle w:val="Prrafodelista"/>
        <w:numPr>
          <w:ilvl w:val="0"/>
          <w:numId w:val="15"/>
        </w:numPr>
        <w:rPr>
          <w:b/>
          <w:bCs/>
          <w:sz w:val="24"/>
          <w:szCs w:val="28"/>
          <w:highlight w:val="cyan"/>
        </w:rPr>
      </w:pPr>
      <w:r w:rsidRPr="002D1A46">
        <w:rPr>
          <w:b/>
          <w:bCs/>
          <w:sz w:val="24"/>
          <w:szCs w:val="28"/>
          <w:highlight w:val="cyan"/>
        </w:rPr>
        <w:lastRenderedPageBreak/>
        <w:t>Pueden equivocarse con total confianza</w:t>
      </w:r>
    </w:p>
    <w:p w14:paraId="1D129328" w14:textId="17B79812" w:rsidR="00743C88" w:rsidRDefault="00743C88" w:rsidP="00743C88">
      <w:r w:rsidRPr="00743C88">
        <w:t xml:space="preserve">Este es el punto que el profesor desarrolla más a fondo. Los </w:t>
      </w:r>
      <w:proofErr w:type="spellStart"/>
      <w:r w:rsidRPr="00743C88">
        <w:t>LLMs</w:t>
      </w:r>
      <w:proofErr w:type="spellEnd"/>
      <w:r w:rsidRPr="00743C88">
        <w:t xml:space="preserve"> fueron entrenados para predecir la palabra siguiente </w:t>
      </w:r>
      <w:r w:rsidRPr="00743C88">
        <w:rPr>
          <w:b/>
          <w:bCs/>
        </w:rPr>
        <w:t>más probable</w:t>
      </w:r>
      <w:r w:rsidRPr="00743C88">
        <w:t xml:space="preserve"> — es decir, fueron entrenados para </w:t>
      </w:r>
      <w:r w:rsidRPr="00743C88">
        <w:rPr>
          <w:b/>
          <w:bCs/>
        </w:rPr>
        <w:t>sonar convincentes</w:t>
      </w:r>
      <w:r w:rsidRPr="00743C88">
        <w:t xml:space="preserve">, no necesariamente para decir la verdad. El hecho de que la palabra más probable termine siendo la correcta tan seguido es, según el profesor, casi sorprendente en sí mismo — pero significa que, cuando el modelo se equivoca (alucina), lo hace </w:t>
      </w:r>
      <w:r w:rsidRPr="00743C88">
        <w:rPr>
          <w:b/>
          <w:bCs/>
        </w:rPr>
        <w:t>con la misma confianza</w:t>
      </w:r>
      <w:r w:rsidRPr="00743C88">
        <w:t xml:space="preserve"> que cuando acierta.</w:t>
      </w:r>
    </w:p>
    <w:p w14:paraId="1CFABAFC" w14:textId="14092198" w:rsidR="00AA1937" w:rsidRDefault="00AA1937" w:rsidP="00AA1937"/>
    <w:p w14:paraId="450D6141" w14:textId="153E662C" w:rsidR="0087389E" w:rsidRDefault="0087389E" w:rsidP="0087389E">
      <w:pPr>
        <w:pStyle w:val="Ttulo3"/>
        <w:rPr>
          <w:b/>
          <w:bCs/>
          <w:sz w:val="24"/>
          <w:szCs w:val="24"/>
        </w:rPr>
      </w:pPr>
      <w:bookmarkStart w:id="46" w:name="_Toc243791135"/>
      <w:r w:rsidRPr="0087389E">
        <w:rPr>
          <w:b/>
          <w:bCs/>
          <w:sz w:val="24"/>
          <w:szCs w:val="24"/>
          <w:highlight w:val="yellow"/>
        </w:rPr>
        <w:t>1.9.3 El caso real que cuenta el profesor: el estudiante y el modelo base mal configurado</w:t>
      </w:r>
      <w:bookmarkEnd w:id="46"/>
    </w:p>
    <w:p w14:paraId="32B3FFD4" w14:textId="77777777" w:rsidR="003E505E" w:rsidRPr="003E505E" w:rsidRDefault="003E505E" w:rsidP="003E505E">
      <w:r w:rsidRPr="003E505E">
        <w:t>Es un ejemplo extenso, así que vale la pena resumir la secuencia completa:</w:t>
      </w:r>
    </w:p>
    <w:p w14:paraId="3E6A36EA" w14:textId="3A69FF8B" w:rsidR="003E505E" w:rsidRPr="003E505E" w:rsidRDefault="003E505E">
      <w:pPr>
        <w:pStyle w:val="Prrafodelista"/>
        <w:numPr>
          <w:ilvl w:val="0"/>
          <w:numId w:val="16"/>
        </w:numPr>
      </w:pPr>
      <w:r w:rsidRPr="003E505E">
        <w:t>Un alumno del curso le escribió porque su código no funcionaba</w:t>
      </w:r>
    </w:p>
    <w:p w14:paraId="0BC9931E" w14:textId="77777777" w:rsidR="003E505E" w:rsidRPr="003E505E" w:rsidRDefault="003E505E">
      <w:pPr>
        <w:pStyle w:val="Prrafodelista"/>
        <w:numPr>
          <w:ilvl w:val="0"/>
          <w:numId w:val="16"/>
        </w:numPr>
      </w:pPr>
      <w:r w:rsidRPr="003E505E">
        <w:t xml:space="preserve">Después de mucho investigar, el profesor descubrió el error de raíz: el alumno había escrito mal el nombre del modelo — puso el nombre de la </w:t>
      </w:r>
      <w:r w:rsidRPr="003E505E">
        <w:rPr>
          <w:b/>
          <w:bCs/>
        </w:rPr>
        <w:t>variante base</w:t>
      </w:r>
      <w:r w:rsidRPr="003E505E">
        <w:t xml:space="preserve"> de un modelo de </w:t>
      </w:r>
      <w:proofErr w:type="spellStart"/>
      <w:r w:rsidRPr="003E505E">
        <w:t>Hugging</w:t>
      </w:r>
      <w:proofErr w:type="spellEnd"/>
      <w:r w:rsidRPr="003E505E">
        <w:t xml:space="preserve"> </w:t>
      </w:r>
      <w:proofErr w:type="spellStart"/>
      <w:r w:rsidRPr="003E505E">
        <w:t>Face</w:t>
      </w:r>
      <w:proofErr w:type="spellEnd"/>
      <w:r w:rsidRPr="003E505E">
        <w:t xml:space="preserve"> en vez </w:t>
      </w:r>
      <w:proofErr w:type="gramStart"/>
      <w:r w:rsidRPr="003E505E">
        <w:t xml:space="preserve">de la </w:t>
      </w:r>
      <w:r w:rsidRPr="003E505E">
        <w:rPr>
          <w:b/>
          <w:bCs/>
        </w:rPr>
        <w:t>variante chat</w:t>
      </w:r>
      <w:proofErr w:type="gramEnd"/>
      <w:r w:rsidRPr="003E505E">
        <w:rPr>
          <w:b/>
          <w:bCs/>
        </w:rPr>
        <w:t>/</w:t>
      </w:r>
      <w:proofErr w:type="spellStart"/>
      <w:r w:rsidRPr="003E505E">
        <w:rPr>
          <w:b/>
          <w:bCs/>
        </w:rPr>
        <w:t>instruct</w:t>
      </w:r>
      <w:proofErr w:type="spellEnd"/>
    </w:p>
    <w:p w14:paraId="4F1D8CC9" w14:textId="77777777" w:rsidR="003E505E" w:rsidRPr="003E505E" w:rsidRDefault="003E505E">
      <w:pPr>
        <w:pStyle w:val="Prrafodelista"/>
        <w:numPr>
          <w:ilvl w:val="0"/>
          <w:numId w:val="16"/>
        </w:numPr>
      </w:pPr>
      <w:r w:rsidRPr="003E505E">
        <w:t>Un modelo base no sabe interpretar "</w:t>
      </w:r>
      <w:proofErr w:type="spellStart"/>
      <w:r w:rsidRPr="003E505E">
        <w:t>system</w:t>
      </w:r>
      <w:proofErr w:type="spellEnd"/>
      <w:r w:rsidRPr="003E505E">
        <w:t xml:space="preserve"> </w:t>
      </w:r>
      <w:proofErr w:type="spellStart"/>
      <w:r w:rsidRPr="003E505E">
        <w:t>prompt</w:t>
      </w:r>
      <w:proofErr w:type="spellEnd"/>
      <w:r w:rsidRPr="003E505E">
        <w:t>" ni "</w:t>
      </w:r>
      <w:proofErr w:type="spellStart"/>
      <w:r w:rsidRPr="003E505E">
        <w:t>user</w:t>
      </w:r>
      <w:proofErr w:type="spellEnd"/>
      <w:r w:rsidRPr="003E505E">
        <w:t xml:space="preserve"> </w:t>
      </w:r>
      <w:proofErr w:type="spellStart"/>
      <w:r w:rsidRPr="003E505E">
        <w:t>prompt</w:t>
      </w:r>
      <w:proofErr w:type="spellEnd"/>
      <w:r w:rsidRPr="003E505E">
        <w:t>" (no fue entrenado para eso) — por eso el código fallaba</w:t>
      </w:r>
    </w:p>
    <w:p w14:paraId="3BAEDF46" w14:textId="77777777" w:rsidR="003E505E" w:rsidRPr="003E505E" w:rsidRDefault="003E505E">
      <w:pPr>
        <w:pStyle w:val="Prrafodelista"/>
        <w:numPr>
          <w:ilvl w:val="0"/>
          <w:numId w:val="16"/>
        </w:numPr>
      </w:pPr>
      <w:r w:rsidRPr="003E505E">
        <w:t>El alumno usó un LLM para ayudarse a depurar el error</w:t>
      </w:r>
    </w:p>
    <w:p w14:paraId="3EB85B9E" w14:textId="77777777" w:rsidR="003E505E" w:rsidRPr="003E505E" w:rsidRDefault="003E505E">
      <w:pPr>
        <w:pStyle w:val="Prrafodelista"/>
        <w:numPr>
          <w:ilvl w:val="0"/>
          <w:numId w:val="16"/>
        </w:numPr>
      </w:pPr>
      <w:r w:rsidRPr="003E505E">
        <w:t xml:space="preserve">En vez de sospechar que el problema era simplemente el nombre mal escrito, el LLM </w:t>
      </w:r>
      <w:r w:rsidRPr="003E505E">
        <w:rPr>
          <w:b/>
          <w:bCs/>
        </w:rPr>
        <w:t>asumió que el modelo base necesitaba ser "convertido" a una variante de chat</w:t>
      </w:r>
      <w:r w:rsidRPr="003E505E">
        <w:t xml:space="preserve">, y generó </w:t>
      </w:r>
      <w:r w:rsidRPr="003E505E">
        <w:rPr>
          <w:b/>
          <w:bCs/>
        </w:rPr>
        <w:t>páginas y páginas de código complejo</w:t>
      </w:r>
      <w:r w:rsidRPr="003E505E">
        <w:t xml:space="preserve"> fabricando tokens especiales y toda una lógica artificial para simular el comportamiento de chat</w:t>
      </w:r>
    </w:p>
    <w:p w14:paraId="419F9869" w14:textId="77777777" w:rsidR="003E505E" w:rsidRPr="003E505E" w:rsidRDefault="003E505E">
      <w:pPr>
        <w:pStyle w:val="Prrafodelista"/>
        <w:numPr>
          <w:ilvl w:val="0"/>
          <w:numId w:val="16"/>
        </w:numPr>
      </w:pPr>
      <w:r w:rsidRPr="003E505E">
        <w:t>El alumno, sin saber que buena parte de ese código lo había generado el LLM por su cuenta, no entendía por qué el problema seguía sin resolverse</w:t>
      </w:r>
    </w:p>
    <w:p w14:paraId="3922F9F9" w14:textId="77777777" w:rsidR="00C304D1" w:rsidRPr="00C304D1" w:rsidRDefault="00C304D1" w:rsidP="00C304D1">
      <w:pPr>
        <w:rPr>
          <w:b/>
          <w:bCs/>
          <w:sz w:val="24"/>
          <w:szCs w:val="28"/>
        </w:rPr>
      </w:pPr>
      <w:r w:rsidRPr="00AC3A82">
        <w:rPr>
          <w:b/>
          <w:bCs/>
          <w:sz w:val="24"/>
          <w:szCs w:val="28"/>
          <w:highlight w:val="yellow"/>
        </w:rPr>
        <w:t>La lección de este ejemplo</w:t>
      </w:r>
    </w:p>
    <w:p w14:paraId="31C91571" w14:textId="212E9B01" w:rsidR="00C304D1" w:rsidRDefault="00C304D1" w:rsidP="00AA1937">
      <w:r w:rsidRPr="00C304D1">
        <w:t xml:space="preserve">Los </w:t>
      </w:r>
      <w:proofErr w:type="spellStart"/>
      <w:r w:rsidRPr="00C304D1">
        <w:t>LLMs</w:t>
      </w:r>
      <w:proofErr w:type="spellEnd"/>
      <w:r w:rsidRPr="00C304D1">
        <w:t xml:space="preserve"> tienden a </w:t>
      </w:r>
      <w:r w:rsidRPr="00C304D1">
        <w:rPr>
          <w:b/>
          <w:bCs/>
        </w:rPr>
        <w:t>arreglar el síntoma que tienen delante, sin preguntarse por qué apareció</w:t>
      </w:r>
      <w:r w:rsidRPr="00C304D1">
        <w:t xml:space="preserve"> — en vez de dar un paso atrás y cuestionar la causa raíz. En el ejemplo del estudiante: el síntoma era "el modelo no entiende el formato de chat", y la causa raíz real era mucho más simple (un nombre de modelo mal escrito). En vez de sospechar eso, el LLM asumió que había que "enseñarle" el formato de chat al modelo a la fuerza, y construyó una solución innecesariamente compleja para un problema que en realidad era trivial.</w:t>
      </w:r>
    </w:p>
    <w:p w14:paraId="2BBCA7C3" w14:textId="77777777" w:rsidR="00AC3A82" w:rsidRPr="00AC3A82" w:rsidRDefault="00AC3A82" w:rsidP="00AC3A82">
      <w:pPr>
        <w:rPr>
          <w:b/>
          <w:bCs/>
          <w:sz w:val="24"/>
          <w:szCs w:val="28"/>
        </w:rPr>
      </w:pPr>
      <w:r w:rsidRPr="00AC3A82">
        <w:rPr>
          <w:b/>
          <w:bCs/>
          <w:sz w:val="24"/>
          <w:szCs w:val="28"/>
          <w:highlight w:val="yellow"/>
        </w:rPr>
        <w:t>La conclusión del profesor: la analogía del "analista junior"</w:t>
      </w:r>
    </w:p>
    <w:p w14:paraId="11B96BEE" w14:textId="0DBE2634" w:rsidR="00AC3A82" w:rsidRDefault="00AC3A82" w:rsidP="00AC3A82">
      <w:pPr>
        <w:pStyle w:val="Prrafodelista"/>
      </w:pPr>
      <w:r w:rsidRPr="00AC3A82">
        <w:t>"Piensa en el LLM como un analista junior increíblemente trabajador e incansable, que puede salir y hacer el trabajo que le pidas — pero te corresponde a vos comprobar ese trabajo, mantenerlo en la pista, y desafiarlo para asegurarte de que no está sacando conclusiones precipitadas."</w:t>
      </w:r>
    </w:p>
    <w:p w14:paraId="3257121C" w14:textId="77777777" w:rsidR="00E2171C" w:rsidRPr="00E2171C" w:rsidRDefault="00E2171C" w:rsidP="00E2171C">
      <w:r w:rsidRPr="00E2171C">
        <w:t xml:space="preserve">Este es el mensaje central de la sesión: los </w:t>
      </w:r>
      <w:proofErr w:type="spellStart"/>
      <w:r w:rsidRPr="00E2171C">
        <w:t>LLMs</w:t>
      </w:r>
      <w:proofErr w:type="spellEnd"/>
      <w:r w:rsidRPr="00E2171C">
        <w:t xml:space="preserve"> rinden mejor </w:t>
      </w:r>
      <w:r w:rsidRPr="00E2171C">
        <w:rPr>
          <w:b/>
          <w:bCs/>
        </w:rPr>
        <w:t>bajo supervisión activa</w:t>
      </w:r>
      <w:r w:rsidRPr="00E2171C">
        <w:t>, no dejados solos sin revisión — sobre todo en tareas de código.</w:t>
      </w:r>
    </w:p>
    <w:p w14:paraId="787F9446" w14:textId="77777777" w:rsidR="00E2171C" w:rsidRDefault="00E2171C" w:rsidP="00E2171C"/>
    <w:p w14:paraId="48A73ADA" w14:textId="52899E00" w:rsidR="00E2171C" w:rsidRDefault="00E2171C">
      <w:r>
        <w:br w:type="page"/>
      </w:r>
    </w:p>
    <w:p w14:paraId="24A93FC6" w14:textId="2BAC114D" w:rsidR="00E2171C" w:rsidRDefault="00E2171C" w:rsidP="00E2171C">
      <w:pPr>
        <w:pStyle w:val="Ttulo3"/>
        <w:rPr>
          <w:b/>
          <w:bCs/>
          <w:sz w:val="24"/>
          <w:szCs w:val="24"/>
        </w:rPr>
      </w:pPr>
      <w:bookmarkStart w:id="47" w:name="_Toc243791136"/>
      <w:r w:rsidRPr="00F97B50">
        <w:rPr>
          <w:b/>
          <w:bCs/>
          <w:sz w:val="24"/>
          <w:szCs w:val="24"/>
          <w:highlight w:val="yellow"/>
        </w:rPr>
        <w:lastRenderedPageBreak/>
        <w:t xml:space="preserve">1.9.4 </w:t>
      </w:r>
      <w:r w:rsidR="00F97B50" w:rsidRPr="00F97B50">
        <w:rPr>
          <w:b/>
          <w:bCs/>
          <w:sz w:val="24"/>
          <w:szCs w:val="24"/>
          <w:highlight w:val="yellow"/>
        </w:rPr>
        <w:t xml:space="preserve">Actualización: el </w:t>
      </w:r>
      <w:proofErr w:type="spellStart"/>
      <w:r w:rsidR="00F97B50" w:rsidRPr="00F97B50">
        <w:rPr>
          <w:b/>
          <w:bCs/>
          <w:sz w:val="24"/>
          <w:szCs w:val="24"/>
          <w:highlight w:val="yellow"/>
        </w:rPr>
        <w:t>lineup</w:t>
      </w:r>
      <w:proofErr w:type="spellEnd"/>
      <w:r w:rsidR="00F97B50" w:rsidRPr="00F97B50">
        <w:rPr>
          <w:b/>
          <w:bCs/>
          <w:sz w:val="24"/>
          <w:szCs w:val="24"/>
          <w:highlight w:val="yellow"/>
        </w:rPr>
        <w:t xml:space="preserve"> real de modelos, a septiembre de 2026</w:t>
      </w:r>
      <w:bookmarkEnd w:id="47"/>
    </w:p>
    <w:p w14:paraId="066F399A" w14:textId="77777777" w:rsidR="00F97B50" w:rsidRPr="00F97B50" w:rsidRDefault="00F97B50" w:rsidP="00F97B50">
      <w:r w:rsidRPr="00F97B50">
        <w:t>El video se grabó antes de varias actualizaciones importantes. Esto es lo que cambió, verificado con fuentes actuales.</w:t>
      </w:r>
    </w:p>
    <w:p w14:paraId="5EE1EF8B" w14:textId="77777777" w:rsidR="00F97B50" w:rsidRPr="00F97B50" w:rsidRDefault="00F97B50" w:rsidP="00F97B50">
      <w:pPr>
        <w:rPr>
          <w:b/>
          <w:bCs/>
        </w:rPr>
      </w:pPr>
      <w:proofErr w:type="spellStart"/>
      <w:r w:rsidRPr="00F97B50">
        <w:rPr>
          <w:b/>
          <w:bCs/>
        </w:rPr>
        <w:t>OpenAI</w:t>
      </w:r>
      <w:proofErr w:type="spellEnd"/>
      <w:r w:rsidRPr="00F97B50">
        <w:rPr>
          <w:b/>
          <w:bCs/>
        </w:rPr>
        <w:t>: GPT avanzó mucho más allá de GPT-5</w:t>
      </w:r>
    </w:p>
    <w:p w14:paraId="5D3B873E" w14:textId="07C734BD" w:rsidR="00F97B50" w:rsidRPr="00F97B50" w:rsidRDefault="003833F9" w:rsidP="00F97B50">
      <w:r w:rsidRPr="003833F9">
        <w:rPr>
          <w:noProof/>
        </w:rPr>
        <w:drawing>
          <wp:inline distT="0" distB="0" distL="0" distR="0" wp14:anchorId="003EF681" wp14:editId="425EBF3E">
            <wp:extent cx="3631623" cy="1762525"/>
            <wp:effectExtent l="19050" t="19050" r="26035" b="28575"/>
            <wp:docPr id="115918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8903" name=""/>
                    <pic:cNvPicPr/>
                  </pic:nvPicPr>
                  <pic:blipFill>
                    <a:blip r:embed="rId112"/>
                    <a:stretch>
                      <a:fillRect/>
                    </a:stretch>
                  </pic:blipFill>
                  <pic:spPr>
                    <a:xfrm>
                      <a:off x="0" y="0"/>
                      <a:ext cx="3646732" cy="1769858"/>
                    </a:xfrm>
                    <a:prstGeom prst="rect">
                      <a:avLst/>
                    </a:prstGeom>
                    <a:ln w="19050">
                      <a:solidFill>
                        <a:schemeClr val="tx1"/>
                      </a:solidFill>
                    </a:ln>
                  </pic:spPr>
                </pic:pic>
              </a:graphicData>
            </a:graphic>
          </wp:inline>
        </w:drawing>
      </w:r>
    </w:p>
    <w:p w14:paraId="3768CB7C" w14:textId="77777777" w:rsidR="007669C1" w:rsidRPr="007669C1" w:rsidRDefault="007669C1" w:rsidP="007669C1">
      <w:r w:rsidRPr="007669C1">
        <w:t xml:space="preserve">Un dato curioso confirmado: con GPT-5.6, </w:t>
      </w:r>
      <w:proofErr w:type="spellStart"/>
      <w:r w:rsidRPr="007669C1">
        <w:t>OpenAI</w:t>
      </w:r>
      <w:proofErr w:type="spellEnd"/>
      <w:r w:rsidRPr="007669C1">
        <w:t xml:space="preserve"> introdujo un nuevo esquema de nombres — </w:t>
      </w:r>
      <w:r w:rsidRPr="007669C1">
        <w:rPr>
          <w:b/>
          <w:bCs/>
        </w:rPr>
        <w:t>Sol, Terra y Luna</w:t>
      </w:r>
      <w:r w:rsidRPr="007669C1">
        <w:t xml:space="preserve"> — donde el número identifica la generación y esos nombres identifican niveles de capacidad que pueden avanzar a su propio ritmo, independientemente del número de versión.</w:t>
      </w:r>
    </w:p>
    <w:p w14:paraId="4A531C21" w14:textId="77777777" w:rsidR="007669C1" w:rsidRPr="007669C1" w:rsidRDefault="007669C1" w:rsidP="007669C1">
      <w:r w:rsidRPr="007669C1">
        <w:t xml:space="preserve">También se confirma que </w:t>
      </w:r>
      <w:r w:rsidRPr="007669C1">
        <w:rPr>
          <w:b/>
          <w:bCs/>
        </w:rPr>
        <w:t>GPT-4o y toda la línea "o-series" (o1, o3, o4-mini) fueron retirados el 13 de febrero de 2026</w:t>
      </w:r>
      <w:r w:rsidRPr="007669C1">
        <w:t>, reemplazados completamente por la familia GPT-5.x — así que la distinción "GPT vs modelos o" que menciona el profesor ya no aplica de la misma forma hoy: se unificó todo en una sola línea con un "enrutador" que decide cuánto razonar en cada pedido.</w:t>
      </w:r>
    </w:p>
    <w:p w14:paraId="716AEDC9" w14:textId="77777777" w:rsidR="007669C1" w:rsidRPr="007669C1" w:rsidRDefault="007669C1" w:rsidP="007669C1">
      <w:pPr>
        <w:rPr>
          <w:b/>
          <w:bCs/>
        </w:rPr>
      </w:pPr>
      <w:proofErr w:type="spellStart"/>
      <w:r w:rsidRPr="007669C1">
        <w:rPr>
          <w:b/>
          <w:bCs/>
        </w:rPr>
        <w:t>Anthropic</w:t>
      </w:r>
      <w:proofErr w:type="spellEnd"/>
      <w:r w:rsidRPr="007669C1">
        <w:rPr>
          <w:b/>
          <w:bCs/>
        </w:rPr>
        <w:t>: confirmado en una respuesta anterior de esta conversación</w:t>
      </w:r>
    </w:p>
    <w:p w14:paraId="276A895E" w14:textId="20928A2B" w:rsidR="00D30835" w:rsidRDefault="007669C1">
      <w:r w:rsidRPr="007669C1">
        <w:t xml:space="preserve">Como ya vimos con fuentes verificadas, Claude pasó de "Sonnet 4.5" (lo último para el profesor al grabar) hasta </w:t>
      </w:r>
      <w:r w:rsidRPr="007669C1">
        <w:rPr>
          <w:b/>
          <w:bCs/>
        </w:rPr>
        <w:t>Claude Sonnet 5</w:t>
      </w:r>
      <w:r w:rsidRPr="007669C1">
        <w:t xml:space="preserve"> (30 de junio de 2026) y </w:t>
      </w:r>
      <w:r w:rsidRPr="007669C1">
        <w:rPr>
          <w:b/>
          <w:bCs/>
        </w:rPr>
        <w:t>Claude Opus 5</w:t>
      </w:r>
      <w:r w:rsidRPr="007669C1">
        <w:t>, con varias versiones intermedias (Sonnet 4.6, Opus 4.6, Opus 4.7) en el medio.</w:t>
      </w:r>
    </w:p>
    <w:p w14:paraId="1B203F91" w14:textId="2C019485" w:rsidR="0039727D" w:rsidRDefault="0039727D" w:rsidP="0039727D">
      <w:pPr>
        <w:pStyle w:val="Ttulo3"/>
        <w:rPr>
          <w:b/>
          <w:bCs/>
          <w:sz w:val="24"/>
          <w:szCs w:val="24"/>
        </w:rPr>
      </w:pPr>
      <w:bookmarkStart w:id="48" w:name="_Toc243791137"/>
      <w:r w:rsidRPr="0062330E">
        <w:rPr>
          <w:b/>
          <w:bCs/>
          <w:sz w:val="24"/>
          <w:szCs w:val="24"/>
          <w:highlight w:val="yellow"/>
        </w:rPr>
        <w:t>1.9.5 AÑADIDO</w:t>
      </w:r>
      <w:r w:rsidR="0062330E" w:rsidRPr="0062330E">
        <w:rPr>
          <w:b/>
          <w:bCs/>
          <w:sz w:val="24"/>
          <w:szCs w:val="24"/>
          <w:highlight w:val="yellow"/>
        </w:rPr>
        <w:t xml:space="preserve"> 1</w:t>
      </w:r>
      <w:r w:rsidRPr="0062330E">
        <w:rPr>
          <w:b/>
          <w:bCs/>
          <w:sz w:val="24"/>
          <w:szCs w:val="24"/>
          <w:highlight w:val="yellow"/>
        </w:rPr>
        <w:t xml:space="preserve"> – Preguntas clave al LLM</w:t>
      </w:r>
      <w:r w:rsidR="0062330E" w:rsidRPr="0062330E">
        <w:rPr>
          <w:b/>
          <w:bCs/>
          <w:sz w:val="24"/>
          <w:szCs w:val="24"/>
          <w:highlight w:val="yellow"/>
        </w:rPr>
        <w:t xml:space="preserve"> de </w:t>
      </w:r>
      <w:proofErr w:type="spellStart"/>
      <w:r w:rsidR="0062330E" w:rsidRPr="0062330E">
        <w:rPr>
          <w:b/>
          <w:bCs/>
          <w:sz w:val="24"/>
          <w:szCs w:val="24"/>
          <w:highlight w:val="yellow"/>
        </w:rPr>
        <w:t>chatgpt</w:t>
      </w:r>
      <w:bookmarkEnd w:id="48"/>
      <w:proofErr w:type="spellEnd"/>
    </w:p>
    <w:p w14:paraId="7F436BBF" w14:textId="2CB0C1B2" w:rsidR="0062330E" w:rsidRPr="007669C1" w:rsidRDefault="0039727D" w:rsidP="007669C1">
      <w:r w:rsidRPr="0039727D">
        <w:rPr>
          <w:noProof/>
        </w:rPr>
        <w:drawing>
          <wp:inline distT="0" distB="0" distL="0" distR="0" wp14:anchorId="4612C06C" wp14:editId="71FCEBCA">
            <wp:extent cx="3543300" cy="382946"/>
            <wp:effectExtent l="38100" t="38100" r="38100" b="36195"/>
            <wp:docPr id="281968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68541" name=""/>
                    <pic:cNvPicPr/>
                  </pic:nvPicPr>
                  <pic:blipFill>
                    <a:blip r:embed="rId113"/>
                    <a:stretch>
                      <a:fillRect/>
                    </a:stretch>
                  </pic:blipFill>
                  <pic:spPr>
                    <a:xfrm>
                      <a:off x="0" y="0"/>
                      <a:ext cx="3592993" cy="388317"/>
                    </a:xfrm>
                    <a:prstGeom prst="rect">
                      <a:avLst/>
                    </a:prstGeom>
                    <a:ln w="38100">
                      <a:solidFill>
                        <a:srgbClr val="EE0000"/>
                      </a:solidFill>
                    </a:ln>
                  </pic:spPr>
                </pic:pic>
              </a:graphicData>
            </a:graphic>
          </wp:inline>
        </w:drawing>
      </w:r>
      <w:r w:rsidR="00D30835" w:rsidRPr="00D30835">
        <w:rPr>
          <w:noProof/>
        </w:rPr>
        <w:drawing>
          <wp:inline distT="0" distB="0" distL="0" distR="0" wp14:anchorId="3879F4D9" wp14:editId="1023BBC5">
            <wp:extent cx="3557155" cy="561657"/>
            <wp:effectExtent l="38100" t="38100" r="43815" b="29210"/>
            <wp:docPr id="1603794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94484" name=""/>
                    <pic:cNvPicPr/>
                  </pic:nvPicPr>
                  <pic:blipFill>
                    <a:blip r:embed="rId114"/>
                    <a:stretch>
                      <a:fillRect/>
                    </a:stretch>
                  </pic:blipFill>
                  <pic:spPr>
                    <a:xfrm>
                      <a:off x="0" y="0"/>
                      <a:ext cx="3594251" cy="567514"/>
                    </a:xfrm>
                    <a:prstGeom prst="rect">
                      <a:avLst/>
                    </a:prstGeom>
                    <a:ln w="38100">
                      <a:solidFill>
                        <a:srgbClr val="EE0000"/>
                      </a:solidFill>
                    </a:ln>
                  </pic:spPr>
                </pic:pic>
              </a:graphicData>
            </a:graphic>
          </wp:inline>
        </w:drawing>
      </w:r>
      <w:r w:rsidR="003337DE" w:rsidRPr="003337DE">
        <w:rPr>
          <w:noProof/>
        </w:rPr>
        <w:drawing>
          <wp:inline distT="0" distB="0" distL="0" distR="0" wp14:anchorId="5B6C384E" wp14:editId="2C3943FB">
            <wp:extent cx="2434936" cy="366988"/>
            <wp:effectExtent l="38100" t="38100" r="41910" b="33655"/>
            <wp:docPr id="1918216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16581" name=""/>
                    <pic:cNvPicPr/>
                  </pic:nvPicPr>
                  <pic:blipFill>
                    <a:blip r:embed="rId115"/>
                    <a:stretch>
                      <a:fillRect/>
                    </a:stretch>
                  </pic:blipFill>
                  <pic:spPr>
                    <a:xfrm>
                      <a:off x="0" y="0"/>
                      <a:ext cx="2460954" cy="370909"/>
                    </a:xfrm>
                    <a:prstGeom prst="rect">
                      <a:avLst/>
                    </a:prstGeom>
                    <a:ln w="38100">
                      <a:solidFill>
                        <a:srgbClr val="EE0000"/>
                      </a:solidFill>
                    </a:ln>
                  </pic:spPr>
                </pic:pic>
              </a:graphicData>
            </a:graphic>
          </wp:inline>
        </w:drawing>
      </w:r>
      <w:r w:rsidR="00115352" w:rsidRPr="00115352">
        <w:rPr>
          <w:noProof/>
        </w:rPr>
        <w:drawing>
          <wp:inline distT="0" distB="0" distL="0" distR="0" wp14:anchorId="2FD029C7" wp14:editId="69E50A4B">
            <wp:extent cx="3134162" cy="370609"/>
            <wp:effectExtent l="38100" t="38100" r="28575" b="29845"/>
            <wp:docPr id="358932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32287" name=""/>
                    <pic:cNvPicPr/>
                  </pic:nvPicPr>
                  <pic:blipFill>
                    <a:blip r:embed="rId116"/>
                    <a:stretch>
                      <a:fillRect/>
                    </a:stretch>
                  </pic:blipFill>
                  <pic:spPr>
                    <a:xfrm>
                      <a:off x="0" y="0"/>
                      <a:ext cx="3164902" cy="374244"/>
                    </a:xfrm>
                    <a:prstGeom prst="rect">
                      <a:avLst/>
                    </a:prstGeom>
                    <a:ln w="28575">
                      <a:solidFill>
                        <a:srgbClr val="EE0000"/>
                      </a:solidFill>
                    </a:ln>
                  </pic:spPr>
                </pic:pic>
              </a:graphicData>
            </a:graphic>
          </wp:inline>
        </w:drawing>
      </w:r>
      <w:r w:rsidR="0063004A" w:rsidRPr="0063004A">
        <w:rPr>
          <w:noProof/>
        </w:rPr>
        <w:drawing>
          <wp:inline distT="0" distB="0" distL="0" distR="0" wp14:anchorId="15875F7F" wp14:editId="18F395AF">
            <wp:extent cx="3868882" cy="453516"/>
            <wp:effectExtent l="38100" t="38100" r="36830" b="41910"/>
            <wp:docPr id="868372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72295" name=""/>
                    <pic:cNvPicPr/>
                  </pic:nvPicPr>
                  <pic:blipFill>
                    <a:blip r:embed="rId117"/>
                    <a:stretch>
                      <a:fillRect/>
                    </a:stretch>
                  </pic:blipFill>
                  <pic:spPr>
                    <a:xfrm>
                      <a:off x="0" y="0"/>
                      <a:ext cx="3888048" cy="455763"/>
                    </a:xfrm>
                    <a:prstGeom prst="rect">
                      <a:avLst/>
                    </a:prstGeom>
                    <a:ln w="28575">
                      <a:solidFill>
                        <a:srgbClr val="EE0000"/>
                      </a:solidFill>
                    </a:ln>
                  </pic:spPr>
                </pic:pic>
              </a:graphicData>
            </a:graphic>
          </wp:inline>
        </w:drawing>
      </w:r>
      <w:r w:rsidR="004B32D0" w:rsidRPr="004B32D0">
        <w:rPr>
          <w:noProof/>
        </w:rPr>
        <w:drawing>
          <wp:inline distT="0" distB="0" distL="0" distR="0" wp14:anchorId="2132B673" wp14:editId="59A725D3">
            <wp:extent cx="4031920" cy="872836"/>
            <wp:effectExtent l="38100" t="38100" r="45085" b="41910"/>
            <wp:docPr id="1064333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33856" name=""/>
                    <pic:cNvPicPr/>
                  </pic:nvPicPr>
                  <pic:blipFill>
                    <a:blip r:embed="rId118"/>
                    <a:stretch>
                      <a:fillRect/>
                    </a:stretch>
                  </pic:blipFill>
                  <pic:spPr>
                    <a:xfrm>
                      <a:off x="0" y="0"/>
                      <a:ext cx="4041088" cy="874821"/>
                    </a:xfrm>
                    <a:prstGeom prst="rect">
                      <a:avLst/>
                    </a:prstGeom>
                    <a:ln w="38100">
                      <a:solidFill>
                        <a:srgbClr val="EE0000"/>
                      </a:solidFill>
                    </a:ln>
                  </pic:spPr>
                </pic:pic>
              </a:graphicData>
            </a:graphic>
          </wp:inline>
        </w:drawing>
      </w:r>
    </w:p>
    <w:p w14:paraId="047F59EB" w14:textId="77777777" w:rsidR="00E2171C" w:rsidRDefault="00E2171C" w:rsidP="00E2171C"/>
    <w:p w14:paraId="036AB55D" w14:textId="25C08AA5" w:rsidR="00B3237A" w:rsidRDefault="00B3237A" w:rsidP="00B3237A">
      <w:pPr>
        <w:pStyle w:val="Ttulo3"/>
        <w:rPr>
          <w:b/>
          <w:bCs/>
          <w:sz w:val="24"/>
          <w:szCs w:val="24"/>
        </w:rPr>
      </w:pPr>
      <w:bookmarkStart w:id="49" w:name="_Toc243791138"/>
      <w:r w:rsidRPr="00B3237A">
        <w:rPr>
          <w:b/>
          <w:bCs/>
          <w:sz w:val="24"/>
          <w:szCs w:val="24"/>
          <w:highlight w:val="yellow"/>
        </w:rPr>
        <w:lastRenderedPageBreak/>
        <w:t>1.9.6 AÑADIDO 2 – IA Agentica</w:t>
      </w:r>
      <w:bookmarkEnd w:id="49"/>
    </w:p>
    <w:p w14:paraId="48D76C2D" w14:textId="5BF2E6FD" w:rsidR="00B3237A" w:rsidRDefault="0058087B" w:rsidP="00B3237A">
      <w:r>
        <w:rPr>
          <w:b/>
          <w:bCs/>
        </w:rPr>
        <w:t xml:space="preserve">IA agentica </w:t>
      </w:r>
      <w:r>
        <w:t xml:space="preserve">es cuando un modelo de IA </w:t>
      </w:r>
      <w:r>
        <w:rPr>
          <w:b/>
          <w:bCs/>
        </w:rPr>
        <w:t xml:space="preserve">actúa por su cuenta, </w:t>
      </w:r>
      <w:r>
        <w:t>en vez de solo responderte una pregunta puntual.</w:t>
      </w:r>
    </w:p>
    <w:p w14:paraId="43D59550" w14:textId="77777777" w:rsidR="00596F8F" w:rsidRPr="00596F8F" w:rsidRDefault="00596F8F" w:rsidP="00596F8F">
      <w:pPr>
        <w:rPr>
          <w:b/>
          <w:bCs/>
        </w:rPr>
      </w:pPr>
      <w:r w:rsidRPr="002D4BF2">
        <w:rPr>
          <w:b/>
          <w:bCs/>
          <w:highlight w:val="yellow"/>
        </w:rPr>
        <w:t>La diferencia clave</w:t>
      </w:r>
    </w:p>
    <w:tbl>
      <w:tblPr>
        <w:tblStyle w:val="Tablaconcuadrcula"/>
        <w:tblW w:w="0" w:type="auto"/>
        <w:tblLook w:val="04A0" w:firstRow="1" w:lastRow="0" w:firstColumn="1" w:lastColumn="0" w:noHBand="0" w:noVBand="1"/>
      </w:tblPr>
      <w:tblGrid>
        <w:gridCol w:w="5395"/>
        <w:gridCol w:w="5395"/>
      </w:tblGrid>
      <w:tr w:rsidR="00596F8F" w14:paraId="1FBCC1BF" w14:textId="77777777" w:rsidTr="00596F8F">
        <w:tc>
          <w:tcPr>
            <w:tcW w:w="5395" w:type="dxa"/>
          </w:tcPr>
          <w:p w14:paraId="1F960970" w14:textId="242CD67A" w:rsidR="00596F8F" w:rsidRPr="00596F8F" w:rsidRDefault="00596F8F" w:rsidP="00B3237A">
            <w:pPr>
              <w:rPr>
                <w:b/>
                <w:bCs/>
              </w:rPr>
            </w:pPr>
            <w:r>
              <w:rPr>
                <w:b/>
                <w:bCs/>
              </w:rPr>
              <w:t xml:space="preserve">Chat normal (lo que </w:t>
            </w:r>
            <w:proofErr w:type="spellStart"/>
            <w:r>
              <w:rPr>
                <w:b/>
                <w:bCs/>
              </w:rPr>
              <w:t>venis</w:t>
            </w:r>
            <w:proofErr w:type="spellEnd"/>
            <w:r>
              <w:rPr>
                <w:b/>
                <w:bCs/>
              </w:rPr>
              <w:t xml:space="preserve"> usando)</w:t>
            </w:r>
          </w:p>
        </w:tc>
        <w:tc>
          <w:tcPr>
            <w:tcW w:w="5395" w:type="dxa"/>
          </w:tcPr>
          <w:p w14:paraId="59F4CF2C" w14:textId="04B83C4B" w:rsidR="00596F8F" w:rsidRPr="00596F8F" w:rsidRDefault="00596F8F" w:rsidP="00B3237A">
            <w:pPr>
              <w:rPr>
                <w:b/>
                <w:bCs/>
              </w:rPr>
            </w:pPr>
            <w:r>
              <w:rPr>
                <w:b/>
                <w:bCs/>
              </w:rPr>
              <w:t>Agente</w:t>
            </w:r>
          </w:p>
        </w:tc>
      </w:tr>
      <w:tr w:rsidR="00596F8F" w14:paraId="0C9B39FE" w14:textId="77777777" w:rsidTr="00596F8F">
        <w:tc>
          <w:tcPr>
            <w:tcW w:w="5395" w:type="dxa"/>
          </w:tcPr>
          <w:p w14:paraId="27619268" w14:textId="7FD1E0EC" w:rsidR="00596F8F" w:rsidRPr="00596F8F" w:rsidRDefault="00596F8F" w:rsidP="00B3237A">
            <w:r>
              <w:t>Le preguntas algo -&gt; te responde una vez</w:t>
            </w:r>
          </w:p>
        </w:tc>
        <w:tc>
          <w:tcPr>
            <w:tcW w:w="5395" w:type="dxa"/>
          </w:tcPr>
          <w:p w14:paraId="653A6756" w14:textId="4EA29686" w:rsidR="00596F8F" w:rsidRDefault="00596F8F" w:rsidP="00B3237A">
            <w:r>
              <w:t>Le das un objetivo -&gt; decide solo los pasos, usa herramientas, itera hasta lograrlo</w:t>
            </w:r>
          </w:p>
        </w:tc>
      </w:tr>
      <w:tr w:rsidR="00596F8F" w14:paraId="66134C78" w14:textId="77777777" w:rsidTr="00596F8F">
        <w:tc>
          <w:tcPr>
            <w:tcW w:w="5395" w:type="dxa"/>
          </w:tcPr>
          <w:p w14:paraId="3A0C8064" w14:textId="27B00BD0" w:rsidR="00596F8F" w:rsidRDefault="00596F8F" w:rsidP="00B3237A">
            <w:r>
              <w:t>Vos controlas cada paso</w:t>
            </w:r>
          </w:p>
        </w:tc>
        <w:tc>
          <w:tcPr>
            <w:tcW w:w="5395" w:type="dxa"/>
          </w:tcPr>
          <w:p w14:paraId="0CA6623C" w14:textId="2503856E" w:rsidR="00596F8F" w:rsidRDefault="00596F8F" w:rsidP="00B3237A">
            <w:r>
              <w:t>El modelo decide que hacer, en que orden</w:t>
            </w:r>
          </w:p>
        </w:tc>
      </w:tr>
    </w:tbl>
    <w:p w14:paraId="26D4501F" w14:textId="77777777" w:rsidR="0058087B" w:rsidRPr="0058087B" w:rsidRDefault="0058087B" w:rsidP="00B3237A"/>
    <w:p w14:paraId="78877617" w14:textId="77777777" w:rsidR="002D4BF2" w:rsidRPr="002D4BF2" w:rsidRDefault="002D4BF2" w:rsidP="002D4BF2">
      <w:pPr>
        <w:rPr>
          <w:b/>
          <w:bCs/>
        </w:rPr>
      </w:pPr>
      <w:r w:rsidRPr="002D4BF2">
        <w:rPr>
          <w:b/>
          <w:bCs/>
          <w:highlight w:val="yellow"/>
        </w:rPr>
        <w:t>Con el ejemplo que ya viste</w:t>
      </w:r>
    </w:p>
    <w:p w14:paraId="7D0351EC" w14:textId="3B6CC066" w:rsidR="00B3237A" w:rsidRDefault="002D4BF2" w:rsidP="00E2171C">
      <w:r w:rsidRPr="002D4BF2">
        <w:t>Justo lo que mencionaba el profesor sobre código:</w:t>
      </w:r>
      <w:r>
        <w:t xml:space="preserve"> un agente </w:t>
      </w:r>
      <w:r>
        <w:rPr>
          <w:b/>
          <w:bCs/>
        </w:rPr>
        <w:t xml:space="preserve">escribe código -&gt; corre pruebas -&gt; si falla, corrige -&gt; vuelve a probar, </w:t>
      </w:r>
      <w:r>
        <w:t>todo eso, en un bucle, sin que vos le digas paso a paso que hacer – solo le diste el objetivo final.</w:t>
      </w:r>
    </w:p>
    <w:p w14:paraId="68EB86C2" w14:textId="77777777" w:rsidR="006D30E7" w:rsidRPr="006D30E7" w:rsidRDefault="006D30E7" w:rsidP="006D30E7">
      <w:pPr>
        <w:rPr>
          <w:b/>
          <w:bCs/>
        </w:rPr>
      </w:pPr>
      <w:r w:rsidRPr="006D30E7">
        <w:rPr>
          <w:b/>
          <w:bCs/>
        </w:rPr>
        <w:t>Ya lo viste antes en este curso</w:t>
      </w:r>
    </w:p>
    <w:p w14:paraId="6CF0ED73" w14:textId="77777777" w:rsidR="001E475B" w:rsidRDefault="001E475B" w:rsidP="001E475B">
      <w:r w:rsidRPr="001E475B">
        <w:t xml:space="preserve">Es exactamente el tema de la </w:t>
      </w:r>
      <w:r w:rsidRPr="001E475B">
        <w:rPr>
          <w:b/>
          <w:bCs/>
        </w:rPr>
        <w:t>Semana 8</w:t>
      </w:r>
      <w:r w:rsidRPr="001E475B">
        <w:t xml:space="preserve"> que armamos juntos con el ejemplo del "cazador de ofertas" (buscar ofertas → evaluar precio → decidir si avisar → notificarte), y también es la base de herramientas como </w:t>
      </w:r>
      <w:r w:rsidRPr="001E475B">
        <w:rPr>
          <w:b/>
          <w:bCs/>
        </w:rPr>
        <w:t>Claude Code</w:t>
      </w:r>
      <w:r w:rsidRPr="001E475B">
        <w:t xml:space="preserve"> o </w:t>
      </w:r>
      <w:r w:rsidRPr="001E475B">
        <w:rPr>
          <w:b/>
          <w:bCs/>
        </w:rPr>
        <w:t>Claude Cowork</w:t>
      </w:r>
      <w:r w:rsidRPr="001E475B">
        <w:t xml:space="preserve"> que mencioné al principio de la conversación.</w:t>
      </w:r>
    </w:p>
    <w:p w14:paraId="588B908B" w14:textId="77777777" w:rsidR="00D44078" w:rsidRDefault="00D44078" w:rsidP="001E475B"/>
    <w:p w14:paraId="73E5F3B2" w14:textId="77777777" w:rsidR="00D44078" w:rsidRDefault="00D44078" w:rsidP="001E475B"/>
    <w:p w14:paraId="6C2C67BD" w14:textId="7E94B4CB" w:rsidR="00D44078" w:rsidRDefault="00D44078">
      <w:r>
        <w:br w:type="page"/>
      </w:r>
    </w:p>
    <w:p w14:paraId="7ECDD5B9" w14:textId="6F1BFB3D" w:rsidR="009B1CDD" w:rsidRDefault="009B1CDD">
      <w:pPr>
        <w:pStyle w:val="Ttulo2"/>
        <w:numPr>
          <w:ilvl w:val="1"/>
          <w:numId w:val="10"/>
        </w:numPr>
        <w:rPr>
          <w:rFonts w:ascii="Arial" w:hAnsi="Arial" w:cs="Arial"/>
          <w:b/>
          <w:bCs/>
          <w:sz w:val="24"/>
          <w:szCs w:val="24"/>
          <w:highlight w:val="yellow"/>
        </w:rPr>
      </w:pPr>
      <w:bookmarkStart w:id="50" w:name="_Toc243791139"/>
      <w:r>
        <w:rPr>
          <w:rFonts w:ascii="Arial" w:hAnsi="Arial" w:cs="Arial"/>
          <w:b/>
          <w:bCs/>
          <w:sz w:val="24"/>
          <w:szCs w:val="24"/>
          <w:highlight w:val="yellow"/>
        </w:rPr>
        <w:lastRenderedPageBreak/>
        <w:t>DIA 3-</w:t>
      </w:r>
      <w:r w:rsidR="00D44078">
        <w:rPr>
          <w:rFonts w:ascii="Arial" w:hAnsi="Arial" w:cs="Arial"/>
          <w:b/>
          <w:bCs/>
          <w:sz w:val="24"/>
          <w:szCs w:val="24"/>
          <w:highlight w:val="yellow"/>
        </w:rPr>
        <w:t>FIN</w:t>
      </w:r>
      <w:r>
        <w:rPr>
          <w:rFonts w:ascii="Arial" w:hAnsi="Arial" w:cs="Arial"/>
          <w:b/>
          <w:bCs/>
          <w:sz w:val="24"/>
          <w:szCs w:val="24"/>
          <w:highlight w:val="yellow"/>
        </w:rPr>
        <w:t xml:space="preserve">: </w:t>
      </w:r>
      <w:r w:rsidR="007305FF">
        <w:rPr>
          <w:rFonts w:ascii="Arial" w:hAnsi="Arial" w:cs="Arial"/>
          <w:b/>
          <w:bCs/>
          <w:sz w:val="24"/>
          <w:szCs w:val="24"/>
          <w:highlight w:val="yellow"/>
        </w:rPr>
        <w:t>Que es el juego “Outsmart”</w:t>
      </w:r>
      <w:bookmarkEnd w:id="50"/>
    </w:p>
    <w:p w14:paraId="20F92ADF" w14:textId="6CA137D8" w:rsidR="005E19FF" w:rsidRDefault="005E19FF" w:rsidP="005E19FF">
      <w:pPr>
        <w:rPr>
          <w:highlight w:val="yellow"/>
        </w:rPr>
      </w:pPr>
      <w:r>
        <w:rPr>
          <w:noProof/>
          <w:highlight w:val="yellow"/>
        </w:rPr>
        <w:drawing>
          <wp:inline distT="0" distB="0" distL="0" distR="0" wp14:anchorId="2C7D71A7" wp14:editId="625496EA">
            <wp:extent cx="4566138" cy="2003954"/>
            <wp:effectExtent l="0" t="0" r="6350" b="0"/>
            <wp:docPr id="15210094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4579163" cy="2009671"/>
                    </a:xfrm>
                    <a:prstGeom prst="rect">
                      <a:avLst/>
                    </a:prstGeom>
                    <a:noFill/>
                    <a:ln>
                      <a:noFill/>
                    </a:ln>
                  </pic:spPr>
                </pic:pic>
              </a:graphicData>
            </a:graphic>
          </wp:inline>
        </w:drawing>
      </w:r>
      <w:r>
        <w:rPr>
          <w:noProof/>
          <w:highlight w:val="yellow"/>
        </w:rPr>
        <w:drawing>
          <wp:inline distT="0" distB="0" distL="0" distR="0" wp14:anchorId="3B5F1BC4" wp14:editId="65B4C0C8">
            <wp:extent cx="6172423" cy="2368062"/>
            <wp:effectExtent l="0" t="0" r="0" b="0"/>
            <wp:docPr id="19691064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6204923" cy="2380531"/>
                    </a:xfrm>
                    <a:prstGeom prst="rect">
                      <a:avLst/>
                    </a:prstGeom>
                    <a:noFill/>
                    <a:ln>
                      <a:noFill/>
                    </a:ln>
                  </pic:spPr>
                </pic:pic>
              </a:graphicData>
            </a:graphic>
          </wp:inline>
        </w:drawing>
      </w:r>
      <w:r>
        <w:rPr>
          <w:noProof/>
          <w:highlight w:val="yellow"/>
        </w:rPr>
        <w:drawing>
          <wp:inline distT="0" distB="0" distL="0" distR="0" wp14:anchorId="0588BD2A" wp14:editId="15652E7A">
            <wp:extent cx="6166338" cy="3129750"/>
            <wp:effectExtent l="0" t="0" r="6350" b="0"/>
            <wp:docPr id="65103629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6188863" cy="3141183"/>
                    </a:xfrm>
                    <a:prstGeom prst="rect">
                      <a:avLst/>
                    </a:prstGeom>
                    <a:noFill/>
                    <a:ln>
                      <a:noFill/>
                    </a:ln>
                  </pic:spPr>
                </pic:pic>
              </a:graphicData>
            </a:graphic>
          </wp:inline>
        </w:drawing>
      </w:r>
    </w:p>
    <w:p w14:paraId="5939E0EF" w14:textId="77777777" w:rsidR="005E19FF" w:rsidRDefault="005E19FF" w:rsidP="005E19FF">
      <w:pPr>
        <w:rPr>
          <w:highlight w:val="yellow"/>
        </w:rPr>
      </w:pPr>
    </w:p>
    <w:p w14:paraId="46C03496" w14:textId="77777777" w:rsidR="005E19FF" w:rsidRDefault="005E19FF" w:rsidP="005E19FF">
      <w:pPr>
        <w:rPr>
          <w:highlight w:val="yellow"/>
        </w:rPr>
      </w:pPr>
    </w:p>
    <w:p w14:paraId="763AD4F6" w14:textId="77777777" w:rsidR="005E19FF" w:rsidRPr="005E19FF" w:rsidRDefault="005E19FF" w:rsidP="005E19FF">
      <w:pPr>
        <w:rPr>
          <w:highlight w:val="yellow"/>
        </w:rPr>
      </w:pPr>
    </w:p>
    <w:p w14:paraId="63AB17C1" w14:textId="77777777" w:rsidR="00AB6091" w:rsidRPr="00AB6091" w:rsidRDefault="00AB6091" w:rsidP="00AB6091">
      <w:pPr>
        <w:pStyle w:val="NormalWeb"/>
        <w:rPr>
          <w:rFonts w:ascii="Arial" w:hAnsi="Arial" w:cs="Arial"/>
          <w:sz w:val="22"/>
          <w:szCs w:val="22"/>
        </w:rPr>
      </w:pPr>
      <w:r w:rsidRPr="00AB6091">
        <w:rPr>
          <w:rFonts w:ascii="Arial" w:hAnsi="Arial" w:cs="Arial"/>
          <w:sz w:val="22"/>
          <w:szCs w:val="22"/>
        </w:rPr>
        <w:lastRenderedPageBreak/>
        <w:t xml:space="preserve">Es un juego que armó el propio profesor para hacer competir distintos </w:t>
      </w:r>
      <w:proofErr w:type="spellStart"/>
      <w:r w:rsidRPr="00AB6091">
        <w:rPr>
          <w:rFonts w:ascii="Arial" w:hAnsi="Arial" w:cs="Arial"/>
          <w:sz w:val="22"/>
          <w:szCs w:val="22"/>
        </w:rPr>
        <w:t>LLMs</w:t>
      </w:r>
      <w:proofErr w:type="spellEnd"/>
      <w:r w:rsidRPr="00AB6091">
        <w:rPr>
          <w:rFonts w:ascii="Arial" w:hAnsi="Arial" w:cs="Arial"/>
          <w:sz w:val="22"/>
          <w:szCs w:val="22"/>
        </w:rPr>
        <w:t xml:space="preserve"> entre sí — un </w:t>
      </w:r>
      <w:r w:rsidRPr="00AB6091">
        <w:rPr>
          <w:rStyle w:val="nfasis"/>
          <w:rFonts w:ascii="Arial" w:hAnsi="Arial" w:cs="Arial"/>
          <w:sz w:val="22"/>
          <w:szCs w:val="22"/>
        </w:rPr>
        <w:t>"</w:t>
      </w:r>
      <w:proofErr w:type="spellStart"/>
      <w:r w:rsidRPr="00AB6091">
        <w:rPr>
          <w:rStyle w:val="nfasis"/>
          <w:rFonts w:ascii="Arial" w:hAnsi="Arial" w:cs="Arial"/>
          <w:sz w:val="22"/>
          <w:szCs w:val="22"/>
        </w:rPr>
        <w:t>battle</w:t>
      </w:r>
      <w:proofErr w:type="spellEnd"/>
      <w:r w:rsidRPr="00AB6091">
        <w:rPr>
          <w:rStyle w:val="nfasis"/>
          <w:rFonts w:ascii="Arial" w:hAnsi="Arial" w:cs="Arial"/>
          <w:sz w:val="22"/>
          <w:szCs w:val="22"/>
        </w:rPr>
        <w:t xml:space="preserve"> </w:t>
      </w:r>
      <w:proofErr w:type="spellStart"/>
      <w:r w:rsidRPr="00AB6091">
        <w:rPr>
          <w:rStyle w:val="nfasis"/>
          <w:rFonts w:ascii="Arial" w:hAnsi="Arial" w:cs="Arial"/>
          <w:sz w:val="22"/>
          <w:szCs w:val="22"/>
        </w:rPr>
        <w:t>of</w:t>
      </w:r>
      <w:proofErr w:type="spellEnd"/>
      <w:r w:rsidRPr="00AB6091">
        <w:rPr>
          <w:rStyle w:val="nfasis"/>
          <w:rFonts w:ascii="Arial" w:hAnsi="Arial" w:cs="Arial"/>
          <w:sz w:val="22"/>
          <w:szCs w:val="22"/>
        </w:rPr>
        <w:t xml:space="preserve"> </w:t>
      </w:r>
      <w:proofErr w:type="spellStart"/>
      <w:r w:rsidRPr="00AB6091">
        <w:rPr>
          <w:rStyle w:val="nfasis"/>
          <w:rFonts w:ascii="Arial" w:hAnsi="Arial" w:cs="Arial"/>
          <w:sz w:val="22"/>
          <w:szCs w:val="22"/>
        </w:rPr>
        <w:t>diplomacy</w:t>
      </w:r>
      <w:proofErr w:type="spellEnd"/>
      <w:r w:rsidRPr="00AB6091">
        <w:rPr>
          <w:rStyle w:val="nfasis"/>
          <w:rFonts w:ascii="Arial" w:hAnsi="Arial" w:cs="Arial"/>
          <w:sz w:val="22"/>
          <w:szCs w:val="22"/>
        </w:rPr>
        <w:t xml:space="preserve"> and </w:t>
      </w:r>
      <w:proofErr w:type="spellStart"/>
      <w:r w:rsidRPr="00AB6091">
        <w:rPr>
          <w:rStyle w:val="nfasis"/>
          <w:rFonts w:ascii="Arial" w:hAnsi="Arial" w:cs="Arial"/>
          <w:sz w:val="22"/>
          <w:szCs w:val="22"/>
        </w:rPr>
        <w:t>deviousness</w:t>
      </w:r>
      <w:proofErr w:type="spellEnd"/>
      <w:r w:rsidRPr="00AB6091">
        <w:rPr>
          <w:rStyle w:val="nfasis"/>
          <w:rFonts w:ascii="Arial" w:hAnsi="Arial" w:cs="Arial"/>
          <w:sz w:val="22"/>
          <w:szCs w:val="22"/>
        </w:rPr>
        <w:t xml:space="preserve"> </w:t>
      </w:r>
      <w:proofErr w:type="spellStart"/>
      <w:r w:rsidRPr="00AB6091">
        <w:rPr>
          <w:rStyle w:val="nfasis"/>
          <w:rFonts w:ascii="Arial" w:hAnsi="Arial" w:cs="Arial"/>
          <w:sz w:val="22"/>
          <w:szCs w:val="22"/>
        </w:rPr>
        <w:t>between</w:t>
      </w:r>
      <w:proofErr w:type="spellEnd"/>
      <w:r w:rsidRPr="00AB6091">
        <w:rPr>
          <w:rStyle w:val="nfasis"/>
          <w:rFonts w:ascii="Arial" w:hAnsi="Arial" w:cs="Arial"/>
          <w:sz w:val="22"/>
          <w:szCs w:val="22"/>
        </w:rPr>
        <w:t xml:space="preserve"> </w:t>
      </w:r>
      <w:proofErr w:type="spellStart"/>
      <w:r w:rsidRPr="00AB6091">
        <w:rPr>
          <w:rStyle w:val="nfasis"/>
          <w:rFonts w:ascii="Arial" w:hAnsi="Arial" w:cs="Arial"/>
          <w:sz w:val="22"/>
          <w:szCs w:val="22"/>
        </w:rPr>
        <w:t>LLMs</w:t>
      </w:r>
      <w:proofErr w:type="spellEnd"/>
      <w:r w:rsidRPr="00AB6091">
        <w:rPr>
          <w:rStyle w:val="nfasis"/>
          <w:rFonts w:ascii="Arial" w:hAnsi="Arial" w:cs="Arial"/>
          <w:sz w:val="22"/>
          <w:szCs w:val="22"/>
        </w:rPr>
        <w:t>"</w:t>
      </w:r>
      <w:r w:rsidRPr="00AB6091">
        <w:rPr>
          <w:rFonts w:ascii="Arial" w:hAnsi="Arial" w:cs="Arial"/>
          <w:sz w:val="22"/>
          <w:szCs w:val="22"/>
        </w:rPr>
        <w:t xml:space="preserve"> (batalla de diplomacia y astucia entre </w:t>
      </w:r>
      <w:proofErr w:type="spellStart"/>
      <w:r w:rsidRPr="00AB6091">
        <w:rPr>
          <w:rFonts w:ascii="Arial" w:hAnsi="Arial" w:cs="Arial"/>
          <w:sz w:val="22"/>
          <w:szCs w:val="22"/>
        </w:rPr>
        <w:t>LLMs</w:t>
      </w:r>
      <w:proofErr w:type="spellEnd"/>
      <w:r w:rsidRPr="00AB6091">
        <w:rPr>
          <w:rFonts w:ascii="Arial" w:hAnsi="Arial" w:cs="Arial"/>
          <w:sz w:val="22"/>
          <w:szCs w:val="22"/>
        </w:rPr>
        <w:t>).</w:t>
      </w:r>
    </w:p>
    <w:p w14:paraId="4B671E3F" w14:textId="33C445C3" w:rsidR="007305FF" w:rsidRPr="0002407F" w:rsidRDefault="0002407F" w:rsidP="007305FF">
      <w:pPr>
        <w:rPr>
          <w:b/>
          <w:bCs/>
        </w:rPr>
      </w:pPr>
      <w:r w:rsidRPr="0002407F">
        <w:rPr>
          <w:b/>
          <w:bCs/>
        </w:rPr>
        <w:t>Las reglas básicas</w:t>
      </w:r>
    </w:p>
    <w:p w14:paraId="6B2917E9" w14:textId="77777777" w:rsidR="00426A51" w:rsidRPr="00426A51" w:rsidRDefault="00426A51" w:rsidP="00426A51">
      <w:r w:rsidRPr="00426A51">
        <w:t>Cada turno, cada jugador (que es un LLM distinto) puede:</w:t>
      </w:r>
    </w:p>
    <w:p w14:paraId="22873EBB" w14:textId="222AB814" w:rsidR="00426A51" w:rsidRPr="00426A51" w:rsidRDefault="00426A51">
      <w:pPr>
        <w:pStyle w:val="Prrafodelista"/>
        <w:numPr>
          <w:ilvl w:val="0"/>
          <w:numId w:val="2"/>
        </w:numPr>
      </w:pPr>
      <w:r w:rsidRPr="00426A51">
        <w:rPr>
          <w:b/>
          <w:bCs/>
        </w:rPr>
        <w:t>Tomar 1 moneda y darle 1 moneda a otro</w:t>
      </w:r>
      <w:r w:rsidRPr="00426A51">
        <w:t xml:space="preserve"> jugador</w:t>
      </w:r>
    </w:p>
    <w:p w14:paraId="397E53CA" w14:textId="6285776A" w:rsidR="00426A51" w:rsidRPr="00426A51" w:rsidRDefault="00426A51">
      <w:pPr>
        <w:pStyle w:val="Prrafodelista"/>
        <w:numPr>
          <w:ilvl w:val="0"/>
          <w:numId w:val="2"/>
        </w:numPr>
      </w:pPr>
      <w:r w:rsidRPr="00426A51">
        <w:rPr>
          <w:b/>
          <w:bCs/>
        </w:rPr>
        <w:t>Intercambiar mensajes privados</w:t>
      </w:r>
      <w:r w:rsidRPr="00426A51">
        <w:t xml:space="preserve"> para negociar con los demás</w:t>
      </w:r>
    </w:p>
    <w:p w14:paraId="2015D8AC" w14:textId="319AA97F" w:rsidR="00426A51" w:rsidRDefault="00426A51">
      <w:pPr>
        <w:pStyle w:val="Prrafodelista"/>
        <w:numPr>
          <w:ilvl w:val="0"/>
          <w:numId w:val="2"/>
        </w:numPr>
      </w:pPr>
      <w:r w:rsidRPr="00426A51">
        <w:rPr>
          <w:b/>
          <w:bCs/>
        </w:rPr>
        <w:t>Formar alianzas</w:t>
      </w:r>
      <w:r w:rsidRPr="00426A51">
        <w:t xml:space="preserve"> para ganar monedas extra</w:t>
      </w:r>
    </w:p>
    <w:p w14:paraId="6F1D495C" w14:textId="77777777" w:rsidR="005E19FF" w:rsidRPr="005E19FF" w:rsidRDefault="005E19FF" w:rsidP="005E19FF">
      <w:pPr>
        <w:rPr>
          <w:b/>
          <w:bCs/>
        </w:rPr>
      </w:pPr>
      <w:r w:rsidRPr="005E19FF">
        <w:rPr>
          <w:b/>
          <w:bCs/>
        </w:rPr>
        <w:t>Quiénes jugaron (4 modelos distintos)</w:t>
      </w:r>
    </w:p>
    <w:p w14:paraId="2A5037A4" w14:textId="004EFD46" w:rsidR="005E19FF" w:rsidRDefault="00A235FC" w:rsidP="00426A51">
      <w:r w:rsidRPr="00A235FC">
        <w:rPr>
          <w:noProof/>
        </w:rPr>
        <w:drawing>
          <wp:inline distT="0" distB="0" distL="0" distR="0" wp14:anchorId="71570FB6" wp14:editId="25CCD9EC">
            <wp:extent cx="4733192" cy="1367366"/>
            <wp:effectExtent l="38100" t="38100" r="29845" b="42545"/>
            <wp:docPr id="206637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7420" name=""/>
                    <pic:cNvPicPr/>
                  </pic:nvPicPr>
                  <pic:blipFill>
                    <a:blip r:embed="rId122"/>
                    <a:stretch>
                      <a:fillRect/>
                    </a:stretch>
                  </pic:blipFill>
                  <pic:spPr>
                    <a:xfrm>
                      <a:off x="0" y="0"/>
                      <a:ext cx="4751081" cy="1372534"/>
                    </a:xfrm>
                    <a:prstGeom prst="rect">
                      <a:avLst/>
                    </a:prstGeom>
                    <a:ln w="28575">
                      <a:solidFill>
                        <a:schemeClr val="tx1"/>
                      </a:solidFill>
                    </a:ln>
                  </pic:spPr>
                </pic:pic>
              </a:graphicData>
            </a:graphic>
          </wp:inline>
        </w:drawing>
      </w:r>
    </w:p>
    <w:p w14:paraId="3BB3F457" w14:textId="77777777" w:rsidR="00076344" w:rsidRPr="003E0322" w:rsidRDefault="00076344" w:rsidP="00076344">
      <w:pPr>
        <w:rPr>
          <w:b/>
          <w:bCs/>
          <w:sz w:val="24"/>
          <w:szCs w:val="28"/>
        </w:rPr>
      </w:pPr>
      <w:r w:rsidRPr="003E0322">
        <w:rPr>
          <w:b/>
          <w:bCs/>
          <w:sz w:val="24"/>
          <w:szCs w:val="28"/>
        </w:rPr>
        <w:t>El resultado del juego (lo que muestra la Imagen 1 original)</w:t>
      </w:r>
    </w:p>
    <w:p w14:paraId="01B17B3C" w14:textId="77777777" w:rsidR="00076344" w:rsidRPr="00076344" w:rsidRDefault="00076344" w:rsidP="00076344">
      <w:pPr>
        <w:jc w:val="both"/>
      </w:pPr>
      <w:r w:rsidRPr="00076344">
        <w:t xml:space="preserve">Según la transcripción, el ganador fue </w:t>
      </w:r>
      <w:r w:rsidRPr="00076344">
        <w:rPr>
          <w:b/>
          <w:bCs/>
        </w:rPr>
        <w:t>Charlie</w:t>
      </w:r>
      <w:r w:rsidRPr="00076344">
        <w:t xml:space="preserve"> (jugado por </w:t>
      </w:r>
      <w:proofErr w:type="spellStart"/>
      <w:r w:rsidRPr="00076344">
        <w:t>Grok</w:t>
      </w:r>
      <w:proofErr w:type="spellEnd"/>
      <w:r w:rsidRPr="00076344">
        <w:t xml:space="preserve">), seguido de OSS, y después GPT-5 y Claude empatados o cerca — aunque en las imágenes que mandaste se ve un estado distinto del juego, donde </w:t>
      </w:r>
      <w:r w:rsidRPr="00076344">
        <w:rPr>
          <w:b/>
          <w:bCs/>
        </w:rPr>
        <w:t>Drew (Claude)</w:t>
      </w:r>
      <w:r w:rsidRPr="00076344">
        <w:t xml:space="preserve"> termina arriba con 16 monedas.</w:t>
      </w:r>
    </w:p>
    <w:p w14:paraId="164473DC" w14:textId="77777777" w:rsidR="003E0322" w:rsidRPr="003E0322" w:rsidRDefault="003E0322" w:rsidP="003E0322">
      <w:pPr>
        <w:rPr>
          <w:b/>
          <w:bCs/>
          <w:sz w:val="24"/>
          <w:szCs w:val="28"/>
        </w:rPr>
      </w:pPr>
      <w:r w:rsidRPr="003E0322">
        <w:rPr>
          <w:b/>
          <w:bCs/>
          <w:sz w:val="24"/>
          <w:szCs w:val="28"/>
        </w:rPr>
        <w:t>Lo interesante: cada modelo "piensa" y arma estrategia distinta</w:t>
      </w:r>
    </w:p>
    <w:p w14:paraId="7F49E535" w14:textId="77777777" w:rsidR="004049D5" w:rsidRPr="004049D5" w:rsidRDefault="004049D5" w:rsidP="004049D5">
      <w:r w:rsidRPr="004049D5">
        <w:t xml:space="preserve">En las Imágenes 2 y 3 se ve el desplegable </w:t>
      </w:r>
      <w:r w:rsidRPr="004049D5">
        <w:rPr>
          <w:b/>
          <w:bCs/>
        </w:rPr>
        <w:t>"</w:t>
      </w:r>
      <w:proofErr w:type="spellStart"/>
      <w:r w:rsidRPr="004049D5">
        <w:rPr>
          <w:b/>
          <w:bCs/>
        </w:rPr>
        <w:t>Inner</w:t>
      </w:r>
      <w:proofErr w:type="spellEnd"/>
      <w:r w:rsidRPr="004049D5">
        <w:rPr>
          <w:b/>
          <w:bCs/>
        </w:rPr>
        <w:t xml:space="preserve"> </w:t>
      </w:r>
      <w:proofErr w:type="spellStart"/>
      <w:r w:rsidRPr="004049D5">
        <w:rPr>
          <w:b/>
          <w:bCs/>
        </w:rPr>
        <w:t>thoughts</w:t>
      </w:r>
      <w:proofErr w:type="spellEnd"/>
      <w:r w:rsidRPr="004049D5">
        <w:rPr>
          <w:b/>
          <w:bCs/>
        </w:rPr>
        <w:t>"</w:t>
      </w:r>
      <w:r w:rsidRPr="004049D5">
        <w:t xml:space="preserve"> (pensamientos internos) de cada jugador — ahí cada LLM explica </w:t>
      </w:r>
      <w:r w:rsidRPr="004049D5">
        <w:rPr>
          <w:b/>
          <w:bCs/>
        </w:rPr>
        <w:t>su estrategia privada</w:t>
      </w:r>
      <w:r w:rsidRPr="004049D5">
        <w:t xml:space="preserve"> antes de actuar. Por ejemplo:</w:t>
      </w:r>
    </w:p>
    <w:p w14:paraId="50EB288F" w14:textId="6BD0AB21" w:rsidR="004049D5" w:rsidRPr="004049D5" w:rsidRDefault="004049D5">
      <w:pPr>
        <w:pStyle w:val="Prrafodelista"/>
        <w:numPr>
          <w:ilvl w:val="0"/>
          <w:numId w:val="2"/>
        </w:numPr>
      </w:pPr>
      <w:r w:rsidRPr="004049D5">
        <w:rPr>
          <w:b/>
          <w:bCs/>
        </w:rPr>
        <w:t>Alex (GPT-OSS)</w:t>
      </w:r>
      <w:r w:rsidRPr="004049D5">
        <w:t>: quiere formar alianza con Drew, dándole una moneda y sacándole una a Charlie</w:t>
      </w:r>
    </w:p>
    <w:p w14:paraId="687FE2AB" w14:textId="3F3C2D22" w:rsidR="004049D5" w:rsidRPr="004049D5" w:rsidRDefault="004049D5">
      <w:pPr>
        <w:pStyle w:val="Prrafodelista"/>
        <w:numPr>
          <w:ilvl w:val="0"/>
          <w:numId w:val="2"/>
        </w:numPr>
      </w:pPr>
      <w:r w:rsidRPr="004049D5">
        <w:rPr>
          <w:b/>
          <w:bCs/>
        </w:rPr>
        <w:t>Blake (GPT-5)</w:t>
      </w:r>
      <w:r w:rsidRPr="004049D5">
        <w:t>: arma un plan de alianza con Drew para "atacar" juntos a Charlie</w:t>
      </w:r>
    </w:p>
    <w:p w14:paraId="0D27A978" w14:textId="6DAE6A1B" w:rsidR="004049D5" w:rsidRPr="004049D5" w:rsidRDefault="004049D5">
      <w:pPr>
        <w:pStyle w:val="Prrafodelista"/>
        <w:numPr>
          <w:ilvl w:val="0"/>
          <w:numId w:val="2"/>
        </w:numPr>
      </w:pPr>
      <w:r w:rsidRPr="004049D5">
        <w:rPr>
          <w:b/>
          <w:bCs/>
        </w:rPr>
        <w:t>Charlie (</w:t>
      </w:r>
      <w:proofErr w:type="spellStart"/>
      <w:r w:rsidRPr="004049D5">
        <w:rPr>
          <w:b/>
          <w:bCs/>
        </w:rPr>
        <w:t>Grok</w:t>
      </w:r>
      <w:proofErr w:type="spellEnd"/>
      <w:r w:rsidRPr="004049D5">
        <w:rPr>
          <w:b/>
          <w:bCs/>
        </w:rPr>
        <w:t>)</w:t>
      </w:r>
      <w:r w:rsidRPr="004049D5">
        <w:t>: intenta tantear alianzas con todos sin comprometerse todavía</w:t>
      </w:r>
    </w:p>
    <w:p w14:paraId="6EF15720" w14:textId="5B5BE256" w:rsidR="00076344" w:rsidRPr="00426A51" w:rsidRDefault="004049D5">
      <w:pPr>
        <w:pStyle w:val="Prrafodelista"/>
        <w:numPr>
          <w:ilvl w:val="0"/>
          <w:numId w:val="2"/>
        </w:numPr>
      </w:pPr>
      <w:r w:rsidRPr="004049D5">
        <w:rPr>
          <w:b/>
          <w:bCs/>
        </w:rPr>
        <w:t>Drew (Claude)</w:t>
      </w:r>
      <w:r w:rsidRPr="004049D5">
        <w:t>: se enfoca en "generar confianza" primero, antes de comprometerse con nadie</w:t>
      </w:r>
    </w:p>
    <w:p w14:paraId="708832BD" w14:textId="77777777" w:rsidR="00F95175" w:rsidRPr="00F95175" w:rsidRDefault="00F95175" w:rsidP="00F95175">
      <w:pPr>
        <w:rPr>
          <w:b/>
          <w:bCs/>
          <w:sz w:val="24"/>
          <w:szCs w:val="28"/>
        </w:rPr>
      </w:pPr>
      <w:r w:rsidRPr="00F95175">
        <w:rPr>
          <w:b/>
          <w:bCs/>
          <w:sz w:val="24"/>
          <w:szCs w:val="28"/>
        </w:rPr>
        <w:t>Por qué el profesor lo usa como ejemplo</w:t>
      </w:r>
    </w:p>
    <w:p w14:paraId="158D335D" w14:textId="77777777" w:rsidR="00C91C78" w:rsidRPr="00C91C78" w:rsidRDefault="00C91C78" w:rsidP="00C91C78">
      <w:r w:rsidRPr="00C91C78">
        <w:t xml:space="preserve">Es una forma entretenida de comparar cómo </w:t>
      </w:r>
      <w:r w:rsidRPr="00C91C78">
        <w:rPr>
          <w:b/>
          <w:bCs/>
        </w:rPr>
        <w:t>razonan y negocian</w:t>
      </w:r>
      <w:r w:rsidRPr="00C91C78">
        <w:t xml:space="preserve"> distintos </w:t>
      </w:r>
      <w:proofErr w:type="spellStart"/>
      <w:r w:rsidRPr="00C91C78">
        <w:t>LLMs</w:t>
      </w:r>
      <w:proofErr w:type="spellEnd"/>
      <w:r w:rsidRPr="00C91C78">
        <w:t xml:space="preserve"> en una situación social con incentivos contrapuestos (cooperar vs. traicionar) — mostrando que cada modelo tiene un "estilo" de juego distinto, no solo distinta capacidad técnica.</w:t>
      </w:r>
    </w:p>
    <w:p w14:paraId="2DAC0836" w14:textId="77777777" w:rsidR="0005698A" w:rsidRPr="0005698A" w:rsidRDefault="0005698A" w:rsidP="0005698A">
      <w:pPr>
        <w:rPr>
          <w:b/>
          <w:bCs/>
          <w:sz w:val="24"/>
          <w:szCs w:val="28"/>
        </w:rPr>
      </w:pPr>
      <w:r w:rsidRPr="0005698A">
        <w:rPr>
          <w:b/>
          <w:bCs/>
          <w:sz w:val="24"/>
          <w:szCs w:val="28"/>
        </w:rPr>
        <w:t>Dato extra que menciona</w:t>
      </w:r>
    </w:p>
    <w:p w14:paraId="3A4B59FF" w14:textId="77777777" w:rsidR="0005698A" w:rsidRPr="0005698A" w:rsidRDefault="0005698A" w:rsidP="0005698A">
      <w:r w:rsidRPr="0005698A">
        <w:t xml:space="preserve">El profesor aclara que en su sitio web público </w:t>
      </w:r>
      <w:r w:rsidRPr="0005698A">
        <w:rPr>
          <w:b/>
          <w:bCs/>
        </w:rPr>
        <w:t>ya se jugaron más de 2.000 partidas</w:t>
      </w:r>
      <w:r w:rsidRPr="0005698A">
        <w:t>, y que se puede clonar el repositorio para correr el juego uno mismo y hasta armar variantes propias.</w:t>
      </w:r>
    </w:p>
    <w:p w14:paraId="40546E4E" w14:textId="77777777" w:rsidR="0002407F" w:rsidRDefault="0002407F" w:rsidP="007305FF">
      <w:pPr>
        <w:rPr>
          <w:highlight w:val="yellow"/>
        </w:rPr>
      </w:pPr>
    </w:p>
    <w:p w14:paraId="335C1521" w14:textId="77777777" w:rsidR="00FA2FE6" w:rsidRDefault="00FA2FE6" w:rsidP="007305FF">
      <w:pPr>
        <w:rPr>
          <w:highlight w:val="yellow"/>
        </w:rPr>
      </w:pPr>
    </w:p>
    <w:p w14:paraId="0C03702D" w14:textId="7AF33467" w:rsidR="00FA2FE6" w:rsidRDefault="00FA2FE6">
      <w:pPr>
        <w:rPr>
          <w:highlight w:val="yellow"/>
        </w:rPr>
      </w:pPr>
      <w:r>
        <w:rPr>
          <w:highlight w:val="yellow"/>
        </w:rPr>
        <w:br w:type="page"/>
      </w:r>
    </w:p>
    <w:p w14:paraId="0E567794" w14:textId="46FEF4F9" w:rsidR="00FA2FE6" w:rsidRDefault="00E71990" w:rsidP="002C237F">
      <w:pPr>
        <w:pStyle w:val="Ttulo3"/>
        <w:rPr>
          <w:b/>
          <w:bCs/>
          <w:sz w:val="24"/>
          <w:szCs w:val="24"/>
          <w:highlight w:val="yellow"/>
        </w:rPr>
      </w:pPr>
      <w:bookmarkStart w:id="51" w:name="_Toc243791140"/>
      <w:r w:rsidRPr="002C237F">
        <w:rPr>
          <w:b/>
          <w:bCs/>
          <w:sz w:val="24"/>
          <w:szCs w:val="24"/>
          <w:highlight w:val="yellow"/>
        </w:rPr>
        <w:lastRenderedPageBreak/>
        <w:t>1.1</w:t>
      </w:r>
      <w:r w:rsidR="002C237F" w:rsidRPr="002C237F">
        <w:rPr>
          <w:b/>
          <w:bCs/>
          <w:sz w:val="24"/>
          <w:szCs w:val="24"/>
          <w:highlight w:val="yellow"/>
        </w:rPr>
        <w:t xml:space="preserve">0.1 </w:t>
      </w:r>
      <w:r w:rsidR="00F3017B">
        <w:rPr>
          <w:b/>
          <w:bCs/>
          <w:sz w:val="24"/>
          <w:szCs w:val="24"/>
          <w:highlight w:val="yellow"/>
        </w:rPr>
        <w:t>Juego 2</w:t>
      </w:r>
      <w:bookmarkEnd w:id="51"/>
    </w:p>
    <w:p w14:paraId="5F2E4D40" w14:textId="04D2F180" w:rsidR="00FA2FE6" w:rsidRDefault="00E448C3" w:rsidP="007305FF">
      <w:pPr>
        <w:rPr>
          <w:highlight w:val="yellow"/>
        </w:rPr>
      </w:pPr>
      <w:r w:rsidRPr="00E448C3">
        <w:rPr>
          <w:b/>
          <w:bCs/>
          <w:noProof/>
          <w:sz w:val="24"/>
          <w:szCs w:val="28"/>
        </w:rPr>
        <w:drawing>
          <wp:inline distT="0" distB="0" distL="0" distR="0" wp14:anchorId="5D7B13DA" wp14:editId="4A9C4ABA">
            <wp:extent cx="6225540" cy="1946058"/>
            <wp:effectExtent l="0" t="0" r="3810" b="0"/>
            <wp:docPr id="284995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95189" name=""/>
                    <pic:cNvPicPr/>
                  </pic:nvPicPr>
                  <pic:blipFill>
                    <a:blip r:embed="rId123"/>
                    <a:stretch>
                      <a:fillRect/>
                    </a:stretch>
                  </pic:blipFill>
                  <pic:spPr>
                    <a:xfrm>
                      <a:off x="0" y="0"/>
                      <a:ext cx="6230544" cy="1947622"/>
                    </a:xfrm>
                    <a:prstGeom prst="rect">
                      <a:avLst/>
                    </a:prstGeom>
                  </pic:spPr>
                </pic:pic>
              </a:graphicData>
            </a:graphic>
          </wp:inline>
        </w:drawing>
      </w:r>
      <w:r w:rsidRPr="00E448C3">
        <w:rPr>
          <w:noProof/>
        </w:rPr>
        <w:drawing>
          <wp:inline distT="0" distB="0" distL="0" distR="0" wp14:anchorId="7504836B" wp14:editId="64982DFC">
            <wp:extent cx="6278880" cy="2427252"/>
            <wp:effectExtent l="0" t="0" r="7620" b="0"/>
            <wp:docPr id="1905067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67884" name=""/>
                    <pic:cNvPicPr/>
                  </pic:nvPicPr>
                  <pic:blipFill>
                    <a:blip r:embed="rId124"/>
                    <a:stretch>
                      <a:fillRect/>
                    </a:stretch>
                  </pic:blipFill>
                  <pic:spPr>
                    <a:xfrm>
                      <a:off x="0" y="0"/>
                      <a:ext cx="6287042" cy="2430407"/>
                    </a:xfrm>
                    <a:prstGeom prst="rect">
                      <a:avLst/>
                    </a:prstGeom>
                  </pic:spPr>
                </pic:pic>
              </a:graphicData>
            </a:graphic>
          </wp:inline>
        </w:drawing>
      </w:r>
    </w:p>
    <w:p w14:paraId="5342E09D" w14:textId="6692B706" w:rsidR="002D4BF2" w:rsidRDefault="00014F3F" w:rsidP="00E2171C">
      <w:pPr>
        <w:rPr>
          <w:noProof/>
        </w:rPr>
      </w:pPr>
      <w:r w:rsidRPr="00014F3F">
        <w:rPr>
          <w:noProof/>
        </w:rPr>
        <w:drawing>
          <wp:inline distT="0" distB="0" distL="0" distR="0" wp14:anchorId="4906E413" wp14:editId="2B61AAAE">
            <wp:extent cx="3169920" cy="1965325"/>
            <wp:effectExtent l="0" t="0" r="0" b="0"/>
            <wp:docPr id="238530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30652" name=""/>
                    <pic:cNvPicPr/>
                  </pic:nvPicPr>
                  <pic:blipFill>
                    <a:blip r:embed="rId125"/>
                    <a:stretch>
                      <a:fillRect/>
                    </a:stretch>
                  </pic:blipFill>
                  <pic:spPr>
                    <a:xfrm>
                      <a:off x="0" y="0"/>
                      <a:ext cx="3200049" cy="1984005"/>
                    </a:xfrm>
                    <a:prstGeom prst="rect">
                      <a:avLst/>
                    </a:prstGeom>
                  </pic:spPr>
                </pic:pic>
              </a:graphicData>
            </a:graphic>
          </wp:inline>
        </w:drawing>
      </w:r>
      <w:r w:rsidR="006B70F6" w:rsidRPr="006B70F6">
        <w:rPr>
          <w:noProof/>
        </w:rPr>
        <w:t xml:space="preserve"> </w:t>
      </w:r>
      <w:r w:rsidR="006B70F6" w:rsidRPr="006B70F6">
        <w:rPr>
          <w:noProof/>
        </w:rPr>
        <w:drawing>
          <wp:inline distT="0" distB="0" distL="0" distR="0" wp14:anchorId="1FED2551" wp14:editId="11C63DB8">
            <wp:extent cx="3374294" cy="1915160"/>
            <wp:effectExtent l="0" t="0" r="0" b="8890"/>
            <wp:docPr id="1630304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04547" name=""/>
                    <pic:cNvPicPr/>
                  </pic:nvPicPr>
                  <pic:blipFill>
                    <a:blip r:embed="rId126"/>
                    <a:stretch>
                      <a:fillRect/>
                    </a:stretch>
                  </pic:blipFill>
                  <pic:spPr>
                    <a:xfrm>
                      <a:off x="0" y="0"/>
                      <a:ext cx="3386839" cy="1922280"/>
                    </a:xfrm>
                    <a:prstGeom prst="rect">
                      <a:avLst/>
                    </a:prstGeom>
                  </pic:spPr>
                </pic:pic>
              </a:graphicData>
            </a:graphic>
          </wp:inline>
        </w:drawing>
      </w:r>
    </w:p>
    <w:p w14:paraId="5DC37E8D" w14:textId="57A8129D" w:rsidR="00873905" w:rsidRDefault="00873905" w:rsidP="00E2171C">
      <w:pPr>
        <w:rPr>
          <w:noProof/>
        </w:rPr>
      </w:pPr>
      <w:r w:rsidRPr="00873905">
        <w:rPr>
          <w:noProof/>
        </w:rPr>
        <w:drawing>
          <wp:inline distT="0" distB="0" distL="0" distR="0" wp14:anchorId="587E32D7" wp14:editId="11218571">
            <wp:extent cx="3299460" cy="1544164"/>
            <wp:effectExtent l="0" t="0" r="0" b="0"/>
            <wp:docPr id="1299951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51889" name=""/>
                    <pic:cNvPicPr/>
                  </pic:nvPicPr>
                  <pic:blipFill>
                    <a:blip r:embed="rId127"/>
                    <a:stretch>
                      <a:fillRect/>
                    </a:stretch>
                  </pic:blipFill>
                  <pic:spPr>
                    <a:xfrm>
                      <a:off x="0" y="0"/>
                      <a:ext cx="3305511" cy="1546996"/>
                    </a:xfrm>
                    <a:prstGeom prst="rect">
                      <a:avLst/>
                    </a:prstGeom>
                  </pic:spPr>
                </pic:pic>
              </a:graphicData>
            </a:graphic>
          </wp:inline>
        </w:drawing>
      </w:r>
      <w:r w:rsidR="00E97FA2" w:rsidRPr="00E97FA2">
        <w:rPr>
          <w:noProof/>
        </w:rPr>
        <w:t xml:space="preserve"> </w:t>
      </w:r>
      <w:r w:rsidR="00E97FA2" w:rsidRPr="00E97FA2">
        <w:rPr>
          <w:noProof/>
        </w:rPr>
        <w:drawing>
          <wp:inline distT="0" distB="0" distL="0" distR="0" wp14:anchorId="4D9FD23D" wp14:editId="63686CB2">
            <wp:extent cx="3215640" cy="1596757"/>
            <wp:effectExtent l="0" t="0" r="3810" b="3810"/>
            <wp:docPr id="1198516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16733" name=""/>
                    <pic:cNvPicPr/>
                  </pic:nvPicPr>
                  <pic:blipFill>
                    <a:blip r:embed="rId128"/>
                    <a:stretch>
                      <a:fillRect/>
                    </a:stretch>
                  </pic:blipFill>
                  <pic:spPr>
                    <a:xfrm>
                      <a:off x="0" y="0"/>
                      <a:ext cx="3219340" cy="1598594"/>
                    </a:xfrm>
                    <a:prstGeom prst="rect">
                      <a:avLst/>
                    </a:prstGeom>
                  </pic:spPr>
                </pic:pic>
              </a:graphicData>
            </a:graphic>
          </wp:inline>
        </w:drawing>
      </w:r>
    </w:p>
    <w:p w14:paraId="17314181" w14:textId="77777777" w:rsidR="00CC04BA" w:rsidRDefault="00CC04BA" w:rsidP="00E2171C">
      <w:pPr>
        <w:rPr>
          <w:noProof/>
        </w:rPr>
      </w:pPr>
    </w:p>
    <w:p w14:paraId="4C1C63AB" w14:textId="77777777" w:rsidR="00CC04BA" w:rsidRDefault="00CC04BA" w:rsidP="00E2171C">
      <w:pPr>
        <w:rPr>
          <w:noProof/>
        </w:rPr>
      </w:pPr>
    </w:p>
    <w:p w14:paraId="7AD375BD" w14:textId="3017F497" w:rsidR="00CC04BA" w:rsidRDefault="00CC04BA" w:rsidP="00ED4C42">
      <w:pPr>
        <w:pStyle w:val="Ttulo2"/>
        <w:numPr>
          <w:ilvl w:val="1"/>
          <w:numId w:val="10"/>
        </w:numPr>
        <w:rPr>
          <w:rFonts w:ascii="Arial" w:hAnsi="Arial" w:cs="Arial"/>
          <w:b/>
          <w:bCs/>
          <w:sz w:val="24"/>
          <w:szCs w:val="24"/>
          <w:highlight w:val="yellow"/>
        </w:rPr>
      </w:pPr>
      <w:bookmarkStart w:id="52" w:name="_Toc243791141"/>
      <w:r>
        <w:rPr>
          <w:rFonts w:ascii="Arial" w:hAnsi="Arial" w:cs="Arial"/>
          <w:b/>
          <w:bCs/>
          <w:sz w:val="24"/>
          <w:szCs w:val="24"/>
          <w:highlight w:val="yellow"/>
        </w:rPr>
        <w:lastRenderedPageBreak/>
        <w:t xml:space="preserve">DIA 4-1: </w:t>
      </w:r>
      <w:r w:rsidR="00ED4C42" w:rsidRPr="00ED4C42">
        <w:rPr>
          <w:rFonts w:ascii="Arial" w:hAnsi="Arial" w:cs="Arial"/>
          <w:b/>
          <w:bCs/>
          <w:sz w:val="24"/>
          <w:szCs w:val="24"/>
          <w:highlight w:val="yellow"/>
        </w:rPr>
        <w:t xml:space="preserve">El juego Outsmart, qué significa GPT y la historia del </w:t>
      </w:r>
      <w:proofErr w:type="spellStart"/>
      <w:r w:rsidR="00ED4C42" w:rsidRPr="00ED4C42">
        <w:rPr>
          <w:rFonts w:ascii="Arial" w:hAnsi="Arial" w:cs="Arial"/>
          <w:b/>
          <w:bCs/>
          <w:sz w:val="24"/>
          <w:szCs w:val="24"/>
          <w:highlight w:val="yellow"/>
        </w:rPr>
        <w:t>Transformer</w:t>
      </w:r>
      <w:bookmarkEnd w:id="52"/>
      <w:proofErr w:type="spellEnd"/>
    </w:p>
    <w:p w14:paraId="4D7279BF" w14:textId="77777777" w:rsidR="00ED4C42" w:rsidRDefault="00ED4C42" w:rsidP="00ED4C42">
      <w:pPr>
        <w:pStyle w:val="NormalWeb"/>
      </w:pPr>
      <w:r>
        <w:rPr>
          <w:rStyle w:val="nfasis"/>
        </w:rPr>
        <w:t xml:space="preserve">Apuntes de clase — Curso de LLM </w:t>
      </w:r>
      <w:proofErr w:type="spellStart"/>
      <w:r>
        <w:rPr>
          <w:rStyle w:val="nfasis"/>
        </w:rPr>
        <w:t>Engineering</w:t>
      </w:r>
      <w:proofErr w:type="spellEnd"/>
      <w:r>
        <w:rPr>
          <w:rStyle w:val="nfasis"/>
        </w:rPr>
        <w:t xml:space="preserve"> (Semana 1, Día 4)</w:t>
      </w:r>
      <w:r>
        <w:t xml:space="preserve"> </w:t>
      </w:r>
      <w:r>
        <w:rPr>
          <w:rStyle w:val="nfasis"/>
        </w:rPr>
        <w:t xml:space="preserve">Los datos históricos y técnicos de este documento fueron verificados contra el </w:t>
      </w:r>
      <w:proofErr w:type="spellStart"/>
      <w:proofErr w:type="gramStart"/>
      <w:r>
        <w:rPr>
          <w:rStyle w:val="nfasis"/>
        </w:rPr>
        <w:t>paper</w:t>
      </w:r>
      <w:proofErr w:type="spellEnd"/>
      <w:proofErr w:type="gramEnd"/>
      <w:r>
        <w:rPr>
          <w:rStyle w:val="nfasis"/>
        </w:rPr>
        <w:t xml:space="preserve"> académico original y fuentes externas — ver investigación al final de cada sección.</w:t>
      </w:r>
    </w:p>
    <w:p w14:paraId="79C25A87" w14:textId="7A203D36" w:rsidR="00ED4C42" w:rsidRDefault="00CF7E6E" w:rsidP="00CF7E6E">
      <w:pPr>
        <w:pStyle w:val="Ttulo3"/>
        <w:rPr>
          <w:rFonts w:cs="Arial"/>
          <w:b/>
          <w:bCs/>
          <w:sz w:val="24"/>
          <w:szCs w:val="24"/>
        </w:rPr>
      </w:pPr>
      <w:bookmarkStart w:id="53" w:name="_Toc243791142"/>
      <w:r w:rsidRPr="008843C3">
        <w:rPr>
          <w:rFonts w:cs="Arial"/>
          <w:b/>
          <w:bCs/>
          <w:sz w:val="24"/>
          <w:szCs w:val="24"/>
          <w:highlight w:val="yellow"/>
        </w:rPr>
        <w:t xml:space="preserve">1.11.1 </w:t>
      </w:r>
      <w:r w:rsidR="00B649B4" w:rsidRPr="008843C3">
        <w:rPr>
          <w:rFonts w:cs="Arial"/>
          <w:b/>
          <w:bCs/>
          <w:sz w:val="24"/>
          <w:szCs w:val="24"/>
          <w:highlight w:val="yellow"/>
        </w:rPr>
        <w:t xml:space="preserve">Que significa GPT + </w:t>
      </w:r>
      <w:r w:rsidRPr="008843C3">
        <w:rPr>
          <w:rFonts w:cs="Arial"/>
          <w:b/>
          <w:bCs/>
          <w:sz w:val="24"/>
          <w:szCs w:val="24"/>
          <w:highlight w:val="yellow"/>
        </w:rPr>
        <w:t xml:space="preserve">La historia del </w:t>
      </w:r>
      <w:proofErr w:type="spellStart"/>
      <w:r w:rsidRPr="008843C3">
        <w:rPr>
          <w:rFonts w:cs="Arial"/>
          <w:b/>
          <w:bCs/>
          <w:sz w:val="24"/>
          <w:szCs w:val="24"/>
          <w:highlight w:val="yellow"/>
        </w:rPr>
        <w:t>Transformer</w:t>
      </w:r>
      <w:proofErr w:type="spellEnd"/>
      <w:r w:rsidR="008843C3" w:rsidRPr="008843C3">
        <w:rPr>
          <w:rFonts w:cs="Arial"/>
          <w:b/>
          <w:bCs/>
          <w:sz w:val="24"/>
          <w:szCs w:val="24"/>
          <w:highlight w:val="yellow"/>
        </w:rPr>
        <w:t xml:space="preserve"> + </w:t>
      </w:r>
      <w:proofErr w:type="spellStart"/>
      <w:r w:rsidR="008843C3" w:rsidRPr="008843C3">
        <w:rPr>
          <w:rFonts w:cs="Arial"/>
          <w:b/>
          <w:bCs/>
          <w:sz w:val="24"/>
          <w:szCs w:val="24"/>
          <w:highlight w:val="yellow"/>
        </w:rPr>
        <w:t>Linea</w:t>
      </w:r>
      <w:proofErr w:type="spellEnd"/>
      <w:r w:rsidR="008843C3" w:rsidRPr="008843C3">
        <w:rPr>
          <w:rFonts w:cs="Arial"/>
          <w:b/>
          <w:bCs/>
          <w:sz w:val="24"/>
          <w:szCs w:val="24"/>
          <w:highlight w:val="yellow"/>
        </w:rPr>
        <w:t xml:space="preserve"> de tiempo, desde el </w:t>
      </w:r>
      <w:proofErr w:type="spellStart"/>
      <w:proofErr w:type="gramStart"/>
      <w:r w:rsidR="008843C3" w:rsidRPr="008843C3">
        <w:rPr>
          <w:rFonts w:cs="Arial"/>
          <w:b/>
          <w:bCs/>
          <w:sz w:val="24"/>
          <w:szCs w:val="24"/>
          <w:highlight w:val="yellow"/>
        </w:rPr>
        <w:t>paper</w:t>
      </w:r>
      <w:proofErr w:type="spellEnd"/>
      <w:proofErr w:type="gramEnd"/>
      <w:r w:rsidR="008843C3" w:rsidRPr="008843C3">
        <w:rPr>
          <w:rFonts w:cs="Arial"/>
          <w:b/>
          <w:bCs/>
          <w:sz w:val="24"/>
          <w:szCs w:val="24"/>
          <w:highlight w:val="yellow"/>
        </w:rPr>
        <w:t xml:space="preserve"> hasta hoy</w:t>
      </w:r>
      <w:bookmarkEnd w:id="53"/>
    </w:p>
    <w:p w14:paraId="63E76F81" w14:textId="74141C6C" w:rsidR="00631F15" w:rsidRPr="00631F15" w:rsidRDefault="00631F15" w:rsidP="00631F15">
      <w:pPr>
        <w:rPr>
          <w:b/>
          <w:bCs/>
          <w:sz w:val="24"/>
          <w:szCs w:val="28"/>
        </w:rPr>
      </w:pPr>
      <w:r w:rsidRPr="00631F15">
        <w:rPr>
          <w:b/>
          <w:bCs/>
          <w:sz w:val="24"/>
          <w:szCs w:val="28"/>
          <w:highlight w:val="yellow"/>
        </w:rPr>
        <w:t>Qué significa GPT</w:t>
      </w:r>
    </w:p>
    <w:p w14:paraId="0D2E7509" w14:textId="5006EA8D" w:rsidR="00B649B4" w:rsidRDefault="003B2F5F" w:rsidP="00673E33">
      <w:pPr>
        <w:rPr>
          <w:b/>
          <w:bCs/>
        </w:rPr>
      </w:pPr>
      <w:r w:rsidRPr="003B2F5F">
        <w:rPr>
          <w:b/>
          <w:bCs/>
          <w:noProof/>
        </w:rPr>
        <w:drawing>
          <wp:inline distT="0" distB="0" distL="0" distR="0" wp14:anchorId="34610E72" wp14:editId="0E6389CB">
            <wp:extent cx="5495925" cy="1793676"/>
            <wp:effectExtent l="38100" t="38100" r="28575" b="35560"/>
            <wp:docPr id="1436051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51290" name=""/>
                    <pic:cNvPicPr/>
                  </pic:nvPicPr>
                  <pic:blipFill>
                    <a:blip r:embed="rId129"/>
                    <a:stretch>
                      <a:fillRect/>
                    </a:stretch>
                  </pic:blipFill>
                  <pic:spPr>
                    <a:xfrm>
                      <a:off x="0" y="0"/>
                      <a:ext cx="5500777" cy="1795259"/>
                    </a:xfrm>
                    <a:prstGeom prst="rect">
                      <a:avLst/>
                    </a:prstGeom>
                    <a:ln w="38100">
                      <a:solidFill>
                        <a:schemeClr val="tx1"/>
                      </a:solidFill>
                    </a:ln>
                  </pic:spPr>
                </pic:pic>
              </a:graphicData>
            </a:graphic>
          </wp:inline>
        </w:drawing>
      </w:r>
    </w:p>
    <w:p w14:paraId="4F38945D" w14:textId="77777777" w:rsidR="00631F15" w:rsidRPr="00631F15" w:rsidRDefault="00631F15" w:rsidP="00631F15">
      <w:pPr>
        <w:rPr>
          <w:b/>
          <w:bCs/>
          <w:sz w:val="24"/>
          <w:szCs w:val="28"/>
        </w:rPr>
      </w:pPr>
      <w:r w:rsidRPr="00631F15">
        <w:rPr>
          <w:b/>
          <w:bCs/>
          <w:sz w:val="24"/>
          <w:szCs w:val="28"/>
          <w:highlight w:val="yellow"/>
        </w:rPr>
        <w:t xml:space="preserve">La historia del </w:t>
      </w:r>
      <w:proofErr w:type="spellStart"/>
      <w:r w:rsidRPr="00631F15">
        <w:rPr>
          <w:b/>
          <w:bCs/>
          <w:sz w:val="24"/>
          <w:szCs w:val="28"/>
          <w:highlight w:val="yellow"/>
        </w:rPr>
        <w:t>Transformer</w:t>
      </w:r>
      <w:proofErr w:type="spellEnd"/>
    </w:p>
    <w:p w14:paraId="10C9BB93" w14:textId="77777777" w:rsidR="00631F15" w:rsidRPr="00631F15" w:rsidRDefault="00631F15" w:rsidP="00631F15">
      <w:pPr>
        <w:rPr>
          <w:b/>
          <w:bCs/>
        </w:rPr>
      </w:pPr>
      <w:r w:rsidRPr="00631F15">
        <w:rPr>
          <w:b/>
          <w:bCs/>
        </w:rPr>
        <w:t>Contexto previo: de la ciencia de datos tradicional a las redes neuronales</w:t>
      </w:r>
    </w:p>
    <w:p w14:paraId="4BB95B53" w14:textId="1B263658" w:rsidR="009A4A54" w:rsidRPr="009A4A54" w:rsidRDefault="009A4A54" w:rsidP="00D37ACA">
      <w:pPr>
        <w:pStyle w:val="Prrafodelista"/>
        <w:numPr>
          <w:ilvl w:val="0"/>
          <w:numId w:val="2"/>
        </w:numPr>
      </w:pPr>
      <w:r w:rsidRPr="00D37ACA">
        <w:rPr>
          <w:b/>
          <w:bCs/>
        </w:rPr>
        <w:t>Ciencia de datos tradicional</w:t>
      </w:r>
      <w:r w:rsidRPr="009A4A54">
        <w:t>: modelos estadísticos que predicen un resultado (por ejemplo, un puntaje crediticio) basándose en parámetros observados en muchos ejemplos de datos reales</w:t>
      </w:r>
    </w:p>
    <w:p w14:paraId="20F156E5" w14:textId="600E6F35" w:rsidR="009A4A54" w:rsidRPr="009A4A54" w:rsidRDefault="009A4A54" w:rsidP="00D37ACA">
      <w:pPr>
        <w:pStyle w:val="Prrafodelista"/>
        <w:numPr>
          <w:ilvl w:val="0"/>
          <w:numId w:val="2"/>
        </w:numPr>
      </w:pPr>
      <w:r w:rsidRPr="00D37ACA">
        <w:rPr>
          <w:b/>
          <w:bCs/>
        </w:rPr>
        <w:t>Años 50</w:t>
      </w:r>
      <w:r w:rsidRPr="009A4A54">
        <w:t>: nace la idea de "red neuronal" — inspirada vagamente en el cerebro humano, muchos pequeños algoritmos ("neuronas artificiales") conectados entre sí</w:t>
      </w:r>
    </w:p>
    <w:p w14:paraId="659F5D90" w14:textId="714F8605" w:rsidR="009A4A54" w:rsidRPr="009A4A54" w:rsidRDefault="009A4A54" w:rsidP="00D37ACA">
      <w:pPr>
        <w:pStyle w:val="Prrafodelista"/>
        <w:numPr>
          <w:ilvl w:val="0"/>
          <w:numId w:val="2"/>
        </w:numPr>
      </w:pPr>
      <w:r w:rsidRPr="009A4A54">
        <w:t>Las redes neuronales tuvieron una historia irregular, con épocas de mucho optimismo y otras de estancamiento</w:t>
      </w:r>
    </w:p>
    <w:p w14:paraId="5EDACA94" w14:textId="1C9C86DC" w:rsidR="00D37ACA" w:rsidRDefault="009A4A54" w:rsidP="00D37ACA">
      <w:pPr>
        <w:pStyle w:val="Prrafodelista"/>
        <w:numPr>
          <w:ilvl w:val="0"/>
          <w:numId w:val="2"/>
        </w:numPr>
      </w:pPr>
      <w:r w:rsidRPr="00D37ACA">
        <w:rPr>
          <w:b/>
          <w:bCs/>
        </w:rPr>
        <w:t xml:space="preserve">Deep </w:t>
      </w:r>
      <w:proofErr w:type="spellStart"/>
      <w:r w:rsidRPr="00D37ACA">
        <w:rPr>
          <w:b/>
          <w:bCs/>
        </w:rPr>
        <w:t>Learning</w:t>
      </w:r>
      <w:proofErr w:type="spellEnd"/>
      <w:r w:rsidRPr="009A4A54">
        <w:t xml:space="preserve">: el avance de apilar redes neuronales muy profundas, una capa sobre otra — cuantas más capas, más patrones complejos puede detectar la red. El término </w:t>
      </w:r>
      <w:r w:rsidRPr="00D37ACA">
        <w:rPr>
          <w:b/>
          <w:bCs/>
        </w:rPr>
        <w:t>"</w:t>
      </w:r>
      <w:proofErr w:type="spellStart"/>
      <w:r w:rsidRPr="00D37ACA">
        <w:rPr>
          <w:b/>
          <w:bCs/>
        </w:rPr>
        <w:t>deep</w:t>
      </w:r>
      <w:proofErr w:type="spellEnd"/>
      <w:r w:rsidRPr="00D37ACA">
        <w:rPr>
          <w:b/>
          <w:bCs/>
        </w:rPr>
        <w:t xml:space="preserve"> </w:t>
      </w:r>
      <w:proofErr w:type="spellStart"/>
      <w:r w:rsidRPr="00D37ACA">
        <w:rPr>
          <w:b/>
          <w:bCs/>
        </w:rPr>
        <w:t>learning</w:t>
      </w:r>
      <w:proofErr w:type="spellEnd"/>
      <w:r w:rsidRPr="00D37ACA">
        <w:rPr>
          <w:b/>
          <w:bCs/>
        </w:rPr>
        <w:t>"</w:t>
      </w:r>
      <w:r w:rsidRPr="009A4A54">
        <w:t xml:space="preserve"> lo acuñó </w:t>
      </w:r>
      <w:r w:rsidRPr="00D37ACA">
        <w:rPr>
          <w:b/>
          <w:bCs/>
        </w:rPr>
        <w:t>Geoffrey Hinton</w:t>
      </w:r>
      <w:r w:rsidRPr="009A4A54">
        <w:t xml:space="preserve"> (profesor de la Universidad de Toronto, conocido como "el padrino del </w:t>
      </w:r>
      <w:proofErr w:type="spellStart"/>
      <w:r w:rsidRPr="009A4A54">
        <w:t>deep</w:t>
      </w:r>
      <w:proofErr w:type="spellEnd"/>
      <w:r w:rsidRPr="009A4A54">
        <w:t xml:space="preserve"> </w:t>
      </w:r>
      <w:proofErr w:type="spellStart"/>
      <w:r w:rsidRPr="009A4A54">
        <w:t>learning</w:t>
      </w:r>
      <w:proofErr w:type="spellEnd"/>
      <w:r w:rsidRPr="009A4A54">
        <w:t xml:space="preserve">") en </w:t>
      </w:r>
      <w:r w:rsidRPr="00D37ACA">
        <w:rPr>
          <w:b/>
          <w:bCs/>
        </w:rPr>
        <w:t>2006</w:t>
      </w:r>
      <w:r w:rsidRPr="009A4A54">
        <w:t xml:space="preserve">, en un </w:t>
      </w:r>
      <w:proofErr w:type="spellStart"/>
      <w:proofErr w:type="gramStart"/>
      <w:r w:rsidRPr="009A4A54">
        <w:t>paper</w:t>
      </w:r>
      <w:proofErr w:type="spellEnd"/>
      <w:proofErr w:type="gramEnd"/>
      <w:r w:rsidRPr="009A4A54">
        <w:t xml:space="preserve"> donde presentó las Deep </w:t>
      </w:r>
      <w:proofErr w:type="spellStart"/>
      <w:r w:rsidRPr="009A4A54">
        <w:t>Belief</w:t>
      </w:r>
      <w:proofErr w:type="spellEnd"/>
      <w:r w:rsidRPr="009A4A54">
        <w:t xml:space="preserve"> Networks y una técnica de entrenamiento capa por capa — un hito que reactivó el interés en redes neuronales después de un período de estancamiento en el campo. Hinton, junto con Yoshua Bengio y Yann LeCun, recibió el </w:t>
      </w:r>
      <w:r w:rsidRPr="00D37ACA">
        <w:rPr>
          <w:b/>
          <w:bCs/>
        </w:rPr>
        <w:t>Premio Turing 2018</w:t>
      </w:r>
      <w:r w:rsidRPr="009A4A54">
        <w:t xml:space="preserve"> (el equivalente al Nobel en ciencias de la computación) por sus contribuciones fundacionales al </w:t>
      </w:r>
      <w:proofErr w:type="spellStart"/>
      <w:r w:rsidRPr="009A4A54">
        <w:t>deep</w:t>
      </w:r>
      <w:proofErr w:type="spellEnd"/>
      <w:r w:rsidRPr="009A4A54">
        <w:t xml:space="preserve"> </w:t>
      </w:r>
      <w:proofErr w:type="spellStart"/>
      <w:r w:rsidRPr="009A4A54">
        <w:t>learning</w:t>
      </w:r>
      <w:proofErr w:type="spellEnd"/>
      <w:r w:rsidRPr="009A4A54">
        <w:t>.</w:t>
      </w:r>
    </w:p>
    <w:p w14:paraId="33871BCC" w14:textId="77777777" w:rsidR="00D37ACA" w:rsidRPr="00D32C6C" w:rsidRDefault="00D37ACA" w:rsidP="00D37ACA">
      <w:pPr>
        <w:rPr>
          <w:b/>
          <w:bCs/>
          <w:sz w:val="24"/>
          <w:szCs w:val="28"/>
        </w:rPr>
      </w:pPr>
      <w:r w:rsidRPr="00D32C6C">
        <w:rPr>
          <w:b/>
          <w:bCs/>
          <w:sz w:val="24"/>
          <w:szCs w:val="28"/>
          <w:highlight w:val="yellow"/>
        </w:rPr>
        <w:t xml:space="preserve">El </w:t>
      </w:r>
      <w:proofErr w:type="spellStart"/>
      <w:proofErr w:type="gramStart"/>
      <w:r w:rsidRPr="00D32C6C">
        <w:rPr>
          <w:b/>
          <w:bCs/>
          <w:sz w:val="24"/>
          <w:szCs w:val="28"/>
          <w:highlight w:val="yellow"/>
        </w:rPr>
        <w:t>paper</w:t>
      </w:r>
      <w:proofErr w:type="spellEnd"/>
      <w:proofErr w:type="gramEnd"/>
      <w:r w:rsidRPr="00D32C6C">
        <w:rPr>
          <w:b/>
          <w:bCs/>
          <w:sz w:val="24"/>
          <w:szCs w:val="28"/>
          <w:highlight w:val="yellow"/>
        </w:rPr>
        <w:t xml:space="preserve"> de 2017</w:t>
      </w:r>
    </w:p>
    <w:p w14:paraId="728BCB22" w14:textId="77777777" w:rsidR="00D32C6C" w:rsidRPr="00D32C6C" w:rsidRDefault="00D32C6C" w:rsidP="00D32C6C">
      <w:r w:rsidRPr="00D32C6C">
        <w:t xml:space="preserve">En 2017, un grupo de científicos de Google publicó el </w:t>
      </w:r>
      <w:proofErr w:type="spellStart"/>
      <w:proofErr w:type="gramStart"/>
      <w:r w:rsidRPr="00D32C6C">
        <w:t>paper</w:t>
      </w:r>
      <w:proofErr w:type="spellEnd"/>
      <w:proofErr w:type="gramEnd"/>
      <w:r w:rsidRPr="00D32C6C">
        <w:t xml:space="preserve"> </w:t>
      </w:r>
      <w:r w:rsidRPr="00D32C6C">
        <w:rPr>
          <w:b/>
          <w:bCs/>
        </w:rPr>
        <w:t>"</w:t>
      </w:r>
      <w:proofErr w:type="spellStart"/>
      <w:r w:rsidRPr="00D32C6C">
        <w:rPr>
          <w:b/>
          <w:bCs/>
        </w:rPr>
        <w:t>Attention</w:t>
      </w:r>
      <w:proofErr w:type="spellEnd"/>
      <w:r w:rsidRPr="00D32C6C">
        <w:rPr>
          <w:b/>
          <w:bCs/>
        </w:rPr>
        <w:t xml:space="preserve"> </w:t>
      </w:r>
      <w:proofErr w:type="spellStart"/>
      <w:r w:rsidRPr="00D32C6C">
        <w:rPr>
          <w:b/>
          <w:bCs/>
        </w:rPr>
        <w:t>Is</w:t>
      </w:r>
      <w:proofErr w:type="spellEnd"/>
      <w:r w:rsidRPr="00D32C6C">
        <w:rPr>
          <w:b/>
          <w:bCs/>
        </w:rPr>
        <w:t xml:space="preserve"> </w:t>
      </w:r>
      <w:proofErr w:type="spellStart"/>
      <w:r w:rsidRPr="00D32C6C">
        <w:rPr>
          <w:b/>
          <w:bCs/>
        </w:rPr>
        <w:t>All</w:t>
      </w:r>
      <w:proofErr w:type="spellEnd"/>
      <w:r w:rsidRPr="00D32C6C">
        <w:rPr>
          <w:b/>
          <w:bCs/>
        </w:rPr>
        <w:t xml:space="preserve"> You Need"</w:t>
      </w:r>
      <w:r w:rsidRPr="00D32C6C">
        <w:t xml:space="preserve"> — el profesor destaca que ellos mismos, al escribirlo, no parecían darse cuenta del alcance del descubrimiento que estaban haciendo: lo describieron más como una optimización interesante que como un cambio de época.</w:t>
      </w:r>
    </w:p>
    <w:p w14:paraId="77FCD527" w14:textId="77777777" w:rsidR="00D32C6C" w:rsidRPr="00D32C6C" w:rsidRDefault="00D32C6C" w:rsidP="00D32C6C">
      <w:r w:rsidRPr="00D32C6C">
        <w:t xml:space="preserve">El </w:t>
      </w:r>
      <w:proofErr w:type="spellStart"/>
      <w:proofErr w:type="gramStart"/>
      <w:r w:rsidRPr="00D32C6C">
        <w:t>paper</w:t>
      </w:r>
      <w:proofErr w:type="spellEnd"/>
      <w:proofErr w:type="gramEnd"/>
      <w:r w:rsidRPr="00D32C6C">
        <w:t xml:space="preserve"> describía una nueva </w:t>
      </w:r>
      <w:r w:rsidRPr="00D32C6C">
        <w:rPr>
          <w:b/>
          <w:bCs/>
        </w:rPr>
        <w:t>arquitectura</w:t>
      </w:r>
      <w:r w:rsidRPr="00D32C6C">
        <w:t xml:space="preserve"> (la forma de conectar las neuronas) especialmente buena para manejar secuencias de entrada y determinar qué partes de esa secuencia son relevantes — a esto se le llamó capa de </w:t>
      </w:r>
      <w:proofErr w:type="spellStart"/>
      <w:proofErr w:type="gramStart"/>
      <w:r w:rsidRPr="00D32C6C">
        <w:rPr>
          <w:b/>
          <w:bCs/>
        </w:rPr>
        <w:t>auto-atención</w:t>
      </w:r>
      <w:proofErr w:type="spellEnd"/>
      <w:proofErr w:type="gramEnd"/>
      <w:r w:rsidRPr="00D32C6C">
        <w:t xml:space="preserve"> (</w:t>
      </w:r>
      <w:proofErr w:type="spellStart"/>
      <w:r w:rsidRPr="00D32C6C">
        <w:t>self-attention</w:t>
      </w:r>
      <w:proofErr w:type="spellEnd"/>
      <w:r w:rsidRPr="00D32C6C">
        <w:t>).</w:t>
      </w:r>
    </w:p>
    <w:p w14:paraId="398A3879" w14:textId="77777777" w:rsidR="00D32C6C" w:rsidRDefault="00D32C6C" w:rsidP="00D32C6C">
      <w:r w:rsidRPr="00D32C6C">
        <w:t>Esta innovación permitió entrenar redes neuronales mucho más grandes, con conjuntos de datos mucho mayores, en menos tiempo, escalando con más eficacia que los métodos anteriores.</w:t>
      </w:r>
    </w:p>
    <w:p w14:paraId="143AC341" w14:textId="77777777" w:rsidR="006C0BAE" w:rsidRPr="006C0BAE" w:rsidRDefault="006C0BAE" w:rsidP="006C0BAE">
      <w:pPr>
        <w:rPr>
          <w:b/>
          <w:bCs/>
          <w:sz w:val="24"/>
          <w:szCs w:val="28"/>
        </w:rPr>
      </w:pPr>
      <w:r w:rsidRPr="006C0BAE">
        <w:rPr>
          <w:b/>
          <w:bCs/>
          <w:sz w:val="24"/>
          <w:szCs w:val="28"/>
          <w:highlight w:val="yellow"/>
        </w:rPr>
        <w:lastRenderedPageBreak/>
        <w:t xml:space="preserve">La línea de tiempo, desde el </w:t>
      </w:r>
      <w:proofErr w:type="spellStart"/>
      <w:proofErr w:type="gramStart"/>
      <w:r w:rsidRPr="006C0BAE">
        <w:rPr>
          <w:b/>
          <w:bCs/>
          <w:sz w:val="24"/>
          <w:szCs w:val="28"/>
          <w:highlight w:val="yellow"/>
        </w:rPr>
        <w:t>paper</w:t>
      </w:r>
      <w:proofErr w:type="spellEnd"/>
      <w:proofErr w:type="gramEnd"/>
      <w:r w:rsidRPr="006C0BAE">
        <w:rPr>
          <w:b/>
          <w:bCs/>
          <w:sz w:val="24"/>
          <w:szCs w:val="28"/>
          <w:highlight w:val="yellow"/>
        </w:rPr>
        <w:t xml:space="preserve"> hasta hoy</w:t>
      </w:r>
    </w:p>
    <w:p w14:paraId="1A3E79B8" w14:textId="13153F5D" w:rsidR="00D37ACA" w:rsidRPr="009A4A54" w:rsidRDefault="008C64D9" w:rsidP="00D37ACA">
      <w:r w:rsidRPr="008C64D9">
        <w:rPr>
          <w:noProof/>
        </w:rPr>
        <w:drawing>
          <wp:inline distT="0" distB="0" distL="0" distR="0" wp14:anchorId="312C915A" wp14:editId="40914F1F">
            <wp:extent cx="5288280" cy="3096025"/>
            <wp:effectExtent l="38100" t="38100" r="45720" b="47625"/>
            <wp:docPr id="1358121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21775" name=""/>
                    <pic:cNvPicPr/>
                  </pic:nvPicPr>
                  <pic:blipFill>
                    <a:blip r:embed="rId130"/>
                    <a:stretch>
                      <a:fillRect/>
                    </a:stretch>
                  </pic:blipFill>
                  <pic:spPr>
                    <a:xfrm>
                      <a:off x="0" y="0"/>
                      <a:ext cx="5291519" cy="3097921"/>
                    </a:xfrm>
                    <a:prstGeom prst="rect">
                      <a:avLst/>
                    </a:prstGeom>
                    <a:ln w="28575">
                      <a:solidFill>
                        <a:schemeClr val="tx1"/>
                      </a:solidFill>
                    </a:ln>
                  </pic:spPr>
                </pic:pic>
              </a:graphicData>
            </a:graphic>
          </wp:inline>
        </w:drawing>
      </w:r>
    </w:p>
    <w:p w14:paraId="5406EBB1" w14:textId="77777777" w:rsidR="00FB01F2" w:rsidRPr="00FB01F2" w:rsidRDefault="00FB01F2" w:rsidP="00FB01F2">
      <w:pPr>
        <w:rPr>
          <w:b/>
          <w:bCs/>
        </w:rPr>
      </w:pPr>
      <w:r w:rsidRPr="00FB01F2">
        <w:rPr>
          <w:b/>
          <w:bCs/>
        </w:rPr>
        <w:t xml:space="preserve">La postura del profesor: el </w:t>
      </w:r>
      <w:proofErr w:type="spellStart"/>
      <w:r w:rsidRPr="00FB01F2">
        <w:rPr>
          <w:b/>
          <w:bCs/>
        </w:rPr>
        <w:t>Transformer</w:t>
      </w:r>
      <w:proofErr w:type="spellEnd"/>
      <w:r w:rsidRPr="00FB01F2">
        <w:rPr>
          <w:b/>
          <w:bCs/>
        </w:rPr>
        <w:t xml:space="preserve"> no es "fundamental"</w:t>
      </w:r>
    </w:p>
    <w:p w14:paraId="288CB8D9" w14:textId="77777777" w:rsidR="00FB01F2" w:rsidRPr="00FB01F2" w:rsidRDefault="00FB01F2" w:rsidP="00FB01F2">
      <w:r w:rsidRPr="00FB01F2">
        <w:t xml:space="preserve">El cierre de la sesión es una reflexión filosófica: el profesor sostiene que </w:t>
      </w:r>
      <w:r w:rsidRPr="00FB01F2">
        <w:rPr>
          <w:b/>
          <w:bCs/>
        </w:rPr>
        <w:t>no hay nada esencial o indispensable</w:t>
      </w:r>
      <w:r w:rsidRPr="00FB01F2">
        <w:t xml:space="preserve"> en la arquitectura del </w:t>
      </w:r>
      <w:proofErr w:type="spellStart"/>
      <w:r w:rsidRPr="00FB01F2">
        <w:t>Transformer</w:t>
      </w:r>
      <w:proofErr w:type="spellEnd"/>
      <w:r w:rsidRPr="00FB01F2">
        <w:t xml:space="preserve"> en sí — es, en sus palabras, "una optimización", un enfoque inteligente que permitió escalar el entrenamiento con más datos y más parámetros de forma más eficiente.</w:t>
      </w:r>
    </w:p>
    <w:p w14:paraId="399C249D" w14:textId="77777777" w:rsidR="00FB01F2" w:rsidRPr="00FB01F2" w:rsidRDefault="00FB01F2" w:rsidP="00FB01F2">
      <w:r w:rsidRPr="00FB01F2">
        <w:t xml:space="preserve">Sin el </w:t>
      </w:r>
      <w:proofErr w:type="spellStart"/>
      <w:r w:rsidRPr="00FB01F2">
        <w:t>Transformer</w:t>
      </w:r>
      <w:proofErr w:type="spellEnd"/>
      <w:r w:rsidRPr="00FB01F2">
        <w:t>, probablemente se habría llegado a resultados similares de todos modos, pero:</w:t>
      </w:r>
    </w:p>
    <w:p w14:paraId="36357553" w14:textId="31999E1C" w:rsidR="00FB01F2" w:rsidRPr="00FB01F2" w:rsidRDefault="00FB01F2" w:rsidP="00FB01F2">
      <w:pPr>
        <w:pStyle w:val="Prrafodelista"/>
        <w:numPr>
          <w:ilvl w:val="0"/>
          <w:numId w:val="2"/>
        </w:numPr>
      </w:pPr>
      <w:r w:rsidRPr="00FB01F2">
        <w:t>Habría tomado más tiempo</w:t>
      </w:r>
    </w:p>
    <w:p w14:paraId="3BE2C645" w14:textId="1D2E8792" w:rsidR="00FB01F2" w:rsidRPr="00FB01F2" w:rsidRDefault="00FB01F2" w:rsidP="00FB01F2">
      <w:pPr>
        <w:pStyle w:val="Prrafodelista"/>
        <w:numPr>
          <w:ilvl w:val="0"/>
          <w:numId w:val="2"/>
        </w:numPr>
      </w:pPr>
      <w:r w:rsidRPr="00FB01F2">
        <w:t xml:space="preserve">Los costos de API (de los que "todo el mundo se queja") podrían haber sido </w:t>
      </w:r>
      <w:r w:rsidRPr="00FB01F2">
        <w:rPr>
          <w:b/>
          <w:bCs/>
        </w:rPr>
        <w:t>10 o 100 veces más altos</w:t>
      </w:r>
    </w:p>
    <w:p w14:paraId="05DD2C19" w14:textId="77777777" w:rsidR="00FB01F2" w:rsidRPr="00FB01F2" w:rsidRDefault="00FB01F2" w:rsidP="00FB01F2">
      <w:r w:rsidRPr="00FB01F2">
        <w:t xml:space="preserve">El profesor menciona que existen arquitecturas alternativas — </w:t>
      </w:r>
      <w:r w:rsidRPr="00FB01F2">
        <w:rPr>
          <w:b/>
          <w:bCs/>
        </w:rPr>
        <w:t>arquitecturas de espacio de estados</w:t>
      </w:r>
      <w:r w:rsidRPr="00FB01F2">
        <w:t xml:space="preserve"> e </w:t>
      </w:r>
      <w:r w:rsidRPr="00FB01F2">
        <w:rPr>
          <w:b/>
          <w:bCs/>
        </w:rPr>
        <w:t>híbridas</w:t>
      </w:r>
      <w:r w:rsidRPr="00FB01F2">
        <w:t xml:space="preserve"> — pero que ninguna ha demostrado todavía ser claramente superior al </w:t>
      </w:r>
      <w:proofErr w:type="spellStart"/>
      <w:r w:rsidRPr="00FB01F2">
        <w:t>Transformer</w:t>
      </w:r>
      <w:proofErr w:type="spellEnd"/>
      <w:r w:rsidRPr="00FB01F2">
        <w:t xml:space="preserve">, razón por la cual sigue siendo hoy la arquitectura dominante para los </w:t>
      </w:r>
      <w:proofErr w:type="spellStart"/>
      <w:r w:rsidRPr="00FB01F2">
        <w:t>LLMs</w:t>
      </w:r>
      <w:proofErr w:type="spellEnd"/>
      <w:r w:rsidRPr="00FB01F2">
        <w:t>.</w:t>
      </w:r>
    </w:p>
    <w:p w14:paraId="43FDCDF8" w14:textId="0A740779" w:rsidR="00014613" w:rsidRDefault="00014613">
      <w:r>
        <w:br w:type="page"/>
      </w:r>
    </w:p>
    <w:p w14:paraId="20EB4BB9" w14:textId="6F24521F" w:rsidR="00014613" w:rsidRDefault="00014613" w:rsidP="00014613">
      <w:pPr>
        <w:pStyle w:val="Ttulo3"/>
        <w:rPr>
          <w:rFonts w:cs="Arial"/>
          <w:b/>
          <w:bCs/>
          <w:sz w:val="24"/>
          <w:szCs w:val="24"/>
        </w:rPr>
      </w:pPr>
      <w:bookmarkStart w:id="54" w:name="_Toc243791143"/>
      <w:r w:rsidRPr="005068C1">
        <w:rPr>
          <w:rFonts w:cs="Arial"/>
          <w:b/>
          <w:bCs/>
          <w:sz w:val="24"/>
          <w:szCs w:val="24"/>
          <w:highlight w:val="yellow"/>
        </w:rPr>
        <w:lastRenderedPageBreak/>
        <w:t>1.11.2 Investigación adicional: verificando y ampliando los datos del video</w:t>
      </w:r>
      <w:r w:rsidR="005068C1" w:rsidRPr="005068C1">
        <w:rPr>
          <w:rFonts w:cs="Arial"/>
          <w:b/>
          <w:bCs/>
          <w:sz w:val="24"/>
          <w:szCs w:val="24"/>
          <w:highlight w:val="yellow"/>
        </w:rPr>
        <w:t xml:space="preserve"> – antes de </w:t>
      </w:r>
      <w:proofErr w:type="spellStart"/>
      <w:r w:rsidR="005068C1" w:rsidRPr="005068C1">
        <w:rPr>
          <w:rFonts w:cs="Arial"/>
          <w:b/>
          <w:bCs/>
          <w:sz w:val="24"/>
          <w:szCs w:val="24"/>
          <w:highlight w:val="yellow"/>
        </w:rPr>
        <w:t>Transformer</w:t>
      </w:r>
      <w:proofErr w:type="spellEnd"/>
      <w:r w:rsidR="005068C1" w:rsidRPr="005068C1">
        <w:rPr>
          <w:rFonts w:cs="Arial"/>
          <w:b/>
          <w:bCs/>
          <w:sz w:val="24"/>
          <w:szCs w:val="24"/>
          <w:highlight w:val="yellow"/>
        </w:rPr>
        <w:t xml:space="preserve"> eran los </w:t>
      </w:r>
      <w:proofErr w:type="spellStart"/>
      <w:r w:rsidR="005068C1" w:rsidRPr="005068C1">
        <w:rPr>
          <w:rFonts w:cs="Arial"/>
          <w:b/>
          <w:bCs/>
          <w:sz w:val="24"/>
          <w:szCs w:val="24"/>
          <w:highlight w:val="yellow"/>
        </w:rPr>
        <w:t>RNNs</w:t>
      </w:r>
      <w:proofErr w:type="spellEnd"/>
      <w:r w:rsidR="005068C1" w:rsidRPr="005068C1">
        <w:rPr>
          <w:rFonts w:cs="Arial"/>
          <w:b/>
          <w:bCs/>
          <w:sz w:val="24"/>
          <w:szCs w:val="24"/>
          <w:highlight w:val="yellow"/>
        </w:rPr>
        <w:t xml:space="preserve"> y </w:t>
      </w:r>
      <w:proofErr w:type="spellStart"/>
      <w:r w:rsidR="005068C1" w:rsidRPr="005068C1">
        <w:rPr>
          <w:rFonts w:cs="Arial"/>
          <w:b/>
          <w:bCs/>
          <w:sz w:val="24"/>
          <w:szCs w:val="24"/>
          <w:highlight w:val="yellow"/>
        </w:rPr>
        <w:t>LSTMs</w:t>
      </w:r>
      <w:bookmarkEnd w:id="54"/>
      <w:proofErr w:type="spellEnd"/>
    </w:p>
    <w:p w14:paraId="58C0D6B1" w14:textId="77777777" w:rsidR="00A13037" w:rsidRPr="00A13037" w:rsidRDefault="00A13037" w:rsidP="00A13037">
      <w:pPr>
        <w:rPr>
          <w:b/>
          <w:bCs/>
        </w:rPr>
      </w:pPr>
      <w:r w:rsidRPr="00A13037">
        <w:rPr>
          <w:b/>
          <w:bCs/>
        </w:rPr>
        <w:t xml:space="preserve">El </w:t>
      </w:r>
      <w:proofErr w:type="spellStart"/>
      <w:proofErr w:type="gramStart"/>
      <w:r w:rsidRPr="00A13037">
        <w:rPr>
          <w:b/>
          <w:bCs/>
        </w:rPr>
        <w:t>paper</w:t>
      </w:r>
      <w:proofErr w:type="spellEnd"/>
      <w:proofErr w:type="gramEnd"/>
      <w:r w:rsidRPr="00A13037">
        <w:rPr>
          <w:b/>
          <w:bCs/>
        </w:rPr>
        <w:t>, confirmado con fuente académica</w:t>
      </w:r>
    </w:p>
    <w:p w14:paraId="78F931C5" w14:textId="77777777" w:rsidR="00A13037" w:rsidRPr="00A13037" w:rsidRDefault="00A13037" w:rsidP="00A13037">
      <w:r w:rsidRPr="00A13037">
        <w:t>"</w:t>
      </w:r>
      <w:proofErr w:type="spellStart"/>
      <w:r w:rsidRPr="00A13037">
        <w:t>Attention</w:t>
      </w:r>
      <w:proofErr w:type="spellEnd"/>
      <w:r w:rsidRPr="00A13037">
        <w:t xml:space="preserve"> </w:t>
      </w:r>
      <w:proofErr w:type="spellStart"/>
      <w:r w:rsidRPr="00A13037">
        <w:t>Is</w:t>
      </w:r>
      <w:proofErr w:type="spellEnd"/>
      <w:r w:rsidRPr="00A13037">
        <w:t xml:space="preserve"> </w:t>
      </w:r>
      <w:proofErr w:type="spellStart"/>
      <w:r w:rsidRPr="00A13037">
        <w:t>All</w:t>
      </w:r>
      <w:proofErr w:type="spellEnd"/>
      <w:r w:rsidRPr="00A13037">
        <w:t xml:space="preserve"> You Need" fue publicado en </w:t>
      </w:r>
      <w:r w:rsidRPr="00A13037">
        <w:rPr>
          <w:b/>
          <w:bCs/>
        </w:rPr>
        <w:t>junio de 2017</w:t>
      </w:r>
      <w:r w:rsidRPr="00A13037">
        <w:t xml:space="preserve"> por </w:t>
      </w:r>
      <w:r w:rsidRPr="00A13037">
        <w:rPr>
          <w:b/>
          <w:bCs/>
        </w:rPr>
        <w:t>8 científicos e ingenieros de Google</w:t>
      </w:r>
      <w:r w:rsidRPr="00A13037">
        <w:t xml:space="preserve"> (Ashish Vaswani, Noam Shazeer, Niki Parmar, Jakob Uszkoreit, Llion Jones, Aidan N. </w:t>
      </w:r>
      <w:proofErr w:type="spellStart"/>
      <w:r w:rsidRPr="00A13037">
        <w:t>Gomez</w:t>
      </w:r>
      <w:proofErr w:type="spellEnd"/>
      <w:r w:rsidRPr="00A13037">
        <w:t xml:space="preserve">, Łukasz Kaiser, Illia Polosukhin), trabajando en Google Brain y Google </w:t>
      </w:r>
      <w:proofErr w:type="spellStart"/>
      <w:r w:rsidRPr="00A13037">
        <w:t>Research</w:t>
      </w:r>
      <w:proofErr w:type="spellEnd"/>
      <w:r w:rsidRPr="00A13037">
        <w:t>.</w:t>
      </w:r>
    </w:p>
    <w:p w14:paraId="0AF73ADF" w14:textId="77777777" w:rsidR="00A13037" w:rsidRPr="00A13037" w:rsidRDefault="00A13037" w:rsidP="00A13037">
      <w:r w:rsidRPr="00A13037">
        <w:t xml:space="preserve">Dato curioso confirmado: efectivamente, </w:t>
      </w:r>
      <w:r w:rsidRPr="00A13037">
        <w:rPr>
          <w:b/>
          <w:bCs/>
        </w:rPr>
        <w:t>los 8 autores dejaron Google</w:t>
      </w:r>
      <w:r w:rsidRPr="00A13037">
        <w:t xml:space="preserve"> después de publicar el </w:t>
      </w:r>
      <w:proofErr w:type="spellStart"/>
      <w:proofErr w:type="gramStart"/>
      <w:r w:rsidRPr="00A13037">
        <w:t>paper</w:t>
      </w:r>
      <w:proofErr w:type="spellEnd"/>
      <w:proofErr w:type="gramEnd"/>
      <w:r w:rsidRPr="00A13037">
        <w:t xml:space="preserve">, para fundar sus </w:t>
      </w:r>
      <w:proofErr w:type="gramStart"/>
      <w:r w:rsidRPr="00A13037">
        <w:t>propias startups</w:t>
      </w:r>
      <w:proofErr w:type="gramEnd"/>
      <w:r w:rsidRPr="00A13037">
        <w:t xml:space="preserve"> de IA — la valuación combinada de esas empresas superaba los </w:t>
      </w:r>
      <w:r w:rsidRPr="00A13037">
        <w:rPr>
          <w:b/>
          <w:bCs/>
        </w:rPr>
        <w:t>$25.000 millones USD</w:t>
      </w:r>
      <w:r w:rsidRPr="00A13037">
        <w:t xml:space="preserve"> ya en 2024. Esto respalda directamente lo que dice el profesor sobre que "no se dieron cuenta" del alcance de su propio descubrimiento en el momento.</w:t>
      </w:r>
    </w:p>
    <w:p w14:paraId="499A2A7E" w14:textId="77777777" w:rsidR="00A13037" w:rsidRPr="00A13037" w:rsidRDefault="00A13037" w:rsidP="00A13037">
      <w:r w:rsidRPr="00A13037">
        <w:t xml:space="preserve">A la fecha (2026), el </w:t>
      </w:r>
      <w:proofErr w:type="spellStart"/>
      <w:proofErr w:type="gramStart"/>
      <w:r w:rsidRPr="00A13037">
        <w:t>paper</w:t>
      </w:r>
      <w:proofErr w:type="spellEnd"/>
      <w:proofErr w:type="gramEnd"/>
      <w:r w:rsidRPr="00A13037">
        <w:t xml:space="preserve"> acumula </w:t>
      </w:r>
      <w:r w:rsidRPr="00A13037">
        <w:rPr>
          <w:b/>
          <w:bCs/>
        </w:rPr>
        <w:t>más de 250.000 citas</w:t>
      </w:r>
      <w:r w:rsidRPr="00A13037">
        <w:t xml:space="preserve">, ubicándolo entre los diez </w:t>
      </w:r>
      <w:proofErr w:type="spellStart"/>
      <w:r w:rsidRPr="00A13037">
        <w:t>papers</w:t>
      </w:r>
      <w:proofErr w:type="spellEnd"/>
      <w:r w:rsidRPr="00A13037">
        <w:t xml:space="preserve"> más citados del siglo XXI.</w:t>
      </w:r>
    </w:p>
    <w:p w14:paraId="3A5D076E" w14:textId="77777777" w:rsidR="00A13037" w:rsidRPr="00A13037" w:rsidRDefault="00A13037" w:rsidP="00A13037">
      <w:pPr>
        <w:rPr>
          <w:b/>
          <w:bCs/>
        </w:rPr>
      </w:pPr>
      <w:r w:rsidRPr="00A13037">
        <w:rPr>
          <w:b/>
          <w:bCs/>
        </w:rPr>
        <w:t>El nombre "</w:t>
      </w:r>
      <w:proofErr w:type="spellStart"/>
      <w:r w:rsidRPr="00A13037">
        <w:rPr>
          <w:b/>
          <w:bCs/>
        </w:rPr>
        <w:t>Transformer</w:t>
      </w:r>
      <w:proofErr w:type="spellEnd"/>
      <w:r w:rsidRPr="00A13037">
        <w:rPr>
          <w:b/>
          <w:bCs/>
        </w:rPr>
        <w:t>"</w:t>
      </w:r>
    </w:p>
    <w:p w14:paraId="1DF2D0C5" w14:textId="77777777" w:rsidR="00A13037" w:rsidRPr="00A13037" w:rsidRDefault="00A13037" w:rsidP="00A13037">
      <w:r w:rsidRPr="00A13037">
        <w:t xml:space="preserve">Confirmado: el nombre se debe a que a </w:t>
      </w:r>
      <w:r w:rsidRPr="00A13037">
        <w:rPr>
          <w:b/>
          <w:bCs/>
        </w:rPr>
        <w:t>Jakob Uszkoreit</w:t>
      </w:r>
      <w:r w:rsidRPr="00A13037">
        <w:t xml:space="preserve">, uno de los autores, simplemente </w:t>
      </w:r>
      <w:r w:rsidRPr="00A13037">
        <w:rPr>
          <w:b/>
          <w:bCs/>
        </w:rPr>
        <w:t>le gustaba cómo sonaba la palabra</w:t>
      </w:r>
      <w:r w:rsidRPr="00A13037">
        <w:t xml:space="preserve"> — no hay un significado técnico especial detrás de la elección.</w:t>
      </w:r>
    </w:p>
    <w:p w14:paraId="3A4C66C3" w14:textId="77777777" w:rsidR="005068C1" w:rsidRPr="005068C1" w:rsidRDefault="005068C1" w:rsidP="005068C1">
      <w:pPr>
        <w:rPr>
          <w:b/>
          <w:bCs/>
        </w:rPr>
      </w:pPr>
      <w:r w:rsidRPr="005068C1">
        <w:rPr>
          <w:b/>
          <w:bCs/>
        </w:rPr>
        <w:t xml:space="preserve">Qué reemplazó exactamente el </w:t>
      </w:r>
      <w:proofErr w:type="spellStart"/>
      <w:r w:rsidRPr="005068C1">
        <w:rPr>
          <w:b/>
          <w:bCs/>
        </w:rPr>
        <w:t>Transformer</w:t>
      </w:r>
      <w:proofErr w:type="spellEnd"/>
    </w:p>
    <w:p w14:paraId="200F1A76" w14:textId="77777777" w:rsidR="005068C1" w:rsidRDefault="005068C1" w:rsidP="005068C1">
      <w:r w:rsidRPr="005068C1">
        <w:t xml:space="preserve">Antes de 2017, el campo estaba dominado por </w:t>
      </w:r>
      <w:proofErr w:type="spellStart"/>
      <w:r w:rsidRPr="00005E36">
        <w:rPr>
          <w:b/>
          <w:bCs/>
          <w:highlight w:val="yellow"/>
        </w:rPr>
        <w:t>RNNs</w:t>
      </w:r>
      <w:proofErr w:type="spellEnd"/>
      <w:r w:rsidRPr="00005E36">
        <w:rPr>
          <w:b/>
          <w:bCs/>
          <w:highlight w:val="yellow"/>
        </w:rPr>
        <w:t xml:space="preserve"> (Redes Neuronales Recurrentes) y </w:t>
      </w:r>
      <w:proofErr w:type="spellStart"/>
      <w:r w:rsidRPr="00005E36">
        <w:rPr>
          <w:b/>
          <w:bCs/>
          <w:highlight w:val="yellow"/>
        </w:rPr>
        <w:t>LSTMs</w:t>
      </w:r>
      <w:proofErr w:type="spellEnd"/>
      <w:r w:rsidRPr="005068C1">
        <w:t xml:space="preserve">, que procesaban el texto </w:t>
      </w:r>
      <w:r w:rsidRPr="005068C1">
        <w:rPr>
          <w:b/>
          <w:bCs/>
        </w:rPr>
        <w:t>palabra por palabra, de forma secuencial</w:t>
      </w:r>
      <w:r w:rsidRPr="005068C1">
        <w:t xml:space="preserve"> — generando cuellos de botella de velocidad y dificultad para manejar secuencias largas. El mecanismo de atención en sí ya había sido propuesto antes (</w:t>
      </w:r>
      <w:proofErr w:type="spellStart"/>
      <w:r w:rsidRPr="005068C1">
        <w:t>Bahdanau</w:t>
      </w:r>
      <w:proofErr w:type="spellEnd"/>
      <w:r w:rsidRPr="005068C1">
        <w:t xml:space="preserve"> et al., 2014), pero el </w:t>
      </w:r>
      <w:proofErr w:type="spellStart"/>
      <w:proofErr w:type="gramStart"/>
      <w:r w:rsidRPr="005068C1">
        <w:t>paper</w:t>
      </w:r>
      <w:proofErr w:type="spellEnd"/>
      <w:proofErr w:type="gramEnd"/>
      <w:r w:rsidRPr="005068C1">
        <w:t xml:space="preserve"> de 2017 lo puso al centro de una arquitectura completamente nueva, prescindiendo por completo de la recurrencia y las convoluciones.</w:t>
      </w:r>
    </w:p>
    <w:p w14:paraId="72E4088B" w14:textId="77777777" w:rsidR="00D81589" w:rsidRPr="00D81589" w:rsidRDefault="00D81589" w:rsidP="00D81589">
      <w:pPr>
        <w:rPr>
          <w:b/>
          <w:bCs/>
        </w:rPr>
      </w:pPr>
      <w:r w:rsidRPr="00D81589">
        <w:rPr>
          <w:b/>
          <w:bCs/>
        </w:rPr>
        <w:t>El impacto más allá de GPT</w:t>
      </w:r>
    </w:p>
    <w:p w14:paraId="3128C325" w14:textId="77777777" w:rsidR="00D81589" w:rsidRPr="00D81589" w:rsidRDefault="00D81589" w:rsidP="00D81589">
      <w:r w:rsidRPr="00D81589">
        <w:t xml:space="preserve">Confirmado con fuente externa: en 2019, Google también integró esta arquitectura a su motor de búsqueda con una actualización llamada </w:t>
      </w:r>
      <w:r w:rsidRPr="00D81589">
        <w:rPr>
          <w:b/>
          <w:bCs/>
        </w:rPr>
        <w:t>BERT</w:t>
      </w:r>
      <w:r w:rsidRPr="00D81589">
        <w:t xml:space="preserve">, mostrando que el impacto del </w:t>
      </w:r>
      <w:proofErr w:type="spellStart"/>
      <w:r w:rsidRPr="00D81589">
        <w:t>Transformer</w:t>
      </w:r>
      <w:proofErr w:type="spellEnd"/>
      <w:r w:rsidRPr="00D81589">
        <w:t xml:space="preserve"> se extendió mucho más allá de los modelos tipo GPT.</w:t>
      </w:r>
    </w:p>
    <w:p w14:paraId="03D325A8" w14:textId="77777777" w:rsidR="00D81589" w:rsidRPr="00D81589" w:rsidRDefault="00D81589" w:rsidP="00D81589">
      <w:pPr>
        <w:rPr>
          <w:b/>
          <w:bCs/>
        </w:rPr>
      </w:pPr>
      <w:r w:rsidRPr="00D81589">
        <w:rPr>
          <w:b/>
          <w:bCs/>
        </w:rPr>
        <w:t>Las arquitecturas alternativas: Mamba</w:t>
      </w:r>
    </w:p>
    <w:p w14:paraId="56584EE2" w14:textId="77777777" w:rsidR="00D81589" w:rsidRPr="00D81589" w:rsidRDefault="00D81589" w:rsidP="00D81589">
      <w:r w:rsidRPr="00D81589">
        <w:t>La arquitectura de "espacio de estados" (</w:t>
      </w:r>
      <w:proofErr w:type="spellStart"/>
      <w:r w:rsidRPr="00D81589">
        <w:t>state</w:t>
      </w:r>
      <w:proofErr w:type="spellEnd"/>
      <w:r w:rsidRPr="00D81589">
        <w:t xml:space="preserve"> </w:t>
      </w:r>
      <w:proofErr w:type="spellStart"/>
      <w:r w:rsidRPr="00D81589">
        <w:t>space</w:t>
      </w:r>
      <w:proofErr w:type="spellEnd"/>
      <w:r w:rsidRPr="00D81589">
        <w:t xml:space="preserve"> </w:t>
      </w:r>
      <w:proofErr w:type="spellStart"/>
      <w:r w:rsidRPr="00D81589">
        <w:t>model</w:t>
      </w:r>
      <w:proofErr w:type="spellEnd"/>
      <w:r w:rsidRPr="00D81589">
        <w:t xml:space="preserve">) más conocida se llama </w:t>
      </w:r>
      <w:r w:rsidRPr="00D81589">
        <w:rPr>
          <w:b/>
          <w:bCs/>
        </w:rPr>
        <w:t>Mamba</w:t>
      </w:r>
      <w:r w:rsidRPr="00D81589">
        <w:t xml:space="preserve"> (con sus evoluciones Mamba-2 y Mamba-3), desarrollada por investigadores de CMU y Princeton.</w:t>
      </w:r>
    </w:p>
    <w:p w14:paraId="17D375E4" w14:textId="5027BBF4" w:rsidR="00027EA9" w:rsidRDefault="00986B86" w:rsidP="005068C1">
      <w:r w:rsidRPr="00986B86">
        <w:rPr>
          <w:noProof/>
        </w:rPr>
        <w:drawing>
          <wp:inline distT="0" distB="0" distL="0" distR="0" wp14:anchorId="56757B07" wp14:editId="05EC70CA">
            <wp:extent cx="3017520" cy="1366821"/>
            <wp:effectExtent l="19050" t="19050" r="11430" b="24130"/>
            <wp:docPr id="2122046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46408" name=""/>
                    <pic:cNvPicPr/>
                  </pic:nvPicPr>
                  <pic:blipFill>
                    <a:blip r:embed="rId131"/>
                    <a:stretch>
                      <a:fillRect/>
                    </a:stretch>
                  </pic:blipFill>
                  <pic:spPr>
                    <a:xfrm>
                      <a:off x="0" y="0"/>
                      <a:ext cx="3036729" cy="1375522"/>
                    </a:xfrm>
                    <a:prstGeom prst="rect">
                      <a:avLst/>
                    </a:prstGeom>
                    <a:ln w="19050">
                      <a:solidFill>
                        <a:schemeClr val="tx1"/>
                      </a:solidFill>
                    </a:ln>
                  </pic:spPr>
                </pic:pic>
              </a:graphicData>
            </a:graphic>
          </wp:inline>
        </w:drawing>
      </w:r>
    </w:p>
    <w:p w14:paraId="1C37A80A" w14:textId="33FBA19C" w:rsidR="00027EA9" w:rsidRDefault="00136616" w:rsidP="005068C1">
      <w:r w:rsidRPr="00136616">
        <w:t xml:space="preserve">Esto confirma exactamente lo que dice el profesor: por ahora, ningún desafiante ha "ganado" claramente. Un estudio reciente (2026) estima que las arquitecturas </w:t>
      </w:r>
      <w:r w:rsidRPr="00136616">
        <w:rPr>
          <w:b/>
          <w:bCs/>
        </w:rPr>
        <w:t>híbridas</w:t>
      </w:r>
      <w:r w:rsidRPr="00136616">
        <w:t xml:space="preserve"> (combinando Mamba + atención, como el modelo Jamba) tienen un </w:t>
      </w:r>
      <w:r w:rsidRPr="00136616">
        <w:rPr>
          <w:b/>
          <w:bCs/>
        </w:rPr>
        <w:t>45% de probabilidad</w:t>
      </w:r>
      <w:r w:rsidRPr="00136616">
        <w:t xml:space="preserve"> de volverse dominantes en el futuro, contra un 35% de que el </w:t>
      </w:r>
      <w:proofErr w:type="spellStart"/>
      <w:r w:rsidRPr="00136616">
        <w:t>Transformer</w:t>
      </w:r>
      <w:proofErr w:type="spellEnd"/>
      <w:r w:rsidRPr="00136616">
        <w:t xml:space="preserve"> puro se mantenga como estándar — todavía es una carrera abierta.</w:t>
      </w:r>
    </w:p>
    <w:p w14:paraId="32FBB82B" w14:textId="77777777" w:rsidR="00645D16" w:rsidRDefault="00645D16" w:rsidP="005068C1"/>
    <w:p w14:paraId="523E35BD" w14:textId="4EECC813" w:rsidR="00645D16" w:rsidRDefault="00645D16" w:rsidP="00645D16">
      <w:pPr>
        <w:pStyle w:val="Ttulo2"/>
        <w:rPr>
          <w:rFonts w:ascii="Arial" w:hAnsi="Arial" w:cs="Arial"/>
          <w:b/>
          <w:bCs/>
          <w:sz w:val="24"/>
          <w:szCs w:val="24"/>
          <w:highlight w:val="yellow"/>
        </w:rPr>
      </w:pPr>
      <w:bookmarkStart w:id="55" w:name="_Toc243791144"/>
      <w:r>
        <w:rPr>
          <w:rFonts w:ascii="Arial" w:hAnsi="Arial" w:cs="Arial"/>
          <w:b/>
          <w:bCs/>
          <w:sz w:val="24"/>
          <w:szCs w:val="24"/>
          <w:highlight w:val="yellow"/>
        </w:rPr>
        <w:lastRenderedPageBreak/>
        <w:t xml:space="preserve">1.12 Agregado especial: </w:t>
      </w:r>
      <w:r w:rsidRPr="00645D16">
        <w:rPr>
          <w:rFonts w:ascii="Arial" w:hAnsi="Arial" w:cs="Arial"/>
          <w:b/>
          <w:bCs/>
          <w:sz w:val="24"/>
          <w:szCs w:val="24"/>
          <w:highlight w:val="yellow"/>
        </w:rPr>
        <w:t xml:space="preserve">Cómo funciona un </w:t>
      </w:r>
      <w:proofErr w:type="spellStart"/>
      <w:r w:rsidRPr="00645D16">
        <w:rPr>
          <w:rFonts w:ascii="Arial" w:hAnsi="Arial" w:cs="Arial"/>
          <w:b/>
          <w:bCs/>
          <w:sz w:val="24"/>
          <w:szCs w:val="24"/>
          <w:highlight w:val="yellow"/>
        </w:rPr>
        <w:t>Transformer</w:t>
      </w:r>
      <w:proofErr w:type="spellEnd"/>
      <w:r w:rsidRPr="00645D16">
        <w:rPr>
          <w:rFonts w:ascii="Arial" w:hAnsi="Arial" w:cs="Arial"/>
          <w:b/>
          <w:bCs/>
          <w:sz w:val="24"/>
          <w:szCs w:val="24"/>
          <w:highlight w:val="yellow"/>
        </w:rPr>
        <w:t>: el flujo paso a paso</w:t>
      </w:r>
      <w:bookmarkEnd w:id="55"/>
    </w:p>
    <w:p w14:paraId="0BE235A8" w14:textId="77777777" w:rsidR="008656B5" w:rsidRPr="008656B5" w:rsidRDefault="008656B5" w:rsidP="008656B5">
      <w:r w:rsidRPr="008656B5">
        <w:rPr>
          <w:i/>
          <w:iCs/>
        </w:rPr>
        <w:t xml:space="preserve">Apuntes técnicos — basado en el </w:t>
      </w:r>
      <w:proofErr w:type="spellStart"/>
      <w:proofErr w:type="gramStart"/>
      <w:r w:rsidRPr="008656B5">
        <w:rPr>
          <w:i/>
          <w:iCs/>
        </w:rPr>
        <w:t>paper</w:t>
      </w:r>
      <w:proofErr w:type="spellEnd"/>
      <w:proofErr w:type="gramEnd"/>
      <w:r w:rsidRPr="008656B5">
        <w:rPr>
          <w:i/>
          <w:iCs/>
        </w:rPr>
        <w:t xml:space="preserve"> original "</w:t>
      </w:r>
      <w:proofErr w:type="spellStart"/>
      <w:r w:rsidRPr="008656B5">
        <w:rPr>
          <w:i/>
          <w:iCs/>
        </w:rPr>
        <w:t>Attention</w:t>
      </w:r>
      <w:proofErr w:type="spellEnd"/>
      <w:r w:rsidRPr="008656B5">
        <w:rPr>
          <w:i/>
          <w:iCs/>
        </w:rPr>
        <w:t xml:space="preserve"> </w:t>
      </w:r>
      <w:proofErr w:type="spellStart"/>
      <w:r w:rsidRPr="008656B5">
        <w:rPr>
          <w:i/>
          <w:iCs/>
        </w:rPr>
        <w:t>Is</w:t>
      </w:r>
      <w:proofErr w:type="spellEnd"/>
      <w:r w:rsidRPr="008656B5">
        <w:rPr>
          <w:i/>
          <w:iCs/>
        </w:rPr>
        <w:t xml:space="preserve"> </w:t>
      </w:r>
      <w:proofErr w:type="spellStart"/>
      <w:r w:rsidRPr="008656B5">
        <w:rPr>
          <w:i/>
          <w:iCs/>
        </w:rPr>
        <w:t>All</w:t>
      </w:r>
      <w:proofErr w:type="spellEnd"/>
      <w:r w:rsidRPr="008656B5">
        <w:rPr>
          <w:i/>
          <w:iCs/>
        </w:rPr>
        <w:t xml:space="preserve"> You Need" (Vaswani et al., 2017), cubriendo su contenido completo: arquitectura (Secciones 1-3), por qué eligieron Self-</w:t>
      </w:r>
      <w:proofErr w:type="spellStart"/>
      <w:r w:rsidRPr="008656B5">
        <w:rPr>
          <w:i/>
          <w:iCs/>
        </w:rPr>
        <w:t>Attention</w:t>
      </w:r>
      <w:proofErr w:type="spellEnd"/>
      <w:r w:rsidRPr="008656B5">
        <w:rPr>
          <w:i/>
          <w:iCs/>
        </w:rPr>
        <w:t xml:space="preserve"> (Sección 4), cómo se entrenó realmente (Sección 5), sus resultados (Sección 6) y su conclusión (Sección 7). El </w:t>
      </w:r>
      <w:proofErr w:type="spellStart"/>
      <w:proofErr w:type="gramStart"/>
      <w:r w:rsidRPr="008656B5">
        <w:rPr>
          <w:i/>
          <w:iCs/>
        </w:rPr>
        <w:t>paper</w:t>
      </w:r>
      <w:proofErr w:type="spellEnd"/>
      <w:proofErr w:type="gramEnd"/>
      <w:r w:rsidRPr="008656B5">
        <w:rPr>
          <w:i/>
          <w:iCs/>
        </w:rPr>
        <w:t xml:space="preserve"> entrena la arquitectura completa (</w:t>
      </w:r>
      <w:proofErr w:type="spellStart"/>
      <w:r w:rsidRPr="008656B5">
        <w:rPr>
          <w:i/>
          <w:iCs/>
        </w:rPr>
        <w:t>Encoder</w:t>
      </w:r>
      <w:proofErr w:type="spellEnd"/>
      <w:r w:rsidRPr="008656B5">
        <w:rPr>
          <w:i/>
          <w:iCs/>
        </w:rPr>
        <w:t xml:space="preserve"> + </w:t>
      </w:r>
      <w:proofErr w:type="spellStart"/>
      <w:r w:rsidRPr="008656B5">
        <w:rPr>
          <w:i/>
          <w:iCs/>
        </w:rPr>
        <w:t>Decoder</w:t>
      </w:r>
      <w:proofErr w:type="spellEnd"/>
      <w:r w:rsidRPr="008656B5">
        <w:rPr>
          <w:i/>
          <w:iCs/>
        </w:rPr>
        <w:t xml:space="preserve">) específicamente para </w:t>
      </w:r>
      <w:r w:rsidRPr="008656B5">
        <w:rPr>
          <w:b/>
          <w:bCs/>
          <w:i/>
          <w:iCs/>
        </w:rPr>
        <w:t>traducción automática</w:t>
      </w:r>
      <w:r w:rsidRPr="008656B5">
        <w:rPr>
          <w:i/>
          <w:iCs/>
        </w:rPr>
        <w:t xml:space="preserve"> — no para chat ni para "responder preguntas". Por eso este documento sigue ese mismo caso de uso, con el ejemplo que usa el propio </w:t>
      </w:r>
      <w:proofErr w:type="spellStart"/>
      <w:r w:rsidRPr="008656B5">
        <w:rPr>
          <w:i/>
          <w:iCs/>
        </w:rPr>
        <w:t>paper</w:t>
      </w:r>
      <w:proofErr w:type="spellEnd"/>
      <w:r w:rsidRPr="008656B5">
        <w:rPr>
          <w:i/>
          <w:iCs/>
        </w:rPr>
        <w:t>: traducir del inglés al alemán.</w:t>
      </w:r>
    </w:p>
    <w:p w14:paraId="44276A5E" w14:textId="77777777" w:rsidR="008656B5" w:rsidRPr="008656B5" w:rsidRDefault="008656B5" w:rsidP="008656B5">
      <w:pPr>
        <w:rPr>
          <w:b/>
          <w:bCs/>
        </w:rPr>
      </w:pPr>
      <w:r w:rsidRPr="008656B5">
        <w:rPr>
          <w:b/>
          <w:bCs/>
        </w:rPr>
        <w:t>El flujo completo, de punta a punta</w:t>
      </w:r>
    </w:p>
    <w:p w14:paraId="74008012" w14:textId="088379CA" w:rsidR="00645D16" w:rsidRDefault="00045776" w:rsidP="005068C1">
      <w:r w:rsidRPr="00045776">
        <w:rPr>
          <w:noProof/>
        </w:rPr>
        <w:drawing>
          <wp:inline distT="0" distB="0" distL="0" distR="0" wp14:anchorId="36E3E5C4" wp14:editId="11C28514">
            <wp:extent cx="3611880" cy="3227183"/>
            <wp:effectExtent l="38100" t="38100" r="45720" b="30480"/>
            <wp:docPr id="1404719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19051" name=""/>
                    <pic:cNvPicPr/>
                  </pic:nvPicPr>
                  <pic:blipFill>
                    <a:blip r:embed="rId132"/>
                    <a:stretch>
                      <a:fillRect/>
                    </a:stretch>
                  </pic:blipFill>
                  <pic:spPr>
                    <a:xfrm>
                      <a:off x="0" y="0"/>
                      <a:ext cx="3619184" cy="3233709"/>
                    </a:xfrm>
                    <a:prstGeom prst="rect">
                      <a:avLst/>
                    </a:prstGeom>
                    <a:ln w="28575">
                      <a:solidFill>
                        <a:schemeClr val="tx1"/>
                      </a:solidFill>
                    </a:ln>
                  </pic:spPr>
                </pic:pic>
              </a:graphicData>
            </a:graphic>
          </wp:inline>
        </w:drawing>
      </w:r>
    </w:p>
    <w:p w14:paraId="090D51D7" w14:textId="77777777" w:rsidR="00F02C3D" w:rsidRPr="00F02C3D" w:rsidRDefault="00F02C3D" w:rsidP="00F02C3D">
      <w:pPr>
        <w:ind w:left="708"/>
      </w:pPr>
      <w:r w:rsidRPr="00F02C3D">
        <w:rPr>
          <w:rFonts w:ascii="Segoe UI Emoji" w:hAnsi="Segoe UI Emoji" w:cs="Segoe UI Emoji"/>
        </w:rPr>
        <w:t>⚠️</w:t>
      </w:r>
      <w:r w:rsidRPr="00F02C3D">
        <w:t xml:space="preserve"> </w:t>
      </w:r>
      <w:r w:rsidRPr="00F02C3D">
        <w:rPr>
          <w:b/>
          <w:bCs/>
        </w:rPr>
        <w:t>Importante — este es el flujo de INFERENCIA (usar el modelo ya entrenado), no el de entrenamiento.</w:t>
      </w:r>
      <w:r w:rsidRPr="00F02C3D">
        <w:t xml:space="preserve"> Todo lo que describe este documento es lo que pasa cada vez que le </w:t>
      </w:r>
      <w:proofErr w:type="spellStart"/>
      <w:r w:rsidRPr="00F02C3D">
        <w:t>mandás</w:t>
      </w:r>
      <w:proofErr w:type="spellEnd"/>
      <w:r w:rsidRPr="00F02C3D">
        <w:t xml:space="preserve"> una oración a un modelo </w:t>
      </w:r>
      <w:r w:rsidRPr="00F02C3D">
        <w:rPr>
          <w:i/>
          <w:iCs/>
        </w:rPr>
        <w:t>ya terminado</w:t>
      </w:r>
      <w:r w:rsidRPr="00F02C3D">
        <w:t xml:space="preserve"> — desde </w:t>
      </w:r>
      <w:proofErr w:type="spellStart"/>
      <w:r w:rsidRPr="00F02C3D">
        <w:t>tokenizar</w:t>
      </w:r>
      <w:proofErr w:type="spellEnd"/>
      <w:r w:rsidRPr="00F02C3D">
        <w:t xml:space="preserve"> hasta obtener la traducción completa. Todas las flechas van en una sola dirección (hacia adelante).</w:t>
      </w:r>
    </w:p>
    <w:p w14:paraId="5F096937" w14:textId="77777777" w:rsidR="00F02C3D" w:rsidRDefault="00F02C3D" w:rsidP="00F02C3D">
      <w:pPr>
        <w:ind w:left="708"/>
      </w:pPr>
      <w:r w:rsidRPr="00F02C3D">
        <w:t xml:space="preserve">Existe un proceso distinto, llamado </w:t>
      </w:r>
      <w:proofErr w:type="spellStart"/>
      <w:r w:rsidRPr="00F02C3D">
        <w:rPr>
          <w:b/>
          <w:bCs/>
        </w:rPr>
        <w:t>backpropagation</w:t>
      </w:r>
      <w:proofErr w:type="spellEnd"/>
      <w:r w:rsidRPr="00F02C3D">
        <w:t xml:space="preserve"> (</w:t>
      </w:r>
      <w:proofErr w:type="spellStart"/>
      <w:r w:rsidRPr="00F02C3D">
        <w:t>retropropagación</w:t>
      </w:r>
      <w:proofErr w:type="spellEnd"/>
      <w:r w:rsidRPr="00F02C3D">
        <w:t xml:space="preserve">), que es el que efectivamente </w:t>
      </w:r>
      <w:r w:rsidRPr="00F02C3D">
        <w:rPr>
          <w:b/>
          <w:bCs/>
        </w:rPr>
        <w:t>entrena</w:t>
      </w:r>
      <w:r w:rsidRPr="00F02C3D">
        <w:t xml:space="preserve"> el modelo — el que ajusta los 512 números de cada </w:t>
      </w:r>
      <w:proofErr w:type="spellStart"/>
      <w:r w:rsidRPr="00F02C3D">
        <w:t>embedding</w:t>
      </w:r>
      <w:proofErr w:type="spellEnd"/>
      <w:r w:rsidRPr="00F02C3D">
        <w:t xml:space="preserve"> y todos los demás </w:t>
      </w:r>
      <w:r w:rsidRPr="00F02C3D">
        <w:rPr>
          <w:b/>
          <w:bCs/>
        </w:rPr>
        <w:t>pesos</w:t>
      </w:r>
      <w:r w:rsidRPr="00F02C3D">
        <w:t xml:space="preserve"> (ver el recuadro </w:t>
      </w:r>
      <w:r w:rsidRPr="00F02C3D">
        <w:rPr>
          <w:rFonts w:ascii="Segoe UI Emoji" w:hAnsi="Segoe UI Emoji" w:cs="Segoe UI Emoji"/>
        </w:rPr>
        <w:t>🎲</w:t>
      </w:r>
      <w:r w:rsidRPr="00F02C3D">
        <w:t xml:space="preserve"> más abajo, en el Paso 1). Ese proceso agrega pasos </w:t>
      </w:r>
      <w:r w:rsidRPr="00F02C3D">
        <w:rPr>
          <w:i/>
          <w:iCs/>
        </w:rPr>
        <w:t>después</w:t>
      </w:r>
      <w:r w:rsidRPr="00F02C3D">
        <w:t xml:space="preserve"> del Paso 5 (comparar la traducción generada contra la traducción real del corpus de entrenamiento, calcular el error, y propagar ese error hacia atrás por todas las capas) y solo ocurre durante el entrenamiento — no cada vez que </w:t>
      </w:r>
      <w:proofErr w:type="spellStart"/>
      <w:r w:rsidRPr="00F02C3D">
        <w:t>usás</w:t>
      </w:r>
      <w:proofErr w:type="spellEnd"/>
      <w:r w:rsidRPr="00F02C3D">
        <w:t xml:space="preserve"> el modelo. Este documento se enfoca en el flujo de arriba (inferencia); </w:t>
      </w:r>
      <w:proofErr w:type="spellStart"/>
      <w:r w:rsidRPr="00F02C3D">
        <w:t>backpropagation</w:t>
      </w:r>
      <w:proofErr w:type="spellEnd"/>
      <w:r w:rsidRPr="00F02C3D">
        <w:t xml:space="preserve"> queda fuera de su alcance por ahora.</w:t>
      </w:r>
    </w:p>
    <w:p w14:paraId="1536A79A" w14:textId="7148E0B5" w:rsidR="00A64A49" w:rsidRDefault="00A64A49" w:rsidP="00F02C3D">
      <w:pPr>
        <w:ind w:left="708"/>
      </w:pPr>
      <w:r w:rsidRPr="00A64A49">
        <w:rPr>
          <w:b/>
          <w:bCs/>
        </w:rPr>
        <w:t>¿Qué son exactamente los "pesos" (</w:t>
      </w:r>
      <w:proofErr w:type="spellStart"/>
      <w:r w:rsidRPr="00A64A49">
        <w:rPr>
          <w:b/>
          <w:bCs/>
        </w:rPr>
        <w:t>weights</w:t>
      </w:r>
      <w:proofErr w:type="spellEnd"/>
      <w:r w:rsidRPr="00A64A49">
        <w:rPr>
          <w:b/>
          <w:bCs/>
        </w:rPr>
        <w:t>)?</w:t>
      </w:r>
      <w:r>
        <w:rPr>
          <w:b/>
          <w:bCs/>
        </w:rPr>
        <w:t xml:space="preserve"> </w:t>
      </w:r>
      <w:r>
        <w:t xml:space="preserve">Es el nombre técnico general para </w:t>
      </w:r>
      <w:r>
        <w:rPr>
          <w:b/>
          <w:bCs/>
        </w:rPr>
        <w:t xml:space="preserve">cualquier </w:t>
      </w:r>
      <w:proofErr w:type="spellStart"/>
      <w:r>
        <w:rPr>
          <w:b/>
          <w:bCs/>
        </w:rPr>
        <w:t>numero</w:t>
      </w:r>
      <w:proofErr w:type="spellEnd"/>
      <w:r>
        <w:rPr>
          <w:b/>
          <w:bCs/>
        </w:rPr>
        <w:t xml:space="preserve"> ajustable </w:t>
      </w:r>
      <w:r>
        <w:t xml:space="preserve">dentro de una red neuronal – no es un concepto nuevo, es el mismo tipo de numero </w:t>
      </w:r>
      <w:r w:rsidR="003C3D45">
        <w:t xml:space="preserve">que ya </w:t>
      </w:r>
      <w:proofErr w:type="spellStart"/>
      <w:r w:rsidR="003C3D45">
        <w:t>venis</w:t>
      </w:r>
      <w:proofErr w:type="spellEnd"/>
      <w:r w:rsidR="003C3D45">
        <w:t xml:space="preserve"> viendo en este documento con distintos nombres: los 512 de cada </w:t>
      </w:r>
      <w:proofErr w:type="spellStart"/>
      <w:r w:rsidR="00BD4F73">
        <w:t>embedding</w:t>
      </w:r>
      <w:proofErr w:type="spellEnd"/>
      <w:r w:rsidR="00BD4F73">
        <w:t xml:space="preserve">, los números de las matrices Q/K/V en la atención, los de las capas </w:t>
      </w:r>
      <w:proofErr w:type="spellStart"/>
      <w:r w:rsidR="00BD4F73">
        <w:t>Feed</w:t>
      </w:r>
      <w:proofErr w:type="spellEnd"/>
      <w:r w:rsidR="00BD4F73">
        <w:t xml:space="preserve">-Forward. Todos son “pesos”. El nombre viene de que cada </w:t>
      </w:r>
      <w:r w:rsidR="00126AEF">
        <w:t xml:space="preserve">uno determina cuanto “pesa” (cuanta influencia tiene) una conexión en el resultado final. </w:t>
      </w:r>
      <w:r w:rsidR="00126AEF" w:rsidRPr="00126AEF">
        <w:t xml:space="preserve">Es también, casi como sinónimo, lo que se llama </w:t>
      </w:r>
      <w:r w:rsidR="00126AEF" w:rsidRPr="00126AEF">
        <w:rPr>
          <w:b/>
          <w:bCs/>
        </w:rPr>
        <w:t>"parámetros"</w:t>
      </w:r>
      <w:r w:rsidR="00126AEF" w:rsidRPr="00126AEF">
        <w:t xml:space="preserve"> — cuando </w:t>
      </w:r>
      <w:proofErr w:type="spellStart"/>
      <w:r w:rsidR="00126AEF" w:rsidRPr="00126AEF">
        <w:t>escuchás</w:t>
      </w:r>
      <w:proofErr w:type="spellEnd"/>
      <w:r w:rsidR="00126AEF" w:rsidRPr="00126AEF">
        <w:t xml:space="preserve"> que un modelo tiene "65 millones de parámetros" (como el de la tabla más abajo) o "cientos de miles de millones" (como GPT-5), es exactamente esto: la cantidad total de pesos que tiene ese modelo.</w:t>
      </w:r>
    </w:p>
    <w:p w14:paraId="78DAA862" w14:textId="37D60CD2" w:rsidR="00126AEF" w:rsidRPr="0023346E" w:rsidRDefault="00126AEF" w:rsidP="00126AEF">
      <w:pPr>
        <w:pStyle w:val="Ttulo3"/>
        <w:rPr>
          <w:rFonts w:cs="Arial"/>
          <w:b/>
          <w:bCs/>
          <w:sz w:val="24"/>
          <w:szCs w:val="24"/>
        </w:rPr>
      </w:pPr>
      <w:bookmarkStart w:id="56" w:name="_Toc243791145"/>
      <w:r w:rsidRPr="0023346E">
        <w:rPr>
          <w:rFonts w:cs="Arial"/>
          <w:b/>
          <w:bCs/>
          <w:sz w:val="24"/>
          <w:szCs w:val="24"/>
          <w:highlight w:val="yellow"/>
        </w:rPr>
        <w:lastRenderedPageBreak/>
        <w:t xml:space="preserve">1.12.1 </w:t>
      </w:r>
      <w:r w:rsidR="0023346E" w:rsidRPr="0023346E">
        <w:rPr>
          <w:rFonts w:cs="Arial"/>
          <w:b/>
          <w:bCs/>
          <w:sz w:val="24"/>
          <w:szCs w:val="24"/>
          <w:highlight w:val="yellow"/>
        </w:rPr>
        <w:t xml:space="preserve">Fase previa: entrenar el </w:t>
      </w:r>
      <w:proofErr w:type="spellStart"/>
      <w:r w:rsidR="0023346E" w:rsidRPr="0023346E">
        <w:rPr>
          <w:rFonts w:cs="Arial"/>
          <w:b/>
          <w:bCs/>
          <w:sz w:val="24"/>
          <w:szCs w:val="24"/>
          <w:highlight w:val="yellow"/>
        </w:rPr>
        <w:t>tokenizador</w:t>
      </w:r>
      <w:proofErr w:type="spellEnd"/>
      <w:r w:rsidR="0023346E" w:rsidRPr="0023346E">
        <w:rPr>
          <w:rFonts w:cs="Arial"/>
          <w:b/>
          <w:bCs/>
          <w:sz w:val="24"/>
          <w:szCs w:val="24"/>
          <w:highlight w:val="yellow"/>
        </w:rPr>
        <w:t xml:space="preserve"> (BPE) — una sola vez, antes de todo</w:t>
      </w:r>
      <w:bookmarkEnd w:id="56"/>
    </w:p>
    <w:p w14:paraId="7D259232" w14:textId="77777777" w:rsidR="002519A3" w:rsidRPr="002519A3" w:rsidRDefault="002519A3" w:rsidP="002519A3">
      <w:r w:rsidRPr="002519A3">
        <w:t xml:space="preserve">Antes de que el modelo exista siquiera, hace falta armar el </w:t>
      </w:r>
      <w:r w:rsidRPr="002519A3">
        <w:rPr>
          <w:b/>
          <w:bCs/>
        </w:rPr>
        <w:t>vocabulario</w:t>
      </w:r>
      <w:r w:rsidRPr="002519A3">
        <w:t xml:space="preserve"> — la tabla fija de reglas que después va a usar el Paso 0 para partir cualquier texto en tokens. Esto se hace </w:t>
      </w:r>
      <w:r w:rsidRPr="002519A3">
        <w:rPr>
          <w:b/>
          <w:bCs/>
        </w:rPr>
        <w:t>una única vez</w:t>
      </w:r>
      <w:r w:rsidRPr="002519A3">
        <w:t xml:space="preserve">, sobre un corpus de texto gigante, con el algoritmo </w:t>
      </w:r>
      <w:r w:rsidRPr="002519A3">
        <w:rPr>
          <w:b/>
          <w:bCs/>
        </w:rPr>
        <w:t xml:space="preserve">Byte-Pair </w:t>
      </w:r>
      <w:proofErr w:type="spellStart"/>
      <w:r w:rsidRPr="002519A3">
        <w:rPr>
          <w:b/>
          <w:bCs/>
        </w:rPr>
        <w:t>Encoding</w:t>
      </w:r>
      <w:proofErr w:type="spellEnd"/>
      <w:r w:rsidRPr="002519A3">
        <w:rPr>
          <w:b/>
          <w:bCs/>
        </w:rPr>
        <w:t xml:space="preserve"> (BPE)</w:t>
      </w:r>
      <w:r w:rsidRPr="002519A3">
        <w:t xml:space="preserve"> — y nunca se </w:t>
      </w:r>
      <w:proofErr w:type="gramStart"/>
      <w:r w:rsidRPr="002519A3">
        <w:t>vuelve a repetir</w:t>
      </w:r>
      <w:proofErr w:type="gramEnd"/>
      <w:r w:rsidRPr="002519A3">
        <w:t xml:space="preserve"> mientras el modelo esté en uso.</w:t>
      </w:r>
    </w:p>
    <w:p w14:paraId="256687FE" w14:textId="77777777" w:rsidR="002519A3" w:rsidRPr="002519A3" w:rsidRDefault="002519A3" w:rsidP="002519A3">
      <w:r w:rsidRPr="002519A3">
        <w:t xml:space="preserve">El </w:t>
      </w:r>
      <w:proofErr w:type="spellStart"/>
      <w:proofErr w:type="gramStart"/>
      <w:r w:rsidRPr="002519A3">
        <w:t>paper</w:t>
      </w:r>
      <w:proofErr w:type="spellEnd"/>
      <w:proofErr w:type="gramEnd"/>
      <w:r w:rsidRPr="002519A3">
        <w:t xml:space="preserve"> original necesita </w:t>
      </w:r>
      <w:r w:rsidRPr="002519A3">
        <w:rPr>
          <w:b/>
          <w:bCs/>
        </w:rPr>
        <w:t>dos vocabularios</w:t>
      </w:r>
      <w:r w:rsidRPr="002519A3">
        <w:t xml:space="preserve">: uno para el idioma de origen (inglés) y otro para el de destino (alemán) — o, según el caso, uno compartido entre ambos (el </w:t>
      </w:r>
      <w:proofErr w:type="spellStart"/>
      <w:proofErr w:type="gramStart"/>
      <w:r w:rsidRPr="002519A3">
        <w:t>paper</w:t>
      </w:r>
      <w:proofErr w:type="spellEnd"/>
      <w:proofErr w:type="gramEnd"/>
      <w:r w:rsidRPr="002519A3">
        <w:t xml:space="preserve"> usa un vocabulario compartido de ~37.000 tokens para su experimento inglés-alemán).</w:t>
      </w:r>
    </w:p>
    <w:p w14:paraId="3F1B3362" w14:textId="77777777" w:rsidR="00C76693" w:rsidRPr="00C76693" w:rsidRDefault="00C76693" w:rsidP="00C76693">
      <w:pPr>
        <w:rPr>
          <w:b/>
          <w:bCs/>
        </w:rPr>
      </w:pPr>
      <w:r w:rsidRPr="00C76693">
        <w:rPr>
          <w:b/>
          <w:bCs/>
        </w:rPr>
        <w:t>Cómo funciona BPE, paso a paso</w:t>
      </w:r>
    </w:p>
    <w:p w14:paraId="22D5221D" w14:textId="77777777" w:rsidR="002D2753" w:rsidRPr="002D2753" w:rsidRDefault="002D2753" w:rsidP="002D2753">
      <w:r w:rsidRPr="002D2753">
        <w:t xml:space="preserve">Arranca separando el texto en letras sueltas, y va </w:t>
      </w:r>
      <w:r w:rsidRPr="002D2753">
        <w:rPr>
          <w:b/>
          <w:bCs/>
        </w:rPr>
        <w:t>fusionando repetidamente el par de símbolos que más se repite</w:t>
      </w:r>
      <w:r w:rsidRPr="002D2753">
        <w:t xml:space="preserve"> en el corpus de entrenamiento, una fusión a la vez.</w:t>
      </w:r>
    </w:p>
    <w:p w14:paraId="658A797E" w14:textId="77777777" w:rsidR="002D2753" w:rsidRPr="002D2753" w:rsidRDefault="002D2753" w:rsidP="002D2753">
      <w:r w:rsidRPr="002D2753">
        <w:rPr>
          <w:b/>
          <w:bCs/>
        </w:rPr>
        <w:t>Ejemplo completo, con las palabras "bajo", "bajar", "bajando" y "caja"</w:t>
      </w:r>
      <w:r w:rsidRPr="002D2753">
        <w:t xml:space="preserve"> (en español, solo para ver la mecánica — el vocabulario real del </w:t>
      </w:r>
      <w:proofErr w:type="spellStart"/>
      <w:r w:rsidRPr="002D2753">
        <w:t>paper</w:t>
      </w:r>
      <w:proofErr w:type="spellEnd"/>
      <w:r w:rsidRPr="002D2753">
        <w:t xml:space="preserve"> sería en inglés y alemán):</w:t>
      </w:r>
    </w:p>
    <w:p w14:paraId="3C84D181" w14:textId="77777777" w:rsidR="002D2753" w:rsidRPr="002D2753" w:rsidRDefault="002D2753" w:rsidP="002D2753">
      <w:r w:rsidRPr="002D2753">
        <w:rPr>
          <w:b/>
          <w:bCs/>
        </w:rPr>
        <w:t>Punto de partida — todo separado en letras:</w:t>
      </w:r>
    </w:p>
    <w:p w14:paraId="212443A1" w14:textId="6FE7B692" w:rsidR="0074515F" w:rsidRDefault="00573E51" w:rsidP="005068C1">
      <w:r w:rsidRPr="00573E51">
        <w:rPr>
          <w:noProof/>
        </w:rPr>
        <w:drawing>
          <wp:inline distT="0" distB="0" distL="0" distR="0" wp14:anchorId="2753FDF8" wp14:editId="6967DA96">
            <wp:extent cx="3970020" cy="823791"/>
            <wp:effectExtent l="0" t="0" r="0" b="0"/>
            <wp:docPr id="499962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62477" name=""/>
                    <pic:cNvPicPr/>
                  </pic:nvPicPr>
                  <pic:blipFill>
                    <a:blip r:embed="rId133"/>
                    <a:stretch>
                      <a:fillRect/>
                    </a:stretch>
                  </pic:blipFill>
                  <pic:spPr>
                    <a:xfrm>
                      <a:off x="0" y="0"/>
                      <a:ext cx="3993124" cy="828585"/>
                    </a:xfrm>
                    <a:prstGeom prst="rect">
                      <a:avLst/>
                    </a:prstGeom>
                  </pic:spPr>
                </pic:pic>
              </a:graphicData>
            </a:graphic>
          </wp:inline>
        </w:drawing>
      </w:r>
    </w:p>
    <w:p w14:paraId="3700F96C" w14:textId="77777777" w:rsidR="00573E51" w:rsidRPr="00573E51" w:rsidRDefault="00573E51" w:rsidP="00573E51">
      <w:r w:rsidRPr="00573E51">
        <w:rPr>
          <w:b/>
          <w:bCs/>
        </w:rPr>
        <w:t>Fusión 1</w:t>
      </w:r>
      <w:r w:rsidRPr="00573E51">
        <w:t xml:space="preserve">: el par </w:t>
      </w:r>
      <w:proofErr w:type="spellStart"/>
      <w:r w:rsidRPr="00573E51">
        <w:t>a+j</w:t>
      </w:r>
      <w:proofErr w:type="spellEnd"/>
      <w:r w:rsidRPr="00573E51">
        <w:t xml:space="preserve"> es el que más se repite (aparece en las 4 palabras) → se fusiona en aj</w:t>
      </w:r>
    </w:p>
    <w:p w14:paraId="79EE902A" w14:textId="50C81C91" w:rsidR="00573E51" w:rsidRDefault="00573E51" w:rsidP="005068C1">
      <w:r w:rsidRPr="00573E51">
        <w:rPr>
          <w:noProof/>
        </w:rPr>
        <w:drawing>
          <wp:inline distT="0" distB="0" distL="0" distR="0" wp14:anchorId="27FCBF05" wp14:editId="53CF4570">
            <wp:extent cx="3977640" cy="739040"/>
            <wp:effectExtent l="0" t="0" r="3810" b="4445"/>
            <wp:docPr id="353849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49356" name=""/>
                    <pic:cNvPicPr/>
                  </pic:nvPicPr>
                  <pic:blipFill>
                    <a:blip r:embed="rId134"/>
                    <a:stretch>
                      <a:fillRect/>
                    </a:stretch>
                  </pic:blipFill>
                  <pic:spPr>
                    <a:xfrm>
                      <a:off x="0" y="0"/>
                      <a:ext cx="4011341" cy="745302"/>
                    </a:xfrm>
                    <a:prstGeom prst="rect">
                      <a:avLst/>
                    </a:prstGeom>
                  </pic:spPr>
                </pic:pic>
              </a:graphicData>
            </a:graphic>
          </wp:inline>
        </w:drawing>
      </w:r>
    </w:p>
    <w:p w14:paraId="1D8DF429" w14:textId="77777777" w:rsidR="00573E51" w:rsidRPr="00573E51" w:rsidRDefault="00573E51" w:rsidP="00573E51">
      <w:r w:rsidRPr="00573E51">
        <w:rPr>
          <w:b/>
          <w:bCs/>
        </w:rPr>
        <w:t>Fusión 2</w:t>
      </w:r>
      <w:r w:rsidRPr="00573E51">
        <w:t xml:space="preserve">: ahora </w:t>
      </w:r>
      <w:proofErr w:type="spellStart"/>
      <w:r w:rsidRPr="00402C48">
        <w:rPr>
          <w:b/>
          <w:bCs/>
        </w:rPr>
        <w:t>b+aj</w:t>
      </w:r>
      <w:proofErr w:type="spellEnd"/>
      <w:r w:rsidRPr="00573E51">
        <w:t xml:space="preserve"> es el más frecuente (aparece en 3 de las 4) → se fusiona en </w:t>
      </w:r>
      <w:proofErr w:type="spellStart"/>
      <w:r w:rsidRPr="00573E51">
        <w:t>baj</w:t>
      </w:r>
      <w:proofErr w:type="spellEnd"/>
    </w:p>
    <w:p w14:paraId="560920A5" w14:textId="6E543390" w:rsidR="00573E51" w:rsidRDefault="00402C48" w:rsidP="005068C1">
      <w:r w:rsidRPr="00402C48">
        <w:rPr>
          <w:noProof/>
        </w:rPr>
        <w:drawing>
          <wp:inline distT="0" distB="0" distL="0" distR="0" wp14:anchorId="2D1AF3FC" wp14:editId="7549C3CF">
            <wp:extent cx="3962400" cy="794349"/>
            <wp:effectExtent l="0" t="0" r="0" b="6350"/>
            <wp:docPr id="1891178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78033" name=""/>
                    <pic:cNvPicPr/>
                  </pic:nvPicPr>
                  <pic:blipFill>
                    <a:blip r:embed="rId135"/>
                    <a:stretch>
                      <a:fillRect/>
                    </a:stretch>
                  </pic:blipFill>
                  <pic:spPr>
                    <a:xfrm>
                      <a:off x="0" y="0"/>
                      <a:ext cx="3991923" cy="800267"/>
                    </a:xfrm>
                    <a:prstGeom prst="rect">
                      <a:avLst/>
                    </a:prstGeom>
                  </pic:spPr>
                </pic:pic>
              </a:graphicData>
            </a:graphic>
          </wp:inline>
        </w:drawing>
      </w:r>
    </w:p>
    <w:p w14:paraId="3A941CB2" w14:textId="77777777" w:rsidR="00402C48" w:rsidRPr="00402C48" w:rsidRDefault="00402C48" w:rsidP="00402C48">
      <w:r w:rsidRPr="00402C48">
        <w:rPr>
          <w:b/>
          <w:bCs/>
        </w:rPr>
        <w:t>Fusión 3</w:t>
      </w:r>
      <w:r w:rsidRPr="00402C48">
        <w:t xml:space="preserve">: </w:t>
      </w:r>
      <w:proofErr w:type="spellStart"/>
      <w:r w:rsidRPr="00402C48">
        <w:rPr>
          <w:b/>
          <w:bCs/>
        </w:rPr>
        <w:t>aj+a</w:t>
      </w:r>
      <w:proofErr w:type="spellEnd"/>
      <w:r w:rsidRPr="00402C48">
        <w:t xml:space="preserve"> se repite en "bajar", "bajando" y "caja" → se fusiona en </w:t>
      </w:r>
      <w:r w:rsidRPr="00402C48">
        <w:rPr>
          <w:b/>
          <w:bCs/>
        </w:rPr>
        <w:t>aja</w:t>
      </w:r>
    </w:p>
    <w:p w14:paraId="6E34F6AA" w14:textId="75F1DC41" w:rsidR="00402C48" w:rsidRDefault="002659CA" w:rsidP="005068C1">
      <w:r w:rsidRPr="002659CA">
        <w:rPr>
          <w:noProof/>
        </w:rPr>
        <w:drawing>
          <wp:inline distT="0" distB="0" distL="0" distR="0" wp14:anchorId="5A9BAA90" wp14:editId="22FAFDAE">
            <wp:extent cx="3977640" cy="891702"/>
            <wp:effectExtent l="0" t="0" r="3810" b="3810"/>
            <wp:docPr id="1329628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28795" name=""/>
                    <pic:cNvPicPr/>
                  </pic:nvPicPr>
                  <pic:blipFill>
                    <a:blip r:embed="rId136"/>
                    <a:stretch>
                      <a:fillRect/>
                    </a:stretch>
                  </pic:blipFill>
                  <pic:spPr>
                    <a:xfrm>
                      <a:off x="0" y="0"/>
                      <a:ext cx="3993626" cy="895286"/>
                    </a:xfrm>
                    <a:prstGeom prst="rect">
                      <a:avLst/>
                    </a:prstGeom>
                  </pic:spPr>
                </pic:pic>
              </a:graphicData>
            </a:graphic>
          </wp:inline>
        </w:drawing>
      </w:r>
    </w:p>
    <w:p w14:paraId="408D4041" w14:textId="77777777" w:rsidR="002659CA" w:rsidRPr="002659CA" w:rsidRDefault="002659CA" w:rsidP="002659CA">
      <w:r w:rsidRPr="002659CA">
        <w:rPr>
          <w:b/>
          <w:bCs/>
        </w:rPr>
        <w:t>Fusión 4</w:t>
      </w:r>
      <w:r w:rsidRPr="002659CA">
        <w:t xml:space="preserve">: </w:t>
      </w:r>
      <w:proofErr w:type="spellStart"/>
      <w:r w:rsidRPr="002659CA">
        <w:t>baj+o</w:t>
      </w:r>
      <w:proofErr w:type="spellEnd"/>
      <w:r w:rsidRPr="002659CA">
        <w:t xml:space="preserve"> aparece en "bajo" y "bajando" → se fusiona en bajo</w:t>
      </w:r>
    </w:p>
    <w:p w14:paraId="5B03F3F6" w14:textId="06373485" w:rsidR="002659CA" w:rsidRDefault="00280EA5" w:rsidP="005068C1">
      <w:r w:rsidRPr="00280EA5">
        <w:rPr>
          <w:noProof/>
        </w:rPr>
        <w:drawing>
          <wp:inline distT="0" distB="0" distL="0" distR="0" wp14:anchorId="0EE68C2A" wp14:editId="3D44F46B">
            <wp:extent cx="4069080" cy="791743"/>
            <wp:effectExtent l="0" t="0" r="0" b="8890"/>
            <wp:docPr id="1078127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27997" name=""/>
                    <pic:cNvPicPr/>
                  </pic:nvPicPr>
                  <pic:blipFill>
                    <a:blip r:embed="rId137"/>
                    <a:stretch>
                      <a:fillRect/>
                    </a:stretch>
                  </pic:blipFill>
                  <pic:spPr>
                    <a:xfrm>
                      <a:off x="0" y="0"/>
                      <a:ext cx="4093488" cy="796492"/>
                    </a:xfrm>
                    <a:prstGeom prst="rect">
                      <a:avLst/>
                    </a:prstGeom>
                  </pic:spPr>
                </pic:pic>
              </a:graphicData>
            </a:graphic>
          </wp:inline>
        </w:drawing>
      </w:r>
    </w:p>
    <w:p w14:paraId="5ACB1D88" w14:textId="77777777" w:rsidR="00816953" w:rsidRPr="00816953" w:rsidRDefault="00816953" w:rsidP="00816953">
      <w:r w:rsidRPr="00816953">
        <w:lastRenderedPageBreak/>
        <w:t xml:space="preserve">Y así sigue, cientos o miles de veces más, hasta llegar al tamaño de vocabulario deseado (los ~37.000 tokens del </w:t>
      </w:r>
      <w:proofErr w:type="spellStart"/>
      <w:r w:rsidRPr="00816953">
        <w:t>paper</w:t>
      </w:r>
      <w:proofErr w:type="spellEnd"/>
      <w:r w:rsidRPr="00816953">
        <w:t xml:space="preserve"> de 2017, por ejemplo — los </w:t>
      </w:r>
      <w:proofErr w:type="spellStart"/>
      <w:r w:rsidRPr="00816953">
        <w:t>tokenizadores</w:t>
      </w:r>
      <w:proofErr w:type="spellEnd"/>
      <w:r w:rsidRPr="00816953">
        <w:t xml:space="preserve"> modernos suelen ir de 30.000 a 100.000 tokens). Confirmado con fuentes técnicas actuales: </w:t>
      </w:r>
      <w:r w:rsidRPr="00816953">
        <w:rPr>
          <w:b/>
          <w:bCs/>
        </w:rPr>
        <w:t>GPT-2, GPT-4 y Llama 3</w:t>
      </w:r>
      <w:r w:rsidRPr="00816953">
        <w:t xml:space="preserve"> usan variantes de BPE — es el algoritmo de tokenización más usado hoy en día en modelos de lenguaje.</w:t>
      </w:r>
    </w:p>
    <w:p w14:paraId="3D38D840" w14:textId="77777777" w:rsidR="00816953" w:rsidRPr="00816953" w:rsidRDefault="00816953" w:rsidP="00816953">
      <w:r w:rsidRPr="00816953">
        <w:rPr>
          <w:b/>
          <w:bCs/>
        </w:rPr>
        <w:t>El resultado final de este proceso</w:t>
      </w:r>
      <w:r w:rsidRPr="00816953">
        <w:t xml:space="preserve">: palabras muy comunes terminan siendo </w:t>
      </w:r>
      <w:r w:rsidRPr="00816953">
        <w:rPr>
          <w:b/>
          <w:bCs/>
        </w:rPr>
        <w:t>un solo token completo</w:t>
      </w:r>
      <w:r w:rsidRPr="00816953">
        <w:t xml:space="preserve">, porque aparecieron tantas veces que se fusionaron del todo. Palabras raras o poco frecuentes se quedan partidas en </w:t>
      </w:r>
      <w:r w:rsidRPr="00816953">
        <w:rPr>
          <w:b/>
          <w:bCs/>
        </w:rPr>
        <w:t>pedazos más chicos</w:t>
      </w:r>
      <w:r w:rsidRPr="00816953">
        <w:t xml:space="preserve"> que sí llegaron a formarse durante el proceso.</w:t>
      </w:r>
    </w:p>
    <w:p w14:paraId="1439972A" w14:textId="77777777" w:rsidR="00504918" w:rsidRPr="00504918" w:rsidRDefault="00504918" w:rsidP="00504918">
      <w:pPr>
        <w:rPr>
          <w:b/>
          <w:bCs/>
        </w:rPr>
      </w:pPr>
      <w:r w:rsidRPr="00504918">
        <w:rPr>
          <w:b/>
          <w:bCs/>
        </w:rPr>
        <w:t>Lo que queda guardado al terminar esta fase</w:t>
      </w:r>
    </w:p>
    <w:p w14:paraId="0068D1F2" w14:textId="77777777" w:rsidR="00504918" w:rsidRPr="00504918" w:rsidRDefault="00504918" w:rsidP="00504918">
      <w:r w:rsidRPr="00504918">
        <w:t xml:space="preserve">Al final de este proceso, </w:t>
      </w:r>
      <w:r w:rsidRPr="00504918">
        <w:rPr>
          <w:b/>
          <w:bCs/>
        </w:rPr>
        <w:t>no queda ningún modelo de lenguaje todavía</w:t>
      </w:r>
      <w:r w:rsidRPr="00504918">
        <w:t xml:space="preserve"> — solo quedan guardados dos archivos: la lista de tokens con su número, y la lista ordenada de reglas de fusión que se usaron para llegar a ellos. Juntos forman el "vocabulario", listo para usarse cada vez que haga falta </w:t>
      </w:r>
      <w:proofErr w:type="spellStart"/>
      <w:r w:rsidRPr="00504918">
        <w:t>tokenizar</w:t>
      </w:r>
      <w:proofErr w:type="spellEnd"/>
      <w:r w:rsidRPr="00504918">
        <w:t xml:space="preserve"> texto nuevo. Recién ahí arranca el flujo del modelo en sí, que se repite cada vez que se usa.</w:t>
      </w:r>
    </w:p>
    <w:p w14:paraId="56E30C74" w14:textId="77777777" w:rsidR="00BC029D" w:rsidRPr="00BC029D" w:rsidRDefault="00BC029D" w:rsidP="00BC029D">
      <w:pPr>
        <w:rPr>
          <w:b/>
          <w:bCs/>
        </w:rPr>
      </w:pPr>
      <w:r w:rsidRPr="00BC029D">
        <w:rPr>
          <w:b/>
          <w:bCs/>
        </w:rPr>
        <w:t>Cómo se ve un vocabulario en la práctica</w:t>
      </w:r>
    </w:p>
    <w:p w14:paraId="6756F67D" w14:textId="77777777" w:rsidR="00BC029D" w:rsidRPr="00BC029D" w:rsidRDefault="00BC029D" w:rsidP="00BC029D">
      <w:r w:rsidRPr="00BC029D">
        <w:t>Siguiendo el ejemplo de "bajo", "bajar", "bajando", "caja" de arriba, así se vería guardado:</w:t>
      </w:r>
    </w:p>
    <w:p w14:paraId="56DBC78F" w14:textId="77777777" w:rsidR="00BC029D" w:rsidRPr="00BC029D" w:rsidRDefault="00BC029D" w:rsidP="00BC029D">
      <w:r w:rsidRPr="00BC029D">
        <w:rPr>
          <w:b/>
          <w:bCs/>
        </w:rPr>
        <w:t xml:space="preserve">La lista de tokens </w:t>
      </w:r>
      <w:r w:rsidRPr="006E34E6">
        <w:rPr>
          <w:b/>
          <w:bCs/>
          <w:highlight w:val="yellow"/>
        </w:rPr>
        <w:t>(</w:t>
      </w:r>
      <w:proofErr w:type="spellStart"/>
      <w:proofErr w:type="gramStart"/>
      <w:r w:rsidRPr="006E34E6">
        <w:rPr>
          <w:b/>
          <w:bCs/>
          <w:highlight w:val="yellow"/>
        </w:rPr>
        <w:t>vocab.json</w:t>
      </w:r>
      <w:proofErr w:type="spellEnd"/>
      <w:proofErr w:type="gramEnd"/>
      <w:r w:rsidRPr="006E34E6">
        <w:rPr>
          <w:b/>
          <w:bCs/>
          <w:highlight w:val="yellow"/>
        </w:rPr>
        <w:t>)</w:t>
      </w:r>
      <w:r w:rsidRPr="00BC029D">
        <w:t xml:space="preserve"> — cada token, con su número fijo (el token ID):</w:t>
      </w:r>
    </w:p>
    <w:p w14:paraId="4B37FFC8" w14:textId="13C43642" w:rsidR="00280EA5" w:rsidRDefault="006E34E6" w:rsidP="005068C1">
      <w:r w:rsidRPr="006E34E6">
        <w:rPr>
          <w:noProof/>
        </w:rPr>
        <w:drawing>
          <wp:inline distT="0" distB="0" distL="0" distR="0" wp14:anchorId="6962512C" wp14:editId="0E89D6F6">
            <wp:extent cx="3627120" cy="2100137"/>
            <wp:effectExtent l="0" t="0" r="0" b="0"/>
            <wp:docPr id="1814078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78436" name=""/>
                    <pic:cNvPicPr/>
                  </pic:nvPicPr>
                  <pic:blipFill>
                    <a:blip r:embed="rId138"/>
                    <a:stretch>
                      <a:fillRect/>
                    </a:stretch>
                  </pic:blipFill>
                  <pic:spPr>
                    <a:xfrm>
                      <a:off x="0" y="0"/>
                      <a:ext cx="3634796" cy="2104581"/>
                    </a:xfrm>
                    <a:prstGeom prst="rect">
                      <a:avLst/>
                    </a:prstGeom>
                  </pic:spPr>
                </pic:pic>
              </a:graphicData>
            </a:graphic>
          </wp:inline>
        </w:drawing>
      </w:r>
    </w:p>
    <w:p w14:paraId="26D36FC5" w14:textId="77777777" w:rsidR="006E34E6" w:rsidRPr="006E34E6" w:rsidRDefault="006E34E6" w:rsidP="006E34E6">
      <w:r w:rsidRPr="006E34E6">
        <w:rPr>
          <w:b/>
          <w:bCs/>
        </w:rPr>
        <w:t xml:space="preserve">Las reglas de fusión </w:t>
      </w:r>
      <w:r w:rsidRPr="006E34E6">
        <w:rPr>
          <w:b/>
          <w:bCs/>
          <w:highlight w:val="yellow"/>
        </w:rPr>
        <w:t>(merges.txt)</w:t>
      </w:r>
      <w:r w:rsidRPr="006E34E6">
        <w:t xml:space="preserve"> — en el orden exacto en que se aprendieron, porque ese orden importa al </w:t>
      </w:r>
      <w:proofErr w:type="spellStart"/>
      <w:r w:rsidRPr="006E34E6">
        <w:t>tokenizar</w:t>
      </w:r>
      <w:proofErr w:type="spellEnd"/>
      <w:r w:rsidRPr="006E34E6">
        <w:t xml:space="preserve"> texto nuevo:</w:t>
      </w:r>
    </w:p>
    <w:p w14:paraId="31026EE3" w14:textId="45B68D1A" w:rsidR="006E34E6" w:rsidRDefault="006E34E6" w:rsidP="005068C1">
      <w:r w:rsidRPr="006E34E6">
        <w:rPr>
          <w:noProof/>
        </w:rPr>
        <w:drawing>
          <wp:inline distT="0" distB="0" distL="0" distR="0" wp14:anchorId="074FFA46" wp14:editId="7BF78BF5">
            <wp:extent cx="3604260" cy="685107"/>
            <wp:effectExtent l="0" t="0" r="0" b="1270"/>
            <wp:docPr id="1371144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44753" name=""/>
                    <pic:cNvPicPr/>
                  </pic:nvPicPr>
                  <pic:blipFill>
                    <a:blip r:embed="rId139"/>
                    <a:stretch>
                      <a:fillRect/>
                    </a:stretch>
                  </pic:blipFill>
                  <pic:spPr>
                    <a:xfrm>
                      <a:off x="0" y="0"/>
                      <a:ext cx="3640712" cy="692036"/>
                    </a:xfrm>
                    <a:prstGeom prst="rect">
                      <a:avLst/>
                    </a:prstGeom>
                  </pic:spPr>
                </pic:pic>
              </a:graphicData>
            </a:graphic>
          </wp:inline>
        </w:drawing>
      </w:r>
    </w:p>
    <w:p w14:paraId="4EEFDBFA" w14:textId="77777777" w:rsidR="00174494" w:rsidRPr="00174494" w:rsidRDefault="00174494" w:rsidP="00174494">
      <w:r w:rsidRPr="00174494">
        <w:t xml:space="preserve">Este formato no es inventado — es, de hecho, cómo </w:t>
      </w:r>
      <w:proofErr w:type="spellStart"/>
      <w:r w:rsidRPr="00174494">
        <w:t>OpenAI</w:t>
      </w:r>
      <w:proofErr w:type="spellEnd"/>
      <w:r w:rsidRPr="00174494">
        <w:t xml:space="preserve"> publicó públicamente el </w:t>
      </w:r>
      <w:proofErr w:type="spellStart"/>
      <w:r w:rsidRPr="00174494">
        <w:t>tokenizador</w:t>
      </w:r>
      <w:proofErr w:type="spellEnd"/>
      <w:r w:rsidRPr="00174494">
        <w:t xml:space="preserve"> de GPT-2. Un fragmento real de su </w:t>
      </w:r>
      <w:proofErr w:type="spellStart"/>
      <w:proofErr w:type="gramStart"/>
      <w:r w:rsidRPr="00174494">
        <w:t>vocab.json</w:t>
      </w:r>
      <w:proofErr w:type="spellEnd"/>
      <w:proofErr w:type="gramEnd"/>
      <w:r w:rsidRPr="00174494">
        <w:t xml:space="preserve"> tiene esta forma:</w:t>
      </w:r>
    </w:p>
    <w:p w14:paraId="0588D79A" w14:textId="6262F369" w:rsidR="00174494" w:rsidRDefault="00174494" w:rsidP="005068C1">
      <w:r w:rsidRPr="00174494">
        <w:rPr>
          <w:noProof/>
        </w:rPr>
        <w:drawing>
          <wp:inline distT="0" distB="0" distL="0" distR="0" wp14:anchorId="5BCFAFEE" wp14:editId="390B1E3F">
            <wp:extent cx="3611880" cy="1081020"/>
            <wp:effectExtent l="0" t="0" r="7620" b="5080"/>
            <wp:docPr id="1922366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66334" name=""/>
                    <pic:cNvPicPr/>
                  </pic:nvPicPr>
                  <pic:blipFill>
                    <a:blip r:embed="rId140"/>
                    <a:stretch>
                      <a:fillRect/>
                    </a:stretch>
                  </pic:blipFill>
                  <pic:spPr>
                    <a:xfrm>
                      <a:off x="0" y="0"/>
                      <a:ext cx="3630261" cy="1086521"/>
                    </a:xfrm>
                    <a:prstGeom prst="rect">
                      <a:avLst/>
                    </a:prstGeom>
                  </pic:spPr>
                </pic:pic>
              </a:graphicData>
            </a:graphic>
          </wp:inline>
        </w:drawing>
      </w:r>
    </w:p>
    <w:p w14:paraId="36CE51F3" w14:textId="77777777" w:rsidR="00507F3B" w:rsidRPr="00507F3B" w:rsidRDefault="00507F3B" w:rsidP="00507F3B">
      <w:r w:rsidRPr="00507F3B">
        <w:t>(El símbolo Ġ es la forma que usa GPT-2 para marcar "esta palabra tiene un espacio antes" — un detalle propio de su implementación.)</w:t>
      </w:r>
    </w:p>
    <w:p w14:paraId="4C56331A" w14:textId="3FA75855" w:rsidR="00174494" w:rsidRDefault="00174494" w:rsidP="00174494">
      <w:pPr>
        <w:pStyle w:val="Ttulo3"/>
        <w:rPr>
          <w:rFonts w:cs="Arial"/>
          <w:b/>
          <w:bCs/>
          <w:sz w:val="24"/>
          <w:szCs w:val="24"/>
        </w:rPr>
      </w:pPr>
      <w:bookmarkStart w:id="57" w:name="_Toc243791146"/>
      <w:r w:rsidRPr="00BD2ABB">
        <w:rPr>
          <w:rFonts w:cs="Arial"/>
          <w:b/>
          <w:bCs/>
          <w:sz w:val="24"/>
          <w:szCs w:val="24"/>
          <w:highlight w:val="yellow"/>
        </w:rPr>
        <w:lastRenderedPageBreak/>
        <w:t>1.12.</w:t>
      </w:r>
      <w:r w:rsidR="00BD121A">
        <w:rPr>
          <w:rFonts w:cs="Arial"/>
          <w:b/>
          <w:bCs/>
          <w:sz w:val="24"/>
          <w:szCs w:val="24"/>
          <w:highlight w:val="yellow"/>
        </w:rPr>
        <w:t>2</w:t>
      </w:r>
      <w:r w:rsidRPr="00BD2ABB">
        <w:rPr>
          <w:rFonts w:cs="Arial"/>
          <w:b/>
          <w:bCs/>
          <w:sz w:val="24"/>
          <w:szCs w:val="24"/>
          <w:highlight w:val="yellow"/>
        </w:rPr>
        <w:t xml:space="preserve"> </w:t>
      </w:r>
      <w:r w:rsidR="00DD3DBB" w:rsidRPr="00BD2ABB">
        <w:rPr>
          <w:rFonts w:cs="Arial"/>
          <w:b/>
          <w:bCs/>
          <w:sz w:val="24"/>
          <w:szCs w:val="24"/>
          <w:highlight w:val="yellow"/>
        </w:rPr>
        <w:t xml:space="preserve">Paso 0: </w:t>
      </w:r>
      <w:proofErr w:type="spellStart"/>
      <w:r w:rsidR="00DD3DBB" w:rsidRPr="00BD2ABB">
        <w:rPr>
          <w:rFonts w:cs="Arial"/>
          <w:b/>
          <w:bCs/>
          <w:sz w:val="24"/>
          <w:szCs w:val="24"/>
          <w:highlight w:val="yellow"/>
        </w:rPr>
        <w:t>Tokenizacion</w:t>
      </w:r>
      <w:proofErr w:type="spellEnd"/>
      <w:r w:rsidR="00DD3DBB" w:rsidRPr="00BD2ABB">
        <w:rPr>
          <w:rFonts w:cs="Arial"/>
          <w:b/>
          <w:bCs/>
          <w:sz w:val="24"/>
          <w:szCs w:val="24"/>
          <w:highlight w:val="yellow"/>
        </w:rPr>
        <w:t xml:space="preserve"> –</w:t>
      </w:r>
      <w:r w:rsidR="00B538EA">
        <w:rPr>
          <w:rFonts w:cs="Arial"/>
          <w:b/>
          <w:bCs/>
          <w:sz w:val="24"/>
          <w:szCs w:val="24"/>
          <w:highlight w:val="yellow"/>
        </w:rPr>
        <w:t>tokens id -</w:t>
      </w:r>
      <w:r w:rsidR="00DD3DBB" w:rsidRPr="00BD2ABB">
        <w:rPr>
          <w:rFonts w:cs="Arial"/>
          <w:b/>
          <w:bCs/>
          <w:sz w:val="24"/>
          <w:szCs w:val="24"/>
          <w:highlight w:val="yellow"/>
        </w:rPr>
        <w:t xml:space="preserve"> convertir texto en números enteros</w:t>
      </w:r>
      <w:bookmarkEnd w:id="57"/>
    </w:p>
    <w:p w14:paraId="7FB8D8AD" w14:textId="77777777" w:rsidR="00422C0E" w:rsidRPr="00422C0E" w:rsidRDefault="00422C0E" w:rsidP="00422C0E">
      <w:r w:rsidRPr="00422C0E">
        <w:t xml:space="preserve">Antes de que exista cualquier </w:t>
      </w:r>
      <w:proofErr w:type="spellStart"/>
      <w:r w:rsidRPr="00422C0E">
        <w:t>embedding</w:t>
      </w:r>
      <w:proofErr w:type="spellEnd"/>
      <w:r w:rsidRPr="00422C0E">
        <w:t xml:space="preserve">, el texto tiene que pasar por la </w:t>
      </w:r>
      <w:r w:rsidRPr="00422C0E">
        <w:rPr>
          <w:b/>
          <w:bCs/>
        </w:rPr>
        <w:t>tokenización</w:t>
      </w:r>
      <w:r w:rsidRPr="00422C0E">
        <w:t>: partir la oración en pedazos (tokens) y asignarle a cada uno un número entero, usando el diccionario fijo (el vocabulario) que se armó en la fase previa.</w:t>
      </w:r>
    </w:p>
    <w:p w14:paraId="4FD57E2C" w14:textId="300F52BC" w:rsidR="00174494" w:rsidRDefault="00422C0E" w:rsidP="00422C0E">
      <w:pPr>
        <w:ind w:left="708"/>
      </w:pPr>
      <w:r w:rsidRPr="00422C0E">
        <w:rPr>
          <w:rFonts w:ascii="Segoe UI Emoji" w:hAnsi="Segoe UI Emoji" w:cs="Segoe UI Emoji"/>
        </w:rPr>
        <w:t>🕐</w:t>
      </w:r>
      <w:r w:rsidRPr="00422C0E">
        <w:t xml:space="preserve"> </w:t>
      </w:r>
      <w:r w:rsidRPr="00422C0E">
        <w:rPr>
          <w:b/>
          <w:bCs/>
        </w:rPr>
        <w:t>Recordatorio</w:t>
      </w:r>
      <w:r w:rsidRPr="00422C0E">
        <w:t xml:space="preserve">: ese vocabulario ya viene </w:t>
      </w:r>
      <w:r w:rsidRPr="00422C0E">
        <w:rPr>
          <w:b/>
          <w:bCs/>
        </w:rPr>
        <w:t>entrenado de antes</w:t>
      </w:r>
      <w:r w:rsidRPr="00422C0E">
        <w:t xml:space="preserve"> (ver la sección "Fase previa" de arriba). Acá solo se </w:t>
      </w:r>
      <w:r w:rsidRPr="00422C0E">
        <w:rPr>
          <w:b/>
          <w:bCs/>
        </w:rPr>
        <w:t>aplican</w:t>
      </w:r>
      <w:r w:rsidRPr="00422C0E">
        <w:t xml:space="preserve"> esas reglas ya aprendidas — no se vuelve a calcular nada.</w:t>
      </w:r>
    </w:p>
    <w:p w14:paraId="04F7D3AE" w14:textId="77777777" w:rsidR="00F14E3B" w:rsidRPr="00F14E3B" w:rsidRDefault="00F14E3B" w:rsidP="00F14E3B">
      <w:pPr>
        <w:rPr>
          <w:b/>
          <w:bCs/>
        </w:rPr>
      </w:pPr>
      <w:proofErr w:type="spellStart"/>
      <w:r w:rsidRPr="00F14E3B">
        <w:rPr>
          <w:b/>
          <w:bCs/>
        </w:rPr>
        <w:t>Tokenizando</w:t>
      </w:r>
      <w:proofErr w:type="spellEnd"/>
      <w:r w:rsidRPr="00F14E3B">
        <w:rPr>
          <w:b/>
          <w:bCs/>
        </w:rPr>
        <w:t xml:space="preserve"> la oración de entrada: "The </w:t>
      </w:r>
      <w:proofErr w:type="spellStart"/>
      <w:r w:rsidRPr="00F14E3B">
        <w:rPr>
          <w:b/>
          <w:bCs/>
        </w:rPr>
        <w:t>dog</w:t>
      </w:r>
      <w:proofErr w:type="spellEnd"/>
      <w:r w:rsidRPr="00F14E3B">
        <w:rPr>
          <w:b/>
          <w:bCs/>
        </w:rPr>
        <w:t xml:space="preserve"> </w:t>
      </w:r>
      <w:proofErr w:type="spellStart"/>
      <w:r w:rsidRPr="00F14E3B">
        <w:rPr>
          <w:b/>
          <w:bCs/>
        </w:rPr>
        <w:t>eats</w:t>
      </w:r>
      <w:proofErr w:type="spellEnd"/>
      <w:r w:rsidRPr="00F14E3B">
        <w:rPr>
          <w:b/>
          <w:bCs/>
        </w:rPr>
        <w:t xml:space="preserve"> bread"</w:t>
      </w:r>
    </w:p>
    <w:p w14:paraId="740184F3" w14:textId="77777777" w:rsidR="00F14E3B" w:rsidRPr="00F14E3B" w:rsidRDefault="00F14E3B" w:rsidP="00F14E3B">
      <w:r w:rsidRPr="00F14E3B">
        <w:t xml:space="preserve">Usando un vocabulario en inglés (con </w:t>
      </w:r>
      <w:proofErr w:type="spellStart"/>
      <w:r w:rsidRPr="00F14E3B">
        <w:t>IDs</w:t>
      </w:r>
      <w:proofErr w:type="spellEnd"/>
      <w:r w:rsidRPr="00F14E3B">
        <w:t xml:space="preserve"> inventados, solo para el ejemplo — un vocabulario real tiene decenas de miles de tokens):</w:t>
      </w:r>
    </w:p>
    <w:p w14:paraId="4AE27D5A" w14:textId="3E931BF1" w:rsidR="00422C0E" w:rsidRDefault="00F14E3B" w:rsidP="00422C0E">
      <w:r w:rsidRPr="00F14E3B">
        <w:rPr>
          <w:noProof/>
        </w:rPr>
        <w:drawing>
          <wp:inline distT="0" distB="0" distL="0" distR="0" wp14:anchorId="2CA3B3BC" wp14:editId="241D8545">
            <wp:extent cx="3448050" cy="671907"/>
            <wp:effectExtent l="19050" t="19050" r="19050" b="13970"/>
            <wp:docPr id="1958727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27990" name=""/>
                    <pic:cNvPicPr/>
                  </pic:nvPicPr>
                  <pic:blipFill>
                    <a:blip r:embed="rId141"/>
                    <a:stretch>
                      <a:fillRect/>
                    </a:stretch>
                  </pic:blipFill>
                  <pic:spPr>
                    <a:xfrm>
                      <a:off x="0" y="0"/>
                      <a:ext cx="3485608" cy="679226"/>
                    </a:xfrm>
                    <a:prstGeom prst="rect">
                      <a:avLst/>
                    </a:prstGeom>
                    <a:ln w="19050">
                      <a:solidFill>
                        <a:schemeClr val="tx1"/>
                      </a:solidFill>
                    </a:ln>
                  </pic:spPr>
                </pic:pic>
              </a:graphicData>
            </a:graphic>
          </wp:inline>
        </w:drawing>
      </w:r>
    </w:p>
    <w:p w14:paraId="34E69A95" w14:textId="163D1ED6" w:rsidR="00734E86" w:rsidRDefault="00EC5154" w:rsidP="0095084D">
      <w:pPr>
        <w:ind w:left="708"/>
      </w:pPr>
      <w:r w:rsidRPr="00EC5154">
        <w:rPr>
          <w:rFonts w:ascii="Segoe UI Emoji" w:hAnsi="Segoe UI Emoji" w:cs="Segoe UI Emoji"/>
        </w:rPr>
        <w:t>📌</w:t>
      </w:r>
      <w:r w:rsidRPr="00EC5154">
        <w:t xml:space="preserve"> </w:t>
      </w:r>
      <w:r w:rsidRPr="00EC5154">
        <w:rPr>
          <w:b/>
          <w:bCs/>
        </w:rPr>
        <w:t>De dónde salen esos números</w:t>
      </w:r>
      <w:r w:rsidRPr="00EC5154">
        <w:t>:</w:t>
      </w:r>
      <w:r>
        <w:t xml:space="preserve"> </w:t>
      </w:r>
      <w:r w:rsidR="008A2353" w:rsidRPr="008A2353">
        <w:t xml:space="preserve">cada uno es el resultado de </w:t>
      </w:r>
      <w:r w:rsidR="008A2353" w:rsidRPr="008A2353">
        <w:rPr>
          <w:b/>
          <w:bCs/>
        </w:rPr>
        <w:t xml:space="preserve">buscar la palabra en el </w:t>
      </w:r>
      <w:proofErr w:type="spellStart"/>
      <w:proofErr w:type="gramStart"/>
      <w:r w:rsidR="008A2353" w:rsidRPr="008A2353">
        <w:rPr>
          <w:b/>
          <w:bCs/>
        </w:rPr>
        <w:t>vocab.json</w:t>
      </w:r>
      <w:proofErr w:type="spellEnd"/>
      <w:proofErr w:type="gramEnd"/>
      <w:r w:rsidR="008A2353" w:rsidRPr="008A2353">
        <w:t xml:space="preserve"> — no se calculan ni se inventan, son una consulta directa a una tabla fija (igual que buscar una palabra en un diccionario de papel: "</w:t>
      </w:r>
      <w:proofErr w:type="spellStart"/>
      <w:r w:rsidR="008A2353" w:rsidRPr="008A2353">
        <w:t>dog</w:t>
      </w:r>
      <w:proofErr w:type="spellEnd"/>
      <w:r w:rsidR="008A2353" w:rsidRPr="008A2353">
        <w:t xml:space="preserve">" siempre está en la misma entrada, con el mismo número al lado). Como el </w:t>
      </w:r>
      <w:proofErr w:type="spellStart"/>
      <w:proofErr w:type="gramStart"/>
      <w:r w:rsidR="008A2353" w:rsidRPr="008A2353">
        <w:t>vocab.json</w:t>
      </w:r>
      <w:proofErr w:type="spellEnd"/>
      <w:proofErr w:type="gramEnd"/>
      <w:r w:rsidR="008A2353" w:rsidRPr="008A2353">
        <w:t xml:space="preserve"> no cambia, buscar "</w:t>
      </w:r>
      <w:proofErr w:type="spellStart"/>
      <w:r w:rsidR="008A2353" w:rsidRPr="008A2353">
        <w:t>dog</w:t>
      </w:r>
      <w:proofErr w:type="spellEnd"/>
      <w:r w:rsidR="008A2353" w:rsidRPr="008A2353">
        <w:t xml:space="preserve">" </w:t>
      </w:r>
      <w:r w:rsidR="008A2353" w:rsidRPr="008A2353">
        <w:rPr>
          <w:b/>
          <w:bCs/>
        </w:rPr>
        <w:t>siempre</w:t>
      </w:r>
      <w:r w:rsidR="008A2353" w:rsidRPr="008A2353">
        <w:t xml:space="preserve"> da el ID 120 — por eso esta tokenización se hace </w:t>
      </w:r>
      <w:r w:rsidR="008A2353" w:rsidRPr="008A2353">
        <w:rPr>
          <w:b/>
          <w:bCs/>
        </w:rPr>
        <w:t>una sola vez</w:t>
      </w:r>
      <w:r w:rsidR="008A2353" w:rsidRPr="008A2353">
        <w:t>, al principio: repetirla en cada ronda de generación daría exactamente el mismo resultado, así que sería trabajo innecesario.</w:t>
      </w:r>
      <w:r w:rsidR="00734E86">
        <w:tab/>
      </w:r>
    </w:p>
    <w:p w14:paraId="00F9E3AE" w14:textId="77777777" w:rsidR="0095084D" w:rsidRPr="0095084D" w:rsidRDefault="0095084D" w:rsidP="0095084D">
      <w:r w:rsidRPr="0095084D">
        <w:t xml:space="preserve">Este es el texto que entra al </w:t>
      </w:r>
      <w:proofErr w:type="spellStart"/>
      <w:r w:rsidRPr="0095084D">
        <w:rPr>
          <w:b/>
          <w:bCs/>
        </w:rPr>
        <w:t>Encoder</w:t>
      </w:r>
      <w:proofErr w:type="spellEnd"/>
      <w:r w:rsidRPr="0095084D">
        <w:t xml:space="preserve"> — la mitad </w:t>
      </w:r>
      <w:proofErr w:type="gramStart"/>
      <w:r w:rsidRPr="0095084D">
        <w:t>del modelo encargada</w:t>
      </w:r>
      <w:proofErr w:type="gramEnd"/>
      <w:r w:rsidRPr="0095084D">
        <w:t xml:space="preserve"> de "leer y entender" la oración de origen.</w:t>
      </w:r>
    </w:p>
    <w:p w14:paraId="76E684A5" w14:textId="2E33E642" w:rsidR="000B1AA3" w:rsidRDefault="00F003C2" w:rsidP="000B1AA3">
      <w:pPr>
        <w:ind w:left="708"/>
      </w:pPr>
      <w:r w:rsidRPr="00F003C2">
        <w:rPr>
          <w:rFonts w:ascii="Segoe UI Emoji" w:hAnsi="Segoe UI Emoji" w:cs="Segoe UI Emoji"/>
        </w:rPr>
        <w:t>🔁</w:t>
      </w:r>
      <w:r w:rsidRPr="00F003C2">
        <w:t xml:space="preserve"> </w:t>
      </w:r>
      <w:r w:rsidRPr="00F003C2">
        <w:rPr>
          <w:b/>
          <w:bCs/>
        </w:rPr>
        <w:t>¿Con qué frecuencia pasa esto?</w:t>
      </w:r>
      <w:r>
        <w:rPr>
          <w:b/>
          <w:bCs/>
        </w:rPr>
        <w:t xml:space="preserve"> </w:t>
      </w:r>
      <w:r w:rsidR="000B1AA3" w:rsidRPr="000B1AA3">
        <w:t xml:space="preserve">El </w:t>
      </w:r>
      <w:r w:rsidR="000B1AA3" w:rsidRPr="000B1AA3">
        <w:rPr>
          <w:b/>
          <w:bCs/>
        </w:rPr>
        <w:t>vocabulario</w:t>
      </w:r>
      <w:r w:rsidR="000B1AA3" w:rsidRPr="000B1AA3">
        <w:t xml:space="preserve"> (BPE) se entrena una sola vez, para siempre — pero </w:t>
      </w:r>
      <w:proofErr w:type="spellStart"/>
      <w:r w:rsidR="000B1AA3" w:rsidRPr="000B1AA3">
        <w:rPr>
          <w:b/>
          <w:bCs/>
        </w:rPr>
        <w:t>tokenizar</w:t>
      </w:r>
      <w:proofErr w:type="spellEnd"/>
      <w:r w:rsidR="000B1AA3" w:rsidRPr="000B1AA3">
        <w:t xml:space="preserve"> un texto (aplicar esas reglas ya aprendidas) pasa </w:t>
      </w:r>
      <w:r w:rsidR="000B1AA3" w:rsidRPr="000B1AA3">
        <w:rPr>
          <w:b/>
          <w:bCs/>
        </w:rPr>
        <w:t>cada vez</w:t>
      </w:r>
      <w:r w:rsidR="000B1AA3" w:rsidRPr="000B1AA3">
        <w:t xml:space="preserve"> que le </w:t>
      </w:r>
      <w:proofErr w:type="spellStart"/>
      <w:r w:rsidR="000B1AA3" w:rsidRPr="000B1AA3">
        <w:t>mandás</w:t>
      </w:r>
      <w:proofErr w:type="spellEnd"/>
      <w:r w:rsidR="000B1AA3" w:rsidRPr="000B1AA3">
        <w:t xml:space="preserve"> un </w:t>
      </w:r>
      <w:proofErr w:type="spellStart"/>
      <w:r w:rsidR="000B1AA3" w:rsidRPr="000B1AA3">
        <w:t>prompt</w:t>
      </w:r>
      <w:proofErr w:type="spellEnd"/>
      <w:r w:rsidR="000B1AA3" w:rsidRPr="000B1AA3">
        <w:t xml:space="preserve"> nuevo al modelo, no es algo que quede guardado. Y dentro de un mismo </w:t>
      </w:r>
      <w:proofErr w:type="spellStart"/>
      <w:r w:rsidR="000B1AA3" w:rsidRPr="000B1AA3">
        <w:t>prompt</w:t>
      </w:r>
      <w:proofErr w:type="spellEnd"/>
      <w:r w:rsidR="000B1AA3" w:rsidRPr="000B1AA3">
        <w:t xml:space="preserve">: la oración de entrada en inglés se </w:t>
      </w:r>
      <w:proofErr w:type="spellStart"/>
      <w:r w:rsidR="000B1AA3" w:rsidRPr="000B1AA3">
        <w:t>tokeniza</w:t>
      </w:r>
      <w:proofErr w:type="spellEnd"/>
      <w:r w:rsidR="000B1AA3" w:rsidRPr="000B1AA3">
        <w:t xml:space="preserve"> </w:t>
      </w:r>
      <w:r w:rsidR="000B1AA3" w:rsidRPr="000B1AA3">
        <w:rPr>
          <w:b/>
          <w:bCs/>
        </w:rPr>
        <w:t>una sola vez, al principio</w:t>
      </w:r>
      <w:r w:rsidR="000B1AA3" w:rsidRPr="000B1AA3">
        <w:t xml:space="preserve"> — no se vuelve a </w:t>
      </w:r>
      <w:proofErr w:type="spellStart"/>
      <w:r w:rsidR="000B1AA3" w:rsidRPr="000B1AA3">
        <w:t>tokenizar</w:t>
      </w:r>
      <w:proofErr w:type="spellEnd"/>
      <w:r w:rsidR="000B1AA3" w:rsidRPr="000B1AA3">
        <w:t xml:space="preserve"> en cada ronda de generación (ver la sección "Generando la traducción completa", más abajo, donde la representación del </w:t>
      </w:r>
      <w:proofErr w:type="spellStart"/>
      <w:r w:rsidR="000B1AA3" w:rsidRPr="000B1AA3">
        <w:t>Encoder</w:t>
      </w:r>
      <w:proofErr w:type="spellEnd"/>
      <w:r w:rsidR="000B1AA3" w:rsidRPr="000B1AA3">
        <w:t xml:space="preserve"> se calcula una vez y se reutiliza). </w:t>
      </w:r>
      <w:proofErr w:type="gramStart"/>
      <w:r w:rsidR="000B1AA3" w:rsidRPr="000B1AA3">
        <w:t>Los token</w:t>
      </w:r>
      <w:proofErr w:type="gramEnd"/>
      <w:r w:rsidR="000B1AA3" w:rsidRPr="000B1AA3">
        <w:t xml:space="preserve"> </w:t>
      </w:r>
      <w:proofErr w:type="spellStart"/>
      <w:r w:rsidR="000B1AA3" w:rsidRPr="000B1AA3">
        <w:t>IDs</w:t>
      </w:r>
      <w:proofErr w:type="spellEnd"/>
      <w:r w:rsidR="000B1AA3" w:rsidRPr="000B1AA3">
        <w:t xml:space="preserve"> que va generando el </w:t>
      </w:r>
      <w:proofErr w:type="spellStart"/>
      <w:r w:rsidR="000B1AA3" w:rsidRPr="000B1AA3">
        <w:rPr>
          <w:b/>
          <w:bCs/>
        </w:rPr>
        <w:t>Decoder</w:t>
      </w:r>
      <w:proofErr w:type="spellEnd"/>
      <w:r w:rsidR="000B1AA3" w:rsidRPr="000B1AA3">
        <w:t xml:space="preserve">, en cambio, sí aparecen uno nuevo por ronda — pero no pasan por "tokenización" en el sentido de BPE: nacen directamente como número, elegidos por el </w:t>
      </w:r>
      <w:proofErr w:type="spellStart"/>
      <w:r w:rsidR="000B1AA3" w:rsidRPr="000B1AA3">
        <w:t>softmax</w:t>
      </w:r>
      <w:proofErr w:type="spellEnd"/>
      <w:r w:rsidR="000B1AA3" w:rsidRPr="000B1AA3">
        <w:t xml:space="preserve"> final (Paso 5), y recién se convierten a texto al buscarlos en el vocabulario alemán.</w:t>
      </w:r>
    </w:p>
    <w:p w14:paraId="59586AC3" w14:textId="77777777" w:rsidR="00070CF4" w:rsidRPr="00070CF4" w:rsidRDefault="00070CF4" w:rsidP="00070CF4">
      <w:pPr>
        <w:ind w:left="708"/>
        <w:rPr>
          <w:b/>
          <w:bCs/>
        </w:rPr>
      </w:pPr>
      <w:r w:rsidRPr="00070CF4">
        <w:rPr>
          <w:b/>
          <w:bCs/>
        </w:rPr>
        <w:t>Y del otro lado: el mismo vocabulario, para la salida</w:t>
      </w:r>
    </w:p>
    <w:p w14:paraId="7DA91304" w14:textId="6813A54B" w:rsidR="001809D1" w:rsidRPr="00070CF4" w:rsidRDefault="00070CF4" w:rsidP="000B1AA3">
      <w:pPr>
        <w:ind w:left="708"/>
      </w:pPr>
      <w:r w:rsidRPr="00070CF4">
        <w:rPr>
          <w:rFonts w:ascii="Segoe UI Emoji" w:hAnsi="Segoe UI Emoji" w:cs="Segoe UI Emoji"/>
        </w:rPr>
        <w:t>🚨</w:t>
      </w:r>
      <w:r w:rsidRPr="00070CF4">
        <w:t xml:space="preserve"> </w:t>
      </w:r>
      <w:r w:rsidRPr="00070CF4">
        <w:rPr>
          <w:b/>
          <w:bCs/>
        </w:rPr>
        <w:t xml:space="preserve">Corrección verificada contra el </w:t>
      </w:r>
      <w:proofErr w:type="spellStart"/>
      <w:proofErr w:type="gramStart"/>
      <w:r w:rsidRPr="00070CF4">
        <w:rPr>
          <w:b/>
          <w:bCs/>
        </w:rPr>
        <w:t>paper</w:t>
      </w:r>
      <w:proofErr w:type="spellEnd"/>
      <w:proofErr w:type="gramEnd"/>
      <w:r w:rsidRPr="00070CF4">
        <w:rPr>
          <w:b/>
          <w:bCs/>
        </w:rPr>
        <w:t xml:space="preserve"> (Sección 5.1):</w:t>
      </w:r>
      <w:r>
        <w:rPr>
          <w:b/>
          <w:bCs/>
        </w:rPr>
        <w:t xml:space="preserve"> </w:t>
      </w:r>
      <w:r>
        <w:t xml:space="preserve">El </w:t>
      </w:r>
      <w:proofErr w:type="spellStart"/>
      <w:proofErr w:type="gramStart"/>
      <w:r>
        <w:t>paper</w:t>
      </w:r>
      <w:proofErr w:type="spellEnd"/>
      <w:proofErr w:type="gramEnd"/>
      <w:r>
        <w:t xml:space="preserve"> </w:t>
      </w:r>
      <w:r>
        <w:rPr>
          <w:b/>
          <w:bCs/>
        </w:rPr>
        <w:t xml:space="preserve">no </w:t>
      </w:r>
      <w:r>
        <w:t xml:space="preserve">usa un vocabulario </w:t>
      </w:r>
      <w:proofErr w:type="spellStart"/>
      <w:r>
        <w:t>inges</w:t>
      </w:r>
      <w:proofErr w:type="spellEnd"/>
      <w:r>
        <w:t xml:space="preserve"> y otro </w:t>
      </w:r>
      <w:proofErr w:type="gramStart"/>
      <w:r>
        <w:t>alemán separados</w:t>
      </w:r>
      <w:proofErr w:type="gramEnd"/>
      <w:r>
        <w:t xml:space="preserve">. Usa </w:t>
      </w:r>
      <w:r>
        <w:rPr>
          <w:b/>
          <w:bCs/>
        </w:rPr>
        <w:t xml:space="preserve">un único vocabulario BPE compartido de -37.000 </w:t>
      </w:r>
      <w:r>
        <w:t xml:space="preserve">tokens para </w:t>
      </w:r>
      <w:r w:rsidR="00930AA5">
        <w:t xml:space="preserve">los dos idiomas, y por eso la </w:t>
      </w:r>
      <w:proofErr w:type="spellStart"/>
      <w:r w:rsidR="00930AA5">
        <w:t>msiam</w:t>
      </w:r>
      <w:proofErr w:type="spellEnd"/>
      <w:r w:rsidR="00930AA5">
        <w:t xml:space="preserve"> tabla de </w:t>
      </w:r>
      <w:proofErr w:type="spellStart"/>
      <w:r w:rsidR="00930AA5">
        <w:t>embeddings</w:t>
      </w:r>
      <w:proofErr w:type="spellEnd"/>
      <w:r w:rsidR="00930AA5">
        <w:t xml:space="preserve"> sirve para entrar (</w:t>
      </w:r>
      <w:proofErr w:type="spellStart"/>
      <w:r w:rsidR="00930AA5">
        <w:t>ingles</w:t>
      </w:r>
      <w:proofErr w:type="spellEnd"/>
      <w:r w:rsidR="00930AA5">
        <w:t xml:space="preserve"> y alemán) y para salir.</w:t>
      </w:r>
    </w:p>
    <w:p w14:paraId="0DB0EA92" w14:textId="77777777" w:rsidR="00100653" w:rsidRPr="00100653" w:rsidRDefault="00100653" w:rsidP="00100653">
      <w:pPr>
        <w:rPr>
          <w:b/>
          <w:bCs/>
        </w:rPr>
      </w:pPr>
      <w:r w:rsidRPr="00100653">
        <w:rPr>
          <w:b/>
          <w:bCs/>
        </w:rPr>
        <w:t>Y del otro lado: el vocabulario alemán, para la salida</w:t>
      </w:r>
    </w:p>
    <w:p w14:paraId="2DDDA477" w14:textId="1E423108" w:rsidR="00100653" w:rsidRDefault="00100653" w:rsidP="00100653">
      <w:r>
        <w:t xml:space="preserve">El </w:t>
      </w:r>
      <w:proofErr w:type="spellStart"/>
      <w:r>
        <w:t>Decoder</w:t>
      </w:r>
      <w:proofErr w:type="spellEnd"/>
      <w:r>
        <w:t xml:space="preserve"> va a necesitar, al final, un </w:t>
      </w:r>
      <w:r>
        <w:rPr>
          <w:b/>
          <w:bCs/>
        </w:rPr>
        <w:t xml:space="preserve">vocabulario distinto </w:t>
      </w:r>
      <w:r>
        <w:t>(o una porción distinta del mismo vocabulario compartido) para poder escribir en alemán:</w:t>
      </w:r>
    </w:p>
    <w:p w14:paraId="31966410" w14:textId="1CA9F194" w:rsidR="00100653" w:rsidRDefault="00C11D67" w:rsidP="00100653">
      <w:r w:rsidRPr="00C11D67">
        <w:rPr>
          <w:noProof/>
        </w:rPr>
        <w:lastRenderedPageBreak/>
        <w:drawing>
          <wp:inline distT="0" distB="0" distL="0" distR="0" wp14:anchorId="3EA5779C" wp14:editId="26C3CF0A">
            <wp:extent cx="4027170" cy="1291734"/>
            <wp:effectExtent l="19050" t="19050" r="11430" b="22860"/>
            <wp:docPr id="163790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0481" name=""/>
                    <pic:cNvPicPr/>
                  </pic:nvPicPr>
                  <pic:blipFill>
                    <a:blip r:embed="rId142"/>
                    <a:stretch>
                      <a:fillRect/>
                    </a:stretch>
                  </pic:blipFill>
                  <pic:spPr>
                    <a:xfrm>
                      <a:off x="0" y="0"/>
                      <a:ext cx="4032832" cy="1293550"/>
                    </a:xfrm>
                    <a:prstGeom prst="rect">
                      <a:avLst/>
                    </a:prstGeom>
                    <a:ln w="12700">
                      <a:solidFill>
                        <a:schemeClr val="tx1"/>
                      </a:solidFill>
                    </a:ln>
                  </pic:spPr>
                </pic:pic>
              </a:graphicData>
            </a:graphic>
          </wp:inline>
        </w:drawing>
      </w:r>
    </w:p>
    <w:p w14:paraId="7EDCE97E" w14:textId="7AFBE553" w:rsidR="00C11D67" w:rsidRDefault="00C11D67" w:rsidP="00100653">
      <w:r>
        <w:t xml:space="preserve">Este vocabulario alemán es el que va a usar </w:t>
      </w:r>
      <w:r>
        <w:rPr>
          <w:b/>
          <w:bCs/>
        </w:rPr>
        <w:t xml:space="preserve">al final del flujo </w:t>
      </w:r>
      <w:r>
        <w:t xml:space="preserve">(Paso 5), para convertir los números que genera el </w:t>
      </w:r>
      <w:proofErr w:type="spellStart"/>
      <w:r>
        <w:t>Decoder</w:t>
      </w:r>
      <w:proofErr w:type="spellEnd"/>
      <w:r>
        <w:t xml:space="preserve"> de </w:t>
      </w:r>
      <w:r w:rsidR="00D81F88">
        <w:t>vuelta en palabras alemanas reales.</w:t>
      </w:r>
    </w:p>
    <w:p w14:paraId="4AC2254D" w14:textId="77777777" w:rsidR="002B0593" w:rsidRDefault="002B0593" w:rsidP="00100653"/>
    <w:p w14:paraId="347A013C" w14:textId="478E3430" w:rsidR="002B0593" w:rsidRDefault="002B0593">
      <w:r>
        <w:br w:type="page"/>
      </w:r>
    </w:p>
    <w:p w14:paraId="604EBC82" w14:textId="5F631EE3" w:rsidR="002B0593" w:rsidRDefault="002B0593" w:rsidP="002B0593">
      <w:pPr>
        <w:pStyle w:val="Ttulo3"/>
        <w:rPr>
          <w:rFonts w:cs="Arial"/>
          <w:b/>
          <w:bCs/>
          <w:sz w:val="24"/>
          <w:szCs w:val="24"/>
        </w:rPr>
      </w:pPr>
      <w:bookmarkStart w:id="58" w:name="_Toc243791147"/>
      <w:r w:rsidRPr="00FF665C">
        <w:rPr>
          <w:rFonts w:cs="Arial"/>
          <w:b/>
          <w:bCs/>
          <w:sz w:val="24"/>
          <w:szCs w:val="24"/>
          <w:highlight w:val="yellow"/>
        </w:rPr>
        <w:lastRenderedPageBreak/>
        <w:t xml:space="preserve">1.12.2 Paso 0v1: </w:t>
      </w:r>
      <w:r w:rsidR="00405CE7" w:rsidRPr="00FF665C">
        <w:rPr>
          <w:rFonts w:cs="Arial"/>
          <w:b/>
          <w:bCs/>
          <w:sz w:val="24"/>
          <w:szCs w:val="24"/>
          <w:highlight w:val="yellow"/>
        </w:rPr>
        <w:t>Sobre las 37.000 palabras</w:t>
      </w:r>
      <w:r w:rsidR="00FF665C" w:rsidRPr="00FF665C">
        <w:rPr>
          <w:rFonts w:cs="Arial"/>
          <w:b/>
          <w:bCs/>
          <w:sz w:val="24"/>
          <w:szCs w:val="24"/>
          <w:highlight w:val="yellow"/>
        </w:rPr>
        <w:t xml:space="preserve"> sobre que </w:t>
      </w:r>
      <w:proofErr w:type="gramStart"/>
      <w:r w:rsidR="00FF665C" w:rsidRPr="00FF665C">
        <w:rPr>
          <w:rFonts w:cs="Arial"/>
          <w:b/>
          <w:bCs/>
          <w:sz w:val="24"/>
          <w:szCs w:val="24"/>
          <w:highlight w:val="yellow"/>
        </w:rPr>
        <w:t xml:space="preserve">el </w:t>
      </w:r>
      <w:proofErr w:type="spellStart"/>
      <w:r w:rsidR="00FF665C" w:rsidRPr="00FF665C">
        <w:rPr>
          <w:rFonts w:cs="Arial"/>
          <w:b/>
          <w:bCs/>
          <w:sz w:val="24"/>
          <w:szCs w:val="24"/>
          <w:highlight w:val="yellow"/>
        </w:rPr>
        <w:t>ingles</w:t>
      </w:r>
      <w:proofErr w:type="spellEnd"/>
      <w:proofErr w:type="gramEnd"/>
      <w:r w:rsidR="00FF665C" w:rsidRPr="00FF665C">
        <w:rPr>
          <w:rFonts w:cs="Arial"/>
          <w:b/>
          <w:bCs/>
          <w:sz w:val="24"/>
          <w:szCs w:val="24"/>
          <w:highlight w:val="yellow"/>
        </w:rPr>
        <w:t xml:space="preserve"> y el alemán van juntos</w:t>
      </w:r>
      <w:bookmarkEnd w:id="58"/>
    </w:p>
    <w:p w14:paraId="364C4D33" w14:textId="6655C50C" w:rsidR="007D5E08" w:rsidRDefault="007D5E08" w:rsidP="00100653">
      <w:r w:rsidRPr="007D5E08">
        <w:rPr>
          <w:noProof/>
        </w:rPr>
        <w:drawing>
          <wp:inline distT="0" distB="0" distL="0" distR="0" wp14:anchorId="3BEA760F" wp14:editId="754693DE">
            <wp:extent cx="5563082" cy="586791"/>
            <wp:effectExtent l="38100" t="38100" r="38100" b="41910"/>
            <wp:docPr id="936811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11501" name=""/>
                    <pic:cNvPicPr/>
                  </pic:nvPicPr>
                  <pic:blipFill>
                    <a:blip r:embed="rId143"/>
                    <a:stretch>
                      <a:fillRect/>
                    </a:stretch>
                  </pic:blipFill>
                  <pic:spPr>
                    <a:xfrm>
                      <a:off x="0" y="0"/>
                      <a:ext cx="5563082" cy="586791"/>
                    </a:xfrm>
                    <a:prstGeom prst="rect">
                      <a:avLst/>
                    </a:prstGeom>
                    <a:ln w="28575">
                      <a:solidFill>
                        <a:schemeClr val="tx1"/>
                      </a:solidFill>
                    </a:ln>
                  </pic:spPr>
                </pic:pic>
              </a:graphicData>
            </a:graphic>
          </wp:inline>
        </w:drawing>
      </w:r>
    </w:p>
    <w:p w14:paraId="4631CA67" w14:textId="52C1F649" w:rsidR="007D5E08" w:rsidRDefault="007D5E08" w:rsidP="00100653">
      <w:r>
        <w:rPr>
          <w:b/>
          <w:bCs/>
        </w:rPr>
        <w:t xml:space="preserve">R: </w:t>
      </w:r>
      <w:r>
        <w:t xml:space="preserve">No, son </w:t>
      </w:r>
      <w:r>
        <w:rPr>
          <w:b/>
          <w:bCs/>
        </w:rPr>
        <w:t xml:space="preserve">37.000 en total, </w:t>
      </w:r>
      <w:r>
        <w:t xml:space="preserve">no </w:t>
      </w:r>
      <w:r w:rsidR="00FD522E">
        <w:t>37.000 por idioma</w:t>
      </w:r>
      <w:r w:rsidR="001B079D">
        <w:t xml:space="preserve">. El </w:t>
      </w:r>
      <w:proofErr w:type="spellStart"/>
      <w:proofErr w:type="gramStart"/>
      <w:r w:rsidR="001B079D">
        <w:t>paper</w:t>
      </w:r>
      <w:proofErr w:type="spellEnd"/>
      <w:proofErr w:type="gramEnd"/>
      <w:r w:rsidR="001B079D">
        <w:t xml:space="preserve"> (</w:t>
      </w:r>
      <w:proofErr w:type="spellStart"/>
      <w:r w:rsidR="001B079D">
        <w:t>Seccion</w:t>
      </w:r>
      <w:proofErr w:type="spellEnd"/>
      <w:r w:rsidR="001B079D">
        <w:t xml:space="preserve"> 5.1) dice que usa “un vocabulario </w:t>
      </w:r>
      <w:r w:rsidR="00A91DF2">
        <w:t xml:space="preserve">compartido de origen y destino de unos 37.000 tokens”, o sea una sola lista donde conviven pedazos de </w:t>
      </w:r>
      <w:proofErr w:type="spellStart"/>
      <w:r w:rsidR="00A91DF2">
        <w:t>ingles</w:t>
      </w:r>
      <w:proofErr w:type="spellEnd"/>
      <w:r w:rsidR="00A91DF2">
        <w:t xml:space="preserve"> y de alemán.</w:t>
      </w:r>
    </w:p>
    <w:p w14:paraId="4CBFADF2" w14:textId="77777777" w:rsidR="004D16C0" w:rsidRPr="004D16C0" w:rsidRDefault="004D16C0" w:rsidP="004D16C0">
      <w:pPr>
        <w:rPr>
          <w:b/>
          <w:bCs/>
          <w:sz w:val="24"/>
          <w:szCs w:val="28"/>
        </w:rPr>
      </w:pPr>
      <w:r w:rsidRPr="004D16C0">
        <w:rPr>
          <w:b/>
          <w:bCs/>
          <w:sz w:val="24"/>
          <w:szCs w:val="28"/>
          <w:highlight w:val="yellow"/>
        </w:rPr>
        <w:t xml:space="preserve">Cómo se separa inglés de alemán antes del </w:t>
      </w:r>
      <w:proofErr w:type="spellStart"/>
      <w:r w:rsidRPr="004D16C0">
        <w:rPr>
          <w:b/>
          <w:bCs/>
          <w:sz w:val="24"/>
          <w:szCs w:val="28"/>
          <w:highlight w:val="yellow"/>
        </w:rPr>
        <w:t>softmax</w:t>
      </w:r>
      <w:proofErr w:type="spellEnd"/>
    </w:p>
    <w:p w14:paraId="35A554ED" w14:textId="3DDC33A8" w:rsidR="00A91DF2" w:rsidRDefault="004D16C0" w:rsidP="00100653">
      <w:r>
        <w:rPr>
          <w:b/>
          <w:bCs/>
        </w:rPr>
        <w:t xml:space="preserve">No se separa. </w:t>
      </w:r>
      <w:r>
        <w:t xml:space="preserve">El </w:t>
      </w:r>
      <w:proofErr w:type="spellStart"/>
      <w:r>
        <w:t>softmax</w:t>
      </w:r>
      <w:proofErr w:type="spellEnd"/>
      <w:r>
        <w:t xml:space="preserve"> se calcula sobre los 37.000 tokens completos, ingleses, alemanes y mezclados. No hay filtro que diga “ahora solo alemán”. El </w:t>
      </w:r>
      <w:proofErr w:type="spellStart"/>
      <w:proofErr w:type="gramStart"/>
      <w:r>
        <w:t>paper</w:t>
      </w:r>
      <w:proofErr w:type="spellEnd"/>
      <w:proofErr w:type="gramEnd"/>
      <w:r>
        <w:t xml:space="preserve"> no describe ningún mecanismo así.</w:t>
      </w:r>
    </w:p>
    <w:p w14:paraId="4D5F1654" w14:textId="7EF21545" w:rsidR="004D16C0" w:rsidRDefault="006C333B" w:rsidP="00100653">
      <w:pPr>
        <w:rPr>
          <w:b/>
          <w:bCs/>
          <w:sz w:val="28"/>
          <w:szCs w:val="32"/>
        </w:rPr>
      </w:pPr>
      <w:r>
        <w:t>Lo que evita que el modelo escriba “</w:t>
      </w:r>
      <w:proofErr w:type="spellStart"/>
      <w:r>
        <w:t>dog</w:t>
      </w:r>
      <w:proofErr w:type="spellEnd"/>
      <w:r>
        <w:t xml:space="preserve">” cuando debería escribir </w:t>
      </w:r>
      <w:r w:rsidRPr="00B10AF1">
        <w:rPr>
          <w:b/>
          <w:bCs/>
          <w:sz w:val="28"/>
          <w:szCs w:val="32"/>
          <w:highlight w:val="yellow"/>
        </w:rPr>
        <w:t>“</w:t>
      </w:r>
      <w:proofErr w:type="spellStart"/>
      <w:r w:rsidRPr="00B10AF1">
        <w:rPr>
          <w:b/>
          <w:bCs/>
          <w:sz w:val="28"/>
          <w:szCs w:val="32"/>
          <w:highlight w:val="yellow"/>
        </w:rPr>
        <w:t>hund</w:t>
      </w:r>
      <w:proofErr w:type="spellEnd"/>
      <w:r w:rsidRPr="00B10AF1">
        <w:rPr>
          <w:b/>
          <w:bCs/>
          <w:sz w:val="28"/>
          <w:szCs w:val="32"/>
          <w:highlight w:val="yellow"/>
        </w:rPr>
        <w:t>” es el entrenamiento.</w:t>
      </w:r>
    </w:p>
    <w:p w14:paraId="79CA43EA" w14:textId="13B90672" w:rsidR="006C333B" w:rsidRPr="00B10AF1" w:rsidRDefault="00B10AF1" w:rsidP="00B10AF1">
      <w:pPr>
        <w:pStyle w:val="Prrafodelista"/>
        <w:numPr>
          <w:ilvl w:val="0"/>
          <w:numId w:val="2"/>
        </w:numPr>
        <w:rPr>
          <w:b/>
          <w:bCs/>
        </w:rPr>
      </w:pPr>
      <w:r>
        <w:t>Durante el entrenamiento, la salida correcta es siempre alemana.</w:t>
      </w:r>
    </w:p>
    <w:p w14:paraId="73D1130E" w14:textId="30F600D8" w:rsidR="00B10AF1" w:rsidRPr="005F7ED6" w:rsidRDefault="005F7ED6" w:rsidP="00B10AF1">
      <w:pPr>
        <w:pStyle w:val="Prrafodelista"/>
        <w:numPr>
          <w:ilvl w:val="0"/>
          <w:numId w:val="2"/>
        </w:numPr>
        <w:rPr>
          <w:b/>
          <w:bCs/>
        </w:rPr>
      </w:pPr>
      <w:r>
        <w:t xml:space="preserve">Cada vez que el modelo le asigna probabilidad a un token </w:t>
      </w:r>
      <w:proofErr w:type="spellStart"/>
      <w:r>
        <w:t>ingles</w:t>
      </w:r>
      <w:proofErr w:type="spellEnd"/>
      <w:r>
        <w:t>, el error crece y los pesos se ajustan para bajarla.</w:t>
      </w:r>
    </w:p>
    <w:p w14:paraId="40CAF70F" w14:textId="2C161003" w:rsidR="005F7ED6" w:rsidRPr="008C1A0D" w:rsidRDefault="00F272C7" w:rsidP="00B10AF1">
      <w:pPr>
        <w:pStyle w:val="Prrafodelista"/>
        <w:numPr>
          <w:ilvl w:val="0"/>
          <w:numId w:val="2"/>
        </w:numPr>
        <w:rPr>
          <w:b/>
          <w:bCs/>
        </w:rPr>
      </w:pPr>
      <w:r>
        <w:t xml:space="preserve">Al final, los tokens </w:t>
      </w:r>
      <w:proofErr w:type="gramStart"/>
      <w:r>
        <w:t>solo ingleses</w:t>
      </w:r>
      <w:proofErr w:type="gramEnd"/>
      <w:r>
        <w:t xml:space="preserve"> </w:t>
      </w:r>
      <w:r w:rsidR="008C1A0D">
        <w:t xml:space="preserve">quedan con probabilidad cercana a cero cuando se genera alemán. Siguen </w:t>
      </w:r>
      <w:proofErr w:type="spellStart"/>
      <w:r w:rsidR="008C1A0D">
        <w:t>existinendo</w:t>
      </w:r>
      <w:proofErr w:type="spellEnd"/>
      <w:r w:rsidR="008C1A0D">
        <w:t xml:space="preserve"> en el </w:t>
      </w:r>
      <w:proofErr w:type="spellStart"/>
      <w:r w:rsidR="008C1A0D">
        <w:t>softmax</w:t>
      </w:r>
      <w:proofErr w:type="spellEnd"/>
      <w:r w:rsidR="008C1A0D">
        <w:t>, pero valen prácticamente 0.</w:t>
      </w:r>
    </w:p>
    <w:p w14:paraId="3C8169E3" w14:textId="77777777" w:rsidR="008C1A0D" w:rsidRDefault="008C1A0D" w:rsidP="008C1A0D">
      <w:pPr>
        <w:rPr>
          <w:b/>
          <w:bCs/>
        </w:rPr>
      </w:pPr>
    </w:p>
    <w:p w14:paraId="35EAF291" w14:textId="77777777" w:rsidR="008C1A0D" w:rsidRPr="008C1A0D" w:rsidRDefault="008C1A0D" w:rsidP="008C1A0D">
      <w:r w:rsidRPr="008C1A0D">
        <w:t xml:space="preserve">Es una conclusión mía a partir de cómo funciona el entrenamiento: el </w:t>
      </w:r>
      <w:proofErr w:type="spellStart"/>
      <w:proofErr w:type="gramStart"/>
      <w:r w:rsidRPr="008C1A0D">
        <w:t>paper</w:t>
      </w:r>
      <w:proofErr w:type="spellEnd"/>
      <w:proofErr w:type="gramEnd"/>
      <w:r w:rsidRPr="008C1A0D">
        <w:t xml:space="preserve"> solo dice que el vocabulario es compartido, y no explica cómo se comporta el </w:t>
      </w:r>
      <w:proofErr w:type="spellStart"/>
      <w:r w:rsidRPr="008C1A0D">
        <w:t>softmax</w:t>
      </w:r>
      <w:proofErr w:type="spellEnd"/>
      <w:r w:rsidRPr="008C1A0D">
        <w:t xml:space="preserve"> con los tokens del otro idioma.</w:t>
      </w:r>
    </w:p>
    <w:p w14:paraId="7B1DCA1D" w14:textId="77777777" w:rsidR="008C1A0D" w:rsidRPr="008C1A0D" w:rsidRDefault="008C1A0D" w:rsidP="008C1A0D">
      <w:pPr>
        <w:rPr>
          <w:b/>
          <w:bCs/>
          <w:sz w:val="24"/>
          <w:szCs w:val="28"/>
        </w:rPr>
      </w:pPr>
      <w:r w:rsidRPr="008C1A0D">
        <w:rPr>
          <w:b/>
          <w:bCs/>
          <w:sz w:val="24"/>
          <w:szCs w:val="28"/>
          <w:highlight w:val="yellow"/>
        </w:rPr>
        <w:t>Por qué tiene sentido compartir</w:t>
      </w:r>
    </w:p>
    <w:p w14:paraId="5B26BCF4" w14:textId="77777777" w:rsidR="007E7EFB" w:rsidRPr="007E7EFB" w:rsidRDefault="007E7EFB" w:rsidP="007E7EFB">
      <w:r w:rsidRPr="007E7EFB">
        <w:t xml:space="preserve">Muchos tokens sirven en los dos idiomas. Por ejemplo, la "s" de </w:t>
      </w:r>
      <w:proofErr w:type="spellStart"/>
      <w:r w:rsidRPr="007E7EFB">
        <w:t>eat+s</w:t>
      </w:r>
      <w:proofErr w:type="spellEnd"/>
      <w:r w:rsidRPr="007E7EFB">
        <w:t xml:space="preserve"> puede ser la misma "s" que aparece dentro de una palabra alemana, y lo mismo pasa con nombres propios ("</w:t>
      </w:r>
      <w:proofErr w:type="spellStart"/>
      <w:r w:rsidRPr="007E7EFB">
        <w:t>Berlin</w:t>
      </w:r>
      <w:proofErr w:type="spellEnd"/>
      <w:r w:rsidRPr="007E7EFB">
        <w:t>"), números y muchos pedazos de palabras. Con un vocabulario compartido esos tokens se guardan una sola vez.</w:t>
      </w:r>
    </w:p>
    <w:p w14:paraId="64BBF703" w14:textId="58F4FFAC" w:rsidR="007E7EFB" w:rsidRDefault="007E7EFB" w:rsidP="007E7EFB">
      <w:pPr>
        <w:rPr>
          <w:b/>
          <w:bCs/>
          <w:sz w:val="24"/>
          <w:szCs w:val="28"/>
        </w:rPr>
      </w:pPr>
      <w:proofErr w:type="spellStart"/>
      <w:r w:rsidRPr="0024626A">
        <w:rPr>
          <w:b/>
          <w:bCs/>
          <w:sz w:val="24"/>
          <w:szCs w:val="28"/>
          <w:highlight w:val="yellow"/>
        </w:rPr>
        <w:t>Por</w:t>
      </w:r>
      <w:r w:rsidR="0024626A" w:rsidRPr="0024626A">
        <w:rPr>
          <w:b/>
          <w:bCs/>
          <w:sz w:val="24"/>
          <w:szCs w:val="28"/>
          <w:highlight w:val="yellow"/>
        </w:rPr>
        <w:t xml:space="preserve"> que</w:t>
      </w:r>
      <w:proofErr w:type="spellEnd"/>
      <w:r w:rsidR="0024626A" w:rsidRPr="0024626A">
        <w:rPr>
          <w:b/>
          <w:bCs/>
          <w:sz w:val="24"/>
          <w:szCs w:val="28"/>
          <w:highlight w:val="yellow"/>
        </w:rPr>
        <w:t xml:space="preserve"> no hace falta una etiqueta de idioma</w:t>
      </w:r>
    </w:p>
    <w:p w14:paraId="2E3B706B" w14:textId="6605AA47" w:rsidR="0024626A" w:rsidRPr="00BF4F39" w:rsidRDefault="0024626A" w:rsidP="007E7EFB">
      <w:r w:rsidRPr="00BF4F39">
        <w:t xml:space="preserve">Este modelo hace </w:t>
      </w:r>
      <w:r w:rsidRPr="00BF4F39">
        <w:rPr>
          <w:b/>
          <w:bCs/>
        </w:rPr>
        <w:t xml:space="preserve">una sola tarea fija: </w:t>
      </w:r>
      <w:r w:rsidRPr="00BF4F39">
        <w:t>ingles -&gt; alemán</w:t>
      </w:r>
      <w:r w:rsidR="00961914" w:rsidRPr="00BF4F39">
        <w:t xml:space="preserve">. El </w:t>
      </w:r>
      <w:proofErr w:type="spellStart"/>
      <w:r w:rsidR="00961914" w:rsidRPr="00BF4F39">
        <w:t>Decoder</w:t>
      </w:r>
      <w:proofErr w:type="spellEnd"/>
      <w:r w:rsidR="00961914" w:rsidRPr="00BF4F39">
        <w:t xml:space="preserve"> siempre escribe alemán, así que no necesita que le indiquen el idioma. Los modelos multilingües posteriores si suelen usar un token especial para indicar el </w:t>
      </w:r>
      <w:r w:rsidR="00FD65C4" w:rsidRPr="00BF4F39">
        <w:t xml:space="preserve">idioma de salida, pero eso no </w:t>
      </w:r>
      <w:proofErr w:type="spellStart"/>
      <w:r w:rsidR="00FD65C4" w:rsidRPr="00BF4F39">
        <w:t>esta</w:t>
      </w:r>
      <w:proofErr w:type="spellEnd"/>
      <w:r w:rsidR="00FD65C4" w:rsidRPr="00BF4F39">
        <w:t xml:space="preserve"> en este </w:t>
      </w:r>
      <w:proofErr w:type="spellStart"/>
      <w:proofErr w:type="gramStart"/>
      <w:r w:rsidR="00FD65C4" w:rsidRPr="00BF4F39">
        <w:t>paper</w:t>
      </w:r>
      <w:proofErr w:type="spellEnd"/>
      <w:proofErr w:type="gramEnd"/>
      <w:r w:rsidR="00FD65C4" w:rsidRPr="00BF4F39">
        <w:t>.</w:t>
      </w:r>
    </w:p>
    <w:p w14:paraId="4664FBE6" w14:textId="3D75F9EF" w:rsidR="00FD65C4" w:rsidRDefault="00FD65C4" w:rsidP="00FD65C4">
      <w:pPr>
        <w:rPr>
          <w:b/>
          <w:bCs/>
          <w:sz w:val="24"/>
          <w:szCs w:val="28"/>
        </w:rPr>
      </w:pPr>
      <w:r w:rsidRPr="00FD65C4">
        <w:rPr>
          <w:b/>
          <w:bCs/>
          <w:sz w:val="24"/>
          <w:szCs w:val="28"/>
          <w:highlight w:val="yellow"/>
        </w:rPr>
        <w:t>Como queda en nuestro ejemplo</w:t>
      </w:r>
    </w:p>
    <w:p w14:paraId="116BD648" w14:textId="53FEA0B1" w:rsidR="00FD65C4" w:rsidRPr="00BF4F39" w:rsidRDefault="00CA4E11" w:rsidP="007E7EFB">
      <w:r w:rsidRPr="00BF4F39">
        <w:t xml:space="preserve">En el vocabulario de juguete, los </w:t>
      </w:r>
      <w:proofErr w:type="spellStart"/>
      <w:r w:rsidRPr="00BF4F39">
        <w:t>IDs</w:t>
      </w:r>
      <w:proofErr w:type="spellEnd"/>
      <w:r w:rsidRPr="00BF4F39">
        <w:t xml:space="preserve"> 50, 120, 340, 12 y 200 (inglés) y 5001 a 5004 (alemán) son filas distintas de </w:t>
      </w:r>
      <w:r w:rsidRPr="00BF4F39">
        <w:rPr>
          <w:b/>
          <w:bCs/>
        </w:rPr>
        <w:t xml:space="preserve">la misma tabla. </w:t>
      </w:r>
      <w:r w:rsidRPr="00BF4F39">
        <w:t xml:space="preserve">Cuando se genera “Der”, el </w:t>
      </w:r>
      <w:proofErr w:type="spellStart"/>
      <w:r w:rsidRPr="00BF4F39">
        <w:t>softmax</w:t>
      </w:r>
      <w:proofErr w:type="spellEnd"/>
      <w:r w:rsidRPr="00BF4F39">
        <w:t xml:space="preserve"> reparte probabilidad entre las 37.000 filas y gana la fila 5001.</w:t>
      </w:r>
    </w:p>
    <w:p w14:paraId="20EDA845" w14:textId="77777777" w:rsidR="00CA4E11" w:rsidRDefault="00CA4E11" w:rsidP="007E7EFB">
      <w:pPr>
        <w:rPr>
          <w:sz w:val="24"/>
          <w:szCs w:val="28"/>
        </w:rPr>
      </w:pPr>
    </w:p>
    <w:p w14:paraId="055DF304" w14:textId="77777777" w:rsidR="00CA4E11" w:rsidRDefault="00CA4E11" w:rsidP="007E7EFB">
      <w:pPr>
        <w:rPr>
          <w:sz w:val="24"/>
          <w:szCs w:val="28"/>
        </w:rPr>
      </w:pPr>
    </w:p>
    <w:p w14:paraId="4A7D4BDB" w14:textId="77777777" w:rsidR="00CA4E11" w:rsidRDefault="00CA4E11" w:rsidP="007E7EFB">
      <w:pPr>
        <w:rPr>
          <w:sz w:val="24"/>
          <w:szCs w:val="28"/>
        </w:rPr>
      </w:pPr>
    </w:p>
    <w:p w14:paraId="31D48222" w14:textId="77777777" w:rsidR="00CA4E11" w:rsidRDefault="00CA4E11" w:rsidP="007E7EFB">
      <w:pPr>
        <w:rPr>
          <w:sz w:val="24"/>
          <w:szCs w:val="28"/>
        </w:rPr>
      </w:pPr>
    </w:p>
    <w:p w14:paraId="1C422682" w14:textId="77777777" w:rsidR="00CA4E11" w:rsidRDefault="00CA4E11" w:rsidP="007E7EFB">
      <w:pPr>
        <w:rPr>
          <w:sz w:val="24"/>
          <w:szCs w:val="28"/>
        </w:rPr>
      </w:pPr>
    </w:p>
    <w:p w14:paraId="2189DEF0" w14:textId="3E1DC401" w:rsidR="00CA4E11" w:rsidRDefault="009B37F7" w:rsidP="007E7EFB">
      <w:pPr>
        <w:rPr>
          <w:sz w:val="24"/>
          <w:szCs w:val="28"/>
        </w:rPr>
      </w:pPr>
      <w:r w:rsidRPr="009B37F7">
        <w:rPr>
          <w:noProof/>
          <w:sz w:val="24"/>
          <w:szCs w:val="28"/>
        </w:rPr>
        <w:lastRenderedPageBreak/>
        <w:drawing>
          <wp:inline distT="0" distB="0" distL="0" distR="0" wp14:anchorId="16F52F1C" wp14:editId="5D21CE9D">
            <wp:extent cx="5692633" cy="769687"/>
            <wp:effectExtent l="19050" t="19050" r="22860" b="11430"/>
            <wp:docPr id="162066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6292" name=""/>
                    <pic:cNvPicPr/>
                  </pic:nvPicPr>
                  <pic:blipFill>
                    <a:blip r:embed="rId144"/>
                    <a:stretch>
                      <a:fillRect/>
                    </a:stretch>
                  </pic:blipFill>
                  <pic:spPr>
                    <a:xfrm>
                      <a:off x="0" y="0"/>
                      <a:ext cx="5692633" cy="769687"/>
                    </a:xfrm>
                    <a:prstGeom prst="rect">
                      <a:avLst/>
                    </a:prstGeom>
                    <a:ln w="12700">
                      <a:solidFill>
                        <a:schemeClr val="tx1"/>
                      </a:solidFill>
                    </a:ln>
                  </pic:spPr>
                </pic:pic>
              </a:graphicData>
            </a:graphic>
          </wp:inline>
        </w:drawing>
      </w:r>
    </w:p>
    <w:p w14:paraId="25F52DA6" w14:textId="227B199B" w:rsidR="009B37F7" w:rsidRDefault="009B37F7" w:rsidP="007E7EFB">
      <w:pPr>
        <w:rPr>
          <w:sz w:val="24"/>
          <w:szCs w:val="28"/>
        </w:rPr>
      </w:pPr>
      <w:r>
        <w:rPr>
          <w:b/>
          <w:bCs/>
          <w:sz w:val="24"/>
          <w:szCs w:val="28"/>
        </w:rPr>
        <w:t xml:space="preserve">Si. </w:t>
      </w:r>
      <w:r>
        <w:rPr>
          <w:sz w:val="24"/>
          <w:szCs w:val="28"/>
        </w:rPr>
        <w:t xml:space="preserve">Pero el </w:t>
      </w:r>
      <w:proofErr w:type="spellStart"/>
      <w:r>
        <w:rPr>
          <w:sz w:val="24"/>
          <w:szCs w:val="28"/>
        </w:rPr>
        <w:t>Decoder</w:t>
      </w:r>
      <w:proofErr w:type="spellEnd"/>
      <w:r>
        <w:rPr>
          <w:sz w:val="24"/>
          <w:szCs w:val="28"/>
        </w:rPr>
        <w:t xml:space="preserve"> no “identifica” palabras alemanas: </w:t>
      </w:r>
      <w:r w:rsidRPr="00060613">
        <w:rPr>
          <w:b/>
          <w:bCs/>
          <w:sz w:val="32"/>
          <w:szCs w:val="36"/>
        </w:rPr>
        <w:t>aprende a preferirlas al generar,</w:t>
      </w:r>
      <w:r w:rsidRPr="00060613">
        <w:rPr>
          <w:sz w:val="32"/>
          <w:szCs w:val="36"/>
        </w:rPr>
        <w:t xml:space="preserve"> </w:t>
      </w:r>
      <w:r>
        <w:rPr>
          <w:sz w:val="24"/>
          <w:szCs w:val="28"/>
        </w:rPr>
        <w:t xml:space="preserve">porque en el entrenamiento la salida correcta siempre es </w:t>
      </w:r>
      <w:proofErr w:type="spellStart"/>
      <w:r>
        <w:rPr>
          <w:sz w:val="24"/>
          <w:szCs w:val="28"/>
        </w:rPr>
        <w:t>alemána</w:t>
      </w:r>
      <w:proofErr w:type="spellEnd"/>
      <w:r>
        <w:rPr>
          <w:sz w:val="24"/>
          <w:szCs w:val="28"/>
        </w:rPr>
        <w:t xml:space="preserve">. </w:t>
      </w:r>
      <w:r w:rsidR="006E4DBB">
        <w:rPr>
          <w:sz w:val="24"/>
          <w:szCs w:val="28"/>
        </w:rPr>
        <w:t>N</w:t>
      </w:r>
      <w:r w:rsidR="006E4DBB" w:rsidRPr="006E4DBB">
        <w:rPr>
          <w:sz w:val="24"/>
          <w:szCs w:val="28"/>
        </w:rPr>
        <w:t>o es una garantía dura, y esto es lo que encontré:</w:t>
      </w:r>
    </w:p>
    <w:p w14:paraId="67E6462A" w14:textId="36E9DE5F" w:rsidR="006E4DBB" w:rsidRPr="00130634" w:rsidRDefault="00060613" w:rsidP="00060613">
      <w:pPr>
        <w:pStyle w:val="Prrafodelista"/>
        <w:numPr>
          <w:ilvl w:val="0"/>
          <w:numId w:val="2"/>
        </w:numPr>
        <w:rPr>
          <w:szCs w:val="22"/>
        </w:rPr>
      </w:pPr>
      <w:proofErr w:type="gramStart"/>
      <w:r w:rsidRPr="00130634">
        <w:rPr>
          <w:b/>
          <w:bCs/>
          <w:szCs w:val="22"/>
        </w:rPr>
        <w:t>Los tokens de un solo idioma sigue</w:t>
      </w:r>
      <w:proofErr w:type="gramEnd"/>
      <w:r w:rsidRPr="00130634">
        <w:rPr>
          <w:b/>
          <w:bCs/>
          <w:szCs w:val="22"/>
        </w:rPr>
        <w:t xml:space="preserve"> en el vocabulario. </w:t>
      </w:r>
      <w:r w:rsidRPr="00130634">
        <w:rPr>
          <w:szCs w:val="22"/>
        </w:rPr>
        <w:t xml:space="preserve">En un vocabulario BPE conjunto puede </w:t>
      </w:r>
      <w:r w:rsidR="00E842C7" w:rsidRPr="00130634">
        <w:rPr>
          <w:szCs w:val="22"/>
        </w:rPr>
        <w:t xml:space="preserve">haber </w:t>
      </w:r>
      <w:proofErr w:type="spellStart"/>
      <w:r w:rsidR="00E842C7" w:rsidRPr="00130634">
        <w:rPr>
          <w:szCs w:val="22"/>
        </w:rPr>
        <w:t>subword</w:t>
      </w:r>
      <w:proofErr w:type="spellEnd"/>
      <w:r w:rsidR="00E842C7" w:rsidRPr="00130634">
        <w:rPr>
          <w:szCs w:val="22"/>
        </w:rPr>
        <w:t xml:space="preserve"> que aparecen en un solo idioma, pero que están en ambos vocabularios por el entrenamiento conjunto. Se pueden recortar sin perder calidad, lo que sugiere que el </w:t>
      </w:r>
      <w:proofErr w:type="spellStart"/>
      <w:r w:rsidR="00E842C7" w:rsidRPr="00130634">
        <w:rPr>
          <w:szCs w:val="22"/>
        </w:rPr>
        <w:t>mdelo</w:t>
      </w:r>
      <w:proofErr w:type="spellEnd"/>
      <w:r w:rsidR="00E842C7" w:rsidRPr="00130634">
        <w:rPr>
          <w:szCs w:val="22"/>
        </w:rPr>
        <w:t xml:space="preserve"> casi no los usa (esa inferencia es </w:t>
      </w:r>
      <w:proofErr w:type="spellStart"/>
      <w:r w:rsidR="00E842C7" w:rsidRPr="00130634">
        <w:rPr>
          <w:szCs w:val="22"/>
        </w:rPr>
        <w:t>mia</w:t>
      </w:r>
      <w:proofErr w:type="spellEnd"/>
      <w:r w:rsidR="00E842C7" w:rsidRPr="00130634">
        <w:rPr>
          <w:szCs w:val="22"/>
        </w:rPr>
        <w:t>).</w:t>
      </w:r>
    </w:p>
    <w:p w14:paraId="60D4A4B6" w14:textId="1AB55891" w:rsidR="00E842C7" w:rsidRPr="00130634" w:rsidRDefault="00E061AC" w:rsidP="00060613">
      <w:pPr>
        <w:pStyle w:val="Prrafodelista"/>
        <w:numPr>
          <w:ilvl w:val="0"/>
          <w:numId w:val="2"/>
        </w:numPr>
        <w:rPr>
          <w:szCs w:val="22"/>
        </w:rPr>
      </w:pPr>
      <w:r w:rsidRPr="00130634">
        <w:rPr>
          <w:b/>
          <w:bCs/>
          <w:szCs w:val="22"/>
        </w:rPr>
        <w:t>Hay tokens compartidos que pueden salir tal cual</w:t>
      </w:r>
      <w:r w:rsidRPr="00130634">
        <w:rPr>
          <w:szCs w:val="22"/>
        </w:rPr>
        <w:t>, como nombres propios. Cuando se permite superposición, las formas idénticas en distintos idiomas comparten una sola entrada del vocabulario. Por eso la salida puede incluir algo que "no parece alemán", y suele ser correcto</w:t>
      </w:r>
    </w:p>
    <w:p w14:paraId="1AE1F96D" w14:textId="1D283BA2" w:rsidR="00E061AC" w:rsidRPr="00130634" w:rsidRDefault="001B3029" w:rsidP="00060613">
      <w:pPr>
        <w:pStyle w:val="Prrafodelista"/>
        <w:numPr>
          <w:ilvl w:val="0"/>
          <w:numId w:val="2"/>
        </w:numPr>
        <w:rPr>
          <w:szCs w:val="22"/>
        </w:rPr>
      </w:pPr>
      <w:r w:rsidRPr="00130634">
        <w:rPr>
          <w:b/>
          <w:bCs/>
          <w:szCs w:val="22"/>
        </w:rPr>
        <w:t>Los modelos multilingües no lo dejan al azar.</w:t>
      </w:r>
      <w:r w:rsidRPr="00130634">
        <w:rPr>
          <w:szCs w:val="22"/>
        </w:rPr>
        <w:t xml:space="preserve"> En uno de los ejemplos que vi, al </w:t>
      </w:r>
      <w:proofErr w:type="spellStart"/>
      <w:r w:rsidRPr="00130634">
        <w:rPr>
          <w:szCs w:val="22"/>
        </w:rPr>
        <w:t>decoder</w:t>
      </w:r>
      <w:proofErr w:type="spellEnd"/>
      <w:r w:rsidRPr="00130634">
        <w:rPr>
          <w:szCs w:val="22"/>
        </w:rPr>
        <w:t xml:space="preserve"> se le da el idioma de destino como entrada en la primera iteración. Este </w:t>
      </w:r>
      <w:proofErr w:type="spellStart"/>
      <w:proofErr w:type="gramStart"/>
      <w:r w:rsidRPr="00130634">
        <w:rPr>
          <w:szCs w:val="22"/>
        </w:rPr>
        <w:t>paper</w:t>
      </w:r>
      <w:proofErr w:type="spellEnd"/>
      <w:proofErr w:type="gramEnd"/>
      <w:r w:rsidRPr="00130634">
        <w:rPr>
          <w:szCs w:val="22"/>
        </w:rPr>
        <w:t xml:space="preserve"> no hace eso, porque solo traduce inglés → alemán.</w:t>
      </w:r>
    </w:p>
    <w:p w14:paraId="1B700952" w14:textId="66BFFC44" w:rsidR="002B0593" w:rsidRPr="008C1A0D" w:rsidRDefault="00130634" w:rsidP="00100653">
      <w:pPr>
        <w:pStyle w:val="Prrafodelista"/>
        <w:numPr>
          <w:ilvl w:val="0"/>
          <w:numId w:val="2"/>
        </w:numPr>
      </w:pPr>
      <w:r w:rsidRPr="00130634">
        <w:rPr>
          <w:b/>
          <w:bCs/>
          <w:szCs w:val="22"/>
        </w:rPr>
        <w:t>Algunos sistemas sí filtran el vocabulario.</w:t>
      </w:r>
      <w:r w:rsidRPr="00130634">
        <w:rPr>
          <w:szCs w:val="22"/>
        </w:rPr>
        <w:t xml:space="preserve"> En tiempo de prueba pueden usar vocabularios de salida más chicos, específicos por idioma, para</w:t>
      </w:r>
      <w:r w:rsidRPr="00130634">
        <w:t xml:space="preserve"> acelerar el </w:t>
      </w:r>
      <w:proofErr w:type="spellStart"/>
      <w:r w:rsidRPr="00130634">
        <w:t>softmax</w:t>
      </w:r>
      <w:proofErr w:type="spellEnd"/>
      <w:r w:rsidRPr="00130634">
        <w:t xml:space="preserve">. Eso no está en el </w:t>
      </w:r>
      <w:proofErr w:type="spellStart"/>
      <w:proofErr w:type="gramStart"/>
      <w:r w:rsidRPr="00130634">
        <w:t>paper</w:t>
      </w:r>
      <w:proofErr w:type="spellEnd"/>
      <w:proofErr w:type="gramEnd"/>
      <w:r w:rsidRPr="00130634">
        <w:t xml:space="preserve"> de 2017</w:t>
      </w:r>
    </w:p>
    <w:p w14:paraId="647BD0F6" w14:textId="77777777" w:rsidR="00FF665C" w:rsidRDefault="00FF665C" w:rsidP="00100653"/>
    <w:p w14:paraId="5FAF18E7" w14:textId="77777777" w:rsidR="00FF665C" w:rsidRDefault="00FF665C" w:rsidP="00100653"/>
    <w:p w14:paraId="53F37AC5" w14:textId="77777777" w:rsidR="00FF665C" w:rsidRDefault="00FF665C" w:rsidP="00100653"/>
    <w:p w14:paraId="74D1F4B5" w14:textId="77777777" w:rsidR="00FF665C" w:rsidRDefault="00FF665C" w:rsidP="00100653"/>
    <w:p w14:paraId="3486524D" w14:textId="77777777" w:rsidR="00FF665C" w:rsidRDefault="00FF665C" w:rsidP="00100653"/>
    <w:p w14:paraId="0D34B04E" w14:textId="77777777" w:rsidR="007D6BAB" w:rsidRDefault="007D6BAB" w:rsidP="00100653"/>
    <w:p w14:paraId="2439590F" w14:textId="77777777" w:rsidR="007D6BAB" w:rsidRDefault="007D6BAB" w:rsidP="00100653"/>
    <w:p w14:paraId="57E6EE04" w14:textId="77777777" w:rsidR="007D6BAB" w:rsidRDefault="007D6BAB" w:rsidP="00100653"/>
    <w:p w14:paraId="047238A2" w14:textId="77777777" w:rsidR="007D6BAB" w:rsidRDefault="007D6BAB" w:rsidP="00100653"/>
    <w:p w14:paraId="0F847CDA" w14:textId="77777777" w:rsidR="007D6BAB" w:rsidRDefault="007D6BAB" w:rsidP="00100653"/>
    <w:p w14:paraId="3AAB28B3" w14:textId="77777777" w:rsidR="007D6BAB" w:rsidRDefault="007D6BAB" w:rsidP="00100653"/>
    <w:p w14:paraId="1E15FC56" w14:textId="77777777" w:rsidR="007D6BAB" w:rsidRDefault="007D6BAB" w:rsidP="00100653"/>
    <w:p w14:paraId="1F684E9C" w14:textId="77777777" w:rsidR="007D6BAB" w:rsidRDefault="007D6BAB" w:rsidP="00100653"/>
    <w:p w14:paraId="2204547D" w14:textId="77777777" w:rsidR="002B0593" w:rsidRDefault="002B0593" w:rsidP="00100653"/>
    <w:p w14:paraId="35D8C34C" w14:textId="77777777" w:rsidR="002B0593" w:rsidRDefault="002B0593" w:rsidP="00100653"/>
    <w:p w14:paraId="58532F40" w14:textId="77777777" w:rsidR="002B0593" w:rsidRDefault="002B0593" w:rsidP="00100653"/>
    <w:p w14:paraId="69D63EB6" w14:textId="77A93A51" w:rsidR="007D6BAB" w:rsidRPr="0088650F" w:rsidRDefault="00D81F88" w:rsidP="0088650F">
      <w:pPr>
        <w:pStyle w:val="Ttulo3"/>
        <w:rPr>
          <w:rFonts w:cs="Arial"/>
          <w:b/>
          <w:bCs/>
          <w:sz w:val="24"/>
          <w:szCs w:val="24"/>
        </w:rPr>
      </w:pPr>
      <w:bookmarkStart w:id="59" w:name="_Toc243791148"/>
      <w:r w:rsidRPr="00447EEB">
        <w:rPr>
          <w:rFonts w:cs="Arial"/>
          <w:b/>
          <w:bCs/>
          <w:sz w:val="24"/>
          <w:szCs w:val="24"/>
          <w:highlight w:val="yellow"/>
        </w:rPr>
        <w:lastRenderedPageBreak/>
        <w:t>1.12.</w:t>
      </w:r>
      <w:r w:rsidR="00BD121A">
        <w:rPr>
          <w:rFonts w:cs="Arial"/>
          <w:b/>
          <w:bCs/>
          <w:sz w:val="24"/>
          <w:szCs w:val="24"/>
          <w:highlight w:val="yellow"/>
        </w:rPr>
        <w:t>3</w:t>
      </w:r>
      <w:r w:rsidRPr="00447EEB">
        <w:rPr>
          <w:rFonts w:cs="Arial"/>
          <w:b/>
          <w:bCs/>
          <w:sz w:val="24"/>
          <w:szCs w:val="24"/>
          <w:highlight w:val="yellow"/>
        </w:rPr>
        <w:t xml:space="preserve"> Paso 1: </w:t>
      </w:r>
      <w:proofErr w:type="spellStart"/>
      <w:r w:rsidRPr="00447EEB">
        <w:rPr>
          <w:rFonts w:cs="Arial"/>
          <w:b/>
          <w:bCs/>
          <w:sz w:val="24"/>
          <w:szCs w:val="24"/>
          <w:highlight w:val="yellow"/>
        </w:rPr>
        <w:t>Embeddings</w:t>
      </w:r>
      <w:proofErr w:type="spellEnd"/>
      <w:r w:rsidRPr="00447EEB">
        <w:rPr>
          <w:rFonts w:cs="Arial"/>
          <w:b/>
          <w:bCs/>
          <w:sz w:val="24"/>
          <w:szCs w:val="24"/>
          <w:highlight w:val="yellow"/>
        </w:rPr>
        <w:t xml:space="preserve"> </w:t>
      </w:r>
      <w:r w:rsidR="0088650F">
        <w:rPr>
          <w:rFonts w:cs="Arial"/>
          <w:b/>
          <w:bCs/>
          <w:sz w:val="24"/>
          <w:szCs w:val="24"/>
          <w:highlight w:val="yellow"/>
        </w:rPr>
        <w:t xml:space="preserve">[V (37.000) x 512] </w:t>
      </w:r>
      <w:r w:rsidR="00204F00">
        <w:rPr>
          <w:rFonts w:cs="Arial"/>
          <w:b/>
          <w:bCs/>
          <w:sz w:val="24"/>
          <w:szCs w:val="24"/>
          <w:highlight w:val="yellow"/>
        </w:rPr>
        <w:t xml:space="preserve">(representa el “significado” de ese token en un espacio matemático) </w:t>
      </w:r>
      <w:r w:rsidRPr="00447EEB">
        <w:rPr>
          <w:rFonts w:cs="Arial"/>
          <w:b/>
          <w:bCs/>
          <w:sz w:val="24"/>
          <w:szCs w:val="24"/>
          <w:highlight w:val="yellow"/>
        </w:rPr>
        <w:t>– convertir palabras en números</w:t>
      </w:r>
      <w:r w:rsidR="00447EEB" w:rsidRPr="00447EEB">
        <w:rPr>
          <w:rFonts w:cs="Arial"/>
          <w:b/>
          <w:bCs/>
          <w:sz w:val="24"/>
          <w:szCs w:val="24"/>
          <w:highlight w:val="yellow"/>
        </w:rPr>
        <w:t xml:space="preserve"> (token id a vector de 512 dimensiones)</w:t>
      </w:r>
      <w:bookmarkEnd w:id="59"/>
    </w:p>
    <w:p w14:paraId="33738A7A" w14:textId="158968EE" w:rsidR="00D81F88" w:rsidRDefault="00287E72" w:rsidP="00D81F88">
      <w:r>
        <w:t xml:space="preserve">Cada token (representado por su token ID) se convierte en un vector de </w:t>
      </w:r>
      <w:r>
        <w:rPr>
          <w:b/>
          <w:bCs/>
        </w:rPr>
        <w:t>512 dimensiones (</w:t>
      </w:r>
      <w:proofErr w:type="spellStart"/>
      <w:r>
        <w:rPr>
          <w:b/>
          <w:bCs/>
        </w:rPr>
        <w:t>d_model</w:t>
      </w:r>
      <w:proofErr w:type="spellEnd"/>
      <w:r>
        <w:rPr>
          <w:b/>
          <w:bCs/>
        </w:rPr>
        <w:t xml:space="preserve"> = 512 </w:t>
      </w:r>
      <w:r>
        <w:t xml:space="preserve">en este </w:t>
      </w:r>
      <w:proofErr w:type="spellStart"/>
      <w:proofErr w:type="gramStart"/>
      <w:r>
        <w:t>paper</w:t>
      </w:r>
      <w:proofErr w:type="spellEnd"/>
      <w:proofErr w:type="gramEnd"/>
      <w:r>
        <w:t xml:space="preserve">). </w:t>
      </w:r>
      <w:r w:rsidR="00447EEB" w:rsidRPr="00447EEB">
        <w:t>Es literalmente una lista de 512 números que representa el "significado" de ese token en un espacio matemático.</w:t>
      </w:r>
    </w:p>
    <w:p w14:paraId="06279B66" w14:textId="77777777" w:rsidR="000D36FB" w:rsidRPr="000D36FB" w:rsidRDefault="000D36FB" w:rsidP="000D36FB">
      <w:r w:rsidRPr="000D36FB">
        <w:t xml:space="preserve">Un punto clave: ningún número individual de esa lista "significa" algo por sí solo — es el </w:t>
      </w:r>
      <w:r w:rsidRPr="000D36FB">
        <w:rPr>
          <w:b/>
          <w:bCs/>
        </w:rPr>
        <w:t>patrón completo</w:t>
      </w:r>
      <w:r w:rsidRPr="000D36FB">
        <w:t xml:space="preserve"> de los 512 números juntos el que codifica el significado. Por eso dos palabras parecidas en significado (como "</w:t>
      </w:r>
      <w:proofErr w:type="spellStart"/>
      <w:r w:rsidRPr="000D36FB">
        <w:t>dog</w:t>
      </w:r>
      <w:proofErr w:type="spellEnd"/>
      <w:r w:rsidRPr="000D36FB">
        <w:t>" y "</w:t>
      </w:r>
      <w:proofErr w:type="spellStart"/>
      <w:r w:rsidRPr="000D36FB">
        <w:t>cat</w:t>
      </w:r>
      <w:proofErr w:type="spellEnd"/>
      <w:r w:rsidRPr="000D36FB">
        <w:t xml:space="preserve">") terminan teniendo vectores bastante </w:t>
      </w:r>
      <w:r w:rsidRPr="000D36FB">
        <w:rPr>
          <w:b/>
          <w:bCs/>
        </w:rPr>
        <w:t>parecidos entre sí</w:t>
      </w:r>
      <w:r w:rsidRPr="000D36FB">
        <w:t>, aunque no exista forma de "leer" qué representa cada número por separado — es matemática de alta dimensión, no algo interpretable a simple vista.</w:t>
      </w:r>
    </w:p>
    <w:p w14:paraId="2710B07A" w14:textId="5D5CEC7C" w:rsidR="005C544E" w:rsidRPr="00A45E55" w:rsidRDefault="000D36FB" w:rsidP="00A45E55">
      <w:pPr>
        <w:ind w:left="360" w:firstLine="348"/>
        <w:rPr>
          <w:b/>
          <w:bCs/>
        </w:rPr>
      </w:pPr>
      <w:r w:rsidRPr="000D36FB">
        <w:rPr>
          <w:rFonts w:ascii="Segoe UI Emoji" w:hAnsi="Segoe UI Emoji" w:cs="Segoe UI Emoji"/>
        </w:rPr>
        <w:t>🎲</w:t>
      </w:r>
      <w:r w:rsidRPr="000D36FB">
        <w:t xml:space="preserve"> </w:t>
      </w:r>
      <w:r w:rsidRPr="000D36FB">
        <w:rPr>
          <w:b/>
          <w:bCs/>
        </w:rPr>
        <w:t>¿Estos 512 números son aleatorios?</w:t>
      </w:r>
      <w:r>
        <w:rPr>
          <w:b/>
          <w:bCs/>
        </w:rPr>
        <w:t xml:space="preserve"> </w:t>
      </w:r>
      <w:r w:rsidR="005C544E" w:rsidRPr="005C544E">
        <w:t xml:space="preserve">Al crear un modelo nuevo, </w:t>
      </w:r>
      <w:r w:rsidR="005C544E" w:rsidRPr="005C544E">
        <w:rPr>
          <w:b/>
          <w:bCs/>
        </w:rPr>
        <w:t>sí</w:t>
      </w:r>
      <w:r w:rsidR="005C544E" w:rsidRPr="005C544E">
        <w:t xml:space="preserve"> — cada palabra arranca con 512 números al azar (inicialización aleatoria, sin significado). Pero a medida que el modelo se entrena con millones de pares de oraciones traducidas, esos números se </w:t>
      </w:r>
      <w:r w:rsidR="005C544E" w:rsidRPr="005C544E">
        <w:rPr>
          <w:b/>
          <w:bCs/>
        </w:rPr>
        <w:t>ajustan</w:t>
      </w:r>
      <w:r w:rsidR="005C544E" w:rsidRPr="005C544E">
        <w:t xml:space="preserve"> (con </w:t>
      </w:r>
      <w:proofErr w:type="spellStart"/>
      <w:r w:rsidR="005C544E" w:rsidRPr="005C544E">
        <w:t>backpropagation</w:t>
      </w:r>
      <w:proofErr w:type="spellEnd"/>
      <w:r w:rsidR="005C544E" w:rsidRPr="005C544E">
        <w:t xml:space="preserve">) hasta terminar ubicando palabras parecidas cerca unas de otras en ese espacio matemático. Una vez entrenado el modelo, la tabla de </w:t>
      </w:r>
      <w:proofErr w:type="spellStart"/>
      <w:r w:rsidR="005C544E" w:rsidRPr="005C544E">
        <w:t>embeddings</w:t>
      </w:r>
      <w:proofErr w:type="spellEnd"/>
      <w:r w:rsidR="005C544E" w:rsidRPr="005C544E">
        <w:t xml:space="preserve"> queda </w:t>
      </w:r>
      <w:r w:rsidR="005C544E" w:rsidRPr="005C544E">
        <w:rPr>
          <w:b/>
          <w:bCs/>
        </w:rPr>
        <w:t>fija</w:t>
      </w:r>
      <w:r w:rsidR="005C544E" w:rsidRPr="005C544E">
        <w:t>: la palabra "</w:t>
      </w:r>
      <w:proofErr w:type="spellStart"/>
      <w:r w:rsidR="005C544E" w:rsidRPr="005C544E">
        <w:t>dog</w:t>
      </w:r>
      <w:proofErr w:type="spellEnd"/>
      <w:r w:rsidR="005C544E" w:rsidRPr="005C544E">
        <w:t>" siempre produce el mismo vector — no se genera de nuevo al azar cada vez que aparece. Es literalmente una tabla de consulta (</w:t>
      </w:r>
      <w:proofErr w:type="spellStart"/>
      <w:proofErr w:type="gramStart"/>
      <w:r w:rsidR="005C544E" w:rsidRPr="005C544E">
        <w:t>nn.Embedding</w:t>
      </w:r>
      <w:proofErr w:type="spellEnd"/>
      <w:proofErr w:type="gramEnd"/>
      <w:r w:rsidR="005C544E" w:rsidRPr="005C544E">
        <w:t xml:space="preserve"> en código), con una fila por cada palabra del vocabulario.</w:t>
      </w:r>
    </w:p>
    <w:p w14:paraId="464EFDA1" w14:textId="77777777" w:rsidR="005C544E" w:rsidRPr="00A45E55" w:rsidRDefault="005C544E" w:rsidP="005C544E">
      <w:pPr>
        <w:ind w:left="360" w:firstLine="348"/>
        <w:rPr>
          <w:sz w:val="20"/>
          <w:szCs w:val="22"/>
        </w:rPr>
      </w:pPr>
      <w:r w:rsidRPr="00A45E55">
        <w:rPr>
          <w:b/>
          <w:bCs/>
          <w:sz w:val="20"/>
          <w:szCs w:val="22"/>
        </w:rPr>
        <w:t>¿Qué es exactamente "</w:t>
      </w:r>
      <w:proofErr w:type="spellStart"/>
      <w:r w:rsidRPr="00A45E55">
        <w:rPr>
          <w:b/>
          <w:bCs/>
          <w:sz w:val="20"/>
          <w:szCs w:val="22"/>
        </w:rPr>
        <w:t>backpropagation</w:t>
      </w:r>
      <w:proofErr w:type="spellEnd"/>
      <w:r w:rsidRPr="00A45E55">
        <w:rPr>
          <w:b/>
          <w:bCs/>
          <w:sz w:val="20"/>
          <w:szCs w:val="22"/>
        </w:rPr>
        <w:t>"?</w:t>
      </w:r>
      <w:r w:rsidRPr="00A45E55">
        <w:rPr>
          <w:sz w:val="20"/>
          <w:szCs w:val="22"/>
        </w:rPr>
        <w:t xml:space="preserve"> Es el proceso de entrenamiento en sí, y se repite millones de veces durante el entrenamiento:</w:t>
      </w:r>
    </w:p>
    <w:p w14:paraId="5F64E400" w14:textId="77777777" w:rsidR="005C544E" w:rsidRPr="00A45E55" w:rsidRDefault="005C544E">
      <w:pPr>
        <w:numPr>
          <w:ilvl w:val="0"/>
          <w:numId w:val="17"/>
        </w:numPr>
        <w:tabs>
          <w:tab w:val="num" w:pos="720"/>
        </w:tabs>
        <w:rPr>
          <w:sz w:val="20"/>
          <w:szCs w:val="22"/>
        </w:rPr>
      </w:pPr>
      <w:r w:rsidRPr="00A45E55">
        <w:rPr>
          <w:b/>
          <w:bCs/>
          <w:sz w:val="20"/>
          <w:szCs w:val="22"/>
        </w:rPr>
        <w:t xml:space="preserve">Forward </w:t>
      </w:r>
      <w:proofErr w:type="spellStart"/>
      <w:r w:rsidRPr="00A45E55">
        <w:rPr>
          <w:b/>
          <w:bCs/>
          <w:sz w:val="20"/>
          <w:szCs w:val="22"/>
        </w:rPr>
        <w:t>pass</w:t>
      </w:r>
      <w:proofErr w:type="spellEnd"/>
      <w:r w:rsidRPr="00A45E55">
        <w:rPr>
          <w:sz w:val="20"/>
          <w:szCs w:val="22"/>
        </w:rPr>
        <w:t>: el modelo procesa un par de oraciones de entrenamiento (inglés + su traducción real al alemán) por todas sus capas y genera una traducción propia</w:t>
      </w:r>
    </w:p>
    <w:p w14:paraId="3C8BBE06" w14:textId="77777777" w:rsidR="005C544E" w:rsidRPr="00A45E55" w:rsidRDefault="005C544E">
      <w:pPr>
        <w:numPr>
          <w:ilvl w:val="0"/>
          <w:numId w:val="17"/>
        </w:numPr>
        <w:tabs>
          <w:tab w:val="num" w:pos="720"/>
        </w:tabs>
        <w:rPr>
          <w:sz w:val="20"/>
          <w:szCs w:val="22"/>
        </w:rPr>
      </w:pPr>
      <w:r w:rsidRPr="00A45E55">
        <w:rPr>
          <w:b/>
          <w:bCs/>
          <w:sz w:val="20"/>
          <w:szCs w:val="22"/>
        </w:rPr>
        <w:t>Cálculo del error</w:t>
      </w:r>
      <w:r w:rsidRPr="00A45E55">
        <w:rPr>
          <w:sz w:val="20"/>
          <w:szCs w:val="22"/>
        </w:rPr>
        <w:t>: se compara esa traducción generada contra la traducción real del corpus — la diferencia es el "error"</w:t>
      </w:r>
    </w:p>
    <w:p w14:paraId="5805C6D7" w14:textId="77777777" w:rsidR="005C544E" w:rsidRPr="00A45E55" w:rsidRDefault="005C544E">
      <w:pPr>
        <w:numPr>
          <w:ilvl w:val="0"/>
          <w:numId w:val="17"/>
        </w:numPr>
        <w:tabs>
          <w:tab w:val="num" w:pos="720"/>
        </w:tabs>
        <w:rPr>
          <w:sz w:val="20"/>
          <w:szCs w:val="22"/>
        </w:rPr>
      </w:pPr>
      <w:proofErr w:type="spellStart"/>
      <w:r w:rsidRPr="00A45E55">
        <w:rPr>
          <w:b/>
          <w:bCs/>
          <w:sz w:val="20"/>
          <w:szCs w:val="22"/>
        </w:rPr>
        <w:t>Backpropagation</w:t>
      </w:r>
      <w:proofErr w:type="spellEnd"/>
      <w:r w:rsidRPr="00A45E55">
        <w:rPr>
          <w:sz w:val="20"/>
          <w:szCs w:val="22"/>
        </w:rPr>
        <w:t xml:space="preserve"> (</w:t>
      </w:r>
      <w:proofErr w:type="spellStart"/>
      <w:r w:rsidRPr="00A45E55">
        <w:rPr>
          <w:sz w:val="20"/>
          <w:szCs w:val="22"/>
        </w:rPr>
        <w:t>retropropagación</w:t>
      </w:r>
      <w:proofErr w:type="spellEnd"/>
      <w:r w:rsidRPr="00A45E55">
        <w:rPr>
          <w:sz w:val="20"/>
          <w:szCs w:val="22"/>
        </w:rPr>
        <w:t xml:space="preserve">): ese error se propaga </w:t>
      </w:r>
      <w:r w:rsidRPr="00A45E55">
        <w:rPr>
          <w:b/>
          <w:bCs/>
          <w:sz w:val="20"/>
          <w:szCs w:val="22"/>
        </w:rPr>
        <w:t>hacia atrás</w:t>
      </w:r>
      <w:r w:rsidRPr="00A45E55">
        <w:rPr>
          <w:sz w:val="20"/>
          <w:szCs w:val="22"/>
        </w:rPr>
        <w:t xml:space="preserve">, capa por capa, calculando cuánto contribuyó cada número del modelo — incluidos los 512 de cada </w:t>
      </w:r>
      <w:proofErr w:type="spellStart"/>
      <w:r w:rsidRPr="00A45E55">
        <w:rPr>
          <w:sz w:val="20"/>
          <w:szCs w:val="22"/>
        </w:rPr>
        <w:t>embedding</w:t>
      </w:r>
      <w:proofErr w:type="spellEnd"/>
      <w:r w:rsidRPr="00A45E55">
        <w:rPr>
          <w:sz w:val="20"/>
          <w:szCs w:val="22"/>
        </w:rPr>
        <w:t xml:space="preserve"> — a ese error (de ahí el nombre: el error viaja en dirección contraria al procesamiento normal, que va hacia adelante)</w:t>
      </w:r>
    </w:p>
    <w:p w14:paraId="70AA1E10" w14:textId="77777777" w:rsidR="005C544E" w:rsidRPr="00A45E55" w:rsidRDefault="005C544E">
      <w:pPr>
        <w:numPr>
          <w:ilvl w:val="0"/>
          <w:numId w:val="17"/>
        </w:numPr>
        <w:tabs>
          <w:tab w:val="num" w:pos="720"/>
        </w:tabs>
        <w:rPr>
          <w:sz w:val="20"/>
          <w:szCs w:val="22"/>
        </w:rPr>
      </w:pPr>
      <w:r w:rsidRPr="00A45E55">
        <w:rPr>
          <w:b/>
          <w:bCs/>
          <w:sz w:val="20"/>
          <w:szCs w:val="22"/>
        </w:rPr>
        <w:t>Actualización de pesos</w:t>
      </w:r>
      <w:r w:rsidRPr="00A45E55">
        <w:rPr>
          <w:sz w:val="20"/>
          <w:szCs w:val="22"/>
        </w:rPr>
        <w:t>: cada número se ajusta un poquito, en la dirección que reduciría el error la próxima vez</w:t>
      </w:r>
    </w:p>
    <w:p w14:paraId="118F7516" w14:textId="5EC8C065" w:rsidR="00555754" w:rsidRPr="00A45E55" w:rsidRDefault="005C544E" w:rsidP="00555754">
      <w:pPr>
        <w:ind w:left="708"/>
        <w:rPr>
          <w:sz w:val="20"/>
          <w:szCs w:val="22"/>
        </w:rPr>
      </w:pPr>
      <w:r w:rsidRPr="00A45E55">
        <w:rPr>
          <w:sz w:val="20"/>
          <w:szCs w:val="22"/>
        </w:rPr>
        <w:t xml:space="preserve">Este ciclo (forward → error → </w:t>
      </w:r>
      <w:proofErr w:type="spellStart"/>
      <w:r w:rsidRPr="00A45E55">
        <w:rPr>
          <w:sz w:val="20"/>
          <w:szCs w:val="22"/>
        </w:rPr>
        <w:t>backward</w:t>
      </w:r>
      <w:proofErr w:type="spellEnd"/>
      <w:r w:rsidRPr="00A45E55">
        <w:rPr>
          <w:sz w:val="20"/>
          <w:szCs w:val="22"/>
        </w:rPr>
        <w:t xml:space="preserve"> → ajuste) es lo que, repetido millones de veces con millones de pares de oraciones, hace que los 512 números de "</w:t>
      </w:r>
      <w:proofErr w:type="spellStart"/>
      <w:r w:rsidRPr="00A45E55">
        <w:rPr>
          <w:sz w:val="20"/>
          <w:szCs w:val="22"/>
        </w:rPr>
        <w:t>dog</w:t>
      </w:r>
      <w:proofErr w:type="spellEnd"/>
      <w:r w:rsidRPr="00A45E55">
        <w:rPr>
          <w:sz w:val="20"/>
          <w:szCs w:val="22"/>
        </w:rPr>
        <w:t>" dejen de ser ruido aleatorio y terminen codificando significado real.</w:t>
      </w:r>
    </w:p>
    <w:p w14:paraId="7F729340" w14:textId="77777777" w:rsidR="00555754" w:rsidRPr="00555754" w:rsidRDefault="00555754" w:rsidP="00555754">
      <w:pPr>
        <w:rPr>
          <w:b/>
          <w:bCs/>
        </w:rPr>
      </w:pPr>
      <w:proofErr w:type="spellStart"/>
      <w:r w:rsidRPr="00555754">
        <w:rPr>
          <w:b/>
          <w:bCs/>
        </w:rPr>
        <w:t>Embeddings</w:t>
      </w:r>
      <w:proofErr w:type="spellEnd"/>
      <w:r w:rsidRPr="00555754">
        <w:rPr>
          <w:b/>
          <w:bCs/>
        </w:rPr>
        <w:t xml:space="preserve"> de nuestra oración</w:t>
      </w:r>
    </w:p>
    <w:p w14:paraId="60E5E384" w14:textId="60D0B9BF" w:rsidR="00555754" w:rsidRDefault="00555754" w:rsidP="00555754">
      <w:r w:rsidRPr="00555754">
        <w:rPr>
          <w:noProof/>
        </w:rPr>
        <w:drawing>
          <wp:inline distT="0" distB="0" distL="0" distR="0" wp14:anchorId="4272CB86" wp14:editId="4FA8C114">
            <wp:extent cx="3783330" cy="1470068"/>
            <wp:effectExtent l="19050" t="19050" r="26670" b="15875"/>
            <wp:docPr id="1882077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77960" name=""/>
                    <pic:cNvPicPr/>
                  </pic:nvPicPr>
                  <pic:blipFill>
                    <a:blip r:embed="rId145"/>
                    <a:stretch>
                      <a:fillRect/>
                    </a:stretch>
                  </pic:blipFill>
                  <pic:spPr>
                    <a:xfrm>
                      <a:off x="0" y="0"/>
                      <a:ext cx="3846796" cy="1494729"/>
                    </a:xfrm>
                    <a:prstGeom prst="rect">
                      <a:avLst/>
                    </a:prstGeom>
                    <a:ln w="19050">
                      <a:solidFill>
                        <a:schemeClr val="tx1"/>
                      </a:solidFill>
                    </a:ln>
                  </pic:spPr>
                </pic:pic>
              </a:graphicData>
            </a:graphic>
          </wp:inline>
        </w:drawing>
      </w:r>
    </w:p>
    <w:p w14:paraId="2A0E529A" w14:textId="03518A86" w:rsidR="009801FB" w:rsidRDefault="009801FB" w:rsidP="00555754">
      <w:r>
        <w:t xml:space="preserve">El </w:t>
      </w:r>
      <w:proofErr w:type="spellStart"/>
      <w:r>
        <w:t>embedding</w:t>
      </w:r>
      <w:proofErr w:type="spellEnd"/>
      <w:r>
        <w:t xml:space="preserve"> </w:t>
      </w:r>
      <w:r>
        <w:rPr>
          <w:b/>
          <w:bCs/>
        </w:rPr>
        <w:t xml:space="preserve">no calcula nada al azar en el momento – </w:t>
      </w:r>
      <w:r>
        <w:t xml:space="preserve">es una </w:t>
      </w:r>
      <w:r>
        <w:rPr>
          <w:b/>
          <w:bCs/>
        </w:rPr>
        <w:t xml:space="preserve">búsqueda en una tabla, </w:t>
      </w:r>
      <w:r>
        <w:t xml:space="preserve">como buscar una palabra en un diccionario: cada token ID le corresponde siempre </w:t>
      </w:r>
      <w:r w:rsidR="00D64C96">
        <w:t xml:space="preserve">a la misma fila de 512 </w:t>
      </w:r>
      <w:proofErr w:type="spellStart"/>
      <w:r w:rsidR="00D64C96">
        <w:t>numeros</w:t>
      </w:r>
      <w:proofErr w:type="spellEnd"/>
      <w:r w:rsidR="00D64C96">
        <w:t>, ya fijada por el entrenamiento del modelo.</w:t>
      </w:r>
    </w:p>
    <w:p w14:paraId="3A447363" w14:textId="5FDFAB9C" w:rsidR="00A45E55" w:rsidRDefault="00A45E55" w:rsidP="00A45E55">
      <w:pPr>
        <w:pStyle w:val="Ttulo3"/>
        <w:rPr>
          <w:rFonts w:cs="Arial"/>
          <w:b/>
          <w:bCs/>
          <w:sz w:val="24"/>
          <w:szCs w:val="24"/>
        </w:rPr>
      </w:pPr>
      <w:bookmarkStart w:id="60" w:name="_Toc243791149"/>
      <w:r w:rsidRPr="00400060">
        <w:rPr>
          <w:rFonts w:cs="Arial"/>
          <w:b/>
          <w:bCs/>
          <w:sz w:val="24"/>
          <w:szCs w:val="24"/>
          <w:highlight w:val="yellow"/>
        </w:rPr>
        <w:lastRenderedPageBreak/>
        <w:t>1.12.</w:t>
      </w:r>
      <w:r w:rsidR="00BD121A">
        <w:rPr>
          <w:rFonts w:cs="Arial"/>
          <w:b/>
          <w:bCs/>
          <w:sz w:val="24"/>
          <w:szCs w:val="24"/>
          <w:highlight w:val="yellow"/>
        </w:rPr>
        <w:t>4</w:t>
      </w:r>
      <w:r w:rsidRPr="00400060">
        <w:rPr>
          <w:rFonts w:cs="Arial"/>
          <w:b/>
          <w:bCs/>
          <w:sz w:val="24"/>
          <w:szCs w:val="24"/>
          <w:highlight w:val="yellow"/>
        </w:rPr>
        <w:t xml:space="preserve"> Paso </w:t>
      </w:r>
      <w:r w:rsidR="00B475F5" w:rsidRPr="00400060">
        <w:rPr>
          <w:rFonts w:cs="Arial"/>
          <w:b/>
          <w:bCs/>
          <w:sz w:val="24"/>
          <w:szCs w:val="24"/>
          <w:highlight w:val="yellow"/>
        </w:rPr>
        <w:t xml:space="preserve">2: </w:t>
      </w:r>
      <w:proofErr w:type="spellStart"/>
      <w:r w:rsidR="00B475F5" w:rsidRPr="00400060">
        <w:rPr>
          <w:rFonts w:cs="Arial"/>
          <w:b/>
          <w:bCs/>
          <w:sz w:val="24"/>
          <w:szCs w:val="24"/>
          <w:highlight w:val="yellow"/>
        </w:rPr>
        <w:t>Positional</w:t>
      </w:r>
      <w:proofErr w:type="spellEnd"/>
      <w:r w:rsidR="00B475F5" w:rsidRPr="00400060">
        <w:rPr>
          <w:rFonts w:cs="Arial"/>
          <w:b/>
          <w:bCs/>
          <w:sz w:val="24"/>
          <w:szCs w:val="24"/>
          <w:highlight w:val="yellow"/>
        </w:rPr>
        <w:t xml:space="preserve"> </w:t>
      </w:r>
      <w:proofErr w:type="spellStart"/>
      <w:r w:rsidR="00B475F5" w:rsidRPr="00400060">
        <w:rPr>
          <w:rFonts w:cs="Arial"/>
          <w:b/>
          <w:bCs/>
          <w:sz w:val="24"/>
          <w:szCs w:val="24"/>
          <w:highlight w:val="yellow"/>
        </w:rPr>
        <w:t>Encoding</w:t>
      </w:r>
      <w:proofErr w:type="spellEnd"/>
      <w:r w:rsidR="00B475F5" w:rsidRPr="00400060">
        <w:rPr>
          <w:rFonts w:cs="Arial"/>
          <w:b/>
          <w:bCs/>
          <w:sz w:val="24"/>
          <w:szCs w:val="24"/>
          <w:highlight w:val="yellow"/>
        </w:rPr>
        <w:t xml:space="preserve"> – el problema que resuelve</w:t>
      </w:r>
      <w:r w:rsidR="00F2654D" w:rsidRPr="00400060">
        <w:rPr>
          <w:rFonts w:cs="Arial"/>
          <w:b/>
          <w:bCs/>
          <w:sz w:val="24"/>
          <w:szCs w:val="24"/>
          <w:highlight w:val="yellow"/>
        </w:rPr>
        <w:t xml:space="preserve"> (para saber en </w:t>
      </w:r>
      <w:proofErr w:type="spellStart"/>
      <w:r w:rsidR="00F2654D" w:rsidRPr="00400060">
        <w:rPr>
          <w:rFonts w:cs="Arial"/>
          <w:b/>
          <w:bCs/>
          <w:sz w:val="24"/>
          <w:szCs w:val="24"/>
          <w:highlight w:val="yellow"/>
        </w:rPr>
        <w:t>que</w:t>
      </w:r>
      <w:proofErr w:type="spellEnd"/>
      <w:r w:rsidR="00F2654D" w:rsidRPr="00400060">
        <w:rPr>
          <w:rFonts w:cs="Arial"/>
          <w:b/>
          <w:bCs/>
          <w:sz w:val="24"/>
          <w:szCs w:val="24"/>
          <w:highlight w:val="yellow"/>
        </w:rPr>
        <w:t xml:space="preserve"> posición esta cada palabra)</w:t>
      </w:r>
      <w:bookmarkEnd w:id="60"/>
    </w:p>
    <w:p w14:paraId="790320AA" w14:textId="77777777" w:rsidR="00A40CB4" w:rsidRPr="00A40CB4" w:rsidRDefault="00A40CB4" w:rsidP="00A40CB4">
      <w:r w:rsidRPr="00A40CB4">
        <w:t xml:space="preserve">Como el </w:t>
      </w:r>
      <w:proofErr w:type="spellStart"/>
      <w:r w:rsidRPr="00A40CB4">
        <w:t>Transformer</w:t>
      </w:r>
      <w:proofErr w:type="spellEnd"/>
      <w:r w:rsidRPr="00A40CB4">
        <w:t xml:space="preserve"> </w:t>
      </w:r>
      <w:r w:rsidRPr="00A40CB4">
        <w:rPr>
          <w:b/>
          <w:bCs/>
        </w:rPr>
        <w:t>no procesa las palabras en orden</w:t>
      </w:r>
      <w:r w:rsidRPr="00A40CB4">
        <w:t xml:space="preserve"> (a diferencia de las RNN, que las procesaban una por una), necesita alguna forma de saber </w:t>
      </w:r>
      <w:r w:rsidRPr="00A40CB4">
        <w:rPr>
          <w:b/>
          <w:bCs/>
        </w:rPr>
        <w:t>en qué posición</w:t>
      </w:r>
      <w:r w:rsidRPr="00A40CB4">
        <w:t xml:space="preserve"> está cada palabra.</w:t>
      </w:r>
    </w:p>
    <w:p w14:paraId="5FF80CDE" w14:textId="6D5F1462" w:rsidR="00B475F5" w:rsidRDefault="00741E32" w:rsidP="00B475F5">
      <w:r>
        <w:t xml:space="preserve">La solución del </w:t>
      </w:r>
      <w:proofErr w:type="spellStart"/>
      <w:r>
        <w:t>paper</w:t>
      </w:r>
      <w:proofErr w:type="spellEnd"/>
      <w:r>
        <w:t xml:space="preserve"> (Sección 3.5): sumarle a cada </w:t>
      </w:r>
      <w:proofErr w:type="spellStart"/>
      <w:r>
        <w:t>embedding</w:t>
      </w:r>
      <w:proofErr w:type="spellEnd"/>
      <w:r>
        <w:t xml:space="preserve"> una “firma matemática” usando funciones seno y coseno:</w:t>
      </w:r>
    </w:p>
    <w:p w14:paraId="0C18092D" w14:textId="413FE022" w:rsidR="00741E32" w:rsidRDefault="00913FD6" w:rsidP="00B475F5">
      <w:r w:rsidRPr="00913FD6">
        <w:rPr>
          <w:noProof/>
        </w:rPr>
        <w:drawing>
          <wp:inline distT="0" distB="0" distL="0" distR="0" wp14:anchorId="4A866047" wp14:editId="1A6EE70C">
            <wp:extent cx="4169833" cy="872393"/>
            <wp:effectExtent l="38100" t="38100" r="40640" b="42545"/>
            <wp:docPr id="1577745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45908" name=""/>
                    <pic:cNvPicPr/>
                  </pic:nvPicPr>
                  <pic:blipFill>
                    <a:blip r:embed="rId146"/>
                    <a:stretch>
                      <a:fillRect/>
                    </a:stretch>
                  </pic:blipFill>
                  <pic:spPr>
                    <a:xfrm>
                      <a:off x="0" y="0"/>
                      <a:ext cx="4192388" cy="877112"/>
                    </a:xfrm>
                    <a:prstGeom prst="rect">
                      <a:avLst/>
                    </a:prstGeom>
                    <a:ln w="28575">
                      <a:solidFill>
                        <a:schemeClr val="tx1"/>
                      </a:solidFill>
                    </a:ln>
                  </pic:spPr>
                </pic:pic>
              </a:graphicData>
            </a:graphic>
          </wp:inline>
        </w:drawing>
      </w:r>
    </w:p>
    <w:p w14:paraId="6987CF15" w14:textId="2E485E1A" w:rsidR="009526B7" w:rsidRDefault="00913FD6" w:rsidP="00B475F5">
      <w:r>
        <w:t xml:space="preserve">Cada posición en la secuencia obtiene un </w:t>
      </w:r>
      <w:proofErr w:type="spellStart"/>
      <w:r>
        <w:t>patron</w:t>
      </w:r>
      <w:proofErr w:type="spellEnd"/>
      <w:r>
        <w:t xml:space="preserve"> único de ondas, que se </w:t>
      </w:r>
      <w:r>
        <w:rPr>
          <w:b/>
          <w:bCs/>
        </w:rPr>
        <w:t xml:space="preserve">suma </w:t>
      </w:r>
      <w:r>
        <w:t xml:space="preserve">al </w:t>
      </w:r>
      <w:proofErr w:type="spellStart"/>
      <w:r>
        <w:t>embedding</w:t>
      </w:r>
      <w:proofErr w:type="spellEnd"/>
      <w:r>
        <w:t xml:space="preserve"> original – así, aunque el modelo proce</w:t>
      </w:r>
      <w:r w:rsidR="009526B7">
        <w:t>se todo en paralelo, cada palabra “sabe” donde esta.</w:t>
      </w:r>
    </w:p>
    <w:p w14:paraId="148774BC" w14:textId="77777777" w:rsidR="00786BFC" w:rsidRPr="00786BFC" w:rsidRDefault="00786BFC" w:rsidP="00786BFC">
      <w:pPr>
        <w:rPr>
          <w:b/>
          <w:bCs/>
        </w:rPr>
      </w:pPr>
      <w:r w:rsidRPr="00786BFC">
        <w:rPr>
          <w:b/>
          <w:bCs/>
        </w:rPr>
        <w:t>El cálculo paso a paso, con números reales</w:t>
      </w:r>
    </w:p>
    <w:p w14:paraId="387AD08C" w14:textId="77777777" w:rsidR="00786BFC" w:rsidRPr="00786BFC" w:rsidRDefault="00786BFC" w:rsidP="00786BFC">
      <w:r w:rsidRPr="00786BFC">
        <w:t xml:space="preserve">Calculemos las </w:t>
      </w:r>
      <w:r w:rsidRPr="00786BFC">
        <w:rPr>
          <w:b/>
          <w:bCs/>
        </w:rPr>
        <w:t>primeras 4</w:t>
      </w:r>
      <w:r w:rsidRPr="00786BFC">
        <w:t xml:space="preserve"> dimensiones del </w:t>
      </w:r>
      <w:proofErr w:type="spellStart"/>
      <w:r w:rsidRPr="00786BFC">
        <w:t>positional</w:t>
      </w:r>
      <w:proofErr w:type="spellEnd"/>
      <w:r w:rsidRPr="00786BFC">
        <w:t xml:space="preserve"> </w:t>
      </w:r>
      <w:proofErr w:type="spellStart"/>
      <w:r w:rsidRPr="00786BFC">
        <w:t>encoding</w:t>
      </w:r>
      <w:proofErr w:type="spellEnd"/>
      <w:r w:rsidRPr="00786BFC">
        <w:t xml:space="preserve"> para la palabra "</w:t>
      </w:r>
      <w:proofErr w:type="spellStart"/>
      <w:r w:rsidRPr="00786BFC">
        <w:t>dog</w:t>
      </w:r>
      <w:proofErr w:type="spellEnd"/>
      <w:r w:rsidRPr="00786BFC">
        <w:t xml:space="preserve">" en </w:t>
      </w:r>
      <w:r w:rsidRPr="00786BFC">
        <w:rPr>
          <w:b/>
          <w:bCs/>
        </w:rPr>
        <w:t>posición 1</w:t>
      </w:r>
      <w:r w:rsidRPr="00786BFC">
        <w:t xml:space="preserve"> (</w:t>
      </w:r>
      <w:proofErr w:type="spellStart"/>
      <w:r w:rsidRPr="00786BFC">
        <w:t>recordá</w:t>
      </w:r>
      <w:proofErr w:type="spellEnd"/>
      <w:r w:rsidRPr="00786BFC">
        <w:t>: la posición arranca en 0, así que "The"=0, "</w:t>
      </w:r>
      <w:proofErr w:type="spellStart"/>
      <w:r w:rsidRPr="00786BFC">
        <w:t>dog</w:t>
      </w:r>
      <w:proofErr w:type="spellEnd"/>
      <w:r w:rsidRPr="00786BFC">
        <w:t>"=1, "</w:t>
      </w:r>
      <w:proofErr w:type="spellStart"/>
      <w:r w:rsidRPr="00786BFC">
        <w:t>eat</w:t>
      </w:r>
      <w:proofErr w:type="spellEnd"/>
      <w:r w:rsidRPr="00786BFC">
        <w:t>"=2, "s"=3, "bread"=4).</w:t>
      </w:r>
    </w:p>
    <w:p w14:paraId="41F4212F" w14:textId="77777777" w:rsidR="000D7EC1" w:rsidRPr="000D7EC1" w:rsidRDefault="000D7EC1" w:rsidP="000D7EC1">
      <w:r w:rsidRPr="000D7EC1">
        <w:rPr>
          <w:b/>
          <w:bCs/>
        </w:rPr>
        <w:t>Datos de partida:</w:t>
      </w:r>
    </w:p>
    <w:p w14:paraId="4DA9D64D" w14:textId="21D1D151" w:rsidR="000D7EC1" w:rsidRDefault="000D7EC1" w:rsidP="000D7EC1">
      <w:pPr>
        <w:pStyle w:val="Prrafodelista"/>
        <w:numPr>
          <w:ilvl w:val="0"/>
          <w:numId w:val="2"/>
        </w:numPr>
      </w:pPr>
      <w:proofErr w:type="spellStart"/>
      <w:r w:rsidRPr="000D7EC1">
        <w:t>pos</w:t>
      </w:r>
      <w:proofErr w:type="spellEnd"/>
      <w:r w:rsidRPr="000D7EC1">
        <w:t xml:space="preserve"> = 1 (la posición de "</w:t>
      </w:r>
      <w:proofErr w:type="spellStart"/>
      <w:r w:rsidRPr="000D7EC1">
        <w:t>dog</w:t>
      </w:r>
      <w:proofErr w:type="spellEnd"/>
      <w:r w:rsidRPr="000D7EC1">
        <w:t>")</w:t>
      </w:r>
    </w:p>
    <w:p w14:paraId="2B759B68" w14:textId="329E18E6" w:rsidR="000D7EC1" w:rsidRPr="00F47E3D" w:rsidRDefault="006A027B" w:rsidP="000D7EC1">
      <w:pPr>
        <w:pStyle w:val="Prrafodelista"/>
        <w:numPr>
          <w:ilvl w:val="0"/>
          <w:numId w:val="2"/>
        </w:numPr>
      </w:pPr>
      <m:oMath>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=512</m:t>
        </m:r>
      </m:oMath>
    </w:p>
    <w:p w14:paraId="5CD55443" w14:textId="33A5D31C" w:rsidR="00F47E3D" w:rsidRPr="000D7EC1" w:rsidRDefault="00F47E3D" w:rsidP="00F90D36">
      <w:pPr>
        <w:pStyle w:val="Prrafodelista"/>
        <w:numPr>
          <w:ilvl w:val="0"/>
          <w:numId w:val="2"/>
        </w:numPr>
        <w:jc w:val="both"/>
      </w:pPr>
      <w:r>
        <w:rPr>
          <w:rFonts w:eastAsiaTheme="minorEastAsia"/>
        </w:rPr>
        <w:t xml:space="preserve">La regla para calcular cada dimensión es simple: </w:t>
      </w:r>
      <w:r>
        <w:rPr>
          <w:rFonts w:eastAsiaTheme="minorEastAsia"/>
          <w:b/>
          <w:bCs/>
        </w:rPr>
        <w:t xml:space="preserve">si la dimensión es par (0, 2, 4, 6…) se usa la función seno; </w:t>
      </w:r>
      <w:r w:rsidR="00F90D36" w:rsidRPr="00F90D36">
        <w:rPr>
          <w:rFonts w:eastAsiaTheme="minorEastAsia"/>
          <w:b/>
          <w:bCs/>
        </w:rPr>
        <w:t>si es impar (1, 3, 5, 7...) se usa coseno</w:t>
      </w:r>
      <w:r w:rsidR="00F90D36">
        <w:rPr>
          <w:rFonts w:eastAsiaTheme="minorEastAsia"/>
          <w:b/>
          <w:bCs/>
        </w:rPr>
        <w:t xml:space="preserve"> – </w:t>
      </w:r>
      <w:r w:rsidR="00F90D36">
        <w:rPr>
          <w:rFonts w:eastAsiaTheme="minorEastAsia"/>
        </w:rPr>
        <w:t xml:space="preserve">van alternando: </w:t>
      </w:r>
      <w:r w:rsidR="00D81A00" w:rsidRPr="00D81A00">
        <w:rPr>
          <w:rFonts w:eastAsiaTheme="minorEastAsia"/>
        </w:rPr>
        <w:t xml:space="preserve">seno, coseno, seno, coseno, así hasta completar las 512 dimensiones. La letra </w:t>
      </w:r>
      <w:r w:rsidR="00D81A00">
        <w:rPr>
          <w:rFonts w:eastAsiaTheme="minorEastAsia"/>
          <w:i/>
          <w:iCs/>
        </w:rPr>
        <w:t>i</w:t>
      </w:r>
      <w:r w:rsidR="00D81A00" w:rsidRPr="00D81A00">
        <w:rPr>
          <w:rFonts w:eastAsiaTheme="minorEastAsia"/>
        </w:rPr>
        <w:t xml:space="preserve"> que aparece en la fórmula es solo un contador que avanza de a un paso cada dos dimensiones (dimensiones 0 y 1 usan</w:t>
      </w:r>
      <w:r w:rsidR="00D81A00">
        <w:rPr>
          <w:rFonts w:eastAsiaTheme="minorEastAsia"/>
        </w:rPr>
        <w:t xml:space="preserve"> </w:t>
      </w:r>
      <w:r w:rsidR="00D81A00">
        <w:rPr>
          <w:rFonts w:eastAsiaTheme="minorEastAsia"/>
          <w:i/>
          <w:iCs/>
        </w:rPr>
        <w:t>i = 0</w:t>
      </w:r>
      <w:r w:rsidR="00D81A00" w:rsidRPr="00D81A00">
        <w:rPr>
          <w:rFonts w:eastAsiaTheme="minorEastAsia"/>
        </w:rPr>
        <w:t xml:space="preserve">, dimensiones 2 y 3 usan </w:t>
      </w:r>
      <w:r w:rsidR="00D81A00" w:rsidRPr="00D81A00">
        <w:rPr>
          <w:rFonts w:eastAsiaTheme="minorEastAsia"/>
          <w:i/>
          <w:iCs/>
        </w:rPr>
        <w:t>i=1</w:t>
      </w:r>
      <w:r w:rsidR="00D81A00" w:rsidRPr="00D81A00">
        <w:rPr>
          <w:rFonts w:eastAsiaTheme="minorEastAsia"/>
        </w:rPr>
        <w:t xml:space="preserve">, dimensiones 4 y 5 usan </w:t>
      </w:r>
      <w:r w:rsidR="00D81A00" w:rsidRPr="00D81A00">
        <w:rPr>
          <w:rFonts w:eastAsiaTheme="minorEastAsia"/>
          <w:i/>
          <w:iCs/>
        </w:rPr>
        <w:t>i=2</w:t>
      </w:r>
      <w:r w:rsidR="00D81A00" w:rsidRPr="00D81A00">
        <w:rPr>
          <w:rFonts w:eastAsiaTheme="minorEastAsia"/>
        </w:rPr>
        <w:t xml:space="preserve">...), y hace que la onda sea un poco </w:t>
      </w:r>
      <w:proofErr w:type="gramStart"/>
      <w:r w:rsidR="00D81A00" w:rsidRPr="00D81A00">
        <w:rPr>
          <w:rFonts w:eastAsiaTheme="minorEastAsia"/>
        </w:rPr>
        <w:t>más lenta o más rápida</w:t>
      </w:r>
      <w:proofErr w:type="gramEnd"/>
      <w:r w:rsidR="00D81A00" w:rsidRPr="00D81A00">
        <w:rPr>
          <w:rFonts w:eastAsiaTheme="minorEastAsia"/>
        </w:rPr>
        <w:t xml:space="preserve"> en cada par sucesivo de casilleros</w:t>
      </w:r>
    </w:p>
    <w:p w14:paraId="52013BBA" w14:textId="5495B5A7" w:rsidR="009526B7" w:rsidRPr="006B0717" w:rsidRDefault="006B0717" w:rsidP="006B0717">
      <w:pPr>
        <w:jc w:val="both"/>
        <w:rPr>
          <w:b/>
          <w:bCs/>
          <w:sz w:val="24"/>
          <w:szCs w:val="28"/>
        </w:rPr>
      </w:pPr>
      <w:r w:rsidRPr="00CF0E1A">
        <w:rPr>
          <w:b/>
          <w:bCs/>
          <w:sz w:val="24"/>
          <w:szCs w:val="28"/>
          <w:highlight w:val="yellow"/>
        </w:rPr>
        <w:t xml:space="preserve">Dimensión 0 (par → seno), con </w:t>
      </w:r>
      <w:r w:rsidRPr="00CF0E1A">
        <w:rPr>
          <w:b/>
          <w:bCs/>
          <w:i/>
          <w:iCs/>
          <w:sz w:val="24"/>
          <w:szCs w:val="28"/>
          <w:highlight w:val="yellow"/>
        </w:rPr>
        <w:t xml:space="preserve">i </w:t>
      </w:r>
      <w:r w:rsidRPr="00CF0E1A">
        <w:rPr>
          <w:b/>
          <w:bCs/>
          <w:sz w:val="24"/>
          <w:szCs w:val="28"/>
          <w:highlight w:val="yellow"/>
        </w:rPr>
        <w:t>= 0:</w:t>
      </w:r>
    </w:p>
    <w:p w14:paraId="1584E4EA" w14:textId="3A48C445" w:rsidR="006B0717" w:rsidRDefault="005E59A1" w:rsidP="006B0717">
      <w:pPr>
        <w:jc w:val="both"/>
      </w:pPr>
      <w:r w:rsidRPr="005E59A1">
        <w:rPr>
          <w:noProof/>
        </w:rPr>
        <w:drawing>
          <wp:inline distT="0" distB="0" distL="0" distR="0" wp14:anchorId="149E4DC1" wp14:editId="55C3A68C">
            <wp:extent cx="4504267" cy="2002581"/>
            <wp:effectExtent l="19050" t="19050" r="10795" b="17145"/>
            <wp:docPr id="872424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24204" name=""/>
                    <pic:cNvPicPr/>
                  </pic:nvPicPr>
                  <pic:blipFill>
                    <a:blip r:embed="rId147"/>
                    <a:stretch>
                      <a:fillRect/>
                    </a:stretch>
                  </pic:blipFill>
                  <pic:spPr>
                    <a:xfrm>
                      <a:off x="0" y="0"/>
                      <a:ext cx="4510397" cy="2005307"/>
                    </a:xfrm>
                    <a:prstGeom prst="rect">
                      <a:avLst/>
                    </a:prstGeom>
                    <a:ln w="19050">
                      <a:solidFill>
                        <a:schemeClr val="tx1"/>
                      </a:solidFill>
                    </a:ln>
                  </pic:spPr>
                </pic:pic>
              </a:graphicData>
            </a:graphic>
          </wp:inline>
        </w:drawing>
      </w:r>
    </w:p>
    <w:p w14:paraId="530C09D6" w14:textId="77777777" w:rsidR="005E59A1" w:rsidRDefault="005E59A1" w:rsidP="006B0717">
      <w:pPr>
        <w:jc w:val="both"/>
      </w:pPr>
    </w:p>
    <w:p w14:paraId="1D1DC9D3" w14:textId="2A91AFC9" w:rsidR="005E59A1" w:rsidRPr="005E59A1" w:rsidRDefault="005E59A1" w:rsidP="006B0717">
      <w:pPr>
        <w:jc w:val="both"/>
        <w:rPr>
          <w:b/>
          <w:bCs/>
          <w:sz w:val="24"/>
          <w:szCs w:val="28"/>
        </w:rPr>
      </w:pPr>
      <w:r w:rsidRPr="005E59A1">
        <w:rPr>
          <w:b/>
          <w:bCs/>
          <w:sz w:val="24"/>
          <w:szCs w:val="28"/>
          <w:highlight w:val="yellow"/>
        </w:rPr>
        <w:t>Dimensión 1 (impar → coseno, el par de la anterior), también con i = 0:</w:t>
      </w:r>
    </w:p>
    <w:p w14:paraId="1CF8F0F7" w14:textId="4BF4D55B" w:rsidR="00C27A20" w:rsidRDefault="00747434" w:rsidP="006B0717">
      <w:pPr>
        <w:jc w:val="both"/>
      </w:pPr>
      <w:r w:rsidRPr="00747434">
        <w:rPr>
          <w:noProof/>
        </w:rPr>
        <w:lastRenderedPageBreak/>
        <w:drawing>
          <wp:inline distT="0" distB="0" distL="0" distR="0" wp14:anchorId="0AA9D476" wp14:editId="6C147F67">
            <wp:extent cx="4950883" cy="2081539"/>
            <wp:effectExtent l="19050" t="19050" r="21590" b="13970"/>
            <wp:docPr id="1744610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10273" name=""/>
                    <pic:cNvPicPr/>
                  </pic:nvPicPr>
                  <pic:blipFill>
                    <a:blip r:embed="rId148"/>
                    <a:stretch>
                      <a:fillRect/>
                    </a:stretch>
                  </pic:blipFill>
                  <pic:spPr>
                    <a:xfrm>
                      <a:off x="0" y="0"/>
                      <a:ext cx="4952234" cy="2082107"/>
                    </a:xfrm>
                    <a:prstGeom prst="rect">
                      <a:avLst/>
                    </a:prstGeom>
                    <a:ln w="19050">
                      <a:solidFill>
                        <a:schemeClr val="tx1"/>
                      </a:solidFill>
                    </a:ln>
                  </pic:spPr>
                </pic:pic>
              </a:graphicData>
            </a:graphic>
          </wp:inline>
        </w:drawing>
      </w:r>
    </w:p>
    <w:p w14:paraId="68BCF2E3" w14:textId="2F8ECAD9" w:rsidR="00747434" w:rsidRPr="00747434" w:rsidRDefault="00747434" w:rsidP="006B0717">
      <w:pPr>
        <w:jc w:val="both"/>
        <w:rPr>
          <w:b/>
          <w:bCs/>
          <w:sz w:val="24"/>
          <w:szCs w:val="28"/>
        </w:rPr>
      </w:pPr>
      <w:r w:rsidRPr="00747434">
        <w:rPr>
          <w:b/>
          <w:bCs/>
          <w:sz w:val="24"/>
          <w:szCs w:val="28"/>
          <w:highlight w:val="yellow"/>
        </w:rPr>
        <w:t>Dimensión 2 (par → seno), ahora con i = 1:</w:t>
      </w:r>
    </w:p>
    <w:p w14:paraId="120739E3" w14:textId="5ED55EF8" w:rsidR="00A45E55" w:rsidRDefault="00D505F9" w:rsidP="00555754">
      <w:r w:rsidRPr="00D505F9">
        <w:rPr>
          <w:noProof/>
        </w:rPr>
        <w:drawing>
          <wp:inline distT="0" distB="0" distL="0" distR="0" wp14:anchorId="3AA926DD" wp14:editId="4A09B69C">
            <wp:extent cx="4919133" cy="655884"/>
            <wp:effectExtent l="19050" t="19050" r="15240" b="11430"/>
            <wp:docPr id="865844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44952" name=""/>
                    <pic:cNvPicPr/>
                  </pic:nvPicPr>
                  <pic:blipFill>
                    <a:blip r:embed="rId149"/>
                    <a:stretch>
                      <a:fillRect/>
                    </a:stretch>
                  </pic:blipFill>
                  <pic:spPr>
                    <a:xfrm>
                      <a:off x="0" y="0"/>
                      <a:ext cx="4946111" cy="659481"/>
                    </a:xfrm>
                    <a:prstGeom prst="rect">
                      <a:avLst/>
                    </a:prstGeom>
                    <a:ln w="19050">
                      <a:solidFill>
                        <a:schemeClr val="tx1"/>
                      </a:solidFill>
                    </a:ln>
                  </pic:spPr>
                </pic:pic>
              </a:graphicData>
            </a:graphic>
          </wp:inline>
        </w:drawing>
      </w:r>
    </w:p>
    <w:p w14:paraId="6F0309D6" w14:textId="4BDD55AB" w:rsidR="00D505F9" w:rsidRPr="00D505F9" w:rsidRDefault="00D505F9" w:rsidP="00555754">
      <w:pPr>
        <w:rPr>
          <w:b/>
          <w:bCs/>
          <w:sz w:val="24"/>
          <w:szCs w:val="28"/>
        </w:rPr>
      </w:pPr>
      <w:r w:rsidRPr="00D505F9">
        <w:rPr>
          <w:b/>
          <w:bCs/>
          <w:sz w:val="24"/>
          <w:szCs w:val="28"/>
          <w:highlight w:val="yellow"/>
        </w:rPr>
        <w:t>Dimensión 3 (impar → coseno), con i = 1:</w:t>
      </w:r>
    </w:p>
    <w:p w14:paraId="19F436CA" w14:textId="06B3D73D" w:rsidR="00D64C96" w:rsidRDefault="00A629C1" w:rsidP="00555754">
      <w:r w:rsidRPr="00A629C1">
        <w:rPr>
          <w:noProof/>
        </w:rPr>
        <w:drawing>
          <wp:inline distT="0" distB="0" distL="0" distR="0" wp14:anchorId="3C54F9C1" wp14:editId="00385643">
            <wp:extent cx="4986867" cy="658759"/>
            <wp:effectExtent l="19050" t="19050" r="23495" b="27305"/>
            <wp:docPr id="1157223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23241" name=""/>
                    <pic:cNvPicPr/>
                  </pic:nvPicPr>
                  <pic:blipFill>
                    <a:blip r:embed="rId150"/>
                    <a:stretch>
                      <a:fillRect/>
                    </a:stretch>
                  </pic:blipFill>
                  <pic:spPr>
                    <a:xfrm>
                      <a:off x="0" y="0"/>
                      <a:ext cx="5004611" cy="661103"/>
                    </a:xfrm>
                    <a:prstGeom prst="rect">
                      <a:avLst/>
                    </a:prstGeom>
                    <a:ln w="19050">
                      <a:solidFill>
                        <a:schemeClr val="tx1"/>
                      </a:solidFill>
                    </a:ln>
                  </pic:spPr>
                </pic:pic>
              </a:graphicData>
            </a:graphic>
          </wp:inline>
        </w:drawing>
      </w:r>
    </w:p>
    <w:p w14:paraId="423E9B31" w14:textId="21ED8E2E" w:rsidR="00A629C1" w:rsidRPr="00A629C1" w:rsidRDefault="00A629C1" w:rsidP="00555754">
      <w:pPr>
        <w:rPr>
          <w:b/>
          <w:bCs/>
          <w:sz w:val="24"/>
          <w:szCs w:val="28"/>
        </w:rPr>
      </w:pPr>
      <w:r w:rsidRPr="00A629C1">
        <w:rPr>
          <w:b/>
          <w:bCs/>
          <w:sz w:val="24"/>
          <w:szCs w:val="28"/>
          <w:highlight w:val="yellow"/>
        </w:rPr>
        <w:t xml:space="preserve">Resultado: las primeras 4 dimensiones del </w:t>
      </w:r>
      <w:proofErr w:type="spellStart"/>
      <w:r w:rsidRPr="00A629C1">
        <w:rPr>
          <w:b/>
          <w:bCs/>
          <w:sz w:val="24"/>
          <w:szCs w:val="28"/>
          <w:highlight w:val="yellow"/>
        </w:rPr>
        <w:t>positional</w:t>
      </w:r>
      <w:proofErr w:type="spellEnd"/>
      <w:r w:rsidRPr="00A629C1">
        <w:rPr>
          <w:b/>
          <w:bCs/>
          <w:sz w:val="24"/>
          <w:szCs w:val="28"/>
          <w:highlight w:val="yellow"/>
        </w:rPr>
        <w:t xml:space="preserve"> </w:t>
      </w:r>
      <w:proofErr w:type="spellStart"/>
      <w:r w:rsidRPr="00A629C1">
        <w:rPr>
          <w:b/>
          <w:bCs/>
          <w:sz w:val="24"/>
          <w:szCs w:val="28"/>
          <w:highlight w:val="yellow"/>
        </w:rPr>
        <w:t>encoding</w:t>
      </w:r>
      <w:proofErr w:type="spellEnd"/>
      <w:r w:rsidRPr="00A629C1">
        <w:rPr>
          <w:b/>
          <w:bCs/>
          <w:sz w:val="24"/>
          <w:szCs w:val="28"/>
          <w:highlight w:val="yellow"/>
        </w:rPr>
        <w:t xml:space="preserve"> para "</w:t>
      </w:r>
      <w:proofErr w:type="spellStart"/>
      <w:r w:rsidRPr="00A629C1">
        <w:rPr>
          <w:b/>
          <w:bCs/>
          <w:sz w:val="24"/>
          <w:szCs w:val="28"/>
          <w:highlight w:val="yellow"/>
        </w:rPr>
        <w:t>dog</w:t>
      </w:r>
      <w:proofErr w:type="spellEnd"/>
      <w:r w:rsidRPr="00A629C1">
        <w:rPr>
          <w:b/>
          <w:bCs/>
          <w:sz w:val="24"/>
          <w:szCs w:val="28"/>
          <w:highlight w:val="yellow"/>
        </w:rPr>
        <w:t>" (posición 1)</w:t>
      </w:r>
    </w:p>
    <w:p w14:paraId="195A99A4" w14:textId="009D426A" w:rsidR="00D81F88" w:rsidRDefault="005A5F0B" w:rsidP="00100653">
      <w:r w:rsidRPr="005A5F0B">
        <w:rPr>
          <w:noProof/>
        </w:rPr>
        <w:drawing>
          <wp:inline distT="0" distB="0" distL="0" distR="0" wp14:anchorId="2C099B99" wp14:editId="6C11542C">
            <wp:extent cx="5010150" cy="379742"/>
            <wp:effectExtent l="19050" t="19050" r="19050" b="20320"/>
            <wp:docPr id="1342102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02982" name=""/>
                    <pic:cNvPicPr/>
                  </pic:nvPicPr>
                  <pic:blipFill>
                    <a:blip r:embed="rId151"/>
                    <a:stretch>
                      <a:fillRect/>
                    </a:stretch>
                  </pic:blipFill>
                  <pic:spPr>
                    <a:xfrm>
                      <a:off x="0" y="0"/>
                      <a:ext cx="5041684" cy="382132"/>
                    </a:xfrm>
                    <a:prstGeom prst="rect">
                      <a:avLst/>
                    </a:prstGeom>
                    <a:ln w="19050">
                      <a:solidFill>
                        <a:schemeClr val="tx1"/>
                      </a:solidFill>
                    </a:ln>
                  </pic:spPr>
                </pic:pic>
              </a:graphicData>
            </a:graphic>
          </wp:inline>
        </w:drawing>
      </w:r>
    </w:p>
    <w:p w14:paraId="67A20DF4" w14:textId="77777777" w:rsidR="005A5F0B" w:rsidRPr="005A5F0B" w:rsidRDefault="005A5F0B" w:rsidP="005A5F0B">
      <w:pPr>
        <w:rPr>
          <w:b/>
          <w:bCs/>
        </w:rPr>
      </w:pPr>
      <w:r w:rsidRPr="005A5F0B">
        <w:rPr>
          <w:b/>
          <w:bCs/>
        </w:rPr>
        <w:t xml:space="preserve">Sumando esto al </w:t>
      </w:r>
      <w:proofErr w:type="spellStart"/>
      <w:r w:rsidRPr="005A5F0B">
        <w:rPr>
          <w:b/>
          <w:bCs/>
        </w:rPr>
        <w:t>embedding</w:t>
      </w:r>
      <w:proofErr w:type="spellEnd"/>
    </w:p>
    <w:p w14:paraId="29391C6E" w14:textId="2B0D0D0B" w:rsidR="005A5F0B" w:rsidRPr="00C11D67" w:rsidRDefault="00A33194" w:rsidP="00100653">
      <w:r w:rsidRPr="00A33194">
        <w:t xml:space="preserve">Si el </w:t>
      </w:r>
      <w:proofErr w:type="spellStart"/>
      <w:r w:rsidRPr="00A33194">
        <w:t>embedding</w:t>
      </w:r>
      <w:proofErr w:type="spellEnd"/>
      <w:r w:rsidRPr="00A33194">
        <w:t xml:space="preserve"> original de "</w:t>
      </w:r>
      <w:proofErr w:type="spellStart"/>
      <w:r w:rsidRPr="00A33194">
        <w:t>dog</w:t>
      </w:r>
      <w:proofErr w:type="spellEnd"/>
      <w:r w:rsidRPr="00A33194">
        <w:t xml:space="preserve">" </w:t>
      </w:r>
      <m:oMath>
        <m:d>
          <m:dPr>
            <m:begChr m:val="["/>
            <m:endChr m:val="]"/>
            <m:ctrlPr>
              <w:rPr>
                <w:rFonts w:ascii="Cambria Math" w:hAnsi="Cambria Math"/>
              </w:rPr>
            </m:ctrlPr>
          </m:dPr>
          <m:e>
            <m:r>
              <w:rPr>
                <w:rFonts w:ascii="Cambria Math" w:hAnsi="Cambria Math"/>
              </w:rPr>
              <m:t> 0.70, 0.20, -0.15, 0.44, … </m:t>
            </m:r>
          </m:e>
        </m:d>
      </m:oMath>
      <w:r>
        <w:rPr>
          <w:rFonts w:eastAsiaTheme="minorEastAsia"/>
        </w:rPr>
        <w:t xml:space="preserve">, </w:t>
      </w:r>
      <w:r w:rsidRPr="00A33194">
        <w:t xml:space="preserve">el vector final que entra al </w:t>
      </w:r>
      <w:proofErr w:type="spellStart"/>
      <w:r w:rsidRPr="00A33194">
        <w:t>Encoder</w:t>
      </w:r>
      <w:proofErr w:type="spellEnd"/>
      <w:r w:rsidRPr="00A33194">
        <w:t xml:space="preserve"> es la </w:t>
      </w:r>
      <w:r w:rsidRPr="00A33194">
        <w:rPr>
          <w:b/>
          <w:bCs/>
        </w:rPr>
        <w:t>suma, dimensión por dimensión</w:t>
      </w:r>
      <w:r w:rsidRPr="00A33194">
        <w:t>:</w:t>
      </w:r>
    </w:p>
    <w:p w14:paraId="1090270B" w14:textId="5122BEE1" w:rsidR="00C11D67" w:rsidRDefault="00272478" w:rsidP="00100653">
      <w:r w:rsidRPr="00272478">
        <w:rPr>
          <w:noProof/>
        </w:rPr>
        <w:drawing>
          <wp:inline distT="0" distB="0" distL="0" distR="0" wp14:anchorId="3D01981A" wp14:editId="437ADC50">
            <wp:extent cx="5196417" cy="338263"/>
            <wp:effectExtent l="19050" t="19050" r="4445" b="24130"/>
            <wp:docPr id="836412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12105" name=""/>
                    <pic:cNvPicPr/>
                  </pic:nvPicPr>
                  <pic:blipFill>
                    <a:blip r:embed="rId152"/>
                    <a:stretch>
                      <a:fillRect/>
                    </a:stretch>
                  </pic:blipFill>
                  <pic:spPr>
                    <a:xfrm>
                      <a:off x="0" y="0"/>
                      <a:ext cx="5247101" cy="341562"/>
                    </a:xfrm>
                    <a:prstGeom prst="rect">
                      <a:avLst/>
                    </a:prstGeom>
                    <a:ln w="19050">
                      <a:solidFill>
                        <a:schemeClr val="tx1"/>
                      </a:solidFill>
                    </a:ln>
                  </pic:spPr>
                </pic:pic>
              </a:graphicData>
            </a:graphic>
          </wp:inline>
        </w:drawing>
      </w:r>
    </w:p>
    <w:p w14:paraId="73745880" w14:textId="77777777" w:rsidR="00272478" w:rsidRPr="00272478" w:rsidRDefault="00272478" w:rsidP="00272478">
      <w:pPr>
        <w:rPr>
          <w:b/>
          <w:bCs/>
        </w:rPr>
      </w:pPr>
      <w:r w:rsidRPr="00272478">
        <w:rPr>
          <w:b/>
          <w:bCs/>
        </w:rPr>
        <w:t>Por qué importa: distinguir posiciones repetidas</w:t>
      </w:r>
    </w:p>
    <w:p w14:paraId="31F72431" w14:textId="77777777" w:rsidR="00272478" w:rsidRDefault="00272478" w:rsidP="00272478">
      <w:r w:rsidRPr="00272478">
        <w:t>Si la misma palabra apareciera dos veces en una oración más larga (por ejemplo, "</w:t>
      </w:r>
      <w:proofErr w:type="spellStart"/>
      <w:r w:rsidRPr="00272478">
        <w:t>the</w:t>
      </w:r>
      <w:proofErr w:type="spellEnd"/>
      <w:r w:rsidRPr="00272478">
        <w:t>" al principio y "</w:t>
      </w:r>
      <w:proofErr w:type="spellStart"/>
      <w:r w:rsidRPr="00272478">
        <w:t>the</w:t>
      </w:r>
      <w:proofErr w:type="spellEnd"/>
      <w:r w:rsidRPr="00272478">
        <w:t xml:space="preserve">" en otro lugar), el </w:t>
      </w:r>
      <w:proofErr w:type="spellStart"/>
      <w:r w:rsidRPr="00272478">
        <w:t>embedding</w:t>
      </w:r>
      <w:proofErr w:type="spellEnd"/>
      <w:r w:rsidRPr="00272478">
        <w:t xml:space="preserve"> le daría el mismo vector las dos veces — pero el </w:t>
      </w:r>
      <w:proofErr w:type="spellStart"/>
      <w:r w:rsidRPr="00272478">
        <w:t>Positional</w:t>
      </w:r>
      <w:proofErr w:type="spellEnd"/>
      <w:r w:rsidRPr="00272478">
        <w:t xml:space="preserve"> </w:t>
      </w:r>
      <w:proofErr w:type="spellStart"/>
      <w:r w:rsidRPr="00272478">
        <w:t>Encoding</w:t>
      </w:r>
      <w:proofErr w:type="spellEnd"/>
      <w:r w:rsidRPr="00272478">
        <w:t>, al sumarle una onda distinta según la posición, hace que el vector final termine siendo distinto en cada aparición, permitiendo que el modelo las distinga.</w:t>
      </w:r>
    </w:p>
    <w:p w14:paraId="31D466F8" w14:textId="63D90804" w:rsidR="00F11870" w:rsidRDefault="00400060">
      <w:r>
        <w:br w:type="page"/>
      </w:r>
    </w:p>
    <w:p w14:paraId="0ACB8AD6" w14:textId="14E6997A" w:rsidR="00F11870" w:rsidRDefault="00FE6280" w:rsidP="00F11870">
      <w:pPr>
        <w:pStyle w:val="Ttulo3"/>
        <w:rPr>
          <w:b/>
          <w:bCs/>
          <w:sz w:val="24"/>
          <w:szCs w:val="24"/>
        </w:rPr>
      </w:pPr>
      <w:bookmarkStart w:id="61" w:name="_Toc243791150"/>
      <w:r w:rsidRPr="00EB7A0C">
        <w:rPr>
          <w:b/>
          <w:bCs/>
          <w:sz w:val="24"/>
          <w:szCs w:val="24"/>
          <w:highlight w:val="yellow"/>
        </w:rPr>
        <w:lastRenderedPageBreak/>
        <w:t xml:space="preserve">1.12.5 </w:t>
      </w:r>
      <w:r w:rsidR="004943FB" w:rsidRPr="00EB7A0C">
        <w:rPr>
          <w:b/>
          <w:bCs/>
          <w:sz w:val="24"/>
          <w:szCs w:val="24"/>
          <w:highlight w:val="yellow"/>
        </w:rPr>
        <w:t xml:space="preserve">Flujo de </w:t>
      </w:r>
      <w:proofErr w:type="spellStart"/>
      <w:r w:rsidR="004943FB" w:rsidRPr="00EB7A0C">
        <w:rPr>
          <w:b/>
          <w:bCs/>
          <w:sz w:val="24"/>
          <w:szCs w:val="24"/>
          <w:highlight w:val="yellow"/>
        </w:rPr>
        <w:t>Encoder</w:t>
      </w:r>
      <w:proofErr w:type="spellEnd"/>
      <w:r w:rsidR="00EB7A0C" w:rsidRPr="00EB7A0C">
        <w:rPr>
          <w:b/>
          <w:bCs/>
          <w:sz w:val="24"/>
          <w:szCs w:val="24"/>
          <w:highlight w:val="yellow"/>
        </w:rPr>
        <w:t xml:space="preserve"> (producir una sola vez la representación de oración)</w:t>
      </w:r>
      <w:bookmarkEnd w:id="61"/>
    </w:p>
    <w:p w14:paraId="72756CDD" w14:textId="140ED441" w:rsidR="00786031" w:rsidRPr="00786031" w:rsidRDefault="002D04C9" w:rsidP="00EB7A0C">
      <w:r>
        <w:rPr>
          <w:b/>
          <w:bCs/>
        </w:rPr>
        <w:t xml:space="preserve">Objetivo: </w:t>
      </w:r>
      <w:r w:rsidR="00786031">
        <w:t xml:space="preserve">El </w:t>
      </w:r>
      <w:proofErr w:type="spellStart"/>
      <w:r w:rsidR="00786031">
        <w:t>encoder</w:t>
      </w:r>
      <w:proofErr w:type="spellEnd"/>
      <w:r w:rsidR="00786031">
        <w:t xml:space="preserve"> lee la oración de entrada (“</w:t>
      </w:r>
      <w:proofErr w:type="spellStart"/>
      <w:r w:rsidR="00786031">
        <w:t>the</w:t>
      </w:r>
      <w:proofErr w:type="spellEnd"/>
      <w:r w:rsidR="00786031">
        <w:t xml:space="preserve"> </w:t>
      </w:r>
      <w:proofErr w:type="spellStart"/>
      <w:r w:rsidR="00786031">
        <w:t>dog</w:t>
      </w:r>
      <w:proofErr w:type="spellEnd"/>
      <w:r w:rsidR="00786031">
        <w:t xml:space="preserve"> </w:t>
      </w:r>
      <w:proofErr w:type="spellStart"/>
      <w:r w:rsidR="00786031">
        <w:t>eats</w:t>
      </w:r>
      <w:proofErr w:type="spellEnd"/>
      <w:r w:rsidR="00786031">
        <w:t xml:space="preserve"> bread”) y produce, una sola vez, una representación de esa oración: un vector de 512 </w:t>
      </w:r>
      <w:proofErr w:type="spellStart"/>
      <w:r w:rsidR="00786031">
        <w:t>numeros</w:t>
      </w:r>
      <w:proofErr w:type="spellEnd"/>
      <w:r w:rsidR="00786031">
        <w:t xml:space="preserve"> por cada token, </w:t>
      </w:r>
      <w:r w:rsidR="00144919">
        <w:t xml:space="preserve">un vector de 512 </w:t>
      </w:r>
      <w:proofErr w:type="spellStart"/>
      <w:r w:rsidR="00144919">
        <w:t>numeros</w:t>
      </w:r>
      <w:proofErr w:type="spellEnd"/>
      <w:r w:rsidR="00144919">
        <w:t xml:space="preserve"> por cada token, enriquecido con las 6 capas de </w:t>
      </w:r>
      <w:proofErr w:type="spellStart"/>
      <w:r w:rsidR="00144919">
        <w:t>self-attention</w:t>
      </w:r>
      <w:proofErr w:type="spellEnd"/>
      <w:r w:rsidR="00144919">
        <w:t xml:space="preserve"> + </w:t>
      </w:r>
      <w:proofErr w:type="spellStart"/>
      <w:r w:rsidR="00144919">
        <w:t>feed</w:t>
      </w:r>
      <w:proofErr w:type="spellEnd"/>
      <w:r w:rsidR="00144919">
        <w:t xml:space="preserve">-forward. Esa salida queda fija y el </w:t>
      </w:r>
      <w:proofErr w:type="spellStart"/>
      <w:r w:rsidR="00144919">
        <w:t>Decoder</w:t>
      </w:r>
      <w:proofErr w:type="spellEnd"/>
      <w:r w:rsidR="00144919">
        <w:t xml:space="preserve"> la consulta en cada ronda </w:t>
      </w:r>
      <w:proofErr w:type="spellStart"/>
      <w:r w:rsidR="00144919">
        <w:t>via</w:t>
      </w:r>
      <w:proofErr w:type="spellEnd"/>
      <w:r w:rsidR="00144919">
        <w:t xml:space="preserve"> Cross-</w:t>
      </w:r>
      <w:proofErr w:type="spellStart"/>
      <w:r w:rsidR="00144919">
        <w:t>Attention</w:t>
      </w:r>
      <w:proofErr w:type="spellEnd"/>
      <w:r w:rsidR="00144919">
        <w:t xml:space="preserve">, sin que el </w:t>
      </w:r>
      <w:proofErr w:type="spellStart"/>
      <w:r w:rsidR="00144919">
        <w:t>Encoder</w:t>
      </w:r>
      <w:proofErr w:type="spellEnd"/>
      <w:r w:rsidR="00144919">
        <w:t xml:space="preserve"> vuelva a correr.</w:t>
      </w:r>
    </w:p>
    <w:p w14:paraId="3B1A51A0" w14:textId="3DC00CEB" w:rsidR="00400060" w:rsidRPr="00EB7A0C" w:rsidRDefault="00400060" w:rsidP="00EB7A0C">
      <w:pPr>
        <w:pStyle w:val="Ttulo4"/>
        <w:rPr>
          <w:b/>
          <w:bCs/>
          <w:i w:val="0"/>
          <w:iCs w:val="0"/>
        </w:rPr>
      </w:pPr>
      <w:r w:rsidRPr="00EB7A0C">
        <w:rPr>
          <w:b/>
          <w:bCs/>
          <w:i w:val="0"/>
          <w:iCs w:val="0"/>
          <w:highlight w:val="yellow"/>
        </w:rPr>
        <w:t>1.12.</w:t>
      </w:r>
      <w:r w:rsidR="00BD121A" w:rsidRPr="00EB7A0C">
        <w:rPr>
          <w:b/>
          <w:bCs/>
          <w:i w:val="0"/>
          <w:iCs w:val="0"/>
          <w:highlight w:val="yellow"/>
        </w:rPr>
        <w:t>5</w:t>
      </w:r>
      <w:r w:rsidR="00EB7A0C" w:rsidRPr="00EB7A0C">
        <w:rPr>
          <w:b/>
          <w:bCs/>
          <w:i w:val="0"/>
          <w:iCs w:val="0"/>
          <w:highlight w:val="yellow"/>
        </w:rPr>
        <w:t>.1</w:t>
      </w:r>
      <w:r w:rsidRPr="00EB7A0C">
        <w:rPr>
          <w:b/>
          <w:bCs/>
          <w:i w:val="0"/>
          <w:iCs w:val="0"/>
          <w:highlight w:val="yellow"/>
        </w:rPr>
        <w:t xml:space="preserve"> Paso </w:t>
      </w:r>
      <w:r w:rsidR="00F16119" w:rsidRPr="00EB7A0C">
        <w:rPr>
          <w:b/>
          <w:bCs/>
          <w:i w:val="0"/>
          <w:iCs w:val="0"/>
          <w:highlight w:val="yellow"/>
        </w:rPr>
        <w:t>3</w:t>
      </w:r>
      <w:r w:rsidR="001077D1" w:rsidRPr="00EB7A0C">
        <w:rPr>
          <w:b/>
          <w:bCs/>
          <w:i w:val="0"/>
          <w:iCs w:val="0"/>
          <w:highlight w:val="yellow"/>
        </w:rPr>
        <w:t xml:space="preserve"> (capa 1/6)</w:t>
      </w:r>
      <w:r w:rsidR="00F16119" w:rsidRPr="00EB7A0C">
        <w:rPr>
          <w:b/>
          <w:bCs/>
          <w:i w:val="0"/>
          <w:iCs w:val="0"/>
          <w:highlight w:val="yellow"/>
        </w:rPr>
        <w:t xml:space="preserve">: El </w:t>
      </w:r>
      <w:proofErr w:type="spellStart"/>
      <w:r w:rsidR="00F16119" w:rsidRPr="00EB7A0C">
        <w:rPr>
          <w:b/>
          <w:bCs/>
          <w:i w:val="0"/>
          <w:iCs w:val="0"/>
          <w:highlight w:val="yellow"/>
        </w:rPr>
        <w:t>Encoder</w:t>
      </w:r>
      <w:proofErr w:type="spellEnd"/>
      <w:r w:rsidR="00F16119" w:rsidRPr="00EB7A0C">
        <w:rPr>
          <w:b/>
          <w:bCs/>
          <w:i w:val="0"/>
          <w:iCs w:val="0"/>
          <w:highlight w:val="yellow"/>
        </w:rPr>
        <w:t xml:space="preserve"> – Self-</w:t>
      </w:r>
      <w:proofErr w:type="spellStart"/>
      <w:r w:rsidR="00F16119" w:rsidRPr="00EB7A0C">
        <w:rPr>
          <w:b/>
          <w:bCs/>
          <w:i w:val="0"/>
          <w:iCs w:val="0"/>
          <w:highlight w:val="yellow"/>
        </w:rPr>
        <w:t>Attention</w:t>
      </w:r>
      <w:proofErr w:type="spellEnd"/>
      <w:r w:rsidR="00F16119" w:rsidRPr="00EB7A0C">
        <w:rPr>
          <w:b/>
          <w:bCs/>
          <w:i w:val="0"/>
          <w:iCs w:val="0"/>
          <w:highlight w:val="yellow"/>
        </w:rPr>
        <w:t xml:space="preserve"> sobre la oración de origen</w:t>
      </w:r>
    </w:p>
    <w:p w14:paraId="43D3B3FF" w14:textId="0D7A95BD" w:rsidR="00F16119" w:rsidRDefault="00266C08" w:rsidP="00F16119">
      <w:pPr>
        <w:rPr>
          <w:bCs/>
        </w:rPr>
      </w:pPr>
      <w:r>
        <w:t xml:space="preserve">Hasta acá, cada palabra de </w:t>
      </w:r>
      <w:r w:rsidRPr="00266C08">
        <w:t xml:space="preserve">"The </w:t>
      </w:r>
      <w:proofErr w:type="spellStart"/>
      <w:r w:rsidRPr="00266C08">
        <w:t>dog</w:t>
      </w:r>
      <w:proofErr w:type="spellEnd"/>
      <w:r w:rsidRPr="00266C08">
        <w:t xml:space="preserve"> </w:t>
      </w:r>
      <w:proofErr w:type="spellStart"/>
      <w:r w:rsidRPr="00266C08">
        <w:t>eats</w:t>
      </w:r>
      <w:proofErr w:type="spellEnd"/>
      <w:r w:rsidRPr="00266C08">
        <w:t xml:space="preserve"> bread"</w:t>
      </w:r>
      <w:r>
        <w:t xml:space="preserve"> tiene su propio vector de 512 </w:t>
      </w:r>
      <w:proofErr w:type="spellStart"/>
      <w:r>
        <w:t>numeros</w:t>
      </w:r>
      <w:proofErr w:type="spellEnd"/>
      <w:r>
        <w:t xml:space="preserve"> (</w:t>
      </w:r>
      <w:proofErr w:type="spellStart"/>
      <w:r>
        <w:t>embedding</w:t>
      </w:r>
      <w:proofErr w:type="spellEnd"/>
      <w:r>
        <w:t xml:space="preserve"> + </w:t>
      </w:r>
      <w:proofErr w:type="spellStart"/>
      <w:r>
        <w:t>positional</w:t>
      </w:r>
      <w:proofErr w:type="spellEnd"/>
      <w:r>
        <w:t xml:space="preserve"> </w:t>
      </w:r>
      <w:proofErr w:type="spellStart"/>
      <w:r>
        <w:t>encoding</w:t>
      </w:r>
      <w:proofErr w:type="spellEnd"/>
      <w:r>
        <w:t xml:space="preserve">), </w:t>
      </w:r>
      <w:r w:rsidR="00192B73">
        <w:t xml:space="preserve">pero esos vectores todavía </w:t>
      </w:r>
      <w:r w:rsidR="00192B73">
        <w:rPr>
          <w:b/>
        </w:rPr>
        <w:t xml:space="preserve">no se comunican entre si – </w:t>
      </w:r>
      <w:r w:rsidR="00192B73">
        <w:rPr>
          <w:bCs/>
        </w:rPr>
        <w:t xml:space="preserve">cada palabra “sabe” su propio significado </w:t>
      </w:r>
      <w:r w:rsidR="00E31AF7">
        <w:rPr>
          <w:bCs/>
        </w:rPr>
        <w:t xml:space="preserve">y su posición, </w:t>
      </w:r>
      <w:r w:rsidR="00E31AF7" w:rsidRPr="00E31AF7">
        <w:rPr>
          <w:b/>
        </w:rPr>
        <w:t>pero no sabe nada de las palabras que la rodean.</w:t>
      </w:r>
      <w:r w:rsidR="00E31AF7">
        <w:rPr>
          <w:bCs/>
        </w:rPr>
        <w:t xml:space="preserve"> Self-</w:t>
      </w:r>
      <w:proofErr w:type="spellStart"/>
      <w:r w:rsidR="00E31AF7">
        <w:rPr>
          <w:bCs/>
        </w:rPr>
        <w:t>Attention</w:t>
      </w:r>
      <w:proofErr w:type="spellEnd"/>
      <w:r w:rsidR="00E31AF7">
        <w:rPr>
          <w:bCs/>
        </w:rPr>
        <w:t xml:space="preserve"> es el paso que resuelve justamente eso: </w:t>
      </w:r>
      <w:r w:rsidR="00E31AF7" w:rsidRPr="00FB3318">
        <w:rPr>
          <w:b/>
        </w:rPr>
        <w:t xml:space="preserve">deja que cada palabra “mire” a todas las demás de la oración y decida cuales le importan </w:t>
      </w:r>
      <w:proofErr w:type="spellStart"/>
      <w:r w:rsidR="00E31AF7" w:rsidRPr="00FB3318">
        <w:rPr>
          <w:b/>
        </w:rPr>
        <w:t>mas</w:t>
      </w:r>
      <w:proofErr w:type="spellEnd"/>
      <w:r w:rsidR="00E31AF7" w:rsidRPr="00FB3318">
        <w:rPr>
          <w:b/>
        </w:rPr>
        <w:t xml:space="preserve"> para entender su propio significado en ese contexto.</w:t>
      </w:r>
    </w:p>
    <w:p w14:paraId="50C3F3E3" w14:textId="54E4BEB8" w:rsidR="00E31AF7" w:rsidRDefault="00FB3318" w:rsidP="00F16119">
      <w:pPr>
        <w:rPr>
          <w:bCs/>
        </w:rPr>
      </w:pPr>
      <w:r>
        <w:rPr>
          <w:bCs/>
        </w:rPr>
        <w:t xml:space="preserve">Este </w:t>
      </w:r>
      <w:proofErr w:type="spellStart"/>
      <w:r>
        <w:rPr>
          <w:bCs/>
        </w:rPr>
        <w:t>calculo</w:t>
      </w:r>
      <w:proofErr w:type="spellEnd"/>
      <w:r>
        <w:rPr>
          <w:bCs/>
        </w:rPr>
        <w:t xml:space="preserve"> ocurre dentro del </w:t>
      </w:r>
      <w:proofErr w:type="spellStart"/>
      <w:r>
        <w:rPr>
          <w:b/>
        </w:rPr>
        <w:t>Encoder</w:t>
      </w:r>
      <w:proofErr w:type="spellEnd"/>
      <w:r>
        <w:rPr>
          <w:b/>
        </w:rPr>
        <w:t xml:space="preserve"> – </w:t>
      </w:r>
      <w:r>
        <w:rPr>
          <w:bCs/>
        </w:rPr>
        <w:t xml:space="preserve">la primera de las dos mitades del </w:t>
      </w:r>
      <w:proofErr w:type="spellStart"/>
      <w:r>
        <w:rPr>
          <w:bCs/>
        </w:rPr>
        <w:t>Transformer</w:t>
      </w:r>
      <w:proofErr w:type="spellEnd"/>
      <w:r>
        <w:rPr>
          <w:bCs/>
        </w:rPr>
        <w:t xml:space="preserve">, </w:t>
      </w:r>
      <w:r w:rsidR="00791659">
        <w:rPr>
          <w:bCs/>
        </w:rPr>
        <w:t xml:space="preserve">encargada de leer toda la oración en </w:t>
      </w:r>
      <w:proofErr w:type="spellStart"/>
      <w:r w:rsidR="00791659">
        <w:rPr>
          <w:bCs/>
        </w:rPr>
        <w:t>ingles</w:t>
      </w:r>
      <w:proofErr w:type="spellEnd"/>
      <w:r w:rsidR="00791659">
        <w:rPr>
          <w:bCs/>
        </w:rPr>
        <w:t xml:space="preserve"> y armar una representación completa de ella (que </w:t>
      </w:r>
      <w:proofErr w:type="spellStart"/>
      <w:r w:rsidR="00791659">
        <w:rPr>
          <w:bCs/>
        </w:rPr>
        <w:t>despues</w:t>
      </w:r>
      <w:proofErr w:type="spellEnd"/>
      <w:r w:rsidR="00791659">
        <w:rPr>
          <w:bCs/>
        </w:rPr>
        <w:t xml:space="preserve"> va a usar el </w:t>
      </w:r>
      <w:proofErr w:type="spellStart"/>
      <w:r w:rsidR="00791659">
        <w:rPr>
          <w:bCs/>
        </w:rPr>
        <w:t>Decoder</w:t>
      </w:r>
      <w:proofErr w:type="spellEnd"/>
      <w:r w:rsidR="00791659">
        <w:rPr>
          <w:bCs/>
        </w:rPr>
        <w:t>).</w:t>
      </w:r>
    </w:p>
    <w:p w14:paraId="508EA033" w14:textId="77777777" w:rsidR="00296779" w:rsidRPr="00296779" w:rsidRDefault="00296779" w:rsidP="00296779">
      <w:pPr>
        <w:rPr>
          <w:b/>
          <w:bCs/>
        </w:rPr>
      </w:pPr>
      <w:r w:rsidRPr="00F4670E">
        <w:rPr>
          <w:b/>
          <w:bCs/>
          <w:highlight w:val="yellow"/>
        </w:rPr>
        <w:t>La idea central, sin fórmulas todavía</w:t>
      </w:r>
    </w:p>
    <w:p w14:paraId="6C40409F" w14:textId="77777777" w:rsidR="00BF55C8" w:rsidRPr="00BF55C8" w:rsidRDefault="00BF55C8" w:rsidP="00BF55C8">
      <w:pPr>
        <w:rPr>
          <w:bCs/>
        </w:rPr>
      </w:pPr>
      <w:r w:rsidRPr="00BF55C8">
        <w:rPr>
          <w:bCs/>
        </w:rPr>
        <w:t xml:space="preserve">Para cada palabra, el modelo calcula </w:t>
      </w:r>
      <w:r w:rsidRPr="00BF55C8">
        <w:rPr>
          <w:b/>
          <w:bCs/>
        </w:rPr>
        <w:t>3 versiones distintas</w:t>
      </w:r>
      <w:r w:rsidRPr="00BF55C8">
        <w:rPr>
          <w:bCs/>
        </w:rPr>
        <w:t xml:space="preserve"> de sí misma — no son 3 vectores inventados de la nada, sino 3 transformaciones matemáticas del mismo vector que ya traíamos del Paso 2:</w:t>
      </w:r>
    </w:p>
    <w:tbl>
      <w:tblPr>
        <w:tblStyle w:val="Tablaconcuadrcula4-nfasis4"/>
        <w:tblW w:w="0" w:type="auto"/>
        <w:tblLook w:val="04A0" w:firstRow="1" w:lastRow="0" w:firstColumn="1" w:lastColumn="0" w:noHBand="0" w:noVBand="1"/>
      </w:tblPr>
      <w:tblGrid>
        <w:gridCol w:w="3596"/>
        <w:gridCol w:w="3597"/>
        <w:gridCol w:w="3597"/>
      </w:tblGrid>
      <w:tr w:rsidR="00BF55C8" w14:paraId="53D472C2" w14:textId="77777777" w:rsidTr="00F46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DD8D8AD" w14:textId="5B636CDB" w:rsidR="00BF55C8" w:rsidRPr="00BF55C8" w:rsidRDefault="00BF55C8" w:rsidP="00F16119">
            <w:pPr>
              <w:rPr>
                <w:b w:val="0"/>
              </w:rPr>
            </w:pPr>
            <w:r>
              <w:rPr>
                <w:b w:val="0"/>
              </w:rPr>
              <w:t>Vector</w:t>
            </w:r>
          </w:p>
        </w:tc>
        <w:tc>
          <w:tcPr>
            <w:tcW w:w="3597" w:type="dxa"/>
          </w:tcPr>
          <w:p w14:paraId="12FD36AC" w14:textId="24F03D0D" w:rsidR="00BF55C8" w:rsidRPr="00BF55C8" w:rsidRDefault="00BF55C8" w:rsidP="00F16119">
            <w:pPr>
              <w:cnfStyle w:val="100000000000" w:firstRow="1" w:lastRow="0" w:firstColumn="0" w:lastColumn="0" w:oddVBand="0" w:evenVBand="0" w:oddHBand="0" w:evenHBand="0" w:firstRowFirstColumn="0" w:firstRowLastColumn="0" w:lastRowFirstColumn="0" w:lastRowLastColumn="0"/>
              <w:rPr>
                <w:b w:val="0"/>
              </w:rPr>
            </w:pPr>
            <w:r>
              <w:rPr>
                <w:b w:val="0"/>
              </w:rPr>
              <w:t>Para que sirve</w:t>
            </w:r>
          </w:p>
        </w:tc>
        <w:tc>
          <w:tcPr>
            <w:tcW w:w="3597" w:type="dxa"/>
          </w:tcPr>
          <w:p w14:paraId="17272573" w14:textId="1F1DC62E" w:rsidR="00BF55C8" w:rsidRPr="00BF55C8" w:rsidRDefault="00BF55C8" w:rsidP="00F16119">
            <w:pPr>
              <w:cnfStyle w:val="100000000000" w:firstRow="1" w:lastRow="0" w:firstColumn="0" w:lastColumn="0" w:oddVBand="0" w:evenVBand="0" w:oddHBand="0" w:evenHBand="0" w:firstRowFirstColumn="0" w:firstRowLastColumn="0" w:lastRowFirstColumn="0" w:lastRowLastColumn="0"/>
              <w:rPr>
                <w:b w:val="0"/>
              </w:rPr>
            </w:pPr>
            <w:proofErr w:type="spellStart"/>
            <w:r>
              <w:rPr>
                <w:b w:val="0"/>
              </w:rPr>
              <w:t>Analogia</w:t>
            </w:r>
            <w:proofErr w:type="spellEnd"/>
          </w:p>
        </w:tc>
      </w:tr>
      <w:tr w:rsidR="00BF55C8" w14:paraId="2940D6FC" w14:textId="77777777" w:rsidTr="00F4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8436F58" w14:textId="254EFEBE" w:rsidR="00BF55C8" w:rsidRPr="00BF55C8" w:rsidRDefault="00BF55C8" w:rsidP="00F16119">
            <w:pPr>
              <w:rPr>
                <w:b w:val="0"/>
              </w:rPr>
            </w:pPr>
            <w:r w:rsidRPr="00BF55C8">
              <w:t>Query (Q)</w:t>
            </w:r>
          </w:p>
        </w:tc>
        <w:tc>
          <w:tcPr>
            <w:tcW w:w="3597" w:type="dxa"/>
          </w:tcPr>
          <w:p w14:paraId="6E1347E6" w14:textId="4053DD74" w:rsidR="00BF55C8" w:rsidRDefault="00D52EC3" w:rsidP="00F16119">
            <w:pPr>
              <w:cnfStyle w:val="000000100000" w:firstRow="0" w:lastRow="0" w:firstColumn="0" w:lastColumn="0" w:oddVBand="0" w:evenVBand="0" w:oddHBand="1" w:evenHBand="0" w:firstRowFirstColumn="0" w:firstRowLastColumn="0" w:lastRowFirstColumn="0" w:lastRowLastColumn="0"/>
              <w:rPr>
                <w:bCs/>
              </w:rPr>
            </w:pPr>
            <w:r w:rsidRPr="00D52EC3">
              <w:rPr>
                <w:bCs/>
              </w:rPr>
              <w:t>Lo que esta palabra está "buscando" en las demás</w:t>
            </w:r>
          </w:p>
        </w:tc>
        <w:tc>
          <w:tcPr>
            <w:tcW w:w="3597" w:type="dxa"/>
          </w:tcPr>
          <w:p w14:paraId="74BA46F3" w14:textId="3C25EA58" w:rsidR="00BF55C8" w:rsidRDefault="00D52EC3" w:rsidP="00F16119">
            <w:pPr>
              <w:cnfStyle w:val="000000100000" w:firstRow="0" w:lastRow="0" w:firstColumn="0" w:lastColumn="0" w:oddVBand="0" w:evenVBand="0" w:oddHBand="1" w:evenHBand="0" w:firstRowFirstColumn="0" w:firstRowLastColumn="0" w:lastRowFirstColumn="0" w:lastRowLastColumn="0"/>
              <w:rPr>
                <w:bCs/>
              </w:rPr>
            </w:pPr>
            <w:r w:rsidRPr="00D52EC3">
              <w:rPr>
                <w:bCs/>
              </w:rPr>
              <w:t>Una pregunta que la palabra hace</w:t>
            </w:r>
          </w:p>
        </w:tc>
      </w:tr>
      <w:tr w:rsidR="00BF55C8" w14:paraId="38FA04F0" w14:textId="77777777" w:rsidTr="00F4670E">
        <w:tc>
          <w:tcPr>
            <w:cnfStyle w:val="001000000000" w:firstRow="0" w:lastRow="0" w:firstColumn="1" w:lastColumn="0" w:oddVBand="0" w:evenVBand="0" w:oddHBand="0" w:evenHBand="0" w:firstRowFirstColumn="0" w:firstRowLastColumn="0" w:lastRowFirstColumn="0" w:lastRowLastColumn="0"/>
            <w:tcW w:w="3596" w:type="dxa"/>
          </w:tcPr>
          <w:p w14:paraId="37843B05" w14:textId="52FA81CA" w:rsidR="00BF55C8" w:rsidRPr="00F4670E" w:rsidRDefault="00F4670E" w:rsidP="00F16119">
            <w:pPr>
              <w:rPr>
                <w:bCs w:val="0"/>
              </w:rPr>
            </w:pPr>
            <w:r w:rsidRPr="00F4670E">
              <w:rPr>
                <w:bCs w:val="0"/>
              </w:rPr>
              <w:t>Key (K)</w:t>
            </w:r>
          </w:p>
        </w:tc>
        <w:tc>
          <w:tcPr>
            <w:tcW w:w="3597" w:type="dxa"/>
          </w:tcPr>
          <w:p w14:paraId="66D8EE81" w14:textId="364E52FB" w:rsidR="00BF55C8" w:rsidRDefault="00F4670E" w:rsidP="00F16119">
            <w:pPr>
              <w:cnfStyle w:val="000000000000" w:firstRow="0" w:lastRow="0" w:firstColumn="0" w:lastColumn="0" w:oddVBand="0" w:evenVBand="0" w:oddHBand="0" w:evenHBand="0" w:firstRowFirstColumn="0" w:firstRowLastColumn="0" w:lastRowFirstColumn="0" w:lastRowLastColumn="0"/>
              <w:rPr>
                <w:bCs/>
              </w:rPr>
            </w:pPr>
            <w:r w:rsidRPr="00F4670E">
              <w:rPr>
                <w:bCs/>
              </w:rPr>
              <w:t>Lo que esta palabra "ofrece" para que otras la encuentren</w:t>
            </w:r>
          </w:p>
        </w:tc>
        <w:tc>
          <w:tcPr>
            <w:tcW w:w="3597" w:type="dxa"/>
          </w:tcPr>
          <w:p w14:paraId="2B42B3D7" w14:textId="2D5E8BD4" w:rsidR="00BF55C8" w:rsidRDefault="00F4670E" w:rsidP="00F16119">
            <w:pPr>
              <w:cnfStyle w:val="000000000000" w:firstRow="0" w:lastRow="0" w:firstColumn="0" w:lastColumn="0" w:oddVBand="0" w:evenVBand="0" w:oddHBand="0" w:evenHBand="0" w:firstRowFirstColumn="0" w:firstRowLastColumn="0" w:lastRowFirstColumn="0" w:lastRowLastColumn="0"/>
              <w:rPr>
                <w:bCs/>
              </w:rPr>
            </w:pPr>
            <w:r w:rsidRPr="00F4670E">
              <w:rPr>
                <w:bCs/>
              </w:rPr>
              <w:t>Una etiqueta que la palabra muestra</w:t>
            </w:r>
          </w:p>
        </w:tc>
      </w:tr>
      <w:tr w:rsidR="00BF55C8" w14:paraId="220B6AC0" w14:textId="77777777" w:rsidTr="00F4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A9C501D" w14:textId="13517C73" w:rsidR="00BF55C8" w:rsidRDefault="00F4670E" w:rsidP="00F16119">
            <w:pPr>
              <w:rPr>
                <w:bCs w:val="0"/>
              </w:rPr>
            </w:pPr>
            <w:proofErr w:type="spellStart"/>
            <w:r w:rsidRPr="00F4670E">
              <w:rPr>
                <w:bCs w:val="0"/>
              </w:rPr>
              <w:t>Value</w:t>
            </w:r>
            <w:proofErr w:type="spellEnd"/>
            <w:r w:rsidRPr="00F4670E">
              <w:rPr>
                <w:bCs w:val="0"/>
              </w:rPr>
              <w:t xml:space="preserve"> (V)</w:t>
            </w:r>
          </w:p>
        </w:tc>
        <w:tc>
          <w:tcPr>
            <w:tcW w:w="3597" w:type="dxa"/>
          </w:tcPr>
          <w:p w14:paraId="09BA5C14" w14:textId="6DE3E15C" w:rsidR="00BF55C8" w:rsidRDefault="00F4670E" w:rsidP="00F16119">
            <w:pPr>
              <w:cnfStyle w:val="000000100000" w:firstRow="0" w:lastRow="0" w:firstColumn="0" w:lastColumn="0" w:oddVBand="0" w:evenVBand="0" w:oddHBand="1" w:evenHBand="0" w:firstRowFirstColumn="0" w:firstRowLastColumn="0" w:lastRowFirstColumn="0" w:lastRowLastColumn="0"/>
              <w:rPr>
                <w:bCs/>
              </w:rPr>
            </w:pPr>
            <w:r w:rsidRPr="00F4670E">
              <w:rPr>
                <w:bCs/>
              </w:rPr>
              <w:t>El contenido real que se comparte, si alguien "la elige"</w:t>
            </w:r>
          </w:p>
        </w:tc>
        <w:tc>
          <w:tcPr>
            <w:tcW w:w="3597" w:type="dxa"/>
          </w:tcPr>
          <w:p w14:paraId="4D6B2230" w14:textId="2E532D1E" w:rsidR="00BF55C8" w:rsidRDefault="00F4670E" w:rsidP="00F16119">
            <w:pPr>
              <w:cnfStyle w:val="000000100000" w:firstRow="0" w:lastRow="0" w:firstColumn="0" w:lastColumn="0" w:oddVBand="0" w:evenVBand="0" w:oddHBand="1" w:evenHBand="0" w:firstRowFirstColumn="0" w:firstRowLastColumn="0" w:lastRowFirstColumn="0" w:lastRowLastColumn="0"/>
              <w:rPr>
                <w:bCs/>
              </w:rPr>
            </w:pPr>
            <w:r w:rsidRPr="00F4670E">
              <w:rPr>
                <w:bCs/>
              </w:rPr>
              <w:t>La respuesta que la palabra entrega</w:t>
            </w:r>
          </w:p>
        </w:tc>
      </w:tr>
    </w:tbl>
    <w:p w14:paraId="4255F9E7" w14:textId="77777777" w:rsidR="00791659" w:rsidRPr="00FB3318" w:rsidRDefault="00791659" w:rsidP="00F16119">
      <w:pPr>
        <w:rPr>
          <w:bCs/>
        </w:rPr>
      </w:pPr>
    </w:p>
    <w:p w14:paraId="0F316A93" w14:textId="77777777" w:rsidR="00F4670E" w:rsidRPr="00F4670E" w:rsidRDefault="00F4670E" w:rsidP="00F4670E">
      <w:pPr>
        <w:rPr>
          <w:b/>
          <w:bCs/>
        </w:rPr>
      </w:pPr>
      <w:r w:rsidRPr="00F4670E">
        <w:rPr>
          <w:b/>
          <w:bCs/>
          <w:highlight w:val="yellow"/>
        </w:rPr>
        <w:t>Un ejemplo con palabras, antes de entrar en números</w:t>
      </w:r>
    </w:p>
    <w:p w14:paraId="25BE199C" w14:textId="77777777" w:rsidR="00B54D33" w:rsidRPr="00B54D33" w:rsidRDefault="00B54D33" w:rsidP="00B54D33">
      <w:r w:rsidRPr="00B54D33">
        <w:t xml:space="preserve">Pensemos qué "buscaría", "ofrecería" y "entregaría" cada palabra de "The </w:t>
      </w:r>
      <w:proofErr w:type="spellStart"/>
      <w:r w:rsidRPr="00B54D33">
        <w:t>dog</w:t>
      </w:r>
      <w:proofErr w:type="spellEnd"/>
      <w:r w:rsidRPr="00B54D33">
        <w:t xml:space="preserve"> </w:t>
      </w:r>
      <w:proofErr w:type="spellStart"/>
      <w:r w:rsidRPr="00B54D33">
        <w:t>eats</w:t>
      </w:r>
      <w:proofErr w:type="spellEnd"/>
      <w:r w:rsidRPr="00B54D33">
        <w:t xml:space="preserve"> bread", en términos humanos (no matemáticos todavía — esto es solo intuición, antes de la fórmula):</w:t>
      </w:r>
    </w:p>
    <w:tbl>
      <w:tblPr>
        <w:tblStyle w:val="Tablaconcuadrcula4-nfasis4"/>
        <w:tblW w:w="0" w:type="auto"/>
        <w:tblLook w:val="04A0" w:firstRow="1" w:lastRow="0" w:firstColumn="1" w:lastColumn="0" w:noHBand="0" w:noVBand="1"/>
      </w:tblPr>
      <w:tblGrid>
        <w:gridCol w:w="2697"/>
        <w:gridCol w:w="2697"/>
        <w:gridCol w:w="2698"/>
        <w:gridCol w:w="2698"/>
      </w:tblGrid>
      <w:tr w:rsidR="0087674F" w14:paraId="5294241C" w14:textId="77777777" w:rsidTr="009032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204F7630" w14:textId="1AB9B8B8" w:rsidR="0087674F" w:rsidRPr="0087674F" w:rsidRDefault="0087674F" w:rsidP="00272478">
            <w:pPr>
              <w:rPr>
                <w:b w:val="0"/>
                <w:bCs w:val="0"/>
              </w:rPr>
            </w:pPr>
            <w:r>
              <w:rPr>
                <w:b w:val="0"/>
                <w:bCs w:val="0"/>
              </w:rPr>
              <w:t>Palabra</w:t>
            </w:r>
          </w:p>
        </w:tc>
        <w:tc>
          <w:tcPr>
            <w:tcW w:w="2697" w:type="dxa"/>
          </w:tcPr>
          <w:p w14:paraId="2375D845" w14:textId="17B6A974" w:rsidR="0087674F" w:rsidRPr="001A7C33" w:rsidRDefault="0087674F" w:rsidP="00272478">
            <w:pPr>
              <w:cnfStyle w:val="100000000000" w:firstRow="1" w:lastRow="0" w:firstColumn="0" w:lastColumn="0" w:oddVBand="0" w:evenVBand="0" w:oddHBand="0" w:evenHBand="0" w:firstRowFirstColumn="0" w:firstRowLastColumn="0" w:lastRowFirstColumn="0" w:lastRowLastColumn="0"/>
              <w:rPr>
                <w:b w:val="0"/>
                <w:bCs w:val="0"/>
              </w:rPr>
            </w:pPr>
            <w:r w:rsidRPr="001A7C33">
              <w:rPr>
                <w:b w:val="0"/>
                <w:bCs w:val="0"/>
              </w:rPr>
              <w:t>Su Query (¿Qué busca?)</w:t>
            </w:r>
          </w:p>
        </w:tc>
        <w:tc>
          <w:tcPr>
            <w:tcW w:w="2698" w:type="dxa"/>
          </w:tcPr>
          <w:p w14:paraId="7AF697D2" w14:textId="09D93745" w:rsidR="0087674F" w:rsidRPr="001A7C33" w:rsidRDefault="0087674F" w:rsidP="00272478">
            <w:pPr>
              <w:cnfStyle w:val="100000000000" w:firstRow="1" w:lastRow="0" w:firstColumn="0" w:lastColumn="0" w:oddVBand="0" w:evenVBand="0" w:oddHBand="0" w:evenHBand="0" w:firstRowFirstColumn="0" w:firstRowLastColumn="0" w:lastRowFirstColumn="0" w:lastRowLastColumn="0"/>
              <w:rPr>
                <w:b w:val="0"/>
                <w:bCs w:val="0"/>
              </w:rPr>
            </w:pPr>
            <w:r w:rsidRPr="001A7C33">
              <w:rPr>
                <w:b w:val="0"/>
                <w:bCs w:val="0"/>
              </w:rPr>
              <w:t>Su Key (¿qué ofrece?)</w:t>
            </w:r>
          </w:p>
        </w:tc>
        <w:tc>
          <w:tcPr>
            <w:tcW w:w="2698" w:type="dxa"/>
          </w:tcPr>
          <w:p w14:paraId="612B3B70" w14:textId="4B7313BD" w:rsidR="0087674F" w:rsidRPr="001A7C33" w:rsidRDefault="0087674F" w:rsidP="00272478">
            <w:pPr>
              <w:cnfStyle w:val="100000000000" w:firstRow="1" w:lastRow="0" w:firstColumn="0" w:lastColumn="0" w:oddVBand="0" w:evenVBand="0" w:oddHBand="0" w:evenHBand="0" w:firstRowFirstColumn="0" w:firstRowLastColumn="0" w:lastRowFirstColumn="0" w:lastRowLastColumn="0"/>
              <w:rPr>
                <w:b w:val="0"/>
                <w:bCs w:val="0"/>
              </w:rPr>
            </w:pPr>
            <w:r w:rsidRPr="001A7C33">
              <w:rPr>
                <w:b w:val="0"/>
                <w:bCs w:val="0"/>
              </w:rPr>
              <w:t xml:space="preserve">Su </w:t>
            </w:r>
            <w:proofErr w:type="spellStart"/>
            <w:r w:rsidRPr="001A7C33">
              <w:rPr>
                <w:b w:val="0"/>
                <w:bCs w:val="0"/>
              </w:rPr>
              <w:t>Value</w:t>
            </w:r>
            <w:proofErr w:type="spellEnd"/>
            <w:r w:rsidRPr="001A7C33">
              <w:rPr>
                <w:b w:val="0"/>
                <w:bCs w:val="0"/>
              </w:rPr>
              <w:t xml:space="preserve"> (¿qué entrega si la eligen?)</w:t>
            </w:r>
          </w:p>
        </w:tc>
      </w:tr>
      <w:tr w:rsidR="0087674F" w14:paraId="612223C8" w14:textId="77777777" w:rsidTr="009032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183A19A5" w14:textId="246C008C" w:rsidR="0087674F" w:rsidRPr="007E3290" w:rsidRDefault="009032F6" w:rsidP="00272478">
            <w:r w:rsidRPr="007E3290">
              <w:t>"</w:t>
            </w:r>
            <w:proofErr w:type="spellStart"/>
            <w:r w:rsidRPr="007E3290">
              <w:t>eats</w:t>
            </w:r>
            <w:proofErr w:type="spellEnd"/>
            <w:r w:rsidRPr="007E3290">
              <w:t>"</w:t>
            </w:r>
          </w:p>
        </w:tc>
        <w:tc>
          <w:tcPr>
            <w:tcW w:w="2697" w:type="dxa"/>
          </w:tcPr>
          <w:p w14:paraId="07F68FC2" w14:textId="082EF92D" w:rsidR="0087674F" w:rsidRDefault="007E3290" w:rsidP="00272478">
            <w:pPr>
              <w:cnfStyle w:val="000000100000" w:firstRow="0" w:lastRow="0" w:firstColumn="0" w:lastColumn="0" w:oddVBand="0" w:evenVBand="0" w:oddHBand="1" w:evenHBand="0" w:firstRowFirstColumn="0" w:firstRowLastColumn="0" w:lastRowFirstColumn="0" w:lastRowLastColumn="0"/>
            </w:pPr>
            <w:r>
              <w:t>“¿Quién realiza esta acción?”</w:t>
            </w:r>
          </w:p>
        </w:tc>
        <w:tc>
          <w:tcPr>
            <w:tcW w:w="2698" w:type="dxa"/>
          </w:tcPr>
          <w:p w14:paraId="18F5BD87" w14:textId="3152CFFD" w:rsidR="0087674F" w:rsidRDefault="007E3290" w:rsidP="00272478">
            <w:pPr>
              <w:cnfStyle w:val="000000100000" w:firstRow="0" w:lastRow="0" w:firstColumn="0" w:lastColumn="0" w:oddVBand="0" w:evenVBand="0" w:oddHBand="1" w:evenHBand="0" w:firstRowFirstColumn="0" w:firstRowLastColumn="0" w:lastRowFirstColumn="0" w:lastRowLastColumn="0"/>
            </w:pPr>
            <w:r w:rsidRPr="007E3290">
              <w:t>"Soy un verbo, acción de alimentarse"</w:t>
            </w:r>
          </w:p>
        </w:tc>
        <w:tc>
          <w:tcPr>
            <w:tcW w:w="2698" w:type="dxa"/>
          </w:tcPr>
          <w:p w14:paraId="2674926D" w14:textId="72E00255" w:rsidR="0087674F" w:rsidRDefault="007E3290" w:rsidP="00272478">
            <w:pPr>
              <w:cnfStyle w:val="000000100000" w:firstRow="0" w:lastRow="0" w:firstColumn="0" w:lastColumn="0" w:oddVBand="0" w:evenVBand="0" w:oddHBand="1" w:evenHBand="0" w:firstRowFirstColumn="0" w:firstRowLastColumn="0" w:lastRowFirstColumn="0" w:lastRowLastColumn="0"/>
            </w:pPr>
            <w:r w:rsidRPr="007E3290">
              <w:t>La idea de "ingerir algo como alimento"</w:t>
            </w:r>
          </w:p>
        </w:tc>
      </w:tr>
      <w:tr w:rsidR="0087674F" w14:paraId="2AEAB99A" w14:textId="77777777" w:rsidTr="009032F6">
        <w:tc>
          <w:tcPr>
            <w:cnfStyle w:val="001000000000" w:firstRow="0" w:lastRow="0" w:firstColumn="1" w:lastColumn="0" w:oddVBand="0" w:evenVBand="0" w:oddHBand="0" w:evenHBand="0" w:firstRowFirstColumn="0" w:firstRowLastColumn="0" w:lastRowFirstColumn="0" w:lastRowLastColumn="0"/>
            <w:tcW w:w="2697" w:type="dxa"/>
          </w:tcPr>
          <w:p w14:paraId="75C394BB" w14:textId="7D127329" w:rsidR="0087674F" w:rsidRPr="00160533" w:rsidRDefault="00160533" w:rsidP="00272478">
            <w:r w:rsidRPr="00160533">
              <w:t>“</w:t>
            </w:r>
            <w:proofErr w:type="spellStart"/>
            <w:r w:rsidRPr="00160533">
              <w:t>dogs</w:t>
            </w:r>
            <w:proofErr w:type="spellEnd"/>
            <w:r w:rsidRPr="00160533">
              <w:t>”</w:t>
            </w:r>
          </w:p>
        </w:tc>
        <w:tc>
          <w:tcPr>
            <w:tcW w:w="2697" w:type="dxa"/>
          </w:tcPr>
          <w:p w14:paraId="6B2DCB68" w14:textId="3C8E2713" w:rsidR="0087674F" w:rsidRPr="00160533" w:rsidRDefault="00160533" w:rsidP="00272478">
            <w:pPr>
              <w:cnfStyle w:val="000000000000" w:firstRow="0" w:lastRow="0" w:firstColumn="0" w:lastColumn="0" w:oddVBand="0" w:evenVBand="0" w:oddHBand="0" w:evenHBand="0" w:firstRowFirstColumn="0" w:firstRowLastColumn="0" w:lastRowFirstColumn="0" w:lastRowLastColumn="0"/>
            </w:pPr>
            <w:r>
              <w:rPr>
                <w:b/>
                <w:bCs/>
              </w:rPr>
              <w:t>“</w:t>
            </w:r>
            <w:r>
              <w:t xml:space="preserve">¿Hay un verbo cerca que me necesita como </w:t>
            </w:r>
            <w:proofErr w:type="spellStart"/>
            <w:r>
              <w:t>sujero</w:t>
            </w:r>
            <w:proofErr w:type="spellEnd"/>
            <w:r>
              <w:t>?”</w:t>
            </w:r>
          </w:p>
        </w:tc>
        <w:tc>
          <w:tcPr>
            <w:tcW w:w="2698" w:type="dxa"/>
          </w:tcPr>
          <w:p w14:paraId="56E15030" w14:textId="1436BBE1" w:rsidR="0087674F" w:rsidRDefault="00BB09F8" w:rsidP="00272478">
            <w:pPr>
              <w:cnfStyle w:val="000000000000" w:firstRow="0" w:lastRow="0" w:firstColumn="0" w:lastColumn="0" w:oddVBand="0" w:evenVBand="0" w:oddHBand="0" w:evenHBand="0" w:firstRowFirstColumn="0" w:firstRowLastColumn="0" w:lastRowFirstColumn="0" w:lastRowLastColumn="0"/>
            </w:pPr>
            <w:r>
              <w:t>“Soy un sustantivo, un animal capaz de actuar”</w:t>
            </w:r>
          </w:p>
        </w:tc>
        <w:tc>
          <w:tcPr>
            <w:tcW w:w="2698" w:type="dxa"/>
          </w:tcPr>
          <w:p w14:paraId="1CCE2193" w14:textId="1D1541E2" w:rsidR="0087674F" w:rsidRDefault="00BB09F8" w:rsidP="00272478">
            <w:pPr>
              <w:cnfStyle w:val="000000000000" w:firstRow="0" w:lastRow="0" w:firstColumn="0" w:lastColumn="0" w:oddVBand="0" w:evenVBand="0" w:oddHBand="0" w:evenHBand="0" w:firstRowFirstColumn="0" w:firstRowLastColumn="0" w:lastRowFirstColumn="0" w:lastRowLastColumn="0"/>
            </w:pPr>
            <w:r>
              <w:t>Su significado real: la idea de “perro” (animal, sujet</w:t>
            </w:r>
            <w:r w:rsidR="00F74D10">
              <w:t>o típico de acciones)</w:t>
            </w:r>
          </w:p>
        </w:tc>
      </w:tr>
      <w:tr w:rsidR="0087674F" w14:paraId="14CF6F4E" w14:textId="77777777" w:rsidTr="009032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09DF2170" w14:textId="3ABA4E9F" w:rsidR="0087674F" w:rsidRPr="00F74D10" w:rsidRDefault="00F74D10" w:rsidP="00272478">
            <w:r>
              <w:t>“bread”</w:t>
            </w:r>
          </w:p>
        </w:tc>
        <w:tc>
          <w:tcPr>
            <w:tcW w:w="2697" w:type="dxa"/>
          </w:tcPr>
          <w:p w14:paraId="50128D05" w14:textId="2B2CC8AB" w:rsidR="0087674F" w:rsidRPr="00F74D10" w:rsidRDefault="00F74D10" w:rsidP="00272478">
            <w:pPr>
              <w:cnfStyle w:val="000000100000" w:firstRow="0" w:lastRow="0" w:firstColumn="0" w:lastColumn="0" w:oddVBand="0" w:evenVBand="0" w:oddHBand="1" w:evenHBand="0" w:firstRowFirstColumn="0" w:firstRowLastColumn="0" w:lastRowFirstColumn="0" w:lastRowLastColumn="0"/>
            </w:pPr>
            <w:r>
              <w:rPr>
                <w:b/>
                <w:bCs/>
              </w:rPr>
              <w:t>“</w:t>
            </w:r>
            <w:r>
              <w:t>¿Hay un verbo cerca que me necesite como objeto?”</w:t>
            </w:r>
          </w:p>
        </w:tc>
        <w:tc>
          <w:tcPr>
            <w:tcW w:w="2698" w:type="dxa"/>
          </w:tcPr>
          <w:p w14:paraId="72B8CFA8" w14:textId="1F7FA1D7" w:rsidR="0087674F" w:rsidRDefault="00640C3D" w:rsidP="00272478">
            <w:pPr>
              <w:cnfStyle w:val="000000100000" w:firstRow="0" w:lastRow="0" w:firstColumn="0" w:lastColumn="0" w:oddVBand="0" w:evenVBand="0" w:oddHBand="1" w:evenHBand="0" w:firstRowFirstColumn="0" w:firstRowLastColumn="0" w:lastRowFirstColumn="0" w:lastRowLastColumn="0"/>
            </w:pPr>
            <w:r>
              <w:t>“Soy un sustantivo, un alimento, típicamente algo que se come”</w:t>
            </w:r>
          </w:p>
        </w:tc>
        <w:tc>
          <w:tcPr>
            <w:tcW w:w="2698" w:type="dxa"/>
          </w:tcPr>
          <w:p w14:paraId="37034DE1" w14:textId="60350445" w:rsidR="0087674F" w:rsidRDefault="00640C3D" w:rsidP="00272478">
            <w:pPr>
              <w:cnfStyle w:val="000000100000" w:firstRow="0" w:lastRow="0" w:firstColumn="0" w:lastColumn="0" w:oddVBand="0" w:evenVBand="0" w:oddHBand="1" w:evenHBand="0" w:firstRowFirstColumn="0" w:firstRowLastColumn="0" w:lastRowFirstColumn="0" w:lastRowLastColumn="0"/>
            </w:pPr>
            <w:r>
              <w:t>Su significado real: la idea de “pan” (alimento, objeto típico de “comer”)</w:t>
            </w:r>
          </w:p>
        </w:tc>
      </w:tr>
      <w:tr w:rsidR="00640C3D" w14:paraId="7D902205" w14:textId="77777777" w:rsidTr="009032F6">
        <w:tc>
          <w:tcPr>
            <w:cnfStyle w:val="001000000000" w:firstRow="0" w:lastRow="0" w:firstColumn="1" w:lastColumn="0" w:oddVBand="0" w:evenVBand="0" w:oddHBand="0" w:evenHBand="0" w:firstRowFirstColumn="0" w:firstRowLastColumn="0" w:lastRowFirstColumn="0" w:lastRowLastColumn="0"/>
            <w:tcW w:w="2697" w:type="dxa"/>
          </w:tcPr>
          <w:p w14:paraId="072135D8" w14:textId="522C8426" w:rsidR="00640C3D" w:rsidRPr="00204741" w:rsidRDefault="00204741" w:rsidP="00272478">
            <w:r w:rsidRPr="00204741">
              <w:t>“The”</w:t>
            </w:r>
          </w:p>
        </w:tc>
        <w:tc>
          <w:tcPr>
            <w:tcW w:w="2697" w:type="dxa"/>
          </w:tcPr>
          <w:p w14:paraId="201B51AD" w14:textId="101024D7" w:rsidR="00640C3D" w:rsidRPr="00204741" w:rsidRDefault="00204741" w:rsidP="00272478">
            <w:pPr>
              <w:cnfStyle w:val="000000000000" w:firstRow="0" w:lastRow="0" w:firstColumn="0" w:lastColumn="0" w:oddVBand="0" w:evenVBand="0" w:oddHBand="0" w:evenHBand="0" w:firstRowFirstColumn="0" w:firstRowLastColumn="0" w:lastRowFirstColumn="0" w:lastRowLastColumn="0"/>
            </w:pPr>
            <w:r>
              <w:t>“¿A que sustantivo estoy introduciendo?”</w:t>
            </w:r>
          </w:p>
        </w:tc>
        <w:tc>
          <w:tcPr>
            <w:tcW w:w="2698" w:type="dxa"/>
          </w:tcPr>
          <w:p w14:paraId="531918C7" w14:textId="5CA2596F" w:rsidR="00640C3D" w:rsidRDefault="00204741" w:rsidP="00272478">
            <w:pPr>
              <w:cnfStyle w:val="000000000000" w:firstRow="0" w:lastRow="0" w:firstColumn="0" w:lastColumn="0" w:oddVBand="0" w:evenVBand="0" w:oddHBand="0" w:evenHBand="0" w:firstRowFirstColumn="0" w:firstRowLastColumn="0" w:lastRowFirstColumn="0" w:lastRowLastColumn="0"/>
            </w:pPr>
            <w:r>
              <w:t xml:space="preserve">“Soy un </w:t>
            </w:r>
            <w:proofErr w:type="spellStart"/>
            <w:r>
              <w:t>articulo</w:t>
            </w:r>
            <w:proofErr w:type="spellEnd"/>
            <w:r w:rsidR="000D6AE9">
              <w:t>, siempre voy pegado a un sustantivo”</w:t>
            </w:r>
          </w:p>
        </w:tc>
        <w:tc>
          <w:tcPr>
            <w:tcW w:w="2698" w:type="dxa"/>
          </w:tcPr>
          <w:p w14:paraId="04D86B11" w14:textId="3D8D57B7" w:rsidR="00640C3D" w:rsidRDefault="000D6AE9" w:rsidP="00272478">
            <w:pPr>
              <w:cnfStyle w:val="000000000000" w:firstRow="0" w:lastRow="0" w:firstColumn="0" w:lastColumn="0" w:oddVBand="0" w:evenVBand="0" w:oddHBand="0" w:evenHBand="0" w:firstRowFirstColumn="0" w:firstRowLastColumn="0" w:lastRowFirstColumn="0" w:lastRowLastColumn="0"/>
            </w:pPr>
            <w:r>
              <w:t>Prácticamente no aporta significado propio – es casi puramente gramatical</w:t>
            </w:r>
          </w:p>
        </w:tc>
      </w:tr>
    </w:tbl>
    <w:p w14:paraId="0BE3BEC5" w14:textId="77777777" w:rsidR="00400060" w:rsidRPr="00272478" w:rsidRDefault="00400060" w:rsidP="00272478"/>
    <w:p w14:paraId="74DC409B" w14:textId="58AD4A24" w:rsidR="00272478" w:rsidRDefault="00A17B2A" w:rsidP="00100653">
      <w:r>
        <w:t xml:space="preserve">La intuición: cuando </w:t>
      </w:r>
      <w:r>
        <w:rPr>
          <w:b/>
          <w:bCs/>
        </w:rPr>
        <w:t>“</w:t>
      </w:r>
      <w:proofErr w:type="spellStart"/>
      <w:r>
        <w:rPr>
          <w:b/>
          <w:bCs/>
        </w:rPr>
        <w:t>eats</w:t>
      </w:r>
      <w:proofErr w:type="spellEnd"/>
      <w:r>
        <w:rPr>
          <w:b/>
          <w:bCs/>
        </w:rPr>
        <w:t xml:space="preserve">” </w:t>
      </w:r>
      <w:r>
        <w:t xml:space="preserve">calcula su atención, su Query (“¿Quién come? </w:t>
      </w:r>
      <w:r w:rsidR="008E0ECC">
        <w:t xml:space="preserve">¿Qué se come?” va a “encajar” muy bien con el Key de </w:t>
      </w:r>
      <w:r w:rsidR="008E0ECC">
        <w:rPr>
          <w:b/>
          <w:bCs/>
        </w:rPr>
        <w:t>“</w:t>
      </w:r>
      <w:proofErr w:type="spellStart"/>
      <w:r w:rsidR="008E0ECC">
        <w:rPr>
          <w:b/>
          <w:bCs/>
        </w:rPr>
        <w:t>dog</w:t>
      </w:r>
      <w:proofErr w:type="spellEnd"/>
      <w:r w:rsidR="008E0ECC">
        <w:rPr>
          <w:b/>
          <w:bCs/>
        </w:rPr>
        <w:t xml:space="preserve">” </w:t>
      </w:r>
      <w:r w:rsidR="008E0ECC">
        <w:t xml:space="preserve">(un sustantivo-animal, candidato natural a sujeto) y con el Key de </w:t>
      </w:r>
      <w:r w:rsidR="008E0ECC">
        <w:rPr>
          <w:b/>
          <w:bCs/>
        </w:rPr>
        <w:t xml:space="preserve">“bread” </w:t>
      </w:r>
      <w:r w:rsidR="008E0ECC">
        <w:t xml:space="preserve">(un sustantivo-alimento, </w:t>
      </w:r>
      <w:r w:rsidR="000F6F1A">
        <w:t xml:space="preserve">candidato natural a objeto) – </w:t>
      </w:r>
      <w:proofErr w:type="spellStart"/>
      <w:r w:rsidR="000F6F1A">
        <w:t>muchomejor</w:t>
      </w:r>
      <w:proofErr w:type="spellEnd"/>
      <w:r w:rsidR="000F6F1A">
        <w:t xml:space="preserve"> que con el Key de “The”, que es puramente </w:t>
      </w:r>
      <w:r w:rsidR="000F6F1A">
        <w:lastRenderedPageBreak/>
        <w:t xml:space="preserve">gramatical. Esto es exactamente lo que la </w:t>
      </w:r>
      <w:proofErr w:type="spellStart"/>
      <w:r w:rsidR="000F6F1A">
        <w:t>formula</w:t>
      </w:r>
      <w:proofErr w:type="spellEnd"/>
      <w:r w:rsidR="000F6F1A">
        <w:t xml:space="preserve"> matemática de abajo termina calculando con números </w:t>
      </w:r>
      <w:r w:rsidR="001B595C">
        <w:t>–</w:t>
      </w:r>
      <w:r w:rsidR="000F6F1A">
        <w:t xml:space="preserve"> </w:t>
      </w:r>
      <w:r w:rsidR="001B595C">
        <w:t>la tabla de arriba es la versión “en palabras” de los mismo.</w:t>
      </w:r>
    </w:p>
    <w:p w14:paraId="04CBB8A2" w14:textId="77777777" w:rsidR="00EF7578" w:rsidRDefault="00EF7578" w:rsidP="00100653"/>
    <w:p w14:paraId="57992748" w14:textId="77777777" w:rsidR="00EF7578" w:rsidRDefault="00EF7578" w:rsidP="00100653"/>
    <w:tbl>
      <w:tblPr>
        <w:tblStyle w:val="Tablaconcuadrcula"/>
        <w:tblW w:w="0" w:type="auto"/>
        <w:tblLook w:val="04A0" w:firstRow="1" w:lastRow="0" w:firstColumn="1" w:lastColumn="0" w:noHBand="0" w:noVBand="1"/>
      </w:tblPr>
      <w:tblGrid>
        <w:gridCol w:w="10790"/>
      </w:tblGrid>
      <w:tr w:rsidR="00EF7578" w14:paraId="138CBC3A" w14:textId="77777777" w:rsidTr="00EF7578">
        <w:tc>
          <w:tcPr>
            <w:tcW w:w="10790" w:type="dxa"/>
          </w:tcPr>
          <w:p w14:paraId="022F5460" w14:textId="77777777" w:rsidR="00EF7578" w:rsidRDefault="00205158" w:rsidP="00100653">
            <w:r w:rsidRPr="00205158">
              <w:rPr>
                <w:noProof/>
              </w:rPr>
              <w:drawing>
                <wp:inline distT="0" distB="0" distL="0" distR="0" wp14:anchorId="428A49FD" wp14:editId="02D09EE8">
                  <wp:extent cx="4568208" cy="463550"/>
                  <wp:effectExtent l="19050" t="19050" r="22860" b="12700"/>
                  <wp:docPr id="841574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74766" name=""/>
                          <pic:cNvPicPr/>
                        </pic:nvPicPr>
                        <pic:blipFill>
                          <a:blip r:embed="rId153"/>
                          <a:stretch>
                            <a:fillRect/>
                          </a:stretch>
                        </pic:blipFill>
                        <pic:spPr>
                          <a:xfrm>
                            <a:off x="0" y="0"/>
                            <a:ext cx="4607654" cy="467553"/>
                          </a:xfrm>
                          <a:prstGeom prst="rect">
                            <a:avLst/>
                          </a:prstGeom>
                          <a:ln w="19050">
                            <a:solidFill>
                              <a:schemeClr val="tx1"/>
                            </a:solidFill>
                          </a:ln>
                        </pic:spPr>
                      </pic:pic>
                    </a:graphicData>
                  </a:graphic>
                </wp:inline>
              </w:drawing>
            </w:r>
          </w:p>
          <w:p w14:paraId="4FBF6E29" w14:textId="21288850" w:rsidR="00205158" w:rsidRPr="00205158" w:rsidRDefault="00205158" w:rsidP="00205158">
            <w:r w:rsidRPr="00205158">
              <w:t xml:space="preserve">Sí, exacto — "contextualizar" es una muy buena forma de </w:t>
            </w:r>
            <w:r w:rsidR="006625E9" w:rsidRPr="00205158">
              <w:t>resumirlo</w:t>
            </w:r>
            <w:r w:rsidRPr="00205158">
              <w:t xml:space="preserve"> es justo lo que hace Self-</w:t>
            </w:r>
            <w:proofErr w:type="spellStart"/>
            <w:r w:rsidRPr="00205158">
              <w:t>Attention</w:t>
            </w:r>
            <w:proofErr w:type="spellEnd"/>
            <w:r w:rsidRPr="00205158">
              <w:t>.</w:t>
            </w:r>
          </w:p>
          <w:p w14:paraId="0ACCFAFE" w14:textId="77777777" w:rsidR="00205158" w:rsidRDefault="00205158" w:rsidP="00100653"/>
          <w:p w14:paraId="710DBCDD" w14:textId="77777777" w:rsidR="00205158" w:rsidRPr="00205158" w:rsidRDefault="00205158" w:rsidP="00205158">
            <w:pPr>
              <w:rPr>
                <w:b/>
                <w:bCs/>
                <w:sz w:val="24"/>
              </w:rPr>
            </w:pPr>
            <w:r w:rsidRPr="00205158">
              <w:rPr>
                <w:b/>
                <w:bCs/>
                <w:sz w:val="24"/>
              </w:rPr>
              <w:t>Confirmando tu intuición</w:t>
            </w:r>
          </w:p>
          <w:p w14:paraId="4B985A61" w14:textId="5196CE1C" w:rsidR="00205158" w:rsidRDefault="00205158" w:rsidP="00100653">
            <w:r>
              <w:t xml:space="preserve">Antes de este paso, cada palabra </w:t>
            </w:r>
            <w:proofErr w:type="spellStart"/>
            <w:r>
              <w:t>tenia</w:t>
            </w:r>
            <w:proofErr w:type="spellEnd"/>
            <w:r>
              <w:t xml:space="preserve"> un significado </w:t>
            </w:r>
            <w:r>
              <w:rPr>
                <w:b/>
                <w:bCs/>
              </w:rPr>
              <w:t xml:space="preserve">fijo y aislado – </w:t>
            </w:r>
            <w:r>
              <w:t xml:space="preserve">el </w:t>
            </w:r>
            <w:proofErr w:type="spellStart"/>
            <w:r>
              <w:t>embedding</w:t>
            </w:r>
            <w:proofErr w:type="spellEnd"/>
            <w:r>
              <w:t xml:space="preserve"> de “</w:t>
            </w:r>
            <w:proofErr w:type="spellStart"/>
            <w:r>
              <w:t>eats</w:t>
            </w:r>
            <w:proofErr w:type="spellEnd"/>
            <w:r>
              <w:t xml:space="preserve">” siempre </w:t>
            </w:r>
            <w:r w:rsidR="00711EDA">
              <w:t xml:space="preserve">era el mismo vector, sin importar en que oración apareciera. </w:t>
            </w:r>
            <w:proofErr w:type="spellStart"/>
            <w:r w:rsidR="00711EDA">
              <w:t>Despues</w:t>
            </w:r>
            <w:proofErr w:type="spellEnd"/>
            <w:r w:rsidR="00711EDA">
              <w:t xml:space="preserve"> de Self-</w:t>
            </w:r>
            <w:proofErr w:type="spellStart"/>
            <w:r w:rsidR="00711EDA">
              <w:t>Attention</w:t>
            </w:r>
            <w:proofErr w:type="spellEnd"/>
            <w:r w:rsidR="00711EDA">
              <w:t>, ese vector de “</w:t>
            </w:r>
            <w:proofErr w:type="spellStart"/>
            <w:r w:rsidR="00711EDA">
              <w:t>eats</w:t>
            </w:r>
            <w:proofErr w:type="spellEnd"/>
            <w:r w:rsidR="00711EDA">
              <w:t xml:space="preserve">” pasa a llevar </w:t>
            </w:r>
            <w:r w:rsidR="00711EDA">
              <w:rPr>
                <w:b/>
                <w:bCs/>
              </w:rPr>
              <w:t xml:space="preserve">el contexto especifico de esta oración en particular – </w:t>
            </w:r>
            <w:r w:rsidR="00711EDA">
              <w:t xml:space="preserve">sabe que en este caso </w:t>
            </w:r>
            <w:proofErr w:type="spellStart"/>
            <w:r w:rsidR="00711EDA">
              <w:t>esta</w:t>
            </w:r>
            <w:proofErr w:type="spellEnd"/>
            <w:r w:rsidR="00711EDA">
              <w:t xml:space="preserve"> relacionada con “</w:t>
            </w:r>
            <w:proofErr w:type="spellStart"/>
            <w:r w:rsidR="00711EDA">
              <w:t>dog</w:t>
            </w:r>
            <w:proofErr w:type="spellEnd"/>
            <w:r w:rsidR="00711EDA">
              <w:t>” (quien come) y “bread” (que se come).</w:t>
            </w:r>
          </w:p>
          <w:p w14:paraId="1030D701" w14:textId="77777777" w:rsidR="00711EDA" w:rsidRDefault="00711EDA" w:rsidP="00100653"/>
          <w:p w14:paraId="5520D19B" w14:textId="77777777" w:rsidR="003F019A" w:rsidRPr="003F019A" w:rsidRDefault="003F019A" w:rsidP="003F019A">
            <w:pPr>
              <w:rPr>
                <w:b/>
                <w:bCs/>
                <w:sz w:val="24"/>
                <w:szCs w:val="28"/>
              </w:rPr>
            </w:pPr>
            <w:r w:rsidRPr="003F019A">
              <w:rPr>
                <w:b/>
                <w:bCs/>
                <w:sz w:val="24"/>
                <w:szCs w:val="28"/>
              </w:rPr>
              <w:t>Por qué esto importa tanto, con un ejemplo que lo deja clarísimo</w:t>
            </w:r>
          </w:p>
          <w:p w14:paraId="7AC84275" w14:textId="77777777" w:rsidR="003F019A" w:rsidRPr="003F019A" w:rsidRDefault="003F019A" w:rsidP="003F019A">
            <w:proofErr w:type="spellStart"/>
            <w:r w:rsidRPr="003F019A">
              <w:t>Pensá</w:t>
            </w:r>
            <w:proofErr w:type="spellEnd"/>
            <w:r w:rsidRPr="003F019A">
              <w:t xml:space="preserve"> en una palabra con significados distintos según el contexto — por ejemplo "banco":</w:t>
            </w:r>
          </w:p>
          <w:p w14:paraId="26A6496F" w14:textId="77777777" w:rsidR="00F810A7" w:rsidRDefault="00F810A7" w:rsidP="00100653"/>
          <w:tbl>
            <w:tblPr>
              <w:tblStyle w:val="Tablaconcuadrcula4-nfasis4"/>
              <w:tblW w:w="0" w:type="auto"/>
              <w:tblLook w:val="04A0" w:firstRow="1" w:lastRow="0" w:firstColumn="1" w:lastColumn="0" w:noHBand="0" w:noVBand="1"/>
            </w:tblPr>
            <w:tblGrid>
              <w:gridCol w:w="3521"/>
              <w:gridCol w:w="3521"/>
              <w:gridCol w:w="3522"/>
            </w:tblGrid>
            <w:tr w:rsidR="004F1164" w14:paraId="2248311E" w14:textId="77777777" w:rsidTr="00310F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134E207D" w14:textId="24FF18F5" w:rsidR="004F1164" w:rsidRPr="00310FD7" w:rsidRDefault="004F1164" w:rsidP="00100653">
                  <w:pPr>
                    <w:rPr>
                      <w:b w:val="0"/>
                      <w:bCs w:val="0"/>
                    </w:rPr>
                  </w:pPr>
                  <w:proofErr w:type="spellStart"/>
                  <w:r w:rsidRPr="00310FD7">
                    <w:rPr>
                      <w:b w:val="0"/>
                      <w:bCs w:val="0"/>
                    </w:rPr>
                    <w:t>Oracion</w:t>
                  </w:r>
                  <w:proofErr w:type="spellEnd"/>
                  <w:r w:rsidRPr="00310FD7">
                    <w:rPr>
                      <w:b w:val="0"/>
                      <w:bCs w:val="0"/>
                    </w:rPr>
                    <w:t xml:space="preserve"> </w:t>
                  </w:r>
                </w:p>
              </w:tc>
              <w:tc>
                <w:tcPr>
                  <w:tcW w:w="3521" w:type="dxa"/>
                </w:tcPr>
                <w:p w14:paraId="374126DD" w14:textId="79E850EF" w:rsidR="004F1164" w:rsidRPr="00310FD7" w:rsidRDefault="004F1164" w:rsidP="00100653">
                  <w:pPr>
                    <w:cnfStyle w:val="100000000000" w:firstRow="1" w:lastRow="0" w:firstColumn="0" w:lastColumn="0" w:oddVBand="0" w:evenVBand="0" w:oddHBand="0" w:evenHBand="0" w:firstRowFirstColumn="0" w:firstRowLastColumn="0" w:lastRowFirstColumn="0" w:lastRowLastColumn="0"/>
                    <w:rPr>
                      <w:b w:val="0"/>
                      <w:bCs w:val="0"/>
                    </w:rPr>
                  </w:pPr>
                  <w:r w:rsidRPr="00310FD7">
                    <w:rPr>
                      <w:b w:val="0"/>
                      <w:bCs w:val="0"/>
                    </w:rPr>
                    <w:t>Sin contextualizar (</w:t>
                  </w:r>
                  <w:r w:rsidR="00310FD7" w:rsidRPr="00310FD7">
                    <w:rPr>
                      <w:b w:val="0"/>
                      <w:bCs w:val="0"/>
                    </w:rPr>
                    <w:t xml:space="preserve">solo </w:t>
                  </w:r>
                  <w:proofErr w:type="spellStart"/>
                  <w:r w:rsidR="00310FD7" w:rsidRPr="00310FD7">
                    <w:rPr>
                      <w:b w:val="0"/>
                      <w:bCs w:val="0"/>
                    </w:rPr>
                    <w:t>embedding</w:t>
                  </w:r>
                  <w:proofErr w:type="spellEnd"/>
                  <w:r w:rsidR="00310FD7" w:rsidRPr="00310FD7">
                    <w:rPr>
                      <w:b w:val="0"/>
                      <w:bCs w:val="0"/>
                    </w:rPr>
                    <w:t>)</w:t>
                  </w:r>
                </w:p>
              </w:tc>
              <w:tc>
                <w:tcPr>
                  <w:tcW w:w="3522" w:type="dxa"/>
                </w:tcPr>
                <w:p w14:paraId="597CC2C0" w14:textId="34BBBAF1" w:rsidR="004F1164" w:rsidRPr="00310FD7" w:rsidRDefault="00310FD7" w:rsidP="00100653">
                  <w:pPr>
                    <w:cnfStyle w:val="100000000000" w:firstRow="1" w:lastRow="0" w:firstColumn="0" w:lastColumn="0" w:oddVBand="0" w:evenVBand="0" w:oddHBand="0" w:evenHBand="0" w:firstRowFirstColumn="0" w:firstRowLastColumn="0" w:lastRowFirstColumn="0" w:lastRowLastColumn="0"/>
                    <w:rPr>
                      <w:b w:val="0"/>
                      <w:bCs w:val="0"/>
                    </w:rPr>
                  </w:pPr>
                  <w:r w:rsidRPr="00310FD7">
                    <w:rPr>
                      <w:b w:val="0"/>
                      <w:bCs w:val="0"/>
                    </w:rPr>
                    <w:t>Con Self-</w:t>
                  </w:r>
                  <w:proofErr w:type="spellStart"/>
                  <w:r w:rsidRPr="00310FD7">
                    <w:rPr>
                      <w:b w:val="0"/>
                      <w:bCs w:val="0"/>
                    </w:rPr>
                    <w:t>Attention</w:t>
                  </w:r>
                  <w:proofErr w:type="spellEnd"/>
                  <w:r w:rsidRPr="00310FD7">
                    <w:rPr>
                      <w:b w:val="0"/>
                      <w:bCs w:val="0"/>
                    </w:rPr>
                    <w:t xml:space="preserve"> (contextualizado)</w:t>
                  </w:r>
                </w:p>
              </w:tc>
            </w:tr>
            <w:tr w:rsidR="004F1164" w14:paraId="67251DD6" w14:textId="77777777" w:rsidTr="00310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46911EEB" w14:textId="51A6C51F" w:rsidR="004F1164" w:rsidRPr="007F716B" w:rsidRDefault="007F716B" w:rsidP="00100653">
                  <w:pPr>
                    <w:rPr>
                      <w:b w:val="0"/>
                      <w:bCs w:val="0"/>
                    </w:rPr>
                  </w:pPr>
                  <w:r w:rsidRPr="007F716B">
                    <w:rPr>
                      <w:b w:val="0"/>
                      <w:bCs w:val="0"/>
                    </w:rPr>
                    <w:t xml:space="preserve">"Me senté en el </w:t>
                  </w:r>
                  <w:r w:rsidRPr="007F716B">
                    <w:t>banco</w:t>
                  </w:r>
                  <w:r w:rsidRPr="007F716B">
                    <w:rPr>
                      <w:b w:val="0"/>
                      <w:bCs w:val="0"/>
                    </w:rPr>
                    <w:t xml:space="preserve"> del parque"</w:t>
                  </w:r>
                </w:p>
              </w:tc>
              <w:tc>
                <w:tcPr>
                  <w:tcW w:w="3521" w:type="dxa"/>
                </w:tcPr>
                <w:p w14:paraId="485C011A" w14:textId="6DD9093D" w:rsidR="004F1164" w:rsidRDefault="007F716B" w:rsidP="00100653">
                  <w:pPr>
                    <w:cnfStyle w:val="000000100000" w:firstRow="0" w:lastRow="0" w:firstColumn="0" w:lastColumn="0" w:oddVBand="0" w:evenVBand="0" w:oddHBand="1" w:evenHBand="0" w:firstRowFirstColumn="0" w:firstRowLastColumn="0" w:lastRowFirstColumn="0" w:lastRowLastColumn="0"/>
                  </w:pPr>
                  <w:r w:rsidRPr="007F716B">
                    <w:t>Siempre el mismo vector de "banco"</w:t>
                  </w:r>
                </w:p>
              </w:tc>
              <w:tc>
                <w:tcPr>
                  <w:tcW w:w="3522" w:type="dxa"/>
                </w:tcPr>
                <w:p w14:paraId="0CA31339" w14:textId="1F08A0D0" w:rsidR="004F1164" w:rsidRDefault="007F716B" w:rsidP="00100653">
                  <w:pPr>
                    <w:cnfStyle w:val="000000100000" w:firstRow="0" w:lastRow="0" w:firstColumn="0" w:lastColumn="0" w:oddVBand="0" w:evenVBand="0" w:oddHBand="1" w:evenHBand="0" w:firstRowFirstColumn="0" w:firstRowLastColumn="0" w:lastRowFirstColumn="0" w:lastRowLastColumn="0"/>
                  </w:pPr>
                  <w:r>
                    <w:t>El vector de “banco” se acerca al significado de “asiento/mueble”, porque le presta atención a “</w:t>
                  </w:r>
                  <w:proofErr w:type="spellStart"/>
                  <w:r>
                    <w:t>sente</w:t>
                  </w:r>
                  <w:proofErr w:type="spellEnd"/>
                  <w:r>
                    <w:t>” y “parque”.</w:t>
                  </w:r>
                </w:p>
              </w:tc>
            </w:tr>
            <w:tr w:rsidR="004F1164" w14:paraId="636B20E8" w14:textId="77777777" w:rsidTr="00310FD7">
              <w:tc>
                <w:tcPr>
                  <w:cnfStyle w:val="001000000000" w:firstRow="0" w:lastRow="0" w:firstColumn="1" w:lastColumn="0" w:oddVBand="0" w:evenVBand="0" w:oddHBand="0" w:evenHBand="0" w:firstRowFirstColumn="0" w:firstRowLastColumn="0" w:lastRowFirstColumn="0" w:lastRowLastColumn="0"/>
                  <w:tcW w:w="3521" w:type="dxa"/>
                </w:tcPr>
                <w:p w14:paraId="15F69A6C" w14:textId="31AD2401" w:rsidR="004F1164" w:rsidRPr="007F716B" w:rsidRDefault="007F716B" w:rsidP="00100653">
                  <w:pPr>
                    <w:rPr>
                      <w:b w:val="0"/>
                      <w:bCs w:val="0"/>
                    </w:rPr>
                  </w:pPr>
                  <w:r>
                    <w:t>“</w:t>
                  </w:r>
                  <w:r>
                    <w:rPr>
                      <w:b w:val="0"/>
                      <w:bCs w:val="0"/>
                    </w:rPr>
                    <w:t xml:space="preserve">Fui al </w:t>
                  </w:r>
                  <w:r>
                    <w:t xml:space="preserve">banco </w:t>
                  </w:r>
                  <w:r>
                    <w:rPr>
                      <w:b w:val="0"/>
                      <w:bCs w:val="0"/>
                    </w:rPr>
                    <w:t>a sacar dinero”</w:t>
                  </w:r>
                </w:p>
              </w:tc>
              <w:tc>
                <w:tcPr>
                  <w:tcW w:w="3521" w:type="dxa"/>
                </w:tcPr>
                <w:p w14:paraId="308EE87E" w14:textId="0AEA7F29" w:rsidR="004F1164" w:rsidRDefault="007F716B" w:rsidP="00100653">
                  <w:pPr>
                    <w:cnfStyle w:val="000000000000" w:firstRow="0" w:lastRow="0" w:firstColumn="0" w:lastColumn="0" w:oddVBand="0" w:evenVBand="0" w:oddHBand="0" w:evenHBand="0" w:firstRowFirstColumn="0" w:firstRowLastColumn="0" w:lastRowFirstColumn="0" w:lastRowLastColumn="0"/>
                  </w:pPr>
                  <w:r>
                    <w:t>Ese mismo vector de “banco”, sin cambios</w:t>
                  </w:r>
                </w:p>
              </w:tc>
              <w:tc>
                <w:tcPr>
                  <w:tcW w:w="3522" w:type="dxa"/>
                </w:tcPr>
                <w:p w14:paraId="7579F9A5" w14:textId="2085FC0E" w:rsidR="004F1164" w:rsidRDefault="007F716B" w:rsidP="00100653">
                  <w:pPr>
                    <w:cnfStyle w:val="000000000000" w:firstRow="0" w:lastRow="0" w:firstColumn="0" w:lastColumn="0" w:oddVBand="0" w:evenVBand="0" w:oddHBand="0" w:evenHBand="0" w:firstRowFirstColumn="0" w:firstRowLastColumn="0" w:lastRowFirstColumn="0" w:lastRowLastColumn="0"/>
                  </w:pPr>
                  <w:r>
                    <w:t>El vector de “banco” se acerca al significado de “</w:t>
                  </w:r>
                  <w:proofErr w:type="gramStart"/>
                  <w:r>
                    <w:t>institución financiero</w:t>
                  </w:r>
                  <w:proofErr w:type="gramEnd"/>
                  <w:r>
                    <w:t>”, porque le presta atención a “dinero”.</w:t>
                  </w:r>
                </w:p>
              </w:tc>
            </w:tr>
          </w:tbl>
          <w:p w14:paraId="2F9A01D0" w14:textId="77777777" w:rsidR="004F1164" w:rsidRPr="00711EDA" w:rsidRDefault="004F1164" w:rsidP="00100653"/>
          <w:p w14:paraId="4CE6A5EE" w14:textId="406C1BA3" w:rsidR="00205158" w:rsidRDefault="00B50294" w:rsidP="00100653">
            <w:pPr>
              <w:rPr>
                <w:b/>
                <w:bCs/>
              </w:rPr>
            </w:pPr>
            <w:r>
              <w:t>Sin Self-</w:t>
            </w:r>
            <w:proofErr w:type="spellStart"/>
            <w:r>
              <w:t>Attention</w:t>
            </w:r>
            <w:proofErr w:type="spellEnd"/>
            <w:r>
              <w:t xml:space="preserve">, el modelo no tendría forma de distinguir estos dos sentidos de “banco” – el </w:t>
            </w:r>
            <w:proofErr w:type="spellStart"/>
            <w:r>
              <w:t>embedding</w:t>
            </w:r>
            <w:proofErr w:type="spellEnd"/>
            <w:r>
              <w:t xml:space="preserve"> de partida es idéntico en ambos casos. Self-</w:t>
            </w:r>
            <w:proofErr w:type="spellStart"/>
            <w:r>
              <w:t>Attention</w:t>
            </w:r>
            <w:proofErr w:type="spellEnd"/>
            <w:r>
              <w:t xml:space="preserve"> es lo que le permite al modelo “entender” cual sentido corresponde, </w:t>
            </w:r>
            <w:r>
              <w:rPr>
                <w:b/>
                <w:bCs/>
              </w:rPr>
              <w:t>mirando las palabras alrededor.</w:t>
            </w:r>
          </w:p>
          <w:p w14:paraId="086FDA38" w14:textId="77777777" w:rsidR="00B50294" w:rsidRDefault="00B50294" w:rsidP="00100653">
            <w:pPr>
              <w:rPr>
                <w:b/>
                <w:bCs/>
              </w:rPr>
            </w:pPr>
          </w:p>
          <w:p w14:paraId="7820FD22" w14:textId="77777777" w:rsidR="006B2A5C" w:rsidRPr="006B2A5C" w:rsidRDefault="006B2A5C" w:rsidP="006B2A5C">
            <w:pPr>
              <w:rPr>
                <w:b/>
                <w:bCs/>
                <w:sz w:val="24"/>
                <w:szCs w:val="28"/>
              </w:rPr>
            </w:pPr>
            <w:r w:rsidRPr="006B2A5C">
              <w:rPr>
                <w:b/>
                <w:bCs/>
                <w:sz w:val="24"/>
                <w:szCs w:val="28"/>
                <w:highlight w:val="yellow"/>
              </w:rPr>
              <w:t>La palabra técnica exacta para esto</w:t>
            </w:r>
          </w:p>
          <w:p w14:paraId="6FD54E7F" w14:textId="0342E1E8" w:rsidR="00B50294" w:rsidRDefault="006B2A5C" w:rsidP="00100653">
            <w:r>
              <w:t xml:space="preserve">Lo que estas describiendo se llama justamente </w:t>
            </w:r>
            <w:r>
              <w:rPr>
                <w:b/>
                <w:bCs/>
              </w:rPr>
              <w:t xml:space="preserve">“representación contextual” </w:t>
            </w:r>
            <w:r>
              <w:t xml:space="preserve">(contextual </w:t>
            </w:r>
            <w:proofErr w:type="spellStart"/>
            <w:r>
              <w:t>representation</w:t>
            </w:r>
            <w:proofErr w:type="spellEnd"/>
            <w:r>
              <w:t xml:space="preserve">) – es uno de los grandes avances </w:t>
            </w:r>
            <w:r w:rsidR="005D6A4F">
              <w:t xml:space="preserve">que trajo esta arquitectura, comparado con técnicas anteriores (como Word2Vec) donde cada palabra </w:t>
            </w:r>
            <w:proofErr w:type="spellStart"/>
            <w:r w:rsidR="005D6A4F">
              <w:t>tenia</w:t>
            </w:r>
            <w:proofErr w:type="spellEnd"/>
            <w:r w:rsidR="005D6A4F">
              <w:t xml:space="preserve"> </w:t>
            </w:r>
            <w:r w:rsidR="005D6A4F">
              <w:rPr>
                <w:b/>
                <w:bCs/>
              </w:rPr>
              <w:t xml:space="preserve">un solo vector fijo, para siempre, </w:t>
            </w:r>
            <w:r w:rsidR="005D6A4F">
              <w:t>sin importar el contexto.</w:t>
            </w:r>
          </w:p>
          <w:p w14:paraId="53E313F8" w14:textId="77777777" w:rsidR="005D6A4F" w:rsidRDefault="005D6A4F" w:rsidP="00100653"/>
          <w:p w14:paraId="3D313942" w14:textId="77777777" w:rsidR="005D6A4F" w:rsidRPr="005D6A4F" w:rsidRDefault="005D6A4F" w:rsidP="005D6A4F">
            <w:pPr>
              <w:rPr>
                <w:b/>
                <w:bCs/>
                <w:sz w:val="24"/>
                <w:szCs w:val="28"/>
              </w:rPr>
            </w:pPr>
            <w:r w:rsidRPr="005D6A4F">
              <w:rPr>
                <w:b/>
                <w:bCs/>
                <w:sz w:val="24"/>
                <w:szCs w:val="28"/>
                <w:highlight w:val="yellow"/>
              </w:rPr>
              <w:t>Resumen</w:t>
            </w:r>
          </w:p>
          <w:p w14:paraId="28F8FD96" w14:textId="1DD7E4B2" w:rsidR="00EE1D05" w:rsidRPr="005D6A4F" w:rsidRDefault="005D6A4F" w:rsidP="00100653">
            <w:r>
              <w:t>Si – el objetivo central de Self-</w:t>
            </w:r>
            <w:proofErr w:type="spellStart"/>
            <w:r>
              <w:t>Attention</w:t>
            </w:r>
            <w:proofErr w:type="spellEnd"/>
            <w:r>
              <w:t xml:space="preserve"> es exactamente ese: tomar el significado “genérico” de cada palabra (el </w:t>
            </w:r>
            <w:proofErr w:type="spellStart"/>
            <w:r>
              <w:t>embedding</w:t>
            </w:r>
            <w:proofErr w:type="spellEnd"/>
            <w:r>
              <w:t xml:space="preserve">) y </w:t>
            </w:r>
            <w:r>
              <w:rPr>
                <w:b/>
                <w:bCs/>
              </w:rPr>
              <w:t xml:space="preserve">enriquecerlo con el contexto especifico </w:t>
            </w:r>
            <w:r>
              <w:t xml:space="preserve">de la oración donde </w:t>
            </w:r>
            <w:r w:rsidR="00EE1D05">
              <w:t xml:space="preserve">aparece, mezclando información de las palabras relevantes que la rodean, en proporciones distintas según </w:t>
            </w:r>
            <w:proofErr w:type="spellStart"/>
            <w:r w:rsidR="00EE1D05">
              <w:t>que</w:t>
            </w:r>
            <w:proofErr w:type="spellEnd"/>
            <w:r w:rsidR="00EE1D05">
              <w:t xml:space="preserve"> tan relevante es cada una.</w:t>
            </w:r>
          </w:p>
          <w:p w14:paraId="47228D1F" w14:textId="74036D70" w:rsidR="00205158" w:rsidRDefault="00205158" w:rsidP="00100653"/>
        </w:tc>
      </w:tr>
    </w:tbl>
    <w:p w14:paraId="0E37D9E7" w14:textId="5D372ADA" w:rsidR="005D1430" w:rsidRDefault="005D1430" w:rsidP="00100653"/>
    <w:p w14:paraId="2873E3F5" w14:textId="77777777" w:rsidR="005D1430" w:rsidRDefault="005D1430">
      <w:r>
        <w:br w:type="page"/>
      </w:r>
    </w:p>
    <w:p w14:paraId="5E98182D" w14:textId="4C20E259" w:rsidR="009A4687" w:rsidRPr="002A5D8B" w:rsidRDefault="005D1430" w:rsidP="00A25A9D">
      <w:pPr>
        <w:pStyle w:val="Ttulo5"/>
        <w:rPr>
          <w:b/>
          <w:bCs/>
          <w:i/>
          <w:iCs/>
          <w:sz w:val="24"/>
          <w:szCs w:val="28"/>
        </w:rPr>
      </w:pPr>
      <w:r w:rsidRPr="002A5D8B">
        <w:rPr>
          <w:b/>
          <w:bCs/>
          <w:sz w:val="24"/>
          <w:szCs w:val="28"/>
          <w:highlight w:val="yellow"/>
        </w:rPr>
        <w:lastRenderedPageBreak/>
        <w:t>1.12.</w:t>
      </w:r>
      <w:r w:rsidR="003C32CD">
        <w:rPr>
          <w:b/>
          <w:bCs/>
          <w:sz w:val="24"/>
          <w:szCs w:val="28"/>
          <w:highlight w:val="yellow"/>
        </w:rPr>
        <w:t>5</w:t>
      </w:r>
      <w:r w:rsidRPr="002A5D8B">
        <w:rPr>
          <w:b/>
          <w:bCs/>
          <w:sz w:val="24"/>
          <w:szCs w:val="28"/>
          <w:highlight w:val="yellow"/>
        </w:rPr>
        <w:t>.1</w:t>
      </w:r>
      <w:r w:rsidR="003C32CD">
        <w:rPr>
          <w:b/>
          <w:bCs/>
          <w:sz w:val="24"/>
          <w:szCs w:val="28"/>
          <w:highlight w:val="yellow"/>
        </w:rPr>
        <w:t>.1</w:t>
      </w:r>
      <w:r w:rsidRPr="002A5D8B">
        <w:rPr>
          <w:b/>
          <w:bCs/>
          <w:sz w:val="24"/>
          <w:szCs w:val="28"/>
          <w:highlight w:val="yellow"/>
        </w:rPr>
        <w:t xml:space="preserve">: </w:t>
      </w:r>
      <w:r w:rsidR="009A4687" w:rsidRPr="002A5D8B">
        <w:rPr>
          <w:b/>
          <w:bCs/>
          <w:sz w:val="24"/>
          <w:szCs w:val="28"/>
          <w:highlight w:val="yellow"/>
        </w:rPr>
        <w:t xml:space="preserve">De donde salen exactamente Q, K y V – las matrices de </w:t>
      </w:r>
      <w:proofErr w:type="gramStart"/>
      <w:r w:rsidR="009A4687" w:rsidRPr="002A5D8B">
        <w:rPr>
          <w:b/>
          <w:bCs/>
          <w:sz w:val="24"/>
          <w:szCs w:val="28"/>
          <w:highlight w:val="yellow"/>
        </w:rPr>
        <w:t>pesos</w:t>
      </w:r>
      <w:r w:rsidR="00997F97" w:rsidRPr="002A5D8B">
        <w:rPr>
          <w:b/>
          <w:bCs/>
          <w:sz w:val="24"/>
          <w:szCs w:val="28"/>
          <w:highlight w:val="yellow"/>
        </w:rPr>
        <w:t xml:space="preserve"> :</w:t>
      </w:r>
      <w:proofErr w:type="gramEnd"/>
      <w:r w:rsidR="00997F97" w:rsidRPr="002A5D8B">
        <w:rPr>
          <w:b/>
          <w:bCs/>
          <w:sz w:val="24"/>
          <w:szCs w:val="28"/>
          <w:highlight w:val="yellow"/>
        </w:rPr>
        <w:t xml:space="preserve"> Importante</w:t>
      </w:r>
    </w:p>
    <w:p w14:paraId="7C5DBAE3" w14:textId="77777777" w:rsidR="00637900" w:rsidRDefault="009A4687" w:rsidP="00A03321">
      <w:r>
        <w:t xml:space="preserve">Estas </w:t>
      </w:r>
      <w:r w:rsidR="00A03321">
        <w:t xml:space="preserve">3 versiones no aparecen solas – se calculan multiplicando el vector de 512 </w:t>
      </w:r>
      <w:proofErr w:type="spellStart"/>
      <w:r w:rsidR="00A03321">
        <w:t>numeros</w:t>
      </w:r>
      <w:proofErr w:type="spellEnd"/>
      <w:r w:rsidR="00A03321">
        <w:t xml:space="preserve"> de la palabra contra </w:t>
      </w:r>
      <w:r w:rsidR="00A03321" w:rsidRPr="001A14C1">
        <w:rPr>
          <w:b/>
          <w:bCs/>
          <w:highlight w:val="yellow"/>
        </w:rPr>
        <w:t xml:space="preserve">matrices de pesos </w:t>
      </w:r>
      <w:r w:rsidR="00A03321" w:rsidRPr="001A14C1">
        <w:rPr>
          <w:highlight w:val="yellow"/>
        </w:rPr>
        <w:t>(tablas de números):</w:t>
      </w:r>
    </w:p>
    <w:p w14:paraId="007D9D9A" w14:textId="37636D1D" w:rsidR="00A03321" w:rsidRPr="00637900" w:rsidRDefault="00864F9B" w:rsidP="00A03321">
      <w:pPr>
        <w:rPr>
          <w:sz w:val="24"/>
          <w:szCs w:val="28"/>
        </w:rPr>
      </w:pPr>
      <w:r w:rsidRPr="00637900">
        <w:rPr>
          <w:sz w:val="24"/>
          <w:szCs w:val="28"/>
        </w:rPr>
        <w:t xml:space="preserve"> </w:t>
      </w:r>
      <m:oMath>
        <m:sSup>
          <m:sSupPr>
            <m:ctrlPr>
              <w:rPr>
                <w:rFonts w:ascii="Cambria Math" w:hAnsi="Cambria Math"/>
                <w:sz w:val="24"/>
                <w:szCs w:val="28"/>
              </w:rPr>
            </m:ctrlPr>
          </m:sSupPr>
          <m:e>
            <m:r>
              <w:rPr>
                <w:rFonts w:ascii="Cambria Math" w:hAnsi="Cambria Math"/>
                <w:sz w:val="24"/>
                <w:szCs w:val="28"/>
              </w:rPr>
              <m:t>W</m:t>
            </m:r>
          </m:e>
          <m:sup>
            <m:r>
              <w:rPr>
                <w:rFonts w:ascii="Cambria Math" w:hAnsi="Cambria Math"/>
                <w:sz w:val="24"/>
                <w:szCs w:val="28"/>
              </w:rPr>
              <m:t>Q</m:t>
            </m:r>
          </m:sup>
        </m:sSup>
        <m:sSup>
          <m:sSupPr>
            <m:ctrlPr>
              <w:rPr>
                <w:rFonts w:ascii="Cambria Math" w:hAnsi="Cambria Math"/>
                <w:sz w:val="24"/>
                <w:szCs w:val="28"/>
              </w:rPr>
            </m:ctrlPr>
          </m:sSupPr>
          <m:e>
            <m:r>
              <w:rPr>
                <w:rFonts w:ascii="Cambria Math" w:hAnsi="Cambria Math"/>
                <w:sz w:val="24"/>
                <w:szCs w:val="28"/>
              </w:rPr>
              <m:t>W</m:t>
            </m:r>
          </m:e>
          <m:sup>
            <m:r>
              <w:rPr>
                <w:rFonts w:ascii="Cambria Math" w:hAnsi="Cambria Math"/>
                <w:sz w:val="24"/>
                <w:szCs w:val="28"/>
              </w:rPr>
              <m:t>k</m:t>
            </m:r>
          </m:sup>
        </m:sSup>
        <m:sSup>
          <m:sSupPr>
            <m:ctrlPr>
              <w:rPr>
                <w:rFonts w:ascii="Cambria Math" w:hAnsi="Cambria Math"/>
                <w:sz w:val="24"/>
                <w:szCs w:val="28"/>
              </w:rPr>
            </m:ctrlPr>
          </m:sSupPr>
          <m:e>
            <m:r>
              <w:rPr>
                <w:rFonts w:ascii="Cambria Math" w:hAnsi="Cambria Math"/>
                <w:sz w:val="24"/>
                <w:szCs w:val="28"/>
              </w:rPr>
              <m:t>W</m:t>
            </m:r>
          </m:e>
          <m:sup>
            <m:r>
              <w:rPr>
                <w:rFonts w:ascii="Cambria Math" w:hAnsi="Cambria Math"/>
                <w:sz w:val="24"/>
                <w:szCs w:val="28"/>
              </w:rPr>
              <m:t>v</m:t>
            </m:r>
          </m:sup>
        </m:sSup>
      </m:oMath>
    </w:p>
    <w:p w14:paraId="5A349869" w14:textId="28D2652A" w:rsidR="00CB10DF" w:rsidRDefault="00086065" w:rsidP="00100653">
      <w:pPr>
        <w:rPr>
          <w:rFonts w:eastAsiaTheme="minorEastAsia"/>
        </w:rPr>
      </w:pPr>
      <w:r w:rsidRPr="00086065">
        <w:rPr>
          <w:b/>
          <w:bCs/>
        </w:rPr>
        <w:t>Importante para ser exactos con los tamaños</w:t>
      </w:r>
      <w:r w:rsidRPr="00086065">
        <w:t>:</w:t>
      </w:r>
      <w:r>
        <w:t xml:space="preserve"> como el modelo usa </w:t>
      </w:r>
      <w:r>
        <w:rPr>
          <w:b/>
          <w:bCs/>
        </w:rPr>
        <w:t xml:space="preserve">8 cabezas de atención en paralelo </w:t>
      </w:r>
      <w:r>
        <w:t xml:space="preserve">(el flujo completo se explica en la sección siguiente, “Multi-Head </w:t>
      </w:r>
      <w:proofErr w:type="spellStart"/>
      <w:r>
        <w:t>Attention</w:t>
      </w:r>
      <w:proofErr w:type="spellEnd"/>
      <w:r>
        <w:t xml:space="preserve">”), </w:t>
      </w:r>
      <w:r w:rsidR="00DB07F3">
        <w:t xml:space="preserve">en realidad </w:t>
      </w:r>
      <w:r w:rsidR="00DB07F3">
        <w:rPr>
          <w:b/>
          <w:bCs/>
        </w:rPr>
        <w:t xml:space="preserve">no hay una sola matriz de cada tipo – </w:t>
      </w:r>
      <w:r w:rsidR="00DB07F3">
        <w:t xml:space="preserve">hay </w:t>
      </w:r>
      <w:r w:rsidR="00DB07F3">
        <w:rPr>
          <w:b/>
          <w:bCs/>
        </w:rPr>
        <w:t xml:space="preserve">8 matrices </w:t>
      </w:r>
      <m:oMath>
        <m:sSup>
          <m:sSupPr>
            <m:ctrlPr>
              <w:rPr>
                <w:rFonts w:ascii="Cambria Math" w:hAnsi="Cambria Math"/>
              </w:rPr>
            </m:ctrlPr>
          </m:sSupPr>
          <m:e>
            <m:r>
              <w:rPr>
                <w:rFonts w:ascii="Cambria Math" w:hAnsi="Cambria Math"/>
              </w:rPr>
              <m:t>W</m:t>
            </m:r>
          </m:e>
          <m:sup>
            <m:r>
              <w:rPr>
                <w:rFonts w:ascii="Cambria Math" w:hAnsi="Cambria Math"/>
              </w:rPr>
              <m:t>Q</m:t>
            </m:r>
          </m:sup>
        </m:sSup>
      </m:oMath>
      <w:r w:rsidR="00DB07F3">
        <w:rPr>
          <w:rFonts w:eastAsiaTheme="minorEastAsia"/>
          <w:b/>
          <w:bCs/>
        </w:rPr>
        <w:t>distintas (</w:t>
      </w:r>
      <w:r w:rsidR="00DB07F3">
        <w:rPr>
          <w:rFonts w:eastAsiaTheme="minorEastAsia"/>
        </w:rPr>
        <w:t>una por cabeza),</w:t>
      </w:r>
      <m:oMath>
        <m:sSup>
          <m:sSupPr>
            <m:ctrlPr>
              <w:rPr>
                <w:rFonts w:ascii="Cambria Math" w:hAnsi="Cambria Math"/>
              </w:rPr>
            </m:ctrlPr>
          </m:sSupPr>
          <m:e>
            <m:r>
              <w:rPr>
                <w:rFonts w:ascii="Cambria Math" w:hAnsi="Cambria Math"/>
              </w:rPr>
              <m:t>8 W</m:t>
            </m:r>
          </m:e>
          <m:sup>
            <m:r>
              <w:rPr>
                <w:rFonts w:ascii="Cambria Math" w:hAnsi="Cambria Math"/>
              </w:rPr>
              <m:t>k</m:t>
            </m:r>
          </m:sup>
        </m:sSup>
        <m:r>
          <w:rPr>
            <w:rFonts w:ascii="Cambria Math" w:hAnsi="Cambria Math"/>
          </w:rPr>
          <m:t xml:space="preserve">y </m:t>
        </m:r>
        <m:sSup>
          <m:sSupPr>
            <m:ctrlPr>
              <w:rPr>
                <w:rFonts w:ascii="Cambria Math" w:hAnsi="Cambria Math"/>
              </w:rPr>
            </m:ctrlPr>
          </m:sSupPr>
          <m:e>
            <m:r>
              <w:rPr>
                <w:rFonts w:ascii="Cambria Math" w:hAnsi="Cambria Math"/>
              </w:rPr>
              <m:t>8 W</m:t>
            </m:r>
          </m:e>
          <m:sup>
            <m:r>
              <w:rPr>
                <w:rFonts w:ascii="Cambria Math" w:hAnsi="Cambria Math"/>
              </w:rPr>
              <m:t>v</m:t>
            </m:r>
          </m:sup>
        </m:sSup>
        <m:r>
          <w:rPr>
            <w:rFonts w:ascii="Cambria Math" w:hAnsi="Cambria Math"/>
          </w:rPr>
          <m:t xml:space="preserve">, </m:t>
        </m:r>
        <m:r>
          <m:rPr>
            <m:sty m:val="p"/>
          </m:rPr>
          <w:rPr>
            <w:rFonts w:ascii="Cambria Math" w:hAnsi="Cambria Math"/>
          </w:rPr>
          <m:t>24 en total.</m:t>
        </m:r>
        <m:r>
          <w:rPr>
            <w:rFonts w:ascii="Cambria Math" w:hAnsi="Cambria Math"/>
          </w:rPr>
          <m:t xml:space="preserve"> </m:t>
        </m:r>
        <m:r>
          <m:rPr>
            <m:sty m:val="p"/>
          </m:rPr>
          <w:rPr>
            <w:rFonts w:ascii="Cambria Math" w:hAnsi="Cambria Math"/>
          </w:rPr>
          <m:t xml:space="preserve">Cada una tiene tamaño </m:t>
        </m:r>
        <m:r>
          <m:rPr>
            <m:sty m:val="b"/>
          </m:rPr>
          <w:rPr>
            <w:rFonts w:ascii="Cambria Math" w:hAnsi="Cambria Math"/>
          </w:rPr>
          <m:t>512 x 64:</m:t>
        </m:r>
        <m:r>
          <m:rPr>
            <m:sty m:val="p"/>
          </m:rPr>
          <w:rPr>
            <w:rFonts w:ascii="Cambria Math" w:hAnsi="Cambria Math"/>
          </w:rPr>
          <m:t>toma el vector de entrada de 512 numeros</m:t>
        </m:r>
      </m:oMath>
      <w:r w:rsidR="001F512A">
        <w:rPr>
          <w:rFonts w:eastAsiaTheme="minorEastAsia"/>
          <w:iCs/>
        </w:rPr>
        <w:t xml:space="preserve"> </w:t>
      </w:r>
      <w:r w:rsidR="00F325D5">
        <w:rPr>
          <w:rFonts w:eastAsiaTheme="minorEastAsia"/>
          <w:iCs/>
        </w:rPr>
        <w:t xml:space="preserve">y lo </w:t>
      </w:r>
      <w:r w:rsidR="00F325D5">
        <w:rPr>
          <w:rFonts w:eastAsiaTheme="minorEastAsia"/>
          <w:b/>
          <w:bCs/>
          <w:iCs/>
        </w:rPr>
        <w:t xml:space="preserve">reduce </w:t>
      </w:r>
      <w:r w:rsidR="00F325D5">
        <w:rPr>
          <w:rFonts w:eastAsiaTheme="minorEastAsia"/>
          <w:iCs/>
        </w:rPr>
        <w:t>a 64, porque</w:t>
      </w:r>
      <w:r w:rsidR="00626BAF">
        <w:rPr>
          <w:rFonts w:eastAsiaTheme="minorEastAsia"/>
          <w:iCs/>
        </w:rPr>
        <w:t xml:space="preserve"> </w:t>
      </w:r>
      <m:oMath>
        <m:r>
          <w:rPr>
            <w:rFonts w:ascii="Cambria Math" w:hAnsi="Cambria Math"/>
          </w:rPr>
          <m:t>512÷8</m:t>
        </m:r>
        <m:r>
          <m:rPr>
            <m:nor/>
          </m:rPr>
          <m:t> cabezas</m:t>
        </m:r>
        <m:r>
          <w:rPr>
            <w:rFonts w:ascii="Cambria Math" w:hAnsi="Cambria Math"/>
          </w:rPr>
          <m:t>=64</m:t>
        </m:r>
      </m:oMath>
      <w:r w:rsidR="00626BAF">
        <w:rPr>
          <w:rFonts w:eastAsiaTheme="minorEastAsia"/>
        </w:rPr>
        <w:t>.</w:t>
      </w:r>
    </w:p>
    <w:p w14:paraId="024B9108" w14:textId="3C8C20A4" w:rsidR="00626BAF" w:rsidRPr="00A3754B" w:rsidRDefault="006A027B" w:rsidP="00100653">
      <w:pPr>
        <w:rPr>
          <w:rFonts w:eastAsiaTheme="minorEastAsia"/>
        </w:rPr>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w:rPr>
              <w:rFonts w:ascii="Cambria Math" w:hAnsi="Cambria Math"/>
            </w:rPr>
            <m:t>x</m:t>
          </m:r>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w:rPr>
              <w:rFonts w:ascii="Cambria Math" w:hAnsi="Cambria Math"/>
            </w:rPr>
            <m:t>x</m:t>
          </m:r>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x</m:t>
          </m:r>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w:rPr>
              <w:rFonts w:ascii="Cambria Math" w:hAnsi="Cambria Math"/>
            </w:rPr>
            <m:t>  </m:t>
          </m:r>
          <m:d>
            <m:dPr>
              <m:ctrlPr>
                <w:rPr>
                  <w:rFonts w:ascii="Cambria Math" w:hAnsi="Cambria Math"/>
                </w:rPr>
              </m:ctrlPr>
            </m:dPr>
            <m:e>
              <m:r>
                <m:rPr>
                  <m:nor/>
                </m:rPr>
                <m:t>para cada cabeza </m:t>
              </m:r>
              <m:r>
                <w:rPr>
                  <w:rFonts w:ascii="Cambria Math" w:hAnsi="Cambria Math"/>
                </w:rPr>
                <m:t>i</m:t>
              </m:r>
              <m:r>
                <w:rPr>
                  <w:rFonts w:ascii="Cambria Math" w:hAnsi="Cambria Math"/>
                </w:rPr>
                <m:t>=1...8</m:t>
              </m:r>
            </m:e>
          </m:d>
        </m:oMath>
      </m:oMathPara>
    </w:p>
    <w:p w14:paraId="0CB862A0" w14:textId="2DE48544" w:rsidR="00A3754B" w:rsidRDefault="00AA0C40" w:rsidP="00100653">
      <w:pPr>
        <w:rPr>
          <w:iCs/>
        </w:rPr>
      </w:pPr>
      <w:r w:rsidRPr="00AA0C40">
        <w:rPr>
          <w:b/>
          <w:bCs/>
          <w:iCs/>
        </w:rPr>
        <w:t>¿De dónde salen esas matrices? Nadie las escribió a mano.</w:t>
      </w:r>
      <w:r>
        <w:rPr>
          <w:b/>
          <w:bCs/>
          <w:iCs/>
        </w:rPr>
        <w:t xml:space="preserve"> </w:t>
      </w:r>
      <w:r>
        <w:rPr>
          <w:iCs/>
        </w:rPr>
        <w:t xml:space="preserve">Es el mismo mecanismo que ya vimos con los </w:t>
      </w:r>
      <w:proofErr w:type="spellStart"/>
      <w:r>
        <w:rPr>
          <w:iCs/>
        </w:rPr>
        <w:t>embeddings</w:t>
      </w:r>
      <w:proofErr w:type="spellEnd"/>
      <w:r>
        <w:rPr>
          <w:iCs/>
        </w:rPr>
        <w:t xml:space="preserve"> (recuadro </w:t>
      </w:r>
      <w:r w:rsidR="00034553" w:rsidRPr="00034553">
        <w:rPr>
          <w:rFonts w:ascii="Segoe UI Emoji" w:hAnsi="Segoe UI Emoji" w:cs="Segoe UI Emoji"/>
          <w:iCs/>
        </w:rPr>
        <w:t>🎲</w:t>
      </w:r>
      <w:r w:rsidR="00034553">
        <w:rPr>
          <w:iCs/>
        </w:rPr>
        <w:t xml:space="preserve"> </w:t>
      </w:r>
      <w:proofErr w:type="spellStart"/>
      <w:r w:rsidR="00034553">
        <w:rPr>
          <w:iCs/>
        </w:rPr>
        <w:t>mas</w:t>
      </w:r>
      <w:proofErr w:type="spellEnd"/>
      <w:r w:rsidR="00034553">
        <w:rPr>
          <w:iCs/>
        </w:rPr>
        <w:t xml:space="preserve"> arriba): al crear el modelo</w:t>
      </w:r>
      <w:r w:rsidR="00034553" w:rsidRPr="00DB0ECA">
        <w:rPr>
          <w:iCs/>
          <w:highlight w:val="yellow"/>
        </w:rPr>
        <w:t>, las 24 matrices arrancan con números al azar; durante el entrenamiento (</w:t>
      </w:r>
      <w:proofErr w:type="spellStart"/>
      <w:r w:rsidR="00034553" w:rsidRPr="00DB0ECA">
        <w:rPr>
          <w:iCs/>
          <w:highlight w:val="yellow"/>
        </w:rPr>
        <w:t>backpropagation</w:t>
      </w:r>
      <w:proofErr w:type="spellEnd"/>
      <w:r w:rsidR="00034553" w:rsidRPr="00DB0ECA">
        <w:rPr>
          <w:iCs/>
          <w:highlight w:val="yellow"/>
        </w:rPr>
        <w:t xml:space="preserve">) se ajustan millones de veces; al final quedan fijas, y cada una “aprendió” a transformar cualquier </w:t>
      </w:r>
      <w:r w:rsidR="00EA55C4" w:rsidRPr="00DB0ECA">
        <w:rPr>
          <w:iCs/>
          <w:highlight w:val="yellow"/>
        </w:rPr>
        <w:t xml:space="preserve">palabra en su Query, Key o </w:t>
      </w:r>
      <w:proofErr w:type="spellStart"/>
      <w:r w:rsidR="00EA55C4" w:rsidRPr="00DB0ECA">
        <w:rPr>
          <w:iCs/>
          <w:highlight w:val="yellow"/>
        </w:rPr>
        <w:t>Value</w:t>
      </w:r>
      <w:proofErr w:type="spellEnd"/>
      <w:r w:rsidR="00EA55C4" w:rsidRPr="00DB0ECA">
        <w:rPr>
          <w:iCs/>
          <w:highlight w:val="yellow"/>
        </w:rPr>
        <w:t xml:space="preserve"> de forma sutil – sin que nadie le haya indicado explícitamente como hacerlo.</w:t>
      </w:r>
    </w:p>
    <w:p w14:paraId="7703D82D" w14:textId="54BCA92D" w:rsidR="00E44ADA" w:rsidRPr="00E44ADA" w:rsidRDefault="00E44ADA" w:rsidP="00E44ADA">
      <w:pPr>
        <w:rPr>
          <w:b/>
          <w:bCs/>
          <w:iCs/>
        </w:rPr>
      </w:pPr>
      <w:r w:rsidRPr="00E44ADA">
        <w:rPr>
          <w:b/>
          <w:bCs/>
          <w:iCs/>
        </w:rPr>
        <w:t xml:space="preserve">La fórmula exacta del </w:t>
      </w:r>
      <w:proofErr w:type="spellStart"/>
      <w:r w:rsidRPr="00E44ADA">
        <w:rPr>
          <w:b/>
          <w:bCs/>
          <w:iCs/>
        </w:rPr>
        <w:t>paper</w:t>
      </w:r>
      <w:proofErr w:type="spellEnd"/>
      <w:r w:rsidR="001D7BB6">
        <w:rPr>
          <w:b/>
          <w:bCs/>
          <w:iCs/>
        </w:rPr>
        <w:t>:</w:t>
      </w:r>
    </w:p>
    <w:p w14:paraId="566EC29E" w14:textId="412A0503" w:rsidR="00EA55C4" w:rsidRDefault="00B30659" w:rsidP="00100653">
      <w:pPr>
        <w:rPr>
          <w:iCs/>
        </w:rPr>
      </w:pPr>
      <w:r w:rsidRPr="00B30659">
        <w:rPr>
          <w:iCs/>
          <w:noProof/>
        </w:rPr>
        <w:drawing>
          <wp:inline distT="0" distB="0" distL="0" distR="0" wp14:anchorId="040F2BF2" wp14:editId="75E7F04D">
            <wp:extent cx="5791702" cy="685859"/>
            <wp:effectExtent l="19050" t="19050" r="19050" b="19050"/>
            <wp:docPr id="184062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29123" name=""/>
                    <pic:cNvPicPr/>
                  </pic:nvPicPr>
                  <pic:blipFill>
                    <a:blip r:embed="rId154"/>
                    <a:stretch>
                      <a:fillRect/>
                    </a:stretch>
                  </pic:blipFill>
                  <pic:spPr>
                    <a:xfrm>
                      <a:off x="0" y="0"/>
                      <a:ext cx="5791702" cy="685859"/>
                    </a:xfrm>
                    <a:prstGeom prst="rect">
                      <a:avLst/>
                    </a:prstGeom>
                    <a:ln w="19050">
                      <a:solidFill>
                        <a:schemeClr val="tx1"/>
                      </a:solidFill>
                    </a:ln>
                  </pic:spPr>
                </pic:pic>
              </a:graphicData>
            </a:graphic>
          </wp:inline>
        </w:drawing>
      </w:r>
    </w:p>
    <w:p w14:paraId="44D11FC5" w14:textId="77777777" w:rsidR="00B30659" w:rsidRPr="00B30659" w:rsidRDefault="00B30659" w:rsidP="00B30659">
      <w:pPr>
        <w:rPr>
          <w:b/>
          <w:bCs/>
          <w:iCs/>
        </w:rPr>
      </w:pPr>
      <w:r w:rsidRPr="00B30659">
        <w:rPr>
          <w:b/>
          <w:bCs/>
          <w:iCs/>
        </w:rPr>
        <w:t>Qué hace cada parte de la fórmula, paso a paso</w:t>
      </w:r>
    </w:p>
    <w:p w14:paraId="25BCB2F7" w14:textId="18F3EDF4" w:rsidR="00B30659" w:rsidRPr="00B30659" w:rsidRDefault="00BC2532">
      <w:pPr>
        <w:numPr>
          <w:ilvl w:val="0"/>
          <w:numId w:val="18"/>
        </w:numPr>
        <w:rPr>
          <w:iCs/>
        </w:rPr>
      </w:pPr>
      <m:oMath>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oMath>
      <w:r w:rsidR="0021075D" w:rsidRPr="0021075D">
        <w:rPr>
          <w:iCs/>
        </w:rPr>
        <w:t>— se multiplica cada Query contra todos los Keys de la oración. Esto da un número por cada par de palabras: cuánto "encaja" lo que una palabra busca con lo que otra ofrece</w:t>
      </w:r>
    </w:p>
    <w:p w14:paraId="7660868B" w14:textId="615EAF8B" w:rsidR="00B30659" w:rsidRPr="00C524F0" w:rsidRDefault="00BC2532">
      <w:pPr>
        <w:pStyle w:val="Prrafodelista"/>
        <w:numPr>
          <w:ilvl w:val="0"/>
          <w:numId w:val="18"/>
        </w:numPr>
        <w:rPr>
          <w:iCs/>
        </w:rPr>
      </w:pPr>
      <m:oMath>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rPr>
          <w:rFonts w:eastAsiaTheme="minorEastAsia"/>
        </w:rPr>
        <w:t xml:space="preserve"> – se </w:t>
      </w:r>
      <w:r w:rsidR="00C524F0">
        <w:rPr>
          <w:rFonts w:eastAsiaTheme="minorEastAsia"/>
        </w:rPr>
        <w:t xml:space="preserve">divide por la </w:t>
      </w:r>
      <w:proofErr w:type="spellStart"/>
      <w:r w:rsidR="00C524F0">
        <w:rPr>
          <w:rFonts w:eastAsiaTheme="minorEastAsia"/>
        </w:rPr>
        <w:t>raiz</w:t>
      </w:r>
      <w:proofErr w:type="spellEnd"/>
      <w:r w:rsidR="00C524F0">
        <w:rPr>
          <w:rFonts w:eastAsiaTheme="minorEastAsia"/>
        </w:rPr>
        <w:t xml:space="preserve"> de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00C524F0">
        <w:rPr>
          <w:rFonts w:eastAsiaTheme="minorEastAsia"/>
        </w:rPr>
        <w:t xml:space="preserve">(64 en este </w:t>
      </w:r>
      <w:proofErr w:type="gramStart"/>
      <w:r w:rsidR="00C524F0">
        <w:rPr>
          <w:rFonts w:eastAsiaTheme="minorEastAsia"/>
        </w:rPr>
        <w:t>paper</w:t>
      </w:r>
      <w:proofErr w:type="gramEnd"/>
      <w:r w:rsidR="00C524F0">
        <w:rPr>
          <w:rFonts w:eastAsiaTheme="minorEastAsia"/>
        </w:rPr>
        <w:t>) – un ajuste matemático para que esos números no se disparen y rompan el entrenamiento.</w:t>
      </w:r>
    </w:p>
    <w:p w14:paraId="657D0654" w14:textId="1FB5AD5B" w:rsidR="00C524F0" w:rsidRPr="00D8454E" w:rsidRDefault="00937964">
      <w:pPr>
        <w:pStyle w:val="Prrafodelista"/>
        <w:numPr>
          <w:ilvl w:val="0"/>
          <w:numId w:val="18"/>
        </w:numPr>
        <w:rPr>
          <w:iCs/>
        </w:rPr>
      </w:pPr>
      <m:oMath>
        <m:r>
          <m:rPr>
            <m:sty m:val="bi"/>
          </m:rPr>
          <w:rPr>
            <w:rFonts w:ascii="Cambria Math" w:hAnsi="Cambria Math"/>
          </w:rPr>
          <m:t>softmax</m:t>
        </m:r>
      </m:oMath>
      <w:r>
        <w:rPr>
          <w:rFonts w:eastAsiaTheme="minorEastAsia"/>
          <w:b/>
          <w:bCs/>
        </w:rPr>
        <w:t xml:space="preserve"> – </w:t>
      </w:r>
      <w:r>
        <w:rPr>
          <w:rFonts w:eastAsiaTheme="minorEastAsia"/>
        </w:rPr>
        <w:t>convierte esos números en porcentajes que suman 100% (</w:t>
      </w:r>
      <w:proofErr w:type="spellStart"/>
      <w:r>
        <w:rPr>
          <w:rFonts w:eastAsiaTheme="minorEastAsia"/>
        </w:rPr>
        <w:t>ej</w:t>
      </w:r>
      <w:proofErr w:type="spellEnd"/>
      <w:r>
        <w:rPr>
          <w:rFonts w:eastAsiaTheme="minorEastAsia"/>
        </w:rPr>
        <w:t xml:space="preserve">: </w:t>
      </w:r>
      <w:r w:rsidR="00D8454E">
        <w:rPr>
          <w:rFonts w:eastAsiaTheme="minorEastAsia"/>
        </w:rPr>
        <w:t>“esta palabra le presta 70% de atención a otra, 20% a otra, 10% al resto”)</w:t>
      </w:r>
    </w:p>
    <w:p w14:paraId="75DFEBEC" w14:textId="6B7293DD" w:rsidR="00D8454E" w:rsidRPr="007C2310" w:rsidRDefault="00D8454E">
      <w:pPr>
        <w:pStyle w:val="Prrafodelista"/>
        <w:numPr>
          <w:ilvl w:val="0"/>
          <w:numId w:val="18"/>
        </w:numPr>
        <w:rPr>
          <w:iCs/>
        </w:rPr>
      </w:pPr>
      <m:oMath>
        <m:r>
          <w:rPr>
            <w:rFonts w:ascii="Cambria Math" w:hAnsi="Cambria Math"/>
          </w:rPr>
          <m:t>×V</m:t>
        </m:r>
      </m:oMath>
      <w:r>
        <w:rPr>
          <w:rFonts w:eastAsiaTheme="minorEastAsia"/>
        </w:rPr>
        <w:t xml:space="preserve"> – se multiplica por los Values – el resultado final es </w:t>
      </w:r>
      <w:r w:rsidR="007C2310">
        <w:rPr>
          <w:rFonts w:eastAsiaTheme="minorEastAsia"/>
        </w:rPr>
        <w:t>una mezcla ponderada de toda la información relevante, según esos porcentajes de atención.</w:t>
      </w:r>
    </w:p>
    <w:p w14:paraId="6EC07868" w14:textId="77777777" w:rsidR="007C2310" w:rsidRDefault="007C2310" w:rsidP="007C2310">
      <w:pPr>
        <w:rPr>
          <w:iCs/>
        </w:rPr>
      </w:pPr>
    </w:p>
    <w:p w14:paraId="5AB07C5D" w14:textId="77777777" w:rsidR="00A55EBE" w:rsidRDefault="00A55EBE" w:rsidP="007C2310">
      <w:pPr>
        <w:rPr>
          <w:iCs/>
        </w:rPr>
      </w:pPr>
    </w:p>
    <w:p w14:paraId="72C1C20F" w14:textId="0E3EBC6D" w:rsidR="00A55EBE" w:rsidRDefault="00A55EBE">
      <w:pPr>
        <w:rPr>
          <w:iCs/>
        </w:rPr>
      </w:pPr>
      <w:r>
        <w:rPr>
          <w:iCs/>
        </w:rPr>
        <w:br w:type="page"/>
      </w:r>
    </w:p>
    <w:p w14:paraId="0AEAE9F4" w14:textId="202F05F8" w:rsidR="00A55EBE" w:rsidRPr="003C32CD" w:rsidRDefault="00A55EBE" w:rsidP="00A25A9D">
      <w:pPr>
        <w:pStyle w:val="Ttulo5"/>
        <w:rPr>
          <w:b/>
          <w:bCs/>
          <w:i/>
          <w:iCs/>
          <w:sz w:val="24"/>
        </w:rPr>
      </w:pPr>
      <w:r w:rsidRPr="003C32CD">
        <w:rPr>
          <w:b/>
          <w:bCs/>
          <w:sz w:val="24"/>
          <w:highlight w:val="yellow"/>
        </w:rPr>
        <w:lastRenderedPageBreak/>
        <w:t>1.12.</w:t>
      </w:r>
      <w:r w:rsidR="003C32CD" w:rsidRPr="003C32CD">
        <w:rPr>
          <w:b/>
          <w:bCs/>
          <w:sz w:val="24"/>
          <w:highlight w:val="yellow"/>
        </w:rPr>
        <w:t>5.1.2</w:t>
      </w:r>
      <w:r w:rsidRPr="003C32CD">
        <w:rPr>
          <w:b/>
          <w:bCs/>
          <w:sz w:val="24"/>
          <w:highlight w:val="yellow"/>
        </w:rPr>
        <w:t xml:space="preserve"> ¿Qué quiere decir 8 cabezas?</w:t>
      </w:r>
    </w:p>
    <w:p w14:paraId="17CF688F" w14:textId="6DA90605" w:rsidR="00A55EBE" w:rsidRDefault="00A55EBE" w:rsidP="007C2310">
      <w:pPr>
        <w:rPr>
          <w:b/>
          <w:bCs/>
        </w:rPr>
      </w:pPr>
      <w:r>
        <w:t xml:space="preserve">“8 cabezas” no </w:t>
      </w:r>
      <w:r w:rsidR="00E11794">
        <w:t xml:space="preserve">significa nada físico ni literal, es solo el nombre que le dieron a </w:t>
      </w:r>
      <w:r w:rsidR="00E11794">
        <w:rPr>
          <w:b/>
          <w:bCs/>
        </w:rPr>
        <w:t>8 cálculos independientes de atención, hechos en paralelo, sobre la misma oración.</w:t>
      </w:r>
    </w:p>
    <w:p w14:paraId="4623994A" w14:textId="77777777" w:rsidR="0011227B" w:rsidRPr="0011227B" w:rsidRDefault="0011227B" w:rsidP="0011227B">
      <w:pPr>
        <w:rPr>
          <w:b/>
          <w:bCs/>
          <w:iCs/>
          <w:sz w:val="24"/>
          <w:szCs w:val="28"/>
        </w:rPr>
      </w:pPr>
      <w:r w:rsidRPr="004A14C5">
        <w:rPr>
          <w:b/>
          <w:bCs/>
          <w:iCs/>
          <w:sz w:val="24"/>
          <w:szCs w:val="28"/>
          <w:highlight w:val="yellow"/>
        </w:rPr>
        <w:t>La idea central, sin tecnicismos</w:t>
      </w:r>
    </w:p>
    <w:p w14:paraId="24DC23B3" w14:textId="73E5666B" w:rsidR="00E11794" w:rsidRDefault="001E45AB" w:rsidP="007C2310">
      <w:pPr>
        <w:rPr>
          <w:iCs/>
        </w:rPr>
      </w:pPr>
      <w:r>
        <w:rPr>
          <w:iCs/>
        </w:rPr>
        <w:t>En vez de calcular Self-</w:t>
      </w:r>
      <w:proofErr w:type="spellStart"/>
      <w:r>
        <w:rPr>
          <w:iCs/>
        </w:rPr>
        <w:t>Attention</w:t>
      </w:r>
      <w:proofErr w:type="spellEnd"/>
      <w:r>
        <w:rPr>
          <w:iCs/>
        </w:rPr>
        <w:t xml:space="preserve"> </w:t>
      </w:r>
      <w:r>
        <w:rPr>
          <w:b/>
          <w:bCs/>
          <w:iCs/>
        </w:rPr>
        <w:t>una sola vez (</w:t>
      </w:r>
      <w:r>
        <w:rPr>
          <w:iCs/>
        </w:rPr>
        <w:t xml:space="preserve">con un solo Query, un solo </w:t>
      </w:r>
      <w:proofErr w:type="spellStart"/>
      <w:r>
        <w:rPr>
          <w:iCs/>
        </w:rPr>
        <w:t>key</w:t>
      </w:r>
      <w:proofErr w:type="spellEnd"/>
      <w:r>
        <w:rPr>
          <w:iCs/>
        </w:rPr>
        <w:t xml:space="preserve">, un solo </w:t>
      </w:r>
      <w:proofErr w:type="spellStart"/>
      <w:r>
        <w:rPr>
          <w:iCs/>
        </w:rPr>
        <w:t>Value</w:t>
      </w:r>
      <w:proofErr w:type="spellEnd"/>
      <w:r>
        <w:rPr>
          <w:iCs/>
        </w:rPr>
        <w:t xml:space="preserve"> por palabra), el modelo lo calcula </w:t>
      </w:r>
      <w:r>
        <w:rPr>
          <w:b/>
          <w:bCs/>
          <w:iCs/>
        </w:rPr>
        <w:t xml:space="preserve">8 veces por separado, </w:t>
      </w:r>
      <w:r>
        <w:rPr>
          <w:iCs/>
        </w:rPr>
        <w:t>con 8 versiones distintas de Q, K, V – cada una de esas 8 versiones es “una cabeza”.</w:t>
      </w:r>
    </w:p>
    <w:p w14:paraId="59995E7B" w14:textId="77777777" w:rsidR="004A14C5" w:rsidRPr="004A14C5" w:rsidRDefault="004A14C5" w:rsidP="004A14C5">
      <w:pPr>
        <w:rPr>
          <w:b/>
          <w:bCs/>
          <w:iCs/>
          <w:sz w:val="24"/>
          <w:szCs w:val="28"/>
        </w:rPr>
      </w:pPr>
      <w:r w:rsidRPr="004A14C5">
        <w:rPr>
          <w:b/>
          <w:bCs/>
          <w:iCs/>
          <w:sz w:val="24"/>
          <w:szCs w:val="28"/>
          <w:highlight w:val="yellow"/>
        </w:rPr>
        <w:t>Por qué el nombre "cabeza"</w:t>
      </w:r>
    </w:p>
    <w:p w14:paraId="3A2BFC57" w14:textId="62BAF59C" w:rsidR="001E45AB" w:rsidRDefault="009D5B79" w:rsidP="007C2310">
      <w:pPr>
        <w:rPr>
          <w:b/>
          <w:bCs/>
          <w:iCs/>
        </w:rPr>
      </w:pPr>
      <w:r>
        <w:rPr>
          <w:iCs/>
        </w:rPr>
        <w:t xml:space="preserve">Es una analogía: piensa en 8 personas distintas (“cabezas” en el sentido de “mentes”) leyendo la misma oración, </w:t>
      </w:r>
      <w:r>
        <w:rPr>
          <w:b/>
          <w:bCs/>
          <w:iCs/>
        </w:rPr>
        <w:t>cada una fijándose en algo diferente:</w:t>
      </w:r>
    </w:p>
    <w:tbl>
      <w:tblPr>
        <w:tblStyle w:val="Tablaconcuadrcula4-nfasis4"/>
        <w:tblW w:w="0" w:type="auto"/>
        <w:tblLook w:val="04A0" w:firstRow="1" w:lastRow="0" w:firstColumn="1" w:lastColumn="0" w:noHBand="0" w:noVBand="1"/>
      </w:tblPr>
      <w:tblGrid>
        <w:gridCol w:w="5395"/>
        <w:gridCol w:w="5395"/>
      </w:tblGrid>
      <w:tr w:rsidR="009D5B79" w14:paraId="2A3BA582" w14:textId="77777777" w:rsidTr="009D5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D010C82" w14:textId="3CC7A0C7" w:rsidR="009D5B79" w:rsidRPr="009D5B79" w:rsidRDefault="009D5B79" w:rsidP="007C2310">
            <w:pPr>
              <w:rPr>
                <w:b w:val="0"/>
                <w:bCs w:val="0"/>
                <w:iCs/>
              </w:rPr>
            </w:pPr>
            <w:r>
              <w:rPr>
                <w:b w:val="0"/>
                <w:bCs w:val="0"/>
                <w:iCs/>
              </w:rPr>
              <w:t>Cabeza</w:t>
            </w:r>
          </w:p>
        </w:tc>
        <w:tc>
          <w:tcPr>
            <w:tcW w:w="5395" w:type="dxa"/>
          </w:tcPr>
          <w:p w14:paraId="7C497C8A" w14:textId="7E1EAA92" w:rsidR="009D5B79" w:rsidRDefault="009D5B79" w:rsidP="007C2310">
            <w:pPr>
              <w:cnfStyle w:val="100000000000" w:firstRow="1" w:lastRow="0" w:firstColumn="0" w:lastColumn="0" w:oddVBand="0" w:evenVBand="0" w:oddHBand="0" w:evenHBand="0" w:firstRowFirstColumn="0" w:firstRowLastColumn="0" w:lastRowFirstColumn="0" w:lastRowLastColumn="0"/>
              <w:rPr>
                <w:b w:val="0"/>
                <w:bCs w:val="0"/>
                <w:iCs/>
              </w:rPr>
            </w:pPr>
            <w:r>
              <w:rPr>
                <w:b w:val="0"/>
                <w:bCs w:val="0"/>
                <w:iCs/>
              </w:rPr>
              <w:t>En que podría fijarse (el modelo lo aprende solo, nadie se lo asigna)</w:t>
            </w:r>
          </w:p>
        </w:tc>
      </w:tr>
      <w:tr w:rsidR="009D5B79" w14:paraId="493460CD" w14:textId="77777777" w:rsidTr="009D5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D492AF1" w14:textId="2B79827B" w:rsidR="009D5B79" w:rsidRDefault="00421262" w:rsidP="007C2310">
            <w:pPr>
              <w:rPr>
                <w:b w:val="0"/>
                <w:bCs w:val="0"/>
                <w:iCs/>
              </w:rPr>
            </w:pPr>
            <w:r>
              <w:rPr>
                <w:b w:val="0"/>
                <w:bCs w:val="0"/>
                <w:iCs/>
              </w:rPr>
              <w:t>Cabeza 1</w:t>
            </w:r>
          </w:p>
        </w:tc>
        <w:tc>
          <w:tcPr>
            <w:tcW w:w="5395" w:type="dxa"/>
          </w:tcPr>
          <w:p w14:paraId="0B013AAB" w14:textId="563CBAB4" w:rsidR="009D5B79" w:rsidRPr="00421262" w:rsidRDefault="00421262" w:rsidP="007C2310">
            <w:pPr>
              <w:cnfStyle w:val="000000100000" w:firstRow="0" w:lastRow="0" w:firstColumn="0" w:lastColumn="0" w:oddVBand="0" w:evenVBand="0" w:oddHBand="1" w:evenHBand="0" w:firstRowFirstColumn="0" w:firstRowLastColumn="0" w:lastRowFirstColumn="0" w:lastRowLastColumn="0"/>
              <w:rPr>
                <w:iCs/>
              </w:rPr>
            </w:pPr>
            <w:r>
              <w:rPr>
                <w:iCs/>
              </w:rPr>
              <w:t>Relaciones gramaticales (</w:t>
            </w:r>
            <w:proofErr w:type="spellStart"/>
            <w:r>
              <w:rPr>
                <w:iCs/>
              </w:rPr>
              <w:t>sujero</w:t>
            </w:r>
            <w:proofErr w:type="spellEnd"/>
            <w:r>
              <w:rPr>
                <w:iCs/>
              </w:rPr>
              <w:t>-verbo)</w:t>
            </w:r>
          </w:p>
        </w:tc>
      </w:tr>
      <w:tr w:rsidR="00421262" w14:paraId="2B2D80F4" w14:textId="77777777" w:rsidTr="009D5B79">
        <w:tc>
          <w:tcPr>
            <w:cnfStyle w:val="001000000000" w:firstRow="0" w:lastRow="0" w:firstColumn="1" w:lastColumn="0" w:oddVBand="0" w:evenVBand="0" w:oddHBand="0" w:evenHBand="0" w:firstRowFirstColumn="0" w:firstRowLastColumn="0" w:lastRowFirstColumn="0" w:lastRowLastColumn="0"/>
            <w:tcW w:w="5395" w:type="dxa"/>
          </w:tcPr>
          <w:p w14:paraId="0232B454" w14:textId="6ACE6488" w:rsidR="00421262" w:rsidRDefault="00421262" w:rsidP="007C2310">
            <w:pPr>
              <w:rPr>
                <w:b w:val="0"/>
                <w:bCs w:val="0"/>
                <w:iCs/>
              </w:rPr>
            </w:pPr>
            <w:r>
              <w:rPr>
                <w:b w:val="0"/>
                <w:bCs w:val="0"/>
                <w:iCs/>
              </w:rPr>
              <w:t>Cabeza 2</w:t>
            </w:r>
          </w:p>
        </w:tc>
        <w:tc>
          <w:tcPr>
            <w:tcW w:w="5395" w:type="dxa"/>
          </w:tcPr>
          <w:p w14:paraId="6E3CBD0D" w14:textId="7CB19515" w:rsidR="00421262" w:rsidRDefault="00421262" w:rsidP="007C2310">
            <w:pPr>
              <w:cnfStyle w:val="000000000000" w:firstRow="0" w:lastRow="0" w:firstColumn="0" w:lastColumn="0" w:oddVBand="0" w:evenVBand="0" w:oddHBand="0" w:evenHBand="0" w:firstRowFirstColumn="0" w:firstRowLastColumn="0" w:lastRowFirstColumn="0" w:lastRowLastColumn="0"/>
              <w:rPr>
                <w:iCs/>
              </w:rPr>
            </w:pPr>
            <w:r>
              <w:rPr>
                <w:iCs/>
              </w:rPr>
              <w:t>Significado semántico (que palabras están relacionadas por sentido)</w:t>
            </w:r>
          </w:p>
        </w:tc>
      </w:tr>
      <w:tr w:rsidR="00421262" w14:paraId="4AC3BAE6" w14:textId="77777777" w:rsidTr="009D5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42F8E82" w14:textId="151E13B3" w:rsidR="00421262" w:rsidRDefault="00421262" w:rsidP="007C2310">
            <w:pPr>
              <w:rPr>
                <w:b w:val="0"/>
                <w:bCs w:val="0"/>
                <w:iCs/>
              </w:rPr>
            </w:pPr>
            <w:r>
              <w:rPr>
                <w:b w:val="0"/>
                <w:bCs w:val="0"/>
                <w:iCs/>
              </w:rPr>
              <w:t>Cabeza 3</w:t>
            </w:r>
          </w:p>
        </w:tc>
        <w:tc>
          <w:tcPr>
            <w:tcW w:w="5395" w:type="dxa"/>
          </w:tcPr>
          <w:p w14:paraId="1F7AF2DD" w14:textId="6516ED3C" w:rsidR="00421262" w:rsidRDefault="00421262" w:rsidP="007C2310">
            <w:pPr>
              <w:cnfStyle w:val="000000100000" w:firstRow="0" w:lastRow="0" w:firstColumn="0" w:lastColumn="0" w:oddVBand="0" w:evenVBand="0" w:oddHBand="1" w:evenHBand="0" w:firstRowFirstColumn="0" w:firstRowLastColumn="0" w:lastRowFirstColumn="0" w:lastRowLastColumn="0"/>
              <w:rPr>
                <w:iCs/>
              </w:rPr>
            </w:pPr>
            <w:proofErr w:type="spellStart"/>
            <w:r>
              <w:rPr>
                <w:iCs/>
              </w:rPr>
              <w:t>Posicion</w:t>
            </w:r>
            <w:proofErr w:type="spellEnd"/>
            <w:r>
              <w:rPr>
                <w:iCs/>
              </w:rPr>
              <w:t xml:space="preserve"> relativa (palabras cercanas entre </w:t>
            </w:r>
            <w:proofErr w:type="spellStart"/>
            <w:r>
              <w:rPr>
                <w:iCs/>
              </w:rPr>
              <w:t>si</w:t>
            </w:r>
            <w:proofErr w:type="spellEnd"/>
            <w:r>
              <w:rPr>
                <w:iCs/>
              </w:rPr>
              <w:t>)</w:t>
            </w:r>
          </w:p>
        </w:tc>
      </w:tr>
      <w:tr w:rsidR="00421262" w14:paraId="698D0C11" w14:textId="77777777" w:rsidTr="009D5B79">
        <w:tc>
          <w:tcPr>
            <w:cnfStyle w:val="001000000000" w:firstRow="0" w:lastRow="0" w:firstColumn="1" w:lastColumn="0" w:oddVBand="0" w:evenVBand="0" w:oddHBand="0" w:evenHBand="0" w:firstRowFirstColumn="0" w:firstRowLastColumn="0" w:lastRowFirstColumn="0" w:lastRowLastColumn="0"/>
            <w:tcW w:w="5395" w:type="dxa"/>
          </w:tcPr>
          <w:p w14:paraId="7960E9EF" w14:textId="276CEEFE" w:rsidR="00421262" w:rsidRDefault="00421262" w:rsidP="007C2310">
            <w:pPr>
              <w:rPr>
                <w:b w:val="0"/>
                <w:bCs w:val="0"/>
                <w:iCs/>
              </w:rPr>
            </w:pPr>
            <w:r>
              <w:rPr>
                <w:b w:val="0"/>
                <w:bCs w:val="0"/>
                <w:iCs/>
              </w:rPr>
              <w:t>…</w:t>
            </w:r>
          </w:p>
        </w:tc>
        <w:tc>
          <w:tcPr>
            <w:tcW w:w="5395" w:type="dxa"/>
          </w:tcPr>
          <w:p w14:paraId="15FB6CE3" w14:textId="5FB1EF88" w:rsidR="00421262" w:rsidRDefault="00421262" w:rsidP="007C2310">
            <w:pPr>
              <w:cnfStyle w:val="000000000000" w:firstRow="0" w:lastRow="0" w:firstColumn="0" w:lastColumn="0" w:oddVBand="0" w:evenVBand="0" w:oddHBand="0" w:evenHBand="0" w:firstRowFirstColumn="0" w:firstRowLastColumn="0" w:lastRowFirstColumn="0" w:lastRowLastColumn="0"/>
              <w:rPr>
                <w:iCs/>
              </w:rPr>
            </w:pPr>
            <w:r>
              <w:rPr>
                <w:iCs/>
              </w:rPr>
              <w:t>…</w:t>
            </w:r>
          </w:p>
        </w:tc>
      </w:tr>
      <w:tr w:rsidR="00421262" w14:paraId="6E70E42B" w14:textId="77777777" w:rsidTr="009D5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4DE6DD8" w14:textId="0CB747BE" w:rsidR="00421262" w:rsidRDefault="00421262" w:rsidP="007C2310">
            <w:pPr>
              <w:rPr>
                <w:b w:val="0"/>
                <w:bCs w:val="0"/>
                <w:iCs/>
              </w:rPr>
            </w:pPr>
            <w:r>
              <w:rPr>
                <w:b w:val="0"/>
                <w:bCs w:val="0"/>
                <w:iCs/>
              </w:rPr>
              <w:t>Cabeza 8</w:t>
            </w:r>
          </w:p>
        </w:tc>
        <w:tc>
          <w:tcPr>
            <w:tcW w:w="5395" w:type="dxa"/>
          </w:tcPr>
          <w:p w14:paraId="4428DB46" w14:textId="2E206AA8" w:rsidR="00421262" w:rsidRDefault="00116ED2" w:rsidP="007C2310">
            <w:pPr>
              <w:cnfStyle w:val="000000100000" w:firstRow="0" w:lastRow="0" w:firstColumn="0" w:lastColumn="0" w:oddVBand="0" w:evenVBand="0" w:oddHBand="1" w:evenHBand="0" w:firstRowFirstColumn="0" w:firstRowLastColumn="0" w:lastRowFirstColumn="0" w:lastRowLastColumn="0"/>
              <w:rPr>
                <w:iCs/>
              </w:rPr>
            </w:pPr>
            <w:proofErr w:type="spellStart"/>
            <w:r>
              <w:rPr>
                <w:iCs/>
              </w:rPr>
              <w:t>Algun</w:t>
            </w:r>
            <w:proofErr w:type="spellEnd"/>
            <w:r>
              <w:rPr>
                <w:iCs/>
              </w:rPr>
              <w:t xml:space="preserve"> otro </w:t>
            </w:r>
            <w:proofErr w:type="spellStart"/>
            <w:r>
              <w:rPr>
                <w:iCs/>
              </w:rPr>
              <w:t>patron</w:t>
            </w:r>
            <w:proofErr w:type="spellEnd"/>
            <w:r>
              <w:rPr>
                <w:iCs/>
              </w:rPr>
              <w:t xml:space="preserve"> que “descubrió” durante el entrenamiento</w:t>
            </w:r>
          </w:p>
        </w:tc>
      </w:tr>
    </w:tbl>
    <w:p w14:paraId="334DEBB0" w14:textId="77777777" w:rsidR="009D5B79" w:rsidRPr="009D5B79" w:rsidRDefault="009D5B79" w:rsidP="007C2310">
      <w:pPr>
        <w:rPr>
          <w:b/>
          <w:bCs/>
          <w:iCs/>
        </w:rPr>
      </w:pPr>
    </w:p>
    <w:p w14:paraId="5A07E6A4" w14:textId="2EFF138C" w:rsidR="007C2310" w:rsidRDefault="0041393B" w:rsidP="007C2310">
      <w:pPr>
        <w:rPr>
          <w:iCs/>
        </w:rPr>
      </w:pPr>
      <w:r>
        <w:rPr>
          <w:iCs/>
        </w:rPr>
        <w:t>Ninguna</w:t>
      </w:r>
      <w:r w:rsidR="00422B15">
        <w:rPr>
          <w:iCs/>
        </w:rPr>
        <w:t xml:space="preserve"> cabeza tiene asignada su tarea a mano </w:t>
      </w:r>
      <w:r>
        <w:rPr>
          <w:iCs/>
        </w:rPr>
        <w:t>– durante el entrenamiento (</w:t>
      </w:r>
      <w:proofErr w:type="spellStart"/>
      <w:r>
        <w:rPr>
          <w:iCs/>
        </w:rPr>
        <w:t>backpropagation</w:t>
      </w:r>
      <w:proofErr w:type="spellEnd"/>
      <w:r>
        <w:rPr>
          <w:iCs/>
        </w:rPr>
        <w:t xml:space="preserve">), cada una termina especializándose en algo distinto, simplemente porque eso resulto útil para </w:t>
      </w:r>
      <w:r w:rsidRPr="0075148E">
        <w:rPr>
          <w:b/>
          <w:bCs/>
          <w:iCs/>
          <w:highlight w:val="yellow"/>
        </w:rPr>
        <w:t>mínima el error del modelo.</w:t>
      </w:r>
    </w:p>
    <w:p w14:paraId="73114DC6" w14:textId="77777777" w:rsidR="0075148E" w:rsidRPr="00467664" w:rsidRDefault="0075148E" w:rsidP="0075148E">
      <w:pPr>
        <w:rPr>
          <w:b/>
          <w:bCs/>
          <w:iCs/>
          <w:sz w:val="24"/>
          <w:szCs w:val="28"/>
        </w:rPr>
      </w:pPr>
      <w:r w:rsidRPr="00467664">
        <w:rPr>
          <w:b/>
          <w:bCs/>
          <w:iCs/>
          <w:sz w:val="24"/>
          <w:szCs w:val="28"/>
          <w:highlight w:val="yellow"/>
        </w:rPr>
        <w:t>Por qué usar 8 "miradas chicas" en vez de 1 "mirada grande"</w:t>
      </w:r>
    </w:p>
    <w:p w14:paraId="5B0B3B47" w14:textId="70D9AADC" w:rsidR="0041393B" w:rsidRDefault="00926EA0" w:rsidP="007C2310">
      <w:pPr>
        <w:rPr>
          <w:iCs/>
        </w:rPr>
      </w:pPr>
      <w:r w:rsidRPr="00926EA0">
        <w:rPr>
          <w:iCs/>
        </w:rPr>
        <w:t>Es la comparación que ya vimos:</w:t>
      </w:r>
      <w:r>
        <w:rPr>
          <w:iCs/>
        </w:rPr>
        <w:t xml:space="preserve"> en vez de una sola mirada con el vector completo de 512 </w:t>
      </w:r>
      <w:proofErr w:type="spellStart"/>
      <w:r>
        <w:rPr>
          <w:iCs/>
        </w:rPr>
        <w:t>numeros</w:t>
      </w:r>
      <w:proofErr w:type="spellEnd"/>
      <w:r>
        <w:rPr>
          <w:iCs/>
        </w:rPr>
        <w:t xml:space="preserve">, se usan 8 miradas </w:t>
      </w:r>
      <w:proofErr w:type="spellStart"/>
      <w:r>
        <w:rPr>
          <w:iCs/>
        </w:rPr>
        <w:t>mas</w:t>
      </w:r>
      <w:proofErr w:type="spellEnd"/>
      <w:r>
        <w:rPr>
          <w:iCs/>
        </w:rPr>
        <w:t xml:space="preserve"> chicas, de 64 </w:t>
      </w:r>
      <w:proofErr w:type="spellStart"/>
      <w:r>
        <w:rPr>
          <w:iCs/>
        </w:rPr>
        <w:t>numeros</w:t>
      </w:r>
      <w:proofErr w:type="spellEnd"/>
      <w:r>
        <w:rPr>
          <w:iCs/>
        </w:rPr>
        <w:t xml:space="preserve"> cada una. Es como tener </w:t>
      </w:r>
      <w:r>
        <w:rPr>
          <w:b/>
          <w:bCs/>
          <w:iCs/>
        </w:rPr>
        <w:t xml:space="preserve">8 pares de ojos </w:t>
      </w:r>
      <w:r>
        <w:rPr>
          <w:iCs/>
        </w:rPr>
        <w:t>mirando la misma foto, cada uno enfocado en un detalle distinto, en vez de un solo par de ojos tratando de verlo todo a la vez.</w:t>
      </w:r>
    </w:p>
    <w:p w14:paraId="441A0288" w14:textId="77777777" w:rsidR="00467664" w:rsidRDefault="00467664" w:rsidP="00467664">
      <w:pPr>
        <w:rPr>
          <w:b/>
          <w:bCs/>
          <w:iCs/>
          <w:sz w:val="24"/>
          <w:szCs w:val="28"/>
        </w:rPr>
      </w:pPr>
      <w:r w:rsidRPr="00467664">
        <w:rPr>
          <w:b/>
          <w:bCs/>
          <w:iCs/>
          <w:sz w:val="24"/>
          <w:szCs w:val="28"/>
          <w:highlight w:val="yellow"/>
        </w:rPr>
        <w:t xml:space="preserve">Confirmado con el </w:t>
      </w:r>
      <w:proofErr w:type="spellStart"/>
      <w:proofErr w:type="gramStart"/>
      <w:r w:rsidRPr="00467664">
        <w:rPr>
          <w:b/>
          <w:bCs/>
          <w:iCs/>
          <w:sz w:val="24"/>
          <w:szCs w:val="28"/>
          <w:highlight w:val="yellow"/>
        </w:rPr>
        <w:t>paper</w:t>
      </w:r>
      <w:proofErr w:type="spellEnd"/>
      <w:proofErr w:type="gramEnd"/>
      <w:r w:rsidRPr="00467664">
        <w:rPr>
          <w:b/>
          <w:bCs/>
          <w:iCs/>
          <w:sz w:val="24"/>
          <w:szCs w:val="28"/>
          <w:highlight w:val="yellow"/>
        </w:rPr>
        <w:t xml:space="preserve"> original (Sección 3.2.2)</w:t>
      </w:r>
    </w:p>
    <w:p w14:paraId="0737D22A" w14:textId="1ACE80E6" w:rsidR="00B7740E" w:rsidRPr="00140513" w:rsidRDefault="00312DB8" w:rsidP="00467664">
      <w:pPr>
        <w:rPr>
          <w:rFonts w:eastAsiaTheme="minorEastAsia"/>
        </w:rPr>
      </w:pPr>
      <w:r w:rsidRPr="00140513">
        <w:rPr>
          <w:iCs/>
        </w:rPr>
        <w:t xml:space="preserve">Cita textual: </w:t>
      </w:r>
      <w:proofErr w:type="gramStart"/>
      <w:r w:rsidRPr="00140513">
        <w:rPr>
          <w:iCs/>
        </w:rPr>
        <w:t>*”</w:t>
      </w:r>
      <w:proofErr w:type="spellStart"/>
      <w:r w:rsidRPr="00140513">
        <w:rPr>
          <w:iCs/>
        </w:rPr>
        <w:t>Instead</w:t>
      </w:r>
      <w:proofErr w:type="spellEnd"/>
      <w:proofErr w:type="gramEnd"/>
      <w:r w:rsidRPr="00140513">
        <w:rPr>
          <w:iCs/>
        </w:rPr>
        <w:t xml:space="preserve"> </w:t>
      </w:r>
      <w:proofErr w:type="spellStart"/>
      <w:r w:rsidRPr="00140513">
        <w:rPr>
          <w:iCs/>
        </w:rPr>
        <w:t>of</w:t>
      </w:r>
      <w:proofErr w:type="spellEnd"/>
      <w:r w:rsidRPr="00140513">
        <w:rPr>
          <w:iCs/>
        </w:rPr>
        <w:t xml:space="preserve"> </w:t>
      </w:r>
      <w:proofErr w:type="spellStart"/>
      <w:r w:rsidRPr="00140513">
        <w:rPr>
          <w:iCs/>
        </w:rPr>
        <w:t>performing</w:t>
      </w:r>
      <w:proofErr w:type="spellEnd"/>
      <w:r w:rsidRPr="00140513">
        <w:rPr>
          <w:iCs/>
        </w:rPr>
        <w:t xml:space="preserve"> a </w:t>
      </w:r>
      <w:proofErr w:type="gramStart"/>
      <w:r w:rsidRPr="00140513">
        <w:rPr>
          <w:iCs/>
        </w:rPr>
        <w:t>single</w:t>
      </w:r>
      <w:proofErr w:type="gramEnd"/>
      <w:r w:rsidRPr="00140513">
        <w:rPr>
          <w:iCs/>
        </w:rPr>
        <w:t xml:space="preserve"> </w:t>
      </w:r>
      <w:proofErr w:type="spellStart"/>
      <w:r w:rsidRPr="00140513">
        <w:rPr>
          <w:iCs/>
        </w:rPr>
        <w:t>attention</w:t>
      </w:r>
      <w:proofErr w:type="spellEnd"/>
      <w:r w:rsidRPr="00140513">
        <w:rPr>
          <w:iCs/>
        </w:rPr>
        <w:t xml:space="preserve"> </w:t>
      </w:r>
      <w:proofErr w:type="spellStart"/>
      <w:r w:rsidRPr="00140513">
        <w:rPr>
          <w:iCs/>
        </w:rPr>
        <w:t>function</w:t>
      </w:r>
      <w:proofErr w:type="spellEnd"/>
      <w:r w:rsidRPr="00140513">
        <w:rPr>
          <w:iCs/>
        </w:rPr>
        <w:t xml:space="preserve"> </w:t>
      </w:r>
      <w:proofErr w:type="spellStart"/>
      <w:r w:rsidRPr="00140513">
        <w:rPr>
          <w:iCs/>
        </w:rPr>
        <w:t>with</w:t>
      </w:r>
      <w:proofErr w:type="spellEnd"/>
      <w:r w:rsidRPr="00140513">
        <w:rPr>
          <w:iCs/>
        </w:rPr>
        <w:t xml:space="preserve"> </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rsidRPr="00140513">
        <w:rPr>
          <w:rFonts w:eastAsiaTheme="minorEastAsia"/>
        </w:rPr>
        <w:t xml:space="preserve">- dimensional keys, values and queries, we found it benefical to lieanrly Project the queriess, keys and values h times with different, learned linear </w:t>
      </w:r>
      <w:proofErr w:type="gramStart"/>
      <w:r w:rsidRPr="00140513">
        <w:rPr>
          <w:rFonts w:eastAsiaTheme="minorEastAsia"/>
        </w:rPr>
        <w:t>projections”*</w:t>
      </w:r>
      <w:proofErr w:type="gramEnd"/>
      <w:r w:rsidRPr="00140513">
        <w:rPr>
          <w:rFonts w:eastAsiaTheme="minorEastAsia"/>
        </w:rPr>
        <w:t xml:space="preserve"> - y mas adelante especifican h=8.</w:t>
      </w:r>
    </w:p>
    <w:p w14:paraId="7DFE2F03" w14:textId="730384D3" w:rsidR="00312DB8" w:rsidRPr="00140513" w:rsidRDefault="00312DB8" w:rsidP="00467664">
      <w:pPr>
        <w:rPr>
          <w:rFonts w:eastAsiaTheme="minorEastAsia"/>
        </w:rPr>
      </w:pPr>
      <w:r w:rsidRPr="00140513">
        <w:rPr>
          <w:rFonts w:eastAsiaTheme="minorEastAsia"/>
        </w:rPr>
        <w:t xml:space="preserve">En criollo: los propios autores </w:t>
      </w:r>
      <w:r w:rsidR="004D252C" w:rsidRPr="00140513">
        <w:rPr>
          <w:rFonts w:eastAsiaTheme="minorEastAsia"/>
        </w:rPr>
        <w:t xml:space="preserve">hacerlo con una sola “mirada” grande, y </w:t>
      </w:r>
      <w:r w:rsidR="004D252C" w:rsidRPr="00140513">
        <w:rPr>
          <w:rFonts w:eastAsiaTheme="minorEastAsia"/>
          <w:b/>
          <w:bCs/>
        </w:rPr>
        <w:t xml:space="preserve">descubrieron que funcionaba mejor dividiéndolo en 8 miradas </w:t>
      </w:r>
      <w:proofErr w:type="spellStart"/>
      <w:r w:rsidR="004D252C" w:rsidRPr="00140513">
        <w:rPr>
          <w:rFonts w:eastAsiaTheme="minorEastAsia"/>
          <w:b/>
          <w:bCs/>
        </w:rPr>
        <w:t>mas</w:t>
      </w:r>
      <w:proofErr w:type="spellEnd"/>
      <w:r w:rsidR="004D252C" w:rsidRPr="00140513">
        <w:rPr>
          <w:rFonts w:eastAsiaTheme="minorEastAsia"/>
          <w:b/>
          <w:bCs/>
        </w:rPr>
        <w:t xml:space="preserve"> chicas, </w:t>
      </w:r>
      <w:r w:rsidR="004D252C" w:rsidRPr="00140513">
        <w:rPr>
          <w:rFonts w:eastAsiaTheme="minorEastAsia"/>
        </w:rPr>
        <w:t>cada una aprendiendo algo distinto.</w:t>
      </w:r>
    </w:p>
    <w:p w14:paraId="3BB0D9EF" w14:textId="77777777" w:rsidR="00140513" w:rsidRPr="00140513" w:rsidRDefault="00140513" w:rsidP="00140513">
      <w:pPr>
        <w:rPr>
          <w:rFonts w:eastAsiaTheme="minorEastAsia"/>
          <w:b/>
          <w:bCs/>
          <w:sz w:val="24"/>
          <w:szCs w:val="28"/>
        </w:rPr>
      </w:pPr>
      <w:r w:rsidRPr="00140513">
        <w:rPr>
          <w:rFonts w:eastAsiaTheme="minorEastAsia"/>
          <w:b/>
          <w:bCs/>
          <w:sz w:val="24"/>
          <w:szCs w:val="28"/>
          <w:highlight w:val="yellow"/>
        </w:rPr>
        <w:t>Resumen</w:t>
      </w:r>
    </w:p>
    <w:p w14:paraId="77F19CA3" w14:textId="08A08F45" w:rsidR="004D252C" w:rsidRDefault="00140513" w:rsidP="00467664">
      <w:pPr>
        <w:rPr>
          <w:rFonts w:eastAsiaTheme="minorEastAsia"/>
        </w:rPr>
      </w:pPr>
      <w:r w:rsidRPr="0050494A">
        <w:rPr>
          <w:rFonts w:eastAsiaTheme="minorEastAsia"/>
        </w:rPr>
        <w:t xml:space="preserve">“8 cabezas” = </w:t>
      </w:r>
      <w:r w:rsidRPr="0050494A">
        <w:rPr>
          <w:rFonts w:eastAsiaTheme="minorEastAsia"/>
          <w:b/>
          <w:bCs/>
        </w:rPr>
        <w:t xml:space="preserve">8 </w:t>
      </w:r>
      <w:r w:rsidR="0050494A" w:rsidRPr="0050494A">
        <w:rPr>
          <w:rFonts w:eastAsiaTheme="minorEastAsia"/>
          <w:b/>
          <w:bCs/>
        </w:rPr>
        <w:t>cálculos</w:t>
      </w:r>
      <w:r w:rsidRPr="0050494A">
        <w:rPr>
          <w:rFonts w:eastAsiaTheme="minorEastAsia"/>
          <w:b/>
          <w:bCs/>
        </w:rPr>
        <w:t xml:space="preserve"> de atención independientes, corriendo en paralelo sobre la misma oración, </w:t>
      </w:r>
      <w:r w:rsidRPr="0050494A">
        <w:rPr>
          <w:rFonts w:eastAsiaTheme="minorEastAsia"/>
        </w:rPr>
        <w:t xml:space="preserve">cada uno con sus propias </w:t>
      </w:r>
      <w:r w:rsidRPr="000A577A">
        <w:rPr>
          <w:rFonts w:eastAsiaTheme="minorEastAsia"/>
          <w:b/>
          <w:bCs/>
        </w:rPr>
        <w:t>matrices de pesos</w:t>
      </w:r>
      <w:r w:rsidRPr="0050494A">
        <w:rPr>
          <w:rFonts w:eastAsiaTheme="minorEastAsia"/>
        </w:rPr>
        <w:t xml:space="preserve"> </w:t>
      </w:r>
      <w:r w:rsidR="000A577A">
        <w:rPr>
          <w:rFonts w:eastAsiaTheme="minorEastAsia"/>
        </w:rPr>
        <w:t xml:space="preserve">(las </w:t>
      </w:r>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Q</m:t>
            </m:r>
          </m:sup>
        </m:sSubSup>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k</m:t>
            </m:r>
          </m:sup>
        </m:sSubSup>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v</m:t>
            </m:r>
          </m:sup>
        </m:sSubSup>
      </m:oMath>
      <w:r w:rsidR="00E4522F">
        <w:rPr>
          <w:rFonts w:eastAsiaTheme="minorEastAsia"/>
        </w:rPr>
        <w:t xml:space="preserve"> que viste en el diagrama), especializándose cada una en fijarse en un aspecto distinto de las relaciones entre palabras – y al final, se juntan sus 8 resultados en uno solo.</w:t>
      </w:r>
    </w:p>
    <w:p w14:paraId="6034DCEE" w14:textId="77777777" w:rsidR="00E4522F" w:rsidRPr="000A577A" w:rsidRDefault="00E4522F" w:rsidP="00467664">
      <w:pPr>
        <w:rPr>
          <w:rFonts w:eastAsiaTheme="minorEastAsia"/>
        </w:rPr>
      </w:pPr>
    </w:p>
    <w:p w14:paraId="0AD6B2E8" w14:textId="77777777" w:rsidR="00467664" w:rsidRDefault="00467664" w:rsidP="007C2310">
      <w:pPr>
        <w:rPr>
          <w:iCs/>
        </w:rPr>
      </w:pPr>
    </w:p>
    <w:p w14:paraId="511A795D" w14:textId="46D97AEE" w:rsidR="007C2310" w:rsidRPr="003C32CD" w:rsidRDefault="007C2310" w:rsidP="00A25A9D">
      <w:pPr>
        <w:pStyle w:val="Ttulo5"/>
        <w:rPr>
          <w:b/>
          <w:bCs/>
          <w:i/>
          <w:iCs/>
          <w:sz w:val="24"/>
        </w:rPr>
      </w:pPr>
      <w:r w:rsidRPr="003C32CD">
        <w:rPr>
          <w:b/>
          <w:bCs/>
          <w:sz w:val="24"/>
          <w:highlight w:val="yellow"/>
        </w:rPr>
        <w:lastRenderedPageBreak/>
        <w:t>1.12.</w:t>
      </w:r>
      <w:r w:rsidR="003C32CD">
        <w:rPr>
          <w:b/>
          <w:bCs/>
          <w:sz w:val="24"/>
          <w:highlight w:val="yellow"/>
        </w:rPr>
        <w:t>5.1.3</w:t>
      </w:r>
      <w:r w:rsidRPr="003C32CD">
        <w:rPr>
          <w:b/>
          <w:bCs/>
          <w:sz w:val="24"/>
          <w:highlight w:val="yellow"/>
        </w:rPr>
        <w:t xml:space="preserve">: </w:t>
      </w:r>
      <w:r w:rsidR="00953675" w:rsidRPr="003C32CD">
        <w:rPr>
          <w:b/>
          <w:bCs/>
          <w:sz w:val="24"/>
          <w:highlight w:val="yellow"/>
        </w:rPr>
        <w:t xml:space="preserve">Multi-Head </w:t>
      </w:r>
      <w:proofErr w:type="spellStart"/>
      <w:r w:rsidR="00953675" w:rsidRPr="003C32CD">
        <w:rPr>
          <w:b/>
          <w:bCs/>
          <w:sz w:val="24"/>
          <w:highlight w:val="yellow"/>
        </w:rPr>
        <w:t>Attention</w:t>
      </w:r>
      <w:proofErr w:type="spellEnd"/>
      <w:r w:rsidR="00953675" w:rsidRPr="003C32CD">
        <w:rPr>
          <w:b/>
          <w:bCs/>
          <w:sz w:val="24"/>
          <w:highlight w:val="yellow"/>
        </w:rPr>
        <w:t>: el flujo completo, paso a paso</w:t>
      </w:r>
    </w:p>
    <w:p w14:paraId="0F578332" w14:textId="39DFAB18" w:rsidR="00953675" w:rsidRDefault="00463747" w:rsidP="00953675">
      <w:r>
        <w:t xml:space="preserve">Antes de ver un ejemplo numérico, hace falta entender </w:t>
      </w:r>
      <w:proofErr w:type="spellStart"/>
      <w:r>
        <w:rPr>
          <w:b/>
          <w:bCs/>
        </w:rPr>
        <w:t>por que</w:t>
      </w:r>
      <w:proofErr w:type="spellEnd"/>
      <w:r>
        <w:rPr>
          <w:b/>
          <w:bCs/>
        </w:rPr>
        <w:t xml:space="preserve"> existen “cabezas” – </w:t>
      </w:r>
      <w:r>
        <w:t xml:space="preserve">porque el </w:t>
      </w:r>
      <w:proofErr w:type="spellStart"/>
      <w:r>
        <w:t>calculo</w:t>
      </w:r>
      <w:proofErr w:type="spellEnd"/>
      <w:r>
        <w:t xml:space="preserve"> de arriba no se hace una sola vez, se hace </w:t>
      </w:r>
      <w:r>
        <w:rPr>
          <w:b/>
          <w:bCs/>
        </w:rPr>
        <w:t xml:space="preserve">8 veces en paralelo, </w:t>
      </w:r>
      <w:r w:rsidR="003B1195" w:rsidRPr="003B1195">
        <w:t>y el ejemplo que sigue después de esto va a ser justamente el resultado de una de esas 8 cabezas.</w:t>
      </w:r>
    </w:p>
    <w:p w14:paraId="79326A81" w14:textId="0BF79498" w:rsidR="00A428FE" w:rsidRPr="003C32CD" w:rsidRDefault="007B0C79" w:rsidP="00A25A9D">
      <w:pPr>
        <w:pStyle w:val="Ttulo6"/>
        <w:rPr>
          <w:rFonts w:cs="Arial"/>
          <w:b/>
          <w:bCs/>
          <w:i w:val="0"/>
          <w:iCs w:val="0"/>
          <w:sz w:val="24"/>
        </w:rPr>
      </w:pPr>
      <w:r w:rsidRPr="003C32CD">
        <w:rPr>
          <w:rFonts w:cs="Arial"/>
          <w:b/>
          <w:bCs/>
          <w:i w:val="0"/>
          <w:iCs w:val="0"/>
          <w:sz w:val="24"/>
          <w:highlight w:val="yellow"/>
        </w:rPr>
        <w:t>1.12.</w:t>
      </w:r>
      <w:r w:rsidR="003C32CD" w:rsidRPr="003C32CD">
        <w:rPr>
          <w:rFonts w:cs="Arial"/>
          <w:b/>
          <w:bCs/>
          <w:i w:val="0"/>
          <w:iCs w:val="0"/>
          <w:sz w:val="24"/>
          <w:highlight w:val="yellow"/>
        </w:rPr>
        <w:t>5.1.3.1</w:t>
      </w:r>
      <w:r w:rsidRPr="003C32CD">
        <w:rPr>
          <w:rFonts w:cs="Arial"/>
          <w:b/>
          <w:bCs/>
          <w:i w:val="0"/>
          <w:iCs w:val="0"/>
          <w:sz w:val="24"/>
          <w:highlight w:val="yellow"/>
        </w:rPr>
        <w:t xml:space="preserve">: </w:t>
      </w:r>
      <w:r w:rsidR="00A139B3" w:rsidRPr="003C32CD">
        <w:rPr>
          <w:rFonts w:cs="Arial"/>
          <w:b/>
          <w:bCs/>
          <w:i w:val="0"/>
          <w:iCs w:val="0"/>
          <w:sz w:val="24"/>
          <w:highlight w:val="yellow"/>
        </w:rPr>
        <w:t>Paso 1 — arranca con el vector completo.</w:t>
      </w:r>
      <w:r w:rsidR="00A139B3" w:rsidRPr="003C32CD">
        <w:rPr>
          <w:rFonts w:cs="Arial"/>
          <w:b/>
          <w:bCs/>
          <w:i w:val="0"/>
          <w:iCs w:val="0"/>
          <w:sz w:val="24"/>
        </w:rPr>
        <w:t xml:space="preserve"> </w:t>
      </w:r>
    </w:p>
    <w:p w14:paraId="10741A1D" w14:textId="05D28B30" w:rsidR="007C2310" w:rsidRDefault="00A139B3" w:rsidP="00A428FE">
      <w:r w:rsidRPr="00A139B3">
        <w:t>La palabra "</w:t>
      </w:r>
      <w:proofErr w:type="spellStart"/>
      <w:r w:rsidRPr="00A139B3">
        <w:t>dog</w:t>
      </w:r>
      <w:proofErr w:type="spellEnd"/>
      <w:r w:rsidRPr="00A139B3">
        <w:t>" llega a este punto con su vector de 512 números (</w:t>
      </w:r>
      <w:proofErr w:type="spellStart"/>
      <w:r w:rsidRPr="00A139B3">
        <w:t>embedding</w:t>
      </w:r>
      <w:proofErr w:type="spellEnd"/>
      <w:r w:rsidRPr="00A139B3">
        <w:t xml:space="preserve"> + </w:t>
      </w:r>
      <w:proofErr w:type="spellStart"/>
      <w:r w:rsidRPr="00A139B3">
        <w:t>positional</w:t>
      </w:r>
      <w:proofErr w:type="spellEnd"/>
      <w:r w:rsidRPr="00A139B3">
        <w:t xml:space="preserve"> </w:t>
      </w:r>
      <w:proofErr w:type="spellStart"/>
      <w:r w:rsidRPr="00A139B3">
        <w:t>encoding</w:t>
      </w:r>
      <w:proofErr w:type="spellEnd"/>
      <w:r w:rsidRPr="00A139B3">
        <w:t>):</w:t>
      </w:r>
    </w:p>
    <w:p w14:paraId="22045FBB" w14:textId="6BBEB7CD" w:rsidR="000A15AC" w:rsidRDefault="000A15AC" w:rsidP="007C2310">
      <w:pPr>
        <w:rPr>
          <w:iCs/>
        </w:rPr>
      </w:pPr>
      <w:r w:rsidRPr="000A15AC">
        <w:rPr>
          <w:iCs/>
          <w:noProof/>
        </w:rPr>
        <w:drawing>
          <wp:inline distT="0" distB="0" distL="0" distR="0" wp14:anchorId="0E9E237E" wp14:editId="72829A49">
            <wp:extent cx="5128683" cy="467880"/>
            <wp:effectExtent l="19050" t="19050" r="15240" b="27940"/>
            <wp:docPr id="20873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725" name=""/>
                    <pic:cNvPicPr/>
                  </pic:nvPicPr>
                  <pic:blipFill>
                    <a:blip r:embed="rId155"/>
                    <a:stretch>
                      <a:fillRect/>
                    </a:stretch>
                  </pic:blipFill>
                  <pic:spPr>
                    <a:xfrm>
                      <a:off x="0" y="0"/>
                      <a:ext cx="5156084" cy="470380"/>
                    </a:xfrm>
                    <a:prstGeom prst="rect">
                      <a:avLst/>
                    </a:prstGeom>
                    <a:ln w="19050">
                      <a:solidFill>
                        <a:schemeClr val="tx1"/>
                      </a:solidFill>
                    </a:ln>
                  </pic:spPr>
                </pic:pic>
              </a:graphicData>
            </a:graphic>
          </wp:inline>
        </w:drawing>
      </w:r>
    </w:p>
    <w:p w14:paraId="634370DD" w14:textId="4E3B407B" w:rsidR="00A428FE" w:rsidRPr="00512188" w:rsidRDefault="007B0C79" w:rsidP="00A25A9D">
      <w:pPr>
        <w:pStyle w:val="Ttulo6"/>
        <w:rPr>
          <w:b/>
          <w:bCs/>
          <w:i w:val="0"/>
          <w:iCs w:val="0"/>
          <w:sz w:val="24"/>
        </w:rPr>
      </w:pPr>
      <w:r w:rsidRPr="00512188">
        <w:rPr>
          <w:b/>
          <w:bCs/>
          <w:i w:val="0"/>
          <w:iCs w:val="0"/>
          <w:sz w:val="24"/>
          <w:highlight w:val="yellow"/>
        </w:rPr>
        <w:t>1.12.</w:t>
      </w:r>
      <w:r w:rsidR="003C32CD" w:rsidRPr="00512188">
        <w:rPr>
          <w:b/>
          <w:bCs/>
          <w:i w:val="0"/>
          <w:iCs w:val="0"/>
          <w:sz w:val="24"/>
          <w:highlight w:val="yellow"/>
        </w:rPr>
        <w:t>5.1.</w:t>
      </w:r>
      <w:r w:rsidR="00512188" w:rsidRPr="00512188">
        <w:rPr>
          <w:b/>
          <w:bCs/>
          <w:i w:val="0"/>
          <w:iCs w:val="0"/>
          <w:sz w:val="24"/>
          <w:highlight w:val="yellow"/>
        </w:rPr>
        <w:t>3.2</w:t>
      </w:r>
      <w:r w:rsidRPr="00512188">
        <w:rPr>
          <w:b/>
          <w:bCs/>
          <w:i w:val="0"/>
          <w:iCs w:val="0"/>
          <w:sz w:val="24"/>
          <w:highlight w:val="yellow"/>
        </w:rPr>
        <w:t xml:space="preserve">: </w:t>
      </w:r>
      <w:r w:rsidR="00EF1610" w:rsidRPr="00512188">
        <w:rPr>
          <w:b/>
          <w:bCs/>
          <w:i w:val="0"/>
          <w:iCs w:val="0"/>
          <w:sz w:val="24"/>
          <w:highlight w:val="yellow"/>
        </w:rPr>
        <w:t>Paso 2 – ese mismo vector se copia 8 veces.</w:t>
      </w:r>
      <w:r w:rsidR="00EF1610" w:rsidRPr="00512188">
        <w:rPr>
          <w:b/>
          <w:bCs/>
          <w:i w:val="0"/>
          <w:iCs w:val="0"/>
          <w:sz w:val="24"/>
        </w:rPr>
        <w:t xml:space="preserve"> </w:t>
      </w:r>
    </w:p>
    <w:p w14:paraId="4695661D" w14:textId="70395A20" w:rsidR="000A15AC" w:rsidRDefault="00EF1610" w:rsidP="007C2310">
      <w:pPr>
        <w:rPr>
          <w:iCs/>
        </w:rPr>
      </w:pPr>
      <w:r>
        <w:rPr>
          <w:iCs/>
        </w:rPr>
        <w:t>No se “corta” en pedazos – se usa el vector completo 8 veces, una vez por cada cabeza. Es co</w:t>
      </w:r>
      <w:r w:rsidR="00DA334A">
        <w:rPr>
          <w:iCs/>
        </w:rPr>
        <w:t>mo sacarle 8 fotocopias al mismo documento:</w:t>
      </w:r>
    </w:p>
    <w:p w14:paraId="297D0CB4" w14:textId="0132847B" w:rsidR="00DA334A" w:rsidRDefault="00DA334A" w:rsidP="007C2310">
      <w:pPr>
        <w:rPr>
          <w:iCs/>
        </w:rPr>
      </w:pPr>
      <w:r w:rsidRPr="00DA334A">
        <w:rPr>
          <w:iCs/>
          <w:noProof/>
        </w:rPr>
        <w:drawing>
          <wp:inline distT="0" distB="0" distL="0" distR="0" wp14:anchorId="0A110E4C" wp14:editId="00549B03">
            <wp:extent cx="5086350" cy="960026"/>
            <wp:effectExtent l="19050" t="19050" r="19050" b="12065"/>
            <wp:docPr id="1369028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28891" name=""/>
                    <pic:cNvPicPr/>
                  </pic:nvPicPr>
                  <pic:blipFill>
                    <a:blip r:embed="rId156"/>
                    <a:stretch>
                      <a:fillRect/>
                    </a:stretch>
                  </pic:blipFill>
                  <pic:spPr>
                    <a:xfrm>
                      <a:off x="0" y="0"/>
                      <a:ext cx="5099090" cy="962431"/>
                    </a:xfrm>
                    <a:prstGeom prst="rect">
                      <a:avLst/>
                    </a:prstGeom>
                    <a:ln w="19050">
                      <a:solidFill>
                        <a:schemeClr val="tx1"/>
                      </a:solidFill>
                    </a:ln>
                  </pic:spPr>
                </pic:pic>
              </a:graphicData>
            </a:graphic>
          </wp:inline>
        </w:drawing>
      </w:r>
    </w:p>
    <w:p w14:paraId="4832841B" w14:textId="28A4C956" w:rsidR="00A428FE" w:rsidRPr="00512188" w:rsidRDefault="007B0C79" w:rsidP="00A25A9D">
      <w:pPr>
        <w:pStyle w:val="Ttulo6"/>
        <w:rPr>
          <w:b/>
          <w:bCs/>
          <w:i w:val="0"/>
          <w:iCs w:val="0"/>
          <w:sz w:val="24"/>
        </w:rPr>
      </w:pPr>
      <w:r w:rsidRPr="00512188">
        <w:rPr>
          <w:b/>
          <w:bCs/>
          <w:i w:val="0"/>
          <w:iCs w:val="0"/>
          <w:sz w:val="24"/>
          <w:highlight w:val="yellow"/>
        </w:rPr>
        <w:t>1.12.</w:t>
      </w:r>
      <w:r w:rsidR="00512188" w:rsidRPr="00512188">
        <w:rPr>
          <w:b/>
          <w:bCs/>
          <w:i w:val="0"/>
          <w:iCs w:val="0"/>
          <w:sz w:val="24"/>
          <w:highlight w:val="yellow"/>
        </w:rPr>
        <w:t>5.1.3.3</w:t>
      </w:r>
      <w:r w:rsidRPr="00512188">
        <w:rPr>
          <w:b/>
          <w:bCs/>
          <w:i w:val="0"/>
          <w:iCs w:val="0"/>
          <w:sz w:val="24"/>
          <w:highlight w:val="yellow"/>
        </w:rPr>
        <w:t xml:space="preserve">: </w:t>
      </w:r>
      <w:r w:rsidR="001B6978" w:rsidRPr="00512188">
        <w:rPr>
          <w:b/>
          <w:bCs/>
          <w:i w:val="0"/>
          <w:iCs w:val="0"/>
          <w:sz w:val="24"/>
          <w:highlight w:val="yellow"/>
        </w:rPr>
        <w:t>Paso 3 – cada cabeza multiplica SU copia contra SUS propias matrices.</w:t>
      </w:r>
      <w:r w:rsidR="001B6978" w:rsidRPr="00512188">
        <w:rPr>
          <w:b/>
          <w:bCs/>
          <w:i w:val="0"/>
          <w:iCs w:val="0"/>
          <w:sz w:val="24"/>
        </w:rPr>
        <w:t xml:space="preserve"> </w:t>
      </w:r>
    </w:p>
    <w:p w14:paraId="22B5B0F2" w14:textId="13A8A79A" w:rsidR="004608F2" w:rsidRDefault="00294EC6" w:rsidP="007C2310">
      <w:pPr>
        <w:rPr>
          <w:rFonts w:eastAsiaTheme="minorEastAsia"/>
        </w:rPr>
      </w:pPr>
      <w:r>
        <w:rPr>
          <w:iCs/>
        </w:rPr>
        <w:t>Acá</w:t>
      </w:r>
      <w:r w:rsidR="001B6978">
        <w:rPr>
          <w:iCs/>
        </w:rPr>
        <w:t xml:space="preserve"> es donde </w:t>
      </w:r>
      <w:r w:rsidR="00A40024">
        <w:rPr>
          <w:iCs/>
        </w:rPr>
        <w:t xml:space="preserve">cada cabeza se vuelve distinta. Cada una tiene sus propias matrices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oMath>
      <w:r w:rsidR="004608F2">
        <w:rPr>
          <w:rFonts w:eastAsiaTheme="minorEastAsia"/>
        </w:rPr>
        <w:t xml:space="preserve"> (las que vimos arriba), y multiplica su copia del vector contra ellas – el resultado es mas chico: 64 numeros, no 512:</w:t>
      </w:r>
    </w:p>
    <w:p w14:paraId="62278C1E" w14:textId="7191767C" w:rsidR="004608F2" w:rsidRDefault="00A6236E" w:rsidP="007C2310">
      <w:pPr>
        <w:rPr>
          <w:rFonts w:eastAsiaTheme="minorEastAsia"/>
        </w:rPr>
      </w:pPr>
      <w:r w:rsidRPr="00A6236E">
        <w:rPr>
          <w:rFonts w:eastAsiaTheme="minorEastAsia"/>
          <w:noProof/>
        </w:rPr>
        <w:drawing>
          <wp:inline distT="0" distB="0" distL="0" distR="0" wp14:anchorId="747B6E00" wp14:editId="567E7281">
            <wp:extent cx="5077883" cy="934765"/>
            <wp:effectExtent l="19050" t="19050" r="27940" b="17780"/>
            <wp:docPr id="1492015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15570" name=""/>
                    <pic:cNvPicPr/>
                  </pic:nvPicPr>
                  <pic:blipFill>
                    <a:blip r:embed="rId157"/>
                    <a:stretch>
                      <a:fillRect/>
                    </a:stretch>
                  </pic:blipFill>
                  <pic:spPr>
                    <a:xfrm>
                      <a:off x="0" y="0"/>
                      <a:ext cx="5083512" cy="935801"/>
                    </a:xfrm>
                    <a:prstGeom prst="rect">
                      <a:avLst/>
                    </a:prstGeom>
                    <a:ln w="19050">
                      <a:solidFill>
                        <a:schemeClr val="tx1"/>
                      </a:solidFill>
                    </a:ln>
                  </pic:spPr>
                </pic:pic>
              </a:graphicData>
            </a:graphic>
          </wp:inline>
        </w:drawing>
      </w:r>
    </w:p>
    <w:p w14:paraId="54A3CE72" w14:textId="0CA64219" w:rsidR="00732DB2" w:rsidRDefault="00A6236E" w:rsidP="007C2310">
      <w:pPr>
        <w:rPr>
          <w:rFonts w:eastAsiaTheme="minorEastAsia"/>
        </w:rPr>
      </w:pPr>
      <w:r>
        <w:rPr>
          <w:rFonts w:eastAsiaTheme="minorEastAsia"/>
        </w:rPr>
        <w:t xml:space="preserve">(Y lo mismo pasa para K y V – cada cabeza multiplica su copia del vector contra su propia </w:t>
      </w:r>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K</m:t>
            </m:r>
          </m:sup>
        </m:sSubSup>
      </m:oMath>
      <w:r w:rsidR="00E20ACC">
        <w:rPr>
          <w:rFonts w:eastAsiaTheme="minorEastAsia"/>
        </w:rPr>
        <w:t xml:space="preserve">para obtener el Key, y contra su </w:t>
      </w:r>
      <w:proofErr w:type="spellStart"/>
      <w:r w:rsidR="005616AA">
        <w:rPr>
          <w:rFonts w:eastAsiaTheme="minorEastAsia"/>
        </w:rPr>
        <w:t>propia</w:t>
      </w:r>
      <w:proofErr w:type="spellEnd"/>
      <w:r w:rsidR="00E20ACC">
        <w:rPr>
          <w:rFonts w:eastAsiaTheme="minorEastAsia"/>
        </w:rPr>
        <w:t xml:space="preserve"> </w:t>
      </w:r>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V</m:t>
            </m:r>
          </m:sup>
        </m:sSubSup>
      </m:oMath>
      <w:r w:rsidR="005616AA">
        <w:rPr>
          <w:rFonts w:eastAsiaTheme="minorEastAsia"/>
        </w:rPr>
        <w:t>para obtener el Value, con la misma mecánica de multiplicar y reducir a 64 números.)</w:t>
      </w:r>
    </w:p>
    <w:p w14:paraId="035980EF" w14:textId="42A404CC" w:rsidR="0039285C" w:rsidRDefault="00AC72BA" w:rsidP="00AC72BA">
      <w:pPr>
        <w:ind w:left="708"/>
        <w:rPr>
          <w:rFonts w:eastAsiaTheme="minorEastAsia"/>
        </w:rPr>
      </w:pPr>
      <w:r w:rsidRPr="00AC72BA">
        <w:rPr>
          <w:rFonts w:ascii="Segoe UI Emoji" w:eastAsiaTheme="minorEastAsia" w:hAnsi="Segoe UI Emoji" w:cs="Segoe UI Emoji"/>
        </w:rPr>
        <w:t>🔀</w:t>
      </w:r>
      <w:r w:rsidRPr="00AC72BA">
        <w:rPr>
          <w:rFonts w:eastAsiaTheme="minorEastAsia"/>
        </w:rPr>
        <w:t xml:space="preserve"> </w:t>
      </w:r>
      <w:r w:rsidRPr="00AC72BA">
        <w:rPr>
          <w:rFonts w:eastAsiaTheme="minorEastAsia"/>
          <w:b/>
          <w:bCs/>
        </w:rPr>
        <w:t>Importante: esto pasa EN PARALELO para los 5 tokens de la oración, no solo para "</w:t>
      </w:r>
      <w:proofErr w:type="spellStart"/>
      <w:r w:rsidRPr="00AC72BA">
        <w:rPr>
          <w:rFonts w:eastAsiaTheme="minorEastAsia"/>
          <w:b/>
          <w:bCs/>
        </w:rPr>
        <w:t>eat</w:t>
      </w:r>
      <w:proofErr w:type="spellEnd"/>
      <w:r w:rsidRPr="00AC72BA">
        <w:rPr>
          <w:rFonts w:eastAsiaTheme="minorEastAsia"/>
          <w:b/>
          <w:bCs/>
        </w:rPr>
        <w:t>".</w:t>
      </w:r>
      <w:r>
        <w:rPr>
          <w:rFonts w:eastAsiaTheme="minorEastAsia"/>
        </w:rPr>
        <w:t xml:space="preserve"> Los ejemplos de arriba muestran el vector de “</w:t>
      </w:r>
      <w:proofErr w:type="spellStart"/>
      <w:r>
        <w:rPr>
          <w:rFonts w:eastAsiaTheme="minorEastAsia"/>
        </w:rPr>
        <w:t>dog</w:t>
      </w:r>
      <w:proofErr w:type="spellEnd"/>
      <w:r>
        <w:rPr>
          <w:rFonts w:eastAsiaTheme="minorEastAsia"/>
        </w:rPr>
        <w:t>”, pero exactamente el mismo Paso 3 corre, al mismo tiempo, para “The”, “</w:t>
      </w:r>
      <w:proofErr w:type="spellStart"/>
      <w:r>
        <w:rPr>
          <w:rFonts w:eastAsiaTheme="minorEastAsia"/>
        </w:rPr>
        <w:t>dog</w:t>
      </w:r>
      <w:proofErr w:type="spellEnd"/>
      <w:r>
        <w:rPr>
          <w:rFonts w:eastAsiaTheme="minorEastAsia"/>
        </w:rPr>
        <w:t>”, “</w:t>
      </w:r>
      <w:proofErr w:type="spellStart"/>
      <w:r>
        <w:rPr>
          <w:rFonts w:eastAsiaTheme="minorEastAsia"/>
        </w:rPr>
        <w:t>eat</w:t>
      </w:r>
      <w:proofErr w:type="spellEnd"/>
      <w:r>
        <w:rPr>
          <w:rFonts w:eastAsiaTheme="minorEastAsia"/>
        </w:rPr>
        <w:t xml:space="preserve">”, </w:t>
      </w:r>
      <w:r w:rsidRPr="00AC72BA">
        <w:rPr>
          <w:rFonts w:eastAsiaTheme="minorEastAsia"/>
        </w:rPr>
        <w:t>"s" y "bread"</w:t>
      </w:r>
      <w:r>
        <w:rPr>
          <w:rFonts w:eastAsiaTheme="minorEastAsia"/>
        </w:rPr>
        <w:t xml:space="preserve"> – </w:t>
      </w:r>
      <w:proofErr w:type="spellStart"/>
      <w:r>
        <w:rPr>
          <w:rFonts w:eastAsiaTheme="minorEastAsia"/>
        </w:rPr>
        <w:t>caa</w:t>
      </w:r>
      <w:proofErr w:type="spellEnd"/>
      <w:r>
        <w:rPr>
          <w:rFonts w:eastAsiaTheme="minorEastAsia"/>
        </w:rPr>
        <w:t xml:space="preserve"> uno con su propio vector de 512 </w:t>
      </w:r>
      <w:proofErr w:type="spellStart"/>
      <w:r>
        <w:rPr>
          <w:rFonts w:eastAsiaTheme="minorEastAsia"/>
        </w:rPr>
        <w:t>numeros</w:t>
      </w:r>
      <w:proofErr w:type="spellEnd"/>
      <w:r>
        <w:rPr>
          <w:rFonts w:eastAsiaTheme="minorEastAsia"/>
        </w:rPr>
        <w:t xml:space="preserve"> de entrada, pero usando </w:t>
      </w:r>
      <w:r>
        <w:rPr>
          <w:rFonts w:eastAsiaTheme="minorEastAsia"/>
          <w:b/>
          <w:bCs/>
        </w:rPr>
        <w:t xml:space="preserve">las mismas matrices </w:t>
      </w:r>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Q</m:t>
            </m:r>
          </m:sup>
        </m:sSubSup>
      </m:oMath>
      <w:r w:rsidR="00384622">
        <w:rPr>
          <w:rFonts w:eastAsiaTheme="minorEastAsia"/>
        </w:rPr>
        <w:t>/</w:t>
      </w:r>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k</m:t>
            </m:r>
          </m:sup>
        </m:sSubSup>
      </m:oMath>
      <w:r w:rsidR="00384622">
        <w:rPr>
          <w:rFonts w:eastAsiaTheme="minorEastAsia"/>
        </w:rPr>
        <w:t>/</w:t>
      </w:r>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v</m:t>
            </m:r>
          </m:sup>
        </m:sSubSup>
      </m:oMath>
      <w:r w:rsidR="00384622">
        <w:rPr>
          <w:rFonts w:eastAsiaTheme="minorEastAsia"/>
        </w:rPr>
        <w:t xml:space="preserve">(de cada cabeza) para los 5. </w:t>
      </w:r>
      <w:r w:rsidR="001A115F" w:rsidRPr="001A115F">
        <w:rPr>
          <w:rFonts w:eastAsiaTheme="minorEastAsia"/>
        </w:rPr>
        <w:t>Lo que cambia entre tokens es el vector de entrada (cada uno tiene el suyo); la "receta" (la matriz) es igual para todos:</w:t>
      </w:r>
    </w:p>
    <w:p w14:paraId="20B0FEE3" w14:textId="098C2827" w:rsidR="001A115F" w:rsidRDefault="001A115F" w:rsidP="00AC72BA">
      <w:pPr>
        <w:ind w:left="708"/>
        <w:rPr>
          <w:rFonts w:eastAsiaTheme="minorEastAsia"/>
          <w:b/>
          <w:bCs/>
        </w:rPr>
      </w:pPr>
      <w:r w:rsidRPr="001A115F">
        <w:rPr>
          <w:rFonts w:eastAsiaTheme="minorEastAsia"/>
          <w:b/>
          <w:bCs/>
          <w:noProof/>
        </w:rPr>
        <w:lastRenderedPageBreak/>
        <w:drawing>
          <wp:inline distT="0" distB="0" distL="0" distR="0" wp14:anchorId="60ED1A03" wp14:editId="5A75011C">
            <wp:extent cx="4428067" cy="1819828"/>
            <wp:effectExtent l="19050" t="19050" r="10795" b="28575"/>
            <wp:docPr id="358689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89416" name=""/>
                    <pic:cNvPicPr/>
                  </pic:nvPicPr>
                  <pic:blipFill>
                    <a:blip r:embed="rId158"/>
                    <a:stretch>
                      <a:fillRect/>
                    </a:stretch>
                  </pic:blipFill>
                  <pic:spPr>
                    <a:xfrm>
                      <a:off x="0" y="0"/>
                      <a:ext cx="4436669" cy="1823363"/>
                    </a:xfrm>
                    <a:prstGeom prst="rect">
                      <a:avLst/>
                    </a:prstGeom>
                    <a:ln w="19050">
                      <a:solidFill>
                        <a:schemeClr val="tx1"/>
                      </a:solidFill>
                    </a:ln>
                  </pic:spPr>
                </pic:pic>
              </a:graphicData>
            </a:graphic>
          </wp:inline>
        </w:drawing>
      </w:r>
    </w:p>
    <w:p w14:paraId="75A7FCF5" w14:textId="5EB450E5" w:rsidR="001A115F" w:rsidRDefault="001A115F" w:rsidP="00AC72BA">
      <w:pPr>
        <w:ind w:left="708"/>
        <w:rPr>
          <w:rFonts w:eastAsiaTheme="minorEastAsia"/>
        </w:rPr>
      </w:pPr>
      <w:r>
        <w:rPr>
          <w:rFonts w:eastAsiaTheme="minorEastAsia"/>
        </w:rPr>
        <w:t>Esto es justo lo que hace que Self-</w:t>
      </w:r>
      <w:proofErr w:type="spellStart"/>
      <w:r>
        <w:rPr>
          <w:rFonts w:eastAsiaTheme="minorEastAsia"/>
        </w:rPr>
        <w:t>Attention</w:t>
      </w:r>
      <w:proofErr w:type="spellEnd"/>
      <w:r>
        <w:rPr>
          <w:rFonts w:eastAsiaTheme="minorEastAsia"/>
        </w:rPr>
        <w:t xml:space="preserve"> sea tan rápido </w:t>
      </w:r>
      <w:proofErr w:type="spellStart"/>
      <w:r>
        <w:rPr>
          <w:rFonts w:eastAsiaTheme="minorEastAsia"/>
        </w:rPr>
        <w:t>comaprado</w:t>
      </w:r>
      <w:proofErr w:type="spellEnd"/>
      <w:r>
        <w:rPr>
          <w:rFonts w:eastAsiaTheme="minorEastAsia"/>
        </w:rPr>
        <w:t xml:space="preserve"> con las RNN (ver la tabla de complejidad computacional </w:t>
      </w:r>
      <w:proofErr w:type="spellStart"/>
      <w:r>
        <w:rPr>
          <w:rFonts w:eastAsiaTheme="minorEastAsia"/>
        </w:rPr>
        <w:t>mas</w:t>
      </w:r>
      <w:proofErr w:type="spellEnd"/>
      <w:r>
        <w:rPr>
          <w:rFonts w:eastAsiaTheme="minorEastAsia"/>
        </w:rPr>
        <w:t xml:space="preserve"> abajo): </w:t>
      </w:r>
      <w:r>
        <w:rPr>
          <w:rFonts w:eastAsiaTheme="minorEastAsia"/>
          <w:b/>
          <w:bCs/>
        </w:rPr>
        <w:t xml:space="preserve">todos los tokens se procesan al mismo tiempo, </w:t>
      </w:r>
      <w:r>
        <w:rPr>
          <w:rFonts w:eastAsiaTheme="minorEastAsia"/>
        </w:rPr>
        <w:t xml:space="preserve">no uno atrás del otro. </w:t>
      </w:r>
      <w:r w:rsidR="00A428FE" w:rsidRPr="00A428FE">
        <w:rPr>
          <w:rFonts w:eastAsiaTheme="minorEastAsia"/>
        </w:rPr>
        <w:t>El documento se enfoca en seguir el hilo de "</w:t>
      </w:r>
      <w:proofErr w:type="spellStart"/>
      <w:r w:rsidR="00A428FE" w:rsidRPr="00A428FE">
        <w:rPr>
          <w:rFonts w:eastAsiaTheme="minorEastAsia"/>
        </w:rPr>
        <w:t>eat</w:t>
      </w:r>
      <w:proofErr w:type="spellEnd"/>
      <w:r w:rsidR="00A428FE" w:rsidRPr="00A428FE">
        <w:rPr>
          <w:rFonts w:eastAsiaTheme="minorEastAsia"/>
        </w:rPr>
        <w:t>" mirando a los demás, pero "</w:t>
      </w:r>
      <w:proofErr w:type="spellStart"/>
      <w:r w:rsidR="00A428FE" w:rsidRPr="00A428FE">
        <w:rPr>
          <w:rFonts w:eastAsiaTheme="minorEastAsia"/>
        </w:rPr>
        <w:t>dog</w:t>
      </w:r>
      <w:proofErr w:type="spellEnd"/>
      <w:r w:rsidR="00A428FE" w:rsidRPr="00A428FE">
        <w:rPr>
          <w:rFonts w:eastAsiaTheme="minorEastAsia"/>
        </w:rPr>
        <w:t>", "The", "s" y "bread" están calculando su propia atención exactamente al mismo tiempo, cada uno con su propio resultado.</w:t>
      </w:r>
    </w:p>
    <w:p w14:paraId="5D756D85" w14:textId="77777777" w:rsidR="00A428FE" w:rsidRDefault="00A428FE" w:rsidP="00A428FE">
      <w:pPr>
        <w:rPr>
          <w:rFonts w:eastAsiaTheme="minorEastAsia"/>
        </w:rPr>
      </w:pPr>
    </w:p>
    <w:p w14:paraId="4510DC76" w14:textId="5607E596" w:rsidR="00EA2AF5" w:rsidRPr="00582BB6" w:rsidRDefault="007B0C79" w:rsidP="00A25A9D">
      <w:pPr>
        <w:pStyle w:val="Ttulo6"/>
        <w:rPr>
          <w:b/>
          <w:bCs/>
          <w:i w:val="0"/>
          <w:iCs w:val="0"/>
          <w:sz w:val="24"/>
          <w:szCs w:val="28"/>
        </w:rPr>
      </w:pPr>
      <w:r w:rsidRPr="00582BB6">
        <w:rPr>
          <w:b/>
          <w:bCs/>
          <w:i w:val="0"/>
          <w:iCs w:val="0"/>
          <w:sz w:val="24"/>
          <w:szCs w:val="28"/>
          <w:highlight w:val="yellow"/>
        </w:rPr>
        <w:t>1.12.</w:t>
      </w:r>
      <w:r w:rsidR="00512188" w:rsidRPr="00582BB6">
        <w:rPr>
          <w:b/>
          <w:bCs/>
          <w:i w:val="0"/>
          <w:iCs w:val="0"/>
          <w:sz w:val="24"/>
          <w:szCs w:val="28"/>
          <w:highlight w:val="yellow"/>
        </w:rPr>
        <w:t>5.1.3.4</w:t>
      </w:r>
      <w:r w:rsidRPr="00582BB6">
        <w:rPr>
          <w:b/>
          <w:bCs/>
          <w:i w:val="0"/>
          <w:iCs w:val="0"/>
          <w:sz w:val="24"/>
          <w:szCs w:val="28"/>
          <w:highlight w:val="yellow"/>
        </w:rPr>
        <w:t xml:space="preserve">: </w:t>
      </w:r>
      <w:r w:rsidR="00EA2AF5" w:rsidRPr="00582BB6">
        <w:rPr>
          <w:b/>
          <w:bCs/>
          <w:i w:val="0"/>
          <w:iCs w:val="0"/>
          <w:sz w:val="24"/>
          <w:szCs w:val="28"/>
          <w:highlight w:val="yellow"/>
        </w:rPr>
        <w:t xml:space="preserve">Paso 4 </w:t>
      </w:r>
      <w:r w:rsidR="00B6715E" w:rsidRPr="00582BB6">
        <w:rPr>
          <w:b/>
          <w:bCs/>
          <w:i w:val="0"/>
          <w:iCs w:val="0"/>
          <w:sz w:val="24"/>
          <w:szCs w:val="28"/>
          <w:highlight w:val="yellow"/>
        </w:rPr>
        <w:t>–</w:t>
      </w:r>
      <w:r w:rsidR="00EA2AF5" w:rsidRPr="00582BB6">
        <w:rPr>
          <w:b/>
          <w:bCs/>
          <w:i w:val="0"/>
          <w:iCs w:val="0"/>
          <w:sz w:val="24"/>
          <w:szCs w:val="28"/>
          <w:highlight w:val="yellow"/>
        </w:rPr>
        <w:t xml:space="preserve"> </w:t>
      </w:r>
      <w:r w:rsidR="00B6715E" w:rsidRPr="00582BB6">
        <w:rPr>
          <w:b/>
          <w:bCs/>
          <w:i w:val="0"/>
          <w:iCs w:val="0"/>
          <w:sz w:val="24"/>
          <w:szCs w:val="28"/>
          <w:highlight w:val="yellow"/>
        </w:rPr>
        <w:t>sigamos con UNA sola cabeza (Cabeza 1) hasta el final, antes de pensar en las otras 7.</w:t>
      </w:r>
    </w:p>
    <w:p w14:paraId="50E81017" w14:textId="69FC735E" w:rsidR="00B6715E" w:rsidRDefault="007902A6" w:rsidP="00B6715E">
      <w:r>
        <w:t xml:space="preserve">Ya tenemos, gracias al Paso 3, el Q, K y V de la Cabeza 1 – pero no de la </w:t>
      </w:r>
      <w:r w:rsidR="009E570F">
        <w:t>misma</w:t>
      </w:r>
      <w:r>
        <w:t xml:space="preserve"> forma para los tres:</w:t>
      </w:r>
    </w:p>
    <w:p w14:paraId="5905D468" w14:textId="377769B9" w:rsidR="007A3DF8" w:rsidRDefault="007A3DF8" w:rsidP="00B6715E">
      <w:r>
        <w:t xml:space="preserve">Tenemos </w:t>
      </w:r>
      <w:r>
        <w:rPr>
          <w:b/>
          <w:bCs/>
        </w:rPr>
        <w:t>el Query solo del token “</w:t>
      </w:r>
      <w:proofErr w:type="spellStart"/>
      <w:r>
        <w:rPr>
          <w:b/>
          <w:bCs/>
        </w:rPr>
        <w:t>eat</w:t>
      </w:r>
      <w:proofErr w:type="spellEnd"/>
      <w:r>
        <w:rPr>
          <w:b/>
          <w:bCs/>
        </w:rPr>
        <w:t xml:space="preserve">” </w:t>
      </w:r>
      <w:r>
        <w:t xml:space="preserve">(el que se </w:t>
      </w:r>
      <w:proofErr w:type="spellStart"/>
      <w:r>
        <w:t>esta</w:t>
      </w:r>
      <w:proofErr w:type="spellEnd"/>
      <w:r>
        <w:t xml:space="preserve"> procesando), y </w:t>
      </w:r>
      <w:r>
        <w:rPr>
          <w:b/>
          <w:bCs/>
        </w:rPr>
        <w:t xml:space="preserve">el Key y el </w:t>
      </w:r>
      <w:proofErr w:type="spellStart"/>
      <w:r>
        <w:rPr>
          <w:b/>
          <w:bCs/>
        </w:rPr>
        <w:t>Value</w:t>
      </w:r>
      <w:proofErr w:type="spellEnd"/>
      <w:r>
        <w:rPr>
          <w:b/>
          <w:bCs/>
        </w:rPr>
        <w:t xml:space="preserve"> de los 5 tokens de la oración (“The”, “</w:t>
      </w:r>
      <w:proofErr w:type="spellStart"/>
      <w:r>
        <w:rPr>
          <w:b/>
          <w:bCs/>
        </w:rPr>
        <w:t>dog</w:t>
      </w:r>
      <w:proofErr w:type="spellEnd"/>
      <w:r>
        <w:rPr>
          <w:b/>
          <w:bCs/>
        </w:rPr>
        <w:t>”</w:t>
      </w:r>
      <w:proofErr w:type="gramStart"/>
      <w:r>
        <w:rPr>
          <w:b/>
          <w:bCs/>
        </w:rPr>
        <w:t>,”</w:t>
      </w:r>
      <w:proofErr w:type="spellStart"/>
      <w:r>
        <w:rPr>
          <w:b/>
          <w:bCs/>
        </w:rPr>
        <w:t>eat</w:t>
      </w:r>
      <w:proofErr w:type="spellEnd"/>
      <w:proofErr w:type="gramEnd"/>
      <w:r>
        <w:rPr>
          <w:b/>
          <w:bCs/>
        </w:rPr>
        <w:t>”</w:t>
      </w:r>
      <w:proofErr w:type="gramStart"/>
      <w:r>
        <w:rPr>
          <w:b/>
          <w:bCs/>
        </w:rPr>
        <w:t>,”</w:t>
      </w:r>
      <w:proofErr w:type="spellStart"/>
      <w:r>
        <w:rPr>
          <w:b/>
          <w:bCs/>
        </w:rPr>
        <w:t>s</w:t>
      </w:r>
      <w:proofErr w:type="gramEnd"/>
      <w:r>
        <w:rPr>
          <w:b/>
          <w:bCs/>
        </w:rPr>
        <w:t>”</w:t>
      </w:r>
      <w:proofErr w:type="gramStart"/>
      <w:r>
        <w:rPr>
          <w:b/>
          <w:bCs/>
        </w:rPr>
        <w:t>,”bread</w:t>
      </w:r>
      <w:proofErr w:type="spellEnd"/>
      <w:proofErr w:type="gramEnd"/>
      <w:r>
        <w:rPr>
          <w:b/>
          <w:bCs/>
        </w:rPr>
        <w:t xml:space="preserve">”) </w:t>
      </w:r>
      <w:r w:rsidR="00F2795A">
        <w:rPr>
          <w:b/>
          <w:bCs/>
        </w:rPr>
        <w:t>–</w:t>
      </w:r>
      <w:r>
        <w:rPr>
          <w:b/>
          <w:bCs/>
        </w:rPr>
        <w:t xml:space="preserve"> </w:t>
      </w:r>
      <w:r w:rsidR="00F2795A">
        <w:t>porque “</w:t>
      </w:r>
      <w:proofErr w:type="spellStart"/>
      <w:r w:rsidR="00F2795A">
        <w:t>eat</w:t>
      </w:r>
      <w:proofErr w:type="spellEnd"/>
      <w:r w:rsidR="00F2795A">
        <w:t xml:space="preserve">” necesita </w:t>
      </w:r>
      <w:proofErr w:type="spellStart"/>
      <w:r w:rsidR="00F2795A">
        <w:t>comaprar</w:t>
      </w:r>
      <w:proofErr w:type="spellEnd"/>
      <w:r w:rsidR="00F2795A">
        <w:t xml:space="preserve"> su Query contra el Key de cada uno de los 5, incluido el mismo</w:t>
      </w:r>
      <w:r w:rsidR="00B45FD4">
        <w:t xml:space="preserve">. Ahora hay que resolver la formula del </w:t>
      </w:r>
      <w:proofErr w:type="spellStart"/>
      <w:r w:rsidR="00B45FD4">
        <w:t>paper</w:t>
      </w:r>
      <w:proofErr w:type="spellEnd"/>
      <w:r w:rsidR="00B45FD4">
        <w:t xml:space="preserve"> – la que se llama </w:t>
      </w:r>
      <w:r w:rsidR="00B45FD4">
        <w:rPr>
          <w:b/>
          <w:bCs/>
        </w:rPr>
        <w:t>“</w:t>
      </w:r>
      <w:proofErr w:type="spellStart"/>
      <w:r w:rsidR="00B45FD4">
        <w:rPr>
          <w:b/>
          <w:bCs/>
        </w:rPr>
        <w:t>Scaled</w:t>
      </w:r>
      <w:proofErr w:type="spellEnd"/>
      <w:r w:rsidR="00B45FD4">
        <w:rPr>
          <w:b/>
          <w:bCs/>
        </w:rPr>
        <w:t xml:space="preserve"> Do-</w:t>
      </w:r>
      <w:proofErr w:type="spellStart"/>
      <w:r w:rsidR="00B45FD4">
        <w:rPr>
          <w:b/>
          <w:bCs/>
        </w:rPr>
        <w:t>Product</w:t>
      </w:r>
      <w:proofErr w:type="spellEnd"/>
      <w:r w:rsidR="00B45FD4">
        <w:rPr>
          <w:b/>
          <w:bCs/>
        </w:rPr>
        <w:t xml:space="preserve"> </w:t>
      </w:r>
      <w:proofErr w:type="spellStart"/>
      <w:r w:rsidR="00B45FD4">
        <w:rPr>
          <w:b/>
          <w:bCs/>
        </w:rPr>
        <w:t>Attention</w:t>
      </w:r>
      <w:proofErr w:type="spellEnd"/>
      <w:r w:rsidR="00B45FD4">
        <w:rPr>
          <w:b/>
          <w:bCs/>
        </w:rPr>
        <w:t xml:space="preserve">” </w:t>
      </w:r>
      <w:r w:rsidR="00B45FD4">
        <w:t>(</w:t>
      </w:r>
      <w:proofErr w:type="spellStart"/>
      <w:r w:rsidR="00B45FD4">
        <w:t>Seccion</w:t>
      </w:r>
      <w:proofErr w:type="spellEnd"/>
      <w:r w:rsidR="00B45FD4">
        <w:t xml:space="preserve"> 3.2.1):</w:t>
      </w:r>
    </w:p>
    <w:p w14:paraId="4A78E705" w14:textId="27E269E8" w:rsidR="00B45FD4" w:rsidRDefault="00835174" w:rsidP="00B6715E">
      <w:r w:rsidRPr="00835174">
        <w:rPr>
          <w:noProof/>
        </w:rPr>
        <w:drawing>
          <wp:inline distT="0" distB="0" distL="0" distR="0" wp14:anchorId="3405C140" wp14:editId="00EFE1EA">
            <wp:extent cx="6447079" cy="586791"/>
            <wp:effectExtent l="38100" t="38100" r="30480" b="41910"/>
            <wp:docPr id="718594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94835" name=""/>
                    <pic:cNvPicPr/>
                  </pic:nvPicPr>
                  <pic:blipFill>
                    <a:blip r:embed="rId159"/>
                    <a:stretch>
                      <a:fillRect/>
                    </a:stretch>
                  </pic:blipFill>
                  <pic:spPr>
                    <a:xfrm>
                      <a:off x="0" y="0"/>
                      <a:ext cx="6447079" cy="586791"/>
                    </a:xfrm>
                    <a:prstGeom prst="rect">
                      <a:avLst/>
                    </a:prstGeom>
                    <a:ln w="28575">
                      <a:solidFill>
                        <a:schemeClr val="tx1"/>
                      </a:solidFill>
                    </a:ln>
                  </pic:spPr>
                </pic:pic>
              </a:graphicData>
            </a:graphic>
          </wp:inline>
        </w:drawing>
      </w:r>
    </w:p>
    <w:p w14:paraId="45AD533D" w14:textId="3372D40E" w:rsidR="00835174" w:rsidRDefault="00835174" w:rsidP="00B6715E">
      <w:r>
        <w:rPr>
          <w:b/>
          <w:bCs/>
        </w:rPr>
        <w:t xml:space="preserve">Importante: </w:t>
      </w:r>
      <w:r>
        <w:t xml:space="preserve">Este Paso 4 completo </w:t>
      </w:r>
      <w:r>
        <w:rPr>
          <w:b/>
          <w:bCs/>
        </w:rPr>
        <w:t xml:space="preserve">es </w:t>
      </w:r>
      <w:r>
        <w:t xml:space="preserve">esa </w:t>
      </w:r>
      <w:r w:rsidR="00571F42">
        <w:t>fórmula</w:t>
      </w:r>
      <w:r>
        <w:t xml:space="preserve">, de punta a punta – no se detiene a mitad de camino. El objetivo es llegar hasta el final de la formula (la multiplicación por </w:t>
      </w:r>
      <w:r w:rsidRPr="00835174">
        <w:rPr>
          <w:b/>
          <w:bCs/>
        </w:rPr>
        <w:t>V</w:t>
      </w:r>
      <w:r>
        <w:rPr>
          <w:b/>
          <w:bCs/>
        </w:rPr>
        <w:t xml:space="preserve">) </w:t>
      </w:r>
      <w:r w:rsidR="00571F42">
        <w:t xml:space="preserve">y obtener </w:t>
      </w:r>
      <w:r w:rsidR="00571F42">
        <w:rPr>
          <w:b/>
          <w:bCs/>
        </w:rPr>
        <w:t xml:space="preserve">un único vector de 64 </w:t>
      </w:r>
      <w:proofErr w:type="spellStart"/>
      <w:r w:rsidR="00571F42">
        <w:rPr>
          <w:b/>
          <w:bCs/>
        </w:rPr>
        <w:t>numeros</w:t>
      </w:r>
      <w:proofErr w:type="spellEnd"/>
      <w:r w:rsidR="00571F42">
        <w:rPr>
          <w:b/>
          <w:bCs/>
        </w:rPr>
        <w:t xml:space="preserve">, </w:t>
      </w:r>
      <w:r w:rsidR="00571F42">
        <w:t xml:space="preserve">resultado de la </w:t>
      </w:r>
      <w:r w:rsidR="00571F42" w:rsidRPr="00571F42">
        <w:rPr>
          <w:b/>
          <w:bCs/>
        </w:rPr>
        <w:t>Cabeza 1</w:t>
      </w:r>
      <w:r w:rsidR="00571F42">
        <w:t xml:space="preserve"> solamente.</w:t>
      </w:r>
      <w:r w:rsidR="00703F7D">
        <w:t xml:space="preserve"> Para eso, hay que resolverla en 4 </w:t>
      </w:r>
      <w:proofErr w:type="spellStart"/>
      <w:r w:rsidR="00703F7D">
        <w:t>sub-estapas</w:t>
      </w:r>
      <w:proofErr w:type="spellEnd"/>
      <w:r w:rsidR="00703F7D">
        <w:t>, en orden – como una receta con varios pasos que llevan a un solo plato final.</w:t>
      </w:r>
    </w:p>
    <w:tbl>
      <w:tblPr>
        <w:tblStyle w:val="Tablaconcuadrcula4-nfasis4"/>
        <w:tblW w:w="0" w:type="auto"/>
        <w:tblLook w:val="04A0" w:firstRow="1" w:lastRow="0" w:firstColumn="1" w:lastColumn="0" w:noHBand="0" w:noVBand="1"/>
      </w:tblPr>
      <w:tblGrid>
        <w:gridCol w:w="3596"/>
        <w:gridCol w:w="3597"/>
        <w:gridCol w:w="3597"/>
      </w:tblGrid>
      <w:tr w:rsidR="009E15E0" w14:paraId="4D521FCD" w14:textId="77777777" w:rsidTr="00922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D8B5C3C" w14:textId="72BC14AE" w:rsidR="009E15E0" w:rsidRPr="009227AF" w:rsidRDefault="009227AF" w:rsidP="00CE6B10">
            <w:pPr>
              <w:rPr>
                <w:rFonts w:eastAsiaTheme="minorEastAsia"/>
                <w:b w:val="0"/>
                <w:bCs w:val="0"/>
              </w:rPr>
            </w:pPr>
            <w:proofErr w:type="spellStart"/>
            <w:r>
              <w:rPr>
                <w:rFonts w:eastAsiaTheme="minorEastAsia"/>
                <w:b w:val="0"/>
                <w:bCs w:val="0"/>
              </w:rPr>
              <w:t>Sub-etapa</w:t>
            </w:r>
            <w:proofErr w:type="spellEnd"/>
          </w:p>
        </w:tc>
        <w:tc>
          <w:tcPr>
            <w:tcW w:w="3597" w:type="dxa"/>
          </w:tcPr>
          <w:p w14:paraId="665E5E4F" w14:textId="0036F067" w:rsidR="009E15E0" w:rsidRPr="009227AF" w:rsidRDefault="009227AF" w:rsidP="00CE6B10">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Pr>
                <w:rFonts w:eastAsiaTheme="minorEastAsia"/>
                <w:b w:val="0"/>
                <w:bCs w:val="0"/>
              </w:rPr>
              <w:t>Parte de la formula</w:t>
            </w:r>
          </w:p>
        </w:tc>
        <w:tc>
          <w:tcPr>
            <w:tcW w:w="3597" w:type="dxa"/>
          </w:tcPr>
          <w:p w14:paraId="4D54E7EC" w14:textId="0C3AB6D8" w:rsidR="009E15E0" w:rsidRPr="009227AF" w:rsidRDefault="009227AF" w:rsidP="00CE6B10">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009227AF">
              <w:rPr>
                <w:rFonts w:eastAsiaTheme="minorEastAsia"/>
                <w:b w:val="0"/>
                <w:bCs w:val="0"/>
              </w:rPr>
              <w:t xml:space="preserve">Nombre en el </w:t>
            </w:r>
            <w:proofErr w:type="spellStart"/>
            <w:proofErr w:type="gramStart"/>
            <w:r w:rsidRPr="009227AF">
              <w:rPr>
                <w:rFonts w:eastAsiaTheme="minorEastAsia"/>
                <w:b w:val="0"/>
                <w:bCs w:val="0"/>
              </w:rPr>
              <w:t>paper</w:t>
            </w:r>
            <w:proofErr w:type="spellEnd"/>
            <w:proofErr w:type="gramEnd"/>
          </w:p>
        </w:tc>
      </w:tr>
      <w:tr w:rsidR="009E15E0" w14:paraId="3AEC8D0F" w14:textId="77777777" w:rsidTr="00922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29AD7DC" w14:textId="65061DC9" w:rsidR="009E15E0" w:rsidRPr="009227AF" w:rsidRDefault="009227AF" w:rsidP="00CE6B10">
            <w:pPr>
              <w:rPr>
                <w:rFonts w:eastAsiaTheme="minorEastAsia"/>
              </w:rPr>
            </w:pPr>
            <w:r>
              <w:rPr>
                <w:rFonts w:eastAsiaTheme="minorEastAsia"/>
              </w:rPr>
              <w:t>4.1 Producto punto</w:t>
            </w:r>
          </w:p>
        </w:tc>
        <w:tc>
          <w:tcPr>
            <w:tcW w:w="3597" w:type="dxa"/>
          </w:tcPr>
          <w:p w14:paraId="6957EB56" w14:textId="07E7A5BE" w:rsidR="009E15E0" w:rsidRDefault="009227AF" w:rsidP="00CE6B10">
            <w:pPr>
              <w:cnfStyle w:val="000000100000" w:firstRow="0" w:lastRow="0" w:firstColumn="0" w:lastColumn="0" w:oddVBand="0" w:evenVBand="0" w:oddHBand="1" w:evenHBand="0" w:firstRowFirstColumn="0" w:firstRowLastColumn="0" w:lastRowFirstColumn="0" w:lastRowLastColumn="0"/>
              <w:rPr>
                <w:rFonts w:eastAsiaTheme="minorEastAsia"/>
              </w:rPr>
            </w:pPr>
            <m:oMathPara>
              <m:oMath>
                <m:r>
                  <w:rPr>
                    <w:rFonts w:ascii="Cambria Math" w:eastAsiaTheme="minorEastAsia" w:hAnsi="Cambria Math"/>
                  </w:rPr>
                  <m:t>Q</m:t>
                </m:r>
                <m:sSup>
                  <m:sSupPr>
                    <m:ctrlPr>
                      <w:rPr>
                        <w:rFonts w:ascii="Cambria Math" w:eastAsiaTheme="minorEastAsia" w:hAnsi="Cambria Math"/>
                      </w:rPr>
                    </m:ctrlPr>
                  </m:sSupPr>
                  <m:e>
                    <m:r>
                      <w:rPr>
                        <w:rFonts w:ascii="Cambria Math" w:eastAsiaTheme="minorEastAsia" w:hAnsi="Cambria Math"/>
                      </w:rPr>
                      <m:t>K</m:t>
                    </m:r>
                  </m:e>
                  <m:sup>
                    <m:r>
                      <w:rPr>
                        <w:rFonts w:ascii="Cambria Math" w:eastAsiaTheme="minorEastAsia" w:hAnsi="Cambria Math"/>
                      </w:rPr>
                      <m:t>T</m:t>
                    </m:r>
                  </m:sup>
                </m:sSup>
              </m:oMath>
            </m:oMathPara>
          </w:p>
        </w:tc>
        <w:tc>
          <w:tcPr>
            <w:tcW w:w="3597" w:type="dxa"/>
          </w:tcPr>
          <w:p w14:paraId="6CEC28F7" w14:textId="3CFB897C" w:rsidR="009E15E0" w:rsidRDefault="009227AF" w:rsidP="00CE6B10">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“Dot-</w:t>
            </w:r>
            <w:proofErr w:type="spellStart"/>
            <w:r>
              <w:rPr>
                <w:rFonts w:eastAsiaTheme="minorEastAsia"/>
              </w:rPr>
              <w:t>Product</w:t>
            </w:r>
            <w:proofErr w:type="spellEnd"/>
            <w:r>
              <w:rPr>
                <w:rFonts w:eastAsiaTheme="minorEastAsia"/>
              </w:rPr>
              <w:t>”</w:t>
            </w:r>
          </w:p>
        </w:tc>
      </w:tr>
      <w:tr w:rsidR="009E15E0" w14:paraId="2F24F4C3" w14:textId="77777777" w:rsidTr="009227AF">
        <w:tc>
          <w:tcPr>
            <w:cnfStyle w:val="001000000000" w:firstRow="0" w:lastRow="0" w:firstColumn="1" w:lastColumn="0" w:oddVBand="0" w:evenVBand="0" w:oddHBand="0" w:evenHBand="0" w:firstRowFirstColumn="0" w:firstRowLastColumn="0" w:lastRowFirstColumn="0" w:lastRowLastColumn="0"/>
            <w:tcW w:w="3596" w:type="dxa"/>
          </w:tcPr>
          <w:p w14:paraId="1FEC3FB5" w14:textId="6B9DBF3F" w:rsidR="009E15E0" w:rsidRDefault="009227AF" w:rsidP="00CE6B10">
            <w:pPr>
              <w:rPr>
                <w:rFonts w:eastAsiaTheme="minorEastAsia"/>
              </w:rPr>
            </w:pPr>
            <w:r>
              <w:rPr>
                <w:rFonts w:eastAsiaTheme="minorEastAsia"/>
              </w:rPr>
              <w:t xml:space="preserve">4.2 Dividir por </w:t>
            </w:r>
            <m:oMath>
              <m:rad>
                <m:radPr>
                  <m:degHide m:val="1"/>
                  <m:ctrlPr>
                    <w:rPr>
                      <w:rFonts w:ascii="Cambria Math" w:eastAsiaTheme="minorEastAsia" w:hAnsi="Cambria Math"/>
                    </w:rPr>
                  </m:ctrlPr>
                </m:radPr>
                <m:deg/>
                <m:e>
                  <m:r>
                    <m:rPr>
                      <m:sty m:val="bi"/>
                    </m:rPr>
                    <w:rPr>
                      <w:rFonts w:ascii="Cambria Math" w:eastAsiaTheme="minorEastAsia" w:hAnsi="Cambria Math"/>
                    </w:rPr>
                    <m:t>64</m:t>
                  </m:r>
                </m:e>
              </m:rad>
              <m:r>
                <m:rPr>
                  <m:sty m:val="bi"/>
                </m:rPr>
                <w:rPr>
                  <w:rFonts w:ascii="Cambria Math" w:eastAsiaTheme="minorEastAsia" w:hAnsi="Cambria Math"/>
                </w:rPr>
                <m:t>=8</m:t>
              </m:r>
            </m:oMath>
          </w:p>
        </w:tc>
        <w:tc>
          <w:tcPr>
            <w:tcW w:w="3597" w:type="dxa"/>
          </w:tcPr>
          <w:p w14:paraId="4554D2A1" w14:textId="1420E857" w:rsidR="009E15E0" w:rsidRDefault="00E05360" w:rsidP="00CE6B10">
            <w:pPr>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hAnsi="Cambria Math"/>
                    <w:color w:val="666666"/>
                  </w:rPr>
                  <m:t>/</m:t>
                </m:r>
                <m:rad>
                  <m:radPr>
                    <m:degHide m:val="1"/>
                    <m:ctrlPr>
                      <w:rPr>
                        <w:rFonts w:ascii="Cambria Math" w:hAnsi="Cambria Math"/>
                        <w:color w:val="666666"/>
                      </w:rPr>
                    </m:ctrlPr>
                  </m:radPr>
                  <m:deg/>
                  <m:e>
                    <m:sSub>
                      <m:sSubPr>
                        <m:ctrlPr>
                          <w:rPr>
                            <w:rFonts w:ascii="Cambria Math" w:hAnsi="Cambria Math"/>
                            <w:color w:val="666666"/>
                          </w:rPr>
                        </m:ctrlPr>
                      </m:sSubPr>
                      <m:e>
                        <m:r>
                          <w:rPr>
                            <w:rFonts w:ascii="Cambria Math" w:hAnsi="Cambria Math"/>
                            <w:color w:val="666666"/>
                          </w:rPr>
                          <m:t>d</m:t>
                        </m:r>
                      </m:e>
                      <m:sub>
                        <m:r>
                          <w:rPr>
                            <w:rFonts w:ascii="Cambria Math" w:hAnsi="Cambria Math"/>
                            <w:color w:val="666666"/>
                          </w:rPr>
                          <m:t>k</m:t>
                        </m:r>
                      </m:sub>
                    </m:sSub>
                  </m:e>
                </m:rad>
              </m:oMath>
            </m:oMathPara>
          </w:p>
        </w:tc>
        <w:tc>
          <w:tcPr>
            <w:tcW w:w="3597" w:type="dxa"/>
          </w:tcPr>
          <w:p w14:paraId="62213617" w14:textId="07D5125F" w:rsidR="009E15E0" w:rsidRDefault="00AD7C62" w:rsidP="00CE6B10">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w:t>
            </w:r>
            <w:proofErr w:type="spellStart"/>
            <w:r>
              <w:rPr>
                <w:rFonts w:eastAsiaTheme="minorEastAsia"/>
              </w:rPr>
              <w:t>Scaled</w:t>
            </w:r>
            <w:proofErr w:type="spellEnd"/>
            <w:r>
              <w:rPr>
                <w:rFonts w:eastAsiaTheme="minorEastAsia"/>
              </w:rPr>
              <w:t>”</w:t>
            </w:r>
          </w:p>
        </w:tc>
      </w:tr>
      <w:tr w:rsidR="00AD7C62" w14:paraId="45C301C9" w14:textId="77777777" w:rsidTr="00922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3334721" w14:textId="3341B154" w:rsidR="00AD7C62" w:rsidRPr="00AD7C62" w:rsidRDefault="00AD7C62" w:rsidP="00CE6B10">
            <w:pPr>
              <w:rPr>
                <w:rFonts w:eastAsiaTheme="minorEastAsia"/>
              </w:rPr>
            </w:pPr>
            <w:r>
              <w:rPr>
                <w:rFonts w:eastAsiaTheme="minorEastAsia"/>
              </w:rPr>
              <w:t>4.3Softmax</w:t>
            </w:r>
          </w:p>
        </w:tc>
        <w:tc>
          <w:tcPr>
            <w:tcW w:w="3597" w:type="dxa"/>
          </w:tcPr>
          <w:p w14:paraId="613C7FE6" w14:textId="46292657" w:rsidR="00AD7C62" w:rsidRPr="00FF033E" w:rsidRDefault="00FF033E" w:rsidP="00CE6B10">
            <w:pPr>
              <w:cnfStyle w:val="000000100000" w:firstRow="0" w:lastRow="0" w:firstColumn="0" w:lastColumn="0" w:oddVBand="0" w:evenVBand="0" w:oddHBand="1" w:evenHBand="0" w:firstRowFirstColumn="0" w:firstRowLastColumn="0" w:lastRowFirstColumn="0" w:lastRowLastColumn="0"/>
              <w:rPr>
                <w:rFonts w:eastAsia="Times New Roman" w:cs="Times New Roman"/>
              </w:rPr>
            </w:pPr>
            <w:proofErr w:type="spellStart"/>
            <w:r>
              <w:rPr>
                <w:rFonts w:eastAsia="Times New Roman" w:cs="Times New Roman"/>
              </w:rPr>
              <w:t>Softmax</w:t>
            </w:r>
            <w:proofErr w:type="spellEnd"/>
            <w:r>
              <w:rPr>
                <w:rFonts w:eastAsia="Times New Roman" w:cs="Times New Roman"/>
              </w:rPr>
              <w:t>(.)</w:t>
            </w:r>
          </w:p>
        </w:tc>
        <w:tc>
          <w:tcPr>
            <w:tcW w:w="3597" w:type="dxa"/>
          </w:tcPr>
          <w:p w14:paraId="69037C43" w14:textId="041B7C89" w:rsidR="00AD7C62" w:rsidRDefault="00FF033E" w:rsidP="00CE6B10">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w:t>
            </w:r>
          </w:p>
        </w:tc>
      </w:tr>
      <w:tr w:rsidR="00FF033E" w14:paraId="35E4E8E8" w14:textId="77777777" w:rsidTr="009227AF">
        <w:tc>
          <w:tcPr>
            <w:cnfStyle w:val="001000000000" w:firstRow="0" w:lastRow="0" w:firstColumn="1" w:lastColumn="0" w:oddVBand="0" w:evenVBand="0" w:oddHBand="0" w:evenHBand="0" w:firstRowFirstColumn="0" w:firstRowLastColumn="0" w:lastRowFirstColumn="0" w:lastRowLastColumn="0"/>
            <w:tcW w:w="3596" w:type="dxa"/>
          </w:tcPr>
          <w:p w14:paraId="4C6BDCBC" w14:textId="415BF1B2" w:rsidR="00FF033E" w:rsidRPr="00FF033E" w:rsidRDefault="00FF033E" w:rsidP="00CE6B10">
            <w:pPr>
              <w:rPr>
                <w:rFonts w:eastAsiaTheme="minorEastAsia"/>
              </w:rPr>
            </w:pPr>
            <w:r>
              <w:rPr>
                <w:rFonts w:eastAsiaTheme="minorEastAsia"/>
              </w:rPr>
              <w:t>4.4 Multiplicar y sumar</w:t>
            </w:r>
          </w:p>
        </w:tc>
        <w:tc>
          <w:tcPr>
            <w:tcW w:w="3597" w:type="dxa"/>
          </w:tcPr>
          <w:p w14:paraId="60FFF68E" w14:textId="359E4E8E" w:rsidR="00FF033E" w:rsidRPr="00FF033E" w:rsidRDefault="00FF033E" w:rsidP="00CE6B10">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 x V</w:t>
            </w:r>
          </w:p>
        </w:tc>
        <w:tc>
          <w:tcPr>
            <w:tcW w:w="3597" w:type="dxa"/>
          </w:tcPr>
          <w:p w14:paraId="56A292C1" w14:textId="7135A518" w:rsidR="00FF033E" w:rsidRDefault="00FF033E" w:rsidP="00CE6B10">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w:t>
            </w:r>
            <w:proofErr w:type="spellStart"/>
            <w:r>
              <w:rPr>
                <w:rFonts w:eastAsiaTheme="minorEastAsia"/>
              </w:rPr>
              <w:t>Attention</w:t>
            </w:r>
            <w:proofErr w:type="spellEnd"/>
            <w:r>
              <w:rPr>
                <w:rFonts w:eastAsiaTheme="minorEastAsia"/>
              </w:rPr>
              <w:t>” (recién acá se llega al resultado final</w:t>
            </w:r>
          </w:p>
        </w:tc>
      </w:tr>
    </w:tbl>
    <w:p w14:paraId="49B21749" w14:textId="77777777" w:rsidR="00702CFA" w:rsidRDefault="00702CFA" w:rsidP="00CE6B10">
      <w:pPr>
        <w:rPr>
          <w:rFonts w:eastAsiaTheme="minorEastAsia"/>
        </w:rPr>
      </w:pPr>
    </w:p>
    <w:p w14:paraId="2DC6D5BB" w14:textId="5350922C" w:rsidR="003A14FA" w:rsidRDefault="007B0C79" w:rsidP="00CE6B10">
      <w:pPr>
        <w:rPr>
          <w:rFonts w:eastAsiaTheme="minorEastAsia"/>
        </w:rPr>
      </w:pPr>
      <w:r w:rsidRPr="007B0C79">
        <w:rPr>
          <w:rFonts w:eastAsiaTheme="minorEastAsia"/>
        </w:rPr>
        <w:t xml:space="preserve">Ninguna de las 3 primeras </w:t>
      </w:r>
      <w:proofErr w:type="spellStart"/>
      <w:r w:rsidRPr="007B0C79">
        <w:rPr>
          <w:rFonts w:eastAsiaTheme="minorEastAsia"/>
        </w:rPr>
        <w:t>sub-etapas</w:t>
      </w:r>
      <w:proofErr w:type="spellEnd"/>
      <w:r w:rsidRPr="007B0C79">
        <w:rPr>
          <w:rFonts w:eastAsiaTheme="minorEastAsia"/>
        </w:rPr>
        <w:t xml:space="preserve"> da un resultado "utilizable" por sí sola — son cálculos intermedios. Sigamos con los mismos números que ya usamos antes (Query de "</w:t>
      </w:r>
      <w:proofErr w:type="spellStart"/>
      <w:r w:rsidRPr="007B0C79">
        <w:rPr>
          <w:rFonts w:eastAsiaTheme="minorEastAsia"/>
        </w:rPr>
        <w:t>eat</w:t>
      </w:r>
      <w:proofErr w:type="spellEnd"/>
      <w:r w:rsidRPr="007B0C79">
        <w:rPr>
          <w:rFonts w:eastAsiaTheme="minorEastAsia"/>
        </w:rPr>
        <w:t>" = 0.8; Keys de "The"=0.1, "</w:t>
      </w:r>
      <w:proofErr w:type="spellStart"/>
      <w:r w:rsidRPr="007B0C79">
        <w:rPr>
          <w:rFonts w:eastAsiaTheme="minorEastAsia"/>
        </w:rPr>
        <w:t>dog</w:t>
      </w:r>
      <w:proofErr w:type="spellEnd"/>
      <w:r w:rsidRPr="007B0C79">
        <w:rPr>
          <w:rFonts w:eastAsiaTheme="minorEastAsia"/>
        </w:rPr>
        <w:t>"=0.85, "</w:t>
      </w:r>
      <w:proofErr w:type="spellStart"/>
      <w:r w:rsidRPr="007B0C79">
        <w:rPr>
          <w:rFonts w:eastAsiaTheme="minorEastAsia"/>
        </w:rPr>
        <w:t>eat</w:t>
      </w:r>
      <w:proofErr w:type="spellEnd"/>
      <w:r w:rsidRPr="007B0C79">
        <w:rPr>
          <w:rFonts w:eastAsiaTheme="minorEastAsia"/>
        </w:rPr>
        <w:t>"=0.9, "bread"=0.8; en la versión simplificada de 1 dimensión, dentro de esta única cabeza):</w:t>
      </w:r>
    </w:p>
    <w:p w14:paraId="5D48A66F" w14:textId="77777777" w:rsidR="007B0C79" w:rsidRDefault="007B0C79" w:rsidP="00CE6B10">
      <w:pPr>
        <w:rPr>
          <w:rFonts w:eastAsiaTheme="minorEastAsia"/>
        </w:rPr>
      </w:pPr>
    </w:p>
    <w:p w14:paraId="10FA3139" w14:textId="77777777" w:rsidR="007B0C79" w:rsidRDefault="007B0C79" w:rsidP="00CE6B10">
      <w:pPr>
        <w:rPr>
          <w:rFonts w:eastAsiaTheme="minorEastAsia"/>
        </w:rPr>
      </w:pPr>
    </w:p>
    <w:p w14:paraId="361233EA" w14:textId="78DA961F" w:rsidR="007B0C79" w:rsidRPr="00415F5D" w:rsidRDefault="00415F5D" w:rsidP="002A5D8B">
      <w:pPr>
        <w:pStyle w:val="Ttulo7"/>
        <w:rPr>
          <w:rFonts w:eastAsiaTheme="minorEastAsia"/>
          <w:b/>
          <w:bCs/>
          <w:sz w:val="24"/>
        </w:rPr>
      </w:pPr>
      <w:r w:rsidRPr="00415F5D">
        <w:rPr>
          <w:b/>
          <w:bCs/>
          <w:sz w:val="24"/>
          <w:highlight w:val="yellow"/>
        </w:rPr>
        <w:lastRenderedPageBreak/>
        <w:t>1.12.5.1.3.4.1</w:t>
      </w:r>
      <w:r w:rsidR="007B0C79" w:rsidRPr="00415F5D">
        <w:rPr>
          <w:rFonts w:eastAsiaTheme="minorEastAsia"/>
          <w:b/>
          <w:bCs/>
          <w:sz w:val="24"/>
          <w:highlight w:val="yellow"/>
        </w:rPr>
        <w:t xml:space="preserve">: </w:t>
      </w:r>
      <w:r w:rsidR="00EE7799" w:rsidRPr="00415F5D">
        <w:rPr>
          <w:rFonts w:eastAsiaTheme="minorEastAsia"/>
          <w:b/>
          <w:bCs/>
          <w:sz w:val="24"/>
          <w:highlight w:val="yellow"/>
        </w:rPr>
        <w:t>Producto punto:</w:t>
      </w:r>
      <w:r w:rsidR="00EE7799" w:rsidRPr="00415F5D">
        <w:rPr>
          <w:rFonts w:eastAsiaTheme="minorEastAsia"/>
          <w:b/>
          <w:bCs/>
          <w:sz w:val="24"/>
        </w:rPr>
        <w:t xml:space="preserve"> </w:t>
      </w:r>
    </w:p>
    <w:p w14:paraId="7A1752B3" w14:textId="1B6C8696" w:rsidR="001E01F7" w:rsidRDefault="002F4251" w:rsidP="001E01F7">
      <w:r w:rsidRPr="002F4251">
        <w:rPr>
          <w:b/>
          <w:bCs/>
        </w:rPr>
        <w:t>Producto punto</w:t>
      </w:r>
      <w:r w:rsidRPr="002F4251">
        <w:t>: se multiplica el Q de "</w:t>
      </w:r>
      <w:proofErr w:type="spellStart"/>
      <w:r w:rsidRPr="002F4251">
        <w:t>eat</w:t>
      </w:r>
      <w:proofErr w:type="spellEnd"/>
      <w:r w:rsidRPr="002F4251">
        <w:t xml:space="preserve">" (64 números) contra el K de cada token (también 64 números), sumando los 64 productos — el resultado es </w:t>
      </w:r>
      <w:r w:rsidRPr="002F4251">
        <w:rPr>
          <w:b/>
          <w:bCs/>
        </w:rPr>
        <w:t>un solo número por token</w:t>
      </w:r>
      <w:r w:rsidRPr="002F4251">
        <w:t xml:space="preserve"> (no 64). En nuestra versión simplificada de 1 dimensión, esto ya lo calculamos:</w:t>
      </w:r>
    </w:p>
    <w:p w14:paraId="587DB650" w14:textId="652D8207" w:rsidR="002F4251" w:rsidRDefault="00473E07" w:rsidP="001E01F7">
      <w:r w:rsidRPr="00473E07">
        <w:rPr>
          <w:noProof/>
        </w:rPr>
        <w:drawing>
          <wp:inline distT="0" distB="0" distL="0" distR="0" wp14:anchorId="1DE22C86" wp14:editId="6AD58422">
            <wp:extent cx="5571067" cy="1165578"/>
            <wp:effectExtent l="38100" t="38100" r="29845" b="34925"/>
            <wp:docPr id="820367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67359" name=""/>
                    <pic:cNvPicPr/>
                  </pic:nvPicPr>
                  <pic:blipFill>
                    <a:blip r:embed="rId160"/>
                    <a:stretch>
                      <a:fillRect/>
                    </a:stretch>
                  </pic:blipFill>
                  <pic:spPr>
                    <a:xfrm>
                      <a:off x="0" y="0"/>
                      <a:ext cx="5578110" cy="1167051"/>
                    </a:xfrm>
                    <a:prstGeom prst="rect">
                      <a:avLst/>
                    </a:prstGeom>
                    <a:ln w="28575">
                      <a:solidFill>
                        <a:schemeClr val="tx1"/>
                      </a:solidFill>
                    </a:ln>
                  </pic:spPr>
                </pic:pic>
              </a:graphicData>
            </a:graphic>
          </wp:inline>
        </w:drawing>
      </w:r>
    </w:p>
    <w:p w14:paraId="102376BF" w14:textId="1132A212" w:rsidR="00B72A53" w:rsidRPr="00415F5D" w:rsidRDefault="00415F5D" w:rsidP="002A5D8B">
      <w:pPr>
        <w:pStyle w:val="Ttulo7"/>
        <w:rPr>
          <w:rFonts w:eastAsiaTheme="minorEastAsia" w:cs="Arial"/>
          <w:b/>
          <w:bCs/>
          <w:color w:val="666666"/>
          <w:sz w:val="24"/>
        </w:rPr>
      </w:pPr>
      <w:r w:rsidRPr="00415F5D">
        <w:rPr>
          <w:rFonts w:cs="Arial"/>
          <w:b/>
          <w:bCs/>
          <w:sz w:val="24"/>
          <w:highlight w:val="yellow"/>
        </w:rPr>
        <w:t>1.12.5.1.3.4.2</w:t>
      </w:r>
      <w:r w:rsidR="00473E07" w:rsidRPr="00415F5D">
        <w:rPr>
          <w:rFonts w:eastAsiaTheme="minorEastAsia" w:cs="Arial"/>
          <w:b/>
          <w:bCs/>
          <w:sz w:val="24"/>
          <w:highlight w:val="yellow"/>
        </w:rPr>
        <w:t xml:space="preserve">: Dividir por  </w:t>
      </w:r>
      <m:oMath>
        <m:rad>
          <m:radPr>
            <m:degHide m:val="1"/>
            <m:ctrlPr>
              <w:rPr>
                <w:rFonts w:ascii="Cambria Math" w:eastAsiaTheme="minorHAnsi" w:hAnsi="Cambria Math" w:cs="Arial"/>
                <w:b/>
                <w:bCs/>
                <w:color w:val="666666"/>
                <w:sz w:val="24"/>
                <w:highlight w:val="yellow"/>
              </w:rPr>
            </m:ctrlPr>
          </m:radPr>
          <m:deg/>
          <m:e>
            <m:r>
              <m:rPr>
                <m:sty m:val="b"/>
              </m:rPr>
              <w:rPr>
                <w:rFonts w:ascii="Cambria Math" w:eastAsiaTheme="minorHAnsi" w:hAnsi="Cambria Math" w:cs="Arial"/>
                <w:color w:val="666666"/>
                <w:sz w:val="24"/>
                <w:highlight w:val="yellow"/>
              </w:rPr>
              <m:t>64</m:t>
            </m:r>
          </m:e>
        </m:rad>
        <m:r>
          <m:rPr>
            <m:sty m:val="b"/>
          </m:rPr>
          <w:rPr>
            <w:rFonts w:ascii="Cambria Math" w:eastAsiaTheme="minorHAnsi" w:hAnsi="Cambria Math" w:cs="Arial"/>
            <w:color w:val="666666"/>
            <w:sz w:val="24"/>
            <w:highlight w:val="yellow"/>
          </w:rPr>
          <m:t>=8</m:t>
        </m:r>
      </m:oMath>
      <w:r w:rsidR="00473E07" w:rsidRPr="00415F5D">
        <w:rPr>
          <w:rFonts w:eastAsiaTheme="minorEastAsia" w:cs="Arial"/>
          <w:b/>
          <w:bCs/>
          <w:color w:val="666666"/>
          <w:sz w:val="24"/>
        </w:rPr>
        <w:t xml:space="preserve"> </w:t>
      </w:r>
    </w:p>
    <w:p w14:paraId="0CC9935C" w14:textId="51F2E9E7" w:rsidR="00473E07" w:rsidRPr="007755EE" w:rsidRDefault="007755EE" w:rsidP="00B72A53">
      <w:pPr>
        <w:pStyle w:val="Sinespaciado"/>
        <w:rPr>
          <w:iCs/>
          <w:sz w:val="24"/>
        </w:rPr>
      </w:pPr>
      <w:r w:rsidRPr="007755EE">
        <w:rPr>
          <w:iCs/>
          <w:sz w:val="24"/>
        </w:rPr>
        <w:t>cada uno de esos números (en la versión real de 64 dimensiones; en nuestro ejemplo reducido usamos $</w:t>
      </w:r>
      <w:proofErr w:type="spellStart"/>
      <w:r w:rsidRPr="007755EE">
        <w:rPr>
          <w:iCs/>
          <w:sz w:val="24"/>
        </w:rPr>
        <w:t>d_k</w:t>
      </w:r>
      <w:proofErr w:type="spellEnd"/>
      <w:r w:rsidRPr="007755EE">
        <w:rPr>
          <w:iCs/>
          <w:sz w:val="24"/>
        </w:rPr>
        <w:t>=1$, así que dividir por</w:t>
      </w:r>
      <w:r w:rsidR="00D57DE9">
        <w:rPr>
          <w:iCs/>
          <w:sz w:val="24"/>
        </w:rPr>
        <w:t xml:space="preserve"> </w:t>
      </w:r>
      <m:oMath>
        <m:sSub>
          <m:sSubPr>
            <m:ctrlPr>
              <w:rPr>
                <w:rFonts w:ascii="Cambria Math" w:hAnsi="Cambria Math"/>
                <w:sz w:val="24"/>
              </w:rPr>
            </m:ctrlPr>
          </m:sSubPr>
          <m:e>
            <m:r>
              <w:rPr>
                <w:rFonts w:ascii="Cambria Math" w:hAnsi="Cambria Math"/>
                <w:sz w:val="24"/>
              </w:rPr>
              <m:t>d</m:t>
            </m:r>
          </m:e>
          <m:sub>
            <m:r>
              <w:rPr>
                <w:rFonts w:ascii="Cambria Math" w:hAnsi="Cambria Math"/>
                <w:sz w:val="24"/>
              </w:rPr>
              <m:t>k</m:t>
            </m:r>
          </m:sub>
        </m:sSub>
        <m:r>
          <w:rPr>
            <w:rFonts w:ascii="Cambria Math" w:hAnsi="Cambria Math"/>
            <w:sz w:val="24"/>
          </w:rPr>
          <m:t>=1</m:t>
        </m:r>
      </m:oMath>
      <w:r w:rsidRPr="007755EE">
        <w:rPr>
          <w:iCs/>
          <w:sz w:val="24"/>
        </w:rPr>
        <w:t xml:space="preserve"> no cambia nada — los números quedan iguales a los de 4.1)</w:t>
      </w:r>
    </w:p>
    <w:p w14:paraId="1E2FCE6D" w14:textId="51120878" w:rsidR="00473E07" w:rsidRDefault="00D57DE9" w:rsidP="001E01F7">
      <w:r w:rsidRPr="00D57DE9">
        <w:rPr>
          <w:noProof/>
        </w:rPr>
        <w:drawing>
          <wp:inline distT="0" distB="0" distL="0" distR="0" wp14:anchorId="3BDBD21D" wp14:editId="3199FACB">
            <wp:extent cx="5962919" cy="3128433"/>
            <wp:effectExtent l="38100" t="38100" r="38100" b="34290"/>
            <wp:docPr id="361523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23027" name=""/>
                    <pic:cNvPicPr/>
                  </pic:nvPicPr>
                  <pic:blipFill>
                    <a:blip r:embed="rId161"/>
                    <a:stretch>
                      <a:fillRect/>
                    </a:stretch>
                  </pic:blipFill>
                  <pic:spPr>
                    <a:xfrm>
                      <a:off x="0" y="0"/>
                      <a:ext cx="5965432" cy="3129751"/>
                    </a:xfrm>
                    <a:prstGeom prst="rect">
                      <a:avLst/>
                    </a:prstGeom>
                    <a:ln w="28575">
                      <a:solidFill>
                        <a:schemeClr val="tx1"/>
                      </a:solidFill>
                    </a:ln>
                  </pic:spPr>
                </pic:pic>
              </a:graphicData>
            </a:graphic>
          </wp:inline>
        </w:drawing>
      </w:r>
    </w:p>
    <w:p w14:paraId="0D19EBF8" w14:textId="77777777" w:rsidR="00761E0B" w:rsidRDefault="00761E0B" w:rsidP="001E01F7"/>
    <w:p w14:paraId="26BADE1F" w14:textId="69E821F4" w:rsidR="00761E0B" w:rsidRDefault="00761E0B">
      <w:r>
        <w:br w:type="page"/>
      </w:r>
    </w:p>
    <w:p w14:paraId="795680E0" w14:textId="63725CE1" w:rsidR="00761E0B" w:rsidRPr="003075EF" w:rsidRDefault="00415F5D" w:rsidP="002A5D8B">
      <w:pPr>
        <w:pStyle w:val="Ttulo7"/>
        <w:rPr>
          <w:rFonts w:eastAsiaTheme="minorEastAsia"/>
          <w:sz w:val="24"/>
        </w:rPr>
      </w:pPr>
      <w:r w:rsidRPr="003075EF">
        <w:rPr>
          <w:b/>
          <w:bCs/>
          <w:sz w:val="24"/>
          <w:highlight w:val="yellow"/>
        </w:rPr>
        <w:lastRenderedPageBreak/>
        <w:t>1.12.5.1.3.</w:t>
      </w:r>
      <w:r w:rsidR="003075EF" w:rsidRPr="003075EF">
        <w:rPr>
          <w:b/>
          <w:bCs/>
          <w:sz w:val="24"/>
          <w:highlight w:val="yellow"/>
        </w:rPr>
        <w:t>4.3</w:t>
      </w:r>
      <w:r w:rsidR="00761E0B" w:rsidRPr="003075EF">
        <w:rPr>
          <w:rFonts w:eastAsiaTheme="minorEastAsia"/>
          <w:b/>
          <w:bCs/>
          <w:sz w:val="24"/>
          <w:highlight w:val="yellow"/>
        </w:rPr>
        <w:t xml:space="preserve">: </w:t>
      </w:r>
      <w:proofErr w:type="spellStart"/>
      <w:r w:rsidR="00761E0B" w:rsidRPr="003075EF">
        <w:rPr>
          <w:rFonts w:eastAsiaTheme="minorEastAsia"/>
          <w:b/>
          <w:bCs/>
          <w:sz w:val="24"/>
          <w:highlight w:val="yellow"/>
        </w:rPr>
        <w:t>Softmax</w:t>
      </w:r>
      <w:proofErr w:type="spellEnd"/>
      <w:r w:rsidR="00761E0B" w:rsidRPr="003075EF">
        <w:rPr>
          <w:rFonts w:eastAsiaTheme="minorEastAsia"/>
          <w:b/>
          <w:bCs/>
          <w:sz w:val="24"/>
          <w:highlight w:val="yellow"/>
        </w:rPr>
        <w:t xml:space="preserve">: </w:t>
      </w:r>
      <w:r w:rsidR="00761E0B" w:rsidRPr="003075EF">
        <w:rPr>
          <w:rFonts w:eastAsiaTheme="minorEastAsia"/>
          <w:sz w:val="24"/>
          <w:highlight w:val="yellow"/>
        </w:rPr>
        <w:t>esos números se convierten en porcentajes que suman 100%:</w:t>
      </w:r>
    </w:p>
    <w:p w14:paraId="15F11047" w14:textId="75A35D1A" w:rsidR="0030112E" w:rsidRDefault="00E149A4" w:rsidP="00761E0B">
      <w:r w:rsidRPr="00835174">
        <w:rPr>
          <w:noProof/>
        </w:rPr>
        <w:drawing>
          <wp:inline distT="0" distB="0" distL="0" distR="0" wp14:anchorId="6C649238" wp14:editId="59AD091A">
            <wp:extent cx="5422900" cy="493574"/>
            <wp:effectExtent l="38100" t="38100" r="44450" b="40005"/>
            <wp:docPr id="1627391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94835" name=""/>
                    <pic:cNvPicPr/>
                  </pic:nvPicPr>
                  <pic:blipFill>
                    <a:blip r:embed="rId159"/>
                    <a:stretch>
                      <a:fillRect/>
                    </a:stretch>
                  </pic:blipFill>
                  <pic:spPr>
                    <a:xfrm>
                      <a:off x="0" y="0"/>
                      <a:ext cx="5450147" cy="496054"/>
                    </a:xfrm>
                    <a:prstGeom prst="rect">
                      <a:avLst/>
                    </a:prstGeom>
                    <a:ln w="28575">
                      <a:solidFill>
                        <a:schemeClr val="tx1"/>
                      </a:solidFill>
                    </a:ln>
                  </pic:spPr>
                </pic:pic>
              </a:graphicData>
            </a:graphic>
          </wp:inline>
        </w:drawing>
      </w:r>
      <w:r w:rsidR="0030112E" w:rsidRPr="0030112E">
        <w:rPr>
          <w:noProof/>
        </w:rPr>
        <w:drawing>
          <wp:inline distT="0" distB="0" distL="0" distR="0" wp14:anchorId="75487594" wp14:editId="29713DD5">
            <wp:extent cx="4747683" cy="3177973"/>
            <wp:effectExtent l="19050" t="19050" r="15240" b="22860"/>
            <wp:docPr id="184447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7447" name=""/>
                    <pic:cNvPicPr/>
                  </pic:nvPicPr>
                  <pic:blipFill>
                    <a:blip r:embed="rId162"/>
                    <a:stretch>
                      <a:fillRect/>
                    </a:stretch>
                  </pic:blipFill>
                  <pic:spPr>
                    <a:xfrm>
                      <a:off x="0" y="0"/>
                      <a:ext cx="4757017" cy="3184221"/>
                    </a:xfrm>
                    <a:prstGeom prst="rect">
                      <a:avLst/>
                    </a:prstGeom>
                    <a:ln w="19050">
                      <a:solidFill>
                        <a:schemeClr val="tx1"/>
                      </a:solidFill>
                    </a:ln>
                  </pic:spPr>
                </pic:pic>
              </a:graphicData>
            </a:graphic>
          </wp:inline>
        </w:drawing>
      </w:r>
      <w:r w:rsidR="00F26ECB" w:rsidRPr="00F26ECB">
        <w:rPr>
          <w:noProof/>
        </w:rPr>
        <w:drawing>
          <wp:inline distT="0" distB="0" distL="0" distR="0" wp14:anchorId="5F98630D" wp14:editId="68190F12">
            <wp:extent cx="4764617" cy="1271302"/>
            <wp:effectExtent l="19050" t="19050" r="17145" b="24130"/>
            <wp:docPr id="1157036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36579" name=""/>
                    <pic:cNvPicPr/>
                  </pic:nvPicPr>
                  <pic:blipFill>
                    <a:blip r:embed="rId163"/>
                    <a:stretch>
                      <a:fillRect/>
                    </a:stretch>
                  </pic:blipFill>
                  <pic:spPr>
                    <a:xfrm>
                      <a:off x="0" y="0"/>
                      <a:ext cx="4786896" cy="1277247"/>
                    </a:xfrm>
                    <a:prstGeom prst="rect">
                      <a:avLst/>
                    </a:prstGeom>
                    <a:ln w="19050">
                      <a:solidFill>
                        <a:schemeClr val="tx1"/>
                      </a:solidFill>
                    </a:ln>
                  </pic:spPr>
                </pic:pic>
              </a:graphicData>
            </a:graphic>
          </wp:inline>
        </w:drawing>
      </w:r>
    </w:p>
    <w:p w14:paraId="736320A9" w14:textId="47500874" w:rsidR="0029440B" w:rsidRPr="003075EF" w:rsidRDefault="003075EF" w:rsidP="002A5D8B">
      <w:pPr>
        <w:pStyle w:val="Ttulo7"/>
        <w:rPr>
          <w:rFonts w:eastAsiaTheme="minorEastAsia"/>
          <w:b/>
          <w:bCs/>
          <w:sz w:val="24"/>
        </w:rPr>
      </w:pPr>
      <w:r w:rsidRPr="003075EF">
        <w:rPr>
          <w:b/>
          <w:bCs/>
          <w:sz w:val="24"/>
          <w:highlight w:val="yellow"/>
        </w:rPr>
        <w:t>1.12.5.1.3.4.4</w:t>
      </w:r>
      <w:r w:rsidR="00CF7CD7" w:rsidRPr="003075EF">
        <w:rPr>
          <w:rFonts w:eastAsiaTheme="minorEastAsia"/>
          <w:b/>
          <w:bCs/>
          <w:sz w:val="24"/>
          <w:highlight w:val="yellow"/>
        </w:rPr>
        <w:t>: Multiplicar y sumar</w:t>
      </w:r>
    </w:p>
    <w:p w14:paraId="51BAE040" w14:textId="0939C6FA" w:rsidR="00596440" w:rsidRPr="00596440" w:rsidRDefault="00596440" w:rsidP="00596440">
      <w:r w:rsidRPr="00835174">
        <w:rPr>
          <w:noProof/>
        </w:rPr>
        <w:drawing>
          <wp:inline distT="0" distB="0" distL="0" distR="0" wp14:anchorId="0893227D" wp14:editId="793698BB">
            <wp:extent cx="5516033" cy="502050"/>
            <wp:effectExtent l="38100" t="38100" r="27940" b="31750"/>
            <wp:docPr id="710367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94835" name=""/>
                    <pic:cNvPicPr/>
                  </pic:nvPicPr>
                  <pic:blipFill>
                    <a:blip r:embed="rId159"/>
                    <a:stretch>
                      <a:fillRect/>
                    </a:stretch>
                  </pic:blipFill>
                  <pic:spPr>
                    <a:xfrm>
                      <a:off x="0" y="0"/>
                      <a:ext cx="5547437" cy="504908"/>
                    </a:xfrm>
                    <a:prstGeom prst="rect">
                      <a:avLst/>
                    </a:prstGeom>
                    <a:ln w="28575">
                      <a:solidFill>
                        <a:schemeClr val="tx1"/>
                      </a:solidFill>
                    </a:ln>
                  </pic:spPr>
                </pic:pic>
              </a:graphicData>
            </a:graphic>
          </wp:inline>
        </w:drawing>
      </w:r>
    </w:p>
    <w:p w14:paraId="2B1E92D4" w14:textId="405D03EC" w:rsidR="00CF7CD7" w:rsidRDefault="00CF7CD7" w:rsidP="00CF7CD7">
      <w:r>
        <w:t xml:space="preserve">Cada porcentaje se multiplica por el </w:t>
      </w:r>
      <w:proofErr w:type="spellStart"/>
      <w:r>
        <w:t>Value</w:t>
      </w:r>
      <w:proofErr w:type="spellEnd"/>
      <w:r>
        <w:t xml:space="preserve"> </w:t>
      </w:r>
      <w:r>
        <w:rPr>
          <w:b/>
          <w:bCs/>
        </w:rPr>
        <w:t xml:space="preserve">completo </w:t>
      </w:r>
      <w:r>
        <w:t>(64</w:t>
      </w:r>
      <w:r w:rsidR="00CA7745">
        <w:t xml:space="preserve"> </w:t>
      </w:r>
      <w:proofErr w:type="spellStart"/>
      <w:r w:rsidR="00CA7745">
        <w:t>numeros</w:t>
      </w:r>
      <w:proofErr w:type="spellEnd"/>
      <w:r w:rsidR="00CA7745">
        <w:t>) de ese token, y se</w:t>
      </w:r>
      <w:r w:rsidR="0034122F">
        <w:t xml:space="preserve"> suman los vectores resultantes, posición por posición. Con los </w:t>
      </w:r>
      <w:proofErr w:type="spellStart"/>
      <w:r w:rsidR="0034122F">
        <w:t>Values</w:t>
      </w:r>
      <w:proofErr w:type="spellEnd"/>
      <w:r w:rsidR="0034122F">
        <w:t xml:space="preserve"> inventados V(The) = 0.3, V(</w:t>
      </w:r>
      <w:proofErr w:type="spellStart"/>
      <w:r w:rsidR="0034122F">
        <w:t>dog</w:t>
      </w:r>
      <w:proofErr w:type="spellEnd"/>
      <w:r w:rsidR="0034122F">
        <w:t>) = 0.9, V(</w:t>
      </w:r>
      <w:proofErr w:type="spellStart"/>
      <w:r w:rsidR="0034122F">
        <w:t>eat</w:t>
      </w:r>
      <w:proofErr w:type="spellEnd"/>
      <w:r w:rsidR="0034122F">
        <w:t>) = 0.85, V(bread) = 0.75 (en la versión de 1 dimensión):</w:t>
      </w:r>
    </w:p>
    <w:p w14:paraId="67C6CCEA" w14:textId="5BC40866" w:rsidR="0034122F" w:rsidRDefault="00B945C2" w:rsidP="00CF7CD7">
      <w:r w:rsidRPr="00B945C2">
        <w:rPr>
          <w:noProof/>
        </w:rPr>
        <w:drawing>
          <wp:inline distT="0" distB="0" distL="0" distR="0" wp14:anchorId="0A831B3B" wp14:editId="7697F375">
            <wp:extent cx="5044017" cy="1389800"/>
            <wp:effectExtent l="19050" t="19050" r="23495" b="20320"/>
            <wp:docPr id="1565094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94271" name=""/>
                    <pic:cNvPicPr/>
                  </pic:nvPicPr>
                  <pic:blipFill>
                    <a:blip r:embed="rId164"/>
                    <a:stretch>
                      <a:fillRect/>
                    </a:stretch>
                  </pic:blipFill>
                  <pic:spPr>
                    <a:xfrm>
                      <a:off x="0" y="0"/>
                      <a:ext cx="5061988" cy="1394751"/>
                    </a:xfrm>
                    <a:prstGeom prst="rect">
                      <a:avLst/>
                    </a:prstGeom>
                    <a:ln w="19050">
                      <a:solidFill>
                        <a:schemeClr val="tx1"/>
                      </a:solidFill>
                    </a:ln>
                  </pic:spPr>
                </pic:pic>
              </a:graphicData>
            </a:graphic>
          </wp:inline>
        </w:drawing>
      </w:r>
    </w:p>
    <w:p w14:paraId="4E076EE6" w14:textId="26BA1D0D" w:rsidR="00B945C2" w:rsidRDefault="00B945C2" w:rsidP="00CF7CD7">
      <w:proofErr w:type="spellStart"/>
      <w:r>
        <w:rPr>
          <w:b/>
          <w:bCs/>
        </w:rPr>
        <w:t>Aca</w:t>
      </w:r>
      <w:proofErr w:type="spellEnd"/>
      <w:r>
        <w:rPr>
          <w:b/>
          <w:bCs/>
        </w:rPr>
        <w:t xml:space="preserve"> recién </w:t>
      </w:r>
      <w:r>
        <w:t xml:space="preserve">se llega al resultado final del Paso 4: el numero </w:t>
      </w:r>
      <w:r>
        <w:rPr>
          <w:b/>
          <w:bCs/>
        </w:rPr>
        <w:t>0.794 (</w:t>
      </w:r>
      <w:r>
        <w:t xml:space="preserve">en la versión real, un vector de 64 </w:t>
      </w:r>
      <w:proofErr w:type="spellStart"/>
      <w:r>
        <w:t>numeros</w:t>
      </w:r>
      <w:proofErr w:type="spellEnd"/>
      <w:r>
        <w:t>) – el nuevo “significado” de “</w:t>
      </w:r>
      <w:proofErr w:type="spellStart"/>
      <w:r>
        <w:t>eat</w:t>
      </w:r>
      <w:proofErr w:type="spellEnd"/>
      <w:r>
        <w:t xml:space="preserve">”, calculado </w:t>
      </w:r>
      <w:r w:rsidR="008A7B84">
        <w:rPr>
          <w:b/>
          <w:bCs/>
        </w:rPr>
        <w:t xml:space="preserve">solo con la Cabeza 1, </w:t>
      </w:r>
      <w:proofErr w:type="spellStart"/>
      <w:r w:rsidR="008A7B84">
        <w:t>despues</w:t>
      </w:r>
      <w:proofErr w:type="spellEnd"/>
      <w:r w:rsidR="008A7B84">
        <w:t xml:space="preserve"> de mezclar la información de todo el resto de la oración.</w:t>
      </w:r>
    </w:p>
    <w:p w14:paraId="3A20636E" w14:textId="6C0C8443" w:rsidR="00541747" w:rsidRDefault="00A12180" w:rsidP="00761E0B">
      <w:r w:rsidRPr="00A12180">
        <w:lastRenderedPageBreak/>
        <w:t xml:space="preserve">En criollo: entran muchos números (un Q, y un K y un V por cada token de la oración), pero las 4 </w:t>
      </w:r>
      <w:proofErr w:type="spellStart"/>
      <w:r w:rsidRPr="00A12180">
        <w:t>sub-etapas</w:t>
      </w:r>
      <w:proofErr w:type="spellEnd"/>
      <w:r w:rsidRPr="00A12180">
        <w:t xml:space="preserve"> de la fórmula los reducen todos a </w:t>
      </w:r>
      <w:r w:rsidRPr="00A12180">
        <w:rPr>
          <w:b/>
          <w:bCs/>
        </w:rPr>
        <w:t>un único vector de 64 números</w:t>
      </w:r>
      <w:r w:rsidRPr="00A12180">
        <w:t xml:space="preserve"> — el resultado de esa cabeza. Ese vector único no es ni Q, ni K, ni V (esos tres ya "se consumieron" dentro de este cálculo): es una mezcla nueva, distinta a los tres ingredientes que la originaron.</w:t>
      </w:r>
    </w:p>
    <w:p w14:paraId="69EF46BD" w14:textId="238D7B3B" w:rsidR="003B4EB0" w:rsidRPr="00541747" w:rsidRDefault="00541747" w:rsidP="00541747">
      <w:pPr>
        <w:rPr>
          <w:b/>
          <w:bCs/>
        </w:rPr>
      </w:pPr>
      <w:r w:rsidRPr="003B4EB0">
        <w:rPr>
          <w:b/>
          <w:bCs/>
          <w:highlight w:val="yellow"/>
        </w:rPr>
        <w:t>Ahora sí: contando las 8 cabezas juntas</w:t>
      </w:r>
    </w:p>
    <w:p w14:paraId="38694C7B" w14:textId="07E948DE" w:rsidR="00541747" w:rsidRDefault="00BE5102" w:rsidP="00761E0B">
      <w:r>
        <w:t xml:space="preserve">Todo lo que acabamos de calcular fue </w:t>
      </w:r>
      <w:r>
        <w:rPr>
          <w:b/>
          <w:bCs/>
        </w:rPr>
        <w:t xml:space="preserve">una sola cabeza </w:t>
      </w:r>
      <w:r>
        <w:t xml:space="preserve">(la Cabeza 1). Pero </w:t>
      </w:r>
      <w:proofErr w:type="spellStart"/>
      <w:r>
        <w:t>recorda</w:t>
      </w:r>
      <w:proofErr w:type="spellEnd"/>
      <w:r>
        <w:t xml:space="preserve"> el Paso 2: el vector original se </w:t>
      </w:r>
      <w:proofErr w:type="spellStart"/>
      <w:r>
        <w:t>copio</w:t>
      </w:r>
      <w:proofErr w:type="spellEnd"/>
      <w:r>
        <w:t xml:space="preserve"> 8 veces, y cada cabeza tiene sus propias matrices – así que este mismo </w:t>
      </w:r>
      <w:proofErr w:type="spellStart"/>
      <w:r>
        <w:t>caclulo</w:t>
      </w:r>
      <w:proofErr w:type="spellEnd"/>
      <w:r>
        <w:t xml:space="preserve"> completo (Pasos 3 y 4, con sus 4 </w:t>
      </w:r>
      <w:proofErr w:type="spellStart"/>
      <w:r>
        <w:t>sub-etapas</w:t>
      </w:r>
      <w:proofErr w:type="spellEnd"/>
      <w:r>
        <w:t xml:space="preserve">) </w:t>
      </w:r>
      <w:r>
        <w:rPr>
          <w:b/>
          <w:bCs/>
        </w:rPr>
        <w:t xml:space="preserve">se repite 8 veces en paralelo, </w:t>
      </w:r>
      <w:r>
        <w:t>con números distintos en cada una porque las matrices son distintas:</w:t>
      </w:r>
    </w:p>
    <w:p w14:paraId="74BB4ABE" w14:textId="59E6CA59" w:rsidR="00BE5102" w:rsidRDefault="000D6B00" w:rsidP="00761E0B">
      <w:r w:rsidRPr="000D6B00">
        <w:rPr>
          <w:noProof/>
        </w:rPr>
        <w:drawing>
          <wp:inline distT="0" distB="0" distL="0" distR="0" wp14:anchorId="05EDADF9" wp14:editId="42C8ACFB">
            <wp:extent cx="5267326" cy="1504950"/>
            <wp:effectExtent l="19050" t="19050" r="28575" b="19050"/>
            <wp:docPr id="2059124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24130" name=""/>
                    <pic:cNvPicPr/>
                  </pic:nvPicPr>
                  <pic:blipFill>
                    <a:blip r:embed="rId165"/>
                    <a:stretch>
                      <a:fillRect/>
                    </a:stretch>
                  </pic:blipFill>
                  <pic:spPr>
                    <a:xfrm>
                      <a:off x="0" y="0"/>
                      <a:ext cx="5285688" cy="1510196"/>
                    </a:xfrm>
                    <a:prstGeom prst="rect">
                      <a:avLst/>
                    </a:prstGeom>
                    <a:ln w="19050">
                      <a:solidFill>
                        <a:schemeClr val="tx1"/>
                      </a:solidFill>
                    </a:ln>
                  </pic:spPr>
                </pic:pic>
              </a:graphicData>
            </a:graphic>
          </wp:inline>
        </w:drawing>
      </w:r>
    </w:p>
    <w:p w14:paraId="411A4E93" w14:textId="65095B8B" w:rsidR="000D6B00" w:rsidRDefault="000D6B00" w:rsidP="00761E0B">
      <w:r>
        <w:t xml:space="preserve">Esta es la </w:t>
      </w:r>
      <w:r w:rsidR="00CF6E90">
        <w:t xml:space="preserve">idea central de Multi-Head </w:t>
      </w:r>
      <w:proofErr w:type="spellStart"/>
      <w:r w:rsidR="00CF6E90">
        <w:t>Attention</w:t>
      </w:r>
      <w:proofErr w:type="spellEnd"/>
      <w:r w:rsidR="00CF6E90">
        <w:t>: cada una de esas 8 cabezas termina especializándose en fijarse en un tipo distinto de relación (el modelo aprende esto solo, con el entrenamiento – nadie le asigna la tarea a cada cabeza a mano).</w:t>
      </w:r>
    </w:p>
    <w:p w14:paraId="1BA25086" w14:textId="211E094F" w:rsidR="00CF6E90" w:rsidRPr="00BE5102" w:rsidRDefault="004D43CC" w:rsidP="00761E0B">
      <w:r w:rsidRPr="004D43CC">
        <w:t xml:space="preserve">Ahora que ya vimos el cálculo completo de una cabeza, tiene sentido el </w:t>
      </w:r>
      <w:r w:rsidRPr="004D43CC">
        <w:rPr>
          <w:b/>
          <w:bCs/>
        </w:rPr>
        <w:t>inventario total</w:t>
      </w:r>
      <w:r w:rsidRPr="004D43CC">
        <w:t>, contando las 8 cabezas juntas — no es un cálculo alternativo a la fórmula, es simplemente contar cuánta "materia prima" (Q, K, V) se usó en total, sumando las 8 repeticiones del mismo proceso:</w:t>
      </w:r>
    </w:p>
    <w:p w14:paraId="096B6D8D" w14:textId="27448DAB" w:rsidR="00761E0B" w:rsidRDefault="008C465C" w:rsidP="001E01F7">
      <w:r w:rsidRPr="008C465C">
        <w:rPr>
          <w:noProof/>
        </w:rPr>
        <w:drawing>
          <wp:inline distT="0" distB="0" distL="0" distR="0" wp14:anchorId="0BFB9239" wp14:editId="01EFB8F6">
            <wp:extent cx="5059567" cy="1979083"/>
            <wp:effectExtent l="19050" t="19050" r="27305" b="21590"/>
            <wp:docPr id="1430100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00361" name=""/>
                    <pic:cNvPicPr/>
                  </pic:nvPicPr>
                  <pic:blipFill>
                    <a:blip r:embed="rId166"/>
                    <a:stretch>
                      <a:fillRect/>
                    </a:stretch>
                  </pic:blipFill>
                  <pic:spPr>
                    <a:xfrm>
                      <a:off x="0" y="0"/>
                      <a:ext cx="5077405" cy="1986060"/>
                    </a:xfrm>
                    <a:prstGeom prst="rect">
                      <a:avLst/>
                    </a:prstGeom>
                    <a:ln w="19050">
                      <a:solidFill>
                        <a:schemeClr val="tx1"/>
                      </a:solidFill>
                    </a:ln>
                  </pic:spPr>
                </pic:pic>
              </a:graphicData>
            </a:graphic>
          </wp:inline>
        </w:drawing>
      </w:r>
    </w:p>
    <w:p w14:paraId="719417C9" w14:textId="7CFD1801" w:rsidR="00770DB2" w:rsidRDefault="00770DB2" w:rsidP="001E01F7">
      <w:r w:rsidRPr="00770DB2">
        <w:t>L</w:t>
      </w:r>
      <w:r>
        <w:t xml:space="preserve">a diferencia entre Q y los otros dos: </w:t>
      </w:r>
      <w:r>
        <w:rPr>
          <w:b/>
          <w:bCs/>
        </w:rPr>
        <w:t xml:space="preserve">Q solo hace falta para el token que se </w:t>
      </w:r>
      <w:proofErr w:type="spellStart"/>
      <w:r>
        <w:rPr>
          <w:b/>
          <w:bCs/>
        </w:rPr>
        <w:t>esta</w:t>
      </w:r>
      <w:proofErr w:type="spellEnd"/>
      <w:r>
        <w:rPr>
          <w:b/>
          <w:bCs/>
        </w:rPr>
        <w:t xml:space="preserve"> procesando </w:t>
      </w:r>
      <w:r>
        <w:t>(“</w:t>
      </w:r>
      <w:proofErr w:type="spellStart"/>
      <w:r>
        <w:t>eat</w:t>
      </w:r>
      <w:proofErr w:type="spellEnd"/>
      <w:r>
        <w:t xml:space="preserve">”), </w:t>
      </w:r>
      <w:r w:rsidR="00C91034">
        <w:t xml:space="preserve">mientras que </w:t>
      </w:r>
      <w:r w:rsidR="00C91034">
        <w:rPr>
          <w:b/>
          <w:bCs/>
        </w:rPr>
        <w:t xml:space="preserve">K y V </w:t>
      </w:r>
      <w:r w:rsidR="00825FEA">
        <w:rPr>
          <w:b/>
          <w:bCs/>
        </w:rPr>
        <w:t xml:space="preserve">hacen falta para todos los tokens de la oración </w:t>
      </w:r>
      <w:r w:rsidR="00825FEA">
        <w:t>(porque “</w:t>
      </w:r>
      <w:proofErr w:type="spellStart"/>
      <w:r w:rsidR="00825FEA">
        <w:t>eat</w:t>
      </w:r>
      <w:proofErr w:type="spellEnd"/>
      <w:r w:rsidR="00825FEA">
        <w:t>” necesita comparar su Query contra el Key de cada uno) – por eso Q multiplica solo por 8 (cabezas), y K/V multiplican por 8x5 (</w:t>
      </w:r>
      <w:r w:rsidR="00E309A7">
        <w:t xml:space="preserve">cabezas x </w:t>
      </w:r>
      <w:r w:rsidR="006439EE">
        <w:t xml:space="preserve">tokens). En total, hay 512 + 2.560 + 2.560 = 5.632 </w:t>
      </w:r>
      <w:proofErr w:type="spellStart"/>
      <w:r w:rsidR="006439EE">
        <w:t>numeros</w:t>
      </w:r>
      <w:proofErr w:type="spellEnd"/>
      <w:r w:rsidR="006439EE">
        <w:t xml:space="preserve"> en juego – pero, como vimos, la formula nunca los procesa todos juntos: los procesa de a 704 por vez (64+320+320), una </w:t>
      </w:r>
      <w:proofErr w:type="spellStart"/>
      <w:r w:rsidR="006439EE">
        <w:t>ve</w:t>
      </w:r>
      <w:proofErr w:type="spellEnd"/>
      <w:r w:rsidR="006439EE">
        <w:t xml:space="preserve"> por cada una de las 8 cabezas.</w:t>
      </w:r>
    </w:p>
    <w:p w14:paraId="14180521" w14:textId="129AD961" w:rsidR="00F92819" w:rsidRDefault="0030369B" w:rsidP="00650E95">
      <w:r w:rsidRPr="0030369B">
        <w:rPr>
          <w:noProof/>
        </w:rPr>
        <w:lastRenderedPageBreak/>
        <w:drawing>
          <wp:inline distT="0" distB="0" distL="0" distR="0" wp14:anchorId="59922305" wp14:editId="7CA58117">
            <wp:extent cx="5414632" cy="1411816"/>
            <wp:effectExtent l="19050" t="19050" r="15240" b="17145"/>
            <wp:docPr id="545284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84166" name=""/>
                    <pic:cNvPicPr/>
                  </pic:nvPicPr>
                  <pic:blipFill>
                    <a:blip r:embed="rId167"/>
                    <a:stretch>
                      <a:fillRect/>
                    </a:stretch>
                  </pic:blipFill>
                  <pic:spPr>
                    <a:xfrm>
                      <a:off x="0" y="0"/>
                      <a:ext cx="5435422" cy="1417237"/>
                    </a:xfrm>
                    <a:prstGeom prst="rect">
                      <a:avLst/>
                    </a:prstGeom>
                    <a:ln w="19050">
                      <a:solidFill>
                        <a:schemeClr val="tx1"/>
                      </a:solidFill>
                    </a:ln>
                  </pic:spPr>
                </pic:pic>
              </a:graphicData>
            </a:graphic>
          </wp:inline>
        </w:drawing>
      </w:r>
    </w:p>
    <w:p w14:paraId="06819758" w14:textId="36E7352C" w:rsidR="0030369B" w:rsidRPr="00582BB6" w:rsidRDefault="003075EF" w:rsidP="002A5D8B">
      <w:pPr>
        <w:pStyle w:val="Ttulo6"/>
        <w:rPr>
          <w:b/>
          <w:bCs/>
          <w:i w:val="0"/>
          <w:iCs w:val="0"/>
          <w:sz w:val="24"/>
        </w:rPr>
      </w:pPr>
      <w:r w:rsidRPr="00582BB6">
        <w:rPr>
          <w:b/>
          <w:bCs/>
          <w:i w:val="0"/>
          <w:iCs w:val="0"/>
          <w:sz w:val="24"/>
          <w:highlight w:val="yellow"/>
        </w:rPr>
        <w:t>1.12.5.1.3.5</w:t>
      </w:r>
      <w:r w:rsidR="00B71E16" w:rsidRPr="00582BB6">
        <w:rPr>
          <w:b/>
          <w:bCs/>
          <w:i w:val="0"/>
          <w:iCs w:val="0"/>
          <w:sz w:val="24"/>
          <w:highlight w:val="yellow"/>
        </w:rPr>
        <w:t>: Paso 5 – se pagan los 8 resultados, uno atrás del otro:</w:t>
      </w:r>
    </w:p>
    <w:p w14:paraId="366C94F6" w14:textId="68C2EE41" w:rsidR="00B71E16" w:rsidRDefault="00AC23BB" w:rsidP="00B71E16">
      <w:r w:rsidRPr="00AC23BB">
        <w:rPr>
          <w:noProof/>
        </w:rPr>
        <w:drawing>
          <wp:inline distT="0" distB="0" distL="0" distR="0" wp14:anchorId="193B352B" wp14:editId="5BB2DBD5">
            <wp:extent cx="4011083" cy="533541"/>
            <wp:effectExtent l="19050" t="19050" r="27940" b="19050"/>
            <wp:docPr id="820801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01271" name=""/>
                    <pic:cNvPicPr/>
                  </pic:nvPicPr>
                  <pic:blipFill>
                    <a:blip r:embed="rId168"/>
                    <a:stretch>
                      <a:fillRect/>
                    </a:stretch>
                  </pic:blipFill>
                  <pic:spPr>
                    <a:xfrm>
                      <a:off x="0" y="0"/>
                      <a:ext cx="4048915" cy="538573"/>
                    </a:xfrm>
                    <a:prstGeom prst="rect">
                      <a:avLst/>
                    </a:prstGeom>
                    <a:ln w="19050">
                      <a:solidFill>
                        <a:schemeClr val="tx1"/>
                      </a:solidFill>
                    </a:ln>
                  </pic:spPr>
                </pic:pic>
              </a:graphicData>
            </a:graphic>
          </wp:inline>
        </w:drawing>
      </w:r>
    </w:p>
    <w:p w14:paraId="0277B0FD" w14:textId="2F69AB3B" w:rsidR="00AC23BB" w:rsidRDefault="001941D9" w:rsidP="00B71E16">
      <w:pPr>
        <w:rPr>
          <w:b/>
          <w:bCs/>
        </w:rPr>
      </w:pPr>
      <w:r w:rsidRPr="00AC23BB">
        <w:rPr>
          <w:rFonts w:ascii="Segoe UI Emoji" w:hAnsi="Segoe UI Emoji" w:cs="Segoe UI Emoji"/>
        </w:rPr>
        <w:t>🔀</w:t>
      </w:r>
      <w:r>
        <w:rPr>
          <w:b/>
          <w:bCs/>
        </w:rPr>
        <w:t xml:space="preserve"> ¿</w:t>
      </w:r>
      <w:r w:rsidR="00AC23BB">
        <w:rPr>
          <w:b/>
          <w:bCs/>
        </w:rPr>
        <w:t xml:space="preserve">Esto se concatena por los 5 tokens, o por las 8 </w:t>
      </w:r>
      <w:r w:rsidR="00400B2D">
        <w:rPr>
          <w:b/>
          <w:bCs/>
        </w:rPr>
        <w:t>cabezas?</w:t>
      </w:r>
    </w:p>
    <w:p w14:paraId="240B5D5A" w14:textId="3D448A10" w:rsidR="008A3A53" w:rsidRPr="008A3A53" w:rsidRDefault="00400B2D" w:rsidP="00B71E16">
      <w:r>
        <w:rPr>
          <w:b/>
          <w:bCs/>
        </w:rPr>
        <w:t xml:space="preserve">R: </w:t>
      </w:r>
      <w:r>
        <w:t xml:space="preserve">Por las </w:t>
      </w:r>
      <w:r>
        <w:rPr>
          <w:b/>
          <w:bCs/>
        </w:rPr>
        <w:t xml:space="preserve">8 cabezas – </w:t>
      </w:r>
      <w:r>
        <w:t xml:space="preserve">se pegan los 8 resultados que dieron las 8 cabezas </w:t>
      </w:r>
      <w:r>
        <w:rPr>
          <w:b/>
          <w:bCs/>
        </w:rPr>
        <w:t xml:space="preserve">para el mismo token </w:t>
      </w:r>
      <w:r>
        <w:t>(“</w:t>
      </w:r>
      <w:proofErr w:type="spellStart"/>
      <w:r>
        <w:t>eat</w:t>
      </w:r>
      <w:proofErr w:type="spellEnd"/>
      <w:r>
        <w:t xml:space="preserve">”), no los resultados de tokens distintos. </w:t>
      </w:r>
      <w:r w:rsidR="00222685" w:rsidRPr="00222685">
        <w:t xml:space="preserve">Pero, como ya vimos en el recuadro </w:t>
      </w:r>
      <w:r w:rsidR="00222685" w:rsidRPr="00222685">
        <w:rPr>
          <w:rFonts w:ascii="Segoe UI Emoji" w:hAnsi="Segoe UI Emoji" w:cs="Segoe UI Emoji"/>
        </w:rPr>
        <w:t>🔀</w:t>
      </w:r>
      <w:r w:rsidR="00222685">
        <w:t xml:space="preserve"> del Paso 3, este Paso 5 (y todo el Paso 4 que lo procede) se repite </w:t>
      </w:r>
      <w:r w:rsidR="00222685">
        <w:rPr>
          <w:b/>
          <w:bCs/>
        </w:rPr>
        <w:t xml:space="preserve">una vez por cada uno de los 5 tokens </w:t>
      </w:r>
      <w:r w:rsidR="00222685">
        <w:t xml:space="preserve">de la oración, en paralelo – porque cada token </w:t>
      </w:r>
      <w:r w:rsidR="00EA5887">
        <w:t xml:space="preserve">necesita su propio resultado final. </w:t>
      </w:r>
      <w:proofErr w:type="spellStart"/>
      <w:r w:rsidR="008A3A53">
        <w:t>Asi</w:t>
      </w:r>
      <w:proofErr w:type="spellEnd"/>
      <w:r w:rsidR="008A3A53">
        <w:t xml:space="preserve"> </w:t>
      </w:r>
      <w:proofErr w:type="gramStart"/>
      <w:r w:rsidR="008A3A53">
        <w:t>que</w:t>
      </w:r>
      <w:proofErr w:type="gramEnd"/>
      <w:r w:rsidR="008A3A53">
        <w:t xml:space="preserve"> al terminar, no hay “un solo vector gigante para toda la oración”: Hay </w:t>
      </w:r>
      <w:r w:rsidR="008A3A53">
        <w:rPr>
          <w:b/>
          <w:bCs/>
        </w:rPr>
        <w:t xml:space="preserve">5 vectores de 512 </w:t>
      </w:r>
      <w:proofErr w:type="spellStart"/>
      <w:r w:rsidR="008A3A53">
        <w:rPr>
          <w:b/>
          <w:bCs/>
        </w:rPr>
        <w:t>numeros</w:t>
      </w:r>
      <w:proofErr w:type="spellEnd"/>
      <w:r w:rsidR="008A3A53">
        <w:rPr>
          <w:b/>
          <w:bCs/>
        </w:rPr>
        <w:t xml:space="preserve">, </w:t>
      </w:r>
      <w:r w:rsidR="008A3A53">
        <w:t>uno por token, cada uno armado concatenando las 8 cabezas de ESE token en particular.</w:t>
      </w:r>
    </w:p>
    <w:p w14:paraId="716EA7BE" w14:textId="420B2184" w:rsidR="005834C0" w:rsidRPr="00582BB6" w:rsidRDefault="003075EF" w:rsidP="002A5D8B">
      <w:pPr>
        <w:pStyle w:val="Ttulo6"/>
        <w:rPr>
          <w:rFonts w:cs="Arial"/>
          <w:b/>
          <w:bCs/>
          <w:i w:val="0"/>
          <w:iCs w:val="0"/>
          <w:sz w:val="24"/>
        </w:rPr>
      </w:pPr>
      <w:r w:rsidRPr="00582BB6">
        <w:rPr>
          <w:rFonts w:cs="Arial"/>
          <w:b/>
          <w:bCs/>
          <w:i w:val="0"/>
          <w:iCs w:val="0"/>
          <w:sz w:val="24"/>
          <w:highlight w:val="yellow"/>
        </w:rPr>
        <w:t>1.12.5.1.3.</w:t>
      </w:r>
      <w:r w:rsidR="00582BB6" w:rsidRPr="00582BB6">
        <w:rPr>
          <w:rFonts w:cs="Arial"/>
          <w:b/>
          <w:bCs/>
          <w:i w:val="0"/>
          <w:iCs w:val="0"/>
          <w:sz w:val="24"/>
          <w:highlight w:val="yellow"/>
        </w:rPr>
        <w:t>6</w:t>
      </w:r>
      <w:r w:rsidR="005834C0" w:rsidRPr="00582BB6">
        <w:rPr>
          <w:rFonts w:cs="Arial"/>
          <w:b/>
          <w:bCs/>
          <w:i w:val="0"/>
          <w:iCs w:val="0"/>
          <w:sz w:val="24"/>
          <w:highlight w:val="yellow"/>
        </w:rPr>
        <w:t xml:space="preserve">: Paso 6 – ese vector pasa por una última matriz, </w:t>
      </w:r>
      <m:oMath>
        <m:sSup>
          <m:sSupPr>
            <m:ctrlPr>
              <w:rPr>
                <w:rFonts w:ascii="Cambria Math" w:hAnsi="Cambria Math" w:cs="Arial"/>
                <w:b/>
                <w:bCs/>
                <w:i w:val="0"/>
                <w:iCs w:val="0"/>
                <w:sz w:val="24"/>
                <w:highlight w:val="yellow"/>
              </w:rPr>
            </m:ctrlPr>
          </m:sSupPr>
          <m:e>
            <m:r>
              <m:rPr>
                <m:sty m:val="bi"/>
              </m:rPr>
              <w:rPr>
                <w:rFonts w:ascii="Cambria Math" w:hAnsi="Cambria Math" w:cs="Arial"/>
                <w:sz w:val="24"/>
                <w:highlight w:val="yellow"/>
              </w:rPr>
              <m:t>W</m:t>
            </m:r>
          </m:e>
          <m:sup>
            <m:r>
              <m:rPr>
                <m:sty m:val="bi"/>
              </m:rPr>
              <w:rPr>
                <w:rFonts w:ascii="Cambria Math" w:hAnsi="Cambria Math" w:cs="Arial"/>
                <w:sz w:val="24"/>
                <w:highlight w:val="yellow"/>
              </w:rPr>
              <m:t>O</m:t>
            </m:r>
          </m:sup>
        </m:sSup>
      </m:oMath>
      <w:r w:rsidR="005834C0" w:rsidRPr="00582BB6">
        <w:rPr>
          <w:rFonts w:cs="Arial"/>
          <w:b/>
          <w:bCs/>
          <w:i w:val="0"/>
          <w:iCs w:val="0"/>
          <w:sz w:val="24"/>
          <w:highlight w:val="yellow"/>
        </w:rPr>
        <w:t>:</w:t>
      </w:r>
    </w:p>
    <w:p w14:paraId="49F77759" w14:textId="686A04F9" w:rsidR="0030369B" w:rsidRDefault="00223E11" w:rsidP="00650E95">
      <w:r w:rsidRPr="00223E11">
        <w:rPr>
          <w:noProof/>
        </w:rPr>
        <w:drawing>
          <wp:inline distT="0" distB="0" distL="0" distR="0" wp14:anchorId="29F72C6C" wp14:editId="3F59BD79">
            <wp:extent cx="4163483" cy="391397"/>
            <wp:effectExtent l="19050" t="19050" r="8890" b="27940"/>
            <wp:docPr id="1203595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95626" name=""/>
                    <pic:cNvPicPr/>
                  </pic:nvPicPr>
                  <pic:blipFill>
                    <a:blip r:embed="rId169"/>
                    <a:stretch>
                      <a:fillRect/>
                    </a:stretch>
                  </pic:blipFill>
                  <pic:spPr>
                    <a:xfrm>
                      <a:off x="0" y="0"/>
                      <a:ext cx="4241631" cy="398743"/>
                    </a:xfrm>
                    <a:prstGeom prst="rect">
                      <a:avLst/>
                    </a:prstGeom>
                    <a:ln w="19050">
                      <a:solidFill>
                        <a:schemeClr val="tx1"/>
                      </a:solidFill>
                    </a:ln>
                  </pic:spPr>
                </pic:pic>
              </a:graphicData>
            </a:graphic>
          </wp:inline>
        </w:drawing>
      </w:r>
      <w:r w:rsidR="005831B4" w:rsidRPr="005831B4">
        <w:rPr>
          <w:noProof/>
        </w:rPr>
        <w:drawing>
          <wp:inline distT="0" distB="0" distL="0" distR="0" wp14:anchorId="0A33E74C" wp14:editId="1B001EE5">
            <wp:extent cx="3960283" cy="2176576"/>
            <wp:effectExtent l="19050" t="19050" r="21590" b="14605"/>
            <wp:docPr id="1719121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21013" name=""/>
                    <pic:cNvPicPr/>
                  </pic:nvPicPr>
                  <pic:blipFill>
                    <a:blip r:embed="rId170"/>
                    <a:stretch>
                      <a:fillRect/>
                    </a:stretch>
                  </pic:blipFill>
                  <pic:spPr>
                    <a:xfrm>
                      <a:off x="0" y="0"/>
                      <a:ext cx="3975639" cy="2185016"/>
                    </a:xfrm>
                    <a:prstGeom prst="rect">
                      <a:avLst/>
                    </a:prstGeom>
                    <a:ln w="19050">
                      <a:solidFill>
                        <a:schemeClr val="tx1"/>
                      </a:solidFill>
                    </a:ln>
                  </pic:spPr>
                </pic:pic>
              </a:graphicData>
            </a:graphic>
          </wp:inline>
        </w:drawing>
      </w:r>
    </w:p>
    <w:p w14:paraId="0ABAE2CA" w14:textId="2915DCF7" w:rsidR="0014379E" w:rsidRDefault="0014379E" w:rsidP="00650E95">
      <w:r w:rsidRPr="00EF173E">
        <w:rPr>
          <w:highlight w:val="yellow"/>
        </w:rPr>
        <w:t xml:space="preserve">[W0 </w:t>
      </w:r>
      <w:r w:rsidR="00EF173E" w:rsidRPr="00EF173E">
        <w:rPr>
          <w:highlight w:val="yellow"/>
        </w:rPr>
        <w:t>es la que “mezcla con la cuchara” esos 8 pedazos, para que la información de una cabeza pueda combinarse con la de otra en un único vector integrado</w:t>
      </w:r>
      <w:r w:rsidR="00542BDD">
        <w:rPr>
          <w:highlight w:val="yellow"/>
        </w:rPr>
        <w:t xml:space="preserve">. Es una matriz aprendida, igual que todas las demás – arranca al azar y se ajusta con </w:t>
      </w:r>
      <w:proofErr w:type="spellStart"/>
      <w:r w:rsidR="00542BDD">
        <w:rPr>
          <w:highlight w:val="yellow"/>
        </w:rPr>
        <w:t>backpropagation</w:t>
      </w:r>
      <w:proofErr w:type="spellEnd"/>
      <w:r w:rsidRPr="00EF173E">
        <w:rPr>
          <w:highlight w:val="yellow"/>
        </w:rPr>
        <w:t>]</w:t>
      </w:r>
    </w:p>
    <w:p w14:paraId="63018491" w14:textId="77777777" w:rsidR="007608E9" w:rsidRPr="007608E9" w:rsidRDefault="007608E9" w:rsidP="007608E9">
      <w:r w:rsidRPr="007608E9">
        <w:t>Ese resultado final de 512 números es lo que sigue camino hacia el próximo paso del modelo (</w:t>
      </w:r>
      <w:proofErr w:type="spellStart"/>
      <w:r w:rsidRPr="007608E9">
        <w:t>Feed</w:t>
      </w:r>
      <w:proofErr w:type="spellEnd"/>
      <w:r w:rsidRPr="007608E9">
        <w:t>-Forward).</w:t>
      </w:r>
    </w:p>
    <w:p w14:paraId="585E38D6" w14:textId="32BF5647" w:rsidR="007608E9" w:rsidRDefault="00604747" w:rsidP="00650E95">
      <w:r w:rsidRPr="00604747">
        <w:rPr>
          <w:noProof/>
        </w:rPr>
        <w:lastRenderedPageBreak/>
        <w:drawing>
          <wp:inline distT="0" distB="0" distL="0" distR="0" wp14:anchorId="715DC25F" wp14:editId="0769C4C2">
            <wp:extent cx="3562350" cy="1519605"/>
            <wp:effectExtent l="19050" t="19050" r="19050" b="23495"/>
            <wp:docPr id="1177327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27341" name=""/>
                    <pic:cNvPicPr/>
                  </pic:nvPicPr>
                  <pic:blipFill>
                    <a:blip r:embed="rId171"/>
                    <a:stretch>
                      <a:fillRect/>
                    </a:stretch>
                  </pic:blipFill>
                  <pic:spPr>
                    <a:xfrm>
                      <a:off x="0" y="0"/>
                      <a:ext cx="3576437" cy="1525614"/>
                    </a:xfrm>
                    <a:prstGeom prst="rect">
                      <a:avLst/>
                    </a:prstGeom>
                    <a:ln w="19050">
                      <a:solidFill>
                        <a:schemeClr val="tx1"/>
                      </a:solidFill>
                    </a:ln>
                  </pic:spPr>
                </pic:pic>
              </a:graphicData>
            </a:graphic>
          </wp:inline>
        </w:drawing>
      </w:r>
    </w:p>
    <w:p w14:paraId="625BCE0A" w14:textId="33BD472E" w:rsidR="00BD12B5" w:rsidRDefault="00BD12B5" w:rsidP="00650E95">
      <w:r w:rsidRPr="002137B2">
        <w:rPr>
          <w:highlight w:val="yellow"/>
        </w:rPr>
        <w:t>[</w:t>
      </w:r>
      <w:r w:rsidR="00CC594B" w:rsidRPr="002137B2">
        <w:rPr>
          <w:highlight w:val="yellow"/>
        </w:rPr>
        <w:t>ahora cada token esta enriquecido con información del resto de la oración, en vez de ser solo el significado aislado de esa palabra</w:t>
      </w:r>
      <w:r w:rsidRPr="002137B2">
        <w:rPr>
          <w:highlight w:val="yellow"/>
        </w:rPr>
        <w:t>]</w:t>
      </w:r>
    </w:p>
    <w:p w14:paraId="2454088B" w14:textId="77777777" w:rsidR="009B79E8" w:rsidRDefault="009B79E8" w:rsidP="009B79E8">
      <w:r w:rsidRPr="009B79E8">
        <w:rPr>
          <w:b/>
          <w:bCs/>
        </w:rPr>
        <w:t>Resumen en una línea</w:t>
      </w:r>
      <w:r w:rsidRPr="009B79E8">
        <w:t>: 1 vector de 512 → se copia 8 veces → cada copia se reduce a 64 y se procesa por separado en su propia cabeza → los 8 resultados de 64 se pegan → vuelve a ser un vector de 512.</w:t>
      </w:r>
    </w:p>
    <w:p w14:paraId="2A943754" w14:textId="77777777" w:rsidR="00F246F6" w:rsidRDefault="00F246F6" w:rsidP="009B79E8"/>
    <w:p w14:paraId="1BE44B66" w14:textId="6BF4302F" w:rsidR="00F246F6" w:rsidRDefault="00F246F6">
      <w:r>
        <w:br w:type="page"/>
      </w:r>
    </w:p>
    <w:p w14:paraId="41C70B99" w14:textId="404661D0" w:rsidR="00F246F6" w:rsidRPr="00582BB6" w:rsidRDefault="00582BB6" w:rsidP="002A5D8B">
      <w:pPr>
        <w:pStyle w:val="Ttulo4"/>
        <w:rPr>
          <w:b/>
          <w:bCs/>
          <w:i w:val="0"/>
          <w:iCs w:val="0"/>
          <w:sz w:val="24"/>
        </w:rPr>
      </w:pPr>
      <w:r w:rsidRPr="00EB7A0C">
        <w:rPr>
          <w:b/>
          <w:bCs/>
          <w:i w:val="0"/>
          <w:iCs w:val="0"/>
          <w:highlight w:val="yellow"/>
        </w:rPr>
        <w:lastRenderedPageBreak/>
        <w:t>1.12.5.</w:t>
      </w:r>
      <w:r>
        <w:rPr>
          <w:b/>
          <w:bCs/>
          <w:i w:val="0"/>
          <w:iCs w:val="0"/>
          <w:highlight w:val="yellow"/>
        </w:rPr>
        <w:t>2</w:t>
      </w:r>
      <w:r w:rsidR="00F246F6" w:rsidRPr="00582BB6">
        <w:rPr>
          <w:b/>
          <w:bCs/>
          <w:i w:val="0"/>
          <w:iCs w:val="0"/>
          <w:sz w:val="24"/>
          <w:highlight w:val="yellow"/>
        </w:rPr>
        <w:t xml:space="preserve"> Paso 4</w:t>
      </w:r>
      <w:r w:rsidR="001077D1" w:rsidRPr="00582BB6">
        <w:rPr>
          <w:b/>
          <w:bCs/>
          <w:i w:val="0"/>
          <w:iCs w:val="0"/>
          <w:sz w:val="24"/>
          <w:highlight w:val="yellow"/>
        </w:rPr>
        <w:t xml:space="preserve"> (capa 1/6)</w:t>
      </w:r>
      <w:r w:rsidR="00F246F6" w:rsidRPr="00582BB6">
        <w:rPr>
          <w:b/>
          <w:bCs/>
          <w:i w:val="0"/>
          <w:iCs w:val="0"/>
          <w:sz w:val="24"/>
          <w:highlight w:val="yellow"/>
        </w:rPr>
        <w:t xml:space="preserve">: Residual </w:t>
      </w:r>
      <w:proofErr w:type="spellStart"/>
      <w:r w:rsidR="00F246F6" w:rsidRPr="00582BB6">
        <w:rPr>
          <w:b/>
          <w:bCs/>
          <w:i w:val="0"/>
          <w:iCs w:val="0"/>
          <w:sz w:val="24"/>
          <w:highlight w:val="yellow"/>
        </w:rPr>
        <w:t>connections</w:t>
      </w:r>
      <w:proofErr w:type="spellEnd"/>
      <w:r w:rsidR="00F246F6" w:rsidRPr="00582BB6">
        <w:rPr>
          <w:b/>
          <w:bCs/>
          <w:i w:val="0"/>
          <w:iCs w:val="0"/>
          <w:sz w:val="24"/>
          <w:highlight w:val="yellow"/>
        </w:rPr>
        <w:t xml:space="preserve"> + Layer </w:t>
      </w:r>
      <w:proofErr w:type="spellStart"/>
      <w:r w:rsidR="00F246F6" w:rsidRPr="00582BB6">
        <w:rPr>
          <w:b/>
          <w:bCs/>
          <w:i w:val="0"/>
          <w:iCs w:val="0"/>
          <w:sz w:val="24"/>
          <w:highlight w:val="yellow"/>
        </w:rPr>
        <w:t>Normalization</w:t>
      </w:r>
      <w:proofErr w:type="spellEnd"/>
      <w:r w:rsidR="00C242B4" w:rsidRPr="00582BB6">
        <w:rPr>
          <w:b/>
          <w:bCs/>
          <w:i w:val="0"/>
          <w:iCs w:val="0"/>
          <w:sz w:val="24"/>
          <w:highlight w:val="yellow"/>
        </w:rPr>
        <w:t xml:space="preserve"> </w:t>
      </w:r>
      <w:r w:rsidR="00BD121A" w:rsidRPr="00582BB6">
        <w:rPr>
          <w:b/>
          <w:bCs/>
          <w:i w:val="0"/>
          <w:iCs w:val="0"/>
          <w:sz w:val="24"/>
          <w:highlight w:val="yellow"/>
        </w:rPr>
        <w:t xml:space="preserve">#1 </w:t>
      </w:r>
      <w:r w:rsidR="00C242B4" w:rsidRPr="00582BB6">
        <w:rPr>
          <w:b/>
          <w:bCs/>
          <w:i w:val="0"/>
          <w:iCs w:val="0"/>
          <w:sz w:val="24"/>
          <w:highlight w:val="yellow"/>
        </w:rPr>
        <w:t xml:space="preserve">(se aplica </w:t>
      </w:r>
      <w:proofErr w:type="spellStart"/>
      <w:r w:rsidR="00C242B4" w:rsidRPr="00582BB6">
        <w:rPr>
          <w:b/>
          <w:bCs/>
          <w:i w:val="0"/>
          <w:iCs w:val="0"/>
          <w:sz w:val="24"/>
          <w:highlight w:val="yellow"/>
        </w:rPr>
        <w:t>despues</w:t>
      </w:r>
      <w:proofErr w:type="spellEnd"/>
      <w:r w:rsidR="00C242B4" w:rsidRPr="00582BB6">
        <w:rPr>
          <w:b/>
          <w:bCs/>
          <w:i w:val="0"/>
          <w:iCs w:val="0"/>
          <w:sz w:val="24"/>
          <w:highlight w:val="yellow"/>
        </w:rPr>
        <w:t xml:space="preserve"> de Multi-Head </w:t>
      </w:r>
      <w:proofErr w:type="spellStart"/>
      <w:r w:rsidR="00C242B4" w:rsidRPr="00582BB6">
        <w:rPr>
          <w:b/>
          <w:bCs/>
          <w:i w:val="0"/>
          <w:iCs w:val="0"/>
          <w:sz w:val="24"/>
          <w:highlight w:val="yellow"/>
        </w:rPr>
        <w:t>Attention</w:t>
      </w:r>
      <w:proofErr w:type="spellEnd"/>
      <w:r w:rsidR="00C242B4" w:rsidRPr="00582BB6">
        <w:rPr>
          <w:b/>
          <w:bCs/>
          <w:i w:val="0"/>
          <w:iCs w:val="0"/>
          <w:sz w:val="24"/>
          <w:highlight w:val="yellow"/>
        </w:rPr>
        <w:t xml:space="preserve"> y </w:t>
      </w:r>
      <w:proofErr w:type="spellStart"/>
      <w:r w:rsidR="00C242B4" w:rsidRPr="00582BB6">
        <w:rPr>
          <w:b/>
          <w:bCs/>
          <w:i w:val="0"/>
          <w:iCs w:val="0"/>
          <w:sz w:val="24"/>
          <w:highlight w:val="yellow"/>
        </w:rPr>
        <w:t>Feed</w:t>
      </w:r>
      <w:proofErr w:type="spellEnd"/>
      <w:r w:rsidR="00C242B4" w:rsidRPr="00582BB6">
        <w:rPr>
          <w:b/>
          <w:bCs/>
          <w:i w:val="0"/>
          <w:iCs w:val="0"/>
          <w:sz w:val="24"/>
          <w:highlight w:val="yellow"/>
        </w:rPr>
        <w:t>-Forward Network)</w:t>
      </w:r>
    </w:p>
    <w:p w14:paraId="196F2C54" w14:textId="36728114" w:rsidR="00F246F6" w:rsidRDefault="00860AF2">
      <w:r>
        <w:t xml:space="preserve">Cada </w:t>
      </w:r>
      <w:proofErr w:type="spellStart"/>
      <w:r>
        <w:t>sub-capa</w:t>
      </w:r>
      <w:proofErr w:type="spellEnd"/>
      <w:r>
        <w:t xml:space="preserve"> (atención y </w:t>
      </w:r>
      <w:proofErr w:type="spellStart"/>
      <w:r>
        <w:t>feed</w:t>
      </w:r>
      <w:proofErr w:type="spellEnd"/>
      <w:r>
        <w:t xml:space="preserve">-forward) tiene un “atajo”: se suma la entrada </w:t>
      </w:r>
      <w:r w:rsidR="00A1098F">
        <w:t xml:space="preserve">original a la salida, y </w:t>
      </w:r>
      <w:proofErr w:type="spellStart"/>
      <w:r w:rsidR="00C43233">
        <w:t>despues</w:t>
      </w:r>
      <w:proofErr w:type="spellEnd"/>
      <w:r w:rsidR="00C43233">
        <w:t xml:space="preserve"> se normaliza:</w:t>
      </w:r>
    </w:p>
    <w:p w14:paraId="529196F4" w14:textId="43C87E54" w:rsidR="00C43233" w:rsidRDefault="00C43233">
      <w:r w:rsidRPr="00C43233">
        <w:rPr>
          <w:noProof/>
        </w:rPr>
        <w:drawing>
          <wp:inline distT="0" distB="0" distL="0" distR="0" wp14:anchorId="7DA33C7F" wp14:editId="26B10684">
            <wp:extent cx="6492803" cy="472481"/>
            <wp:effectExtent l="38100" t="38100" r="41910" b="41910"/>
            <wp:docPr id="1934171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71521" name=""/>
                    <pic:cNvPicPr/>
                  </pic:nvPicPr>
                  <pic:blipFill>
                    <a:blip r:embed="rId172"/>
                    <a:stretch>
                      <a:fillRect/>
                    </a:stretch>
                  </pic:blipFill>
                  <pic:spPr>
                    <a:xfrm>
                      <a:off x="0" y="0"/>
                      <a:ext cx="6492803" cy="472481"/>
                    </a:xfrm>
                    <a:prstGeom prst="rect">
                      <a:avLst/>
                    </a:prstGeom>
                    <a:ln w="28575">
                      <a:solidFill>
                        <a:schemeClr val="tx1"/>
                      </a:solidFill>
                    </a:ln>
                  </pic:spPr>
                </pic:pic>
              </a:graphicData>
            </a:graphic>
          </wp:inline>
        </w:drawing>
      </w:r>
    </w:p>
    <w:p w14:paraId="2194C227" w14:textId="3E3D589B" w:rsidR="00860AF2" w:rsidRDefault="00C43233">
      <w:r>
        <w:t xml:space="preserve">Se llama “Residual” (residuo) justamente porque no reemplaza el vector original: lo </w:t>
      </w:r>
      <w:r>
        <w:rPr>
          <w:b/>
          <w:bCs/>
        </w:rPr>
        <w:t xml:space="preserve">conserva </w:t>
      </w:r>
      <w:r>
        <w:t xml:space="preserve">(lo suma), y la </w:t>
      </w:r>
      <w:proofErr w:type="spellStart"/>
      <w:r>
        <w:t>sub-capa</w:t>
      </w:r>
      <w:proofErr w:type="spellEnd"/>
      <w:r>
        <w:t xml:space="preserve"> le agrega un ajuste encima – nunca “tira” del todo lo que ya había. </w:t>
      </w:r>
      <w:r w:rsidR="00A7043A">
        <w:t xml:space="preserve">Esto ayuda a que el entrenamiento no se “pierda” en redes tan profundas – es un truco tomado de otro </w:t>
      </w:r>
      <w:proofErr w:type="spellStart"/>
      <w:proofErr w:type="gramStart"/>
      <w:r w:rsidR="00A7043A">
        <w:t>paper</w:t>
      </w:r>
      <w:proofErr w:type="spellEnd"/>
      <w:proofErr w:type="gramEnd"/>
      <w:r w:rsidR="00A7043A">
        <w:t xml:space="preserve"> (</w:t>
      </w:r>
      <w:proofErr w:type="spellStart"/>
      <w:r w:rsidR="00A7043A">
        <w:t>ResNets</w:t>
      </w:r>
      <w:proofErr w:type="spellEnd"/>
      <w:r w:rsidR="00A7043A">
        <w:t xml:space="preserve">, 2016). Iugal que el </w:t>
      </w:r>
      <w:proofErr w:type="spellStart"/>
      <w:r w:rsidR="00A7043A">
        <w:t>Feed</w:t>
      </w:r>
      <w:proofErr w:type="spellEnd"/>
      <w:r w:rsidR="00A7043A">
        <w:t>-Forward, aplica en ambas mitades del modelo.</w:t>
      </w:r>
    </w:p>
    <w:p w14:paraId="0F20B228" w14:textId="77777777" w:rsidR="00C242B4" w:rsidRPr="00C242B4" w:rsidRDefault="00C242B4" w:rsidP="00C242B4">
      <w:r w:rsidRPr="00C242B4">
        <w:t>Qué es cada símbolo, su función, si es un peso entrenado, y su forma matemática:</w:t>
      </w:r>
    </w:p>
    <w:tbl>
      <w:tblPr>
        <w:tblStyle w:val="Tablaconcuadrcula4-nfasis4"/>
        <w:tblW w:w="0" w:type="auto"/>
        <w:tblLook w:val="04A0" w:firstRow="1" w:lastRow="0" w:firstColumn="1" w:lastColumn="0" w:noHBand="0" w:noVBand="1"/>
      </w:tblPr>
      <w:tblGrid>
        <w:gridCol w:w="1621"/>
        <w:gridCol w:w="3244"/>
        <w:gridCol w:w="1648"/>
        <w:gridCol w:w="1914"/>
        <w:gridCol w:w="1273"/>
        <w:gridCol w:w="1090"/>
      </w:tblGrid>
      <w:tr w:rsidR="00D13C49" w14:paraId="2CFF73CA" w14:textId="77777777" w:rsidTr="003E0D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7C3A6F9" w14:textId="14F424DA" w:rsidR="00D13C49" w:rsidRPr="003E0D17" w:rsidRDefault="00D13C49">
            <w:pPr>
              <w:rPr>
                <w:b w:val="0"/>
                <w:bCs w:val="0"/>
              </w:rPr>
            </w:pPr>
            <w:proofErr w:type="spellStart"/>
            <w:r w:rsidRPr="003E0D17">
              <w:rPr>
                <w:b w:val="0"/>
                <w:bCs w:val="0"/>
              </w:rPr>
              <w:t>Simbolo</w:t>
            </w:r>
            <w:proofErr w:type="spellEnd"/>
          </w:p>
        </w:tc>
        <w:tc>
          <w:tcPr>
            <w:tcW w:w="2325" w:type="dxa"/>
          </w:tcPr>
          <w:p w14:paraId="77E94EA2" w14:textId="31E047A1" w:rsidR="00D13C49" w:rsidRPr="003E0D17" w:rsidRDefault="00D13C49">
            <w:pPr>
              <w:cnfStyle w:val="100000000000" w:firstRow="1" w:lastRow="0" w:firstColumn="0" w:lastColumn="0" w:oddVBand="0" w:evenVBand="0" w:oddHBand="0" w:evenHBand="0" w:firstRowFirstColumn="0" w:firstRowLastColumn="0" w:lastRowFirstColumn="0" w:lastRowLastColumn="0"/>
              <w:rPr>
                <w:b w:val="0"/>
                <w:bCs w:val="0"/>
              </w:rPr>
            </w:pPr>
            <w:r w:rsidRPr="003E0D17">
              <w:rPr>
                <w:b w:val="0"/>
                <w:bCs w:val="0"/>
              </w:rPr>
              <w:t>Que es</w:t>
            </w:r>
          </w:p>
        </w:tc>
        <w:tc>
          <w:tcPr>
            <w:tcW w:w="1798" w:type="dxa"/>
          </w:tcPr>
          <w:p w14:paraId="4C7A9530" w14:textId="0FEB33DE" w:rsidR="00D13C49" w:rsidRPr="003E0D17" w:rsidRDefault="00D13C49">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3E0D17">
              <w:rPr>
                <w:b w:val="0"/>
                <w:bCs w:val="0"/>
              </w:rPr>
              <w:t>Por que</w:t>
            </w:r>
            <w:proofErr w:type="spellEnd"/>
            <w:r w:rsidRPr="003E0D17">
              <w:rPr>
                <w:b w:val="0"/>
                <w:bCs w:val="0"/>
              </w:rPr>
              <w:t xml:space="preserve"> </w:t>
            </w:r>
            <w:proofErr w:type="spellStart"/>
            <w:r w:rsidRPr="003E0D17">
              <w:rPr>
                <w:b w:val="0"/>
                <w:bCs w:val="0"/>
              </w:rPr>
              <w:t>esta</w:t>
            </w:r>
            <w:proofErr w:type="spellEnd"/>
            <w:r w:rsidRPr="003E0D17">
              <w:rPr>
                <w:b w:val="0"/>
                <w:bCs w:val="0"/>
              </w:rPr>
              <w:t xml:space="preserve"> ahí (su función)</w:t>
            </w:r>
          </w:p>
        </w:tc>
        <w:tc>
          <w:tcPr>
            <w:tcW w:w="1798" w:type="dxa"/>
          </w:tcPr>
          <w:p w14:paraId="15BA217D" w14:textId="2A4A6C4B" w:rsidR="00D13C49" w:rsidRPr="003E0D17" w:rsidRDefault="00D13C49">
            <w:pPr>
              <w:cnfStyle w:val="100000000000" w:firstRow="1" w:lastRow="0" w:firstColumn="0" w:lastColumn="0" w:oddVBand="0" w:evenVBand="0" w:oddHBand="0" w:evenHBand="0" w:firstRowFirstColumn="0" w:firstRowLastColumn="0" w:lastRowFirstColumn="0" w:lastRowLastColumn="0"/>
              <w:rPr>
                <w:b w:val="0"/>
                <w:bCs w:val="0"/>
              </w:rPr>
            </w:pPr>
            <w:r w:rsidRPr="003E0D17">
              <w:rPr>
                <w:b w:val="0"/>
                <w:bCs w:val="0"/>
              </w:rPr>
              <w:t>¿Peso entrenado?</w:t>
            </w:r>
          </w:p>
        </w:tc>
        <w:tc>
          <w:tcPr>
            <w:tcW w:w="1799" w:type="dxa"/>
          </w:tcPr>
          <w:p w14:paraId="20A38417" w14:textId="1126113C" w:rsidR="00D13C49" w:rsidRPr="003E0D17" w:rsidRDefault="00D13C49">
            <w:pPr>
              <w:cnfStyle w:val="100000000000" w:firstRow="1" w:lastRow="0" w:firstColumn="0" w:lastColumn="0" w:oddVBand="0" w:evenVBand="0" w:oddHBand="0" w:evenHBand="0" w:firstRowFirstColumn="0" w:firstRowLastColumn="0" w:lastRowFirstColumn="0" w:lastRowLastColumn="0"/>
              <w:rPr>
                <w:b w:val="0"/>
                <w:bCs w:val="0"/>
              </w:rPr>
            </w:pPr>
            <w:r w:rsidRPr="003E0D17">
              <w:rPr>
                <w:b w:val="0"/>
                <w:bCs w:val="0"/>
              </w:rPr>
              <w:t>Forma matemática</w:t>
            </w:r>
          </w:p>
        </w:tc>
        <w:tc>
          <w:tcPr>
            <w:tcW w:w="1799" w:type="dxa"/>
          </w:tcPr>
          <w:p w14:paraId="3C0F2B5D" w14:textId="59C0FAE1" w:rsidR="00D13C49" w:rsidRPr="003E0D17" w:rsidRDefault="00D13C49">
            <w:pPr>
              <w:cnfStyle w:val="100000000000" w:firstRow="1" w:lastRow="0" w:firstColumn="0" w:lastColumn="0" w:oddVBand="0" w:evenVBand="0" w:oddHBand="0" w:evenHBand="0" w:firstRowFirstColumn="0" w:firstRowLastColumn="0" w:lastRowFirstColumn="0" w:lastRowLastColumn="0"/>
              <w:rPr>
                <w:b w:val="0"/>
                <w:bCs w:val="0"/>
              </w:rPr>
            </w:pPr>
            <w:r w:rsidRPr="003E0D17">
              <w:rPr>
                <w:b w:val="0"/>
                <w:bCs w:val="0"/>
              </w:rPr>
              <w:t>Tamaño real (</w:t>
            </w:r>
            <m:oMath>
              <m:sSub>
                <m:sSubPr>
                  <m:ctrlPr>
                    <w:rPr>
                      <w:rFonts w:ascii="Cambria Math" w:hAnsi="Cambria Math"/>
                    </w:rPr>
                  </m:ctrlPr>
                </m:sSubPr>
                <m:e>
                  <m:r>
                    <m:rPr>
                      <m:sty m:val="bi"/>
                    </m:rPr>
                    <w:rPr>
                      <w:rFonts w:ascii="Cambria Math" w:hAnsi="Cambria Math"/>
                    </w:rPr>
                    <m:t>d</m:t>
                  </m:r>
                </m:e>
                <m:sub>
                  <m:r>
                    <m:rPr>
                      <m:sty m:val="bi"/>
                    </m:rPr>
                    <w:rPr>
                      <w:rFonts w:ascii="Cambria Math" w:hAnsi="Cambria Math"/>
                    </w:rPr>
                    <m:t>model</m:t>
                  </m:r>
                </m:sub>
              </m:sSub>
              <m:r>
                <m:rPr>
                  <m:sty m:val="bi"/>
                </m:rPr>
                <w:rPr>
                  <w:rFonts w:ascii="Cambria Math" w:hAnsi="Cambria Math"/>
                </w:rPr>
                <m:t>=512</m:t>
              </m:r>
            </m:oMath>
            <w:r w:rsidR="003E0D17" w:rsidRPr="003E0D17">
              <w:rPr>
                <w:rFonts w:eastAsiaTheme="minorEastAsia"/>
              </w:rPr>
              <w:t>)</w:t>
            </w:r>
          </w:p>
        </w:tc>
      </w:tr>
      <w:tr w:rsidR="00D13C49" w14:paraId="7C4CC838" w14:textId="77777777" w:rsidTr="003E0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F09E087" w14:textId="281BA922" w:rsidR="00D13C49" w:rsidRDefault="003E0D17">
            <w:r>
              <w:rPr>
                <w:b w:val="0"/>
                <w:bCs w:val="0"/>
              </w:rPr>
              <w:t>X</w:t>
            </w:r>
          </w:p>
        </w:tc>
        <w:tc>
          <w:tcPr>
            <w:tcW w:w="2325" w:type="dxa"/>
          </w:tcPr>
          <w:p w14:paraId="18F77436" w14:textId="4F5A0FAF" w:rsidR="00D13C49" w:rsidRPr="003E0D17" w:rsidRDefault="003E0D17">
            <w:pPr>
              <w:cnfStyle w:val="000000100000" w:firstRow="0" w:lastRow="0" w:firstColumn="0" w:lastColumn="0" w:oddVBand="0" w:evenVBand="0" w:oddHBand="1" w:evenHBand="0" w:firstRowFirstColumn="0" w:firstRowLastColumn="0" w:lastRowFirstColumn="0" w:lastRowLastColumn="0"/>
            </w:pPr>
            <w:r>
              <w:t xml:space="preserve">El vector </w:t>
            </w:r>
            <w:r>
              <w:rPr>
                <w:b/>
                <w:bCs/>
              </w:rPr>
              <w:t xml:space="preserve">original </w:t>
            </w:r>
            <w:r>
              <w:t xml:space="preserve">que entro a esta </w:t>
            </w:r>
            <w:proofErr w:type="spellStart"/>
            <w:r>
              <w:t>sub-capa</w:t>
            </w:r>
            <w:proofErr w:type="spellEnd"/>
            <w:r>
              <w:t xml:space="preserve"> – antes de que Multi-Head </w:t>
            </w:r>
            <w:proofErr w:type="spellStart"/>
            <w:r>
              <w:t>Attention</w:t>
            </w:r>
            <w:proofErr w:type="spellEnd"/>
            <w:r>
              <w:t xml:space="preserve"> (o </w:t>
            </w:r>
            <w:proofErr w:type="spellStart"/>
            <w:r>
              <w:t>Feed</w:t>
            </w:r>
            <w:proofErr w:type="spellEnd"/>
            <w:r>
              <w:t xml:space="preserve">-Forward) lo procesara </w:t>
            </w:r>
          </w:p>
        </w:tc>
        <w:tc>
          <w:tcPr>
            <w:tcW w:w="1798" w:type="dxa"/>
          </w:tcPr>
          <w:p w14:paraId="6831F4EF" w14:textId="53488E58" w:rsidR="00D13C49" w:rsidRDefault="003E0D17">
            <w:pPr>
              <w:cnfStyle w:val="000000100000" w:firstRow="0" w:lastRow="0" w:firstColumn="0" w:lastColumn="0" w:oddVBand="0" w:evenVBand="0" w:oddHBand="1" w:evenHBand="0" w:firstRowFirstColumn="0" w:firstRowLastColumn="0" w:lastRowFirstColumn="0" w:lastRowLastColumn="0"/>
            </w:pPr>
            <w:r>
              <w:t xml:space="preserve">Es “lo que ya </w:t>
            </w:r>
            <w:r w:rsidR="001F255F">
              <w:t>sabíamos” del token, antes de este paso – el punto de referencia que no se quiere perder</w:t>
            </w:r>
          </w:p>
        </w:tc>
        <w:tc>
          <w:tcPr>
            <w:tcW w:w="1798" w:type="dxa"/>
          </w:tcPr>
          <w:p w14:paraId="5F8E734D" w14:textId="1BE5DEAC" w:rsidR="00D13C49" w:rsidRDefault="00627378">
            <w:pPr>
              <w:cnfStyle w:val="000000100000" w:firstRow="0" w:lastRow="0" w:firstColumn="0" w:lastColumn="0" w:oddVBand="0" w:evenVBand="0" w:oddHBand="1" w:evenHBand="0" w:firstRowFirstColumn="0" w:firstRowLastColumn="0" w:lastRowFirstColumn="0" w:lastRowLastColumn="0"/>
            </w:pPr>
            <w:r>
              <w:t>No – es el dato de entrada, no algo que se ajuste</w:t>
            </w:r>
          </w:p>
        </w:tc>
        <w:tc>
          <w:tcPr>
            <w:tcW w:w="1799" w:type="dxa"/>
          </w:tcPr>
          <w:p w14:paraId="76EA4230" w14:textId="07A46107" w:rsidR="00D13C49" w:rsidRPr="00627378" w:rsidRDefault="00627378">
            <w:pPr>
              <w:cnfStyle w:val="000000100000" w:firstRow="0" w:lastRow="0" w:firstColumn="0" w:lastColumn="0" w:oddVBand="0" w:evenVBand="0" w:oddHBand="1" w:evenHBand="0" w:firstRowFirstColumn="0" w:firstRowLastColumn="0" w:lastRowFirstColumn="0" w:lastRowLastColumn="0"/>
              <w:rPr>
                <w:b/>
                <w:bCs/>
              </w:rPr>
            </w:pPr>
            <w:r>
              <w:rPr>
                <w:b/>
                <w:bCs/>
              </w:rPr>
              <w:t>Vector</w:t>
            </w:r>
          </w:p>
        </w:tc>
        <w:tc>
          <w:tcPr>
            <w:tcW w:w="1799" w:type="dxa"/>
          </w:tcPr>
          <w:p w14:paraId="13FA16E3" w14:textId="771D9FBF" w:rsidR="00D13C49" w:rsidRPr="00627378" w:rsidRDefault="00627378">
            <w:pPr>
              <w:cnfStyle w:val="000000100000" w:firstRow="0" w:lastRow="0" w:firstColumn="0" w:lastColumn="0" w:oddVBand="0" w:evenVBand="0" w:oddHBand="1" w:evenHBand="0" w:firstRowFirstColumn="0" w:firstRowLastColumn="0" w:lastRowFirstColumn="0" w:lastRowLastColumn="0"/>
            </w:pPr>
            <w:r>
              <w:t xml:space="preserve">512 </w:t>
            </w:r>
            <w:proofErr w:type="spellStart"/>
            <w:r>
              <w:t>numeros</w:t>
            </w:r>
            <w:proofErr w:type="spellEnd"/>
          </w:p>
        </w:tc>
      </w:tr>
      <w:tr w:rsidR="00D13C49" w14:paraId="659DD039" w14:textId="77777777" w:rsidTr="003E0D17">
        <w:tc>
          <w:tcPr>
            <w:cnfStyle w:val="001000000000" w:firstRow="0" w:lastRow="0" w:firstColumn="1" w:lastColumn="0" w:oddVBand="0" w:evenVBand="0" w:oddHBand="0" w:evenHBand="0" w:firstRowFirstColumn="0" w:firstRowLastColumn="0" w:lastRowFirstColumn="0" w:lastRowLastColumn="0"/>
            <w:tcW w:w="1271" w:type="dxa"/>
          </w:tcPr>
          <w:p w14:paraId="28AA10AB" w14:textId="72EDDF9C" w:rsidR="00D13C49" w:rsidRDefault="00627378">
            <m:oMathPara>
              <m:oMath>
                <m:r>
                  <m:rPr>
                    <m:sty m:val="bi"/>
                  </m:rPr>
                  <w:rPr>
                    <w:rFonts w:ascii="Cambria Math" w:hAnsi="Cambria Math"/>
                  </w:rPr>
                  <m:t>Sublayer</m:t>
                </m:r>
                <m:d>
                  <m:dPr>
                    <m:ctrlPr>
                      <w:rPr>
                        <w:rFonts w:ascii="Cambria Math" w:hAnsi="Cambria Math"/>
                      </w:rPr>
                    </m:ctrlPr>
                  </m:dPr>
                  <m:e>
                    <m:r>
                      <m:rPr>
                        <m:sty m:val="bi"/>
                      </m:rPr>
                      <w:rPr>
                        <w:rFonts w:ascii="Cambria Math" w:hAnsi="Cambria Math"/>
                      </w:rPr>
                      <m:t>x</m:t>
                    </m:r>
                  </m:e>
                </m:d>
              </m:oMath>
            </m:oMathPara>
          </w:p>
        </w:tc>
        <w:tc>
          <w:tcPr>
            <w:tcW w:w="2325" w:type="dxa"/>
          </w:tcPr>
          <w:p w14:paraId="1F4E4192" w14:textId="230149E0" w:rsidR="00D13C49" w:rsidRPr="00627378" w:rsidRDefault="00627378">
            <w:pPr>
              <w:cnfStyle w:val="000000000000" w:firstRow="0" w:lastRow="0" w:firstColumn="0" w:lastColumn="0" w:oddVBand="0" w:evenVBand="0" w:oddHBand="0" w:evenHBand="0" w:firstRowFirstColumn="0" w:firstRowLastColumn="0" w:lastRowFirstColumn="0" w:lastRowLastColumn="0"/>
            </w:pPr>
            <w:r>
              <w:t xml:space="preserve">La salida de la </w:t>
            </w:r>
            <w:proofErr w:type="spellStart"/>
            <w:r>
              <w:t>sub-capa</w:t>
            </w:r>
            <w:proofErr w:type="spellEnd"/>
            <w:r>
              <w:t xml:space="preserve"> que acaba de correr (Multi-Head </w:t>
            </w:r>
            <w:proofErr w:type="spellStart"/>
            <w:r>
              <w:t>Attention</w:t>
            </w:r>
            <w:proofErr w:type="spellEnd"/>
            <w:r>
              <w:t xml:space="preserve"> completo, o </w:t>
            </w:r>
            <w:proofErr w:type="spellStart"/>
            <w:r>
              <w:t>Feed</w:t>
            </w:r>
            <w:proofErr w:type="spellEnd"/>
            <w:r>
              <w:t xml:space="preserve">-Forward completo) – </w:t>
            </w:r>
            <w:r>
              <w:rPr>
                <w:b/>
                <w:bCs/>
              </w:rPr>
              <w:t xml:space="preserve">no </w:t>
            </w:r>
            <w:r>
              <w:t>es un peso nuevo, es el resultado de todo un bloque anterior</w:t>
            </w:r>
          </w:p>
        </w:tc>
        <w:tc>
          <w:tcPr>
            <w:tcW w:w="1798" w:type="dxa"/>
          </w:tcPr>
          <w:p w14:paraId="18364287" w14:textId="32246E55" w:rsidR="00D13C49" w:rsidRDefault="00AB5067">
            <w:pPr>
              <w:cnfStyle w:val="000000000000" w:firstRow="0" w:lastRow="0" w:firstColumn="0" w:lastColumn="0" w:oddVBand="0" w:evenVBand="0" w:oddHBand="0" w:evenHBand="0" w:firstRowFirstColumn="0" w:firstRowLastColumn="0" w:lastRowFirstColumn="0" w:lastRowLastColumn="0"/>
            </w:pPr>
            <w:r>
              <w:t xml:space="preserve">Es “lo nuevo” que esa </w:t>
            </w:r>
            <w:proofErr w:type="spellStart"/>
            <w:r>
              <w:t>subacapa</w:t>
            </w:r>
            <w:proofErr w:type="spellEnd"/>
            <w:r>
              <w:t xml:space="preserve"> calculo a partir de x </w:t>
            </w:r>
          </w:p>
        </w:tc>
        <w:tc>
          <w:tcPr>
            <w:tcW w:w="1798" w:type="dxa"/>
          </w:tcPr>
          <w:p w14:paraId="74A2E944" w14:textId="2AE564B0" w:rsidR="00D13C49" w:rsidRDefault="00AB5067">
            <w:pPr>
              <w:cnfStyle w:val="000000000000" w:firstRow="0" w:lastRow="0" w:firstColumn="0" w:lastColumn="0" w:oddVBand="0" w:evenVBand="0" w:oddHBand="0" w:evenHBand="0" w:firstRowFirstColumn="0" w:firstRowLastColumn="0" w:lastRowFirstColumn="0" w:lastRowLastColumn="0"/>
            </w:pPr>
            <w:r>
              <w:t xml:space="preserve">No – es un resultado de </w:t>
            </w:r>
            <w:proofErr w:type="spellStart"/>
            <w:r>
              <w:t>calculo</w:t>
            </w:r>
            <w:proofErr w:type="spellEnd"/>
            <w:r>
              <w:t xml:space="preserve"> (aunque, por dentro, esa </w:t>
            </w:r>
            <w:proofErr w:type="spellStart"/>
            <w:r>
              <w:t>sub-capa</w:t>
            </w:r>
            <w:proofErr w:type="spellEnd"/>
            <w:r>
              <w:t xml:space="preserve"> si tenga sus </w:t>
            </w:r>
            <w:proofErr w:type="spellStart"/>
            <w:r>
              <w:t>propiso</w:t>
            </w:r>
            <w:proofErr w:type="spellEnd"/>
            <w:r>
              <w:t xml:space="preserve"> pesos, </w:t>
            </w:r>
            <w:r w:rsidR="00E11BC7">
              <w:t xml:space="preserve">como </w:t>
            </w:r>
            <m:oMath>
              <m:sSup>
                <m:sSupPr>
                  <m:ctrlPr>
                    <w:rPr>
                      <w:rFonts w:ascii="Cambria Math" w:hAnsi="Cambria Math"/>
                    </w:rPr>
                  </m:ctrlPr>
                </m:sSupPr>
                <m:e>
                  <m:r>
                    <w:rPr>
                      <w:rFonts w:ascii="Cambria Math" w:hAnsi="Cambria Math"/>
                    </w:rPr>
                    <m:t>W</m:t>
                  </m:r>
                </m:e>
                <m:sup>
                  <m:r>
                    <w:rPr>
                      <w:rFonts w:ascii="Cambria Math" w:hAnsi="Cambria Math"/>
                    </w:rPr>
                    <m:t>Q</m:t>
                  </m:r>
                </m:sup>
              </m:sSup>
            </m:oMath>
            <w:r w:rsidR="00E11BC7">
              <w:rPr>
                <w:rFonts w:eastAsiaTheme="minorEastAsia"/>
              </w:rPr>
              <w:t>/</w:t>
            </w:r>
            <m:oMath>
              <m:sSup>
                <m:sSupPr>
                  <m:ctrlPr>
                    <w:rPr>
                      <w:rFonts w:ascii="Cambria Math" w:hAnsi="Cambria Math"/>
                    </w:rPr>
                  </m:ctrlPr>
                </m:sSupPr>
                <m:e>
                  <m:r>
                    <w:rPr>
                      <w:rFonts w:ascii="Cambria Math" w:hAnsi="Cambria Math"/>
                    </w:rPr>
                    <m:t>W</m:t>
                  </m:r>
                </m:e>
                <m:sup>
                  <m:r>
                    <w:rPr>
                      <w:rFonts w:ascii="Cambria Math" w:hAnsi="Cambria Math"/>
                    </w:rPr>
                    <m:t>k</m:t>
                  </m:r>
                </m:sup>
              </m:sSup>
            </m:oMath>
            <w:r w:rsidR="00E11BC7">
              <w:rPr>
                <w:rFonts w:eastAsiaTheme="minorEastAsia"/>
              </w:rPr>
              <w:t>/</w:t>
            </w:r>
            <m:oMath>
              <m:sSup>
                <m:sSupPr>
                  <m:ctrlPr>
                    <w:rPr>
                      <w:rFonts w:ascii="Cambria Math" w:hAnsi="Cambria Math"/>
                    </w:rPr>
                  </m:ctrlPr>
                </m:sSupPr>
                <m:e>
                  <m:r>
                    <w:rPr>
                      <w:rFonts w:ascii="Cambria Math" w:hAnsi="Cambria Math"/>
                    </w:rPr>
                    <m:t>W</m:t>
                  </m:r>
                </m:e>
                <m:sup>
                  <m:r>
                    <w:rPr>
                      <w:rFonts w:ascii="Cambria Math" w:hAnsi="Cambria Math"/>
                    </w:rPr>
                    <m:t>v</m:t>
                  </m:r>
                </m:sup>
              </m:sSup>
            </m:oMath>
            <w:r w:rsidR="00E11BC7">
              <w:rPr>
                <w:rFonts w:eastAsiaTheme="minorEastAsia"/>
              </w:rPr>
              <w:t xml:space="preserve">o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00E11BC7">
              <w:rPr>
                <w:rFonts w:eastAsiaTheme="minorEastAsia"/>
              </w:rPr>
              <w:t>/</w:t>
            </w:r>
            <m:oMath>
              <m:sSub>
                <m:sSubPr>
                  <m:ctrlPr>
                    <w:rPr>
                      <w:rFonts w:ascii="Cambria Math" w:hAnsi="Cambria Math"/>
                    </w:rPr>
                  </m:ctrlPr>
                </m:sSubPr>
                <m:e>
                  <m:r>
                    <w:rPr>
                      <w:rFonts w:ascii="Cambria Math" w:hAnsi="Cambria Math"/>
                    </w:rPr>
                    <m:t>W</m:t>
                  </m:r>
                </m:e>
                <m:sub>
                  <m:r>
                    <w:rPr>
                      <w:rFonts w:ascii="Cambria Math" w:hAnsi="Cambria Math"/>
                    </w:rPr>
                    <m:t>2</m:t>
                  </m:r>
                </m:sub>
              </m:sSub>
            </m:oMath>
          </w:p>
        </w:tc>
        <w:tc>
          <w:tcPr>
            <w:tcW w:w="1799" w:type="dxa"/>
          </w:tcPr>
          <w:p w14:paraId="28DBC6B2" w14:textId="7E26AEF7" w:rsidR="00D13C49" w:rsidRPr="00E11BC7" w:rsidRDefault="00E11BC7">
            <w:pPr>
              <w:cnfStyle w:val="000000000000" w:firstRow="0" w:lastRow="0" w:firstColumn="0" w:lastColumn="0" w:oddVBand="0" w:evenVBand="0" w:oddHBand="0" w:evenHBand="0" w:firstRowFirstColumn="0" w:firstRowLastColumn="0" w:lastRowFirstColumn="0" w:lastRowLastColumn="0"/>
              <w:rPr>
                <w:b/>
                <w:bCs/>
              </w:rPr>
            </w:pPr>
            <w:r>
              <w:rPr>
                <w:b/>
                <w:bCs/>
              </w:rPr>
              <w:t xml:space="preserve">Vector </w:t>
            </w:r>
          </w:p>
        </w:tc>
        <w:tc>
          <w:tcPr>
            <w:tcW w:w="1799" w:type="dxa"/>
          </w:tcPr>
          <w:p w14:paraId="12627136" w14:textId="2DCE8D08" w:rsidR="00D13C49" w:rsidRPr="00E11BC7" w:rsidRDefault="00E11BC7">
            <w:pPr>
              <w:cnfStyle w:val="000000000000" w:firstRow="0" w:lastRow="0" w:firstColumn="0" w:lastColumn="0" w:oddVBand="0" w:evenVBand="0" w:oddHBand="0" w:evenHBand="0" w:firstRowFirstColumn="0" w:firstRowLastColumn="0" w:lastRowFirstColumn="0" w:lastRowLastColumn="0"/>
            </w:pPr>
            <w:r>
              <w:t xml:space="preserve">512 </w:t>
            </w:r>
            <w:proofErr w:type="spellStart"/>
            <w:r>
              <w:t>numeros</w:t>
            </w:r>
            <w:proofErr w:type="spellEnd"/>
          </w:p>
        </w:tc>
      </w:tr>
      <w:tr w:rsidR="00D13C49" w14:paraId="00246274" w14:textId="77777777" w:rsidTr="003E0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24A0FF8" w14:textId="5EFDBBBE" w:rsidR="00D13C49" w:rsidRDefault="009B10E5">
            <m:oMathPara>
              <m:oMath>
                <m:r>
                  <m:rPr>
                    <m:sty m:val="bi"/>
                  </m:rPr>
                  <w:rPr>
                    <w:rFonts w:ascii="Cambria Math" w:hAnsi="Cambria Math"/>
                  </w:rPr>
                  <m:t>x+Sublayer</m:t>
                </m:r>
                <m:d>
                  <m:dPr>
                    <m:ctrlPr>
                      <w:rPr>
                        <w:rFonts w:ascii="Cambria Math" w:hAnsi="Cambria Math"/>
                      </w:rPr>
                    </m:ctrlPr>
                  </m:dPr>
                  <m:e>
                    <m:r>
                      <m:rPr>
                        <m:sty m:val="bi"/>
                      </m:rPr>
                      <w:rPr>
                        <w:rFonts w:ascii="Cambria Math" w:hAnsi="Cambria Math"/>
                      </w:rPr>
                      <m:t>x</m:t>
                    </m:r>
                  </m:e>
                </m:d>
              </m:oMath>
            </m:oMathPara>
          </w:p>
        </w:tc>
        <w:tc>
          <w:tcPr>
            <w:tcW w:w="2325" w:type="dxa"/>
          </w:tcPr>
          <w:p w14:paraId="1E538133" w14:textId="3B3B96B5" w:rsidR="00D13C49" w:rsidRDefault="009B10E5">
            <w:pPr>
              <w:cnfStyle w:val="000000100000" w:firstRow="0" w:lastRow="0" w:firstColumn="0" w:lastColumn="0" w:oddVBand="0" w:evenVBand="0" w:oddHBand="1" w:evenHBand="0" w:firstRowFirstColumn="0" w:firstRowLastColumn="0" w:lastRowFirstColumn="0" w:lastRowLastColumn="0"/>
            </w:pPr>
            <w:r>
              <w:t xml:space="preserve">La suma, numero por </w:t>
            </w:r>
            <w:proofErr w:type="spellStart"/>
            <w:r>
              <w:t>numero</w:t>
            </w:r>
            <w:proofErr w:type="spellEnd"/>
            <w:r>
              <w:t xml:space="preserve">, de los dos vectores de </w:t>
            </w:r>
            <w:proofErr w:type="spellStart"/>
            <w:r>
              <w:t>arrbia</w:t>
            </w:r>
            <w:proofErr w:type="spellEnd"/>
            <w:r>
              <w:t xml:space="preserve"> – eso es la parte “Residual”</w:t>
            </w:r>
          </w:p>
        </w:tc>
        <w:tc>
          <w:tcPr>
            <w:tcW w:w="1798" w:type="dxa"/>
          </w:tcPr>
          <w:p w14:paraId="04904EC8" w14:textId="5B9902F7" w:rsidR="00D13C49" w:rsidRPr="009B10E5" w:rsidRDefault="009B10E5">
            <w:pPr>
              <w:cnfStyle w:val="000000100000" w:firstRow="0" w:lastRow="0" w:firstColumn="0" w:lastColumn="0" w:oddVBand="0" w:evenVBand="0" w:oddHBand="1" w:evenHBand="0" w:firstRowFirstColumn="0" w:firstRowLastColumn="0" w:lastRowFirstColumn="0" w:lastRowLastColumn="0"/>
            </w:pPr>
            <w:r>
              <w:t xml:space="preserve">Combina “lo que ya sabíamos” con “lo nuevo”, en vez de reemplazar uno por el otro – así, si </w:t>
            </w:r>
            <w:proofErr w:type="spellStart"/>
            <w:r>
              <w:rPr>
                <w:i/>
                <w:iCs/>
              </w:rPr>
              <w:t>Sublayer</w:t>
            </w:r>
            <w:proofErr w:type="spellEnd"/>
            <w:r>
              <w:rPr>
                <w:i/>
                <w:iCs/>
              </w:rPr>
              <w:t xml:space="preserve">(x) </w:t>
            </w:r>
            <w:r w:rsidR="0052358E">
              <w:t>s</w:t>
            </w:r>
            <w:r w:rsidR="007E017C">
              <w:t>ale mal al principio del entrenamiento), x sigue estando presente</w:t>
            </w:r>
          </w:p>
        </w:tc>
        <w:tc>
          <w:tcPr>
            <w:tcW w:w="1798" w:type="dxa"/>
          </w:tcPr>
          <w:p w14:paraId="2F2B0C8C" w14:textId="2C94C748" w:rsidR="00D13C49" w:rsidRDefault="007E017C">
            <w:pPr>
              <w:cnfStyle w:val="000000100000" w:firstRow="0" w:lastRow="0" w:firstColumn="0" w:lastColumn="0" w:oddVBand="0" w:evenVBand="0" w:oddHBand="1" w:evenHBand="0" w:firstRowFirstColumn="0" w:firstRowLastColumn="0" w:lastRowFirstColumn="0" w:lastRowLastColumn="0"/>
            </w:pPr>
            <w:r>
              <w:t xml:space="preserve">No – es un resultado de </w:t>
            </w:r>
            <w:proofErr w:type="spellStart"/>
            <w:r>
              <w:t>caclulo</w:t>
            </w:r>
            <w:proofErr w:type="spellEnd"/>
          </w:p>
        </w:tc>
        <w:tc>
          <w:tcPr>
            <w:tcW w:w="1799" w:type="dxa"/>
          </w:tcPr>
          <w:p w14:paraId="218D320D" w14:textId="5F561F7A" w:rsidR="00D13C49" w:rsidRPr="007E017C" w:rsidRDefault="007E017C">
            <w:pPr>
              <w:cnfStyle w:val="000000100000" w:firstRow="0" w:lastRow="0" w:firstColumn="0" w:lastColumn="0" w:oddVBand="0" w:evenVBand="0" w:oddHBand="1" w:evenHBand="0" w:firstRowFirstColumn="0" w:firstRowLastColumn="0" w:lastRowFirstColumn="0" w:lastRowLastColumn="0"/>
              <w:rPr>
                <w:b/>
                <w:bCs/>
              </w:rPr>
            </w:pPr>
            <w:r>
              <w:rPr>
                <w:b/>
                <w:bCs/>
              </w:rPr>
              <w:t>Vector</w:t>
            </w:r>
          </w:p>
        </w:tc>
        <w:tc>
          <w:tcPr>
            <w:tcW w:w="1799" w:type="dxa"/>
          </w:tcPr>
          <w:p w14:paraId="40C5D25F" w14:textId="7C071C30" w:rsidR="00D13C49" w:rsidRPr="007E017C" w:rsidRDefault="007E017C">
            <w:pPr>
              <w:cnfStyle w:val="000000100000" w:firstRow="0" w:lastRow="0" w:firstColumn="0" w:lastColumn="0" w:oddVBand="0" w:evenVBand="0" w:oddHBand="1" w:evenHBand="0" w:firstRowFirstColumn="0" w:firstRowLastColumn="0" w:lastRowFirstColumn="0" w:lastRowLastColumn="0"/>
            </w:pPr>
            <w:r>
              <w:t xml:space="preserve">512 </w:t>
            </w:r>
            <w:proofErr w:type="spellStart"/>
            <w:r>
              <w:t>numeros</w:t>
            </w:r>
            <w:proofErr w:type="spellEnd"/>
          </w:p>
        </w:tc>
      </w:tr>
      <w:tr w:rsidR="0029137B" w14:paraId="4DE878E8" w14:textId="77777777" w:rsidTr="003E0D17">
        <w:tc>
          <w:tcPr>
            <w:cnfStyle w:val="001000000000" w:firstRow="0" w:lastRow="0" w:firstColumn="1" w:lastColumn="0" w:oddVBand="0" w:evenVBand="0" w:oddHBand="0" w:evenHBand="0" w:firstRowFirstColumn="0" w:firstRowLastColumn="0" w:lastRowFirstColumn="0" w:lastRowLastColumn="0"/>
            <w:tcW w:w="1271" w:type="dxa"/>
          </w:tcPr>
          <w:p w14:paraId="0B1EB3E3" w14:textId="7CDD61FB" w:rsidR="0029137B" w:rsidRPr="009B10E5" w:rsidRDefault="0029137B">
            <w:pPr>
              <w:rPr>
                <w:rFonts w:eastAsia="Aptos" w:cs="Times New Roman"/>
              </w:rPr>
            </w:pPr>
            <m:oMathPara>
              <m:oMath>
                <m:r>
                  <m:rPr>
                    <m:sty m:val="bi"/>
                  </m:rPr>
                  <w:rPr>
                    <w:rFonts w:ascii="Cambria Math" w:eastAsia="Aptos" w:hAnsi="Cambria Math" w:cs="Times New Roman"/>
                  </w:rPr>
                  <w:lastRenderedPageBreak/>
                  <m:t>LayerNorm</m:t>
                </m:r>
                <m:d>
                  <m:dPr>
                    <m:ctrlPr>
                      <w:rPr>
                        <w:rFonts w:ascii="Cambria Math" w:eastAsia="Aptos" w:hAnsi="Cambria Math" w:cs="Times New Roman"/>
                      </w:rPr>
                    </m:ctrlPr>
                  </m:dPr>
                  <m:e>
                    <m:r>
                      <m:rPr>
                        <m:sty m:val="bi"/>
                      </m:rPr>
                      <w:rPr>
                        <w:rFonts w:ascii="Cambria Math" w:eastAsia="Aptos" w:hAnsi="Cambria Math" w:cs="Times New Roman"/>
                      </w:rPr>
                      <m:t>⋅</m:t>
                    </m:r>
                  </m:e>
                </m:d>
              </m:oMath>
            </m:oMathPara>
          </w:p>
        </w:tc>
        <w:tc>
          <w:tcPr>
            <w:tcW w:w="2325" w:type="dxa"/>
          </w:tcPr>
          <w:p w14:paraId="33E7C250" w14:textId="354D5086" w:rsidR="0029137B" w:rsidRPr="005A5FC1" w:rsidRDefault="0029137B">
            <w:pPr>
              <w:cnfStyle w:val="000000000000" w:firstRow="0" w:lastRow="0" w:firstColumn="0" w:lastColumn="0" w:oddVBand="0" w:evenVBand="0" w:oddHBand="0" w:evenHBand="0" w:firstRowFirstColumn="0" w:firstRowLastColumn="0" w:lastRowFirstColumn="0" w:lastRowLastColumn="0"/>
              <w:rPr>
                <w:rFonts w:ascii="Cambria Math" w:hAnsi="Cambria Math"/>
                <w:i/>
              </w:rPr>
            </w:pPr>
            <w:r>
              <w:rPr>
                <w:b/>
                <w:bCs/>
              </w:rPr>
              <w:t xml:space="preserve">No es un peso propio en el sentido de una matriz grande – </w:t>
            </w:r>
            <w:r>
              <w:t xml:space="preserve">es una operación que </w:t>
            </w:r>
            <w:proofErr w:type="spellStart"/>
            <w:r>
              <w:t>reescala</w:t>
            </w:r>
            <w:proofErr w:type="spellEnd"/>
            <w:r>
              <w:t xml:space="preserve"> los números de un vector </w:t>
            </w:r>
            <w:r w:rsidR="002B42B9">
              <w:t>para que tengan un promedio y una dispersión estables, mas 2 p</w:t>
            </w:r>
            <w:r w:rsidR="005A5FC1">
              <w:t>equeños vectores de ajuste (</w:t>
            </w:r>
            <m:oMath>
              <m:r>
                <w:rPr>
                  <w:rFonts w:ascii="Cambria Math" w:hAnsi="Cambria Math"/>
                </w:rPr>
                <m:t>γ y β, de 512 numeros cada uno)</m:t>
              </m:r>
            </m:oMath>
            <w:r w:rsidR="00B77E84">
              <w:rPr>
                <w:rFonts w:eastAsiaTheme="minorEastAsia"/>
              </w:rPr>
              <w:t xml:space="preserve"> que si se entrenan</w:t>
            </w:r>
          </w:p>
        </w:tc>
        <w:tc>
          <w:tcPr>
            <w:tcW w:w="1798" w:type="dxa"/>
          </w:tcPr>
          <w:p w14:paraId="5D164F67" w14:textId="6524421A" w:rsidR="0029137B" w:rsidRDefault="00B77E84">
            <w:pPr>
              <w:cnfStyle w:val="000000000000" w:firstRow="0" w:lastRow="0" w:firstColumn="0" w:lastColumn="0" w:oddVBand="0" w:evenVBand="0" w:oddHBand="0" w:evenHBand="0" w:firstRowFirstColumn="0" w:firstRowLastColumn="0" w:lastRowFirstColumn="0" w:lastRowLastColumn="0"/>
            </w:pPr>
            <w:r>
              <w:t xml:space="preserve">Evita que los números se disparen o se achiquen demasiado a medida </w:t>
            </w:r>
            <w:r w:rsidR="000D05CE">
              <w:t xml:space="preserve">que pasan por muchas capas apiladas – sin esto, el entrenamiento se vuelve inestable en redes </w:t>
            </w:r>
            <w:proofErr w:type="spellStart"/>
            <w:r w:rsidR="000D05CE">
              <w:t>profundidas</w:t>
            </w:r>
            <w:proofErr w:type="spellEnd"/>
          </w:p>
        </w:tc>
        <w:tc>
          <w:tcPr>
            <w:tcW w:w="1798" w:type="dxa"/>
          </w:tcPr>
          <w:p w14:paraId="3BF1022D" w14:textId="190DC2DA" w:rsidR="0029137B" w:rsidRPr="000D05CE" w:rsidRDefault="000D05CE">
            <w:pPr>
              <w:cnfStyle w:val="000000000000" w:firstRow="0" w:lastRow="0" w:firstColumn="0" w:lastColumn="0" w:oddVBand="0" w:evenVBand="0" w:oddHBand="0" w:evenHBand="0" w:firstRowFirstColumn="0" w:firstRowLastColumn="0" w:lastRowFirstColumn="0" w:lastRowLastColumn="0"/>
            </w:pPr>
            <w:r>
              <w:rPr>
                <w:b/>
                <w:bCs/>
              </w:rPr>
              <w:t xml:space="preserve">Parcialmente – </w:t>
            </w:r>
            <w:r>
              <w:t xml:space="preserve">la normalización en si no tiene pesos, pero </w:t>
            </w:r>
            <m:oMath>
              <m:r>
                <w:rPr>
                  <w:rFonts w:ascii="Cambria Math" w:hAnsi="Cambria Math"/>
                </w:rPr>
                <m:t>γ</m:t>
              </m:r>
            </m:oMath>
            <w:r w:rsidR="00802CE4">
              <w:rPr>
                <w:rFonts w:eastAsiaTheme="minorEastAsia"/>
              </w:rPr>
              <w:t xml:space="preserve">(escala) y </w:t>
            </w:r>
            <m:oMath>
              <m:r>
                <w:rPr>
                  <w:rFonts w:ascii="Cambria Math" w:hAnsi="Cambria Math"/>
                </w:rPr>
                <m:t>β</m:t>
              </m:r>
            </m:oMath>
            <w:r w:rsidR="00802CE4">
              <w:rPr>
                <w:rFonts w:eastAsiaTheme="minorEastAsia"/>
              </w:rPr>
              <w:t>(desplazamiento)</w:t>
            </w:r>
            <w:r w:rsidR="00611D2C">
              <w:rPr>
                <w:rFonts w:eastAsiaTheme="minorEastAsia"/>
              </w:rPr>
              <w:t xml:space="preserve"> si son vectores aprendidos</w:t>
            </w:r>
            <w:r w:rsidR="00A16B34">
              <w:rPr>
                <w:rFonts w:eastAsiaTheme="minorEastAsia"/>
              </w:rPr>
              <w:t>****</w:t>
            </w:r>
          </w:p>
        </w:tc>
        <w:tc>
          <w:tcPr>
            <w:tcW w:w="1799" w:type="dxa"/>
          </w:tcPr>
          <w:p w14:paraId="300C01F4" w14:textId="77777777" w:rsidR="0029137B" w:rsidRPr="007427B4" w:rsidRDefault="00611D2C">
            <w:pPr>
              <w:cnfStyle w:val="000000000000" w:firstRow="0" w:lastRow="0" w:firstColumn="0" w:lastColumn="0" w:oddVBand="0" w:evenVBand="0" w:oddHBand="0" w:evenHBand="0" w:firstRowFirstColumn="0" w:firstRowLastColumn="0" w:lastRowFirstColumn="0" w:lastRowLastColumn="0"/>
              <w:rPr>
                <w:rFonts w:ascii="Cambria Math" w:eastAsiaTheme="minorEastAsia" w:hAnsi="Cambria Math"/>
                <w:i/>
              </w:rPr>
            </w:pPr>
            <m:oMathPara>
              <m:oMath>
                <m:r>
                  <w:rPr>
                    <w:rFonts w:ascii="Cambria Math" w:hAnsi="Cambria Math"/>
                  </w:rPr>
                  <m:t>γ</m:t>
                </m:r>
                <m:r>
                  <w:rPr>
                    <w:rFonts w:ascii="Cambria Math"/>
                  </w:rPr>
                  <m:t xml:space="preserve">, </m:t>
                </m:r>
                <m:r>
                  <w:rPr>
                    <w:rFonts w:ascii="Cambria Math" w:hAnsi="Cambria Math"/>
                  </w:rPr>
                  <m:t>β</m:t>
                </m:r>
              </m:oMath>
            </m:oMathPara>
          </w:p>
          <w:p w14:paraId="27ED576F" w14:textId="1333B9A4" w:rsidR="007427B4" w:rsidRPr="007427B4" w:rsidRDefault="007427B4">
            <w:pPr>
              <w:cnfStyle w:val="000000000000" w:firstRow="0" w:lastRow="0" w:firstColumn="0" w:lastColumn="0" w:oddVBand="0" w:evenVBand="0" w:oddHBand="0" w:evenHBand="0" w:firstRowFirstColumn="0" w:firstRowLastColumn="0" w:lastRowFirstColumn="0" w:lastRowLastColumn="0"/>
              <w:rPr>
                <w:rFonts w:ascii="Cambria Math" w:hAnsi="Cambria Math"/>
                <w:b/>
                <w:bCs/>
                <w:i/>
              </w:rPr>
            </w:pPr>
            <w:r>
              <w:rPr>
                <w:rFonts w:ascii="Cambria Math" w:eastAsiaTheme="minorEastAsia" w:hAnsi="Cambria Math"/>
                <w:b/>
                <w:bCs/>
                <w:i/>
              </w:rPr>
              <w:t>Vectores</w:t>
            </w:r>
          </w:p>
        </w:tc>
        <w:tc>
          <w:tcPr>
            <w:tcW w:w="1799" w:type="dxa"/>
          </w:tcPr>
          <w:p w14:paraId="5740040E" w14:textId="5AC15277" w:rsidR="0029137B" w:rsidRDefault="007427B4">
            <w:pPr>
              <w:cnfStyle w:val="000000000000" w:firstRow="0" w:lastRow="0" w:firstColumn="0" w:lastColumn="0" w:oddVBand="0" w:evenVBand="0" w:oddHBand="0" w:evenHBand="0" w:firstRowFirstColumn="0" w:firstRowLastColumn="0" w:lastRowFirstColumn="0" w:lastRowLastColumn="0"/>
            </w:pPr>
            <w:r>
              <w:t xml:space="preserve">512 </w:t>
            </w:r>
            <w:proofErr w:type="spellStart"/>
            <w:r>
              <w:t>numeros</w:t>
            </w:r>
            <w:proofErr w:type="spellEnd"/>
            <w:r>
              <w:t xml:space="preserve"> cada uno</w:t>
            </w:r>
          </w:p>
        </w:tc>
      </w:tr>
      <w:tr w:rsidR="003112DB" w14:paraId="0CDC4797" w14:textId="77777777" w:rsidTr="003E0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FE5AADF" w14:textId="06500D1F" w:rsidR="003112DB" w:rsidRPr="0029137B" w:rsidRDefault="003112DB">
            <w:pPr>
              <w:rPr>
                <w:rFonts w:eastAsia="Aptos" w:cs="Times New Roman"/>
              </w:rPr>
            </w:pPr>
            <w:proofErr w:type="spellStart"/>
            <w:r>
              <w:rPr>
                <w:rFonts w:eastAsia="Aptos" w:cs="Times New Roman"/>
              </w:rPr>
              <w:t>LayerNorm</w:t>
            </w:r>
            <w:proofErr w:type="spellEnd"/>
            <w:r>
              <w:rPr>
                <w:rFonts w:eastAsia="Aptos" w:cs="Times New Roman"/>
              </w:rPr>
              <w:t xml:space="preserve"> (x+ </w:t>
            </w:r>
            <w:proofErr w:type="spellStart"/>
            <w:r>
              <w:rPr>
                <w:rFonts w:eastAsia="Aptos" w:cs="Times New Roman"/>
              </w:rPr>
              <w:t>Sublayer</w:t>
            </w:r>
            <w:proofErr w:type="spellEnd"/>
            <w:r>
              <w:rPr>
                <w:rFonts w:eastAsia="Aptos" w:cs="Times New Roman"/>
              </w:rPr>
              <w:t xml:space="preserve"> (x))</w:t>
            </w:r>
          </w:p>
        </w:tc>
        <w:tc>
          <w:tcPr>
            <w:tcW w:w="2325" w:type="dxa"/>
          </w:tcPr>
          <w:p w14:paraId="58D90DBE" w14:textId="5F54533F" w:rsidR="003112DB" w:rsidRPr="003112DB" w:rsidRDefault="003112DB">
            <w:pPr>
              <w:cnfStyle w:val="000000100000" w:firstRow="0" w:lastRow="0" w:firstColumn="0" w:lastColumn="0" w:oddVBand="0" w:evenVBand="0" w:oddHBand="1" w:evenHBand="0" w:firstRowFirstColumn="0" w:firstRowLastColumn="0" w:lastRowFirstColumn="0" w:lastRowLastColumn="0"/>
            </w:pPr>
            <w:r>
              <w:t xml:space="preserve">El </w:t>
            </w:r>
            <w:proofErr w:type="spellStart"/>
            <w:r>
              <w:t>resultaod</w:t>
            </w:r>
            <w:proofErr w:type="spellEnd"/>
            <w:r>
              <w:t xml:space="preserve"> final de toda la formula – lo que efectivamente sale de esta </w:t>
            </w:r>
            <w:proofErr w:type="spellStart"/>
            <w:r>
              <w:t>sub-capa</w:t>
            </w:r>
            <w:proofErr w:type="spellEnd"/>
            <w:r>
              <w:t xml:space="preserve"> y sigue camino</w:t>
            </w:r>
          </w:p>
        </w:tc>
        <w:tc>
          <w:tcPr>
            <w:tcW w:w="1798" w:type="dxa"/>
          </w:tcPr>
          <w:p w14:paraId="19F11F0C" w14:textId="5409CBB1" w:rsidR="003112DB" w:rsidRDefault="00D31B16">
            <w:pPr>
              <w:cnfStyle w:val="000000100000" w:firstRow="0" w:lastRow="0" w:firstColumn="0" w:lastColumn="0" w:oddVBand="0" w:evenVBand="0" w:oddHBand="1" w:evenHBand="0" w:firstRowFirstColumn="0" w:firstRowLastColumn="0" w:lastRowFirstColumn="0" w:lastRowLastColumn="0"/>
            </w:pPr>
            <w:r>
              <w:t xml:space="preserve">Es la “lista para usar” por la siguiente </w:t>
            </w:r>
            <w:proofErr w:type="spellStart"/>
            <w:r>
              <w:t>sub-capa</w:t>
            </w:r>
            <w:proofErr w:type="spellEnd"/>
            <w:r>
              <w:t xml:space="preserve"> (</w:t>
            </w:r>
            <w:proofErr w:type="spellStart"/>
            <w:r>
              <w:t>Feed</w:t>
            </w:r>
            <w:proofErr w:type="spellEnd"/>
            <w:r>
              <w:t xml:space="preserve">-Forward, si esto fue </w:t>
            </w:r>
            <w:proofErr w:type="spellStart"/>
            <w:r>
              <w:t>despues</w:t>
            </w:r>
            <w:proofErr w:type="spellEnd"/>
            <w:r>
              <w:t xml:space="preserve"> de </w:t>
            </w:r>
            <w:proofErr w:type="spellStart"/>
            <w:r>
              <w:t>Attention</w:t>
            </w:r>
            <w:proofErr w:type="spellEnd"/>
            <w:r>
              <w:t xml:space="preserve">; o la siguiente capa completa, si esto fue </w:t>
            </w:r>
            <w:proofErr w:type="spellStart"/>
            <w:r>
              <w:t>despues</w:t>
            </w:r>
            <w:proofErr w:type="spellEnd"/>
            <w:r>
              <w:t xml:space="preserve"> de </w:t>
            </w:r>
            <w:proofErr w:type="spellStart"/>
            <w:r>
              <w:t>Feed</w:t>
            </w:r>
            <w:proofErr w:type="spellEnd"/>
            <w:r>
              <w:t>-Forward)</w:t>
            </w:r>
          </w:p>
        </w:tc>
        <w:tc>
          <w:tcPr>
            <w:tcW w:w="1798" w:type="dxa"/>
          </w:tcPr>
          <w:p w14:paraId="5240CDD9" w14:textId="29BDFAE8" w:rsidR="003112DB" w:rsidRPr="00D31B16" w:rsidRDefault="00D31B16">
            <w:pPr>
              <w:cnfStyle w:val="000000100000" w:firstRow="0" w:lastRow="0" w:firstColumn="0" w:lastColumn="0" w:oddVBand="0" w:evenVBand="0" w:oddHBand="1" w:evenHBand="0" w:firstRowFirstColumn="0" w:firstRowLastColumn="0" w:lastRowFirstColumn="0" w:lastRowLastColumn="0"/>
            </w:pPr>
            <w:r>
              <w:t xml:space="preserve">No – es el resultado del </w:t>
            </w:r>
            <w:proofErr w:type="spellStart"/>
            <w:r>
              <w:t>calculo</w:t>
            </w:r>
            <w:proofErr w:type="spellEnd"/>
            <w:r>
              <w:t xml:space="preserve"> completo</w:t>
            </w:r>
          </w:p>
        </w:tc>
        <w:tc>
          <w:tcPr>
            <w:tcW w:w="1799" w:type="dxa"/>
          </w:tcPr>
          <w:p w14:paraId="1B25EA68" w14:textId="5C527F84" w:rsidR="003112DB" w:rsidRPr="00D31B16" w:rsidRDefault="00D31B16">
            <w:pPr>
              <w:cnfStyle w:val="000000100000" w:firstRow="0" w:lastRow="0" w:firstColumn="0" w:lastColumn="0" w:oddVBand="0" w:evenVBand="0" w:oddHBand="1" w:evenHBand="0" w:firstRowFirstColumn="0" w:firstRowLastColumn="0" w:lastRowFirstColumn="0" w:lastRowLastColumn="0"/>
              <w:rPr>
                <w:rFonts w:eastAsia="Aptos" w:cs="Times New Roman"/>
              </w:rPr>
            </w:pPr>
            <w:r>
              <w:rPr>
                <w:rFonts w:eastAsia="Aptos" w:cs="Times New Roman"/>
                <w:b/>
                <w:bCs/>
              </w:rPr>
              <w:t>Vector (</w:t>
            </w:r>
            <w:r>
              <w:rPr>
                <w:rFonts w:eastAsia="Aptos" w:cs="Times New Roman"/>
              </w:rPr>
              <w:t>mismo tamaño de x)</w:t>
            </w:r>
          </w:p>
        </w:tc>
        <w:tc>
          <w:tcPr>
            <w:tcW w:w="1799" w:type="dxa"/>
          </w:tcPr>
          <w:p w14:paraId="189E52D4" w14:textId="458D5F1E" w:rsidR="003112DB" w:rsidRDefault="00D31B16">
            <w:pPr>
              <w:cnfStyle w:val="000000100000" w:firstRow="0" w:lastRow="0" w:firstColumn="0" w:lastColumn="0" w:oddVBand="0" w:evenVBand="0" w:oddHBand="1" w:evenHBand="0" w:firstRowFirstColumn="0" w:firstRowLastColumn="0" w:lastRowFirstColumn="0" w:lastRowLastColumn="0"/>
            </w:pPr>
            <w:r>
              <w:t xml:space="preserve">512 </w:t>
            </w:r>
            <w:proofErr w:type="spellStart"/>
            <w:r>
              <w:t>numeros</w:t>
            </w:r>
            <w:proofErr w:type="spellEnd"/>
          </w:p>
        </w:tc>
      </w:tr>
    </w:tbl>
    <w:p w14:paraId="6113678C" w14:textId="77777777" w:rsidR="00C242B4" w:rsidRDefault="00C242B4"/>
    <w:tbl>
      <w:tblPr>
        <w:tblStyle w:val="Tablaconcuadrcula"/>
        <w:tblW w:w="0" w:type="auto"/>
        <w:tblLook w:val="04A0" w:firstRow="1" w:lastRow="0" w:firstColumn="1" w:lastColumn="0" w:noHBand="0" w:noVBand="1"/>
      </w:tblPr>
      <w:tblGrid>
        <w:gridCol w:w="10790"/>
      </w:tblGrid>
      <w:tr w:rsidR="00FB373F" w14:paraId="547FEABD" w14:textId="77777777" w:rsidTr="00FB373F">
        <w:tc>
          <w:tcPr>
            <w:tcW w:w="10790" w:type="dxa"/>
          </w:tcPr>
          <w:p w14:paraId="5CCF58E6" w14:textId="3BCEBEB5" w:rsidR="00FB373F" w:rsidRDefault="00A16B34">
            <w:r w:rsidRPr="00A16B34">
              <w:rPr>
                <w:noProof/>
              </w:rPr>
              <w:drawing>
                <wp:inline distT="0" distB="0" distL="0" distR="0" wp14:anchorId="05770B83" wp14:editId="5E6F3B2D">
                  <wp:extent cx="3558848" cy="472481"/>
                  <wp:effectExtent l="19050" t="19050" r="22860" b="22860"/>
                  <wp:docPr id="1792602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02769" name=""/>
                          <pic:cNvPicPr/>
                        </pic:nvPicPr>
                        <pic:blipFill>
                          <a:blip r:embed="rId173"/>
                          <a:stretch>
                            <a:fillRect/>
                          </a:stretch>
                        </pic:blipFill>
                        <pic:spPr>
                          <a:xfrm>
                            <a:off x="0" y="0"/>
                            <a:ext cx="3558848" cy="472481"/>
                          </a:xfrm>
                          <a:prstGeom prst="rect">
                            <a:avLst/>
                          </a:prstGeom>
                          <a:ln w="19050">
                            <a:solidFill>
                              <a:schemeClr val="tx1"/>
                            </a:solidFill>
                          </a:ln>
                        </pic:spPr>
                      </pic:pic>
                    </a:graphicData>
                  </a:graphic>
                </wp:inline>
              </w:drawing>
            </w:r>
          </w:p>
          <w:p w14:paraId="228CAF47" w14:textId="05D298C0" w:rsidR="00A16B34" w:rsidRDefault="00A16B34">
            <w:r w:rsidRPr="00A16B34">
              <w:t xml:space="preserve">Buena pregunta para desarmar — "parcialmente" significa que dentro de </w:t>
            </w:r>
            <w:proofErr w:type="spellStart"/>
            <w:r w:rsidR="00623CF1" w:rsidRPr="00623CF1">
              <w:rPr>
                <w:i/>
                <w:iCs/>
              </w:rPr>
              <w:t>LayerNorm</w:t>
            </w:r>
            <w:proofErr w:type="spellEnd"/>
            <w:r w:rsidRPr="00A16B34">
              <w:t xml:space="preserve"> hay </w:t>
            </w:r>
            <w:r w:rsidRPr="00A16B34">
              <w:rPr>
                <w:b/>
                <w:bCs/>
              </w:rPr>
              <w:t>dos operaciones distintas</w:t>
            </w:r>
            <w:r w:rsidRPr="00A16B34">
              <w:t>, y solo una de ellas usa pesos entrenados. Te separo las dos.</w:t>
            </w:r>
          </w:p>
          <w:p w14:paraId="16998524" w14:textId="77777777" w:rsidR="00623CF1" w:rsidRDefault="00623CF1"/>
          <w:p w14:paraId="7207B25B" w14:textId="1EDFBF55" w:rsidR="00623CF1" w:rsidRDefault="00623CF1">
            <w:pPr>
              <w:rPr>
                <w:b/>
                <w:bCs/>
                <w:i/>
                <w:iCs/>
              </w:rPr>
            </w:pPr>
            <w:r>
              <w:rPr>
                <w:b/>
                <w:bCs/>
              </w:rPr>
              <w:t xml:space="preserve">Las dos partes que se enconden dentro de </w:t>
            </w:r>
            <w:r>
              <w:rPr>
                <w:b/>
                <w:bCs/>
                <w:i/>
                <w:iCs/>
              </w:rPr>
              <w:t>Layer Norm”</w:t>
            </w:r>
          </w:p>
          <w:p w14:paraId="2A6E474C" w14:textId="77777777" w:rsidR="00623CF1" w:rsidRDefault="00623CF1">
            <w:pPr>
              <w:rPr>
                <w:b/>
                <w:bCs/>
                <w:i/>
                <w:iCs/>
              </w:rPr>
            </w:pPr>
          </w:p>
          <w:tbl>
            <w:tblPr>
              <w:tblStyle w:val="Tablaconcuadrcula4-nfasis4"/>
              <w:tblW w:w="0" w:type="auto"/>
              <w:tblLook w:val="04A0" w:firstRow="1" w:lastRow="0" w:firstColumn="1" w:lastColumn="0" w:noHBand="0" w:noVBand="1"/>
            </w:tblPr>
            <w:tblGrid>
              <w:gridCol w:w="3521"/>
              <w:gridCol w:w="3521"/>
              <w:gridCol w:w="3522"/>
            </w:tblGrid>
            <w:tr w:rsidR="00623CF1" w14:paraId="15C0D450" w14:textId="77777777" w:rsidTr="00623C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1694CBCC" w14:textId="49E2EBBC" w:rsidR="00623CF1" w:rsidRPr="00623CF1" w:rsidRDefault="00623CF1">
                  <w:pPr>
                    <w:rPr>
                      <w:b w:val="0"/>
                      <w:bCs w:val="0"/>
                      <w:i/>
                      <w:iCs/>
                    </w:rPr>
                  </w:pPr>
                  <w:r>
                    <w:rPr>
                      <w:b w:val="0"/>
                      <w:bCs w:val="0"/>
                      <w:i/>
                      <w:iCs/>
                    </w:rPr>
                    <w:t>Parte</w:t>
                  </w:r>
                </w:p>
              </w:tc>
              <w:tc>
                <w:tcPr>
                  <w:tcW w:w="3521" w:type="dxa"/>
                </w:tcPr>
                <w:p w14:paraId="655B1285" w14:textId="0608B15D" w:rsidR="00623CF1" w:rsidRDefault="00623CF1">
                  <w:pPr>
                    <w:cnfStyle w:val="100000000000" w:firstRow="1" w:lastRow="0" w:firstColumn="0" w:lastColumn="0" w:oddVBand="0" w:evenVBand="0" w:oddHBand="0" w:evenHBand="0" w:firstRowFirstColumn="0" w:firstRowLastColumn="0" w:lastRowFirstColumn="0" w:lastRowLastColumn="0"/>
                    <w:rPr>
                      <w:b w:val="0"/>
                      <w:bCs w:val="0"/>
                      <w:i/>
                      <w:iCs/>
                    </w:rPr>
                  </w:pPr>
                  <w:r>
                    <w:rPr>
                      <w:b w:val="0"/>
                      <w:bCs w:val="0"/>
                      <w:i/>
                      <w:iCs/>
                    </w:rPr>
                    <w:t>Que hace</w:t>
                  </w:r>
                </w:p>
              </w:tc>
              <w:tc>
                <w:tcPr>
                  <w:tcW w:w="3522" w:type="dxa"/>
                </w:tcPr>
                <w:p w14:paraId="71E2681B" w14:textId="4103E8B4" w:rsidR="00623CF1" w:rsidRDefault="00623CF1">
                  <w:pPr>
                    <w:cnfStyle w:val="100000000000" w:firstRow="1" w:lastRow="0" w:firstColumn="0" w:lastColumn="0" w:oddVBand="0" w:evenVBand="0" w:oddHBand="0" w:evenHBand="0" w:firstRowFirstColumn="0" w:firstRowLastColumn="0" w:lastRowFirstColumn="0" w:lastRowLastColumn="0"/>
                    <w:rPr>
                      <w:b w:val="0"/>
                      <w:bCs w:val="0"/>
                      <w:i/>
                      <w:iCs/>
                    </w:rPr>
                  </w:pPr>
                  <w:r>
                    <w:rPr>
                      <w:b w:val="0"/>
                      <w:bCs w:val="0"/>
                      <w:i/>
                      <w:iCs/>
                    </w:rPr>
                    <w:t>¿Usa pesos entrenados?</w:t>
                  </w:r>
                </w:p>
              </w:tc>
            </w:tr>
            <w:tr w:rsidR="00623CF1" w14:paraId="5FBE47D3" w14:textId="77777777" w:rsidTr="00623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219DC852" w14:textId="5E15B9AD" w:rsidR="00623CF1" w:rsidRPr="00464313" w:rsidRDefault="00464313">
                  <w:r>
                    <w:t>1.La normalización en si</w:t>
                  </w:r>
                </w:p>
              </w:tc>
              <w:tc>
                <w:tcPr>
                  <w:tcW w:w="3521" w:type="dxa"/>
                </w:tcPr>
                <w:p w14:paraId="3D1AC1AA" w14:textId="11B62CB8" w:rsidR="00623CF1" w:rsidRPr="00464313" w:rsidRDefault="00464313">
                  <w:pPr>
                    <w:cnfStyle w:val="000000100000" w:firstRow="0" w:lastRow="0" w:firstColumn="0" w:lastColumn="0" w:oddVBand="0" w:evenVBand="0" w:oddHBand="1" w:evenHBand="0" w:firstRowFirstColumn="0" w:firstRowLastColumn="0" w:lastRowFirstColumn="0" w:lastRowLastColumn="0"/>
                  </w:pPr>
                  <w:r>
                    <w:t xml:space="preserve">Calcula el promedio y la dispersión de los números del vector, y los </w:t>
                  </w:r>
                  <w:proofErr w:type="spellStart"/>
                  <w:r>
                    <w:t>reescala</w:t>
                  </w:r>
                  <w:proofErr w:type="spellEnd"/>
                  <w:r>
                    <w:t xml:space="preserve"> </w:t>
                  </w:r>
                  <w:proofErr w:type="spellStart"/>
                  <w:r>
                    <w:t>mateamticamente</w:t>
                  </w:r>
                  <w:proofErr w:type="spellEnd"/>
                  <w:r>
                    <w:t xml:space="preserve"> para que queden centrados en 0 y con dispersión 1</w:t>
                  </w:r>
                </w:p>
              </w:tc>
              <w:tc>
                <w:tcPr>
                  <w:tcW w:w="3522" w:type="dxa"/>
                </w:tcPr>
                <w:p w14:paraId="4684625C" w14:textId="3C2F21D5" w:rsidR="00623CF1" w:rsidRPr="00464313" w:rsidRDefault="00464313">
                  <w:pPr>
                    <w:cnfStyle w:val="000000100000" w:firstRow="0" w:lastRow="0" w:firstColumn="0" w:lastColumn="0" w:oddVBand="0" w:evenVBand="0" w:oddHBand="1" w:evenHBand="0" w:firstRowFirstColumn="0" w:firstRowLastColumn="0" w:lastRowFirstColumn="0" w:lastRowLastColumn="0"/>
                  </w:pPr>
                  <w:r w:rsidRPr="00464313">
                    <w:rPr>
                      <w:b/>
                      <w:bCs/>
                    </w:rPr>
                    <w:t>No</w:t>
                  </w:r>
                  <w:r>
                    <w:rPr>
                      <w:b/>
                      <w:bCs/>
                    </w:rPr>
                    <w:t xml:space="preserve"> – </w:t>
                  </w:r>
                  <w:r>
                    <w:t>es puro calculo estadístico, fijo, sin nada que aprende</w:t>
                  </w:r>
                </w:p>
              </w:tc>
            </w:tr>
            <w:tr w:rsidR="00623CF1" w14:paraId="0DC0E66E" w14:textId="77777777" w:rsidTr="00623CF1">
              <w:tc>
                <w:tcPr>
                  <w:cnfStyle w:val="001000000000" w:firstRow="0" w:lastRow="0" w:firstColumn="1" w:lastColumn="0" w:oddVBand="0" w:evenVBand="0" w:oddHBand="0" w:evenHBand="0" w:firstRowFirstColumn="0" w:firstRowLastColumn="0" w:lastRowFirstColumn="0" w:lastRowLastColumn="0"/>
                  <w:tcW w:w="3521" w:type="dxa"/>
                </w:tcPr>
                <w:p w14:paraId="21D652C7" w14:textId="515F5B54" w:rsidR="00623CF1" w:rsidRPr="00E630D6" w:rsidRDefault="00464313">
                  <w:pPr>
                    <w:rPr>
                      <w:rFonts w:ascii="Cambria Math" w:hAnsi="Cambria Math"/>
                    </w:rPr>
                  </w:pPr>
                  <w:r w:rsidRPr="00E630D6">
                    <w:t>2.El ajuste final (</w:t>
                  </w:r>
                  <m:oMath>
                    <m:r>
                      <m:rPr>
                        <m:sty m:val="b"/>
                      </m:rPr>
                      <w:rPr>
                        <w:rFonts w:ascii="Cambria Math" w:hAnsi="Cambria Math"/>
                      </w:rPr>
                      <m:t>γ</m:t>
                    </m:r>
                  </m:oMath>
                  <w:r w:rsidR="00E630D6" w:rsidRPr="00E630D6">
                    <w:rPr>
                      <w:rFonts w:eastAsiaTheme="minorEastAsia"/>
                    </w:rPr>
                    <w:t xml:space="preserve">, </w:t>
                  </w:r>
                  <m:oMath>
                    <m:r>
                      <m:rPr>
                        <m:sty m:val="b"/>
                      </m:rPr>
                      <w:rPr>
                        <w:rFonts w:ascii="Cambria Math" w:hAnsi="Cambria Math"/>
                      </w:rPr>
                      <m:t>β</m:t>
                    </m:r>
                  </m:oMath>
                  <w:r w:rsidR="00E630D6" w:rsidRPr="00E630D6">
                    <w:rPr>
                      <w:rFonts w:eastAsiaTheme="minorEastAsia"/>
                    </w:rPr>
                    <w:t>)</w:t>
                  </w:r>
                </w:p>
              </w:tc>
              <w:tc>
                <w:tcPr>
                  <w:tcW w:w="3521" w:type="dxa"/>
                </w:tcPr>
                <w:p w14:paraId="36327010" w14:textId="53F59E84" w:rsidR="00623CF1" w:rsidRPr="00E630D6" w:rsidRDefault="00E630D6">
                  <w:pPr>
                    <w:cnfStyle w:val="000000000000" w:firstRow="0" w:lastRow="0" w:firstColumn="0" w:lastColumn="0" w:oddVBand="0" w:evenVBand="0" w:oddHBand="0" w:evenHBand="0" w:firstRowFirstColumn="0" w:firstRowLastColumn="0" w:lastRowFirstColumn="0" w:lastRowLastColumn="0"/>
                  </w:pPr>
                  <w:proofErr w:type="spellStart"/>
                  <w:r>
                    <w:t>Despues</w:t>
                  </w:r>
                  <w:proofErr w:type="spellEnd"/>
                  <w:r>
                    <w:t xml:space="preserve"> de normalizar, multiplica por </w:t>
                  </w:r>
                  <m:oMath>
                    <m:r>
                      <w:rPr>
                        <w:rFonts w:ascii="Cambria Math" w:hAnsi="Cambria Math"/>
                      </w:rPr>
                      <m:t>γ</m:t>
                    </m:r>
                  </m:oMath>
                  <w:r w:rsidR="006E60CF">
                    <w:rPr>
                      <w:rFonts w:eastAsiaTheme="minorEastAsia"/>
                    </w:rPr>
                    <w:t xml:space="preserve"> y suma </w:t>
                  </w:r>
                  <m:oMath>
                    <m:r>
                      <w:rPr>
                        <w:rFonts w:ascii="Cambria Math" w:hAnsi="Cambria Math"/>
                      </w:rPr>
                      <m:t>β</m:t>
                    </m:r>
                  </m:oMath>
                </w:p>
              </w:tc>
              <w:tc>
                <w:tcPr>
                  <w:tcW w:w="3522" w:type="dxa"/>
                </w:tcPr>
                <w:p w14:paraId="4801F280" w14:textId="4A8DF387" w:rsidR="00623CF1" w:rsidRPr="006E60CF" w:rsidRDefault="006E60CF">
                  <w:pPr>
                    <w:cnfStyle w:val="000000000000" w:firstRow="0" w:lastRow="0" w:firstColumn="0" w:lastColumn="0" w:oddVBand="0" w:evenVBand="0" w:oddHBand="0" w:evenHBand="0" w:firstRowFirstColumn="0" w:firstRowLastColumn="0" w:lastRowFirstColumn="0" w:lastRowLastColumn="0"/>
                  </w:pPr>
                  <w:r>
                    <w:rPr>
                      <w:b/>
                      <w:bCs/>
                    </w:rPr>
                    <w:t xml:space="preserve">Si – </w:t>
                  </w:r>
                  <w:r>
                    <w:t xml:space="preserve">son dos vectores que el modelo aprende </w:t>
                  </w:r>
                </w:p>
              </w:tc>
            </w:tr>
          </w:tbl>
          <w:p w14:paraId="4011F46A" w14:textId="77777777" w:rsidR="00623CF1" w:rsidRPr="00623CF1" w:rsidRDefault="00623CF1">
            <w:pPr>
              <w:rPr>
                <w:b/>
                <w:bCs/>
                <w:i/>
                <w:iCs/>
              </w:rPr>
            </w:pPr>
          </w:p>
          <w:p w14:paraId="09E976A1" w14:textId="77777777" w:rsidR="003A42F8" w:rsidRDefault="003A42F8" w:rsidP="006E60CF">
            <w:pPr>
              <w:rPr>
                <w:b/>
                <w:bCs/>
              </w:rPr>
            </w:pPr>
          </w:p>
          <w:p w14:paraId="1D7580B9" w14:textId="77777777" w:rsidR="003A42F8" w:rsidRDefault="003A42F8" w:rsidP="006E60CF">
            <w:pPr>
              <w:rPr>
                <w:b/>
                <w:bCs/>
              </w:rPr>
            </w:pPr>
          </w:p>
          <w:p w14:paraId="5D06C00F" w14:textId="77777777" w:rsidR="003A42F8" w:rsidRDefault="003A42F8" w:rsidP="006E60CF">
            <w:pPr>
              <w:rPr>
                <w:b/>
                <w:bCs/>
              </w:rPr>
            </w:pPr>
          </w:p>
          <w:p w14:paraId="75DD8074" w14:textId="77777777" w:rsidR="003A42F8" w:rsidRDefault="003A42F8" w:rsidP="006E60CF">
            <w:pPr>
              <w:rPr>
                <w:b/>
                <w:bCs/>
              </w:rPr>
            </w:pPr>
          </w:p>
          <w:p w14:paraId="090DC7D2" w14:textId="77777777" w:rsidR="003A42F8" w:rsidRDefault="003A42F8" w:rsidP="006E60CF">
            <w:pPr>
              <w:rPr>
                <w:b/>
                <w:bCs/>
              </w:rPr>
            </w:pPr>
          </w:p>
          <w:p w14:paraId="343A9064" w14:textId="77777777" w:rsidR="003A42F8" w:rsidRDefault="003A42F8" w:rsidP="006E60CF">
            <w:pPr>
              <w:rPr>
                <w:b/>
                <w:bCs/>
              </w:rPr>
            </w:pPr>
          </w:p>
          <w:p w14:paraId="207E0805" w14:textId="465E8C56" w:rsidR="006E60CF" w:rsidRPr="006E60CF" w:rsidRDefault="006E60CF" w:rsidP="006E60CF">
            <w:pPr>
              <w:rPr>
                <w:b/>
                <w:bCs/>
              </w:rPr>
            </w:pPr>
            <w:r w:rsidRPr="006E60CF">
              <w:rPr>
                <w:b/>
                <w:bCs/>
              </w:rPr>
              <w:lastRenderedPageBreak/>
              <w:t>La fórmula completa (que el documento no había desarmado del todo)</w:t>
            </w:r>
          </w:p>
          <w:p w14:paraId="203569E7" w14:textId="0A8CE547" w:rsidR="00FB373F" w:rsidRDefault="003A42F8">
            <w:r w:rsidRPr="003A42F8">
              <w:rPr>
                <w:noProof/>
              </w:rPr>
              <w:drawing>
                <wp:inline distT="0" distB="0" distL="0" distR="0" wp14:anchorId="5A4498E7" wp14:editId="482B2D96">
                  <wp:extent cx="4070350" cy="1128957"/>
                  <wp:effectExtent l="19050" t="19050" r="25400" b="14605"/>
                  <wp:docPr id="1145933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33426" name=""/>
                          <pic:cNvPicPr/>
                        </pic:nvPicPr>
                        <pic:blipFill>
                          <a:blip r:embed="rId174"/>
                          <a:stretch>
                            <a:fillRect/>
                          </a:stretch>
                        </pic:blipFill>
                        <pic:spPr>
                          <a:xfrm>
                            <a:off x="0" y="0"/>
                            <a:ext cx="4081810" cy="1132136"/>
                          </a:xfrm>
                          <a:prstGeom prst="rect">
                            <a:avLst/>
                          </a:prstGeom>
                          <a:ln w="19050">
                            <a:solidFill>
                              <a:schemeClr val="tx1"/>
                            </a:solidFill>
                          </a:ln>
                        </pic:spPr>
                      </pic:pic>
                    </a:graphicData>
                  </a:graphic>
                </wp:inline>
              </w:drawing>
            </w:r>
          </w:p>
          <w:p w14:paraId="6326A8AE" w14:textId="77777777" w:rsidR="00F46B2B" w:rsidRDefault="00F46B2B"/>
          <w:p w14:paraId="45D245E2" w14:textId="12CAFE4C" w:rsidR="00677EA4" w:rsidRDefault="00F46B2B" w:rsidP="006D746B">
            <w:pPr>
              <w:rPr>
                <w:b/>
                <w:bCs/>
              </w:rPr>
            </w:pPr>
            <w:r w:rsidRPr="00F46B2B">
              <w:rPr>
                <w:b/>
                <w:bCs/>
                <w:noProof/>
              </w:rPr>
              <w:drawing>
                <wp:inline distT="0" distB="0" distL="0" distR="0" wp14:anchorId="108A682D" wp14:editId="5CA32A17">
                  <wp:extent cx="4072467" cy="1649181"/>
                  <wp:effectExtent l="19050" t="19050" r="23495" b="27305"/>
                  <wp:docPr id="742150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50443" name=""/>
                          <pic:cNvPicPr/>
                        </pic:nvPicPr>
                        <pic:blipFill>
                          <a:blip r:embed="rId175"/>
                          <a:stretch>
                            <a:fillRect/>
                          </a:stretch>
                        </pic:blipFill>
                        <pic:spPr>
                          <a:xfrm>
                            <a:off x="0" y="0"/>
                            <a:ext cx="4086872" cy="1655014"/>
                          </a:xfrm>
                          <a:prstGeom prst="rect">
                            <a:avLst/>
                          </a:prstGeom>
                          <a:ln w="19050">
                            <a:solidFill>
                              <a:schemeClr val="tx1"/>
                            </a:solidFill>
                          </a:ln>
                        </pic:spPr>
                      </pic:pic>
                    </a:graphicData>
                  </a:graphic>
                </wp:inline>
              </w:drawing>
            </w:r>
          </w:p>
          <w:p w14:paraId="7CC82E1D" w14:textId="77777777" w:rsidR="00F46B2B" w:rsidRDefault="00F46B2B" w:rsidP="006D746B">
            <w:pPr>
              <w:rPr>
                <w:b/>
                <w:bCs/>
              </w:rPr>
            </w:pPr>
          </w:p>
          <w:p w14:paraId="16A8916E" w14:textId="53601D2D" w:rsidR="00F46B2B" w:rsidRPr="001E2717" w:rsidRDefault="00F46B2B" w:rsidP="006D746B">
            <w:pPr>
              <w:rPr>
                <w:b/>
                <w:bCs/>
                <w:sz w:val="24"/>
                <w:szCs w:val="28"/>
              </w:rPr>
            </w:pPr>
            <w:r w:rsidRPr="001E2717">
              <w:rPr>
                <w:b/>
                <w:bCs/>
                <w:sz w:val="24"/>
                <w:szCs w:val="28"/>
                <w:highlight w:val="yellow"/>
              </w:rPr>
              <w:t xml:space="preserve">Por qué existen </w:t>
            </w:r>
            <m:oMath>
              <m:r>
                <w:rPr>
                  <w:rFonts w:ascii="Cambria Math" w:hAnsi="Cambria Math"/>
                  <w:sz w:val="24"/>
                  <w:szCs w:val="28"/>
                  <w:highlight w:val="yellow"/>
                </w:rPr>
                <m:t>γ</m:t>
              </m:r>
            </m:oMath>
            <w:r w:rsidRPr="001E2717">
              <w:rPr>
                <w:b/>
                <w:bCs/>
                <w:sz w:val="24"/>
                <w:szCs w:val="28"/>
                <w:highlight w:val="yellow"/>
              </w:rPr>
              <w:t xml:space="preserve"> y </w:t>
            </w:r>
            <m:oMath>
              <m:r>
                <w:rPr>
                  <w:rFonts w:ascii="Cambria Math" w:hAnsi="Cambria Math"/>
                  <w:sz w:val="24"/>
                  <w:szCs w:val="28"/>
                  <w:highlight w:val="yellow"/>
                </w:rPr>
                <m:t>β</m:t>
              </m:r>
            </m:oMath>
            <w:r w:rsidRPr="001E2717">
              <w:rPr>
                <w:b/>
                <w:bCs/>
                <w:sz w:val="24"/>
                <w:szCs w:val="28"/>
                <w:highlight w:val="yellow"/>
              </w:rPr>
              <w:t>, si ya normalizaste</w:t>
            </w:r>
          </w:p>
          <w:p w14:paraId="5224ABF2" w14:textId="17FFE5D2" w:rsidR="003A42F8" w:rsidRDefault="001E2717">
            <w:pPr>
              <w:rPr>
                <w:rFonts w:eastAsiaTheme="minorEastAsia"/>
              </w:rPr>
            </w:pPr>
            <w:r>
              <w:t xml:space="preserve">Sin ellos, </w:t>
            </w:r>
            <w:r>
              <w:rPr>
                <w:b/>
                <w:bCs/>
              </w:rPr>
              <w:t xml:space="preserve">todos </w:t>
            </w:r>
            <w:r>
              <w:t xml:space="preserve">los vectores, </w:t>
            </w:r>
            <w:proofErr w:type="spellStart"/>
            <w:r>
              <w:t>despues</w:t>
            </w:r>
            <w:proofErr w:type="spellEnd"/>
            <w:r>
              <w:t xml:space="preserve"> de normalizar, quedarían forzados a tener siempre </w:t>
            </w:r>
            <w:r w:rsidR="00270459">
              <w:t xml:space="preserve">promedio 0 y dispersión 1 – sin ninguna flexibilidad. </w:t>
            </w:r>
            <m:oMath>
              <m:r>
                <w:rPr>
                  <w:rFonts w:ascii="Cambria Math" w:hAnsi="Cambria Math"/>
                </w:rPr>
                <m:t>γ</m:t>
              </m:r>
            </m:oMath>
            <w:r w:rsidR="00270459">
              <w:rPr>
                <w:rFonts w:eastAsiaTheme="minorEastAsia"/>
              </w:rPr>
              <w:t xml:space="preserve"> y </w:t>
            </w:r>
            <m:oMath>
              <m:r>
                <w:rPr>
                  <w:rFonts w:ascii="Cambria Math" w:hAnsi="Cambria Math"/>
                </w:rPr>
                <m:t>β</m:t>
              </m:r>
            </m:oMath>
            <w:r w:rsidR="00556BEE">
              <w:rPr>
                <w:rFonts w:eastAsiaTheme="minorEastAsia"/>
              </w:rPr>
              <w:t xml:space="preserve"> </w:t>
            </w:r>
            <w:r w:rsidR="00556BEE" w:rsidRPr="00556BEE">
              <w:rPr>
                <w:rFonts w:eastAsiaTheme="minorEastAsia"/>
                <w:b/>
                <w:bCs/>
              </w:rPr>
              <w:t>le dan al modelo la posibilidad de “deshacer”</w:t>
            </w:r>
            <w:r w:rsidR="00556BEE">
              <w:rPr>
                <w:rFonts w:eastAsiaTheme="minorEastAsia"/>
              </w:rPr>
              <w:t xml:space="preserve"> esa normalización si le conviene (por ejemplo, escalar </w:t>
            </w:r>
            <w:proofErr w:type="spellStart"/>
            <w:r w:rsidR="00556BEE">
              <w:rPr>
                <w:rFonts w:eastAsiaTheme="minorEastAsia"/>
              </w:rPr>
              <w:t>mas</w:t>
            </w:r>
            <w:proofErr w:type="spellEnd"/>
            <w:r w:rsidR="00556BEE">
              <w:rPr>
                <w:rFonts w:eastAsiaTheme="minorEastAsia"/>
              </w:rPr>
              <w:t xml:space="preserve"> un vector, o correrlo del 0)</w:t>
            </w:r>
            <w:r w:rsidR="00B9656E">
              <w:rPr>
                <w:rFonts w:eastAsiaTheme="minorEastAsia"/>
              </w:rPr>
              <w:t xml:space="preserve">, </w:t>
            </w:r>
            <w:r w:rsidR="00B9656E">
              <w:rPr>
                <w:rFonts w:eastAsiaTheme="minorEastAsia"/>
                <w:b/>
                <w:bCs/>
              </w:rPr>
              <w:t xml:space="preserve">aprendiendo </w:t>
            </w:r>
            <w:r w:rsidR="00B9656E">
              <w:rPr>
                <w:rFonts w:eastAsiaTheme="minorEastAsia"/>
              </w:rPr>
              <w:t>cuanto ajuste hace falta, en vez de quedar siempre a la misma escala rígida.</w:t>
            </w:r>
          </w:p>
          <w:p w14:paraId="284B949A" w14:textId="77777777" w:rsidR="00B9656E" w:rsidRDefault="00B9656E"/>
          <w:p w14:paraId="263D35DE" w14:textId="77777777" w:rsidR="00B9656E" w:rsidRPr="00B9656E" w:rsidRDefault="00B9656E" w:rsidP="00B9656E">
            <w:pPr>
              <w:rPr>
                <w:b/>
                <w:bCs/>
                <w:sz w:val="24"/>
                <w:szCs w:val="28"/>
              </w:rPr>
            </w:pPr>
            <w:r w:rsidRPr="00B9656E">
              <w:rPr>
                <w:b/>
                <w:bCs/>
                <w:sz w:val="24"/>
                <w:szCs w:val="28"/>
                <w:highlight w:val="yellow"/>
              </w:rPr>
              <w:t>Ejemplo simple, con números inventados</w:t>
            </w:r>
          </w:p>
          <w:p w14:paraId="49EFFE2C" w14:textId="14241527" w:rsidR="00FB373F" w:rsidRDefault="0019301A">
            <w:r w:rsidRPr="0019301A">
              <w:rPr>
                <w:noProof/>
              </w:rPr>
              <w:drawing>
                <wp:inline distT="0" distB="0" distL="0" distR="0" wp14:anchorId="5361E513" wp14:editId="27465B46">
                  <wp:extent cx="4919134" cy="2149029"/>
                  <wp:effectExtent l="38100" t="38100" r="34290" b="41910"/>
                  <wp:docPr id="896334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34780" name=""/>
                          <pic:cNvPicPr/>
                        </pic:nvPicPr>
                        <pic:blipFill>
                          <a:blip r:embed="rId176"/>
                          <a:stretch>
                            <a:fillRect/>
                          </a:stretch>
                        </pic:blipFill>
                        <pic:spPr>
                          <a:xfrm>
                            <a:off x="0" y="0"/>
                            <a:ext cx="4924104" cy="2151200"/>
                          </a:xfrm>
                          <a:prstGeom prst="rect">
                            <a:avLst/>
                          </a:prstGeom>
                          <a:ln w="28575">
                            <a:solidFill>
                              <a:schemeClr val="tx1"/>
                            </a:solidFill>
                          </a:ln>
                        </pic:spPr>
                      </pic:pic>
                    </a:graphicData>
                  </a:graphic>
                </wp:inline>
              </w:drawing>
            </w:r>
          </w:p>
          <w:p w14:paraId="32D29A8D" w14:textId="77777777" w:rsidR="00FB373F" w:rsidRDefault="00FB373F"/>
        </w:tc>
      </w:tr>
    </w:tbl>
    <w:p w14:paraId="22A99B15" w14:textId="77777777" w:rsidR="00A7043A" w:rsidRDefault="00A7043A"/>
    <w:p w14:paraId="24C8EBBB" w14:textId="09363300" w:rsidR="00860AF2" w:rsidRDefault="00ED1344">
      <w:r w:rsidRPr="00ED1344">
        <w:rPr>
          <w:noProof/>
        </w:rPr>
        <w:drawing>
          <wp:inline distT="0" distB="0" distL="0" distR="0" wp14:anchorId="7F4F3C32" wp14:editId="65984D23">
            <wp:extent cx="5757333" cy="1394920"/>
            <wp:effectExtent l="19050" t="19050" r="15240" b="15240"/>
            <wp:docPr id="1416625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25459" name=""/>
                    <pic:cNvPicPr/>
                  </pic:nvPicPr>
                  <pic:blipFill>
                    <a:blip r:embed="rId177"/>
                    <a:stretch>
                      <a:fillRect/>
                    </a:stretch>
                  </pic:blipFill>
                  <pic:spPr>
                    <a:xfrm>
                      <a:off x="0" y="0"/>
                      <a:ext cx="5764001" cy="1396536"/>
                    </a:xfrm>
                    <a:prstGeom prst="rect">
                      <a:avLst/>
                    </a:prstGeom>
                    <a:ln w="19050">
                      <a:solidFill>
                        <a:schemeClr val="tx1"/>
                      </a:solidFill>
                    </a:ln>
                  </pic:spPr>
                </pic:pic>
              </a:graphicData>
            </a:graphic>
          </wp:inline>
        </w:drawing>
      </w:r>
    </w:p>
    <w:p w14:paraId="4939602E" w14:textId="77777777" w:rsidR="00ED1344" w:rsidRDefault="00ED1344"/>
    <w:p w14:paraId="59153CE7" w14:textId="5E3CDB74" w:rsidR="00ED1344" w:rsidRPr="007370D8" w:rsidRDefault="00ED1344">
      <w:pPr>
        <w:rPr>
          <w:b/>
          <w:bCs/>
          <w:sz w:val="24"/>
          <w:szCs w:val="28"/>
        </w:rPr>
      </w:pPr>
      <w:r w:rsidRPr="007370D8">
        <w:rPr>
          <w:b/>
          <w:bCs/>
          <w:sz w:val="24"/>
          <w:szCs w:val="28"/>
          <w:highlight w:val="yellow"/>
        </w:rPr>
        <w:lastRenderedPageBreak/>
        <w:t xml:space="preserve">Importante: son </w:t>
      </w:r>
      <w:proofErr w:type="gramStart"/>
      <w:r w:rsidRPr="007370D8">
        <w:rPr>
          <w:b/>
          <w:bCs/>
          <w:sz w:val="24"/>
          <w:szCs w:val="28"/>
          <w:highlight w:val="yellow"/>
        </w:rPr>
        <w:t>DOS aplicación</w:t>
      </w:r>
      <w:proofErr w:type="gramEnd"/>
      <w:r w:rsidRPr="007370D8">
        <w:rPr>
          <w:b/>
          <w:bCs/>
          <w:sz w:val="24"/>
          <w:szCs w:val="28"/>
          <w:highlight w:val="yellow"/>
        </w:rPr>
        <w:t xml:space="preserve"> por capa, no una sola</w:t>
      </w:r>
    </w:p>
    <w:p w14:paraId="439A6305" w14:textId="760F36D9" w:rsidR="00ED1344" w:rsidRDefault="007370D8">
      <w:r>
        <w:t xml:space="preserve">El </w:t>
      </w:r>
      <w:proofErr w:type="spellStart"/>
      <w:proofErr w:type="gramStart"/>
      <w:r>
        <w:t>paper</w:t>
      </w:r>
      <w:proofErr w:type="spellEnd"/>
      <w:proofErr w:type="gramEnd"/>
      <w:r>
        <w:t xml:space="preserve"> lo confirma explícitamente (cita textual): </w:t>
      </w:r>
      <w:r>
        <w:rPr>
          <w:i/>
          <w:iCs/>
        </w:rPr>
        <w:t>“</w:t>
      </w:r>
      <w:proofErr w:type="spellStart"/>
      <w:r>
        <w:rPr>
          <w:i/>
          <w:iCs/>
        </w:rPr>
        <w:t>We</w:t>
      </w:r>
      <w:proofErr w:type="spellEnd"/>
      <w:r>
        <w:rPr>
          <w:i/>
          <w:iCs/>
        </w:rPr>
        <w:t xml:space="preserve"> </w:t>
      </w:r>
      <w:proofErr w:type="spellStart"/>
      <w:r>
        <w:rPr>
          <w:i/>
          <w:iCs/>
        </w:rPr>
        <w:t>employ</w:t>
      </w:r>
      <w:proofErr w:type="spellEnd"/>
      <w:r>
        <w:rPr>
          <w:i/>
          <w:iCs/>
        </w:rPr>
        <w:t xml:space="preserve"> a residual </w:t>
      </w:r>
      <w:proofErr w:type="spellStart"/>
      <w:r>
        <w:rPr>
          <w:i/>
          <w:iCs/>
        </w:rPr>
        <w:t>connection</w:t>
      </w:r>
      <w:proofErr w:type="spellEnd"/>
      <w:r>
        <w:rPr>
          <w:i/>
          <w:iCs/>
        </w:rPr>
        <w:t xml:space="preserve"> </w:t>
      </w:r>
      <w:proofErr w:type="spellStart"/>
      <w:r>
        <w:rPr>
          <w:i/>
          <w:iCs/>
        </w:rPr>
        <w:t>around</w:t>
      </w:r>
      <w:proofErr w:type="spellEnd"/>
      <w:r>
        <w:rPr>
          <w:i/>
          <w:iCs/>
        </w:rPr>
        <w:t xml:space="preserve"> </w:t>
      </w:r>
      <w:proofErr w:type="spellStart"/>
      <w:r>
        <w:rPr>
          <w:i/>
          <w:iCs/>
        </w:rPr>
        <w:t>each</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two</w:t>
      </w:r>
      <w:proofErr w:type="spellEnd"/>
      <w:r>
        <w:rPr>
          <w:i/>
          <w:iCs/>
        </w:rPr>
        <w:t xml:space="preserve"> </w:t>
      </w:r>
      <w:proofErr w:type="spellStart"/>
      <w:r>
        <w:rPr>
          <w:i/>
          <w:iCs/>
        </w:rPr>
        <w:t>sub-layers</w:t>
      </w:r>
      <w:proofErr w:type="spellEnd"/>
      <w:r>
        <w:rPr>
          <w:i/>
          <w:iCs/>
        </w:rPr>
        <w:t xml:space="preserve">, </w:t>
      </w:r>
      <w:proofErr w:type="spellStart"/>
      <w:r>
        <w:rPr>
          <w:i/>
          <w:iCs/>
        </w:rPr>
        <w:t>followed</w:t>
      </w:r>
      <w:proofErr w:type="spellEnd"/>
      <w:r>
        <w:rPr>
          <w:i/>
          <w:iCs/>
        </w:rPr>
        <w:t xml:space="preserve"> </w:t>
      </w:r>
      <w:proofErr w:type="spellStart"/>
      <w:r>
        <w:rPr>
          <w:i/>
          <w:iCs/>
        </w:rPr>
        <w:t>by</w:t>
      </w:r>
      <w:proofErr w:type="spellEnd"/>
      <w:r>
        <w:rPr>
          <w:i/>
          <w:iCs/>
        </w:rPr>
        <w:t xml:space="preserve"> </w:t>
      </w:r>
      <w:proofErr w:type="spellStart"/>
      <w:r>
        <w:rPr>
          <w:i/>
          <w:iCs/>
        </w:rPr>
        <w:t>layer</w:t>
      </w:r>
      <w:proofErr w:type="spellEnd"/>
      <w:r>
        <w:rPr>
          <w:i/>
          <w:iCs/>
        </w:rPr>
        <w:t xml:space="preserve"> </w:t>
      </w:r>
      <w:proofErr w:type="spellStart"/>
      <w:r>
        <w:rPr>
          <w:i/>
          <w:iCs/>
        </w:rPr>
        <w:t>normalization</w:t>
      </w:r>
      <w:proofErr w:type="spellEnd"/>
      <w:r>
        <w:rPr>
          <w:i/>
          <w:iCs/>
        </w:rPr>
        <w:t xml:space="preserve">” – </w:t>
      </w:r>
      <w:r>
        <w:t xml:space="preserve">“cada una de las </w:t>
      </w:r>
      <w:r>
        <w:rPr>
          <w:b/>
          <w:bCs/>
        </w:rPr>
        <w:t xml:space="preserve">dos </w:t>
      </w:r>
      <w:proofErr w:type="spellStart"/>
      <w:r>
        <w:t>sub-capas</w:t>
      </w:r>
      <w:proofErr w:type="spellEnd"/>
      <w:r>
        <w:t xml:space="preserve">” </w:t>
      </w:r>
      <w:r w:rsidR="000810EB">
        <w:t xml:space="preserve">significa que </w:t>
      </w:r>
      <w:proofErr w:type="spellStart"/>
      <w:r w:rsidR="000810EB">
        <w:t>Resisual</w:t>
      </w:r>
      <w:proofErr w:type="spellEnd"/>
      <w:r w:rsidR="000810EB">
        <w:t xml:space="preserve"> + </w:t>
      </w:r>
      <w:proofErr w:type="spellStart"/>
      <w:r w:rsidR="000810EB">
        <w:t>LayerNorm</w:t>
      </w:r>
      <w:proofErr w:type="spellEnd"/>
      <w:r w:rsidR="000810EB">
        <w:t xml:space="preserve"> se aplica </w:t>
      </w:r>
      <w:r w:rsidR="000810EB">
        <w:rPr>
          <w:b/>
          <w:bCs/>
        </w:rPr>
        <w:t xml:space="preserve">dos veces </w:t>
      </w:r>
      <w:r w:rsidR="000810EB">
        <w:t>dentro de una misma capa</w:t>
      </w:r>
      <w:r w:rsidR="002159C6">
        <w:t xml:space="preserve">: una vez </w:t>
      </w:r>
      <w:proofErr w:type="spellStart"/>
      <w:r w:rsidR="002159C6">
        <w:t>despues</w:t>
      </w:r>
      <w:proofErr w:type="spellEnd"/>
      <w:r w:rsidR="002159C6">
        <w:t xml:space="preserve"> de Multi-Head </w:t>
      </w:r>
      <w:proofErr w:type="spellStart"/>
      <w:r w:rsidR="002159C6">
        <w:t>Attention</w:t>
      </w:r>
      <w:proofErr w:type="spellEnd"/>
      <w:r w:rsidR="002159C6">
        <w:t xml:space="preserve"> (la que acabamos de ver), y otra vez </w:t>
      </w:r>
      <w:proofErr w:type="spellStart"/>
      <w:r w:rsidR="002159C6">
        <w:t>despues</w:t>
      </w:r>
      <w:proofErr w:type="spellEnd"/>
      <w:r w:rsidR="002159C6">
        <w:t xml:space="preserve"> de </w:t>
      </w:r>
      <w:proofErr w:type="spellStart"/>
      <w:r w:rsidR="002159C6">
        <w:t>Feed</w:t>
      </w:r>
      <w:proofErr w:type="spellEnd"/>
      <w:r w:rsidR="002159C6">
        <w:t>-Forward (la que viene en la sección siguiente) – no es un solo paso al final de todo.</w:t>
      </w:r>
    </w:p>
    <w:p w14:paraId="603F2E8E" w14:textId="77777777" w:rsidR="002159C6" w:rsidRPr="002159C6" w:rsidRDefault="002159C6" w:rsidP="002159C6">
      <w:r w:rsidRPr="002159C6">
        <w:t xml:space="preserve">El flujo completo dentro de </w:t>
      </w:r>
      <w:r w:rsidRPr="002159C6">
        <w:rPr>
          <w:b/>
          <w:bCs/>
        </w:rPr>
        <w:t>una sola capa</w:t>
      </w:r>
      <w:r w:rsidRPr="002159C6">
        <w:t xml:space="preserve">, con ambas aplicaciones marcadas — este es el orden real, verificado contra el </w:t>
      </w:r>
      <w:proofErr w:type="spellStart"/>
      <w:proofErr w:type="gramStart"/>
      <w:r w:rsidRPr="002159C6">
        <w:t>paper</w:t>
      </w:r>
      <w:proofErr w:type="spellEnd"/>
      <w:proofErr w:type="gramEnd"/>
      <w:r w:rsidRPr="002159C6">
        <w:t>:</w:t>
      </w:r>
    </w:p>
    <w:p w14:paraId="7341A0B8" w14:textId="40741974" w:rsidR="002159C6" w:rsidRPr="000810EB" w:rsidRDefault="007C4EE2">
      <w:r w:rsidRPr="007C4EE2">
        <w:rPr>
          <w:noProof/>
        </w:rPr>
        <w:drawing>
          <wp:inline distT="0" distB="0" distL="0" distR="0" wp14:anchorId="41014525" wp14:editId="36DF0C1F">
            <wp:extent cx="5437926" cy="2709333"/>
            <wp:effectExtent l="19050" t="19050" r="10795" b="15240"/>
            <wp:docPr id="1021287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87969" name=""/>
                    <pic:cNvPicPr/>
                  </pic:nvPicPr>
                  <pic:blipFill>
                    <a:blip r:embed="rId178"/>
                    <a:stretch>
                      <a:fillRect/>
                    </a:stretch>
                  </pic:blipFill>
                  <pic:spPr>
                    <a:xfrm>
                      <a:off x="0" y="0"/>
                      <a:ext cx="5441999" cy="2711362"/>
                    </a:xfrm>
                    <a:prstGeom prst="rect">
                      <a:avLst/>
                    </a:prstGeom>
                    <a:ln w="19050">
                      <a:solidFill>
                        <a:schemeClr val="tx1"/>
                      </a:solidFill>
                    </a:ln>
                  </pic:spPr>
                </pic:pic>
              </a:graphicData>
            </a:graphic>
          </wp:inline>
        </w:drawing>
      </w:r>
    </w:p>
    <w:p w14:paraId="12D0AC79" w14:textId="77777777" w:rsidR="00860AF2" w:rsidRDefault="00860AF2"/>
    <w:p w14:paraId="16F4D0CE" w14:textId="77777777" w:rsidR="00F246F6" w:rsidRDefault="00F246F6" w:rsidP="00F246F6"/>
    <w:p w14:paraId="778DAC70" w14:textId="77777777" w:rsidR="00BD121A" w:rsidRDefault="00BD121A" w:rsidP="00F246F6"/>
    <w:p w14:paraId="29FFDB20" w14:textId="77777777" w:rsidR="00BD121A" w:rsidRDefault="00BD121A" w:rsidP="00F246F6"/>
    <w:p w14:paraId="52E52769" w14:textId="77777777" w:rsidR="00BD121A" w:rsidRDefault="00BD121A" w:rsidP="00F246F6"/>
    <w:p w14:paraId="0FEAAF67" w14:textId="77777777" w:rsidR="00BD121A" w:rsidRDefault="00BD121A" w:rsidP="00F246F6"/>
    <w:p w14:paraId="75CCF9A5" w14:textId="77777777" w:rsidR="00BD121A" w:rsidRDefault="00BD121A" w:rsidP="00F246F6"/>
    <w:p w14:paraId="274A7118" w14:textId="77777777" w:rsidR="00BD121A" w:rsidRDefault="00BD121A" w:rsidP="00F246F6"/>
    <w:p w14:paraId="7B582B9D" w14:textId="77777777" w:rsidR="00BD121A" w:rsidRDefault="00BD121A" w:rsidP="00F246F6"/>
    <w:p w14:paraId="689D010F" w14:textId="77777777" w:rsidR="00BD121A" w:rsidRDefault="00BD121A" w:rsidP="00F246F6"/>
    <w:p w14:paraId="7DEFFC9B" w14:textId="77777777" w:rsidR="00BD121A" w:rsidRDefault="00BD121A" w:rsidP="00F246F6"/>
    <w:p w14:paraId="67000822" w14:textId="77777777" w:rsidR="00BD121A" w:rsidRPr="00F246F6" w:rsidRDefault="00BD121A" w:rsidP="00F246F6"/>
    <w:p w14:paraId="11E964A7" w14:textId="77777777" w:rsidR="00F246F6" w:rsidRPr="009B79E8" w:rsidRDefault="00F246F6" w:rsidP="009B79E8"/>
    <w:p w14:paraId="49C4841B" w14:textId="63E41ECF" w:rsidR="009B79E8" w:rsidRPr="00582BB6" w:rsidRDefault="00582BB6" w:rsidP="002A5D8B">
      <w:pPr>
        <w:pStyle w:val="Ttulo4"/>
        <w:rPr>
          <w:b/>
          <w:bCs/>
          <w:i w:val="0"/>
          <w:iCs w:val="0"/>
          <w:sz w:val="24"/>
          <w:szCs w:val="28"/>
        </w:rPr>
      </w:pPr>
      <w:r w:rsidRPr="00582BB6">
        <w:rPr>
          <w:b/>
          <w:bCs/>
          <w:i w:val="0"/>
          <w:iCs w:val="0"/>
          <w:sz w:val="24"/>
          <w:szCs w:val="28"/>
          <w:highlight w:val="yellow"/>
        </w:rPr>
        <w:lastRenderedPageBreak/>
        <w:t>1.12.5.3</w:t>
      </w:r>
      <w:r w:rsidR="009B79E8" w:rsidRPr="00582BB6">
        <w:rPr>
          <w:b/>
          <w:bCs/>
          <w:i w:val="0"/>
          <w:iCs w:val="0"/>
          <w:sz w:val="24"/>
          <w:szCs w:val="28"/>
          <w:highlight w:val="yellow"/>
        </w:rPr>
        <w:t xml:space="preserve"> Paso </w:t>
      </w:r>
      <w:r w:rsidR="00CE5FEA" w:rsidRPr="00582BB6">
        <w:rPr>
          <w:b/>
          <w:bCs/>
          <w:i w:val="0"/>
          <w:iCs w:val="0"/>
          <w:sz w:val="24"/>
          <w:szCs w:val="28"/>
          <w:highlight w:val="yellow"/>
        </w:rPr>
        <w:t>5</w:t>
      </w:r>
      <w:r w:rsidR="001077D1" w:rsidRPr="00582BB6">
        <w:rPr>
          <w:b/>
          <w:bCs/>
          <w:i w:val="0"/>
          <w:iCs w:val="0"/>
          <w:sz w:val="24"/>
          <w:szCs w:val="28"/>
          <w:highlight w:val="yellow"/>
        </w:rPr>
        <w:t xml:space="preserve"> (capa 1/6)</w:t>
      </w:r>
      <w:r w:rsidR="00B32990" w:rsidRPr="00582BB6">
        <w:rPr>
          <w:b/>
          <w:bCs/>
          <w:i w:val="0"/>
          <w:iCs w:val="0"/>
          <w:sz w:val="24"/>
          <w:szCs w:val="28"/>
          <w:highlight w:val="yellow"/>
        </w:rPr>
        <w:t xml:space="preserve">: </w:t>
      </w:r>
      <w:proofErr w:type="spellStart"/>
      <w:r w:rsidR="00B32990" w:rsidRPr="00582BB6">
        <w:rPr>
          <w:b/>
          <w:bCs/>
          <w:i w:val="0"/>
          <w:iCs w:val="0"/>
          <w:sz w:val="24"/>
          <w:szCs w:val="28"/>
          <w:highlight w:val="yellow"/>
        </w:rPr>
        <w:t>Feed</w:t>
      </w:r>
      <w:proofErr w:type="spellEnd"/>
      <w:r w:rsidR="00B32990" w:rsidRPr="00582BB6">
        <w:rPr>
          <w:b/>
          <w:bCs/>
          <w:i w:val="0"/>
          <w:iCs w:val="0"/>
          <w:sz w:val="24"/>
          <w:szCs w:val="28"/>
          <w:highlight w:val="yellow"/>
        </w:rPr>
        <w:t>-Forward Network</w:t>
      </w:r>
    </w:p>
    <w:p w14:paraId="1347EEBE" w14:textId="1EB54F6F" w:rsidR="00604747" w:rsidRDefault="0036230F" w:rsidP="00650E95">
      <w:proofErr w:type="spellStart"/>
      <w:r>
        <w:t>Despues</w:t>
      </w:r>
      <w:proofErr w:type="spellEnd"/>
      <w:r>
        <w:t xml:space="preserve"> de la atención, cada token pasa por una red neuronal simple, aplicada igual a cada uno por separado (</w:t>
      </w:r>
      <w:proofErr w:type="spellStart"/>
      <w:r>
        <w:t>recorda</w:t>
      </w:r>
      <w:proofErr w:type="spellEnd"/>
      <w:r>
        <w:t>: son 5 tokens en nuestra oración, no 4 “palabras” – “</w:t>
      </w:r>
      <w:proofErr w:type="spellStart"/>
      <w:r>
        <w:t>eats</w:t>
      </w:r>
      <w:proofErr w:type="spellEnd"/>
      <w:r>
        <w:t>”</w:t>
      </w:r>
      <w:r w:rsidR="00025854">
        <w:t xml:space="preserve"> se </w:t>
      </w:r>
      <w:proofErr w:type="spellStart"/>
      <w:r w:rsidR="00025854">
        <w:t>partio</w:t>
      </w:r>
      <w:proofErr w:type="spellEnd"/>
      <w:r w:rsidR="00025854">
        <w:t xml:space="preserve"> en “</w:t>
      </w:r>
      <w:proofErr w:type="spellStart"/>
      <w:r w:rsidR="00025854">
        <w:t>eat</w:t>
      </w:r>
      <w:proofErr w:type="spellEnd"/>
      <w:r w:rsidR="00025854">
        <w:t>” + “s” en el Paso 0):</w:t>
      </w:r>
    </w:p>
    <w:tbl>
      <w:tblPr>
        <w:tblStyle w:val="Tablaconcuadrcula"/>
        <w:tblW w:w="0" w:type="auto"/>
        <w:tblLook w:val="04A0" w:firstRow="1" w:lastRow="0" w:firstColumn="1" w:lastColumn="0" w:noHBand="0" w:noVBand="1"/>
      </w:tblPr>
      <w:tblGrid>
        <w:gridCol w:w="10790"/>
      </w:tblGrid>
      <w:tr w:rsidR="006F0809" w14:paraId="1DD983BB" w14:textId="77777777" w:rsidTr="006F0809">
        <w:tc>
          <w:tcPr>
            <w:tcW w:w="10790" w:type="dxa"/>
          </w:tcPr>
          <w:p w14:paraId="6B09F3CA" w14:textId="77777777" w:rsidR="006F0809" w:rsidRDefault="006F0809" w:rsidP="00650E95">
            <w:r w:rsidRPr="006F0809">
              <w:rPr>
                <w:b/>
                <w:bCs/>
              </w:rPr>
              <w:t>El objetivo de este paso, en el panorama completo</w:t>
            </w:r>
            <w:r w:rsidRPr="006F0809">
              <w:t>:</w:t>
            </w:r>
            <w:r>
              <w:t xml:space="preserve"> hasta acá, cada token ya paso por Multi-Head </w:t>
            </w:r>
            <w:proofErr w:type="spellStart"/>
            <w:r>
              <w:t>Attention</w:t>
            </w:r>
            <w:proofErr w:type="spellEnd"/>
            <w:r>
              <w:t xml:space="preserve"> – “mezclo” su significado con el de las palabras relevantes de la oración (</w:t>
            </w:r>
            <w:proofErr w:type="spellStart"/>
            <w:r w:rsidR="00C856E7">
              <w:t>recorda</w:t>
            </w:r>
            <w:proofErr w:type="spellEnd"/>
            <w:r w:rsidR="00C856E7">
              <w:t xml:space="preserve"> “</w:t>
            </w:r>
            <w:proofErr w:type="spellStart"/>
            <w:r w:rsidR="00C856E7">
              <w:t>eat</w:t>
            </w:r>
            <w:proofErr w:type="spellEnd"/>
            <w:r w:rsidR="00C856E7">
              <w:t>” incorporando información de “</w:t>
            </w:r>
            <w:proofErr w:type="spellStart"/>
            <w:r w:rsidR="00C856E7">
              <w:t>dog</w:t>
            </w:r>
            <w:proofErr w:type="spellEnd"/>
            <w:r w:rsidR="00C856E7">
              <w:t xml:space="preserve">” y “bread”. Pero </w:t>
            </w:r>
            <w:r w:rsidR="00940641">
              <w:t>fíjate que tipo de mezcla es esa: el resultado de “</w:t>
            </w:r>
            <w:proofErr w:type="spellStart"/>
            <w:r w:rsidR="00940641">
              <w:t>eat</w:t>
            </w:r>
            <w:proofErr w:type="spellEnd"/>
            <w:r w:rsidR="00940641">
              <w:t xml:space="preserve">” fue literalmente una </w:t>
            </w:r>
            <w:r w:rsidR="00940641">
              <w:rPr>
                <w:b/>
                <w:bCs/>
              </w:rPr>
              <w:t xml:space="preserve">suma ponderada </w:t>
            </w:r>
            <w:r w:rsidR="00940641">
              <w:t xml:space="preserve">(32 % de </w:t>
            </w:r>
            <w:proofErr w:type="spellStart"/>
            <w:r w:rsidR="00940641">
              <w:t>si</w:t>
            </w:r>
            <w:proofErr w:type="spellEnd"/>
            <w:r w:rsidR="00940641">
              <w:t xml:space="preserve"> misma + 30% de “</w:t>
            </w:r>
            <w:proofErr w:type="spellStart"/>
            <w:r w:rsidR="00940641">
              <w:t>dog</w:t>
            </w:r>
            <w:proofErr w:type="spellEnd"/>
            <w:r w:rsidR="00940641">
              <w:t>” + 28 %</w:t>
            </w:r>
            <w:r w:rsidR="00212B67">
              <w:t xml:space="preserve"> de “bread” + 14% de “The”) – matemáticamente, es un promedio pesado de contenido que ya existía. Por </w:t>
            </w:r>
            <w:proofErr w:type="spellStart"/>
            <w:r w:rsidR="00212B67">
              <w:t>mas</w:t>
            </w:r>
            <w:proofErr w:type="spellEnd"/>
            <w:r w:rsidR="00212B67">
              <w:t xml:space="preserve"> “inteligente” que parezca eligiendo esos porcentajes, </w:t>
            </w:r>
            <w:proofErr w:type="spellStart"/>
            <w:r w:rsidR="00212B67" w:rsidRPr="00851A7E">
              <w:rPr>
                <w:highlight w:val="yellow"/>
              </w:rPr>
              <w:t>Attention</w:t>
            </w:r>
            <w:proofErr w:type="spellEnd"/>
            <w:r w:rsidR="00212B67" w:rsidRPr="00851A7E">
              <w:rPr>
                <w:highlight w:val="yellow"/>
              </w:rPr>
              <w:t xml:space="preserve"> </w:t>
            </w:r>
            <w:r w:rsidR="00212B67" w:rsidRPr="00851A7E">
              <w:rPr>
                <w:b/>
                <w:bCs/>
                <w:highlight w:val="yellow"/>
              </w:rPr>
              <w:t xml:space="preserve">nunca hace </w:t>
            </w:r>
            <w:proofErr w:type="spellStart"/>
            <w:r w:rsidR="00212B67" w:rsidRPr="00851A7E">
              <w:rPr>
                <w:b/>
                <w:bCs/>
                <w:highlight w:val="yellow"/>
              </w:rPr>
              <w:t>mas</w:t>
            </w:r>
            <w:proofErr w:type="spellEnd"/>
            <w:r w:rsidR="00212B67" w:rsidRPr="00851A7E">
              <w:rPr>
                <w:b/>
                <w:bCs/>
                <w:highlight w:val="yellow"/>
              </w:rPr>
              <w:t xml:space="preserve"> que combinar lo que ya había – </w:t>
            </w:r>
            <w:r w:rsidR="00212B67" w:rsidRPr="00851A7E">
              <w:rPr>
                <w:highlight w:val="yellow"/>
              </w:rPr>
              <w:t>no le agrega nada nuevo, no “procesa” esa mezcla de ninguna forma.</w:t>
            </w:r>
          </w:p>
          <w:p w14:paraId="15D76DAC" w14:textId="77777777" w:rsidR="00212B67" w:rsidRDefault="00212B67" w:rsidP="00650E95"/>
          <w:p w14:paraId="36AD4BC7" w14:textId="1C98E499" w:rsidR="00212B67" w:rsidRDefault="00A41B34" w:rsidP="00650E95">
            <w:r>
              <w:t xml:space="preserve">El </w:t>
            </w:r>
            <w:proofErr w:type="spellStart"/>
            <w:r>
              <w:t>Feed</w:t>
            </w:r>
            <w:proofErr w:type="spellEnd"/>
            <w:r>
              <w:t xml:space="preserve">-Forward resuelve justo eso: toma esa mezcla ya armada y la </w:t>
            </w:r>
            <w:r>
              <w:rPr>
                <w:b/>
                <w:bCs/>
              </w:rPr>
              <w:t xml:space="preserve">transforma, </w:t>
            </w:r>
            <w:r>
              <w:t xml:space="preserve">no solo la combina. </w:t>
            </w:r>
            <w:r w:rsidR="000101E0">
              <w:t xml:space="preserve">La diferencia </w:t>
            </w:r>
            <w:proofErr w:type="spellStart"/>
            <w:r w:rsidR="000101E0">
              <w:t>esta</w:t>
            </w:r>
            <w:proofErr w:type="spellEnd"/>
            <w:r w:rsidR="000101E0">
              <w:t xml:space="preserve"> en el </w:t>
            </w:r>
            <w:proofErr w:type="spellStart"/>
            <w:r w:rsidR="000101E0">
              <w:t>ReLU</w:t>
            </w:r>
            <w:proofErr w:type="spellEnd"/>
            <w:r w:rsidR="000101E0">
              <w:t xml:space="preserve">: es una función que toma una decisión real (“esto lo dejo, esto lo descarto”, según sea positivo o </w:t>
            </w:r>
            <w:proofErr w:type="spellStart"/>
            <w:r w:rsidR="000101E0">
              <w:t>negtativo</w:t>
            </w:r>
            <w:proofErr w:type="spellEnd"/>
            <w:r w:rsidR="000101E0">
              <w:t xml:space="preserve">) – algo que una simple suma ponderada nunca puede hacer por si sola. </w:t>
            </w:r>
            <w:r w:rsidR="00001074">
              <w:t xml:space="preserve">Es la diferencia entre sumar ingredientes en un bol en ciertas </w:t>
            </w:r>
            <w:proofErr w:type="spellStart"/>
            <w:r w:rsidR="00802859">
              <w:t>proporcioens</w:t>
            </w:r>
            <w:proofErr w:type="spellEnd"/>
            <w:r w:rsidR="00802859">
              <w:t xml:space="preserve"> (eso es lo que hace </w:t>
            </w:r>
            <w:proofErr w:type="spellStart"/>
            <w:r w:rsidR="00802859">
              <w:t>Attention</w:t>
            </w:r>
            <w:proofErr w:type="spellEnd"/>
            <w:r w:rsidR="00802859">
              <w:t xml:space="preserve">) y meterlos al horno (eso es lo que hace </w:t>
            </w:r>
            <w:proofErr w:type="spellStart"/>
            <w:r w:rsidR="00802859">
              <w:t>Feed</w:t>
            </w:r>
            <w:proofErr w:type="spellEnd"/>
            <w:r w:rsidR="00802859">
              <w:t>-Forward): sin el “horno”, tendrías siempre mezclas de ingredientes crudos, nunca algo realmente nuevo.</w:t>
            </w:r>
          </w:p>
          <w:p w14:paraId="3339BB9F" w14:textId="77777777" w:rsidR="00802859" w:rsidRDefault="00802859" w:rsidP="00650E95"/>
          <w:p w14:paraId="417CC02D" w14:textId="01817E8E" w:rsidR="00802859" w:rsidRDefault="00802859" w:rsidP="00650E95">
            <w:r>
              <w:t xml:space="preserve">Hay otra razón, </w:t>
            </w:r>
            <w:proofErr w:type="spellStart"/>
            <w:r>
              <w:t>mas</w:t>
            </w:r>
            <w:proofErr w:type="spellEnd"/>
            <w:r>
              <w:t xml:space="preserve"> técnica, por la que este paso es indispensable: sin </w:t>
            </w:r>
            <w:proofErr w:type="spellStart"/>
            <w:r>
              <w:t>el</w:t>
            </w:r>
            <w:proofErr w:type="spellEnd"/>
            <w:r>
              <w:t xml:space="preserve">, el modelo entero seria matemáticamente equivalente a una </w:t>
            </w:r>
            <w:r>
              <w:rPr>
                <w:b/>
                <w:bCs/>
              </w:rPr>
              <w:t xml:space="preserve">única </w:t>
            </w:r>
            <w:r>
              <w:t xml:space="preserve">transformación lineal gigante, sin importar cuantas capas tuviera apiladas </w:t>
            </w:r>
            <w:r w:rsidR="00B34133">
              <w:t>–</w:t>
            </w:r>
            <w:r>
              <w:t xml:space="preserve"> </w:t>
            </w:r>
            <w:r w:rsidR="00B34133" w:rsidRPr="00B34133">
              <w:rPr>
                <w:b/>
                <w:bCs/>
                <w:highlight w:val="yellow"/>
              </w:rPr>
              <w:t>porque encadenar transformaciones lineales sigue siendo, matemáticamente, una transformación lineal</w:t>
            </w:r>
            <w:r w:rsidR="003D7CDE">
              <w:rPr>
                <w:b/>
                <w:bCs/>
              </w:rPr>
              <w:t xml:space="preserve">. </w:t>
            </w:r>
            <w:r w:rsidR="003D7CDE">
              <w:t xml:space="preserve">El </w:t>
            </w:r>
            <w:proofErr w:type="spellStart"/>
            <w:r w:rsidR="003D7CDE">
              <w:t>Feed</w:t>
            </w:r>
            <w:proofErr w:type="spellEnd"/>
            <w:r w:rsidR="003D7CDE">
              <w:t xml:space="preserve">-Forward (con su </w:t>
            </w:r>
            <w:proofErr w:type="spellStart"/>
            <w:r w:rsidR="003D7CDE">
              <w:t>ReLU</w:t>
            </w:r>
            <w:proofErr w:type="spellEnd"/>
            <w:r w:rsidR="003D7CDE">
              <w:t xml:space="preserve"> en el medio, que veremos </w:t>
            </w:r>
            <w:proofErr w:type="spellStart"/>
            <w:r w:rsidR="003D7CDE">
              <w:t>mas</w:t>
            </w:r>
            <w:proofErr w:type="spellEnd"/>
            <w:r w:rsidR="003D7CDE">
              <w:t xml:space="preserve"> abajo) es lo que le da al </w:t>
            </w:r>
            <w:proofErr w:type="spellStart"/>
            <w:r w:rsidR="003D7CDE">
              <w:t>Transformer</w:t>
            </w:r>
            <w:proofErr w:type="spellEnd"/>
            <w:r w:rsidR="003D7CDE">
              <w:t xml:space="preserve"> la capacidad real de aprender relaciones </w:t>
            </w:r>
            <w:r w:rsidR="003D7CDE">
              <w:rPr>
                <w:b/>
                <w:bCs/>
              </w:rPr>
              <w:t xml:space="preserve">complejas y no lineales </w:t>
            </w:r>
            <w:r w:rsidR="003D7CDE">
              <w:t>en los datos.</w:t>
            </w:r>
          </w:p>
          <w:p w14:paraId="4B4760E7" w14:textId="77777777" w:rsidR="003D7CDE" w:rsidRDefault="003D7CDE" w:rsidP="00650E95"/>
          <w:p w14:paraId="3B8441D7" w14:textId="77777777" w:rsidR="00F03AB8" w:rsidRPr="00F03AB8" w:rsidRDefault="00F03AB8" w:rsidP="00F03AB8">
            <w:pPr>
              <w:rPr>
                <w:b/>
                <w:bCs/>
              </w:rPr>
            </w:pPr>
            <w:r w:rsidRPr="00F03AB8">
              <w:rPr>
                <w:b/>
                <w:bCs/>
                <w:highlight w:val="yellow"/>
              </w:rPr>
              <w:t>¿Se sabe qué "representa" esta transformación? Sí — investigado y verificado</w:t>
            </w:r>
          </w:p>
          <w:p w14:paraId="71AF39A8" w14:textId="72C3E8EC" w:rsidR="003D7CDE" w:rsidRDefault="00F03AB8" w:rsidP="00650E95">
            <w:r w:rsidRPr="00F03AB8">
              <w:t>A diferencia de lo que se podría suponer (que es una "caja negra" totalmente opaca),</w:t>
            </w:r>
            <w:r>
              <w:t xml:space="preserve"> </w:t>
            </w:r>
            <w:r>
              <w:rPr>
                <w:b/>
                <w:bCs/>
              </w:rPr>
              <w:t xml:space="preserve">si existe una interpretación con evidencia empírica </w:t>
            </w:r>
            <w:proofErr w:type="spellStart"/>
            <w:r>
              <w:rPr>
                <w:b/>
                <w:bCs/>
              </w:rPr>
              <w:t>solida</w:t>
            </w:r>
            <w:proofErr w:type="spellEnd"/>
            <w:r>
              <w:rPr>
                <w:b/>
                <w:bCs/>
              </w:rPr>
              <w:t xml:space="preserve">, </w:t>
            </w:r>
            <w:r>
              <w:t xml:space="preserve">no solo especulación. El </w:t>
            </w:r>
            <w:proofErr w:type="spellStart"/>
            <w:proofErr w:type="gramStart"/>
            <w:r>
              <w:t>paper</w:t>
            </w:r>
            <w:proofErr w:type="spellEnd"/>
            <w:proofErr w:type="gramEnd"/>
            <w:r>
              <w:t xml:space="preserve"> de referencia es </w:t>
            </w:r>
            <w:r w:rsidR="00B05944" w:rsidRPr="00B05944">
              <w:rPr>
                <w:b/>
                <w:bCs/>
              </w:rPr>
              <w:t>"</w:t>
            </w:r>
            <w:proofErr w:type="spellStart"/>
            <w:r w:rsidR="00B05944" w:rsidRPr="00B05944">
              <w:rPr>
                <w:b/>
                <w:bCs/>
              </w:rPr>
              <w:t>Transformer</w:t>
            </w:r>
            <w:proofErr w:type="spellEnd"/>
            <w:r w:rsidR="00B05944" w:rsidRPr="00B05944">
              <w:rPr>
                <w:b/>
                <w:bCs/>
              </w:rPr>
              <w:t xml:space="preserve"> </w:t>
            </w:r>
            <w:proofErr w:type="spellStart"/>
            <w:r w:rsidR="00B05944" w:rsidRPr="00B05944">
              <w:rPr>
                <w:b/>
                <w:bCs/>
              </w:rPr>
              <w:t>Feed</w:t>
            </w:r>
            <w:proofErr w:type="spellEnd"/>
            <w:r w:rsidR="00B05944" w:rsidRPr="00B05944">
              <w:rPr>
                <w:b/>
                <w:bCs/>
              </w:rPr>
              <w:t xml:space="preserve">-Forward </w:t>
            </w:r>
            <w:proofErr w:type="spellStart"/>
            <w:r w:rsidR="00B05944" w:rsidRPr="00B05944">
              <w:rPr>
                <w:b/>
                <w:bCs/>
              </w:rPr>
              <w:t>Layers</w:t>
            </w:r>
            <w:proofErr w:type="spellEnd"/>
            <w:r w:rsidR="00B05944" w:rsidRPr="00B05944">
              <w:rPr>
                <w:b/>
                <w:bCs/>
              </w:rPr>
              <w:t xml:space="preserve"> Are Key-</w:t>
            </w:r>
            <w:proofErr w:type="spellStart"/>
            <w:r w:rsidR="00B05944" w:rsidRPr="00B05944">
              <w:rPr>
                <w:b/>
                <w:bCs/>
              </w:rPr>
              <w:t>Value</w:t>
            </w:r>
            <w:proofErr w:type="spellEnd"/>
            <w:r w:rsidR="00B05944" w:rsidRPr="00B05944">
              <w:rPr>
                <w:b/>
                <w:bCs/>
              </w:rPr>
              <w:t xml:space="preserve"> </w:t>
            </w:r>
            <w:proofErr w:type="spellStart"/>
            <w:r w:rsidR="00B05944" w:rsidRPr="00B05944">
              <w:rPr>
                <w:b/>
                <w:bCs/>
              </w:rPr>
              <w:t>Memories</w:t>
            </w:r>
            <w:proofErr w:type="spellEnd"/>
            <w:r w:rsidR="00B05944" w:rsidRPr="00B05944">
              <w:rPr>
                <w:b/>
                <w:bCs/>
              </w:rPr>
              <w:t>"</w:t>
            </w:r>
            <w:r w:rsidR="00B05944">
              <w:rPr>
                <w:b/>
                <w:bCs/>
              </w:rPr>
              <w:t xml:space="preserve"> </w:t>
            </w:r>
            <w:r w:rsidR="00B05944">
              <w:t>(</w:t>
            </w:r>
            <w:r w:rsidR="00B05944" w:rsidRPr="00B05944">
              <w:t xml:space="preserve">Geva, Schuster, </w:t>
            </w:r>
            <w:proofErr w:type="spellStart"/>
            <w:r w:rsidR="00B05944" w:rsidRPr="00B05944">
              <w:t>Berant</w:t>
            </w:r>
            <w:proofErr w:type="spellEnd"/>
            <w:r w:rsidR="00B05944" w:rsidRPr="00B05944">
              <w:t xml:space="preserve"> y Levy — Tel-Aviv </w:t>
            </w:r>
            <w:proofErr w:type="spellStart"/>
            <w:r w:rsidR="00B05944" w:rsidRPr="00B05944">
              <w:t>University</w:t>
            </w:r>
            <w:proofErr w:type="spellEnd"/>
            <w:r w:rsidR="00B05944" w:rsidRPr="00B05944">
              <w:t xml:space="preserve"> y Allen </w:t>
            </w:r>
            <w:proofErr w:type="spellStart"/>
            <w:r w:rsidR="00B05944" w:rsidRPr="00B05944">
              <w:t>Institute</w:t>
            </w:r>
            <w:proofErr w:type="spellEnd"/>
            <w:r w:rsidR="00B05944" w:rsidRPr="00B05944">
              <w:t xml:space="preserve"> </w:t>
            </w:r>
            <w:proofErr w:type="spellStart"/>
            <w:r w:rsidR="00B05944" w:rsidRPr="00B05944">
              <w:t>for</w:t>
            </w:r>
            <w:proofErr w:type="spellEnd"/>
            <w:r w:rsidR="00B05944" w:rsidRPr="00B05944">
              <w:t xml:space="preserve"> AI, EMNLP 2021</w:t>
            </w:r>
            <w:r w:rsidR="00B05944">
              <w:t xml:space="preserve">), uno de los trabajos </w:t>
            </w:r>
            <w:proofErr w:type="spellStart"/>
            <w:r w:rsidR="00B05944">
              <w:t>mas</w:t>
            </w:r>
            <w:proofErr w:type="spellEnd"/>
            <w:r w:rsidR="00B05944">
              <w:t xml:space="preserve"> citados sobre el tema.</w:t>
            </w:r>
          </w:p>
          <w:p w14:paraId="7B936901" w14:textId="77777777" w:rsidR="00B05944" w:rsidRDefault="00B05944" w:rsidP="00650E95"/>
          <w:p w14:paraId="165F5986" w14:textId="4AC3A01B" w:rsidR="00B05944" w:rsidRDefault="00B05944" w:rsidP="00650E95">
            <w:r>
              <w:rPr>
                <w:b/>
                <w:bCs/>
              </w:rPr>
              <w:t xml:space="preserve">La idea central del </w:t>
            </w:r>
            <w:proofErr w:type="spellStart"/>
            <w:r>
              <w:rPr>
                <w:b/>
                <w:bCs/>
              </w:rPr>
              <w:t>paper</w:t>
            </w:r>
            <w:proofErr w:type="spellEnd"/>
            <w:r>
              <w:rPr>
                <w:b/>
                <w:bCs/>
              </w:rPr>
              <w:t xml:space="preserve">: </w:t>
            </w:r>
            <w:r>
              <w:t xml:space="preserve">cada capa </w:t>
            </w:r>
            <w:proofErr w:type="spellStart"/>
            <w:r>
              <w:t>Feed</w:t>
            </w:r>
            <w:proofErr w:type="spellEnd"/>
            <w:r>
              <w:t xml:space="preserve">-Forward funciona como una </w:t>
            </w:r>
            <w:r>
              <w:rPr>
                <w:b/>
                <w:bCs/>
              </w:rPr>
              <w:t xml:space="preserve">memoria de clave-valor </w:t>
            </w:r>
            <w:r>
              <w:t>(</w:t>
            </w:r>
            <w:proofErr w:type="spellStart"/>
            <w:r>
              <w:t>key-value</w:t>
            </w:r>
            <w:proofErr w:type="spellEnd"/>
            <w:r>
              <w:t xml:space="preserve"> </w:t>
            </w:r>
            <w:proofErr w:type="spellStart"/>
            <w:r>
              <w:t>memory</w:t>
            </w:r>
            <w:proofErr w:type="spellEnd"/>
            <w:r>
              <w:t>)</w:t>
            </w:r>
            <w:r w:rsidR="00FC4E7F">
              <w:t xml:space="preserve"> – un mecanismo parecido a un diccionario gigante</w:t>
            </w:r>
            <w:r w:rsidR="00FE0F65">
              <w:t>:</w:t>
            </w:r>
          </w:p>
          <w:p w14:paraId="75DFC337" w14:textId="77777777" w:rsidR="002F0B3F" w:rsidRDefault="002F0B3F" w:rsidP="00650E95"/>
          <w:p w14:paraId="4404DDD1" w14:textId="77777777" w:rsidR="00FE0F65" w:rsidRDefault="00FE0F65" w:rsidP="00650E95"/>
          <w:tbl>
            <w:tblPr>
              <w:tblStyle w:val="Tabladelista4-nfasis4"/>
              <w:tblW w:w="0" w:type="auto"/>
              <w:tblLook w:val="04A0" w:firstRow="1" w:lastRow="0" w:firstColumn="1" w:lastColumn="0" w:noHBand="0" w:noVBand="1"/>
            </w:tblPr>
            <w:tblGrid>
              <w:gridCol w:w="5282"/>
              <w:gridCol w:w="5282"/>
            </w:tblGrid>
            <w:tr w:rsidR="00FE0F65" w14:paraId="0F62545D" w14:textId="77777777" w:rsidTr="00FE0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2" w:type="dxa"/>
                </w:tcPr>
                <w:p w14:paraId="4F0E794B" w14:textId="51975963" w:rsidR="00FE0F65" w:rsidRPr="00FE0F65" w:rsidRDefault="00FE0F65" w:rsidP="00650E95">
                  <w:r w:rsidRPr="00FE0F65">
                    <w:t>Parte de la formula</w:t>
                  </w:r>
                </w:p>
              </w:tc>
              <w:tc>
                <w:tcPr>
                  <w:tcW w:w="5282" w:type="dxa"/>
                </w:tcPr>
                <w:p w14:paraId="79500F27" w14:textId="6F0D7E28" w:rsidR="00FE0F65" w:rsidRDefault="00FE0F65" w:rsidP="00650E95">
                  <w:pPr>
                    <w:cnfStyle w:val="100000000000" w:firstRow="1" w:lastRow="0" w:firstColumn="0" w:lastColumn="0" w:oddVBand="0" w:evenVBand="0" w:oddHBand="0" w:evenHBand="0" w:firstRowFirstColumn="0" w:firstRowLastColumn="0" w:lastRowFirstColumn="0" w:lastRowLastColumn="0"/>
                  </w:pPr>
                  <w:r>
                    <w:t xml:space="preserve">Rol, según el </w:t>
                  </w:r>
                  <w:proofErr w:type="spellStart"/>
                  <w:proofErr w:type="gramStart"/>
                  <w:r>
                    <w:t>paper</w:t>
                  </w:r>
                  <w:proofErr w:type="spellEnd"/>
                  <w:proofErr w:type="gramEnd"/>
                </w:p>
              </w:tc>
            </w:tr>
            <w:tr w:rsidR="00FE0F65" w14:paraId="7B53EEAD" w14:textId="77777777" w:rsidTr="00FE0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2" w:type="dxa"/>
                </w:tcPr>
                <w:p w14:paraId="4A4B3DBD" w14:textId="3583301E" w:rsidR="00FE0F65" w:rsidRPr="00E96CDA" w:rsidRDefault="006A027B" w:rsidP="00650E95">
                  <w:pPr>
                    <w:rPr>
                      <w:rFonts w:ascii="Cambria Math" w:hAnsi="Cambria Math"/>
                      <w:b w:val="0"/>
                      <w:bCs w:val="0"/>
                      <w:i/>
                    </w:rPr>
                  </w:pP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sub>
                    </m:sSub>
                    <m:d>
                      <m:dPr>
                        <m:ctrlPr>
                          <w:rPr>
                            <w:rFonts w:ascii="Cambria Math" w:hAnsi="Cambria Math"/>
                            <w:i/>
                          </w:rPr>
                        </m:ctrlPr>
                      </m:dPr>
                      <m:e>
                        <m:r>
                          <m:rPr>
                            <m:sty m:val="bi"/>
                          </m:rPr>
                          <w:rPr>
                            <w:rFonts w:ascii="Cambria Math" w:hAnsi="Cambria Math"/>
                          </w:rPr>
                          <m:t>la</m:t>
                        </m:r>
                        <m:r>
                          <m:rPr>
                            <m:sty m:val="bi"/>
                          </m:rPr>
                          <w:rPr>
                            <w:rFonts w:ascii="Cambria Math" w:hAnsi="Cambria Math"/>
                          </w:rPr>
                          <m:t xml:space="preserve"> </m:t>
                        </m:r>
                        <m:r>
                          <m:rPr>
                            <m:sty m:val="bi"/>
                          </m:rPr>
                          <w:rPr>
                            <w:rFonts w:ascii="Cambria Math" w:hAnsi="Cambria Math"/>
                          </w:rPr>
                          <m:t>primera</m:t>
                        </m:r>
                        <m:r>
                          <m:rPr>
                            <m:sty m:val="bi"/>
                          </m:rPr>
                          <w:rPr>
                            <w:rFonts w:ascii="Cambria Math" w:hAnsi="Cambria Math"/>
                          </w:rPr>
                          <m:t xml:space="preserve"> </m:t>
                        </m:r>
                        <m:r>
                          <m:rPr>
                            <m:sty m:val="bi"/>
                          </m:rPr>
                          <w:rPr>
                            <w:rFonts w:ascii="Cambria Math" w:hAnsi="Cambria Math"/>
                          </w:rPr>
                          <m:t>matriz</m:t>
                        </m:r>
                      </m:e>
                    </m:d>
                  </m:oMath>
                  <w:r w:rsidR="002F0B3F" w:rsidRPr="002F0B3F">
                    <w:rPr>
                      <w:rFonts w:ascii="Cambria Math" w:eastAsiaTheme="minorEastAsia" w:hAnsi="Cambria Math"/>
                      <w:b w:val="0"/>
                      <w:bCs w:val="0"/>
                      <w:iCs/>
                    </w:rPr>
                    <w:t>(512 x 2048)</w:t>
                  </w:r>
                </w:p>
              </w:tc>
              <w:tc>
                <w:tcPr>
                  <w:tcW w:w="5282" w:type="dxa"/>
                </w:tcPr>
                <w:p w14:paraId="438C6037" w14:textId="08ABEA9D" w:rsidR="00FE0F65" w:rsidRPr="00AF6E03" w:rsidRDefault="002F0B3F" w:rsidP="00650E95">
                  <w:pPr>
                    <w:cnfStyle w:val="000000100000" w:firstRow="0" w:lastRow="0" w:firstColumn="0" w:lastColumn="0" w:oddVBand="0" w:evenVBand="0" w:oddHBand="1" w:evenHBand="0" w:firstRowFirstColumn="0" w:firstRowLastColumn="0" w:lastRowFirstColumn="0" w:lastRowLastColumn="0"/>
                  </w:pPr>
                  <w:r>
                    <w:t>Actúa</w:t>
                  </w:r>
                  <w:r w:rsidR="00E96CDA">
                    <w:t xml:space="preserve"> como un conjunto de </w:t>
                  </w:r>
                  <w:r w:rsidR="00E96CDA">
                    <w:rPr>
                      <w:b/>
                      <w:bCs/>
                    </w:rPr>
                    <w:t xml:space="preserve">“claves” – </w:t>
                  </w:r>
                  <w:r w:rsidR="00E96CDA">
                    <w:t xml:space="preserve">cada una de sus 2048 columnas (en el modelo real) </w:t>
                  </w:r>
                  <w:r w:rsidR="00AF6E03">
                    <w:t xml:space="preserve">es un </w:t>
                  </w:r>
                  <w:r w:rsidR="00AF6E03">
                    <w:rPr>
                      <w:b/>
                      <w:bCs/>
                    </w:rPr>
                    <w:t xml:space="preserve">detector de patrone, </w:t>
                  </w:r>
                  <w:r w:rsidR="00AF6E03">
                    <w:t xml:space="preserve">que “se activa” cuando el texto de entrada se parece a un </w:t>
                  </w:r>
                  <w:proofErr w:type="spellStart"/>
                  <w:r w:rsidR="00AF6E03">
                    <w:t>patron</w:t>
                  </w:r>
                  <w:proofErr w:type="spellEnd"/>
                  <w:r w:rsidR="00AF6E03">
                    <w:t xml:space="preserve"> especifico que esa columna aprendió a reconocer.</w:t>
                  </w:r>
                </w:p>
              </w:tc>
            </w:tr>
            <w:tr w:rsidR="00FE0F65" w14:paraId="6024E9F6" w14:textId="77777777" w:rsidTr="00FE0F65">
              <w:tc>
                <w:tcPr>
                  <w:cnfStyle w:val="001000000000" w:firstRow="0" w:lastRow="0" w:firstColumn="1" w:lastColumn="0" w:oddVBand="0" w:evenVBand="0" w:oddHBand="0" w:evenHBand="0" w:firstRowFirstColumn="0" w:firstRowLastColumn="0" w:lastRowFirstColumn="0" w:lastRowLastColumn="0"/>
                  <w:tcW w:w="5282" w:type="dxa"/>
                </w:tcPr>
                <w:p w14:paraId="5DF854BD" w14:textId="5AB5F9E2" w:rsidR="00FE0F65" w:rsidRPr="00A4547E" w:rsidRDefault="006A027B" w:rsidP="00650E95">
                  <w:pPr>
                    <w:rPr>
                      <w:b w:val="0"/>
                      <w:bCs w:val="0"/>
                    </w:rPr>
                  </w:pPr>
                  <m:oMathPara>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2</m:t>
                          </m:r>
                        </m:sub>
                      </m:sSub>
                      <m:d>
                        <m:dPr>
                          <m:ctrlPr>
                            <w:rPr>
                              <w:rFonts w:ascii="Cambria Math" w:hAnsi="Cambria Math"/>
                              <w:b w:val="0"/>
                              <w:bCs w:val="0"/>
                              <w:i/>
                            </w:rPr>
                          </m:ctrlPr>
                        </m:dPr>
                        <m:e>
                          <m:r>
                            <m:rPr>
                              <m:sty m:val="bi"/>
                            </m:rPr>
                            <w:rPr>
                              <w:rFonts w:ascii="Cambria Math" w:hAnsi="Cambria Math"/>
                            </w:rPr>
                            <m:t>la</m:t>
                          </m:r>
                          <m:r>
                            <m:rPr>
                              <m:sty m:val="bi"/>
                            </m:rPr>
                            <w:rPr>
                              <w:rFonts w:ascii="Cambria Math" w:hAnsi="Cambria Math"/>
                            </w:rPr>
                            <m:t xml:space="preserve"> </m:t>
                          </m:r>
                          <m:r>
                            <m:rPr>
                              <m:sty m:val="bi"/>
                            </m:rPr>
                            <w:rPr>
                              <w:rFonts w:ascii="Cambria Math" w:hAnsi="Cambria Math"/>
                            </w:rPr>
                            <m:t>segund</m:t>
                          </m:r>
                          <m:r>
                            <m:rPr>
                              <m:sty m:val="bi"/>
                            </m:rPr>
                            <w:rPr>
                              <w:rFonts w:ascii="Cambria Math" w:hAnsi="Cambria Math"/>
                            </w:rPr>
                            <m:t xml:space="preserve"> </m:t>
                          </m:r>
                          <m:r>
                            <m:rPr>
                              <m:sty m:val="bi"/>
                            </m:rPr>
                            <w:rPr>
                              <w:rFonts w:ascii="Cambria Math" w:hAnsi="Cambria Math"/>
                            </w:rPr>
                            <m:t>matriz</m:t>
                          </m:r>
                          <m:ctrlPr>
                            <w:rPr>
                              <w:rFonts w:ascii="Cambria Math" w:hAnsi="Cambria Math"/>
                              <w:i/>
                            </w:rPr>
                          </m:ctrlPr>
                        </m:e>
                      </m:d>
                      <m:d>
                        <m:dPr>
                          <m:ctrlPr>
                            <w:rPr>
                              <w:rFonts w:ascii="Cambria Math" w:hAnsi="Cambria Math"/>
                              <w:i/>
                            </w:rPr>
                          </m:ctrlPr>
                        </m:dPr>
                        <m:e>
                          <m:r>
                            <m:rPr>
                              <m:sty m:val="bi"/>
                            </m:rPr>
                            <w:rPr>
                              <w:rFonts w:ascii="Cambria Math" w:hAnsi="Cambria Math"/>
                            </w:rPr>
                            <m:t>2048</m:t>
                          </m:r>
                          <m:r>
                            <m:rPr>
                              <m:sty m:val="bi"/>
                            </m:rPr>
                            <w:rPr>
                              <w:rFonts w:ascii="Cambria Math" w:hAnsi="Cambria Math"/>
                            </w:rPr>
                            <m:t xml:space="preserve"> </m:t>
                          </m:r>
                          <m:r>
                            <m:rPr>
                              <m:sty m:val="bi"/>
                            </m:rPr>
                            <w:rPr>
                              <w:rFonts w:ascii="Cambria Math" w:hAnsi="Cambria Math"/>
                            </w:rPr>
                            <m:t>x</m:t>
                          </m:r>
                          <m:r>
                            <m:rPr>
                              <m:sty m:val="bi"/>
                            </m:rPr>
                            <w:rPr>
                              <w:rFonts w:ascii="Cambria Math" w:hAnsi="Cambria Math"/>
                            </w:rPr>
                            <m:t xml:space="preserve"> </m:t>
                          </m:r>
                          <m:r>
                            <m:rPr>
                              <m:sty m:val="bi"/>
                            </m:rPr>
                            <w:rPr>
                              <w:rFonts w:ascii="Cambria Math" w:hAnsi="Cambria Math"/>
                            </w:rPr>
                            <m:t>512</m:t>
                          </m:r>
                        </m:e>
                      </m:d>
                    </m:oMath>
                  </m:oMathPara>
                </w:p>
              </w:tc>
              <w:tc>
                <w:tcPr>
                  <w:tcW w:w="5282" w:type="dxa"/>
                </w:tcPr>
                <w:p w14:paraId="1AD7B419" w14:textId="215984BF" w:rsidR="00FE0F65" w:rsidRPr="00A26734" w:rsidRDefault="00A26734" w:rsidP="00650E95">
                  <w:pPr>
                    <w:cnfStyle w:val="000000000000" w:firstRow="0" w:lastRow="0" w:firstColumn="0" w:lastColumn="0" w:oddVBand="0" w:evenVBand="0" w:oddHBand="0" w:evenHBand="0" w:firstRowFirstColumn="0" w:firstRowLastColumn="0" w:lastRowFirstColumn="0" w:lastRowLastColumn="0"/>
                  </w:pPr>
                  <w:proofErr w:type="spellStart"/>
                  <w:r>
                    <w:t>Actua</w:t>
                  </w:r>
                  <w:proofErr w:type="spellEnd"/>
                  <w:r>
                    <w:t xml:space="preserve"> como un conjunto de </w:t>
                  </w:r>
                  <w:r w:rsidRPr="00A26734">
                    <w:rPr>
                      <w:b/>
                      <w:bCs/>
                    </w:rPr>
                    <w:t>“valores</w:t>
                  </w:r>
                  <w:r>
                    <w:rPr>
                      <w:b/>
                      <w:bCs/>
                    </w:rPr>
                    <w:t xml:space="preserve">” – </w:t>
                  </w:r>
                  <w:r>
                    <w:t xml:space="preserve">cada fila, si su “clave” correspondiente se </w:t>
                  </w:r>
                  <w:proofErr w:type="spellStart"/>
                  <w:r>
                    <w:t>activo</w:t>
                  </w:r>
                  <w:proofErr w:type="spellEnd"/>
                  <w:r>
                    <w:t xml:space="preserve">, </w:t>
                  </w:r>
                  <w:r>
                    <w:rPr>
                      <w:b/>
                      <w:bCs/>
                    </w:rPr>
                    <w:t xml:space="preserve">empuja </w:t>
                  </w:r>
                  <w:r>
                    <w:t xml:space="preserve">la predicción final hacia ciertas palabras del vocabulario, </w:t>
                  </w:r>
                  <w:proofErr w:type="spellStart"/>
                  <w:r>
                    <w:t>mas</w:t>
                  </w:r>
                  <w:proofErr w:type="spellEnd"/>
                  <w:r>
                    <w:t xml:space="preserve"> probables de aparecer justo </w:t>
                  </w:r>
                  <w:proofErr w:type="spellStart"/>
                  <w:r>
                    <w:t>despues</w:t>
                  </w:r>
                  <w:proofErr w:type="spellEnd"/>
                  <w:r>
                    <w:t xml:space="preserve"> de ese </w:t>
                  </w:r>
                  <w:proofErr w:type="spellStart"/>
                  <w:r>
                    <w:t>patron</w:t>
                  </w:r>
                  <w:proofErr w:type="spellEnd"/>
                  <w:r>
                    <w:t>.</w:t>
                  </w:r>
                </w:p>
              </w:tc>
            </w:tr>
          </w:tbl>
          <w:p w14:paraId="69FFBB78" w14:textId="77777777" w:rsidR="00FE0F65" w:rsidRPr="00B05944" w:rsidRDefault="00FE0F65" w:rsidP="00650E95"/>
          <w:p w14:paraId="5600CC77" w14:textId="77777777" w:rsidR="008A03E4" w:rsidRPr="008A03E4" w:rsidRDefault="008A03E4" w:rsidP="008A03E4">
            <w:r w:rsidRPr="008A03E4">
              <w:rPr>
                <w:b/>
                <w:bCs/>
              </w:rPr>
              <w:t xml:space="preserve">Hallazgos concretos y verificados del </w:t>
            </w:r>
            <w:proofErr w:type="spellStart"/>
            <w:r w:rsidRPr="008A03E4">
              <w:rPr>
                <w:b/>
                <w:bCs/>
              </w:rPr>
              <w:t>paper</w:t>
            </w:r>
            <w:proofErr w:type="spellEnd"/>
            <w:r w:rsidRPr="008A03E4">
              <w:t xml:space="preserve"> (con evidencia experimental, no solo teoría):</w:t>
            </w:r>
          </w:p>
          <w:p w14:paraId="77B0DD33" w14:textId="208AFB7C" w:rsidR="008A03E4" w:rsidRDefault="008A1212" w:rsidP="008A1212">
            <w:pPr>
              <w:pStyle w:val="Prrafodelista"/>
              <w:numPr>
                <w:ilvl w:val="0"/>
                <w:numId w:val="2"/>
              </w:numPr>
            </w:pPr>
            <w:r>
              <w:t xml:space="preserve">Los patrones que </w:t>
            </w:r>
            <w:r w:rsidR="0093021B">
              <w:t>detectan</w:t>
            </w:r>
            <w:r>
              <w:t xml:space="preserve"> las “claves” son </w:t>
            </w:r>
            <w:r>
              <w:rPr>
                <w:b/>
                <w:bCs/>
              </w:rPr>
              <w:t xml:space="preserve">interpretables por humanos: </w:t>
            </w:r>
            <w:r>
              <w:t xml:space="preserve">expertos </w:t>
            </w:r>
            <w:r w:rsidR="0093021B">
              <w:t xml:space="preserve">humanos identificaron patrones coherentes en el </w:t>
            </w:r>
            <w:r w:rsidR="0093021B">
              <w:rPr>
                <w:b/>
                <w:bCs/>
              </w:rPr>
              <w:t xml:space="preserve">100% </w:t>
            </w:r>
            <w:r w:rsidR="0093021B">
              <w:t>de las claves analizadas (con un promedio de 3.6 patrones por clave)</w:t>
            </w:r>
          </w:p>
          <w:p w14:paraId="2EFD4BBC" w14:textId="1759C7D9" w:rsidR="0093021B" w:rsidRDefault="00CF3661" w:rsidP="008A1212">
            <w:pPr>
              <w:pStyle w:val="Prrafodelista"/>
              <w:numPr>
                <w:ilvl w:val="0"/>
                <w:numId w:val="2"/>
              </w:numPr>
            </w:pPr>
            <w:r>
              <w:t xml:space="preserve">Las capas </w:t>
            </w:r>
            <w:proofErr w:type="spellStart"/>
            <w:r>
              <w:t>mas</w:t>
            </w:r>
            <w:proofErr w:type="spellEnd"/>
            <w:r>
              <w:t xml:space="preserve"> </w:t>
            </w:r>
            <w:r>
              <w:rPr>
                <w:b/>
                <w:bCs/>
              </w:rPr>
              <w:t xml:space="preserve">tempranas </w:t>
            </w:r>
            <w:r>
              <w:t xml:space="preserve">tienen a capturas patrones </w:t>
            </w:r>
            <w:r>
              <w:rPr>
                <w:b/>
                <w:bCs/>
              </w:rPr>
              <w:t xml:space="preserve">superficiales </w:t>
            </w:r>
            <w:r>
              <w:t>(</w:t>
            </w:r>
            <w:proofErr w:type="spellStart"/>
            <w:r>
              <w:t>ej</w:t>
            </w:r>
            <w:proofErr w:type="spellEnd"/>
            <w:r>
              <w:t xml:space="preserve">: terminaciones de palabras, secuencias de caracteres); las capas </w:t>
            </w:r>
            <w:proofErr w:type="spellStart"/>
            <w:r>
              <w:rPr>
                <w:b/>
                <w:bCs/>
              </w:rPr>
              <w:t>mas</w:t>
            </w:r>
            <w:proofErr w:type="spellEnd"/>
            <w:r>
              <w:rPr>
                <w:b/>
                <w:bCs/>
              </w:rPr>
              <w:t xml:space="preserve"> profundas </w:t>
            </w:r>
            <w:r>
              <w:t xml:space="preserve">capturan patrones </w:t>
            </w:r>
            <w:r>
              <w:rPr>
                <w:b/>
                <w:bCs/>
              </w:rPr>
              <w:t xml:space="preserve">semánticos </w:t>
            </w:r>
            <w:r>
              <w:t>(relacionados con el significado)</w:t>
            </w:r>
          </w:p>
          <w:tbl>
            <w:tblPr>
              <w:tblStyle w:val="Tablaconcuadrcula"/>
              <w:tblW w:w="0" w:type="auto"/>
              <w:tblInd w:w="360" w:type="dxa"/>
              <w:tblLook w:val="04A0" w:firstRow="1" w:lastRow="0" w:firstColumn="1" w:lastColumn="0" w:noHBand="0" w:noVBand="1"/>
            </w:tblPr>
            <w:tblGrid>
              <w:gridCol w:w="10204"/>
            </w:tblGrid>
            <w:tr w:rsidR="00D70A1D" w14:paraId="20FC89FB" w14:textId="77777777" w:rsidTr="00D70A1D">
              <w:tc>
                <w:tcPr>
                  <w:tcW w:w="10564" w:type="dxa"/>
                </w:tcPr>
                <w:p w14:paraId="5D25862E" w14:textId="77777777" w:rsidR="00D70A1D" w:rsidRDefault="002E50A3" w:rsidP="00D70A1D">
                  <w:pPr>
                    <w:rPr>
                      <w:rFonts w:eastAsiaTheme="minorEastAsia"/>
                    </w:rPr>
                  </w:pPr>
                  <w:r w:rsidRPr="002E50A3">
                    <w:rPr>
                      <w:rFonts w:ascii="Segoe UI Emoji" w:hAnsi="Segoe UI Emoji" w:cs="Segoe UI Emoji"/>
                    </w:rPr>
                    <w:lastRenderedPageBreak/>
                    <w:t>🏗️</w:t>
                  </w:r>
                  <w:r w:rsidRPr="002E50A3">
                    <w:t xml:space="preserve"> </w:t>
                  </w:r>
                  <w:r w:rsidRPr="002E50A3">
                    <w:rPr>
                      <w:b/>
                      <w:bCs/>
                    </w:rPr>
                    <w:t>¿Qué significa "capa temprana" vs "capa profunda"?</w:t>
                  </w:r>
                  <w:r>
                    <w:rPr>
                      <w:b/>
                      <w:bCs/>
                    </w:rPr>
                    <w:t xml:space="preserve"> </w:t>
                  </w:r>
                  <w:proofErr w:type="spellStart"/>
                  <w:r>
                    <w:t>Recorda</w:t>
                  </w:r>
                  <w:proofErr w:type="spellEnd"/>
                  <w:r>
                    <w:t xml:space="preserve"> que tanto el </w:t>
                  </w:r>
                  <w:proofErr w:type="spellStart"/>
                  <w:r>
                    <w:t>Encoder</w:t>
                  </w:r>
                  <w:proofErr w:type="spellEnd"/>
                  <w:r>
                    <w:t xml:space="preserve"> como el </w:t>
                  </w:r>
                  <w:proofErr w:type="spellStart"/>
                  <w:r>
                    <w:t>Decoder</w:t>
                  </w:r>
                  <w:proofErr w:type="spellEnd"/>
                  <w:r>
                    <w:t xml:space="preserve"> tienen </w:t>
                  </w:r>
                  <w:r>
                    <w:rPr>
                      <w:b/>
                      <w:bCs/>
                    </w:rPr>
                    <w:t xml:space="preserve">6 capas apiladas </w:t>
                  </w:r>
                  <w:r>
                    <w:t xml:space="preserve">(N=6, ver la tabla de números </w:t>
                  </w:r>
                  <w:proofErr w:type="spellStart"/>
                  <w:r>
                    <w:t>delpaper</w:t>
                  </w:r>
                  <w:proofErr w:type="spellEnd"/>
                  <w:r>
                    <w:t xml:space="preserve"> </w:t>
                  </w:r>
                  <w:proofErr w:type="spellStart"/>
                  <w:r>
                    <w:t>mas</w:t>
                  </w:r>
                  <w:proofErr w:type="spellEnd"/>
                  <w:r>
                    <w:t xml:space="preserve"> arriba) – cada una con su propio bloque de Self-</w:t>
                  </w:r>
                  <w:proofErr w:type="spellStart"/>
                  <w:r>
                    <w:t>Attention</w:t>
                  </w:r>
                  <w:proofErr w:type="spellEnd"/>
                  <w:r>
                    <w:t xml:space="preserve"> + </w:t>
                  </w:r>
                  <w:proofErr w:type="spellStart"/>
                  <w:r>
                    <w:t>Feed</w:t>
                  </w:r>
                  <w:proofErr w:type="spellEnd"/>
                  <w:r>
                    <w:t>-Forward. “</w:t>
                  </w:r>
                  <w:proofErr w:type="spellStart"/>
                  <w:r>
                    <w:t>Temparana</w:t>
                  </w:r>
                  <w:proofErr w:type="spellEnd"/>
                  <w:r>
                    <w:t xml:space="preserve">” se refiere a las primeras capas por las que pasa el texto (Capa, 1,2…), y “profunda” (o “superior”) a las ultimas (Capa 5, 6…) – cada una de esas 6 capas tiene su </w:t>
                  </w:r>
                  <w:r>
                    <w:rPr>
                      <w:b/>
                      <w:bCs/>
                    </w:rPr>
                    <w:t xml:space="preserve">propia </w:t>
                  </w:r>
                  <w:proofErr w:type="spellStart"/>
                  <w:r>
                    <w:t>Feed</w:t>
                  </w:r>
                  <w:proofErr w:type="spellEnd"/>
                  <w:r>
                    <w:t xml:space="preserve">-Forward, con </w:t>
                  </w:r>
                  <w:r w:rsidRPr="000A5370">
                    <w:rPr>
                      <w:b/>
                      <w:bCs/>
                    </w:rPr>
                    <w:t>sus propias matrices</w:t>
                  </w:r>
                  <w:r w:rsidR="00F9645C" w:rsidRPr="000A5370">
                    <w:rPr>
                      <w:b/>
                      <w:bCs/>
                    </w:rPr>
                    <w:t xml:space="preserve"> </w:t>
                  </w:r>
                  <m:oMath>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1</m:t>
                        </m:r>
                      </m:sub>
                    </m:sSub>
                  </m:oMath>
                  <w:r w:rsidR="000A5370">
                    <w:rPr>
                      <w:rFonts w:eastAsiaTheme="minorEastAsia"/>
                      <w:b/>
                      <w:bCs/>
                    </w:rPr>
                    <w:t>/</w:t>
                  </w:r>
                  <m:oMath>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2</m:t>
                        </m:r>
                      </m:sub>
                    </m:sSub>
                    <m:r>
                      <m:rPr>
                        <m:sty m:val="bi"/>
                      </m:rPr>
                      <w:rPr>
                        <w:rFonts w:ascii="Cambria Math" w:hAnsi="Cambria Math"/>
                      </w:rPr>
                      <m:t xml:space="preserve">, </m:t>
                    </m:r>
                  </m:oMath>
                  <w:r w:rsidR="000A5370">
                    <w:rPr>
                      <w:rFonts w:eastAsiaTheme="minorEastAsia"/>
                    </w:rPr>
                    <w:t>entrenadas por separado. Tiene sentido que aprendan cosas distintas: la Capa 1 recibe el texto casi crudo (</w:t>
                  </w:r>
                  <w:r w:rsidR="00EB4C44">
                    <w:rPr>
                      <w:rFonts w:eastAsiaTheme="minorEastAsia"/>
                    </w:rPr>
                    <w:t xml:space="preserve">solo paso por </w:t>
                  </w:r>
                  <w:proofErr w:type="spellStart"/>
                  <w:r w:rsidR="00EB4C44">
                    <w:rPr>
                      <w:rFonts w:eastAsiaTheme="minorEastAsia"/>
                    </w:rPr>
                    <w:t>embeddings</w:t>
                  </w:r>
                  <w:proofErr w:type="spellEnd"/>
                  <w:r w:rsidR="00EB4C44">
                    <w:rPr>
                      <w:rFonts w:eastAsiaTheme="minorEastAsia"/>
                    </w:rPr>
                    <w:t xml:space="preserve"> + </w:t>
                  </w:r>
                  <w:proofErr w:type="spellStart"/>
                  <w:r w:rsidR="00EB4C44">
                    <w:rPr>
                      <w:rFonts w:eastAsiaTheme="minorEastAsia"/>
                    </w:rPr>
                    <w:t>positional</w:t>
                  </w:r>
                  <w:proofErr w:type="spellEnd"/>
                  <w:r w:rsidR="00EB4C44">
                    <w:rPr>
                      <w:rFonts w:eastAsiaTheme="minorEastAsia"/>
                    </w:rPr>
                    <w:t xml:space="preserve"> </w:t>
                  </w:r>
                  <w:proofErr w:type="spellStart"/>
                  <w:r w:rsidR="00EB4C44">
                    <w:rPr>
                      <w:rFonts w:eastAsiaTheme="minorEastAsia"/>
                    </w:rPr>
                    <w:t>encoding</w:t>
                  </w:r>
                  <w:proofErr w:type="spellEnd"/>
                  <w:r w:rsidR="00EB4C44">
                    <w:rPr>
                      <w:rFonts w:eastAsiaTheme="minorEastAsia"/>
                    </w:rPr>
                    <w:t xml:space="preserve">), así que sus detectores de patrones se enfocan en cosas simples; la Capa 6 </w:t>
                  </w:r>
                  <w:r w:rsidR="00340946">
                    <w:rPr>
                      <w:rFonts w:eastAsiaTheme="minorEastAsia"/>
                    </w:rPr>
                    <w:t xml:space="preserve">recibe el texto ya procesado 5 veces, con mucha información ya combinada, así que puede reconocer patrones </w:t>
                  </w:r>
                  <w:proofErr w:type="spellStart"/>
                  <w:r w:rsidR="00340946">
                    <w:rPr>
                      <w:rFonts w:eastAsiaTheme="minorEastAsia"/>
                    </w:rPr>
                    <w:t>mas</w:t>
                  </w:r>
                  <w:proofErr w:type="spellEnd"/>
                  <w:r w:rsidR="00340946">
                    <w:rPr>
                      <w:rFonts w:eastAsiaTheme="minorEastAsia"/>
                    </w:rPr>
                    <w:t xml:space="preserve"> abstractos y relacionados con el significado.</w:t>
                  </w:r>
                </w:p>
                <w:p w14:paraId="2F64D4B7" w14:textId="77777777" w:rsidR="00340946" w:rsidRDefault="00340946" w:rsidP="00D70A1D">
                  <w:pPr>
                    <w:rPr>
                      <w:i/>
                    </w:rPr>
                  </w:pPr>
                </w:p>
                <w:p w14:paraId="59E84DD2" w14:textId="77777777" w:rsidR="00340946" w:rsidRPr="00FD2E54" w:rsidRDefault="00340946" w:rsidP="00340946">
                  <w:pPr>
                    <w:pStyle w:val="Prrafodelista"/>
                    <w:numPr>
                      <w:ilvl w:val="0"/>
                      <w:numId w:val="2"/>
                    </w:numPr>
                    <w:rPr>
                      <w:rFonts w:ascii="Cambria Math" w:hAnsi="Cambria Math"/>
                      <w:i/>
                    </w:rPr>
                  </w:pPr>
                  <w:r>
                    <w:rPr>
                      <w:rFonts w:ascii="Cambria Math" w:hAnsi="Cambria Math"/>
                      <w:iCs/>
                    </w:rPr>
                    <w:t xml:space="preserve">En las capas supriores, </w:t>
                  </w:r>
                  <w:r w:rsidR="00BF1C54">
                    <w:rPr>
                      <w:rFonts w:ascii="Cambria Math" w:hAnsi="Cambria Math"/>
                      <w:iCs/>
                    </w:rPr>
                    <w:t xml:space="preserve">los “valores” predicen correctamente cual es el siguiente token real hasta un 3.5% </w:t>
                  </w:r>
                  <w:proofErr w:type="gramStart"/>
                  <w:r w:rsidR="00BF1C54">
                    <w:rPr>
                      <w:rFonts w:ascii="Cambria Math" w:hAnsi="Cambria Math"/>
                      <w:iCs/>
                    </w:rPr>
                    <w:t>de los caso</w:t>
                  </w:r>
                  <w:proofErr w:type="gramEnd"/>
                  <w:r w:rsidR="00BF1C54">
                    <w:rPr>
                      <w:rFonts w:ascii="Cambria Math" w:hAnsi="Cambria Math"/>
                      <w:iCs/>
                    </w:rPr>
                    <w:t xml:space="preserve"> – un </w:t>
                  </w:r>
                  <w:proofErr w:type="spellStart"/>
                  <w:r w:rsidR="00BF1C54">
                    <w:rPr>
                      <w:rFonts w:ascii="Cambria Math" w:hAnsi="Cambria Math"/>
                      <w:iCs/>
                    </w:rPr>
                    <w:t>numero</w:t>
                  </w:r>
                  <w:proofErr w:type="spellEnd"/>
                  <w:r w:rsidR="00BF1C54">
                    <w:rPr>
                      <w:rFonts w:ascii="Cambria Math" w:hAnsi="Cambria Math"/>
                      <w:iCs/>
                    </w:rPr>
                    <w:t xml:space="preserve"> que suena bajo, pero es </w:t>
                  </w:r>
                  <w:r w:rsidR="00BF1C54">
                    <w:rPr>
                      <w:rFonts w:ascii="Cambria Math" w:hAnsi="Cambria Math"/>
                      <w:b/>
                      <w:bCs/>
                      <w:iCs/>
                    </w:rPr>
                    <w:t xml:space="preserve">miles de veces mayor </w:t>
                  </w:r>
                  <w:r w:rsidR="00BF1C54">
                    <w:rPr>
                      <w:rFonts w:ascii="Cambria Math" w:hAnsi="Cambria Math"/>
                      <w:iCs/>
                    </w:rPr>
                    <w:t xml:space="preserve">que el azar puro </w:t>
                  </w:r>
                  <w:r w:rsidR="00FD2E54" w:rsidRPr="00FD2E54">
                    <w:rPr>
                      <w:rFonts w:ascii="Cambria Math" w:hAnsi="Cambria Math"/>
                      <w:iCs/>
                    </w:rPr>
                    <w:t>(~0.0004%)</w:t>
                  </w:r>
                </w:p>
                <w:p w14:paraId="686FB841" w14:textId="0264C9B1" w:rsidR="00FD2E54" w:rsidRPr="00340946" w:rsidRDefault="00FD2E54" w:rsidP="00340946">
                  <w:pPr>
                    <w:pStyle w:val="Prrafodelista"/>
                    <w:numPr>
                      <w:ilvl w:val="0"/>
                      <w:numId w:val="2"/>
                    </w:numPr>
                    <w:rPr>
                      <w:rFonts w:ascii="Cambria Math" w:hAnsi="Cambria Math"/>
                      <w:i/>
                    </w:rPr>
                  </w:pPr>
                  <w:r>
                    <w:rPr>
                      <w:rFonts w:ascii="Cambria Math" w:hAnsi="Cambria Math"/>
                      <w:iCs/>
                    </w:rPr>
                    <w:t xml:space="preserve">La </w:t>
                  </w:r>
                  <w:proofErr w:type="spellStart"/>
                  <w:r>
                    <w:rPr>
                      <w:rFonts w:ascii="Cambria Math" w:hAnsi="Cambria Math"/>
                      <w:iCs/>
                    </w:rPr>
                    <w:t>predicion</w:t>
                  </w:r>
                  <w:proofErr w:type="spellEnd"/>
                  <w:r>
                    <w:rPr>
                      <w:rFonts w:ascii="Cambria Math" w:hAnsi="Cambria Math"/>
                      <w:iCs/>
                    </w:rPr>
                    <w:t xml:space="preserve"> final del modelo es una </w:t>
                  </w:r>
                  <w:r>
                    <w:rPr>
                      <w:rFonts w:ascii="Cambria Math" w:hAnsi="Cambria Math"/>
                      <w:b/>
                      <w:bCs/>
                      <w:iCs/>
                    </w:rPr>
                    <w:t xml:space="preserve">composición </w:t>
                  </w:r>
                  <w:r>
                    <w:rPr>
                      <w:rFonts w:ascii="Cambria Math" w:hAnsi="Cambria Math"/>
                      <w:iCs/>
                    </w:rPr>
                    <w:t xml:space="preserve">de muchas de estas “memorias” activándose a la vez, combinada y refinada capa por capa (a </w:t>
                  </w:r>
                  <w:r w:rsidR="007F1133">
                    <w:rPr>
                      <w:rFonts w:ascii="Cambria Math" w:hAnsi="Cambria Math"/>
                      <w:iCs/>
                    </w:rPr>
                    <w:t xml:space="preserve">través de las Residual </w:t>
                  </w:r>
                  <w:proofErr w:type="spellStart"/>
                  <w:r w:rsidR="007F1133">
                    <w:rPr>
                      <w:rFonts w:ascii="Cambria Math" w:hAnsi="Cambria Math"/>
                      <w:iCs/>
                    </w:rPr>
                    <w:t>Connections</w:t>
                  </w:r>
                  <w:proofErr w:type="spellEnd"/>
                  <w:r w:rsidR="007F1133">
                    <w:rPr>
                      <w:rFonts w:ascii="Cambria Math" w:hAnsi="Cambria Math"/>
                      <w:iCs/>
                    </w:rPr>
                    <w:t xml:space="preserve">, que </w:t>
                  </w:r>
                  <w:proofErr w:type="spellStart"/>
                  <w:r w:rsidR="007F1133">
                    <w:rPr>
                      <w:rFonts w:ascii="Cambria Math" w:hAnsi="Cambria Math"/>
                      <w:iCs/>
                    </w:rPr>
                    <w:t>ta</w:t>
                  </w:r>
                  <w:proofErr w:type="spellEnd"/>
                  <w:r w:rsidR="007F1133">
                    <w:rPr>
                      <w:rFonts w:ascii="Cambria Math" w:hAnsi="Cambria Math"/>
                      <w:iCs/>
                    </w:rPr>
                    <w:t xml:space="preserve"> vimos) hasta llegar a la predicción final.</w:t>
                  </w:r>
                </w:p>
              </w:tc>
            </w:tr>
          </w:tbl>
          <w:p w14:paraId="469A66BE" w14:textId="77777777" w:rsidR="00CF3661" w:rsidRPr="008A03E4" w:rsidRDefault="00CF3661" w:rsidP="00D70A1D">
            <w:pPr>
              <w:ind w:left="360"/>
            </w:pPr>
          </w:p>
          <w:p w14:paraId="7B752B00" w14:textId="702E5332" w:rsidR="008A1212" w:rsidRDefault="00745FD6" w:rsidP="00650E95">
            <w:r w:rsidRPr="00745FD6">
              <w:rPr>
                <w:noProof/>
              </w:rPr>
              <w:drawing>
                <wp:inline distT="0" distB="0" distL="0" distR="0" wp14:anchorId="3C3A8599" wp14:editId="4407E7E4">
                  <wp:extent cx="2358390" cy="424837"/>
                  <wp:effectExtent l="19050" t="19050" r="22860" b="13335"/>
                  <wp:docPr id="1146233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33146" name=""/>
                          <pic:cNvPicPr/>
                        </pic:nvPicPr>
                        <pic:blipFill>
                          <a:blip r:embed="rId179"/>
                          <a:stretch>
                            <a:fillRect/>
                          </a:stretch>
                        </pic:blipFill>
                        <pic:spPr>
                          <a:xfrm>
                            <a:off x="0" y="0"/>
                            <a:ext cx="2364468" cy="425932"/>
                          </a:xfrm>
                          <a:prstGeom prst="rect">
                            <a:avLst/>
                          </a:prstGeom>
                          <a:ln w="19050">
                            <a:solidFill>
                              <a:schemeClr val="tx1"/>
                            </a:solidFill>
                          </a:ln>
                        </pic:spPr>
                      </pic:pic>
                    </a:graphicData>
                  </a:graphic>
                </wp:inline>
              </w:drawing>
            </w:r>
          </w:p>
          <w:p w14:paraId="4D712D19" w14:textId="77777777" w:rsidR="00745FD6" w:rsidRDefault="00745FD6" w:rsidP="00650E95"/>
          <w:p w14:paraId="62C21102" w14:textId="77AE2B8E" w:rsidR="0080616D" w:rsidRDefault="0080616D" w:rsidP="00650E95">
            <w:r>
              <w:t xml:space="preserve">“Capas </w:t>
            </w:r>
            <w:proofErr w:type="spellStart"/>
            <w:r>
              <w:t>temparanas</w:t>
            </w:r>
            <w:proofErr w:type="spellEnd"/>
            <w:r>
              <w:t xml:space="preserve">” y “capas profundas” se refieren a la </w:t>
            </w:r>
            <w:r>
              <w:rPr>
                <w:b/>
                <w:bCs/>
              </w:rPr>
              <w:t xml:space="preserve">posición </w:t>
            </w:r>
            <w:r>
              <w:t xml:space="preserve">de esa capa dentro del apilamiento de 6 capas del </w:t>
            </w:r>
            <w:proofErr w:type="spellStart"/>
            <w:r>
              <w:t>Encoder</w:t>
            </w:r>
            <w:proofErr w:type="spellEnd"/>
            <w:r>
              <w:t xml:space="preserve"> (o </w:t>
            </w:r>
            <w:proofErr w:type="spellStart"/>
            <w:r>
              <w:t>Decoder</w:t>
            </w:r>
            <w:proofErr w:type="spellEnd"/>
            <w:r>
              <w:t>), no a algo distinto a lo que ya vimos en el documento.</w:t>
            </w:r>
          </w:p>
          <w:p w14:paraId="58D7FFD5" w14:textId="77777777" w:rsidR="001A341E" w:rsidRDefault="001A341E" w:rsidP="001A341E">
            <w:pPr>
              <w:rPr>
                <w:b/>
                <w:bCs/>
              </w:rPr>
            </w:pPr>
          </w:p>
          <w:p w14:paraId="6F480D1C" w14:textId="72A2565C" w:rsidR="001A341E" w:rsidRPr="001A341E" w:rsidRDefault="001A341E" w:rsidP="001A341E">
            <w:pPr>
              <w:rPr>
                <w:b/>
                <w:bCs/>
              </w:rPr>
            </w:pPr>
            <w:r w:rsidRPr="001A341E">
              <w:rPr>
                <w:b/>
                <w:bCs/>
              </w:rPr>
              <w:t>Recordando la arquitectura: 6 capas apiladas</w:t>
            </w:r>
          </w:p>
          <w:p w14:paraId="2C9F880D" w14:textId="3473B63C" w:rsidR="0080616D" w:rsidRDefault="001A341E" w:rsidP="00650E95">
            <w:proofErr w:type="spellStart"/>
            <w:r>
              <w:t>Recorda</w:t>
            </w:r>
            <w:proofErr w:type="spellEnd"/>
            <w:r>
              <w:t xml:space="preserve"> esto del documento: tanto el </w:t>
            </w:r>
            <w:proofErr w:type="spellStart"/>
            <w:r>
              <w:t>Encoder</w:t>
            </w:r>
            <w:proofErr w:type="spellEnd"/>
            <w:r>
              <w:t xml:space="preserve"> como el </w:t>
            </w:r>
            <w:proofErr w:type="spellStart"/>
            <w:r>
              <w:t>Decoder</w:t>
            </w:r>
            <w:proofErr w:type="spellEnd"/>
            <w:r>
              <w:t xml:space="preserve"> tienen </w:t>
            </w:r>
            <w:r>
              <w:rPr>
                <w:b/>
                <w:bCs/>
              </w:rPr>
              <w:t xml:space="preserve">N=6 capas idénticas, </w:t>
            </w:r>
            <w:r>
              <w:t xml:space="preserve">apiladas una sobre otra </w:t>
            </w:r>
            <w:r w:rsidR="0043281C">
              <w:t>–</w:t>
            </w:r>
            <w:r>
              <w:t xml:space="preserve"> </w:t>
            </w:r>
            <w:r w:rsidR="0043281C">
              <w:t xml:space="preserve">cada una con su </w:t>
            </w:r>
            <w:proofErr w:type="spellStart"/>
            <w:r w:rsidR="0043281C">
              <w:t>propip</w:t>
            </w:r>
            <w:proofErr w:type="spellEnd"/>
            <w:r w:rsidR="0043281C">
              <w:t xml:space="preserve"> Self-</w:t>
            </w:r>
            <w:proofErr w:type="spellStart"/>
            <w:r w:rsidR="0043281C">
              <w:t>Attention</w:t>
            </w:r>
            <w:proofErr w:type="spellEnd"/>
            <w:r w:rsidR="0043281C">
              <w:t xml:space="preserve"> + </w:t>
            </w:r>
            <w:proofErr w:type="spellStart"/>
            <w:r w:rsidR="0043281C">
              <w:t>Feed</w:t>
            </w:r>
            <w:proofErr w:type="spellEnd"/>
            <w:r w:rsidR="0043281C">
              <w:t>-Forward + Residual/</w:t>
            </w:r>
            <w:proofErr w:type="spellStart"/>
            <w:r w:rsidR="0043281C">
              <w:t>LayerNorm</w:t>
            </w:r>
            <w:proofErr w:type="spellEnd"/>
            <w:r w:rsidR="0043281C">
              <w:t>.</w:t>
            </w:r>
          </w:p>
          <w:p w14:paraId="16757D0B" w14:textId="77777777" w:rsidR="0043281C" w:rsidRDefault="0043281C" w:rsidP="00650E95"/>
          <w:p w14:paraId="36AB443F" w14:textId="68EA808E" w:rsidR="0043281C" w:rsidRDefault="002D18E3" w:rsidP="00650E95">
            <w:r w:rsidRPr="002D18E3">
              <w:rPr>
                <w:noProof/>
              </w:rPr>
              <w:drawing>
                <wp:inline distT="0" distB="0" distL="0" distR="0" wp14:anchorId="0752C9BD" wp14:editId="0214D151">
                  <wp:extent cx="4278630" cy="2260146"/>
                  <wp:effectExtent l="19050" t="19050" r="26670" b="26035"/>
                  <wp:docPr id="556456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56195" name=""/>
                          <pic:cNvPicPr/>
                        </pic:nvPicPr>
                        <pic:blipFill>
                          <a:blip r:embed="rId180"/>
                          <a:stretch>
                            <a:fillRect/>
                          </a:stretch>
                        </pic:blipFill>
                        <pic:spPr>
                          <a:xfrm>
                            <a:off x="0" y="0"/>
                            <a:ext cx="4283648" cy="2262797"/>
                          </a:xfrm>
                          <a:prstGeom prst="rect">
                            <a:avLst/>
                          </a:prstGeom>
                          <a:ln w="19050">
                            <a:solidFill>
                              <a:schemeClr val="tx1"/>
                            </a:solidFill>
                          </a:ln>
                        </pic:spPr>
                      </pic:pic>
                    </a:graphicData>
                  </a:graphic>
                </wp:inline>
              </w:drawing>
            </w:r>
          </w:p>
          <w:p w14:paraId="093E365C" w14:textId="77777777" w:rsidR="002D18E3" w:rsidRPr="002D18E3" w:rsidRDefault="002D18E3" w:rsidP="002D18E3">
            <w:pPr>
              <w:rPr>
                <w:b/>
                <w:bCs/>
              </w:rPr>
            </w:pPr>
            <w:r w:rsidRPr="002D18E3">
              <w:rPr>
                <w:b/>
                <w:bCs/>
              </w:rPr>
              <w:t>Qué significa "temprana" vs "profunda"</w:t>
            </w:r>
          </w:p>
          <w:p w14:paraId="742B36A0" w14:textId="5807FA68" w:rsidR="002D18E3" w:rsidRDefault="00D03BC9" w:rsidP="00650E95">
            <w:r w:rsidRPr="00D03BC9">
              <w:rPr>
                <w:noProof/>
              </w:rPr>
              <w:drawing>
                <wp:inline distT="0" distB="0" distL="0" distR="0" wp14:anchorId="451E3C27" wp14:editId="2FA46F47">
                  <wp:extent cx="4271010" cy="1086820"/>
                  <wp:effectExtent l="19050" t="19050" r="15240" b="18415"/>
                  <wp:docPr id="1975285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85920" name=""/>
                          <pic:cNvPicPr/>
                        </pic:nvPicPr>
                        <pic:blipFill>
                          <a:blip r:embed="rId181"/>
                          <a:stretch>
                            <a:fillRect/>
                          </a:stretch>
                        </pic:blipFill>
                        <pic:spPr>
                          <a:xfrm>
                            <a:off x="0" y="0"/>
                            <a:ext cx="4286181" cy="1090680"/>
                          </a:xfrm>
                          <a:prstGeom prst="rect">
                            <a:avLst/>
                          </a:prstGeom>
                          <a:ln w="19050">
                            <a:solidFill>
                              <a:schemeClr val="tx1"/>
                            </a:solidFill>
                          </a:ln>
                        </pic:spPr>
                      </pic:pic>
                    </a:graphicData>
                  </a:graphic>
                </wp:inline>
              </w:drawing>
            </w:r>
          </w:p>
          <w:p w14:paraId="2CDE6A90" w14:textId="002EE6BD" w:rsidR="00D03BC9" w:rsidRDefault="004C0F68" w:rsidP="00650E95">
            <w:pPr>
              <w:rPr>
                <w:rFonts w:eastAsiaTheme="minorEastAsia"/>
              </w:rPr>
            </w:pPr>
            <w:r w:rsidRPr="004C0F68">
              <w:t xml:space="preserve">Cada una de esas 6 capas tiene </w:t>
            </w:r>
            <w:r w:rsidRPr="004C0F68">
              <w:rPr>
                <w:b/>
                <w:bCs/>
              </w:rPr>
              <w:t>su propia</w:t>
            </w:r>
            <w:r w:rsidRPr="004C0F68">
              <w:t xml:space="preserve"> </w:t>
            </w:r>
            <w:proofErr w:type="spellStart"/>
            <w:r w:rsidRPr="004C0F68">
              <w:t>Feed</w:t>
            </w:r>
            <w:proofErr w:type="spellEnd"/>
            <w:r w:rsidRPr="004C0F68">
              <w:t>-Forward Network (con sus propias matrices</w:t>
            </w:r>
            <w:r>
              <w:t xml:space="preserve">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00307BB7">
              <w:rPr>
                <w:rFonts w:eastAsiaTheme="minorEastAsia"/>
              </w:rPr>
              <w:t>/</w:t>
            </w:r>
            <m:oMath>
              <m:sSub>
                <m:sSubPr>
                  <m:ctrlPr>
                    <w:rPr>
                      <w:rFonts w:ascii="Cambria Math" w:hAnsi="Cambria Math"/>
                    </w:rPr>
                  </m:ctrlPr>
                </m:sSubPr>
                <m:e>
                  <m:r>
                    <w:rPr>
                      <w:rFonts w:ascii="Cambria Math" w:hAnsi="Cambria Math"/>
                    </w:rPr>
                    <m:t>W</m:t>
                  </m:r>
                </m:e>
                <m:sub>
                  <m:r>
                    <w:rPr>
                      <w:rFonts w:ascii="Cambria Math" w:hAnsi="Cambria Math"/>
                    </w:rPr>
                    <m:t>2</m:t>
                  </m:r>
                </m:sub>
              </m:sSub>
            </m:oMath>
            <w:r w:rsidR="00307BB7">
              <w:rPr>
                <w:rFonts w:eastAsiaTheme="minorEastAsia"/>
              </w:rPr>
              <w:t xml:space="preserve">, distintas de las de las otras capas) – así que hay literalmente </w:t>
            </w:r>
            <w:r w:rsidR="00307BB7">
              <w:rPr>
                <w:rFonts w:eastAsiaTheme="minorEastAsia"/>
                <w:b/>
                <w:bCs/>
              </w:rPr>
              <w:t xml:space="preserve">6 capas </w:t>
            </w:r>
            <w:proofErr w:type="spellStart"/>
            <w:r w:rsidR="00307BB7">
              <w:rPr>
                <w:rFonts w:eastAsiaTheme="minorEastAsia"/>
                <w:b/>
                <w:bCs/>
              </w:rPr>
              <w:t>Feed</w:t>
            </w:r>
            <w:proofErr w:type="spellEnd"/>
            <w:r w:rsidR="00307BB7">
              <w:rPr>
                <w:rFonts w:eastAsiaTheme="minorEastAsia"/>
                <w:b/>
                <w:bCs/>
              </w:rPr>
              <w:t xml:space="preserve">-Forward distintas, </w:t>
            </w:r>
            <w:r w:rsidR="00307BB7">
              <w:rPr>
                <w:rFonts w:eastAsiaTheme="minorEastAsia"/>
              </w:rPr>
              <w:t>una por cada nivel de profundidad, cada una con sus propios pesos entrenados por separado.</w:t>
            </w:r>
          </w:p>
          <w:p w14:paraId="6D0DE4F0" w14:textId="77777777" w:rsidR="00307BB7" w:rsidRDefault="00307BB7" w:rsidP="00650E95"/>
          <w:p w14:paraId="1188A78F" w14:textId="77777777" w:rsidR="0035116E" w:rsidRPr="0035116E" w:rsidRDefault="0035116E" w:rsidP="0035116E">
            <w:pPr>
              <w:rPr>
                <w:b/>
                <w:bCs/>
                <w:sz w:val="24"/>
                <w:szCs w:val="28"/>
              </w:rPr>
            </w:pPr>
            <w:r w:rsidRPr="0035116E">
              <w:rPr>
                <w:b/>
                <w:bCs/>
                <w:sz w:val="24"/>
                <w:szCs w:val="28"/>
              </w:rPr>
              <w:t>Por qué tiene sentido que aprendan cosas distintas</w:t>
            </w:r>
          </w:p>
          <w:p w14:paraId="3E724593" w14:textId="727800B2" w:rsidR="00307BB7" w:rsidRPr="009F1857" w:rsidRDefault="0035116E" w:rsidP="00650E95">
            <w:pPr>
              <w:rPr>
                <w:rFonts w:ascii="Cambria Math" w:hAnsi="Cambria Math"/>
                <w:i/>
              </w:rPr>
            </w:pPr>
            <w:r>
              <w:lastRenderedPageBreak/>
              <w:t xml:space="preserve">La capa 1 recibe el texto </w:t>
            </w:r>
            <w:r>
              <w:rPr>
                <w:b/>
                <w:bCs/>
              </w:rPr>
              <w:t xml:space="preserve">casi crudo </w:t>
            </w:r>
            <w:r>
              <w:t xml:space="preserve">(solo paso por </w:t>
            </w:r>
            <w:proofErr w:type="spellStart"/>
            <w:r>
              <w:t>embeddings</w:t>
            </w:r>
            <w:proofErr w:type="spellEnd"/>
            <w:r>
              <w:t xml:space="preserve"> + </w:t>
            </w:r>
            <w:proofErr w:type="spellStart"/>
            <w:r>
              <w:t>positional</w:t>
            </w:r>
            <w:proofErr w:type="spellEnd"/>
            <w:r>
              <w:t xml:space="preserve"> </w:t>
            </w:r>
            <w:proofErr w:type="spellStart"/>
            <w:r>
              <w:t>encoding</w:t>
            </w:r>
            <w:proofErr w:type="spellEnd"/>
            <w:r>
              <w:t xml:space="preserve">) – tiene sentido que sus “detectores de patrones” (los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009F1857">
              <w:rPr>
                <w:rFonts w:eastAsiaTheme="minorEastAsia"/>
              </w:rPr>
              <w:t xml:space="preserve">de esa capa) se </w:t>
            </w:r>
            <w:r w:rsidR="009F1857" w:rsidRPr="009F1857">
              <w:rPr>
                <w:rFonts w:eastAsiaTheme="minorEastAsia"/>
                <w:b/>
                <w:bCs/>
              </w:rPr>
              <w:t>enfoquen en cosas simples y superficiales:</w:t>
            </w:r>
            <w:r w:rsidR="009F1857">
              <w:rPr>
                <w:rFonts w:eastAsiaTheme="minorEastAsia"/>
              </w:rPr>
              <w:t xml:space="preserve"> etc.</w:t>
            </w:r>
          </w:p>
          <w:p w14:paraId="662B68CC" w14:textId="77777777" w:rsidR="0080616D" w:rsidRDefault="0080616D" w:rsidP="00650E95"/>
          <w:p w14:paraId="5562E64B" w14:textId="455C6A38" w:rsidR="009F1857" w:rsidRDefault="009F1857" w:rsidP="00650E95">
            <w:r>
              <w:t xml:space="preserve">La Capa 6, en cambio, recibe el texto </w:t>
            </w:r>
            <w:r>
              <w:rPr>
                <w:b/>
                <w:bCs/>
              </w:rPr>
              <w:t xml:space="preserve">ya procesado 5 veces – </w:t>
            </w:r>
            <w:r>
              <w:t>con muchísima información ya combinada y refinada por las capas anteriores – así que tiene sentido que sus detectores puedan reconocer patr</w:t>
            </w:r>
            <w:r w:rsidR="00E53734">
              <w:t xml:space="preserve">ones </w:t>
            </w:r>
            <w:proofErr w:type="spellStart"/>
            <w:r w:rsidR="00E53734">
              <w:t>mas</w:t>
            </w:r>
            <w:proofErr w:type="spellEnd"/>
            <w:r w:rsidR="00E53734">
              <w:t xml:space="preserve"> abstractos y relacionados con el significado real (semántica), porque ya “tiene </w:t>
            </w:r>
            <w:proofErr w:type="spellStart"/>
            <w:r w:rsidR="00E53734">
              <w:t>mas</w:t>
            </w:r>
            <w:proofErr w:type="spellEnd"/>
            <w:r w:rsidR="00E53734">
              <w:t xml:space="preserve"> con que trabajar”.</w:t>
            </w:r>
          </w:p>
          <w:p w14:paraId="5DF62693" w14:textId="77777777" w:rsidR="00E53734" w:rsidRDefault="00E53734" w:rsidP="00650E95"/>
          <w:p w14:paraId="2EAD5FBC" w14:textId="77777777" w:rsidR="00DE513E" w:rsidRPr="00DE513E" w:rsidRDefault="00DE513E" w:rsidP="00DE513E">
            <w:pPr>
              <w:rPr>
                <w:b/>
                <w:bCs/>
                <w:sz w:val="24"/>
                <w:szCs w:val="28"/>
              </w:rPr>
            </w:pPr>
            <w:r w:rsidRPr="00DE513E">
              <w:rPr>
                <w:b/>
                <w:bCs/>
                <w:sz w:val="24"/>
                <w:szCs w:val="28"/>
              </w:rPr>
              <w:t>Conectándolo con algo que ya vimos en el documento</w:t>
            </w:r>
          </w:p>
          <w:p w14:paraId="7F59E51B" w14:textId="503670A8" w:rsidR="00E53734" w:rsidRDefault="00DE513E" w:rsidP="00650E95">
            <w:r>
              <w:t xml:space="preserve">Esto es coherente con lo que mencionados en la parte de “El resultado del </w:t>
            </w:r>
            <w:proofErr w:type="spellStart"/>
            <w:r>
              <w:t>Encoder</w:t>
            </w:r>
            <w:proofErr w:type="spellEnd"/>
            <w:r>
              <w:t xml:space="preserve">”: </w:t>
            </w:r>
            <w:proofErr w:type="spellStart"/>
            <w:r>
              <w:t>despues</w:t>
            </w:r>
            <w:proofErr w:type="spellEnd"/>
            <w:r>
              <w:t xml:space="preserve"> de las 6 capas apiladas, lo que queda es una representación </w:t>
            </w:r>
            <w:r>
              <w:rPr>
                <w:b/>
                <w:bCs/>
              </w:rPr>
              <w:t xml:space="preserve">enriquecida – </w:t>
            </w:r>
            <w:r>
              <w:t xml:space="preserve">cada capa le va agregando una capa </w:t>
            </w:r>
            <w:proofErr w:type="spellStart"/>
            <w:r>
              <w:t>mas</w:t>
            </w:r>
            <w:proofErr w:type="spellEnd"/>
            <w:r>
              <w:t xml:space="preserve"> de procesamiento, y el hallazgo de Geva et. Lo confirma que ese enriquecimiento tiene un </w:t>
            </w:r>
            <w:proofErr w:type="spellStart"/>
            <w:r>
              <w:t>patron</w:t>
            </w:r>
            <w:proofErr w:type="spellEnd"/>
            <w:r>
              <w:t>: de lo simple (capas tempranas) a lo complejo (capas profundas).</w:t>
            </w:r>
          </w:p>
          <w:p w14:paraId="57256822" w14:textId="77777777" w:rsidR="00DE513E" w:rsidRDefault="00DE513E" w:rsidP="00650E95">
            <w:pPr>
              <w:pBdr>
                <w:bottom w:val="single" w:sz="6" w:space="1" w:color="auto"/>
              </w:pBdr>
            </w:pPr>
          </w:p>
          <w:p w14:paraId="2F998069" w14:textId="10833A93" w:rsidR="00402D77" w:rsidRPr="005A6A87" w:rsidRDefault="005A6A87" w:rsidP="00650E95">
            <w:pPr>
              <w:rPr>
                <w:b/>
                <w:bCs/>
                <w:sz w:val="24"/>
                <w:szCs w:val="28"/>
              </w:rPr>
            </w:pPr>
            <w:r w:rsidRPr="005A6A87">
              <w:rPr>
                <w:b/>
                <w:bCs/>
                <w:sz w:val="24"/>
                <w:szCs w:val="28"/>
                <w:highlight w:val="yellow"/>
              </w:rPr>
              <w:t>Recordando el flujo completo, desde el principio</w:t>
            </w:r>
          </w:p>
          <w:p w14:paraId="4008A578" w14:textId="2AB27E91" w:rsidR="005A6A87" w:rsidRDefault="00811E1B" w:rsidP="00650E95">
            <w:pPr>
              <w:rPr>
                <w:b/>
                <w:bCs/>
              </w:rPr>
            </w:pPr>
            <w:r w:rsidRPr="00811E1B">
              <w:rPr>
                <w:b/>
                <w:bCs/>
                <w:noProof/>
              </w:rPr>
              <w:drawing>
                <wp:inline distT="0" distB="0" distL="0" distR="0" wp14:anchorId="1CAE4B9B" wp14:editId="5F8A6870">
                  <wp:extent cx="4903470" cy="2028080"/>
                  <wp:effectExtent l="19050" t="19050" r="11430" b="10795"/>
                  <wp:docPr id="1800253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3995" name=""/>
                          <pic:cNvPicPr/>
                        </pic:nvPicPr>
                        <pic:blipFill>
                          <a:blip r:embed="rId182"/>
                          <a:stretch>
                            <a:fillRect/>
                          </a:stretch>
                        </pic:blipFill>
                        <pic:spPr>
                          <a:xfrm>
                            <a:off x="0" y="0"/>
                            <a:ext cx="4912152" cy="2031671"/>
                          </a:xfrm>
                          <a:prstGeom prst="rect">
                            <a:avLst/>
                          </a:prstGeom>
                          <a:ln w="19050">
                            <a:solidFill>
                              <a:schemeClr val="tx1"/>
                            </a:solidFill>
                          </a:ln>
                        </pic:spPr>
                      </pic:pic>
                    </a:graphicData>
                  </a:graphic>
                </wp:inline>
              </w:drawing>
            </w:r>
          </w:p>
          <w:p w14:paraId="22A5DD5B" w14:textId="77777777" w:rsidR="008655C9" w:rsidRDefault="008655C9" w:rsidP="00650E95">
            <w:pPr>
              <w:rPr>
                <w:b/>
                <w:bCs/>
              </w:rPr>
            </w:pPr>
          </w:p>
          <w:p w14:paraId="69108E79" w14:textId="77777777" w:rsidR="008655C9" w:rsidRDefault="008655C9" w:rsidP="00650E95">
            <w:pPr>
              <w:rPr>
                <w:b/>
                <w:bCs/>
              </w:rPr>
            </w:pPr>
          </w:p>
          <w:p w14:paraId="2C8DA66E" w14:textId="77777777" w:rsidR="008655C9" w:rsidRPr="008655C9" w:rsidRDefault="008655C9" w:rsidP="008655C9">
            <w:pPr>
              <w:rPr>
                <w:b/>
                <w:bCs/>
              </w:rPr>
            </w:pPr>
            <w:r w:rsidRPr="008655C9">
              <w:rPr>
                <w:b/>
                <w:bCs/>
                <w:highlight w:val="yellow"/>
              </w:rPr>
              <w:t>Qué pasa DENTRO de cada una de las 6 capas del diagrama</w:t>
            </w:r>
          </w:p>
          <w:p w14:paraId="0B360BF6" w14:textId="005F5C26" w:rsidR="00811E1B" w:rsidRDefault="008655C9" w:rsidP="00650E95">
            <w:r>
              <w:t xml:space="preserve">Cada “Capa” del diagrama que pegaste </w:t>
            </w:r>
            <w:r>
              <w:rPr>
                <w:b/>
                <w:bCs/>
              </w:rPr>
              <w:t xml:space="preserve">no es un paso simple – </w:t>
            </w:r>
            <w:r>
              <w:t xml:space="preserve">es en </w:t>
            </w:r>
            <w:proofErr w:type="spellStart"/>
            <w:r>
              <w:t>si</w:t>
            </w:r>
            <w:proofErr w:type="spellEnd"/>
            <w:r>
              <w:t xml:space="preserve"> misma </w:t>
            </w:r>
            <w:r>
              <w:rPr>
                <w:b/>
                <w:bCs/>
              </w:rPr>
              <w:t xml:space="preserve">todo el bloque </w:t>
            </w:r>
            <w:r>
              <w:t>que ya desarmamos con lujo de detalle:</w:t>
            </w:r>
          </w:p>
          <w:p w14:paraId="0102AF2C" w14:textId="77777777" w:rsidR="008655C9" w:rsidRDefault="008655C9" w:rsidP="00650E95"/>
          <w:p w14:paraId="236C1F3E" w14:textId="3D8F5E88" w:rsidR="008655C9" w:rsidRDefault="009576BF" w:rsidP="00650E95">
            <w:r w:rsidRPr="009576BF">
              <w:rPr>
                <w:noProof/>
              </w:rPr>
              <w:drawing>
                <wp:inline distT="0" distB="0" distL="0" distR="0" wp14:anchorId="402A57A8" wp14:editId="5E82EEAE">
                  <wp:extent cx="5509260" cy="2935211"/>
                  <wp:effectExtent l="19050" t="19050" r="15240" b="17780"/>
                  <wp:docPr id="685146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46994" name=""/>
                          <pic:cNvPicPr/>
                        </pic:nvPicPr>
                        <pic:blipFill>
                          <a:blip r:embed="rId183"/>
                          <a:stretch>
                            <a:fillRect/>
                          </a:stretch>
                        </pic:blipFill>
                        <pic:spPr>
                          <a:xfrm>
                            <a:off x="0" y="0"/>
                            <a:ext cx="5510020" cy="2935616"/>
                          </a:xfrm>
                          <a:prstGeom prst="rect">
                            <a:avLst/>
                          </a:prstGeom>
                          <a:ln w="19050">
                            <a:solidFill>
                              <a:schemeClr val="tx1"/>
                            </a:solidFill>
                          </a:ln>
                        </pic:spPr>
                      </pic:pic>
                    </a:graphicData>
                  </a:graphic>
                </wp:inline>
              </w:drawing>
            </w:r>
          </w:p>
          <w:p w14:paraId="57AC61CD" w14:textId="77777777" w:rsidR="00AF5B08" w:rsidRDefault="00AF5B08" w:rsidP="00650E95"/>
          <w:p w14:paraId="30223433" w14:textId="77777777" w:rsidR="00AF5B08" w:rsidRPr="00AF5B08" w:rsidRDefault="00AF5B08" w:rsidP="00AF5B08">
            <w:pPr>
              <w:rPr>
                <w:b/>
                <w:bCs/>
                <w:sz w:val="24"/>
                <w:szCs w:val="28"/>
              </w:rPr>
            </w:pPr>
            <w:r w:rsidRPr="00AF5B08">
              <w:rPr>
                <w:b/>
                <w:bCs/>
                <w:sz w:val="24"/>
                <w:szCs w:val="28"/>
              </w:rPr>
              <w:t xml:space="preserve">Sí, confirmando tu pregunta: cada token tiene su propio Multi-Head </w:t>
            </w:r>
            <w:proofErr w:type="spellStart"/>
            <w:r w:rsidRPr="00AF5B08">
              <w:rPr>
                <w:b/>
                <w:bCs/>
                <w:sz w:val="24"/>
                <w:szCs w:val="28"/>
              </w:rPr>
              <w:t>Attention</w:t>
            </w:r>
            <w:proofErr w:type="spellEnd"/>
            <w:r w:rsidRPr="00AF5B08">
              <w:rPr>
                <w:b/>
                <w:bCs/>
                <w:sz w:val="24"/>
                <w:szCs w:val="28"/>
              </w:rPr>
              <w:t>, en cada capa</w:t>
            </w:r>
          </w:p>
          <w:p w14:paraId="00A3A448" w14:textId="77777777" w:rsidR="0074337E" w:rsidRPr="0074337E" w:rsidRDefault="0074337E" w:rsidP="0074337E">
            <w:r w:rsidRPr="0074337E">
              <w:t xml:space="preserve">Exactamente como lo </w:t>
            </w:r>
            <w:proofErr w:type="spellStart"/>
            <w:r w:rsidRPr="0074337E">
              <w:t>recordás</w:t>
            </w:r>
            <w:proofErr w:type="spellEnd"/>
            <w:r w:rsidRPr="0074337E">
              <w:t xml:space="preserve"> — en la Capa 1, los 5 tokens ("The", "</w:t>
            </w:r>
            <w:proofErr w:type="spellStart"/>
            <w:r w:rsidRPr="0074337E">
              <w:t>dog</w:t>
            </w:r>
            <w:proofErr w:type="spellEnd"/>
            <w:r w:rsidRPr="0074337E">
              <w:t>", "</w:t>
            </w:r>
            <w:proofErr w:type="spellStart"/>
            <w:r w:rsidRPr="0074337E">
              <w:t>eat</w:t>
            </w:r>
            <w:proofErr w:type="spellEnd"/>
            <w:r w:rsidRPr="0074337E">
              <w:t xml:space="preserve">", "s", "bread") pasan </w:t>
            </w:r>
            <w:r w:rsidRPr="0074337E">
              <w:rPr>
                <w:b/>
                <w:bCs/>
              </w:rPr>
              <w:t>todos</w:t>
            </w:r>
            <w:r w:rsidRPr="0074337E">
              <w:t xml:space="preserve"> por su propio cálculo de Multi-Head </w:t>
            </w:r>
            <w:proofErr w:type="spellStart"/>
            <w:r w:rsidRPr="0074337E">
              <w:t>Attention</w:t>
            </w:r>
            <w:proofErr w:type="spellEnd"/>
            <w:r w:rsidRPr="0074337E">
              <w:t xml:space="preserve"> (cada uno calculando su Q, comparándolo contra los K de los 5, mezclando con los V de los 5), y </w:t>
            </w:r>
            <w:r w:rsidRPr="0074337E">
              <w:rPr>
                <w:b/>
                <w:bCs/>
              </w:rPr>
              <w:t>después</w:t>
            </w:r>
            <w:r w:rsidRPr="0074337E">
              <w:t xml:space="preserve"> cada uno pasa por su propio </w:t>
            </w:r>
            <w:proofErr w:type="spellStart"/>
            <w:r w:rsidRPr="0074337E">
              <w:t>Feed</w:t>
            </w:r>
            <w:proofErr w:type="spellEnd"/>
            <w:r w:rsidRPr="0074337E">
              <w:t>-Forward.</w:t>
            </w:r>
          </w:p>
          <w:p w14:paraId="6E9BB30C" w14:textId="74D69699" w:rsidR="00AF5B08" w:rsidRDefault="00AF5B08" w:rsidP="00650E95"/>
          <w:p w14:paraId="70B97A49" w14:textId="77777777" w:rsidR="00F77061" w:rsidRPr="00F77061" w:rsidRDefault="00F77061" w:rsidP="00F77061">
            <w:pPr>
              <w:rPr>
                <w:b/>
                <w:bCs/>
                <w:sz w:val="24"/>
                <w:szCs w:val="28"/>
              </w:rPr>
            </w:pPr>
            <w:r w:rsidRPr="00F77061">
              <w:rPr>
                <w:b/>
                <w:bCs/>
                <w:sz w:val="24"/>
                <w:szCs w:val="28"/>
              </w:rPr>
              <w:t>Y esto se repite, otra vez completo, en la Capa 2</w:t>
            </w:r>
          </w:p>
          <w:p w14:paraId="383B7C7B" w14:textId="77777777" w:rsidR="00531471" w:rsidRPr="00531471" w:rsidRDefault="00531471" w:rsidP="00531471">
            <w:r w:rsidRPr="00531471">
              <w:t xml:space="preserve">Acá está el punto clave que conecta con tu pregunta: los </w:t>
            </w:r>
            <w:r w:rsidRPr="00531471">
              <w:rPr>
                <w:b/>
                <w:bCs/>
              </w:rPr>
              <w:t>5 vectores que salieron de la Capa 1</w:t>
            </w:r>
            <w:r w:rsidRPr="00531471">
              <w:t xml:space="preserve"> (ya "enriquecidos" una vez) se convierten en la </w:t>
            </w:r>
            <w:r w:rsidRPr="00531471">
              <w:rPr>
                <w:b/>
                <w:bCs/>
              </w:rPr>
              <w:t>entrada</w:t>
            </w:r>
            <w:r w:rsidRPr="00531471">
              <w:t xml:space="preserve"> de la Capa 2 — y ahí, de nuevo, cada uno de los 5 calcula su propio Multi-Head </w:t>
            </w:r>
            <w:proofErr w:type="spellStart"/>
            <w:r w:rsidRPr="00531471">
              <w:t>Attention</w:t>
            </w:r>
            <w:proofErr w:type="spellEnd"/>
            <w:r w:rsidRPr="00531471">
              <w:t xml:space="preserve"> (con matrices </w:t>
            </w:r>
            <w:r w:rsidRPr="00531471">
              <w:rPr>
                <w:b/>
                <w:bCs/>
              </w:rPr>
              <w:t>distintas</w:t>
            </w:r>
            <w:r w:rsidRPr="00531471">
              <w:t xml:space="preserve">, propias de la Capa 2) y su propio </w:t>
            </w:r>
            <w:proofErr w:type="spellStart"/>
            <w:r w:rsidRPr="00531471">
              <w:t>Feed</w:t>
            </w:r>
            <w:proofErr w:type="spellEnd"/>
            <w:r w:rsidRPr="00531471">
              <w:t>-Forward (también con matrices distintas de la Capa 2).</w:t>
            </w:r>
          </w:p>
          <w:p w14:paraId="20A2DBD0" w14:textId="77777777" w:rsidR="00F77061" w:rsidRDefault="00F77061" w:rsidP="00650E95"/>
          <w:p w14:paraId="7FD6F3B5" w14:textId="1862BB38" w:rsidR="006F282B" w:rsidRPr="00AF5B08" w:rsidRDefault="006F282B" w:rsidP="00650E95">
            <w:r w:rsidRPr="006F282B">
              <w:rPr>
                <w:noProof/>
              </w:rPr>
              <w:drawing>
                <wp:inline distT="0" distB="0" distL="0" distR="0" wp14:anchorId="1EB508C5" wp14:editId="66970D4D">
                  <wp:extent cx="5528310" cy="2218490"/>
                  <wp:effectExtent l="19050" t="19050" r="15240" b="10795"/>
                  <wp:docPr id="1478138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38805" name=""/>
                          <pic:cNvPicPr/>
                        </pic:nvPicPr>
                        <pic:blipFill>
                          <a:blip r:embed="rId184"/>
                          <a:stretch>
                            <a:fillRect/>
                          </a:stretch>
                        </pic:blipFill>
                        <pic:spPr>
                          <a:xfrm>
                            <a:off x="0" y="0"/>
                            <a:ext cx="5538155" cy="2222441"/>
                          </a:xfrm>
                          <a:prstGeom prst="rect">
                            <a:avLst/>
                          </a:prstGeom>
                          <a:ln w="19050">
                            <a:solidFill>
                              <a:schemeClr val="tx1"/>
                            </a:solidFill>
                          </a:ln>
                        </pic:spPr>
                      </pic:pic>
                    </a:graphicData>
                  </a:graphic>
                </wp:inline>
              </w:drawing>
            </w:r>
          </w:p>
          <w:p w14:paraId="42890735" w14:textId="77777777" w:rsidR="00811E1B" w:rsidRDefault="00811E1B" w:rsidP="00650E95">
            <w:pPr>
              <w:rPr>
                <w:b/>
                <w:bCs/>
              </w:rPr>
            </w:pPr>
          </w:p>
          <w:p w14:paraId="0DB6E83F" w14:textId="77777777" w:rsidR="00927FB1" w:rsidRPr="00927FB1" w:rsidRDefault="00927FB1" w:rsidP="00927FB1">
            <w:pPr>
              <w:rPr>
                <w:b/>
                <w:bCs/>
                <w:sz w:val="24"/>
                <w:szCs w:val="28"/>
              </w:rPr>
            </w:pPr>
            <w:r w:rsidRPr="00927FB1">
              <w:rPr>
                <w:b/>
                <w:bCs/>
                <w:sz w:val="24"/>
                <w:szCs w:val="28"/>
              </w:rPr>
              <w:t>Así hasta la Capa 6</w:t>
            </w:r>
          </w:p>
          <w:p w14:paraId="49676614" w14:textId="5F80C4FC" w:rsidR="005A6A87" w:rsidRDefault="00927FB1" w:rsidP="00650E95">
            <w:r>
              <w:t xml:space="preserve">Esto se repite </w:t>
            </w:r>
            <w:r>
              <w:rPr>
                <w:b/>
                <w:bCs/>
              </w:rPr>
              <w:t xml:space="preserve">6 veces en total, </w:t>
            </w:r>
            <w:r>
              <w:t>cada vez con matrices distintas (</w:t>
            </w:r>
            <w:proofErr w:type="spellStart"/>
            <w:r>
              <w:t>recorda</w:t>
            </w:r>
            <w:proofErr w:type="spellEnd"/>
            <w:r>
              <w:t xml:space="preserve"> que el </w:t>
            </w:r>
            <w:proofErr w:type="spellStart"/>
            <w:proofErr w:type="gramStart"/>
            <w:r>
              <w:t>paper</w:t>
            </w:r>
            <w:proofErr w:type="spellEnd"/>
            <w:proofErr w:type="gramEnd"/>
            <w:r>
              <w:t xml:space="preserve"> dice: </w:t>
            </w:r>
            <w:r w:rsidR="0036055A">
              <w:rPr>
                <w:i/>
                <w:iCs/>
              </w:rPr>
              <w:t>“</w:t>
            </w:r>
            <w:proofErr w:type="spellStart"/>
            <w:r w:rsidR="0036055A">
              <w:rPr>
                <w:i/>
                <w:iCs/>
              </w:rPr>
              <w:t>the</w:t>
            </w:r>
            <w:proofErr w:type="spellEnd"/>
            <w:r w:rsidR="0036055A">
              <w:rPr>
                <w:i/>
                <w:iCs/>
              </w:rPr>
              <w:t xml:space="preserve"> linear </w:t>
            </w:r>
            <w:proofErr w:type="spellStart"/>
            <w:r w:rsidR="0036055A">
              <w:rPr>
                <w:i/>
                <w:iCs/>
              </w:rPr>
              <w:t>transformations</w:t>
            </w:r>
            <w:proofErr w:type="spellEnd"/>
            <w:r w:rsidR="0036055A">
              <w:rPr>
                <w:i/>
                <w:iCs/>
              </w:rPr>
              <w:t xml:space="preserve"> are </w:t>
            </w:r>
            <w:proofErr w:type="spellStart"/>
            <w:r w:rsidR="0036055A">
              <w:rPr>
                <w:i/>
                <w:iCs/>
              </w:rPr>
              <w:t>the</w:t>
            </w:r>
            <w:proofErr w:type="spellEnd"/>
            <w:r w:rsidR="0036055A">
              <w:rPr>
                <w:i/>
                <w:iCs/>
              </w:rPr>
              <w:t xml:space="preserve"> </w:t>
            </w:r>
            <w:proofErr w:type="spellStart"/>
            <w:r w:rsidR="0036055A">
              <w:rPr>
                <w:i/>
                <w:iCs/>
              </w:rPr>
              <w:t>same</w:t>
            </w:r>
            <w:proofErr w:type="spellEnd"/>
            <w:r w:rsidR="0036055A">
              <w:rPr>
                <w:i/>
                <w:iCs/>
              </w:rPr>
              <w:t xml:space="preserve"> </w:t>
            </w:r>
            <w:proofErr w:type="spellStart"/>
            <w:r w:rsidR="0036055A">
              <w:rPr>
                <w:i/>
                <w:iCs/>
              </w:rPr>
              <w:t>across</w:t>
            </w:r>
            <w:proofErr w:type="spellEnd"/>
            <w:r w:rsidR="0036055A">
              <w:rPr>
                <w:i/>
                <w:iCs/>
              </w:rPr>
              <w:t xml:space="preserve"> </w:t>
            </w:r>
            <w:proofErr w:type="spellStart"/>
            <w:r w:rsidR="0036055A">
              <w:rPr>
                <w:i/>
                <w:iCs/>
              </w:rPr>
              <w:t>different</w:t>
            </w:r>
            <w:proofErr w:type="spellEnd"/>
            <w:r w:rsidR="0036055A">
              <w:rPr>
                <w:i/>
                <w:iCs/>
              </w:rPr>
              <w:t xml:space="preserve"> positions, </w:t>
            </w:r>
            <w:proofErr w:type="spellStart"/>
            <w:r w:rsidR="0036055A">
              <w:rPr>
                <w:i/>
                <w:iCs/>
              </w:rPr>
              <w:t>they</w:t>
            </w:r>
            <w:proofErr w:type="spellEnd"/>
            <w:r w:rsidR="0036055A">
              <w:rPr>
                <w:i/>
                <w:iCs/>
              </w:rPr>
              <w:t xml:space="preserve"> use </w:t>
            </w:r>
            <w:proofErr w:type="spellStart"/>
            <w:r w:rsidR="0036055A">
              <w:rPr>
                <w:i/>
                <w:iCs/>
              </w:rPr>
              <w:t>diffent</w:t>
            </w:r>
            <w:proofErr w:type="spellEnd"/>
            <w:r w:rsidR="0036055A">
              <w:rPr>
                <w:i/>
                <w:iCs/>
              </w:rPr>
              <w:t xml:space="preserve"> </w:t>
            </w:r>
            <w:proofErr w:type="spellStart"/>
            <w:r w:rsidR="0036055A">
              <w:rPr>
                <w:i/>
                <w:iCs/>
              </w:rPr>
              <w:t>parameters</w:t>
            </w:r>
            <w:proofErr w:type="spellEnd"/>
            <w:r w:rsidR="0036055A">
              <w:rPr>
                <w:i/>
                <w:iCs/>
              </w:rPr>
              <w:t xml:space="preserve"> </w:t>
            </w:r>
            <w:proofErr w:type="spellStart"/>
            <w:r w:rsidR="0036055A">
              <w:rPr>
                <w:i/>
                <w:iCs/>
              </w:rPr>
              <w:t>from</w:t>
            </w:r>
            <w:proofErr w:type="spellEnd"/>
            <w:r w:rsidR="0036055A">
              <w:rPr>
                <w:i/>
                <w:iCs/>
              </w:rPr>
              <w:t xml:space="preserve"> </w:t>
            </w:r>
            <w:proofErr w:type="spellStart"/>
            <w:r w:rsidR="0036055A">
              <w:rPr>
                <w:i/>
                <w:iCs/>
              </w:rPr>
              <w:t>layer</w:t>
            </w:r>
            <w:proofErr w:type="spellEnd"/>
            <w:r w:rsidR="0036055A">
              <w:rPr>
                <w:i/>
                <w:iCs/>
              </w:rPr>
              <w:t xml:space="preserve"> tol ayer” – </w:t>
            </w:r>
            <w:r w:rsidR="0036055A">
              <w:t xml:space="preserve">las mismas matrices para todos los tokens </w:t>
            </w:r>
            <w:r w:rsidR="0036055A">
              <w:rPr>
                <w:b/>
                <w:bCs/>
              </w:rPr>
              <w:t xml:space="preserve">dentro </w:t>
            </w:r>
            <w:r w:rsidR="0036055A">
              <w:t xml:space="preserve">de una capa, pero </w:t>
            </w:r>
            <w:r w:rsidR="0036055A">
              <w:rPr>
                <w:b/>
                <w:bCs/>
              </w:rPr>
              <w:t xml:space="preserve">distintas </w:t>
            </w:r>
            <w:r w:rsidR="0036055A">
              <w:t>matrices entre una capa y la siguiente).</w:t>
            </w:r>
          </w:p>
          <w:p w14:paraId="4B8E92A0" w14:textId="77777777" w:rsidR="0036055A" w:rsidRDefault="0036055A" w:rsidP="00650E95"/>
          <w:p w14:paraId="093C6DC2" w14:textId="77777777" w:rsidR="002F22B4" w:rsidRDefault="002F22B4" w:rsidP="00650E95"/>
          <w:p w14:paraId="227A528C" w14:textId="77777777" w:rsidR="002F22B4" w:rsidRPr="002F22B4" w:rsidRDefault="002F22B4" w:rsidP="002F22B4">
            <w:pPr>
              <w:rPr>
                <w:b/>
                <w:bCs/>
                <w:sz w:val="24"/>
                <w:szCs w:val="28"/>
              </w:rPr>
            </w:pPr>
            <w:r w:rsidRPr="002F22B4">
              <w:rPr>
                <w:b/>
                <w:bCs/>
                <w:sz w:val="24"/>
                <w:szCs w:val="28"/>
              </w:rPr>
              <w:t>Resumen visual completo</w:t>
            </w:r>
          </w:p>
          <w:tbl>
            <w:tblPr>
              <w:tblStyle w:val="Tablaconcuadrcula4-nfasis4"/>
              <w:tblW w:w="0" w:type="auto"/>
              <w:tblLook w:val="04A0" w:firstRow="1" w:lastRow="0" w:firstColumn="1" w:lastColumn="0" w:noHBand="0" w:noVBand="1"/>
            </w:tblPr>
            <w:tblGrid>
              <w:gridCol w:w="3521"/>
              <w:gridCol w:w="3521"/>
              <w:gridCol w:w="3522"/>
            </w:tblGrid>
            <w:tr w:rsidR="002F22B4" w14:paraId="5728FF3A" w14:textId="77777777" w:rsidTr="006972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19798946" w14:textId="77777777" w:rsidR="002F22B4" w:rsidRDefault="002F22B4" w:rsidP="00650E95"/>
              </w:tc>
              <w:tc>
                <w:tcPr>
                  <w:tcW w:w="3521" w:type="dxa"/>
                </w:tcPr>
                <w:p w14:paraId="66940C62" w14:textId="56AB27AD" w:rsidR="002F22B4" w:rsidRPr="002F22B4" w:rsidRDefault="002F22B4" w:rsidP="00650E9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Dentro de UNA capa</w:t>
                  </w:r>
                </w:p>
              </w:tc>
              <w:tc>
                <w:tcPr>
                  <w:tcW w:w="3522" w:type="dxa"/>
                </w:tcPr>
                <w:p w14:paraId="58ABF027" w14:textId="37979D60" w:rsidR="002F22B4" w:rsidRPr="002F22B4" w:rsidRDefault="002F22B4" w:rsidP="00650E95">
                  <w:pPr>
                    <w:cnfStyle w:val="100000000000" w:firstRow="1" w:lastRow="0" w:firstColumn="0" w:lastColumn="0" w:oddVBand="0" w:evenVBand="0" w:oddHBand="0" w:evenHBand="0" w:firstRowFirstColumn="0" w:firstRowLastColumn="0" w:lastRowFirstColumn="0" w:lastRowLastColumn="0"/>
                    <w:rPr>
                      <w:b w:val="0"/>
                      <w:bCs w:val="0"/>
                    </w:rPr>
                  </w:pPr>
                  <w:r w:rsidRPr="002F22B4">
                    <w:rPr>
                      <w:b w:val="0"/>
                      <w:bCs w:val="0"/>
                    </w:rPr>
                    <w:t>Entre capas</w:t>
                  </w:r>
                </w:p>
              </w:tc>
            </w:tr>
            <w:tr w:rsidR="002F22B4" w14:paraId="45EBBA3D" w14:textId="77777777" w:rsidTr="00697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5AD445F6" w14:textId="21A884C9" w:rsidR="002F22B4" w:rsidRDefault="00682197" w:rsidP="00650E95">
                  <w:r>
                    <w:t>Matrices (</w:t>
                  </w:r>
                  <m:oMath>
                    <m:sSup>
                      <m:sSupPr>
                        <m:ctrlPr>
                          <w:rPr>
                            <w:rFonts w:ascii="Cambria Math" w:hAnsi="Cambria Math"/>
                          </w:rPr>
                        </m:ctrlPr>
                      </m:sSupPr>
                      <m:e>
                        <m:r>
                          <m:rPr>
                            <m:sty m:val="bi"/>
                          </m:rPr>
                          <w:rPr>
                            <w:rFonts w:ascii="Cambria Math" w:hAnsi="Cambria Math"/>
                          </w:rPr>
                          <m:t>W</m:t>
                        </m:r>
                      </m:e>
                      <m:sup>
                        <m:r>
                          <m:rPr>
                            <m:sty m:val="bi"/>
                          </m:rPr>
                          <w:rPr>
                            <w:rFonts w:ascii="Cambria Math" w:hAnsi="Cambria Math"/>
                          </w:rPr>
                          <m:t>Q</m:t>
                        </m:r>
                      </m:sup>
                    </m:sSup>
                  </m:oMath>
                  <w:r>
                    <w:rPr>
                      <w:rFonts w:eastAsiaTheme="minorEastAsia"/>
                    </w:rPr>
                    <w:t>,</w:t>
                  </w:r>
                  <m:oMath>
                    <m:sSup>
                      <m:sSupPr>
                        <m:ctrlPr>
                          <w:rPr>
                            <w:rFonts w:ascii="Cambria Math" w:hAnsi="Cambria Math"/>
                          </w:rPr>
                        </m:ctrlPr>
                      </m:sSupPr>
                      <m:e>
                        <m:r>
                          <m:rPr>
                            <m:sty m:val="bi"/>
                          </m:rPr>
                          <w:rPr>
                            <w:rFonts w:ascii="Cambria Math" w:hAnsi="Cambria Math"/>
                          </w:rPr>
                          <m:t>W</m:t>
                        </m:r>
                      </m:e>
                      <m:sup>
                        <m:r>
                          <m:rPr>
                            <m:sty m:val="bi"/>
                          </m:rPr>
                          <w:rPr>
                            <w:rFonts w:ascii="Cambria Math" w:hAnsi="Cambria Math"/>
                          </w:rPr>
                          <m:t>k</m:t>
                        </m:r>
                      </m:sup>
                    </m:sSup>
                    <m:r>
                      <m:rPr>
                        <m:sty m:val="bi"/>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bi"/>
                          </m:rPr>
                          <w:rPr>
                            <w:rFonts w:ascii="Cambria Math" w:hAnsi="Cambria Math"/>
                          </w:rPr>
                          <m:t>v</m:t>
                        </m:r>
                      </m:sup>
                    </m:sSup>
                    <m:r>
                      <m:rPr>
                        <m:sty m:val="bi"/>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sub>
                    </m:sSub>
                    <m:r>
                      <m:rPr>
                        <m:sty m:val="bi"/>
                      </m:rPr>
                      <w:rPr>
                        <w:rFonts w:ascii="Cambria Math"/>
                      </w:rPr>
                      <m:t xml:space="preserve">, </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2</m:t>
                        </m:r>
                      </m:sub>
                    </m:sSub>
                  </m:oMath>
                </w:p>
              </w:tc>
              <w:tc>
                <w:tcPr>
                  <w:tcW w:w="3521" w:type="dxa"/>
                </w:tcPr>
                <w:p w14:paraId="1C8CCBCE" w14:textId="188CC3BC" w:rsidR="002F22B4" w:rsidRDefault="00682197" w:rsidP="00650E95">
                  <w:pPr>
                    <w:cnfStyle w:val="000000100000" w:firstRow="0" w:lastRow="0" w:firstColumn="0" w:lastColumn="0" w:oddVBand="0" w:evenVBand="0" w:oddHBand="1" w:evenHBand="0" w:firstRowFirstColumn="0" w:firstRowLastColumn="0" w:lastRowFirstColumn="0" w:lastRowLastColumn="0"/>
                  </w:pPr>
                  <w:r>
                    <w:t>Las mismas para los 5 tokens</w:t>
                  </w:r>
                </w:p>
              </w:tc>
              <w:tc>
                <w:tcPr>
                  <w:tcW w:w="3522" w:type="dxa"/>
                </w:tcPr>
                <w:p w14:paraId="607364B7" w14:textId="59735551" w:rsidR="002F22B4" w:rsidRDefault="00682197" w:rsidP="00650E95">
                  <w:pPr>
                    <w:cnfStyle w:val="000000100000" w:firstRow="0" w:lastRow="0" w:firstColumn="0" w:lastColumn="0" w:oddVBand="0" w:evenVBand="0" w:oddHBand="1" w:evenHBand="0" w:firstRowFirstColumn="0" w:firstRowLastColumn="0" w:lastRowFirstColumn="0" w:lastRowLastColumn="0"/>
                  </w:pPr>
                  <w:r>
                    <w:t>Distintas en cada una de las 6 capas</w:t>
                  </w:r>
                </w:p>
              </w:tc>
            </w:tr>
            <w:tr w:rsidR="002F22B4" w14:paraId="2BAD8CC8" w14:textId="77777777" w:rsidTr="00697228">
              <w:tc>
                <w:tcPr>
                  <w:cnfStyle w:val="001000000000" w:firstRow="0" w:lastRow="0" w:firstColumn="1" w:lastColumn="0" w:oddVBand="0" w:evenVBand="0" w:oddHBand="0" w:evenHBand="0" w:firstRowFirstColumn="0" w:firstRowLastColumn="0" w:lastRowFirstColumn="0" w:lastRowLastColumn="0"/>
                  <w:tcW w:w="3521" w:type="dxa"/>
                </w:tcPr>
                <w:p w14:paraId="7F54965D" w14:textId="0251CF85" w:rsidR="002F22B4" w:rsidRDefault="00682197" w:rsidP="00650E95">
                  <w:r>
                    <w:t>Que le pasa a cada token</w:t>
                  </w:r>
                </w:p>
              </w:tc>
              <w:tc>
                <w:tcPr>
                  <w:tcW w:w="3521" w:type="dxa"/>
                </w:tcPr>
                <w:p w14:paraId="6B1976AD" w14:textId="211B3598" w:rsidR="002F22B4" w:rsidRDefault="00682197" w:rsidP="00650E95">
                  <w:pPr>
                    <w:cnfStyle w:val="000000000000" w:firstRow="0" w:lastRow="0" w:firstColumn="0" w:lastColumn="0" w:oddVBand="0" w:evenVBand="0" w:oddHBand="0" w:evenHBand="0" w:firstRowFirstColumn="0" w:firstRowLastColumn="0" w:lastRowFirstColumn="0" w:lastRowLastColumn="0"/>
                  </w:pPr>
                  <w:r>
                    <w:t xml:space="preserve">Su propio Multi-Head </w:t>
                  </w:r>
                  <w:proofErr w:type="spellStart"/>
                  <w:r>
                    <w:t>Attention</w:t>
                  </w:r>
                  <w:proofErr w:type="spellEnd"/>
                  <w:r>
                    <w:t xml:space="preserve"> + </w:t>
                  </w:r>
                  <w:proofErr w:type="spellStart"/>
                  <w:r>
                    <w:t>Feed</w:t>
                  </w:r>
                  <w:proofErr w:type="spellEnd"/>
                  <w:r>
                    <w:t>-Forward</w:t>
                  </w:r>
                </w:p>
              </w:tc>
              <w:tc>
                <w:tcPr>
                  <w:tcW w:w="3522" w:type="dxa"/>
                </w:tcPr>
                <w:p w14:paraId="4AEAC5A8" w14:textId="520273B6" w:rsidR="002F22B4" w:rsidRDefault="00682197" w:rsidP="00650E95">
                  <w:pPr>
                    <w:cnfStyle w:val="000000000000" w:firstRow="0" w:lastRow="0" w:firstColumn="0" w:lastColumn="0" w:oddVBand="0" w:evenVBand="0" w:oddHBand="0" w:evenHBand="0" w:firstRowFirstColumn="0" w:firstRowLastColumn="0" w:lastRowFirstColumn="0" w:lastRowLastColumn="0"/>
                  </w:pPr>
                  <w:r>
                    <w:t>Se repite el proceso completo, 6 veces</w:t>
                  </w:r>
                </w:p>
              </w:tc>
            </w:tr>
            <w:tr w:rsidR="00682197" w14:paraId="6138A348" w14:textId="77777777" w:rsidTr="00697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17343940" w14:textId="10818193" w:rsidR="00682197" w:rsidRDefault="00682197" w:rsidP="00650E95">
                  <w:r>
                    <w:t>Resultado</w:t>
                  </w:r>
                </w:p>
              </w:tc>
              <w:tc>
                <w:tcPr>
                  <w:tcW w:w="3521" w:type="dxa"/>
                </w:tcPr>
                <w:p w14:paraId="4984F7EF" w14:textId="4964294C" w:rsidR="00682197" w:rsidRDefault="00682197" w:rsidP="00650E95">
                  <w:pPr>
                    <w:cnfStyle w:val="000000100000" w:firstRow="0" w:lastRow="0" w:firstColumn="0" w:lastColumn="0" w:oddVBand="0" w:evenVBand="0" w:oddHBand="1" w:evenHBand="0" w:firstRowFirstColumn="0" w:firstRowLastColumn="0" w:lastRowFirstColumn="0" w:lastRowLastColumn="0"/>
                  </w:pPr>
                  <w:r>
                    <w:t>5 vectores de 512, “en</w:t>
                  </w:r>
                  <w:r w:rsidR="00697228">
                    <w:t>riquecidos” una vez</w:t>
                  </w:r>
                </w:p>
              </w:tc>
              <w:tc>
                <w:tcPr>
                  <w:tcW w:w="3522" w:type="dxa"/>
                </w:tcPr>
                <w:p w14:paraId="0D2861B2" w14:textId="60730E7D" w:rsidR="00682197" w:rsidRDefault="00697228" w:rsidP="00650E95">
                  <w:pPr>
                    <w:cnfStyle w:val="000000100000" w:firstRow="0" w:lastRow="0" w:firstColumn="0" w:lastColumn="0" w:oddVBand="0" w:evenVBand="0" w:oddHBand="1" w:evenHBand="0" w:firstRowFirstColumn="0" w:firstRowLastColumn="0" w:lastRowFirstColumn="0" w:lastRowLastColumn="0"/>
                  </w:pPr>
                  <w:r>
                    <w:t>Cada vuelta por una capa los enriquece un poco mas</w:t>
                  </w:r>
                </w:p>
              </w:tc>
            </w:tr>
          </w:tbl>
          <w:p w14:paraId="5AF41A6B" w14:textId="77777777" w:rsidR="002F22B4" w:rsidRPr="0036055A" w:rsidRDefault="002F22B4" w:rsidP="00650E95"/>
          <w:p w14:paraId="3D9770DE" w14:textId="77777777" w:rsidR="00DE513E" w:rsidRPr="00DE513E" w:rsidRDefault="00DE513E" w:rsidP="00650E95"/>
          <w:p w14:paraId="6B94C64D" w14:textId="77777777" w:rsidR="00C04F18" w:rsidRPr="00C04F18" w:rsidRDefault="00C04F18" w:rsidP="00C04F18">
            <w:r w:rsidRPr="00C04F18">
              <w:t xml:space="preserve">Así que sí: tu recuerdo es correcto — </w:t>
            </w:r>
            <w:r w:rsidRPr="00C04F18">
              <w:rPr>
                <w:b/>
                <w:bCs/>
              </w:rPr>
              <w:t xml:space="preserve">cada token calcula su propio Multi-Head </w:t>
            </w:r>
            <w:proofErr w:type="spellStart"/>
            <w:r w:rsidRPr="00C04F18">
              <w:rPr>
                <w:b/>
                <w:bCs/>
              </w:rPr>
              <w:t>Attention</w:t>
            </w:r>
            <w:proofErr w:type="spellEnd"/>
            <w:r w:rsidRPr="00C04F18">
              <w:t xml:space="preserve"> (y su propio </w:t>
            </w:r>
            <w:proofErr w:type="spellStart"/>
            <w:r w:rsidRPr="00C04F18">
              <w:t>Feed</w:t>
            </w:r>
            <w:proofErr w:type="spellEnd"/>
            <w:r w:rsidRPr="00C04F18">
              <w:t xml:space="preserve">-Forward), y eso pasa </w:t>
            </w:r>
            <w:r w:rsidRPr="00C04F18">
              <w:rPr>
                <w:b/>
                <w:bCs/>
              </w:rPr>
              <w:t>6 veces</w:t>
            </w:r>
            <w:r w:rsidRPr="00C04F18">
              <w:t>, una vez por cada capa del diagrama que pegaste, con matrices distintas en cada vuelta.</w:t>
            </w:r>
          </w:p>
          <w:p w14:paraId="4B6D3824" w14:textId="77777777" w:rsidR="0080616D" w:rsidRDefault="0080616D" w:rsidP="00650E95">
            <w:pPr>
              <w:pBdr>
                <w:bottom w:val="single" w:sz="6" w:space="1" w:color="auto"/>
              </w:pBdr>
            </w:pPr>
          </w:p>
          <w:p w14:paraId="268AB632" w14:textId="77777777" w:rsidR="002E16E4" w:rsidRPr="002E16E4" w:rsidRDefault="002E16E4" w:rsidP="002E16E4">
            <w:pPr>
              <w:rPr>
                <w:b/>
                <w:bCs/>
                <w:sz w:val="24"/>
                <w:szCs w:val="28"/>
              </w:rPr>
            </w:pPr>
            <w:r w:rsidRPr="002E16E4">
              <w:rPr>
                <w:b/>
                <w:bCs/>
                <w:sz w:val="24"/>
                <w:szCs w:val="28"/>
                <w:highlight w:val="yellow"/>
              </w:rPr>
              <w:t>La aclaración honesta, con esto ya investigado</w:t>
            </w:r>
          </w:p>
          <w:p w14:paraId="3510BDE7" w14:textId="36D9DB28" w:rsidR="00D21B19" w:rsidRPr="002E16E4" w:rsidRDefault="002E16E4" w:rsidP="00650E95">
            <w:r>
              <w:t xml:space="preserve">Esto </w:t>
            </w:r>
            <w:r>
              <w:rPr>
                <w:b/>
                <w:bCs/>
              </w:rPr>
              <w:t xml:space="preserve">no significa </w:t>
            </w:r>
            <w:r>
              <w:t xml:space="preserve">que se pueda señalar con precisión total “esta neurona representa el concepto de animales” de forma limpia y aislada – sigue siendo un </w:t>
            </w:r>
            <w:proofErr w:type="spellStart"/>
            <w:r>
              <w:t>patron</w:t>
            </w:r>
            <w:proofErr w:type="spellEnd"/>
            <w:r>
              <w:t xml:space="preserve"> distribuido, y la interpretación de </w:t>
            </w:r>
            <w:r>
              <w:rPr>
                <w:i/>
                <w:iCs/>
              </w:rPr>
              <w:t xml:space="preserve">cada </w:t>
            </w:r>
            <w:r>
              <w:t xml:space="preserve">neurona individual requiere trabajo de investigación caso por caso. Pero </w:t>
            </w:r>
            <w:r>
              <w:rPr>
                <w:b/>
                <w:bCs/>
              </w:rPr>
              <w:t xml:space="preserve">si hay evidencia </w:t>
            </w:r>
            <w:proofErr w:type="spellStart"/>
            <w:r>
              <w:rPr>
                <w:b/>
                <w:bCs/>
              </w:rPr>
              <w:t>solida</w:t>
            </w:r>
            <w:proofErr w:type="spellEnd"/>
            <w:r>
              <w:rPr>
                <w:b/>
                <w:bCs/>
              </w:rPr>
              <w:t xml:space="preserve"> y reproducible </w:t>
            </w:r>
            <w:r>
              <w:t xml:space="preserve">de que estas capas no son un misterio total: funcionan, en la </w:t>
            </w:r>
            <w:proofErr w:type="spellStart"/>
            <w:r>
              <w:t>practica</w:t>
            </w:r>
            <w:proofErr w:type="spellEnd"/>
            <w:r>
              <w:t xml:space="preserve">, como un sistema de patrones-y-predicciones aprendidos, parecido a un diccionario gigante que el modelo construyo durante el entrenamiento – no es solo “números que </w:t>
            </w:r>
            <w:proofErr w:type="spellStart"/>
            <w:r>
              <w:t>camiban</w:t>
            </w:r>
            <w:proofErr w:type="spellEnd"/>
            <w:r>
              <w:t xml:space="preserve"> sin ningún sentido reconocible”. </w:t>
            </w:r>
          </w:p>
          <w:p w14:paraId="1CB9C579" w14:textId="25EDBA44" w:rsidR="008A1212" w:rsidRPr="00212B67" w:rsidRDefault="008A1212" w:rsidP="00650E95"/>
        </w:tc>
      </w:tr>
    </w:tbl>
    <w:p w14:paraId="2244CDE9" w14:textId="77777777" w:rsidR="006F0809" w:rsidRDefault="006F0809" w:rsidP="00650E95"/>
    <w:p w14:paraId="39222682" w14:textId="04079C92" w:rsidR="00025854" w:rsidRDefault="00A17801" w:rsidP="00650E95">
      <w:r w:rsidRPr="00A17801">
        <w:rPr>
          <w:noProof/>
        </w:rPr>
        <w:drawing>
          <wp:inline distT="0" distB="0" distL="0" distR="0" wp14:anchorId="330E2CBC" wp14:editId="28D33163">
            <wp:extent cx="6500423" cy="441998"/>
            <wp:effectExtent l="19050" t="19050" r="15240" b="15240"/>
            <wp:docPr id="1458796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96571" name=""/>
                    <pic:cNvPicPr/>
                  </pic:nvPicPr>
                  <pic:blipFill>
                    <a:blip r:embed="rId185"/>
                    <a:stretch>
                      <a:fillRect/>
                    </a:stretch>
                  </pic:blipFill>
                  <pic:spPr>
                    <a:xfrm>
                      <a:off x="0" y="0"/>
                      <a:ext cx="6500423" cy="441998"/>
                    </a:xfrm>
                    <a:prstGeom prst="rect">
                      <a:avLst/>
                    </a:prstGeom>
                    <a:ln w="19050">
                      <a:solidFill>
                        <a:schemeClr val="tx1"/>
                      </a:solidFill>
                    </a:ln>
                  </pic:spPr>
                </pic:pic>
              </a:graphicData>
            </a:graphic>
          </wp:inline>
        </w:drawing>
      </w:r>
    </w:p>
    <w:p w14:paraId="1313F77C" w14:textId="16796A60" w:rsidR="00A17801" w:rsidRDefault="00957316" w:rsidP="00650E95">
      <w:pPr>
        <w:rPr>
          <w:rFonts w:eastAsiaTheme="minorEastAsia"/>
        </w:rPr>
      </w:pPr>
      <w:r>
        <w:lastRenderedPageBreak/>
        <w:t xml:space="preserve">Es solo dos transformaciones lineales con una función de activación </w:t>
      </w:r>
      <w:proofErr w:type="spellStart"/>
      <w:r>
        <w:rPr>
          <w:b/>
          <w:bCs/>
        </w:rPr>
        <w:t>ReLU</w:t>
      </w:r>
      <w:proofErr w:type="spellEnd"/>
      <w:r>
        <w:rPr>
          <w:b/>
          <w:bCs/>
        </w:rPr>
        <w:t xml:space="preserve"> </w:t>
      </w:r>
      <w:r>
        <w:t>en el medio (</w:t>
      </w:r>
      <w:proofErr w:type="spellStart"/>
      <w:proofErr w:type="gramStart"/>
      <w:r>
        <w:t>max</w:t>
      </w:r>
      <w:proofErr w:type="spellEnd"/>
      <w:r>
        <w:t>(</w:t>
      </w:r>
      <w:proofErr w:type="gramEnd"/>
      <w:r>
        <w:t xml:space="preserve">0, …) – convierte todo lo negativo en cero). Esto ocurre </w:t>
      </w:r>
      <w:r>
        <w:rPr>
          <w:b/>
          <w:bCs/>
        </w:rPr>
        <w:t xml:space="preserve">tanto en el </w:t>
      </w:r>
      <w:proofErr w:type="spellStart"/>
      <w:r>
        <w:rPr>
          <w:b/>
          <w:bCs/>
        </w:rPr>
        <w:t>Encoder</w:t>
      </w:r>
      <w:proofErr w:type="spellEnd"/>
      <w:r>
        <w:rPr>
          <w:b/>
          <w:bCs/>
        </w:rPr>
        <w:t xml:space="preserve"> como en el </w:t>
      </w:r>
      <w:proofErr w:type="spellStart"/>
      <w:r>
        <w:rPr>
          <w:b/>
          <w:bCs/>
        </w:rPr>
        <w:t>Dec</w:t>
      </w:r>
      <w:r w:rsidR="00470CFC">
        <w:rPr>
          <w:b/>
          <w:bCs/>
        </w:rPr>
        <w:t>oder</w:t>
      </w:r>
      <w:proofErr w:type="spellEnd"/>
      <w:r w:rsidR="00470CFC">
        <w:rPr>
          <w:b/>
          <w:bCs/>
        </w:rPr>
        <w:t xml:space="preserve"> – </w:t>
      </w:r>
      <w:r w:rsidR="00470CFC">
        <w:t xml:space="preserve">cada uno tiene su propia cada </w:t>
      </w:r>
      <w:proofErr w:type="spellStart"/>
      <w:r w:rsidR="00470CFC">
        <w:t>Feed</w:t>
      </w:r>
      <w:proofErr w:type="spellEnd"/>
      <w:r w:rsidR="00470CFC">
        <w:t xml:space="preserve">-Forward, con sus propios pesos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00470CFC">
        <w:rPr>
          <w:rFonts w:eastAsiaTheme="minor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2</m:t>
            </m:r>
          </m:sub>
        </m:sSub>
      </m:oMath>
      <w:r w:rsidR="00470CFC">
        <w:rPr>
          <w:rFonts w:eastAsiaTheme="minorEastAsia"/>
        </w:rPr>
        <w:t>, entrenados por separado.</w:t>
      </w:r>
    </w:p>
    <w:p w14:paraId="5B82FB8F" w14:textId="303D1F4C" w:rsidR="00470CFC" w:rsidRDefault="001820FE" w:rsidP="00650E95">
      <w:pPr>
        <w:rPr>
          <w:rFonts w:eastAsiaTheme="minorEastAsia"/>
        </w:rPr>
      </w:pPr>
      <w:r>
        <w:rPr>
          <w:rFonts w:eastAsiaTheme="minorEastAsia"/>
          <w:b/>
          <w:bCs/>
        </w:rPr>
        <w:t xml:space="preserve">Ejemplo con 2 tokens, para ver que las matrices son las mismas pero el resultado cambia. </w:t>
      </w:r>
      <w:r>
        <w:rPr>
          <w:rFonts w:eastAsiaTheme="minorEastAsia"/>
        </w:rPr>
        <w:t xml:space="preserve">Usando el </w:t>
      </w:r>
      <w:proofErr w:type="spellStart"/>
      <w:proofErr w:type="gramStart"/>
      <w:r>
        <w:rPr>
          <w:rFonts w:eastAsiaTheme="minorEastAsia"/>
        </w:rPr>
        <w:t>paper</w:t>
      </w:r>
      <w:proofErr w:type="spellEnd"/>
      <w:proofErr w:type="gramEnd"/>
      <w:r>
        <w:rPr>
          <w:rFonts w:eastAsiaTheme="minorEastAsia"/>
        </w:rPr>
        <w:t xml:space="preserve"> real, la entrada tiene </w:t>
      </w:r>
      <m:oMath>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=512</m:t>
        </m:r>
      </m:oMath>
      <w:r w:rsidR="00EE28CC">
        <w:rPr>
          <w:rFonts w:eastAsiaTheme="minorEastAsia"/>
        </w:rPr>
        <w:t xml:space="preserve"> y la capa interna </w:t>
      </w:r>
      <m:oMath>
        <m:sSub>
          <m:sSubPr>
            <m:ctrlPr>
              <w:rPr>
                <w:rFonts w:ascii="Cambria Math" w:hAnsi="Cambria Math"/>
              </w:rPr>
            </m:ctrlPr>
          </m:sSubPr>
          <m:e>
            <m:r>
              <w:rPr>
                <w:rFonts w:ascii="Cambria Math" w:hAnsi="Cambria Math"/>
              </w:rPr>
              <m:t>d</m:t>
            </m:r>
          </m:e>
          <m:sub>
            <m:r>
              <w:rPr>
                <w:rFonts w:ascii="Cambria Math" w:hAnsi="Cambria Math"/>
              </w:rPr>
              <m:t>ff</m:t>
            </m:r>
          </m:sub>
        </m:sSub>
        <m:r>
          <w:rPr>
            <w:rFonts w:ascii="Cambria Math" w:hAnsi="Cambria Math"/>
          </w:rPr>
          <m:t>=2048</m:t>
        </m:r>
      </m:oMath>
      <w:r w:rsidR="00D719D8">
        <w:rPr>
          <w:rFonts w:eastAsiaTheme="minorEastAsia"/>
        </w:rPr>
        <w:t xml:space="preserve"> – para poder calcular a mano, achiquemos a un ejemplo de jueguete: 4 numeros de entrada, 6 internos.</w:t>
      </w:r>
    </w:p>
    <w:p w14:paraId="28B5DD2C" w14:textId="3668BD5A" w:rsidR="00D719D8" w:rsidRDefault="00FF4215" w:rsidP="00650E95">
      <w:pPr>
        <w:rPr>
          <w:rFonts w:eastAsiaTheme="minorEastAsia"/>
        </w:rPr>
      </w:pPr>
      <w:r w:rsidRPr="00FF4215">
        <w:rPr>
          <w:b/>
          <w:bCs/>
        </w:rPr>
        <w:t xml:space="preserve">Verificado contra el </w:t>
      </w:r>
      <w:proofErr w:type="spellStart"/>
      <w:proofErr w:type="gramStart"/>
      <w:r w:rsidRPr="00FF4215">
        <w:rPr>
          <w:b/>
          <w:bCs/>
        </w:rPr>
        <w:t>paper</w:t>
      </w:r>
      <w:proofErr w:type="spellEnd"/>
      <w:proofErr w:type="gramEnd"/>
      <w:r w:rsidRPr="00FF4215">
        <w:t xml:space="preserve"> (Sección 3.3, cita textual):</w:t>
      </w:r>
      <w:r>
        <w:t xml:space="preserve"> </w:t>
      </w:r>
      <w:proofErr w:type="gramStart"/>
      <w:r>
        <w:t>*”The</w:t>
      </w:r>
      <w:proofErr w:type="gramEnd"/>
      <w:r>
        <w:t xml:space="preserve"> </w:t>
      </w:r>
      <w:proofErr w:type="spellStart"/>
      <w:r>
        <w:t>dimensionality</w:t>
      </w:r>
      <w:proofErr w:type="spellEnd"/>
      <w:r>
        <w:t xml:space="preserve"> </w:t>
      </w:r>
      <w:proofErr w:type="spellStart"/>
      <w:r>
        <w:t>of</w:t>
      </w:r>
      <w:proofErr w:type="spellEnd"/>
      <w:r>
        <w:t xml:space="preserve"> input and output </w:t>
      </w:r>
      <w:proofErr w:type="spellStart"/>
      <w:r>
        <w:t>is</w:t>
      </w:r>
      <w:proofErr w:type="spellEnd"/>
      <w:r>
        <w:t xml:space="preserve"> </w:t>
      </w:r>
      <m:oMath>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=512</m:t>
        </m:r>
      </m:oMath>
      <w:r>
        <w:rPr>
          <w:rFonts w:eastAsiaTheme="minorEastAsia"/>
        </w:rPr>
        <w:t xml:space="preserve">, and the inner-layer has dimensionality </w:t>
      </w:r>
      <m:oMath>
        <m:sSub>
          <m:sSubPr>
            <m:ctrlPr>
              <w:rPr>
                <w:rFonts w:ascii="Cambria Math" w:hAnsi="Cambria Math"/>
              </w:rPr>
            </m:ctrlPr>
          </m:sSubPr>
          <m:e>
            <m:r>
              <w:rPr>
                <w:rFonts w:ascii="Cambria Math" w:hAnsi="Cambria Math"/>
              </w:rPr>
              <m:t>d</m:t>
            </m:r>
          </m:e>
          <m:sub>
            <m:r>
              <w:rPr>
                <w:rFonts w:ascii="Cambria Math" w:hAnsi="Cambria Math"/>
              </w:rPr>
              <m:t>ff</m:t>
            </m:r>
          </m:sub>
        </m:sSub>
        <m:r>
          <w:rPr>
            <w:rFonts w:ascii="Cambria Math" w:hAnsi="Cambria Math"/>
          </w:rPr>
          <m:t>=2048</m:t>
        </m:r>
      </m:oMath>
      <w:r w:rsidR="006C7031">
        <w:rPr>
          <w:rFonts w:eastAsiaTheme="minorEastAsia"/>
        </w:rPr>
        <w:t>”. * Que es cada lietra, su tamaño (juguete vs real, y si es un peso entrenado con backpropagation:</w:t>
      </w:r>
    </w:p>
    <w:tbl>
      <w:tblPr>
        <w:tblStyle w:val="Tablaconcuadrcula4-nfasis4"/>
        <w:tblW w:w="0" w:type="auto"/>
        <w:tblLook w:val="04A0" w:firstRow="1" w:lastRow="0" w:firstColumn="1" w:lastColumn="0" w:noHBand="0" w:noVBand="1"/>
      </w:tblPr>
      <w:tblGrid>
        <w:gridCol w:w="1248"/>
        <w:gridCol w:w="2333"/>
        <w:gridCol w:w="1951"/>
        <w:gridCol w:w="1769"/>
        <w:gridCol w:w="1345"/>
        <w:gridCol w:w="1078"/>
        <w:gridCol w:w="1066"/>
      </w:tblGrid>
      <w:tr w:rsidR="00755FF9" w14:paraId="3D0DF14D" w14:textId="6E9E3CCD" w:rsidTr="00BB3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C975688" w14:textId="693595DA" w:rsidR="00755FF9" w:rsidRPr="006C7031" w:rsidRDefault="008317BF" w:rsidP="00650E95">
            <w:pPr>
              <w:rPr>
                <w:b w:val="0"/>
                <w:bCs w:val="0"/>
              </w:rPr>
            </w:pPr>
            <w:r>
              <w:rPr>
                <w:b w:val="0"/>
                <w:bCs w:val="0"/>
              </w:rPr>
              <w:t>Símbolo</w:t>
            </w:r>
          </w:p>
        </w:tc>
        <w:tc>
          <w:tcPr>
            <w:tcW w:w="1911" w:type="dxa"/>
          </w:tcPr>
          <w:p w14:paraId="24DF4938" w14:textId="1236CF27" w:rsidR="00755FF9" w:rsidRPr="00E97F0D" w:rsidRDefault="00755FF9" w:rsidP="00650E95">
            <w:pPr>
              <w:cnfStyle w:val="100000000000" w:firstRow="1" w:lastRow="0" w:firstColumn="0" w:lastColumn="0" w:oddVBand="0" w:evenVBand="0" w:oddHBand="0" w:evenHBand="0" w:firstRowFirstColumn="0" w:firstRowLastColumn="0" w:lastRowFirstColumn="0" w:lastRowLastColumn="0"/>
              <w:rPr>
                <w:b w:val="0"/>
                <w:bCs w:val="0"/>
              </w:rPr>
            </w:pPr>
            <w:r w:rsidRPr="00E97F0D">
              <w:rPr>
                <w:b w:val="0"/>
                <w:bCs w:val="0"/>
              </w:rPr>
              <w:t>Que es</w:t>
            </w:r>
          </w:p>
        </w:tc>
        <w:tc>
          <w:tcPr>
            <w:tcW w:w="1586" w:type="dxa"/>
          </w:tcPr>
          <w:p w14:paraId="2508AA75" w14:textId="56808177" w:rsidR="00755FF9" w:rsidRPr="00E97F0D" w:rsidRDefault="00755FF9" w:rsidP="00650E95">
            <w:pPr>
              <w:cnfStyle w:val="100000000000" w:firstRow="1" w:lastRow="0" w:firstColumn="0" w:lastColumn="0" w:oddVBand="0" w:evenVBand="0" w:oddHBand="0" w:evenHBand="0" w:firstRowFirstColumn="0" w:firstRowLastColumn="0" w:lastRowFirstColumn="0" w:lastRowLastColumn="0"/>
              <w:rPr>
                <w:b w:val="0"/>
                <w:bCs w:val="0"/>
              </w:rPr>
            </w:pPr>
            <w:r w:rsidRPr="00E97F0D">
              <w:rPr>
                <w:b w:val="0"/>
                <w:bCs w:val="0"/>
              </w:rPr>
              <w:t>Por qué esta ahí (su función)</w:t>
            </w:r>
          </w:p>
        </w:tc>
        <w:tc>
          <w:tcPr>
            <w:tcW w:w="1684" w:type="dxa"/>
          </w:tcPr>
          <w:p w14:paraId="58801E6C" w14:textId="60CB99F3" w:rsidR="00755FF9" w:rsidRPr="00E97F0D" w:rsidRDefault="00755FF9" w:rsidP="00650E95">
            <w:pPr>
              <w:cnfStyle w:val="100000000000" w:firstRow="1" w:lastRow="0" w:firstColumn="0" w:lastColumn="0" w:oddVBand="0" w:evenVBand="0" w:oddHBand="0" w:evenHBand="0" w:firstRowFirstColumn="0" w:firstRowLastColumn="0" w:lastRowFirstColumn="0" w:lastRowLastColumn="0"/>
              <w:rPr>
                <w:b w:val="0"/>
                <w:bCs w:val="0"/>
              </w:rPr>
            </w:pPr>
            <w:r w:rsidRPr="00E97F0D">
              <w:rPr>
                <w:b w:val="0"/>
                <w:bCs w:val="0"/>
              </w:rPr>
              <w:t>¿Peso entrenado?</w:t>
            </w:r>
          </w:p>
        </w:tc>
        <w:tc>
          <w:tcPr>
            <w:tcW w:w="1576" w:type="dxa"/>
          </w:tcPr>
          <w:p w14:paraId="461BFFDB" w14:textId="3B8A1D68" w:rsidR="00755FF9" w:rsidRPr="00E97F0D" w:rsidRDefault="00755FF9" w:rsidP="00650E9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Forma matemática</w:t>
            </w:r>
          </w:p>
        </w:tc>
        <w:tc>
          <w:tcPr>
            <w:tcW w:w="1574" w:type="dxa"/>
          </w:tcPr>
          <w:p w14:paraId="3B33609B" w14:textId="5F4A47B7" w:rsidR="00755FF9" w:rsidRPr="00E97F0D" w:rsidRDefault="00755FF9" w:rsidP="00650E9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Nuestro ejemplo (juguete)</w:t>
            </w:r>
          </w:p>
        </w:tc>
        <w:tc>
          <w:tcPr>
            <w:tcW w:w="1330" w:type="dxa"/>
          </w:tcPr>
          <w:p w14:paraId="478F7F21" w14:textId="09F213FB" w:rsidR="00755FF9" w:rsidRPr="00E97F0D" w:rsidRDefault="001862DF" w:rsidP="00650E9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Tamaño</w:t>
            </w:r>
            <w:r w:rsidR="00755FF9">
              <w:rPr>
                <w:b w:val="0"/>
                <w:bCs w:val="0"/>
              </w:rPr>
              <w:t xml:space="preserve"> real del </w:t>
            </w:r>
            <w:proofErr w:type="spellStart"/>
            <w:r w:rsidR="00755FF9">
              <w:rPr>
                <w:b w:val="0"/>
                <w:bCs w:val="0"/>
              </w:rPr>
              <w:t>paper</w:t>
            </w:r>
            <w:proofErr w:type="spellEnd"/>
          </w:p>
        </w:tc>
      </w:tr>
      <w:tr w:rsidR="00755FF9" w14:paraId="1D5FAD57" w14:textId="38703B5C" w:rsidTr="00BB3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AEEEC64" w14:textId="3B0B4D0A" w:rsidR="00755FF9" w:rsidRDefault="00222187" w:rsidP="00650E95">
            <m:oMathPara>
              <m:oMath>
                <m:r>
                  <m:rPr>
                    <m:sty m:val="bi"/>
                  </m:rPr>
                  <w:rPr>
                    <w:rFonts w:ascii="Cambria Math" w:hAnsi="Cambria Math"/>
                  </w:rPr>
                  <m:t>x</m:t>
                </m:r>
              </m:oMath>
            </m:oMathPara>
          </w:p>
        </w:tc>
        <w:tc>
          <w:tcPr>
            <w:tcW w:w="1911" w:type="dxa"/>
          </w:tcPr>
          <w:p w14:paraId="1AEF94DE" w14:textId="4428FD5E" w:rsidR="00755FF9" w:rsidRDefault="009D34ED" w:rsidP="00650E95">
            <w:pPr>
              <w:cnfStyle w:val="000000100000" w:firstRow="0" w:lastRow="0" w:firstColumn="0" w:lastColumn="0" w:oddVBand="0" w:evenVBand="0" w:oddHBand="1" w:evenHBand="0" w:firstRowFirstColumn="0" w:firstRowLastColumn="0" w:lastRowFirstColumn="0" w:lastRowLastColumn="0"/>
            </w:pPr>
            <w:r w:rsidRPr="009D34ED">
              <w:t xml:space="preserve">El vector de entrada del token (viene de </w:t>
            </w:r>
            <w:proofErr w:type="spellStart"/>
            <w:r w:rsidRPr="009D34ED">
              <w:t>Residual+LayerNorm</w:t>
            </w:r>
            <w:proofErr w:type="spellEnd"/>
            <w:r w:rsidRPr="009D34ED">
              <w:t xml:space="preserve">, ya aplicado sobre la salida de Multi-Head </w:t>
            </w:r>
            <w:proofErr w:type="spellStart"/>
            <w:r w:rsidRPr="009D34ED">
              <w:t>Attention</w:t>
            </w:r>
            <w:proofErr w:type="spellEnd"/>
            <w:r w:rsidRPr="009D34ED">
              <w:t>)</w:t>
            </w:r>
          </w:p>
        </w:tc>
        <w:tc>
          <w:tcPr>
            <w:tcW w:w="1586" w:type="dxa"/>
          </w:tcPr>
          <w:p w14:paraId="742EC8A2" w14:textId="66086A09" w:rsidR="00755FF9" w:rsidRDefault="001862DF" w:rsidP="00650E95">
            <w:pPr>
              <w:cnfStyle w:val="000000100000" w:firstRow="0" w:lastRow="0" w:firstColumn="0" w:lastColumn="0" w:oddVBand="0" w:evenVBand="0" w:oddHBand="1" w:evenHBand="0" w:firstRowFirstColumn="0" w:firstRowLastColumn="0" w:lastRowFirstColumn="0" w:lastRowLastColumn="0"/>
            </w:pPr>
            <w:r>
              <w:t>Es la información que hay que procesar – el punto de parti</w:t>
            </w:r>
            <w:r w:rsidR="00E36EA4">
              <w:t>da de todo el calculo</w:t>
            </w:r>
          </w:p>
        </w:tc>
        <w:tc>
          <w:tcPr>
            <w:tcW w:w="1684" w:type="dxa"/>
          </w:tcPr>
          <w:p w14:paraId="41D3F3B3" w14:textId="5710CD41" w:rsidR="00755FF9" w:rsidRDefault="00E36EA4" w:rsidP="00650E95">
            <w:pPr>
              <w:cnfStyle w:val="000000100000" w:firstRow="0" w:lastRow="0" w:firstColumn="0" w:lastColumn="0" w:oddVBand="0" w:evenVBand="0" w:oddHBand="1" w:evenHBand="0" w:firstRowFirstColumn="0" w:firstRowLastColumn="0" w:lastRowFirstColumn="0" w:lastRowLastColumn="0"/>
            </w:pPr>
            <w:r>
              <w:t>No – es el dato que “pasa por” la red, no algo que se ajuste</w:t>
            </w:r>
          </w:p>
        </w:tc>
        <w:tc>
          <w:tcPr>
            <w:tcW w:w="1576" w:type="dxa"/>
          </w:tcPr>
          <w:p w14:paraId="7B38F5D0" w14:textId="23BDA510" w:rsidR="00755FF9" w:rsidRPr="00E36EA4" w:rsidRDefault="00E36EA4" w:rsidP="00650E95">
            <w:pPr>
              <w:cnfStyle w:val="000000100000" w:firstRow="0" w:lastRow="0" w:firstColumn="0" w:lastColumn="0" w:oddVBand="0" w:evenVBand="0" w:oddHBand="1" w:evenHBand="0" w:firstRowFirstColumn="0" w:firstRowLastColumn="0" w:lastRowFirstColumn="0" w:lastRowLastColumn="0"/>
            </w:pPr>
            <w:r>
              <w:rPr>
                <w:b/>
                <w:bCs/>
              </w:rPr>
              <w:t xml:space="preserve">Vector </w:t>
            </w:r>
            <w:r>
              <w:t>(una sola fila de números)</w:t>
            </w:r>
          </w:p>
        </w:tc>
        <w:tc>
          <w:tcPr>
            <w:tcW w:w="1574" w:type="dxa"/>
          </w:tcPr>
          <w:p w14:paraId="533B19F5" w14:textId="03B9EF0D" w:rsidR="00755FF9" w:rsidRDefault="00E36EA4" w:rsidP="00650E95">
            <w:pPr>
              <w:cnfStyle w:val="000000100000" w:firstRow="0" w:lastRow="0" w:firstColumn="0" w:lastColumn="0" w:oddVBand="0" w:evenVBand="0" w:oddHBand="1" w:evenHBand="0" w:firstRowFirstColumn="0" w:firstRowLastColumn="0" w:lastRowFirstColumn="0" w:lastRowLastColumn="0"/>
            </w:pPr>
            <w:r>
              <w:t xml:space="preserve">4 </w:t>
            </w:r>
            <w:proofErr w:type="spellStart"/>
            <w:r>
              <w:t>numeros</w:t>
            </w:r>
            <w:proofErr w:type="spellEnd"/>
          </w:p>
        </w:tc>
        <w:tc>
          <w:tcPr>
            <w:tcW w:w="1330" w:type="dxa"/>
          </w:tcPr>
          <w:p w14:paraId="44A20958" w14:textId="412ABBA8" w:rsidR="00755FF9" w:rsidRDefault="006A027B" w:rsidP="00650E95">
            <w:pPr>
              <w:cnfStyle w:val="000000100000" w:firstRow="0" w:lastRow="0" w:firstColumn="0" w:lastColumn="0" w:oddVBand="0" w:evenVBand="0" w:oddHBand="1" w:evenHBand="0" w:firstRowFirstColumn="0" w:firstRowLastColumn="0" w:lastRowFirstColumn="0" w:lastRowLastColumn="0"/>
            </w:pPr>
            <m:oMath>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=512</m:t>
              </m:r>
            </m:oMath>
            <w:r w:rsidR="006250FC">
              <w:rPr>
                <w:rFonts w:eastAsiaTheme="minorEastAsia"/>
              </w:rPr>
              <w:t xml:space="preserve"> numeros</w:t>
            </w:r>
          </w:p>
        </w:tc>
      </w:tr>
      <w:tr w:rsidR="00755FF9" w14:paraId="23B6D3CE" w14:textId="745BA6C7" w:rsidTr="00BB319C">
        <w:tc>
          <w:tcPr>
            <w:cnfStyle w:val="001000000000" w:firstRow="0" w:lastRow="0" w:firstColumn="1" w:lastColumn="0" w:oddVBand="0" w:evenVBand="0" w:oddHBand="0" w:evenHBand="0" w:firstRowFirstColumn="0" w:firstRowLastColumn="0" w:lastRowFirstColumn="0" w:lastRowLastColumn="0"/>
            <w:tcW w:w="1129" w:type="dxa"/>
          </w:tcPr>
          <w:p w14:paraId="7A899434" w14:textId="1375263E" w:rsidR="00755FF9" w:rsidRDefault="006A027B" w:rsidP="00650E95">
            <m:oMathPara>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sub>
                </m:sSub>
              </m:oMath>
            </m:oMathPara>
          </w:p>
        </w:tc>
        <w:tc>
          <w:tcPr>
            <w:tcW w:w="1911" w:type="dxa"/>
          </w:tcPr>
          <w:p w14:paraId="0B07988A" w14:textId="5077C0A4" w:rsidR="00755FF9" w:rsidRDefault="00222187" w:rsidP="00650E95">
            <w:pPr>
              <w:cnfStyle w:val="000000000000" w:firstRow="0" w:lastRow="0" w:firstColumn="0" w:lastColumn="0" w:oddVBand="0" w:evenVBand="0" w:oddHBand="0" w:evenHBand="0" w:firstRowFirstColumn="0" w:firstRowLastColumn="0" w:lastRowFirstColumn="0" w:lastRowLastColumn="0"/>
            </w:pPr>
            <w:r w:rsidRPr="00F23001">
              <w:rPr>
                <w:b/>
                <w:bCs/>
                <w:highlight w:val="yellow"/>
              </w:rPr>
              <w:t>Primera matriz de pesos</w:t>
            </w:r>
            <w:r>
              <w:t xml:space="preserve"> – expande el vector</w:t>
            </w:r>
          </w:p>
        </w:tc>
        <w:tc>
          <w:tcPr>
            <w:tcW w:w="1586" w:type="dxa"/>
          </w:tcPr>
          <w:p w14:paraId="3D738D2C" w14:textId="394C1397" w:rsidR="00755FF9" w:rsidRDefault="00F23001" w:rsidP="00650E95">
            <w:pPr>
              <w:cnfStyle w:val="000000000000" w:firstRow="0" w:lastRow="0" w:firstColumn="0" w:lastColumn="0" w:oddVBand="0" w:evenVBand="0" w:oddHBand="0" w:evenHBand="0" w:firstRowFirstColumn="0" w:firstRowLastColumn="0" w:lastRowFirstColumn="0" w:lastRowLastColumn="0"/>
            </w:pPr>
            <w:r>
              <w:t>Le da al modelo “</w:t>
            </w:r>
            <w:r w:rsidR="00BB319C">
              <w:t>más</w:t>
            </w:r>
            <w:r>
              <w:t xml:space="preserve"> espacio” para </w:t>
            </w:r>
            <w:r w:rsidR="00BB319C">
              <w:t>combinar</w:t>
            </w:r>
            <w:r>
              <w:t xml:space="preserve"> la información</w:t>
            </w:r>
            <w:r w:rsidR="00BB319C">
              <w:t xml:space="preserve"> de x de formas nuevas, antes de decidir que es relevante</w:t>
            </w:r>
            <w:r>
              <w:t xml:space="preserve"> </w:t>
            </w:r>
          </w:p>
        </w:tc>
        <w:tc>
          <w:tcPr>
            <w:tcW w:w="1684" w:type="dxa"/>
          </w:tcPr>
          <w:p w14:paraId="14FB9CD1" w14:textId="55F1708D" w:rsidR="00755FF9" w:rsidRPr="00341079" w:rsidRDefault="00341079" w:rsidP="00650E95">
            <w:pPr>
              <w:cnfStyle w:val="000000000000" w:firstRow="0" w:lastRow="0" w:firstColumn="0" w:lastColumn="0" w:oddVBand="0" w:evenVBand="0" w:oddHBand="0" w:evenHBand="0" w:firstRowFirstColumn="0" w:firstRowLastColumn="0" w:lastRowFirstColumn="0" w:lastRowLastColumn="0"/>
            </w:pPr>
            <w:r>
              <w:rPr>
                <w:b/>
                <w:bCs/>
              </w:rPr>
              <w:t xml:space="preserve">Si – </w:t>
            </w:r>
            <w:r>
              <w:t xml:space="preserve">arranca al azar, se ajusta con </w:t>
            </w:r>
            <w:proofErr w:type="spellStart"/>
            <w:r>
              <w:t>baclpropagation</w:t>
            </w:r>
            <w:proofErr w:type="spellEnd"/>
          </w:p>
        </w:tc>
        <w:tc>
          <w:tcPr>
            <w:tcW w:w="1576" w:type="dxa"/>
          </w:tcPr>
          <w:p w14:paraId="13BBAA83" w14:textId="3882AE56" w:rsidR="00755FF9" w:rsidRPr="00341079" w:rsidRDefault="00341079" w:rsidP="00650E95">
            <w:pPr>
              <w:cnfStyle w:val="000000000000" w:firstRow="0" w:lastRow="0" w:firstColumn="0" w:lastColumn="0" w:oddVBand="0" w:evenVBand="0" w:oddHBand="0" w:evenHBand="0" w:firstRowFirstColumn="0" w:firstRowLastColumn="0" w:lastRowFirstColumn="0" w:lastRowLastColumn="0"/>
            </w:pPr>
            <w:r>
              <w:rPr>
                <w:b/>
                <w:bCs/>
              </w:rPr>
              <w:t xml:space="preserve">Matriz </w:t>
            </w:r>
            <w:r>
              <w:t>(filas x columnas)</w:t>
            </w:r>
          </w:p>
        </w:tc>
        <w:tc>
          <w:tcPr>
            <w:tcW w:w="1574" w:type="dxa"/>
          </w:tcPr>
          <w:p w14:paraId="218919FD" w14:textId="121982EF" w:rsidR="00755FF9" w:rsidRDefault="00341079" w:rsidP="00650E95">
            <w:pPr>
              <w:cnfStyle w:val="000000000000" w:firstRow="0" w:lastRow="0" w:firstColumn="0" w:lastColumn="0" w:oddVBand="0" w:evenVBand="0" w:oddHBand="0" w:evenHBand="0" w:firstRowFirstColumn="0" w:firstRowLastColumn="0" w:lastRowFirstColumn="0" w:lastRowLastColumn="0"/>
            </w:pPr>
            <w:r>
              <w:t>4x6</w:t>
            </w:r>
          </w:p>
        </w:tc>
        <w:tc>
          <w:tcPr>
            <w:tcW w:w="1330" w:type="dxa"/>
          </w:tcPr>
          <w:p w14:paraId="7B1A0F7C" w14:textId="172DB643" w:rsidR="00755FF9" w:rsidRDefault="008317BF" w:rsidP="00650E95">
            <w:pPr>
              <w:cnfStyle w:val="000000000000" w:firstRow="0" w:lastRow="0" w:firstColumn="0" w:lastColumn="0" w:oddVBand="0" w:evenVBand="0" w:oddHBand="0" w:evenHBand="0" w:firstRowFirstColumn="0" w:firstRowLastColumn="0" w:lastRowFirstColumn="0" w:lastRowLastColumn="0"/>
            </w:pPr>
            <w:r>
              <w:t>512 x 2048</w:t>
            </w:r>
          </w:p>
        </w:tc>
      </w:tr>
      <w:tr w:rsidR="008317BF" w14:paraId="0F87692F" w14:textId="77777777" w:rsidTr="00BB3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90C752C" w14:textId="73377CCF" w:rsidR="008317BF" w:rsidRPr="00222187" w:rsidRDefault="006A027B" w:rsidP="00650E95">
            <w:pPr>
              <w:rPr>
                <w:rFonts w:eastAsia="Aptos" w:cs="Times New Roman"/>
              </w:rPr>
            </w:pPr>
            <m:oMathPara>
              <m:oMath>
                <m:sSub>
                  <m:sSubPr>
                    <m:ctrlPr>
                      <w:rPr>
                        <w:rFonts w:ascii="Cambria Math" w:eastAsia="Aptos" w:hAnsi="Cambria Math" w:cs="Times New Roman"/>
                      </w:rPr>
                    </m:ctrlPr>
                  </m:sSubPr>
                  <m:e>
                    <m:r>
                      <m:rPr>
                        <m:sty m:val="bi"/>
                      </m:rPr>
                      <w:rPr>
                        <w:rFonts w:ascii="Cambria Math" w:eastAsia="Aptos" w:hAnsi="Cambria Math" w:cs="Times New Roman"/>
                      </w:rPr>
                      <m:t>b</m:t>
                    </m:r>
                  </m:e>
                  <m:sub>
                    <m:r>
                      <m:rPr>
                        <m:sty m:val="bi"/>
                      </m:rPr>
                      <w:rPr>
                        <w:rFonts w:ascii="Cambria Math" w:eastAsia="Aptos" w:hAnsi="Cambria Math" w:cs="Times New Roman"/>
                      </w:rPr>
                      <m:t>1</m:t>
                    </m:r>
                  </m:sub>
                </m:sSub>
              </m:oMath>
            </m:oMathPara>
          </w:p>
        </w:tc>
        <w:tc>
          <w:tcPr>
            <w:tcW w:w="1911" w:type="dxa"/>
          </w:tcPr>
          <w:p w14:paraId="0DF7E052" w14:textId="7C637F36" w:rsidR="008317BF" w:rsidRPr="0052600D" w:rsidRDefault="0052600D" w:rsidP="00650E95">
            <w:pPr>
              <w:cnfStyle w:val="000000100000" w:firstRow="0" w:lastRow="0" w:firstColumn="0" w:lastColumn="0" w:oddVBand="0" w:evenVBand="0" w:oddHBand="1" w:evenHBand="0" w:firstRowFirstColumn="0" w:firstRowLastColumn="0" w:lastRowFirstColumn="0" w:lastRowLastColumn="0"/>
              <w:rPr>
                <w:highlight w:val="yellow"/>
              </w:rPr>
            </w:pPr>
            <w:r w:rsidRPr="0052600D">
              <w:t>Primer sesgo (</w:t>
            </w:r>
            <w:proofErr w:type="spellStart"/>
            <w:r w:rsidRPr="0052600D">
              <w:t>bias</w:t>
            </w:r>
            <w:proofErr w:type="spellEnd"/>
            <w:r w:rsidRPr="0052600D">
              <w:t xml:space="preserve">) – se suma, no se multiplica </w:t>
            </w:r>
          </w:p>
        </w:tc>
        <w:tc>
          <w:tcPr>
            <w:tcW w:w="1586" w:type="dxa"/>
          </w:tcPr>
          <w:p w14:paraId="79655A44" w14:textId="0C0AB642" w:rsidR="008317BF" w:rsidRDefault="00417FB0" w:rsidP="00650E95">
            <w:pPr>
              <w:cnfStyle w:val="000000100000" w:firstRow="0" w:lastRow="0" w:firstColumn="0" w:lastColumn="0" w:oddVBand="0" w:evenVBand="0" w:oddHBand="1" w:evenHBand="0" w:firstRowFirstColumn="0" w:firstRowLastColumn="0" w:lastRowFirstColumn="0" w:lastRowLastColumn="0"/>
            </w:pPr>
            <w:r>
              <w:t xml:space="preserve">Le da flexibilidad al resultado: sin esto, si x fuera puros ceros, </w:t>
            </w:r>
            <w:r w:rsidR="00626CDD">
              <w:t xml:space="preserve">la salida también seria siempre cero, sin importar que tan “buena” sea </w:t>
            </w:r>
            <m:oMath>
              <m:sSub>
                <m:sSubPr>
                  <m:ctrlPr>
                    <w:rPr>
                      <w:rFonts w:ascii="Cambria Math" w:hAnsi="Cambria Math"/>
                    </w:rPr>
                  </m:ctrlPr>
                </m:sSubPr>
                <m:e>
                  <m:r>
                    <w:rPr>
                      <w:rFonts w:ascii="Cambria Math" w:hAnsi="Cambria Math"/>
                    </w:rPr>
                    <m:t>W</m:t>
                  </m:r>
                </m:e>
                <m:sub>
                  <m:r>
                    <w:rPr>
                      <w:rFonts w:ascii="Cambria Math" w:hAnsi="Cambria Math"/>
                    </w:rPr>
                    <m:t>1</m:t>
                  </m:r>
                </m:sub>
              </m:sSub>
            </m:oMath>
          </w:p>
        </w:tc>
        <w:tc>
          <w:tcPr>
            <w:tcW w:w="1684" w:type="dxa"/>
          </w:tcPr>
          <w:p w14:paraId="4044D08C" w14:textId="18777BCE" w:rsidR="008317BF" w:rsidRPr="00974CC9" w:rsidRDefault="00974CC9" w:rsidP="00650E95">
            <w:pPr>
              <w:cnfStyle w:val="000000100000" w:firstRow="0" w:lastRow="0" w:firstColumn="0" w:lastColumn="0" w:oddVBand="0" w:evenVBand="0" w:oddHBand="1" w:evenHBand="0" w:firstRowFirstColumn="0" w:firstRowLastColumn="0" w:lastRowFirstColumn="0" w:lastRowLastColumn="0"/>
            </w:pPr>
            <w:r>
              <w:rPr>
                <w:b/>
                <w:bCs/>
              </w:rPr>
              <w:t xml:space="preserve">Si – </w:t>
            </w:r>
            <w:r>
              <w:t xml:space="preserve">igual que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00AF6B75">
              <w:rPr>
                <w:rFonts w:eastAsiaTheme="minorEastAsia"/>
              </w:rPr>
              <w:t>, se aprende</w:t>
            </w:r>
          </w:p>
        </w:tc>
        <w:tc>
          <w:tcPr>
            <w:tcW w:w="1576" w:type="dxa"/>
          </w:tcPr>
          <w:p w14:paraId="2B016FCA" w14:textId="6B720FB2" w:rsidR="008317BF" w:rsidRPr="00AF6B75" w:rsidRDefault="00AF6B75" w:rsidP="00650E95">
            <w:pPr>
              <w:cnfStyle w:val="000000100000" w:firstRow="0" w:lastRow="0" w:firstColumn="0" w:lastColumn="0" w:oddVBand="0" w:evenVBand="0" w:oddHBand="1" w:evenHBand="0" w:firstRowFirstColumn="0" w:firstRowLastColumn="0" w:lastRowFirstColumn="0" w:lastRowLastColumn="0"/>
            </w:pPr>
            <w:r>
              <w:rPr>
                <w:b/>
                <w:bCs/>
              </w:rPr>
              <w:t>Vector (</w:t>
            </w:r>
            <w:r>
              <w:t>una sola fila de números, no una matriz)</w:t>
            </w:r>
          </w:p>
        </w:tc>
        <w:tc>
          <w:tcPr>
            <w:tcW w:w="1574" w:type="dxa"/>
          </w:tcPr>
          <w:p w14:paraId="712A658E" w14:textId="3E346604" w:rsidR="008317BF" w:rsidRDefault="00AF6B75" w:rsidP="00650E95">
            <w:pPr>
              <w:cnfStyle w:val="000000100000" w:firstRow="0" w:lastRow="0" w:firstColumn="0" w:lastColumn="0" w:oddVBand="0" w:evenVBand="0" w:oddHBand="1" w:evenHBand="0" w:firstRowFirstColumn="0" w:firstRowLastColumn="0" w:lastRowFirstColumn="0" w:lastRowLastColumn="0"/>
            </w:pPr>
            <w:r>
              <w:t xml:space="preserve">6 </w:t>
            </w:r>
            <w:proofErr w:type="spellStart"/>
            <w:r>
              <w:t>numeros</w:t>
            </w:r>
            <w:proofErr w:type="spellEnd"/>
          </w:p>
        </w:tc>
        <w:tc>
          <w:tcPr>
            <w:tcW w:w="1330" w:type="dxa"/>
          </w:tcPr>
          <w:p w14:paraId="0286FC3D" w14:textId="39CB4B59" w:rsidR="008317BF" w:rsidRDefault="00AF6B75" w:rsidP="00650E95">
            <w:pPr>
              <w:cnfStyle w:val="000000100000" w:firstRow="0" w:lastRow="0" w:firstColumn="0" w:lastColumn="0" w:oddVBand="0" w:evenVBand="0" w:oddHBand="1" w:evenHBand="0" w:firstRowFirstColumn="0" w:firstRowLastColumn="0" w:lastRowFirstColumn="0" w:lastRowLastColumn="0"/>
            </w:pPr>
            <w:r>
              <w:t xml:space="preserve">2048 </w:t>
            </w:r>
            <w:proofErr w:type="spellStart"/>
            <w:r>
              <w:t>numeros</w:t>
            </w:r>
            <w:proofErr w:type="spellEnd"/>
          </w:p>
        </w:tc>
      </w:tr>
      <w:tr w:rsidR="00AF6B75" w14:paraId="742A2B0E" w14:textId="77777777" w:rsidTr="00BB319C">
        <w:tc>
          <w:tcPr>
            <w:cnfStyle w:val="001000000000" w:firstRow="0" w:lastRow="0" w:firstColumn="1" w:lastColumn="0" w:oddVBand="0" w:evenVBand="0" w:oddHBand="0" w:evenHBand="0" w:firstRowFirstColumn="0" w:firstRowLastColumn="0" w:lastRowFirstColumn="0" w:lastRowLastColumn="0"/>
            <w:tcW w:w="1129" w:type="dxa"/>
          </w:tcPr>
          <w:p w14:paraId="0C067ECB" w14:textId="7D3CE7A0" w:rsidR="00AF6B75" w:rsidRPr="0053431F" w:rsidRDefault="0053431F" w:rsidP="00650E95">
            <w:pPr>
              <w:rPr>
                <w:rFonts w:eastAsia="Aptos" w:cs="Times New Roman"/>
                <w:b w:val="0"/>
                <w:bCs w:val="0"/>
              </w:rPr>
            </w:pPr>
            <w:proofErr w:type="gramStart"/>
            <w:r>
              <w:rPr>
                <w:rFonts w:eastAsia="Aptos" w:cs="Times New Roman"/>
                <w:b w:val="0"/>
                <w:bCs w:val="0"/>
              </w:rPr>
              <w:t>Max(</w:t>
            </w:r>
            <w:proofErr w:type="gramEnd"/>
            <w:r>
              <w:rPr>
                <w:rFonts w:eastAsia="Aptos" w:cs="Times New Roman"/>
                <w:b w:val="0"/>
                <w:bCs w:val="0"/>
              </w:rPr>
              <w:t>0, .)</w:t>
            </w:r>
          </w:p>
        </w:tc>
        <w:tc>
          <w:tcPr>
            <w:tcW w:w="1911" w:type="dxa"/>
          </w:tcPr>
          <w:p w14:paraId="703ADD94" w14:textId="7729B13A" w:rsidR="00AF6B75" w:rsidRPr="0053431F" w:rsidRDefault="0053431F" w:rsidP="00650E95">
            <w:pPr>
              <w:cnfStyle w:val="000000000000" w:firstRow="0" w:lastRow="0" w:firstColumn="0" w:lastColumn="0" w:oddVBand="0" w:evenVBand="0" w:oddHBand="0" w:evenHBand="0" w:firstRowFirstColumn="0" w:firstRowLastColumn="0" w:lastRowFirstColumn="0" w:lastRowLastColumn="0"/>
            </w:pPr>
            <w:proofErr w:type="spellStart"/>
            <w:r>
              <w:rPr>
                <w:b/>
                <w:bCs/>
              </w:rPr>
              <w:t>Aca</w:t>
            </w:r>
            <w:proofErr w:type="spellEnd"/>
            <w:r>
              <w:rPr>
                <w:b/>
                <w:bCs/>
              </w:rPr>
              <w:t xml:space="preserve"> esa </w:t>
            </w:r>
            <w:proofErr w:type="spellStart"/>
            <w:r>
              <w:rPr>
                <w:b/>
                <w:bCs/>
              </w:rPr>
              <w:t>ReLU</w:t>
            </w:r>
            <w:proofErr w:type="spellEnd"/>
            <w:r>
              <w:rPr>
                <w:b/>
                <w:bCs/>
              </w:rPr>
              <w:t xml:space="preserve"> – </w:t>
            </w:r>
            <w:r>
              <w:t xml:space="preserve">no es un peso ni un vector propio, es una </w:t>
            </w:r>
            <w:r>
              <w:rPr>
                <w:i/>
                <w:iCs/>
              </w:rPr>
              <w:t xml:space="preserve">operación </w:t>
            </w:r>
            <w:r>
              <w:t xml:space="preserve">que se aplica </w:t>
            </w:r>
            <w:proofErr w:type="spellStart"/>
            <w:r>
              <w:t>numero</w:t>
            </w:r>
            <w:proofErr w:type="spellEnd"/>
            <w:r>
              <w:t xml:space="preserve"> por </w:t>
            </w:r>
            <w:proofErr w:type="spellStart"/>
            <w:r>
              <w:t>numero</w:t>
            </w:r>
            <w:proofErr w:type="spellEnd"/>
            <w:r>
              <w:t xml:space="preserve"> al vector de arriba</w:t>
            </w:r>
          </w:p>
        </w:tc>
        <w:tc>
          <w:tcPr>
            <w:tcW w:w="1586" w:type="dxa"/>
          </w:tcPr>
          <w:p w14:paraId="1D535A93" w14:textId="6F5482A6" w:rsidR="00AF6B75" w:rsidRDefault="0053431F" w:rsidP="00650E95">
            <w:pPr>
              <w:cnfStyle w:val="000000000000" w:firstRow="0" w:lastRow="0" w:firstColumn="0" w:lastColumn="0" w:oddVBand="0" w:evenVBand="0" w:oddHBand="0" w:evenHBand="0" w:firstRowFirstColumn="0" w:firstRowLastColumn="0" w:lastRowFirstColumn="0" w:lastRowLastColumn="0"/>
            </w:pPr>
            <w:r>
              <w:t xml:space="preserve">Descarta (vuelve 0) las combinaciones que dieron negativo, </w:t>
            </w:r>
            <w:r w:rsidR="002D2478">
              <w:t xml:space="preserve">quedándose solo con los patrones que resultaron “útiles” – sin este paso, apilar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002D2478">
              <w:rPr>
                <w:rFonts w:eastAsiaTheme="minorEastAsia"/>
              </w:rPr>
              <w:t xml:space="preserve">y </w:t>
            </w:r>
            <m:oMath>
              <m:sSub>
                <m:sSubPr>
                  <m:ctrlPr>
                    <w:rPr>
                      <w:rFonts w:ascii="Cambria Math" w:hAnsi="Cambria Math"/>
                    </w:rPr>
                  </m:ctrlPr>
                </m:sSubPr>
                <m:e>
                  <m:r>
                    <w:rPr>
                      <w:rFonts w:ascii="Cambria Math" w:hAnsi="Cambria Math"/>
                    </w:rPr>
                    <m:t>W</m:t>
                  </m:r>
                </m:e>
                <m:sub>
                  <m:r>
                    <w:rPr>
                      <w:rFonts w:ascii="Cambria Math" w:hAnsi="Cambria Math"/>
                    </w:rPr>
                    <m:t>2</m:t>
                  </m:r>
                </m:sub>
              </m:sSub>
            </m:oMath>
            <w:r w:rsidR="002D2478">
              <w:rPr>
                <w:rFonts w:eastAsiaTheme="minorEastAsia"/>
              </w:rPr>
              <w:t xml:space="preserve"> seria matematicamente equivalente a una sola matriz, </w:t>
            </w:r>
            <w:r w:rsidR="00533551">
              <w:rPr>
                <w:rFonts w:eastAsiaTheme="minorEastAsia"/>
              </w:rPr>
              <w:t>y no se ganaría nada</w:t>
            </w:r>
          </w:p>
        </w:tc>
        <w:tc>
          <w:tcPr>
            <w:tcW w:w="1684" w:type="dxa"/>
          </w:tcPr>
          <w:p w14:paraId="21C66AC8" w14:textId="76A867EA" w:rsidR="00AF6B75" w:rsidRPr="00327B6D" w:rsidRDefault="00327B6D" w:rsidP="00650E95">
            <w:pPr>
              <w:cnfStyle w:val="000000000000" w:firstRow="0" w:lastRow="0" w:firstColumn="0" w:lastColumn="0" w:oddVBand="0" w:evenVBand="0" w:oddHBand="0" w:evenHBand="0" w:firstRowFirstColumn="0" w:firstRowLastColumn="0" w:lastRowFirstColumn="0" w:lastRowLastColumn="0"/>
            </w:pPr>
            <w:r>
              <w:rPr>
                <w:b/>
                <w:bCs/>
              </w:rPr>
              <w:t xml:space="preserve">No – </w:t>
            </w:r>
            <w:r>
              <w:t>es una función, no un dato ni un peso</w:t>
            </w:r>
          </w:p>
        </w:tc>
        <w:tc>
          <w:tcPr>
            <w:tcW w:w="1576" w:type="dxa"/>
          </w:tcPr>
          <w:p w14:paraId="53FB4908" w14:textId="63546F0E" w:rsidR="00AF6B75" w:rsidRPr="00327B6D" w:rsidRDefault="00327B6D" w:rsidP="00327B6D">
            <w:pPr>
              <w:cnfStyle w:val="000000000000" w:firstRow="0" w:lastRow="0" w:firstColumn="0" w:lastColumn="0" w:oddVBand="0" w:evenVBand="0" w:oddHBand="0" w:evenHBand="0" w:firstRowFirstColumn="0" w:firstRowLastColumn="0" w:lastRowFirstColumn="0" w:lastRowLastColumn="0"/>
            </w:pPr>
            <w:r>
              <w:t>No tiene forma propia, opera sobre el vector existente</w:t>
            </w:r>
          </w:p>
        </w:tc>
        <w:tc>
          <w:tcPr>
            <w:tcW w:w="1574" w:type="dxa"/>
          </w:tcPr>
          <w:p w14:paraId="6A2D9198" w14:textId="3935555C" w:rsidR="00AF6B75" w:rsidRDefault="00327B6D" w:rsidP="00650E95">
            <w:pPr>
              <w:cnfStyle w:val="000000000000" w:firstRow="0" w:lastRow="0" w:firstColumn="0" w:lastColumn="0" w:oddVBand="0" w:evenVBand="0" w:oddHBand="0" w:evenHBand="0" w:firstRowFirstColumn="0" w:firstRowLastColumn="0" w:lastRowFirstColumn="0" w:lastRowLastColumn="0"/>
            </w:pPr>
            <w:r>
              <w:t>-</w:t>
            </w:r>
          </w:p>
        </w:tc>
        <w:tc>
          <w:tcPr>
            <w:tcW w:w="1330" w:type="dxa"/>
          </w:tcPr>
          <w:p w14:paraId="71375E51" w14:textId="4E188C21" w:rsidR="00AF6B75" w:rsidRDefault="00327B6D" w:rsidP="00650E95">
            <w:pPr>
              <w:cnfStyle w:val="000000000000" w:firstRow="0" w:lastRow="0" w:firstColumn="0" w:lastColumn="0" w:oddVBand="0" w:evenVBand="0" w:oddHBand="0" w:evenHBand="0" w:firstRowFirstColumn="0" w:firstRowLastColumn="0" w:lastRowFirstColumn="0" w:lastRowLastColumn="0"/>
            </w:pPr>
            <w:r>
              <w:t>-</w:t>
            </w:r>
          </w:p>
        </w:tc>
      </w:tr>
      <w:tr w:rsidR="00327B6D" w14:paraId="50E5FC75" w14:textId="77777777" w:rsidTr="00BB3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81492B3" w14:textId="5E4D6575" w:rsidR="00327B6D" w:rsidRDefault="006B0439" w:rsidP="00650E95">
            <w:pPr>
              <w:rPr>
                <w:rFonts w:eastAsia="Aptos" w:cs="Times New Roman"/>
                <w:b w:val="0"/>
                <w:bCs w:val="0"/>
              </w:rPr>
            </w:pPr>
            <w:r w:rsidRPr="006B0439">
              <w:rPr>
                <w:rFonts w:eastAsia="Aptos" w:cs="Times New Roman"/>
                <w:b w:val="0"/>
                <w:bCs w:val="0"/>
              </w:rPr>
              <w:lastRenderedPageBreak/>
              <w:t xml:space="preserve">(resultado, después de </w:t>
            </w:r>
            <w:proofErr w:type="spellStart"/>
            <w:r w:rsidRPr="006B0439">
              <w:rPr>
                <w:rFonts w:eastAsia="Aptos" w:cs="Times New Roman"/>
                <w:b w:val="0"/>
                <w:bCs w:val="0"/>
              </w:rPr>
              <w:t>ReLU</w:t>
            </w:r>
            <w:proofErr w:type="spellEnd"/>
            <w:r w:rsidRPr="006B0439">
              <w:rPr>
                <w:rFonts w:eastAsia="Aptos" w:cs="Times New Roman"/>
                <w:b w:val="0"/>
                <w:bCs w:val="0"/>
              </w:rPr>
              <w:t>)</w:t>
            </w:r>
          </w:p>
        </w:tc>
        <w:tc>
          <w:tcPr>
            <w:tcW w:w="1911" w:type="dxa"/>
          </w:tcPr>
          <w:p w14:paraId="284CD24B" w14:textId="0E76D4FC" w:rsidR="00327B6D" w:rsidRPr="006B0439" w:rsidRDefault="006B0439" w:rsidP="00650E95">
            <w:pPr>
              <w:cnfStyle w:val="000000100000" w:firstRow="0" w:lastRow="0" w:firstColumn="0" w:lastColumn="0" w:oddVBand="0" w:evenVBand="0" w:oddHBand="1" w:evenHBand="0" w:firstRowFirstColumn="0" w:firstRowLastColumn="0" w:lastRowFirstColumn="0" w:lastRowLastColumn="0"/>
            </w:pPr>
            <w:r>
              <w:t>El mismo vector de x</w:t>
            </w:r>
            <m:oMath>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oMath>
            <w:r>
              <w:rPr>
                <w:rFonts w:eastAsiaTheme="minorEastAsia"/>
              </w:rPr>
              <w:t>, pero con los negativos ya vueltos 0</w:t>
            </w:r>
          </w:p>
        </w:tc>
        <w:tc>
          <w:tcPr>
            <w:tcW w:w="1586" w:type="dxa"/>
          </w:tcPr>
          <w:p w14:paraId="262C44FD" w14:textId="508CBA82" w:rsidR="00327B6D" w:rsidRDefault="005C2DF1" w:rsidP="00650E95">
            <w:pPr>
              <w:cnfStyle w:val="000000100000" w:firstRow="0" w:lastRow="0" w:firstColumn="0" w:lastColumn="0" w:oddVBand="0" w:evenVBand="0" w:oddHBand="1" w:evenHBand="0" w:firstRowFirstColumn="0" w:firstRowLastColumn="0" w:lastRowFirstColumn="0" w:lastRowLastColumn="0"/>
            </w:pPr>
            <w:r>
              <w:t>Es lo que realmente entra a la segunda transformación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rPr>
                <m:t>)</m:t>
              </m:r>
            </m:oMath>
          </w:p>
        </w:tc>
        <w:tc>
          <w:tcPr>
            <w:tcW w:w="1684" w:type="dxa"/>
          </w:tcPr>
          <w:p w14:paraId="0B5F6B2A" w14:textId="732EAD2A" w:rsidR="00327B6D" w:rsidRPr="00F93172" w:rsidRDefault="00F93172" w:rsidP="00650E95">
            <w:pPr>
              <w:cnfStyle w:val="000000100000" w:firstRow="0" w:lastRow="0" w:firstColumn="0" w:lastColumn="0" w:oddVBand="0" w:evenVBand="0" w:oddHBand="1" w:evenHBand="0" w:firstRowFirstColumn="0" w:firstRowLastColumn="0" w:lastRowFirstColumn="0" w:lastRowLastColumn="0"/>
            </w:pPr>
            <w:r>
              <w:t>No – es un resultado de calculo</w:t>
            </w:r>
          </w:p>
        </w:tc>
        <w:tc>
          <w:tcPr>
            <w:tcW w:w="1576" w:type="dxa"/>
          </w:tcPr>
          <w:p w14:paraId="669EE826" w14:textId="0EFEE372" w:rsidR="00327B6D" w:rsidRPr="00F93172" w:rsidRDefault="00F93172" w:rsidP="00327B6D">
            <w:pPr>
              <w:cnfStyle w:val="000000100000" w:firstRow="0" w:lastRow="0" w:firstColumn="0" w:lastColumn="0" w:oddVBand="0" w:evenVBand="0" w:oddHBand="1" w:evenHBand="0" w:firstRowFirstColumn="0" w:firstRowLastColumn="0" w:lastRowFirstColumn="0" w:lastRowLastColumn="0"/>
            </w:pPr>
            <w:r>
              <w:rPr>
                <w:b/>
                <w:bCs/>
              </w:rPr>
              <w:t xml:space="preserve">Vector </w:t>
            </w:r>
            <w:r>
              <w:t xml:space="preserve">(mismo tamaño que antes de </w:t>
            </w:r>
            <w:proofErr w:type="spellStart"/>
            <w:r>
              <w:t>ReLU</w:t>
            </w:r>
            <w:proofErr w:type="spellEnd"/>
            <w:r>
              <w:t>)</w:t>
            </w:r>
          </w:p>
        </w:tc>
        <w:tc>
          <w:tcPr>
            <w:tcW w:w="1574" w:type="dxa"/>
          </w:tcPr>
          <w:p w14:paraId="793CD4FD" w14:textId="280DD2BE" w:rsidR="00327B6D" w:rsidRDefault="00F93172" w:rsidP="00650E95">
            <w:pPr>
              <w:cnfStyle w:val="000000100000" w:firstRow="0" w:lastRow="0" w:firstColumn="0" w:lastColumn="0" w:oddVBand="0" w:evenVBand="0" w:oddHBand="1" w:evenHBand="0" w:firstRowFirstColumn="0" w:firstRowLastColumn="0" w:lastRowFirstColumn="0" w:lastRowLastColumn="0"/>
            </w:pPr>
            <w:r>
              <w:t xml:space="preserve">6 </w:t>
            </w:r>
            <w:proofErr w:type="spellStart"/>
            <w:r>
              <w:t>numeros</w:t>
            </w:r>
            <w:proofErr w:type="spellEnd"/>
          </w:p>
        </w:tc>
        <w:tc>
          <w:tcPr>
            <w:tcW w:w="1330" w:type="dxa"/>
          </w:tcPr>
          <w:p w14:paraId="2DC3F049" w14:textId="10197676" w:rsidR="00327B6D" w:rsidRDefault="006A027B" w:rsidP="00650E95">
            <w:pPr>
              <w:cnfStyle w:val="000000100000" w:firstRow="0" w:lastRow="0" w:firstColumn="0" w:lastColumn="0" w:oddVBand="0" w:evenVBand="0" w:oddHBand="1" w:evenHBand="0" w:firstRowFirstColumn="0" w:firstRowLastColumn="0" w:lastRowFirstColumn="0" w:lastRowLastColumn="0"/>
            </w:pPr>
            <m:oMath>
              <m:sSub>
                <m:sSubPr>
                  <m:ctrlPr>
                    <w:rPr>
                      <w:rFonts w:ascii="Cambria Math" w:hAnsi="Cambria Math"/>
                    </w:rPr>
                  </m:ctrlPr>
                </m:sSubPr>
                <m:e>
                  <m:r>
                    <w:rPr>
                      <w:rFonts w:ascii="Cambria Math" w:hAnsi="Cambria Math"/>
                    </w:rPr>
                    <m:t>d</m:t>
                  </m:r>
                </m:e>
                <m:sub>
                  <m:r>
                    <w:rPr>
                      <w:rFonts w:ascii="Cambria Math" w:hAnsi="Cambria Math"/>
                    </w:rPr>
                    <m:t>ff</m:t>
                  </m:r>
                </m:sub>
              </m:sSub>
              <m:r>
                <w:rPr>
                  <w:rFonts w:ascii="Cambria Math" w:hAnsi="Cambria Math"/>
                </w:rPr>
                <m:t>=2048</m:t>
              </m:r>
            </m:oMath>
            <w:r w:rsidR="00771A96">
              <w:rPr>
                <w:rFonts w:eastAsiaTheme="minorEastAsia"/>
              </w:rPr>
              <w:t xml:space="preserve"> numeros</w:t>
            </w:r>
          </w:p>
        </w:tc>
      </w:tr>
      <w:tr w:rsidR="00771A96" w14:paraId="51D05C59" w14:textId="77777777" w:rsidTr="00BB319C">
        <w:tc>
          <w:tcPr>
            <w:cnfStyle w:val="001000000000" w:firstRow="0" w:lastRow="0" w:firstColumn="1" w:lastColumn="0" w:oddVBand="0" w:evenVBand="0" w:oddHBand="0" w:evenHBand="0" w:firstRowFirstColumn="0" w:firstRowLastColumn="0" w:lastRowFirstColumn="0" w:lastRowLastColumn="0"/>
            <w:tcW w:w="1129" w:type="dxa"/>
          </w:tcPr>
          <w:p w14:paraId="1716772E" w14:textId="55F08745" w:rsidR="00771A96" w:rsidRPr="006B0439" w:rsidRDefault="006A027B" w:rsidP="00650E95">
            <w:pPr>
              <w:rPr>
                <w:rFonts w:eastAsia="Aptos" w:cs="Times New Roman"/>
              </w:rPr>
            </w:pPr>
            <m:oMathPara>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2</m:t>
                    </m:r>
                  </m:sub>
                </m:sSub>
              </m:oMath>
            </m:oMathPara>
          </w:p>
        </w:tc>
        <w:tc>
          <w:tcPr>
            <w:tcW w:w="1911" w:type="dxa"/>
          </w:tcPr>
          <w:p w14:paraId="53E6CD91" w14:textId="25E28653" w:rsidR="00771A96" w:rsidRDefault="00771A96" w:rsidP="00650E95">
            <w:pPr>
              <w:cnfStyle w:val="000000000000" w:firstRow="0" w:lastRow="0" w:firstColumn="0" w:lastColumn="0" w:oddVBand="0" w:evenVBand="0" w:oddHBand="0" w:evenHBand="0" w:firstRowFirstColumn="0" w:firstRowLastColumn="0" w:lastRowFirstColumn="0" w:lastRowLastColumn="0"/>
            </w:pPr>
            <w:r>
              <w:t>Segunda matriz de pesos – achica de vuelta al tamaño original</w:t>
            </w:r>
          </w:p>
        </w:tc>
        <w:tc>
          <w:tcPr>
            <w:tcW w:w="1586" w:type="dxa"/>
          </w:tcPr>
          <w:p w14:paraId="586913CF" w14:textId="7DB70395" w:rsidR="00771A96" w:rsidRDefault="00B45657" w:rsidP="00650E95">
            <w:pPr>
              <w:cnfStyle w:val="000000000000" w:firstRow="0" w:lastRow="0" w:firstColumn="0" w:lastColumn="0" w:oddVBand="0" w:evenVBand="0" w:oddHBand="0" w:evenHBand="0" w:firstRowFirstColumn="0" w:firstRowLastColumn="0" w:lastRowFirstColumn="0" w:lastRowLastColumn="0"/>
            </w:pPr>
            <w:r>
              <w:t xml:space="preserve">Combina lo que sobrevivió al </w:t>
            </w:r>
            <w:proofErr w:type="spellStart"/>
            <w:r>
              <w:t>ReLU</w:t>
            </w:r>
            <w:proofErr w:type="spellEnd"/>
            <w:r>
              <w:t xml:space="preserve"> y lo “comprime” de nuevo al tamaño que necesita el resto del modelo para seguir funcionando</w:t>
            </w:r>
          </w:p>
        </w:tc>
        <w:tc>
          <w:tcPr>
            <w:tcW w:w="1684" w:type="dxa"/>
          </w:tcPr>
          <w:p w14:paraId="5229C7C3" w14:textId="51DBC894" w:rsidR="00771A96" w:rsidRPr="000D111A" w:rsidRDefault="000D111A" w:rsidP="00650E95">
            <w:pPr>
              <w:cnfStyle w:val="000000000000" w:firstRow="0" w:lastRow="0" w:firstColumn="0" w:lastColumn="0" w:oddVBand="0" w:evenVBand="0" w:oddHBand="0" w:evenHBand="0" w:firstRowFirstColumn="0" w:firstRowLastColumn="0" w:lastRowFirstColumn="0" w:lastRowLastColumn="0"/>
            </w:pPr>
            <w:r>
              <w:rPr>
                <w:b/>
                <w:bCs/>
              </w:rPr>
              <w:t xml:space="preserve">Si – </w:t>
            </w:r>
            <w:r>
              <w:t xml:space="preserve">se aprende, independiente de </w:t>
            </w:r>
            <m:oMath>
              <m:sSub>
                <m:sSubPr>
                  <m:ctrlPr>
                    <w:rPr>
                      <w:rFonts w:ascii="Cambria Math" w:hAnsi="Cambria Math"/>
                    </w:rPr>
                  </m:ctrlPr>
                </m:sSubPr>
                <m:e>
                  <m:r>
                    <w:rPr>
                      <w:rFonts w:ascii="Cambria Math" w:hAnsi="Cambria Math"/>
                    </w:rPr>
                    <m:t>W</m:t>
                  </m:r>
                </m:e>
                <m:sub>
                  <m:r>
                    <w:rPr>
                      <w:rFonts w:ascii="Cambria Math" w:hAnsi="Cambria Math"/>
                    </w:rPr>
                    <m:t>1</m:t>
                  </m:r>
                </m:sub>
              </m:sSub>
            </m:oMath>
          </w:p>
        </w:tc>
        <w:tc>
          <w:tcPr>
            <w:tcW w:w="1576" w:type="dxa"/>
          </w:tcPr>
          <w:p w14:paraId="27E15C55" w14:textId="6C20BDC2" w:rsidR="00771A96" w:rsidRPr="000D111A" w:rsidRDefault="000D111A" w:rsidP="00327B6D">
            <w:pPr>
              <w:cnfStyle w:val="000000000000" w:firstRow="0" w:lastRow="0" w:firstColumn="0" w:lastColumn="0" w:oddVBand="0" w:evenVBand="0" w:oddHBand="0" w:evenHBand="0" w:firstRowFirstColumn="0" w:firstRowLastColumn="0" w:lastRowFirstColumn="0" w:lastRowLastColumn="0"/>
              <w:rPr>
                <w:b/>
                <w:bCs/>
              </w:rPr>
            </w:pPr>
            <w:r>
              <w:rPr>
                <w:b/>
                <w:bCs/>
              </w:rPr>
              <w:t>Matriz</w:t>
            </w:r>
          </w:p>
        </w:tc>
        <w:tc>
          <w:tcPr>
            <w:tcW w:w="1574" w:type="dxa"/>
          </w:tcPr>
          <w:p w14:paraId="0B9FF037" w14:textId="596ED273" w:rsidR="00771A96" w:rsidRPr="000D111A" w:rsidRDefault="000D111A" w:rsidP="00650E95">
            <w:pPr>
              <w:cnfStyle w:val="000000000000" w:firstRow="0" w:lastRow="0" w:firstColumn="0" w:lastColumn="0" w:oddVBand="0" w:evenVBand="0" w:oddHBand="0" w:evenHBand="0" w:firstRowFirstColumn="0" w:firstRowLastColumn="0" w:lastRowFirstColumn="0" w:lastRowLastColumn="0"/>
            </w:pPr>
            <w:r>
              <w:t>6x4</w:t>
            </w:r>
          </w:p>
        </w:tc>
        <w:tc>
          <w:tcPr>
            <w:tcW w:w="1330" w:type="dxa"/>
          </w:tcPr>
          <w:p w14:paraId="11CF1E76" w14:textId="1301539B" w:rsidR="00771A96" w:rsidRPr="00771A96" w:rsidRDefault="00C81693" w:rsidP="00650E95">
            <w:pPr>
              <w:cnfStyle w:val="000000000000" w:firstRow="0" w:lastRow="0" w:firstColumn="0" w:lastColumn="0" w:oddVBand="0" w:evenVBand="0" w:oddHBand="0" w:evenHBand="0" w:firstRowFirstColumn="0" w:firstRowLastColumn="0" w:lastRowFirstColumn="0" w:lastRowLastColumn="0"/>
              <w:rPr>
                <w:rFonts w:eastAsia="Aptos" w:cs="Times New Roman"/>
              </w:rPr>
            </w:pPr>
            <w:r>
              <w:rPr>
                <w:rFonts w:eastAsia="Aptos" w:cs="Times New Roman"/>
              </w:rPr>
              <w:t>2048 x 512</w:t>
            </w:r>
          </w:p>
        </w:tc>
      </w:tr>
      <w:tr w:rsidR="00C81693" w14:paraId="419E16FA" w14:textId="77777777" w:rsidTr="00BB3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10EE62C" w14:textId="5CBBB71E" w:rsidR="00C81693" w:rsidRPr="00222187" w:rsidRDefault="006A027B" w:rsidP="00650E95">
            <w:pPr>
              <w:rPr>
                <w:rFonts w:eastAsia="Aptos" w:cs="Times New Roman"/>
              </w:rPr>
            </w:pPr>
            <m:oMathPara>
              <m:oMath>
                <m:sSub>
                  <m:sSubPr>
                    <m:ctrlPr>
                      <w:rPr>
                        <w:rFonts w:ascii="Cambria Math" w:eastAsia="Aptos" w:hAnsi="Cambria Math" w:cs="Times New Roman"/>
                      </w:rPr>
                    </m:ctrlPr>
                  </m:sSubPr>
                  <m:e>
                    <m:r>
                      <m:rPr>
                        <m:sty m:val="bi"/>
                      </m:rPr>
                      <w:rPr>
                        <w:rFonts w:ascii="Cambria Math" w:eastAsia="Aptos" w:hAnsi="Cambria Math" w:cs="Times New Roman"/>
                      </w:rPr>
                      <m:t>b</m:t>
                    </m:r>
                  </m:e>
                  <m:sub>
                    <m:r>
                      <m:rPr>
                        <m:sty m:val="bi"/>
                      </m:rPr>
                      <w:rPr>
                        <w:rFonts w:ascii="Cambria Math" w:eastAsia="Aptos" w:hAnsi="Cambria Math" w:cs="Times New Roman"/>
                      </w:rPr>
                      <m:t>2</m:t>
                    </m:r>
                  </m:sub>
                </m:sSub>
              </m:oMath>
            </m:oMathPara>
          </w:p>
        </w:tc>
        <w:tc>
          <w:tcPr>
            <w:tcW w:w="1911" w:type="dxa"/>
          </w:tcPr>
          <w:p w14:paraId="43A0F3AF" w14:textId="50206921" w:rsidR="00C81693" w:rsidRDefault="00C81693" w:rsidP="00650E95">
            <w:pPr>
              <w:cnfStyle w:val="000000100000" w:firstRow="0" w:lastRow="0" w:firstColumn="0" w:lastColumn="0" w:oddVBand="0" w:evenVBand="0" w:oddHBand="1" w:evenHBand="0" w:firstRowFirstColumn="0" w:firstRowLastColumn="0" w:lastRowFirstColumn="0" w:lastRowLastColumn="0"/>
            </w:pPr>
            <w:r>
              <w:t>Segundo sesgo</w:t>
            </w:r>
          </w:p>
        </w:tc>
        <w:tc>
          <w:tcPr>
            <w:tcW w:w="1586" w:type="dxa"/>
          </w:tcPr>
          <w:p w14:paraId="10B16847" w14:textId="6A6A71A1" w:rsidR="00C81693" w:rsidRDefault="00C81693" w:rsidP="00650E95">
            <w:pPr>
              <w:cnfStyle w:val="000000100000" w:firstRow="0" w:lastRow="0" w:firstColumn="0" w:lastColumn="0" w:oddVBand="0" w:evenVBand="0" w:oddHBand="1" w:evenHBand="0" w:firstRowFirstColumn="0" w:firstRowLastColumn="0" w:lastRowFirstColumn="0" w:lastRowLastColumn="0"/>
            </w:pPr>
            <w:r>
              <w:t xml:space="preserve">Mismo motivo que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002F5D41">
              <w:rPr>
                <w:rFonts w:eastAsiaTheme="minorEastAsia"/>
              </w:rPr>
              <w:t>: le da un margen de ajuste extra al resultado final</w:t>
            </w:r>
          </w:p>
        </w:tc>
        <w:tc>
          <w:tcPr>
            <w:tcW w:w="1684" w:type="dxa"/>
          </w:tcPr>
          <w:p w14:paraId="00FA2E42" w14:textId="097036E1" w:rsidR="00C81693" w:rsidRPr="002F5D41" w:rsidRDefault="002F5D41" w:rsidP="00650E95">
            <w:pPr>
              <w:cnfStyle w:val="000000100000" w:firstRow="0" w:lastRow="0" w:firstColumn="0" w:lastColumn="0" w:oddVBand="0" w:evenVBand="0" w:oddHBand="1" w:evenHBand="0" w:firstRowFirstColumn="0" w:firstRowLastColumn="0" w:lastRowFirstColumn="0" w:lastRowLastColumn="0"/>
            </w:pPr>
            <w:r>
              <w:rPr>
                <w:b/>
                <w:bCs/>
              </w:rPr>
              <w:t xml:space="preserve">Si – </w:t>
            </w:r>
            <w:r>
              <w:t>se aprende</w:t>
            </w:r>
          </w:p>
        </w:tc>
        <w:tc>
          <w:tcPr>
            <w:tcW w:w="1576" w:type="dxa"/>
          </w:tcPr>
          <w:p w14:paraId="18CD51E0" w14:textId="3B6E1365" w:rsidR="00C81693" w:rsidRPr="002F5D41" w:rsidRDefault="002F5D41" w:rsidP="00327B6D">
            <w:pPr>
              <w:cnfStyle w:val="000000100000" w:firstRow="0" w:lastRow="0" w:firstColumn="0" w:lastColumn="0" w:oddVBand="0" w:evenVBand="0" w:oddHBand="1" w:evenHBand="0" w:firstRowFirstColumn="0" w:firstRowLastColumn="0" w:lastRowFirstColumn="0" w:lastRowLastColumn="0"/>
              <w:rPr>
                <w:b/>
                <w:bCs/>
              </w:rPr>
            </w:pPr>
            <w:r>
              <w:rPr>
                <w:b/>
                <w:bCs/>
              </w:rPr>
              <w:t>Vector</w:t>
            </w:r>
          </w:p>
        </w:tc>
        <w:tc>
          <w:tcPr>
            <w:tcW w:w="1574" w:type="dxa"/>
          </w:tcPr>
          <w:p w14:paraId="17CAC530" w14:textId="28FF531F" w:rsidR="00C81693" w:rsidRPr="002F5D41" w:rsidRDefault="002F5D41" w:rsidP="00650E95">
            <w:pPr>
              <w:cnfStyle w:val="000000100000" w:firstRow="0" w:lastRow="0" w:firstColumn="0" w:lastColumn="0" w:oddVBand="0" w:evenVBand="0" w:oddHBand="1" w:evenHBand="0" w:firstRowFirstColumn="0" w:firstRowLastColumn="0" w:lastRowFirstColumn="0" w:lastRowLastColumn="0"/>
            </w:pPr>
            <w:r>
              <w:t xml:space="preserve">4 </w:t>
            </w:r>
            <w:proofErr w:type="spellStart"/>
            <w:r>
              <w:t>numeros</w:t>
            </w:r>
            <w:proofErr w:type="spellEnd"/>
          </w:p>
        </w:tc>
        <w:tc>
          <w:tcPr>
            <w:tcW w:w="1330" w:type="dxa"/>
          </w:tcPr>
          <w:p w14:paraId="58FB7400" w14:textId="1B2C909A" w:rsidR="00C81693" w:rsidRDefault="002F5D41" w:rsidP="00650E95">
            <w:pPr>
              <w:cnfStyle w:val="000000100000" w:firstRow="0" w:lastRow="0" w:firstColumn="0" w:lastColumn="0" w:oddVBand="0" w:evenVBand="0" w:oddHBand="1" w:evenHBand="0" w:firstRowFirstColumn="0" w:firstRowLastColumn="0" w:lastRowFirstColumn="0" w:lastRowLastColumn="0"/>
              <w:rPr>
                <w:rFonts w:eastAsia="Aptos" w:cs="Times New Roman"/>
              </w:rPr>
            </w:pPr>
            <w:r>
              <w:rPr>
                <w:rFonts w:eastAsia="Aptos" w:cs="Times New Roman"/>
              </w:rPr>
              <w:t xml:space="preserve">512 </w:t>
            </w:r>
            <w:proofErr w:type="spellStart"/>
            <w:r>
              <w:rPr>
                <w:rFonts w:eastAsia="Aptos" w:cs="Times New Roman"/>
              </w:rPr>
              <w:t>numeros</w:t>
            </w:r>
            <w:proofErr w:type="spellEnd"/>
          </w:p>
        </w:tc>
      </w:tr>
      <w:tr w:rsidR="002F5D41" w14:paraId="565378FC" w14:textId="77777777" w:rsidTr="00BB319C">
        <w:tc>
          <w:tcPr>
            <w:cnfStyle w:val="001000000000" w:firstRow="0" w:lastRow="0" w:firstColumn="1" w:lastColumn="0" w:oddVBand="0" w:evenVBand="0" w:oddHBand="0" w:evenHBand="0" w:firstRowFirstColumn="0" w:firstRowLastColumn="0" w:lastRowFirstColumn="0" w:lastRowLastColumn="0"/>
            <w:tcW w:w="1129" w:type="dxa"/>
          </w:tcPr>
          <w:p w14:paraId="75651DCB" w14:textId="6AB25877" w:rsidR="002F5D41" w:rsidRPr="00C81693" w:rsidRDefault="00EE6321" w:rsidP="00650E95">
            <w:pPr>
              <w:rPr>
                <w:rFonts w:eastAsia="Aptos" w:cs="Times New Roman"/>
              </w:rPr>
            </w:pPr>
            <m:oMathPara>
              <m:oMath>
                <m:r>
                  <m:rPr>
                    <m:sty m:val="bi"/>
                  </m:rPr>
                  <w:rPr>
                    <w:rFonts w:ascii="Cambria Math" w:eastAsia="Aptos" w:hAnsi="Cambria Math" w:cs="Times New Roman"/>
                  </w:rPr>
                  <m:t>FFN</m:t>
                </m:r>
                <m:d>
                  <m:dPr>
                    <m:ctrlPr>
                      <w:rPr>
                        <w:rFonts w:ascii="Cambria Math" w:eastAsia="Aptos" w:hAnsi="Cambria Math" w:cs="Times New Roman"/>
                      </w:rPr>
                    </m:ctrlPr>
                  </m:dPr>
                  <m:e>
                    <m:r>
                      <m:rPr>
                        <m:sty m:val="bi"/>
                      </m:rPr>
                      <w:rPr>
                        <w:rFonts w:ascii="Cambria Math" w:eastAsia="Aptos" w:hAnsi="Cambria Math" w:cs="Times New Roman"/>
                      </w:rPr>
                      <m:t>x</m:t>
                    </m:r>
                  </m:e>
                </m:d>
              </m:oMath>
            </m:oMathPara>
          </w:p>
        </w:tc>
        <w:tc>
          <w:tcPr>
            <w:tcW w:w="1911" w:type="dxa"/>
          </w:tcPr>
          <w:p w14:paraId="4334F8FF" w14:textId="2838E4D6" w:rsidR="002F5D41" w:rsidRDefault="00540124" w:rsidP="00650E95">
            <w:pPr>
              <w:cnfStyle w:val="000000000000" w:firstRow="0" w:lastRow="0" w:firstColumn="0" w:lastColumn="0" w:oddVBand="0" w:evenVBand="0" w:oddHBand="0" w:evenHBand="0" w:firstRowFirstColumn="0" w:firstRowLastColumn="0" w:lastRowFirstColumn="0" w:lastRowLastColumn="0"/>
            </w:pPr>
            <w:r>
              <w:t xml:space="preserve">La salida final </w:t>
            </w:r>
          </w:p>
        </w:tc>
        <w:tc>
          <w:tcPr>
            <w:tcW w:w="1586" w:type="dxa"/>
          </w:tcPr>
          <w:p w14:paraId="6241190A" w14:textId="6BD87382" w:rsidR="002F5D41" w:rsidRDefault="00AF4C0C" w:rsidP="00650E95">
            <w:pPr>
              <w:cnfStyle w:val="000000000000" w:firstRow="0" w:lastRow="0" w:firstColumn="0" w:lastColumn="0" w:oddVBand="0" w:evenVBand="0" w:oddHBand="0" w:evenHBand="0" w:firstRowFirstColumn="0" w:firstRowLastColumn="0" w:lastRowFirstColumn="0" w:lastRowLastColumn="0"/>
            </w:pPr>
            <w:r>
              <w:t xml:space="preserve">El nuevo vector del token, ya “procesado” por esta capa – sigue camino hacia Residual + </w:t>
            </w:r>
            <w:proofErr w:type="spellStart"/>
            <w:r>
              <w:t>LayerNorm</w:t>
            </w:r>
            <w:proofErr w:type="spellEnd"/>
            <w:r>
              <w:t xml:space="preserve"> y de ahí al resto del modelo</w:t>
            </w:r>
          </w:p>
        </w:tc>
        <w:tc>
          <w:tcPr>
            <w:tcW w:w="1684" w:type="dxa"/>
          </w:tcPr>
          <w:p w14:paraId="766A7CA1" w14:textId="0D4C7023" w:rsidR="002F5D41" w:rsidRPr="00AF4C0C" w:rsidRDefault="00AF4C0C" w:rsidP="00650E95">
            <w:pPr>
              <w:cnfStyle w:val="000000000000" w:firstRow="0" w:lastRow="0" w:firstColumn="0" w:lastColumn="0" w:oddVBand="0" w:evenVBand="0" w:oddHBand="0" w:evenHBand="0" w:firstRowFirstColumn="0" w:firstRowLastColumn="0" w:lastRowFirstColumn="0" w:lastRowLastColumn="0"/>
            </w:pPr>
            <w:r>
              <w:rPr>
                <w:b/>
                <w:bCs/>
              </w:rPr>
              <w:t xml:space="preserve">No – </w:t>
            </w:r>
            <w:r>
              <w:t xml:space="preserve">es el resultado del </w:t>
            </w:r>
            <w:proofErr w:type="spellStart"/>
            <w:r>
              <w:t>calculo</w:t>
            </w:r>
            <w:proofErr w:type="spellEnd"/>
            <w:r>
              <w:t xml:space="preserve"> completo</w:t>
            </w:r>
          </w:p>
        </w:tc>
        <w:tc>
          <w:tcPr>
            <w:tcW w:w="1576" w:type="dxa"/>
          </w:tcPr>
          <w:p w14:paraId="6E3C312F" w14:textId="63326550" w:rsidR="002F5D41" w:rsidRPr="00AF4C0C" w:rsidRDefault="00AF4C0C" w:rsidP="00327B6D">
            <w:pPr>
              <w:cnfStyle w:val="000000000000" w:firstRow="0" w:lastRow="0" w:firstColumn="0" w:lastColumn="0" w:oddVBand="0" w:evenVBand="0" w:oddHBand="0" w:evenHBand="0" w:firstRowFirstColumn="0" w:firstRowLastColumn="0" w:lastRowFirstColumn="0" w:lastRowLastColumn="0"/>
            </w:pPr>
            <w:r>
              <w:rPr>
                <w:b/>
                <w:bCs/>
              </w:rPr>
              <w:t xml:space="preserve">Vector </w:t>
            </w:r>
            <w:r>
              <w:t>(mismo formato que x, no una matriz)</w:t>
            </w:r>
          </w:p>
        </w:tc>
        <w:tc>
          <w:tcPr>
            <w:tcW w:w="1574" w:type="dxa"/>
          </w:tcPr>
          <w:p w14:paraId="1637CC4A" w14:textId="0EF6F4C2" w:rsidR="002F5D41" w:rsidRDefault="004E3767" w:rsidP="00650E95">
            <w:pPr>
              <w:cnfStyle w:val="000000000000" w:firstRow="0" w:lastRow="0" w:firstColumn="0" w:lastColumn="0" w:oddVBand="0" w:evenVBand="0" w:oddHBand="0" w:evenHBand="0" w:firstRowFirstColumn="0" w:firstRowLastColumn="0" w:lastRowFirstColumn="0" w:lastRowLastColumn="0"/>
            </w:pPr>
            <w:r>
              <w:t xml:space="preserve">4 </w:t>
            </w:r>
            <w:proofErr w:type="spellStart"/>
            <w:r>
              <w:t>numeros</w:t>
            </w:r>
            <w:proofErr w:type="spellEnd"/>
          </w:p>
        </w:tc>
        <w:tc>
          <w:tcPr>
            <w:tcW w:w="1330" w:type="dxa"/>
          </w:tcPr>
          <w:p w14:paraId="75A5023B" w14:textId="1729B168" w:rsidR="002F5D41" w:rsidRDefault="004E3767" w:rsidP="00650E95">
            <w:pPr>
              <w:cnfStyle w:val="000000000000" w:firstRow="0" w:lastRow="0" w:firstColumn="0" w:lastColumn="0" w:oddVBand="0" w:evenVBand="0" w:oddHBand="0" w:evenHBand="0" w:firstRowFirstColumn="0" w:firstRowLastColumn="0" w:lastRowFirstColumn="0" w:lastRowLastColumn="0"/>
              <w:rPr>
                <w:rFonts w:eastAsia="Aptos" w:cs="Times New Roman"/>
              </w:rPr>
            </w:pPr>
            <w:r>
              <w:rPr>
                <w:rFonts w:eastAsia="Aptos" w:cs="Times New Roman"/>
              </w:rPr>
              <w:t xml:space="preserve">512 </w:t>
            </w:r>
            <w:proofErr w:type="spellStart"/>
            <w:r>
              <w:rPr>
                <w:rFonts w:eastAsia="Aptos" w:cs="Times New Roman"/>
              </w:rPr>
              <w:t>numeros</w:t>
            </w:r>
            <w:proofErr w:type="spellEnd"/>
          </w:p>
        </w:tc>
      </w:tr>
    </w:tbl>
    <w:p w14:paraId="680BA12B" w14:textId="77777777" w:rsidR="006C7031" w:rsidRDefault="006C7031" w:rsidP="00650E95"/>
    <w:p w14:paraId="286CA111" w14:textId="5159E651" w:rsidR="001D0324" w:rsidRDefault="00E344E3" w:rsidP="00650E95">
      <w:pPr>
        <w:rPr>
          <w:rFonts w:eastAsiaTheme="minorEastAsia"/>
        </w:rPr>
      </w:pPr>
      <w:r w:rsidRPr="00E344E3">
        <w:t>Un punto importante sobre la forma:</w:t>
      </w:r>
      <w:r>
        <w:t xml:space="preserve"> solo </w:t>
      </w:r>
      <m:oMath>
        <m:sSub>
          <m:sSubPr>
            <m:ctrlPr>
              <w:rPr>
                <w:rFonts w:ascii="Cambria Math" w:hAnsi="Cambria Math"/>
              </w:rPr>
            </m:ctrlPr>
          </m:sSubPr>
          <m:e>
            <m:r>
              <w:rPr>
                <w:rFonts w:ascii="Cambria Math" w:hAnsi="Cambria Math"/>
              </w:rPr>
              <m:t>W</m:t>
            </m:r>
          </m:e>
          <m:sub>
            <m:r>
              <w:rPr>
                <w:rFonts w:ascii="Cambria Math" w:hAnsi="Cambria Math"/>
              </w:rPr>
              <m:t>1</m:t>
            </m:r>
          </m:sub>
        </m:sSub>
      </m:oMath>
      <w:r>
        <w:rPr>
          <w:rFonts w:eastAsiaTheme="minorEastAsia"/>
        </w:rPr>
        <w:t xml:space="preserve"> y </w:t>
      </w:r>
      <m:oMath>
        <m:sSub>
          <m:sSubPr>
            <m:ctrlPr>
              <w:rPr>
                <w:rFonts w:ascii="Cambria Math" w:hAnsi="Cambria Math"/>
              </w:rPr>
            </m:ctrlPr>
          </m:sSubPr>
          <m:e>
            <m:r>
              <w:rPr>
                <w:rFonts w:ascii="Cambria Math" w:hAnsi="Cambria Math"/>
              </w:rPr>
              <m:t>W</m:t>
            </m:r>
          </m:e>
          <m:sub>
            <m:r>
              <w:rPr>
                <w:rFonts w:ascii="Cambria Math" w:hAnsi="Cambria Math"/>
              </w:rPr>
              <m:t>2</m:t>
            </m:r>
          </m:sub>
        </m:sSub>
      </m:oMath>
      <w:r>
        <w:rPr>
          <w:rFonts w:eastAsiaTheme="minorEastAsia"/>
        </w:rPr>
        <w:t xml:space="preserve"> son</w:t>
      </w:r>
      <w:r>
        <w:rPr>
          <w:rFonts w:eastAsiaTheme="minorEastAsia"/>
          <w:b/>
          <w:bCs/>
        </w:rPr>
        <w:t xml:space="preserve"> matrices </w:t>
      </w:r>
      <w:r>
        <w:rPr>
          <w:rFonts w:eastAsiaTheme="minorEastAsia"/>
        </w:rPr>
        <w:t>(tablas de filas y columnas) – todo lo demás (</w:t>
      </w:r>
      <w:r w:rsidR="00D1539C">
        <w:rPr>
          <w:rFonts w:eastAsiaTheme="minorEastAsia"/>
        </w:rPr>
        <w:t xml:space="preserve">x, </w:t>
      </w:r>
      <m:oMath>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2</m:t>
            </m:r>
          </m:sub>
        </m:sSub>
      </m:oMath>
      <w:r w:rsidR="00D1539C">
        <w:rPr>
          <w:rFonts w:eastAsiaTheme="minorEastAsia"/>
        </w:rPr>
        <w:t>, los vectores de antes/despues de ReLU</w:t>
      </w:r>
      <w:r w:rsidR="003004C0">
        <w:rPr>
          <w:rFonts w:eastAsiaTheme="minorEastAsia"/>
        </w:rPr>
        <w:t xml:space="preserve">, y F </w:t>
      </w:r>
      <w:proofErr w:type="spellStart"/>
      <w:r w:rsidR="003004C0">
        <w:rPr>
          <w:rFonts w:eastAsiaTheme="minorEastAsia"/>
        </w:rPr>
        <w:t>F</w:t>
      </w:r>
      <w:proofErr w:type="spellEnd"/>
      <w:r w:rsidR="003004C0">
        <w:rPr>
          <w:rFonts w:eastAsiaTheme="minorEastAsia"/>
        </w:rPr>
        <w:t xml:space="preserve"> N (x)) es un </w:t>
      </w:r>
      <w:r w:rsidR="003004C0">
        <w:rPr>
          <w:rFonts w:eastAsiaTheme="minorEastAsia"/>
          <w:b/>
          <w:bCs/>
        </w:rPr>
        <w:t xml:space="preserve">vector </w:t>
      </w:r>
      <w:r w:rsidR="003004C0">
        <w:rPr>
          <w:rFonts w:eastAsiaTheme="minorEastAsia"/>
        </w:rPr>
        <w:t xml:space="preserve">(una sola fila de números, sin “ancho” adicional). </w:t>
      </w:r>
      <w:r w:rsidR="00A57612">
        <w:rPr>
          <w:rFonts w:eastAsiaTheme="minorEastAsia"/>
        </w:rPr>
        <w:t xml:space="preserve">Nunca, aparece, en este </w:t>
      </w:r>
      <w:proofErr w:type="spellStart"/>
      <w:r w:rsidR="00A57612">
        <w:rPr>
          <w:rFonts w:eastAsiaTheme="minorEastAsia"/>
        </w:rPr>
        <w:t>calculo</w:t>
      </w:r>
      <w:proofErr w:type="spellEnd"/>
      <w:r w:rsidR="00A57612">
        <w:rPr>
          <w:rFonts w:eastAsiaTheme="minorEastAsia"/>
        </w:rPr>
        <w:t>, algo del estilo “512x512” para la salida: la salida FFN(x) siempre es un vector de una sola dimensión, del mismo tamaño que x (</w:t>
      </w:r>
      <m:oMath>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=512</m:t>
        </m:r>
      </m:oMath>
      <w:r w:rsidR="002E590A">
        <w:rPr>
          <w:rFonts w:eastAsiaTheme="minorEastAsia"/>
        </w:rPr>
        <w:t xml:space="preserve">, o 4 en nuestro ejemplo) – no una tabla cuadrada como si lo era </w:t>
      </w:r>
      <m:oMath>
        <m:sSup>
          <m:sSupPr>
            <m:ctrlPr>
              <w:rPr>
                <w:rFonts w:ascii="Cambria Math" w:hAnsi="Cambria Math"/>
              </w:rPr>
            </m:ctrlPr>
          </m:sSupPr>
          <m:e>
            <m:r>
              <w:rPr>
                <w:rFonts w:ascii="Cambria Math" w:hAnsi="Cambria Math"/>
              </w:rPr>
              <m:t>W</m:t>
            </m:r>
          </m:e>
          <m:sup>
            <m:r>
              <w:rPr>
                <w:rFonts w:ascii="Cambria Math" w:hAnsi="Cambria Math"/>
              </w:rPr>
              <m:t>O</m:t>
            </m:r>
          </m:sup>
        </m:sSup>
      </m:oMath>
      <w:r w:rsidR="002E590A">
        <w:rPr>
          <w:rFonts w:eastAsiaTheme="minorEastAsia"/>
        </w:rPr>
        <w:t>en Multi-Head Attention.</w:t>
      </w:r>
    </w:p>
    <w:p w14:paraId="03CB8278" w14:textId="19205558" w:rsidR="002E590A" w:rsidRDefault="002E590A" w:rsidP="00650E95">
      <w:pPr>
        <w:rPr>
          <w:rFonts w:eastAsiaTheme="minorEastAsia"/>
        </w:rPr>
      </w:pPr>
      <w:r>
        <w:rPr>
          <w:rFonts w:eastAsiaTheme="minorEastAsia"/>
        </w:rPr>
        <w:t>Los 4 pesos entrenados (</w:t>
      </w:r>
      <m:oMath>
        <m:sSub>
          <m:sSubPr>
            <m:ctrlPr>
              <w:rPr>
                <w:rFonts w:ascii="Cambria Math" w:hAnsi="Cambria Math"/>
              </w:rPr>
            </m:ctrlPr>
          </m:sSubPr>
          <m:e>
            <m:r>
              <w:rPr>
                <w:rFonts w:ascii="Cambria Math" w:hAnsi="Cambria Math"/>
              </w:rPr>
              <m:t>W</m:t>
            </m:r>
          </m:e>
          <m:sub>
            <m:r>
              <w:rPr>
                <w:rFonts w:ascii="Cambria Math" w:hAnsi="Cambria Math"/>
              </w:rPr>
              <m:t>1</m:t>
            </m:r>
          </m:sub>
        </m:sSub>
      </m:oMath>
      <w:r>
        <w:rPr>
          <w:rFonts w:eastAsiaTheme="minorEastAsia"/>
        </w:rP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00DC4F58">
        <w:rPr>
          <w:rFonts w:eastAsiaTheme="minorEastAsia"/>
        </w:rPr>
        <w:t>,</w:t>
      </w:r>
      <m:oMath>
        <m:sSub>
          <m:sSubPr>
            <m:ctrlPr>
              <w:rPr>
                <w:rFonts w:ascii="Cambria Math" w:hAnsi="Cambria Math"/>
              </w:rPr>
            </m:ctrlPr>
          </m:sSubPr>
          <m:e>
            <m:r>
              <w:rPr>
                <w:rFonts w:ascii="Cambria Math" w:hAnsi="Cambria Math"/>
              </w:rPr>
              <m:t>W</m:t>
            </m:r>
          </m:e>
          <m:sub>
            <m:r>
              <w:rPr>
                <w:rFonts w:ascii="Cambria Math" w:hAnsi="Cambria Math"/>
              </w:rPr>
              <m:t>2</m:t>
            </m:r>
          </m:sub>
        </m:sSub>
      </m:oMath>
      <w:r w:rsidR="00DC4F58">
        <w:rPr>
          <w:rFonts w:eastAsiaTheme="minorEastAsia"/>
        </w:rPr>
        <w:t>,</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00DC4F58">
        <w:rPr>
          <w:rFonts w:eastAsiaTheme="minorEastAsia"/>
        </w:rPr>
        <w:t xml:space="preserve">) siguen el mismo mecanismo que ya vimos con los embeddings y con </w:t>
      </w:r>
      <m:oMath>
        <m:sSup>
          <m:sSupPr>
            <m:ctrlPr>
              <w:rPr>
                <w:rFonts w:ascii="Cambria Math" w:hAnsi="Cambria Math"/>
              </w:rPr>
            </m:ctrlPr>
          </m:sSupPr>
          <m:e>
            <m:r>
              <w:rPr>
                <w:rFonts w:ascii="Cambria Math" w:hAnsi="Cambria Math"/>
              </w:rPr>
              <m:t>W</m:t>
            </m:r>
          </m:e>
          <m:sup>
            <m:r>
              <w:rPr>
                <w:rFonts w:ascii="Cambria Math" w:hAnsi="Cambria Math"/>
              </w:rPr>
              <m:t>Q</m:t>
            </m:r>
          </m:sup>
        </m:sSup>
      </m:oMath>
      <w:r w:rsidR="00DC4F58">
        <w:rPr>
          <w:rFonts w:eastAsiaTheme="minorEastAsia"/>
        </w:rPr>
        <w:t>/</w:t>
      </w:r>
      <m:oMath>
        <m:sSup>
          <m:sSupPr>
            <m:ctrlPr>
              <w:rPr>
                <w:rFonts w:ascii="Cambria Math" w:hAnsi="Cambria Math"/>
              </w:rPr>
            </m:ctrlPr>
          </m:sSupPr>
          <m:e>
            <m:r>
              <w:rPr>
                <w:rFonts w:ascii="Cambria Math" w:hAnsi="Cambria Math"/>
              </w:rPr>
              <m:t>W</m:t>
            </m:r>
          </m:e>
          <m:sup>
            <m:r>
              <w:rPr>
                <w:rFonts w:ascii="Cambria Math" w:hAnsi="Cambria Math"/>
              </w:rPr>
              <m:t>k</m:t>
            </m:r>
          </m:sup>
        </m:sSup>
      </m:oMath>
      <w:r w:rsidR="00DC4F58">
        <w:rPr>
          <w:rFonts w:eastAsiaTheme="minorEastAsia"/>
        </w:rPr>
        <w:t>/</w:t>
      </w:r>
      <m:oMath>
        <m:sSup>
          <m:sSupPr>
            <m:ctrlPr>
              <w:rPr>
                <w:rFonts w:ascii="Cambria Math" w:hAnsi="Cambria Math"/>
              </w:rPr>
            </m:ctrlPr>
          </m:sSupPr>
          <m:e>
            <m:r>
              <w:rPr>
                <w:rFonts w:ascii="Cambria Math" w:hAnsi="Cambria Math"/>
              </w:rPr>
              <m:t>W</m:t>
            </m:r>
          </m:e>
          <m:sup>
            <m:r>
              <w:rPr>
                <w:rFonts w:ascii="Cambria Math" w:hAnsi="Cambria Math"/>
              </w:rPr>
              <m:t>v</m:t>
            </m:r>
          </m:sup>
        </m:sSup>
      </m:oMath>
      <w:r w:rsidR="00DC4F58">
        <w:rPr>
          <w:rFonts w:eastAsiaTheme="minorEastAsia"/>
        </w:rPr>
        <w:t xml:space="preserve">: arrancan con números al azar cuando se crea el modelo, y se ajustan millones de veces durante el entrenamiento (backpropagation) hasta queda fijos – </w:t>
      </w:r>
      <w:r w:rsidR="003B3500" w:rsidRPr="003B3500">
        <w:rPr>
          <w:rFonts w:eastAsiaTheme="minorEastAsia"/>
        </w:rPr>
        <w:t xml:space="preserve">ver el recuadro </w:t>
      </w:r>
      <w:r w:rsidR="003B3500" w:rsidRPr="003B3500">
        <w:rPr>
          <w:rFonts w:ascii="Segoe UI Emoji" w:eastAsiaTheme="minorEastAsia" w:hAnsi="Segoe UI Emoji" w:cs="Segoe UI Emoji"/>
        </w:rPr>
        <w:t>🎲</w:t>
      </w:r>
      <w:r w:rsidR="003B3500" w:rsidRPr="003B3500">
        <w:rPr>
          <w:rFonts w:eastAsiaTheme="minorEastAsia"/>
        </w:rPr>
        <w:t xml:space="preserve"> del Paso 1, más arriba.</w:t>
      </w:r>
      <w:r w:rsidR="003B3500">
        <w:rPr>
          <w:rFonts w:eastAsiaTheme="minorEastAsia"/>
        </w:rPr>
        <w:t xml:space="preserve"> Y como esas matrices son </w:t>
      </w:r>
      <w:r w:rsidR="003B3500">
        <w:rPr>
          <w:rFonts w:eastAsiaTheme="minorEastAsia"/>
          <w:b/>
          <w:bCs/>
        </w:rPr>
        <w:t xml:space="preserve">las mismas </w:t>
      </w:r>
      <w:r w:rsidR="003B3500">
        <w:rPr>
          <w:rFonts w:eastAsiaTheme="minorEastAsia"/>
        </w:rPr>
        <w:t xml:space="preserve">para cualquier token que pase por esta capa, cada token entra con s propio vector x distinto y sale con su propio F </w:t>
      </w:r>
      <w:proofErr w:type="spellStart"/>
      <w:r w:rsidR="003B3500">
        <w:rPr>
          <w:rFonts w:eastAsiaTheme="minorEastAsia"/>
        </w:rPr>
        <w:t>F</w:t>
      </w:r>
      <w:proofErr w:type="spellEnd"/>
      <w:r w:rsidR="003B3500">
        <w:rPr>
          <w:rFonts w:eastAsiaTheme="minorEastAsia"/>
        </w:rPr>
        <w:t xml:space="preserve"> N (x) distinta – el mismo </w:t>
      </w:r>
      <w:proofErr w:type="spellStart"/>
      <w:r w:rsidR="003B3500">
        <w:rPr>
          <w:rFonts w:eastAsiaTheme="minorEastAsia"/>
        </w:rPr>
        <w:t>patron</w:t>
      </w:r>
      <w:proofErr w:type="spellEnd"/>
      <w:r w:rsidR="003B3500">
        <w:rPr>
          <w:rFonts w:eastAsiaTheme="minorEastAsia"/>
        </w:rPr>
        <w:t xml:space="preserve"> que ya vimos con </w:t>
      </w:r>
      <m:oMath>
        <m:sSup>
          <m:sSupPr>
            <m:ctrlPr>
              <w:rPr>
                <w:rFonts w:ascii="Cambria Math" w:hAnsi="Cambria Math"/>
              </w:rPr>
            </m:ctrlPr>
          </m:sSupPr>
          <m:e>
            <m:r>
              <w:rPr>
                <w:rFonts w:ascii="Cambria Math" w:hAnsi="Cambria Math"/>
              </w:rPr>
              <m:t>W</m:t>
            </m:r>
          </m:e>
          <m:sup>
            <m:r>
              <w:rPr>
                <w:rFonts w:ascii="Cambria Math" w:hAnsi="Cambria Math"/>
              </w:rPr>
              <m:t>Q</m:t>
            </m:r>
          </m:sup>
        </m:sSup>
      </m:oMath>
      <w:r w:rsidR="00371079">
        <w:rPr>
          <w:rFonts w:eastAsiaTheme="minorEastAsia"/>
        </w:rPr>
        <w:t xml:space="preserve">/ </w:t>
      </w:r>
      <m:oMath>
        <m:sSup>
          <m:sSupPr>
            <m:ctrlPr>
              <w:rPr>
                <w:rFonts w:ascii="Cambria Math" w:hAnsi="Cambria Math"/>
              </w:rPr>
            </m:ctrlPr>
          </m:sSupPr>
          <m:e>
            <m:r>
              <w:rPr>
                <w:rFonts w:ascii="Cambria Math" w:hAnsi="Cambria Math"/>
              </w:rPr>
              <m:t>W</m:t>
            </m:r>
          </m:e>
          <m:sup>
            <m:r>
              <w:rPr>
                <w:rFonts w:ascii="Cambria Math" w:hAnsi="Cambria Math"/>
              </w:rPr>
              <m:t>k</m:t>
            </m:r>
          </m:sup>
        </m:sSup>
      </m:oMath>
      <w:r w:rsidR="00371079">
        <w:rPr>
          <w:rFonts w:eastAsiaTheme="minorEastAsia"/>
        </w:rPr>
        <w:t>/</w:t>
      </w:r>
      <m:oMath>
        <m:sSup>
          <m:sSupPr>
            <m:ctrlPr>
              <w:rPr>
                <w:rFonts w:ascii="Cambria Math" w:hAnsi="Cambria Math"/>
              </w:rPr>
            </m:ctrlPr>
          </m:sSupPr>
          <m:e>
            <m:r>
              <w:rPr>
                <w:rFonts w:ascii="Cambria Math" w:hAnsi="Cambria Math"/>
              </w:rPr>
              <m:t>W</m:t>
            </m:r>
          </m:e>
          <m:sup>
            <m:r>
              <w:rPr>
                <w:rFonts w:ascii="Cambria Math" w:hAnsi="Cambria Math"/>
              </w:rPr>
              <m:t>v</m:t>
            </m:r>
          </m:sup>
        </m:sSup>
      </m:oMath>
      <w:r w:rsidR="00371079">
        <w:rPr>
          <w:rFonts w:eastAsiaTheme="minorEastAsia"/>
        </w:rPr>
        <w:t>en Multi-Head Attention.</w:t>
      </w:r>
    </w:p>
    <w:p w14:paraId="66098296" w14:textId="79379D9C" w:rsidR="00C77294" w:rsidRDefault="00A60D97" w:rsidP="00650E95">
      <w:pPr>
        <w:rPr>
          <w:rFonts w:eastAsiaTheme="minorEastAsia"/>
        </w:rPr>
      </w:pPr>
      <w:r w:rsidRPr="00A60D97">
        <w:rPr>
          <w:rFonts w:eastAsiaTheme="minorEastAsia"/>
          <w:noProof/>
        </w:rPr>
        <w:drawing>
          <wp:inline distT="0" distB="0" distL="0" distR="0" wp14:anchorId="65A66706" wp14:editId="39C479EF">
            <wp:extent cx="5793879" cy="1135380"/>
            <wp:effectExtent l="19050" t="19050" r="16510" b="26670"/>
            <wp:docPr id="728876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76452" name=""/>
                    <pic:cNvPicPr/>
                  </pic:nvPicPr>
                  <pic:blipFill>
                    <a:blip r:embed="rId186"/>
                    <a:stretch>
                      <a:fillRect/>
                    </a:stretch>
                  </pic:blipFill>
                  <pic:spPr>
                    <a:xfrm>
                      <a:off x="0" y="0"/>
                      <a:ext cx="5795009" cy="1135601"/>
                    </a:xfrm>
                    <a:prstGeom prst="rect">
                      <a:avLst/>
                    </a:prstGeom>
                    <a:ln w="19050">
                      <a:solidFill>
                        <a:schemeClr val="tx1"/>
                      </a:solidFill>
                    </a:ln>
                  </pic:spPr>
                </pic:pic>
              </a:graphicData>
            </a:graphic>
          </wp:inline>
        </w:drawing>
      </w:r>
    </w:p>
    <w:p w14:paraId="5337EE99" w14:textId="31BF3D15" w:rsidR="00371079" w:rsidRDefault="00D80EB8" w:rsidP="00650E95">
      <w:pPr>
        <w:rPr>
          <w:rFonts w:eastAsiaTheme="minorEastAsia"/>
        </w:rPr>
      </w:pPr>
      <w:r w:rsidRPr="00D80EB8">
        <w:rPr>
          <w:rFonts w:eastAsiaTheme="minorEastAsia"/>
          <w:noProof/>
        </w:rPr>
        <w:lastRenderedPageBreak/>
        <w:drawing>
          <wp:inline distT="0" distB="0" distL="0" distR="0" wp14:anchorId="10972506" wp14:editId="0FAE2B82">
            <wp:extent cx="5883150" cy="952583"/>
            <wp:effectExtent l="19050" t="19050" r="22860" b="19050"/>
            <wp:docPr id="145064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4107" name=""/>
                    <pic:cNvPicPr/>
                  </pic:nvPicPr>
                  <pic:blipFill>
                    <a:blip r:embed="rId187"/>
                    <a:stretch>
                      <a:fillRect/>
                    </a:stretch>
                  </pic:blipFill>
                  <pic:spPr>
                    <a:xfrm>
                      <a:off x="0" y="0"/>
                      <a:ext cx="5883150" cy="952583"/>
                    </a:xfrm>
                    <a:prstGeom prst="rect">
                      <a:avLst/>
                    </a:prstGeom>
                    <a:ln w="19050">
                      <a:solidFill>
                        <a:schemeClr val="tx1"/>
                      </a:solidFill>
                    </a:ln>
                  </pic:spPr>
                </pic:pic>
              </a:graphicData>
            </a:graphic>
          </wp:inline>
        </w:drawing>
      </w:r>
    </w:p>
    <w:p w14:paraId="657B2767" w14:textId="77777777" w:rsidR="00D80EB8" w:rsidRPr="00D80EB8" w:rsidRDefault="00D80EB8" w:rsidP="00D80EB8">
      <w:pPr>
        <w:rPr>
          <w:rFonts w:eastAsiaTheme="minorEastAsia"/>
        </w:rPr>
      </w:pPr>
      <w:r w:rsidRPr="00D80EB8">
        <w:rPr>
          <w:rFonts w:eastAsiaTheme="minorEastAsia"/>
        </w:rPr>
        <w:t>Sí, exacto — confirmado:</w:t>
      </w:r>
    </w:p>
    <w:p w14:paraId="39BD8673" w14:textId="766E17EB" w:rsidR="00D80EB8" w:rsidRDefault="005744D4" w:rsidP="005744D4">
      <w:pPr>
        <w:pStyle w:val="Prrafodelista"/>
        <w:numPr>
          <w:ilvl w:val="0"/>
          <w:numId w:val="2"/>
        </w:numPr>
        <w:rPr>
          <w:rFonts w:eastAsiaTheme="minorEastAsia"/>
        </w:rPr>
      </w:pPr>
      <w:r>
        <w:rPr>
          <w:rFonts w:eastAsiaTheme="minorEastAsia"/>
          <w:b/>
          <w:bCs/>
        </w:rPr>
        <w:t xml:space="preserve">Entre capas: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oMath>
      <w:r>
        <w:rPr>
          <w:rFonts w:eastAsiaTheme="minorEastAsia"/>
        </w:rPr>
        <w:t>/</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oMath>
      <w:r>
        <w:rPr>
          <w:rFonts w:eastAsiaTheme="minorEastAsia"/>
        </w:rPr>
        <w:t xml:space="preserve">son </w:t>
      </w:r>
      <w:r>
        <w:rPr>
          <w:rFonts w:eastAsiaTheme="minorEastAsia"/>
          <w:b/>
          <w:bCs/>
        </w:rPr>
        <w:t xml:space="preserve">distintas </w:t>
      </w:r>
      <w:r>
        <w:rPr>
          <w:rFonts w:eastAsiaTheme="minorEastAsia"/>
        </w:rPr>
        <w:t>en cada una de las 6 capas (cada capa entrena las suyas)</w:t>
      </w:r>
    </w:p>
    <w:p w14:paraId="0CC3AB30" w14:textId="27D93F21" w:rsidR="005744D4" w:rsidRDefault="005744D4" w:rsidP="005744D4">
      <w:pPr>
        <w:pStyle w:val="Prrafodelista"/>
        <w:numPr>
          <w:ilvl w:val="0"/>
          <w:numId w:val="2"/>
        </w:numPr>
        <w:rPr>
          <w:rFonts w:eastAsiaTheme="minorEastAsia"/>
        </w:rPr>
      </w:pPr>
      <w:r>
        <w:rPr>
          <w:rFonts w:eastAsiaTheme="minorEastAsia"/>
          <w:b/>
          <w:bCs/>
        </w:rPr>
        <w:t xml:space="preserve">Dentro de una misma capa: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oMath>
      <w:r>
        <w:rPr>
          <w:rFonts w:eastAsiaTheme="minorEastAsia"/>
        </w:rPr>
        <w:t>/</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oMath>
      <w:r>
        <w:rPr>
          <w:rFonts w:eastAsiaTheme="minorEastAsia"/>
        </w:rPr>
        <w:t xml:space="preserve"> son </w:t>
      </w:r>
      <w:r>
        <w:rPr>
          <w:rFonts w:eastAsiaTheme="minorEastAsia"/>
          <w:b/>
          <w:bCs/>
        </w:rPr>
        <w:t xml:space="preserve">las mismas </w:t>
      </w:r>
      <w:r>
        <w:rPr>
          <w:rFonts w:eastAsiaTheme="minorEastAsia"/>
        </w:rPr>
        <w:t xml:space="preserve">para todos los tokens – </w:t>
      </w:r>
      <w:r w:rsidR="002B1081" w:rsidRPr="002B1081">
        <w:rPr>
          <w:rFonts w:eastAsiaTheme="minorEastAsia"/>
        </w:rPr>
        <w:t>"</w:t>
      </w:r>
      <w:proofErr w:type="spellStart"/>
      <w:r w:rsidR="002B1081" w:rsidRPr="002B1081">
        <w:rPr>
          <w:rFonts w:eastAsiaTheme="minorEastAsia"/>
        </w:rPr>
        <w:t>dog</w:t>
      </w:r>
      <w:proofErr w:type="spellEnd"/>
      <w:r w:rsidR="002B1081" w:rsidRPr="002B1081">
        <w:rPr>
          <w:rFonts w:eastAsiaTheme="minorEastAsia"/>
        </w:rPr>
        <w:t>", "The", "</w:t>
      </w:r>
      <w:proofErr w:type="spellStart"/>
      <w:r w:rsidR="002B1081" w:rsidRPr="002B1081">
        <w:rPr>
          <w:rFonts w:eastAsiaTheme="minorEastAsia"/>
        </w:rPr>
        <w:t>eat</w:t>
      </w:r>
      <w:proofErr w:type="spellEnd"/>
      <w:r w:rsidR="002B1081" w:rsidRPr="002B1081">
        <w:rPr>
          <w:rFonts w:eastAsiaTheme="minorEastAsia"/>
        </w:rPr>
        <w:t>", "s" y "bread"</w:t>
      </w:r>
      <w:r w:rsidR="002B1081">
        <w:rPr>
          <w:rFonts w:eastAsiaTheme="minorEastAsia"/>
        </w:rPr>
        <w:t xml:space="preserve"> pasan todos por la </w:t>
      </w:r>
      <w:r w:rsidR="002B1081">
        <w:rPr>
          <w:rFonts w:eastAsiaTheme="minorEastAsia"/>
          <w:b/>
          <w:bCs/>
        </w:rPr>
        <w:t xml:space="preserve">misma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oMath>
      <w:r w:rsidR="002B1081">
        <w:rPr>
          <w:rFonts w:eastAsiaTheme="minorEastAsia"/>
        </w:rPr>
        <w:t xml:space="preserve"> de esa capa, solo que cada uno con su propio vector de entrada, dando resultados distintos.</w:t>
      </w:r>
    </w:p>
    <w:p w14:paraId="3DD5E67F" w14:textId="3479ED2D" w:rsidR="002B1081" w:rsidRPr="002B1081" w:rsidRDefault="007F5588" w:rsidP="002B1081">
      <w:pPr>
        <w:rPr>
          <w:rFonts w:eastAsiaTheme="minorEastAsia"/>
        </w:rPr>
      </w:pPr>
      <w:r w:rsidRPr="007F5588">
        <w:rPr>
          <w:rFonts w:eastAsiaTheme="minorEastAsia"/>
        </w:rPr>
        <w:t>Es el mismo patrón que ya vimos con</w:t>
      </w:r>
      <w:r>
        <w:rPr>
          <w:rFonts w:eastAsiaTheme="minorEastAsia"/>
        </w:rPr>
        <w:t xml:space="preserve"> </w:t>
      </w:r>
      <m:oMath>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Q</m:t>
            </m:r>
          </m:sup>
        </m:sSup>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k</m:t>
            </m:r>
          </m:sup>
        </m:sSup>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v</m:t>
            </m:r>
          </m:sup>
        </m:sSup>
      </m:oMath>
      <w:r w:rsidRPr="007F5588">
        <w:rPr>
          <w:rFonts w:eastAsiaTheme="minorEastAsia"/>
        </w:rPr>
        <w:t xml:space="preserve"> en Multi-Head Attention: la matriz es una "receta" fija por capa, aplicada igual a cada token por separado.</w:t>
      </w:r>
    </w:p>
    <w:p w14:paraId="7A79E793" w14:textId="77777777" w:rsidR="00371079" w:rsidRDefault="00371079" w:rsidP="00650E95"/>
    <w:p w14:paraId="5607D8C6" w14:textId="061415D3" w:rsidR="00BD121A" w:rsidRDefault="00BD121A">
      <w:r>
        <w:br w:type="page"/>
      </w:r>
    </w:p>
    <w:p w14:paraId="53270474" w14:textId="79352E25" w:rsidR="00BD121A" w:rsidRPr="00582BB6" w:rsidRDefault="00582BB6" w:rsidP="002A5D8B">
      <w:pPr>
        <w:pStyle w:val="Ttulo4"/>
        <w:rPr>
          <w:b/>
          <w:bCs/>
          <w:i w:val="0"/>
          <w:iCs w:val="0"/>
        </w:rPr>
      </w:pPr>
      <w:r w:rsidRPr="00582BB6">
        <w:rPr>
          <w:b/>
          <w:bCs/>
          <w:i w:val="0"/>
          <w:iCs w:val="0"/>
          <w:highlight w:val="yellow"/>
        </w:rPr>
        <w:lastRenderedPageBreak/>
        <w:t xml:space="preserve">1.12.5.4 </w:t>
      </w:r>
      <w:r w:rsidR="00BD121A" w:rsidRPr="00582BB6">
        <w:rPr>
          <w:b/>
          <w:bCs/>
          <w:i w:val="0"/>
          <w:iCs w:val="0"/>
          <w:highlight w:val="yellow"/>
        </w:rPr>
        <w:t>Paso 6</w:t>
      </w:r>
      <w:r w:rsidR="001077D1" w:rsidRPr="00582BB6">
        <w:rPr>
          <w:b/>
          <w:bCs/>
          <w:i w:val="0"/>
          <w:iCs w:val="0"/>
          <w:highlight w:val="yellow"/>
        </w:rPr>
        <w:t xml:space="preserve"> (capa 1/6)</w:t>
      </w:r>
      <w:r w:rsidR="00294D31" w:rsidRPr="00582BB6">
        <w:rPr>
          <w:b/>
          <w:bCs/>
          <w:i w:val="0"/>
          <w:iCs w:val="0"/>
          <w:highlight w:val="yellow"/>
        </w:rPr>
        <w:t xml:space="preserve"> y así hasta la capa 6/6 (son 6 iteraciones)</w:t>
      </w:r>
      <w:r w:rsidR="00BD121A" w:rsidRPr="00582BB6">
        <w:rPr>
          <w:b/>
          <w:bCs/>
          <w:i w:val="0"/>
          <w:iCs w:val="0"/>
          <w:highlight w:val="yellow"/>
        </w:rPr>
        <w:t xml:space="preserve">: Residual </w:t>
      </w:r>
      <w:proofErr w:type="spellStart"/>
      <w:r w:rsidR="00BD121A" w:rsidRPr="00582BB6">
        <w:rPr>
          <w:b/>
          <w:bCs/>
          <w:i w:val="0"/>
          <w:iCs w:val="0"/>
          <w:highlight w:val="yellow"/>
        </w:rPr>
        <w:t>connections</w:t>
      </w:r>
      <w:proofErr w:type="spellEnd"/>
      <w:r w:rsidR="00BD121A" w:rsidRPr="00582BB6">
        <w:rPr>
          <w:b/>
          <w:bCs/>
          <w:i w:val="0"/>
          <w:iCs w:val="0"/>
          <w:highlight w:val="yellow"/>
        </w:rPr>
        <w:t xml:space="preserve"> + Layer #2 ((se aplica </w:t>
      </w:r>
      <w:proofErr w:type="spellStart"/>
      <w:r w:rsidR="00BD121A" w:rsidRPr="00582BB6">
        <w:rPr>
          <w:b/>
          <w:bCs/>
          <w:i w:val="0"/>
          <w:iCs w:val="0"/>
          <w:highlight w:val="yellow"/>
        </w:rPr>
        <w:t>despues</w:t>
      </w:r>
      <w:proofErr w:type="spellEnd"/>
      <w:r w:rsidR="00BD121A" w:rsidRPr="00582BB6">
        <w:rPr>
          <w:b/>
          <w:bCs/>
          <w:i w:val="0"/>
          <w:iCs w:val="0"/>
          <w:highlight w:val="yellow"/>
        </w:rPr>
        <w:t xml:space="preserve"> de </w:t>
      </w:r>
      <w:proofErr w:type="spellStart"/>
      <w:r w:rsidR="00BD121A" w:rsidRPr="00582BB6">
        <w:rPr>
          <w:b/>
          <w:bCs/>
          <w:i w:val="0"/>
          <w:iCs w:val="0"/>
          <w:highlight w:val="yellow"/>
        </w:rPr>
        <w:t>Feed</w:t>
      </w:r>
      <w:proofErr w:type="spellEnd"/>
      <w:r w:rsidR="00BD121A" w:rsidRPr="00582BB6">
        <w:rPr>
          <w:b/>
          <w:bCs/>
          <w:i w:val="0"/>
          <w:iCs w:val="0"/>
          <w:highlight w:val="yellow"/>
        </w:rPr>
        <w:t>-Forward-Network)</w:t>
      </w:r>
    </w:p>
    <w:p w14:paraId="4B95F6B9" w14:textId="68CC81E1" w:rsidR="00BD121A" w:rsidRDefault="00BD121A" w:rsidP="00650E95">
      <w:r w:rsidRPr="007C4EE2">
        <w:rPr>
          <w:noProof/>
        </w:rPr>
        <w:drawing>
          <wp:inline distT="0" distB="0" distL="0" distR="0" wp14:anchorId="089F8150" wp14:editId="6A30951B">
            <wp:extent cx="5437926" cy="2709333"/>
            <wp:effectExtent l="19050" t="19050" r="10795" b="15240"/>
            <wp:docPr id="406732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87969" name=""/>
                    <pic:cNvPicPr/>
                  </pic:nvPicPr>
                  <pic:blipFill>
                    <a:blip r:embed="rId178"/>
                    <a:stretch>
                      <a:fillRect/>
                    </a:stretch>
                  </pic:blipFill>
                  <pic:spPr>
                    <a:xfrm>
                      <a:off x="0" y="0"/>
                      <a:ext cx="5441999" cy="2711362"/>
                    </a:xfrm>
                    <a:prstGeom prst="rect">
                      <a:avLst/>
                    </a:prstGeom>
                    <a:ln w="19050">
                      <a:solidFill>
                        <a:schemeClr val="tx1"/>
                      </a:solidFill>
                    </a:ln>
                  </pic:spPr>
                </pic:pic>
              </a:graphicData>
            </a:graphic>
          </wp:inline>
        </w:drawing>
      </w:r>
    </w:p>
    <w:p w14:paraId="1C9559AD" w14:textId="77777777" w:rsidR="003D4C22" w:rsidRDefault="003D4C22" w:rsidP="00650E95"/>
    <w:p w14:paraId="535CCED6" w14:textId="2A77BA17" w:rsidR="003D4C22" w:rsidRDefault="003D4C22">
      <w:r>
        <w:br w:type="page"/>
      </w:r>
    </w:p>
    <w:p w14:paraId="5B702ECB" w14:textId="5B8CD8A6" w:rsidR="003D4C22" w:rsidRPr="00582BB6" w:rsidRDefault="00582BB6" w:rsidP="002A5D8B">
      <w:pPr>
        <w:pStyle w:val="Ttulo4"/>
        <w:rPr>
          <w:b/>
          <w:bCs/>
          <w:i w:val="0"/>
          <w:iCs w:val="0"/>
          <w:sz w:val="24"/>
          <w:szCs w:val="28"/>
        </w:rPr>
      </w:pPr>
      <w:r w:rsidRPr="00582BB6">
        <w:rPr>
          <w:b/>
          <w:bCs/>
          <w:i w:val="0"/>
          <w:iCs w:val="0"/>
          <w:sz w:val="24"/>
          <w:szCs w:val="28"/>
          <w:highlight w:val="yellow"/>
        </w:rPr>
        <w:lastRenderedPageBreak/>
        <w:t>1.12.5.5</w:t>
      </w:r>
      <w:r w:rsidR="003D4C22" w:rsidRPr="00582BB6">
        <w:rPr>
          <w:b/>
          <w:bCs/>
          <w:i w:val="0"/>
          <w:iCs w:val="0"/>
          <w:sz w:val="24"/>
          <w:szCs w:val="28"/>
          <w:highlight w:val="yellow"/>
        </w:rPr>
        <w:t xml:space="preserve"> El resultado del </w:t>
      </w:r>
      <w:proofErr w:type="spellStart"/>
      <w:r w:rsidR="003D4C22" w:rsidRPr="00582BB6">
        <w:rPr>
          <w:b/>
          <w:bCs/>
          <w:i w:val="0"/>
          <w:iCs w:val="0"/>
          <w:sz w:val="24"/>
          <w:szCs w:val="28"/>
          <w:highlight w:val="yellow"/>
        </w:rPr>
        <w:t>Encoder</w:t>
      </w:r>
      <w:proofErr w:type="spellEnd"/>
      <w:r w:rsidR="003D4C22" w:rsidRPr="00582BB6">
        <w:rPr>
          <w:b/>
          <w:bCs/>
          <w:i w:val="0"/>
          <w:iCs w:val="0"/>
          <w:sz w:val="24"/>
          <w:szCs w:val="28"/>
          <w:highlight w:val="yellow"/>
        </w:rPr>
        <w:t>: Una representación completa de la oración en ingles</w:t>
      </w:r>
    </w:p>
    <w:p w14:paraId="348E4347" w14:textId="17990A6D" w:rsidR="003D4C22" w:rsidRDefault="002F0DA2" w:rsidP="003D4C22">
      <w:proofErr w:type="spellStart"/>
      <w:r>
        <w:t>Despues</w:t>
      </w:r>
      <w:proofErr w:type="spellEnd"/>
      <w:r>
        <w:t xml:space="preserve"> de pasar por las </w:t>
      </w:r>
      <w:r>
        <w:rPr>
          <w:b/>
          <w:bCs/>
        </w:rPr>
        <w:t xml:space="preserve">6 capas apiladas </w:t>
      </w:r>
      <w:r>
        <w:t xml:space="preserve">del </w:t>
      </w:r>
      <w:proofErr w:type="spellStart"/>
      <w:r>
        <w:t>Encoder</w:t>
      </w:r>
      <w:proofErr w:type="spellEnd"/>
      <w:r>
        <w:t xml:space="preserve"> – cada una repitiendo el ciclo completo que acabamos de ver (</w:t>
      </w:r>
      <w:r w:rsidR="00294D31">
        <w:t xml:space="preserve">Multi-Head </w:t>
      </w:r>
      <w:proofErr w:type="spellStart"/>
      <w:r w:rsidR="00294D31">
        <w:t>Attention</w:t>
      </w:r>
      <w:proofErr w:type="spellEnd"/>
      <w:r w:rsidR="00294D31">
        <w:t xml:space="preserve"> -&gt; Residual + </w:t>
      </w:r>
      <w:proofErr w:type="spellStart"/>
      <w:r w:rsidR="00294D31">
        <w:t>LayerNorm</w:t>
      </w:r>
      <w:proofErr w:type="spellEnd"/>
      <w:r w:rsidR="00294D31">
        <w:t xml:space="preserve"> #1 -&gt; </w:t>
      </w:r>
      <w:proofErr w:type="spellStart"/>
      <w:r w:rsidR="00294D31">
        <w:t>Feed</w:t>
      </w:r>
      <w:proofErr w:type="spellEnd"/>
      <w:r w:rsidR="00294D31">
        <w:t xml:space="preserve">-Forward -&gt; Residual + </w:t>
      </w:r>
      <w:proofErr w:type="spellStart"/>
      <w:r w:rsidR="00294D31">
        <w:t>LayerNorm</w:t>
      </w:r>
      <w:proofErr w:type="spellEnd"/>
      <w:r w:rsidR="00294D31">
        <w:t xml:space="preserve"> #2), </w:t>
      </w:r>
      <w:r w:rsidR="00756640">
        <w:t xml:space="preserve">con matrices distintas en cada una de las 6 vueltas – lo que queda no es texto ni predicciones: es un conjunto de vectores de 512 </w:t>
      </w:r>
      <w:proofErr w:type="spellStart"/>
      <w:r w:rsidR="00756640">
        <w:t>numeros</w:t>
      </w:r>
      <w:proofErr w:type="spellEnd"/>
      <w:r w:rsidR="003F2C18">
        <w:t xml:space="preserve">, uno por cada palabra de “The Dog </w:t>
      </w:r>
      <w:proofErr w:type="spellStart"/>
      <w:r w:rsidR="003F2C18">
        <w:t>eats</w:t>
      </w:r>
      <w:proofErr w:type="spellEnd"/>
      <w:r w:rsidR="003F2C18">
        <w:t xml:space="preserve"> bread”. </w:t>
      </w:r>
      <w:proofErr w:type="spellStart"/>
      <w:r w:rsidR="003F2C18">
        <w:t>Especificamente</w:t>
      </w:r>
      <w:proofErr w:type="spellEnd"/>
      <w:r w:rsidR="003F2C18">
        <w:t xml:space="preserve">, es la salida de </w:t>
      </w:r>
      <w:r w:rsidR="003F2C18">
        <w:rPr>
          <w:b/>
          <w:bCs/>
        </w:rPr>
        <w:t xml:space="preserve">Residual+layerNorm#2 de la sexta y </w:t>
      </w:r>
      <w:proofErr w:type="spellStart"/>
      <w:r w:rsidR="003F2C18">
        <w:rPr>
          <w:b/>
          <w:bCs/>
        </w:rPr>
        <w:t>ultima</w:t>
      </w:r>
      <w:proofErr w:type="spellEnd"/>
      <w:r w:rsidR="003F2C18">
        <w:rPr>
          <w:b/>
          <w:bCs/>
        </w:rPr>
        <w:t xml:space="preserve"> capa – </w:t>
      </w:r>
      <w:r w:rsidR="003F2C18">
        <w:t xml:space="preserve">no la salida cruda de </w:t>
      </w:r>
      <w:proofErr w:type="spellStart"/>
      <w:r w:rsidR="003F2C18">
        <w:t>Feed</w:t>
      </w:r>
      <w:proofErr w:type="spellEnd"/>
      <w:r w:rsidR="003F2C18">
        <w:t xml:space="preserve">-Forward, sino ya con esa </w:t>
      </w:r>
      <w:proofErr w:type="spellStart"/>
      <w:r w:rsidR="003F2C18">
        <w:t>ultima</w:t>
      </w:r>
      <w:proofErr w:type="spellEnd"/>
      <w:r w:rsidR="003F2C18">
        <w:t xml:space="preserve"> normalización aplicada.</w:t>
      </w:r>
    </w:p>
    <w:tbl>
      <w:tblPr>
        <w:tblStyle w:val="Tablaconcuadrcula4-nfasis4"/>
        <w:tblW w:w="0" w:type="auto"/>
        <w:tblLook w:val="04A0" w:firstRow="1" w:lastRow="0" w:firstColumn="1" w:lastColumn="0" w:noHBand="0" w:noVBand="1"/>
      </w:tblPr>
      <w:tblGrid>
        <w:gridCol w:w="3596"/>
        <w:gridCol w:w="3597"/>
        <w:gridCol w:w="3597"/>
      </w:tblGrid>
      <w:tr w:rsidR="0059250E" w14:paraId="459F6CC0" w14:textId="77777777" w:rsidTr="000754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668C8BA" w14:textId="5A6733A9" w:rsidR="0059250E" w:rsidRPr="0059250E" w:rsidRDefault="0059250E" w:rsidP="003D4C22">
            <w:pPr>
              <w:rPr>
                <w:b w:val="0"/>
                <w:bCs w:val="0"/>
              </w:rPr>
            </w:pPr>
            <w:r>
              <w:rPr>
                <w:b w:val="0"/>
                <w:bCs w:val="0"/>
              </w:rPr>
              <w:t>Token</w:t>
            </w:r>
          </w:p>
        </w:tc>
        <w:tc>
          <w:tcPr>
            <w:tcW w:w="3597" w:type="dxa"/>
          </w:tcPr>
          <w:p w14:paraId="1CE95C51" w14:textId="7C2E3AC0" w:rsidR="0059250E" w:rsidRPr="0059250E" w:rsidRDefault="0059250E" w:rsidP="003D4C22">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Vector final (</w:t>
            </w:r>
            <w:proofErr w:type="spellStart"/>
            <w:r>
              <w:rPr>
                <w:b w:val="0"/>
                <w:bCs w:val="0"/>
              </w:rPr>
              <w:t>despues</w:t>
            </w:r>
            <w:proofErr w:type="spellEnd"/>
            <w:r>
              <w:rPr>
                <w:b w:val="0"/>
                <w:bCs w:val="0"/>
              </w:rPr>
              <w:t xml:space="preserve"> de las 6 capas)</w:t>
            </w:r>
          </w:p>
        </w:tc>
        <w:tc>
          <w:tcPr>
            <w:tcW w:w="3597" w:type="dxa"/>
          </w:tcPr>
          <w:p w14:paraId="3F87539C" w14:textId="40D3E8F0" w:rsidR="0059250E" w:rsidRPr="0059250E" w:rsidRDefault="0059250E" w:rsidP="003D4C22">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“sabe” este vector</w:t>
            </w:r>
          </w:p>
        </w:tc>
      </w:tr>
      <w:tr w:rsidR="0059250E" w14:paraId="33CCD0FF" w14:textId="77777777" w:rsidTr="00075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01BDCDE" w14:textId="272A8D99" w:rsidR="0059250E" w:rsidRPr="0059250E" w:rsidRDefault="0059250E" w:rsidP="003D4C22">
            <w:r>
              <w:t>“The”</w:t>
            </w:r>
          </w:p>
        </w:tc>
        <w:tc>
          <w:tcPr>
            <w:tcW w:w="3597" w:type="dxa"/>
          </w:tcPr>
          <w:p w14:paraId="17F4DF55" w14:textId="463BF66C" w:rsidR="0059250E" w:rsidRDefault="0059250E" w:rsidP="003D4C22">
            <w:pPr>
              <w:cnfStyle w:val="000000100000" w:firstRow="0" w:lastRow="0" w:firstColumn="0" w:lastColumn="0" w:oddVBand="0" w:evenVBand="0" w:oddHBand="1" w:evenHBand="0" w:firstRowFirstColumn="0" w:firstRowLastColumn="0" w:lastRowFirstColumn="0" w:lastRowLastColumn="0"/>
            </w:pPr>
            <w:r>
              <w:t xml:space="preserve">[512 </w:t>
            </w:r>
            <w:proofErr w:type="spellStart"/>
            <w:r>
              <w:t>numeros</w:t>
            </w:r>
            <w:proofErr w:type="spellEnd"/>
            <w:r>
              <w:t>]</w:t>
            </w:r>
          </w:p>
        </w:tc>
        <w:tc>
          <w:tcPr>
            <w:tcW w:w="3597" w:type="dxa"/>
          </w:tcPr>
          <w:p w14:paraId="28287993" w14:textId="2BEDC65C" w:rsidR="0059250E" w:rsidRDefault="0059250E" w:rsidP="003D4C22">
            <w:pPr>
              <w:cnfStyle w:val="000000100000" w:firstRow="0" w:lastRow="0" w:firstColumn="0" w:lastColumn="0" w:oddVBand="0" w:evenVBand="0" w:oddHBand="1" w:evenHBand="0" w:firstRowFirstColumn="0" w:firstRowLastColumn="0" w:lastRowFirstColumn="0" w:lastRowLastColumn="0"/>
            </w:pPr>
            <w:r>
              <w:t>Su propio significado (casi nulo, es grama</w:t>
            </w:r>
            <w:r w:rsidR="00061A02">
              <w:t xml:space="preserve">tical) + </w:t>
            </w:r>
            <w:proofErr w:type="spellStart"/>
            <w:r w:rsidR="00061A02">
              <w:t>psosicion</w:t>
            </w:r>
            <w:proofErr w:type="spellEnd"/>
            <w:r w:rsidR="00061A02">
              <w:t xml:space="preserve"> 0 + 6 vueltas de contexto de toda la oración</w:t>
            </w:r>
          </w:p>
        </w:tc>
      </w:tr>
      <w:tr w:rsidR="0059250E" w14:paraId="3B87457C" w14:textId="77777777" w:rsidTr="00075447">
        <w:tc>
          <w:tcPr>
            <w:cnfStyle w:val="001000000000" w:firstRow="0" w:lastRow="0" w:firstColumn="1" w:lastColumn="0" w:oddVBand="0" w:evenVBand="0" w:oddHBand="0" w:evenHBand="0" w:firstRowFirstColumn="0" w:firstRowLastColumn="0" w:lastRowFirstColumn="0" w:lastRowLastColumn="0"/>
            <w:tcW w:w="3596" w:type="dxa"/>
          </w:tcPr>
          <w:p w14:paraId="537AA33F" w14:textId="4A33144B" w:rsidR="0059250E" w:rsidRDefault="00061A02" w:rsidP="003D4C22">
            <w:r>
              <w:t>“</w:t>
            </w:r>
            <w:proofErr w:type="spellStart"/>
            <w:r>
              <w:t>dog</w:t>
            </w:r>
            <w:proofErr w:type="spellEnd"/>
            <w:r>
              <w:t>”</w:t>
            </w:r>
          </w:p>
        </w:tc>
        <w:tc>
          <w:tcPr>
            <w:tcW w:w="35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73041A" w:rsidRPr="0073041A" w14:paraId="415160D1" w14:textId="77777777">
              <w:trPr>
                <w:tblCellSpacing w:w="15" w:type="dxa"/>
              </w:trPr>
              <w:tc>
                <w:tcPr>
                  <w:tcW w:w="0" w:type="auto"/>
                  <w:vAlign w:val="center"/>
                  <w:hideMark/>
                </w:tcPr>
                <w:p w14:paraId="5894BBF6" w14:textId="77777777" w:rsidR="0073041A" w:rsidRPr="0073041A" w:rsidRDefault="0073041A" w:rsidP="0073041A">
                  <w:pPr>
                    <w:spacing w:after="0" w:line="240" w:lineRule="auto"/>
                    <w:rPr>
                      <w:rFonts w:ascii="Times New Roman" w:eastAsia="Times New Roman" w:hAnsi="Times New Roman" w:cs="Times New Roman"/>
                      <w:kern w:val="0"/>
                      <w:sz w:val="20"/>
                      <w:lang w:eastAsia="es-CL"/>
                      <w14:ligatures w14:val="none"/>
                    </w:rPr>
                  </w:pPr>
                </w:p>
              </w:tc>
              <w:tc>
                <w:tcPr>
                  <w:tcW w:w="0" w:type="auto"/>
                  <w:vAlign w:val="center"/>
                  <w:hideMark/>
                </w:tcPr>
                <w:p w14:paraId="5CFBC214" w14:textId="0974C729" w:rsidR="0073041A" w:rsidRPr="0073041A" w:rsidRDefault="0073041A" w:rsidP="0073041A">
                  <w:pPr>
                    <w:spacing w:after="0" w:line="240" w:lineRule="auto"/>
                    <w:rPr>
                      <w:rFonts w:ascii="Times New Roman" w:eastAsia="Times New Roman" w:hAnsi="Times New Roman" w:cs="Times New Roman"/>
                      <w:kern w:val="0"/>
                      <w:sz w:val="24"/>
                      <w:lang w:eastAsia="es-CL"/>
                      <w14:ligatures w14:val="none"/>
                    </w:rPr>
                  </w:pPr>
                </w:p>
              </w:tc>
            </w:tr>
          </w:tbl>
          <w:p w14:paraId="22D59536" w14:textId="17C8C83D" w:rsidR="0059250E" w:rsidRDefault="0073041A" w:rsidP="003D4C22">
            <w:pPr>
              <w:cnfStyle w:val="000000000000" w:firstRow="0" w:lastRow="0" w:firstColumn="0" w:lastColumn="0" w:oddVBand="0" w:evenVBand="0" w:oddHBand="0" w:evenHBand="0" w:firstRowFirstColumn="0" w:firstRowLastColumn="0" w:lastRowFirstColumn="0" w:lastRowLastColumn="0"/>
            </w:pPr>
            <w:r>
              <w:t xml:space="preserve">[512 </w:t>
            </w:r>
            <w:proofErr w:type="spellStart"/>
            <w:r>
              <w:t>numeros</w:t>
            </w:r>
            <w:proofErr w:type="spellEnd"/>
            <w:r>
              <w:t xml:space="preserve"> – partiendo de x(</w:t>
            </w:r>
            <w:proofErr w:type="spellStart"/>
            <w:r>
              <w:t>dog</w:t>
            </w:r>
            <w:proofErr w:type="spellEnd"/>
            <w:r>
              <w:t xml:space="preserve">) = </w:t>
            </w:r>
            <m:oMath>
              <m:r>
                <w:rPr>
                  <w:rFonts w:ascii="Cambria Math" w:hAnsi="Cambria Math"/>
                </w:rPr>
                <m:t>x</m:t>
              </m:r>
              <m:d>
                <m:dPr>
                  <m:ctrlPr>
                    <w:rPr>
                      <w:rFonts w:ascii="Cambria Math" w:hAnsi="Cambria Math"/>
                    </w:rPr>
                  </m:ctrlPr>
                </m:dPr>
                <m:e>
                  <m:r>
                    <m:rPr>
                      <m:nor/>
                    </m:rPr>
                    <m:t>dog</m:t>
                  </m:r>
                </m:e>
              </m:d>
              <m:r>
                <w:rPr>
                  <w:rFonts w:ascii="Cambria Math" w:hAnsi="Cambria Math"/>
                </w:rPr>
                <m:t>=</m:t>
              </m:r>
              <m:d>
                <m:dPr>
                  <m:begChr m:val="["/>
                  <m:endChr m:val="]"/>
                  <m:ctrlPr>
                    <w:rPr>
                      <w:rFonts w:ascii="Cambria Math" w:hAnsi="Cambria Math"/>
                    </w:rPr>
                  </m:ctrlPr>
                </m:dPr>
                <m:e>
                  <m:r>
                    <w:rPr>
                      <w:rFonts w:ascii="Cambria Math" w:hAnsi="Cambria Math"/>
                    </w:rPr>
                    <m:t>1.5415,0.7403,0.6696,1.0129,...</m:t>
                  </m:r>
                </m:e>
              </m:d>
            </m:oMath>
            <w:r w:rsidR="00B43059">
              <w:rPr>
                <w:rFonts w:eastAsiaTheme="minorEastAsia"/>
              </w:rPr>
              <w:t xml:space="preserve"> en la Capa 1 </w:t>
            </w:r>
          </w:p>
        </w:tc>
        <w:tc>
          <w:tcPr>
            <w:tcW w:w="3597" w:type="dxa"/>
          </w:tcPr>
          <w:p w14:paraId="76C9EC9D" w14:textId="67F51F13" w:rsidR="0059250E" w:rsidRDefault="00B43059" w:rsidP="003D4C22">
            <w:pPr>
              <w:cnfStyle w:val="000000000000" w:firstRow="0" w:lastRow="0" w:firstColumn="0" w:lastColumn="0" w:oddVBand="0" w:evenVBand="0" w:oddHBand="0" w:evenHBand="0" w:firstRowFirstColumn="0" w:firstRowLastColumn="0" w:lastRowFirstColumn="0" w:lastRowLastColumn="0"/>
            </w:pPr>
            <w:r>
              <w:t xml:space="preserve">Su significado (“perro” + posición 1 + 6 vueltas de contexto, cada vez </w:t>
            </w:r>
            <w:proofErr w:type="spellStart"/>
            <w:r>
              <w:t>mas</w:t>
            </w:r>
            <w:proofErr w:type="spellEnd"/>
            <w:r>
              <w:t xml:space="preserve"> mezclado con “</w:t>
            </w:r>
            <w:proofErr w:type="spellStart"/>
            <w:r>
              <w:t>eat</w:t>
            </w:r>
            <w:proofErr w:type="spellEnd"/>
            <w:r>
              <w:t>” y “bread”</w:t>
            </w:r>
          </w:p>
        </w:tc>
      </w:tr>
      <w:tr w:rsidR="00B43059" w14:paraId="703CAE96" w14:textId="77777777" w:rsidTr="00075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39AA9CE" w14:textId="260333C0" w:rsidR="00B43059" w:rsidRDefault="00B43059" w:rsidP="003D4C22">
            <w:r>
              <w:t>“</w:t>
            </w:r>
            <w:proofErr w:type="spellStart"/>
            <w:r>
              <w:t>eat</w:t>
            </w:r>
            <w:proofErr w:type="spellEnd"/>
            <w:r>
              <w:t>”</w:t>
            </w:r>
          </w:p>
        </w:tc>
        <w:tc>
          <w:tcPr>
            <w:tcW w:w="3597" w:type="dxa"/>
          </w:tcPr>
          <w:p w14:paraId="3F712B76" w14:textId="310968E0" w:rsidR="00B43059" w:rsidRPr="0073041A" w:rsidRDefault="00B43059" w:rsidP="007304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lang w:eastAsia="es-CL"/>
                <w14:ligatures w14:val="none"/>
              </w:rPr>
            </w:pPr>
            <w:r>
              <w:rPr>
                <w:rFonts w:ascii="Times New Roman" w:eastAsia="Times New Roman" w:hAnsi="Times New Roman" w:cs="Times New Roman"/>
                <w:kern w:val="0"/>
                <w:sz w:val="20"/>
                <w:lang w:eastAsia="es-CL"/>
                <w14:ligatures w14:val="none"/>
              </w:rPr>
              <w:t xml:space="preserve">[512 </w:t>
            </w:r>
            <w:proofErr w:type="spellStart"/>
            <w:r>
              <w:rPr>
                <w:rFonts w:ascii="Times New Roman" w:eastAsia="Times New Roman" w:hAnsi="Times New Roman" w:cs="Times New Roman"/>
                <w:kern w:val="0"/>
                <w:sz w:val="20"/>
                <w:lang w:eastAsia="es-CL"/>
                <w14:ligatures w14:val="none"/>
              </w:rPr>
              <w:t>numeros</w:t>
            </w:r>
            <w:proofErr w:type="spellEnd"/>
            <w:r>
              <w:rPr>
                <w:rFonts w:ascii="Times New Roman" w:eastAsia="Times New Roman" w:hAnsi="Times New Roman" w:cs="Times New Roman"/>
                <w:kern w:val="0"/>
                <w:sz w:val="20"/>
                <w:lang w:eastAsia="es-CL"/>
                <w14:ligatures w14:val="none"/>
              </w:rPr>
              <w:t>] – partiendo del ejemplo que calculamos con 32%/30%/28%/14% en la Capa 1</w:t>
            </w:r>
          </w:p>
        </w:tc>
        <w:tc>
          <w:tcPr>
            <w:tcW w:w="3597" w:type="dxa"/>
          </w:tcPr>
          <w:p w14:paraId="739D2FB9" w14:textId="6D073802" w:rsidR="00B43059" w:rsidRDefault="00B43059" w:rsidP="003D4C22">
            <w:pPr>
              <w:cnfStyle w:val="000000100000" w:firstRow="0" w:lastRow="0" w:firstColumn="0" w:lastColumn="0" w:oddVBand="0" w:evenVBand="0" w:oddHBand="1" w:evenHBand="0" w:firstRowFirstColumn="0" w:firstRowLastColumn="0" w:lastRowFirstColumn="0" w:lastRowLastColumn="0"/>
            </w:pPr>
            <w:r>
              <w:t>Su significado (“comer”) + posición 2 + 6 vueltas de contexto, reforzando</w:t>
            </w:r>
            <w:r w:rsidR="00A5245D">
              <w:t xml:space="preserve"> su relación con “</w:t>
            </w:r>
            <w:proofErr w:type="spellStart"/>
            <w:r w:rsidR="00A5245D">
              <w:t>dog</w:t>
            </w:r>
            <w:proofErr w:type="spellEnd"/>
            <w:r w:rsidR="00A5245D">
              <w:t>” y “bread”</w:t>
            </w:r>
          </w:p>
        </w:tc>
      </w:tr>
      <w:tr w:rsidR="00A5245D" w14:paraId="334A2914" w14:textId="77777777" w:rsidTr="00075447">
        <w:tc>
          <w:tcPr>
            <w:cnfStyle w:val="001000000000" w:firstRow="0" w:lastRow="0" w:firstColumn="1" w:lastColumn="0" w:oddVBand="0" w:evenVBand="0" w:oddHBand="0" w:evenHBand="0" w:firstRowFirstColumn="0" w:firstRowLastColumn="0" w:lastRowFirstColumn="0" w:lastRowLastColumn="0"/>
            <w:tcW w:w="3596" w:type="dxa"/>
          </w:tcPr>
          <w:p w14:paraId="0826D194" w14:textId="0278B53E" w:rsidR="00A5245D" w:rsidRDefault="00A5245D" w:rsidP="003D4C22">
            <w:r>
              <w:t>“s”</w:t>
            </w:r>
          </w:p>
        </w:tc>
        <w:tc>
          <w:tcPr>
            <w:tcW w:w="3597" w:type="dxa"/>
          </w:tcPr>
          <w:p w14:paraId="5442DAE7" w14:textId="4348FC8A" w:rsidR="00A5245D" w:rsidRDefault="00A5245D" w:rsidP="007304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lang w:eastAsia="es-CL"/>
                <w14:ligatures w14:val="none"/>
              </w:rPr>
            </w:pPr>
            <w:r>
              <w:rPr>
                <w:rFonts w:ascii="Times New Roman" w:eastAsia="Times New Roman" w:hAnsi="Times New Roman" w:cs="Times New Roman"/>
                <w:kern w:val="0"/>
                <w:sz w:val="20"/>
                <w:lang w:eastAsia="es-CL"/>
                <w14:ligatures w14:val="none"/>
              </w:rPr>
              <w:t xml:space="preserve">[512 </w:t>
            </w:r>
            <w:proofErr w:type="spellStart"/>
            <w:r>
              <w:rPr>
                <w:rFonts w:ascii="Times New Roman" w:eastAsia="Times New Roman" w:hAnsi="Times New Roman" w:cs="Times New Roman"/>
                <w:kern w:val="0"/>
                <w:sz w:val="20"/>
                <w:lang w:eastAsia="es-CL"/>
                <w14:ligatures w14:val="none"/>
              </w:rPr>
              <w:t>numeros</w:t>
            </w:r>
            <w:proofErr w:type="spellEnd"/>
            <w:r>
              <w:rPr>
                <w:rFonts w:ascii="Times New Roman" w:eastAsia="Times New Roman" w:hAnsi="Times New Roman" w:cs="Times New Roman"/>
                <w:kern w:val="0"/>
                <w:sz w:val="20"/>
                <w:lang w:eastAsia="es-CL"/>
                <w14:ligatures w14:val="none"/>
              </w:rPr>
              <w:t>]</w:t>
            </w:r>
          </w:p>
        </w:tc>
        <w:tc>
          <w:tcPr>
            <w:tcW w:w="3597" w:type="dxa"/>
          </w:tcPr>
          <w:p w14:paraId="23D4BC57" w14:textId="2C757FA9" w:rsidR="00A5245D" w:rsidRDefault="00A5245D" w:rsidP="003D4C22">
            <w:pPr>
              <w:cnfStyle w:val="000000000000" w:firstRow="0" w:lastRow="0" w:firstColumn="0" w:lastColumn="0" w:oddVBand="0" w:evenVBand="0" w:oddHBand="0" w:evenHBand="0" w:firstRowFirstColumn="0" w:firstRowLastColumn="0" w:lastRowFirstColumn="0" w:lastRowLastColumn="0"/>
            </w:pPr>
            <w:r>
              <w:t>El sufijo verbal + posición 3 + 6 vueltas de contexto</w:t>
            </w:r>
          </w:p>
        </w:tc>
      </w:tr>
      <w:tr w:rsidR="00A5245D" w14:paraId="14908AFD" w14:textId="77777777" w:rsidTr="00075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4FCECAE" w14:textId="70A0A72D" w:rsidR="00A5245D" w:rsidRDefault="00A5245D" w:rsidP="003D4C22">
            <w:r>
              <w:t xml:space="preserve">“bread” </w:t>
            </w:r>
          </w:p>
        </w:tc>
        <w:tc>
          <w:tcPr>
            <w:tcW w:w="3597" w:type="dxa"/>
          </w:tcPr>
          <w:p w14:paraId="1610A502" w14:textId="6BBB753D" w:rsidR="00A5245D" w:rsidRDefault="00A5245D" w:rsidP="007304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lang w:eastAsia="es-CL"/>
                <w14:ligatures w14:val="none"/>
              </w:rPr>
            </w:pPr>
            <w:r>
              <w:rPr>
                <w:rFonts w:ascii="Times New Roman" w:eastAsia="Times New Roman" w:hAnsi="Times New Roman" w:cs="Times New Roman"/>
                <w:kern w:val="0"/>
                <w:sz w:val="20"/>
                <w:lang w:eastAsia="es-CL"/>
                <w14:ligatures w14:val="none"/>
              </w:rPr>
              <w:t xml:space="preserve">[512 </w:t>
            </w:r>
            <w:proofErr w:type="spellStart"/>
            <w:proofErr w:type="gramStart"/>
            <w:r>
              <w:rPr>
                <w:rFonts w:ascii="Times New Roman" w:eastAsia="Times New Roman" w:hAnsi="Times New Roman" w:cs="Times New Roman"/>
                <w:kern w:val="0"/>
                <w:sz w:val="20"/>
                <w:lang w:eastAsia="es-CL"/>
                <w14:ligatures w14:val="none"/>
              </w:rPr>
              <w:t>numeros</w:t>
            </w:r>
            <w:proofErr w:type="spellEnd"/>
            <w:r>
              <w:rPr>
                <w:rFonts w:ascii="Times New Roman" w:eastAsia="Times New Roman" w:hAnsi="Times New Roman" w:cs="Times New Roman"/>
                <w:kern w:val="0"/>
                <w:sz w:val="20"/>
                <w:lang w:eastAsia="es-CL"/>
                <w14:ligatures w14:val="none"/>
              </w:rPr>
              <w:t>[</w:t>
            </w:r>
            <w:proofErr w:type="gramEnd"/>
          </w:p>
        </w:tc>
        <w:tc>
          <w:tcPr>
            <w:tcW w:w="3597" w:type="dxa"/>
          </w:tcPr>
          <w:p w14:paraId="1796F062" w14:textId="38532649" w:rsidR="00A5245D" w:rsidRDefault="00A5245D" w:rsidP="003D4C22">
            <w:pPr>
              <w:cnfStyle w:val="000000100000" w:firstRow="0" w:lastRow="0" w:firstColumn="0" w:lastColumn="0" w:oddVBand="0" w:evenVBand="0" w:oddHBand="1" w:evenHBand="0" w:firstRowFirstColumn="0" w:firstRowLastColumn="0" w:lastRowFirstColumn="0" w:lastRowLastColumn="0"/>
            </w:pPr>
            <w:r w:rsidRPr="00A5245D">
              <w:t>Su significado ("pan") + posición 4 + 6 vueltas de contexto, reforzando su relación con "</w:t>
            </w:r>
            <w:proofErr w:type="spellStart"/>
            <w:r w:rsidRPr="00A5245D">
              <w:t>eat</w:t>
            </w:r>
            <w:proofErr w:type="spellEnd"/>
            <w:r w:rsidRPr="00A5245D">
              <w:t>"</w:t>
            </w:r>
          </w:p>
        </w:tc>
      </w:tr>
    </w:tbl>
    <w:p w14:paraId="3F73D2F1" w14:textId="77777777" w:rsidR="003F2C18" w:rsidRPr="003F2C18" w:rsidRDefault="003F2C18" w:rsidP="003D4C22"/>
    <w:p w14:paraId="4E2ACFBC" w14:textId="7B54CE64" w:rsidR="003D4C22" w:rsidRDefault="004F2DBA" w:rsidP="00650E95">
      <w:r w:rsidRPr="004F2DBA">
        <w:t xml:space="preserve">Cada uno de esos 5 vectores está </w:t>
      </w:r>
      <w:r w:rsidRPr="004F2DBA">
        <w:rPr>
          <w:b/>
          <w:bCs/>
        </w:rPr>
        <w:t>enriquecido</w:t>
      </w:r>
      <w:r w:rsidRPr="004F2DBA">
        <w:t xml:space="preserve"> con información de todo el resto de la oración, acumulada a lo largo de las 6 vueltas — el de "</w:t>
      </w:r>
      <w:proofErr w:type="spellStart"/>
      <w:r w:rsidRPr="004F2DBA">
        <w:t>dog</w:t>
      </w:r>
      <w:proofErr w:type="spellEnd"/>
      <w:r w:rsidRPr="004F2DBA">
        <w:t xml:space="preserve">" en la Capa 6 ya no es el mismo [1.5415, 0.7403, 0.6696, 1.0129,...] con el que arrancó en la Capa 1: pasó por 6 rondas de mezclarse con sus vecinos y transformarse con </w:t>
      </w:r>
      <w:proofErr w:type="spellStart"/>
      <w:r w:rsidRPr="004F2DBA">
        <w:t>Feed</w:t>
      </w:r>
      <w:proofErr w:type="spellEnd"/>
      <w:r w:rsidRPr="004F2DBA">
        <w:t xml:space="preserve">-Forward, así que sus 512 números son, en la práctica, completamente distintos a los de partida — pero le seguimos llamando "el vector de </w:t>
      </w:r>
      <w:proofErr w:type="spellStart"/>
      <w:r w:rsidRPr="004F2DBA">
        <w:t>dog</w:t>
      </w:r>
      <w:proofErr w:type="spellEnd"/>
      <w:r w:rsidRPr="004F2DBA">
        <w:t>" porque sigue siendo, en esa posición, la representación de esa palabra.</w:t>
      </w:r>
    </w:p>
    <w:p w14:paraId="2FB68F84" w14:textId="743958BC" w:rsidR="000D1595" w:rsidRDefault="000D1595" w:rsidP="00650E95">
      <w:pPr>
        <w:rPr>
          <w:b/>
          <w:bCs/>
        </w:rPr>
      </w:pPr>
      <w:r w:rsidRPr="00785A87">
        <w:rPr>
          <w:highlight w:val="yellow"/>
        </w:rPr>
        <w:t xml:space="preserve">Esta representación </w:t>
      </w:r>
      <w:r w:rsidRPr="00785A87">
        <w:rPr>
          <w:b/>
          <w:bCs/>
          <w:highlight w:val="yellow"/>
        </w:rPr>
        <w:t xml:space="preserve">no se descarta – </w:t>
      </w:r>
      <w:r w:rsidRPr="00785A87">
        <w:rPr>
          <w:highlight w:val="yellow"/>
        </w:rPr>
        <w:t xml:space="preserve">queda “guardada” y disponible para que el </w:t>
      </w:r>
      <w:proofErr w:type="spellStart"/>
      <w:r w:rsidRPr="00785A87">
        <w:rPr>
          <w:highlight w:val="yellow"/>
        </w:rPr>
        <w:t>Decoder</w:t>
      </w:r>
      <w:proofErr w:type="spellEnd"/>
      <w:r w:rsidRPr="00785A87">
        <w:rPr>
          <w:highlight w:val="yellow"/>
        </w:rPr>
        <w:t xml:space="preserve"> la consulte, palabra por palabra, mientras genera la traducción. Ahí es donde entra el mecanismo que </w:t>
      </w:r>
      <w:r w:rsidR="00785A87" w:rsidRPr="00785A87">
        <w:rPr>
          <w:highlight w:val="yellow"/>
        </w:rPr>
        <w:t xml:space="preserve">faltaba explica: </w:t>
      </w:r>
      <w:r w:rsidR="00785A87" w:rsidRPr="00785A87">
        <w:rPr>
          <w:b/>
          <w:bCs/>
          <w:highlight w:val="yellow"/>
        </w:rPr>
        <w:t>Cross-</w:t>
      </w:r>
      <w:proofErr w:type="spellStart"/>
      <w:r w:rsidR="00785A87" w:rsidRPr="00785A87">
        <w:rPr>
          <w:b/>
          <w:bCs/>
          <w:highlight w:val="yellow"/>
        </w:rPr>
        <w:t>Attention</w:t>
      </w:r>
      <w:proofErr w:type="spellEnd"/>
      <w:r w:rsidR="00785A87" w:rsidRPr="00785A87">
        <w:rPr>
          <w:b/>
          <w:bCs/>
          <w:highlight w:val="yellow"/>
        </w:rPr>
        <w:t>.</w:t>
      </w:r>
    </w:p>
    <w:p w14:paraId="54AF336A" w14:textId="77777777" w:rsidR="00785A87" w:rsidRDefault="00785A87" w:rsidP="00650E95">
      <w:pPr>
        <w:rPr>
          <w:b/>
          <w:bCs/>
        </w:rPr>
      </w:pPr>
    </w:p>
    <w:p w14:paraId="1FE5AD4F" w14:textId="493685F1" w:rsidR="00785A87" w:rsidRDefault="00785A87">
      <w:pPr>
        <w:rPr>
          <w:b/>
          <w:bCs/>
        </w:rPr>
      </w:pPr>
      <w:r>
        <w:rPr>
          <w:b/>
          <w:bCs/>
        </w:rPr>
        <w:br w:type="page"/>
      </w:r>
    </w:p>
    <w:p w14:paraId="37F39179" w14:textId="71DF964D" w:rsidR="00785A87" w:rsidRDefault="00785A87" w:rsidP="00785A87">
      <w:pPr>
        <w:pStyle w:val="Ttulo3"/>
        <w:rPr>
          <w:rFonts w:cs="Arial"/>
          <w:b/>
          <w:bCs/>
          <w:sz w:val="24"/>
          <w:szCs w:val="24"/>
        </w:rPr>
      </w:pPr>
      <w:bookmarkStart w:id="62" w:name="_Toc243791151"/>
      <w:r w:rsidRPr="00785A87">
        <w:rPr>
          <w:rFonts w:cs="Arial"/>
          <w:b/>
          <w:bCs/>
          <w:sz w:val="24"/>
          <w:szCs w:val="24"/>
          <w:highlight w:val="yellow"/>
        </w:rPr>
        <w:lastRenderedPageBreak/>
        <w:t>1.12.</w:t>
      </w:r>
      <w:r w:rsidR="00390854">
        <w:rPr>
          <w:rFonts w:cs="Arial"/>
          <w:b/>
          <w:bCs/>
          <w:sz w:val="24"/>
          <w:szCs w:val="24"/>
          <w:highlight w:val="yellow"/>
        </w:rPr>
        <w:t xml:space="preserve">6: </w:t>
      </w:r>
      <w:r w:rsidRPr="00785A87">
        <w:rPr>
          <w:rFonts w:cs="Arial"/>
          <w:b/>
          <w:bCs/>
          <w:sz w:val="24"/>
          <w:szCs w:val="24"/>
          <w:highlight w:val="yellow"/>
        </w:rPr>
        <w:t xml:space="preserve">El </w:t>
      </w:r>
      <w:proofErr w:type="spellStart"/>
      <w:r w:rsidRPr="00785A87">
        <w:rPr>
          <w:rFonts w:cs="Arial"/>
          <w:b/>
          <w:bCs/>
          <w:sz w:val="24"/>
          <w:szCs w:val="24"/>
          <w:highlight w:val="yellow"/>
        </w:rPr>
        <w:t>Decoder</w:t>
      </w:r>
      <w:proofErr w:type="spellEnd"/>
      <w:r w:rsidRPr="00785A87">
        <w:rPr>
          <w:rFonts w:cs="Arial"/>
          <w:b/>
          <w:bCs/>
          <w:sz w:val="24"/>
          <w:szCs w:val="24"/>
          <w:highlight w:val="yellow"/>
        </w:rPr>
        <w:t>: generando la traducción, palabra por palabra</w:t>
      </w:r>
      <w:bookmarkEnd w:id="62"/>
    </w:p>
    <w:p w14:paraId="6A3E5557" w14:textId="25DD788B" w:rsidR="008C29AA" w:rsidRPr="008C29AA" w:rsidRDefault="008C29AA" w:rsidP="008C29AA">
      <w:r>
        <w:rPr>
          <w:b/>
          <w:bCs/>
        </w:rPr>
        <w:t xml:space="preserve">Su finalidad: </w:t>
      </w:r>
      <w:r>
        <w:t xml:space="preserve">Mientras el </w:t>
      </w:r>
      <w:proofErr w:type="spellStart"/>
      <w:r>
        <w:t>Encoder</w:t>
      </w:r>
      <w:proofErr w:type="spellEnd"/>
      <w:r>
        <w:t xml:space="preserve"> se </w:t>
      </w:r>
      <w:proofErr w:type="spellStart"/>
      <w:r>
        <w:t>dedico</w:t>
      </w:r>
      <w:proofErr w:type="spellEnd"/>
      <w:r>
        <w:t xml:space="preserve"> a </w:t>
      </w:r>
      <w:r>
        <w:rPr>
          <w:i/>
          <w:iCs/>
        </w:rPr>
        <w:t xml:space="preserve">leer y entender </w:t>
      </w:r>
      <w:r>
        <w:t xml:space="preserve">la oración de origen (“The </w:t>
      </w:r>
      <w:proofErr w:type="spellStart"/>
      <w:r>
        <w:t>dog</w:t>
      </w:r>
      <w:proofErr w:type="spellEnd"/>
      <w:r>
        <w:t xml:space="preserve"> </w:t>
      </w:r>
      <w:proofErr w:type="spellStart"/>
      <w:r>
        <w:t>eats</w:t>
      </w:r>
      <w:proofErr w:type="spellEnd"/>
      <w:r>
        <w:t xml:space="preserve"> bread”), el </w:t>
      </w:r>
      <w:proofErr w:type="spellStart"/>
      <w:r w:rsidRPr="00716294">
        <w:rPr>
          <w:b/>
          <w:bCs/>
        </w:rPr>
        <w:t>Decoder</w:t>
      </w:r>
      <w:proofErr w:type="spellEnd"/>
      <w:r w:rsidRPr="00716294">
        <w:rPr>
          <w:b/>
          <w:bCs/>
        </w:rPr>
        <w:t xml:space="preserve"> </w:t>
      </w:r>
      <w:r w:rsidR="001F5989" w:rsidRPr="00716294">
        <w:rPr>
          <w:b/>
          <w:bCs/>
        </w:rPr>
        <w:t xml:space="preserve">se dedica a </w:t>
      </w:r>
      <w:r w:rsidR="001F5989" w:rsidRPr="00716294">
        <w:rPr>
          <w:b/>
          <w:bCs/>
          <w:i/>
          <w:iCs/>
        </w:rPr>
        <w:t xml:space="preserve">generar </w:t>
      </w:r>
      <w:r w:rsidR="001F5989" w:rsidRPr="00716294">
        <w:rPr>
          <w:b/>
          <w:bCs/>
        </w:rPr>
        <w:t>la traducción,</w:t>
      </w:r>
      <w:r w:rsidR="001F5989">
        <w:t xml:space="preserve"> en el idioma de destino</w:t>
      </w:r>
      <w:r w:rsidR="00716294">
        <w:t xml:space="preserve">, palabra por palabra – usando lo que el </w:t>
      </w:r>
      <w:proofErr w:type="spellStart"/>
      <w:r w:rsidR="00716294">
        <w:t>Encoder</w:t>
      </w:r>
      <w:proofErr w:type="spellEnd"/>
      <w:r w:rsidR="00716294">
        <w:t xml:space="preserve"> ya </w:t>
      </w:r>
      <w:proofErr w:type="spellStart"/>
      <w:r w:rsidR="00716294">
        <w:t>entendio</w:t>
      </w:r>
      <w:proofErr w:type="spellEnd"/>
      <w:r w:rsidR="00716294">
        <w:t xml:space="preserve"> como referencia constante en cada paso. Es la mitad del modelo que efectivamente “escribe” la salida.</w:t>
      </w:r>
    </w:p>
    <w:p w14:paraId="3B6ABAD3" w14:textId="77777777" w:rsidR="007C196B" w:rsidRPr="006B556D" w:rsidRDefault="007C196B" w:rsidP="007C196B">
      <w:pPr>
        <w:rPr>
          <w:b/>
          <w:bCs/>
          <w:sz w:val="24"/>
          <w:szCs w:val="28"/>
        </w:rPr>
      </w:pPr>
      <w:proofErr w:type="spellStart"/>
      <w:r w:rsidRPr="006B556D">
        <w:rPr>
          <w:b/>
          <w:bCs/>
          <w:sz w:val="24"/>
          <w:szCs w:val="28"/>
          <w:highlight w:val="yellow"/>
        </w:rPr>
        <w:t>Encoder</w:t>
      </w:r>
      <w:proofErr w:type="spellEnd"/>
      <w:r w:rsidRPr="006B556D">
        <w:rPr>
          <w:b/>
          <w:bCs/>
          <w:sz w:val="24"/>
          <w:szCs w:val="28"/>
          <w:highlight w:val="yellow"/>
        </w:rPr>
        <w:t xml:space="preserve"> y </w:t>
      </w:r>
      <w:proofErr w:type="spellStart"/>
      <w:r w:rsidRPr="006B556D">
        <w:rPr>
          <w:b/>
          <w:bCs/>
          <w:sz w:val="24"/>
          <w:szCs w:val="28"/>
          <w:highlight w:val="yellow"/>
        </w:rPr>
        <w:t>Decoder</w:t>
      </w:r>
      <w:proofErr w:type="spellEnd"/>
      <w:r w:rsidRPr="006B556D">
        <w:rPr>
          <w:b/>
          <w:bCs/>
          <w:sz w:val="24"/>
          <w:szCs w:val="28"/>
          <w:highlight w:val="yellow"/>
        </w:rPr>
        <w:t xml:space="preserve"> NO corren en paralelo entre sí</w:t>
      </w:r>
    </w:p>
    <w:p w14:paraId="1D4BF9B5" w14:textId="77777777" w:rsidR="006B556D" w:rsidRPr="006B556D" w:rsidRDefault="006B556D" w:rsidP="006B556D">
      <w:r w:rsidRPr="006B556D">
        <w:t xml:space="preserve">Antes de entrar al </w:t>
      </w:r>
      <w:proofErr w:type="spellStart"/>
      <w:r w:rsidRPr="006B556D">
        <w:t>Decoder</w:t>
      </w:r>
      <w:proofErr w:type="spellEnd"/>
      <w:r w:rsidRPr="006B556D">
        <w:t xml:space="preserve"> en detalle, vale la pena aclarar algo que se presta a confusión: el </w:t>
      </w:r>
      <w:proofErr w:type="spellStart"/>
      <w:r w:rsidRPr="006B556D">
        <w:t>Encoder</w:t>
      </w:r>
      <w:proofErr w:type="spellEnd"/>
      <w:r w:rsidRPr="006B556D">
        <w:t xml:space="preserve"> y el </w:t>
      </w:r>
      <w:proofErr w:type="spellStart"/>
      <w:r w:rsidRPr="006B556D">
        <w:t>Decoder</w:t>
      </w:r>
      <w:proofErr w:type="spellEnd"/>
      <w:r w:rsidRPr="006B556D">
        <w:t xml:space="preserve"> </w:t>
      </w:r>
      <w:r w:rsidRPr="006B556D">
        <w:rPr>
          <w:b/>
          <w:bCs/>
        </w:rPr>
        <w:t>no se ejecutan al mismo tiempo</w:t>
      </w:r>
      <w:r w:rsidRPr="006B556D">
        <w:t xml:space="preserve"> — corren en dos fases separadas, una después de la otra:</w:t>
      </w:r>
    </w:p>
    <w:p w14:paraId="435DA6D9" w14:textId="7BCF3DF4" w:rsidR="00785A87" w:rsidRDefault="003A62B8" w:rsidP="00785A87">
      <w:r w:rsidRPr="003A62B8">
        <w:rPr>
          <w:noProof/>
        </w:rPr>
        <w:drawing>
          <wp:inline distT="0" distB="0" distL="0" distR="0" wp14:anchorId="5888BF76" wp14:editId="7A58EBFC">
            <wp:extent cx="4180417" cy="1513098"/>
            <wp:effectExtent l="19050" t="19050" r="10795" b="11430"/>
            <wp:docPr id="734290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0663" name=""/>
                    <pic:cNvPicPr/>
                  </pic:nvPicPr>
                  <pic:blipFill>
                    <a:blip r:embed="rId188"/>
                    <a:stretch>
                      <a:fillRect/>
                    </a:stretch>
                  </pic:blipFill>
                  <pic:spPr>
                    <a:xfrm>
                      <a:off x="0" y="0"/>
                      <a:ext cx="4191538" cy="1517123"/>
                    </a:xfrm>
                    <a:prstGeom prst="rect">
                      <a:avLst/>
                    </a:prstGeom>
                    <a:ln w="19050">
                      <a:solidFill>
                        <a:schemeClr val="tx1"/>
                      </a:solidFill>
                    </a:ln>
                  </pic:spPr>
                </pic:pic>
              </a:graphicData>
            </a:graphic>
          </wp:inline>
        </w:drawing>
      </w:r>
    </w:p>
    <w:p w14:paraId="5DC2A9FC" w14:textId="0113B986" w:rsidR="003A62B8" w:rsidRDefault="009569E3" w:rsidP="00785A87">
      <w:r w:rsidRPr="009569E3">
        <w:t xml:space="preserve">Esto no contradice el paralelismo que ya vimos en los recuadros </w:t>
      </w:r>
      <w:r w:rsidRPr="009569E3">
        <w:rPr>
          <w:rFonts w:ascii="Segoe UI Emoji" w:hAnsi="Segoe UI Emoji" w:cs="Segoe UI Emoji"/>
        </w:rPr>
        <w:t>🔀</w:t>
      </w:r>
      <w:r>
        <w:t xml:space="preserve"> – ese paralelismo es </w:t>
      </w:r>
      <w:r>
        <w:rPr>
          <w:b/>
          <w:bCs/>
        </w:rPr>
        <w:t>entre los tokens de una misma oración (</w:t>
      </w:r>
      <w:r>
        <w:t xml:space="preserve">los 5 tokens de “The </w:t>
      </w:r>
      <w:proofErr w:type="spellStart"/>
      <w:r>
        <w:t>dog</w:t>
      </w:r>
      <w:proofErr w:type="spellEnd"/>
      <w:r>
        <w:t xml:space="preserve"> </w:t>
      </w:r>
      <w:proofErr w:type="spellStart"/>
      <w:r>
        <w:t>eats</w:t>
      </w:r>
      <w:proofErr w:type="spellEnd"/>
      <w:r>
        <w:t xml:space="preserve"> bread”</w:t>
      </w:r>
      <w:r w:rsidR="006C228E">
        <w:t xml:space="preserve"> procesándose juntos dentro de </w:t>
      </w:r>
      <w:proofErr w:type="spellStart"/>
      <w:r w:rsidR="006C228E">
        <w:t>Encoder</w:t>
      </w:r>
      <w:proofErr w:type="spellEnd"/>
      <w:r w:rsidR="006C228E">
        <w:t xml:space="preserve">), no entre el </w:t>
      </w:r>
      <w:proofErr w:type="spellStart"/>
      <w:r w:rsidR="006C228E">
        <w:t>Encoder</w:t>
      </w:r>
      <w:proofErr w:type="spellEnd"/>
      <w:r w:rsidR="006C228E">
        <w:t xml:space="preserve"> y el </w:t>
      </w:r>
      <w:proofErr w:type="spellStart"/>
      <w:r w:rsidR="006C228E">
        <w:t>Decoder</w:t>
      </w:r>
      <w:proofErr w:type="spellEnd"/>
      <w:r w:rsidR="006C228E">
        <w:t xml:space="preserve"> como bloques. Son dos ideas distintas:</w:t>
      </w:r>
    </w:p>
    <w:tbl>
      <w:tblPr>
        <w:tblStyle w:val="Tablaconcuadrcula4-nfasis4"/>
        <w:tblW w:w="0" w:type="auto"/>
        <w:tblLook w:val="04A0" w:firstRow="1" w:lastRow="0" w:firstColumn="1" w:lastColumn="0" w:noHBand="0" w:noVBand="1"/>
      </w:tblPr>
      <w:tblGrid>
        <w:gridCol w:w="3596"/>
        <w:gridCol w:w="3597"/>
        <w:gridCol w:w="3597"/>
      </w:tblGrid>
      <w:tr w:rsidR="006C228E" w14:paraId="17A2922C" w14:textId="77777777" w:rsidTr="00630F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902D212" w14:textId="2FC4BD63" w:rsidR="006C228E" w:rsidRPr="006C228E" w:rsidRDefault="006C228E" w:rsidP="00785A87">
            <w:pPr>
              <w:rPr>
                <w:b w:val="0"/>
                <w:bCs w:val="0"/>
              </w:rPr>
            </w:pPr>
            <w:r>
              <w:rPr>
                <w:b w:val="0"/>
                <w:bCs w:val="0"/>
              </w:rPr>
              <w:t xml:space="preserve">Tipo de paralelismo </w:t>
            </w:r>
          </w:p>
        </w:tc>
        <w:tc>
          <w:tcPr>
            <w:tcW w:w="3597" w:type="dxa"/>
          </w:tcPr>
          <w:p w14:paraId="0C41CE11" w14:textId="0FE1AE5D" w:rsidR="006C228E" w:rsidRPr="006C228E" w:rsidRDefault="006C228E" w:rsidP="00785A87">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corre al mismo tiempo</w:t>
            </w:r>
          </w:p>
        </w:tc>
        <w:tc>
          <w:tcPr>
            <w:tcW w:w="3597" w:type="dxa"/>
          </w:tcPr>
          <w:p w14:paraId="538B0744" w14:textId="34BA3246" w:rsidR="006C228E" w:rsidRPr="006C228E" w:rsidRDefault="006C228E" w:rsidP="00785A87">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¿Aplica acá?</w:t>
            </w:r>
          </w:p>
        </w:tc>
      </w:tr>
      <w:tr w:rsidR="006C228E" w14:paraId="2AD57693" w14:textId="77777777" w:rsidTr="00630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2CE6CFD" w14:textId="4CD1D511" w:rsidR="006C228E" w:rsidRPr="006C228E" w:rsidRDefault="006C228E" w:rsidP="00785A87">
            <w:r>
              <w:t xml:space="preserve">Entre tokens (recuadros </w:t>
            </w:r>
            <w:r w:rsidRPr="006C228E">
              <w:rPr>
                <w:rFonts w:ascii="Segoe UI Emoji" w:hAnsi="Segoe UI Emoji" w:cs="Segoe UI Emoji"/>
              </w:rPr>
              <w:t>🔀</w:t>
            </w:r>
            <w:r>
              <w:t xml:space="preserve"> anteriores)</w:t>
            </w:r>
          </w:p>
        </w:tc>
        <w:tc>
          <w:tcPr>
            <w:tcW w:w="3597" w:type="dxa"/>
          </w:tcPr>
          <w:p w14:paraId="5437F8EE" w14:textId="3B8C8245" w:rsidR="006C228E" w:rsidRDefault="00D11646" w:rsidP="00785A87">
            <w:pPr>
              <w:cnfStyle w:val="000000100000" w:firstRow="0" w:lastRow="0" w:firstColumn="0" w:lastColumn="0" w:oddVBand="0" w:evenVBand="0" w:oddHBand="1" w:evenHBand="0" w:firstRowFirstColumn="0" w:firstRowLastColumn="0" w:lastRowFirstColumn="0" w:lastRowLastColumn="0"/>
            </w:pPr>
            <w:r>
              <w:t xml:space="preserve">Los 5 tokens de la oración, procesándose juntos dentro del </w:t>
            </w:r>
            <w:proofErr w:type="spellStart"/>
            <w:r>
              <w:t>Encoder</w:t>
            </w:r>
            <w:proofErr w:type="spellEnd"/>
            <w:r>
              <w:t xml:space="preserve"> (o dentro de una ronda del </w:t>
            </w:r>
            <w:proofErr w:type="spellStart"/>
            <w:r>
              <w:t>Decoder</w:t>
            </w:r>
            <w:proofErr w:type="spellEnd"/>
            <w:r>
              <w:t>)</w:t>
            </w:r>
          </w:p>
        </w:tc>
        <w:tc>
          <w:tcPr>
            <w:tcW w:w="3597" w:type="dxa"/>
          </w:tcPr>
          <w:p w14:paraId="0255A632" w14:textId="085E85C2" w:rsidR="006C228E" w:rsidRDefault="00D11646" w:rsidP="00785A87">
            <w:pPr>
              <w:cnfStyle w:val="000000100000" w:firstRow="0" w:lastRow="0" w:firstColumn="0" w:lastColumn="0" w:oddVBand="0" w:evenVBand="0" w:oddHBand="1" w:evenHBand="0" w:firstRowFirstColumn="0" w:firstRowLastColumn="0" w:lastRowFirstColumn="0" w:lastRowLastColumn="0"/>
            </w:pPr>
            <w:r>
              <w:t xml:space="preserve">Si, dentro de cada uno </w:t>
            </w:r>
            <w:proofErr w:type="spellStart"/>
            <w:r>
              <w:t>pro</w:t>
            </w:r>
            <w:proofErr w:type="spellEnd"/>
            <w:r>
              <w:t xml:space="preserve"> separado</w:t>
            </w:r>
          </w:p>
        </w:tc>
      </w:tr>
      <w:tr w:rsidR="006C228E" w14:paraId="41E7B060" w14:textId="77777777" w:rsidTr="00630F13">
        <w:tc>
          <w:tcPr>
            <w:cnfStyle w:val="001000000000" w:firstRow="0" w:lastRow="0" w:firstColumn="1" w:lastColumn="0" w:oddVBand="0" w:evenVBand="0" w:oddHBand="0" w:evenHBand="0" w:firstRowFirstColumn="0" w:firstRowLastColumn="0" w:lastRowFirstColumn="0" w:lastRowLastColumn="0"/>
            <w:tcW w:w="3596" w:type="dxa"/>
          </w:tcPr>
          <w:p w14:paraId="5A32B7E6" w14:textId="2CA6C1A0" w:rsidR="006C228E" w:rsidRDefault="00D11646" w:rsidP="00785A87">
            <w:r>
              <w:t xml:space="preserve">Entre </w:t>
            </w:r>
            <w:proofErr w:type="spellStart"/>
            <w:r>
              <w:t>Encoder</w:t>
            </w:r>
            <w:proofErr w:type="spellEnd"/>
            <w:r>
              <w:t xml:space="preserve"> y </w:t>
            </w:r>
            <w:proofErr w:type="spellStart"/>
            <w:r>
              <w:t>Decoder</w:t>
            </w:r>
            <w:proofErr w:type="spellEnd"/>
          </w:p>
        </w:tc>
        <w:tc>
          <w:tcPr>
            <w:tcW w:w="3597" w:type="dxa"/>
          </w:tcPr>
          <w:p w14:paraId="66C5E2DF" w14:textId="145EDAF0" w:rsidR="006C228E" w:rsidRDefault="00D11646" w:rsidP="00785A87">
            <w:pPr>
              <w:cnfStyle w:val="000000000000" w:firstRow="0" w:lastRow="0" w:firstColumn="0" w:lastColumn="0" w:oddVBand="0" w:evenVBand="0" w:oddHBand="0" w:evenHBand="0" w:firstRowFirstColumn="0" w:firstRowLastColumn="0" w:lastRowFirstColumn="0" w:lastRowLastColumn="0"/>
            </w:pPr>
            <w:r>
              <w:t>-</w:t>
            </w:r>
          </w:p>
        </w:tc>
        <w:tc>
          <w:tcPr>
            <w:tcW w:w="3597" w:type="dxa"/>
          </w:tcPr>
          <w:p w14:paraId="509D6991" w14:textId="7C0384E9" w:rsidR="006C228E" w:rsidRPr="00D11646" w:rsidRDefault="00D11646" w:rsidP="00785A87">
            <w:pPr>
              <w:cnfStyle w:val="000000000000" w:firstRow="0" w:lastRow="0" w:firstColumn="0" w:lastColumn="0" w:oddVBand="0" w:evenVBand="0" w:oddHBand="0" w:evenHBand="0" w:firstRowFirstColumn="0" w:firstRowLastColumn="0" w:lastRowFirstColumn="0" w:lastRowLastColumn="0"/>
            </w:pPr>
            <w:r>
              <w:rPr>
                <w:b/>
                <w:bCs/>
              </w:rPr>
              <w:t xml:space="preserve">No – </w:t>
            </w:r>
            <w:r>
              <w:t xml:space="preserve">el </w:t>
            </w:r>
            <w:proofErr w:type="spellStart"/>
            <w:r>
              <w:t>Encoder</w:t>
            </w:r>
            <w:proofErr w:type="spellEnd"/>
            <w:r>
              <w:t xml:space="preserve"> termina </w:t>
            </w:r>
            <w:r w:rsidR="00630F13">
              <w:t xml:space="preserve">antes de que el </w:t>
            </w:r>
            <w:proofErr w:type="spellStart"/>
            <w:r w:rsidR="00630F13">
              <w:t>Decoder</w:t>
            </w:r>
            <w:proofErr w:type="spellEnd"/>
            <w:r w:rsidR="00630F13">
              <w:t xml:space="preserve"> arranque</w:t>
            </w:r>
          </w:p>
        </w:tc>
      </w:tr>
    </w:tbl>
    <w:p w14:paraId="413E6A68" w14:textId="77777777" w:rsidR="006C228E" w:rsidRDefault="006C228E" w:rsidP="00785A87"/>
    <w:p w14:paraId="4ED81515" w14:textId="688E34FA" w:rsidR="00630F13" w:rsidRDefault="00630F13" w:rsidP="00785A87">
      <w:pPr>
        <w:rPr>
          <w:i/>
          <w:iCs/>
        </w:rPr>
      </w:pPr>
      <w:r w:rsidRPr="00630F13">
        <w:t xml:space="preserve">Por qué el </w:t>
      </w:r>
      <w:proofErr w:type="spellStart"/>
      <w:r w:rsidRPr="00630F13">
        <w:t>Encoder</w:t>
      </w:r>
      <w:proofErr w:type="spellEnd"/>
      <w:r w:rsidRPr="00630F13">
        <w:t xml:space="preserve"> no necesita volver a correr en cada ronda:</w:t>
      </w:r>
      <w:r>
        <w:t xml:space="preserve"> la oración en ingles no cambia mientras el </w:t>
      </w:r>
      <w:proofErr w:type="spellStart"/>
      <w:r>
        <w:t>Decoder</w:t>
      </w:r>
      <w:proofErr w:type="spellEnd"/>
      <w:r>
        <w:t xml:space="preserve"> va generando la traducción, así que no tiene sentido volver a procesarla – es justo lo que vimos en “Generando la traducción completa”: </w:t>
      </w:r>
      <w:r w:rsidR="00B13276">
        <w:rPr>
          <w:i/>
          <w:iCs/>
        </w:rPr>
        <w:t xml:space="preserve">“la representación del </w:t>
      </w:r>
      <w:proofErr w:type="spellStart"/>
      <w:r w:rsidR="00B13276">
        <w:rPr>
          <w:i/>
          <w:iCs/>
        </w:rPr>
        <w:t>Encoder</w:t>
      </w:r>
      <w:proofErr w:type="spellEnd"/>
      <w:r w:rsidR="00B13276">
        <w:rPr>
          <w:i/>
          <w:iCs/>
        </w:rPr>
        <w:t xml:space="preserve"> se calcula una sola vez, al principio, y se reutiliza en las 5 rondas”.</w:t>
      </w:r>
    </w:p>
    <w:p w14:paraId="3C047101" w14:textId="77777777" w:rsidR="00DA7C5F" w:rsidRPr="00DA7C5F" w:rsidRDefault="00DA7C5F" w:rsidP="00DA7C5F">
      <w:pPr>
        <w:rPr>
          <w:b/>
          <w:bCs/>
          <w:sz w:val="24"/>
          <w:szCs w:val="28"/>
        </w:rPr>
      </w:pPr>
      <w:r w:rsidRPr="00DA7C5F">
        <w:rPr>
          <w:b/>
          <w:bCs/>
          <w:sz w:val="24"/>
          <w:szCs w:val="28"/>
          <w:highlight w:val="yellow"/>
        </w:rPr>
        <w:t xml:space="preserve">La estructura del </w:t>
      </w:r>
      <w:proofErr w:type="spellStart"/>
      <w:r w:rsidRPr="00DA7C5F">
        <w:rPr>
          <w:b/>
          <w:bCs/>
          <w:sz w:val="24"/>
          <w:szCs w:val="28"/>
          <w:highlight w:val="yellow"/>
        </w:rPr>
        <w:t>Decoder</w:t>
      </w:r>
      <w:proofErr w:type="spellEnd"/>
      <w:r w:rsidRPr="00DA7C5F">
        <w:rPr>
          <w:b/>
          <w:bCs/>
          <w:sz w:val="24"/>
          <w:szCs w:val="28"/>
          <w:highlight w:val="yellow"/>
        </w:rPr>
        <w:t xml:space="preserve">: una </w:t>
      </w:r>
      <w:proofErr w:type="spellStart"/>
      <w:r w:rsidRPr="00DA7C5F">
        <w:rPr>
          <w:b/>
          <w:bCs/>
          <w:sz w:val="24"/>
          <w:szCs w:val="28"/>
          <w:highlight w:val="yellow"/>
        </w:rPr>
        <w:t>sub-capa</w:t>
      </w:r>
      <w:proofErr w:type="spellEnd"/>
      <w:r w:rsidRPr="00DA7C5F">
        <w:rPr>
          <w:b/>
          <w:bCs/>
          <w:sz w:val="24"/>
          <w:szCs w:val="28"/>
          <w:highlight w:val="yellow"/>
        </w:rPr>
        <w:t xml:space="preserve"> </w:t>
      </w:r>
      <w:proofErr w:type="gramStart"/>
      <w:r w:rsidRPr="00DA7C5F">
        <w:rPr>
          <w:b/>
          <w:bCs/>
          <w:sz w:val="24"/>
          <w:szCs w:val="28"/>
          <w:highlight w:val="yellow"/>
        </w:rPr>
        <w:t>extra respecto</w:t>
      </w:r>
      <w:proofErr w:type="gramEnd"/>
      <w:r w:rsidRPr="00DA7C5F">
        <w:rPr>
          <w:b/>
          <w:bCs/>
          <w:sz w:val="24"/>
          <w:szCs w:val="28"/>
          <w:highlight w:val="yellow"/>
        </w:rPr>
        <w:t xml:space="preserve"> al </w:t>
      </w:r>
      <w:proofErr w:type="spellStart"/>
      <w:r w:rsidRPr="00DA7C5F">
        <w:rPr>
          <w:b/>
          <w:bCs/>
          <w:sz w:val="24"/>
          <w:szCs w:val="28"/>
          <w:highlight w:val="yellow"/>
        </w:rPr>
        <w:t>Encoder</w:t>
      </w:r>
      <w:proofErr w:type="spellEnd"/>
    </w:p>
    <w:p w14:paraId="5651F24E" w14:textId="6FB5E097" w:rsidR="00B13276" w:rsidRDefault="00DA7C5F" w:rsidP="00785A87">
      <w:pPr>
        <w:rPr>
          <w:b/>
          <w:bCs/>
        </w:rPr>
      </w:pPr>
      <w:r>
        <w:t xml:space="preserve">El </w:t>
      </w:r>
      <w:proofErr w:type="spellStart"/>
      <w:r>
        <w:rPr>
          <w:b/>
          <w:bCs/>
        </w:rPr>
        <w:t>Decoder</w:t>
      </w:r>
      <w:proofErr w:type="spellEnd"/>
      <w:r>
        <w:rPr>
          <w:b/>
          <w:bCs/>
        </w:rPr>
        <w:t xml:space="preserve"> </w:t>
      </w:r>
      <w:r>
        <w:t xml:space="preserve">también tiene 6 capas apiladas, pero cada una tiene </w:t>
      </w:r>
      <w:r>
        <w:rPr>
          <w:b/>
          <w:bCs/>
        </w:rPr>
        <w:t xml:space="preserve">una capa de atención extra, </w:t>
      </w:r>
      <w:r>
        <w:t xml:space="preserve">que no existía en el </w:t>
      </w:r>
      <w:proofErr w:type="spellStart"/>
      <w:r>
        <w:t>Encoder</w:t>
      </w:r>
      <w:proofErr w:type="spellEnd"/>
      <w:r>
        <w:t xml:space="preserve"> – </w:t>
      </w:r>
      <w:proofErr w:type="gramStart"/>
      <w:r>
        <w:t>y</w:t>
      </w:r>
      <w:proofErr w:type="gramEnd"/>
      <w:r>
        <w:t xml:space="preserve"> por lo tanto, también </w:t>
      </w:r>
      <w:r>
        <w:rPr>
          <w:b/>
          <w:bCs/>
        </w:rPr>
        <w:t xml:space="preserve">una aplicación extra de Residual + </w:t>
      </w:r>
      <w:proofErr w:type="spellStart"/>
      <w:r>
        <w:rPr>
          <w:b/>
          <w:bCs/>
        </w:rPr>
        <w:t>LayerNorm</w:t>
      </w:r>
      <w:proofErr w:type="spellEnd"/>
      <w:r>
        <w:rPr>
          <w:b/>
          <w:bCs/>
        </w:rPr>
        <w:t>.</w:t>
      </w:r>
    </w:p>
    <w:tbl>
      <w:tblPr>
        <w:tblStyle w:val="Tablaconcuadrcula4-nfasis4"/>
        <w:tblW w:w="0" w:type="auto"/>
        <w:tblLook w:val="04A0" w:firstRow="1" w:lastRow="0" w:firstColumn="1" w:lastColumn="0" w:noHBand="0" w:noVBand="1"/>
      </w:tblPr>
      <w:tblGrid>
        <w:gridCol w:w="3596"/>
        <w:gridCol w:w="3597"/>
        <w:gridCol w:w="3597"/>
      </w:tblGrid>
      <w:tr w:rsidR="00DA7C5F" w14:paraId="28A9E5CD" w14:textId="77777777" w:rsidTr="00675D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A7672BE" w14:textId="77777777" w:rsidR="00DA7C5F" w:rsidRDefault="00DA7C5F" w:rsidP="00785A87">
            <w:pPr>
              <w:rPr>
                <w:b w:val="0"/>
                <w:bCs w:val="0"/>
              </w:rPr>
            </w:pPr>
          </w:p>
        </w:tc>
        <w:tc>
          <w:tcPr>
            <w:tcW w:w="3597" w:type="dxa"/>
          </w:tcPr>
          <w:p w14:paraId="1D1CBB37" w14:textId="0BF5A940" w:rsidR="00DA7C5F" w:rsidRPr="00DA7C5F" w:rsidRDefault="00DA7C5F" w:rsidP="00785A87">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Encoder</w:t>
            </w:r>
            <w:proofErr w:type="spellEnd"/>
          </w:p>
        </w:tc>
        <w:tc>
          <w:tcPr>
            <w:tcW w:w="3597" w:type="dxa"/>
          </w:tcPr>
          <w:p w14:paraId="7246FECD" w14:textId="2B1BD3FF" w:rsidR="00DA7C5F" w:rsidRDefault="00DA7C5F" w:rsidP="00785A87">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Decoder</w:t>
            </w:r>
            <w:proofErr w:type="spellEnd"/>
          </w:p>
        </w:tc>
      </w:tr>
      <w:tr w:rsidR="00DA7C5F" w14:paraId="0769D6A3" w14:textId="77777777" w:rsidTr="00675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8E1AF89" w14:textId="16B23E89" w:rsidR="00DA7C5F" w:rsidRPr="00DA7C5F" w:rsidRDefault="00DA7C5F" w:rsidP="00785A87">
            <w:r>
              <w:t>Cuantas capas</w:t>
            </w:r>
          </w:p>
        </w:tc>
        <w:tc>
          <w:tcPr>
            <w:tcW w:w="3597" w:type="dxa"/>
          </w:tcPr>
          <w:p w14:paraId="2517C7E1" w14:textId="4F15D7A6" w:rsidR="00DA7C5F" w:rsidRPr="00DA7C5F" w:rsidRDefault="00DA7C5F" w:rsidP="00785A87">
            <w:pPr>
              <w:cnfStyle w:val="000000100000" w:firstRow="0" w:lastRow="0" w:firstColumn="0" w:lastColumn="0" w:oddVBand="0" w:evenVBand="0" w:oddHBand="1" w:evenHBand="0" w:firstRowFirstColumn="0" w:firstRowLastColumn="0" w:lastRowFirstColumn="0" w:lastRowLastColumn="0"/>
            </w:pPr>
            <w:r w:rsidRPr="00DA7C5F">
              <w:t>6</w:t>
            </w:r>
          </w:p>
        </w:tc>
        <w:tc>
          <w:tcPr>
            <w:tcW w:w="3597" w:type="dxa"/>
          </w:tcPr>
          <w:p w14:paraId="1C5BC38E" w14:textId="13FED8E5" w:rsidR="00DA7C5F" w:rsidRPr="00DA7C5F" w:rsidRDefault="00DA7C5F" w:rsidP="00785A87">
            <w:pPr>
              <w:cnfStyle w:val="000000100000" w:firstRow="0" w:lastRow="0" w:firstColumn="0" w:lastColumn="0" w:oddVBand="0" w:evenVBand="0" w:oddHBand="1" w:evenHBand="0" w:firstRowFirstColumn="0" w:firstRowLastColumn="0" w:lastRowFirstColumn="0" w:lastRowLastColumn="0"/>
            </w:pPr>
            <w:r w:rsidRPr="00DA7C5F">
              <w:t>6</w:t>
            </w:r>
          </w:p>
        </w:tc>
      </w:tr>
      <w:tr w:rsidR="00DA7C5F" w14:paraId="1F90A646" w14:textId="77777777" w:rsidTr="00675D16">
        <w:tc>
          <w:tcPr>
            <w:cnfStyle w:val="001000000000" w:firstRow="0" w:lastRow="0" w:firstColumn="1" w:lastColumn="0" w:oddVBand="0" w:evenVBand="0" w:oddHBand="0" w:evenHBand="0" w:firstRowFirstColumn="0" w:firstRowLastColumn="0" w:lastRowFirstColumn="0" w:lastRowLastColumn="0"/>
            <w:tcW w:w="3596" w:type="dxa"/>
          </w:tcPr>
          <w:p w14:paraId="025BD999" w14:textId="00099526" w:rsidR="00DA7C5F" w:rsidRPr="001430D0" w:rsidRDefault="001430D0" w:rsidP="00785A87">
            <w:r>
              <w:t>Que hace</w:t>
            </w:r>
          </w:p>
        </w:tc>
        <w:tc>
          <w:tcPr>
            <w:tcW w:w="3597" w:type="dxa"/>
          </w:tcPr>
          <w:p w14:paraId="18B786C5" w14:textId="7F4601BF" w:rsidR="00DA7C5F" w:rsidRPr="001430D0" w:rsidRDefault="001430D0" w:rsidP="00785A87">
            <w:pPr>
              <w:cnfStyle w:val="000000000000" w:firstRow="0" w:lastRow="0" w:firstColumn="0" w:lastColumn="0" w:oddVBand="0" w:evenVBand="0" w:oddHBand="0" w:evenHBand="0" w:firstRowFirstColumn="0" w:firstRowLastColumn="0" w:lastRowFirstColumn="0" w:lastRowLastColumn="0"/>
            </w:pPr>
            <w:r>
              <w:t>Lee toda la entrada y arma una representación</w:t>
            </w:r>
          </w:p>
        </w:tc>
        <w:tc>
          <w:tcPr>
            <w:tcW w:w="3597" w:type="dxa"/>
          </w:tcPr>
          <w:p w14:paraId="53B9F248" w14:textId="3DA12A53" w:rsidR="00DA7C5F" w:rsidRPr="001430D0" w:rsidRDefault="001430D0" w:rsidP="00785A87">
            <w:pPr>
              <w:cnfStyle w:val="000000000000" w:firstRow="0" w:lastRow="0" w:firstColumn="0" w:lastColumn="0" w:oddVBand="0" w:evenVBand="0" w:oddHBand="0" w:evenHBand="0" w:firstRowFirstColumn="0" w:firstRowLastColumn="0" w:lastRowFirstColumn="0" w:lastRowLastColumn="0"/>
            </w:pPr>
            <w:r>
              <w:t>Genera la salida, palabra por palabra</w:t>
            </w:r>
          </w:p>
        </w:tc>
      </w:tr>
      <w:tr w:rsidR="001430D0" w14:paraId="1ACF58C9" w14:textId="77777777" w:rsidTr="00675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317005E" w14:textId="7342C8F3" w:rsidR="001430D0" w:rsidRDefault="001430D0" w:rsidP="00785A87">
            <w:proofErr w:type="spellStart"/>
            <w:r>
              <w:t>Sub-capas</w:t>
            </w:r>
            <w:proofErr w:type="spellEnd"/>
            <w:r>
              <w:t xml:space="preserve"> de atención</w:t>
            </w:r>
          </w:p>
        </w:tc>
        <w:tc>
          <w:tcPr>
            <w:tcW w:w="3597" w:type="dxa"/>
          </w:tcPr>
          <w:p w14:paraId="54761826" w14:textId="20B05D29" w:rsidR="001430D0" w:rsidRPr="001430D0" w:rsidRDefault="001430D0" w:rsidP="00785A87">
            <w:pPr>
              <w:cnfStyle w:val="000000100000" w:firstRow="0" w:lastRow="0" w:firstColumn="0" w:lastColumn="0" w:oddVBand="0" w:evenVBand="0" w:oddHBand="1" w:evenHBand="0" w:firstRowFirstColumn="0" w:firstRowLastColumn="0" w:lastRowFirstColumn="0" w:lastRowLastColumn="0"/>
            </w:pPr>
            <w:r>
              <w:t xml:space="preserve">Solo </w:t>
            </w:r>
            <w:proofErr w:type="spellStart"/>
            <w:r>
              <w:t>self-attention</w:t>
            </w:r>
            <w:proofErr w:type="spellEnd"/>
            <w:r>
              <w:t xml:space="preserve"> (1 </w:t>
            </w:r>
            <w:proofErr w:type="spellStart"/>
            <w:r>
              <w:t>sub-capa</w:t>
            </w:r>
            <w:proofErr w:type="spellEnd"/>
            <w:r>
              <w:t xml:space="preserve"> de </w:t>
            </w:r>
            <w:r w:rsidR="00152E53">
              <w:t>atención)</w:t>
            </w:r>
          </w:p>
        </w:tc>
        <w:tc>
          <w:tcPr>
            <w:tcW w:w="3597" w:type="dxa"/>
          </w:tcPr>
          <w:p w14:paraId="51894956" w14:textId="1F75BF0B" w:rsidR="001430D0" w:rsidRPr="00152E53" w:rsidRDefault="00152E53" w:rsidP="00785A87">
            <w:pPr>
              <w:cnfStyle w:val="000000100000" w:firstRow="0" w:lastRow="0" w:firstColumn="0" w:lastColumn="0" w:oddVBand="0" w:evenVBand="0" w:oddHBand="1" w:evenHBand="0" w:firstRowFirstColumn="0" w:firstRowLastColumn="0" w:lastRowFirstColumn="0" w:lastRowLastColumn="0"/>
            </w:pPr>
            <w:r>
              <w:t>Self-</w:t>
            </w:r>
            <w:proofErr w:type="spellStart"/>
            <w:r>
              <w:t>attention</w:t>
            </w:r>
            <w:proofErr w:type="spellEnd"/>
            <w:r>
              <w:t xml:space="preserve"> </w:t>
            </w:r>
            <w:r>
              <w:rPr>
                <w:b/>
                <w:bCs/>
              </w:rPr>
              <w:t xml:space="preserve">enmascarada + </w:t>
            </w:r>
            <w:proofErr w:type="spellStart"/>
            <w:r>
              <w:rPr>
                <w:b/>
                <w:bCs/>
              </w:rPr>
              <w:t>cross-Attention</w:t>
            </w:r>
            <w:proofErr w:type="spellEnd"/>
            <w:r>
              <w:rPr>
                <w:b/>
                <w:bCs/>
              </w:rPr>
              <w:t xml:space="preserve"> (</w:t>
            </w:r>
            <w:r>
              <w:t xml:space="preserve">2 </w:t>
            </w:r>
            <w:proofErr w:type="spellStart"/>
            <w:r>
              <w:t>sub-capas</w:t>
            </w:r>
            <w:proofErr w:type="spellEnd"/>
            <w:r>
              <w:t xml:space="preserve"> de atención)</w:t>
            </w:r>
          </w:p>
        </w:tc>
      </w:tr>
      <w:tr w:rsidR="00152E53" w14:paraId="31CD26BE" w14:textId="77777777" w:rsidTr="00675D16">
        <w:tc>
          <w:tcPr>
            <w:cnfStyle w:val="001000000000" w:firstRow="0" w:lastRow="0" w:firstColumn="1" w:lastColumn="0" w:oddVBand="0" w:evenVBand="0" w:oddHBand="0" w:evenHBand="0" w:firstRowFirstColumn="0" w:firstRowLastColumn="0" w:lastRowFirstColumn="0" w:lastRowLastColumn="0"/>
            <w:tcW w:w="3596" w:type="dxa"/>
          </w:tcPr>
          <w:p w14:paraId="79765934" w14:textId="05F5E85B" w:rsidR="00152E53" w:rsidRDefault="00152E53" w:rsidP="00785A87">
            <w:r>
              <w:t xml:space="preserve">Aplicaciones de </w:t>
            </w:r>
            <w:proofErr w:type="spellStart"/>
            <w:r>
              <w:t>Resudial+Lay</w:t>
            </w:r>
            <w:r w:rsidR="00F14C97">
              <w:t>erNorm</w:t>
            </w:r>
            <w:proofErr w:type="spellEnd"/>
            <w:r w:rsidR="00F14C97">
              <w:t xml:space="preserve"> por capa</w:t>
            </w:r>
          </w:p>
        </w:tc>
        <w:tc>
          <w:tcPr>
            <w:tcW w:w="3597" w:type="dxa"/>
          </w:tcPr>
          <w:p w14:paraId="4C491873" w14:textId="5BD7B413" w:rsidR="00152E53" w:rsidRPr="00F14C97" w:rsidRDefault="00F14C97" w:rsidP="00785A87">
            <w:pPr>
              <w:cnfStyle w:val="000000000000" w:firstRow="0" w:lastRow="0" w:firstColumn="0" w:lastColumn="0" w:oddVBand="0" w:evenVBand="0" w:oddHBand="0" w:evenHBand="0" w:firstRowFirstColumn="0" w:firstRowLastColumn="0" w:lastRowFirstColumn="0" w:lastRowLastColumn="0"/>
            </w:pPr>
            <w:r>
              <w:rPr>
                <w:b/>
                <w:bCs/>
              </w:rPr>
              <w:t xml:space="preserve">2 </w:t>
            </w:r>
            <w:r>
              <w:t xml:space="preserve">(una </w:t>
            </w:r>
            <w:proofErr w:type="spellStart"/>
            <w:r>
              <w:t>despues</w:t>
            </w:r>
            <w:proofErr w:type="spellEnd"/>
            <w:r>
              <w:t xml:space="preserve"> de Self-</w:t>
            </w:r>
            <w:proofErr w:type="spellStart"/>
            <w:r>
              <w:t>Attention</w:t>
            </w:r>
            <w:proofErr w:type="spellEnd"/>
            <w:r>
              <w:t xml:space="preserve">, otra </w:t>
            </w:r>
            <w:proofErr w:type="spellStart"/>
            <w:r>
              <w:t>despues</w:t>
            </w:r>
            <w:proofErr w:type="spellEnd"/>
            <w:r>
              <w:t xml:space="preserve"> de </w:t>
            </w:r>
            <w:proofErr w:type="spellStart"/>
            <w:r>
              <w:t>Feed</w:t>
            </w:r>
            <w:proofErr w:type="spellEnd"/>
            <w:r>
              <w:t>-Forward)</w:t>
            </w:r>
          </w:p>
        </w:tc>
        <w:tc>
          <w:tcPr>
            <w:tcW w:w="3597" w:type="dxa"/>
          </w:tcPr>
          <w:p w14:paraId="2B3BD7A9" w14:textId="29B8D595" w:rsidR="00152E53" w:rsidRPr="00F14C97" w:rsidRDefault="00F14C97" w:rsidP="00785A87">
            <w:pPr>
              <w:cnfStyle w:val="000000000000" w:firstRow="0" w:lastRow="0" w:firstColumn="0" w:lastColumn="0" w:oddVBand="0" w:evenVBand="0" w:oddHBand="0" w:evenHBand="0" w:firstRowFirstColumn="0" w:firstRowLastColumn="0" w:lastRowFirstColumn="0" w:lastRowLastColumn="0"/>
            </w:pPr>
            <w:r>
              <w:rPr>
                <w:b/>
                <w:bCs/>
              </w:rPr>
              <w:t xml:space="preserve">3 </w:t>
            </w:r>
            <w:r>
              <w:t xml:space="preserve">(una </w:t>
            </w:r>
            <w:proofErr w:type="spellStart"/>
            <w:r>
              <w:t>despues</w:t>
            </w:r>
            <w:proofErr w:type="spellEnd"/>
            <w:r>
              <w:t xml:space="preserve"> de Self-</w:t>
            </w:r>
            <w:proofErr w:type="spellStart"/>
            <w:r>
              <w:t>Attention</w:t>
            </w:r>
            <w:proofErr w:type="spellEnd"/>
            <w:r>
              <w:t xml:space="preserve"> enmascarada, otra </w:t>
            </w:r>
            <w:proofErr w:type="spellStart"/>
            <w:r>
              <w:t>despues</w:t>
            </w:r>
            <w:proofErr w:type="spellEnd"/>
            <w:r>
              <w:t xml:space="preserve"> de Cross-</w:t>
            </w:r>
            <w:proofErr w:type="spellStart"/>
            <w:r>
              <w:t>Attention</w:t>
            </w:r>
            <w:proofErr w:type="spellEnd"/>
            <w:r>
              <w:t xml:space="preserve">, otra </w:t>
            </w:r>
            <w:proofErr w:type="spellStart"/>
            <w:r>
              <w:t>despues</w:t>
            </w:r>
            <w:proofErr w:type="spellEnd"/>
            <w:r>
              <w:t xml:space="preserve"> de </w:t>
            </w:r>
            <w:proofErr w:type="spellStart"/>
            <w:r>
              <w:t>Feed</w:t>
            </w:r>
            <w:proofErr w:type="spellEnd"/>
            <w:r>
              <w:t>-Forward)</w:t>
            </w:r>
          </w:p>
        </w:tc>
      </w:tr>
    </w:tbl>
    <w:p w14:paraId="5A6A2CEB" w14:textId="77777777" w:rsidR="00DA7C5F" w:rsidRDefault="00DA7C5F" w:rsidP="00785A87">
      <w:pPr>
        <w:rPr>
          <w:b/>
          <w:bCs/>
        </w:rPr>
      </w:pPr>
    </w:p>
    <w:p w14:paraId="4A9C9653" w14:textId="07B16EB1" w:rsidR="00654E35" w:rsidRDefault="00654E35" w:rsidP="00785A87">
      <w:r>
        <w:t xml:space="preserve">Es decir: el ciclo dentro de una capa del </w:t>
      </w:r>
      <w:proofErr w:type="spellStart"/>
      <w:r>
        <w:t>Decoder</w:t>
      </w:r>
      <w:proofErr w:type="spellEnd"/>
      <w:r>
        <w:t xml:space="preserve"> es </w:t>
      </w:r>
      <w:proofErr w:type="spellStart"/>
      <w:r>
        <w:t>mas</w:t>
      </w:r>
      <w:proofErr w:type="spellEnd"/>
      <w:r>
        <w:t xml:space="preserve"> largo que el de </w:t>
      </w:r>
      <w:proofErr w:type="spellStart"/>
      <w:r>
        <w:t>Encoder</w:t>
      </w:r>
      <w:proofErr w:type="spellEnd"/>
      <w:r>
        <w:t xml:space="preserve"> – Self-</w:t>
      </w:r>
      <w:proofErr w:type="spellStart"/>
      <w:r>
        <w:t>Attention</w:t>
      </w:r>
      <w:proofErr w:type="spellEnd"/>
      <w:r>
        <w:t xml:space="preserve"> enmascarada -&gt; </w:t>
      </w:r>
      <w:proofErr w:type="spellStart"/>
      <w:r>
        <w:t>Residual+LayerNorm</w:t>
      </w:r>
      <w:proofErr w:type="spellEnd"/>
      <w:r>
        <w:t xml:space="preserve"> -&gt; Cros</w:t>
      </w:r>
      <w:r w:rsidR="00204341">
        <w:t>s-</w:t>
      </w:r>
      <w:proofErr w:type="spellStart"/>
      <w:r w:rsidR="00204341">
        <w:t>Attention</w:t>
      </w:r>
      <w:proofErr w:type="spellEnd"/>
      <w:r w:rsidR="00204341">
        <w:t xml:space="preserve"> -&gt; </w:t>
      </w:r>
      <w:proofErr w:type="spellStart"/>
      <w:r w:rsidR="00204341">
        <w:t>Residual+LayerNorm</w:t>
      </w:r>
      <w:proofErr w:type="spellEnd"/>
      <w:r w:rsidR="00333B96">
        <w:t xml:space="preserve"> -&gt; </w:t>
      </w:r>
      <w:proofErr w:type="spellStart"/>
      <w:r w:rsidR="00333B96">
        <w:t>Feed-Foward</w:t>
      </w:r>
      <w:proofErr w:type="spellEnd"/>
      <w:r w:rsidR="00333B96">
        <w:t xml:space="preserve"> -&gt; </w:t>
      </w:r>
      <w:proofErr w:type="spellStart"/>
      <w:r w:rsidR="00333B96">
        <w:t>Residual+LayerNorm</w:t>
      </w:r>
      <w:proofErr w:type="spellEnd"/>
      <w:r w:rsidR="00333B96">
        <w:t xml:space="preserve"> – con la misma mecánica de “atajo + normalizar” que ya vimos, </w:t>
      </w:r>
      <w:r w:rsidR="00F47E5D">
        <w:t xml:space="preserve">aplicada una vez </w:t>
      </w:r>
      <w:proofErr w:type="spellStart"/>
      <w:r w:rsidR="00F47E5D">
        <w:t>mas</w:t>
      </w:r>
      <w:proofErr w:type="spellEnd"/>
      <w:r w:rsidR="00F47E5D">
        <w:t xml:space="preserve"> por la </w:t>
      </w:r>
      <w:proofErr w:type="spellStart"/>
      <w:r w:rsidR="00F47E5D">
        <w:t>sub-capa</w:t>
      </w:r>
      <w:proofErr w:type="spellEnd"/>
      <w:r w:rsidR="00F47E5D">
        <w:t xml:space="preserve"> extra.</w:t>
      </w:r>
    </w:p>
    <w:p w14:paraId="6382CCB1" w14:textId="644F2CF6" w:rsidR="00F47E5D" w:rsidRDefault="00D30D00" w:rsidP="00785A87">
      <w:r w:rsidRPr="00D30D00">
        <w:rPr>
          <w:noProof/>
        </w:rPr>
        <w:drawing>
          <wp:inline distT="0" distB="0" distL="0" distR="0" wp14:anchorId="4C7CB7A0" wp14:editId="5CF68B54">
            <wp:extent cx="4578350" cy="4367851"/>
            <wp:effectExtent l="19050" t="19050" r="12700" b="13970"/>
            <wp:docPr id="1077498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98525" name=""/>
                    <pic:cNvPicPr/>
                  </pic:nvPicPr>
                  <pic:blipFill>
                    <a:blip r:embed="rId189"/>
                    <a:stretch>
                      <a:fillRect/>
                    </a:stretch>
                  </pic:blipFill>
                  <pic:spPr>
                    <a:xfrm>
                      <a:off x="0" y="0"/>
                      <a:ext cx="4592060" cy="4380931"/>
                    </a:xfrm>
                    <a:prstGeom prst="rect">
                      <a:avLst/>
                    </a:prstGeom>
                    <a:ln w="19050">
                      <a:solidFill>
                        <a:schemeClr val="tx1"/>
                      </a:solidFill>
                    </a:ln>
                  </pic:spPr>
                </pic:pic>
              </a:graphicData>
            </a:graphic>
          </wp:inline>
        </w:drawing>
      </w:r>
    </w:p>
    <w:p w14:paraId="663508C4" w14:textId="345952A4" w:rsidR="003E233E" w:rsidRDefault="003E233E" w:rsidP="00785A87">
      <w:r>
        <w:t xml:space="preserve">Ese </w:t>
      </w:r>
      <w:proofErr w:type="spellStart"/>
      <w:proofErr w:type="gramStart"/>
      <w:r>
        <w:t>seria</w:t>
      </w:r>
      <w:proofErr w:type="spellEnd"/>
      <w:proofErr w:type="gramEnd"/>
      <w:r>
        <w:t xml:space="preserve"> el flujo completo de </w:t>
      </w:r>
      <w:r>
        <w:rPr>
          <w:b/>
          <w:bCs/>
        </w:rPr>
        <w:t xml:space="preserve">una capa del </w:t>
      </w:r>
      <w:proofErr w:type="spellStart"/>
      <w:r>
        <w:rPr>
          <w:b/>
          <w:bCs/>
        </w:rPr>
        <w:t>Decoder</w:t>
      </w:r>
      <w:proofErr w:type="spellEnd"/>
      <w:r>
        <w:rPr>
          <w:b/>
          <w:bCs/>
        </w:rPr>
        <w:t xml:space="preserve">, </w:t>
      </w:r>
      <w:r>
        <w:t xml:space="preserve">con las 3 </w:t>
      </w:r>
      <w:proofErr w:type="spellStart"/>
      <w:r>
        <w:t>sub-capas</w:t>
      </w:r>
      <w:proofErr w:type="spellEnd"/>
      <w:r>
        <w:t>.</w:t>
      </w:r>
    </w:p>
    <w:p w14:paraId="3BB7C1C6" w14:textId="502D4972" w:rsidR="003E233E" w:rsidRDefault="005A3968" w:rsidP="00785A87">
      <w:proofErr w:type="spellStart"/>
      <w:r>
        <w:t>Fijate</w:t>
      </w:r>
      <w:proofErr w:type="spellEnd"/>
      <w:r>
        <w:t xml:space="preserve"> el </w:t>
      </w:r>
      <w:proofErr w:type="spellStart"/>
      <w:r>
        <w:t>patron</w:t>
      </w:r>
      <w:proofErr w:type="spellEnd"/>
      <w:r>
        <w:t xml:space="preserve"> que se repite 3 veces: </w:t>
      </w:r>
      <w:proofErr w:type="spellStart"/>
      <w:r>
        <w:rPr>
          <w:b/>
          <w:bCs/>
        </w:rPr>
        <w:t>sub-capa</w:t>
      </w:r>
      <w:proofErr w:type="spellEnd"/>
      <w:r>
        <w:rPr>
          <w:b/>
          <w:bCs/>
        </w:rPr>
        <w:t xml:space="preserve"> -&gt; </w:t>
      </w:r>
      <w:proofErr w:type="spellStart"/>
      <w:r>
        <w:rPr>
          <w:b/>
          <w:bCs/>
        </w:rPr>
        <w:t>Residual+LayerNorm</w:t>
      </w:r>
      <w:proofErr w:type="spellEnd"/>
      <w:r>
        <w:rPr>
          <w:b/>
          <w:bCs/>
        </w:rPr>
        <w:t xml:space="preserve">. </w:t>
      </w:r>
      <w:r>
        <w:t>Nunca hay dos-capas seguidas sin normalización en el medio:</w:t>
      </w:r>
    </w:p>
    <w:p w14:paraId="3F42BA87" w14:textId="711F1ED1" w:rsidR="005A3968" w:rsidRPr="00AD57AF" w:rsidRDefault="00AD57AF">
      <w:pPr>
        <w:pStyle w:val="Prrafodelista"/>
        <w:numPr>
          <w:ilvl w:val="0"/>
          <w:numId w:val="19"/>
        </w:numPr>
        <w:rPr>
          <w:b/>
          <w:bCs/>
        </w:rPr>
      </w:pPr>
      <w:r>
        <w:rPr>
          <w:b/>
          <w:bCs/>
        </w:rPr>
        <w:t>Self-</w:t>
      </w:r>
      <w:proofErr w:type="spellStart"/>
      <w:r>
        <w:rPr>
          <w:b/>
          <w:bCs/>
        </w:rPr>
        <w:t>Attention</w:t>
      </w:r>
      <w:proofErr w:type="spellEnd"/>
      <w:r>
        <w:rPr>
          <w:b/>
          <w:bCs/>
        </w:rPr>
        <w:t xml:space="preserve"> enmascarada </w:t>
      </w:r>
      <w:r>
        <w:t xml:space="preserve">(solo mira tokens ya generados) -&gt; produce </w:t>
      </w:r>
      <w:r>
        <w:rPr>
          <w:i/>
          <w:iCs/>
        </w:rPr>
        <w:t xml:space="preserve">Sublayer1(x) -&gt; </w:t>
      </w:r>
      <w:r>
        <w:t>se combina con x y se normaliza -&gt; sale y1</w:t>
      </w:r>
    </w:p>
    <w:p w14:paraId="38DB3388" w14:textId="61A22663" w:rsidR="00AD57AF" w:rsidRPr="005746E5" w:rsidRDefault="00D43C1F">
      <w:pPr>
        <w:pStyle w:val="Prrafodelista"/>
        <w:numPr>
          <w:ilvl w:val="0"/>
          <w:numId w:val="19"/>
        </w:numPr>
        <w:rPr>
          <w:b/>
          <w:bCs/>
        </w:rPr>
      </w:pPr>
      <w:r>
        <w:rPr>
          <w:b/>
          <w:bCs/>
        </w:rPr>
        <w:t>Cross-</w:t>
      </w:r>
      <w:proofErr w:type="spellStart"/>
      <w:r>
        <w:rPr>
          <w:b/>
          <w:bCs/>
        </w:rPr>
        <w:t>Attention</w:t>
      </w:r>
      <w:proofErr w:type="spellEnd"/>
      <w:r>
        <w:rPr>
          <w:b/>
          <w:bCs/>
        </w:rPr>
        <w:t xml:space="preserve"> </w:t>
      </w:r>
      <w:r>
        <w:t>(El Query sale de y1, pero los Key/</w:t>
      </w:r>
      <w:proofErr w:type="spellStart"/>
      <w:r>
        <w:t>Value</w:t>
      </w:r>
      <w:proofErr w:type="spellEnd"/>
      <w:r>
        <w:t xml:space="preserve"> vienen del </w:t>
      </w:r>
      <w:proofErr w:type="spellStart"/>
      <w:r>
        <w:t>Encoder</w:t>
      </w:r>
      <w:proofErr w:type="spellEnd"/>
      <w:r>
        <w:t xml:space="preserve">, ya calculados y fijos) -&gt; produce </w:t>
      </w:r>
      <w:r>
        <w:rPr>
          <w:i/>
          <w:iCs/>
        </w:rPr>
        <w:t>Sub</w:t>
      </w:r>
      <w:r w:rsidR="005746E5">
        <w:rPr>
          <w:i/>
          <w:iCs/>
        </w:rPr>
        <w:t xml:space="preserve">layer2 </w:t>
      </w:r>
      <w:r w:rsidR="005746E5">
        <w:t>(y1) -&gt; se combina con y1 y se normaliza -&gt; sale y2</w:t>
      </w:r>
    </w:p>
    <w:p w14:paraId="4BA5B612" w14:textId="0F25A91C" w:rsidR="005746E5" w:rsidRPr="005746E5" w:rsidRDefault="005746E5">
      <w:pPr>
        <w:pStyle w:val="Prrafodelista"/>
        <w:numPr>
          <w:ilvl w:val="0"/>
          <w:numId w:val="19"/>
        </w:numPr>
        <w:rPr>
          <w:b/>
          <w:bCs/>
        </w:rPr>
      </w:pPr>
      <w:proofErr w:type="spellStart"/>
      <w:r>
        <w:rPr>
          <w:b/>
          <w:bCs/>
        </w:rPr>
        <w:t>Feed</w:t>
      </w:r>
      <w:proofErr w:type="spellEnd"/>
      <w:r>
        <w:rPr>
          <w:b/>
          <w:bCs/>
        </w:rPr>
        <w:t xml:space="preserve">-Forward </w:t>
      </w:r>
      <w:r>
        <w:t xml:space="preserve">(la misma red que en el </w:t>
      </w:r>
      <w:proofErr w:type="spellStart"/>
      <w:r>
        <w:t>Encoder</w:t>
      </w:r>
      <w:proofErr w:type="spellEnd"/>
      <w:r>
        <w:t>) -&gt; produce Sublayer3(y2) -&gt; se combina con y2 y se normaliza -&gt; sale y3.</w:t>
      </w:r>
    </w:p>
    <w:p w14:paraId="3A89A064" w14:textId="08899F76" w:rsidR="005746E5" w:rsidRDefault="005746E5" w:rsidP="005746E5">
      <w:r>
        <w:t xml:space="preserve">El vector </w:t>
      </w:r>
      <w:r>
        <w:rPr>
          <w:b/>
          <w:bCs/>
        </w:rPr>
        <w:t xml:space="preserve">nunca cambia de tamaño – </w:t>
      </w:r>
      <w:r>
        <w:t xml:space="preserve">siempre son 512 </w:t>
      </w:r>
      <w:proofErr w:type="spellStart"/>
      <w:r>
        <w:t>numeros</w:t>
      </w:r>
      <w:proofErr w:type="spellEnd"/>
      <w:r>
        <w:t xml:space="preserve"> – pero </w:t>
      </w:r>
      <w:r>
        <w:rPr>
          <w:b/>
          <w:bCs/>
        </w:rPr>
        <w:t xml:space="preserve">si cambia el contenido: </w:t>
      </w:r>
      <w:r>
        <w:t xml:space="preserve">arranca siendo solo </w:t>
      </w:r>
      <w:r w:rsidR="00FC48F6">
        <w:t xml:space="preserve">el token aislado, y en cada paso incorpora </w:t>
      </w:r>
      <w:proofErr w:type="spellStart"/>
      <w:r w:rsidR="00FC48F6">
        <w:t>mas</w:t>
      </w:r>
      <w:proofErr w:type="spellEnd"/>
      <w:r w:rsidR="00FC48F6">
        <w:t xml:space="preserve"> contexto (primero de </w:t>
      </w:r>
      <w:proofErr w:type="spellStart"/>
      <w:r w:rsidR="00FC48F6">
        <w:t>si</w:t>
      </w:r>
      <w:proofErr w:type="spellEnd"/>
      <w:r w:rsidR="00FC48F6">
        <w:t xml:space="preserve"> mismo, </w:t>
      </w:r>
      <w:proofErr w:type="spellStart"/>
      <w:r w:rsidR="00FC48F6">
        <w:t>despues</w:t>
      </w:r>
      <w:proofErr w:type="spellEnd"/>
      <w:r w:rsidR="00FC48F6">
        <w:t xml:space="preserve"> de la oración en ingles </w:t>
      </w:r>
      <w:proofErr w:type="spellStart"/>
      <w:r w:rsidR="00FC48F6">
        <w:t>via</w:t>
      </w:r>
      <w:proofErr w:type="spellEnd"/>
      <w:r w:rsidR="00FC48F6">
        <w:t xml:space="preserve"> Cros-</w:t>
      </w:r>
      <w:proofErr w:type="spellStart"/>
      <w:r w:rsidR="00FC48F6">
        <w:t>Attention</w:t>
      </w:r>
      <w:proofErr w:type="spellEnd"/>
      <w:r w:rsidR="00FC48F6">
        <w:t xml:space="preserve">, </w:t>
      </w:r>
      <w:proofErr w:type="spellStart"/>
      <w:r w:rsidR="00FC48F6">
        <w:t>despues</w:t>
      </w:r>
      <w:proofErr w:type="spellEnd"/>
      <w:r w:rsidR="00FC48F6">
        <w:t xml:space="preserve"> de transforma con </w:t>
      </w:r>
      <w:proofErr w:type="spellStart"/>
      <w:r w:rsidR="00FC48F6">
        <w:t>Feed</w:t>
      </w:r>
      <w:proofErr w:type="spellEnd"/>
      <w:r w:rsidR="00FC48F6">
        <w:t>-Forward).</w:t>
      </w:r>
    </w:p>
    <w:p w14:paraId="470C2445" w14:textId="77777777" w:rsidR="00A64BED" w:rsidRDefault="00A64BED" w:rsidP="005746E5"/>
    <w:p w14:paraId="7EE3C96F" w14:textId="77777777" w:rsidR="00A64BED" w:rsidRDefault="00A64BED" w:rsidP="005746E5"/>
    <w:p w14:paraId="30BD954E" w14:textId="77777777" w:rsidR="00A64BED" w:rsidRDefault="00A64BED" w:rsidP="005746E5"/>
    <w:p w14:paraId="32208BF6" w14:textId="6D4146C9" w:rsidR="00A64BED" w:rsidRPr="00EE54E9" w:rsidRDefault="00EE54E9" w:rsidP="00EE54E9">
      <w:pPr>
        <w:pStyle w:val="Ttulo4"/>
        <w:rPr>
          <w:b/>
          <w:bCs/>
          <w:i w:val="0"/>
          <w:iCs w:val="0"/>
          <w:sz w:val="24"/>
          <w:szCs w:val="28"/>
        </w:rPr>
      </w:pPr>
      <w:r w:rsidRPr="00A4321F">
        <w:rPr>
          <w:b/>
          <w:bCs/>
          <w:i w:val="0"/>
          <w:iCs w:val="0"/>
          <w:sz w:val="24"/>
          <w:szCs w:val="28"/>
          <w:highlight w:val="yellow"/>
        </w:rPr>
        <w:lastRenderedPageBreak/>
        <w:t xml:space="preserve">1.12.10.0: Sobre las capas del </w:t>
      </w:r>
      <w:proofErr w:type="spellStart"/>
      <w:r w:rsidRPr="00A4321F">
        <w:rPr>
          <w:b/>
          <w:bCs/>
          <w:i w:val="0"/>
          <w:iCs w:val="0"/>
          <w:sz w:val="24"/>
          <w:szCs w:val="28"/>
          <w:highlight w:val="yellow"/>
        </w:rPr>
        <w:t>Decoder</w:t>
      </w:r>
      <w:proofErr w:type="spellEnd"/>
      <w:r w:rsidR="005E1AEB" w:rsidRPr="00A4321F">
        <w:rPr>
          <w:b/>
          <w:bCs/>
          <w:i w:val="0"/>
          <w:iCs w:val="0"/>
          <w:sz w:val="24"/>
          <w:szCs w:val="28"/>
          <w:highlight w:val="yellow"/>
        </w:rPr>
        <w:t xml:space="preserve"> (6 capas en el </w:t>
      </w:r>
      <w:proofErr w:type="spellStart"/>
      <w:proofErr w:type="gramStart"/>
      <w:r w:rsidR="005E1AEB" w:rsidRPr="00A4321F">
        <w:rPr>
          <w:b/>
          <w:bCs/>
          <w:i w:val="0"/>
          <w:iCs w:val="0"/>
          <w:sz w:val="24"/>
          <w:szCs w:val="28"/>
          <w:highlight w:val="yellow"/>
        </w:rPr>
        <w:t>paper</w:t>
      </w:r>
      <w:proofErr w:type="spellEnd"/>
      <w:proofErr w:type="gramEnd"/>
      <w:r w:rsidR="005E1AEB" w:rsidRPr="00A4321F">
        <w:rPr>
          <w:b/>
          <w:bCs/>
          <w:i w:val="0"/>
          <w:iCs w:val="0"/>
          <w:sz w:val="24"/>
          <w:szCs w:val="28"/>
          <w:highlight w:val="yellow"/>
        </w:rPr>
        <w:t>)</w:t>
      </w:r>
    </w:p>
    <w:p w14:paraId="31286C46" w14:textId="69EA6389" w:rsidR="00EE54E9" w:rsidRDefault="00885FB2" w:rsidP="00EE54E9">
      <w:r>
        <w:t xml:space="preserve">Las capas son pasos de </w:t>
      </w:r>
      <w:r>
        <w:rPr>
          <w:b/>
          <w:bCs/>
        </w:rPr>
        <w:t xml:space="preserve">procesamiento interno – </w:t>
      </w:r>
      <w:r>
        <w:t xml:space="preserve">transforman un vector de 512 </w:t>
      </w:r>
      <w:proofErr w:type="spellStart"/>
      <w:r>
        <w:t>numeros</w:t>
      </w:r>
      <w:proofErr w:type="spellEnd"/>
      <w:r>
        <w:t xml:space="preserve"> en otro vector de 512 </w:t>
      </w:r>
      <w:proofErr w:type="spellStart"/>
      <w:r>
        <w:t>numeros</w:t>
      </w:r>
      <w:proofErr w:type="spellEnd"/>
      <w:r>
        <w:t xml:space="preserve">, nada </w:t>
      </w:r>
      <w:proofErr w:type="spellStart"/>
      <w:r>
        <w:t>mas</w:t>
      </w:r>
      <w:proofErr w:type="spellEnd"/>
      <w:r>
        <w:t xml:space="preserve">. </w:t>
      </w:r>
      <w:r w:rsidRPr="00885FB2">
        <w:t xml:space="preserve">La traducción (el texto real, "Der", "Hund", etc.) solo aparece </w:t>
      </w:r>
      <w:r w:rsidRPr="00885FB2">
        <w:rPr>
          <w:b/>
          <w:bCs/>
        </w:rPr>
        <w:t>después</w:t>
      </w:r>
      <w:r w:rsidRPr="00885FB2">
        <w:t xml:space="preserve"> de la Capa 6, cuando el resultado pasa por el </w:t>
      </w:r>
      <w:proofErr w:type="spellStart"/>
      <w:r w:rsidRPr="00885FB2">
        <w:t>softmax</w:t>
      </w:r>
      <w:proofErr w:type="spellEnd"/>
      <w:r w:rsidRPr="00885FB2">
        <w:t xml:space="preserve"> final.</w:t>
      </w:r>
    </w:p>
    <w:p w14:paraId="1117D43D" w14:textId="77777777" w:rsidR="005E1AEB" w:rsidRPr="005E1AEB" w:rsidRDefault="005E1AEB" w:rsidP="005E1AEB">
      <w:pPr>
        <w:rPr>
          <w:b/>
          <w:bCs/>
        </w:rPr>
      </w:pPr>
      <w:r w:rsidRPr="005E1AEB">
        <w:rPr>
          <w:b/>
          <w:bCs/>
        </w:rPr>
        <w:t>El orden real completo, con los dos niveles que ya vimos (Ronda y Capa)</w:t>
      </w:r>
    </w:p>
    <w:p w14:paraId="3D03B22F" w14:textId="09E3B9A4" w:rsidR="005E1AEB" w:rsidRDefault="005E1AEB" w:rsidP="00EE54E9">
      <w:r w:rsidRPr="005E1AEB">
        <w:rPr>
          <w:noProof/>
        </w:rPr>
        <w:drawing>
          <wp:inline distT="0" distB="0" distL="0" distR="0" wp14:anchorId="0055741E" wp14:editId="5A360052">
            <wp:extent cx="4690533" cy="4401575"/>
            <wp:effectExtent l="19050" t="19050" r="15240" b="18415"/>
            <wp:docPr id="651546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46083" name=""/>
                    <pic:cNvPicPr/>
                  </pic:nvPicPr>
                  <pic:blipFill>
                    <a:blip r:embed="rId190"/>
                    <a:stretch>
                      <a:fillRect/>
                    </a:stretch>
                  </pic:blipFill>
                  <pic:spPr>
                    <a:xfrm>
                      <a:off x="0" y="0"/>
                      <a:ext cx="4692619" cy="4403533"/>
                    </a:xfrm>
                    <a:prstGeom prst="rect">
                      <a:avLst/>
                    </a:prstGeom>
                    <a:ln w="12700">
                      <a:solidFill>
                        <a:schemeClr val="tx1"/>
                      </a:solidFill>
                    </a:ln>
                  </pic:spPr>
                </pic:pic>
              </a:graphicData>
            </a:graphic>
          </wp:inline>
        </w:drawing>
      </w:r>
    </w:p>
    <w:p w14:paraId="11AE7306" w14:textId="6B3ED4F5" w:rsidR="00B604E9" w:rsidRPr="0038191A" w:rsidRDefault="00B604E9">
      <w:pPr>
        <w:pStyle w:val="Prrafodelista"/>
        <w:numPr>
          <w:ilvl w:val="0"/>
          <w:numId w:val="20"/>
        </w:numPr>
      </w:pPr>
      <w:r>
        <w:rPr>
          <w:b/>
          <w:bCs/>
        </w:rPr>
        <w:t xml:space="preserve">Dentro de una ronda: </w:t>
      </w:r>
      <w:r>
        <w:t xml:space="preserve">las 6 capas se recorren </w:t>
      </w:r>
      <w:r>
        <w:rPr>
          <w:b/>
          <w:bCs/>
        </w:rPr>
        <w:t xml:space="preserve">una sola vez, en secuencia, </w:t>
      </w:r>
      <w:r w:rsidR="0038191A">
        <w:t xml:space="preserve">y </w:t>
      </w:r>
      <w:r w:rsidR="0038191A">
        <w:rPr>
          <w:b/>
          <w:bCs/>
        </w:rPr>
        <w:t xml:space="preserve">ninguna genera nada por si sola – </w:t>
      </w:r>
      <w:r w:rsidR="0038191A">
        <w:t xml:space="preserve">solo al final de la Capa 6 aparece </w:t>
      </w:r>
      <w:r w:rsidR="0038191A">
        <w:rPr>
          <w:b/>
          <w:bCs/>
        </w:rPr>
        <w:t>una única palabra.</w:t>
      </w:r>
    </w:p>
    <w:p w14:paraId="4E5896DE" w14:textId="4B364512" w:rsidR="00F57F5B" w:rsidRDefault="0038191A">
      <w:pPr>
        <w:pStyle w:val="Prrafodelista"/>
        <w:numPr>
          <w:ilvl w:val="0"/>
          <w:numId w:val="20"/>
        </w:numPr>
      </w:pPr>
      <w:r>
        <w:rPr>
          <w:b/>
          <w:bCs/>
        </w:rPr>
        <w:t xml:space="preserve">Entre rondas: </w:t>
      </w:r>
      <w:r>
        <w:t xml:space="preserve">Cada ronda completa (Las 6 capas + </w:t>
      </w:r>
      <w:proofErr w:type="spellStart"/>
      <w:r>
        <w:t>softmax</w:t>
      </w:r>
      <w:proofErr w:type="spellEnd"/>
      <w:r>
        <w:t xml:space="preserve">) genera </w:t>
      </w:r>
      <w:r>
        <w:rPr>
          <w:b/>
          <w:bCs/>
        </w:rPr>
        <w:t xml:space="preserve">una sola palabra, </w:t>
      </w:r>
      <w:r>
        <w:t xml:space="preserve">no la traducción entera – hacen falta </w:t>
      </w:r>
      <w:r>
        <w:rPr>
          <w:b/>
          <w:bCs/>
        </w:rPr>
        <w:t xml:space="preserve">5 rondas completas </w:t>
      </w:r>
      <w:r>
        <w:t xml:space="preserve">(cada una con sus propias 6 capas) para tener las 6 palabras de “Der Hund </w:t>
      </w:r>
      <w:proofErr w:type="spellStart"/>
      <w:r>
        <w:t>isst</w:t>
      </w:r>
      <w:proofErr w:type="spellEnd"/>
      <w:r>
        <w:t xml:space="preserve"> </w:t>
      </w:r>
      <w:proofErr w:type="spellStart"/>
      <w:r>
        <w:t>Brot</w:t>
      </w:r>
      <w:proofErr w:type="spellEnd"/>
      <w:r>
        <w:t xml:space="preserve"> [fin]”</w:t>
      </w:r>
    </w:p>
    <w:p w14:paraId="5AEC05B2" w14:textId="77777777" w:rsidR="00F57F5B" w:rsidRPr="00F57F5B" w:rsidRDefault="00F57F5B" w:rsidP="00F57F5B">
      <w:pPr>
        <w:rPr>
          <w:b/>
          <w:bCs/>
          <w:sz w:val="24"/>
          <w:szCs w:val="28"/>
        </w:rPr>
      </w:pPr>
      <w:r w:rsidRPr="00F57F5B">
        <w:rPr>
          <w:b/>
          <w:bCs/>
          <w:sz w:val="24"/>
          <w:szCs w:val="28"/>
          <w:highlight w:val="yellow"/>
        </w:rPr>
        <w:t>Tabla resumen para que quede grabado</w:t>
      </w:r>
    </w:p>
    <w:tbl>
      <w:tblPr>
        <w:tblStyle w:val="Tablaconcuadrcula"/>
        <w:tblW w:w="0" w:type="auto"/>
        <w:tblLook w:val="04A0" w:firstRow="1" w:lastRow="0" w:firstColumn="1" w:lastColumn="0" w:noHBand="0" w:noVBand="1"/>
      </w:tblPr>
      <w:tblGrid>
        <w:gridCol w:w="5395"/>
        <w:gridCol w:w="5395"/>
      </w:tblGrid>
      <w:tr w:rsidR="00F57F5B" w14:paraId="6EE09499" w14:textId="77777777" w:rsidTr="00F57F5B">
        <w:tc>
          <w:tcPr>
            <w:tcW w:w="5395" w:type="dxa"/>
          </w:tcPr>
          <w:p w14:paraId="6A7A7E44" w14:textId="77777777" w:rsidR="00F57F5B" w:rsidRDefault="00F57F5B" w:rsidP="00F57F5B"/>
        </w:tc>
        <w:tc>
          <w:tcPr>
            <w:tcW w:w="5395" w:type="dxa"/>
          </w:tcPr>
          <w:p w14:paraId="784AF687" w14:textId="2038AF05" w:rsidR="00F57F5B" w:rsidRPr="00F57F5B" w:rsidRDefault="00F57F5B" w:rsidP="00F57F5B">
            <w:pPr>
              <w:rPr>
                <w:b/>
                <w:bCs/>
              </w:rPr>
            </w:pPr>
            <w:r>
              <w:rPr>
                <w:b/>
                <w:bCs/>
              </w:rPr>
              <w:t>Que produce</w:t>
            </w:r>
          </w:p>
        </w:tc>
      </w:tr>
      <w:tr w:rsidR="00F57F5B" w14:paraId="5D044F05" w14:textId="77777777" w:rsidTr="00F57F5B">
        <w:tc>
          <w:tcPr>
            <w:tcW w:w="5395" w:type="dxa"/>
          </w:tcPr>
          <w:p w14:paraId="38B19FA7" w14:textId="36770B53" w:rsidR="00F57F5B" w:rsidRPr="00F57F5B" w:rsidRDefault="00F57F5B" w:rsidP="00F57F5B">
            <w:r>
              <w:t>Una sola capa (por ejemplo, la Capa 3)</w:t>
            </w:r>
          </w:p>
        </w:tc>
        <w:tc>
          <w:tcPr>
            <w:tcW w:w="5395" w:type="dxa"/>
          </w:tcPr>
          <w:p w14:paraId="11469D11" w14:textId="53DF0168" w:rsidR="00F57F5B" w:rsidRDefault="00F57F5B" w:rsidP="00F57F5B">
            <w:r>
              <w:t xml:space="preserve">Un vector de 512 </w:t>
            </w:r>
            <w:proofErr w:type="spellStart"/>
            <w:r>
              <w:t>numeros</w:t>
            </w:r>
            <w:proofErr w:type="spellEnd"/>
            <w:r>
              <w:t xml:space="preserve"> – nada l</w:t>
            </w:r>
            <w:r w:rsidR="00AB4F48">
              <w:t>egible como texto</w:t>
            </w:r>
          </w:p>
        </w:tc>
      </w:tr>
      <w:tr w:rsidR="00F57F5B" w14:paraId="4E00C019" w14:textId="77777777" w:rsidTr="00F57F5B">
        <w:tc>
          <w:tcPr>
            <w:tcW w:w="5395" w:type="dxa"/>
          </w:tcPr>
          <w:p w14:paraId="0958555A" w14:textId="6EFAFA43" w:rsidR="00F57F5B" w:rsidRDefault="00AB4F48" w:rsidP="00F57F5B">
            <w:r>
              <w:t>Las 6 capas juntas, una ronda completa</w:t>
            </w:r>
          </w:p>
        </w:tc>
        <w:tc>
          <w:tcPr>
            <w:tcW w:w="5395" w:type="dxa"/>
          </w:tcPr>
          <w:p w14:paraId="1CCF0BB4" w14:textId="666DFBC8" w:rsidR="00F57F5B" w:rsidRDefault="00AB4F48" w:rsidP="00F57F5B">
            <w:r>
              <w:t>Una sola palabra (por ejemplo, “Der”)</w:t>
            </w:r>
          </w:p>
        </w:tc>
      </w:tr>
      <w:tr w:rsidR="00AB4F48" w14:paraId="57073B6B" w14:textId="77777777" w:rsidTr="00F57F5B">
        <w:tc>
          <w:tcPr>
            <w:tcW w:w="5395" w:type="dxa"/>
          </w:tcPr>
          <w:p w14:paraId="08DCAB19" w14:textId="48F38901" w:rsidR="00AB4F48" w:rsidRDefault="00AB4F48" w:rsidP="00F57F5B">
            <w:r>
              <w:t xml:space="preserve">Las 5 rondas completas </w:t>
            </w:r>
          </w:p>
        </w:tc>
        <w:tc>
          <w:tcPr>
            <w:tcW w:w="5395" w:type="dxa"/>
          </w:tcPr>
          <w:p w14:paraId="149C9B87" w14:textId="339127E1" w:rsidR="00AB4F48" w:rsidRDefault="00A4321F" w:rsidP="00F57F5B">
            <w:r w:rsidRPr="00A4321F">
              <w:t xml:space="preserve">La traducción entera ("Der Hund </w:t>
            </w:r>
            <w:proofErr w:type="spellStart"/>
            <w:r w:rsidRPr="00A4321F">
              <w:t>isst</w:t>
            </w:r>
            <w:proofErr w:type="spellEnd"/>
            <w:r w:rsidRPr="00A4321F">
              <w:t xml:space="preserve"> </w:t>
            </w:r>
            <w:proofErr w:type="spellStart"/>
            <w:r w:rsidRPr="00A4321F">
              <w:t>Brot</w:t>
            </w:r>
            <w:proofErr w:type="spellEnd"/>
            <w:r w:rsidRPr="00A4321F">
              <w:t>")</w:t>
            </w:r>
          </w:p>
        </w:tc>
      </w:tr>
    </w:tbl>
    <w:p w14:paraId="6B7415BA" w14:textId="77777777" w:rsidR="00F57F5B" w:rsidRPr="00885FB2" w:rsidRDefault="00F57F5B" w:rsidP="00F57F5B"/>
    <w:p w14:paraId="5E8ACDE9" w14:textId="77777777" w:rsidR="00D30D00" w:rsidRDefault="00D30D00" w:rsidP="00785A87"/>
    <w:p w14:paraId="73535135" w14:textId="77777777" w:rsidR="00E118D0" w:rsidRDefault="00E118D0" w:rsidP="00785A87"/>
    <w:p w14:paraId="2DD4A134" w14:textId="77777777" w:rsidR="00A4321F" w:rsidRDefault="00A4321F" w:rsidP="00785A87"/>
    <w:p w14:paraId="1562F08B" w14:textId="77777777" w:rsidR="00A4321F" w:rsidRDefault="00A4321F" w:rsidP="00785A87"/>
    <w:p w14:paraId="57625074" w14:textId="1401CDAA" w:rsidR="00A4321F" w:rsidRDefault="00A4321F" w:rsidP="00785A87">
      <w:r w:rsidRPr="00A4321F">
        <w:rPr>
          <w:noProof/>
        </w:rPr>
        <w:lastRenderedPageBreak/>
        <w:drawing>
          <wp:inline distT="0" distB="0" distL="0" distR="0" wp14:anchorId="243BADE1" wp14:editId="555E63DF">
            <wp:extent cx="5781553" cy="539750"/>
            <wp:effectExtent l="19050" t="19050" r="10160" b="12700"/>
            <wp:docPr id="1530679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79208" name=""/>
                    <pic:cNvPicPr/>
                  </pic:nvPicPr>
                  <pic:blipFill>
                    <a:blip r:embed="rId191"/>
                    <a:stretch>
                      <a:fillRect/>
                    </a:stretch>
                  </pic:blipFill>
                  <pic:spPr>
                    <a:xfrm>
                      <a:off x="0" y="0"/>
                      <a:ext cx="5793813" cy="540895"/>
                    </a:xfrm>
                    <a:prstGeom prst="rect">
                      <a:avLst/>
                    </a:prstGeom>
                    <a:ln w="12700">
                      <a:solidFill>
                        <a:schemeClr val="tx1"/>
                      </a:solidFill>
                    </a:ln>
                  </pic:spPr>
                </pic:pic>
              </a:graphicData>
            </a:graphic>
          </wp:inline>
        </w:drawing>
      </w:r>
    </w:p>
    <w:p w14:paraId="29F5D88B" w14:textId="77777777" w:rsidR="00E56840" w:rsidRPr="00E56840" w:rsidRDefault="00E56840" w:rsidP="00E56840">
      <w:pPr>
        <w:rPr>
          <w:b/>
          <w:bCs/>
        </w:rPr>
      </w:pPr>
      <w:r w:rsidRPr="00E56840">
        <w:rPr>
          <w:b/>
          <w:bCs/>
        </w:rPr>
        <w:t>"Capa 2" es una ESTRUCTURA FIJA del modelo — no es "el momento en que entra Der"</w:t>
      </w:r>
    </w:p>
    <w:p w14:paraId="4B7F63F7" w14:textId="77777777" w:rsidR="00E56840" w:rsidRPr="00E56840" w:rsidRDefault="00E56840" w:rsidP="00E56840">
      <w:r w:rsidRPr="00E56840">
        <w:t xml:space="preserve">La Capa 2 </w:t>
      </w:r>
      <w:r w:rsidRPr="00E56840">
        <w:rPr>
          <w:b/>
          <w:bCs/>
        </w:rPr>
        <w:t>siempre existe</w:t>
      </w:r>
      <w:r w:rsidRPr="00E56840">
        <w:t xml:space="preserve">, esté procesando lo que esté procesando — es un bloque de código, </w:t>
      </w:r>
      <w:r w:rsidRPr="00E56840">
        <w:rPr>
          <w:b/>
          <w:bCs/>
          <w:highlight w:val="yellow"/>
        </w:rPr>
        <w:t>con sus propias matrices,</w:t>
      </w:r>
      <w:r w:rsidRPr="00E56840">
        <w:t xml:space="preserve"> que está ahí, fijo, sea cual sea el dato que le entre en un momento dado.</w:t>
      </w:r>
    </w:p>
    <w:p w14:paraId="4F233B6E" w14:textId="77777777" w:rsidR="00E56840" w:rsidRPr="00E56840" w:rsidRDefault="00E56840" w:rsidP="00E56840">
      <w:pPr>
        <w:rPr>
          <w:b/>
          <w:bCs/>
          <w:sz w:val="24"/>
          <w:szCs w:val="28"/>
        </w:rPr>
      </w:pPr>
      <w:r w:rsidRPr="00E56840">
        <w:rPr>
          <w:b/>
          <w:bCs/>
          <w:sz w:val="24"/>
          <w:szCs w:val="28"/>
          <w:highlight w:val="yellow"/>
        </w:rPr>
        <w:t>La confusión concreta: "Capa 2" vs "Ronda 2"</w:t>
      </w:r>
    </w:p>
    <w:p w14:paraId="3E5D3B8B" w14:textId="77777777" w:rsidR="00EC78C9" w:rsidRPr="00EC78C9" w:rsidRDefault="00EC78C9" w:rsidP="00EC78C9">
      <w:r w:rsidRPr="00EC78C9">
        <w:t xml:space="preserve">Creo que el problema es que estás mezclando </w:t>
      </w:r>
      <w:r w:rsidRPr="00EC78C9">
        <w:rPr>
          <w:b/>
          <w:bCs/>
        </w:rPr>
        <w:t>"Capa"</w:t>
      </w:r>
      <w:r w:rsidRPr="00EC78C9">
        <w:t xml:space="preserve"> con </w:t>
      </w:r>
      <w:r w:rsidRPr="00EC78C9">
        <w:rPr>
          <w:b/>
          <w:bCs/>
        </w:rPr>
        <w:t>"Ronda"</w:t>
      </w:r>
      <w:r w:rsidRPr="00EC78C9">
        <w:t xml:space="preserve"> — son ejes completamente distintos, y por eso "Capa 2 = entrada de Der" suena razonable, pero no es así.</w:t>
      </w:r>
    </w:p>
    <w:p w14:paraId="6C1EADAD" w14:textId="4E0FF5E2" w:rsidR="00A4321F" w:rsidRDefault="00EC78C9" w:rsidP="00785A87">
      <w:r w:rsidRPr="00EC78C9">
        <w:rPr>
          <w:noProof/>
        </w:rPr>
        <w:drawing>
          <wp:inline distT="0" distB="0" distL="0" distR="0" wp14:anchorId="5558D018" wp14:editId="3310D7DC">
            <wp:extent cx="4493683" cy="1065645"/>
            <wp:effectExtent l="19050" t="19050" r="21590" b="20320"/>
            <wp:docPr id="375050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50302" name=""/>
                    <pic:cNvPicPr/>
                  </pic:nvPicPr>
                  <pic:blipFill>
                    <a:blip r:embed="rId192"/>
                    <a:stretch>
                      <a:fillRect/>
                    </a:stretch>
                  </pic:blipFill>
                  <pic:spPr>
                    <a:xfrm>
                      <a:off x="0" y="0"/>
                      <a:ext cx="4505677" cy="1068489"/>
                    </a:xfrm>
                    <a:prstGeom prst="rect">
                      <a:avLst/>
                    </a:prstGeom>
                    <a:ln w="19050">
                      <a:solidFill>
                        <a:schemeClr val="tx1"/>
                      </a:solidFill>
                    </a:ln>
                  </pic:spPr>
                </pic:pic>
              </a:graphicData>
            </a:graphic>
          </wp:inline>
        </w:drawing>
      </w:r>
    </w:p>
    <w:p w14:paraId="271EABC5" w14:textId="77777777" w:rsidR="003727EE" w:rsidRPr="003727EE" w:rsidRDefault="003727EE" w:rsidP="003727EE">
      <w:pPr>
        <w:rPr>
          <w:b/>
          <w:bCs/>
          <w:sz w:val="24"/>
          <w:szCs w:val="28"/>
        </w:rPr>
      </w:pPr>
      <w:r w:rsidRPr="003727EE">
        <w:rPr>
          <w:b/>
          <w:bCs/>
          <w:sz w:val="24"/>
          <w:szCs w:val="28"/>
        </w:rPr>
        <w:t>Viéndolo con la fábrica de nuevo, más despacio</w:t>
      </w:r>
    </w:p>
    <w:p w14:paraId="267662BC" w14:textId="04DF8406" w:rsidR="003727EE" w:rsidRDefault="00FE7B11" w:rsidP="00785A87">
      <w:r w:rsidRPr="00FE7B11">
        <w:rPr>
          <w:noProof/>
        </w:rPr>
        <w:drawing>
          <wp:inline distT="0" distB="0" distL="0" distR="0" wp14:anchorId="0DD89CF2" wp14:editId="356F342E">
            <wp:extent cx="4256617" cy="2014077"/>
            <wp:effectExtent l="19050" t="19050" r="10795" b="24765"/>
            <wp:docPr id="2040375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75502" name=""/>
                    <pic:cNvPicPr/>
                  </pic:nvPicPr>
                  <pic:blipFill>
                    <a:blip r:embed="rId193"/>
                    <a:stretch>
                      <a:fillRect/>
                    </a:stretch>
                  </pic:blipFill>
                  <pic:spPr>
                    <a:xfrm>
                      <a:off x="0" y="0"/>
                      <a:ext cx="4264726" cy="2017914"/>
                    </a:xfrm>
                    <a:prstGeom prst="rect">
                      <a:avLst/>
                    </a:prstGeom>
                    <a:ln w="12700">
                      <a:solidFill>
                        <a:schemeClr val="tx1"/>
                      </a:solidFill>
                    </a:ln>
                  </pic:spPr>
                </pic:pic>
              </a:graphicData>
            </a:graphic>
          </wp:inline>
        </w:drawing>
      </w:r>
    </w:p>
    <w:p w14:paraId="1CC6AA1C" w14:textId="77777777" w:rsidR="00C755F2" w:rsidRPr="00C755F2" w:rsidRDefault="00C755F2" w:rsidP="00C755F2">
      <w:pPr>
        <w:rPr>
          <w:b/>
          <w:bCs/>
        </w:rPr>
      </w:pPr>
      <w:r w:rsidRPr="00C755F2">
        <w:rPr>
          <w:b/>
          <w:bCs/>
        </w:rPr>
        <w:t>La corrección exacta de tu frase</w:t>
      </w:r>
    </w:p>
    <w:p w14:paraId="117BC78A" w14:textId="255A1C29" w:rsidR="00C755F2" w:rsidRDefault="00C755F2" w:rsidP="00785A87">
      <w:r w:rsidRPr="00C755F2">
        <w:t xml:space="preserve">Vos decías: "se le llama Capa 2 a la entrada del input de Der" — la corrección es: </w:t>
      </w:r>
      <w:r w:rsidRPr="00C755F2">
        <w:rPr>
          <w:b/>
          <w:bCs/>
        </w:rPr>
        <w:t>"Der" es la entrada de la Capa 1 de la Ronda 2"</w:t>
      </w:r>
      <w:r w:rsidRPr="00C755F2">
        <w:t xml:space="preserve"> — no de la Capa 2. La Capa 2 (de la Ronda 2) recibe lo que salió de la Capa 1 (de esa misma Ronda 2) — nunca recibe "Der" directamente, salvo indirectamente, ya transformado.</w:t>
      </w:r>
    </w:p>
    <w:p w14:paraId="58DE6CA7" w14:textId="77777777" w:rsidR="005B2BFF" w:rsidRPr="005B2BFF" w:rsidRDefault="005B2BFF" w:rsidP="005B2BFF">
      <w:pPr>
        <w:rPr>
          <w:b/>
          <w:bCs/>
        </w:rPr>
      </w:pPr>
      <w:r w:rsidRPr="005B2BFF">
        <w:rPr>
          <w:b/>
          <w:bCs/>
        </w:rPr>
        <w:t>Resumen, con la tabla que separa los dos ejes</w:t>
      </w:r>
    </w:p>
    <w:p w14:paraId="0E39F572" w14:textId="5AE4A898" w:rsidR="005B2BFF" w:rsidRDefault="005B2BFF" w:rsidP="00785A87">
      <w:pPr>
        <w:pBdr>
          <w:bottom w:val="single" w:sz="6" w:space="1" w:color="auto"/>
        </w:pBdr>
      </w:pPr>
      <w:r w:rsidRPr="005B2BFF">
        <w:rPr>
          <w:noProof/>
        </w:rPr>
        <w:drawing>
          <wp:inline distT="0" distB="0" distL="0" distR="0" wp14:anchorId="1124A9CF" wp14:editId="2DA6E63A">
            <wp:extent cx="4654550" cy="1704198"/>
            <wp:effectExtent l="19050" t="19050" r="12700" b="10795"/>
            <wp:docPr id="604861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61545" name=""/>
                    <pic:cNvPicPr/>
                  </pic:nvPicPr>
                  <pic:blipFill>
                    <a:blip r:embed="rId194"/>
                    <a:stretch>
                      <a:fillRect/>
                    </a:stretch>
                  </pic:blipFill>
                  <pic:spPr>
                    <a:xfrm>
                      <a:off x="0" y="0"/>
                      <a:ext cx="4659263" cy="1705923"/>
                    </a:xfrm>
                    <a:prstGeom prst="rect">
                      <a:avLst/>
                    </a:prstGeom>
                    <a:ln w="12700">
                      <a:solidFill>
                        <a:schemeClr val="tx1"/>
                      </a:solidFill>
                    </a:ln>
                  </pic:spPr>
                </pic:pic>
              </a:graphicData>
            </a:graphic>
          </wp:inline>
        </w:drawing>
      </w:r>
    </w:p>
    <w:p w14:paraId="104AA04F" w14:textId="63256D1F" w:rsidR="00514D30" w:rsidRPr="00F025E3" w:rsidRDefault="00514D30" w:rsidP="00514D30">
      <w:r w:rsidRPr="00F025E3">
        <w:rPr>
          <w:highlight w:val="yellow"/>
        </w:rPr>
        <w:lastRenderedPageBreak/>
        <w:t xml:space="preserve">vamos con el detalle completo, mostrando qué entra y qué sale de </w:t>
      </w:r>
      <w:r w:rsidRPr="00F025E3">
        <w:rPr>
          <w:b/>
          <w:bCs/>
          <w:highlight w:val="yellow"/>
        </w:rPr>
        <w:t>cada</w:t>
      </w:r>
      <w:r w:rsidRPr="00F025E3">
        <w:rPr>
          <w:highlight w:val="yellow"/>
        </w:rPr>
        <w:t xml:space="preserve"> capa, con nombres distintos para cada resultado intermedio, así no se confunden entre sí.</w:t>
      </w:r>
    </w:p>
    <w:p w14:paraId="133472FA" w14:textId="77777777" w:rsidR="00A13DB7" w:rsidRPr="00A13DB7" w:rsidRDefault="00A13DB7" w:rsidP="00A13DB7">
      <w:pPr>
        <w:rPr>
          <w:b/>
          <w:bCs/>
          <w:sz w:val="24"/>
          <w:szCs w:val="28"/>
        </w:rPr>
      </w:pPr>
      <w:r w:rsidRPr="00A13DB7">
        <w:rPr>
          <w:b/>
          <w:bCs/>
          <w:sz w:val="24"/>
          <w:szCs w:val="28"/>
          <w:highlight w:val="yellow"/>
        </w:rPr>
        <w:t>RONDA 1 (genera "Der")</w:t>
      </w:r>
    </w:p>
    <w:p w14:paraId="557E2F35" w14:textId="2E9CE59D" w:rsidR="00F37D0D" w:rsidRDefault="00A95DF6" w:rsidP="00785A87">
      <w:r w:rsidRPr="00A95DF6">
        <w:rPr>
          <w:noProof/>
        </w:rPr>
        <w:drawing>
          <wp:inline distT="0" distB="0" distL="0" distR="0" wp14:anchorId="569EB10C" wp14:editId="36D38C01">
            <wp:extent cx="4696883" cy="2547837"/>
            <wp:effectExtent l="19050" t="19050" r="27940" b="24130"/>
            <wp:docPr id="583985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85518" name=""/>
                    <pic:cNvPicPr/>
                  </pic:nvPicPr>
                  <pic:blipFill>
                    <a:blip r:embed="rId195"/>
                    <a:stretch>
                      <a:fillRect/>
                    </a:stretch>
                  </pic:blipFill>
                  <pic:spPr>
                    <a:xfrm>
                      <a:off x="0" y="0"/>
                      <a:ext cx="4708033" cy="2553885"/>
                    </a:xfrm>
                    <a:prstGeom prst="rect">
                      <a:avLst/>
                    </a:prstGeom>
                    <a:ln w="9525">
                      <a:solidFill>
                        <a:schemeClr val="tx1"/>
                      </a:solidFill>
                    </a:ln>
                  </pic:spPr>
                </pic:pic>
              </a:graphicData>
            </a:graphic>
          </wp:inline>
        </w:drawing>
      </w:r>
      <w:r w:rsidR="00F37D0D" w:rsidRPr="00F37D0D">
        <w:rPr>
          <w:noProof/>
        </w:rPr>
        <w:drawing>
          <wp:inline distT="0" distB="0" distL="0" distR="0" wp14:anchorId="6C0E5CB4" wp14:editId="01652695">
            <wp:extent cx="4654550" cy="2710104"/>
            <wp:effectExtent l="19050" t="19050" r="12700" b="14605"/>
            <wp:docPr id="1063882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82866" name=""/>
                    <pic:cNvPicPr/>
                  </pic:nvPicPr>
                  <pic:blipFill>
                    <a:blip r:embed="rId196"/>
                    <a:stretch>
                      <a:fillRect/>
                    </a:stretch>
                  </pic:blipFill>
                  <pic:spPr>
                    <a:xfrm>
                      <a:off x="0" y="0"/>
                      <a:ext cx="4665855" cy="2716686"/>
                    </a:xfrm>
                    <a:prstGeom prst="rect">
                      <a:avLst/>
                    </a:prstGeom>
                    <a:ln w="12700">
                      <a:solidFill>
                        <a:schemeClr val="tx1"/>
                      </a:solidFill>
                    </a:ln>
                  </pic:spPr>
                </pic:pic>
              </a:graphicData>
            </a:graphic>
          </wp:inline>
        </w:drawing>
      </w:r>
      <w:r w:rsidR="00DD10C2" w:rsidRPr="00DD10C2">
        <w:rPr>
          <w:noProof/>
        </w:rPr>
        <w:drawing>
          <wp:inline distT="0" distB="0" distL="0" distR="0" wp14:anchorId="5FC212C9" wp14:editId="0214D74F">
            <wp:extent cx="4656667" cy="2058503"/>
            <wp:effectExtent l="19050" t="19050" r="10795" b="18415"/>
            <wp:docPr id="1187751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51627" name=""/>
                    <pic:cNvPicPr/>
                  </pic:nvPicPr>
                  <pic:blipFill>
                    <a:blip r:embed="rId197"/>
                    <a:stretch>
                      <a:fillRect/>
                    </a:stretch>
                  </pic:blipFill>
                  <pic:spPr>
                    <a:xfrm>
                      <a:off x="0" y="0"/>
                      <a:ext cx="4665917" cy="2062592"/>
                    </a:xfrm>
                    <a:prstGeom prst="rect">
                      <a:avLst/>
                    </a:prstGeom>
                    <a:ln w="12700">
                      <a:solidFill>
                        <a:schemeClr val="tx1"/>
                      </a:solidFill>
                    </a:ln>
                  </pic:spPr>
                </pic:pic>
              </a:graphicData>
            </a:graphic>
          </wp:inline>
        </w:drawing>
      </w:r>
    </w:p>
    <w:p w14:paraId="3E627175" w14:textId="77777777" w:rsidR="00A21326" w:rsidRDefault="00A21326" w:rsidP="00785A87"/>
    <w:p w14:paraId="6EEFC411" w14:textId="77777777" w:rsidR="00A07A1A" w:rsidRDefault="00A07A1A" w:rsidP="00785A87"/>
    <w:p w14:paraId="6FC35080" w14:textId="77777777" w:rsidR="00A21326" w:rsidRDefault="00A21326" w:rsidP="00785A87"/>
    <w:p w14:paraId="77F42C06" w14:textId="77777777" w:rsidR="00977A77" w:rsidRPr="00977A77" w:rsidRDefault="00977A77" w:rsidP="00977A77">
      <w:pPr>
        <w:rPr>
          <w:b/>
          <w:bCs/>
          <w:sz w:val="24"/>
          <w:szCs w:val="28"/>
        </w:rPr>
      </w:pPr>
      <w:r w:rsidRPr="00977A77">
        <w:rPr>
          <w:b/>
          <w:bCs/>
          <w:sz w:val="24"/>
          <w:szCs w:val="28"/>
          <w:highlight w:val="yellow"/>
        </w:rPr>
        <w:lastRenderedPageBreak/>
        <w:t>RONDA 2 (genera "Hund")</w:t>
      </w:r>
    </w:p>
    <w:p w14:paraId="550B08E7" w14:textId="1D37B4B2" w:rsidR="009C0E7D" w:rsidRDefault="009C0E7D" w:rsidP="00785A87">
      <w:r w:rsidRPr="009C0E7D">
        <w:rPr>
          <w:noProof/>
        </w:rPr>
        <w:drawing>
          <wp:inline distT="0" distB="0" distL="0" distR="0" wp14:anchorId="7754A48D" wp14:editId="355ACDFA">
            <wp:extent cx="6009217" cy="3372231"/>
            <wp:effectExtent l="19050" t="19050" r="10795" b="19050"/>
            <wp:docPr id="317767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67523" name=""/>
                    <pic:cNvPicPr/>
                  </pic:nvPicPr>
                  <pic:blipFill>
                    <a:blip r:embed="rId198"/>
                    <a:stretch>
                      <a:fillRect/>
                    </a:stretch>
                  </pic:blipFill>
                  <pic:spPr>
                    <a:xfrm>
                      <a:off x="0" y="0"/>
                      <a:ext cx="6012234" cy="3373924"/>
                    </a:xfrm>
                    <a:prstGeom prst="rect">
                      <a:avLst/>
                    </a:prstGeom>
                    <a:ln w="12700">
                      <a:solidFill>
                        <a:schemeClr val="tx1"/>
                      </a:solidFill>
                    </a:ln>
                  </pic:spPr>
                </pic:pic>
              </a:graphicData>
            </a:graphic>
          </wp:inline>
        </w:drawing>
      </w:r>
      <w:r w:rsidR="00FB337D" w:rsidRPr="00FB337D">
        <w:rPr>
          <w:noProof/>
        </w:rPr>
        <w:drawing>
          <wp:inline distT="0" distB="0" distL="0" distR="0" wp14:anchorId="50620614" wp14:editId="2F4D83FA">
            <wp:extent cx="6079067" cy="1631674"/>
            <wp:effectExtent l="19050" t="19050" r="17145" b="26035"/>
            <wp:docPr id="1647652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52043" name=""/>
                    <pic:cNvPicPr/>
                  </pic:nvPicPr>
                  <pic:blipFill>
                    <a:blip r:embed="rId199"/>
                    <a:stretch>
                      <a:fillRect/>
                    </a:stretch>
                  </pic:blipFill>
                  <pic:spPr>
                    <a:xfrm>
                      <a:off x="0" y="0"/>
                      <a:ext cx="6092482" cy="1635275"/>
                    </a:xfrm>
                    <a:prstGeom prst="rect">
                      <a:avLst/>
                    </a:prstGeom>
                    <a:ln w="12700">
                      <a:solidFill>
                        <a:schemeClr val="tx1"/>
                      </a:solidFill>
                    </a:ln>
                  </pic:spPr>
                </pic:pic>
              </a:graphicData>
            </a:graphic>
          </wp:inline>
        </w:drawing>
      </w:r>
    </w:p>
    <w:p w14:paraId="3294FDC2" w14:textId="77777777" w:rsidR="000E5412" w:rsidRPr="000E5412" w:rsidRDefault="000E5412" w:rsidP="000E5412">
      <w:pPr>
        <w:rPr>
          <w:b/>
          <w:bCs/>
          <w:sz w:val="24"/>
          <w:szCs w:val="28"/>
        </w:rPr>
      </w:pPr>
      <w:r w:rsidRPr="000E5412">
        <w:rPr>
          <w:b/>
          <w:bCs/>
          <w:sz w:val="24"/>
          <w:szCs w:val="28"/>
          <w:highlight w:val="yellow"/>
        </w:rPr>
        <w:t>RONDAS 3, 4, 5: exactamente el mismo patrón</w:t>
      </w:r>
    </w:p>
    <w:p w14:paraId="77E7C335" w14:textId="0C579134" w:rsidR="000E5412" w:rsidRDefault="00D565E7" w:rsidP="00785A87">
      <w:r>
        <w:t xml:space="preserve">Cada una arranca con x = la </w:t>
      </w:r>
      <w:proofErr w:type="spellStart"/>
      <w:r>
        <w:t>ultima</w:t>
      </w:r>
      <w:proofErr w:type="spellEnd"/>
      <w:r>
        <w:t xml:space="preserve"> palabra generada, atraviesa las 6 capas </w:t>
      </w:r>
      <w:r>
        <w:rPr>
          <w:b/>
          <w:bCs/>
        </w:rPr>
        <w:t xml:space="preserve">desde cero </w:t>
      </w:r>
      <w:r>
        <w:t xml:space="preserve">(Capa 1 a Capa 6, siempre en ese orden, siempre con las mismas 6 matrices por cada – las de la Capa 1 son iguales en todas las rondas, las de la Capa 6 son iguales en todas las rondas, </w:t>
      </w:r>
      <w:proofErr w:type="spellStart"/>
      <w:r>
        <w:t>etc</w:t>
      </w:r>
      <w:proofErr w:type="spellEnd"/>
      <w:r>
        <w:t xml:space="preserve">), y termina en un </w:t>
      </w:r>
      <w:proofErr w:type="spellStart"/>
      <w:r>
        <w:t>softmax</w:t>
      </w:r>
      <w:proofErr w:type="spellEnd"/>
      <w:r>
        <w:t xml:space="preserve"> que da una palabra nueva.</w:t>
      </w:r>
    </w:p>
    <w:p w14:paraId="4EB7CB1F" w14:textId="77777777" w:rsidR="008C101F" w:rsidRPr="008C101F" w:rsidRDefault="008C101F" w:rsidP="008C101F">
      <w:pPr>
        <w:rPr>
          <w:b/>
          <w:bCs/>
          <w:sz w:val="24"/>
          <w:szCs w:val="28"/>
        </w:rPr>
      </w:pPr>
      <w:r w:rsidRPr="008C101F">
        <w:rPr>
          <w:b/>
          <w:bCs/>
          <w:sz w:val="24"/>
          <w:szCs w:val="28"/>
          <w:highlight w:val="yellow"/>
        </w:rPr>
        <w:t>El punto que quiero que quede grabado</w:t>
      </w:r>
    </w:p>
    <w:p w14:paraId="03C0934C" w14:textId="461E6C07" w:rsidR="00D565E7" w:rsidRDefault="00B4503D" w:rsidP="00785A87">
      <w:pPr>
        <w:pBdr>
          <w:bottom w:val="single" w:sz="6" w:space="1" w:color="auto"/>
        </w:pBdr>
        <w:rPr>
          <w:rFonts w:eastAsiaTheme="minorEastAsia"/>
        </w:rPr>
      </w:pPr>
      <w:r>
        <w:rPr>
          <w:b/>
          <w:bCs/>
        </w:rPr>
        <w:t xml:space="preserve">Las matrices de cada capa NO cambian entre rondas – </w:t>
      </w:r>
      <w:r>
        <w:t xml:space="preserve">la Capa 1 usa siempre las mismas </w:t>
      </w:r>
      <m:oMath>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Q</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K</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V</m:t>
            </m:r>
          </m:sup>
        </m:sSubSup>
      </m:oMath>
      <w:r w:rsidR="002A0E14">
        <w:rPr>
          <w:rFonts w:eastAsiaTheme="minorEastAsia"/>
        </w:rPr>
        <w:t xml:space="preserve">, sea la Ronda 1,2,3,4 o 5. Lo que cambia entre rondas es </w:t>
      </w:r>
      <w:r w:rsidR="002A0E14">
        <w:rPr>
          <w:rFonts w:eastAsiaTheme="minorEastAsia"/>
          <w:b/>
          <w:bCs/>
        </w:rPr>
        <w:t xml:space="preserve">el dato que entra </w:t>
      </w:r>
      <w:r w:rsidR="002A0E14">
        <w:rPr>
          <w:rFonts w:eastAsiaTheme="minorEastAsia"/>
        </w:rPr>
        <w:t xml:space="preserve">(x: primero </w:t>
      </w:r>
      <w:r w:rsidR="002A0E14">
        <w:rPr>
          <w:rFonts w:eastAsiaTheme="minorEastAsia"/>
          <w:b/>
          <w:bCs/>
        </w:rPr>
        <w:t xml:space="preserve">[inicio], </w:t>
      </w:r>
      <w:proofErr w:type="spellStart"/>
      <w:r w:rsidR="002A0E14">
        <w:rPr>
          <w:rFonts w:eastAsiaTheme="minorEastAsia"/>
        </w:rPr>
        <w:t>despues</w:t>
      </w:r>
      <w:proofErr w:type="spellEnd"/>
      <w:r w:rsidR="002A0E14">
        <w:rPr>
          <w:rFonts w:eastAsiaTheme="minorEastAsia"/>
        </w:rPr>
        <w:t xml:space="preserve"> “Der”, </w:t>
      </w:r>
      <w:proofErr w:type="spellStart"/>
      <w:r w:rsidR="002A0E14">
        <w:rPr>
          <w:rFonts w:eastAsiaTheme="minorEastAsia"/>
        </w:rPr>
        <w:t>despues</w:t>
      </w:r>
      <w:proofErr w:type="spellEnd"/>
      <w:r w:rsidR="002A0E14">
        <w:rPr>
          <w:rFonts w:eastAsiaTheme="minorEastAsia"/>
        </w:rPr>
        <w:t xml:space="preserve"> “</w:t>
      </w:r>
      <w:proofErr w:type="gramStart"/>
      <w:r w:rsidR="002A0E14">
        <w:rPr>
          <w:rFonts w:eastAsiaTheme="minorEastAsia"/>
        </w:rPr>
        <w:t>Hund”…</w:t>
      </w:r>
      <w:proofErr w:type="gramEnd"/>
      <w:r w:rsidR="002A0E14">
        <w:rPr>
          <w:rFonts w:eastAsiaTheme="minorEastAsia"/>
        </w:rPr>
        <w:t>) – por eso el resultado final es distinto en cada ronda, aunque el “camino” (las 6 capas, con sus matrices fijas) sea siempre el mismo recorrido.</w:t>
      </w:r>
    </w:p>
    <w:p w14:paraId="66484438" w14:textId="77777777" w:rsidR="00A21326" w:rsidRDefault="00A21326" w:rsidP="00A21326">
      <w:r w:rsidRPr="00A21326">
        <w:rPr>
          <w:noProof/>
        </w:rPr>
        <w:drawing>
          <wp:inline distT="0" distB="0" distL="0" distR="0" wp14:anchorId="4B525C42" wp14:editId="31AA3FEC">
            <wp:extent cx="3063505" cy="480102"/>
            <wp:effectExtent l="19050" t="19050" r="22860" b="15240"/>
            <wp:docPr id="195689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9758" name=""/>
                    <pic:cNvPicPr/>
                  </pic:nvPicPr>
                  <pic:blipFill>
                    <a:blip r:embed="rId200"/>
                    <a:stretch>
                      <a:fillRect/>
                    </a:stretch>
                  </pic:blipFill>
                  <pic:spPr>
                    <a:xfrm>
                      <a:off x="0" y="0"/>
                      <a:ext cx="3063505" cy="480102"/>
                    </a:xfrm>
                    <a:prstGeom prst="rect">
                      <a:avLst/>
                    </a:prstGeom>
                    <a:ln w="12700">
                      <a:solidFill>
                        <a:schemeClr val="tx1"/>
                      </a:solidFill>
                    </a:ln>
                  </pic:spPr>
                </pic:pic>
              </a:graphicData>
            </a:graphic>
          </wp:inline>
        </w:drawing>
      </w:r>
    </w:p>
    <w:p w14:paraId="7D6E1638" w14:textId="77777777" w:rsidR="00A21326" w:rsidRPr="00A21326" w:rsidRDefault="00A21326" w:rsidP="00A21326">
      <w:r w:rsidRPr="00A21326">
        <w:t xml:space="preserve">Sí, exacto — es </w:t>
      </w:r>
      <w:r w:rsidRPr="00A21326">
        <w:rPr>
          <w:b/>
          <w:bCs/>
        </w:rPr>
        <w:t>exactamente el mismo patrón</w:t>
      </w:r>
      <w:r w:rsidRPr="00A21326">
        <w:t xml:space="preserve"> que ya vimos con el </w:t>
      </w:r>
      <w:proofErr w:type="spellStart"/>
      <w:r w:rsidRPr="00A21326">
        <w:t>Encoder</w:t>
      </w:r>
      <w:proofErr w:type="spellEnd"/>
      <w:r w:rsidRPr="00A21326">
        <w:t>. Buena conexión.</w:t>
      </w:r>
    </w:p>
    <w:p w14:paraId="0357688B" w14:textId="77777777" w:rsidR="00A21326" w:rsidRDefault="00A21326" w:rsidP="00A21326">
      <w:pPr>
        <w:rPr>
          <w:b/>
          <w:bCs/>
        </w:rPr>
      </w:pPr>
      <w:r w:rsidRPr="00A21326">
        <w:rPr>
          <w:b/>
          <w:bCs/>
        </w:rPr>
        <w:t>El paralelo directo</w:t>
      </w:r>
    </w:p>
    <w:p w14:paraId="2A07E87F" w14:textId="13F0197E" w:rsidR="00D1658D" w:rsidRPr="00A21326" w:rsidRDefault="00347AE9" w:rsidP="00A21326">
      <w:pPr>
        <w:rPr>
          <w:b/>
          <w:bCs/>
        </w:rPr>
      </w:pPr>
      <w:r w:rsidRPr="00347AE9">
        <w:rPr>
          <w:b/>
          <w:bCs/>
          <w:noProof/>
        </w:rPr>
        <w:lastRenderedPageBreak/>
        <w:drawing>
          <wp:inline distT="0" distB="0" distL="0" distR="0" wp14:anchorId="7D0EA440" wp14:editId="6930B49F">
            <wp:extent cx="5837426" cy="2979678"/>
            <wp:effectExtent l="19050" t="19050" r="11430" b="11430"/>
            <wp:docPr id="109838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8387" name=""/>
                    <pic:cNvPicPr/>
                  </pic:nvPicPr>
                  <pic:blipFill>
                    <a:blip r:embed="rId201"/>
                    <a:stretch>
                      <a:fillRect/>
                    </a:stretch>
                  </pic:blipFill>
                  <pic:spPr>
                    <a:xfrm>
                      <a:off x="0" y="0"/>
                      <a:ext cx="5837426" cy="2979678"/>
                    </a:xfrm>
                    <a:prstGeom prst="rect">
                      <a:avLst/>
                    </a:prstGeom>
                    <a:ln w="12700">
                      <a:solidFill>
                        <a:schemeClr val="tx1"/>
                      </a:solidFill>
                    </a:ln>
                  </pic:spPr>
                </pic:pic>
              </a:graphicData>
            </a:graphic>
          </wp:inline>
        </w:drawing>
      </w:r>
    </w:p>
    <w:tbl>
      <w:tblPr>
        <w:tblStyle w:val="Tablaconcuadrcula4-nfasis4"/>
        <w:tblW w:w="0" w:type="auto"/>
        <w:tblLook w:val="04A0" w:firstRow="1" w:lastRow="0" w:firstColumn="1" w:lastColumn="0" w:noHBand="0" w:noVBand="1"/>
      </w:tblPr>
      <w:tblGrid>
        <w:gridCol w:w="3596"/>
        <w:gridCol w:w="3597"/>
        <w:gridCol w:w="3597"/>
      </w:tblGrid>
      <w:tr w:rsidR="00B072EB" w14:paraId="13F5BB7D" w14:textId="77777777" w:rsidTr="00F12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BE22CE8" w14:textId="77777777" w:rsidR="00B072EB" w:rsidRDefault="00B072EB" w:rsidP="00785A87">
            <w:pPr>
              <w:rPr>
                <w:rFonts w:eastAsiaTheme="minorEastAsia"/>
              </w:rPr>
            </w:pPr>
          </w:p>
        </w:tc>
        <w:tc>
          <w:tcPr>
            <w:tcW w:w="3597" w:type="dxa"/>
          </w:tcPr>
          <w:p w14:paraId="0EE1A596" w14:textId="262BF0B1" w:rsidR="00B072EB" w:rsidRPr="00B072EB" w:rsidRDefault="00B072EB" w:rsidP="00785A87">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proofErr w:type="spellStart"/>
            <w:r>
              <w:rPr>
                <w:rFonts w:eastAsiaTheme="minorEastAsia"/>
                <w:b w:val="0"/>
                <w:bCs w:val="0"/>
              </w:rPr>
              <w:t>Encoder</w:t>
            </w:r>
            <w:proofErr w:type="spellEnd"/>
          </w:p>
        </w:tc>
        <w:tc>
          <w:tcPr>
            <w:tcW w:w="3597" w:type="dxa"/>
          </w:tcPr>
          <w:p w14:paraId="019A3527" w14:textId="48C5D465" w:rsidR="00B072EB" w:rsidRPr="00B072EB" w:rsidRDefault="00B072EB" w:rsidP="00785A87">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proofErr w:type="spellStart"/>
            <w:r w:rsidRPr="00B072EB">
              <w:rPr>
                <w:rFonts w:eastAsiaTheme="minorEastAsia"/>
                <w:b w:val="0"/>
                <w:bCs w:val="0"/>
              </w:rPr>
              <w:t>Decoder</w:t>
            </w:r>
            <w:proofErr w:type="spellEnd"/>
          </w:p>
        </w:tc>
      </w:tr>
      <w:tr w:rsidR="00B072EB" w14:paraId="61CD2B2F" w14:textId="77777777" w:rsidTr="00F12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526653B" w14:textId="60D44B97" w:rsidR="00B072EB" w:rsidRPr="00B072EB" w:rsidRDefault="00B072EB" w:rsidP="00785A87">
            <w:pPr>
              <w:rPr>
                <w:rFonts w:eastAsiaTheme="minorEastAsia"/>
              </w:rPr>
            </w:pPr>
            <w:r>
              <w:rPr>
                <w:rFonts w:eastAsiaTheme="minorEastAsia"/>
              </w:rPr>
              <w:t>Cuantas capas</w:t>
            </w:r>
          </w:p>
        </w:tc>
        <w:tc>
          <w:tcPr>
            <w:tcW w:w="3597" w:type="dxa"/>
          </w:tcPr>
          <w:p w14:paraId="3D065DF7" w14:textId="4B64C934" w:rsidR="00B072EB" w:rsidRDefault="00B072EB" w:rsidP="00785A87">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6</w:t>
            </w:r>
          </w:p>
        </w:tc>
        <w:tc>
          <w:tcPr>
            <w:tcW w:w="3597" w:type="dxa"/>
          </w:tcPr>
          <w:p w14:paraId="384FA080" w14:textId="7487B890" w:rsidR="00B072EB" w:rsidRDefault="00B072EB" w:rsidP="00785A87">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6</w:t>
            </w:r>
          </w:p>
        </w:tc>
      </w:tr>
      <w:tr w:rsidR="00B072EB" w14:paraId="5E4D36BF" w14:textId="77777777" w:rsidTr="00F12B18">
        <w:tc>
          <w:tcPr>
            <w:cnfStyle w:val="001000000000" w:firstRow="0" w:lastRow="0" w:firstColumn="1" w:lastColumn="0" w:oddVBand="0" w:evenVBand="0" w:oddHBand="0" w:evenHBand="0" w:firstRowFirstColumn="0" w:firstRowLastColumn="0" w:lastRowFirstColumn="0" w:lastRowLastColumn="0"/>
            <w:tcW w:w="3596" w:type="dxa"/>
          </w:tcPr>
          <w:p w14:paraId="16FE9E5E" w14:textId="38EA5B57" w:rsidR="00B072EB" w:rsidRDefault="00B072EB" w:rsidP="00785A87">
            <w:pPr>
              <w:rPr>
                <w:rFonts w:eastAsiaTheme="minorEastAsia"/>
              </w:rPr>
            </w:pPr>
            <w:r>
              <w:rPr>
                <w:rFonts w:eastAsiaTheme="minorEastAsia"/>
              </w:rPr>
              <w:t>¿Las matrices cambian entre capas?</w:t>
            </w:r>
          </w:p>
        </w:tc>
        <w:tc>
          <w:tcPr>
            <w:tcW w:w="3597" w:type="dxa"/>
          </w:tcPr>
          <w:p w14:paraId="410E2C07" w14:textId="03BCB7C3" w:rsidR="00B072EB" w:rsidRDefault="00B072EB" w:rsidP="00785A87">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Si – cada capa tiene las suyas</w:t>
            </w:r>
          </w:p>
        </w:tc>
        <w:tc>
          <w:tcPr>
            <w:tcW w:w="3597" w:type="dxa"/>
          </w:tcPr>
          <w:p w14:paraId="57BBE501" w14:textId="535A81B1" w:rsidR="00B072EB" w:rsidRDefault="00B072EB" w:rsidP="00785A87">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Si – cada capa tiene las suyas</w:t>
            </w:r>
          </w:p>
        </w:tc>
      </w:tr>
      <w:tr w:rsidR="00B072EB" w14:paraId="3723A79B" w14:textId="77777777" w:rsidTr="00F12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33A1FFE" w14:textId="4A0A5AD5" w:rsidR="00B072EB" w:rsidRDefault="00B072EB" w:rsidP="00785A87">
            <w:pPr>
              <w:rPr>
                <w:rFonts w:eastAsiaTheme="minorEastAsia"/>
              </w:rPr>
            </w:pPr>
            <w:r>
              <w:rPr>
                <w:rFonts w:eastAsiaTheme="minorEastAsia"/>
              </w:rPr>
              <w:t>¿El dato entra completo a cada capa, o se corta?</w:t>
            </w:r>
          </w:p>
        </w:tc>
        <w:tc>
          <w:tcPr>
            <w:tcW w:w="3597" w:type="dxa"/>
          </w:tcPr>
          <w:p w14:paraId="77EA2E9C" w14:textId="5A449986" w:rsidR="00B072EB" w:rsidRDefault="00B072EB" w:rsidP="00785A87">
            <w:pPr>
              <w:cnfStyle w:val="000000100000" w:firstRow="0" w:lastRow="0" w:firstColumn="0" w:lastColumn="0" w:oddVBand="0" w:evenVBand="0" w:oddHBand="1" w:evenHBand="0" w:firstRowFirstColumn="0" w:firstRowLastColumn="0" w:lastRowFirstColumn="0" w:lastRowLastColumn="0"/>
              <w:rPr>
                <w:rFonts w:eastAsiaTheme="minorEastAsia"/>
              </w:rPr>
            </w:pPr>
            <w:r w:rsidRPr="00B072EB">
              <w:rPr>
                <w:rFonts w:eastAsiaTheme="minorEastAsia"/>
              </w:rPr>
              <w:t>Completo — "</w:t>
            </w:r>
            <w:proofErr w:type="spellStart"/>
            <w:r w:rsidRPr="00B072EB">
              <w:rPr>
                <w:rFonts w:eastAsiaTheme="minorEastAsia"/>
              </w:rPr>
              <w:t>dog</w:t>
            </w:r>
            <w:proofErr w:type="spellEnd"/>
            <w:r w:rsidRPr="00B072EB">
              <w:rPr>
                <w:rFonts w:eastAsiaTheme="minorEastAsia"/>
              </w:rPr>
              <w:t>" pasa entero por las 6 capas, transformándose</w:t>
            </w:r>
          </w:p>
        </w:tc>
        <w:tc>
          <w:tcPr>
            <w:tcW w:w="3597" w:type="dxa"/>
          </w:tcPr>
          <w:p w14:paraId="6E0B009E" w14:textId="2D8D3507" w:rsidR="00B072EB" w:rsidRDefault="00B072EB" w:rsidP="00785A87">
            <w:pPr>
              <w:cnfStyle w:val="000000100000" w:firstRow="0" w:lastRow="0" w:firstColumn="0" w:lastColumn="0" w:oddVBand="0" w:evenVBand="0" w:oddHBand="1" w:evenHBand="0" w:firstRowFirstColumn="0" w:firstRowLastColumn="0" w:lastRowFirstColumn="0" w:lastRowLastColumn="0"/>
              <w:rPr>
                <w:rFonts w:eastAsiaTheme="minorEastAsia"/>
              </w:rPr>
            </w:pPr>
            <w:r w:rsidRPr="00B072EB">
              <w:rPr>
                <w:rFonts w:eastAsiaTheme="minorEastAsia"/>
              </w:rPr>
              <w:t>Completo — [inicio]/"Der"/etc. pasa entero por las 6 capas</w:t>
            </w:r>
          </w:p>
        </w:tc>
      </w:tr>
      <w:tr w:rsidR="00623FBC" w14:paraId="4B1EED23" w14:textId="77777777" w:rsidTr="00F12B18">
        <w:tc>
          <w:tcPr>
            <w:cnfStyle w:val="001000000000" w:firstRow="0" w:lastRow="0" w:firstColumn="1" w:lastColumn="0" w:oddVBand="0" w:evenVBand="0" w:oddHBand="0" w:evenHBand="0" w:firstRowFirstColumn="0" w:firstRowLastColumn="0" w:lastRowFirstColumn="0" w:lastRowLastColumn="0"/>
            <w:tcW w:w="3596" w:type="dxa"/>
          </w:tcPr>
          <w:p w14:paraId="7A1535E2" w14:textId="34739957" w:rsidR="00623FBC" w:rsidRDefault="00623FBC" w:rsidP="00785A87">
            <w:pPr>
              <w:rPr>
                <w:rFonts w:eastAsiaTheme="minorEastAsia"/>
              </w:rPr>
            </w:pPr>
            <w:r>
              <w:rPr>
                <w:rFonts w:eastAsiaTheme="minorEastAsia"/>
              </w:rPr>
              <w:t>¿</w:t>
            </w:r>
            <w:proofErr w:type="spellStart"/>
            <w:r>
              <w:rPr>
                <w:rFonts w:eastAsiaTheme="minorEastAsia"/>
              </w:rPr>
              <w:t>Cunatas</w:t>
            </w:r>
            <w:proofErr w:type="spellEnd"/>
            <w:r>
              <w:rPr>
                <w:rFonts w:eastAsiaTheme="minorEastAsia"/>
              </w:rPr>
              <w:t xml:space="preserve"> veces corre esto?</w:t>
            </w:r>
          </w:p>
        </w:tc>
        <w:tc>
          <w:tcPr>
            <w:tcW w:w="3597" w:type="dxa"/>
          </w:tcPr>
          <w:p w14:paraId="1AC112DE" w14:textId="48684F9E" w:rsidR="00623FBC" w:rsidRPr="00623FBC" w:rsidRDefault="00623FBC" w:rsidP="00785A87">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b/>
                <w:bCs/>
              </w:rPr>
              <w:t xml:space="preserve">Una sola vez – </w:t>
            </w:r>
            <w:r>
              <w:rPr>
                <w:rFonts w:eastAsiaTheme="minorEastAsia"/>
              </w:rPr>
              <w:t>toda la oración de una pasada</w:t>
            </w:r>
          </w:p>
        </w:tc>
        <w:tc>
          <w:tcPr>
            <w:tcW w:w="3597" w:type="dxa"/>
          </w:tcPr>
          <w:p w14:paraId="7BFD9A8C" w14:textId="28E06F08" w:rsidR="00623FBC" w:rsidRPr="00623FBC" w:rsidRDefault="00623FBC" w:rsidP="00785A87">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b/>
                <w:bCs/>
              </w:rPr>
              <w:t xml:space="preserve">Una vez por ronda – </w:t>
            </w:r>
            <w:r>
              <w:rPr>
                <w:rFonts w:eastAsiaTheme="minorEastAsia"/>
              </w:rPr>
              <w:t>5 veces en total (una por palabra generada)</w:t>
            </w:r>
          </w:p>
        </w:tc>
      </w:tr>
    </w:tbl>
    <w:p w14:paraId="0F4540B6" w14:textId="77777777" w:rsidR="00A21326" w:rsidRDefault="00A21326" w:rsidP="00785A87">
      <w:pPr>
        <w:rPr>
          <w:rFonts w:eastAsiaTheme="minorEastAsia"/>
        </w:rPr>
      </w:pPr>
    </w:p>
    <w:p w14:paraId="19E9E56F" w14:textId="77777777" w:rsidR="00623FBC" w:rsidRPr="00B16F46" w:rsidRDefault="00623FBC" w:rsidP="00623FBC">
      <w:pPr>
        <w:rPr>
          <w:b/>
          <w:bCs/>
          <w:sz w:val="24"/>
          <w:szCs w:val="28"/>
        </w:rPr>
      </w:pPr>
      <w:r w:rsidRPr="00B16F46">
        <w:rPr>
          <w:b/>
          <w:bCs/>
          <w:sz w:val="24"/>
          <w:szCs w:val="28"/>
          <w:highlight w:val="yellow"/>
        </w:rPr>
        <w:t>La única diferencia real entre ambos</w:t>
      </w:r>
    </w:p>
    <w:p w14:paraId="30CC1BC1" w14:textId="6774AAFF" w:rsidR="00843EE8" w:rsidRDefault="00B16F46" w:rsidP="00785A87">
      <w:r>
        <w:t xml:space="preserve">El </w:t>
      </w:r>
      <w:proofErr w:type="spellStart"/>
      <w:r>
        <w:t>Encoder</w:t>
      </w:r>
      <w:proofErr w:type="spellEnd"/>
      <w:r>
        <w:t xml:space="preserve"> corre </w:t>
      </w:r>
      <w:r>
        <w:rPr>
          <w:b/>
          <w:bCs/>
        </w:rPr>
        <w:t xml:space="preserve">una sola vez, para siempre – </w:t>
      </w:r>
      <w:r>
        <w:t xml:space="preserve">porque la oración en ingles no cambia. El </w:t>
      </w:r>
      <w:proofErr w:type="spellStart"/>
      <w:r>
        <w:t>Decoder</w:t>
      </w:r>
      <w:proofErr w:type="spellEnd"/>
      <w:r>
        <w:t xml:space="preserve"> tiene que repetir ese mismo recorrido de 6 capas </w:t>
      </w:r>
      <w:r>
        <w:rPr>
          <w:b/>
          <w:bCs/>
        </w:rPr>
        <w:t xml:space="preserve">una vez por cada palabra que genera </w:t>
      </w:r>
      <w:r w:rsidR="00843EE8">
        <w:rPr>
          <w:b/>
          <w:bCs/>
        </w:rPr>
        <w:t>–</w:t>
      </w:r>
      <w:r>
        <w:rPr>
          <w:b/>
          <w:bCs/>
        </w:rPr>
        <w:t xml:space="preserve"> </w:t>
      </w:r>
      <w:r w:rsidR="00843EE8">
        <w:t>porque cada nueva palabra depende de las anteriores, y no existe todavía cuando arranca la ronda.</w:t>
      </w:r>
    </w:p>
    <w:p w14:paraId="4FEEFBC8" w14:textId="357928FB" w:rsidR="00843EE8" w:rsidRPr="00843EE8" w:rsidRDefault="00843EE8" w:rsidP="00785A87">
      <w:pPr>
        <w:rPr>
          <w:b/>
          <w:bCs/>
          <w:sz w:val="24"/>
          <w:szCs w:val="28"/>
        </w:rPr>
      </w:pPr>
      <w:r w:rsidRPr="00843EE8">
        <w:rPr>
          <w:b/>
          <w:bCs/>
          <w:sz w:val="24"/>
          <w:szCs w:val="28"/>
          <w:highlight w:val="yellow"/>
        </w:rPr>
        <w:t>Resumen</w:t>
      </w:r>
    </w:p>
    <w:p w14:paraId="7864DF78" w14:textId="00387260" w:rsidR="00A13DB7" w:rsidRDefault="00843EE8" w:rsidP="00785A87">
      <w:r>
        <w:t xml:space="preserve">Si – el mecanismo interno de “una capa completa, con sus matrices fijas, procesando un vector </w:t>
      </w:r>
      <w:r w:rsidR="00515971">
        <w:t xml:space="preserve">que se va transformando capa a capa” es </w:t>
      </w:r>
      <w:r w:rsidR="00515971">
        <w:rPr>
          <w:b/>
          <w:bCs/>
        </w:rPr>
        <w:t xml:space="preserve">idéntico </w:t>
      </w:r>
      <w:r w:rsidR="00515971">
        <w:t xml:space="preserve">en el </w:t>
      </w:r>
      <w:proofErr w:type="spellStart"/>
      <w:r w:rsidR="00515971">
        <w:t>Encoder</w:t>
      </w:r>
      <w:proofErr w:type="spellEnd"/>
      <w:r w:rsidR="00515971">
        <w:t xml:space="preserve"> y en el </w:t>
      </w:r>
      <w:proofErr w:type="spellStart"/>
      <w:r w:rsidR="00515971">
        <w:t>Decoder</w:t>
      </w:r>
      <w:proofErr w:type="spellEnd"/>
      <w:r w:rsidR="00515971">
        <w:t xml:space="preserve">. Lo único que cambia es </w:t>
      </w:r>
      <w:r w:rsidR="00515971">
        <w:rPr>
          <w:b/>
          <w:bCs/>
        </w:rPr>
        <w:t xml:space="preserve">cuantas veces </w:t>
      </w:r>
      <w:r w:rsidR="00515971">
        <w:t>se recorre ese camino:</w:t>
      </w:r>
    </w:p>
    <w:p w14:paraId="60C1E215" w14:textId="44BC110B" w:rsidR="00515971" w:rsidRPr="00515971" w:rsidRDefault="00515971" w:rsidP="00785A87">
      <w:r>
        <w:t xml:space="preserve">El </w:t>
      </w:r>
      <w:proofErr w:type="spellStart"/>
      <w:r>
        <w:t>Encoder</w:t>
      </w:r>
      <w:proofErr w:type="spellEnd"/>
      <w:r>
        <w:t xml:space="preserve"> lo recorre 1 vez; El </w:t>
      </w:r>
      <w:proofErr w:type="spellStart"/>
      <w:r>
        <w:t>decoder</w:t>
      </w:r>
      <w:proofErr w:type="spellEnd"/>
      <w:r>
        <w:t xml:space="preserve"> lo recorre 5 veces (una por ronda), porque tiene que generar la traducción de a una palabra por vez.</w:t>
      </w:r>
    </w:p>
    <w:p w14:paraId="6D31A48D" w14:textId="4B580464" w:rsidR="00A13DB7" w:rsidRDefault="00F12B18" w:rsidP="00785A87">
      <w:r w:rsidRPr="00F12B18">
        <w:rPr>
          <w:noProof/>
        </w:rPr>
        <w:drawing>
          <wp:inline distT="0" distB="0" distL="0" distR="0" wp14:anchorId="0AAD5DCD" wp14:editId="029D3672">
            <wp:extent cx="4930567" cy="632515"/>
            <wp:effectExtent l="19050" t="19050" r="22860" b="15240"/>
            <wp:docPr id="1668747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47936" name=""/>
                    <pic:cNvPicPr/>
                  </pic:nvPicPr>
                  <pic:blipFill>
                    <a:blip r:embed="rId202"/>
                    <a:stretch>
                      <a:fillRect/>
                    </a:stretch>
                  </pic:blipFill>
                  <pic:spPr>
                    <a:xfrm>
                      <a:off x="0" y="0"/>
                      <a:ext cx="4930567" cy="632515"/>
                    </a:xfrm>
                    <a:prstGeom prst="rect">
                      <a:avLst/>
                    </a:prstGeom>
                    <a:ln w="9525">
                      <a:solidFill>
                        <a:schemeClr val="tx1"/>
                      </a:solidFill>
                    </a:ln>
                  </pic:spPr>
                </pic:pic>
              </a:graphicData>
            </a:graphic>
          </wp:inline>
        </w:drawing>
      </w:r>
    </w:p>
    <w:p w14:paraId="25E6451C" w14:textId="77777777" w:rsidR="00F12B18" w:rsidRPr="00F12B18" w:rsidRDefault="00F12B18" w:rsidP="00F12B18">
      <w:r w:rsidRPr="00F12B18">
        <w:t xml:space="preserve">Sí, exacto — mismo patrón que ya confirmamos con el </w:t>
      </w:r>
      <w:proofErr w:type="spellStart"/>
      <w:proofErr w:type="gramStart"/>
      <w:r w:rsidRPr="00F12B18">
        <w:t>paper</w:t>
      </w:r>
      <w:proofErr w:type="spellEnd"/>
      <w:proofErr w:type="gramEnd"/>
      <w:r w:rsidRPr="00F12B18">
        <w:t xml:space="preserve"> de Geva et al. para </w:t>
      </w:r>
      <w:proofErr w:type="spellStart"/>
      <w:r w:rsidRPr="00F12B18">
        <w:t>Feed</w:t>
      </w:r>
      <w:proofErr w:type="spellEnd"/>
      <w:r w:rsidRPr="00F12B18">
        <w:t>-Forward, aplicado ahora al conjunto completo de las 6 capas.</w:t>
      </w:r>
    </w:p>
    <w:p w14:paraId="7E7A0AB9" w14:textId="77777777" w:rsidR="00F12B18" w:rsidRDefault="00F12B18" w:rsidP="00F12B18">
      <w:pPr>
        <w:rPr>
          <w:b/>
          <w:bCs/>
        </w:rPr>
      </w:pPr>
    </w:p>
    <w:p w14:paraId="4D883300" w14:textId="77777777" w:rsidR="00F12B18" w:rsidRDefault="00F12B18" w:rsidP="00F12B18">
      <w:pPr>
        <w:rPr>
          <w:b/>
          <w:bCs/>
        </w:rPr>
      </w:pPr>
    </w:p>
    <w:p w14:paraId="65DAE79D" w14:textId="6E444E99" w:rsidR="00F12B18" w:rsidRPr="00F12B18" w:rsidRDefault="00F12B18" w:rsidP="00F12B18">
      <w:pPr>
        <w:rPr>
          <w:b/>
          <w:bCs/>
          <w:sz w:val="24"/>
          <w:szCs w:val="28"/>
        </w:rPr>
      </w:pPr>
      <w:r w:rsidRPr="00F12B18">
        <w:rPr>
          <w:b/>
          <w:bCs/>
          <w:sz w:val="24"/>
          <w:szCs w:val="28"/>
          <w:highlight w:val="yellow"/>
        </w:rPr>
        <w:lastRenderedPageBreak/>
        <w:t>Confirmando la idea general</w:t>
      </w:r>
    </w:p>
    <w:p w14:paraId="31934CD8" w14:textId="77777777" w:rsidR="00F12B18" w:rsidRPr="00F12B18" w:rsidRDefault="00F12B18" w:rsidP="00F12B18">
      <w:r w:rsidRPr="00F12B18">
        <w:t xml:space="preserve">Las </w:t>
      </w:r>
      <w:r w:rsidRPr="00F12B18">
        <w:rPr>
          <w:b/>
          <w:bCs/>
        </w:rPr>
        <w:t>capas tempranas</w:t>
      </w:r>
      <w:r w:rsidRPr="00F12B18">
        <w:t xml:space="preserve"> (1, 2) tienden a captar patrones más </w:t>
      </w:r>
      <w:r w:rsidRPr="00F12B18">
        <w:rPr>
          <w:b/>
          <w:bCs/>
        </w:rPr>
        <w:t>superficiales</w:t>
      </w:r>
      <w:r w:rsidRPr="00F12B18">
        <w:t xml:space="preserve"> (relaciones sintácticas simples, posición, terminaciones de palabras), y las </w:t>
      </w:r>
      <w:r w:rsidRPr="00F12B18">
        <w:rPr>
          <w:b/>
          <w:bCs/>
        </w:rPr>
        <w:t>capas profundas</w:t>
      </w:r>
      <w:r w:rsidRPr="00F12B18">
        <w:t xml:space="preserve"> (5, 6) tienden a captar patrones más </w:t>
      </w:r>
      <w:r w:rsidRPr="00F12B18">
        <w:rPr>
          <w:b/>
          <w:bCs/>
        </w:rPr>
        <w:t>abstractos y semánticos</w:t>
      </w:r>
      <w:r w:rsidRPr="00F12B18">
        <w:t xml:space="preserve"> (significado, relaciones de sentido a más largo alcance).</w:t>
      </w:r>
    </w:p>
    <w:p w14:paraId="53E43A09" w14:textId="77777777" w:rsidR="00F12B18" w:rsidRPr="00F12B18" w:rsidRDefault="00F12B18" w:rsidP="00F12B18">
      <w:pPr>
        <w:rPr>
          <w:b/>
          <w:bCs/>
          <w:sz w:val="24"/>
          <w:szCs w:val="28"/>
        </w:rPr>
      </w:pPr>
      <w:r w:rsidRPr="00F12B18">
        <w:rPr>
          <w:b/>
          <w:bCs/>
          <w:sz w:val="24"/>
          <w:szCs w:val="28"/>
          <w:highlight w:val="yellow"/>
        </w:rPr>
        <w:t xml:space="preserve">Un matiz importante para no </w:t>
      </w:r>
      <w:proofErr w:type="spellStart"/>
      <w:r w:rsidRPr="00F12B18">
        <w:rPr>
          <w:b/>
          <w:bCs/>
          <w:sz w:val="24"/>
          <w:szCs w:val="28"/>
          <w:highlight w:val="yellow"/>
        </w:rPr>
        <w:t>sobre-generalizar</w:t>
      </w:r>
      <w:proofErr w:type="spellEnd"/>
    </w:p>
    <w:p w14:paraId="48AD8E20" w14:textId="1F18224C" w:rsidR="00F12B18" w:rsidRDefault="00F12B18" w:rsidP="00785A87">
      <w:r>
        <w:t xml:space="preserve">Esto es lo que confirmamos como </w:t>
      </w:r>
      <w:r>
        <w:rPr>
          <w:b/>
          <w:bCs/>
        </w:rPr>
        <w:t xml:space="preserve">tendencia observada </w:t>
      </w:r>
      <w:r>
        <w:t>en investigaciones de Interpretabilidad (</w:t>
      </w:r>
      <w:r w:rsidRPr="00F12B18">
        <w:t xml:space="preserve">como el </w:t>
      </w:r>
      <w:proofErr w:type="spellStart"/>
      <w:proofErr w:type="gramStart"/>
      <w:r w:rsidRPr="00F12B18">
        <w:t>paper</w:t>
      </w:r>
      <w:proofErr w:type="spellEnd"/>
      <w:proofErr w:type="gramEnd"/>
      <w:r w:rsidRPr="00F12B18">
        <w:t xml:space="preserve"> de Geva et al. que ya vimos</w:t>
      </w:r>
      <w:r>
        <w:t xml:space="preserve">) – no es una regla matemática exacta ni algo que el </w:t>
      </w:r>
      <w:proofErr w:type="spellStart"/>
      <w:proofErr w:type="gramStart"/>
      <w:r>
        <w:t>paper</w:t>
      </w:r>
      <w:proofErr w:type="spellEnd"/>
      <w:proofErr w:type="gramEnd"/>
      <w:r>
        <w:t xml:space="preserve"> original de 2017 defina explícitamente. Es un </w:t>
      </w:r>
      <w:proofErr w:type="spellStart"/>
      <w:r>
        <w:t>patron</w:t>
      </w:r>
      <w:proofErr w:type="spellEnd"/>
      <w:r>
        <w:t xml:space="preserve"> que se </w:t>
      </w:r>
      <w:r>
        <w:rPr>
          <w:b/>
          <w:bCs/>
        </w:rPr>
        <w:t xml:space="preserve">observa </w:t>
      </w:r>
      <w:r>
        <w:t xml:space="preserve">al entrenar modelos </w:t>
      </w:r>
      <w:proofErr w:type="spellStart"/>
      <w:r>
        <w:t>relaes</w:t>
      </w:r>
      <w:proofErr w:type="spellEnd"/>
      <w:r>
        <w:t xml:space="preserve"> y </w:t>
      </w:r>
      <w:r w:rsidR="00140E88">
        <w:t>analizar que activa cada capa, no algo programado a propósito capa por capa.</w:t>
      </w:r>
    </w:p>
    <w:p w14:paraId="4A6911C5" w14:textId="77777777" w:rsidR="00140E88" w:rsidRPr="00140E88" w:rsidRDefault="00140E88" w:rsidP="00140E88">
      <w:pPr>
        <w:rPr>
          <w:b/>
          <w:bCs/>
          <w:sz w:val="24"/>
          <w:szCs w:val="28"/>
        </w:rPr>
      </w:pPr>
      <w:r w:rsidRPr="00140E88">
        <w:rPr>
          <w:b/>
          <w:bCs/>
          <w:sz w:val="24"/>
          <w:szCs w:val="28"/>
          <w:highlight w:val="yellow"/>
        </w:rPr>
        <w:t>Por qué tiene sentido, de todas formas</w:t>
      </w:r>
    </w:p>
    <w:p w14:paraId="215812DF" w14:textId="7CB6204E" w:rsidR="00140E88" w:rsidRDefault="00140E88" w:rsidP="00785A87">
      <w:r>
        <w:t xml:space="preserve">Cada capa recibe como entrada lo que ya procesaron los anteriores – así que la Capa 6 </w:t>
      </w:r>
      <w:proofErr w:type="spellStart"/>
      <w:r>
        <w:t>esta</w:t>
      </w:r>
      <w:proofErr w:type="spellEnd"/>
      <w:r>
        <w:t xml:space="preserve"> tr</w:t>
      </w:r>
      <w:r w:rsidR="00A407A3">
        <w:t xml:space="preserve">abajando sobre la información ya “resumida y refinada” 5 veces, mientras que la Capa 1 trabaja sobre el damo </w:t>
      </w:r>
      <w:proofErr w:type="spellStart"/>
      <w:r w:rsidR="00A407A3">
        <w:t>mas</w:t>
      </w:r>
      <w:proofErr w:type="spellEnd"/>
      <w:r w:rsidR="00A407A3">
        <w:t xml:space="preserve"> crudo posible (</w:t>
      </w:r>
      <w:proofErr w:type="spellStart"/>
      <w:r w:rsidR="00A407A3">
        <w:t>embedding</w:t>
      </w:r>
      <w:proofErr w:type="spellEnd"/>
      <w:r w:rsidR="00A407A3">
        <w:t xml:space="preserve"> + </w:t>
      </w:r>
      <w:proofErr w:type="spellStart"/>
      <w:r w:rsidR="00A407A3">
        <w:t>positional</w:t>
      </w:r>
      <w:proofErr w:type="spellEnd"/>
      <w:r w:rsidR="00A407A3">
        <w:t xml:space="preserve"> </w:t>
      </w:r>
      <w:proofErr w:type="spellStart"/>
      <w:r w:rsidR="00A407A3">
        <w:t>encoding</w:t>
      </w:r>
      <w:proofErr w:type="spellEnd"/>
      <w:r w:rsidR="00A407A3">
        <w:t xml:space="preserve">, casi sin </w:t>
      </w:r>
      <w:proofErr w:type="spellStart"/>
      <w:r w:rsidR="00A407A3">
        <w:t>procear</w:t>
      </w:r>
      <w:proofErr w:type="spellEnd"/>
      <w:r w:rsidR="00A407A3">
        <w:t xml:space="preserve">). Tiene sentido que, con </w:t>
      </w:r>
      <w:proofErr w:type="spellStart"/>
      <w:r w:rsidR="00A407A3">
        <w:t>mas</w:t>
      </w:r>
      <w:proofErr w:type="spellEnd"/>
      <w:r w:rsidR="00A407A3">
        <w:t xml:space="preserve"> “vueltas” de contexto acumulado, las capas finales puedan construir relaciones </w:t>
      </w:r>
      <w:proofErr w:type="spellStart"/>
      <w:r w:rsidR="00A407A3">
        <w:t>mas</w:t>
      </w:r>
      <w:proofErr w:type="spellEnd"/>
      <w:r w:rsidR="00A407A3">
        <w:t xml:space="preserve"> ricas.</w:t>
      </w:r>
    </w:p>
    <w:p w14:paraId="27683596" w14:textId="77777777" w:rsidR="00A407A3" w:rsidRPr="005670C6" w:rsidRDefault="00A407A3" w:rsidP="00A407A3">
      <w:pPr>
        <w:rPr>
          <w:b/>
          <w:bCs/>
          <w:sz w:val="24"/>
          <w:szCs w:val="28"/>
        </w:rPr>
      </w:pPr>
      <w:r w:rsidRPr="005670C6">
        <w:rPr>
          <w:b/>
          <w:bCs/>
          <w:sz w:val="24"/>
          <w:szCs w:val="28"/>
          <w:highlight w:val="yellow"/>
        </w:rPr>
        <w:t>Resumen</w:t>
      </w:r>
    </w:p>
    <w:p w14:paraId="05DEE211" w14:textId="77777777" w:rsidR="005670C6" w:rsidRPr="005670C6" w:rsidRDefault="005670C6" w:rsidP="005670C6">
      <w:r w:rsidRPr="005670C6">
        <w:t xml:space="preserve">Sí, correcto — es la misma idea de progresión (superficial → semántico) que ya vimos con </w:t>
      </w:r>
      <w:proofErr w:type="spellStart"/>
      <w:r w:rsidRPr="005670C6">
        <w:t>Feed</w:t>
      </w:r>
      <w:proofErr w:type="spellEnd"/>
      <w:r w:rsidRPr="005670C6">
        <w:t xml:space="preserve">-Forward en el </w:t>
      </w:r>
      <w:proofErr w:type="spellStart"/>
      <w:r w:rsidRPr="005670C6">
        <w:t>Encoder</w:t>
      </w:r>
      <w:proofErr w:type="spellEnd"/>
      <w:r w:rsidRPr="005670C6">
        <w:t xml:space="preserve">, aplicable también al </w:t>
      </w:r>
      <w:proofErr w:type="spellStart"/>
      <w:r w:rsidRPr="005670C6">
        <w:t>Decoder</w:t>
      </w:r>
      <w:proofErr w:type="spellEnd"/>
      <w:r w:rsidRPr="005670C6">
        <w:t>: capas tempranas más simples, capas profundas más abstractas — como tendencia observada empíricamente, no como regla fija del diseño.</w:t>
      </w:r>
    </w:p>
    <w:p w14:paraId="5E822853" w14:textId="77777777" w:rsidR="00A407A3" w:rsidRPr="00140E88" w:rsidRDefault="00A407A3" w:rsidP="00785A87"/>
    <w:p w14:paraId="4101BBC3" w14:textId="77777777" w:rsidR="00A13DB7" w:rsidRDefault="00A13DB7" w:rsidP="00785A87"/>
    <w:p w14:paraId="55AEC22E" w14:textId="77777777" w:rsidR="005670C6" w:rsidRDefault="005670C6" w:rsidP="00785A87"/>
    <w:p w14:paraId="693747CA" w14:textId="77777777" w:rsidR="005670C6" w:rsidRDefault="005670C6" w:rsidP="00785A87"/>
    <w:p w14:paraId="47870338" w14:textId="219365AB" w:rsidR="005670C6" w:rsidRDefault="005670C6">
      <w:r>
        <w:br w:type="page"/>
      </w:r>
    </w:p>
    <w:p w14:paraId="130C3EA5" w14:textId="19BFCC91" w:rsidR="00E118D0" w:rsidRPr="007F0EBE" w:rsidRDefault="008D5BC9" w:rsidP="008D5BC9">
      <w:pPr>
        <w:pStyle w:val="Ttulo4"/>
        <w:rPr>
          <w:b/>
          <w:bCs/>
          <w:i w:val="0"/>
          <w:iCs w:val="0"/>
          <w:sz w:val="24"/>
          <w:szCs w:val="28"/>
        </w:rPr>
      </w:pPr>
      <w:r w:rsidRPr="007F0EBE">
        <w:rPr>
          <w:b/>
          <w:bCs/>
          <w:i w:val="0"/>
          <w:iCs w:val="0"/>
          <w:sz w:val="24"/>
          <w:szCs w:val="28"/>
          <w:highlight w:val="yellow"/>
        </w:rPr>
        <w:lastRenderedPageBreak/>
        <w:t xml:space="preserve">1.12.10.1: </w:t>
      </w:r>
      <w:r w:rsidR="00E118D0" w:rsidRPr="007F0EBE">
        <w:rPr>
          <w:b/>
          <w:bCs/>
          <w:i w:val="0"/>
          <w:iCs w:val="0"/>
          <w:sz w:val="24"/>
          <w:szCs w:val="28"/>
          <w:highlight w:val="yellow"/>
        </w:rPr>
        <w:t>Self-</w:t>
      </w:r>
      <w:proofErr w:type="spellStart"/>
      <w:r w:rsidR="00E118D0" w:rsidRPr="007F0EBE">
        <w:rPr>
          <w:b/>
          <w:bCs/>
          <w:i w:val="0"/>
          <w:iCs w:val="0"/>
          <w:sz w:val="24"/>
          <w:szCs w:val="28"/>
          <w:highlight w:val="yellow"/>
        </w:rPr>
        <w:t>Attention</w:t>
      </w:r>
      <w:proofErr w:type="spellEnd"/>
      <w:r w:rsidR="00E118D0" w:rsidRPr="007F0EBE">
        <w:rPr>
          <w:b/>
          <w:bCs/>
          <w:i w:val="0"/>
          <w:iCs w:val="0"/>
          <w:sz w:val="24"/>
          <w:szCs w:val="28"/>
          <w:highlight w:val="yellow"/>
        </w:rPr>
        <w:t xml:space="preserve"> enmascarada: el detalle del "</w:t>
      </w:r>
      <w:proofErr w:type="spellStart"/>
      <w:r w:rsidR="00E118D0" w:rsidRPr="007F0EBE">
        <w:rPr>
          <w:b/>
          <w:bCs/>
          <w:i w:val="0"/>
          <w:iCs w:val="0"/>
          <w:sz w:val="24"/>
          <w:szCs w:val="28"/>
          <w:highlight w:val="yellow"/>
        </w:rPr>
        <w:t>masking</w:t>
      </w:r>
      <w:proofErr w:type="spellEnd"/>
      <w:r w:rsidR="00E118D0" w:rsidRPr="007F0EBE">
        <w:rPr>
          <w:b/>
          <w:bCs/>
          <w:i w:val="0"/>
          <w:iCs w:val="0"/>
          <w:sz w:val="24"/>
          <w:szCs w:val="28"/>
          <w:highlight w:val="yellow"/>
        </w:rPr>
        <w:t>"</w:t>
      </w:r>
    </w:p>
    <w:p w14:paraId="5FC5CC48" w14:textId="77777777" w:rsidR="005664EA" w:rsidRDefault="008C21B4" w:rsidP="00785A87">
      <w:r>
        <w:rPr>
          <w:b/>
          <w:bCs/>
        </w:rPr>
        <w:t xml:space="preserve">El valor de entrada: </w:t>
      </w:r>
      <w:r w:rsidR="005664EA">
        <w:t xml:space="preserve">es el valor x de token que se </w:t>
      </w:r>
      <w:proofErr w:type="spellStart"/>
      <w:r w:rsidR="005664EA">
        <w:t>esta</w:t>
      </w:r>
      <w:proofErr w:type="spellEnd"/>
      <w:r w:rsidR="005664EA">
        <w:t xml:space="preserve"> procesando en esta ronda – el mismo x que ya vimos en el flujo general, de 512 </w:t>
      </w:r>
      <w:proofErr w:type="spellStart"/>
      <w:r w:rsidR="005664EA">
        <w:t>numeros</w:t>
      </w:r>
      <w:proofErr w:type="spellEnd"/>
      <w:r w:rsidR="005664EA">
        <w:t xml:space="preserve">. </w:t>
      </w:r>
    </w:p>
    <w:p w14:paraId="3A98EA9B" w14:textId="6669D2A3" w:rsidR="00E118D0" w:rsidRDefault="005664EA" w:rsidP="00785A87">
      <w:pPr>
        <w:rPr>
          <w:sz w:val="24"/>
          <w:szCs w:val="28"/>
        </w:rPr>
      </w:pPr>
      <w:r w:rsidRPr="005664EA">
        <w:rPr>
          <w:sz w:val="24"/>
          <w:szCs w:val="28"/>
        </w:rPr>
        <w:t>Por ejemplo, en la Ronda 3 (donde ya se generaron “Der” en la posición 0 y “Hund” en la posición 1, y toca decidir la posición 2)</w:t>
      </w:r>
      <w:r w:rsidR="00CD7B1D">
        <w:rPr>
          <w:sz w:val="24"/>
          <w:szCs w:val="28"/>
        </w:rPr>
        <w:t xml:space="preserve">, x es el vector de </w:t>
      </w:r>
      <w:r w:rsidR="00CD7B1D">
        <w:rPr>
          <w:b/>
          <w:bCs/>
          <w:sz w:val="24"/>
          <w:szCs w:val="28"/>
        </w:rPr>
        <w:t xml:space="preserve">“Hund” – </w:t>
      </w:r>
      <w:r w:rsidR="00CD7B1D">
        <w:rPr>
          <w:sz w:val="24"/>
          <w:szCs w:val="28"/>
        </w:rPr>
        <w:t xml:space="preserve">el ultimo token generado (ronda 2), que es el </w:t>
      </w:r>
      <w:r w:rsidR="00CD7B1D" w:rsidRPr="00482B12">
        <w:rPr>
          <w:b/>
          <w:bCs/>
          <w:sz w:val="24"/>
          <w:szCs w:val="28"/>
        </w:rPr>
        <w:t xml:space="preserve">que “hace la pregunta” (el Query) </w:t>
      </w:r>
      <w:r w:rsidR="008E0E39" w:rsidRPr="00482B12">
        <w:rPr>
          <w:b/>
          <w:bCs/>
          <w:sz w:val="24"/>
          <w:szCs w:val="28"/>
        </w:rPr>
        <w:t>para ayudar a decidir que sigue.</w:t>
      </w:r>
    </w:p>
    <w:p w14:paraId="3B798743" w14:textId="2EDC7510" w:rsidR="008E0E39" w:rsidRDefault="008E0E39" w:rsidP="00785A87">
      <w:pPr>
        <w:rPr>
          <w:sz w:val="24"/>
          <w:szCs w:val="28"/>
        </w:rPr>
      </w:pPr>
      <w:r>
        <w:rPr>
          <w:sz w:val="24"/>
          <w:szCs w:val="28"/>
        </w:rPr>
        <w:t xml:space="preserve">Pero a diferencia del </w:t>
      </w:r>
      <w:proofErr w:type="spellStart"/>
      <w:r>
        <w:rPr>
          <w:sz w:val="24"/>
          <w:szCs w:val="28"/>
        </w:rPr>
        <w:t>Encoder</w:t>
      </w:r>
      <w:proofErr w:type="spellEnd"/>
      <w:r>
        <w:rPr>
          <w:sz w:val="24"/>
          <w:szCs w:val="28"/>
        </w:rPr>
        <w:t xml:space="preserve">, acá “entrada” no significa </w:t>
      </w:r>
      <w:r w:rsidR="00CF268F">
        <w:rPr>
          <w:sz w:val="24"/>
          <w:szCs w:val="28"/>
        </w:rPr>
        <w:t xml:space="preserve">solo ese único token: </w:t>
      </w:r>
      <w:r w:rsidR="00CF268F" w:rsidRPr="00EF753E">
        <w:rPr>
          <w:b/>
          <w:bCs/>
          <w:sz w:val="24"/>
          <w:szCs w:val="28"/>
          <w:highlight w:val="yellow"/>
        </w:rPr>
        <w:t>Self-</w:t>
      </w:r>
      <w:proofErr w:type="spellStart"/>
      <w:r w:rsidR="00CF268F" w:rsidRPr="00EF753E">
        <w:rPr>
          <w:b/>
          <w:bCs/>
          <w:sz w:val="24"/>
          <w:szCs w:val="28"/>
          <w:highlight w:val="yellow"/>
        </w:rPr>
        <w:t>Attention</w:t>
      </w:r>
      <w:proofErr w:type="spellEnd"/>
      <w:r w:rsidR="00CF268F" w:rsidRPr="00EF753E">
        <w:rPr>
          <w:b/>
          <w:bCs/>
          <w:sz w:val="24"/>
          <w:szCs w:val="28"/>
          <w:highlight w:val="yellow"/>
        </w:rPr>
        <w:t xml:space="preserve"> enmascarada también</w:t>
      </w:r>
      <w:r w:rsidR="00CF268F">
        <w:rPr>
          <w:sz w:val="24"/>
          <w:szCs w:val="28"/>
        </w:rPr>
        <w:t xml:space="preserve"> necesita los Keys y </w:t>
      </w:r>
      <w:proofErr w:type="spellStart"/>
      <w:r w:rsidR="00CF268F">
        <w:rPr>
          <w:sz w:val="24"/>
          <w:szCs w:val="28"/>
        </w:rPr>
        <w:t>Values</w:t>
      </w:r>
      <w:proofErr w:type="spellEnd"/>
      <w:r w:rsidR="00CF268F">
        <w:rPr>
          <w:sz w:val="24"/>
          <w:szCs w:val="28"/>
        </w:rPr>
        <w:t xml:space="preserve"> de </w:t>
      </w:r>
      <w:r w:rsidR="00CF268F">
        <w:rPr>
          <w:b/>
          <w:bCs/>
          <w:sz w:val="24"/>
          <w:szCs w:val="28"/>
        </w:rPr>
        <w:t>todos los tokens ya generados hasta ese momento</w:t>
      </w:r>
      <w:r w:rsidR="005D436D">
        <w:rPr>
          <w:b/>
          <w:bCs/>
          <w:sz w:val="24"/>
          <w:szCs w:val="28"/>
        </w:rPr>
        <w:t xml:space="preserve"> </w:t>
      </w:r>
      <w:r w:rsidR="005D436D">
        <w:rPr>
          <w:sz w:val="24"/>
          <w:szCs w:val="28"/>
        </w:rPr>
        <w:t xml:space="preserve">(en este caso, tanto “Der” como “Hund”), porque el token actual tiene que comparar su Query contra ellos – igual mecánica que ya vimos en el </w:t>
      </w:r>
      <w:proofErr w:type="spellStart"/>
      <w:r w:rsidR="005D436D">
        <w:rPr>
          <w:sz w:val="24"/>
          <w:szCs w:val="28"/>
        </w:rPr>
        <w:t>Encoder</w:t>
      </w:r>
      <w:proofErr w:type="spellEnd"/>
      <w:r w:rsidR="005D436D">
        <w:rPr>
          <w:sz w:val="24"/>
          <w:szCs w:val="28"/>
        </w:rPr>
        <w:t xml:space="preserve">, </w:t>
      </w:r>
      <w:r w:rsidR="00196E01">
        <w:rPr>
          <w:sz w:val="24"/>
          <w:szCs w:val="28"/>
        </w:rPr>
        <w:t>pero solo con la parte de la oración alemana que ya existe.</w:t>
      </w:r>
    </w:p>
    <w:p w14:paraId="0840FDD9" w14:textId="42D6FD31" w:rsidR="00196E01" w:rsidRDefault="00196E01" w:rsidP="00785A87">
      <w:r w:rsidRPr="008D4A7B">
        <w:t xml:space="preserve">Dentro del </w:t>
      </w:r>
      <w:proofErr w:type="spellStart"/>
      <w:r w:rsidRPr="008D4A7B">
        <w:t>Decoder</w:t>
      </w:r>
      <w:proofErr w:type="spellEnd"/>
      <w:r w:rsidRPr="008D4A7B">
        <w:t xml:space="preserve">, cuando </w:t>
      </w:r>
      <w:proofErr w:type="spellStart"/>
      <w:r w:rsidRPr="008D4A7B">
        <w:t>esta</w:t>
      </w:r>
      <w:proofErr w:type="spellEnd"/>
      <w:r w:rsidRPr="008D4A7B">
        <w:t xml:space="preserve"> generando la palabra en la posición 2 (por ejemplo, “</w:t>
      </w:r>
      <w:proofErr w:type="spellStart"/>
      <w:r w:rsidRPr="008D4A7B">
        <w:t>isst</w:t>
      </w:r>
      <w:proofErr w:type="spellEnd"/>
      <w:r w:rsidRPr="008D4A7B">
        <w:t xml:space="preserve">”), </w:t>
      </w:r>
      <w:r w:rsidRPr="008D4A7B">
        <w:rPr>
          <w:b/>
          <w:bCs/>
        </w:rPr>
        <w:t xml:space="preserve">no puede ver </w:t>
      </w:r>
      <w:r w:rsidRPr="008D4A7B">
        <w:t xml:space="preserve">las palabras que va a generar </w:t>
      </w:r>
      <w:proofErr w:type="spellStart"/>
      <w:r w:rsidRPr="008D4A7B">
        <w:t>despues</w:t>
      </w:r>
      <w:proofErr w:type="spellEnd"/>
      <w:r w:rsidRPr="008D4A7B">
        <w:t xml:space="preserve"> (</w:t>
      </w:r>
      <w:r w:rsidR="008C20EA">
        <w:t>posiciones 3 y 4, es decir “</w:t>
      </w:r>
      <w:proofErr w:type="spellStart"/>
      <w:r w:rsidR="008C20EA">
        <w:t>Brot</w:t>
      </w:r>
      <w:proofErr w:type="spellEnd"/>
      <w:r w:rsidR="008C20EA">
        <w:t xml:space="preserve">” y lo que venga tras ella) – porque todavía no existen. </w:t>
      </w:r>
      <w:r w:rsidR="00806A9C">
        <w:t xml:space="preserve">El </w:t>
      </w:r>
      <w:proofErr w:type="spellStart"/>
      <w:proofErr w:type="gramStart"/>
      <w:r w:rsidR="00806A9C">
        <w:t>paper</w:t>
      </w:r>
      <w:proofErr w:type="spellEnd"/>
      <w:proofErr w:type="gramEnd"/>
      <w:r w:rsidR="00806A9C">
        <w:t xml:space="preserve"> resuelve esto poniendo </w:t>
      </w:r>
      <w:r w:rsidR="00806A9C" w:rsidRPr="00A5784E">
        <w:rPr>
          <w:b/>
          <w:bCs/>
          <w:highlight w:val="yellow"/>
        </w:rPr>
        <w:t>-∞</w:t>
      </w:r>
      <w:r w:rsidR="00806A9C">
        <w:rPr>
          <w:b/>
          <w:bCs/>
        </w:rPr>
        <w:t xml:space="preserve"> </w:t>
      </w:r>
      <w:r w:rsidR="00806A9C">
        <w:t xml:space="preserve">en esas posiciones antes del </w:t>
      </w:r>
      <w:proofErr w:type="spellStart"/>
      <w:r w:rsidR="00806A9C">
        <w:t>softmax</w:t>
      </w:r>
      <w:proofErr w:type="spellEnd"/>
      <w:r w:rsidR="00806A9C">
        <w:t xml:space="preserve">, así el modelo les asigna 0% de atención – eso es lo que hace que el modelo sea </w:t>
      </w:r>
      <w:proofErr w:type="spellStart"/>
      <w:r w:rsidR="00806A9C">
        <w:rPr>
          <w:b/>
          <w:bCs/>
        </w:rPr>
        <w:t>autoregresivo</w:t>
      </w:r>
      <w:proofErr w:type="spellEnd"/>
      <w:r w:rsidR="00806A9C">
        <w:rPr>
          <w:b/>
          <w:bCs/>
        </w:rPr>
        <w:t xml:space="preserve"> </w:t>
      </w:r>
      <w:r w:rsidR="00806A9C">
        <w:t xml:space="preserve">(genera </w:t>
      </w:r>
      <w:r w:rsidR="006E4B30">
        <w:t xml:space="preserve">una palabra, la usa para </w:t>
      </w:r>
      <w:r w:rsidR="006E4B30" w:rsidRPr="00DA7BDB">
        <w:rPr>
          <w:b/>
          <w:bCs/>
          <w:highlight w:val="yellow"/>
        </w:rPr>
        <w:t>predecir la siguiente, y así sucesivamente</w:t>
      </w:r>
      <w:r w:rsidR="006E4B30">
        <w:t xml:space="preserve"> – por ejemplo, si ya </w:t>
      </w:r>
      <w:proofErr w:type="spellStart"/>
      <w:r w:rsidR="006E4B30">
        <w:t>genero</w:t>
      </w:r>
      <w:proofErr w:type="spellEnd"/>
      <w:r w:rsidR="006E4B30">
        <w:t xml:space="preserve"> “Hund”, ese token se convierte en el Query de la siguiente ronda, </w:t>
      </w:r>
      <w:r w:rsidR="00DA7BDB">
        <w:t>comparándose contra los Keys de todo lo ya generado [“</w:t>
      </w:r>
      <w:proofErr w:type="spellStart"/>
      <w:r w:rsidR="00DA7BDB">
        <w:t>Der”</w:t>
      </w:r>
      <w:proofErr w:type="gramStart"/>
      <w:r w:rsidR="00DA7BDB">
        <w:t>,”Hund</w:t>
      </w:r>
      <w:proofErr w:type="spellEnd"/>
      <w:proofErr w:type="gramEnd"/>
      <w:r w:rsidR="00DA7BDB">
        <w:t>”] para predecir “</w:t>
      </w:r>
      <w:proofErr w:type="spellStart"/>
      <w:r w:rsidR="00DA7BDB">
        <w:t>isst</w:t>
      </w:r>
      <w:proofErr w:type="spellEnd"/>
      <w:r w:rsidR="00DA7BDB">
        <w:t>”, y así en cada ronda siguiente</w:t>
      </w:r>
      <w:r w:rsidR="00A5784E">
        <w:t>).</w:t>
      </w:r>
    </w:p>
    <w:p w14:paraId="697BDE8C" w14:textId="4A5D724C" w:rsidR="00A5784E" w:rsidRDefault="00861FB1" w:rsidP="00285463">
      <w:pPr>
        <w:ind w:left="708"/>
        <w:rPr>
          <w:rFonts w:ascii="Segoe UI Emoji" w:hAnsi="Segoe UI Emoji" w:cs="Segoe UI Emoji"/>
        </w:rPr>
      </w:pPr>
      <w:proofErr w:type="gramStart"/>
      <w:r w:rsidRPr="00861FB1">
        <w:rPr>
          <w:rFonts w:ascii="Segoe UI Emoji" w:hAnsi="Segoe UI Emoji" w:cs="Segoe UI Emoji"/>
        </w:rPr>
        <w:t>🕐</w:t>
      </w:r>
      <w:r>
        <w:rPr>
          <w:rFonts w:ascii="Segoe UI Emoji" w:hAnsi="Segoe UI Emoji" w:cs="Segoe UI Emoji"/>
          <w:b/>
          <w:bCs/>
        </w:rPr>
        <w:t>¿</w:t>
      </w:r>
      <w:proofErr w:type="gramEnd"/>
      <w:r>
        <w:rPr>
          <w:rFonts w:ascii="Segoe UI Emoji" w:hAnsi="Segoe UI Emoji" w:cs="Segoe UI Emoji"/>
          <w:b/>
          <w:bCs/>
        </w:rPr>
        <w:t xml:space="preserve">BPE corre de nuevo cada vez que el </w:t>
      </w:r>
      <w:proofErr w:type="spellStart"/>
      <w:r>
        <w:rPr>
          <w:rFonts w:ascii="Segoe UI Emoji" w:hAnsi="Segoe UI Emoji" w:cs="Segoe UI Emoji"/>
          <w:b/>
          <w:bCs/>
        </w:rPr>
        <w:t>Decoder</w:t>
      </w:r>
      <w:proofErr w:type="spellEnd"/>
      <w:r>
        <w:rPr>
          <w:rFonts w:ascii="Segoe UI Emoji" w:hAnsi="Segoe UI Emoji" w:cs="Segoe UI Emoji"/>
          <w:b/>
          <w:bCs/>
        </w:rPr>
        <w:t xml:space="preserve"> genera una palabra? </w:t>
      </w:r>
      <w:r>
        <w:rPr>
          <w:rFonts w:ascii="Segoe UI Emoji" w:hAnsi="Segoe UI Emoji" w:cs="Segoe UI Emoji"/>
        </w:rPr>
        <w:t xml:space="preserve">No </w:t>
      </w:r>
      <w:r w:rsidR="00285463">
        <w:rPr>
          <w:rFonts w:ascii="Segoe UI Emoji" w:hAnsi="Segoe UI Emoji" w:cs="Segoe UI Emoji"/>
        </w:rPr>
        <w:t>–</w:t>
      </w:r>
      <w:r>
        <w:rPr>
          <w:rFonts w:ascii="Segoe UI Emoji" w:hAnsi="Segoe UI Emoji" w:cs="Segoe UI Emoji"/>
        </w:rPr>
        <w:t xml:space="preserve"> </w:t>
      </w:r>
      <w:r w:rsidR="00285463">
        <w:rPr>
          <w:rFonts w:ascii="Segoe UI Emoji" w:hAnsi="Segoe UI Emoji" w:cs="Segoe UI Emoji"/>
        </w:rPr>
        <w:t xml:space="preserve">BPE </w:t>
      </w:r>
      <w:r w:rsidR="00285463">
        <w:rPr>
          <w:rFonts w:ascii="Segoe UI Emoji" w:hAnsi="Segoe UI Emoji" w:cs="Segoe UI Emoji"/>
          <w:b/>
          <w:bCs/>
        </w:rPr>
        <w:t xml:space="preserve">ya se hizo antes, </w:t>
      </w:r>
      <w:r w:rsidR="00285463">
        <w:rPr>
          <w:rFonts w:ascii="Segoe UI Emoji" w:hAnsi="Segoe UI Emoji" w:cs="Segoe UI Emoji"/>
        </w:rPr>
        <w:t xml:space="preserve">en la Fase Previa (se entrena una sola vez, para siempre). El </w:t>
      </w:r>
      <w:proofErr w:type="spellStart"/>
      <w:r w:rsidR="00285463">
        <w:rPr>
          <w:rFonts w:ascii="Segoe UI Emoji" w:hAnsi="Segoe UI Emoji" w:cs="Segoe UI Emoji"/>
        </w:rPr>
        <w:t>Decoder</w:t>
      </w:r>
      <w:proofErr w:type="spellEnd"/>
      <w:r w:rsidR="00285463">
        <w:rPr>
          <w:rFonts w:ascii="Segoe UI Emoji" w:hAnsi="Segoe UI Emoji" w:cs="Segoe UI Emoji"/>
        </w:rPr>
        <w:t xml:space="preserve"> no “</w:t>
      </w:r>
      <w:proofErr w:type="spellStart"/>
      <w:r w:rsidR="00285463">
        <w:rPr>
          <w:rFonts w:ascii="Segoe UI Emoji" w:hAnsi="Segoe UI Emoji" w:cs="Segoe UI Emoji"/>
        </w:rPr>
        <w:t>tokeniza</w:t>
      </w:r>
      <w:proofErr w:type="spellEnd"/>
      <w:r w:rsidR="00285463">
        <w:rPr>
          <w:rFonts w:ascii="Segoe UI Emoji" w:hAnsi="Segoe UI Emoji" w:cs="Segoe UI Emoji"/>
        </w:rPr>
        <w:t xml:space="preserve">” texto alemán </w:t>
      </w:r>
      <w:r w:rsidR="00BD03FA">
        <w:rPr>
          <w:rFonts w:ascii="Segoe UI Emoji" w:hAnsi="Segoe UI Emoji" w:cs="Segoe UI Emoji"/>
        </w:rPr>
        <w:t xml:space="preserve">en el sentido de partir letras – genera directamente </w:t>
      </w:r>
      <w:r w:rsidR="00BD03FA">
        <w:rPr>
          <w:rFonts w:ascii="Segoe UI Emoji" w:hAnsi="Segoe UI Emoji" w:cs="Segoe UI Emoji"/>
          <w:b/>
          <w:bCs/>
        </w:rPr>
        <w:t xml:space="preserve">números </w:t>
      </w:r>
      <w:r w:rsidR="00BD03FA">
        <w:rPr>
          <w:rFonts w:ascii="Segoe UI Emoji" w:hAnsi="Segoe UI Emoji" w:cs="Segoe UI Emoji"/>
        </w:rPr>
        <w:t xml:space="preserve">(Token </w:t>
      </w:r>
      <w:proofErr w:type="spellStart"/>
      <w:r w:rsidR="00BD03FA">
        <w:rPr>
          <w:rFonts w:ascii="Segoe UI Emoji" w:hAnsi="Segoe UI Emoji" w:cs="Segoe UI Emoji"/>
        </w:rPr>
        <w:t>IDs</w:t>
      </w:r>
      <w:proofErr w:type="spellEnd"/>
      <w:r w:rsidR="00BD03FA">
        <w:rPr>
          <w:rFonts w:ascii="Segoe UI Emoji" w:hAnsi="Segoe UI Emoji" w:cs="Segoe UI Emoji"/>
        </w:rPr>
        <w:t xml:space="preserve">) a </w:t>
      </w:r>
      <w:r w:rsidR="002C2CC2">
        <w:rPr>
          <w:rFonts w:ascii="Segoe UI Emoji" w:hAnsi="Segoe UI Emoji" w:cs="Segoe UI Emoji"/>
        </w:rPr>
        <w:t xml:space="preserve">través del </w:t>
      </w:r>
      <w:proofErr w:type="spellStart"/>
      <w:r w:rsidR="002C2CC2">
        <w:rPr>
          <w:rFonts w:ascii="Segoe UI Emoji" w:hAnsi="Segoe UI Emoji" w:cs="Segoe UI Emoji"/>
        </w:rPr>
        <w:t>softmax</w:t>
      </w:r>
      <w:proofErr w:type="spellEnd"/>
      <w:r w:rsidR="002C2CC2">
        <w:rPr>
          <w:rFonts w:ascii="Segoe UI Emoji" w:hAnsi="Segoe UI Emoji" w:cs="Segoe UI Emoji"/>
        </w:rPr>
        <w:t xml:space="preserve"> final, y esos números se buscan en el vocabulario alemán ya armado </w:t>
      </w:r>
      <w:r w:rsidR="002C2CC2">
        <w:rPr>
          <w:rFonts w:ascii="Segoe UI Emoji" w:hAnsi="Segoe UI Emoji" w:cs="Segoe UI Emoji"/>
          <w:b/>
          <w:bCs/>
        </w:rPr>
        <w:t>(</w:t>
      </w:r>
      <w:proofErr w:type="spellStart"/>
      <w:proofErr w:type="gramStart"/>
      <w:r w:rsidR="002C2CC2">
        <w:rPr>
          <w:rFonts w:ascii="Segoe UI Emoji" w:hAnsi="Segoe UI Emoji" w:cs="Segoe UI Emoji"/>
          <w:b/>
          <w:bCs/>
        </w:rPr>
        <w:t>vocab.json</w:t>
      </w:r>
      <w:proofErr w:type="spellEnd"/>
      <w:proofErr w:type="gramEnd"/>
      <w:r w:rsidR="002C2CC2">
        <w:rPr>
          <w:rFonts w:ascii="Segoe UI Emoji" w:hAnsi="Segoe UI Emoji" w:cs="Segoe UI Emoji"/>
          <w:b/>
          <w:bCs/>
        </w:rPr>
        <w:t xml:space="preserve">). </w:t>
      </w:r>
      <w:r w:rsidR="002C2CC2">
        <w:rPr>
          <w:rFonts w:ascii="Segoe UI Emoji" w:hAnsi="Segoe UI Emoji" w:cs="Segoe UI Emoji"/>
        </w:rPr>
        <w:t>Los tokens “Der” y “Hund” que Self-</w:t>
      </w:r>
      <w:proofErr w:type="spellStart"/>
      <w:r w:rsidR="002C2CC2">
        <w:rPr>
          <w:rFonts w:ascii="Segoe UI Emoji" w:hAnsi="Segoe UI Emoji" w:cs="Segoe UI Emoji"/>
        </w:rPr>
        <w:t>Attention</w:t>
      </w:r>
      <w:proofErr w:type="spellEnd"/>
      <w:r w:rsidR="002C2CC2">
        <w:rPr>
          <w:rFonts w:ascii="Segoe UI Emoji" w:hAnsi="Segoe UI Emoji" w:cs="Segoe UI Emoji"/>
        </w:rPr>
        <w:t xml:space="preserve"> enmascarada </w:t>
      </w:r>
      <w:r w:rsidR="00E1044A">
        <w:rPr>
          <w:rFonts w:ascii="Segoe UI Emoji" w:hAnsi="Segoe UI Emoji" w:cs="Segoe UI Emoji"/>
        </w:rPr>
        <w:t xml:space="preserve">usa como </w:t>
      </w:r>
      <w:r w:rsidR="00AE4ACE">
        <w:rPr>
          <w:rFonts w:ascii="Segoe UI Emoji" w:hAnsi="Segoe UI Emoji" w:cs="Segoe UI Emoji"/>
        </w:rPr>
        <w:t>Keys/</w:t>
      </w:r>
      <w:proofErr w:type="spellStart"/>
      <w:r w:rsidR="00AE4ACE">
        <w:rPr>
          <w:rFonts w:ascii="Segoe UI Emoji" w:hAnsi="Segoe UI Emoji" w:cs="Segoe UI Emoji"/>
        </w:rPr>
        <w:t>Values</w:t>
      </w:r>
      <w:proofErr w:type="spellEnd"/>
      <w:r w:rsidR="00AE4ACE">
        <w:rPr>
          <w:rFonts w:ascii="Segoe UI Emoji" w:hAnsi="Segoe UI Emoji" w:cs="Segoe UI Emoji"/>
        </w:rPr>
        <w:t xml:space="preserve"> en este ejemplo ya tienen su Token ID, su </w:t>
      </w:r>
      <w:proofErr w:type="spellStart"/>
      <w:r w:rsidR="00AE4ACE">
        <w:rPr>
          <w:rFonts w:ascii="Segoe UI Emoji" w:hAnsi="Segoe UI Emoji" w:cs="Segoe UI Emoji"/>
        </w:rPr>
        <w:t>embedding</w:t>
      </w:r>
      <w:proofErr w:type="spellEnd"/>
      <w:r w:rsidR="00AE4ACE">
        <w:rPr>
          <w:rFonts w:ascii="Segoe UI Emoji" w:hAnsi="Segoe UI Emoji" w:cs="Segoe UI Emoji"/>
        </w:rPr>
        <w:t xml:space="preserve"> y su </w:t>
      </w:r>
      <w:proofErr w:type="spellStart"/>
      <w:r w:rsidR="00AE4ACE">
        <w:rPr>
          <w:rFonts w:ascii="Segoe UI Emoji" w:hAnsi="Segoe UI Emoji" w:cs="Segoe UI Emoji"/>
        </w:rPr>
        <w:t>Positional</w:t>
      </w:r>
      <w:proofErr w:type="spellEnd"/>
      <w:r w:rsidR="00AE4ACE">
        <w:rPr>
          <w:rFonts w:ascii="Segoe UI Emoji" w:hAnsi="Segoe UI Emoji" w:cs="Segoe UI Emoji"/>
        </w:rPr>
        <w:t xml:space="preserve"> </w:t>
      </w:r>
      <w:proofErr w:type="spellStart"/>
      <w:r w:rsidR="00AE4ACE">
        <w:rPr>
          <w:rFonts w:ascii="Segoe UI Emoji" w:hAnsi="Segoe UI Emoji" w:cs="Segoe UI Emoji"/>
        </w:rPr>
        <w:t>Encoding</w:t>
      </w:r>
      <w:proofErr w:type="spellEnd"/>
      <w:r w:rsidR="00AE4ACE">
        <w:rPr>
          <w:rFonts w:ascii="Segoe UI Emoji" w:hAnsi="Segoe UI Emoji" w:cs="Segoe UI Emoji"/>
        </w:rPr>
        <w:t xml:space="preserve"> calculados con ese mismo mecanismo de siempre – no hay ningún paso intermedio donde el modelo “escriba” el texto y </w:t>
      </w:r>
      <w:proofErr w:type="spellStart"/>
      <w:r w:rsidR="00AE4ACE">
        <w:rPr>
          <w:rFonts w:ascii="Segoe UI Emoji" w:hAnsi="Segoe UI Emoji" w:cs="Segoe UI Emoji"/>
        </w:rPr>
        <w:t>despues</w:t>
      </w:r>
      <w:proofErr w:type="spellEnd"/>
      <w:r w:rsidR="00AE4ACE">
        <w:rPr>
          <w:rFonts w:ascii="Segoe UI Emoji" w:hAnsi="Segoe UI Emoji" w:cs="Segoe UI Emoji"/>
        </w:rPr>
        <w:t xml:space="preserve"> lo vuelva a </w:t>
      </w:r>
      <w:proofErr w:type="spellStart"/>
      <w:r w:rsidR="00AE4ACE">
        <w:rPr>
          <w:rFonts w:ascii="Segoe UI Emoji" w:hAnsi="Segoe UI Emoji" w:cs="Segoe UI Emoji"/>
        </w:rPr>
        <w:t>tokenizar</w:t>
      </w:r>
      <w:proofErr w:type="spellEnd"/>
      <w:r w:rsidR="00AE4ACE">
        <w:rPr>
          <w:rFonts w:ascii="Segoe UI Emoji" w:hAnsi="Segoe UI Emoji" w:cs="Segoe UI Emoji"/>
        </w:rPr>
        <w:t xml:space="preserve"> con BPE. </w:t>
      </w:r>
      <w:r w:rsidR="00995CA0">
        <w:rPr>
          <w:rFonts w:ascii="Segoe UI Emoji" w:hAnsi="Segoe UI Emoji" w:cs="Segoe UI Emoji"/>
        </w:rPr>
        <w:t xml:space="preserve">Eso es justo lo que se explica en “De vuelta a texto”, </w:t>
      </w:r>
      <w:proofErr w:type="spellStart"/>
      <w:r w:rsidR="00995CA0">
        <w:rPr>
          <w:rFonts w:ascii="Segoe UI Emoji" w:hAnsi="Segoe UI Emoji" w:cs="Segoe UI Emoji"/>
        </w:rPr>
        <w:t>mas</w:t>
      </w:r>
      <w:proofErr w:type="spellEnd"/>
      <w:r w:rsidR="00995CA0">
        <w:rPr>
          <w:rFonts w:ascii="Segoe UI Emoji" w:hAnsi="Segoe UI Emoji" w:cs="Segoe UI Emoji"/>
        </w:rPr>
        <w:t xml:space="preserve"> abajo: el vocabulario se consulta, nunca se vuelve a entrenar ni a correr el proceso de fusiones durante el uso del modelo.</w:t>
      </w:r>
    </w:p>
    <w:p w14:paraId="5AE386A3" w14:textId="77777777" w:rsidR="007F0EBE" w:rsidRDefault="007F0EBE" w:rsidP="00285463">
      <w:pPr>
        <w:ind w:left="708"/>
        <w:rPr>
          <w:rFonts w:ascii="Segoe UI Emoji" w:hAnsi="Segoe UI Emoji" w:cs="Segoe UI Emoji"/>
        </w:rPr>
      </w:pPr>
    </w:p>
    <w:p w14:paraId="54BDDD54" w14:textId="77777777" w:rsidR="007F0EBE" w:rsidRDefault="007F0EBE" w:rsidP="00285463">
      <w:pPr>
        <w:ind w:left="708"/>
        <w:rPr>
          <w:rFonts w:ascii="Segoe UI Emoji" w:hAnsi="Segoe UI Emoji" w:cs="Segoe UI Emoji"/>
        </w:rPr>
      </w:pPr>
    </w:p>
    <w:p w14:paraId="54A36DAA" w14:textId="1CB30699" w:rsidR="007F0EBE" w:rsidRDefault="007F0EBE">
      <w:pPr>
        <w:rPr>
          <w:rFonts w:ascii="Segoe UI Emoji" w:hAnsi="Segoe UI Emoji" w:cs="Segoe UI Emoji"/>
        </w:rPr>
      </w:pPr>
      <w:r>
        <w:rPr>
          <w:rFonts w:ascii="Segoe UI Emoji" w:hAnsi="Segoe UI Emoji" w:cs="Segoe UI Emoji"/>
        </w:rPr>
        <w:br w:type="page"/>
      </w:r>
    </w:p>
    <w:p w14:paraId="7395CE0F" w14:textId="03C5691F" w:rsidR="007F0EBE" w:rsidRPr="007F0EBE" w:rsidRDefault="007F0EBE" w:rsidP="007F0EBE">
      <w:pPr>
        <w:pStyle w:val="Ttulo4"/>
        <w:rPr>
          <w:b/>
          <w:bCs/>
          <w:i w:val="0"/>
          <w:iCs w:val="0"/>
          <w:sz w:val="24"/>
          <w:szCs w:val="28"/>
        </w:rPr>
      </w:pPr>
      <w:r w:rsidRPr="007F0EBE">
        <w:rPr>
          <w:b/>
          <w:bCs/>
          <w:i w:val="0"/>
          <w:iCs w:val="0"/>
          <w:sz w:val="24"/>
          <w:szCs w:val="28"/>
          <w:highlight w:val="yellow"/>
        </w:rPr>
        <w:lastRenderedPageBreak/>
        <w:t>1.12.10.2: Cross-</w:t>
      </w:r>
      <w:proofErr w:type="spellStart"/>
      <w:r w:rsidRPr="007F0EBE">
        <w:rPr>
          <w:b/>
          <w:bCs/>
          <w:i w:val="0"/>
          <w:iCs w:val="0"/>
          <w:sz w:val="24"/>
          <w:szCs w:val="28"/>
          <w:highlight w:val="yellow"/>
        </w:rPr>
        <w:t>Attention</w:t>
      </w:r>
      <w:proofErr w:type="spellEnd"/>
      <w:r w:rsidRPr="007F0EBE">
        <w:rPr>
          <w:b/>
          <w:bCs/>
          <w:i w:val="0"/>
          <w:iCs w:val="0"/>
          <w:sz w:val="24"/>
          <w:szCs w:val="28"/>
          <w:highlight w:val="yellow"/>
        </w:rPr>
        <w:t xml:space="preserve">: como el </w:t>
      </w:r>
      <w:proofErr w:type="spellStart"/>
      <w:r w:rsidRPr="007F0EBE">
        <w:rPr>
          <w:b/>
          <w:bCs/>
          <w:i w:val="0"/>
          <w:iCs w:val="0"/>
          <w:sz w:val="24"/>
          <w:szCs w:val="28"/>
          <w:highlight w:val="yellow"/>
        </w:rPr>
        <w:t>Decoder</w:t>
      </w:r>
      <w:proofErr w:type="spellEnd"/>
      <w:r w:rsidRPr="007F0EBE">
        <w:rPr>
          <w:b/>
          <w:bCs/>
          <w:i w:val="0"/>
          <w:iCs w:val="0"/>
          <w:sz w:val="24"/>
          <w:szCs w:val="28"/>
          <w:highlight w:val="yellow"/>
        </w:rPr>
        <w:t xml:space="preserve"> consulta al </w:t>
      </w:r>
      <w:proofErr w:type="spellStart"/>
      <w:r w:rsidRPr="007F0EBE">
        <w:rPr>
          <w:b/>
          <w:bCs/>
          <w:i w:val="0"/>
          <w:iCs w:val="0"/>
          <w:sz w:val="24"/>
          <w:szCs w:val="28"/>
          <w:highlight w:val="yellow"/>
        </w:rPr>
        <w:t>Encoder</w:t>
      </w:r>
      <w:proofErr w:type="spellEnd"/>
    </w:p>
    <w:p w14:paraId="0D3BC228" w14:textId="32C175F5" w:rsidR="007F0EBE" w:rsidRDefault="00645E5D" w:rsidP="007F0EBE">
      <w:r w:rsidRPr="00645E5D">
        <w:rPr>
          <w:noProof/>
        </w:rPr>
        <w:drawing>
          <wp:inline distT="0" distB="0" distL="0" distR="0" wp14:anchorId="42D6FFB6" wp14:editId="71FC47C2">
            <wp:extent cx="3958167" cy="3762113"/>
            <wp:effectExtent l="38100" t="38100" r="42545" b="29210"/>
            <wp:docPr id="1576919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19287" name=""/>
                    <pic:cNvPicPr/>
                  </pic:nvPicPr>
                  <pic:blipFill>
                    <a:blip r:embed="rId203"/>
                    <a:stretch>
                      <a:fillRect/>
                    </a:stretch>
                  </pic:blipFill>
                  <pic:spPr>
                    <a:xfrm>
                      <a:off x="0" y="0"/>
                      <a:ext cx="3963780" cy="3767448"/>
                    </a:xfrm>
                    <a:prstGeom prst="rect">
                      <a:avLst/>
                    </a:prstGeom>
                    <a:ln w="28575">
                      <a:solidFill>
                        <a:schemeClr val="tx1"/>
                      </a:solidFill>
                    </a:ln>
                  </pic:spPr>
                </pic:pic>
              </a:graphicData>
            </a:graphic>
          </wp:inline>
        </w:drawing>
      </w:r>
    </w:p>
    <w:p w14:paraId="652BE643" w14:textId="59FA19B2" w:rsidR="00E713A6" w:rsidRDefault="00485AEC" w:rsidP="007F0EBE">
      <w:r>
        <w:t>Cross-</w:t>
      </w:r>
      <w:proofErr w:type="spellStart"/>
      <w:r>
        <w:t>Attention</w:t>
      </w:r>
      <w:proofErr w:type="spellEnd"/>
      <w:r>
        <w:t xml:space="preserve"> es la </w:t>
      </w:r>
      <w:proofErr w:type="spellStart"/>
      <w:r>
        <w:t>sub-capa</w:t>
      </w:r>
      <w:proofErr w:type="spellEnd"/>
      <w:r>
        <w:t xml:space="preserve"> extra que no existe en el </w:t>
      </w:r>
      <w:proofErr w:type="spellStart"/>
      <w:r>
        <w:t>Encoder</w:t>
      </w:r>
      <w:proofErr w:type="spellEnd"/>
      <w:r>
        <w:t xml:space="preserve">. Funciona </w:t>
      </w:r>
      <w:r>
        <w:rPr>
          <w:b/>
          <w:bCs/>
        </w:rPr>
        <w:t xml:space="preserve">casi igual </w:t>
      </w:r>
      <w:r>
        <w:t>que el Self-</w:t>
      </w:r>
      <w:proofErr w:type="spellStart"/>
      <w:r>
        <w:t>Attention</w:t>
      </w:r>
      <w:proofErr w:type="spellEnd"/>
      <w:r>
        <w:t xml:space="preserve"> que ya vimos, con una diferencia clave:</w:t>
      </w:r>
    </w:p>
    <w:tbl>
      <w:tblPr>
        <w:tblStyle w:val="Tablaconcuadrcula4-nfasis4"/>
        <w:tblW w:w="0" w:type="auto"/>
        <w:tblLook w:val="04A0" w:firstRow="1" w:lastRow="0" w:firstColumn="1" w:lastColumn="0" w:noHBand="0" w:noVBand="1"/>
      </w:tblPr>
      <w:tblGrid>
        <w:gridCol w:w="3596"/>
        <w:gridCol w:w="3597"/>
        <w:gridCol w:w="3597"/>
      </w:tblGrid>
      <w:tr w:rsidR="006978BA" w14:paraId="20B087FD" w14:textId="77777777" w:rsidTr="002A38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67D62B5" w14:textId="77777777" w:rsidR="006978BA" w:rsidRDefault="006978BA" w:rsidP="007F0EBE"/>
        </w:tc>
        <w:tc>
          <w:tcPr>
            <w:tcW w:w="3597" w:type="dxa"/>
          </w:tcPr>
          <w:p w14:paraId="13405AE0" w14:textId="511E04CC" w:rsidR="006978BA" w:rsidRPr="002A3814" w:rsidRDefault="006978BA" w:rsidP="007F0EBE">
            <w:pPr>
              <w:cnfStyle w:val="100000000000" w:firstRow="1" w:lastRow="0" w:firstColumn="0" w:lastColumn="0" w:oddVBand="0" w:evenVBand="0" w:oddHBand="0" w:evenHBand="0" w:firstRowFirstColumn="0" w:firstRowLastColumn="0" w:lastRowFirstColumn="0" w:lastRowLastColumn="0"/>
            </w:pPr>
            <w:r w:rsidRPr="002A3814">
              <w:t>Self-</w:t>
            </w:r>
            <w:proofErr w:type="spellStart"/>
            <w:r w:rsidRPr="002A3814">
              <w:t>Attention</w:t>
            </w:r>
            <w:proofErr w:type="spellEnd"/>
            <w:r w:rsidRPr="002A3814">
              <w:t xml:space="preserve"> (dentro del </w:t>
            </w:r>
            <w:proofErr w:type="spellStart"/>
            <w:r w:rsidRPr="002A3814">
              <w:t>Encoder</w:t>
            </w:r>
            <w:proofErr w:type="spellEnd"/>
            <w:r w:rsidRPr="002A3814">
              <w:t xml:space="preserve"> o del </w:t>
            </w:r>
            <w:proofErr w:type="spellStart"/>
            <w:r w:rsidRPr="002A3814">
              <w:t>Decoder</w:t>
            </w:r>
            <w:proofErr w:type="spellEnd"/>
            <w:r w:rsidRPr="002A3814">
              <w:t>)</w:t>
            </w:r>
          </w:p>
        </w:tc>
        <w:tc>
          <w:tcPr>
            <w:tcW w:w="3597" w:type="dxa"/>
          </w:tcPr>
          <w:p w14:paraId="26EB01CB" w14:textId="2FF7F133" w:rsidR="006978BA" w:rsidRDefault="002A3814" w:rsidP="007F0EBE">
            <w:pPr>
              <w:cnfStyle w:val="100000000000" w:firstRow="1" w:lastRow="0" w:firstColumn="0" w:lastColumn="0" w:oddVBand="0" w:evenVBand="0" w:oddHBand="0" w:evenHBand="0" w:firstRowFirstColumn="0" w:firstRowLastColumn="0" w:lastRowFirstColumn="0" w:lastRowLastColumn="0"/>
            </w:pPr>
            <w:r>
              <w:t>Cross-</w:t>
            </w:r>
            <w:proofErr w:type="spellStart"/>
            <w:r>
              <w:t>Attention</w:t>
            </w:r>
            <w:proofErr w:type="spellEnd"/>
            <w:r>
              <w:t xml:space="preserve"> (conecta </w:t>
            </w:r>
            <w:proofErr w:type="spellStart"/>
            <w:r>
              <w:t>Decoder</w:t>
            </w:r>
            <w:proofErr w:type="spellEnd"/>
            <w:r>
              <w:t xml:space="preserve"> -&gt; </w:t>
            </w:r>
            <w:proofErr w:type="spellStart"/>
            <w:proofErr w:type="gramStart"/>
            <w:r>
              <w:t>Encode</w:t>
            </w:r>
            <w:proofErr w:type="spellEnd"/>
            <w:r>
              <w:t xml:space="preserve"> )</w:t>
            </w:r>
            <w:proofErr w:type="gramEnd"/>
          </w:p>
        </w:tc>
      </w:tr>
      <w:tr w:rsidR="006978BA" w14:paraId="5EA8BD2A" w14:textId="77777777" w:rsidTr="002A38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F5DB413" w14:textId="79C46ED0" w:rsidR="006978BA" w:rsidRPr="002A3814" w:rsidRDefault="002A3814" w:rsidP="007F0EBE">
            <w:r>
              <w:rPr>
                <w:b w:val="0"/>
                <w:bCs w:val="0"/>
              </w:rPr>
              <w:t xml:space="preserve">De donde sale el </w:t>
            </w:r>
            <w:r>
              <w:t>Query</w:t>
            </w:r>
          </w:p>
        </w:tc>
        <w:tc>
          <w:tcPr>
            <w:tcW w:w="3597" w:type="dxa"/>
          </w:tcPr>
          <w:p w14:paraId="38D21B76" w14:textId="3AB8DC48" w:rsidR="006978BA" w:rsidRPr="002A3814" w:rsidRDefault="002A3814" w:rsidP="007F0EBE">
            <w:pPr>
              <w:cnfStyle w:val="000000100000" w:firstRow="0" w:lastRow="0" w:firstColumn="0" w:lastColumn="0" w:oddVBand="0" w:evenVBand="0" w:oddHBand="1" w:evenHBand="0" w:firstRowFirstColumn="0" w:firstRowLastColumn="0" w:lastRowFirstColumn="0" w:lastRowLastColumn="0"/>
            </w:pPr>
            <w:r>
              <w:t xml:space="preserve">De la misma capa donde se </w:t>
            </w:r>
            <w:proofErr w:type="spellStart"/>
            <w:r>
              <w:t>esta</w:t>
            </w:r>
            <w:proofErr w:type="spellEnd"/>
            <w:r>
              <w:t xml:space="preserve"> calculando</w:t>
            </w:r>
            <w:r w:rsidR="005B7F47">
              <w:t xml:space="preserve"> – la palabra “pregunta” sobre </w:t>
            </w:r>
            <w:proofErr w:type="spellStart"/>
            <w:r w:rsidR="005B7F47">
              <w:t>si</w:t>
            </w:r>
            <w:proofErr w:type="spellEnd"/>
            <w:r w:rsidR="005B7F47">
              <w:t xml:space="preserve"> misma y sus vecinas, dentro de la misma secuencia</w:t>
            </w:r>
          </w:p>
        </w:tc>
        <w:tc>
          <w:tcPr>
            <w:tcW w:w="3597" w:type="dxa"/>
          </w:tcPr>
          <w:p w14:paraId="6F74608C" w14:textId="3D455D46" w:rsidR="006978BA" w:rsidRPr="005B7F47" w:rsidRDefault="005B7F47" w:rsidP="007F0EBE">
            <w:pPr>
              <w:cnfStyle w:val="000000100000" w:firstRow="0" w:lastRow="0" w:firstColumn="0" w:lastColumn="0" w:oddVBand="0" w:evenVBand="0" w:oddHBand="1" w:evenHBand="0" w:firstRowFirstColumn="0" w:firstRowLastColumn="0" w:lastRowFirstColumn="0" w:lastRowLastColumn="0"/>
            </w:pPr>
            <w:r>
              <w:t xml:space="preserve">De la capa anterior del </w:t>
            </w:r>
            <w:proofErr w:type="spellStart"/>
            <w:r>
              <w:rPr>
                <w:b/>
                <w:bCs/>
              </w:rPr>
              <w:t>Decoder</w:t>
            </w:r>
            <w:proofErr w:type="spellEnd"/>
            <w:r>
              <w:rPr>
                <w:b/>
                <w:bCs/>
              </w:rPr>
              <w:t xml:space="preserve"> – </w:t>
            </w:r>
            <w:r>
              <w:t xml:space="preserve">el ultimo token </w:t>
            </w:r>
            <w:r w:rsidR="006E42BC">
              <w:t>alemán generado (o ya procesado por su propia Self-</w:t>
            </w:r>
            <w:proofErr w:type="spellStart"/>
            <w:r w:rsidR="006E42BC">
              <w:t>Attention</w:t>
            </w:r>
            <w:proofErr w:type="spellEnd"/>
            <w:r w:rsidR="006E42BC">
              <w:t xml:space="preserve"> enmascarada) es el que “pregunta”</w:t>
            </w:r>
          </w:p>
        </w:tc>
      </w:tr>
      <w:tr w:rsidR="006978BA" w14:paraId="6DA2EA87" w14:textId="77777777" w:rsidTr="002A3814">
        <w:tc>
          <w:tcPr>
            <w:cnfStyle w:val="001000000000" w:firstRow="0" w:lastRow="0" w:firstColumn="1" w:lastColumn="0" w:oddVBand="0" w:evenVBand="0" w:oddHBand="0" w:evenHBand="0" w:firstRowFirstColumn="0" w:firstRowLastColumn="0" w:lastRowFirstColumn="0" w:lastRowLastColumn="0"/>
            <w:tcW w:w="3596" w:type="dxa"/>
          </w:tcPr>
          <w:p w14:paraId="0A6DDA17" w14:textId="3FD30D49" w:rsidR="006978BA" w:rsidRPr="002A3814" w:rsidRDefault="000E32A8" w:rsidP="007F0EBE">
            <w:pPr>
              <w:rPr>
                <w:b w:val="0"/>
                <w:bCs w:val="0"/>
              </w:rPr>
            </w:pPr>
            <w:r w:rsidRPr="000E32A8">
              <w:rPr>
                <w:b w:val="0"/>
                <w:bCs w:val="0"/>
              </w:rPr>
              <w:t xml:space="preserve">De dónde salen </w:t>
            </w:r>
            <w:r w:rsidRPr="000E32A8">
              <w:t xml:space="preserve">Key y </w:t>
            </w:r>
            <w:proofErr w:type="spellStart"/>
            <w:r w:rsidRPr="000E32A8">
              <w:t>Value</w:t>
            </w:r>
            <w:proofErr w:type="spellEnd"/>
          </w:p>
        </w:tc>
        <w:tc>
          <w:tcPr>
            <w:tcW w:w="3597" w:type="dxa"/>
          </w:tcPr>
          <w:p w14:paraId="33545210" w14:textId="3FC20520" w:rsidR="006978BA" w:rsidRDefault="004F1BFA" w:rsidP="007F0EBE">
            <w:pPr>
              <w:cnfStyle w:val="000000000000" w:firstRow="0" w:lastRow="0" w:firstColumn="0" w:lastColumn="0" w:oddVBand="0" w:evenVBand="0" w:oddHBand="0" w:evenHBand="0" w:firstRowFirstColumn="0" w:firstRowLastColumn="0" w:lastRowFirstColumn="0" w:lastRowLastColumn="0"/>
            </w:pPr>
            <w:r>
              <w:t>De la misma secuencia que el Query (mismo idioma): en el</w:t>
            </w:r>
            <w:r w:rsidR="00287F42">
              <w:t xml:space="preserve"> </w:t>
            </w:r>
            <w:proofErr w:type="spellStart"/>
            <w:r w:rsidR="00287F42">
              <w:t>Encoder</w:t>
            </w:r>
            <w:proofErr w:type="spellEnd"/>
            <w:r w:rsidR="00287F42">
              <w:t xml:space="preserve">, de las demás palabras en ingles; en el </w:t>
            </w:r>
            <w:proofErr w:type="spellStart"/>
            <w:r w:rsidR="00287F42">
              <w:t>Decoder</w:t>
            </w:r>
            <w:proofErr w:type="spellEnd"/>
            <w:r w:rsidR="00287F42">
              <w:t>, de los tokens alemanes ya generados</w:t>
            </w:r>
          </w:p>
        </w:tc>
        <w:tc>
          <w:tcPr>
            <w:tcW w:w="3597" w:type="dxa"/>
          </w:tcPr>
          <w:p w14:paraId="44DD0202" w14:textId="0A62A767" w:rsidR="006978BA" w:rsidRPr="00BB1668" w:rsidRDefault="00BB1668" w:rsidP="007F0EBE">
            <w:pPr>
              <w:cnfStyle w:val="000000000000" w:firstRow="0" w:lastRow="0" w:firstColumn="0" w:lastColumn="0" w:oddVBand="0" w:evenVBand="0" w:oddHBand="0" w:evenHBand="0" w:firstRowFirstColumn="0" w:firstRowLastColumn="0" w:lastRowFirstColumn="0" w:lastRowLastColumn="0"/>
            </w:pPr>
            <w:r>
              <w:t xml:space="preserve">De la salida ya calculada del </w:t>
            </w:r>
            <w:proofErr w:type="spellStart"/>
            <w:r>
              <w:rPr>
                <w:b/>
                <w:bCs/>
              </w:rPr>
              <w:t>Encoder</w:t>
            </w:r>
            <w:proofErr w:type="spellEnd"/>
            <w:r>
              <w:rPr>
                <w:b/>
                <w:bCs/>
              </w:rPr>
              <w:t xml:space="preserve"> </w:t>
            </w:r>
            <w:r>
              <w:t>(ingles) – los K/V finales de “The”</w:t>
            </w:r>
            <w:proofErr w:type="gramStart"/>
            <w:r>
              <w:t>,”</w:t>
            </w:r>
            <w:proofErr w:type="spellStart"/>
            <w:r>
              <w:t>dog</w:t>
            </w:r>
            <w:proofErr w:type="spellEnd"/>
            <w:proofErr w:type="gramEnd"/>
            <w:r>
              <w:t>”</w:t>
            </w:r>
            <w:proofErr w:type="gramStart"/>
            <w:r>
              <w:t>,”</w:t>
            </w:r>
            <w:proofErr w:type="spellStart"/>
            <w:r>
              <w:t>eats</w:t>
            </w:r>
            <w:proofErr w:type="spellEnd"/>
            <w:proofErr w:type="gramEnd"/>
            <w:r>
              <w:t>”</w:t>
            </w:r>
            <w:proofErr w:type="gramStart"/>
            <w:r>
              <w:t>,”bread</w:t>
            </w:r>
            <w:proofErr w:type="gramEnd"/>
            <w:r>
              <w:t xml:space="preserve">”, tras las 6 capas del </w:t>
            </w:r>
            <w:proofErr w:type="spellStart"/>
            <w:r>
              <w:t>Encoder</w:t>
            </w:r>
            <w:proofErr w:type="spellEnd"/>
            <w:r>
              <w:t>, fijos durante toda la generación</w:t>
            </w:r>
          </w:p>
        </w:tc>
      </w:tr>
      <w:tr w:rsidR="003A060D" w14:paraId="6934D7BA" w14:textId="77777777" w:rsidTr="002A38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CEF775D" w14:textId="1AAEEE15" w:rsidR="003A060D" w:rsidRPr="005A63BF" w:rsidRDefault="005A63BF" w:rsidP="007F0EBE">
            <w:pPr>
              <w:rPr>
                <w:b w:val="0"/>
                <w:bCs w:val="0"/>
              </w:rPr>
            </w:pPr>
            <w:r>
              <w:rPr>
                <w:b w:val="0"/>
                <w:bCs w:val="0"/>
              </w:rPr>
              <w:t>Que “pregunta” resuelve</w:t>
            </w:r>
          </w:p>
        </w:tc>
        <w:tc>
          <w:tcPr>
            <w:tcW w:w="3597" w:type="dxa"/>
          </w:tcPr>
          <w:p w14:paraId="69C31C73" w14:textId="6C235B1B" w:rsidR="003A060D" w:rsidRDefault="00082CDC" w:rsidP="007F0EBE">
            <w:pPr>
              <w:cnfStyle w:val="000000100000" w:firstRow="0" w:lastRow="0" w:firstColumn="0" w:lastColumn="0" w:oddVBand="0" w:evenVBand="0" w:oddHBand="1" w:evenHBand="0" w:firstRowFirstColumn="0" w:firstRowLastColumn="0" w:lastRowFirstColumn="0" w:lastRowLastColumn="0"/>
            </w:pPr>
            <w:r>
              <w:t>“¿Qué tan relevante es cada palabra de mi propia oración/idioma para entenderme mejor”?</w:t>
            </w:r>
          </w:p>
        </w:tc>
        <w:tc>
          <w:tcPr>
            <w:tcW w:w="3597" w:type="dxa"/>
          </w:tcPr>
          <w:p w14:paraId="7D2756AB" w14:textId="716C0018" w:rsidR="003A060D" w:rsidRDefault="00082CDC" w:rsidP="007F0EBE">
            <w:pPr>
              <w:cnfStyle w:val="000000100000" w:firstRow="0" w:lastRow="0" w:firstColumn="0" w:lastColumn="0" w:oddVBand="0" w:evenVBand="0" w:oddHBand="1" w:evenHBand="0" w:firstRowFirstColumn="0" w:firstRowLastColumn="0" w:lastRowFirstColumn="0" w:lastRowLastColumn="0"/>
            </w:pPr>
            <w:r>
              <w:t xml:space="preserve">“¿Qué necesito de la oración original en </w:t>
            </w:r>
            <w:proofErr w:type="spellStart"/>
            <w:r>
              <w:t>ingles</w:t>
            </w:r>
            <w:proofErr w:type="spellEnd"/>
            <w:r>
              <w:t xml:space="preserve"> </w:t>
            </w:r>
            <w:r w:rsidR="00722AA3">
              <w:t>para elegir bien mi próxima palabra en alemán?”</w:t>
            </w:r>
          </w:p>
        </w:tc>
      </w:tr>
      <w:tr w:rsidR="00722AA3" w14:paraId="7FEB76D3" w14:textId="77777777" w:rsidTr="002A3814">
        <w:tc>
          <w:tcPr>
            <w:cnfStyle w:val="001000000000" w:firstRow="0" w:lastRow="0" w:firstColumn="1" w:lastColumn="0" w:oddVBand="0" w:evenVBand="0" w:oddHBand="0" w:evenHBand="0" w:firstRowFirstColumn="0" w:firstRowLastColumn="0" w:lastRowFirstColumn="0" w:lastRowLastColumn="0"/>
            <w:tcW w:w="3596" w:type="dxa"/>
          </w:tcPr>
          <w:p w14:paraId="72C3A799" w14:textId="50A3470B" w:rsidR="00722AA3" w:rsidRDefault="00722AA3" w:rsidP="007F0EBE">
            <w:pPr>
              <w:rPr>
                <w:b w:val="0"/>
                <w:bCs w:val="0"/>
              </w:rPr>
            </w:pPr>
            <w:r>
              <w:rPr>
                <w:b w:val="0"/>
                <w:bCs w:val="0"/>
              </w:rPr>
              <w:t>Matrices que usa</w:t>
            </w:r>
          </w:p>
        </w:tc>
        <w:tc>
          <w:tcPr>
            <w:tcW w:w="3597" w:type="dxa"/>
          </w:tcPr>
          <w:p w14:paraId="57019543" w14:textId="089E076C" w:rsidR="00722AA3" w:rsidRDefault="00CA2751" w:rsidP="007F0EBE">
            <w:pPr>
              <w:cnfStyle w:val="000000000000" w:firstRow="0" w:lastRow="0" w:firstColumn="0" w:lastColumn="0" w:oddVBand="0" w:evenVBand="0" w:oddHBand="0" w:evenHBand="0" w:firstRowFirstColumn="0" w:firstRowLastColumn="0" w:lastRowFirstColumn="0" w:lastRowLastColumn="0"/>
            </w:pPr>
            <w:r>
              <w:t xml:space="preserve">Sus propias </w:t>
            </w:r>
            <m:oMath>
              <m:sSup>
                <m:sSupPr>
                  <m:ctrlPr>
                    <w:rPr>
                      <w:rFonts w:ascii="Cambria Math" w:hAnsi="Cambria Math"/>
                    </w:rPr>
                  </m:ctrlPr>
                </m:sSupPr>
                <m:e>
                  <m:r>
                    <w:rPr>
                      <w:rFonts w:ascii="Cambria Math" w:hAnsi="Cambria Math"/>
                    </w:rPr>
                    <m:t>W</m:t>
                  </m:r>
                </m:e>
                <m:sup>
                  <m:r>
                    <w:rPr>
                      <w:rFonts w:ascii="Cambria Math" w:hAnsi="Cambria Math"/>
                    </w:rPr>
                    <m:t>Q</m:t>
                  </m:r>
                </m:sup>
              </m:sSup>
            </m:oMath>
            <w:r>
              <w:rPr>
                <w:rFonts w:eastAsiaTheme="minorEastAsia"/>
              </w:rPr>
              <w:t>/</w:t>
            </w:r>
            <m:oMath>
              <m:sSup>
                <m:sSupPr>
                  <m:ctrlPr>
                    <w:rPr>
                      <w:rFonts w:ascii="Cambria Math" w:hAnsi="Cambria Math"/>
                    </w:rPr>
                  </m:ctrlPr>
                </m:sSupPr>
                <m:e>
                  <m:r>
                    <w:rPr>
                      <w:rFonts w:ascii="Cambria Math" w:hAnsi="Cambria Math"/>
                    </w:rPr>
                    <m:t>W</m:t>
                  </m:r>
                </m:e>
                <m:sup>
                  <m:r>
                    <w:rPr>
                      <w:rFonts w:ascii="Cambria Math" w:hAnsi="Cambria Math"/>
                    </w:rPr>
                    <m:t>k</m:t>
                  </m:r>
                </m:sup>
              </m:sSup>
            </m:oMath>
            <w:r>
              <w:rPr>
                <w:rFonts w:eastAsiaTheme="minorEastAsia"/>
              </w:rPr>
              <w:t>/</w:t>
            </w:r>
            <m:oMath>
              <m:sSup>
                <m:sSupPr>
                  <m:ctrlPr>
                    <w:rPr>
                      <w:rFonts w:ascii="Cambria Math" w:hAnsi="Cambria Math"/>
                    </w:rPr>
                  </m:ctrlPr>
                </m:sSupPr>
                <m:e>
                  <m:r>
                    <w:rPr>
                      <w:rFonts w:ascii="Cambria Math" w:hAnsi="Cambria Math"/>
                    </w:rPr>
                    <m:t>W</m:t>
                  </m:r>
                </m:e>
                <m:sup>
                  <m:r>
                    <w:rPr>
                      <w:rFonts w:ascii="Cambria Math" w:hAnsi="Cambria Math"/>
                    </w:rPr>
                    <m:t>v</m:t>
                  </m:r>
                </m:sup>
              </m:sSup>
            </m:oMath>
            <w:r>
              <w:rPr>
                <w:rFonts w:eastAsiaTheme="minorEastAsia"/>
              </w:rPr>
              <w:t xml:space="preserve"> (8 cabezas, 512 x 64 cada una) – distintas entre Self-Attention del Encoder y del Decoder</w:t>
            </w:r>
          </w:p>
        </w:tc>
        <w:tc>
          <w:tcPr>
            <w:tcW w:w="3597" w:type="dxa"/>
          </w:tcPr>
          <w:p w14:paraId="72C80EC4" w14:textId="7050E8ED" w:rsidR="00722AA3" w:rsidRDefault="00CA2751" w:rsidP="007F0EBE">
            <w:pPr>
              <w:cnfStyle w:val="000000000000" w:firstRow="0" w:lastRow="0" w:firstColumn="0" w:lastColumn="0" w:oddVBand="0" w:evenVBand="0" w:oddHBand="0" w:evenHBand="0" w:firstRowFirstColumn="0" w:firstRowLastColumn="0" w:lastRowFirstColumn="0" w:lastRowLastColumn="0"/>
            </w:pPr>
            <w:r>
              <w:t xml:space="preserve">Sus propias </w:t>
            </w:r>
            <m:oMath>
              <m:sSup>
                <m:sSupPr>
                  <m:ctrlPr>
                    <w:rPr>
                      <w:rFonts w:ascii="Cambria Math" w:hAnsi="Cambria Math"/>
                    </w:rPr>
                  </m:ctrlPr>
                </m:sSupPr>
                <m:e>
                  <m:r>
                    <w:rPr>
                      <w:rFonts w:ascii="Cambria Math" w:hAnsi="Cambria Math"/>
                    </w:rPr>
                    <m:t>W</m:t>
                  </m:r>
                </m:e>
                <m:sup>
                  <m:r>
                    <w:rPr>
                      <w:rFonts w:ascii="Cambria Math" w:hAnsi="Cambria Math"/>
                    </w:rPr>
                    <m:t>Q</m:t>
                  </m:r>
                </m:sup>
              </m:sSup>
            </m:oMath>
            <w:r w:rsidR="00203E90">
              <w:rPr>
                <w:rFonts w:eastAsiaTheme="minorEastAsia"/>
              </w:rPr>
              <w:t>/</w:t>
            </w:r>
            <m:oMath>
              <m:sSup>
                <m:sSupPr>
                  <m:ctrlPr>
                    <w:rPr>
                      <w:rFonts w:ascii="Cambria Math" w:hAnsi="Cambria Math"/>
                    </w:rPr>
                  </m:ctrlPr>
                </m:sSupPr>
                <m:e>
                  <m:r>
                    <w:rPr>
                      <w:rFonts w:ascii="Cambria Math" w:hAnsi="Cambria Math"/>
                    </w:rPr>
                    <m:t>W</m:t>
                  </m:r>
                </m:e>
                <m:sup>
                  <m:r>
                    <w:rPr>
                      <w:rFonts w:ascii="Cambria Math" w:hAnsi="Cambria Math"/>
                    </w:rPr>
                    <m:t>k</m:t>
                  </m:r>
                </m:sup>
              </m:sSup>
            </m:oMath>
            <w:r w:rsidR="00203E90">
              <w:rPr>
                <w:rFonts w:eastAsiaTheme="minorEastAsia"/>
              </w:rPr>
              <w:t>/</w:t>
            </w:r>
            <m:oMath>
              <m:sSup>
                <m:sSupPr>
                  <m:ctrlPr>
                    <w:rPr>
                      <w:rFonts w:ascii="Cambria Math" w:hAnsi="Cambria Math"/>
                    </w:rPr>
                  </m:ctrlPr>
                </m:sSupPr>
                <m:e>
                  <m:r>
                    <w:rPr>
                      <w:rFonts w:ascii="Cambria Math" w:hAnsi="Cambria Math"/>
                    </w:rPr>
                    <m:t>W</m:t>
                  </m:r>
                </m:e>
                <m:sup>
                  <m:r>
                    <w:rPr>
                      <w:rFonts w:ascii="Cambria Math" w:hAnsi="Cambria Math"/>
                    </w:rPr>
                    <m:t>v</m:t>
                  </m:r>
                </m:sup>
              </m:sSup>
            </m:oMath>
            <w:r w:rsidR="00203E90">
              <w:rPr>
                <w:rFonts w:eastAsiaTheme="minorEastAsia"/>
              </w:rPr>
              <w:t xml:space="preserve"> – un tercer juego de 24 matrices, distintos de los otros dos</w:t>
            </w:r>
          </w:p>
        </w:tc>
      </w:tr>
    </w:tbl>
    <w:p w14:paraId="47213650" w14:textId="59EE9667" w:rsidR="00485AEC" w:rsidRDefault="00203E90" w:rsidP="007F0EBE">
      <w:r>
        <w:t xml:space="preserve">Cuando el </w:t>
      </w:r>
      <w:proofErr w:type="spellStart"/>
      <w:r>
        <w:t>Decoder</w:t>
      </w:r>
      <w:proofErr w:type="spellEnd"/>
      <w:r>
        <w:t xml:space="preserve"> </w:t>
      </w:r>
      <w:proofErr w:type="spellStart"/>
      <w:r>
        <w:t>esta</w:t>
      </w:r>
      <w:proofErr w:type="spellEnd"/>
      <w:r>
        <w:t xml:space="preserve"> generando una palabra en alemán, si </w:t>
      </w:r>
      <w:proofErr w:type="spellStart"/>
      <w:r>
        <w:t>query</w:t>
      </w:r>
      <w:proofErr w:type="spellEnd"/>
      <w:r>
        <w:t xml:space="preserve"> pregunta </w:t>
      </w:r>
      <w:r>
        <w:rPr>
          <w:b/>
          <w:bCs/>
        </w:rPr>
        <w:t xml:space="preserve">“¿Qué necesito de la oración original en </w:t>
      </w:r>
      <w:proofErr w:type="spellStart"/>
      <w:r>
        <w:rPr>
          <w:b/>
          <w:bCs/>
        </w:rPr>
        <w:t>ingles</w:t>
      </w:r>
      <w:proofErr w:type="spellEnd"/>
      <w:r>
        <w:rPr>
          <w:b/>
          <w:bCs/>
        </w:rPr>
        <w:t xml:space="preserve"> para elegir bien mi próxima palabra?” – </w:t>
      </w:r>
      <w:r>
        <w:t xml:space="preserve">y busca la respuesta en los Keys y </w:t>
      </w:r>
      <w:proofErr w:type="spellStart"/>
      <w:r>
        <w:t>Values</w:t>
      </w:r>
      <w:proofErr w:type="spellEnd"/>
      <w:r>
        <w:t xml:space="preserve"> que armo el </w:t>
      </w:r>
      <w:proofErr w:type="spellStart"/>
      <w:r>
        <w:t>Encoder</w:t>
      </w:r>
      <w:proofErr w:type="spellEnd"/>
      <w:r w:rsidR="00DE6DFF">
        <w:t xml:space="preserve"> a partir de “The </w:t>
      </w:r>
      <w:proofErr w:type="spellStart"/>
      <w:r w:rsidR="00DE6DFF">
        <w:t>dog</w:t>
      </w:r>
      <w:proofErr w:type="spellEnd"/>
      <w:r w:rsidR="00DE6DFF">
        <w:t xml:space="preserve"> </w:t>
      </w:r>
      <w:proofErr w:type="spellStart"/>
      <w:r w:rsidR="00DE6DFF">
        <w:t>eats</w:t>
      </w:r>
      <w:proofErr w:type="spellEnd"/>
      <w:r w:rsidR="00DE6DFF">
        <w:t xml:space="preserve"> bread”, no en su propio idioma.</w:t>
      </w:r>
    </w:p>
    <w:p w14:paraId="5619348C" w14:textId="77777777" w:rsidR="00DE6DFF" w:rsidRPr="00203E90" w:rsidRDefault="00DE6DFF" w:rsidP="007F0EBE"/>
    <w:p w14:paraId="1B10EE61" w14:textId="77777777" w:rsidR="007F0EBE" w:rsidRDefault="007F0EBE" w:rsidP="00285463">
      <w:pPr>
        <w:ind w:left="708"/>
        <w:rPr>
          <w:rFonts w:ascii="Segoe UI Emoji" w:hAnsi="Segoe UI Emoji" w:cs="Segoe UI Emoji"/>
        </w:rPr>
      </w:pPr>
    </w:p>
    <w:p w14:paraId="0603C8F6" w14:textId="0A3262FE" w:rsidR="00DE6DFF" w:rsidRDefault="00DE6DFF" w:rsidP="00DE6DFF">
      <w:pPr>
        <w:pStyle w:val="Ttulo4"/>
        <w:rPr>
          <w:b/>
          <w:bCs/>
          <w:i w:val="0"/>
          <w:iCs w:val="0"/>
          <w:sz w:val="24"/>
          <w:szCs w:val="28"/>
        </w:rPr>
      </w:pPr>
      <w:r w:rsidRPr="00B657BB">
        <w:rPr>
          <w:b/>
          <w:bCs/>
          <w:i w:val="0"/>
          <w:iCs w:val="0"/>
          <w:sz w:val="24"/>
          <w:szCs w:val="28"/>
          <w:highlight w:val="yellow"/>
        </w:rPr>
        <w:lastRenderedPageBreak/>
        <w:t xml:space="preserve">1.12.10.3: El flujo completo dentro de una capa del </w:t>
      </w:r>
      <w:proofErr w:type="spellStart"/>
      <w:r w:rsidRPr="00B657BB">
        <w:rPr>
          <w:b/>
          <w:bCs/>
          <w:i w:val="0"/>
          <w:iCs w:val="0"/>
          <w:sz w:val="24"/>
          <w:szCs w:val="28"/>
          <w:highlight w:val="yellow"/>
        </w:rPr>
        <w:t>Decoder</w:t>
      </w:r>
      <w:proofErr w:type="spellEnd"/>
      <w:r w:rsidR="00B657BB" w:rsidRPr="00B657BB">
        <w:rPr>
          <w:b/>
          <w:bCs/>
          <w:i w:val="0"/>
          <w:iCs w:val="0"/>
          <w:sz w:val="24"/>
          <w:szCs w:val="28"/>
          <w:highlight w:val="yellow"/>
        </w:rPr>
        <w:t xml:space="preserve"> 1/2</w:t>
      </w:r>
    </w:p>
    <w:p w14:paraId="744E5C0E" w14:textId="14ED8F92" w:rsidR="00DE6DFF" w:rsidRDefault="009F4FEA" w:rsidP="00DE6DFF">
      <w:r>
        <w:t xml:space="preserve">Juntando las 3 </w:t>
      </w:r>
      <w:proofErr w:type="spellStart"/>
      <w:r>
        <w:t>sub-capas</w:t>
      </w:r>
      <w:proofErr w:type="spellEnd"/>
      <w:r>
        <w:t xml:space="preserve"> (Self-</w:t>
      </w:r>
      <w:proofErr w:type="spellStart"/>
      <w:r>
        <w:t>Attention</w:t>
      </w:r>
      <w:proofErr w:type="spellEnd"/>
      <w:r>
        <w:t xml:space="preserve"> enmascarada, Cross-</w:t>
      </w:r>
      <w:proofErr w:type="spellStart"/>
      <w:r>
        <w:t>Attention</w:t>
      </w:r>
      <w:proofErr w:type="spellEnd"/>
      <w:r>
        <w:t xml:space="preserve">, </w:t>
      </w:r>
      <w:proofErr w:type="spellStart"/>
      <w:r>
        <w:t>Feed</w:t>
      </w:r>
      <w:proofErr w:type="spellEnd"/>
      <w:r>
        <w:t xml:space="preserve">-Forward), cada una seguida de su propio </w:t>
      </w:r>
      <w:proofErr w:type="spellStart"/>
      <w:r>
        <w:t>Residual+LayerNorm</w:t>
      </w:r>
      <w:proofErr w:type="spellEnd"/>
      <w:r>
        <w:t>:</w:t>
      </w:r>
    </w:p>
    <w:p w14:paraId="1B6A3CFF" w14:textId="6DE53E13" w:rsidR="009F4FEA" w:rsidRDefault="009F4FEA" w:rsidP="00C84E73">
      <w:pPr>
        <w:ind w:left="708"/>
        <w:rPr>
          <w:b/>
          <w:bCs/>
        </w:rPr>
      </w:pPr>
      <w:r>
        <w:t xml:space="preserve">X, </w:t>
      </w:r>
      <w:r w:rsidR="00C84E73">
        <w:t xml:space="preserve">acá, no es un token fijo – es </w:t>
      </w:r>
      <w:r w:rsidR="00C84E73">
        <w:rPr>
          <w:b/>
          <w:bCs/>
        </w:rPr>
        <w:t xml:space="preserve">el </w:t>
      </w:r>
      <w:proofErr w:type="spellStart"/>
      <w:r w:rsidR="00C84E73">
        <w:rPr>
          <w:b/>
          <w:bCs/>
        </w:rPr>
        <w:t>ultimo</w:t>
      </w:r>
      <w:proofErr w:type="spellEnd"/>
      <w:r w:rsidR="00C84E73">
        <w:rPr>
          <w:b/>
          <w:bCs/>
        </w:rPr>
        <w:t xml:space="preserve"> token ya generado, </w:t>
      </w:r>
      <w:r w:rsidR="00C84E73">
        <w:t>distinto en cada ronda: En la Ronda 1 es un marcado de “inicio”</w:t>
      </w:r>
      <w:r w:rsidR="00066224">
        <w:t xml:space="preserve"> (todavía no se </w:t>
      </w:r>
      <w:proofErr w:type="spellStart"/>
      <w:r w:rsidR="00066224">
        <w:t>genero</w:t>
      </w:r>
      <w:proofErr w:type="spellEnd"/>
      <w:r w:rsidR="00066224">
        <w:t xml:space="preserve"> nada), en la Ronda 2 es “Der” lo que salió de la Ronda 1), en la Ronda 3 es “Hund”, y así </w:t>
      </w:r>
      <w:r w:rsidR="005A5A74">
        <w:t xml:space="preserve">sucesivamente. Este flujo de una capa se repite tanto </w:t>
      </w:r>
      <w:r w:rsidR="005A5A74">
        <w:rPr>
          <w:b/>
          <w:bCs/>
        </w:rPr>
        <w:t xml:space="preserve">6 veces </w:t>
      </w:r>
      <w:r w:rsidR="005A5A74">
        <w:t xml:space="preserve">(una por cada capa del </w:t>
      </w:r>
      <w:proofErr w:type="spellStart"/>
      <w:r w:rsidR="005A5A74">
        <w:t>Decoder</w:t>
      </w:r>
      <w:proofErr w:type="spellEnd"/>
      <w:r w:rsidR="005A5A74">
        <w:t xml:space="preserve">) como </w:t>
      </w:r>
      <w:r w:rsidR="005A5A74">
        <w:rPr>
          <w:b/>
          <w:bCs/>
        </w:rPr>
        <w:t>una vez por ronda de generación.</w:t>
      </w:r>
    </w:p>
    <w:p w14:paraId="47977EDF" w14:textId="3ACF9F89" w:rsidR="005A5A74" w:rsidRDefault="00DD4791" w:rsidP="005A5A74">
      <w:pPr>
        <w:rPr>
          <w:b/>
          <w:bCs/>
        </w:rPr>
      </w:pPr>
      <w:r w:rsidRPr="00DD4791">
        <w:rPr>
          <w:b/>
          <w:bCs/>
          <w:noProof/>
        </w:rPr>
        <w:drawing>
          <wp:inline distT="0" distB="0" distL="0" distR="0" wp14:anchorId="4A28310C" wp14:editId="44851B1D">
            <wp:extent cx="6271260" cy="4282017"/>
            <wp:effectExtent l="19050" t="19050" r="15240" b="23495"/>
            <wp:docPr id="1380186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86005" name=""/>
                    <pic:cNvPicPr/>
                  </pic:nvPicPr>
                  <pic:blipFill>
                    <a:blip r:embed="rId204"/>
                    <a:stretch>
                      <a:fillRect/>
                    </a:stretch>
                  </pic:blipFill>
                  <pic:spPr>
                    <a:xfrm>
                      <a:off x="0" y="0"/>
                      <a:ext cx="6275406" cy="4284848"/>
                    </a:xfrm>
                    <a:prstGeom prst="rect">
                      <a:avLst/>
                    </a:prstGeom>
                    <a:ln w="19050">
                      <a:solidFill>
                        <a:schemeClr val="tx1"/>
                      </a:solidFill>
                    </a:ln>
                  </pic:spPr>
                </pic:pic>
              </a:graphicData>
            </a:graphic>
          </wp:inline>
        </w:drawing>
      </w:r>
    </w:p>
    <w:p w14:paraId="0CBBE877" w14:textId="77777777" w:rsidR="00CE50E6" w:rsidRDefault="00B90F00" w:rsidP="005A5A74">
      <w:pPr>
        <w:rPr>
          <w:b/>
          <w:bCs/>
        </w:rPr>
      </w:pPr>
      <w:r>
        <w:t xml:space="preserve">El vector </w:t>
      </w:r>
      <w:r>
        <w:rPr>
          <w:b/>
          <w:bCs/>
        </w:rPr>
        <w:t xml:space="preserve">siempre tiene 512 </w:t>
      </w:r>
      <w:proofErr w:type="spellStart"/>
      <w:r>
        <w:rPr>
          <w:b/>
          <w:bCs/>
        </w:rPr>
        <w:t>numeros</w:t>
      </w:r>
      <w:proofErr w:type="spellEnd"/>
      <w:r>
        <w:rPr>
          <w:b/>
          <w:bCs/>
        </w:rPr>
        <w:t xml:space="preserve">, </w:t>
      </w:r>
      <w:r>
        <w:t xml:space="preserve">en cada uno de los pasos – nunca cambia de tamaño. Lo que cambia es </w:t>
      </w:r>
      <w:r>
        <w:rPr>
          <w:b/>
          <w:bCs/>
        </w:rPr>
        <w:t xml:space="preserve">el contenido: </w:t>
      </w:r>
    </w:p>
    <w:p w14:paraId="521200F7" w14:textId="77777777" w:rsidR="00CE50E6" w:rsidRDefault="00B90F00" w:rsidP="005A5A74">
      <w:r>
        <w:t xml:space="preserve">arranca siendo solo el token aislado, </w:t>
      </w:r>
      <w:r w:rsidR="00CE2631">
        <w:t xml:space="preserve">incorpora contexto de </w:t>
      </w:r>
      <w:proofErr w:type="spellStart"/>
      <w:r w:rsidR="00CE2631">
        <w:t>si</w:t>
      </w:r>
      <w:proofErr w:type="spellEnd"/>
      <w:r w:rsidR="00CE2631">
        <w:t xml:space="preserve"> mismo (Self-</w:t>
      </w:r>
      <w:proofErr w:type="spellStart"/>
      <w:r w:rsidR="00CE2631">
        <w:t>Attention</w:t>
      </w:r>
      <w:proofErr w:type="spellEnd"/>
      <w:r w:rsidR="00CE2631">
        <w:t xml:space="preserve">), </w:t>
      </w:r>
    </w:p>
    <w:p w14:paraId="06EC2208" w14:textId="0DF5A66A" w:rsidR="00B90F00" w:rsidRDefault="00CE2631" w:rsidP="005A5A74">
      <w:proofErr w:type="spellStart"/>
      <w:r>
        <w:t>despues</w:t>
      </w:r>
      <w:proofErr w:type="spellEnd"/>
      <w:r>
        <w:t xml:space="preserve"> contexto de la </w:t>
      </w:r>
      <w:r w:rsidR="000B4216">
        <w:t xml:space="preserve">oración en </w:t>
      </w:r>
      <w:proofErr w:type="spellStart"/>
      <w:r w:rsidR="000B4216">
        <w:t>ingles</w:t>
      </w:r>
      <w:proofErr w:type="spellEnd"/>
      <w:r w:rsidR="000B4216">
        <w:t xml:space="preserve"> (Cross-</w:t>
      </w:r>
      <w:proofErr w:type="spellStart"/>
      <w:r w:rsidR="000B4216">
        <w:t>Attention</w:t>
      </w:r>
      <w:proofErr w:type="spellEnd"/>
      <w:r w:rsidR="000B4216">
        <w:t xml:space="preserve">), </w:t>
      </w:r>
    </w:p>
    <w:p w14:paraId="6150677D" w14:textId="19BE0E87" w:rsidR="000B4216" w:rsidRDefault="000B4216" w:rsidP="005A5A74">
      <w:r>
        <w:t xml:space="preserve">y se transforma una vez </w:t>
      </w:r>
      <w:proofErr w:type="spellStart"/>
      <w:r>
        <w:t>mas</w:t>
      </w:r>
      <w:proofErr w:type="spellEnd"/>
      <w:r>
        <w:t xml:space="preserve"> (</w:t>
      </w:r>
      <w:proofErr w:type="spellStart"/>
      <w:r>
        <w:t>Feed</w:t>
      </w:r>
      <w:proofErr w:type="spellEnd"/>
      <w:r>
        <w:t xml:space="preserve">-Forward) – con una normalización </w:t>
      </w:r>
      <w:proofErr w:type="spellStart"/>
      <w:r>
        <w:t>despues</w:t>
      </w:r>
      <w:proofErr w:type="spellEnd"/>
      <w:r>
        <w:t xml:space="preserve"> de cada una de las 3 </w:t>
      </w:r>
      <w:proofErr w:type="spellStart"/>
      <w:r>
        <w:t>sub-</w:t>
      </w:r>
      <w:r w:rsidRPr="00EE1C9C">
        <w:rPr>
          <w:b/>
          <w:bCs/>
        </w:rPr>
        <w:t>capas</w:t>
      </w:r>
      <w:proofErr w:type="spellEnd"/>
      <w:r w:rsidRPr="00EE1C9C">
        <w:rPr>
          <w:b/>
          <w:bCs/>
        </w:rPr>
        <w:t>, para estabilizar el resultado antes de seguir.</w:t>
      </w:r>
    </w:p>
    <w:p w14:paraId="536FE32D" w14:textId="77777777" w:rsidR="000B4216" w:rsidRPr="00B90F00" w:rsidRDefault="000B4216" w:rsidP="005A5A74"/>
    <w:p w14:paraId="6CDA1926" w14:textId="4762715F" w:rsidR="00B657BB" w:rsidRDefault="00B657BB">
      <w:pPr>
        <w:rPr>
          <w:rFonts w:ascii="Segoe UI Emoji" w:hAnsi="Segoe UI Emoji" w:cs="Segoe UI Emoji"/>
        </w:rPr>
      </w:pPr>
      <w:r>
        <w:rPr>
          <w:rFonts w:ascii="Segoe UI Emoji" w:hAnsi="Segoe UI Emoji" w:cs="Segoe UI Emoji"/>
        </w:rPr>
        <w:br w:type="page"/>
      </w:r>
    </w:p>
    <w:p w14:paraId="7FF31C20" w14:textId="679DEB32" w:rsidR="00B657BB" w:rsidRDefault="00B657BB" w:rsidP="00B657BB">
      <w:pPr>
        <w:pStyle w:val="Ttulo4"/>
        <w:rPr>
          <w:b/>
          <w:bCs/>
          <w:i w:val="0"/>
          <w:iCs w:val="0"/>
          <w:sz w:val="24"/>
          <w:szCs w:val="28"/>
        </w:rPr>
      </w:pPr>
      <w:r w:rsidRPr="00B657BB">
        <w:rPr>
          <w:b/>
          <w:bCs/>
          <w:i w:val="0"/>
          <w:iCs w:val="0"/>
          <w:sz w:val="24"/>
          <w:szCs w:val="28"/>
          <w:highlight w:val="yellow"/>
        </w:rPr>
        <w:lastRenderedPageBreak/>
        <w:t>1.12.10.</w:t>
      </w:r>
      <w:r>
        <w:rPr>
          <w:b/>
          <w:bCs/>
          <w:i w:val="0"/>
          <w:iCs w:val="0"/>
          <w:sz w:val="24"/>
          <w:szCs w:val="28"/>
          <w:highlight w:val="yellow"/>
        </w:rPr>
        <w:t xml:space="preserve">4: </w:t>
      </w:r>
      <w:r w:rsidR="00D713D6">
        <w:rPr>
          <w:b/>
          <w:bCs/>
          <w:i w:val="0"/>
          <w:iCs w:val="0"/>
          <w:sz w:val="24"/>
          <w:szCs w:val="28"/>
          <w:highlight w:val="yellow"/>
        </w:rPr>
        <w:t>Flujo completo [inicio</w:t>
      </w:r>
      <w:r>
        <w:rPr>
          <w:b/>
          <w:bCs/>
          <w:i w:val="0"/>
          <w:iCs w:val="0"/>
          <w:sz w:val="24"/>
          <w:szCs w:val="28"/>
          <w:highlight w:val="yellow"/>
        </w:rPr>
        <w:t>: La Ronda 1, generando “Der” 2</w:t>
      </w:r>
      <w:r w:rsidRPr="00B657BB">
        <w:rPr>
          <w:b/>
          <w:bCs/>
          <w:i w:val="0"/>
          <w:iCs w:val="0"/>
          <w:sz w:val="24"/>
          <w:szCs w:val="28"/>
          <w:highlight w:val="yellow"/>
        </w:rPr>
        <w:t>/2</w:t>
      </w:r>
    </w:p>
    <w:p w14:paraId="7B17AADB" w14:textId="77777777" w:rsidR="00B657BB" w:rsidRPr="00B657BB" w:rsidRDefault="00B657BB" w:rsidP="00B657BB">
      <w:r w:rsidRPr="00B657BB">
        <w:rPr>
          <w:b/>
          <w:bCs/>
        </w:rPr>
        <w:t>Antes de arrancar, el mapa completo de la Ronda 1</w:t>
      </w:r>
      <w:r w:rsidRPr="00B657BB">
        <w:t xml:space="preserve"> — para no perder de vista dónde encaja cada pieza:</w:t>
      </w:r>
    </w:p>
    <w:p w14:paraId="2926F982" w14:textId="7ADDD58A" w:rsidR="00B657BB" w:rsidRDefault="00BE35A7" w:rsidP="00B657BB">
      <w:r w:rsidRPr="00BE35A7">
        <w:rPr>
          <w:noProof/>
        </w:rPr>
        <w:drawing>
          <wp:inline distT="0" distB="0" distL="0" distR="0" wp14:anchorId="2B560BD1" wp14:editId="25107D32">
            <wp:extent cx="3850217" cy="1761327"/>
            <wp:effectExtent l="19050" t="19050" r="17145" b="10795"/>
            <wp:docPr id="780737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37783" name=""/>
                    <pic:cNvPicPr/>
                  </pic:nvPicPr>
                  <pic:blipFill>
                    <a:blip r:embed="rId205"/>
                    <a:stretch>
                      <a:fillRect/>
                    </a:stretch>
                  </pic:blipFill>
                  <pic:spPr>
                    <a:xfrm>
                      <a:off x="0" y="0"/>
                      <a:ext cx="3861069" cy="1766291"/>
                    </a:xfrm>
                    <a:prstGeom prst="rect">
                      <a:avLst/>
                    </a:prstGeom>
                    <a:ln w="19050">
                      <a:solidFill>
                        <a:schemeClr val="tx1"/>
                      </a:solidFill>
                    </a:ln>
                  </pic:spPr>
                </pic:pic>
              </a:graphicData>
            </a:graphic>
          </wp:inline>
        </w:drawing>
      </w:r>
    </w:p>
    <w:p w14:paraId="07A006C0" w14:textId="00167C3F" w:rsidR="00BE35A7" w:rsidRDefault="00BE35A7" w:rsidP="00B657BB">
      <w:r>
        <w:t xml:space="preserve">Ninguna capa intermedia “predice texto” – todas son pasos que transforman el vector de 512 </w:t>
      </w:r>
      <w:proofErr w:type="spellStart"/>
      <w:r>
        <w:t>numeros</w:t>
      </w:r>
      <w:proofErr w:type="spellEnd"/>
      <w:r>
        <w:t xml:space="preserve">; la predicción ocurre </w:t>
      </w:r>
      <w:r>
        <w:rPr>
          <w:b/>
          <w:bCs/>
        </w:rPr>
        <w:t xml:space="preserve">una sola vez, </w:t>
      </w:r>
      <w:proofErr w:type="spellStart"/>
      <w:r>
        <w:t>despues</w:t>
      </w:r>
      <w:proofErr w:type="spellEnd"/>
      <w:r>
        <w:t xml:space="preserve"> de la Capa 6, en el </w:t>
      </w:r>
      <w:proofErr w:type="spellStart"/>
      <w:r>
        <w:t>softmax</w:t>
      </w:r>
      <w:proofErr w:type="spellEnd"/>
      <w:r>
        <w:t xml:space="preserve">. </w:t>
      </w:r>
      <w:r w:rsidR="00C97226">
        <w:t xml:space="preserve">Y una vez que sale “Der”, para </w:t>
      </w:r>
      <w:proofErr w:type="spellStart"/>
      <w:r w:rsidR="00C97226">
        <w:t>uqe</w:t>
      </w:r>
      <w:proofErr w:type="spellEnd"/>
      <w:r w:rsidR="00C97226">
        <w:t xml:space="preserve"> sirva de entrada a la Ronda 2 hay </w:t>
      </w:r>
      <w:r w:rsidR="00B37859">
        <w:t xml:space="preserve">que devolverlo a vector: Token ID -&gt; </w:t>
      </w:r>
      <w:proofErr w:type="spellStart"/>
      <w:r w:rsidR="00B37859">
        <w:t>Embedding</w:t>
      </w:r>
      <w:proofErr w:type="spellEnd"/>
      <w:r w:rsidR="00B37859">
        <w:t xml:space="preserve"> -&gt; + </w:t>
      </w:r>
      <w:proofErr w:type="spellStart"/>
      <w:r w:rsidR="00B37859">
        <w:t>Positional</w:t>
      </w:r>
      <w:proofErr w:type="spellEnd"/>
      <w:r w:rsidR="00B37859">
        <w:t xml:space="preserve"> </w:t>
      </w:r>
      <w:proofErr w:type="spellStart"/>
      <w:r w:rsidR="00B37859">
        <w:t>Encoding</w:t>
      </w:r>
      <w:proofErr w:type="spellEnd"/>
      <w:r w:rsidR="00B37859">
        <w:t xml:space="preserve"> – el mismo camino de ida que ya vimos para la entrada original, aplicado ahora a la salida.</w:t>
      </w:r>
    </w:p>
    <w:p w14:paraId="6C326020" w14:textId="53B9CFEB" w:rsidR="00B37859" w:rsidRDefault="00B37859" w:rsidP="00B657BB">
      <w:pPr>
        <w:rPr>
          <w:b/>
          <w:bCs/>
        </w:rPr>
      </w:pPr>
      <w:r>
        <w:t xml:space="preserve">El </w:t>
      </w:r>
      <w:proofErr w:type="spellStart"/>
      <w:r>
        <w:t>Decoder</w:t>
      </w:r>
      <w:proofErr w:type="spellEnd"/>
      <w:r>
        <w:t xml:space="preserve"> todavía no genero nada, así que x es el vector de un token especial de “inicio” </w:t>
      </w:r>
      <w:r w:rsidR="00DA429D">
        <w:t xml:space="preserve">(llamémoslo </w:t>
      </w:r>
      <w:r w:rsidR="00DA429D">
        <w:rPr>
          <w:b/>
          <w:bCs/>
        </w:rPr>
        <w:t xml:space="preserve">[inicio]). </w:t>
      </w:r>
      <w:r w:rsidR="00DA429D">
        <w:t xml:space="preserve">El objetivo de esta ronda es que el </w:t>
      </w:r>
      <w:proofErr w:type="spellStart"/>
      <w:r w:rsidR="00DA429D">
        <w:t>Decoder</w:t>
      </w:r>
      <w:proofErr w:type="spellEnd"/>
      <w:r w:rsidR="00DA429D">
        <w:t xml:space="preserve"> decida que la primera palabra en alemán es </w:t>
      </w:r>
      <w:r w:rsidR="00DA429D">
        <w:rPr>
          <w:b/>
          <w:bCs/>
        </w:rPr>
        <w:t>“Der”.</w:t>
      </w:r>
    </w:p>
    <w:p w14:paraId="26A4162A" w14:textId="0E68F324" w:rsidR="00DE6DFF" w:rsidRPr="00376B3F" w:rsidRDefault="0057045D" w:rsidP="00376B3F">
      <w:pPr>
        <w:ind w:left="708"/>
      </w:pPr>
      <w:r w:rsidRPr="0057045D">
        <w:rPr>
          <w:rFonts w:ascii="Segoe UI Emoji" w:hAnsi="Segoe UI Emoji" w:cs="Segoe UI Emoji"/>
          <w:b/>
          <w:bCs/>
        </w:rPr>
        <w:t>⚠️</w:t>
      </w:r>
      <w:r>
        <w:rPr>
          <w:b/>
          <w:bCs/>
        </w:rPr>
        <w:t xml:space="preserve">[inicio] nunca esta “solo”: </w:t>
      </w:r>
      <w:r>
        <w:t xml:space="preserve">por </w:t>
      </w:r>
      <w:proofErr w:type="spellStart"/>
      <w:r>
        <w:t>si</w:t>
      </w:r>
      <w:proofErr w:type="spellEnd"/>
      <w:r>
        <w:t xml:space="preserve"> mismo, ese vector casi </w:t>
      </w:r>
      <w:proofErr w:type="spellStart"/>
      <w:r>
        <w:t>vacio</w:t>
      </w:r>
      <w:proofErr w:type="spellEnd"/>
      <w:r>
        <w:t xml:space="preserve"> no tendría ninguna información para predecir nada. Pero en </w:t>
      </w:r>
      <w:r>
        <w:rPr>
          <w:b/>
          <w:bCs/>
        </w:rPr>
        <w:t xml:space="preserve">cada una </w:t>
      </w:r>
      <w:r>
        <w:t>de las 6 capas, Cross-</w:t>
      </w:r>
      <w:proofErr w:type="spellStart"/>
      <w:r>
        <w:t>Attention</w:t>
      </w:r>
      <w:proofErr w:type="spellEnd"/>
      <w:r>
        <w:t xml:space="preserve"> le da acceso a los Keys</w:t>
      </w:r>
      <w:r w:rsidR="00DC6ACF">
        <w:t xml:space="preserve"> y </w:t>
      </w:r>
      <w:proofErr w:type="spellStart"/>
      <w:r w:rsidR="0066020A">
        <w:t>Values</w:t>
      </w:r>
      <w:proofErr w:type="spellEnd"/>
      <w:r w:rsidR="0066020A">
        <w:t xml:space="preserve"> de </w:t>
      </w:r>
      <w:r w:rsidR="0066020A">
        <w:rPr>
          <w:b/>
          <w:bCs/>
        </w:rPr>
        <w:t xml:space="preserve">toda la oración en </w:t>
      </w:r>
      <w:proofErr w:type="spellStart"/>
      <w:r w:rsidR="0066020A">
        <w:rPr>
          <w:b/>
          <w:bCs/>
        </w:rPr>
        <w:t>ingles</w:t>
      </w:r>
      <w:proofErr w:type="spellEnd"/>
      <w:r w:rsidR="0066020A">
        <w:rPr>
          <w:b/>
          <w:bCs/>
        </w:rPr>
        <w:t xml:space="preserve"> </w:t>
      </w:r>
      <w:r w:rsidR="0066020A">
        <w:t xml:space="preserve">(“The </w:t>
      </w:r>
      <w:proofErr w:type="spellStart"/>
      <w:r w:rsidR="0066020A">
        <w:t>dog</w:t>
      </w:r>
      <w:proofErr w:type="spellEnd"/>
      <w:r w:rsidR="0066020A">
        <w:t xml:space="preserve"> </w:t>
      </w:r>
      <w:proofErr w:type="spellStart"/>
      <w:r w:rsidR="0066020A">
        <w:t>eats</w:t>
      </w:r>
      <w:proofErr w:type="spellEnd"/>
      <w:r w:rsidR="0066020A">
        <w:t xml:space="preserve"> bread”, ya procesada por el </w:t>
      </w:r>
      <w:proofErr w:type="spellStart"/>
      <w:r w:rsidR="0066020A">
        <w:t>Encoder</w:t>
      </w:r>
      <w:proofErr w:type="spellEnd"/>
      <w:r w:rsidR="0066020A">
        <w:t xml:space="preserve">) – es literalmente </w:t>
      </w:r>
      <w:r w:rsidR="0066020A">
        <w:rPr>
          <w:b/>
          <w:bCs/>
        </w:rPr>
        <w:t xml:space="preserve">[inicio] </w:t>
      </w:r>
      <w:r w:rsidR="0066020A" w:rsidRPr="00D60EF5">
        <w:rPr>
          <w:b/>
          <w:bCs/>
          <w:highlight w:val="yellow"/>
        </w:rPr>
        <w:t>“preguntándole” a esa oración completa que palabra corresponde generar primero.</w:t>
      </w:r>
    </w:p>
    <w:p w14:paraId="7BBA0E97" w14:textId="404930C0" w:rsidR="00376B3F" w:rsidRPr="00376B3F" w:rsidRDefault="00376B3F" w:rsidP="00DE6DFF">
      <w:pPr>
        <w:rPr>
          <w:rFonts w:cs="Arial"/>
          <w:sz w:val="24"/>
        </w:rPr>
      </w:pPr>
      <w:r w:rsidRPr="00376B3F">
        <w:rPr>
          <w:rFonts w:cs="Arial"/>
          <w:sz w:val="24"/>
          <w:highlight w:val="yellow"/>
        </w:rPr>
        <w:t xml:space="preserve">Sigamos </w:t>
      </w:r>
      <w:r w:rsidRPr="00376B3F">
        <w:rPr>
          <w:rFonts w:cs="Arial"/>
          <w:b/>
          <w:bCs/>
          <w:sz w:val="24"/>
          <w:highlight w:val="yellow"/>
        </w:rPr>
        <w:t xml:space="preserve">la Capa 1 </w:t>
      </w:r>
      <w:r w:rsidRPr="00376B3F">
        <w:rPr>
          <w:rFonts w:cs="Arial"/>
          <w:sz w:val="24"/>
          <w:highlight w:val="yellow"/>
        </w:rPr>
        <w:t>de esta ronda, en detalle:</w:t>
      </w:r>
    </w:p>
    <w:p w14:paraId="76D75BA4" w14:textId="0A148075" w:rsidR="00376B3F" w:rsidRDefault="00376B3F" w:rsidP="00DE6DFF">
      <w:pPr>
        <w:rPr>
          <w:rFonts w:ascii="Segoe UI Emoji" w:hAnsi="Segoe UI Emoji" w:cs="Segoe UI Emoji"/>
        </w:rPr>
      </w:pPr>
      <w:r w:rsidRPr="00B5140A">
        <w:rPr>
          <w:rFonts w:ascii="Segoe UI Emoji" w:hAnsi="Segoe UI Emoji" w:cs="Segoe UI Emoji"/>
          <w:noProof/>
        </w:rPr>
        <w:drawing>
          <wp:inline distT="0" distB="0" distL="0" distR="0" wp14:anchorId="4F90C831" wp14:editId="005CE8C8">
            <wp:extent cx="4377267" cy="2941280"/>
            <wp:effectExtent l="0" t="0" r="4445" b="0"/>
            <wp:docPr id="1789782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82825" name=""/>
                    <pic:cNvPicPr/>
                  </pic:nvPicPr>
                  <pic:blipFill>
                    <a:blip r:embed="rId206"/>
                    <a:stretch>
                      <a:fillRect/>
                    </a:stretch>
                  </pic:blipFill>
                  <pic:spPr>
                    <a:xfrm>
                      <a:off x="0" y="0"/>
                      <a:ext cx="4381317" cy="2944002"/>
                    </a:xfrm>
                    <a:prstGeom prst="rect">
                      <a:avLst/>
                    </a:prstGeom>
                  </pic:spPr>
                </pic:pic>
              </a:graphicData>
            </a:graphic>
          </wp:inline>
        </w:drawing>
      </w:r>
    </w:p>
    <w:p w14:paraId="21D46E64" w14:textId="77777777" w:rsidR="00F971B2" w:rsidRDefault="00F971B2" w:rsidP="00DE6DFF">
      <w:pPr>
        <w:rPr>
          <w:rFonts w:cs="Arial"/>
          <w:b/>
          <w:bCs/>
          <w:sz w:val="24"/>
          <w:szCs w:val="28"/>
          <w:highlight w:val="yellow"/>
        </w:rPr>
      </w:pPr>
    </w:p>
    <w:p w14:paraId="0731C1A4" w14:textId="77777777" w:rsidR="00F971B2" w:rsidRDefault="00F971B2" w:rsidP="00DE6DFF">
      <w:pPr>
        <w:rPr>
          <w:rFonts w:cs="Arial"/>
          <w:b/>
          <w:bCs/>
          <w:sz w:val="24"/>
          <w:szCs w:val="28"/>
          <w:highlight w:val="yellow"/>
        </w:rPr>
      </w:pPr>
    </w:p>
    <w:p w14:paraId="450F32A4" w14:textId="77777777" w:rsidR="0012339A" w:rsidRDefault="0012339A" w:rsidP="00DE6DFF">
      <w:pPr>
        <w:rPr>
          <w:rFonts w:cs="Arial"/>
          <w:b/>
          <w:bCs/>
          <w:sz w:val="24"/>
          <w:szCs w:val="28"/>
          <w:highlight w:val="yellow"/>
        </w:rPr>
      </w:pPr>
    </w:p>
    <w:p w14:paraId="46DDDCF9" w14:textId="77777777" w:rsidR="0012339A" w:rsidRDefault="0012339A" w:rsidP="00DE6DFF">
      <w:pPr>
        <w:rPr>
          <w:rFonts w:cs="Arial"/>
          <w:b/>
          <w:bCs/>
          <w:sz w:val="24"/>
          <w:szCs w:val="28"/>
          <w:highlight w:val="yellow"/>
        </w:rPr>
      </w:pPr>
    </w:p>
    <w:p w14:paraId="3FE5C51B" w14:textId="3F0CD733" w:rsidR="0024567E" w:rsidRPr="00096545" w:rsidRDefault="0012339A" w:rsidP="00096545">
      <w:pPr>
        <w:pStyle w:val="Ttulo5"/>
        <w:rPr>
          <w:b/>
          <w:bCs/>
          <w:sz w:val="24"/>
        </w:rPr>
      </w:pPr>
      <w:r w:rsidRPr="0012339A">
        <w:rPr>
          <w:b/>
          <w:bCs/>
          <w:sz w:val="24"/>
          <w:highlight w:val="yellow"/>
        </w:rPr>
        <w:t xml:space="preserve">1.12.10.4.1: </w:t>
      </w:r>
      <w:r w:rsidR="00376B3F" w:rsidRPr="0012339A">
        <w:rPr>
          <w:b/>
          <w:bCs/>
          <w:sz w:val="24"/>
          <w:highlight w:val="yellow"/>
        </w:rPr>
        <w:t>X – entrada a la Capa 1:</w:t>
      </w:r>
    </w:p>
    <w:p w14:paraId="52185F5C" w14:textId="62DFAF6D" w:rsidR="0012339A" w:rsidRDefault="00722921" w:rsidP="00DE6DFF">
      <w:pPr>
        <w:rPr>
          <w:rFonts w:ascii="Segoe UI Emoji" w:hAnsi="Segoe UI Emoji" w:cs="Segoe UI Emoji"/>
          <w:b/>
          <w:bCs/>
        </w:rPr>
      </w:pPr>
      <w:r w:rsidRPr="00722921">
        <w:rPr>
          <w:rFonts w:ascii="Segoe UI Emoji" w:hAnsi="Segoe UI Emoji" w:cs="Segoe UI Emoji"/>
          <w:b/>
          <w:bCs/>
          <w:noProof/>
        </w:rPr>
        <w:drawing>
          <wp:inline distT="0" distB="0" distL="0" distR="0" wp14:anchorId="5BC411F5" wp14:editId="1F595972">
            <wp:extent cx="5524979" cy="388654"/>
            <wp:effectExtent l="19050" t="19050" r="19050" b="11430"/>
            <wp:docPr id="1851265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65611" name=""/>
                    <pic:cNvPicPr/>
                  </pic:nvPicPr>
                  <pic:blipFill>
                    <a:blip r:embed="rId207"/>
                    <a:stretch>
                      <a:fillRect/>
                    </a:stretch>
                  </pic:blipFill>
                  <pic:spPr>
                    <a:xfrm>
                      <a:off x="0" y="0"/>
                      <a:ext cx="5524979" cy="388654"/>
                    </a:xfrm>
                    <a:prstGeom prst="rect">
                      <a:avLst/>
                    </a:prstGeom>
                    <a:ln w="12700">
                      <a:solidFill>
                        <a:schemeClr val="tx1"/>
                      </a:solidFill>
                    </a:ln>
                  </pic:spPr>
                </pic:pic>
              </a:graphicData>
            </a:graphic>
          </wp:inline>
        </w:drawing>
      </w:r>
    </w:p>
    <w:p w14:paraId="0BFEF3A3" w14:textId="0571BC92" w:rsidR="007364DA" w:rsidRDefault="0012339A" w:rsidP="0012339A">
      <w:pPr>
        <w:pStyle w:val="Ttulo5"/>
        <w:rPr>
          <w:b/>
          <w:bCs/>
          <w:sz w:val="24"/>
        </w:rPr>
      </w:pPr>
      <w:r w:rsidRPr="00DF7200">
        <w:rPr>
          <w:b/>
          <w:bCs/>
          <w:sz w:val="24"/>
          <w:highlight w:val="yellow"/>
        </w:rPr>
        <w:t xml:space="preserve">1.12.10.4.2: </w:t>
      </w:r>
      <w:r w:rsidR="007364DA" w:rsidRPr="00DF7200">
        <w:rPr>
          <w:b/>
          <w:bCs/>
          <w:sz w:val="24"/>
          <w:highlight w:val="yellow"/>
        </w:rPr>
        <w:t>Self-</w:t>
      </w:r>
      <w:proofErr w:type="spellStart"/>
      <w:r w:rsidR="007364DA" w:rsidRPr="00DF7200">
        <w:rPr>
          <w:b/>
          <w:bCs/>
          <w:sz w:val="24"/>
          <w:highlight w:val="yellow"/>
        </w:rPr>
        <w:t>Attention</w:t>
      </w:r>
      <w:proofErr w:type="spellEnd"/>
      <w:r w:rsidR="007364DA" w:rsidRPr="00DF7200">
        <w:rPr>
          <w:b/>
          <w:bCs/>
          <w:sz w:val="24"/>
          <w:highlight w:val="yellow"/>
        </w:rPr>
        <w:t xml:space="preserve"> </w:t>
      </w:r>
      <w:proofErr w:type="spellStart"/>
      <w:r w:rsidR="00D60EF5" w:rsidRPr="00DF7200">
        <w:rPr>
          <w:b/>
          <w:bCs/>
          <w:sz w:val="24"/>
          <w:highlight w:val="yellow"/>
        </w:rPr>
        <w:t>masking</w:t>
      </w:r>
      <w:proofErr w:type="spellEnd"/>
      <w:r w:rsidR="00DF7200" w:rsidRPr="00DF7200">
        <w:rPr>
          <w:b/>
          <w:bCs/>
          <w:sz w:val="24"/>
          <w:highlight w:val="yellow"/>
        </w:rPr>
        <w:t xml:space="preserve"> (para coherencia interna de la propia oración alemana que se </w:t>
      </w:r>
      <w:proofErr w:type="spellStart"/>
      <w:r w:rsidR="00DF7200" w:rsidRPr="00DF7200">
        <w:rPr>
          <w:b/>
          <w:bCs/>
          <w:sz w:val="24"/>
          <w:highlight w:val="yellow"/>
        </w:rPr>
        <w:t>esta</w:t>
      </w:r>
      <w:proofErr w:type="spellEnd"/>
      <w:r w:rsidR="00DF7200" w:rsidRPr="00DF7200">
        <w:rPr>
          <w:b/>
          <w:bCs/>
          <w:sz w:val="24"/>
          <w:highlight w:val="yellow"/>
        </w:rPr>
        <w:t xml:space="preserve"> construyendo)</w:t>
      </w:r>
    </w:p>
    <w:tbl>
      <w:tblPr>
        <w:tblStyle w:val="Tablaconcuadrcula"/>
        <w:tblW w:w="0" w:type="auto"/>
        <w:tblLook w:val="04A0" w:firstRow="1" w:lastRow="0" w:firstColumn="1" w:lastColumn="0" w:noHBand="0" w:noVBand="1"/>
      </w:tblPr>
      <w:tblGrid>
        <w:gridCol w:w="10790"/>
      </w:tblGrid>
      <w:tr w:rsidR="005D36F9" w14:paraId="3A0F6D0C" w14:textId="77777777" w:rsidTr="005D36F9">
        <w:tc>
          <w:tcPr>
            <w:tcW w:w="10790" w:type="dxa"/>
          </w:tcPr>
          <w:p w14:paraId="258058AE" w14:textId="2F60898A" w:rsidR="005D36F9" w:rsidRDefault="000906E2" w:rsidP="00096545">
            <w:r w:rsidRPr="000906E2">
              <w:rPr>
                <w:noProof/>
              </w:rPr>
              <w:drawing>
                <wp:inline distT="0" distB="0" distL="0" distR="0" wp14:anchorId="258940AF" wp14:editId="5654EEB9">
                  <wp:extent cx="4092295" cy="358171"/>
                  <wp:effectExtent l="19050" t="19050" r="22860" b="22860"/>
                  <wp:docPr id="1439684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84844" name=""/>
                          <pic:cNvPicPr/>
                        </pic:nvPicPr>
                        <pic:blipFill>
                          <a:blip r:embed="rId208"/>
                          <a:stretch>
                            <a:fillRect/>
                          </a:stretch>
                        </pic:blipFill>
                        <pic:spPr>
                          <a:xfrm>
                            <a:off x="0" y="0"/>
                            <a:ext cx="4092295" cy="358171"/>
                          </a:xfrm>
                          <a:prstGeom prst="rect">
                            <a:avLst/>
                          </a:prstGeom>
                          <a:ln w="12700">
                            <a:solidFill>
                              <a:schemeClr val="tx1"/>
                            </a:solidFill>
                          </a:ln>
                        </pic:spPr>
                      </pic:pic>
                    </a:graphicData>
                  </a:graphic>
                </wp:inline>
              </w:drawing>
            </w:r>
          </w:p>
          <w:p w14:paraId="0F9DC508" w14:textId="2435F3E2" w:rsidR="000906E2" w:rsidRDefault="000906E2" w:rsidP="00096545">
            <w:r>
              <w:t xml:space="preserve">El objetivo es que cada palabra alemana, al generarse, </w:t>
            </w:r>
            <w:r>
              <w:rPr>
                <w:b/>
                <w:bCs/>
              </w:rPr>
              <w:t xml:space="preserve">solo pueda mirar hacia atrás </w:t>
            </w:r>
            <w:r>
              <w:t xml:space="preserve">(a </w:t>
            </w:r>
            <w:proofErr w:type="spellStart"/>
            <w:r>
              <w:t>si</w:t>
            </w:r>
            <w:proofErr w:type="spellEnd"/>
            <w:r>
              <w:t xml:space="preserve"> misma y las palabras ya generadas antes), nunca hacia adelante – así el modelo entrena y genera de forma </w:t>
            </w:r>
            <w:proofErr w:type="spellStart"/>
            <w:r>
              <w:rPr>
                <w:b/>
                <w:bCs/>
              </w:rPr>
              <w:t>autoregresiva</w:t>
            </w:r>
            <w:proofErr w:type="spellEnd"/>
            <w:r>
              <w:rPr>
                <w:b/>
                <w:bCs/>
              </w:rPr>
              <w:t xml:space="preserve">, </w:t>
            </w:r>
            <w:r w:rsidR="002126D9">
              <w:t xml:space="preserve">consistente con que en la </w:t>
            </w:r>
            <w:proofErr w:type="spellStart"/>
            <w:r w:rsidR="002126D9">
              <w:t>practica</w:t>
            </w:r>
            <w:proofErr w:type="spellEnd"/>
            <w:r w:rsidR="002126D9">
              <w:t xml:space="preserve"> no existe ninguna palabra futura todavía.</w:t>
            </w:r>
          </w:p>
          <w:p w14:paraId="75F744AF" w14:textId="77777777" w:rsidR="002126D9" w:rsidRDefault="002126D9" w:rsidP="00096545"/>
          <w:p w14:paraId="3250C4D0" w14:textId="77777777" w:rsidR="002126D9" w:rsidRPr="002126D9" w:rsidRDefault="002126D9" w:rsidP="002126D9">
            <w:r w:rsidRPr="002126D9">
              <w:t>En las 5 rondas, esto se traduce en:</w:t>
            </w:r>
          </w:p>
          <w:p w14:paraId="2FD7840B" w14:textId="197ADDD2" w:rsidR="002126D9" w:rsidRDefault="006B0EEF" w:rsidP="00096545">
            <w:r w:rsidRPr="006B0EEF">
              <w:rPr>
                <w:noProof/>
              </w:rPr>
              <w:drawing>
                <wp:inline distT="0" distB="0" distL="0" distR="0" wp14:anchorId="199C875A" wp14:editId="4AF53B03">
                  <wp:extent cx="4084320" cy="1357775"/>
                  <wp:effectExtent l="19050" t="19050" r="11430" b="13970"/>
                  <wp:docPr id="70556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61539" name=""/>
                          <pic:cNvPicPr/>
                        </pic:nvPicPr>
                        <pic:blipFill>
                          <a:blip r:embed="rId209"/>
                          <a:stretch>
                            <a:fillRect/>
                          </a:stretch>
                        </pic:blipFill>
                        <pic:spPr>
                          <a:xfrm>
                            <a:off x="0" y="0"/>
                            <a:ext cx="4089320" cy="1359437"/>
                          </a:xfrm>
                          <a:prstGeom prst="rect">
                            <a:avLst/>
                          </a:prstGeom>
                          <a:ln w="12700">
                            <a:solidFill>
                              <a:schemeClr val="tx1"/>
                            </a:solidFill>
                          </a:ln>
                        </pic:spPr>
                      </pic:pic>
                    </a:graphicData>
                  </a:graphic>
                </wp:inline>
              </w:drawing>
            </w:r>
          </w:p>
          <w:p w14:paraId="55A67CC7" w14:textId="7E4A8CB1" w:rsidR="006B0EEF" w:rsidRDefault="006B0EEF" w:rsidP="00096545">
            <w:pPr>
              <w:rPr>
                <w:rFonts w:eastAsiaTheme="minorEastAsia"/>
              </w:rPr>
            </w:pPr>
            <w:r>
              <w:t xml:space="preserve">En cada ronda, las posiciones que todavía no existen quedan con </w:t>
            </w:r>
            <m:oMath>
              <m:r>
                <w:rPr>
                  <w:rFonts w:ascii="Cambria Math" w:hAnsi="Cambria Math"/>
                </w:rPr>
                <m:t>-∞</m:t>
              </m:r>
            </m:oMath>
            <w:r>
              <w:rPr>
                <w:rFonts w:eastAsiaTheme="minorEastAsia"/>
              </w:rPr>
              <w:t xml:space="preserve"> antes del softmax (0% de atención) – así se evita que el modelo “haga trampa” mirando la respuesta que todavía no genero.</w:t>
            </w:r>
          </w:p>
          <w:p w14:paraId="7A8354C8" w14:textId="77777777" w:rsidR="006B0EEF" w:rsidRDefault="006B0EEF" w:rsidP="00096545"/>
          <w:p w14:paraId="2C507A88" w14:textId="59F3BAEE" w:rsidR="006B0EEF" w:rsidRPr="000906E2" w:rsidRDefault="00C7515E" w:rsidP="00096545">
            <w:r w:rsidRPr="00C7515E">
              <w:rPr>
                <w:noProof/>
              </w:rPr>
              <w:drawing>
                <wp:inline distT="0" distB="0" distL="0" distR="0" wp14:anchorId="7657273B" wp14:editId="201DBCA6">
                  <wp:extent cx="4087091" cy="476250"/>
                  <wp:effectExtent l="19050" t="19050" r="27940" b="19050"/>
                  <wp:docPr id="720137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37632" name=""/>
                          <pic:cNvPicPr/>
                        </pic:nvPicPr>
                        <pic:blipFill>
                          <a:blip r:embed="rId210"/>
                          <a:stretch>
                            <a:fillRect/>
                          </a:stretch>
                        </pic:blipFill>
                        <pic:spPr>
                          <a:xfrm>
                            <a:off x="0" y="0"/>
                            <a:ext cx="4091991" cy="476821"/>
                          </a:xfrm>
                          <a:prstGeom prst="rect">
                            <a:avLst/>
                          </a:prstGeom>
                          <a:ln w="12700">
                            <a:solidFill>
                              <a:schemeClr val="tx1"/>
                            </a:solidFill>
                          </a:ln>
                        </pic:spPr>
                      </pic:pic>
                    </a:graphicData>
                  </a:graphic>
                </wp:inline>
              </w:drawing>
            </w:r>
          </w:p>
          <w:p w14:paraId="19A81AB3" w14:textId="041DC496" w:rsidR="005D36F9" w:rsidRDefault="00A3651E" w:rsidP="00096545">
            <w:r w:rsidRPr="00A3651E">
              <w:t>Sí, exacto — ese es el objetivo, con una precisión:</w:t>
            </w:r>
            <w:r>
              <w:t xml:space="preserve"> </w:t>
            </w:r>
            <w:r>
              <w:rPr>
                <w:b/>
                <w:bCs/>
              </w:rPr>
              <w:t xml:space="preserve">coherencia interna de la propia oración alemana que se </w:t>
            </w:r>
            <w:proofErr w:type="spellStart"/>
            <w:r>
              <w:rPr>
                <w:b/>
                <w:bCs/>
              </w:rPr>
              <w:t>esta</w:t>
            </w:r>
            <w:proofErr w:type="spellEnd"/>
            <w:r>
              <w:rPr>
                <w:b/>
                <w:bCs/>
              </w:rPr>
              <w:t xml:space="preserve"> construyendo, </w:t>
            </w:r>
            <w:r w:rsidR="00DF7200">
              <w:t xml:space="preserve">no el significado de la oración en </w:t>
            </w:r>
            <w:proofErr w:type="spellStart"/>
            <w:r w:rsidR="00DF7200">
              <w:t>ingles</w:t>
            </w:r>
            <w:proofErr w:type="spellEnd"/>
            <w:r w:rsidR="00DF7200">
              <w:t xml:space="preserve"> (eso lo hace Cross-</w:t>
            </w:r>
            <w:proofErr w:type="spellStart"/>
            <w:r w:rsidR="00DF7200">
              <w:t>Attention</w:t>
            </w:r>
            <w:proofErr w:type="spellEnd"/>
            <w:r w:rsidR="00DF7200">
              <w:t>).</w:t>
            </w:r>
          </w:p>
          <w:p w14:paraId="1F390A19" w14:textId="77777777" w:rsidR="00DF7200" w:rsidRDefault="00DF7200" w:rsidP="00096545"/>
          <w:p w14:paraId="402A83CF" w14:textId="031494FA" w:rsidR="005D36F9" w:rsidRDefault="00DF7200" w:rsidP="00096545">
            <w:r>
              <w:t xml:space="preserve">Cada palabra nueva que el </w:t>
            </w:r>
            <w:proofErr w:type="spellStart"/>
            <w:r>
              <w:t>Decoder</w:t>
            </w:r>
            <w:proofErr w:type="spellEnd"/>
            <w:r>
              <w:t xml:space="preserve"> genera necesita “saber” que ya dijo antes, en su mismo idioma, </w:t>
            </w:r>
            <w:r w:rsidR="007467F9">
              <w:t xml:space="preserve">para </w:t>
            </w:r>
            <w:r w:rsidR="007467F9">
              <w:rPr>
                <w:b/>
                <w:bCs/>
              </w:rPr>
              <w:t xml:space="preserve">mantener la gramática y el sentido de la frase – </w:t>
            </w:r>
            <w:r w:rsidR="007467F9">
              <w:t xml:space="preserve">concordancia de </w:t>
            </w:r>
            <w:proofErr w:type="spellStart"/>
            <w:r w:rsidR="007467F9">
              <w:t>genero</w:t>
            </w:r>
            <w:proofErr w:type="spellEnd"/>
            <w:r w:rsidR="007467F9">
              <w:t xml:space="preserve">, numero, orden de palabras propio del alemán, etc. </w:t>
            </w:r>
            <w:r w:rsidR="001D7207" w:rsidRPr="001D7207">
              <w:t>Self-</w:t>
            </w:r>
            <w:proofErr w:type="spellStart"/>
            <w:r w:rsidR="001D7207" w:rsidRPr="001D7207">
              <w:t>Attention</w:t>
            </w:r>
            <w:proofErr w:type="spellEnd"/>
            <w:r w:rsidR="001D7207" w:rsidRPr="001D7207">
              <w:t xml:space="preserve"> enmascarada</w:t>
            </w:r>
            <w:r w:rsidR="001D7207">
              <w:t xml:space="preserve"> es la que le da esa memoria de </w:t>
            </w:r>
            <w:r w:rsidR="001D7207" w:rsidRPr="00DE495B">
              <w:rPr>
                <w:b/>
                <w:bCs/>
              </w:rPr>
              <w:t>“</w:t>
            </w:r>
            <w:r w:rsidR="00DE495B" w:rsidRPr="00DE495B">
              <w:rPr>
                <w:b/>
                <w:bCs/>
              </w:rPr>
              <w:t>lo que ya llevo escrito”,</w:t>
            </w:r>
            <w:r w:rsidR="00DE495B">
              <w:t xml:space="preserve"> ronda a ronda</w:t>
            </w:r>
          </w:p>
        </w:tc>
      </w:tr>
    </w:tbl>
    <w:p w14:paraId="5E0E1F7A" w14:textId="77777777" w:rsidR="00096545" w:rsidRPr="00096545" w:rsidRDefault="00096545" w:rsidP="00096545"/>
    <w:p w14:paraId="331BFD62" w14:textId="523077AC" w:rsidR="00E90801" w:rsidRDefault="007364DA" w:rsidP="00DE6DFF">
      <w:pPr>
        <w:rPr>
          <w:rFonts w:ascii="Segoe UI Emoji" w:hAnsi="Segoe UI Emoji" w:cs="Segoe UI Emoji"/>
          <w:b/>
          <w:bCs/>
        </w:rPr>
      </w:pPr>
      <w:r w:rsidRPr="007364DA">
        <w:rPr>
          <w:rFonts w:ascii="Segoe UI Emoji" w:hAnsi="Segoe UI Emoji" w:cs="Segoe UI Emoji"/>
          <w:b/>
          <w:bCs/>
          <w:noProof/>
        </w:rPr>
        <w:lastRenderedPageBreak/>
        <w:drawing>
          <wp:inline distT="0" distB="0" distL="0" distR="0" wp14:anchorId="286BD3C2" wp14:editId="24A57DDF">
            <wp:extent cx="4030980" cy="2708595"/>
            <wp:effectExtent l="0" t="0" r="7620" b="0"/>
            <wp:docPr id="1640417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17243" name=""/>
                    <pic:cNvPicPr/>
                  </pic:nvPicPr>
                  <pic:blipFill>
                    <a:blip r:embed="rId211"/>
                    <a:stretch>
                      <a:fillRect/>
                    </a:stretch>
                  </pic:blipFill>
                  <pic:spPr>
                    <a:xfrm>
                      <a:off x="0" y="0"/>
                      <a:ext cx="4035612" cy="2711707"/>
                    </a:xfrm>
                    <a:prstGeom prst="rect">
                      <a:avLst/>
                    </a:prstGeom>
                  </pic:spPr>
                </pic:pic>
              </a:graphicData>
            </a:graphic>
          </wp:inline>
        </w:drawing>
      </w:r>
    </w:p>
    <w:p w14:paraId="7A116EDB" w14:textId="7CCD3E1D" w:rsidR="00844AA0" w:rsidRDefault="00C90F81" w:rsidP="00DE6DFF">
      <w:pPr>
        <w:rPr>
          <w:rFonts w:eastAsiaTheme="minorEastAsia" w:cs="Arial"/>
          <w:szCs w:val="22"/>
        </w:rPr>
      </w:pPr>
      <w:r w:rsidRPr="00C90F81">
        <w:rPr>
          <w:rFonts w:cs="Arial"/>
          <w:szCs w:val="22"/>
        </w:rPr>
        <w:t>(8 cabezas</w:t>
      </w:r>
      <w:r w:rsidR="00D60EF5">
        <w:rPr>
          <w:rFonts w:cs="Arial"/>
          <w:szCs w:val="22"/>
        </w:rPr>
        <w:t xml:space="preserve"> (se copia 8 veces el vector de </w:t>
      </w:r>
      <w:r w:rsidR="00D60EF5">
        <w:rPr>
          <w:rFonts w:cs="Arial"/>
          <w:b/>
          <w:bCs/>
          <w:szCs w:val="22"/>
        </w:rPr>
        <w:t>[inicio]</w:t>
      </w:r>
      <w:r w:rsidR="00D60EF5">
        <w:rPr>
          <w:rFonts w:cs="Arial"/>
          <w:szCs w:val="22"/>
        </w:rPr>
        <w:t>)</w:t>
      </w:r>
      <w:r w:rsidRPr="00C90F81">
        <w:rPr>
          <w:rFonts w:cs="Arial"/>
          <w:szCs w:val="22"/>
        </w:rPr>
        <w:t xml:space="preserve">, cada una con sus propias </w:t>
      </w:r>
      <m:oMath>
        <m:sSubSup>
          <m:sSubSupPr>
            <m:ctrlPr>
              <w:rPr>
                <w:rFonts w:ascii="Cambria Math" w:hAnsi="Cambria Math" w:cs="Arial"/>
                <w:szCs w:val="22"/>
              </w:rPr>
            </m:ctrlPr>
          </m:sSubSupPr>
          <m:e>
            <m:r>
              <w:rPr>
                <w:rFonts w:ascii="Cambria Math" w:hAnsi="Cambria Math" w:cs="Arial"/>
                <w:szCs w:val="22"/>
              </w:rPr>
              <m:t>W</m:t>
            </m:r>
          </m:e>
          <m:sub>
            <m:r>
              <w:rPr>
                <w:rFonts w:ascii="Cambria Math" w:hAnsi="Cambria Math" w:cs="Arial"/>
                <w:szCs w:val="22"/>
              </w:rPr>
              <m:t>i</m:t>
            </m:r>
          </m:sub>
          <m:sup>
            <m:r>
              <w:rPr>
                <w:rFonts w:ascii="Cambria Math" w:hAnsi="Cambria Math" w:cs="Arial"/>
                <w:szCs w:val="22"/>
              </w:rPr>
              <m:t>Q</m:t>
            </m:r>
          </m:sup>
        </m:sSubSup>
      </m:oMath>
      <w:r w:rsidRPr="00C90F81">
        <w:rPr>
          <w:rFonts w:eastAsiaTheme="minorEastAsia" w:cs="Arial"/>
          <w:szCs w:val="22"/>
        </w:rPr>
        <w:t>/</w:t>
      </w:r>
      <m:oMath>
        <m:sSubSup>
          <m:sSubSupPr>
            <m:ctrlPr>
              <w:rPr>
                <w:rFonts w:ascii="Cambria Math" w:hAnsi="Cambria Math" w:cs="Arial"/>
                <w:szCs w:val="22"/>
              </w:rPr>
            </m:ctrlPr>
          </m:sSubSupPr>
          <m:e>
            <m:r>
              <w:rPr>
                <w:rFonts w:ascii="Cambria Math" w:hAnsi="Cambria Math" w:cs="Arial"/>
                <w:szCs w:val="22"/>
              </w:rPr>
              <m:t>W</m:t>
            </m:r>
          </m:e>
          <m:sub>
            <m:r>
              <w:rPr>
                <w:rFonts w:ascii="Cambria Math" w:hAnsi="Cambria Math" w:cs="Arial"/>
                <w:szCs w:val="22"/>
              </w:rPr>
              <m:t>i</m:t>
            </m:r>
          </m:sub>
          <m:sup>
            <m:r>
              <w:rPr>
                <w:rFonts w:ascii="Cambria Math" w:hAnsi="Cambria Math" w:cs="Arial"/>
                <w:szCs w:val="22"/>
              </w:rPr>
              <m:t>k</m:t>
            </m:r>
          </m:sup>
        </m:sSubSup>
      </m:oMath>
      <w:r w:rsidRPr="00C90F81">
        <w:rPr>
          <w:rFonts w:eastAsiaTheme="minorEastAsia" w:cs="Arial"/>
          <w:szCs w:val="22"/>
        </w:rPr>
        <w:t>/</w:t>
      </w:r>
      <m:oMath>
        <m:sSubSup>
          <m:sSubSupPr>
            <m:ctrlPr>
              <w:rPr>
                <w:rFonts w:ascii="Cambria Math" w:hAnsi="Cambria Math" w:cs="Arial"/>
                <w:szCs w:val="22"/>
              </w:rPr>
            </m:ctrlPr>
          </m:sSubSupPr>
          <m:e>
            <m:r>
              <w:rPr>
                <w:rFonts w:ascii="Cambria Math" w:hAnsi="Cambria Math" w:cs="Arial"/>
                <w:szCs w:val="22"/>
              </w:rPr>
              <m:t>W</m:t>
            </m:r>
          </m:e>
          <m:sub>
            <m:r>
              <w:rPr>
                <w:rFonts w:ascii="Cambria Math" w:hAnsi="Cambria Math" w:cs="Arial"/>
                <w:szCs w:val="22"/>
              </w:rPr>
              <m:t>i</m:t>
            </m:r>
          </m:sub>
          <m:sup>
            <m:r>
              <w:rPr>
                <w:rFonts w:ascii="Cambria Math" w:hAnsi="Cambria Math" w:cs="Arial"/>
                <w:szCs w:val="22"/>
              </w:rPr>
              <m:t>v</m:t>
            </m:r>
          </m:sup>
        </m:sSubSup>
      </m:oMath>
      <w:r w:rsidRPr="00C90F81">
        <w:rPr>
          <w:rFonts w:eastAsiaTheme="minorEastAsia" w:cs="Arial"/>
          <w:szCs w:val="22"/>
        </w:rPr>
        <w:t xml:space="preserve"> de 512 x 64 – matrices </w:t>
      </w:r>
      <w:r w:rsidRPr="00C90F81">
        <w:rPr>
          <w:rFonts w:eastAsiaTheme="minorEastAsia" w:cs="Arial"/>
          <w:b/>
          <w:bCs/>
          <w:szCs w:val="22"/>
        </w:rPr>
        <w:t xml:space="preserve">propias </w:t>
      </w:r>
      <w:r w:rsidRPr="00C90F81">
        <w:rPr>
          <w:rFonts w:eastAsiaTheme="minorEastAsia" w:cs="Arial"/>
          <w:szCs w:val="22"/>
        </w:rPr>
        <w:t xml:space="preserve">de esta </w:t>
      </w:r>
      <w:proofErr w:type="spellStart"/>
      <w:r w:rsidRPr="00C90F81">
        <w:rPr>
          <w:rFonts w:eastAsiaTheme="minorEastAsia" w:cs="Arial"/>
          <w:szCs w:val="22"/>
        </w:rPr>
        <w:t>sub-capa</w:t>
      </w:r>
      <w:proofErr w:type="spellEnd"/>
      <w:r w:rsidRPr="00C90F81">
        <w:rPr>
          <w:rFonts w:eastAsiaTheme="minorEastAsia" w:cs="Arial"/>
          <w:szCs w:val="22"/>
        </w:rPr>
        <w:t xml:space="preserve">, </w:t>
      </w:r>
      <w:r w:rsidRPr="009E44D9">
        <w:rPr>
          <w:rFonts w:eastAsiaTheme="minorEastAsia" w:cs="Arial"/>
          <w:b/>
          <w:bCs/>
          <w:szCs w:val="22"/>
        </w:rPr>
        <w:t>distintas de las del Enconder</w:t>
      </w:r>
      <w:r w:rsidRPr="00C90F81">
        <w:rPr>
          <w:rFonts w:eastAsiaTheme="minorEastAsia" w:cs="Arial"/>
          <w:szCs w:val="22"/>
        </w:rPr>
        <w:t xml:space="preserve"> y de </w:t>
      </w:r>
      <w:r w:rsidRPr="009E44D9">
        <w:rPr>
          <w:rFonts w:eastAsiaTheme="minorEastAsia" w:cs="Arial"/>
          <w:b/>
          <w:bCs/>
          <w:szCs w:val="22"/>
        </w:rPr>
        <w:t>Cross-</w:t>
      </w:r>
      <w:proofErr w:type="spellStart"/>
      <w:r w:rsidRPr="009E44D9">
        <w:rPr>
          <w:rFonts w:eastAsiaTheme="minorEastAsia" w:cs="Arial"/>
          <w:b/>
          <w:bCs/>
          <w:szCs w:val="22"/>
        </w:rPr>
        <w:t>Attention</w:t>
      </w:r>
      <w:proofErr w:type="spellEnd"/>
      <w:r w:rsidR="009E44D9">
        <w:rPr>
          <w:rFonts w:eastAsiaTheme="minorEastAsia" w:cs="Arial"/>
          <w:b/>
          <w:bCs/>
          <w:szCs w:val="22"/>
        </w:rPr>
        <w:t xml:space="preserve">). </w:t>
      </w:r>
      <w:r w:rsidR="009E44D9">
        <w:rPr>
          <w:rFonts w:eastAsiaTheme="minorEastAsia" w:cs="Arial"/>
          <w:szCs w:val="22"/>
        </w:rPr>
        <w:t xml:space="preserve">Como es la Ronda 1, </w:t>
      </w:r>
      <w:r w:rsidR="009E44D9">
        <w:rPr>
          <w:rFonts w:eastAsiaTheme="minorEastAsia" w:cs="Arial"/>
          <w:b/>
          <w:bCs/>
          <w:szCs w:val="22"/>
        </w:rPr>
        <w:t xml:space="preserve">[inicio] </w:t>
      </w:r>
      <w:r w:rsidR="009E44D9">
        <w:rPr>
          <w:rFonts w:eastAsiaTheme="minorEastAsia" w:cs="Arial"/>
          <w:szCs w:val="22"/>
        </w:rPr>
        <w:t>es el único token generado hasta ahora, así que solo puede compararse consigo mismo:</w:t>
      </w:r>
      <w:r w:rsidR="001E5E38">
        <w:rPr>
          <w:rFonts w:eastAsiaTheme="minorEastAsia" w:cs="Arial"/>
          <w:szCs w:val="22"/>
        </w:rPr>
        <w:t xml:space="preserve"> la salida que busca esta </w:t>
      </w:r>
      <w:proofErr w:type="spellStart"/>
      <w:r w:rsidR="001E5E38">
        <w:rPr>
          <w:rFonts w:eastAsiaTheme="minorEastAsia" w:cs="Arial"/>
          <w:szCs w:val="22"/>
        </w:rPr>
        <w:t>sub-capa</w:t>
      </w:r>
      <w:proofErr w:type="spellEnd"/>
      <w:r w:rsidR="001E5E38">
        <w:rPr>
          <w:rFonts w:eastAsiaTheme="minorEastAsia" w:cs="Arial"/>
          <w:szCs w:val="22"/>
        </w:rPr>
        <w:t>, en forma matemática:</w:t>
      </w:r>
    </w:p>
    <w:p w14:paraId="2573CD98" w14:textId="34D34163" w:rsidR="001E5E38" w:rsidRDefault="00350AEF" w:rsidP="00DE6DFF">
      <w:pPr>
        <w:rPr>
          <w:rFonts w:eastAsiaTheme="minorEastAsia" w:cs="Arial"/>
          <w:szCs w:val="22"/>
        </w:rPr>
      </w:pPr>
      <w:r w:rsidRPr="00350AEF">
        <w:rPr>
          <w:rFonts w:eastAsiaTheme="minorEastAsia" w:cs="Arial"/>
          <w:noProof/>
          <w:szCs w:val="22"/>
        </w:rPr>
        <w:drawing>
          <wp:inline distT="0" distB="0" distL="0" distR="0" wp14:anchorId="278045D6" wp14:editId="4061C294">
            <wp:extent cx="5349704" cy="396274"/>
            <wp:effectExtent l="19050" t="19050" r="22860" b="22860"/>
            <wp:docPr id="521359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59771" name=""/>
                    <pic:cNvPicPr/>
                  </pic:nvPicPr>
                  <pic:blipFill>
                    <a:blip r:embed="rId212"/>
                    <a:stretch>
                      <a:fillRect/>
                    </a:stretch>
                  </pic:blipFill>
                  <pic:spPr>
                    <a:xfrm>
                      <a:off x="0" y="0"/>
                      <a:ext cx="5349704" cy="396274"/>
                    </a:xfrm>
                    <a:prstGeom prst="rect">
                      <a:avLst/>
                    </a:prstGeom>
                    <a:ln w="19050">
                      <a:solidFill>
                        <a:schemeClr val="tx1"/>
                      </a:solidFill>
                    </a:ln>
                  </pic:spPr>
                </pic:pic>
              </a:graphicData>
            </a:graphic>
          </wp:inline>
        </w:drawing>
      </w:r>
    </w:p>
    <w:p w14:paraId="31499A21" w14:textId="5CC490D5" w:rsidR="005924FA" w:rsidRDefault="00931CEF" w:rsidP="00DE6DFF">
      <w:pPr>
        <w:rPr>
          <w:rFonts w:eastAsiaTheme="minorEastAsia" w:cs="Arial"/>
          <w:szCs w:val="22"/>
        </w:rPr>
      </w:pPr>
      <w:r>
        <w:rPr>
          <w:rFonts w:eastAsiaTheme="minorEastAsia" w:cs="Arial"/>
          <w:szCs w:val="22"/>
        </w:rPr>
        <w:t xml:space="preserve">Desarrollando ese </w:t>
      </w:r>
      <w:proofErr w:type="spellStart"/>
      <w:r>
        <w:rPr>
          <w:rFonts w:eastAsiaTheme="minorEastAsia" w:cs="Arial"/>
          <w:szCs w:val="22"/>
        </w:rPr>
        <w:t>MultiHead</w:t>
      </w:r>
      <w:proofErr w:type="spellEnd"/>
      <w:r>
        <w:rPr>
          <w:rFonts w:eastAsiaTheme="minorEastAsia" w:cs="Arial"/>
          <w:szCs w:val="22"/>
        </w:rPr>
        <w:t xml:space="preserve"> paso a paso, para cada una de las 8 cabezas – con los tamaños exactos de cada pieza, para no confundir matriz (peso) con vector (resultado):</w:t>
      </w:r>
    </w:p>
    <w:p w14:paraId="168BAA95" w14:textId="3CD0F2B1" w:rsidR="00595E43" w:rsidRDefault="00595E43" w:rsidP="00DE6DFF">
      <w:pPr>
        <w:rPr>
          <w:rFonts w:eastAsiaTheme="minorEastAsia" w:cs="Arial"/>
          <w:szCs w:val="22"/>
        </w:rPr>
      </w:pPr>
      <w:r>
        <w:rPr>
          <w:rFonts w:eastAsiaTheme="minorEastAsia" w:cs="Arial"/>
          <w:szCs w:val="22"/>
        </w:rPr>
        <w:t>The (</w:t>
      </w:r>
      <w:proofErr w:type="spellStart"/>
      <w:r>
        <w:rPr>
          <w:rFonts w:eastAsiaTheme="minorEastAsia" w:cs="Arial"/>
          <w:szCs w:val="22"/>
        </w:rPr>
        <w:t>query</w:t>
      </w:r>
      <w:proofErr w:type="spellEnd"/>
      <w:r>
        <w:rPr>
          <w:rFonts w:eastAsiaTheme="minorEastAsia" w:cs="Arial"/>
          <w:szCs w:val="22"/>
        </w:rPr>
        <w:t>)</w:t>
      </w:r>
    </w:p>
    <w:p w14:paraId="5E9D982D" w14:textId="39C66FD2" w:rsidR="00595E43" w:rsidRDefault="00595E43" w:rsidP="00DE6DFF">
      <w:pPr>
        <w:rPr>
          <w:rFonts w:eastAsiaTheme="minorEastAsia" w:cs="Arial"/>
          <w:szCs w:val="22"/>
        </w:rPr>
      </w:pPr>
      <w:r>
        <w:rPr>
          <w:rFonts w:eastAsiaTheme="minorEastAsia" w:cs="Arial"/>
          <w:szCs w:val="22"/>
        </w:rPr>
        <w:t>Key (</w:t>
      </w:r>
      <w:proofErr w:type="spellStart"/>
      <w:r w:rsidR="006D6759">
        <w:rPr>
          <w:rFonts w:eastAsiaTheme="minorEastAsia" w:cs="Arial"/>
          <w:szCs w:val="22"/>
        </w:rPr>
        <w:t>dog</w:t>
      </w:r>
      <w:proofErr w:type="spellEnd"/>
      <w:r w:rsidR="006D6759">
        <w:rPr>
          <w:rFonts w:eastAsiaTheme="minorEastAsia" w:cs="Arial"/>
          <w:szCs w:val="22"/>
        </w:rPr>
        <w:t xml:space="preserve">, </w:t>
      </w:r>
      <w:proofErr w:type="spellStart"/>
      <w:r w:rsidR="006D6759">
        <w:rPr>
          <w:rFonts w:eastAsiaTheme="minorEastAsia" w:cs="Arial"/>
          <w:szCs w:val="22"/>
        </w:rPr>
        <w:t>the</w:t>
      </w:r>
      <w:proofErr w:type="spellEnd"/>
      <w:r w:rsidR="006D6759">
        <w:rPr>
          <w:rFonts w:eastAsiaTheme="minorEastAsia" w:cs="Arial"/>
          <w:szCs w:val="22"/>
        </w:rPr>
        <w:t>)</w:t>
      </w:r>
    </w:p>
    <w:p w14:paraId="169C203B" w14:textId="2C75DBDA" w:rsidR="00595E43" w:rsidRDefault="00595E43" w:rsidP="00DE6DFF">
      <w:pPr>
        <w:rPr>
          <w:rFonts w:eastAsiaTheme="minorEastAsia" w:cs="Arial"/>
          <w:szCs w:val="22"/>
        </w:rPr>
      </w:pPr>
      <w:proofErr w:type="spellStart"/>
      <w:r>
        <w:rPr>
          <w:rFonts w:eastAsiaTheme="minorEastAsia" w:cs="Arial"/>
          <w:szCs w:val="22"/>
        </w:rPr>
        <w:t>value</w:t>
      </w:r>
      <w:proofErr w:type="spellEnd"/>
    </w:p>
    <w:p w14:paraId="094E3098" w14:textId="1C0980E1" w:rsidR="003F4868" w:rsidRDefault="009C71C4" w:rsidP="00DE6DFF">
      <w:pPr>
        <w:rPr>
          <w:rFonts w:eastAsiaTheme="minorEastAsia" w:cs="Arial"/>
          <w:szCs w:val="22"/>
        </w:rPr>
      </w:pPr>
      <w:r w:rsidRPr="009C71C4">
        <w:rPr>
          <w:rFonts w:ascii="Segoe UI Emoji" w:eastAsiaTheme="minorEastAsia" w:hAnsi="Segoe UI Emoji" w:cs="Segoe UI Emoji"/>
          <w:szCs w:val="22"/>
        </w:rPr>
        <w:t>🔀</w:t>
      </w:r>
      <w:r w:rsidRPr="009C71C4">
        <w:rPr>
          <w:rFonts w:eastAsiaTheme="minorEastAsia" w:cs="Arial"/>
          <w:szCs w:val="22"/>
        </w:rPr>
        <w:t xml:space="preserve"> </w:t>
      </w:r>
      <w:r w:rsidRPr="009C71C4">
        <w:rPr>
          <w:rFonts w:eastAsiaTheme="minorEastAsia" w:cs="Arial"/>
          <w:b/>
          <w:bCs/>
          <w:szCs w:val="22"/>
        </w:rPr>
        <w:t>¿[inicio] se divide en 8 pedazos?</w:t>
      </w:r>
      <w:r w:rsidR="00DB1F0A">
        <w:rPr>
          <w:rFonts w:eastAsiaTheme="minorEastAsia" w:cs="Arial"/>
          <w:b/>
          <w:bCs/>
          <w:szCs w:val="22"/>
        </w:rPr>
        <w:t xml:space="preserve"> </w:t>
      </w:r>
      <w:r w:rsidR="00DB1F0A">
        <w:rPr>
          <w:rFonts w:eastAsiaTheme="minorEastAsia" w:cs="Arial"/>
          <w:szCs w:val="22"/>
        </w:rPr>
        <w:t xml:space="preserve">No – se </w:t>
      </w:r>
      <w:r w:rsidR="00DB1F0A">
        <w:rPr>
          <w:rFonts w:eastAsiaTheme="minorEastAsia" w:cs="Arial"/>
          <w:b/>
          <w:bCs/>
          <w:szCs w:val="22"/>
        </w:rPr>
        <w:t xml:space="preserve">copia entero, 8 veces. </w:t>
      </w:r>
      <w:r w:rsidR="00DB1F0A">
        <w:rPr>
          <w:rFonts w:eastAsiaTheme="minorEastAsia" w:cs="Arial"/>
          <w:szCs w:val="22"/>
        </w:rPr>
        <w:t xml:space="preserve">Cada una de las 8 cabezas recibe el mismo vector de 512 </w:t>
      </w:r>
      <w:proofErr w:type="spellStart"/>
      <w:r w:rsidR="00DB1F0A">
        <w:rPr>
          <w:rFonts w:eastAsiaTheme="minorEastAsia" w:cs="Arial"/>
          <w:szCs w:val="22"/>
        </w:rPr>
        <w:t>numeros</w:t>
      </w:r>
      <w:proofErr w:type="spellEnd"/>
      <w:r w:rsidR="00DB1F0A">
        <w:rPr>
          <w:rFonts w:eastAsiaTheme="minorEastAsia" w:cs="Arial"/>
          <w:szCs w:val="22"/>
        </w:rPr>
        <w:t xml:space="preserve"> completo, no una porción de </w:t>
      </w:r>
      <w:proofErr w:type="spellStart"/>
      <w:r w:rsidR="00DB1F0A">
        <w:rPr>
          <w:rFonts w:eastAsiaTheme="minorEastAsia" w:cs="Arial"/>
          <w:szCs w:val="22"/>
        </w:rPr>
        <w:t>el</w:t>
      </w:r>
      <w:proofErr w:type="spellEnd"/>
      <w:r w:rsidR="00DB1F0A">
        <w:rPr>
          <w:rFonts w:eastAsiaTheme="minorEastAsia" w:cs="Arial"/>
          <w:szCs w:val="22"/>
        </w:rPr>
        <w:t xml:space="preserve">. </w:t>
      </w:r>
      <w:r w:rsidR="00680B9B">
        <w:rPr>
          <w:rFonts w:eastAsiaTheme="minorEastAsia" w:cs="Arial"/>
          <w:szCs w:val="22"/>
        </w:rPr>
        <w:t xml:space="preserve">Lo que si se “achica” a 64 es el </w:t>
      </w:r>
      <w:r w:rsidR="00680B9B">
        <w:rPr>
          <w:rFonts w:eastAsiaTheme="minorEastAsia" w:cs="Arial"/>
          <w:b/>
          <w:bCs/>
          <w:szCs w:val="22"/>
        </w:rPr>
        <w:t xml:space="preserve">resultado </w:t>
      </w:r>
      <w:r w:rsidR="00680B9B">
        <w:rPr>
          <w:rFonts w:eastAsiaTheme="minorEastAsia" w:cs="Arial"/>
          <w:szCs w:val="22"/>
        </w:rPr>
        <w:t xml:space="preserve">de multiplicar ese vector completo por la matriz propia de cada cabeza (x </w:t>
      </w:r>
      <w:r w:rsidR="00BD6218">
        <w:rPr>
          <w:rFonts w:eastAsiaTheme="minorEastAsia" w:cs="Arial"/>
          <w:szCs w:val="22"/>
        </w:rPr>
        <w:t xml:space="preserve">* </w:t>
      </w:r>
      <m:oMath>
        <m:r>
          <w:rPr>
            <w:rFonts w:ascii="Cambria Math" w:eastAsiaTheme="minorEastAsia" w:hAnsi="Cambria Math" w:cs="Arial"/>
            <w:szCs w:val="22"/>
          </w:rPr>
          <m:t>x⋅</m:t>
        </m:r>
        <m:sSubSup>
          <m:sSubSupPr>
            <m:ctrlPr>
              <w:rPr>
                <w:rFonts w:ascii="Cambria Math" w:eastAsiaTheme="minorEastAsia" w:hAnsi="Cambria Math" w:cs="Arial"/>
                <w:szCs w:val="22"/>
              </w:rPr>
            </m:ctrlPr>
          </m:sSubSupPr>
          <m:e>
            <m:r>
              <w:rPr>
                <w:rFonts w:ascii="Cambria Math" w:eastAsiaTheme="minorEastAsia" w:hAnsi="Cambria Math" w:cs="Arial"/>
                <w:szCs w:val="22"/>
              </w:rPr>
              <m:t>W</m:t>
            </m:r>
          </m:e>
          <m:sub>
            <m:r>
              <w:rPr>
                <w:rFonts w:ascii="Cambria Math" w:eastAsiaTheme="minorEastAsia" w:hAnsi="Cambria Math" w:cs="Arial"/>
                <w:szCs w:val="22"/>
              </w:rPr>
              <m:t>i</m:t>
            </m:r>
          </m:sub>
          <m:sup>
            <m:r>
              <w:rPr>
                <w:rFonts w:ascii="Cambria Math" w:eastAsiaTheme="minorEastAsia" w:hAnsi="Cambria Math" w:cs="Arial"/>
                <w:szCs w:val="22"/>
              </w:rPr>
              <m:t>Q</m:t>
            </m:r>
          </m:sup>
        </m:sSubSup>
      </m:oMath>
      <w:r w:rsidR="00BD6218">
        <w:rPr>
          <w:rFonts w:eastAsiaTheme="minorEastAsia" w:cs="Arial"/>
          <w:szCs w:val="22"/>
        </w:rPr>
        <w:t xml:space="preserve">, por ejemplo) – es la matriz la que resume los 512 numeros en 64, no un recorte del vector original. </w:t>
      </w:r>
      <w:r w:rsidR="003F4868" w:rsidRPr="003F4868">
        <w:rPr>
          <w:rFonts w:eastAsiaTheme="minorEastAsia" w:cs="Arial"/>
          <w:szCs w:val="22"/>
        </w:rPr>
        <w:t>Es como sacarle 8 fotocopias idénticas a un documento y repartirlas a 8 personas: cada una tiene el documento completo, pero cada una lo resume a su manera.</w:t>
      </w:r>
    </w:p>
    <w:p w14:paraId="515D4DB2" w14:textId="59524CD7" w:rsidR="00D60EF5" w:rsidRDefault="00D60EF5" w:rsidP="00DE6DFF">
      <w:pPr>
        <w:rPr>
          <w:rFonts w:eastAsiaTheme="minorEastAsia" w:cs="Arial"/>
          <w:szCs w:val="22"/>
        </w:rPr>
      </w:pPr>
      <w:r w:rsidRPr="002A62FE">
        <w:rPr>
          <w:rFonts w:eastAsiaTheme="minorEastAsia" w:cs="Arial"/>
          <w:noProof/>
          <w:szCs w:val="22"/>
        </w:rPr>
        <w:drawing>
          <wp:inline distT="0" distB="0" distL="0" distR="0" wp14:anchorId="02E2C3A6" wp14:editId="50785E7E">
            <wp:extent cx="5143946" cy="434378"/>
            <wp:effectExtent l="19050" t="19050" r="19050" b="22860"/>
            <wp:docPr id="350310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10044" name=""/>
                    <pic:cNvPicPr/>
                  </pic:nvPicPr>
                  <pic:blipFill>
                    <a:blip r:embed="rId213"/>
                    <a:stretch>
                      <a:fillRect/>
                    </a:stretch>
                  </pic:blipFill>
                  <pic:spPr>
                    <a:xfrm>
                      <a:off x="0" y="0"/>
                      <a:ext cx="5143946" cy="434378"/>
                    </a:xfrm>
                    <a:prstGeom prst="rect">
                      <a:avLst/>
                    </a:prstGeom>
                    <a:ln w="19050">
                      <a:solidFill>
                        <a:schemeClr val="tx1"/>
                      </a:solidFill>
                    </a:ln>
                  </pic:spPr>
                </pic:pic>
              </a:graphicData>
            </a:graphic>
          </wp:inline>
        </w:drawing>
      </w:r>
    </w:p>
    <w:tbl>
      <w:tblPr>
        <w:tblStyle w:val="Tablaconcuadrcula4-nfasis4"/>
        <w:tblW w:w="0" w:type="auto"/>
        <w:tblLook w:val="04A0" w:firstRow="1" w:lastRow="0" w:firstColumn="1" w:lastColumn="0" w:noHBand="0" w:noVBand="1"/>
      </w:tblPr>
      <w:tblGrid>
        <w:gridCol w:w="3596"/>
        <w:gridCol w:w="3597"/>
        <w:gridCol w:w="3597"/>
      </w:tblGrid>
      <w:tr w:rsidR="003F4868" w14:paraId="2F2314EB" w14:textId="77777777" w:rsidTr="009314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F0EEE1E" w14:textId="4003C4C7" w:rsidR="003F4868" w:rsidRPr="003F4868" w:rsidRDefault="003F4868" w:rsidP="00DE6DFF">
            <w:pPr>
              <w:rPr>
                <w:rFonts w:eastAsiaTheme="minorEastAsia" w:cs="Arial"/>
                <w:b w:val="0"/>
                <w:bCs w:val="0"/>
                <w:szCs w:val="22"/>
              </w:rPr>
            </w:pPr>
            <w:r>
              <w:rPr>
                <w:rFonts w:eastAsiaTheme="minorEastAsia" w:cs="Arial"/>
                <w:b w:val="0"/>
                <w:bCs w:val="0"/>
                <w:szCs w:val="22"/>
              </w:rPr>
              <w:t xml:space="preserve">Elemento </w:t>
            </w:r>
          </w:p>
        </w:tc>
        <w:tc>
          <w:tcPr>
            <w:tcW w:w="3597" w:type="dxa"/>
          </w:tcPr>
          <w:p w14:paraId="7AD1EC68" w14:textId="7CCA4FBE" w:rsidR="003F4868" w:rsidRPr="003F4868" w:rsidRDefault="003F4868" w:rsidP="00DE6DFF">
            <w:pPr>
              <w:cnfStyle w:val="100000000000" w:firstRow="1" w:lastRow="0" w:firstColumn="0" w:lastColumn="0" w:oddVBand="0" w:evenVBand="0" w:oddHBand="0" w:evenHBand="0" w:firstRowFirstColumn="0" w:firstRowLastColumn="0" w:lastRowFirstColumn="0" w:lastRowLastColumn="0"/>
              <w:rPr>
                <w:rFonts w:eastAsiaTheme="minorEastAsia" w:cs="Arial"/>
                <w:b w:val="0"/>
                <w:bCs w:val="0"/>
                <w:szCs w:val="22"/>
              </w:rPr>
            </w:pPr>
            <w:r>
              <w:rPr>
                <w:rFonts w:eastAsiaTheme="minorEastAsia" w:cs="Arial"/>
                <w:b w:val="0"/>
                <w:bCs w:val="0"/>
                <w:szCs w:val="22"/>
              </w:rPr>
              <w:t>Tamaño</w:t>
            </w:r>
          </w:p>
        </w:tc>
        <w:tc>
          <w:tcPr>
            <w:tcW w:w="3597" w:type="dxa"/>
          </w:tcPr>
          <w:p w14:paraId="62674731" w14:textId="6A5BAC74" w:rsidR="003F4868" w:rsidRPr="003F4868" w:rsidRDefault="003F4868" w:rsidP="00DE6DFF">
            <w:pPr>
              <w:cnfStyle w:val="100000000000" w:firstRow="1" w:lastRow="0" w:firstColumn="0" w:lastColumn="0" w:oddVBand="0" w:evenVBand="0" w:oddHBand="0" w:evenHBand="0" w:firstRowFirstColumn="0" w:firstRowLastColumn="0" w:lastRowFirstColumn="0" w:lastRowLastColumn="0"/>
              <w:rPr>
                <w:rFonts w:eastAsiaTheme="minorEastAsia" w:cs="Arial"/>
                <w:b w:val="0"/>
                <w:bCs w:val="0"/>
                <w:szCs w:val="22"/>
              </w:rPr>
            </w:pPr>
            <w:r>
              <w:rPr>
                <w:rFonts w:eastAsiaTheme="minorEastAsia" w:cs="Arial"/>
                <w:b w:val="0"/>
                <w:bCs w:val="0"/>
                <w:szCs w:val="22"/>
              </w:rPr>
              <w:t>Que es</w:t>
            </w:r>
          </w:p>
        </w:tc>
      </w:tr>
      <w:tr w:rsidR="003F4868" w14:paraId="599E0016" w14:textId="77777777" w:rsidTr="009314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FE64759" w14:textId="1B555103" w:rsidR="003F4868" w:rsidRPr="003F4868" w:rsidRDefault="003F4868" w:rsidP="00DE6DFF">
            <w:pPr>
              <w:rPr>
                <w:rFonts w:eastAsiaTheme="minorEastAsia" w:cs="Arial"/>
                <w:szCs w:val="22"/>
              </w:rPr>
            </w:pPr>
            <w:r w:rsidRPr="003F4868">
              <w:rPr>
                <w:rFonts w:eastAsiaTheme="minorEastAsia" w:cs="Arial"/>
                <w:szCs w:val="22"/>
              </w:rPr>
              <w:t>X</w:t>
            </w:r>
          </w:p>
        </w:tc>
        <w:tc>
          <w:tcPr>
            <w:tcW w:w="3597" w:type="dxa"/>
          </w:tcPr>
          <w:p w14:paraId="704C0236" w14:textId="76EA6493" w:rsidR="003F4868" w:rsidRDefault="003F4868" w:rsidP="00DE6DFF">
            <w:pPr>
              <w:cnfStyle w:val="000000100000" w:firstRow="0" w:lastRow="0" w:firstColumn="0" w:lastColumn="0" w:oddVBand="0" w:evenVBand="0" w:oddHBand="1" w:evenHBand="0" w:firstRowFirstColumn="0" w:firstRowLastColumn="0" w:lastRowFirstColumn="0" w:lastRowLastColumn="0"/>
              <w:rPr>
                <w:rFonts w:eastAsiaTheme="minorEastAsia" w:cs="Arial"/>
                <w:szCs w:val="22"/>
              </w:rPr>
            </w:pPr>
            <w:r>
              <w:rPr>
                <w:rFonts w:eastAsiaTheme="minorEastAsia" w:cs="Arial"/>
                <w:szCs w:val="22"/>
              </w:rPr>
              <w:t>512 (vector)</w:t>
            </w:r>
          </w:p>
        </w:tc>
        <w:tc>
          <w:tcPr>
            <w:tcW w:w="3597" w:type="dxa"/>
          </w:tcPr>
          <w:p w14:paraId="2EFDCC93" w14:textId="288C60D9" w:rsidR="003F4868" w:rsidRDefault="003F4868" w:rsidP="00DE6DFF">
            <w:pPr>
              <w:cnfStyle w:val="000000100000" w:firstRow="0" w:lastRow="0" w:firstColumn="0" w:lastColumn="0" w:oddVBand="0" w:evenVBand="0" w:oddHBand="1" w:evenHBand="0" w:firstRowFirstColumn="0" w:firstRowLastColumn="0" w:lastRowFirstColumn="0" w:lastRowLastColumn="0"/>
              <w:rPr>
                <w:rFonts w:eastAsiaTheme="minorEastAsia" w:cs="Arial"/>
                <w:szCs w:val="22"/>
              </w:rPr>
            </w:pPr>
            <w:r>
              <w:rPr>
                <w:rFonts w:eastAsiaTheme="minorEastAsia" w:cs="Arial"/>
                <w:szCs w:val="22"/>
              </w:rPr>
              <w:t>La entrada</w:t>
            </w:r>
          </w:p>
        </w:tc>
      </w:tr>
      <w:tr w:rsidR="003F4868" w14:paraId="6DD3F856" w14:textId="77777777" w:rsidTr="00931448">
        <w:tc>
          <w:tcPr>
            <w:cnfStyle w:val="001000000000" w:firstRow="0" w:lastRow="0" w:firstColumn="1" w:lastColumn="0" w:oddVBand="0" w:evenVBand="0" w:oddHBand="0" w:evenHBand="0" w:firstRowFirstColumn="0" w:firstRowLastColumn="0" w:lastRowFirstColumn="0" w:lastRowLastColumn="0"/>
            <w:tcW w:w="3596" w:type="dxa"/>
          </w:tcPr>
          <w:p w14:paraId="1D764049" w14:textId="3DFA28BC" w:rsidR="003F4868" w:rsidRDefault="006A027B" w:rsidP="00DE6DFF">
            <w:pPr>
              <w:rPr>
                <w:rFonts w:eastAsiaTheme="minorEastAsia" w:cs="Arial"/>
                <w:szCs w:val="22"/>
              </w:rPr>
            </w:pPr>
            <m:oMath>
              <m:sSubSup>
                <m:sSubSupPr>
                  <m:ctrlPr>
                    <w:rPr>
                      <w:rFonts w:ascii="Cambria Math" w:eastAsiaTheme="minorEastAsia" w:hAnsi="Cambria Math" w:cs="Arial"/>
                      <w:szCs w:val="22"/>
                    </w:rPr>
                  </m:ctrlPr>
                </m:sSubSupPr>
                <m:e>
                  <m:r>
                    <m:rPr>
                      <m:sty m:val="bi"/>
                    </m:rPr>
                    <w:rPr>
                      <w:rFonts w:ascii="Cambria Math" w:eastAsiaTheme="minorEastAsia" w:hAnsi="Cambria Math" w:cs="Arial"/>
                      <w:szCs w:val="22"/>
                    </w:rPr>
                    <m:t>W</m:t>
                  </m:r>
                </m:e>
                <m:sub>
                  <m:r>
                    <m:rPr>
                      <m:sty m:val="bi"/>
                    </m:rPr>
                    <w:rPr>
                      <w:rFonts w:ascii="Cambria Math" w:eastAsiaTheme="minorEastAsia" w:hAnsi="Cambria Math" w:cs="Arial"/>
                      <w:szCs w:val="22"/>
                    </w:rPr>
                    <m:t>i</m:t>
                  </m:r>
                </m:sub>
                <m:sup>
                  <m:r>
                    <m:rPr>
                      <m:sty m:val="bi"/>
                    </m:rPr>
                    <w:rPr>
                      <w:rFonts w:ascii="Cambria Math" w:eastAsiaTheme="minorEastAsia" w:hAnsi="Cambria Math" w:cs="Arial"/>
                      <w:szCs w:val="22"/>
                    </w:rPr>
                    <m:t>Q</m:t>
                  </m:r>
                </m:sup>
              </m:sSubSup>
            </m:oMath>
            <w:r w:rsidR="007E064D">
              <w:rPr>
                <w:rFonts w:eastAsiaTheme="minorEastAsia" w:cs="Arial"/>
                <w:szCs w:val="22"/>
              </w:rPr>
              <w:t>,</w:t>
            </w:r>
            <m:oMath>
              <m:sSubSup>
                <m:sSubSupPr>
                  <m:ctrlPr>
                    <w:rPr>
                      <w:rFonts w:ascii="Cambria Math" w:eastAsiaTheme="minorEastAsia" w:hAnsi="Cambria Math" w:cs="Arial"/>
                      <w:szCs w:val="22"/>
                    </w:rPr>
                  </m:ctrlPr>
                </m:sSubSupPr>
                <m:e>
                  <m:r>
                    <m:rPr>
                      <m:sty m:val="bi"/>
                    </m:rPr>
                    <w:rPr>
                      <w:rFonts w:ascii="Cambria Math" w:eastAsiaTheme="minorEastAsia" w:hAnsi="Cambria Math" w:cs="Arial"/>
                      <w:szCs w:val="22"/>
                    </w:rPr>
                    <m:t>W</m:t>
                  </m:r>
                </m:e>
                <m:sub>
                  <m:r>
                    <m:rPr>
                      <m:sty m:val="bi"/>
                    </m:rPr>
                    <w:rPr>
                      <w:rFonts w:ascii="Cambria Math" w:eastAsiaTheme="minorEastAsia" w:hAnsi="Cambria Math" w:cs="Arial"/>
                      <w:szCs w:val="22"/>
                    </w:rPr>
                    <m:t>i</m:t>
                  </m:r>
                </m:sub>
                <m:sup>
                  <m:r>
                    <m:rPr>
                      <m:sty m:val="bi"/>
                    </m:rPr>
                    <w:rPr>
                      <w:rFonts w:ascii="Cambria Math" w:eastAsiaTheme="minorEastAsia" w:hAnsi="Cambria Math" w:cs="Arial"/>
                      <w:szCs w:val="22"/>
                    </w:rPr>
                    <m:t>k</m:t>
                  </m:r>
                </m:sup>
              </m:sSubSup>
            </m:oMath>
            <w:r w:rsidR="007E064D">
              <w:rPr>
                <w:rFonts w:eastAsiaTheme="minorEastAsia" w:cs="Arial"/>
                <w:szCs w:val="22"/>
              </w:rPr>
              <w:t>,</w:t>
            </w:r>
            <m:oMath>
              <m:sSubSup>
                <m:sSubSupPr>
                  <m:ctrlPr>
                    <w:rPr>
                      <w:rFonts w:ascii="Cambria Math" w:eastAsiaTheme="minorEastAsia" w:hAnsi="Cambria Math" w:cs="Arial"/>
                      <w:szCs w:val="22"/>
                    </w:rPr>
                  </m:ctrlPr>
                </m:sSubSupPr>
                <m:e>
                  <m:r>
                    <m:rPr>
                      <m:sty m:val="bi"/>
                    </m:rPr>
                    <w:rPr>
                      <w:rFonts w:ascii="Cambria Math" w:eastAsiaTheme="minorEastAsia" w:hAnsi="Cambria Math" w:cs="Arial"/>
                      <w:szCs w:val="22"/>
                    </w:rPr>
                    <m:t>W</m:t>
                  </m:r>
                </m:e>
                <m:sub>
                  <m:r>
                    <m:rPr>
                      <m:sty m:val="bi"/>
                    </m:rPr>
                    <w:rPr>
                      <w:rFonts w:ascii="Cambria Math" w:eastAsiaTheme="minorEastAsia" w:hAnsi="Cambria Math" w:cs="Arial"/>
                      <w:szCs w:val="22"/>
                    </w:rPr>
                    <m:t>i</m:t>
                  </m:r>
                </m:sub>
                <m:sup>
                  <m:r>
                    <m:rPr>
                      <m:sty m:val="bi"/>
                    </m:rPr>
                    <w:rPr>
                      <w:rFonts w:ascii="Cambria Math" w:eastAsiaTheme="minorEastAsia" w:hAnsi="Cambria Math" w:cs="Arial"/>
                      <w:szCs w:val="22"/>
                    </w:rPr>
                    <m:t>v</m:t>
                  </m:r>
                </m:sup>
              </m:sSubSup>
            </m:oMath>
          </w:p>
        </w:tc>
        <w:tc>
          <w:tcPr>
            <w:tcW w:w="3597" w:type="dxa"/>
          </w:tcPr>
          <w:p w14:paraId="5C8CE066" w14:textId="104AE49D" w:rsidR="003F4868" w:rsidRDefault="007E064D" w:rsidP="00DE6DFF">
            <w:pPr>
              <w:cnfStyle w:val="000000000000" w:firstRow="0" w:lastRow="0" w:firstColumn="0" w:lastColumn="0" w:oddVBand="0" w:evenVBand="0" w:oddHBand="0" w:evenHBand="0" w:firstRowFirstColumn="0" w:firstRowLastColumn="0" w:lastRowFirstColumn="0" w:lastRowLastColumn="0"/>
              <w:rPr>
                <w:rFonts w:eastAsiaTheme="minorEastAsia" w:cs="Arial"/>
                <w:szCs w:val="22"/>
              </w:rPr>
            </w:pPr>
            <w:r>
              <w:rPr>
                <w:rFonts w:eastAsiaTheme="minorEastAsia" w:cs="Arial"/>
                <w:szCs w:val="22"/>
              </w:rPr>
              <w:t>512 x 64 (matriz)</w:t>
            </w:r>
          </w:p>
        </w:tc>
        <w:tc>
          <w:tcPr>
            <w:tcW w:w="3597" w:type="dxa"/>
          </w:tcPr>
          <w:p w14:paraId="23898585" w14:textId="6C07C5F2" w:rsidR="003F4868" w:rsidRDefault="00931448" w:rsidP="00DE6DFF">
            <w:pPr>
              <w:cnfStyle w:val="000000000000" w:firstRow="0" w:lastRow="0" w:firstColumn="0" w:lastColumn="0" w:oddVBand="0" w:evenVBand="0" w:oddHBand="0" w:evenHBand="0" w:firstRowFirstColumn="0" w:firstRowLastColumn="0" w:lastRowFirstColumn="0" w:lastRowLastColumn="0"/>
              <w:rPr>
                <w:rFonts w:eastAsiaTheme="minorEastAsia" w:cs="Arial"/>
                <w:szCs w:val="22"/>
              </w:rPr>
            </w:pPr>
            <w:r>
              <w:rPr>
                <w:rFonts w:eastAsiaTheme="minorEastAsia" w:cs="Arial"/>
                <w:szCs w:val="22"/>
              </w:rPr>
              <w:t>El peso – fijo, entrenado</w:t>
            </w:r>
          </w:p>
        </w:tc>
      </w:tr>
      <w:tr w:rsidR="00931448" w14:paraId="393CBB23" w14:textId="77777777" w:rsidTr="009314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DFC30DA" w14:textId="6E4F6449" w:rsidR="00931448" w:rsidRPr="007E064D" w:rsidRDefault="006A027B" w:rsidP="00DE6DFF">
            <w:pPr>
              <w:rPr>
                <w:rFonts w:eastAsia="Times New Roman" w:cs="Arial"/>
                <w:szCs w:val="22"/>
              </w:rPr>
            </w:pPr>
            <m:oMath>
              <m:sSub>
                <m:sSubPr>
                  <m:ctrlPr>
                    <w:rPr>
                      <w:rFonts w:ascii="Cambria Math" w:eastAsia="Times New Roman" w:hAnsi="Cambria Math" w:cs="Arial"/>
                      <w:szCs w:val="22"/>
                    </w:rPr>
                  </m:ctrlPr>
                </m:sSubPr>
                <m:e>
                  <m:r>
                    <m:rPr>
                      <m:sty m:val="bi"/>
                    </m:rPr>
                    <w:rPr>
                      <w:rFonts w:ascii="Cambria Math" w:eastAsia="Times New Roman" w:hAnsi="Cambria Math" w:cs="Arial"/>
                      <w:szCs w:val="22"/>
                    </w:rPr>
                    <m:t>Q</m:t>
                  </m:r>
                </m:e>
                <m:sub>
                  <m:r>
                    <m:rPr>
                      <m:sty m:val="bi"/>
                    </m:rPr>
                    <w:rPr>
                      <w:rFonts w:ascii="Cambria Math" w:eastAsia="Times New Roman" w:hAnsi="Cambria Math" w:cs="Arial"/>
                      <w:szCs w:val="22"/>
                    </w:rPr>
                    <m:t>i</m:t>
                  </m:r>
                </m:sub>
              </m:sSub>
            </m:oMath>
            <w:r w:rsidR="00931448">
              <w:rPr>
                <w:rFonts w:eastAsia="Times New Roman" w:cs="Arial"/>
                <w:szCs w:val="22"/>
              </w:rPr>
              <w:t xml:space="preserve">, </w:t>
            </w:r>
            <m:oMath>
              <m:sSub>
                <m:sSubPr>
                  <m:ctrlPr>
                    <w:rPr>
                      <w:rFonts w:ascii="Cambria Math" w:eastAsia="Times New Roman" w:hAnsi="Cambria Math" w:cs="Arial"/>
                      <w:szCs w:val="22"/>
                    </w:rPr>
                  </m:ctrlPr>
                </m:sSubPr>
                <m:e>
                  <m:r>
                    <m:rPr>
                      <m:sty m:val="bi"/>
                    </m:rPr>
                    <w:rPr>
                      <w:rFonts w:ascii="Cambria Math" w:eastAsia="Times New Roman" w:hAnsi="Cambria Math" w:cs="Arial"/>
                      <w:szCs w:val="22"/>
                    </w:rPr>
                    <m:t>K</m:t>
                  </m:r>
                </m:e>
                <m:sub>
                  <m:r>
                    <m:rPr>
                      <m:sty m:val="bi"/>
                    </m:rPr>
                    <w:rPr>
                      <w:rFonts w:ascii="Cambria Math" w:eastAsia="Times New Roman" w:hAnsi="Cambria Math" w:cs="Arial"/>
                      <w:szCs w:val="22"/>
                    </w:rPr>
                    <m:t>i</m:t>
                  </m:r>
                  <m:r>
                    <m:rPr>
                      <m:sty m:val="bi"/>
                    </m:rPr>
                    <w:rPr>
                      <w:rFonts w:ascii="Cambria Math" w:eastAsia="Times New Roman" w:hAnsi="Cambria Math" w:cs="Arial"/>
                      <w:szCs w:val="22"/>
                    </w:rPr>
                    <m:t xml:space="preserve">, </m:t>
                  </m:r>
                </m:sub>
              </m:sSub>
              <m:sSub>
                <m:sSubPr>
                  <m:ctrlPr>
                    <w:rPr>
                      <w:rFonts w:ascii="Cambria Math" w:eastAsia="Times New Roman" w:hAnsi="Cambria Math" w:cs="Arial"/>
                      <w:szCs w:val="22"/>
                    </w:rPr>
                  </m:ctrlPr>
                </m:sSubPr>
                <m:e>
                  <m:r>
                    <m:rPr>
                      <m:sty m:val="bi"/>
                    </m:rPr>
                    <w:rPr>
                      <w:rFonts w:ascii="Cambria Math" w:eastAsia="Times New Roman" w:hAnsi="Cambria Math" w:cs="Arial"/>
                      <w:szCs w:val="22"/>
                    </w:rPr>
                    <m:t>V</m:t>
                  </m:r>
                </m:e>
                <m:sub>
                  <m:r>
                    <m:rPr>
                      <m:sty m:val="bi"/>
                    </m:rPr>
                    <w:rPr>
                      <w:rFonts w:ascii="Cambria Math" w:eastAsia="Times New Roman" w:hAnsi="Cambria Math" w:cs="Arial"/>
                      <w:szCs w:val="22"/>
                    </w:rPr>
                    <m:t>i</m:t>
                  </m:r>
                </m:sub>
              </m:sSub>
            </m:oMath>
          </w:p>
        </w:tc>
        <w:tc>
          <w:tcPr>
            <w:tcW w:w="3597" w:type="dxa"/>
          </w:tcPr>
          <w:p w14:paraId="2EEB01EC" w14:textId="2E2E9A9B" w:rsidR="00931448" w:rsidRDefault="00931448" w:rsidP="00DE6DFF">
            <w:pPr>
              <w:cnfStyle w:val="000000100000" w:firstRow="0" w:lastRow="0" w:firstColumn="0" w:lastColumn="0" w:oddVBand="0" w:evenVBand="0" w:oddHBand="1" w:evenHBand="0" w:firstRowFirstColumn="0" w:firstRowLastColumn="0" w:lastRowFirstColumn="0" w:lastRowLastColumn="0"/>
              <w:rPr>
                <w:rFonts w:eastAsiaTheme="minorEastAsia" w:cs="Arial"/>
                <w:szCs w:val="22"/>
              </w:rPr>
            </w:pPr>
            <w:r>
              <w:rPr>
                <w:rFonts w:eastAsiaTheme="minorEastAsia" w:cs="Arial"/>
                <w:szCs w:val="22"/>
              </w:rPr>
              <w:t>64 (vector)</w:t>
            </w:r>
          </w:p>
        </w:tc>
        <w:tc>
          <w:tcPr>
            <w:tcW w:w="3597" w:type="dxa"/>
          </w:tcPr>
          <w:p w14:paraId="08B595B3" w14:textId="4A19D3D3" w:rsidR="00931448" w:rsidRPr="00931448" w:rsidRDefault="00931448" w:rsidP="00DE6DFF">
            <w:pPr>
              <w:cnfStyle w:val="000000100000" w:firstRow="0" w:lastRow="0" w:firstColumn="0" w:lastColumn="0" w:oddVBand="0" w:evenVBand="0" w:oddHBand="1" w:evenHBand="0" w:firstRowFirstColumn="0" w:firstRowLastColumn="0" w:lastRowFirstColumn="0" w:lastRowLastColumn="0"/>
              <w:rPr>
                <w:rFonts w:eastAsiaTheme="minorEastAsia" w:cs="Arial"/>
                <w:szCs w:val="22"/>
              </w:rPr>
            </w:pPr>
            <w:r>
              <w:rPr>
                <w:rFonts w:eastAsiaTheme="minorEastAsia" w:cs="Arial"/>
                <w:szCs w:val="22"/>
              </w:rPr>
              <w:t xml:space="preserve">El </w:t>
            </w:r>
            <w:r>
              <w:rPr>
                <w:rFonts w:eastAsiaTheme="minorEastAsia" w:cs="Arial"/>
                <w:b/>
                <w:bCs/>
                <w:szCs w:val="22"/>
              </w:rPr>
              <w:t xml:space="preserve">resultado </w:t>
            </w:r>
            <w:r>
              <w:rPr>
                <w:rFonts w:eastAsiaTheme="minorEastAsia" w:cs="Arial"/>
                <w:szCs w:val="22"/>
              </w:rPr>
              <w:t>de x multiplicado por cada matriz – no 512 x 64</w:t>
            </w:r>
          </w:p>
        </w:tc>
      </w:tr>
    </w:tbl>
    <w:p w14:paraId="15FFBD8D" w14:textId="77777777" w:rsidR="003F4868" w:rsidRDefault="003F4868" w:rsidP="00DE6DFF">
      <w:pPr>
        <w:rPr>
          <w:rFonts w:eastAsiaTheme="minorEastAsia" w:cs="Arial"/>
          <w:szCs w:val="22"/>
        </w:rPr>
      </w:pPr>
    </w:p>
    <w:p w14:paraId="4A10CC4B" w14:textId="77777777" w:rsidR="006E2C23" w:rsidRDefault="006E2C23" w:rsidP="00DE6DFF">
      <w:pPr>
        <w:rPr>
          <w:rFonts w:eastAsiaTheme="minorEastAsia" w:cs="Arial"/>
          <w:szCs w:val="22"/>
        </w:rPr>
      </w:pPr>
    </w:p>
    <w:p w14:paraId="47C76782" w14:textId="77777777" w:rsidR="006E2C23" w:rsidRDefault="006E2C23" w:rsidP="00DE6DFF">
      <w:pPr>
        <w:rPr>
          <w:rFonts w:eastAsiaTheme="minorEastAsia" w:cs="Arial"/>
          <w:szCs w:val="22"/>
        </w:rPr>
      </w:pPr>
    </w:p>
    <w:p w14:paraId="300C9209" w14:textId="77777777" w:rsidR="006E2C23" w:rsidRPr="00680B9B" w:rsidRDefault="006E2C23" w:rsidP="00DE6DFF">
      <w:pPr>
        <w:rPr>
          <w:rFonts w:eastAsiaTheme="minorEastAsia" w:cs="Arial"/>
          <w:szCs w:val="22"/>
        </w:rPr>
      </w:pPr>
    </w:p>
    <w:p w14:paraId="1E846445" w14:textId="17CEF224" w:rsidR="00350AEF" w:rsidRDefault="00350AEF" w:rsidP="002A748A">
      <w:pPr>
        <w:rPr>
          <w:rFonts w:eastAsiaTheme="minorEastAsia" w:cs="Arial"/>
          <w:szCs w:val="22"/>
        </w:rPr>
      </w:pPr>
    </w:p>
    <w:tbl>
      <w:tblPr>
        <w:tblStyle w:val="Tablaconcuadrcula"/>
        <w:tblW w:w="0" w:type="auto"/>
        <w:tblLook w:val="04A0" w:firstRow="1" w:lastRow="0" w:firstColumn="1" w:lastColumn="0" w:noHBand="0" w:noVBand="1"/>
      </w:tblPr>
      <w:tblGrid>
        <w:gridCol w:w="10790"/>
      </w:tblGrid>
      <w:tr w:rsidR="007B7D9D" w14:paraId="5D85FF42" w14:textId="77777777" w:rsidTr="007B7D9D">
        <w:tc>
          <w:tcPr>
            <w:tcW w:w="10790" w:type="dxa"/>
          </w:tcPr>
          <w:p w14:paraId="5765E8A3" w14:textId="77777777" w:rsidR="007B7D9D" w:rsidRDefault="001006E6" w:rsidP="002A748A">
            <w:pPr>
              <w:rPr>
                <w:rFonts w:eastAsiaTheme="minorEastAsia" w:cs="Arial"/>
                <w:szCs w:val="22"/>
              </w:rPr>
            </w:pPr>
            <w:r w:rsidRPr="001006E6">
              <w:rPr>
                <w:rFonts w:eastAsiaTheme="minorEastAsia" w:cs="Arial"/>
                <w:noProof/>
                <w:szCs w:val="22"/>
              </w:rPr>
              <w:drawing>
                <wp:inline distT="0" distB="0" distL="0" distR="0" wp14:anchorId="0381DCA8" wp14:editId="446B7BFB">
                  <wp:extent cx="4572396" cy="464860"/>
                  <wp:effectExtent l="19050" t="19050" r="19050" b="11430"/>
                  <wp:docPr id="454698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98002" name=""/>
                          <pic:cNvPicPr/>
                        </pic:nvPicPr>
                        <pic:blipFill>
                          <a:blip r:embed="rId214"/>
                          <a:stretch>
                            <a:fillRect/>
                          </a:stretch>
                        </pic:blipFill>
                        <pic:spPr>
                          <a:xfrm>
                            <a:off x="0" y="0"/>
                            <a:ext cx="4572396" cy="464860"/>
                          </a:xfrm>
                          <a:prstGeom prst="rect">
                            <a:avLst/>
                          </a:prstGeom>
                          <a:ln w="19050">
                            <a:solidFill>
                              <a:schemeClr val="tx1"/>
                            </a:solidFill>
                          </a:ln>
                        </pic:spPr>
                      </pic:pic>
                    </a:graphicData>
                  </a:graphic>
                </wp:inline>
              </w:drawing>
            </w:r>
          </w:p>
          <w:p w14:paraId="3977C942" w14:textId="77777777" w:rsidR="001006E6" w:rsidRDefault="001006E6" w:rsidP="002A748A">
            <w:pPr>
              <w:rPr>
                <w:rFonts w:eastAsiaTheme="minorEastAsia" w:cs="Arial"/>
                <w:szCs w:val="22"/>
              </w:rPr>
            </w:pPr>
            <w:r w:rsidRPr="001006E6">
              <w:rPr>
                <w:rFonts w:eastAsiaTheme="minorEastAsia" w:cs="Arial"/>
                <w:b/>
                <w:bCs/>
                <w:szCs w:val="22"/>
              </w:rPr>
              <w:t>R:</w:t>
            </w:r>
            <w:r>
              <w:rPr>
                <w:rFonts w:eastAsiaTheme="minorEastAsia" w:cs="Arial"/>
                <w:b/>
                <w:bCs/>
                <w:szCs w:val="22"/>
              </w:rPr>
              <w:t xml:space="preserve"> </w:t>
            </w:r>
            <w:r>
              <w:rPr>
                <w:rFonts w:eastAsiaTheme="minorEastAsia" w:cs="Arial"/>
                <w:szCs w:val="22"/>
              </w:rPr>
              <w:t xml:space="preserve">Si. Cada una de las 8 cabezas tiene </w:t>
            </w:r>
            <w:r>
              <w:rPr>
                <w:rFonts w:eastAsiaTheme="minorEastAsia" w:cs="Arial"/>
                <w:b/>
                <w:bCs/>
                <w:szCs w:val="22"/>
              </w:rPr>
              <w:t xml:space="preserve">su propio juego completo de </w:t>
            </w:r>
            <m:oMath>
              <m:sSup>
                <m:sSupPr>
                  <m:ctrlPr>
                    <w:rPr>
                      <w:rFonts w:ascii="Cambria Math" w:eastAsiaTheme="minorEastAsia" w:hAnsi="Cambria Math" w:cs="Arial"/>
                      <w:szCs w:val="22"/>
                    </w:rPr>
                  </m:ctrlPr>
                </m:sSupPr>
                <m:e>
                  <m:r>
                    <w:rPr>
                      <w:rFonts w:ascii="Cambria Math" w:eastAsiaTheme="minorEastAsia" w:hAnsi="Cambria Math" w:cs="Arial"/>
                      <w:szCs w:val="22"/>
                    </w:rPr>
                    <m:t>W</m:t>
                  </m:r>
                </m:e>
                <m:sup>
                  <m:r>
                    <w:rPr>
                      <w:rFonts w:ascii="Cambria Math" w:eastAsiaTheme="minorEastAsia" w:hAnsi="Cambria Math" w:cs="Arial"/>
                      <w:szCs w:val="22"/>
                    </w:rPr>
                    <m:t>Q</m:t>
                  </m:r>
                </m:sup>
              </m:sSup>
            </m:oMath>
            <w:r w:rsidR="006C68A8">
              <w:rPr>
                <w:rFonts w:eastAsiaTheme="minorEastAsia" w:cs="Arial"/>
                <w:szCs w:val="22"/>
              </w:rPr>
              <w:t xml:space="preserve">, </w:t>
            </w:r>
            <m:oMath>
              <m:sSup>
                <m:sSupPr>
                  <m:ctrlPr>
                    <w:rPr>
                      <w:rFonts w:ascii="Cambria Math" w:eastAsiaTheme="minorEastAsia" w:hAnsi="Cambria Math" w:cs="Arial"/>
                      <w:szCs w:val="22"/>
                    </w:rPr>
                  </m:ctrlPr>
                </m:sSupPr>
                <m:e>
                  <m:r>
                    <w:rPr>
                      <w:rFonts w:ascii="Cambria Math" w:eastAsiaTheme="minorEastAsia" w:hAnsi="Cambria Math" w:cs="Arial"/>
                      <w:szCs w:val="22"/>
                    </w:rPr>
                    <m:t>W</m:t>
                  </m:r>
                </m:e>
                <m:sup>
                  <m:r>
                    <w:rPr>
                      <w:rFonts w:ascii="Cambria Math" w:eastAsiaTheme="minorEastAsia" w:hAnsi="Cambria Math" w:cs="Arial"/>
                      <w:szCs w:val="22"/>
                    </w:rPr>
                    <m:t>K</m:t>
                  </m:r>
                </m:sup>
              </m:sSup>
              <m:r>
                <w:rPr>
                  <w:rFonts w:ascii="Cambria Math" w:eastAsiaTheme="minorEastAsia" w:hAnsi="Cambria Math" w:cs="Arial"/>
                  <w:szCs w:val="22"/>
                </w:rPr>
                <m:t>y</m:t>
              </m:r>
              <m:sSup>
                <m:sSupPr>
                  <m:ctrlPr>
                    <w:rPr>
                      <w:rFonts w:ascii="Cambria Math" w:eastAsiaTheme="minorEastAsia" w:hAnsi="Cambria Math" w:cs="Arial"/>
                      <w:szCs w:val="22"/>
                    </w:rPr>
                  </m:ctrlPr>
                </m:sSupPr>
                <m:e>
                  <m:r>
                    <w:rPr>
                      <w:rFonts w:ascii="Cambria Math" w:eastAsiaTheme="minorEastAsia" w:hAnsi="Cambria Math" w:cs="Arial"/>
                      <w:szCs w:val="22"/>
                    </w:rPr>
                    <m:t>W</m:t>
                  </m:r>
                </m:e>
                <m:sup>
                  <m:r>
                    <w:rPr>
                      <w:rFonts w:ascii="Cambria Math" w:eastAsiaTheme="minorEastAsia" w:hAnsi="Cambria Math" w:cs="Arial"/>
                      <w:szCs w:val="22"/>
                    </w:rPr>
                    <m:t>v</m:t>
                  </m:r>
                </m:sup>
              </m:sSup>
            </m:oMath>
            <w:r w:rsidR="001064F0">
              <w:rPr>
                <w:rFonts w:eastAsiaTheme="minorEastAsia" w:cs="Arial"/>
                <w:szCs w:val="22"/>
              </w:rPr>
              <w:t xml:space="preserve"> – no comparten ninguna matriz entre si.</w:t>
            </w:r>
          </w:p>
          <w:p w14:paraId="5989AB1A" w14:textId="77777777" w:rsidR="001064F0" w:rsidRDefault="001064F0" w:rsidP="002A748A">
            <w:pPr>
              <w:rPr>
                <w:rFonts w:eastAsiaTheme="minorEastAsia" w:cs="Arial"/>
                <w:b/>
                <w:bCs/>
                <w:i/>
                <w:szCs w:val="22"/>
              </w:rPr>
            </w:pPr>
          </w:p>
          <w:p w14:paraId="1E4A45C8" w14:textId="77777777" w:rsidR="00FB2AF7" w:rsidRPr="00FB2AF7" w:rsidRDefault="00FB2AF7" w:rsidP="00FB2AF7">
            <w:pPr>
              <w:rPr>
                <w:rFonts w:eastAsiaTheme="minorEastAsia" w:cs="Arial"/>
                <w:b/>
                <w:bCs/>
                <w:iCs/>
                <w:szCs w:val="22"/>
              </w:rPr>
            </w:pPr>
            <w:r w:rsidRPr="00FB2AF7">
              <w:rPr>
                <w:rFonts w:eastAsiaTheme="minorEastAsia" w:cs="Arial"/>
                <w:b/>
                <w:bCs/>
                <w:iCs/>
                <w:szCs w:val="22"/>
              </w:rPr>
              <w:t>Contando todo, para que quede claro el total</w:t>
            </w:r>
          </w:p>
          <w:p w14:paraId="75781EAD" w14:textId="75879382" w:rsidR="001064F0" w:rsidRDefault="00D60EF5" w:rsidP="002A748A">
            <w:pPr>
              <w:rPr>
                <w:rFonts w:eastAsiaTheme="minorEastAsia" w:cs="Arial"/>
                <w:b/>
                <w:bCs/>
                <w:i/>
                <w:szCs w:val="22"/>
              </w:rPr>
            </w:pPr>
            <w:r w:rsidRPr="00D60EF5">
              <w:rPr>
                <w:rFonts w:eastAsiaTheme="minorEastAsia" w:cs="Arial"/>
                <w:b/>
                <w:bCs/>
                <w:i/>
                <w:noProof/>
                <w:szCs w:val="22"/>
              </w:rPr>
              <w:drawing>
                <wp:inline distT="0" distB="0" distL="0" distR="0" wp14:anchorId="6D32E6B3" wp14:editId="25EFC1A6">
                  <wp:extent cx="5071110" cy="1515191"/>
                  <wp:effectExtent l="19050" t="19050" r="15240" b="27940"/>
                  <wp:docPr id="1847418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18321" name=""/>
                          <pic:cNvPicPr/>
                        </pic:nvPicPr>
                        <pic:blipFill>
                          <a:blip r:embed="rId215"/>
                          <a:stretch>
                            <a:fillRect/>
                          </a:stretch>
                        </pic:blipFill>
                        <pic:spPr>
                          <a:xfrm>
                            <a:off x="0" y="0"/>
                            <a:ext cx="5073503" cy="1515906"/>
                          </a:xfrm>
                          <a:prstGeom prst="rect">
                            <a:avLst/>
                          </a:prstGeom>
                          <a:ln w="12700">
                            <a:solidFill>
                              <a:schemeClr val="tx1"/>
                            </a:solidFill>
                          </a:ln>
                        </pic:spPr>
                      </pic:pic>
                    </a:graphicData>
                  </a:graphic>
                </wp:inline>
              </w:drawing>
            </w:r>
          </w:p>
          <w:p w14:paraId="70C392D4" w14:textId="7E81A6E9" w:rsidR="00D60EF5" w:rsidRDefault="00D60EF5" w:rsidP="002A748A">
            <w:pPr>
              <w:rPr>
                <w:rFonts w:eastAsiaTheme="minorEastAsia" w:cs="Arial"/>
                <w:iCs/>
                <w:szCs w:val="22"/>
              </w:rPr>
            </w:pPr>
            <w:r>
              <w:rPr>
                <w:rFonts w:eastAsiaTheme="minorEastAsia" w:cs="Arial"/>
                <w:iCs/>
                <w:szCs w:val="22"/>
              </w:rPr>
              <w:t xml:space="preserve">Ninguna cabeza reutiliza la matriz de otra – las 24 son completamente independientes entre </w:t>
            </w:r>
            <w:proofErr w:type="spellStart"/>
            <w:r>
              <w:rPr>
                <w:rFonts w:eastAsiaTheme="minorEastAsia" w:cs="Arial"/>
                <w:iCs/>
                <w:szCs w:val="22"/>
              </w:rPr>
              <w:t>si</w:t>
            </w:r>
            <w:proofErr w:type="spellEnd"/>
            <w:r>
              <w:rPr>
                <w:rFonts w:eastAsiaTheme="minorEastAsia" w:cs="Arial"/>
                <w:iCs/>
                <w:szCs w:val="22"/>
              </w:rPr>
              <w:t>, cada una entrenada por separada.</w:t>
            </w:r>
          </w:p>
          <w:p w14:paraId="7A8E7279" w14:textId="77777777" w:rsidR="00D60EF5" w:rsidRDefault="00D60EF5" w:rsidP="002A748A">
            <w:pPr>
              <w:rPr>
                <w:rFonts w:eastAsiaTheme="minorEastAsia" w:cs="Arial"/>
                <w:iCs/>
                <w:szCs w:val="22"/>
              </w:rPr>
            </w:pPr>
          </w:p>
          <w:p w14:paraId="76DCC8C8" w14:textId="77777777" w:rsidR="00D60EF5" w:rsidRPr="00D60EF5" w:rsidRDefault="00D60EF5" w:rsidP="00D60EF5">
            <w:pPr>
              <w:rPr>
                <w:rFonts w:eastAsiaTheme="minorEastAsia" w:cs="Arial"/>
                <w:b/>
                <w:bCs/>
                <w:iCs/>
                <w:szCs w:val="22"/>
              </w:rPr>
            </w:pPr>
            <w:r w:rsidRPr="00D60EF5">
              <w:rPr>
                <w:rFonts w:eastAsiaTheme="minorEastAsia" w:cs="Arial"/>
                <w:b/>
                <w:bCs/>
                <w:iCs/>
                <w:szCs w:val="22"/>
                <w:highlight w:val="yellow"/>
              </w:rPr>
              <w:t>Por qué esto es a propósito</w:t>
            </w:r>
          </w:p>
          <w:p w14:paraId="070DEB9B" w14:textId="16877635" w:rsidR="00D60EF5" w:rsidRDefault="00B57C9A" w:rsidP="002A748A">
            <w:pPr>
              <w:rPr>
                <w:rFonts w:eastAsiaTheme="minorEastAsia" w:cs="Arial"/>
                <w:iCs/>
                <w:szCs w:val="22"/>
              </w:rPr>
            </w:pPr>
            <w:r>
              <w:rPr>
                <w:rFonts w:eastAsiaTheme="minorEastAsia" w:cs="Arial"/>
                <w:iCs/>
                <w:szCs w:val="22"/>
              </w:rPr>
              <w:t xml:space="preserve">Es justamente lo que </w:t>
            </w:r>
            <w:r w:rsidRPr="008D6E17">
              <w:rPr>
                <w:rFonts w:eastAsiaTheme="minorEastAsia" w:cs="Arial"/>
                <w:b/>
                <w:bCs/>
                <w:iCs/>
                <w:szCs w:val="22"/>
                <w:highlight w:val="yellow"/>
              </w:rPr>
              <w:t>le permite a cada cabeza “especializarse”</w:t>
            </w:r>
            <w:r>
              <w:rPr>
                <w:rFonts w:eastAsiaTheme="minorEastAsia" w:cs="Arial"/>
                <w:iCs/>
                <w:szCs w:val="22"/>
              </w:rPr>
              <w:t xml:space="preserve"> en algo distinto – si todas compartieran las mismas matrices, las 8 cabezas darían </w:t>
            </w:r>
            <w:r>
              <w:rPr>
                <w:rFonts w:eastAsiaTheme="minorEastAsia" w:cs="Arial"/>
                <w:b/>
                <w:bCs/>
                <w:iCs/>
                <w:szCs w:val="22"/>
              </w:rPr>
              <w:t xml:space="preserve">exactamente el mismo resultado, </w:t>
            </w:r>
            <w:r>
              <w:rPr>
                <w:rFonts w:eastAsiaTheme="minorEastAsia" w:cs="Arial"/>
                <w:iCs/>
                <w:szCs w:val="22"/>
              </w:rPr>
              <w:t xml:space="preserve">y </w:t>
            </w:r>
            <w:r w:rsidR="008D6E17">
              <w:rPr>
                <w:rFonts w:eastAsiaTheme="minorEastAsia" w:cs="Arial"/>
                <w:iCs/>
                <w:szCs w:val="22"/>
              </w:rPr>
              <w:t xml:space="preserve">no tendría sentido tener </w:t>
            </w:r>
            <w:r w:rsidR="008D6E17">
              <w:rPr>
                <w:rFonts w:eastAsiaTheme="minorEastAsia" w:cs="Arial"/>
                <w:b/>
                <w:bCs/>
                <w:iCs/>
                <w:szCs w:val="22"/>
              </w:rPr>
              <w:t xml:space="preserve">8 en vez de 1. </w:t>
            </w:r>
            <w:r w:rsidR="008D6E17">
              <w:rPr>
                <w:rFonts w:eastAsiaTheme="minorEastAsia" w:cs="Arial"/>
                <w:iCs/>
                <w:szCs w:val="22"/>
              </w:rPr>
              <w:t xml:space="preserve">Al tener matrices propias, cada cabeza aprende, durante el entrenamiento, a fijarse en un tipo distinto de relación (una en </w:t>
            </w:r>
            <w:r w:rsidR="000E210C">
              <w:rPr>
                <w:rFonts w:eastAsiaTheme="minorEastAsia" w:cs="Arial"/>
                <w:iCs/>
                <w:szCs w:val="22"/>
              </w:rPr>
              <w:t>gramática, otra en significado, etc.).</w:t>
            </w:r>
          </w:p>
          <w:p w14:paraId="3D467F72" w14:textId="77777777" w:rsidR="000E210C" w:rsidRDefault="000E210C" w:rsidP="002A748A">
            <w:pPr>
              <w:rPr>
                <w:rFonts w:eastAsiaTheme="minorEastAsia" w:cs="Arial"/>
                <w:iCs/>
                <w:szCs w:val="22"/>
              </w:rPr>
            </w:pPr>
          </w:p>
          <w:p w14:paraId="346F0AC2" w14:textId="77777777" w:rsidR="000E210C" w:rsidRPr="000E210C" w:rsidRDefault="000E210C" w:rsidP="000E210C">
            <w:pPr>
              <w:rPr>
                <w:rFonts w:eastAsiaTheme="minorEastAsia" w:cs="Arial"/>
                <w:b/>
                <w:bCs/>
                <w:iCs/>
                <w:szCs w:val="22"/>
              </w:rPr>
            </w:pPr>
            <w:r w:rsidRPr="000E210C">
              <w:rPr>
                <w:rFonts w:eastAsiaTheme="minorEastAsia" w:cs="Arial"/>
                <w:b/>
                <w:bCs/>
                <w:iCs/>
                <w:szCs w:val="22"/>
                <w:highlight w:val="yellow"/>
              </w:rPr>
              <w:t xml:space="preserve">Ojo con un matiz que ya vimos antes: esto se multiplica también por </w:t>
            </w:r>
            <w:proofErr w:type="spellStart"/>
            <w:r w:rsidRPr="000E210C">
              <w:rPr>
                <w:rFonts w:eastAsiaTheme="minorEastAsia" w:cs="Arial"/>
                <w:b/>
                <w:bCs/>
                <w:iCs/>
                <w:szCs w:val="22"/>
                <w:highlight w:val="yellow"/>
              </w:rPr>
              <w:t>sub-capa</w:t>
            </w:r>
            <w:proofErr w:type="spellEnd"/>
          </w:p>
          <w:p w14:paraId="4C935B8E" w14:textId="369EACE9" w:rsidR="000E210C" w:rsidRDefault="000E210C" w:rsidP="002A748A">
            <w:pPr>
              <w:rPr>
                <w:rFonts w:eastAsiaTheme="minorEastAsia" w:cs="Arial"/>
                <w:szCs w:val="22"/>
              </w:rPr>
            </w:pPr>
            <w:r>
              <w:rPr>
                <w:rFonts w:eastAsiaTheme="minorEastAsia" w:cs="Arial"/>
                <w:iCs/>
                <w:szCs w:val="22"/>
              </w:rPr>
              <w:t xml:space="preserve">Y </w:t>
            </w:r>
            <w:proofErr w:type="spellStart"/>
            <w:r>
              <w:rPr>
                <w:rFonts w:eastAsiaTheme="minorEastAsia" w:cs="Arial"/>
                <w:iCs/>
                <w:szCs w:val="22"/>
              </w:rPr>
              <w:t>recorda</w:t>
            </w:r>
            <w:proofErr w:type="spellEnd"/>
            <w:r>
              <w:rPr>
                <w:rFonts w:eastAsiaTheme="minorEastAsia" w:cs="Arial"/>
                <w:iCs/>
                <w:szCs w:val="22"/>
              </w:rPr>
              <w:t xml:space="preserve"> que esto son solo la</w:t>
            </w:r>
            <w:r w:rsidRPr="000E210C">
              <w:rPr>
                <w:rFonts w:eastAsiaTheme="minorEastAsia" w:cs="Arial"/>
                <w:iCs/>
                <w:szCs w:val="22"/>
                <w:highlight w:val="yellow"/>
              </w:rPr>
              <w:t xml:space="preserve">s 24 matrices de </w:t>
            </w:r>
            <w:r w:rsidRPr="000E210C">
              <w:rPr>
                <w:rFonts w:eastAsiaTheme="minorEastAsia" w:cs="Arial"/>
                <w:b/>
                <w:bCs/>
                <w:iCs/>
                <w:szCs w:val="22"/>
                <w:highlight w:val="yellow"/>
              </w:rPr>
              <w:t xml:space="preserve">una </w:t>
            </w:r>
            <w:proofErr w:type="spellStart"/>
            <w:r w:rsidRPr="000E210C">
              <w:rPr>
                <w:rFonts w:eastAsiaTheme="minorEastAsia" w:cs="Arial"/>
                <w:iCs/>
                <w:szCs w:val="22"/>
                <w:highlight w:val="yellow"/>
              </w:rPr>
              <w:t>sub-capa</w:t>
            </w:r>
            <w:proofErr w:type="spellEnd"/>
            <w:r>
              <w:rPr>
                <w:rFonts w:eastAsiaTheme="minorEastAsia" w:cs="Arial"/>
                <w:iCs/>
                <w:szCs w:val="22"/>
              </w:rPr>
              <w:t xml:space="preserve"> (por ejemplo, Self-</w:t>
            </w:r>
            <w:proofErr w:type="spellStart"/>
            <w:r>
              <w:rPr>
                <w:rFonts w:eastAsiaTheme="minorEastAsia" w:cs="Arial"/>
                <w:iCs/>
                <w:szCs w:val="22"/>
              </w:rPr>
              <w:t>Attention</w:t>
            </w:r>
            <w:proofErr w:type="spellEnd"/>
            <w:r>
              <w:rPr>
                <w:rFonts w:eastAsiaTheme="minorEastAsia" w:cs="Arial"/>
                <w:iCs/>
                <w:szCs w:val="22"/>
              </w:rPr>
              <w:t xml:space="preserve"> </w:t>
            </w:r>
            <w:proofErr w:type="spellStart"/>
            <w:r>
              <w:rPr>
                <w:rFonts w:eastAsiaTheme="minorEastAsia" w:cs="Arial"/>
                <w:iCs/>
                <w:szCs w:val="22"/>
              </w:rPr>
              <w:t>masking</w:t>
            </w:r>
            <w:proofErr w:type="spellEnd"/>
            <w:r>
              <w:rPr>
                <w:rFonts w:eastAsiaTheme="minorEastAsia" w:cs="Arial"/>
                <w:iCs/>
                <w:szCs w:val="22"/>
              </w:rPr>
              <w:t xml:space="preserve">). Como el </w:t>
            </w:r>
            <w:proofErr w:type="spellStart"/>
            <w:r>
              <w:rPr>
                <w:rFonts w:eastAsiaTheme="minorEastAsia" w:cs="Arial"/>
                <w:iCs/>
                <w:szCs w:val="22"/>
              </w:rPr>
              <w:t>Decoder</w:t>
            </w:r>
            <w:proofErr w:type="spellEnd"/>
            <w:r>
              <w:rPr>
                <w:rFonts w:eastAsiaTheme="minorEastAsia" w:cs="Arial"/>
                <w:iCs/>
                <w:szCs w:val="22"/>
              </w:rPr>
              <w:t xml:space="preserve"> tiene 3 </w:t>
            </w:r>
            <w:proofErr w:type="spellStart"/>
            <w:r>
              <w:rPr>
                <w:rFonts w:eastAsiaTheme="minorEastAsia" w:cs="Arial"/>
                <w:iCs/>
                <w:szCs w:val="22"/>
              </w:rPr>
              <w:t>sub-capas</w:t>
            </w:r>
            <w:proofErr w:type="spellEnd"/>
            <w:r>
              <w:rPr>
                <w:rFonts w:eastAsiaTheme="minorEastAsia" w:cs="Arial"/>
                <w:iCs/>
                <w:szCs w:val="22"/>
              </w:rPr>
              <w:t xml:space="preserve"> distintas (</w:t>
            </w:r>
            <w:r w:rsidR="00E03C5D" w:rsidRPr="00E03C5D">
              <w:rPr>
                <w:rFonts w:eastAsiaTheme="minorEastAsia" w:cs="Arial"/>
                <w:iCs/>
                <w:szCs w:val="22"/>
              </w:rPr>
              <w:t>Self-</w:t>
            </w:r>
            <w:proofErr w:type="spellStart"/>
            <w:r w:rsidR="00E03C5D" w:rsidRPr="00E03C5D">
              <w:rPr>
                <w:rFonts w:eastAsiaTheme="minorEastAsia" w:cs="Arial"/>
                <w:iCs/>
                <w:szCs w:val="22"/>
              </w:rPr>
              <w:t>Attention</w:t>
            </w:r>
            <w:proofErr w:type="spellEnd"/>
            <w:r w:rsidR="00E03C5D" w:rsidRPr="00E03C5D">
              <w:rPr>
                <w:rFonts w:eastAsiaTheme="minorEastAsia" w:cs="Arial"/>
                <w:iCs/>
                <w:szCs w:val="22"/>
              </w:rPr>
              <w:t xml:space="preserve"> enmascarada, Cross-</w:t>
            </w:r>
            <w:proofErr w:type="spellStart"/>
            <w:r w:rsidR="00E03C5D" w:rsidRPr="00E03C5D">
              <w:rPr>
                <w:rFonts w:eastAsiaTheme="minorEastAsia" w:cs="Arial"/>
                <w:iCs/>
                <w:szCs w:val="22"/>
              </w:rPr>
              <w:t>Attention</w:t>
            </w:r>
            <w:proofErr w:type="spellEnd"/>
            <w:r w:rsidR="00E03C5D" w:rsidRPr="00E03C5D">
              <w:rPr>
                <w:rFonts w:eastAsiaTheme="minorEastAsia" w:cs="Arial"/>
                <w:iCs/>
                <w:szCs w:val="22"/>
              </w:rPr>
              <w:t xml:space="preserve">, </w:t>
            </w:r>
            <w:proofErr w:type="spellStart"/>
            <w:r w:rsidR="00E03C5D" w:rsidRPr="00E03C5D">
              <w:rPr>
                <w:rFonts w:eastAsiaTheme="minorEastAsia" w:cs="Arial"/>
                <w:iCs/>
                <w:szCs w:val="22"/>
              </w:rPr>
              <w:t>Feed</w:t>
            </w:r>
            <w:proofErr w:type="spellEnd"/>
            <w:r w:rsidR="00E03C5D" w:rsidRPr="00E03C5D">
              <w:rPr>
                <w:rFonts w:eastAsiaTheme="minorEastAsia" w:cs="Arial"/>
                <w:iCs/>
                <w:szCs w:val="22"/>
              </w:rPr>
              <w:t>-Forward</w:t>
            </w:r>
            <w:r w:rsidR="00E03C5D">
              <w:rPr>
                <w:rFonts w:eastAsiaTheme="minorEastAsia" w:cs="Arial"/>
                <w:iCs/>
                <w:szCs w:val="22"/>
              </w:rPr>
              <w:t xml:space="preserve"> – aunque esta </w:t>
            </w:r>
            <w:proofErr w:type="spellStart"/>
            <w:r w:rsidR="00E03C5D">
              <w:rPr>
                <w:rFonts w:eastAsiaTheme="minorEastAsia" w:cs="Arial"/>
                <w:iCs/>
                <w:szCs w:val="22"/>
              </w:rPr>
              <w:t>ultima</w:t>
            </w:r>
            <w:proofErr w:type="spellEnd"/>
            <w:r w:rsidR="00E03C5D">
              <w:rPr>
                <w:rFonts w:eastAsiaTheme="minorEastAsia" w:cs="Arial"/>
                <w:iCs/>
                <w:szCs w:val="22"/>
              </w:rPr>
              <w:t xml:space="preserve"> no usa el mismo esquema de </w:t>
            </w:r>
            <m:oMath>
              <m:sSup>
                <m:sSupPr>
                  <m:ctrlPr>
                    <w:rPr>
                      <w:rFonts w:ascii="Cambria Math" w:eastAsiaTheme="minorEastAsia" w:hAnsi="Cambria Math" w:cs="Arial"/>
                      <w:szCs w:val="22"/>
                    </w:rPr>
                  </m:ctrlPr>
                </m:sSupPr>
                <m:e>
                  <m:r>
                    <w:rPr>
                      <w:rFonts w:ascii="Cambria Math" w:eastAsiaTheme="minorEastAsia" w:hAnsi="Cambria Math" w:cs="Arial"/>
                      <w:szCs w:val="22"/>
                    </w:rPr>
                    <m:t>W</m:t>
                  </m:r>
                </m:e>
                <m:sup>
                  <m:r>
                    <w:rPr>
                      <w:rFonts w:ascii="Cambria Math" w:eastAsiaTheme="minorEastAsia" w:hAnsi="Cambria Math" w:cs="Arial"/>
                      <w:szCs w:val="22"/>
                    </w:rPr>
                    <m:t>Q</m:t>
                  </m:r>
                </m:sup>
              </m:sSup>
            </m:oMath>
            <w:r w:rsidR="00E03C5D">
              <w:rPr>
                <w:rFonts w:eastAsiaTheme="minorEastAsia" w:cs="Arial"/>
                <w:szCs w:val="22"/>
              </w:rPr>
              <w:t>/</w:t>
            </w:r>
            <m:oMath>
              <m:sSup>
                <m:sSupPr>
                  <m:ctrlPr>
                    <w:rPr>
                      <w:rFonts w:ascii="Cambria Math" w:eastAsiaTheme="minorEastAsia" w:hAnsi="Cambria Math" w:cs="Arial"/>
                      <w:szCs w:val="22"/>
                    </w:rPr>
                  </m:ctrlPr>
                </m:sSupPr>
                <m:e>
                  <m:r>
                    <w:rPr>
                      <w:rFonts w:ascii="Cambria Math" w:eastAsiaTheme="minorEastAsia" w:hAnsi="Cambria Math" w:cs="Arial"/>
                      <w:szCs w:val="22"/>
                    </w:rPr>
                    <m:t>W</m:t>
                  </m:r>
                </m:e>
                <m:sup>
                  <m:r>
                    <w:rPr>
                      <w:rFonts w:ascii="Cambria Math" w:eastAsiaTheme="minorEastAsia" w:hAnsi="Cambria Math" w:cs="Arial"/>
                      <w:szCs w:val="22"/>
                    </w:rPr>
                    <m:t>k</m:t>
                  </m:r>
                </m:sup>
              </m:sSup>
            </m:oMath>
            <w:r w:rsidR="00E03C5D">
              <w:rPr>
                <w:rFonts w:eastAsiaTheme="minorEastAsia" w:cs="Arial"/>
                <w:szCs w:val="22"/>
              </w:rPr>
              <w:t>/</w:t>
            </w:r>
            <m:oMath>
              <m:sSup>
                <m:sSupPr>
                  <m:ctrlPr>
                    <w:rPr>
                      <w:rFonts w:ascii="Cambria Math" w:eastAsiaTheme="minorEastAsia" w:hAnsi="Cambria Math" w:cs="Arial"/>
                      <w:szCs w:val="22"/>
                    </w:rPr>
                  </m:ctrlPr>
                </m:sSupPr>
                <m:e>
                  <m:r>
                    <w:rPr>
                      <w:rFonts w:ascii="Cambria Math" w:eastAsiaTheme="minorEastAsia" w:hAnsi="Cambria Math" w:cs="Arial"/>
                      <w:szCs w:val="22"/>
                    </w:rPr>
                    <m:t>W</m:t>
                  </m:r>
                </m:e>
                <m:sup>
                  <m:r>
                    <w:rPr>
                      <w:rFonts w:ascii="Cambria Math" w:eastAsiaTheme="minorEastAsia" w:hAnsi="Cambria Math" w:cs="Arial"/>
                      <w:szCs w:val="22"/>
                    </w:rPr>
                    <m:t>v</m:t>
                  </m:r>
                </m:sup>
              </m:sSup>
            </m:oMath>
            <w:r w:rsidR="00E03C5D">
              <w:rPr>
                <w:rFonts w:eastAsiaTheme="minorEastAsia" w:cs="Arial"/>
                <w:szCs w:val="22"/>
              </w:rPr>
              <w:t xml:space="preserve">, y cada una tiene su propio juego de 24, terminas con </w:t>
            </w:r>
            <w:r w:rsidR="00E03C5D">
              <w:rPr>
                <w:rFonts w:eastAsiaTheme="minorEastAsia" w:cs="Arial"/>
                <w:b/>
                <w:bCs/>
                <w:szCs w:val="22"/>
              </w:rPr>
              <w:t xml:space="preserve">múltiples conjuntos de 24 matrices, </w:t>
            </w:r>
            <w:r w:rsidR="00E03C5D">
              <w:rPr>
                <w:rFonts w:eastAsiaTheme="minorEastAsia" w:cs="Arial"/>
                <w:szCs w:val="22"/>
              </w:rPr>
              <w:t xml:space="preserve">todos distintos entre </w:t>
            </w:r>
            <w:proofErr w:type="spellStart"/>
            <w:r w:rsidR="00E03C5D">
              <w:rPr>
                <w:rFonts w:eastAsiaTheme="minorEastAsia" w:cs="Arial"/>
                <w:szCs w:val="22"/>
              </w:rPr>
              <w:t>si</w:t>
            </w:r>
            <w:proofErr w:type="spellEnd"/>
            <w:r w:rsidR="00E03C5D">
              <w:rPr>
                <w:rFonts w:eastAsiaTheme="minorEastAsia" w:cs="Arial"/>
                <w:szCs w:val="22"/>
              </w:rPr>
              <w:t>, por cada capa del modelo.</w:t>
            </w:r>
          </w:p>
          <w:p w14:paraId="6CE39512" w14:textId="77777777" w:rsidR="00E03C5D" w:rsidRDefault="00E03C5D" w:rsidP="002A748A">
            <w:pPr>
              <w:rPr>
                <w:rFonts w:eastAsiaTheme="minorEastAsia" w:cs="Arial"/>
                <w:iCs/>
                <w:szCs w:val="22"/>
              </w:rPr>
            </w:pPr>
          </w:p>
          <w:p w14:paraId="6A0CC335" w14:textId="77777777" w:rsidR="009B5663" w:rsidRPr="009B5663" w:rsidRDefault="009B5663" w:rsidP="009B5663">
            <w:pPr>
              <w:rPr>
                <w:rFonts w:eastAsiaTheme="minorEastAsia" w:cs="Arial"/>
                <w:b/>
                <w:bCs/>
                <w:iCs/>
                <w:szCs w:val="22"/>
              </w:rPr>
            </w:pPr>
            <w:r w:rsidRPr="009B5663">
              <w:rPr>
                <w:rFonts w:eastAsiaTheme="minorEastAsia" w:cs="Arial"/>
                <w:b/>
                <w:bCs/>
                <w:iCs/>
                <w:szCs w:val="22"/>
              </w:rPr>
              <w:t>Resumen</w:t>
            </w:r>
          </w:p>
          <w:p w14:paraId="76F1CB7D" w14:textId="44CDB372" w:rsidR="00D60EF5" w:rsidRPr="00FA24B1" w:rsidRDefault="009B5663" w:rsidP="002A748A">
            <w:pPr>
              <w:rPr>
                <w:rFonts w:eastAsiaTheme="minorEastAsia" w:cs="Arial"/>
                <w:iCs/>
                <w:szCs w:val="22"/>
              </w:rPr>
            </w:pPr>
            <w:r w:rsidRPr="009B5663">
              <w:rPr>
                <w:rFonts w:eastAsiaTheme="minorEastAsia" w:cs="Arial"/>
                <w:iCs/>
                <w:szCs w:val="22"/>
              </w:rPr>
              <w:t xml:space="preserve">Sí — dentro de una misma </w:t>
            </w:r>
            <w:proofErr w:type="spellStart"/>
            <w:r w:rsidRPr="009B5663">
              <w:rPr>
                <w:rFonts w:eastAsiaTheme="minorEastAsia" w:cs="Arial"/>
                <w:iCs/>
                <w:szCs w:val="22"/>
              </w:rPr>
              <w:t>sub-capa</w:t>
            </w:r>
            <w:proofErr w:type="spellEnd"/>
            <w:r w:rsidRPr="009B5663">
              <w:rPr>
                <w:rFonts w:eastAsiaTheme="minorEastAsia" w:cs="Arial"/>
                <w:iCs/>
                <w:szCs w:val="22"/>
              </w:rPr>
              <w:t xml:space="preserve"> (por ejemplo, Self-</w:t>
            </w:r>
            <w:proofErr w:type="spellStart"/>
            <w:r w:rsidRPr="009B5663">
              <w:rPr>
                <w:rFonts w:eastAsiaTheme="minorEastAsia" w:cs="Arial"/>
                <w:iCs/>
                <w:szCs w:val="22"/>
              </w:rPr>
              <w:t>Attention</w:t>
            </w:r>
            <w:proofErr w:type="spellEnd"/>
            <w:r w:rsidRPr="009B5663">
              <w:rPr>
                <w:rFonts w:eastAsiaTheme="minorEastAsia" w:cs="Arial"/>
                <w:iCs/>
                <w:szCs w:val="22"/>
              </w:rPr>
              <w:t xml:space="preserve"> enmascarada), las 8 cabezas tienen </w:t>
            </w:r>
            <w:r w:rsidRPr="009B5663">
              <w:rPr>
                <w:rFonts w:eastAsiaTheme="minorEastAsia" w:cs="Arial"/>
                <w:b/>
                <w:bCs/>
                <w:iCs/>
                <w:szCs w:val="22"/>
              </w:rPr>
              <w:t>pesos completamente distintos</w:t>
            </w:r>
            <w:r w:rsidRPr="009B5663">
              <w:rPr>
                <w:rFonts w:eastAsiaTheme="minorEastAsia" w:cs="Arial"/>
                <w:iCs/>
                <w:szCs w:val="22"/>
              </w:rPr>
              <w:t xml:space="preserve"> entre sí:</w:t>
            </w:r>
            <w:r>
              <w:rPr>
                <w:rFonts w:eastAsiaTheme="minorEastAsia" w:cs="Arial"/>
                <w:iCs/>
                <w:szCs w:val="22"/>
              </w:rPr>
              <w:t xml:space="preserve"> 8 matrices </w:t>
            </w:r>
            <m:oMath>
              <m:sSup>
                <m:sSupPr>
                  <m:ctrlPr>
                    <w:rPr>
                      <w:rFonts w:ascii="Cambria Math" w:eastAsiaTheme="minorEastAsia" w:hAnsi="Cambria Math" w:cs="Arial"/>
                      <w:szCs w:val="22"/>
                    </w:rPr>
                  </m:ctrlPr>
                </m:sSupPr>
                <m:e>
                  <m:r>
                    <w:rPr>
                      <w:rFonts w:ascii="Cambria Math" w:eastAsiaTheme="minorEastAsia" w:hAnsi="Cambria Math" w:cs="Arial"/>
                      <w:szCs w:val="22"/>
                    </w:rPr>
                    <m:t>W</m:t>
                  </m:r>
                </m:e>
                <m:sup>
                  <m:r>
                    <w:rPr>
                      <w:rFonts w:ascii="Cambria Math" w:eastAsiaTheme="minorEastAsia" w:hAnsi="Cambria Math" w:cs="Arial"/>
                      <w:szCs w:val="22"/>
                    </w:rPr>
                    <m:t>Q</m:t>
                  </m:r>
                </m:sup>
              </m:sSup>
            </m:oMath>
            <w:r>
              <w:rPr>
                <w:rFonts w:eastAsiaTheme="minorEastAsia" w:cs="Arial"/>
                <w:szCs w:val="22"/>
              </w:rPr>
              <w:t xml:space="preserve">distintas, 8 </w:t>
            </w:r>
            <m:oMath>
              <m:sSup>
                <m:sSupPr>
                  <m:ctrlPr>
                    <w:rPr>
                      <w:rFonts w:ascii="Cambria Math" w:eastAsiaTheme="minorEastAsia" w:hAnsi="Cambria Math" w:cs="Arial"/>
                      <w:szCs w:val="22"/>
                    </w:rPr>
                  </m:ctrlPr>
                </m:sSupPr>
                <m:e>
                  <m:r>
                    <w:rPr>
                      <w:rFonts w:ascii="Cambria Math" w:eastAsiaTheme="minorEastAsia" w:hAnsi="Cambria Math" w:cs="Arial"/>
                      <w:szCs w:val="22"/>
                    </w:rPr>
                    <m:t>W</m:t>
                  </m:r>
                </m:e>
                <m:sup>
                  <m:r>
                    <w:rPr>
                      <w:rFonts w:ascii="Cambria Math" w:eastAsiaTheme="minorEastAsia" w:hAnsi="Cambria Math" w:cs="Arial"/>
                      <w:szCs w:val="22"/>
                    </w:rPr>
                    <m:t>k</m:t>
                  </m:r>
                </m:sup>
              </m:sSup>
              <m:r>
                <w:rPr>
                  <w:rFonts w:ascii="Cambria Math" w:eastAsiaTheme="minorEastAsia" w:hAnsi="Cambria Math" w:cs="Arial"/>
                  <w:szCs w:val="22"/>
                </w:rPr>
                <m:t>distintas</m:t>
              </m:r>
            </m:oMath>
            <w:r w:rsidR="00FA24B1">
              <w:rPr>
                <w:rFonts w:eastAsiaTheme="minorEastAsia" w:cs="Arial"/>
                <w:szCs w:val="22"/>
              </w:rPr>
              <w:t xml:space="preserve"> , 8 </w:t>
            </w:r>
            <m:oMath>
              <m:sSup>
                <m:sSupPr>
                  <m:ctrlPr>
                    <w:rPr>
                      <w:rFonts w:ascii="Cambria Math" w:eastAsiaTheme="minorEastAsia" w:hAnsi="Cambria Math" w:cs="Arial"/>
                      <w:szCs w:val="22"/>
                    </w:rPr>
                  </m:ctrlPr>
                </m:sSupPr>
                <m:e>
                  <m:r>
                    <w:rPr>
                      <w:rFonts w:ascii="Cambria Math" w:eastAsiaTheme="minorEastAsia" w:hAnsi="Cambria Math" w:cs="Arial"/>
                      <w:szCs w:val="22"/>
                    </w:rPr>
                    <m:t>W</m:t>
                  </m:r>
                </m:e>
                <m:sup>
                  <m:r>
                    <w:rPr>
                      <w:rFonts w:ascii="Cambria Math" w:eastAsiaTheme="minorEastAsia" w:hAnsi="Cambria Math" w:cs="Arial"/>
                      <w:szCs w:val="22"/>
                    </w:rPr>
                    <m:t>v</m:t>
                  </m:r>
                </m:sup>
              </m:sSup>
            </m:oMath>
            <w:r w:rsidR="00FA24B1">
              <w:rPr>
                <w:rFonts w:eastAsiaTheme="minorEastAsia" w:cs="Arial"/>
                <w:szCs w:val="22"/>
              </w:rPr>
              <w:t>distintas – 24 en total, ninguna compartida.</w:t>
            </w:r>
          </w:p>
          <w:p w14:paraId="3A72B491" w14:textId="1C5C9F5E" w:rsidR="001064F0" w:rsidRPr="006C68A8" w:rsidRDefault="001064F0" w:rsidP="002A748A">
            <w:pPr>
              <w:rPr>
                <w:rFonts w:ascii="Cambria Math" w:eastAsiaTheme="minorEastAsia" w:hAnsi="Cambria Math" w:cs="Arial"/>
                <w:b/>
                <w:bCs/>
                <w:i/>
                <w:szCs w:val="22"/>
              </w:rPr>
            </w:pPr>
          </w:p>
        </w:tc>
      </w:tr>
    </w:tbl>
    <w:p w14:paraId="15CEB142" w14:textId="77777777" w:rsidR="007B7D9D" w:rsidRDefault="007B7D9D" w:rsidP="002A748A">
      <w:pPr>
        <w:rPr>
          <w:rFonts w:eastAsiaTheme="minorEastAsia" w:cs="Arial"/>
          <w:szCs w:val="22"/>
        </w:rPr>
      </w:pPr>
    </w:p>
    <w:p w14:paraId="69480ED2" w14:textId="77777777" w:rsidR="0012339A" w:rsidRPr="0012339A" w:rsidRDefault="0012339A" w:rsidP="0012339A">
      <w:pPr>
        <w:rPr>
          <w:rFonts w:eastAsiaTheme="minorEastAsia" w:cs="Arial"/>
          <w:szCs w:val="22"/>
        </w:rPr>
      </w:pPr>
      <w:r w:rsidRPr="0012339A">
        <w:rPr>
          <w:rFonts w:eastAsiaTheme="minorEastAsia" w:cs="Arial"/>
          <w:szCs w:val="22"/>
        </w:rPr>
        <w:t>Con eso ya calculado, resolvemos la fórmula de atención para cada cabeza:</w:t>
      </w:r>
    </w:p>
    <w:p w14:paraId="66B2442D" w14:textId="22889A30" w:rsidR="002A62FE" w:rsidRDefault="002A748A" w:rsidP="0012339A">
      <w:pPr>
        <w:rPr>
          <w:rFonts w:eastAsiaTheme="minorEastAsia" w:cs="Arial"/>
          <w:szCs w:val="22"/>
        </w:rPr>
      </w:pPr>
      <w:r w:rsidRPr="002A748A">
        <w:rPr>
          <w:rFonts w:eastAsiaTheme="minorEastAsia" w:cs="Arial"/>
          <w:noProof/>
          <w:szCs w:val="22"/>
        </w:rPr>
        <w:drawing>
          <wp:inline distT="0" distB="0" distL="0" distR="0" wp14:anchorId="6D8FE7D8" wp14:editId="64EC883F">
            <wp:extent cx="5044877" cy="571550"/>
            <wp:effectExtent l="19050" t="19050" r="22860" b="19050"/>
            <wp:docPr id="1088822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22593" name=""/>
                    <pic:cNvPicPr/>
                  </pic:nvPicPr>
                  <pic:blipFill>
                    <a:blip r:embed="rId216"/>
                    <a:stretch>
                      <a:fillRect/>
                    </a:stretch>
                  </pic:blipFill>
                  <pic:spPr>
                    <a:xfrm>
                      <a:off x="0" y="0"/>
                      <a:ext cx="5044877" cy="571550"/>
                    </a:xfrm>
                    <a:prstGeom prst="rect">
                      <a:avLst/>
                    </a:prstGeom>
                    <a:ln w="19050">
                      <a:solidFill>
                        <a:schemeClr val="tx1"/>
                      </a:solidFill>
                    </a:ln>
                  </pic:spPr>
                </pic:pic>
              </a:graphicData>
            </a:graphic>
          </wp:inline>
        </w:drawing>
      </w:r>
    </w:p>
    <w:p w14:paraId="0991FDA8" w14:textId="05772D3A" w:rsidR="00C41C60" w:rsidRDefault="00C41C60" w:rsidP="0012339A">
      <w:pPr>
        <w:rPr>
          <w:rFonts w:eastAsiaTheme="minorEastAsia" w:cs="Arial"/>
          <w:szCs w:val="22"/>
        </w:rPr>
      </w:pPr>
      <w:r w:rsidRPr="00C41C60">
        <w:rPr>
          <w:rFonts w:eastAsiaTheme="minorEastAsia" w:cs="Arial"/>
          <w:szCs w:val="22"/>
          <w:highlight w:val="yellow"/>
        </w:rPr>
        <w:t xml:space="preserve">[Formula de </w:t>
      </w:r>
      <w:r w:rsidRPr="00C41C60">
        <w:rPr>
          <w:rFonts w:eastAsiaTheme="minorEastAsia" w:cs="Arial"/>
          <w:b/>
          <w:bCs/>
          <w:szCs w:val="22"/>
          <w:highlight w:val="yellow"/>
        </w:rPr>
        <w:t>Self-</w:t>
      </w:r>
      <w:proofErr w:type="spellStart"/>
      <w:r w:rsidRPr="00C41C60">
        <w:rPr>
          <w:rFonts w:eastAsiaTheme="minorEastAsia" w:cs="Arial"/>
          <w:b/>
          <w:bCs/>
          <w:szCs w:val="22"/>
          <w:highlight w:val="yellow"/>
        </w:rPr>
        <w:t>Attention</w:t>
      </w:r>
      <w:proofErr w:type="spellEnd"/>
      <w:r w:rsidRPr="00C41C60">
        <w:rPr>
          <w:rFonts w:eastAsiaTheme="minorEastAsia" w:cs="Arial"/>
          <w:b/>
          <w:bCs/>
          <w:szCs w:val="22"/>
          <w:highlight w:val="yellow"/>
        </w:rPr>
        <w:t xml:space="preserve"> enmascarada</w:t>
      </w:r>
      <w:r w:rsidRPr="00C41C60">
        <w:rPr>
          <w:rFonts w:eastAsiaTheme="minorEastAsia" w:cs="Arial"/>
          <w:szCs w:val="22"/>
          <w:highlight w:val="yellow"/>
        </w:rPr>
        <w:t>]</w:t>
      </w:r>
    </w:p>
    <w:p w14:paraId="17FD5401" w14:textId="116BDD02" w:rsidR="002A748A" w:rsidRDefault="00A966E5" w:rsidP="0012339A">
      <w:pPr>
        <w:rPr>
          <w:rFonts w:eastAsiaTheme="minorEastAsia" w:cs="Arial"/>
          <w:szCs w:val="22"/>
        </w:rPr>
      </w:pPr>
      <w:r>
        <w:rPr>
          <w:rFonts w:eastAsiaTheme="minorEastAsia" w:cs="Arial"/>
          <w:szCs w:val="22"/>
        </w:rPr>
        <w:t xml:space="preserve">Como </w:t>
      </w:r>
      <w:r>
        <w:rPr>
          <w:rFonts w:eastAsiaTheme="minorEastAsia" w:cs="Arial"/>
          <w:b/>
          <w:bCs/>
          <w:szCs w:val="22"/>
        </w:rPr>
        <w:t xml:space="preserve">[inicio] </w:t>
      </w:r>
      <w:r>
        <w:rPr>
          <w:rFonts w:eastAsiaTheme="minorEastAsia" w:cs="Arial"/>
          <w:szCs w:val="22"/>
        </w:rPr>
        <w:t xml:space="preserve">es el único token disponible en esta Ronda 1, el “abanico” de comparación dentro del </w:t>
      </w:r>
      <w:proofErr w:type="spellStart"/>
      <w:r>
        <w:rPr>
          <w:rFonts w:eastAsiaTheme="minorEastAsia" w:cs="Arial"/>
          <w:szCs w:val="22"/>
        </w:rPr>
        <w:t>softmax</w:t>
      </w:r>
      <w:proofErr w:type="spellEnd"/>
      <w:r>
        <w:rPr>
          <w:rFonts w:eastAsiaTheme="minorEastAsia" w:cs="Arial"/>
          <w:szCs w:val="22"/>
        </w:rPr>
        <w:t xml:space="preserve"> tiene </w:t>
      </w:r>
      <w:r>
        <w:rPr>
          <w:rFonts w:eastAsiaTheme="minorEastAsia" w:cs="Arial"/>
          <w:b/>
          <w:bCs/>
          <w:szCs w:val="22"/>
        </w:rPr>
        <w:t xml:space="preserve">un solo candidato – </w:t>
      </w:r>
      <w:r>
        <w:rPr>
          <w:rFonts w:eastAsiaTheme="minorEastAsia" w:cs="Arial"/>
          <w:szCs w:val="22"/>
        </w:rPr>
        <w:t xml:space="preserve">el </w:t>
      </w:r>
      <w:r w:rsidR="00CD56CD">
        <w:rPr>
          <w:rFonts w:eastAsiaTheme="minorEastAsia" w:cs="Arial"/>
          <w:szCs w:val="22"/>
        </w:rPr>
        <w:t xml:space="preserve">propio </w:t>
      </w:r>
      <m:oMath>
        <m:sSub>
          <m:sSubPr>
            <m:ctrlPr>
              <w:rPr>
                <w:rFonts w:ascii="Cambria Math" w:eastAsiaTheme="minorEastAsia" w:hAnsi="Cambria Math" w:cs="Arial"/>
                <w:szCs w:val="22"/>
              </w:rPr>
            </m:ctrlPr>
          </m:sSubPr>
          <m:e>
            <m:r>
              <w:rPr>
                <w:rFonts w:ascii="Cambria Math" w:eastAsiaTheme="minorEastAsia" w:hAnsi="Cambria Math" w:cs="Arial"/>
                <w:szCs w:val="22"/>
              </w:rPr>
              <m:t>K</m:t>
            </m:r>
          </m:e>
          <m:sub>
            <m:r>
              <w:rPr>
                <w:rFonts w:ascii="Cambria Math" w:eastAsiaTheme="minorEastAsia" w:hAnsi="Cambria Math" w:cs="Arial"/>
                <w:szCs w:val="22"/>
              </w:rPr>
              <m:t>i</m:t>
            </m:r>
          </m:sub>
        </m:sSub>
      </m:oMath>
      <w:r w:rsidR="00CD56CD">
        <w:rPr>
          <w:rFonts w:eastAsiaTheme="minorEastAsia" w:cs="Arial"/>
          <w:szCs w:val="22"/>
        </w:rPr>
        <w:t xml:space="preserve"> de </w:t>
      </w:r>
      <w:r w:rsidR="00CD56CD">
        <w:rPr>
          <w:rFonts w:eastAsiaTheme="minorEastAsia" w:cs="Arial"/>
          <w:b/>
          <w:bCs/>
          <w:szCs w:val="22"/>
        </w:rPr>
        <w:t xml:space="preserve">[inicio]. </w:t>
      </w:r>
      <w:proofErr w:type="spellStart"/>
      <w:r w:rsidR="00CD56CD">
        <w:rPr>
          <w:rFonts w:eastAsiaTheme="minorEastAsia" w:cs="Arial"/>
          <w:szCs w:val="22"/>
        </w:rPr>
        <w:t>Softmax</w:t>
      </w:r>
      <w:proofErr w:type="spellEnd"/>
      <w:r w:rsidR="00CD56CD">
        <w:rPr>
          <w:rFonts w:eastAsiaTheme="minorEastAsia" w:cs="Arial"/>
          <w:szCs w:val="22"/>
        </w:rPr>
        <w:t xml:space="preserve">, aplicado a una lista de un solo </w:t>
      </w:r>
      <w:proofErr w:type="spellStart"/>
      <w:r w:rsidR="00CD56CD">
        <w:rPr>
          <w:rFonts w:eastAsiaTheme="minorEastAsia" w:cs="Arial"/>
          <w:szCs w:val="22"/>
        </w:rPr>
        <w:t>numero</w:t>
      </w:r>
      <w:proofErr w:type="spellEnd"/>
      <w:r w:rsidR="00CD56CD">
        <w:rPr>
          <w:rFonts w:eastAsiaTheme="minorEastAsia" w:cs="Arial"/>
          <w:szCs w:val="22"/>
        </w:rPr>
        <w:t xml:space="preserve">, siempre da 100% a ese único elemento (no hay nada </w:t>
      </w:r>
      <w:proofErr w:type="spellStart"/>
      <w:r w:rsidR="00CD56CD">
        <w:rPr>
          <w:rFonts w:eastAsiaTheme="minorEastAsia" w:cs="Arial"/>
          <w:szCs w:val="22"/>
        </w:rPr>
        <w:t>mas</w:t>
      </w:r>
      <w:proofErr w:type="spellEnd"/>
      <w:r w:rsidR="00CD56CD">
        <w:rPr>
          <w:rFonts w:eastAsiaTheme="minorEastAsia" w:cs="Arial"/>
          <w:szCs w:val="22"/>
        </w:rPr>
        <w:t xml:space="preserve"> entre lo que repartir el 100%). Por eso, en este </w:t>
      </w:r>
      <w:r w:rsidR="00602410">
        <w:rPr>
          <w:rFonts w:eastAsiaTheme="minorEastAsia" w:cs="Arial"/>
          <w:szCs w:val="22"/>
        </w:rPr>
        <w:t>caso</w:t>
      </w:r>
      <w:r w:rsidR="00CD56CD">
        <w:rPr>
          <w:rFonts w:eastAsiaTheme="minorEastAsia" w:cs="Arial"/>
          <w:szCs w:val="22"/>
        </w:rPr>
        <w:t xml:space="preserve"> particular, el resultado de cada cabeza termina siendo, </w:t>
      </w:r>
      <w:proofErr w:type="spellStart"/>
      <w:r w:rsidR="00CD56CD">
        <w:rPr>
          <w:rFonts w:eastAsiaTheme="minorEastAsia" w:cs="Arial"/>
          <w:szCs w:val="22"/>
        </w:rPr>
        <w:t>lietralmente</w:t>
      </w:r>
      <w:proofErr w:type="spellEnd"/>
      <w:r w:rsidR="00CD56CD">
        <w:rPr>
          <w:rFonts w:eastAsiaTheme="minorEastAsia" w:cs="Arial"/>
          <w:szCs w:val="22"/>
        </w:rPr>
        <w:t xml:space="preserve">, su propio </w:t>
      </w:r>
      <w:proofErr w:type="spellStart"/>
      <w:r w:rsidR="00CD56CD">
        <w:rPr>
          <w:rFonts w:eastAsiaTheme="minorEastAsia" w:cs="Arial"/>
          <w:szCs w:val="22"/>
        </w:rPr>
        <w:t>Value</w:t>
      </w:r>
      <w:proofErr w:type="spellEnd"/>
      <w:r w:rsidR="00CD56CD">
        <w:rPr>
          <w:rFonts w:eastAsiaTheme="minorEastAsia" w:cs="Arial"/>
          <w:szCs w:val="22"/>
        </w:rPr>
        <w:t>:</w:t>
      </w:r>
    </w:p>
    <w:p w14:paraId="131B8F2C" w14:textId="2E76C9F0" w:rsidR="00CD56CD" w:rsidRDefault="007D6775" w:rsidP="0012339A">
      <w:pPr>
        <w:rPr>
          <w:rFonts w:eastAsiaTheme="minorEastAsia" w:cs="Arial"/>
          <w:szCs w:val="22"/>
        </w:rPr>
      </w:pPr>
      <w:r w:rsidRPr="007D6775">
        <w:rPr>
          <w:rFonts w:eastAsiaTheme="minorEastAsia" w:cs="Arial"/>
          <w:noProof/>
          <w:szCs w:val="22"/>
        </w:rPr>
        <w:lastRenderedPageBreak/>
        <w:drawing>
          <wp:inline distT="0" distB="0" distL="0" distR="0" wp14:anchorId="1E2DD25C" wp14:editId="70690407">
            <wp:extent cx="5281118" cy="281964"/>
            <wp:effectExtent l="19050" t="19050" r="15240" b="22860"/>
            <wp:docPr id="1253050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50135" name=""/>
                    <pic:cNvPicPr/>
                  </pic:nvPicPr>
                  <pic:blipFill>
                    <a:blip r:embed="rId217"/>
                    <a:stretch>
                      <a:fillRect/>
                    </a:stretch>
                  </pic:blipFill>
                  <pic:spPr>
                    <a:xfrm>
                      <a:off x="0" y="0"/>
                      <a:ext cx="5281118" cy="281964"/>
                    </a:xfrm>
                    <a:prstGeom prst="rect">
                      <a:avLst/>
                    </a:prstGeom>
                    <a:ln w="19050">
                      <a:solidFill>
                        <a:schemeClr val="tx1"/>
                      </a:solidFill>
                    </a:ln>
                  </pic:spPr>
                </pic:pic>
              </a:graphicData>
            </a:graphic>
          </wp:inline>
        </w:drawing>
      </w:r>
    </w:p>
    <w:p w14:paraId="7A9B6A21" w14:textId="7C755F18" w:rsidR="00D67379" w:rsidRDefault="00D67379" w:rsidP="0012339A">
      <w:pPr>
        <w:rPr>
          <w:rFonts w:eastAsiaTheme="minorEastAsia" w:cs="Arial"/>
          <w:szCs w:val="22"/>
        </w:rPr>
      </w:pPr>
      <w:r w:rsidRPr="00D67379">
        <w:rPr>
          <w:rFonts w:eastAsiaTheme="minorEastAsia" w:cs="Arial"/>
          <w:noProof/>
          <w:szCs w:val="22"/>
        </w:rPr>
        <w:drawing>
          <wp:inline distT="0" distB="0" distL="0" distR="0" wp14:anchorId="1D2C50D1" wp14:editId="48277A76">
            <wp:extent cx="6073666" cy="1348857"/>
            <wp:effectExtent l="38100" t="38100" r="41910" b="41910"/>
            <wp:docPr id="1564661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61010" name=""/>
                    <pic:cNvPicPr/>
                  </pic:nvPicPr>
                  <pic:blipFill>
                    <a:blip r:embed="rId218"/>
                    <a:stretch>
                      <a:fillRect/>
                    </a:stretch>
                  </pic:blipFill>
                  <pic:spPr>
                    <a:xfrm>
                      <a:off x="0" y="0"/>
                      <a:ext cx="6073666" cy="1348857"/>
                    </a:xfrm>
                    <a:prstGeom prst="rect">
                      <a:avLst/>
                    </a:prstGeom>
                    <a:ln w="28575">
                      <a:solidFill>
                        <a:schemeClr val="tx1"/>
                      </a:solidFill>
                    </a:ln>
                  </pic:spPr>
                </pic:pic>
              </a:graphicData>
            </a:graphic>
          </wp:inline>
        </w:drawing>
      </w:r>
      <w:r w:rsidR="00C77B6A" w:rsidRPr="00C77B6A">
        <w:rPr>
          <w:rFonts w:eastAsiaTheme="minorEastAsia" w:cs="Arial"/>
          <w:noProof/>
          <w:szCs w:val="22"/>
        </w:rPr>
        <w:drawing>
          <wp:inline distT="0" distB="0" distL="0" distR="0" wp14:anchorId="70730B96" wp14:editId="202B372C">
            <wp:extent cx="6107430" cy="672789"/>
            <wp:effectExtent l="19050" t="19050" r="7620" b="13335"/>
            <wp:docPr id="464773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73843" name=""/>
                    <pic:cNvPicPr/>
                  </pic:nvPicPr>
                  <pic:blipFill>
                    <a:blip r:embed="rId219"/>
                    <a:stretch>
                      <a:fillRect/>
                    </a:stretch>
                  </pic:blipFill>
                  <pic:spPr>
                    <a:xfrm>
                      <a:off x="0" y="0"/>
                      <a:ext cx="6115586" cy="673687"/>
                    </a:xfrm>
                    <a:prstGeom prst="rect">
                      <a:avLst/>
                    </a:prstGeom>
                    <a:ln w="12700">
                      <a:solidFill>
                        <a:schemeClr val="tx1"/>
                      </a:solidFill>
                    </a:ln>
                  </pic:spPr>
                </pic:pic>
              </a:graphicData>
            </a:graphic>
          </wp:inline>
        </w:drawing>
      </w:r>
    </w:p>
    <w:p w14:paraId="1CC56DF2" w14:textId="2EB6B467" w:rsidR="00341298" w:rsidRDefault="00341298" w:rsidP="0012339A">
      <w:pPr>
        <w:rPr>
          <w:rFonts w:eastAsiaTheme="minorEastAsia" w:cs="Arial"/>
          <w:szCs w:val="22"/>
        </w:rPr>
      </w:pPr>
      <w:r w:rsidRPr="00341298">
        <w:rPr>
          <w:rFonts w:eastAsiaTheme="minorEastAsia" w:cs="Arial"/>
          <w:szCs w:val="22"/>
          <w:highlight w:val="yellow"/>
        </w:rPr>
        <w:t>[</w:t>
      </w:r>
      <w:r w:rsidRPr="00341298">
        <w:rPr>
          <w:rFonts w:eastAsiaTheme="minorEastAsia" w:cs="Arial"/>
          <w:b/>
          <w:bCs/>
          <w:szCs w:val="22"/>
          <w:highlight w:val="yellow"/>
        </w:rPr>
        <w:t xml:space="preserve">termina acá para el </w:t>
      </w:r>
      <w:proofErr w:type="spellStart"/>
      <w:r w:rsidRPr="00341298">
        <w:rPr>
          <w:rFonts w:eastAsiaTheme="minorEastAsia" w:cs="Arial"/>
          <w:b/>
          <w:bCs/>
          <w:szCs w:val="22"/>
          <w:highlight w:val="yellow"/>
        </w:rPr>
        <w:t>md</w:t>
      </w:r>
      <w:proofErr w:type="spellEnd"/>
      <w:r w:rsidRPr="00341298">
        <w:rPr>
          <w:rFonts w:eastAsiaTheme="minorEastAsia" w:cs="Arial"/>
          <w:szCs w:val="22"/>
          <w:highlight w:val="yellow"/>
        </w:rPr>
        <w:t>]</w:t>
      </w:r>
    </w:p>
    <w:p w14:paraId="032E92CA" w14:textId="77777777" w:rsidR="00341298" w:rsidRDefault="00341298" w:rsidP="0012339A">
      <w:pPr>
        <w:rPr>
          <w:rFonts w:eastAsiaTheme="minorEastAsia" w:cs="Arial"/>
          <w:szCs w:val="22"/>
        </w:rPr>
      </w:pPr>
    </w:p>
    <w:p w14:paraId="2C672768" w14:textId="77777777" w:rsidR="00341298" w:rsidRDefault="00341298" w:rsidP="0012339A">
      <w:pPr>
        <w:rPr>
          <w:rFonts w:eastAsiaTheme="minorEastAsia" w:cs="Arial"/>
          <w:szCs w:val="22"/>
        </w:rPr>
      </w:pPr>
    </w:p>
    <w:p w14:paraId="45F5EE66" w14:textId="77777777" w:rsidR="00341298" w:rsidRDefault="00341298" w:rsidP="0012339A">
      <w:pPr>
        <w:rPr>
          <w:rFonts w:eastAsiaTheme="minorEastAsia" w:cs="Arial"/>
          <w:szCs w:val="22"/>
        </w:rPr>
      </w:pPr>
    </w:p>
    <w:p w14:paraId="30335288" w14:textId="77777777" w:rsidR="00341298" w:rsidRDefault="00341298" w:rsidP="0012339A">
      <w:pPr>
        <w:rPr>
          <w:rFonts w:eastAsiaTheme="minorEastAsia" w:cs="Arial"/>
          <w:szCs w:val="22"/>
        </w:rPr>
      </w:pPr>
    </w:p>
    <w:p w14:paraId="4CB7CAF7" w14:textId="77777777" w:rsidR="00341298" w:rsidRDefault="00341298" w:rsidP="0012339A">
      <w:pPr>
        <w:rPr>
          <w:rFonts w:eastAsiaTheme="minorEastAsia" w:cs="Arial"/>
          <w:szCs w:val="22"/>
        </w:rPr>
      </w:pPr>
    </w:p>
    <w:p w14:paraId="07F8D922" w14:textId="77777777" w:rsidR="00341298" w:rsidRDefault="00341298" w:rsidP="0012339A">
      <w:pPr>
        <w:rPr>
          <w:rFonts w:eastAsiaTheme="minorEastAsia" w:cs="Arial"/>
          <w:szCs w:val="22"/>
        </w:rPr>
      </w:pPr>
    </w:p>
    <w:p w14:paraId="77C9C643" w14:textId="77777777" w:rsidR="00341298" w:rsidRDefault="00341298" w:rsidP="0012339A">
      <w:pPr>
        <w:rPr>
          <w:rFonts w:eastAsiaTheme="minorEastAsia" w:cs="Arial"/>
          <w:szCs w:val="22"/>
        </w:rPr>
      </w:pPr>
    </w:p>
    <w:p w14:paraId="18D6A971" w14:textId="77777777" w:rsidR="00341298" w:rsidRDefault="00341298" w:rsidP="0012339A">
      <w:pPr>
        <w:rPr>
          <w:rFonts w:eastAsiaTheme="minorEastAsia" w:cs="Arial"/>
          <w:szCs w:val="22"/>
        </w:rPr>
      </w:pPr>
    </w:p>
    <w:p w14:paraId="6D88747B" w14:textId="77777777" w:rsidR="00341298" w:rsidRDefault="00341298" w:rsidP="0012339A">
      <w:pPr>
        <w:rPr>
          <w:rFonts w:eastAsiaTheme="minorEastAsia" w:cs="Arial"/>
          <w:szCs w:val="22"/>
        </w:rPr>
      </w:pPr>
    </w:p>
    <w:p w14:paraId="65B58E40" w14:textId="77777777" w:rsidR="00341298" w:rsidRDefault="00341298" w:rsidP="0012339A">
      <w:pPr>
        <w:rPr>
          <w:rFonts w:eastAsiaTheme="minorEastAsia" w:cs="Arial"/>
          <w:szCs w:val="22"/>
        </w:rPr>
      </w:pPr>
    </w:p>
    <w:p w14:paraId="20BE53BE" w14:textId="77777777" w:rsidR="00341298" w:rsidRDefault="00341298" w:rsidP="0012339A">
      <w:pPr>
        <w:rPr>
          <w:rFonts w:eastAsiaTheme="minorEastAsia" w:cs="Arial"/>
          <w:szCs w:val="22"/>
        </w:rPr>
      </w:pPr>
    </w:p>
    <w:p w14:paraId="3D2D7D56" w14:textId="77777777" w:rsidR="00341298" w:rsidRDefault="00341298" w:rsidP="0012339A">
      <w:pPr>
        <w:rPr>
          <w:rFonts w:eastAsiaTheme="minorEastAsia" w:cs="Arial"/>
          <w:szCs w:val="22"/>
        </w:rPr>
      </w:pPr>
    </w:p>
    <w:p w14:paraId="246F7CB6" w14:textId="77777777" w:rsidR="00341298" w:rsidRDefault="00341298" w:rsidP="0012339A">
      <w:pPr>
        <w:rPr>
          <w:rFonts w:eastAsiaTheme="minorEastAsia" w:cs="Arial"/>
          <w:szCs w:val="22"/>
        </w:rPr>
      </w:pPr>
    </w:p>
    <w:p w14:paraId="582EAD4F" w14:textId="77777777" w:rsidR="00341298" w:rsidRDefault="00341298" w:rsidP="0012339A">
      <w:pPr>
        <w:rPr>
          <w:rFonts w:eastAsiaTheme="minorEastAsia" w:cs="Arial"/>
          <w:szCs w:val="22"/>
        </w:rPr>
      </w:pPr>
    </w:p>
    <w:p w14:paraId="64055461" w14:textId="77777777" w:rsidR="00341298" w:rsidRDefault="00341298" w:rsidP="0012339A">
      <w:pPr>
        <w:rPr>
          <w:rFonts w:eastAsiaTheme="minorEastAsia" w:cs="Arial"/>
          <w:szCs w:val="22"/>
        </w:rPr>
      </w:pPr>
    </w:p>
    <w:p w14:paraId="29E4850C" w14:textId="77777777" w:rsidR="00341298" w:rsidRDefault="00341298" w:rsidP="0012339A">
      <w:pPr>
        <w:rPr>
          <w:rFonts w:eastAsiaTheme="minorEastAsia" w:cs="Arial"/>
          <w:szCs w:val="22"/>
        </w:rPr>
      </w:pPr>
    </w:p>
    <w:p w14:paraId="7182D2E1" w14:textId="77777777" w:rsidR="00341298" w:rsidRDefault="00341298" w:rsidP="0012339A">
      <w:pPr>
        <w:rPr>
          <w:rFonts w:eastAsiaTheme="minorEastAsia" w:cs="Arial"/>
          <w:szCs w:val="22"/>
        </w:rPr>
      </w:pPr>
    </w:p>
    <w:p w14:paraId="498AD4F6" w14:textId="77777777" w:rsidR="00341298" w:rsidRDefault="00341298" w:rsidP="0012339A">
      <w:pPr>
        <w:rPr>
          <w:rFonts w:eastAsiaTheme="minorEastAsia" w:cs="Arial"/>
          <w:szCs w:val="22"/>
        </w:rPr>
      </w:pPr>
    </w:p>
    <w:p w14:paraId="44D2DD70" w14:textId="77777777" w:rsidR="00341298" w:rsidRDefault="00341298" w:rsidP="0012339A">
      <w:pPr>
        <w:rPr>
          <w:rFonts w:eastAsiaTheme="minorEastAsia" w:cs="Arial"/>
          <w:szCs w:val="22"/>
        </w:rPr>
      </w:pPr>
    </w:p>
    <w:p w14:paraId="72144975" w14:textId="77777777" w:rsidR="00341298" w:rsidRDefault="00341298" w:rsidP="0012339A">
      <w:pPr>
        <w:rPr>
          <w:rFonts w:eastAsiaTheme="minorEastAsia" w:cs="Arial"/>
          <w:szCs w:val="22"/>
        </w:rPr>
      </w:pPr>
    </w:p>
    <w:p w14:paraId="7E813EAC" w14:textId="77777777" w:rsidR="00341298" w:rsidRDefault="00341298" w:rsidP="0012339A">
      <w:pPr>
        <w:rPr>
          <w:rFonts w:eastAsiaTheme="minorEastAsia" w:cs="Arial"/>
          <w:szCs w:val="22"/>
        </w:rPr>
      </w:pPr>
    </w:p>
    <w:p w14:paraId="3976728C" w14:textId="77777777" w:rsidR="00341298" w:rsidRDefault="00341298" w:rsidP="0012339A">
      <w:pPr>
        <w:rPr>
          <w:rFonts w:eastAsiaTheme="minorEastAsia" w:cs="Arial"/>
          <w:szCs w:val="22"/>
        </w:rPr>
      </w:pPr>
    </w:p>
    <w:p w14:paraId="16337752" w14:textId="77777777" w:rsidR="00341298" w:rsidRDefault="00341298" w:rsidP="0012339A">
      <w:pPr>
        <w:rPr>
          <w:rFonts w:eastAsiaTheme="minorEastAsia" w:cs="Arial"/>
          <w:szCs w:val="22"/>
        </w:rPr>
      </w:pPr>
    </w:p>
    <w:p w14:paraId="5F443724" w14:textId="64C9026E" w:rsidR="00341298" w:rsidRPr="00362B7F" w:rsidRDefault="00341298" w:rsidP="00341298">
      <w:pPr>
        <w:pStyle w:val="Ttulo6"/>
        <w:rPr>
          <w:rFonts w:eastAsiaTheme="minorEastAsia"/>
          <w:b/>
          <w:bCs/>
          <w:i w:val="0"/>
          <w:iCs w:val="0"/>
          <w:sz w:val="24"/>
          <w:szCs w:val="28"/>
        </w:rPr>
      </w:pPr>
      <w:r w:rsidRPr="00362B7F">
        <w:rPr>
          <w:rFonts w:eastAsiaTheme="minorEastAsia"/>
          <w:b/>
          <w:bCs/>
          <w:i w:val="0"/>
          <w:iCs w:val="0"/>
          <w:sz w:val="24"/>
          <w:szCs w:val="28"/>
          <w:highlight w:val="yellow"/>
        </w:rPr>
        <w:t>1.12.10.4.2.1: P</w:t>
      </w:r>
      <w:r w:rsidR="00362B7F" w:rsidRPr="00362B7F">
        <w:rPr>
          <w:rFonts w:eastAsiaTheme="minorEastAsia"/>
          <w:b/>
          <w:bCs/>
          <w:i w:val="0"/>
          <w:iCs w:val="0"/>
          <w:sz w:val="24"/>
          <w:szCs w:val="28"/>
          <w:highlight w:val="yellow"/>
        </w:rPr>
        <w:t>1</w:t>
      </w:r>
      <w:r w:rsidRPr="00362B7F">
        <w:rPr>
          <w:rFonts w:eastAsiaTheme="minorEastAsia"/>
          <w:b/>
          <w:bCs/>
          <w:i w:val="0"/>
          <w:iCs w:val="0"/>
          <w:sz w:val="24"/>
          <w:szCs w:val="28"/>
          <w:highlight w:val="yellow"/>
        </w:rPr>
        <w:t xml:space="preserve">: La </w:t>
      </w:r>
      <w:proofErr w:type="spellStart"/>
      <w:r w:rsidRPr="00362B7F">
        <w:rPr>
          <w:rFonts w:eastAsiaTheme="minorEastAsia"/>
          <w:b/>
          <w:bCs/>
          <w:i w:val="0"/>
          <w:iCs w:val="0"/>
          <w:sz w:val="24"/>
          <w:szCs w:val="28"/>
          <w:highlight w:val="yellow"/>
        </w:rPr>
        <w:t>formula</w:t>
      </w:r>
      <w:proofErr w:type="spellEnd"/>
      <w:r w:rsidRPr="00362B7F">
        <w:rPr>
          <w:rFonts w:eastAsiaTheme="minorEastAsia"/>
          <w:b/>
          <w:bCs/>
          <w:i w:val="0"/>
          <w:iCs w:val="0"/>
          <w:sz w:val="24"/>
          <w:szCs w:val="28"/>
          <w:highlight w:val="yellow"/>
        </w:rPr>
        <w:t xml:space="preserve"> completa de Self-</w:t>
      </w:r>
      <w:proofErr w:type="spellStart"/>
      <w:r w:rsidRPr="00362B7F">
        <w:rPr>
          <w:rFonts w:eastAsiaTheme="minorEastAsia"/>
          <w:b/>
          <w:bCs/>
          <w:i w:val="0"/>
          <w:iCs w:val="0"/>
          <w:sz w:val="24"/>
          <w:szCs w:val="28"/>
          <w:highlight w:val="yellow"/>
        </w:rPr>
        <w:t>Attention</w:t>
      </w:r>
      <w:proofErr w:type="spellEnd"/>
      <w:r w:rsidRPr="00362B7F">
        <w:rPr>
          <w:rFonts w:eastAsiaTheme="minorEastAsia"/>
          <w:b/>
          <w:bCs/>
          <w:i w:val="0"/>
          <w:iCs w:val="0"/>
          <w:sz w:val="24"/>
          <w:szCs w:val="28"/>
          <w:highlight w:val="yellow"/>
        </w:rPr>
        <w:t xml:space="preserve"> enmascarada</w:t>
      </w:r>
    </w:p>
    <w:p w14:paraId="4BBD4B03" w14:textId="4DD452FE" w:rsidR="00785A87" w:rsidRDefault="00A024A0" w:rsidP="00650E95">
      <w:pPr>
        <w:rPr>
          <w:b/>
          <w:bCs/>
        </w:rPr>
      </w:pPr>
      <w:r w:rsidRPr="00A024A0">
        <w:rPr>
          <w:b/>
          <w:bCs/>
          <w:noProof/>
        </w:rPr>
        <w:drawing>
          <wp:inline distT="0" distB="0" distL="0" distR="0" wp14:anchorId="6580CA11" wp14:editId="1AF9CE5F">
            <wp:extent cx="5916930" cy="4349328"/>
            <wp:effectExtent l="19050" t="19050" r="26670" b="13335"/>
            <wp:docPr id="415976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76630" name=""/>
                    <pic:cNvPicPr/>
                  </pic:nvPicPr>
                  <pic:blipFill>
                    <a:blip r:embed="rId220"/>
                    <a:stretch>
                      <a:fillRect/>
                    </a:stretch>
                  </pic:blipFill>
                  <pic:spPr>
                    <a:xfrm>
                      <a:off x="0" y="0"/>
                      <a:ext cx="5928325" cy="4357704"/>
                    </a:xfrm>
                    <a:prstGeom prst="rect">
                      <a:avLst/>
                    </a:prstGeom>
                    <a:ln w="19050">
                      <a:solidFill>
                        <a:schemeClr val="tx1"/>
                      </a:solidFill>
                    </a:ln>
                  </pic:spPr>
                </pic:pic>
              </a:graphicData>
            </a:graphic>
          </wp:inline>
        </w:drawing>
      </w:r>
    </w:p>
    <w:p w14:paraId="7EDE6206" w14:textId="77777777" w:rsidR="00633CD3" w:rsidRDefault="00633CD3" w:rsidP="00650E95">
      <w:pPr>
        <w:rPr>
          <w:b/>
          <w:bCs/>
        </w:rPr>
      </w:pPr>
    </w:p>
    <w:p w14:paraId="02089975" w14:textId="6982CB1E" w:rsidR="00362B7F" w:rsidRPr="00362B7F" w:rsidRDefault="00362B7F" w:rsidP="00362B7F">
      <w:pPr>
        <w:pStyle w:val="Ttulo6"/>
        <w:rPr>
          <w:rFonts w:eastAsiaTheme="minorEastAsia"/>
          <w:b/>
          <w:bCs/>
          <w:i w:val="0"/>
          <w:iCs w:val="0"/>
          <w:sz w:val="24"/>
          <w:szCs w:val="28"/>
        </w:rPr>
      </w:pPr>
      <w:r w:rsidRPr="00362B7F">
        <w:rPr>
          <w:rFonts w:eastAsiaTheme="minorEastAsia"/>
          <w:b/>
          <w:bCs/>
          <w:i w:val="0"/>
          <w:iCs w:val="0"/>
          <w:sz w:val="24"/>
          <w:szCs w:val="28"/>
          <w:highlight w:val="yellow"/>
        </w:rPr>
        <w:t>1.12.10.4.2.2: P2: Para [inicio], que valor podrían tener Q, K y V</w:t>
      </w:r>
    </w:p>
    <w:tbl>
      <w:tblPr>
        <w:tblStyle w:val="Tablaconcuadrcula"/>
        <w:tblW w:w="0" w:type="auto"/>
        <w:tblLook w:val="04A0" w:firstRow="1" w:lastRow="0" w:firstColumn="1" w:lastColumn="0" w:noHBand="0" w:noVBand="1"/>
      </w:tblPr>
      <w:tblGrid>
        <w:gridCol w:w="10754"/>
      </w:tblGrid>
      <w:tr w:rsidR="00633CD3" w14:paraId="7FC982FB" w14:textId="77777777" w:rsidTr="00633CD3">
        <w:tc>
          <w:tcPr>
            <w:tcW w:w="10790" w:type="dxa"/>
            <w:tcBorders>
              <w:top w:val="single" w:sz="18" w:space="0" w:color="auto"/>
              <w:left w:val="single" w:sz="18" w:space="0" w:color="auto"/>
              <w:bottom w:val="single" w:sz="18" w:space="0" w:color="auto"/>
              <w:right w:val="single" w:sz="18" w:space="0" w:color="auto"/>
            </w:tcBorders>
          </w:tcPr>
          <w:p w14:paraId="1F2A600F" w14:textId="07E68F07" w:rsidR="00633CD3" w:rsidRDefault="00633CD3" w:rsidP="00650E95">
            <w:pPr>
              <w:rPr>
                <w:b/>
                <w:bCs/>
              </w:rPr>
            </w:pPr>
            <w:r w:rsidRPr="00633CD3">
              <w:rPr>
                <w:b/>
                <w:bCs/>
                <w:noProof/>
              </w:rPr>
              <w:drawing>
                <wp:inline distT="0" distB="0" distL="0" distR="0" wp14:anchorId="3309A66F" wp14:editId="1AC88B75">
                  <wp:extent cx="2758679" cy="419136"/>
                  <wp:effectExtent l="19050" t="19050" r="22860" b="19050"/>
                  <wp:docPr id="491494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94884" name=""/>
                          <pic:cNvPicPr/>
                        </pic:nvPicPr>
                        <pic:blipFill>
                          <a:blip r:embed="rId221"/>
                          <a:stretch>
                            <a:fillRect/>
                          </a:stretch>
                        </pic:blipFill>
                        <pic:spPr>
                          <a:xfrm>
                            <a:off x="0" y="0"/>
                            <a:ext cx="2758679" cy="419136"/>
                          </a:xfrm>
                          <a:prstGeom prst="rect">
                            <a:avLst/>
                          </a:prstGeom>
                          <a:ln w="19050">
                            <a:solidFill>
                              <a:schemeClr val="tx1"/>
                            </a:solidFill>
                          </a:ln>
                        </pic:spPr>
                      </pic:pic>
                    </a:graphicData>
                  </a:graphic>
                </wp:inline>
              </w:drawing>
            </w:r>
          </w:p>
          <w:p w14:paraId="7A9804DA" w14:textId="77777777" w:rsidR="0032729F" w:rsidRPr="0032729F" w:rsidRDefault="0032729F" w:rsidP="0032729F">
            <w:r w:rsidRPr="0032729F">
              <w:t>Buena pregunta para poner números — vamos a inventar valores concretos para [inicio], siguiendo el mismo estilo simplificado (1 dimensión) que venimos usando en todo el documento.</w:t>
            </w:r>
          </w:p>
          <w:p w14:paraId="21224D14" w14:textId="77777777" w:rsidR="00633CD3" w:rsidRDefault="00633CD3" w:rsidP="00650E95"/>
          <w:p w14:paraId="1568DC2B" w14:textId="77777777" w:rsidR="0032729F" w:rsidRPr="005A7D9C" w:rsidRDefault="0032729F" w:rsidP="0032729F">
            <w:pPr>
              <w:rPr>
                <w:b/>
                <w:bCs/>
                <w:sz w:val="24"/>
                <w:szCs w:val="28"/>
              </w:rPr>
            </w:pPr>
            <w:r w:rsidRPr="005A7D9C">
              <w:rPr>
                <w:b/>
                <w:bCs/>
                <w:sz w:val="24"/>
                <w:szCs w:val="28"/>
                <w:highlight w:val="yellow"/>
              </w:rPr>
              <w:t>Aclaración honesta antes de dar los números</w:t>
            </w:r>
          </w:p>
          <w:p w14:paraId="0A420DAB" w14:textId="26F14053" w:rsidR="00633CD3" w:rsidRDefault="007933D6" w:rsidP="00650E95">
            <w:r>
              <w:t xml:space="preserve">Como ya vimos: no hay forma de “calcular” estos valores sin un modelo real entrenado – así que, </w:t>
            </w:r>
            <w:proofErr w:type="spellStart"/>
            <w:r>
              <w:t>igualque</w:t>
            </w:r>
            <w:proofErr w:type="spellEnd"/>
            <w:r>
              <w:t xml:space="preserve"> </w:t>
            </w:r>
            <w:proofErr w:type="spellStart"/>
            <w:r>
              <w:t>hicismos</w:t>
            </w:r>
            <w:proofErr w:type="spellEnd"/>
            <w:r>
              <w:t xml:space="preserve"> con “</w:t>
            </w:r>
            <w:proofErr w:type="spellStart"/>
            <w:r>
              <w:t>eats</w:t>
            </w:r>
            <w:proofErr w:type="spellEnd"/>
            <w:r>
              <w:t>”, “</w:t>
            </w:r>
            <w:proofErr w:type="spellStart"/>
            <w:r>
              <w:t>dog</w:t>
            </w:r>
            <w:proofErr w:type="spellEnd"/>
            <w:r>
              <w:t xml:space="preserve">”, “Hund”, estos van a ser </w:t>
            </w:r>
            <w:r>
              <w:rPr>
                <w:b/>
                <w:bCs/>
              </w:rPr>
              <w:t xml:space="preserve">valores inventados, </w:t>
            </w:r>
            <w:r>
              <w:t>a modo ilustrativo, no el resultado de multiplicar contra una matriz W real.</w:t>
            </w:r>
          </w:p>
          <w:p w14:paraId="22B8B466" w14:textId="77777777" w:rsidR="007933D6" w:rsidRDefault="007933D6" w:rsidP="00650E95"/>
          <w:p w14:paraId="1371BCE9" w14:textId="77777777" w:rsidR="005A7D9C" w:rsidRDefault="005A7D9C" w:rsidP="005A7D9C">
            <w:pPr>
              <w:rPr>
                <w:b/>
                <w:bCs/>
              </w:rPr>
            </w:pPr>
            <w:r w:rsidRPr="005A7D9C">
              <w:rPr>
                <w:b/>
                <w:bCs/>
              </w:rPr>
              <w:t>Valores inventados para [inicio], en Self-</w:t>
            </w:r>
            <w:proofErr w:type="spellStart"/>
            <w:r w:rsidRPr="005A7D9C">
              <w:rPr>
                <w:b/>
                <w:bCs/>
              </w:rPr>
              <w:t>Attention</w:t>
            </w:r>
            <w:proofErr w:type="spellEnd"/>
            <w:r w:rsidRPr="005A7D9C">
              <w:rPr>
                <w:b/>
                <w:bCs/>
              </w:rPr>
              <w:t xml:space="preserve"> enmascarada (Cabeza 1, simplificado a 1 dimensión)</w:t>
            </w:r>
          </w:p>
          <w:p w14:paraId="677DEAD3" w14:textId="2C9187CE" w:rsidR="005A7D9C" w:rsidRPr="007933D6" w:rsidRDefault="00B72471" w:rsidP="00650E95">
            <w:r w:rsidRPr="00B72471">
              <w:rPr>
                <w:b/>
                <w:bCs/>
                <w:noProof/>
              </w:rPr>
              <w:drawing>
                <wp:inline distT="0" distB="0" distL="0" distR="0" wp14:anchorId="2020DDE3" wp14:editId="4496C064">
                  <wp:extent cx="5715762" cy="544830"/>
                  <wp:effectExtent l="19050" t="19050" r="18415" b="26670"/>
                  <wp:docPr id="1367069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69491" name=""/>
                          <pic:cNvPicPr/>
                        </pic:nvPicPr>
                        <pic:blipFill>
                          <a:blip r:embed="rId222"/>
                          <a:stretch>
                            <a:fillRect/>
                          </a:stretch>
                        </pic:blipFill>
                        <pic:spPr>
                          <a:xfrm>
                            <a:off x="0" y="0"/>
                            <a:ext cx="5717483" cy="544994"/>
                          </a:xfrm>
                          <a:prstGeom prst="rect">
                            <a:avLst/>
                          </a:prstGeom>
                          <a:ln w="19050">
                            <a:solidFill>
                              <a:schemeClr val="tx1"/>
                            </a:solidFill>
                          </a:ln>
                        </pic:spPr>
                      </pic:pic>
                    </a:graphicData>
                  </a:graphic>
                </wp:inline>
              </w:drawing>
            </w:r>
          </w:p>
          <w:p w14:paraId="13F32445" w14:textId="491C4068" w:rsidR="00613C47" w:rsidRDefault="00613C47" w:rsidP="00650E95">
            <w:pPr>
              <w:rPr>
                <w:b/>
                <w:bCs/>
              </w:rPr>
            </w:pPr>
            <w:r w:rsidRPr="00613C47">
              <w:rPr>
                <w:b/>
                <w:bCs/>
                <w:noProof/>
              </w:rPr>
              <w:lastRenderedPageBreak/>
              <w:drawing>
                <wp:inline distT="0" distB="0" distL="0" distR="0" wp14:anchorId="01C05CC2" wp14:editId="1B02A864">
                  <wp:extent cx="5700254" cy="914479"/>
                  <wp:effectExtent l="19050" t="19050" r="15240" b="19050"/>
                  <wp:docPr id="1489043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43130" name=""/>
                          <pic:cNvPicPr/>
                        </pic:nvPicPr>
                        <pic:blipFill>
                          <a:blip r:embed="rId223"/>
                          <a:stretch>
                            <a:fillRect/>
                          </a:stretch>
                        </pic:blipFill>
                        <pic:spPr>
                          <a:xfrm>
                            <a:off x="0" y="0"/>
                            <a:ext cx="5700254" cy="914479"/>
                          </a:xfrm>
                          <a:prstGeom prst="rect">
                            <a:avLst/>
                          </a:prstGeom>
                          <a:ln w="19050">
                            <a:solidFill>
                              <a:schemeClr val="tx1"/>
                            </a:solidFill>
                          </a:ln>
                        </pic:spPr>
                      </pic:pic>
                    </a:graphicData>
                  </a:graphic>
                </wp:inline>
              </w:drawing>
            </w:r>
          </w:p>
          <w:p w14:paraId="24A91E16" w14:textId="1731DF25" w:rsidR="00F83666" w:rsidRDefault="00F83666" w:rsidP="00650E95">
            <w:pPr>
              <w:rPr>
                <w:rFonts w:eastAsiaTheme="minorEastAsia"/>
              </w:rPr>
            </w:pPr>
            <w:proofErr w:type="spellStart"/>
            <w:r>
              <w:rPr>
                <w:b/>
                <w:bCs/>
              </w:rPr>
              <w:t>Por que</w:t>
            </w:r>
            <w:proofErr w:type="spellEnd"/>
            <w:r>
              <w:rPr>
                <w:b/>
                <w:bCs/>
              </w:rPr>
              <w:t xml:space="preserve"> </w:t>
            </w:r>
            <w:proofErr w:type="spellStart"/>
            <w:r>
              <w:rPr>
                <w:b/>
                <w:bCs/>
              </w:rPr>
              <w:t>elegi</w:t>
            </w:r>
            <w:proofErr w:type="spellEnd"/>
            <w:r>
              <w:rPr>
                <w:b/>
                <w:bCs/>
              </w:rPr>
              <w:t xml:space="preserve"> </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oMath>
          </w:p>
          <w:p w14:paraId="10061814" w14:textId="5C87A2A6" w:rsidR="0020333B" w:rsidRDefault="0020333B" w:rsidP="00650E95">
            <w:r w:rsidRPr="0020333B">
              <w:t>En este caso particular, no importa mucho qué valores tengan</w:t>
            </w:r>
            <w:r>
              <w:t xml:space="preserve"> </w:t>
            </w:r>
            <w:r>
              <w:rPr>
                <w:i/>
                <w:iCs/>
              </w:rPr>
              <w:t xml:space="preserve">Q </w:t>
            </w:r>
            <w:r>
              <w:t xml:space="preserve">y </w:t>
            </w:r>
            <w:r>
              <w:rPr>
                <w:i/>
                <w:iCs/>
              </w:rPr>
              <w:t>K</w:t>
            </w:r>
            <w:r w:rsidRPr="0020333B">
              <w:t xml:space="preserve"> — como es el </w:t>
            </w:r>
            <w:r w:rsidRPr="0020333B">
              <w:rPr>
                <w:b/>
                <w:bCs/>
              </w:rPr>
              <w:t>único</w:t>
            </w:r>
            <w:r w:rsidRPr="0020333B">
              <w:t xml:space="preserve"> candidato, el </w:t>
            </w:r>
            <w:proofErr w:type="spellStart"/>
            <w:r w:rsidRPr="0020333B">
              <w:t>softmax</w:t>
            </w:r>
            <w:proofErr w:type="spellEnd"/>
            <w:r w:rsidRPr="0020333B">
              <w:t xml:space="preserve"> siempre va a dar 100% sin importar el número exacto (</w:t>
            </w:r>
            <w:proofErr w:type="spellStart"/>
            <w:r w:rsidRPr="0020333B">
              <w:t>softmax</w:t>
            </w:r>
            <w:proofErr w:type="spellEnd"/>
            <w:r w:rsidRPr="0020333B">
              <w:t xml:space="preserve"> de un solo elemento siempre da 1.0, sea cual sea ese elemento). Por eso elegí números simples y parecidos, para no distraer con un cálculo innecesario.</w:t>
            </w:r>
          </w:p>
          <w:p w14:paraId="3CB6D05C" w14:textId="77777777" w:rsidR="0020333B" w:rsidRDefault="0020333B" w:rsidP="00650E95"/>
          <w:p w14:paraId="7801D095" w14:textId="77777777" w:rsidR="0020333B" w:rsidRPr="0020333B" w:rsidRDefault="0020333B" w:rsidP="0020333B">
            <w:pPr>
              <w:rPr>
                <w:b/>
                <w:bCs/>
              </w:rPr>
            </w:pPr>
            <w:r w:rsidRPr="0020333B">
              <w:rPr>
                <w:b/>
                <w:bCs/>
                <w:highlight w:val="yellow"/>
              </w:rPr>
              <w:t>Aplicando la fórmula completa con estos valores</w:t>
            </w:r>
          </w:p>
          <w:p w14:paraId="382124C4" w14:textId="788B40D4" w:rsidR="0020333B" w:rsidRDefault="00241547" w:rsidP="00650E95">
            <w:r w:rsidRPr="002A748A">
              <w:rPr>
                <w:rFonts w:eastAsiaTheme="minorEastAsia" w:cs="Arial"/>
                <w:noProof/>
                <w:szCs w:val="22"/>
              </w:rPr>
              <w:drawing>
                <wp:inline distT="0" distB="0" distL="0" distR="0" wp14:anchorId="1142EFF1" wp14:editId="4FFBABD2">
                  <wp:extent cx="5044877" cy="571550"/>
                  <wp:effectExtent l="19050" t="19050" r="22860" b="19050"/>
                  <wp:docPr id="167936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22593" name=""/>
                          <pic:cNvPicPr/>
                        </pic:nvPicPr>
                        <pic:blipFill>
                          <a:blip r:embed="rId216"/>
                          <a:stretch>
                            <a:fillRect/>
                          </a:stretch>
                        </pic:blipFill>
                        <pic:spPr>
                          <a:xfrm>
                            <a:off x="0" y="0"/>
                            <a:ext cx="5044877" cy="571550"/>
                          </a:xfrm>
                          <a:prstGeom prst="rect">
                            <a:avLst/>
                          </a:prstGeom>
                          <a:ln w="19050">
                            <a:solidFill>
                              <a:schemeClr val="tx1"/>
                            </a:solidFill>
                          </a:ln>
                        </pic:spPr>
                      </pic:pic>
                    </a:graphicData>
                  </a:graphic>
                </wp:inline>
              </w:drawing>
            </w:r>
          </w:p>
          <w:p w14:paraId="362EB431" w14:textId="57E163F0" w:rsidR="00241547" w:rsidRDefault="00D56DF1" w:rsidP="00650E95">
            <w:r w:rsidRPr="00D56DF1">
              <w:rPr>
                <w:noProof/>
              </w:rPr>
              <w:drawing>
                <wp:inline distT="0" distB="0" distL="0" distR="0" wp14:anchorId="7CC3E612" wp14:editId="3CA3582C">
                  <wp:extent cx="5025390" cy="2867674"/>
                  <wp:effectExtent l="19050" t="19050" r="22860" b="27940"/>
                  <wp:docPr id="717644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44269" name=""/>
                          <pic:cNvPicPr/>
                        </pic:nvPicPr>
                        <pic:blipFill>
                          <a:blip r:embed="rId224"/>
                          <a:stretch>
                            <a:fillRect/>
                          </a:stretch>
                        </pic:blipFill>
                        <pic:spPr>
                          <a:xfrm>
                            <a:off x="0" y="0"/>
                            <a:ext cx="5034487" cy="2872865"/>
                          </a:xfrm>
                          <a:prstGeom prst="rect">
                            <a:avLst/>
                          </a:prstGeom>
                          <a:ln w="12700">
                            <a:solidFill>
                              <a:schemeClr val="tx1"/>
                            </a:solidFill>
                          </a:ln>
                        </pic:spPr>
                      </pic:pic>
                    </a:graphicData>
                  </a:graphic>
                </wp:inline>
              </w:drawing>
            </w:r>
          </w:p>
          <w:p w14:paraId="7EA44A76" w14:textId="3E4B1919" w:rsidR="00633CD3" w:rsidRDefault="00122F5A" w:rsidP="00122F5A">
            <w:pPr>
              <w:rPr>
                <w:b/>
                <w:bCs/>
              </w:rPr>
            </w:pPr>
            <w:r w:rsidRPr="00122F5A">
              <w:rPr>
                <w:noProof/>
              </w:rPr>
              <w:drawing>
                <wp:inline distT="0" distB="0" distL="0" distR="0" wp14:anchorId="09569AF3" wp14:editId="4A9720C8">
                  <wp:extent cx="5044440" cy="639436"/>
                  <wp:effectExtent l="19050" t="19050" r="22860" b="27940"/>
                  <wp:docPr id="1893189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89325" name=""/>
                          <pic:cNvPicPr/>
                        </pic:nvPicPr>
                        <pic:blipFill>
                          <a:blip r:embed="rId225"/>
                          <a:stretch>
                            <a:fillRect/>
                          </a:stretch>
                        </pic:blipFill>
                        <pic:spPr>
                          <a:xfrm>
                            <a:off x="0" y="0"/>
                            <a:ext cx="5068769" cy="642520"/>
                          </a:xfrm>
                          <a:prstGeom prst="rect">
                            <a:avLst/>
                          </a:prstGeom>
                          <a:ln w="12700">
                            <a:solidFill>
                              <a:schemeClr val="tx1"/>
                            </a:solidFill>
                          </a:ln>
                        </pic:spPr>
                      </pic:pic>
                    </a:graphicData>
                  </a:graphic>
                </wp:inline>
              </w:drawing>
            </w:r>
          </w:p>
        </w:tc>
      </w:tr>
    </w:tbl>
    <w:p w14:paraId="6732CD81" w14:textId="77777777" w:rsidR="00633CD3" w:rsidRDefault="00633CD3" w:rsidP="00650E95">
      <w:pPr>
        <w:rPr>
          <w:b/>
          <w:bCs/>
        </w:rPr>
      </w:pPr>
    </w:p>
    <w:p w14:paraId="3F02AE63" w14:textId="77777777" w:rsidR="0004258A" w:rsidRDefault="0004258A" w:rsidP="00650E95">
      <w:pPr>
        <w:rPr>
          <w:b/>
          <w:bCs/>
        </w:rPr>
      </w:pPr>
    </w:p>
    <w:p w14:paraId="4661D248" w14:textId="77777777" w:rsidR="00EC4889" w:rsidRDefault="00EC4889" w:rsidP="00650E95">
      <w:pPr>
        <w:rPr>
          <w:b/>
          <w:bCs/>
        </w:rPr>
      </w:pPr>
    </w:p>
    <w:p w14:paraId="1E181E35" w14:textId="77777777" w:rsidR="00EC4889" w:rsidRDefault="00EC4889" w:rsidP="00650E95">
      <w:pPr>
        <w:rPr>
          <w:b/>
          <w:bCs/>
        </w:rPr>
      </w:pPr>
    </w:p>
    <w:p w14:paraId="63F072F9" w14:textId="77777777" w:rsidR="00362B7F" w:rsidRDefault="00362B7F" w:rsidP="00650E95">
      <w:pPr>
        <w:rPr>
          <w:b/>
          <w:bCs/>
        </w:rPr>
      </w:pPr>
    </w:p>
    <w:p w14:paraId="7952CFD6" w14:textId="77777777" w:rsidR="00362B7F" w:rsidRDefault="00362B7F" w:rsidP="00650E95">
      <w:pPr>
        <w:rPr>
          <w:b/>
          <w:bCs/>
        </w:rPr>
      </w:pPr>
    </w:p>
    <w:p w14:paraId="01C5600A" w14:textId="77777777" w:rsidR="00362B7F" w:rsidRDefault="00362B7F" w:rsidP="00650E95">
      <w:pPr>
        <w:rPr>
          <w:b/>
          <w:bCs/>
        </w:rPr>
      </w:pPr>
    </w:p>
    <w:p w14:paraId="4858D730" w14:textId="77777777" w:rsidR="00362B7F" w:rsidRDefault="00362B7F" w:rsidP="00650E95">
      <w:pPr>
        <w:rPr>
          <w:b/>
          <w:bCs/>
        </w:rPr>
      </w:pPr>
    </w:p>
    <w:p w14:paraId="39FB3641" w14:textId="77777777" w:rsidR="00362B7F" w:rsidRDefault="00362B7F" w:rsidP="00650E95">
      <w:pPr>
        <w:rPr>
          <w:b/>
          <w:bCs/>
        </w:rPr>
      </w:pPr>
    </w:p>
    <w:p w14:paraId="11D02C39" w14:textId="77777777" w:rsidR="00362B7F" w:rsidRDefault="00362B7F" w:rsidP="00650E95">
      <w:pPr>
        <w:rPr>
          <w:b/>
          <w:bCs/>
        </w:rPr>
      </w:pPr>
    </w:p>
    <w:p w14:paraId="5FAFD42D" w14:textId="39F10245" w:rsidR="00C924B4" w:rsidRPr="00F055E1" w:rsidRDefault="00BA5CE3" w:rsidP="00C924B4">
      <w:pPr>
        <w:pStyle w:val="Ttulo6"/>
        <w:rPr>
          <w:rFonts w:cs="Arial"/>
          <w:b/>
          <w:bCs/>
          <w:i w:val="0"/>
          <w:iCs w:val="0"/>
          <w:sz w:val="24"/>
        </w:rPr>
      </w:pPr>
      <w:r w:rsidRPr="00F055E1">
        <w:rPr>
          <w:rFonts w:cs="Arial"/>
          <w:b/>
          <w:bCs/>
          <w:i w:val="0"/>
          <w:iCs w:val="0"/>
          <w:sz w:val="24"/>
          <w:highlight w:val="yellow"/>
        </w:rPr>
        <w:lastRenderedPageBreak/>
        <w:t>1.12.10.4.2.3: P3:</w:t>
      </w:r>
      <w:r w:rsidR="00362B7F" w:rsidRPr="00F055E1">
        <w:rPr>
          <w:rFonts w:cs="Arial"/>
          <w:b/>
          <w:bCs/>
          <w:i w:val="0"/>
          <w:iCs w:val="0"/>
          <w:sz w:val="24"/>
          <w:highlight w:val="yellow"/>
        </w:rPr>
        <w:t xml:space="preserve"> </w:t>
      </w:r>
      <w:r w:rsidRPr="00F055E1">
        <w:rPr>
          <w:rFonts w:cs="Arial"/>
          <w:b/>
          <w:bCs/>
          <w:i w:val="0"/>
          <w:iCs w:val="0"/>
          <w:sz w:val="24"/>
          <w:highlight w:val="yellow"/>
        </w:rPr>
        <w:t>Que hace Q, K y V</w:t>
      </w:r>
      <w:r w:rsidR="00C924B4" w:rsidRPr="00F055E1">
        <w:rPr>
          <w:rFonts w:cs="Arial"/>
          <w:b/>
          <w:bCs/>
          <w:i w:val="0"/>
          <w:iCs w:val="0"/>
          <w:sz w:val="24"/>
          <w:highlight w:val="yellow"/>
        </w:rPr>
        <w:t xml:space="preserve"> y </w:t>
      </w:r>
      <m:oMath>
        <m:sSubSup>
          <m:sSubSupPr>
            <m:ctrlPr>
              <w:rPr>
                <w:rFonts w:ascii="Cambria Math" w:eastAsiaTheme="minorHAnsi" w:hAnsi="Cambria Math" w:cs="Arial"/>
                <w:b/>
                <w:bCs/>
                <w:color w:val="auto"/>
                <w:sz w:val="24"/>
                <w:highlight w:val="yellow"/>
              </w:rPr>
            </m:ctrlPr>
          </m:sSubSupPr>
          <m:e>
            <m:r>
              <m:rPr>
                <m:sty m:val="bi"/>
              </m:rPr>
              <w:rPr>
                <w:rFonts w:ascii="Cambria Math" w:eastAsiaTheme="minorHAnsi" w:hAnsi="Cambria Math" w:cs="Arial"/>
                <w:color w:val="auto"/>
                <w:sz w:val="24"/>
                <w:highlight w:val="yellow"/>
              </w:rPr>
              <m:t>W</m:t>
            </m:r>
          </m:e>
          <m:sub>
            <m:r>
              <m:rPr>
                <m:sty m:val="bi"/>
              </m:rPr>
              <w:rPr>
                <w:rFonts w:ascii="Cambria Math" w:eastAsiaTheme="minorHAnsi" w:hAnsi="Cambria Math" w:cs="Arial"/>
                <w:color w:val="auto"/>
                <w:sz w:val="24"/>
                <w:highlight w:val="yellow"/>
              </w:rPr>
              <m:t>i</m:t>
            </m:r>
          </m:sub>
          <m:sup>
            <m:r>
              <m:rPr>
                <m:sty m:val="bi"/>
              </m:rPr>
              <w:rPr>
                <w:rFonts w:ascii="Cambria Math" w:eastAsiaTheme="minorHAnsi" w:hAnsi="Cambria Math" w:cs="Arial"/>
                <w:color w:val="auto"/>
                <w:sz w:val="24"/>
                <w:highlight w:val="yellow"/>
              </w:rPr>
              <m:t>Q</m:t>
            </m:r>
          </m:sup>
        </m:sSubSup>
      </m:oMath>
    </w:p>
    <w:p w14:paraId="5E7506B1" w14:textId="77777777" w:rsidR="0004258A" w:rsidRPr="0004258A" w:rsidRDefault="0004258A" w:rsidP="0004258A">
      <w:pPr>
        <w:rPr>
          <w:b/>
          <w:bCs/>
        </w:rPr>
      </w:pPr>
      <w:r w:rsidRPr="00EC4889">
        <w:rPr>
          <w:b/>
          <w:bCs/>
          <w:highlight w:val="yellow"/>
        </w:rPr>
        <w:t>La función general (recordando lo que ya vimos con Q, K, V)</w:t>
      </w:r>
    </w:p>
    <w:p w14:paraId="579C4C4C" w14:textId="2840B4F0" w:rsidR="0004258A" w:rsidRDefault="0004258A" w:rsidP="00650E95">
      <w:pPr>
        <w:rPr>
          <w:b/>
          <w:bCs/>
        </w:rPr>
      </w:pPr>
      <w:r w:rsidRPr="0004258A">
        <w:rPr>
          <w:b/>
          <w:bCs/>
          <w:noProof/>
        </w:rPr>
        <w:drawing>
          <wp:inline distT="0" distB="0" distL="0" distR="0" wp14:anchorId="556A15B5" wp14:editId="0A7CA4B5">
            <wp:extent cx="5951736" cy="1341236"/>
            <wp:effectExtent l="19050" t="19050" r="11430" b="11430"/>
            <wp:docPr id="1107481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81928" name=""/>
                    <pic:cNvPicPr/>
                  </pic:nvPicPr>
                  <pic:blipFill>
                    <a:blip r:embed="rId226"/>
                    <a:stretch>
                      <a:fillRect/>
                    </a:stretch>
                  </pic:blipFill>
                  <pic:spPr>
                    <a:xfrm>
                      <a:off x="0" y="0"/>
                      <a:ext cx="5951736" cy="1341236"/>
                    </a:xfrm>
                    <a:prstGeom prst="rect">
                      <a:avLst/>
                    </a:prstGeom>
                    <a:ln w="19050">
                      <a:solidFill>
                        <a:schemeClr val="tx1"/>
                      </a:solidFill>
                    </a:ln>
                  </pic:spPr>
                </pic:pic>
              </a:graphicData>
            </a:graphic>
          </wp:inline>
        </w:drawing>
      </w:r>
    </w:p>
    <w:p w14:paraId="1A6FF15A" w14:textId="77777777" w:rsidR="001F4EEC" w:rsidRPr="001F4EEC" w:rsidRDefault="001F4EEC" w:rsidP="001F4EEC">
      <w:pPr>
        <w:rPr>
          <w:b/>
          <w:bCs/>
        </w:rPr>
      </w:pPr>
      <w:r w:rsidRPr="001F4EEC">
        <w:rPr>
          <w:b/>
          <w:bCs/>
        </w:rPr>
        <w:t>La función específica en Self-</w:t>
      </w:r>
      <w:proofErr w:type="spellStart"/>
      <w:r w:rsidRPr="001F4EEC">
        <w:rPr>
          <w:b/>
          <w:bCs/>
        </w:rPr>
        <w:t>Attention</w:t>
      </w:r>
      <w:proofErr w:type="spellEnd"/>
      <w:r w:rsidRPr="001F4EEC">
        <w:rPr>
          <w:b/>
          <w:bCs/>
        </w:rPr>
        <w:t xml:space="preserve"> enmascarada: relacionar palabras del alemán entre sí</w:t>
      </w:r>
    </w:p>
    <w:p w14:paraId="1A5DC6AF" w14:textId="77777777" w:rsidR="001F4EEC" w:rsidRPr="001F4EEC" w:rsidRDefault="001F4EEC" w:rsidP="001F4EEC">
      <w:r w:rsidRPr="001F4EEC">
        <w:t xml:space="preserve">Acá está lo que la distingue de las otras dos </w:t>
      </w:r>
      <w:proofErr w:type="spellStart"/>
      <w:r w:rsidRPr="001F4EEC">
        <w:t>sub-capas</w:t>
      </w:r>
      <w:proofErr w:type="spellEnd"/>
      <w:r w:rsidRPr="001F4EEC">
        <w:t xml:space="preserve">: estas matrices </w:t>
      </w:r>
      <w:r w:rsidRPr="001F4EEC">
        <w:rPr>
          <w:b/>
          <w:bCs/>
        </w:rPr>
        <w:t>aprenden a captar relaciones dentro de la oración alemana que se está generando</w:t>
      </w:r>
      <w:r w:rsidRPr="001F4EEC">
        <w:t xml:space="preserve"> — no miran el inglés (eso lo hace Cross-</w:t>
      </w:r>
      <w:proofErr w:type="spellStart"/>
      <w:r w:rsidRPr="001F4EEC">
        <w:t>Attention</w:t>
      </w:r>
      <w:proofErr w:type="spellEnd"/>
      <w:r w:rsidRPr="001F4EEC">
        <w:t>), miran solo lo que ya se generó en el propio idioma de salida.</w:t>
      </w:r>
    </w:p>
    <w:p w14:paraId="21B84F24" w14:textId="77777777" w:rsidR="003C6A9C" w:rsidRPr="003C6A9C" w:rsidRDefault="003C6A9C" w:rsidP="003C6A9C">
      <w:pPr>
        <w:rPr>
          <w:b/>
          <w:bCs/>
        </w:rPr>
      </w:pPr>
      <w:r w:rsidRPr="003C6A9C">
        <w:rPr>
          <w:b/>
          <w:bCs/>
          <w:highlight w:val="yellow"/>
        </w:rPr>
        <w:t>Con nuestro ejemplo concreto</w:t>
      </w:r>
    </w:p>
    <w:p w14:paraId="0CD5823E" w14:textId="32346B0A" w:rsidR="001F4EEC" w:rsidRDefault="00E31E92" w:rsidP="00650E95">
      <w:r w:rsidRPr="00E31E92">
        <w:rPr>
          <w:noProof/>
        </w:rPr>
        <w:drawing>
          <wp:inline distT="0" distB="0" distL="0" distR="0" wp14:anchorId="1FFB3660" wp14:editId="4FFB9FC8">
            <wp:extent cx="5624047" cy="1082134"/>
            <wp:effectExtent l="19050" t="19050" r="15240" b="22860"/>
            <wp:docPr id="2046779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79464" name=""/>
                    <pic:cNvPicPr/>
                  </pic:nvPicPr>
                  <pic:blipFill>
                    <a:blip r:embed="rId227"/>
                    <a:stretch>
                      <a:fillRect/>
                    </a:stretch>
                  </pic:blipFill>
                  <pic:spPr>
                    <a:xfrm>
                      <a:off x="0" y="0"/>
                      <a:ext cx="5624047" cy="1082134"/>
                    </a:xfrm>
                    <a:prstGeom prst="rect">
                      <a:avLst/>
                    </a:prstGeom>
                    <a:ln w="12700">
                      <a:solidFill>
                        <a:schemeClr val="tx1"/>
                      </a:solidFill>
                    </a:ln>
                  </pic:spPr>
                </pic:pic>
              </a:graphicData>
            </a:graphic>
          </wp:inline>
        </w:drawing>
      </w:r>
    </w:p>
    <w:p w14:paraId="24B2FD51" w14:textId="77777777" w:rsidR="00E31E92" w:rsidRDefault="00E31E92" w:rsidP="00E31E92">
      <w:pPr>
        <w:rPr>
          <w:b/>
          <w:bCs/>
        </w:rPr>
      </w:pPr>
      <w:r w:rsidRPr="00E31E92">
        <w:rPr>
          <w:b/>
          <w:bCs/>
          <w:highlight w:val="yellow"/>
        </w:rPr>
        <w:t>Por qué esto importa, comparado con no tenerlo</w:t>
      </w:r>
    </w:p>
    <w:p w14:paraId="4DCF5CAD" w14:textId="4EA0EDC3" w:rsidR="007F5298" w:rsidRDefault="007F5298" w:rsidP="00E31E92">
      <w:r w:rsidRPr="007F5298">
        <w:t xml:space="preserve">Sin esta </w:t>
      </w:r>
      <w:proofErr w:type="spellStart"/>
      <w:r w:rsidRPr="007F5298">
        <w:t>sub-capa</w:t>
      </w:r>
      <w:proofErr w:type="spellEnd"/>
      <w:r w:rsidRPr="007F5298">
        <w:t xml:space="preserve">, cada palabra alemana se generaría </w:t>
      </w:r>
      <w:r w:rsidRPr="007F5298">
        <w:rPr>
          <w:b/>
          <w:bCs/>
        </w:rPr>
        <w:t>sin saber qué palabras alemanas la precedieron</w:t>
      </w:r>
      <w:r w:rsidRPr="007F5298">
        <w:t xml:space="preserve"> — perdería coherencia gramatical interna (por ejemplo, concordancia de género, número, orden de palabras propio del alemán). Self-</w:t>
      </w:r>
      <w:proofErr w:type="spellStart"/>
      <w:r w:rsidRPr="007F5298">
        <w:t>Attention</w:t>
      </w:r>
      <w:proofErr w:type="spellEnd"/>
      <w:r w:rsidRPr="007F5298">
        <w:t xml:space="preserve"> enmascarada es lo que le da al </w:t>
      </w:r>
      <w:proofErr w:type="spellStart"/>
      <w:r w:rsidRPr="007F5298">
        <w:t>Decoder</w:t>
      </w:r>
      <w:proofErr w:type="spellEnd"/>
      <w:r w:rsidRPr="007F5298">
        <w:t xml:space="preserve"> </w:t>
      </w:r>
      <w:r w:rsidRPr="007F5298">
        <w:rPr>
          <w:b/>
          <w:bCs/>
        </w:rPr>
        <w:t>memoria de su propia frase, mientras la va construyendo</w:t>
      </w:r>
      <w:r w:rsidRPr="007F5298">
        <w:t>.</w:t>
      </w:r>
    </w:p>
    <w:p w14:paraId="6C2198FA" w14:textId="77777777" w:rsidR="007F5298" w:rsidRPr="007F5298" w:rsidRDefault="007F5298" w:rsidP="007F5298">
      <w:pPr>
        <w:rPr>
          <w:b/>
          <w:bCs/>
          <w:sz w:val="24"/>
          <w:szCs w:val="28"/>
        </w:rPr>
      </w:pPr>
      <w:r w:rsidRPr="007F5298">
        <w:rPr>
          <w:b/>
          <w:bCs/>
          <w:sz w:val="24"/>
          <w:szCs w:val="28"/>
          <w:highlight w:val="yellow"/>
        </w:rPr>
        <w:t>Diferenciándola de las otras dos, en una tabla resumen</w:t>
      </w:r>
    </w:p>
    <w:p w14:paraId="2474F412" w14:textId="4D7E4DAF" w:rsidR="007F5298" w:rsidRDefault="001D0EFA" w:rsidP="00E31E92">
      <w:r w:rsidRPr="001D0EFA">
        <w:rPr>
          <w:noProof/>
        </w:rPr>
        <w:drawing>
          <wp:inline distT="0" distB="0" distL="0" distR="0" wp14:anchorId="0177073F" wp14:editId="288A50D4">
            <wp:extent cx="5151120" cy="1625613"/>
            <wp:effectExtent l="0" t="0" r="0" b="0"/>
            <wp:docPr id="1299932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32221" name=""/>
                    <pic:cNvPicPr/>
                  </pic:nvPicPr>
                  <pic:blipFill>
                    <a:blip r:embed="rId228"/>
                    <a:stretch>
                      <a:fillRect/>
                    </a:stretch>
                  </pic:blipFill>
                  <pic:spPr>
                    <a:xfrm>
                      <a:off x="0" y="0"/>
                      <a:ext cx="5156345" cy="1627262"/>
                    </a:xfrm>
                    <a:prstGeom prst="rect">
                      <a:avLst/>
                    </a:prstGeom>
                  </pic:spPr>
                </pic:pic>
              </a:graphicData>
            </a:graphic>
          </wp:inline>
        </w:drawing>
      </w:r>
    </w:p>
    <w:p w14:paraId="67BC4F63" w14:textId="26372700" w:rsidR="004D47D3" w:rsidRPr="004D47D3" w:rsidRDefault="004D47D3" w:rsidP="00E31E92">
      <w:pPr>
        <w:rPr>
          <w:b/>
          <w:bCs/>
          <w:sz w:val="24"/>
          <w:szCs w:val="28"/>
        </w:rPr>
      </w:pPr>
      <w:r w:rsidRPr="004D47D3">
        <w:rPr>
          <w:b/>
          <w:bCs/>
          <w:sz w:val="24"/>
          <w:szCs w:val="28"/>
          <w:highlight w:val="yellow"/>
        </w:rPr>
        <w:t>Resumen</w:t>
      </w:r>
    </w:p>
    <w:p w14:paraId="2FAEEF77" w14:textId="77777777" w:rsidR="004D47D3" w:rsidRPr="004D47D3" w:rsidRDefault="004D47D3" w:rsidP="004D47D3">
      <w:pPr>
        <w:pBdr>
          <w:bottom w:val="single" w:sz="6" w:space="1" w:color="auto"/>
        </w:pBdr>
      </w:pPr>
      <w:r w:rsidRPr="004D47D3">
        <w:t>Los pesos de Self-</w:t>
      </w:r>
      <w:proofErr w:type="spellStart"/>
      <w:r w:rsidRPr="004D47D3">
        <w:t>Attention</w:t>
      </w:r>
      <w:proofErr w:type="spellEnd"/>
      <w:r w:rsidRPr="004D47D3">
        <w:t xml:space="preserve"> enmascarada tienen la función de aprender a relacionar los tokens alemanes </w:t>
      </w:r>
      <w:r w:rsidRPr="004D47D3">
        <w:rPr>
          <w:b/>
          <w:bCs/>
        </w:rPr>
        <w:t>ya generados entre sí</w:t>
      </w:r>
      <w:r w:rsidRPr="004D47D3">
        <w:t xml:space="preserve"> — dándole al </w:t>
      </w:r>
      <w:proofErr w:type="spellStart"/>
      <w:r w:rsidRPr="004D47D3">
        <w:t>Decoder</w:t>
      </w:r>
      <w:proofErr w:type="spellEnd"/>
      <w:r w:rsidRPr="004D47D3">
        <w:t xml:space="preserve"> coherencia interna dentro de su propia oración de salida, sin mirar todavía la oración en inglés (eso queda para el siguiente paso, Cross-</w:t>
      </w:r>
      <w:proofErr w:type="spellStart"/>
      <w:r w:rsidRPr="004D47D3">
        <w:t>Attention</w:t>
      </w:r>
      <w:proofErr w:type="spellEnd"/>
      <w:r w:rsidRPr="004D47D3">
        <w:t>).</w:t>
      </w:r>
    </w:p>
    <w:p w14:paraId="425DA221" w14:textId="77777777" w:rsidR="00342CD6" w:rsidRDefault="00342CD6" w:rsidP="00E31E92"/>
    <w:p w14:paraId="02A3AC2C" w14:textId="6C2E5EBB" w:rsidR="00342CD6" w:rsidRPr="003C331E" w:rsidRDefault="0010048B" w:rsidP="003C331E">
      <w:pPr>
        <w:pStyle w:val="Ttulo6"/>
        <w:rPr>
          <w:rFonts w:cs="Arial"/>
          <w:b/>
          <w:bCs/>
          <w:i w:val="0"/>
          <w:iCs w:val="0"/>
          <w:sz w:val="24"/>
        </w:rPr>
      </w:pPr>
      <w:r w:rsidRPr="00DE7594">
        <w:rPr>
          <w:rFonts w:cs="Arial"/>
          <w:b/>
          <w:bCs/>
          <w:i w:val="0"/>
          <w:iCs w:val="0"/>
          <w:sz w:val="24"/>
          <w:highlight w:val="yellow"/>
        </w:rPr>
        <w:lastRenderedPageBreak/>
        <w:t>1.12.10.4.2.4</w:t>
      </w:r>
      <w:r w:rsidR="001C4809">
        <w:rPr>
          <w:rFonts w:cs="Arial"/>
          <w:b/>
          <w:bCs/>
          <w:i w:val="0"/>
          <w:iCs w:val="0"/>
          <w:sz w:val="24"/>
          <w:highlight w:val="yellow"/>
        </w:rPr>
        <w:t>-P4</w:t>
      </w:r>
      <w:r w:rsidRPr="00DE7594">
        <w:rPr>
          <w:rFonts w:cs="Arial"/>
          <w:b/>
          <w:bCs/>
          <w:i w:val="0"/>
          <w:iCs w:val="0"/>
          <w:sz w:val="24"/>
          <w:highlight w:val="yellow"/>
        </w:rPr>
        <w:t xml:space="preserve">: </w:t>
      </w:r>
      <w:r w:rsidR="003C331E" w:rsidRPr="00DE7594">
        <w:rPr>
          <w:rFonts w:cs="Arial"/>
          <w:b/>
          <w:bCs/>
          <w:i w:val="0"/>
          <w:iCs w:val="0"/>
          <w:sz w:val="24"/>
          <w:highlight w:val="yellow"/>
        </w:rPr>
        <w:t xml:space="preserve">K y V se reutilizan, el Q cambia por </w:t>
      </w:r>
      <w:r w:rsidR="00B4170F" w:rsidRPr="00DE7594">
        <w:rPr>
          <w:rFonts w:cs="Arial"/>
          <w:b/>
          <w:bCs/>
          <w:i w:val="0"/>
          <w:iCs w:val="0"/>
          <w:sz w:val="24"/>
          <w:highlight w:val="yellow"/>
        </w:rPr>
        <w:t xml:space="preserve">el ultimo </w:t>
      </w:r>
      <w:r w:rsidR="003C331E" w:rsidRPr="00DE7594">
        <w:rPr>
          <w:rFonts w:cs="Arial"/>
          <w:b/>
          <w:bCs/>
          <w:i w:val="0"/>
          <w:iCs w:val="0"/>
          <w:sz w:val="24"/>
          <w:highlight w:val="yellow"/>
        </w:rPr>
        <w:t>token de salida</w:t>
      </w:r>
      <w:r w:rsidR="00B4170F" w:rsidRPr="00DE7594">
        <w:rPr>
          <w:rFonts w:cs="Arial"/>
          <w:b/>
          <w:bCs/>
          <w:i w:val="0"/>
          <w:iCs w:val="0"/>
          <w:sz w:val="24"/>
          <w:highlight w:val="yellow"/>
        </w:rPr>
        <w:t xml:space="preserve"> en cada ronda</w:t>
      </w:r>
    </w:p>
    <w:p w14:paraId="5EA6E4DE" w14:textId="4359FF54" w:rsidR="00DE7594" w:rsidRDefault="009E20FD" w:rsidP="00E31E92">
      <w:r w:rsidRPr="009E20FD">
        <w:rPr>
          <w:noProof/>
        </w:rPr>
        <w:drawing>
          <wp:inline distT="0" distB="0" distL="0" distR="0" wp14:anchorId="35F21DE8" wp14:editId="60D33DC3">
            <wp:extent cx="5055870" cy="1382365"/>
            <wp:effectExtent l="19050" t="19050" r="11430" b="27940"/>
            <wp:docPr id="1601043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43406" name=""/>
                    <pic:cNvPicPr/>
                  </pic:nvPicPr>
                  <pic:blipFill>
                    <a:blip r:embed="rId229"/>
                    <a:stretch>
                      <a:fillRect/>
                    </a:stretch>
                  </pic:blipFill>
                  <pic:spPr>
                    <a:xfrm>
                      <a:off x="0" y="0"/>
                      <a:ext cx="5063239" cy="1384380"/>
                    </a:xfrm>
                    <a:prstGeom prst="rect">
                      <a:avLst/>
                    </a:prstGeom>
                    <a:ln w="19050">
                      <a:solidFill>
                        <a:schemeClr val="tx1"/>
                      </a:solidFill>
                    </a:ln>
                  </pic:spPr>
                </pic:pic>
              </a:graphicData>
            </a:graphic>
          </wp:inline>
        </w:drawing>
      </w:r>
      <w:r w:rsidRPr="009E20FD">
        <w:rPr>
          <w:noProof/>
        </w:rPr>
        <w:drawing>
          <wp:inline distT="0" distB="0" distL="0" distR="0" wp14:anchorId="6F9C9DA2" wp14:editId="3135784B">
            <wp:extent cx="5017770" cy="414250"/>
            <wp:effectExtent l="19050" t="19050" r="11430" b="24130"/>
            <wp:docPr id="396579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79488" name=""/>
                    <pic:cNvPicPr/>
                  </pic:nvPicPr>
                  <pic:blipFill>
                    <a:blip r:embed="rId230"/>
                    <a:stretch>
                      <a:fillRect/>
                    </a:stretch>
                  </pic:blipFill>
                  <pic:spPr>
                    <a:xfrm>
                      <a:off x="0" y="0"/>
                      <a:ext cx="5033950" cy="415586"/>
                    </a:xfrm>
                    <a:prstGeom prst="rect">
                      <a:avLst/>
                    </a:prstGeom>
                    <a:ln w="19050">
                      <a:solidFill>
                        <a:schemeClr val="tx1"/>
                      </a:solidFill>
                    </a:ln>
                  </pic:spPr>
                </pic:pic>
              </a:graphicData>
            </a:graphic>
          </wp:inline>
        </w:drawing>
      </w:r>
    </w:p>
    <w:p w14:paraId="3C21D963" w14:textId="3546A705" w:rsidR="00DE7594" w:rsidRPr="003C331E" w:rsidRDefault="00DE7594" w:rsidP="00DE7594">
      <w:pPr>
        <w:pStyle w:val="Ttulo6"/>
        <w:rPr>
          <w:rFonts w:cs="Arial"/>
          <w:b/>
          <w:bCs/>
          <w:i w:val="0"/>
          <w:iCs w:val="0"/>
          <w:sz w:val="24"/>
        </w:rPr>
      </w:pPr>
      <w:r w:rsidRPr="00DE7594">
        <w:rPr>
          <w:rFonts w:cs="Arial"/>
          <w:b/>
          <w:bCs/>
          <w:i w:val="0"/>
          <w:iCs w:val="0"/>
          <w:sz w:val="24"/>
          <w:highlight w:val="yellow"/>
        </w:rPr>
        <w:t>1.12.10.4.2.5</w:t>
      </w:r>
      <w:r w:rsidR="001C4809">
        <w:rPr>
          <w:rFonts w:cs="Arial"/>
          <w:b/>
          <w:bCs/>
          <w:i w:val="0"/>
          <w:iCs w:val="0"/>
          <w:sz w:val="24"/>
          <w:highlight w:val="yellow"/>
        </w:rPr>
        <w:t>-P5</w:t>
      </w:r>
      <w:r w:rsidRPr="00DE7594">
        <w:rPr>
          <w:rFonts w:cs="Arial"/>
          <w:b/>
          <w:bCs/>
          <w:i w:val="0"/>
          <w:iCs w:val="0"/>
          <w:sz w:val="24"/>
          <w:highlight w:val="yellow"/>
        </w:rPr>
        <w:t xml:space="preserve">: </w:t>
      </w:r>
      <w:r w:rsidR="004A1F83">
        <w:rPr>
          <w:rFonts w:cs="Arial"/>
          <w:b/>
          <w:bCs/>
          <w:i w:val="0"/>
          <w:iCs w:val="0"/>
          <w:sz w:val="24"/>
          <w:highlight w:val="yellow"/>
        </w:rPr>
        <w:t xml:space="preserve">Objetivo y función de </w:t>
      </w:r>
      <w:proofErr w:type="spellStart"/>
      <w:r w:rsidRPr="00DE7594">
        <w:rPr>
          <w:rFonts w:cs="Arial"/>
          <w:b/>
          <w:bCs/>
          <w:i w:val="0"/>
          <w:iCs w:val="0"/>
          <w:sz w:val="24"/>
          <w:highlight w:val="yellow"/>
        </w:rPr>
        <w:t>Wo</w:t>
      </w:r>
      <w:proofErr w:type="spellEnd"/>
      <w:r w:rsidRPr="00DE7594">
        <w:rPr>
          <w:rFonts w:cs="Arial"/>
          <w:b/>
          <w:bCs/>
          <w:i w:val="0"/>
          <w:iCs w:val="0"/>
          <w:sz w:val="24"/>
          <w:highlight w:val="yellow"/>
        </w:rPr>
        <w:t xml:space="preserve"> de </w:t>
      </w:r>
      <w:proofErr w:type="spellStart"/>
      <w:r w:rsidRPr="00DE7594">
        <w:rPr>
          <w:rFonts w:cs="Arial"/>
          <w:b/>
          <w:bCs/>
          <w:i w:val="0"/>
          <w:iCs w:val="0"/>
          <w:sz w:val="24"/>
          <w:highlight w:val="yellow"/>
        </w:rPr>
        <w:t>self-attention</w:t>
      </w:r>
      <w:proofErr w:type="spellEnd"/>
      <w:r w:rsidRPr="00DE7594">
        <w:rPr>
          <w:rFonts w:cs="Arial"/>
          <w:b/>
          <w:bCs/>
          <w:i w:val="0"/>
          <w:iCs w:val="0"/>
          <w:sz w:val="24"/>
          <w:highlight w:val="yellow"/>
        </w:rPr>
        <w:t xml:space="preserve"> </w:t>
      </w:r>
      <w:proofErr w:type="spellStart"/>
      <w:r w:rsidRPr="00DE7594">
        <w:rPr>
          <w:rFonts w:cs="Arial"/>
          <w:b/>
          <w:bCs/>
          <w:i w:val="0"/>
          <w:iCs w:val="0"/>
          <w:sz w:val="24"/>
          <w:highlight w:val="yellow"/>
        </w:rPr>
        <w:t>masking</w:t>
      </w:r>
      <w:proofErr w:type="spellEnd"/>
    </w:p>
    <w:p w14:paraId="288ECA88" w14:textId="7CE36C0E" w:rsidR="009E20FD" w:rsidRDefault="006A027B" w:rsidP="00E31E92">
      <w:pPr>
        <w:rPr>
          <w:rFonts w:eastAsiaTheme="minorEastAsia"/>
        </w:rPr>
      </w:pPr>
      <m:oMath>
        <m:sSup>
          <m:sSupPr>
            <m:ctrlPr>
              <w:rPr>
                <w:rFonts w:ascii="Cambria Math" w:hAnsi="Cambria Math"/>
              </w:rPr>
            </m:ctrlPr>
          </m:sSupPr>
          <m:e>
            <m:r>
              <w:rPr>
                <w:rFonts w:ascii="Cambria Math" w:hAnsi="Cambria Math"/>
              </w:rPr>
              <m:t>W</m:t>
            </m:r>
          </m:e>
          <m:sup>
            <m:r>
              <w:rPr>
                <w:rFonts w:ascii="Cambria Math" w:hAnsi="Cambria Math"/>
              </w:rPr>
              <m:t>O</m:t>
            </m:r>
          </m:sup>
        </m:sSup>
      </m:oMath>
      <w:r w:rsidR="00542A98">
        <w:rPr>
          <w:rFonts w:eastAsiaTheme="minorEastAsia"/>
        </w:rPr>
        <w:t xml:space="preserve"> de Self-Attention enmascarada es la matriz (512x512) que mezcla los resultados de las 8 cabezas despues de contenarlas – toma los 8 pedazos de 64 numeros pegados </w:t>
      </w:r>
      <w:r w:rsidR="0091408C">
        <w:rPr>
          <w:rFonts w:eastAsiaTheme="minorEastAsia"/>
        </w:rPr>
        <w:t xml:space="preserve">uno al lado del otro y los combina en un solo vector integrado de 512, antes de pasar a </w:t>
      </w:r>
      <w:proofErr w:type="spellStart"/>
      <w:r w:rsidR="0091408C">
        <w:rPr>
          <w:rFonts w:eastAsiaTheme="minorEastAsia"/>
        </w:rPr>
        <w:t>Residual+LayerNorm</w:t>
      </w:r>
      <w:proofErr w:type="spellEnd"/>
      <w:r w:rsidR="0091408C">
        <w:rPr>
          <w:rFonts w:eastAsiaTheme="minorEastAsia"/>
        </w:rPr>
        <w:t xml:space="preserve"> #1. Es propia de esta </w:t>
      </w:r>
      <w:proofErr w:type="spellStart"/>
      <w:r w:rsidR="0091408C">
        <w:rPr>
          <w:rFonts w:eastAsiaTheme="minorEastAsia"/>
        </w:rPr>
        <w:t>sub-capa</w:t>
      </w:r>
      <w:proofErr w:type="spellEnd"/>
      <w:r w:rsidR="0091408C">
        <w:rPr>
          <w:rFonts w:eastAsiaTheme="minorEastAsia"/>
        </w:rPr>
        <w:t xml:space="preserve">, distinta de la de </w:t>
      </w:r>
      <w:proofErr w:type="spellStart"/>
      <w:r w:rsidR="0091408C">
        <w:rPr>
          <w:rFonts w:eastAsiaTheme="minorEastAsia"/>
        </w:rPr>
        <w:t>Wo</w:t>
      </w:r>
      <w:proofErr w:type="spellEnd"/>
      <w:r w:rsidR="0091408C">
        <w:rPr>
          <w:rFonts w:eastAsiaTheme="minorEastAsia"/>
        </w:rPr>
        <w:t xml:space="preserve"> de Cross-</w:t>
      </w:r>
      <w:proofErr w:type="spellStart"/>
      <w:r w:rsidR="0091408C">
        <w:rPr>
          <w:rFonts w:eastAsiaTheme="minorEastAsia"/>
        </w:rPr>
        <w:t>Attention</w:t>
      </w:r>
      <w:proofErr w:type="spellEnd"/>
      <w:r w:rsidR="0091408C">
        <w:rPr>
          <w:rFonts w:eastAsiaTheme="minorEastAsia"/>
        </w:rPr>
        <w:t xml:space="preserve"> y de la del </w:t>
      </w:r>
      <w:proofErr w:type="spellStart"/>
      <w:r w:rsidR="0091408C">
        <w:rPr>
          <w:rFonts w:eastAsiaTheme="minorEastAsia"/>
        </w:rPr>
        <w:t>Encoder</w:t>
      </w:r>
      <w:proofErr w:type="spellEnd"/>
      <w:r w:rsidR="0091408C">
        <w:rPr>
          <w:rFonts w:eastAsiaTheme="minorEastAsia"/>
        </w:rPr>
        <w:t>.</w:t>
      </w:r>
    </w:p>
    <w:p w14:paraId="488F642F" w14:textId="66820B49" w:rsidR="0091408C" w:rsidRDefault="000415DA" w:rsidP="00E31E92">
      <w:pPr>
        <w:rPr>
          <w:rFonts w:eastAsiaTheme="minorEastAsia"/>
          <w:b/>
          <w:bCs/>
        </w:rPr>
      </w:pPr>
      <w:proofErr w:type="spellStart"/>
      <w:r>
        <w:rPr>
          <w:rFonts w:eastAsiaTheme="minorEastAsia"/>
          <w:b/>
          <w:bCs/>
        </w:rPr>
        <w:t>Funcion</w:t>
      </w:r>
      <w:proofErr w:type="spellEnd"/>
      <w:r>
        <w:rPr>
          <w:rFonts w:eastAsiaTheme="minorEastAsia"/>
          <w:b/>
          <w:bCs/>
        </w:rPr>
        <w:t>:</w:t>
      </w:r>
    </w:p>
    <w:p w14:paraId="0609839B" w14:textId="5A0BEF81" w:rsidR="00E31E92" w:rsidRPr="00C150B7" w:rsidRDefault="000415DA" w:rsidP="00650E95">
      <w:pPr>
        <w:rPr>
          <w:rFonts w:eastAsiaTheme="minorEastAsia"/>
          <w:b/>
          <w:bCs/>
        </w:rPr>
      </w:pPr>
      <w:r>
        <w:rPr>
          <w:rFonts w:eastAsiaTheme="minorEastAsia"/>
        </w:rPr>
        <w:t xml:space="preserve">Mezclar la información de las 8 cabezas entre si – sin </w:t>
      </w:r>
      <w:proofErr w:type="spellStart"/>
      <w:r>
        <w:rPr>
          <w:rFonts w:eastAsiaTheme="minorEastAsia"/>
        </w:rPr>
        <w:t>Wo</w:t>
      </w:r>
      <w:proofErr w:type="spellEnd"/>
      <w:r>
        <w:rPr>
          <w:rFonts w:eastAsiaTheme="minorEastAsia"/>
        </w:rPr>
        <w:t xml:space="preserve">, el resultado quedaría como 8 compartimentos separados dentro del mismo vector (nunca combinados); </w:t>
      </w:r>
      <w:proofErr w:type="spellStart"/>
      <w:r w:rsidRPr="00C150B7">
        <w:rPr>
          <w:rFonts w:eastAsiaTheme="minorEastAsia"/>
          <w:b/>
          <w:bCs/>
          <w:highlight w:val="yellow"/>
        </w:rPr>
        <w:t>Wo</w:t>
      </w:r>
      <w:proofErr w:type="spellEnd"/>
      <w:r w:rsidRPr="00C150B7">
        <w:rPr>
          <w:rFonts w:eastAsiaTheme="minorEastAsia"/>
          <w:b/>
          <w:bCs/>
          <w:highlight w:val="yellow"/>
        </w:rPr>
        <w:t xml:space="preserve"> es la que permite que lo que aprendió una cabeza se combine con lo que aprendió otra, dando un único resultado integrado.</w:t>
      </w:r>
    </w:p>
    <w:p w14:paraId="5B723EB0" w14:textId="77777777" w:rsidR="009B57C0" w:rsidRDefault="009B57C0" w:rsidP="00650E95">
      <w:pPr>
        <w:rPr>
          <w:rFonts w:eastAsiaTheme="minorEastAsia"/>
        </w:rPr>
      </w:pPr>
    </w:p>
    <w:p w14:paraId="6A2D5528" w14:textId="77777777" w:rsidR="001C4809" w:rsidRDefault="001C4809" w:rsidP="00650E95">
      <w:pPr>
        <w:rPr>
          <w:rFonts w:eastAsiaTheme="minorEastAsia"/>
        </w:rPr>
      </w:pPr>
    </w:p>
    <w:p w14:paraId="02EB232C" w14:textId="11B0FB58" w:rsidR="001C4809" w:rsidRDefault="001C4809">
      <w:pPr>
        <w:rPr>
          <w:rFonts w:eastAsiaTheme="minorEastAsia"/>
        </w:rPr>
      </w:pPr>
      <w:r>
        <w:rPr>
          <w:rFonts w:eastAsiaTheme="minorEastAsia"/>
        </w:rPr>
        <w:br w:type="page"/>
      </w:r>
    </w:p>
    <w:p w14:paraId="208964EA" w14:textId="546D0BC1" w:rsidR="001C4809" w:rsidRDefault="001C4809" w:rsidP="001C4809">
      <w:pPr>
        <w:pStyle w:val="Ttulo6"/>
        <w:rPr>
          <w:rFonts w:cs="Arial"/>
          <w:b/>
          <w:bCs/>
          <w:i w:val="0"/>
          <w:iCs w:val="0"/>
          <w:sz w:val="24"/>
        </w:rPr>
      </w:pPr>
      <w:r w:rsidRPr="004E6ABE">
        <w:rPr>
          <w:rFonts w:cs="Arial"/>
          <w:b/>
          <w:bCs/>
          <w:i w:val="0"/>
          <w:iCs w:val="0"/>
          <w:sz w:val="24"/>
          <w:highlight w:val="yellow"/>
        </w:rPr>
        <w:lastRenderedPageBreak/>
        <w:t xml:space="preserve">1.12.10.4.2.6: Repaso del </w:t>
      </w:r>
      <w:proofErr w:type="spellStart"/>
      <w:r w:rsidRPr="004E6ABE">
        <w:rPr>
          <w:rFonts w:cs="Arial"/>
          <w:b/>
          <w:bCs/>
          <w:i w:val="0"/>
          <w:iCs w:val="0"/>
          <w:sz w:val="24"/>
          <w:highlight w:val="yellow"/>
        </w:rPr>
        <w:t>masking</w:t>
      </w:r>
      <w:proofErr w:type="spellEnd"/>
      <w:r w:rsidRPr="004E6ABE">
        <w:rPr>
          <w:rFonts w:cs="Arial"/>
          <w:b/>
          <w:bCs/>
          <w:i w:val="0"/>
          <w:iCs w:val="0"/>
          <w:sz w:val="24"/>
          <w:highlight w:val="yellow"/>
        </w:rPr>
        <w:t xml:space="preserve"> </w:t>
      </w:r>
      <w:r w:rsidR="004E6ABE" w:rsidRPr="004E6ABE">
        <w:rPr>
          <w:rFonts w:cs="Arial"/>
          <w:b/>
          <w:bCs/>
          <w:i w:val="0"/>
          <w:iCs w:val="0"/>
          <w:sz w:val="24"/>
          <w:highlight w:val="yellow"/>
        </w:rPr>
        <w:t xml:space="preserve">– </w:t>
      </w:r>
      <w:proofErr w:type="spellStart"/>
      <w:r w:rsidR="004E6ABE" w:rsidRPr="004E6ABE">
        <w:rPr>
          <w:rFonts w:cs="Arial"/>
          <w:b/>
          <w:bCs/>
          <w:i w:val="0"/>
          <w:iCs w:val="0"/>
          <w:sz w:val="24"/>
          <w:highlight w:val="yellow"/>
        </w:rPr>
        <w:t>por que</w:t>
      </w:r>
      <w:proofErr w:type="spellEnd"/>
      <w:r w:rsidR="004E6ABE" w:rsidRPr="004E6ABE">
        <w:rPr>
          <w:rFonts w:cs="Arial"/>
          <w:b/>
          <w:bCs/>
          <w:i w:val="0"/>
          <w:iCs w:val="0"/>
          <w:sz w:val="24"/>
          <w:highlight w:val="yellow"/>
        </w:rPr>
        <w:t xml:space="preserve"> se llama así – </w:t>
      </w:r>
      <w:proofErr w:type="spellStart"/>
      <w:r w:rsidR="004E6ABE" w:rsidRPr="004E6ABE">
        <w:rPr>
          <w:rFonts w:cs="Arial"/>
          <w:b/>
          <w:bCs/>
          <w:i w:val="0"/>
          <w:iCs w:val="0"/>
          <w:sz w:val="24"/>
          <w:highlight w:val="yellow"/>
        </w:rPr>
        <w:t>por que</w:t>
      </w:r>
      <w:proofErr w:type="spellEnd"/>
      <w:r w:rsidR="004E6ABE" w:rsidRPr="004E6ABE">
        <w:rPr>
          <w:rFonts w:cs="Arial"/>
          <w:b/>
          <w:bCs/>
          <w:i w:val="0"/>
          <w:iCs w:val="0"/>
          <w:sz w:val="24"/>
          <w:highlight w:val="yellow"/>
        </w:rPr>
        <w:t xml:space="preserve"> en la ronda de [inicio] (Ronda 1) esto “no se nota”</w:t>
      </w:r>
    </w:p>
    <w:p w14:paraId="4BD25ABD" w14:textId="30CCF289" w:rsidR="001C4809" w:rsidRDefault="00737E40" w:rsidP="001C4809">
      <w:r w:rsidRPr="00737E40">
        <w:rPr>
          <w:noProof/>
        </w:rPr>
        <w:drawing>
          <wp:inline distT="0" distB="0" distL="0" distR="0" wp14:anchorId="41814850" wp14:editId="37A75327">
            <wp:extent cx="2964180" cy="369258"/>
            <wp:effectExtent l="38100" t="38100" r="26670" b="31115"/>
            <wp:docPr id="1760527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27000" name=""/>
                    <pic:cNvPicPr/>
                  </pic:nvPicPr>
                  <pic:blipFill>
                    <a:blip r:embed="rId231"/>
                    <a:stretch>
                      <a:fillRect/>
                    </a:stretch>
                  </pic:blipFill>
                  <pic:spPr>
                    <a:xfrm>
                      <a:off x="0" y="0"/>
                      <a:ext cx="2970318" cy="370023"/>
                    </a:xfrm>
                    <a:prstGeom prst="rect">
                      <a:avLst/>
                    </a:prstGeom>
                    <a:ln w="28575">
                      <a:solidFill>
                        <a:schemeClr val="tx1"/>
                      </a:solidFill>
                    </a:ln>
                  </pic:spPr>
                </pic:pic>
              </a:graphicData>
            </a:graphic>
          </wp:inline>
        </w:drawing>
      </w:r>
    </w:p>
    <w:p w14:paraId="04475736" w14:textId="77777777" w:rsidR="00737E40" w:rsidRPr="00737E40" w:rsidRDefault="00737E40" w:rsidP="00737E40">
      <w:r w:rsidRPr="00737E40">
        <w:t xml:space="preserve">Buena pregunta para retomar — te referís al </w:t>
      </w:r>
      <w:proofErr w:type="spellStart"/>
      <w:r w:rsidRPr="00737E40">
        <w:rPr>
          <w:b/>
          <w:bCs/>
        </w:rPr>
        <w:t>masking</w:t>
      </w:r>
      <w:proofErr w:type="spellEnd"/>
      <w:r w:rsidRPr="00737E40">
        <w:t xml:space="preserve"> (enmascaramiento), que es justo lo que hace que esta </w:t>
      </w:r>
      <w:proofErr w:type="spellStart"/>
      <w:r w:rsidRPr="00737E40">
        <w:t>sub-capa</w:t>
      </w:r>
      <w:proofErr w:type="spellEnd"/>
      <w:r w:rsidRPr="00737E40">
        <w:t xml:space="preserve"> se llame "enmascarada". Te repaso el flujo completo.</w:t>
      </w:r>
    </w:p>
    <w:p w14:paraId="64AB241E" w14:textId="1AD668E1" w:rsidR="00737E40" w:rsidRDefault="00737E40" w:rsidP="001C4809">
      <w:pPr>
        <w:rPr>
          <w:b/>
          <w:bCs/>
        </w:rPr>
      </w:pPr>
      <w:r w:rsidRPr="00737E40">
        <w:rPr>
          <w:b/>
          <w:bCs/>
        </w:rPr>
        <w:t xml:space="preserve">La idea central: "cortar" las posiciones futuras antes del </w:t>
      </w:r>
      <w:proofErr w:type="spellStart"/>
      <w:r w:rsidRPr="00737E40">
        <w:rPr>
          <w:b/>
          <w:bCs/>
        </w:rPr>
        <w:t>softmax</w:t>
      </w:r>
      <w:proofErr w:type="spellEnd"/>
    </w:p>
    <w:p w14:paraId="57DBE9A5" w14:textId="0A99B694" w:rsidR="00737E40" w:rsidRDefault="00737E40" w:rsidP="001C4809">
      <w:r>
        <w:t xml:space="preserve">El nombre técnico es </w:t>
      </w:r>
      <w:proofErr w:type="spellStart"/>
      <w:r>
        <w:rPr>
          <w:b/>
          <w:bCs/>
        </w:rPr>
        <w:t>masking</w:t>
      </w:r>
      <w:proofErr w:type="spellEnd"/>
      <w:r>
        <w:rPr>
          <w:b/>
          <w:bCs/>
        </w:rPr>
        <w:t xml:space="preserve">, </w:t>
      </w:r>
      <w:r>
        <w:t xml:space="preserve">y la idea es simple: cuando un token </w:t>
      </w:r>
      <w:proofErr w:type="spellStart"/>
      <w:r>
        <w:t>esta</w:t>
      </w:r>
      <w:proofErr w:type="spellEnd"/>
      <w:r>
        <w:t xml:space="preserve"> calculando su </w:t>
      </w:r>
      <w:proofErr w:type="spellStart"/>
      <w:r>
        <w:t>atention</w:t>
      </w:r>
      <w:proofErr w:type="spellEnd"/>
      <w:r>
        <w:t xml:space="preserve">, </w:t>
      </w:r>
      <w:r>
        <w:rPr>
          <w:b/>
          <w:bCs/>
        </w:rPr>
        <w:t xml:space="preserve">no puede ver </w:t>
      </w:r>
      <w:r>
        <w:t xml:space="preserve">los tokens que vienen </w:t>
      </w:r>
      <w:proofErr w:type="spellStart"/>
      <w:r>
        <w:t>despues</w:t>
      </w:r>
      <w:proofErr w:type="spellEnd"/>
      <w:r>
        <w:t xml:space="preserve"> de el en la secuencia – solo puede mirar hacia atrás (a </w:t>
      </w:r>
      <w:proofErr w:type="spellStart"/>
      <w:r>
        <w:t>si</w:t>
      </w:r>
      <w:proofErr w:type="spellEnd"/>
      <w:r>
        <w:t xml:space="preserve"> mismo y a los anteriores</w:t>
      </w:r>
      <w:r w:rsidR="00FA5466">
        <w:t>)</w:t>
      </w:r>
    </w:p>
    <w:p w14:paraId="3E8E842B" w14:textId="0B070A6F" w:rsidR="00FA5466" w:rsidRPr="0018432E" w:rsidRDefault="00FA5466" w:rsidP="001C4809">
      <w:pPr>
        <w:rPr>
          <w:rFonts w:cs="Arial"/>
          <w:sz w:val="24"/>
          <w:szCs w:val="28"/>
        </w:rPr>
      </w:pPr>
      <m:oMathPara>
        <m:oMathParaPr>
          <m:jc m:val="left"/>
        </m:oMathParaPr>
        <m:oMath>
          <m:r>
            <m:rPr>
              <m:sty m:val="bi"/>
            </m:rPr>
            <w:rPr>
              <w:rFonts w:ascii="Cambria Math" w:hAnsi="Cambria Math" w:cs="Arial"/>
              <w:sz w:val="24"/>
              <w:szCs w:val="28"/>
              <w:highlight w:val="yellow"/>
            </w:rPr>
            <m:t>Como se hace, tenicamente poner-∞ antes del softmax</m:t>
          </m:r>
          <m:r>
            <w:rPr>
              <w:rFonts w:ascii="Cambria Math" w:hAnsi="Cambria Math" w:cs="Arial"/>
              <w:sz w:val="24"/>
              <w:szCs w:val="28"/>
            </w:rPr>
            <m:t xml:space="preserve"> </m:t>
          </m:r>
        </m:oMath>
      </m:oMathPara>
    </w:p>
    <w:p w14:paraId="0BA0BEDF" w14:textId="0C1B5BA9" w:rsidR="0018432E" w:rsidRPr="0018432E" w:rsidRDefault="00FA5466">
      <w:pPr>
        <w:rPr>
          <w:rFonts w:eastAsiaTheme="minorEastAsia" w:cs="Arial"/>
          <w:szCs w:val="22"/>
        </w:rPr>
      </w:pPr>
      <w:r w:rsidRPr="0018432E">
        <w:rPr>
          <w:rFonts w:cs="Arial"/>
          <w:szCs w:val="22"/>
        </w:rPr>
        <w:t xml:space="preserve">Antes de aplicar </w:t>
      </w:r>
      <w:proofErr w:type="spellStart"/>
      <w:r w:rsidRPr="0018432E">
        <w:rPr>
          <w:rFonts w:cs="Arial"/>
          <w:szCs w:val="22"/>
        </w:rPr>
        <w:t>softmax</w:t>
      </w:r>
      <w:proofErr w:type="spellEnd"/>
      <w:r w:rsidRPr="0018432E">
        <w:rPr>
          <w:rFonts w:cs="Arial"/>
          <w:szCs w:val="22"/>
        </w:rPr>
        <w:t xml:space="preserve">, tener una lista de “scores” (uno por cada token contra el que te </w:t>
      </w:r>
      <w:proofErr w:type="spellStart"/>
      <w:r w:rsidRPr="0018432E">
        <w:rPr>
          <w:rFonts w:cs="Arial"/>
          <w:szCs w:val="22"/>
        </w:rPr>
        <w:t>comapras</w:t>
      </w:r>
      <w:proofErr w:type="spellEnd"/>
      <w:r w:rsidRPr="0018432E">
        <w:rPr>
          <w:rFonts w:cs="Arial"/>
          <w:szCs w:val="22"/>
        </w:rPr>
        <w:t xml:space="preserve">). El </w:t>
      </w:r>
      <w:proofErr w:type="spellStart"/>
      <w:r w:rsidRPr="0018432E">
        <w:rPr>
          <w:rFonts w:cs="Arial"/>
          <w:szCs w:val="22"/>
        </w:rPr>
        <w:t>masking</w:t>
      </w:r>
      <w:proofErr w:type="spellEnd"/>
      <w:r w:rsidRPr="0018432E">
        <w:rPr>
          <w:rFonts w:cs="Arial"/>
          <w:szCs w:val="22"/>
        </w:rPr>
        <w:t xml:space="preserve"> consiste en </w:t>
      </w:r>
      <w:r w:rsidRPr="0018432E">
        <w:rPr>
          <w:rFonts w:cs="Arial"/>
          <w:b/>
          <w:bCs/>
          <w:szCs w:val="22"/>
        </w:rPr>
        <w:t xml:space="preserve">reemplazar por </w:t>
      </w:r>
      <m:oMath>
        <m:r>
          <m:rPr>
            <m:sty m:val="p"/>
          </m:rPr>
          <w:rPr>
            <w:rFonts w:ascii="Cambria Math" w:hAnsi="Cambria Math" w:cs="Arial"/>
            <w:szCs w:val="22"/>
          </w:rPr>
          <m:t>-∞</m:t>
        </m:r>
      </m:oMath>
      <w:r w:rsidR="0018432E" w:rsidRPr="0018432E">
        <w:rPr>
          <w:rFonts w:eastAsiaTheme="minorEastAsia" w:cs="Arial"/>
          <w:szCs w:val="22"/>
        </w:rPr>
        <w:t xml:space="preserve"> los scores de las posiciones futuras, </w:t>
      </w:r>
      <w:r w:rsidR="0018432E" w:rsidRPr="0018432E">
        <w:rPr>
          <w:rFonts w:eastAsiaTheme="minorEastAsia" w:cs="Arial"/>
          <w:b/>
          <w:bCs/>
          <w:szCs w:val="22"/>
        </w:rPr>
        <w:t xml:space="preserve">antes </w:t>
      </w:r>
      <w:r w:rsidR="0018432E" w:rsidRPr="0018432E">
        <w:rPr>
          <w:rFonts w:eastAsiaTheme="minorEastAsia" w:cs="Arial"/>
          <w:szCs w:val="22"/>
        </w:rPr>
        <w:t xml:space="preserve">de que </w:t>
      </w:r>
      <w:proofErr w:type="spellStart"/>
      <w:r w:rsidR="0018432E" w:rsidRPr="0018432E">
        <w:rPr>
          <w:rFonts w:eastAsiaTheme="minorEastAsia" w:cs="Arial"/>
          <w:szCs w:val="22"/>
        </w:rPr>
        <w:t>softmax</w:t>
      </w:r>
      <w:proofErr w:type="spellEnd"/>
      <w:r w:rsidR="0018432E" w:rsidRPr="0018432E">
        <w:rPr>
          <w:rFonts w:eastAsiaTheme="minorEastAsia" w:cs="Arial"/>
          <w:szCs w:val="22"/>
        </w:rPr>
        <w:t xml:space="preserve"> los procese:</w:t>
      </w:r>
    </w:p>
    <w:p w14:paraId="0A9939B0" w14:textId="77777777" w:rsidR="00260893" w:rsidRDefault="00260893">
      <w:pPr>
        <w:rPr>
          <w:rFonts w:cs="Arial"/>
          <w:b/>
          <w:bCs/>
          <w:i/>
          <w:iCs/>
          <w:sz w:val="24"/>
        </w:rPr>
      </w:pPr>
      <w:r w:rsidRPr="00260893">
        <w:rPr>
          <w:rFonts w:cs="Arial"/>
          <w:b/>
          <w:bCs/>
          <w:i/>
          <w:iCs/>
          <w:noProof/>
          <w:sz w:val="24"/>
        </w:rPr>
        <w:drawing>
          <wp:inline distT="0" distB="0" distL="0" distR="0" wp14:anchorId="2600D06C" wp14:editId="0D8E9570">
            <wp:extent cx="4088130" cy="1226439"/>
            <wp:effectExtent l="19050" t="19050" r="26670" b="12065"/>
            <wp:docPr id="1111255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55192" name=""/>
                    <pic:cNvPicPr/>
                  </pic:nvPicPr>
                  <pic:blipFill>
                    <a:blip r:embed="rId232"/>
                    <a:stretch>
                      <a:fillRect/>
                    </a:stretch>
                  </pic:blipFill>
                  <pic:spPr>
                    <a:xfrm>
                      <a:off x="0" y="0"/>
                      <a:ext cx="4091283" cy="1227385"/>
                    </a:xfrm>
                    <a:prstGeom prst="rect">
                      <a:avLst/>
                    </a:prstGeom>
                    <a:ln w="19050">
                      <a:solidFill>
                        <a:schemeClr val="tx1"/>
                      </a:solidFill>
                    </a:ln>
                  </pic:spPr>
                </pic:pic>
              </a:graphicData>
            </a:graphic>
          </wp:inline>
        </w:drawing>
      </w:r>
    </w:p>
    <w:p w14:paraId="5721BA41" w14:textId="29C4FF36" w:rsidR="001C4809" w:rsidRDefault="00260893" w:rsidP="00F60142">
      <w:pPr>
        <w:rPr>
          <w:rFonts w:eastAsiaTheme="minorEastAsia" w:cs="Arial"/>
          <w:b/>
          <w:bCs/>
          <w:szCs w:val="22"/>
        </w:rPr>
      </w:pPr>
      <w:r w:rsidRPr="00E9021E">
        <w:rPr>
          <w:rFonts w:cs="Arial"/>
          <w:b/>
          <w:bCs/>
          <w:szCs w:val="22"/>
          <w:highlight w:val="yellow"/>
        </w:rPr>
        <w:t xml:space="preserve">Por qué </w:t>
      </w:r>
      <m:oMath>
        <m:r>
          <m:rPr>
            <m:sty m:val="p"/>
          </m:rPr>
          <w:rPr>
            <w:rFonts w:ascii="Cambria Math" w:hAnsi="Cambria Math" w:cs="Arial"/>
            <w:szCs w:val="22"/>
            <w:highlight w:val="yellow"/>
          </w:rPr>
          <m:t>-∞</m:t>
        </m:r>
      </m:oMath>
      <w:r w:rsidRPr="00E9021E">
        <w:rPr>
          <w:rFonts w:eastAsiaTheme="minorEastAsia" w:cs="Arial"/>
          <w:szCs w:val="22"/>
          <w:highlight w:val="yellow"/>
        </w:rPr>
        <w:t xml:space="preserve"> </w:t>
      </w:r>
      <w:r w:rsidRPr="00E9021E">
        <w:rPr>
          <w:rFonts w:eastAsiaTheme="minorEastAsia" w:cs="Arial"/>
          <w:b/>
          <w:bCs/>
          <w:szCs w:val="22"/>
          <w:highlight w:val="yellow"/>
        </w:rPr>
        <w:t>específicamente, y no simplemente “borrar” esas posiciones</w:t>
      </w:r>
    </w:p>
    <w:p w14:paraId="093E6BE3" w14:textId="0A539F6A" w:rsidR="00F60142" w:rsidRPr="00F60142" w:rsidRDefault="00F60142" w:rsidP="00F60142">
      <w:pPr>
        <w:rPr>
          <w:rFonts w:eastAsiaTheme="minorEastAsia" w:cs="Arial"/>
          <w:b/>
          <w:bCs/>
          <w:szCs w:val="22"/>
        </w:rPr>
      </w:pPr>
      <w:r w:rsidRPr="00F60142">
        <w:rPr>
          <w:rFonts w:eastAsiaTheme="minorEastAsia" w:cs="Arial"/>
          <w:b/>
          <w:bCs/>
          <w:noProof/>
          <w:szCs w:val="22"/>
        </w:rPr>
        <w:drawing>
          <wp:inline distT="0" distB="0" distL="0" distR="0" wp14:anchorId="4517632C" wp14:editId="232E328C">
            <wp:extent cx="4088130" cy="817626"/>
            <wp:effectExtent l="19050" t="19050" r="7620" b="20955"/>
            <wp:docPr id="110711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1804" name=""/>
                    <pic:cNvPicPr/>
                  </pic:nvPicPr>
                  <pic:blipFill>
                    <a:blip r:embed="rId233"/>
                    <a:stretch>
                      <a:fillRect/>
                    </a:stretch>
                  </pic:blipFill>
                  <pic:spPr>
                    <a:xfrm>
                      <a:off x="0" y="0"/>
                      <a:ext cx="4094043" cy="818809"/>
                    </a:xfrm>
                    <a:prstGeom prst="rect">
                      <a:avLst/>
                    </a:prstGeom>
                    <a:ln w="12700">
                      <a:solidFill>
                        <a:schemeClr val="tx1"/>
                      </a:solidFill>
                    </a:ln>
                  </pic:spPr>
                </pic:pic>
              </a:graphicData>
            </a:graphic>
          </wp:inline>
        </w:drawing>
      </w:r>
    </w:p>
    <w:p w14:paraId="4AA5226D" w14:textId="77777777" w:rsidR="00D92413" w:rsidRPr="00D92413" w:rsidRDefault="00D92413" w:rsidP="00D92413">
      <w:pPr>
        <w:rPr>
          <w:rFonts w:eastAsiaTheme="minorEastAsia"/>
          <w:b/>
          <w:bCs/>
        </w:rPr>
      </w:pPr>
      <w:r w:rsidRPr="00D92413">
        <w:rPr>
          <w:rFonts w:eastAsiaTheme="minorEastAsia"/>
          <w:b/>
          <w:bCs/>
        </w:rPr>
        <w:t xml:space="preserve">Aplicando </w:t>
      </w:r>
      <w:proofErr w:type="spellStart"/>
      <w:r w:rsidRPr="00D92413">
        <w:rPr>
          <w:rFonts w:eastAsiaTheme="minorEastAsia"/>
          <w:b/>
          <w:bCs/>
        </w:rPr>
        <w:t>softmax</w:t>
      </w:r>
      <w:proofErr w:type="spellEnd"/>
      <w:r w:rsidRPr="00D92413">
        <w:rPr>
          <w:rFonts w:eastAsiaTheme="minorEastAsia"/>
          <w:b/>
          <w:bCs/>
        </w:rPr>
        <w:t xml:space="preserve"> después del "recorte"</w:t>
      </w:r>
    </w:p>
    <w:p w14:paraId="72E0E1E6" w14:textId="77777777" w:rsidR="00D92413" w:rsidRPr="00D92413" w:rsidRDefault="00D92413" w:rsidP="00D92413">
      <w:pPr>
        <w:rPr>
          <w:rFonts w:eastAsiaTheme="minorEastAsia"/>
        </w:rPr>
      </w:pPr>
      <w:r w:rsidRPr="00D92413">
        <w:rPr>
          <w:rFonts w:eastAsiaTheme="minorEastAsia"/>
        </w:rPr>
        <w:t xml:space="preserve">Las dos últimas posiciones quedan en </w:t>
      </w:r>
      <w:r w:rsidRPr="00D92413">
        <w:rPr>
          <w:rFonts w:eastAsiaTheme="minorEastAsia"/>
          <w:b/>
          <w:bCs/>
        </w:rPr>
        <w:t>0%</w:t>
      </w:r>
      <w:r w:rsidRPr="00D92413">
        <w:rPr>
          <w:rFonts w:eastAsiaTheme="minorEastAsia"/>
        </w:rPr>
        <w:t>, como si no existieran — solo "Der" y "Hund" (las posiciones ya generadas) se reparten el 100% de atención.</w:t>
      </w:r>
    </w:p>
    <w:p w14:paraId="319ED824" w14:textId="77777777" w:rsidR="00D92413" w:rsidRPr="00D92413" w:rsidRDefault="00D92413" w:rsidP="00D92413">
      <w:pPr>
        <w:rPr>
          <w:rFonts w:eastAsiaTheme="minorEastAsia"/>
          <w:b/>
          <w:bCs/>
        </w:rPr>
      </w:pPr>
      <w:r w:rsidRPr="00D92413">
        <w:rPr>
          <w:rFonts w:eastAsiaTheme="minorEastAsia"/>
          <w:b/>
          <w:bCs/>
          <w:highlight w:val="yellow"/>
        </w:rPr>
        <w:t>Por qué esto se llama "enmascarada" (</w:t>
      </w:r>
      <w:proofErr w:type="spellStart"/>
      <w:r w:rsidRPr="00D92413">
        <w:rPr>
          <w:rFonts w:eastAsiaTheme="minorEastAsia"/>
          <w:b/>
          <w:bCs/>
          <w:highlight w:val="yellow"/>
        </w:rPr>
        <w:t>masked</w:t>
      </w:r>
      <w:proofErr w:type="spellEnd"/>
      <w:r w:rsidRPr="00D92413">
        <w:rPr>
          <w:rFonts w:eastAsiaTheme="minorEastAsia"/>
          <w:b/>
          <w:bCs/>
          <w:highlight w:val="yellow"/>
        </w:rPr>
        <w:t>)</w:t>
      </w:r>
    </w:p>
    <w:p w14:paraId="4DA726D4" w14:textId="1E19B0B7" w:rsidR="001C4809" w:rsidRDefault="00A36D7B" w:rsidP="00650E95">
      <w:pPr>
        <w:rPr>
          <w:rFonts w:eastAsiaTheme="minorEastAsia"/>
        </w:rPr>
      </w:pPr>
      <w:r w:rsidRPr="00A36D7B">
        <w:rPr>
          <w:rFonts w:eastAsiaTheme="minorEastAsia"/>
        </w:rPr>
        <w:t>La palabra "</w:t>
      </w:r>
      <w:proofErr w:type="spellStart"/>
      <w:r w:rsidRPr="00A36D7B">
        <w:rPr>
          <w:rFonts w:eastAsiaTheme="minorEastAsia"/>
        </w:rPr>
        <w:t>mask</w:t>
      </w:r>
      <w:proofErr w:type="spellEnd"/>
      <w:r w:rsidRPr="00A36D7B">
        <w:rPr>
          <w:rFonts w:eastAsiaTheme="minorEastAsia"/>
        </w:rPr>
        <w:t xml:space="preserve">" (máscara) es justamente esa — una capa que </w:t>
      </w:r>
      <w:r w:rsidRPr="00A36D7B">
        <w:rPr>
          <w:rFonts w:eastAsiaTheme="minorEastAsia"/>
          <w:b/>
          <w:bCs/>
        </w:rPr>
        <w:t>tapa</w:t>
      </w:r>
      <w:r w:rsidRPr="00A36D7B">
        <w:rPr>
          <w:rFonts w:eastAsiaTheme="minorEastAsia"/>
        </w:rPr>
        <w:t xml:space="preserve"> ciertas posiciones antes de que el modelo las use, dejando visible solo lo que corresponde. Es como ponerle un cartel de "no disponible" a las posiciones futuras, para que el </w:t>
      </w:r>
      <w:proofErr w:type="spellStart"/>
      <w:r w:rsidRPr="00A36D7B">
        <w:rPr>
          <w:rFonts w:eastAsiaTheme="minorEastAsia"/>
        </w:rPr>
        <w:t>softmax</w:t>
      </w:r>
      <w:proofErr w:type="spellEnd"/>
      <w:r w:rsidRPr="00A36D7B">
        <w:rPr>
          <w:rFonts w:eastAsiaTheme="minorEastAsia"/>
        </w:rPr>
        <w:t xml:space="preserve"> ni siquiera las considere.</w:t>
      </w:r>
    </w:p>
    <w:p w14:paraId="60A6E094" w14:textId="77777777" w:rsidR="00A36D7B" w:rsidRPr="00A36D7B" w:rsidRDefault="00A36D7B" w:rsidP="00A36D7B">
      <w:pPr>
        <w:rPr>
          <w:rFonts w:eastAsiaTheme="minorEastAsia"/>
          <w:b/>
          <w:bCs/>
        </w:rPr>
      </w:pPr>
      <w:r w:rsidRPr="00A36D7B">
        <w:rPr>
          <w:rFonts w:eastAsiaTheme="minorEastAsia"/>
          <w:b/>
          <w:bCs/>
        </w:rPr>
        <w:t xml:space="preserve">Resumen del flujo completo, con el </w:t>
      </w:r>
      <w:proofErr w:type="spellStart"/>
      <w:r w:rsidRPr="00A36D7B">
        <w:rPr>
          <w:rFonts w:eastAsiaTheme="minorEastAsia"/>
          <w:b/>
          <w:bCs/>
        </w:rPr>
        <w:t>masking</w:t>
      </w:r>
      <w:proofErr w:type="spellEnd"/>
      <w:r w:rsidRPr="00A36D7B">
        <w:rPr>
          <w:rFonts w:eastAsiaTheme="minorEastAsia"/>
          <w:b/>
          <w:bCs/>
        </w:rPr>
        <w:t xml:space="preserve"> incluido</w:t>
      </w:r>
    </w:p>
    <w:p w14:paraId="354248B1" w14:textId="7B0A99A8" w:rsidR="00D92413" w:rsidRDefault="00A36D7B" w:rsidP="00650E95">
      <w:pPr>
        <w:rPr>
          <w:rFonts w:eastAsiaTheme="minorEastAsia"/>
        </w:rPr>
      </w:pPr>
      <w:r w:rsidRPr="00A36D7B">
        <w:rPr>
          <w:rFonts w:eastAsiaTheme="minorEastAsia"/>
          <w:noProof/>
        </w:rPr>
        <w:lastRenderedPageBreak/>
        <w:drawing>
          <wp:inline distT="0" distB="0" distL="0" distR="0" wp14:anchorId="60B5ADDA" wp14:editId="79EDC97A">
            <wp:extent cx="3384550" cy="1118458"/>
            <wp:effectExtent l="19050" t="19050" r="25400" b="24765"/>
            <wp:docPr id="671063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63478" name=""/>
                    <pic:cNvPicPr/>
                  </pic:nvPicPr>
                  <pic:blipFill>
                    <a:blip r:embed="rId234"/>
                    <a:stretch>
                      <a:fillRect/>
                    </a:stretch>
                  </pic:blipFill>
                  <pic:spPr>
                    <a:xfrm>
                      <a:off x="0" y="0"/>
                      <a:ext cx="3399584" cy="1123426"/>
                    </a:xfrm>
                    <a:prstGeom prst="rect">
                      <a:avLst/>
                    </a:prstGeom>
                    <a:ln w="19050">
                      <a:solidFill>
                        <a:schemeClr val="tx1"/>
                      </a:solidFill>
                    </a:ln>
                  </pic:spPr>
                </pic:pic>
              </a:graphicData>
            </a:graphic>
          </wp:inline>
        </w:drawing>
      </w:r>
    </w:p>
    <w:p w14:paraId="1ECFF141" w14:textId="77777777" w:rsidR="00A36D7B" w:rsidRDefault="00A36D7B" w:rsidP="00A36D7B">
      <w:pPr>
        <w:rPr>
          <w:rFonts w:eastAsiaTheme="minorEastAsia"/>
          <w:b/>
          <w:bCs/>
        </w:rPr>
      </w:pPr>
      <w:r w:rsidRPr="00540016">
        <w:rPr>
          <w:rFonts w:eastAsiaTheme="minorEastAsia"/>
          <w:b/>
          <w:bCs/>
          <w:highlight w:val="yellow"/>
        </w:rPr>
        <w:t>Por qué en [inicio] (Ronda 1) esto "no se nota"</w:t>
      </w:r>
    </w:p>
    <w:p w14:paraId="4A464207" w14:textId="77777777" w:rsidR="00474510" w:rsidRDefault="00540016">
      <w:pPr>
        <w:rPr>
          <w:rFonts w:eastAsiaTheme="minorEastAsia"/>
        </w:rPr>
      </w:pPr>
      <w:r>
        <w:rPr>
          <w:rFonts w:eastAsiaTheme="minorEastAsia"/>
        </w:rPr>
        <w:t xml:space="preserve">En la Ronda 1, no hace falta ni aplicar el </w:t>
      </w:r>
      <w:proofErr w:type="spellStart"/>
      <w:r>
        <w:rPr>
          <w:rFonts w:eastAsiaTheme="minorEastAsia"/>
        </w:rPr>
        <w:t>masking</w:t>
      </w:r>
      <w:proofErr w:type="spellEnd"/>
      <w:r>
        <w:rPr>
          <w:rFonts w:eastAsiaTheme="minorEastAsia"/>
        </w:rPr>
        <w:t xml:space="preserve"> explícitamente para notar su efecto – como solo existe </w:t>
      </w:r>
      <w:r>
        <w:rPr>
          <w:rFonts w:eastAsiaTheme="minorEastAsia"/>
          <w:b/>
          <w:bCs/>
        </w:rPr>
        <w:t xml:space="preserve">[inicio], </w:t>
      </w:r>
      <w:r>
        <w:rPr>
          <w:rFonts w:eastAsiaTheme="minorEastAsia"/>
        </w:rPr>
        <w:t xml:space="preserve">no hay ninguna posición futura que “recordar” todavía. El </w:t>
      </w:r>
      <w:proofErr w:type="spellStart"/>
      <w:r>
        <w:rPr>
          <w:rFonts w:eastAsiaTheme="minorEastAsia"/>
        </w:rPr>
        <w:t>maskin</w:t>
      </w:r>
      <w:proofErr w:type="spellEnd"/>
      <w:r>
        <w:rPr>
          <w:rFonts w:eastAsiaTheme="minorEastAsia"/>
        </w:rPr>
        <w:t xml:space="preserve"> se vuelve visible recién cuando hay </w:t>
      </w:r>
      <w:r>
        <w:rPr>
          <w:rFonts w:eastAsiaTheme="minorEastAsia"/>
          <w:b/>
          <w:bCs/>
        </w:rPr>
        <w:t xml:space="preserve">varios </w:t>
      </w:r>
      <w:r>
        <w:rPr>
          <w:rFonts w:eastAsiaTheme="minorEastAsia"/>
        </w:rPr>
        <w:t>tokens en juego (</w:t>
      </w:r>
      <w:r w:rsidR="00474510">
        <w:rPr>
          <w:rFonts w:eastAsiaTheme="minorEastAsia"/>
        </w:rPr>
        <w:t>como en la Ronda 3, con “Der” y “Hund” ya generados, y “</w:t>
      </w:r>
      <w:proofErr w:type="spellStart"/>
      <w:proofErr w:type="gramStart"/>
      <w:r w:rsidR="00474510">
        <w:rPr>
          <w:rFonts w:eastAsiaTheme="minorEastAsia"/>
        </w:rPr>
        <w:t>isst</w:t>
      </w:r>
      <w:proofErr w:type="spellEnd"/>
      <w:r w:rsidR="00474510">
        <w:rPr>
          <w:rFonts w:eastAsiaTheme="minorEastAsia"/>
        </w:rPr>
        <w:t>”/</w:t>
      </w:r>
      <w:proofErr w:type="gramEnd"/>
      <w:r w:rsidR="00474510">
        <w:rPr>
          <w:rFonts w:eastAsiaTheme="minorEastAsia"/>
        </w:rPr>
        <w:t>”</w:t>
      </w:r>
      <w:proofErr w:type="spellStart"/>
      <w:r w:rsidR="00474510">
        <w:rPr>
          <w:rFonts w:eastAsiaTheme="minorEastAsia"/>
        </w:rPr>
        <w:t>Brot</w:t>
      </w:r>
      <w:proofErr w:type="spellEnd"/>
      <w:r w:rsidR="00474510">
        <w:rPr>
          <w:rFonts w:eastAsiaTheme="minorEastAsia"/>
        </w:rPr>
        <w:t>” todavía sin existir).</w:t>
      </w:r>
    </w:p>
    <w:p w14:paraId="67DD2C03" w14:textId="5DB34E94" w:rsidR="00D36D94" w:rsidRDefault="00D36D94" w:rsidP="00D36D94">
      <w:pPr>
        <w:pStyle w:val="Ttulo6"/>
        <w:rPr>
          <w:rFonts w:cs="Arial"/>
          <w:b/>
          <w:bCs/>
          <w:i w:val="0"/>
          <w:iCs w:val="0"/>
          <w:sz w:val="24"/>
        </w:rPr>
      </w:pPr>
      <w:r w:rsidRPr="00D36D94">
        <w:rPr>
          <w:rFonts w:cs="Arial"/>
          <w:b/>
          <w:bCs/>
          <w:i w:val="0"/>
          <w:iCs w:val="0"/>
          <w:sz w:val="24"/>
          <w:highlight w:val="yellow"/>
        </w:rPr>
        <w:t>1.12.10.4.2.7</w:t>
      </w:r>
      <w:r w:rsidR="000B55AE">
        <w:rPr>
          <w:rFonts w:cs="Arial"/>
          <w:b/>
          <w:bCs/>
          <w:i w:val="0"/>
          <w:iCs w:val="0"/>
          <w:sz w:val="24"/>
          <w:highlight w:val="yellow"/>
        </w:rPr>
        <w:t>: Repaso 1</w:t>
      </w:r>
      <w:r w:rsidRPr="00D36D94">
        <w:rPr>
          <w:rFonts w:cs="Arial"/>
          <w:b/>
          <w:bCs/>
          <w:i w:val="0"/>
          <w:iCs w:val="0"/>
          <w:sz w:val="24"/>
          <w:highlight w:val="yellow"/>
        </w:rPr>
        <w:t>: ¿</w:t>
      </w:r>
      <w:proofErr w:type="gramStart"/>
      <w:r w:rsidRPr="00D36D94">
        <w:rPr>
          <w:rFonts w:cs="Arial"/>
          <w:b/>
          <w:bCs/>
          <w:i w:val="0"/>
          <w:iCs w:val="0"/>
          <w:sz w:val="24"/>
          <w:highlight w:val="yellow"/>
        </w:rPr>
        <w:t>Cuando</w:t>
      </w:r>
      <w:proofErr w:type="gramEnd"/>
      <w:r w:rsidRPr="00D36D94">
        <w:rPr>
          <w:rFonts w:cs="Arial"/>
          <w:b/>
          <w:bCs/>
          <w:i w:val="0"/>
          <w:iCs w:val="0"/>
          <w:sz w:val="24"/>
          <w:highlight w:val="yellow"/>
        </w:rPr>
        <w:t xml:space="preserve"> empieza </w:t>
      </w:r>
      <w:proofErr w:type="spellStart"/>
      <w:r w:rsidRPr="00D36D94">
        <w:rPr>
          <w:rFonts w:cs="Arial"/>
          <w:b/>
          <w:bCs/>
          <w:i w:val="0"/>
          <w:iCs w:val="0"/>
          <w:sz w:val="24"/>
          <w:highlight w:val="yellow"/>
        </w:rPr>
        <w:t>self-attention</w:t>
      </w:r>
      <w:proofErr w:type="spellEnd"/>
      <w:r w:rsidRPr="00D36D94">
        <w:rPr>
          <w:rFonts w:cs="Arial"/>
          <w:b/>
          <w:bCs/>
          <w:i w:val="0"/>
          <w:iCs w:val="0"/>
          <w:sz w:val="24"/>
          <w:highlight w:val="yellow"/>
        </w:rPr>
        <w:t xml:space="preserve"> </w:t>
      </w:r>
      <w:proofErr w:type="spellStart"/>
      <w:r w:rsidRPr="00D36D94">
        <w:rPr>
          <w:rFonts w:cs="Arial"/>
          <w:b/>
          <w:bCs/>
          <w:i w:val="0"/>
          <w:iCs w:val="0"/>
          <w:sz w:val="24"/>
          <w:highlight w:val="yellow"/>
        </w:rPr>
        <w:t>masking</w:t>
      </w:r>
      <w:proofErr w:type="spellEnd"/>
      <w:r w:rsidRPr="00D36D94">
        <w:rPr>
          <w:rFonts w:cs="Arial"/>
          <w:b/>
          <w:bCs/>
          <w:i w:val="0"/>
          <w:iCs w:val="0"/>
          <w:sz w:val="24"/>
          <w:highlight w:val="yellow"/>
        </w:rPr>
        <w:t>, como es eso que se divide?</w:t>
      </w:r>
    </w:p>
    <w:p w14:paraId="61251BC9" w14:textId="77777777" w:rsidR="000B55AE" w:rsidRPr="000B55AE" w:rsidRDefault="000B55AE" w:rsidP="000B55AE">
      <w:pPr>
        <w:rPr>
          <w:rFonts w:eastAsiaTheme="minorEastAsia"/>
        </w:rPr>
      </w:pPr>
      <w:r w:rsidRPr="000B55AE">
        <w:rPr>
          <w:rFonts w:eastAsiaTheme="minorEastAsia"/>
        </w:rPr>
        <w:t xml:space="preserve">Ah, dale — retomando esa parte específica: la respuesta corta es que </w:t>
      </w:r>
      <w:r w:rsidRPr="000B55AE">
        <w:rPr>
          <w:rFonts w:eastAsiaTheme="minorEastAsia"/>
          <w:b/>
          <w:bCs/>
        </w:rPr>
        <w:t>no se divide</w:t>
      </w:r>
      <w:r w:rsidRPr="000B55AE">
        <w:rPr>
          <w:rFonts w:eastAsiaTheme="minorEastAsia"/>
        </w:rPr>
        <w:t xml:space="preserve">, se </w:t>
      </w:r>
      <w:r w:rsidRPr="000B55AE">
        <w:rPr>
          <w:rFonts w:eastAsiaTheme="minorEastAsia"/>
          <w:b/>
          <w:bCs/>
        </w:rPr>
        <w:t>copia</w:t>
      </w:r>
      <w:r w:rsidRPr="000B55AE">
        <w:rPr>
          <w:rFonts w:eastAsiaTheme="minorEastAsia"/>
        </w:rPr>
        <w:t>. Es justo lo que aclara ese mismo recuadro que pegaste (</w:t>
      </w:r>
      <w:r w:rsidRPr="000B55AE">
        <w:rPr>
          <w:rFonts w:ascii="Segoe UI Emoji" w:eastAsiaTheme="minorEastAsia" w:hAnsi="Segoe UI Emoji" w:cs="Segoe UI Emoji"/>
        </w:rPr>
        <w:t>🔀</w:t>
      </w:r>
      <w:r w:rsidRPr="000B55AE">
        <w:rPr>
          <w:rFonts w:eastAsiaTheme="minorEastAsia"/>
        </w:rPr>
        <w:t>). Te lo repaso con calma, porque es un punto que genera confusión fácil.</w:t>
      </w:r>
    </w:p>
    <w:p w14:paraId="56A0FAD6" w14:textId="77777777" w:rsidR="000B55AE" w:rsidRPr="000B55AE" w:rsidRDefault="000B55AE" w:rsidP="000B55AE">
      <w:pPr>
        <w:rPr>
          <w:rFonts w:eastAsiaTheme="minorEastAsia"/>
          <w:b/>
          <w:bCs/>
        </w:rPr>
      </w:pPr>
      <w:r w:rsidRPr="000B55AE">
        <w:rPr>
          <w:rFonts w:eastAsiaTheme="minorEastAsia"/>
          <w:b/>
          <w:bCs/>
        </w:rPr>
        <w:t>La confusión típica: "8 cabezas" suena a "partir en 8"</w:t>
      </w:r>
    </w:p>
    <w:p w14:paraId="61E88450" w14:textId="77777777" w:rsidR="000B55AE" w:rsidRPr="000B55AE" w:rsidRDefault="000B55AE" w:rsidP="000B55AE">
      <w:pPr>
        <w:rPr>
          <w:rFonts w:eastAsiaTheme="minorEastAsia"/>
        </w:rPr>
      </w:pPr>
      <w:r w:rsidRPr="000B55AE">
        <w:rPr>
          <w:rFonts w:eastAsiaTheme="minorEastAsia"/>
        </w:rPr>
        <w:t xml:space="preserve">Es natural pensar que "8 cabezas" significa cortar el vector de 512 en 8 pedazos de 64 — pero </w:t>
      </w:r>
      <w:r w:rsidRPr="000B55AE">
        <w:rPr>
          <w:rFonts w:eastAsiaTheme="minorEastAsia"/>
          <w:b/>
          <w:bCs/>
        </w:rPr>
        <w:t>no es así</w:t>
      </w:r>
      <w:r w:rsidRPr="000B55AE">
        <w:rPr>
          <w:rFonts w:eastAsiaTheme="minorEastAsia"/>
        </w:rPr>
        <w:t>.</w:t>
      </w:r>
    </w:p>
    <w:p w14:paraId="5DAB3BDE" w14:textId="77777777" w:rsidR="000B55AE" w:rsidRPr="000B55AE" w:rsidRDefault="000B55AE" w:rsidP="000B55AE">
      <w:pPr>
        <w:rPr>
          <w:rFonts w:eastAsiaTheme="minorEastAsia"/>
          <w:b/>
          <w:bCs/>
        </w:rPr>
      </w:pPr>
      <w:r w:rsidRPr="000B55AE">
        <w:rPr>
          <w:rFonts w:eastAsiaTheme="minorEastAsia"/>
          <w:b/>
          <w:bCs/>
        </w:rPr>
        <w:t>Lo que realmente pasa</w:t>
      </w:r>
    </w:p>
    <w:p w14:paraId="3A80522C" w14:textId="416DAEE2" w:rsidR="00D36D94" w:rsidRDefault="005F2EE8">
      <w:pPr>
        <w:rPr>
          <w:rFonts w:eastAsiaTheme="minorEastAsia"/>
        </w:rPr>
      </w:pPr>
      <w:r w:rsidRPr="005F2EE8">
        <w:rPr>
          <w:rFonts w:eastAsiaTheme="minorEastAsia"/>
          <w:noProof/>
        </w:rPr>
        <w:drawing>
          <wp:inline distT="0" distB="0" distL="0" distR="0" wp14:anchorId="27DAE613" wp14:editId="1E86B4E1">
            <wp:extent cx="3917950" cy="1428833"/>
            <wp:effectExtent l="19050" t="19050" r="25400" b="19050"/>
            <wp:docPr id="1231652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52228" name=""/>
                    <pic:cNvPicPr/>
                  </pic:nvPicPr>
                  <pic:blipFill>
                    <a:blip r:embed="rId235"/>
                    <a:stretch>
                      <a:fillRect/>
                    </a:stretch>
                  </pic:blipFill>
                  <pic:spPr>
                    <a:xfrm>
                      <a:off x="0" y="0"/>
                      <a:ext cx="3923155" cy="1430731"/>
                    </a:xfrm>
                    <a:prstGeom prst="rect">
                      <a:avLst/>
                    </a:prstGeom>
                    <a:ln w="12700">
                      <a:solidFill>
                        <a:schemeClr val="tx1"/>
                      </a:solidFill>
                    </a:ln>
                  </pic:spPr>
                </pic:pic>
              </a:graphicData>
            </a:graphic>
          </wp:inline>
        </w:drawing>
      </w:r>
    </w:p>
    <w:p w14:paraId="49D5EC18" w14:textId="77777777" w:rsidR="005F2EE8" w:rsidRPr="005F2EE8" w:rsidRDefault="005F2EE8" w:rsidP="005F2EE8">
      <w:pPr>
        <w:rPr>
          <w:rFonts w:eastAsiaTheme="minorEastAsia"/>
        </w:rPr>
      </w:pPr>
      <w:r w:rsidRPr="005F2EE8">
        <w:rPr>
          <w:rFonts w:eastAsiaTheme="minorEastAsia"/>
        </w:rPr>
        <w:t xml:space="preserve">Cada una de las 8 cabezas recibe </w:t>
      </w:r>
      <w:r w:rsidRPr="005F2EE8">
        <w:rPr>
          <w:rFonts w:eastAsiaTheme="minorEastAsia"/>
          <w:b/>
          <w:bCs/>
        </w:rPr>
        <w:t>el vector entero</w:t>
      </w:r>
      <w:r w:rsidRPr="005F2EE8">
        <w:rPr>
          <w:rFonts w:eastAsiaTheme="minorEastAsia"/>
        </w:rPr>
        <w:t>, no una porción de él.</w:t>
      </w:r>
    </w:p>
    <w:p w14:paraId="76ADE9A1" w14:textId="77777777" w:rsidR="005F2EE8" w:rsidRPr="005F2EE8" w:rsidRDefault="005F2EE8" w:rsidP="005F2EE8">
      <w:pPr>
        <w:rPr>
          <w:rFonts w:eastAsiaTheme="minorEastAsia"/>
          <w:b/>
          <w:bCs/>
        </w:rPr>
      </w:pPr>
      <w:r w:rsidRPr="005F2EE8">
        <w:rPr>
          <w:rFonts w:eastAsiaTheme="minorEastAsia"/>
          <w:b/>
          <w:bCs/>
        </w:rPr>
        <w:t>Entonces, ¿de dónde sale el "64"?</w:t>
      </w:r>
    </w:p>
    <w:p w14:paraId="774E2D4C" w14:textId="77777777" w:rsidR="00A02626" w:rsidRDefault="00A02626">
      <w:pPr>
        <w:rPr>
          <w:rFonts w:eastAsiaTheme="minorEastAsia"/>
          <w:b/>
          <w:bCs/>
        </w:rPr>
      </w:pPr>
      <w:r w:rsidRPr="00A02626">
        <w:rPr>
          <w:rFonts w:eastAsiaTheme="minorEastAsia"/>
          <w:b/>
          <w:bCs/>
          <w:noProof/>
        </w:rPr>
        <w:drawing>
          <wp:inline distT="0" distB="0" distL="0" distR="0" wp14:anchorId="611D3F56" wp14:editId="18E45A10">
            <wp:extent cx="5381625" cy="1259530"/>
            <wp:effectExtent l="19050" t="19050" r="9525" b="17145"/>
            <wp:docPr id="1262936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36544" name=""/>
                    <pic:cNvPicPr/>
                  </pic:nvPicPr>
                  <pic:blipFill>
                    <a:blip r:embed="rId236"/>
                    <a:stretch>
                      <a:fillRect/>
                    </a:stretch>
                  </pic:blipFill>
                  <pic:spPr>
                    <a:xfrm>
                      <a:off x="0" y="0"/>
                      <a:ext cx="5386984" cy="1260784"/>
                    </a:xfrm>
                    <a:prstGeom prst="rect">
                      <a:avLst/>
                    </a:prstGeom>
                    <a:ln w="19050">
                      <a:solidFill>
                        <a:schemeClr val="tx1"/>
                      </a:solidFill>
                    </a:ln>
                  </pic:spPr>
                </pic:pic>
              </a:graphicData>
            </a:graphic>
          </wp:inline>
        </w:drawing>
      </w:r>
    </w:p>
    <w:p w14:paraId="1B044DAC" w14:textId="77777777" w:rsidR="00A02626" w:rsidRDefault="00A02626" w:rsidP="00A02626">
      <w:pPr>
        <w:rPr>
          <w:rFonts w:eastAsiaTheme="minorEastAsia"/>
        </w:rPr>
      </w:pPr>
      <w:r w:rsidRPr="00A02626">
        <w:rPr>
          <w:rFonts w:eastAsiaTheme="minorEastAsia"/>
        </w:rPr>
        <w:t xml:space="preserve">El 64 aparece </w:t>
      </w:r>
      <w:r w:rsidRPr="00A02626">
        <w:rPr>
          <w:rFonts w:eastAsiaTheme="minorEastAsia"/>
          <w:b/>
          <w:bCs/>
        </w:rPr>
        <w:t>después</w:t>
      </w:r>
      <w:r w:rsidRPr="00A02626">
        <w:rPr>
          <w:rFonts w:eastAsiaTheme="minorEastAsia"/>
        </w:rPr>
        <w:t>, cuando cada copia se multiplica por su propia matriz:</w:t>
      </w:r>
    </w:p>
    <w:p w14:paraId="17BD08A9" w14:textId="303AEB76" w:rsidR="00734781" w:rsidRDefault="00734781" w:rsidP="00A02626">
      <w:pPr>
        <w:rPr>
          <w:rFonts w:eastAsiaTheme="minorEastAsia"/>
        </w:rPr>
      </w:pPr>
      <w:r w:rsidRPr="00734781">
        <w:rPr>
          <w:rFonts w:eastAsiaTheme="minorEastAsia"/>
          <w:noProof/>
        </w:rPr>
        <w:drawing>
          <wp:inline distT="0" distB="0" distL="0" distR="0" wp14:anchorId="5F67EB60" wp14:editId="394C3AB4">
            <wp:extent cx="4343400" cy="1002805"/>
            <wp:effectExtent l="19050" t="19050" r="19050" b="26035"/>
            <wp:docPr id="412174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74211" name=""/>
                    <pic:cNvPicPr/>
                  </pic:nvPicPr>
                  <pic:blipFill>
                    <a:blip r:embed="rId237"/>
                    <a:stretch>
                      <a:fillRect/>
                    </a:stretch>
                  </pic:blipFill>
                  <pic:spPr>
                    <a:xfrm>
                      <a:off x="0" y="0"/>
                      <a:ext cx="4351173" cy="1004600"/>
                    </a:xfrm>
                    <a:prstGeom prst="rect">
                      <a:avLst/>
                    </a:prstGeom>
                    <a:ln w="12700">
                      <a:solidFill>
                        <a:schemeClr val="tx1"/>
                      </a:solidFill>
                    </a:ln>
                  </pic:spPr>
                </pic:pic>
              </a:graphicData>
            </a:graphic>
          </wp:inline>
        </w:drawing>
      </w:r>
    </w:p>
    <w:p w14:paraId="6E93E383" w14:textId="77777777" w:rsidR="00A61516" w:rsidRPr="00A61516" w:rsidRDefault="00A61516" w:rsidP="00A61516">
      <w:pPr>
        <w:rPr>
          <w:rFonts w:eastAsiaTheme="minorEastAsia"/>
        </w:rPr>
      </w:pPr>
      <w:r w:rsidRPr="00A61516">
        <w:rPr>
          <w:rFonts w:eastAsiaTheme="minorEastAsia"/>
          <w:b/>
          <w:bCs/>
        </w:rPr>
        <w:lastRenderedPageBreak/>
        <w:t>La matriz es la que "resume" los 512 números en 64</w:t>
      </w:r>
      <w:r w:rsidRPr="00A61516">
        <w:rPr>
          <w:rFonts w:eastAsiaTheme="minorEastAsia"/>
        </w:rPr>
        <w:t xml:space="preserve"> — no es que el vector original se haya cortado. Es matemática de multiplicación: un vector de 512 multiplicado por una matriz de 512×64 da como resultado un vector de 64 — sin que se haya "perdido" ni "recortado" nada del vector de entrada, que sigue siendo completo en cada una de las 8 copias.</w:t>
      </w:r>
    </w:p>
    <w:p w14:paraId="7C783EC2" w14:textId="77777777" w:rsidR="00A61516" w:rsidRPr="00A61516" w:rsidRDefault="00A61516" w:rsidP="00A61516">
      <w:pPr>
        <w:rPr>
          <w:rFonts w:eastAsiaTheme="minorEastAsia"/>
          <w:b/>
          <w:bCs/>
        </w:rPr>
      </w:pPr>
      <w:r w:rsidRPr="00C150B7">
        <w:rPr>
          <w:rFonts w:eastAsiaTheme="minorEastAsia"/>
          <w:b/>
          <w:bCs/>
          <w:highlight w:val="yellow"/>
        </w:rPr>
        <w:t>La analogía que ya usamos, para que quede grabada</w:t>
      </w:r>
    </w:p>
    <w:p w14:paraId="164A81BB" w14:textId="77777777" w:rsidR="00C150B7" w:rsidRPr="00C150B7" w:rsidRDefault="00C150B7" w:rsidP="00C150B7">
      <w:pPr>
        <w:rPr>
          <w:rFonts w:eastAsiaTheme="minorEastAsia"/>
        </w:rPr>
      </w:pPr>
      <w:r w:rsidRPr="00C150B7">
        <w:rPr>
          <w:rFonts w:eastAsiaTheme="minorEastAsia"/>
        </w:rPr>
        <w:t xml:space="preserve">Es como sacarle </w:t>
      </w:r>
      <w:r w:rsidRPr="00C150B7">
        <w:rPr>
          <w:rFonts w:eastAsiaTheme="minorEastAsia"/>
          <w:b/>
          <w:bCs/>
        </w:rPr>
        <w:t>8 fotocopias idénticas</w:t>
      </w:r>
      <w:r w:rsidRPr="00C150B7">
        <w:rPr>
          <w:rFonts w:eastAsiaTheme="minorEastAsia"/>
        </w:rPr>
        <w:t xml:space="preserve"> a un mismo documento de 512 páginas, y dárselas a 8 personas distintas. Cada persona tiene el documento </w:t>
      </w:r>
      <w:r w:rsidRPr="00C150B7">
        <w:rPr>
          <w:rFonts w:eastAsiaTheme="minorEastAsia"/>
          <w:b/>
          <w:bCs/>
        </w:rPr>
        <w:t>completo</w:t>
      </w:r>
      <w:r w:rsidRPr="00C150B7">
        <w:rPr>
          <w:rFonts w:eastAsiaTheme="minorEastAsia"/>
        </w:rPr>
        <w:t xml:space="preserve"> — pero cada una hace su propio resumen del documento (con su propio criterio, que sería la matriz), y ese resumen termina siendo más corto (64 páginas) que el original.</w:t>
      </w:r>
    </w:p>
    <w:p w14:paraId="5BFDAB90" w14:textId="77777777" w:rsidR="00734781" w:rsidRPr="00A02626" w:rsidRDefault="00734781" w:rsidP="00A02626">
      <w:pPr>
        <w:rPr>
          <w:rFonts w:eastAsiaTheme="minorEastAsia"/>
        </w:rPr>
      </w:pPr>
    </w:p>
    <w:p w14:paraId="6AFEC68C" w14:textId="67344C1E" w:rsidR="004E6ABE" w:rsidRPr="00A36D7B" w:rsidRDefault="00540016" w:rsidP="00A36D7B">
      <w:pPr>
        <w:rPr>
          <w:rFonts w:eastAsiaTheme="minorEastAsia"/>
          <w:b/>
          <w:bCs/>
        </w:rPr>
      </w:pPr>
      <w:r>
        <w:rPr>
          <w:rFonts w:eastAsiaTheme="minorEastAsia"/>
          <w:b/>
          <w:bCs/>
        </w:rPr>
        <w:br w:type="page"/>
      </w:r>
    </w:p>
    <w:p w14:paraId="6CD8428C" w14:textId="77777777" w:rsidR="00A36D7B" w:rsidRDefault="00A36D7B" w:rsidP="00650E95">
      <w:pPr>
        <w:rPr>
          <w:rFonts w:eastAsiaTheme="minorEastAsia"/>
        </w:rPr>
      </w:pPr>
    </w:p>
    <w:p w14:paraId="21CDA834" w14:textId="62795926" w:rsidR="009B57C0" w:rsidRDefault="009B57C0" w:rsidP="009B57C0">
      <w:pPr>
        <w:pStyle w:val="Ttulo5"/>
        <w:rPr>
          <w:b/>
          <w:bCs/>
          <w:sz w:val="24"/>
        </w:rPr>
      </w:pPr>
      <w:r w:rsidRPr="0094624A">
        <w:rPr>
          <w:b/>
          <w:bCs/>
          <w:sz w:val="24"/>
          <w:highlight w:val="yellow"/>
        </w:rPr>
        <w:t>1.12.10.4.</w:t>
      </w:r>
      <w:r w:rsidR="002C04F9" w:rsidRPr="0094624A">
        <w:rPr>
          <w:b/>
          <w:bCs/>
          <w:sz w:val="24"/>
          <w:highlight w:val="yellow"/>
        </w:rPr>
        <w:t xml:space="preserve">3: Residual + </w:t>
      </w:r>
      <w:proofErr w:type="spellStart"/>
      <w:r w:rsidR="002C04F9" w:rsidRPr="0094624A">
        <w:rPr>
          <w:b/>
          <w:bCs/>
          <w:sz w:val="24"/>
          <w:highlight w:val="yellow"/>
        </w:rPr>
        <w:t>LayerNorm</w:t>
      </w:r>
      <w:proofErr w:type="spellEnd"/>
      <w:r w:rsidR="002C04F9" w:rsidRPr="0094624A">
        <w:rPr>
          <w:b/>
          <w:bCs/>
          <w:sz w:val="24"/>
          <w:highlight w:val="yellow"/>
        </w:rPr>
        <w:t xml:space="preserve"> #1</w:t>
      </w:r>
      <w:r w:rsidR="00031AAE">
        <w:rPr>
          <w:b/>
          <w:bCs/>
          <w:sz w:val="24"/>
          <w:highlight w:val="yellow"/>
        </w:rPr>
        <w:t xml:space="preserve"> [vector de 512]</w:t>
      </w:r>
      <w:r w:rsidR="002C04F9" w:rsidRPr="0094624A">
        <w:rPr>
          <w:b/>
          <w:bCs/>
          <w:sz w:val="24"/>
          <w:highlight w:val="yellow"/>
        </w:rPr>
        <w:t>:</w:t>
      </w:r>
      <w:r w:rsidR="0094624A" w:rsidRPr="0094624A">
        <w:rPr>
          <w:b/>
          <w:bCs/>
          <w:sz w:val="24"/>
          <w:highlight w:val="yellow"/>
        </w:rPr>
        <w:t xml:space="preserve"> - Objetivo – </w:t>
      </w:r>
      <w:proofErr w:type="spellStart"/>
      <w:r w:rsidR="0094624A" w:rsidRPr="0094624A">
        <w:rPr>
          <w:b/>
          <w:bCs/>
          <w:sz w:val="24"/>
          <w:highlight w:val="yellow"/>
        </w:rPr>
        <w:t>Funcion</w:t>
      </w:r>
      <w:proofErr w:type="spellEnd"/>
    </w:p>
    <w:p w14:paraId="3E05ED05" w14:textId="0C641F03" w:rsidR="002C04F9" w:rsidRPr="002C04F9" w:rsidRDefault="004E4356" w:rsidP="002C04F9">
      <w:r w:rsidRPr="004E4356">
        <w:rPr>
          <w:noProof/>
        </w:rPr>
        <w:drawing>
          <wp:inline distT="0" distB="0" distL="0" distR="0" wp14:anchorId="78065D6D" wp14:editId="02D37F8D">
            <wp:extent cx="4267570" cy="396274"/>
            <wp:effectExtent l="38100" t="38100" r="38100" b="41910"/>
            <wp:docPr id="1134746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46450" name=""/>
                    <pic:cNvPicPr/>
                  </pic:nvPicPr>
                  <pic:blipFill>
                    <a:blip r:embed="rId238"/>
                    <a:stretch>
                      <a:fillRect/>
                    </a:stretch>
                  </pic:blipFill>
                  <pic:spPr>
                    <a:xfrm>
                      <a:off x="0" y="0"/>
                      <a:ext cx="4267570" cy="396274"/>
                    </a:xfrm>
                    <a:prstGeom prst="rect">
                      <a:avLst/>
                    </a:prstGeom>
                    <a:ln w="28575">
                      <a:solidFill>
                        <a:schemeClr val="tx1"/>
                      </a:solidFill>
                    </a:ln>
                  </pic:spPr>
                </pic:pic>
              </a:graphicData>
            </a:graphic>
          </wp:inline>
        </w:drawing>
      </w:r>
    </w:p>
    <w:p w14:paraId="31DA6125" w14:textId="259A45F0" w:rsidR="009B57C0" w:rsidRDefault="0094624A" w:rsidP="00650E95">
      <w:r>
        <w:rPr>
          <w:b/>
          <w:bCs/>
        </w:rPr>
        <w:t xml:space="preserve">Objetivo: </w:t>
      </w:r>
      <w:r>
        <w:t>Evitar que el entrenamiento se “pierde” en redes tan profundas – conservar el vector original (x) sumado al resultado de Self-</w:t>
      </w:r>
      <w:proofErr w:type="spellStart"/>
      <w:r>
        <w:t>Attention</w:t>
      </w:r>
      <w:proofErr w:type="spellEnd"/>
      <w:r>
        <w:t xml:space="preserve"> enmascarada, en vez de </w:t>
      </w:r>
      <w:r w:rsidR="008D2354">
        <w:t>reemplazarlo</w:t>
      </w:r>
      <w:r w:rsidR="001264C5">
        <w:t>.</w:t>
      </w:r>
    </w:p>
    <w:p w14:paraId="1D20E369" w14:textId="636047C0" w:rsidR="001264C5" w:rsidRDefault="001264C5" w:rsidP="00650E95">
      <w:pPr>
        <w:rPr>
          <w:rFonts w:eastAsiaTheme="minorEastAsia"/>
        </w:rPr>
      </w:pPr>
      <w:proofErr w:type="spellStart"/>
      <w:r>
        <w:rPr>
          <w:b/>
          <w:bCs/>
        </w:rPr>
        <w:t>Funcion</w:t>
      </w:r>
      <w:proofErr w:type="spellEnd"/>
      <w:r>
        <w:rPr>
          <w:b/>
          <w:bCs/>
        </w:rPr>
        <w:t xml:space="preserve">: </w:t>
      </w:r>
      <w:r>
        <w:t xml:space="preserve">suma </w:t>
      </w:r>
      <m:oMath>
        <m:r>
          <w:rPr>
            <w:rFonts w:ascii="Cambria Math" w:hAnsi="Cambria Math"/>
          </w:rPr>
          <m:t>x+ Sublaye</m:t>
        </m:r>
        <m:sSub>
          <m:sSubPr>
            <m:ctrlPr>
              <w:rPr>
                <w:rFonts w:ascii="Cambria Math" w:hAnsi="Cambria Math"/>
              </w:rPr>
            </m:ctrlPr>
          </m:sSubPr>
          <m:e>
            <m:r>
              <w:rPr>
                <w:rFonts w:ascii="Cambria Math" w:hAnsi="Cambria Math"/>
              </w:rPr>
              <m:t>r</m:t>
            </m:r>
          </m:e>
          <m:sub>
            <m:r>
              <w:rPr>
                <w:rFonts w:ascii="Cambria Math" w:hAnsi="Cambria Math"/>
              </w:rPr>
              <m:t>1</m:t>
            </m:r>
          </m:sub>
        </m:sSub>
        <m:d>
          <m:dPr>
            <m:ctrlPr>
              <w:rPr>
                <w:rFonts w:ascii="Cambria Math" w:hAnsi="Cambria Math"/>
              </w:rPr>
            </m:ctrlPr>
          </m:dPr>
          <m:e>
            <m:r>
              <w:rPr>
                <w:rFonts w:ascii="Cambria Math" w:hAnsi="Cambria Math"/>
              </w:rPr>
              <m:t>x</m:t>
            </m:r>
          </m:e>
        </m:d>
      </m:oMath>
      <w:r w:rsidR="004E6AA1">
        <w:rPr>
          <w:rFonts w:eastAsiaTheme="minorEastAsia"/>
        </w:rPr>
        <w:t xml:space="preserve">(el “atajo” residual), y normaliza esa suma (reescala para que no se dispare de escala) – dando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00697FC7">
        <w:rPr>
          <w:rFonts w:eastAsiaTheme="minorEastAsia"/>
        </w:rPr>
        <w:t>, la versión estable que sigue camino hacia Cross-Attention.</w:t>
      </w:r>
    </w:p>
    <w:p w14:paraId="4014B885" w14:textId="361288F5" w:rsidR="00697FC7" w:rsidRDefault="009E4846" w:rsidP="00650E95">
      <w:pPr>
        <w:rPr>
          <w:i/>
          <w:iCs/>
        </w:rPr>
      </w:pPr>
      <w:r w:rsidRPr="009E4846">
        <w:rPr>
          <w:i/>
          <w:iCs/>
          <w:noProof/>
        </w:rPr>
        <w:drawing>
          <wp:inline distT="0" distB="0" distL="0" distR="0" wp14:anchorId="001CF853" wp14:editId="55C95C9E">
            <wp:extent cx="4435224" cy="533446"/>
            <wp:effectExtent l="19050" t="19050" r="22860" b="19050"/>
            <wp:docPr id="202398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8742" name=""/>
                    <pic:cNvPicPr/>
                  </pic:nvPicPr>
                  <pic:blipFill>
                    <a:blip r:embed="rId239"/>
                    <a:stretch>
                      <a:fillRect/>
                    </a:stretch>
                  </pic:blipFill>
                  <pic:spPr>
                    <a:xfrm>
                      <a:off x="0" y="0"/>
                      <a:ext cx="4435224" cy="533446"/>
                    </a:xfrm>
                    <a:prstGeom prst="rect">
                      <a:avLst/>
                    </a:prstGeom>
                    <a:ln w="12700">
                      <a:solidFill>
                        <a:schemeClr val="tx1"/>
                      </a:solidFill>
                    </a:ln>
                  </pic:spPr>
                </pic:pic>
              </a:graphicData>
            </a:graphic>
          </wp:inline>
        </w:drawing>
      </w:r>
    </w:p>
    <w:p w14:paraId="0DFC7F38" w14:textId="798D837D" w:rsidR="009E4846" w:rsidRDefault="009E4846" w:rsidP="00650E95">
      <w:r>
        <w:t>Si, exacto – confirmado:</w:t>
      </w:r>
    </w:p>
    <w:p w14:paraId="4E9CCCAF" w14:textId="21882B33" w:rsidR="009E4846" w:rsidRPr="009E4846" w:rsidRDefault="009E4846" w:rsidP="009E4846">
      <w:pPr>
        <w:pStyle w:val="Prrafodelista"/>
        <w:numPr>
          <w:ilvl w:val="0"/>
          <w:numId w:val="2"/>
        </w:numPr>
      </w:pPr>
      <w:r>
        <w:rPr>
          <w:b/>
          <w:bCs/>
        </w:rPr>
        <w:t xml:space="preserve">Ronda 1: </w:t>
      </w:r>
      <w:r>
        <w:t xml:space="preserve">x = </w:t>
      </w:r>
      <w:proofErr w:type="spellStart"/>
      <w:r>
        <w:t>embedding</w:t>
      </w:r>
      <w:proofErr w:type="spellEnd"/>
      <w:r>
        <w:t xml:space="preserve"> + </w:t>
      </w:r>
      <w:proofErr w:type="spellStart"/>
      <w:r>
        <w:t>positional</w:t>
      </w:r>
      <w:proofErr w:type="spellEnd"/>
      <w:r>
        <w:t xml:space="preserve"> </w:t>
      </w:r>
      <w:proofErr w:type="spellStart"/>
      <w:r>
        <w:t>encoding</w:t>
      </w:r>
      <w:proofErr w:type="spellEnd"/>
      <w:r>
        <w:t xml:space="preserve"> de </w:t>
      </w:r>
      <w:r>
        <w:rPr>
          <w:b/>
          <w:bCs/>
        </w:rPr>
        <w:t>[inicio]</w:t>
      </w:r>
    </w:p>
    <w:p w14:paraId="6B00C6CE" w14:textId="2C21309A" w:rsidR="009E4846" w:rsidRDefault="009E4846" w:rsidP="009E4846">
      <w:pPr>
        <w:pStyle w:val="Prrafodelista"/>
        <w:numPr>
          <w:ilvl w:val="0"/>
          <w:numId w:val="2"/>
        </w:numPr>
      </w:pPr>
      <w:r>
        <w:rPr>
          <w:b/>
          <w:bCs/>
        </w:rPr>
        <w:t xml:space="preserve">Ronda 2: </w:t>
      </w:r>
      <w:r>
        <w:t xml:space="preserve">x = </w:t>
      </w:r>
      <w:proofErr w:type="spellStart"/>
      <w:r>
        <w:t>embedding</w:t>
      </w:r>
      <w:proofErr w:type="spellEnd"/>
      <w:r>
        <w:t xml:space="preserve"> + </w:t>
      </w:r>
      <w:proofErr w:type="spellStart"/>
      <w:r>
        <w:t>positional</w:t>
      </w:r>
      <w:proofErr w:type="spellEnd"/>
      <w:r>
        <w:t xml:space="preserve"> </w:t>
      </w:r>
      <w:proofErr w:type="spellStart"/>
      <w:r>
        <w:t>encoding</w:t>
      </w:r>
      <w:proofErr w:type="spellEnd"/>
      <w:r>
        <w:t xml:space="preserve"> de “Der” (posición 0)</w:t>
      </w:r>
    </w:p>
    <w:p w14:paraId="42DEF9F3" w14:textId="7441F7F5" w:rsidR="009E4846" w:rsidRPr="00344991" w:rsidRDefault="009E4846" w:rsidP="009E4846">
      <w:r>
        <w:t>Y</w:t>
      </w:r>
      <w:r w:rsidR="00344991">
        <w:t xml:space="preserve"> en la Ronda 3, </w:t>
      </w:r>
      <w:proofErr w:type="spellStart"/>
      <w:r w:rsidR="00344991">
        <w:t>seria</w:t>
      </w:r>
      <w:proofErr w:type="spellEnd"/>
      <w:r w:rsidR="00344991">
        <w:t xml:space="preserve"> lo </w:t>
      </w:r>
      <w:proofErr w:type="gramStart"/>
      <w:r w:rsidR="00344991">
        <w:t>mismo</w:t>
      </w:r>
      <w:proofErr w:type="gramEnd"/>
      <w:r w:rsidR="00344991">
        <w:t xml:space="preserve"> pero para “Hund” (posición 1) – cada ronda arranca con el </w:t>
      </w:r>
      <w:proofErr w:type="spellStart"/>
      <w:r w:rsidR="00344991">
        <w:t>embedding</w:t>
      </w:r>
      <w:proofErr w:type="spellEnd"/>
      <w:r w:rsidR="00344991">
        <w:t xml:space="preserve"> + </w:t>
      </w:r>
      <w:proofErr w:type="spellStart"/>
      <w:r w:rsidR="00344991">
        <w:t>positional</w:t>
      </w:r>
      <w:proofErr w:type="spellEnd"/>
      <w:r w:rsidR="00344991">
        <w:t xml:space="preserve"> del </w:t>
      </w:r>
      <w:proofErr w:type="spellStart"/>
      <w:r w:rsidR="00344991">
        <w:rPr>
          <w:b/>
          <w:bCs/>
        </w:rPr>
        <w:t>ultimo</w:t>
      </w:r>
      <w:proofErr w:type="spellEnd"/>
      <w:r w:rsidR="00344991">
        <w:rPr>
          <w:b/>
          <w:bCs/>
        </w:rPr>
        <w:t xml:space="preserve"> token generado, </w:t>
      </w:r>
      <w:r w:rsidR="00344991">
        <w:t>que es el que entra como x a la Capa 1 de esa ronda.</w:t>
      </w:r>
    </w:p>
    <w:p w14:paraId="5D1BF809" w14:textId="77777777" w:rsidR="00C150B7" w:rsidRDefault="00C150B7" w:rsidP="00650E95"/>
    <w:p w14:paraId="62EDBB04" w14:textId="77777777" w:rsidR="00966D3D" w:rsidRDefault="00966D3D" w:rsidP="00650E95"/>
    <w:p w14:paraId="25530B6F" w14:textId="77777777" w:rsidR="00966D3D" w:rsidRDefault="00966D3D" w:rsidP="00650E95"/>
    <w:p w14:paraId="249E2D4C" w14:textId="633C8B0F" w:rsidR="00966D3D" w:rsidRDefault="00966D3D">
      <w:r>
        <w:br w:type="page"/>
      </w:r>
    </w:p>
    <w:p w14:paraId="0077B4CA" w14:textId="145C03FD" w:rsidR="00966D3D" w:rsidRDefault="00966D3D" w:rsidP="00966D3D">
      <w:pPr>
        <w:pStyle w:val="Ttulo5"/>
        <w:rPr>
          <w:b/>
          <w:bCs/>
          <w:sz w:val="24"/>
        </w:rPr>
      </w:pPr>
      <w:r w:rsidRPr="00465953">
        <w:rPr>
          <w:b/>
          <w:bCs/>
          <w:sz w:val="24"/>
          <w:highlight w:val="yellow"/>
        </w:rPr>
        <w:lastRenderedPageBreak/>
        <w:t xml:space="preserve">1.12.10.4.4: </w:t>
      </w:r>
      <w:r w:rsidR="00B63751" w:rsidRPr="00465953">
        <w:rPr>
          <w:b/>
          <w:bCs/>
          <w:sz w:val="24"/>
          <w:highlight w:val="yellow"/>
        </w:rPr>
        <w:t>Cross-</w:t>
      </w:r>
      <w:proofErr w:type="spellStart"/>
      <w:r w:rsidR="00B63751" w:rsidRPr="00465953">
        <w:rPr>
          <w:b/>
          <w:bCs/>
          <w:sz w:val="24"/>
          <w:highlight w:val="yellow"/>
        </w:rPr>
        <w:t>Attention</w:t>
      </w:r>
      <w:proofErr w:type="spellEnd"/>
      <w:r w:rsidR="0086502A" w:rsidRPr="00465953">
        <w:rPr>
          <w:b/>
          <w:bCs/>
          <w:sz w:val="24"/>
          <w:highlight w:val="yellow"/>
        </w:rPr>
        <w:t xml:space="preserve"> v1</w:t>
      </w:r>
      <w:r w:rsidR="00077D53">
        <w:rPr>
          <w:b/>
          <w:bCs/>
          <w:sz w:val="24"/>
          <w:highlight w:val="yellow"/>
        </w:rPr>
        <w:t xml:space="preserve"> [1 x 64 para cabeza 1]</w:t>
      </w:r>
      <w:r w:rsidR="0086502A" w:rsidRPr="00465953">
        <w:rPr>
          <w:b/>
          <w:bCs/>
          <w:sz w:val="24"/>
          <w:highlight w:val="yellow"/>
        </w:rPr>
        <w:t xml:space="preserve"> </w:t>
      </w:r>
      <w:r w:rsidR="006D489D" w:rsidRPr="00465953">
        <w:rPr>
          <w:b/>
          <w:bCs/>
          <w:sz w:val="24"/>
          <w:highlight w:val="yellow"/>
        </w:rPr>
        <w:t>(explicación 1)</w:t>
      </w:r>
      <w:r w:rsidR="003E5D37" w:rsidRPr="00465953">
        <w:rPr>
          <w:b/>
          <w:bCs/>
          <w:sz w:val="24"/>
          <w:highlight w:val="yellow"/>
        </w:rPr>
        <w:t xml:space="preserve"> </w:t>
      </w:r>
      <w:r w:rsidR="00AD55B8" w:rsidRPr="00465953">
        <w:rPr>
          <w:b/>
          <w:bCs/>
          <w:sz w:val="24"/>
          <w:highlight w:val="yellow"/>
        </w:rPr>
        <w:t>(</w:t>
      </w:r>
      <w:proofErr w:type="gramStart"/>
      <w:r w:rsidR="00AD55B8" w:rsidRPr="00465953">
        <w:rPr>
          <w:b/>
          <w:bCs/>
          <w:sz w:val="24"/>
          <w:highlight w:val="yellow"/>
        </w:rPr>
        <w:t>que</w:t>
      </w:r>
      <w:proofErr w:type="gramEnd"/>
      <w:r w:rsidR="00AD55B8" w:rsidRPr="00465953">
        <w:rPr>
          <w:b/>
          <w:bCs/>
          <w:sz w:val="24"/>
          <w:highlight w:val="yellow"/>
        </w:rPr>
        <w:t xml:space="preserve"> al generar cada palabra nueva en alemán, pueda consultar oración original en </w:t>
      </w:r>
      <w:proofErr w:type="spellStart"/>
      <w:r w:rsidR="00AD55B8" w:rsidRPr="00465953">
        <w:rPr>
          <w:b/>
          <w:bCs/>
          <w:sz w:val="24"/>
          <w:highlight w:val="yellow"/>
        </w:rPr>
        <w:t>ingles</w:t>
      </w:r>
      <w:proofErr w:type="spellEnd"/>
      <w:r w:rsidR="00AD55B8" w:rsidRPr="00465953">
        <w:rPr>
          <w:b/>
          <w:bCs/>
          <w:sz w:val="24"/>
          <w:highlight w:val="yellow"/>
        </w:rPr>
        <w:t xml:space="preserve"> y decidir </w:t>
      </w:r>
      <w:proofErr w:type="spellStart"/>
      <w:r w:rsidR="00AD55B8" w:rsidRPr="00465953">
        <w:rPr>
          <w:b/>
          <w:bCs/>
          <w:sz w:val="24"/>
          <w:highlight w:val="yellow"/>
        </w:rPr>
        <w:t>que</w:t>
      </w:r>
      <w:proofErr w:type="spellEnd"/>
      <w:r w:rsidR="00AD55B8" w:rsidRPr="00465953">
        <w:rPr>
          <w:b/>
          <w:bCs/>
          <w:sz w:val="24"/>
          <w:highlight w:val="yellow"/>
        </w:rPr>
        <w:t xml:space="preserve"> parte prestar atención)</w:t>
      </w:r>
    </w:p>
    <w:tbl>
      <w:tblPr>
        <w:tblStyle w:val="Tablaconcuadrcula"/>
        <w:tblW w:w="0" w:type="auto"/>
        <w:tblLook w:val="04A0" w:firstRow="1" w:lastRow="0" w:firstColumn="1" w:lastColumn="0" w:noHBand="0" w:noVBand="1"/>
      </w:tblPr>
      <w:tblGrid>
        <w:gridCol w:w="10790"/>
      </w:tblGrid>
      <w:tr w:rsidR="00021314" w14:paraId="0E590B5D" w14:textId="77777777" w:rsidTr="00021314">
        <w:tc>
          <w:tcPr>
            <w:tcW w:w="10790" w:type="dxa"/>
          </w:tcPr>
          <w:p w14:paraId="4C672B7C" w14:textId="77777777" w:rsidR="00021314" w:rsidRDefault="00021314" w:rsidP="00021314">
            <w:pPr>
              <w:rPr>
                <w:b/>
                <w:bCs/>
              </w:rPr>
            </w:pPr>
            <w:r>
              <w:rPr>
                <w:b/>
                <w:bCs/>
              </w:rPr>
              <w:t>Objetivo:</w:t>
            </w:r>
          </w:p>
          <w:p w14:paraId="3B28267B" w14:textId="40759CC0" w:rsidR="00021314" w:rsidRPr="00FE4170" w:rsidRDefault="00021314" w:rsidP="00021314">
            <w:r>
              <w:t xml:space="preserve">Que el </w:t>
            </w:r>
            <w:proofErr w:type="spellStart"/>
            <w:r>
              <w:t>Decode</w:t>
            </w:r>
            <w:proofErr w:type="spellEnd"/>
            <w:r>
              <w:t xml:space="preserve">, al generar cada palabra nueva en alemán, pueda </w:t>
            </w:r>
            <w:r>
              <w:rPr>
                <w:b/>
                <w:bCs/>
              </w:rPr>
              <w:t xml:space="preserve">consultar la oración original en </w:t>
            </w:r>
            <w:proofErr w:type="spellStart"/>
            <w:r>
              <w:rPr>
                <w:b/>
                <w:bCs/>
              </w:rPr>
              <w:t>ingles</w:t>
            </w:r>
            <w:proofErr w:type="spellEnd"/>
            <w:r w:rsidR="00FE4170">
              <w:rPr>
                <w:b/>
                <w:bCs/>
              </w:rPr>
              <w:t xml:space="preserve"> </w:t>
            </w:r>
            <w:r w:rsidR="00FE4170">
              <w:t xml:space="preserve">y decidir a </w:t>
            </w:r>
            <w:proofErr w:type="spellStart"/>
            <w:r w:rsidR="00FE4170">
              <w:t>que</w:t>
            </w:r>
            <w:proofErr w:type="spellEnd"/>
            <w:r w:rsidR="00FE4170">
              <w:t xml:space="preserve"> parte de ella prestarle atención – así elige la traducción correcta según </w:t>
            </w:r>
            <w:r w:rsidR="00E42A6F">
              <w:t xml:space="preserve">el contexto de la oración fuente, no solo según lo que ya </w:t>
            </w:r>
            <w:proofErr w:type="spellStart"/>
            <w:r w:rsidR="00AD55B8">
              <w:t>escribrio</w:t>
            </w:r>
            <w:proofErr w:type="spellEnd"/>
            <w:r w:rsidR="00AD55B8">
              <w:t xml:space="preserve"> en alemán (eso es tarea de Self-</w:t>
            </w:r>
            <w:proofErr w:type="spellStart"/>
            <w:r w:rsidR="00AD55B8">
              <w:t>Attention</w:t>
            </w:r>
            <w:proofErr w:type="spellEnd"/>
            <w:r w:rsidR="00AD55B8">
              <w:t xml:space="preserve"> </w:t>
            </w:r>
            <w:proofErr w:type="spellStart"/>
            <w:r w:rsidR="00AD55B8">
              <w:t>masking</w:t>
            </w:r>
            <w:proofErr w:type="spellEnd"/>
            <w:r w:rsidR="00AD55B8">
              <w:t>)</w:t>
            </w:r>
          </w:p>
        </w:tc>
      </w:tr>
    </w:tbl>
    <w:p w14:paraId="5222191B" w14:textId="77777777" w:rsidR="00021314" w:rsidRPr="00021314" w:rsidRDefault="00021314" w:rsidP="00021314"/>
    <w:p w14:paraId="67AFD905" w14:textId="4F9E461F" w:rsidR="00B63751" w:rsidRDefault="004733E5" w:rsidP="00B63751">
      <w:pPr>
        <w:rPr>
          <w:rFonts w:eastAsiaTheme="minorEastAsia"/>
        </w:rPr>
      </w:pPr>
      <w:proofErr w:type="spellStart"/>
      <w:r>
        <w:t>Aca</w:t>
      </w:r>
      <w:proofErr w:type="spellEnd"/>
      <w:r>
        <w:t xml:space="preserve"> entra l</w:t>
      </w:r>
      <w:r w:rsidR="008B6FEF">
        <w:t xml:space="preserve">a oración en </w:t>
      </w:r>
      <w:proofErr w:type="spellStart"/>
      <w:r w:rsidR="008B6FEF">
        <w:t>ingles</w:t>
      </w:r>
      <w:proofErr w:type="spellEnd"/>
      <w:r w:rsidR="008B6FEF">
        <w:t>. Antes de l</w:t>
      </w:r>
      <w:r w:rsidR="009D29C6">
        <w:t xml:space="preserve">a formula, el punto clave: </w:t>
      </w:r>
      <w:r w:rsidR="009D29C6">
        <w:rPr>
          <w:b/>
          <w:bCs/>
        </w:rPr>
        <w:t xml:space="preserve">El Query sale de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009D29C6">
        <w:rPr>
          <w:rFonts w:eastAsiaTheme="minorEastAsia"/>
        </w:rPr>
        <w:t xml:space="preserve"> (el Decoder), pero </w:t>
      </w:r>
      <w:r w:rsidR="009D29C6">
        <w:rPr>
          <w:rFonts w:eastAsiaTheme="minorEastAsia"/>
          <w:b/>
          <w:bCs/>
        </w:rPr>
        <w:t xml:space="preserve">los Keys y </w:t>
      </w:r>
      <w:proofErr w:type="spellStart"/>
      <w:r w:rsidR="009D29C6">
        <w:rPr>
          <w:rFonts w:eastAsiaTheme="minorEastAsia"/>
          <w:b/>
          <w:bCs/>
        </w:rPr>
        <w:t>Values</w:t>
      </w:r>
      <w:proofErr w:type="spellEnd"/>
      <w:r w:rsidR="009D29C6">
        <w:rPr>
          <w:rFonts w:eastAsiaTheme="minorEastAsia"/>
          <w:b/>
          <w:bCs/>
        </w:rPr>
        <w:t xml:space="preserve"> salen de otro lado – </w:t>
      </w:r>
      <w:r w:rsidR="009D29C6">
        <w:rPr>
          <w:rFonts w:eastAsiaTheme="minorEastAsia"/>
        </w:rPr>
        <w:t xml:space="preserve">nunca de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009D29C6">
        <w:rPr>
          <w:rFonts w:eastAsiaTheme="minorEastAsia"/>
        </w:rPr>
        <w:t>.</w:t>
      </w:r>
    </w:p>
    <w:p w14:paraId="217DA181" w14:textId="19D166C4" w:rsidR="009D29C6" w:rsidRDefault="009D29C6" w:rsidP="00B63751">
      <w:pPr>
        <w:rPr>
          <w:rFonts w:eastAsiaTheme="minorEastAsia"/>
          <w:b/>
          <w:bCs/>
        </w:rPr>
      </w:pPr>
      <w:r>
        <w:rPr>
          <w:rFonts w:eastAsiaTheme="minorEastAsia"/>
        </w:rPr>
        <w:t xml:space="preserve">Para calcular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rsidR="00616117">
        <w:rPr>
          <w:rFonts w:eastAsiaTheme="minorEastAsia"/>
        </w:rPr>
        <w:t xml:space="preserve">, se multiplican </w:t>
      </w:r>
      <w:r w:rsidR="00616117">
        <w:rPr>
          <w:rFonts w:eastAsiaTheme="minorEastAsia"/>
          <w:b/>
          <w:bCs/>
        </w:rPr>
        <w:t>dos cosas que vienen de lugares distintos:</w:t>
      </w:r>
    </w:p>
    <w:tbl>
      <w:tblPr>
        <w:tblStyle w:val="Tablaconcuadrcula4-nfasis4"/>
        <w:tblW w:w="0" w:type="auto"/>
        <w:tblLook w:val="04A0" w:firstRow="1" w:lastRow="0" w:firstColumn="1" w:lastColumn="0" w:noHBand="0" w:noVBand="1"/>
      </w:tblPr>
      <w:tblGrid>
        <w:gridCol w:w="2720"/>
        <w:gridCol w:w="2872"/>
        <w:gridCol w:w="1916"/>
        <w:gridCol w:w="3282"/>
      </w:tblGrid>
      <w:tr w:rsidR="00CE3F8A" w14:paraId="45BAB808" w14:textId="70B10800" w:rsidTr="00CE0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tcPr>
          <w:p w14:paraId="7D6F0D39" w14:textId="77777777" w:rsidR="00CE3F8A" w:rsidRDefault="00CE3F8A" w:rsidP="00B63751">
            <w:pPr>
              <w:rPr>
                <w:b w:val="0"/>
                <w:bCs w:val="0"/>
              </w:rPr>
            </w:pPr>
          </w:p>
        </w:tc>
        <w:tc>
          <w:tcPr>
            <w:tcW w:w="2872" w:type="dxa"/>
          </w:tcPr>
          <w:p w14:paraId="285B4928" w14:textId="546FAAB8" w:rsidR="00CE3F8A" w:rsidRPr="00DF6329" w:rsidRDefault="00CE3F8A" w:rsidP="00B6375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De donde sale</w:t>
            </w:r>
          </w:p>
        </w:tc>
        <w:tc>
          <w:tcPr>
            <w:tcW w:w="1916" w:type="dxa"/>
          </w:tcPr>
          <w:p w14:paraId="51124A56" w14:textId="527250EA" w:rsidR="00CE3F8A" w:rsidRDefault="00CE3F8A" w:rsidP="00B6375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es</w:t>
            </w:r>
          </w:p>
        </w:tc>
        <w:tc>
          <w:tcPr>
            <w:tcW w:w="3282" w:type="dxa"/>
          </w:tcPr>
          <w:p w14:paraId="528CDCF6" w14:textId="45C31FFA" w:rsidR="00CE3F8A" w:rsidRDefault="00D708BB" w:rsidP="00B63751">
            <w:pPr>
              <w:cnfStyle w:val="100000000000" w:firstRow="1" w:lastRow="0" w:firstColumn="0" w:lastColumn="0" w:oddVBand="0" w:evenVBand="0" w:oddHBand="0" w:evenHBand="0" w:firstRowFirstColumn="0" w:firstRowLastColumn="0" w:lastRowFirstColumn="0" w:lastRowLastColumn="0"/>
              <w:rPr>
                <w:b w:val="0"/>
                <w:bCs w:val="0"/>
              </w:rPr>
            </w:pPr>
            <w:r w:rsidRPr="00D708BB">
              <w:rPr>
                <w:b w:val="0"/>
                <w:bCs w:val="0"/>
              </w:rPr>
              <w:t>Función (si es un peso entrenado)</w:t>
            </w:r>
          </w:p>
        </w:tc>
      </w:tr>
      <w:tr w:rsidR="00CE3F8A" w14:paraId="2809C7B8" w14:textId="5AC1D017" w:rsidTr="00CE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tcPr>
          <w:p w14:paraId="2732EF3D" w14:textId="0A61DBEC" w:rsidR="00CE3F8A" w:rsidRPr="00B64F6A" w:rsidRDefault="00CE3F8A" w:rsidP="00B63751">
            <w:pPr>
              <w:rPr>
                <w:b w:val="0"/>
                <w:bCs w:val="0"/>
              </w:rPr>
            </w:pPr>
            <w:r w:rsidRPr="00B64F6A">
              <w:rPr>
                <w:b w:val="0"/>
                <w:bCs w:val="0"/>
              </w:rPr>
              <w:t xml:space="preserve">El </w:t>
            </w:r>
            <w:r w:rsidRPr="00B64F6A">
              <w:t>vector</w:t>
            </w:r>
            <w:r w:rsidRPr="00B64F6A">
              <w:rPr>
                <w:b w:val="0"/>
                <w:bCs w:val="0"/>
              </w:rPr>
              <w:t xml:space="preserve"> que se multiplica</w:t>
            </w:r>
          </w:p>
        </w:tc>
        <w:tc>
          <w:tcPr>
            <w:tcW w:w="2872" w:type="dxa"/>
          </w:tcPr>
          <w:p w14:paraId="6810B2F3" w14:textId="2473F9BC" w:rsidR="00CE3F8A" w:rsidRPr="00A20682" w:rsidRDefault="00CE3F8A" w:rsidP="00B63751">
            <w:pPr>
              <w:cnfStyle w:val="000000100000" w:firstRow="0" w:lastRow="0" w:firstColumn="0" w:lastColumn="0" w:oddVBand="0" w:evenVBand="0" w:oddHBand="1" w:evenHBand="0" w:firstRowFirstColumn="0" w:firstRowLastColumn="0" w:lastRowFirstColumn="0" w:lastRowLastColumn="0"/>
            </w:pPr>
            <w:r>
              <w:t xml:space="preserve">Del </w:t>
            </w:r>
            <w:proofErr w:type="spellStart"/>
            <w:r>
              <w:rPr>
                <w:b/>
                <w:bCs/>
              </w:rPr>
              <w:t>Encoder</w:t>
            </w:r>
            <w:proofErr w:type="spellEnd"/>
            <w:r>
              <w:rPr>
                <w:b/>
                <w:bCs/>
              </w:rPr>
              <w:t xml:space="preserve"> – </w:t>
            </w:r>
            <w:r>
              <w:t xml:space="preserve">la representación final, tras sus 6 capas (las que vimos en “El resultado del </w:t>
            </w:r>
            <w:proofErr w:type="spellStart"/>
            <w:r>
              <w:t>Encoder</w:t>
            </w:r>
            <w:proofErr w:type="spellEnd"/>
            <w:r>
              <w:t>”; ahí solo hay vectores, ninguna matriz)</w:t>
            </w:r>
          </w:p>
        </w:tc>
        <w:tc>
          <w:tcPr>
            <w:tcW w:w="1916" w:type="dxa"/>
          </w:tcPr>
          <w:p w14:paraId="63AE1288" w14:textId="371E94AA" w:rsidR="00CE3F8A" w:rsidRPr="00804942" w:rsidRDefault="00CE3F8A" w:rsidP="00B63751">
            <w:pPr>
              <w:cnfStyle w:val="000000100000" w:firstRow="0" w:lastRow="0" w:firstColumn="0" w:lastColumn="0" w:oddVBand="0" w:evenVBand="0" w:oddHBand="1" w:evenHBand="0" w:firstRowFirstColumn="0" w:firstRowLastColumn="0" w:lastRowFirstColumn="0" w:lastRowLastColumn="0"/>
            </w:pPr>
            <w:r>
              <w:t>El “material” a transformar</w:t>
            </w:r>
          </w:p>
        </w:tc>
        <w:tc>
          <w:tcPr>
            <w:tcW w:w="3282" w:type="dxa"/>
          </w:tcPr>
          <w:p w14:paraId="5858F778" w14:textId="7B2D9ABE" w:rsidR="00CE3F8A" w:rsidRDefault="00D708BB" w:rsidP="00B63751">
            <w:pPr>
              <w:cnfStyle w:val="000000100000" w:firstRow="0" w:lastRow="0" w:firstColumn="0" w:lastColumn="0" w:oddVBand="0" w:evenVBand="0" w:oddHBand="1" w:evenHBand="0" w:firstRowFirstColumn="0" w:firstRowLastColumn="0" w:lastRowFirstColumn="0" w:lastRowLastColumn="0"/>
            </w:pPr>
            <w:r w:rsidRPr="00D708BB">
              <w:t>No es un peso — es el dato de entrada</w:t>
            </w:r>
          </w:p>
        </w:tc>
      </w:tr>
      <w:tr w:rsidR="00CE3F8A" w14:paraId="1049AFAA" w14:textId="01A8A263" w:rsidTr="00CE026F">
        <w:tc>
          <w:tcPr>
            <w:cnfStyle w:val="001000000000" w:firstRow="0" w:lastRow="0" w:firstColumn="1" w:lastColumn="0" w:oddVBand="0" w:evenVBand="0" w:oddHBand="0" w:evenHBand="0" w:firstRowFirstColumn="0" w:firstRowLastColumn="0" w:lastRowFirstColumn="0" w:lastRowLastColumn="0"/>
            <w:tcW w:w="2720" w:type="dxa"/>
          </w:tcPr>
          <w:p w14:paraId="7FA1F65C" w14:textId="17BBFE26" w:rsidR="00CE3F8A" w:rsidRPr="00B64F6A" w:rsidRDefault="00CE3F8A" w:rsidP="00B63751">
            <w:pPr>
              <w:rPr>
                <w:b w:val="0"/>
                <w:bCs w:val="0"/>
              </w:rPr>
            </w:pPr>
            <w:r w:rsidRPr="00B64F6A">
              <w:rPr>
                <w:b w:val="0"/>
                <w:bCs w:val="0"/>
              </w:rPr>
              <w:t xml:space="preserve">La </w:t>
            </w:r>
            <w:r w:rsidRPr="00B64F6A">
              <w:t>matriz</w:t>
            </w:r>
            <w:r w:rsidRPr="00B64F6A">
              <w:rPr>
                <w:b w:val="0"/>
                <w:bCs w:val="0"/>
              </w:rPr>
              <w:t xml:space="preserve"> que lo transforma</w:t>
            </w:r>
          </w:p>
        </w:tc>
        <w:tc>
          <w:tcPr>
            <w:tcW w:w="2872" w:type="dxa"/>
          </w:tcPr>
          <w:p w14:paraId="037521DC" w14:textId="388DA0D6" w:rsidR="00CE3F8A" w:rsidRPr="00804942" w:rsidRDefault="00CE3F8A" w:rsidP="00B63751">
            <w:pPr>
              <w:cnfStyle w:val="000000000000" w:firstRow="0" w:lastRow="0" w:firstColumn="0" w:lastColumn="0" w:oddVBand="0" w:evenVBand="0" w:oddHBand="0" w:evenHBand="0" w:firstRowFirstColumn="0" w:firstRowLastColumn="0" w:lastRowFirstColumn="0" w:lastRowLastColumn="0"/>
              <w:rPr>
                <w:b/>
                <w:bCs/>
              </w:rPr>
            </w:pPr>
            <w:r>
              <w:t xml:space="preserve">Del </w:t>
            </w:r>
            <w:proofErr w:type="spellStart"/>
            <w:r>
              <w:rPr>
                <w:b/>
                <w:bCs/>
              </w:rPr>
              <w:t>Decoder</w:t>
            </w:r>
            <w:proofErr w:type="spellEnd"/>
            <w:r>
              <w:rPr>
                <w:b/>
                <w:bCs/>
              </w:rPr>
              <w:t xml:space="preserve"> -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oMath>
            <w:r>
              <w:rPr>
                <w:rFonts w:eastAsiaTheme="minorEastAsia"/>
              </w:rPr>
              <w:t>/</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oMath>
            <w:r>
              <w:rPr>
                <w:rFonts w:eastAsiaTheme="minorEastAsia"/>
              </w:rPr>
              <w:t>, propias de esta Cross-Attention (un tercer juego de 24 matrices, sin ninguna relación con el Encoder)</w:t>
            </w:r>
          </w:p>
        </w:tc>
        <w:tc>
          <w:tcPr>
            <w:tcW w:w="1916" w:type="dxa"/>
          </w:tcPr>
          <w:p w14:paraId="3FA0A0E8" w14:textId="57695A38" w:rsidR="00CE3F8A" w:rsidRDefault="00CE3F8A" w:rsidP="00B63751">
            <w:pPr>
              <w:cnfStyle w:val="000000000000" w:firstRow="0" w:lastRow="0" w:firstColumn="0" w:lastColumn="0" w:oddVBand="0" w:evenVBand="0" w:oddHBand="0" w:evenHBand="0" w:firstRowFirstColumn="0" w:firstRowLastColumn="0" w:lastRowFirstColumn="0" w:lastRowLastColumn="0"/>
            </w:pPr>
            <w:r>
              <w:t>La “receta” que hace la transformación</w:t>
            </w:r>
          </w:p>
        </w:tc>
        <w:tc>
          <w:tcPr>
            <w:tcW w:w="3282" w:type="dxa"/>
          </w:tcPr>
          <w:p w14:paraId="6D9317E8" w14:textId="2224C123" w:rsidR="00CE3F8A" w:rsidRDefault="006A027B" w:rsidP="00B63751">
            <w:pPr>
              <w:cnfStyle w:val="000000000000" w:firstRow="0" w:lastRow="0" w:firstColumn="0" w:lastColumn="0" w:oddVBand="0" w:evenVBand="0" w:oddHBand="0" w:evenHBand="0" w:firstRowFirstColumn="0" w:firstRowLastColumn="0" w:lastRowFirstColumn="0" w:lastRowLastColumn="0"/>
              <w:rPr>
                <w:rFonts w:eastAsiaTheme="minorEastAsia"/>
              </w:rPr>
            </w:pPr>
            <m:oMath>
              <m:sSubSup>
                <m:sSubSupPr>
                  <m:ctrlPr>
                    <w:rPr>
                      <w:rFonts w:ascii="Cambria Math" w:hAnsi="Cambria Math"/>
                      <w:b/>
                      <w:bCs/>
                    </w:rPr>
                  </m:ctrlPr>
                </m:sSubSupPr>
                <m:e>
                  <m:r>
                    <m:rPr>
                      <m:sty m:val="bi"/>
                    </m:rPr>
                    <w:rPr>
                      <w:rFonts w:ascii="Cambria Math" w:hAnsi="Cambria Math"/>
                    </w:rPr>
                    <m:t>W</m:t>
                  </m:r>
                </m:e>
                <m:sub>
                  <m:r>
                    <m:rPr>
                      <m:sty m:val="bi"/>
                    </m:rPr>
                    <w:rPr>
                      <w:rFonts w:ascii="Cambria Math" w:hAnsi="Cambria Math"/>
                    </w:rPr>
                    <m:t>i</m:t>
                  </m:r>
                </m:sub>
                <m:sup>
                  <m:r>
                    <m:rPr>
                      <m:sty m:val="bi"/>
                    </m:rPr>
                    <w:rPr>
                      <w:rFonts w:ascii="Cambria Math" w:hAnsi="Cambria Math"/>
                    </w:rPr>
                    <m:t>K</m:t>
                  </m:r>
                </m:sup>
              </m:sSubSup>
            </m:oMath>
            <w:r w:rsidR="00D708BB">
              <w:rPr>
                <w:rFonts w:eastAsiaTheme="minorEastAsia"/>
              </w:rPr>
              <w:t xml:space="preserve">aprende a resumir cada palabra en ingles en una “etiqueta” que el </w:t>
            </w:r>
            <w:proofErr w:type="spellStart"/>
            <w:r w:rsidR="00B00F69">
              <w:rPr>
                <w:rFonts w:eastAsiaTheme="minorEastAsia"/>
              </w:rPr>
              <w:t>Decoder</w:t>
            </w:r>
            <w:proofErr w:type="spellEnd"/>
            <w:r w:rsidR="00B00F69">
              <w:rPr>
                <w:rFonts w:eastAsiaTheme="minorEastAsia"/>
              </w:rPr>
              <w:t xml:space="preserve"> pueda comparar contra su Query – que tan relevante es esa palabra para el token alemán que se </w:t>
            </w:r>
            <w:proofErr w:type="spellStart"/>
            <w:r w:rsidR="00B00F69">
              <w:rPr>
                <w:rFonts w:eastAsiaTheme="minorEastAsia"/>
              </w:rPr>
              <w:t>esta</w:t>
            </w:r>
            <w:proofErr w:type="spellEnd"/>
            <w:r w:rsidR="00B00F69">
              <w:rPr>
                <w:rFonts w:eastAsiaTheme="minorEastAsia"/>
              </w:rPr>
              <w:t xml:space="preserve"> generando.</w:t>
            </w:r>
          </w:p>
          <w:p w14:paraId="3E9CB9B9" w14:textId="3C692731" w:rsidR="00D655E1" w:rsidRPr="00D655E1" w:rsidRDefault="006A027B" w:rsidP="00B63751">
            <w:pPr>
              <w:cnfStyle w:val="000000000000" w:firstRow="0" w:lastRow="0" w:firstColumn="0" w:lastColumn="0" w:oddVBand="0" w:evenVBand="0" w:oddHBand="0" w:evenHBand="0" w:firstRowFirstColumn="0" w:firstRowLastColumn="0" w:lastRowFirstColumn="0" w:lastRowLastColumn="0"/>
              <w:rPr>
                <w:rFonts w:eastAsiaTheme="minorEastAsia"/>
              </w:rPr>
            </w:pPr>
            <m:oMath>
              <m:sSubSup>
                <m:sSubSupPr>
                  <m:ctrlPr>
                    <w:rPr>
                      <w:rFonts w:ascii="Cambria Math" w:eastAsiaTheme="minorEastAsia" w:hAnsi="Cambria Math"/>
                      <w:b/>
                      <w:bCs/>
                    </w:rPr>
                  </m:ctrlPr>
                </m:sSubSupPr>
                <m:e>
                  <m:r>
                    <m:rPr>
                      <m:sty m:val="bi"/>
                    </m:rPr>
                    <w:rPr>
                      <w:rFonts w:ascii="Cambria Math" w:eastAsiaTheme="minorEastAsia" w:hAnsi="Cambria Math"/>
                    </w:rPr>
                    <m:t>W</m:t>
                  </m:r>
                </m:e>
                <m:sub>
                  <m:r>
                    <m:rPr>
                      <m:sty m:val="bi"/>
                    </m:rPr>
                    <w:rPr>
                      <w:rFonts w:ascii="Cambria Math" w:eastAsiaTheme="minorEastAsia" w:hAnsi="Cambria Math"/>
                    </w:rPr>
                    <m:t>i</m:t>
                  </m:r>
                </m:sub>
                <m:sup>
                  <m:r>
                    <m:rPr>
                      <m:sty m:val="bi"/>
                    </m:rPr>
                    <w:rPr>
                      <w:rFonts w:ascii="Cambria Math" w:eastAsiaTheme="minorEastAsia" w:hAnsi="Cambria Math"/>
                    </w:rPr>
                    <m:t>V</m:t>
                  </m:r>
                </m:sup>
              </m:sSubSup>
            </m:oMath>
            <w:r w:rsidR="00D655E1">
              <w:rPr>
                <w:rFonts w:eastAsiaTheme="minorEastAsia"/>
                <w:b/>
                <w:bCs/>
              </w:rPr>
              <w:t xml:space="preserve"> </w:t>
            </w:r>
            <w:r w:rsidR="00D655E1">
              <w:rPr>
                <w:rFonts w:eastAsiaTheme="minorEastAsia"/>
              </w:rPr>
              <w:t xml:space="preserve">aprende a resumir esa misma palabra en el “contenido” </w:t>
            </w:r>
            <w:proofErr w:type="gramStart"/>
            <w:r w:rsidR="00D655E1">
              <w:rPr>
                <w:rFonts w:eastAsiaTheme="minorEastAsia"/>
              </w:rPr>
              <w:t>que  efectivamente</w:t>
            </w:r>
            <w:proofErr w:type="gramEnd"/>
            <w:r w:rsidR="00D655E1">
              <w:rPr>
                <w:rFonts w:eastAsiaTheme="minorEastAsia"/>
              </w:rPr>
              <w:t xml:space="preserve"> se entrega si el </w:t>
            </w:r>
            <w:proofErr w:type="spellStart"/>
            <w:r w:rsidR="00D655E1">
              <w:rPr>
                <w:rFonts w:eastAsiaTheme="minorEastAsia"/>
              </w:rPr>
              <w:t>Decoder</w:t>
            </w:r>
            <w:proofErr w:type="spellEnd"/>
            <w:r w:rsidR="00D655E1">
              <w:rPr>
                <w:rFonts w:eastAsiaTheme="minorEastAsia"/>
              </w:rPr>
              <w:t xml:space="preserve"> decide </w:t>
            </w:r>
            <w:r w:rsidR="00517A18">
              <w:rPr>
                <w:rFonts w:eastAsiaTheme="minorEastAsia"/>
              </w:rPr>
              <w:t xml:space="preserve">prestarle atención – el significado que realmente influye en la predicción, no solo su relevancia. Ambas se ajustan con </w:t>
            </w:r>
            <w:proofErr w:type="spellStart"/>
            <w:r w:rsidR="00517A18">
              <w:rPr>
                <w:rFonts w:eastAsiaTheme="minorEastAsia"/>
              </w:rPr>
              <w:t>backpropagaton</w:t>
            </w:r>
            <w:proofErr w:type="spellEnd"/>
            <w:r w:rsidR="00517A18">
              <w:rPr>
                <w:rFonts w:eastAsiaTheme="minorEastAsia"/>
              </w:rPr>
              <w:t xml:space="preserve"> durante el entrenamiento, igual que las demás matrices del modelo </w:t>
            </w:r>
            <w:r w:rsidR="0095138F" w:rsidRPr="0095138F">
              <w:rPr>
                <w:rFonts w:eastAsiaTheme="minorEastAsia"/>
              </w:rPr>
              <w:t xml:space="preserve">(ver el recuadro </w:t>
            </w:r>
            <w:r w:rsidR="0095138F" w:rsidRPr="0095138F">
              <w:rPr>
                <w:rFonts w:ascii="Segoe UI Emoji" w:eastAsiaTheme="minorEastAsia" w:hAnsi="Segoe UI Emoji" w:cs="Segoe UI Emoji"/>
              </w:rPr>
              <w:t>🎲</w:t>
            </w:r>
            <w:r w:rsidR="0095138F" w:rsidRPr="0095138F">
              <w:rPr>
                <w:rFonts w:eastAsiaTheme="minorEastAsia"/>
              </w:rPr>
              <w:t xml:space="preserve"> del Paso 1)</w:t>
            </w:r>
          </w:p>
          <w:p w14:paraId="5B8E0F47" w14:textId="77777777" w:rsidR="00B00F69" w:rsidRDefault="00B00F69" w:rsidP="00B63751">
            <w:pPr>
              <w:cnfStyle w:val="000000000000" w:firstRow="0" w:lastRow="0" w:firstColumn="0" w:lastColumn="0" w:oddVBand="0" w:evenVBand="0" w:oddHBand="0" w:evenHBand="0" w:firstRowFirstColumn="0" w:firstRowLastColumn="0" w:lastRowFirstColumn="0" w:lastRowLastColumn="0"/>
            </w:pPr>
          </w:p>
          <w:p w14:paraId="3D6A6BD5" w14:textId="2AB3E6FC" w:rsidR="00B00F69" w:rsidRDefault="00B00F69" w:rsidP="00B63751">
            <w:pPr>
              <w:cnfStyle w:val="000000000000" w:firstRow="0" w:lastRow="0" w:firstColumn="0" w:lastColumn="0" w:oddVBand="0" w:evenVBand="0" w:oddHBand="0" w:evenHBand="0" w:firstRowFirstColumn="0" w:firstRowLastColumn="0" w:lastRowFirstColumn="0" w:lastRowLastColumn="0"/>
            </w:pPr>
          </w:p>
        </w:tc>
      </w:tr>
    </w:tbl>
    <w:p w14:paraId="346D0FDC" w14:textId="77777777" w:rsidR="00616117" w:rsidRDefault="00616117" w:rsidP="00B63751">
      <w:pPr>
        <w:rPr>
          <w:b/>
          <w:bCs/>
        </w:rPr>
      </w:pPr>
    </w:p>
    <w:p w14:paraId="42B57B3F" w14:textId="74EEDBD4" w:rsidR="006E7C44" w:rsidRDefault="00467BEC" w:rsidP="00B63751">
      <w:pPr>
        <w:rPr>
          <w:b/>
          <w:bCs/>
        </w:rPr>
      </w:pPr>
      <w:r w:rsidRPr="00467BEC">
        <w:rPr>
          <w:b/>
          <w:bCs/>
          <w:noProof/>
        </w:rPr>
        <w:drawing>
          <wp:inline distT="0" distB="0" distL="0" distR="0" wp14:anchorId="4F444A99" wp14:editId="23CF83BA">
            <wp:extent cx="6858000" cy="447675"/>
            <wp:effectExtent l="19050" t="19050" r="19050" b="28575"/>
            <wp:docPr id="130614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49571" name=""/>
                    <pic:cNvPicPr/>
                  </pic:nvPicPr>
                  <pic:blipFill>
                    <a:blip r:embed="rId240"/>
                    <a:stretch>
                      <a:fillRect/>
                    </a:stretch>
                  </pic:blipFill>
                  <pic:spPr>
                    <a:xfrm>
                      <a:off x="0" y="0"/>
                      <a:ext cx="6858000" cy="447675"/>
                    </a:xfrm>
                    <a:prstGeom prst="rect">
                      <a:avLst/>
                    </a:prstGeom>
                    <a:ln w="19050">
                      <a:solidFill>
                        <a:schemeClr val="tx1"/>
                      </a:solidFill>
                    </a:ln>
                  </pic:spPr>
                </pic:pic>
              </a:graphicData>
            </a:graphic>
          </wp:inline>
        </w:drawing>
      </w:r>
    </w:p>
    <w:tbl>
      <w:tblPr>
        <w:tblStyle w:val="Tablaconcuadrcula4-nfasis4"/>
        <w:tblW w:w="0" w:type="auto"/>
        <w:tblLook w:val="04A0" w:firstRow="1" w:lastRow="0" w:firstColumn="1" w:lastColumn="0" w:noHBand="0" w:noVBand="1"/>
      </w:tblPr>
      <w:tblGrid>
        <w:gridCol w:w="3645"/>
        <w:gridCol w:w="3572"/>
        <w:gridCol w:w="3573"/>
      </w:tblGrid>
      <w:tr w:rsidR="00AE41FC" w14:paraId="54EA6046" w14:textId="77777777" w:rsidTr="00AE41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798263F" w14:textId="1C3B5106" w:rsidR="00AE41FC" w:rsidRPr="00AE41FC" w:rsidRDefault="00AE41FC" w:rsidP="00C3048F">
            <w:pPr>
              <w:rPr>
                <w:b w:val="0"/>
                <w:bCs w:val="0"/>
              </w:rPr>
            </w:pPr>
            <w:r>
              <w:rPr>
                <w:b w:val="0"/>
                <w:bCs w:val="0"/>
              </w:rPr>
              <w:t>Elemento</w:t>
            </w:r>
          </w:p>
        </w:tc>
        <w:tc>
          <w:tcPr>
            <w:tcW w:w="3597" w:type="dxa"/>
          </w:tcPr>
          <w:p w14:paraId="12FFFDC1" w14:textId="5CF4214C" w:rsidR="00AE41FC" w:rsidRDefault="00AE41FC" w:rsidP="00C3048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Tamaño</w:t>
            </w:r>
          </w:p>
        </w:tc>
        <w:tc>
          <w:tcPr>
            <w:tcW w:w="3597" w:type="dxa"/>
          </w:tcPr>
          <w:p w14:paraId="01B697CE" w14:textId="4C321712" w:rsidR="00AE41FC" w:rsidRDefault="00AE41FC" w:rsidP="00C3048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es</w:t>
            </w:r>
          </w:p>
        </w:tc>
      </w:tr>
      <w:tr w:rsidR="00AE41FC" w14:paraId="54D1573D" w14:textId="77777777" w:rsidTr="00AE4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E7C3E3D" w14:textId="270E2A99" w:rsidR="00AE41FC" w:rsidRDefault="006A027B" w:rsidP="00C3048F">
            <w:pPr>
              <w:rPr>
                <w:b w:val="0"/>
                <w:bCs w:val="0"/>
              </w:rPr>
            </w:pPr>
            <m:oMathPara>
              <m:oMath>
                <m:sSub>
                  <m:sSubPr>
                    <m:ctrlPr>
                      <w:rPr>
                        <w:rFonts w:ascii="Cambria Math" w:hAnsi="Cambria Math"/>
                      </w:rPr>
                    </m:ctrlPr>
                  </m:sSubPr>
                  <m:e>
                    <m:r>
                      <m:rPr>
                        <m:sty m:val="bi"/>
                      </m:rPr>
                      <w:rPr>
                        <w:rFonts w:ascii="Cambria Math" w:hAnsi="Cambria Math"/>
                      </w:rPr>
                      <m:t>y</m:t>
                    </m:r>
                  </m:e>
                  <m:sub>
                    <m:r>
                      <m:rPr>
                        <m:sty m:val="bi"/>
                      </m:rPr>
                      <w:rPr>
                        <w:rFonts w:ascii="Cambria Math" w:hAnsi="Cambria Math"/>
                      </w:rPr>
                      <m:t>1</m:t>
                    </m:r>
                  </m:sub>
                </m:sSub>
              </m:oMath>
            </m:oMathPara>
          </w:p>
        </w:tc>
        <w:tc>
          <w:tcPr>
            <w:tcW w:w="3597" w:type="dxa"/>
          </w:tcPr>
          <w:p w14:paraId="3F6C8EB7" w14:textId="03CB91A7" w:rsidR="00AE41FC" w:rsidRPr="0042445F" w:rsidRDefault="0042445F" w:rsidP="00C3048F">
            <w:pPr>
              <w:cnfStyle w:val="000000100000" w:firstRow="0" w:lastRow="0" w:firstColumn="0" w:lastColumn="0" w:oddVBand="0" w:evenVBand="0" w:oddHBand="1" w:evenHBand="0" w:firstRowFirstColumn="0" w:firstRowLastColumn="0" w:lastRowFirstColumn="0" w:lastRowLastColumn="0"/>
            </w:pPr>
            <w:r>
              <w:rPr>
                <w:b/>
                <w:bCs/>
              </w:rPr>
              <w:t xml:space="preserve">1 x 512 </w:t>
            </w:r>
            <w:r>
              <w:t>(vector)</w:t>
            </w:r>
          </w:p>
        </w:tc>
        <w:tc>
          <w:tcPr>
            <w:tcW w:w="3597" w:type="dxa"/>
          </w:tcPr>
          <w:p w14:paraId="42ABD32E" w14:textId="2060A871" w:rsidR="00AE41FC" w:rsidRPr="0042445F" w:rsidRDefault="0042445F" w:rsidP="00C3048F">
            <w:pPr>
              <w:cnfStyle w:val="000000100000" w:firstRow="0" w:lastRow="0" w:firstColumn="0" w:lastColumn="0" w:oddVBand="0" w:evenVBand="0" w:oddHBand="1" w:evenHBand="0" w:firstRowFirstColumn="0" w:firstRowLastColumn="0" w:lastRowFirstColumn="0" w:lastRowLastColumn="0"/>
            </w:pPr>
            <w:r>
              <w:t>[inicio], ya procesado por Self-</w:t>
            </w:r>
            <w:proofErr w:type="spellStart"/>
            <w:r>
              <w:t>Attention</w:t>
            </w:r>
            <w:proofErr w:type="spellEnd"/>
            <w:r>
              <w:t xml:space="preserve"> </w:t>
            </w:r>
            <w:proofErr w:type="spellStart"/>
            <w:r>
              <w:t>masking</w:t>
            </w:r>
            <w:proofErr w:type="spellEnd"/>
            <w:r>
              <w:t xml:space="preserve"> + R + </w:t>
            </w:r>
            <w:proofErr w:type="spellStart"/>
            <w:r>
              <w:t>Ln</w:t>
            </w:r>
            <w:proofErr w:type="spellEnd"/>
            <w:r>
              <w:t xml:space="preserve"> #1</w:t>
            </w:r>
          </w:p>
        </w:tc>
      </w:tr>
      <w:tr w:rsidR="00AE41FC" w14:paraId="5D490213" w14:textId="77777777" w:rsidTr="00AE41FC">
        <w:tc>
          <w:tcPr>
            <w:cnfStyle w:val="001000000000" w:firstRow="0" w:lastRow="0" w:firstColumn="1" w:lastColumn="0" w:oddVBand="0" w:evenVBand="0" w:oddHBand="0" w:evenHBand="0" w:firstRowFirstColumn="0" w:firstRowLastColumn="0" w:lastRowFirstColumn="0" w:lastRowLastColumn="0"/>
            <w:tcW w:w="3596" w:type="dxa"/>
          </w:tcPr>
          <w:p w14:paraId="7E0C9C98" w14:textId="4C396612" w:rsidR="00AE41FC" w:rsidRPr="00EA51D6" w:rsidRDefault="00EA51D6" w:rsidP="00C3048F">
            <w:pPr>
              <w:rPr>
                <w:b w:val="0"/>
                <w:bCs w:val="0"/>
              </w:rPr>
            </w:pPr>
            <w:proofErr w:type="spellStart"/>
            <m:oMathPara>
              <m:oMath>
                <m:r>
                  <m:rPr>
                    <m:nor/>
                  </m:rPr>
                  <w:rPr>
                    <w:b w:val="0"/>
                    <w:bCs w:val="0"/>
                  </w:rPr>
                  <w:lastRenderedPageBreak/>
                  <m:t>vector_final_Encoder</m:t>
                </m:r>
                <w:proofErr w:type="spellEnd"/>
                <m:d>
                  <m:dPr>
                    <m:ctrlPr>
                      <w:rPr>
                        <w:rFonts w:ascii="Cambria Math" w:hAnsi="Cambria Math"/>
                        <w:b w:val="0"/>
                        <w:bCs w:val="0"/>
                      </w:rPr>
                    </m:ctrlPr>
                  </m:dPr>
                  <m:e>
                    <m:r>
                      <m:rPr>
                        <m:nor/>
                      </m:rPr>
                      <w:rPr>
                        <w:b w:val="0"/>
                        <w:bCs w:val="0"/>
                      </w:rPr>
                      <m:t>palabra</m:t>
                    </m:r>
                  </m:e>
                </m:d>
              </m:oMath>
            </m:oMathPara>
          </w:p>
        </w:tc>
        <w:tc>
          <w:tcPr>
            <w:tcW w:w="3597" w:type="dxa"/>
          </w:tcPr>
          <w:p w14:paraId="44E06077" w14:textId="045D02AB" w:rsidR="00AE41FC" w:rsidRDefault="00EA51D6" w:rsidP="00C3048F">
            <w:pPr>
              <w:cnfStyle w:val="000000000000" w:firstRow="0" w:lastRow="0" w:firstColumn="0" w:lastColumn="0" w:oddVBand="0" w:evenVBand="0" w:oddHBand="0" w:evenHBand="0" w:firstRowFirstColumn="0" w:firstRowLastColumn="0" w:lastRowFirstColumn="0" w:lastRowLastColumn="0"/>
              <w:rPr>
                <w:b/>
                <w:bCs/>
              </w:rPr>
            </w:pPr>
            <w:r>
              <w:rPr>
                <w:b/>
                <w:bCs/>
              </w:rPr>
              <w:t>1 x 512 (vector)</w:t>
            </w:r>
          </w:p>
        </w:tc>
        <w:tc>
          <w:tcPr>
            <w:tcW w:w="3597" w:type="dxa"/>
          </w:tcPr>
          <w:p w14:paraId="6EE188C6" w14:textId="10939250" w:rsidR="00AE41FC" w:rsidRPr="00EA51D6" w:rsidRDefault="00EA51D6" w:rsidP="00C3048F">
            <w:pPr>
              <w:cnfStyle w:val="000000000000" w:firstRow="0" w:lastRow="0" w:firstColumn="0" w:lastColumn="0" w:oddVBand="0" w:evenVBand="0" w:oddHBand="0" w:evenHBand="0" w:firstRowFirstColumn="0" w:firstRowLastColumn="0" w:lastRowFirstColumn="0" w:lastRowLastColumn="0"/>
            </w:pPr>
            <w:r>
              <w:t xml:space="preserve">Cada palabra </w:t>
            </w:r>
            <w:proofErr w:type="gramStart"/>
            <w:r>
              <w:t xml:space="preserve">del </w:t>
            </w:r>
            <w:proofErr w:type="spellStart"/>
            <w:r>
              <w:t>ingles</w:t>
            </w:r>
            <w:proofErr w:type="spellEnd"/>
            <w:proofErr w:type="gramEnd"/>
            <w:r>
              <w:t xml:space="preserve">, tras las 6 capas del </w:t>
            </w:r>
            <w:proofErr w:type="spellStart"/>
            <w:r>
              <w:t>Encoder</w:t>
            </w:r>
            <w:proofErr w:type="spellEnd"/>
            <w:r>
              <w:t xml:space="preserve"> – hay</w:t>
            </w:r>
            <w:r w:rsidR="00B17C76">
              <w:t xml:space="preserve"> 4, uno por palabra</w:t>
            </w:r>
          </w:p>
        </w:tc>
      </w:tr>
      <w:tr w:rsidR="00B17C76" w14:paraId="72FD2309" w14:textId="77777777" w:rsidTr="00AE4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F6071E6" w14:textId="3F3DC02E" w:rsidR="00B17C76" w:rsidRPr="00EA51D6" w:rsidRDefault="006A027B" w:rsidP="00C3048F">
            <w:pPr>
              <w:rPr>
                <w:rFonts w:eastAsia="Aptos" w:cs="Times New Roman"/>
                <w:b w:val="0"/>
                <w:bCs w:val="0"/>
              </w:rPr>
            </w:pPr>
            <m:oMathPara>
              <m:oMath>
                <m:sSubSup>
                  <m:sSubSupPr>
                    <m:ctrlPr>
                      <w:rPr>
                        <w:rFonts w:ascii="Cambria Math" w:eastAsia="Aptos" w:hAnsi="Cambria Math" w:cs="Times New Roman"/>
                      </w:rPr>
                    </m:ctrlPr>
                  </m:sSubSupPr>
                  <m:e>
                    <m:r>
                      <m:rPr>
                        <m:sty m:val="bi"/>
                      </m:rPr>
                      <w:rPr>
                        <w:rFonts w:ascii="Cambria Math" w:eastAsia="Aptos" w:hAnsi="Cambria Math" w:cs="Times New Roman"/>
                      </w:rPr>
                      <m:t>W</m:t>
                    </m:r>
                  </m:e>
                  <m:sub>
                    <m:r>
                      <m:rPr>
                        <m:sty m:val="bi"/>
                      </m:rPr>
                      <w:rPr>
                        <w:rFonts w:ascii="Cambria Math" w:eastAsia="Aptos" w:hAnsi="Cambria Math" w:cs="Times New Roman"/>
                      </w:rPr>
                      <m:t>i</m:t>
                    </m:r>
                  </m:sub>
                  <m:sup>
                    <m:r>
                      <m:rPr>
                        <m:sty m:val="bi"/>
                      </m:rPr>
                      <w:rPr>
                        <w:rFonts w:ascii="Cambria Math" w:eastAsia="Aptos" w:hAnsi="Cambria Math" w:cs="Times New Roman"/>
                      </w:rPr>
                      <m:t>Q</m:t>
                    </m:r>
                  </m:sup>
                </m:sSubSup>
              </m:oMath>
            </m:oMathPara>
          </w:p>
        </w:tc>
        <w:tc>
          <w:tcPr>
            <w:tcW w:w="3597" w:type="dxa"/>
          </w:tcPr>
          <w:p w14:paraId="11FE6FAB" w14:textId="33CC6A31" w:rsidR="00B17C76" w:rsidRDefault="00B17C76" w:rsidP="00C3048F">
            <w:pPr>
              <w:cnfStyle w:val="000000100000" w:firstRow="0" w:lastRow="0" w:firstColumn="0" w:lastColumn="0" w:oddVBand="0" w:evenVBand="0" w:oddHBand="1" w:evenHBand="0" w:firstRowFirstColumn="0" w:firstRowLastColumn="0" w:lastRowFirstColumn="0" w:lastRowLastColumn="0"/>
              <w:rPr>
                <w:b/>
                <w:bCs/>
              </w:rPr>
            </w:pPr>
            <w:r>
              <w:rPr>
                <w:b/>
                <w:bCs/>
              </w:rPr>
              <w:t>512 x 64 (matriz)</w:t>
            </w:r>
          </w:p>
        </w:tc>
        <w:tc>
          <w:tcPr>
            <w:tcW w:w="3597" w:type="dxa"/>
          </w:tcPr>
          <w:p w14:paraId="690EAC84" w14:textId="67B45FD5" w:rsidR="00B17C76" w:rsidRPr="00B17C76" w:rsidRDefault="00B17C76" w:rsidP="00C3048F">
            <w:pPr>
              <w:cnfStyle w:val="000000100000" w:firstRow="0" w:lastRow="0" w:firstColumn="0" w:lastColumn="0" w:oddVBand="0" w:evenVBand="0" w:oddHBand="1" w:evenHBand="0" w:firstRowFirstColumn="0" w:firstRowLastColumn="0" w:lastRowFirstColumn="0" w:lastRowLastColumn="0"/>
            </w:pPr>
            <w:r>
              <w:t xml:space="preserve">El peso que transforma </w:t>
            </w:r>
            <m:oMath>
              <m:sSub>
                <m:sSubPr>
                  <m:ctrlPr>
                    <w:rPr>
                      <w:rFonts w:ascii="Cambria Math" w:hAnsi="Cambria Math"/>
                    </w:rPr>
                  </m:ctrlPr>
                </m:sSubPr>
                <m:e>
                  <m:r>
                    <w:rPr>
                      <w:rFonts w:ascii="Cambria Math" w:hAnsi="Cambria Math"/>
                    </w:rPr>
                    <m:t>y</m:t>
                  </m:r>
                </m:e>
                <m:sub>
                  <m:r>
                    <w:rPr>
                      <w:rFonts w:ascii="Cambria Math" w:hAnsi="Cambria Math"/>
                    </w:rPr>
                    <m:t>1</m:t>
                  </m:r>
                </m:sub>
              </m:sSub>
            </m:oMath>
            <w:r>
              <w:rPr>
                <w:rFonts w:eastAsiaTheme="minorEastAsia"/>
              </w:rPr>
              <w:t xml:space="preserve">en </w:t>
            </w:r>
            <m:oMath>
              <m:sSub>
                <m:sSubPr>
                  <m:ctrlPr>
                    <w:rPr>
                      <w:rFonts w:ascii="Cambria Math" w:hAnsi="Cambria Math"/>
                    </w:rPr>
                  </m:ctrlPr>
                </m:sSubPr>
                <m:e>
                  <m:r>
                    <w:rPr>
                      <w:rFonts w:ascii="Cambria Math" w:hAnsi="Cambria Math"/>
                    </w:rPr>
                    <m:t>Q</m:t>
                  </m:r>
                </m:e>
                <m:sub>
                  <m:r>
                    <w:rPr>
                      <w:rFonts w:ascii="Cambria Math" w:hAnsi="Cambria Math"/>
                    </w:rPr>
                    <m:t>i</m:t>
                  </m:r>
                </m:sub>
              </m:sSub>
            </m:oMath>
          </w:p>
        </w:tc>
      </w:tr>
      <w:tr w:rsidR="000D21D3" w14:paraId="746A27B2" w14:textId="77777777" w:rsidTr="00AE41FC">
        <w:tc>
          <w:tcPr>
            <w:cnfStyle w:val="001000000000" w:firstRow="0" w:lastRow="0" w:firstColumn="1" w:lastColumn="0" w:oddVBand="0" w:evenVBand="0" w:oddHBand="0" w:evenHBand="0" w:firstRowFirstColumn="0" w:firstRowLastColumn="0" w:lastRowFirstColumn="0" w:lastRowLastColumn="0"/>
            <w:tcW w:w="3596" w:type="dxa"/>
          </w:tcPr>
          <w:p w14:paraId="37EC6E51" w14:textId="2305F615" w:rsidR="000D21D3" w:rsidRPr="00B17C76" w:rsidRDefault="006A027B" w:rsidP="000D21D3">
            <w:pPr>
              <w:rPr>
                <w:rFonts w:eastAsia="Aptos" w:cs="Times New Roman"/>
              </w:rPr>
            </w:pPr>
            <m:oMathPara>
              <m:oMath>
                <m:sSubSup>
                  <m:sSubSupPr>
                    <m:ctrlPr>
                      <w:rPr>
                        <w:rFonts w:ascii="Cambria Math" w:eastAsia="Aptos" w:hAnsi="Cambria Math" w:cs="Times New Roman"/>
                      </w:rPr>
                    </m:ctrlPr>
                  </m:sSubSupPr>
                  <m:e>
                    <m:r>
                      <m:rPr>
                        <m:sty m:val="bi"/>
                      </m:rPr>
                      <w:rPr>
                        <w:rFonts w:ascii="Cambria Math" w:eastAsia="Aptos" w:hAnsi="Cambria Math" w:cs="Times New Roman"/>
                      </w:rPr>
                      <m:t>W</m:t>
                    </m:r>
                  </m:e>
                  <m:sub>
                    <m:r>
                      <m:rPr>
                        <m:sty m:val="bi"/>
                      </m:rPr>
                      <w:rPr>
                        <w:rFonts w:ascii="Cambria Math" w:eastAsia="Aptos" w:hAnsi="Cambria Math" w:cs="Times New Roman"/>
                      </w:rPr>
                      <m:t>i</m:t>
                    </m:r>
                  </m:sub>
                  <m:sup>
                    <m:r>
                      <m:rPr>
                        <m:sty m:val="bi"/>
                      </m:rPr>
                      <w:rPr>
                        <w:rFonts w:ascii="Cambria Math" w:eastAsia="Aptos" w:hAnsi="Cambria Math" w:cs="Times New Roman"/>
                      </w:rPr>
                      <m:t>K</m:t>
                    </m:r>
                  </m:sup>
                </m:sSubSup>
              </m:oMath>
            </m:oMathPara>
          </w:p>
        </w:tc>
        <w:tc>
          <w:tcPr>
            <w:tcW w:w="3597" w:type="dxa"/>
          </w:tcPr>
          <w:p w14:paraId="0450E961" w14:textId="56BAF5DE" w:rsidR="000D21D3" w:rsidRDefault="000D21D3" w:rsidP="000D21D3">
            <w:pPr>
              <w:cnfStyle w:val="000000000000" w:firstRow="0" w:lastRow="0" w:firstColumn="0" w:lastColumn="0" w:oddVBand="0" w:evenVBand="0" w:oddHBand="0" w:evenHBand="0" w:firstRowFirstColumn="0" w:firstRowLastColumn="0" w:lastRowFirstColumn="0" w:lastRowLastColumn="0"/>
              <w:rPr>
                <w:b/>
                <w:bCs/>
              </w:rPr>
            </w:pPr>
            <w:r>
              <w:rPr>
                <w:b/>
                <w:bCs/>
              </w:rPr>
              <w:t>512 x 64 (matriz)</w:t>
            </w:r>
          </w:p>
        </w:tc>
        <w:tc>
          <w:tcPr>
            <w:tcW w:w="3597" w:type="dxa"/>
          </w:tcPr>
          <w:p w14:paraId="2F15DA73" w14:textId="59EC3ADF" w:rsidR="000D21D3" w:rsidRPr="000D21D3" w:rsidRDefault="000D21D3" w:rsidP="000D21D3">
            <w:pPr>
              <w:cnfStyle w:val="000000000000" w:firstRow="0" w:lastRow="0" w:firstColumn="0" w:lastColumn="0" w:oddVBand="0" w:evenVBand="0" w:oddHBand="0" w:evenHBand="0" w:firstRowFirstColumn="0" w:firstRowLastColumn="0" w:lastRowFirstColumn="0" w:lastRowLastColumn="0"/>
            </w:pPr>
            <w:r>
              <w:t xml:space="preserve">El peso que transforma cada vector del </w:t>
            </w:r>
            <w:proofErr w:type="spellStart"/>
            <w:r>
              <w:t>Encoder</w:t>
            </w:r>
            <w:proofErr w:type="spellEnd"/>
            <w:r>
              <w:t xml:space="preserve"> en </w:t>
            </w:r>
            <m:oMath>
              <m:sSub>
                <m:sSubPr>
                  <m:ctrlPr>
                    <w:rPr>
                      <w:rFonts w:ascii="Cambria Math" w:hAnsi="Cambria Math"/>
                    </w:rPr>
                  </m:ctrlPr>
                </m:sSubPr>
                <m:e>
                  <m:r>
                    <w:rPr>
                      <w:rFonts w:ascii="Cambria Math" w:hAnsi="Cambria Math"/>
                    </w:rPr>
                    <m:t>K</m:t>
                  </m:r>
                </m:e>
                <m:sub>
                  <m:r>
                    <w:rPr>
                      <w:rFonts w:ascii="Cambria Math" w:hAnsi="Cambria Math"/>
                    </w:rPr>
                    <m:t>i</m:t>
                  </m:r>
                </m:sub>
              </m:sSub>
            </m:oMath>
          </w:p>
        </w:tc>
      </w:tr>
      <w:tr w:rsidR="000D21D3" w14:paraId="5FB97D23" w14:textId="77777777" w:rsidTr="00AE4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39051BF" w14:textId="2EFC15AB" w:rsidR="000D21D3" w:rsidRPr="00B17C76" w:rsidRDefault="006A027B" w:rsidP="000D21D3">
            <w:pPr>
              <w:rPr>
                <w:rFonts w:eastAsia="Aptos" w:cs="Times New Roman"/>
              </w:rPr>
            </w:pPr>
            <m:oMathPara>
              <m:oMath>
                <m:sSubSup>
                  <m:sSubSupPr>
                    <m:ctrlPr>
                      <w:rPr>
                        <w:rFonts w:ascii="Cambria Math" w:eastAsia="Aptos" w:hAnsi="Cambria Math" w:cs="Times New Roman"/>
                      </w:rPr>
                    </m:ctrlPr>
                  </m:sSubSupPr>
                  <m:e>
                    <m:r>
                      <m:rPr>
                        <m:sty m:val="bi"/>
                      </m:rPr>
                      <w:rPr>
                        <w:rFonts w:ascii="Cambria Math" w:eastAsia="Aptos" w:hAnsi="Cambria Math" w:cs="Times New Roman"/>
                      </w:rPr>
                      <m:t>W</m:t>
                    </m:r>
                  </m:e>
                  <m:sub>
                    <m:r>
                      <m:rPr>
                        <m:sty m:val="bi"/>
                      </m:rPr>
                      <w:rPr>
                        <w:rFonts w:ascii="Cambria Math" w:eastAsia="Aptos" w:hAnsi="Cambria Math" w:cs="Times New Roman"/>
                      </w:rPr>
                      <m:t>i</m:t>
                    </m:r>
                  </m:sub>
                  <m:sup>
                    <m:r>
                      <m:rPr>
                        <m:sty m:val="bi"/>
                      </m:rPr>
                      <w:rPr>
                        <w:rFonts w:ascii="Cambria Math" w:eastAsia="Aptos" w:hAnsi="Cambria Math" w:cs="Times New Roman"/>
                      </w:rPr>
                      <m:t>V</m:t>
                    </m:r>
                  </m:sup>
                </m:sSubSup>
              </m:oMath>
            </m:oMathPara>
          </w:p>
        </w:tc>
        <w:tc>
          <w:tcPr>
            <w:tcW w:w="3597" w:type="dxa"/>
          </w:tcPr>
          <w:p w14:paraId="329CF211" w14:textId="11F7901C" w:rsidR="000D21D3" w:rsidRPr="000D21D3" w:rsidRDefault="000D21D3" w:rsidP="000D21D3">
            <w:pPr>
              <w:cnfStyle w:val="000000100000" w:firstRow="0" w:lastRow="0" w:firstColumn="0" w:lastColumn="0" w:oddVBand="0" w:evenVBand="0" w:oddHBand="1" w:evenHBand="0" w:firstRowFirstColumn="0" w:firstRowLastColumn="0" w:lastRowFirstColumn="0" w:lastRowLastColumn="0"/>
              <w:rPr>
                <w:b/>
                <w:bCs/>
              </w:rPr>
            </w:pPr>
            <w:r>
              <w:rPr>
                <w:b/>
                <w:bCs/>
              </w:rPr>
              <w:t>512 x 64 (matriz)</w:t>
            </w:r>
          </w:p>
        </w:tc>
        <w:tc>
          <w:tcPr>
            <w:tcW w:w="3597" w:type="dxa"/>
          </w:tcPr>
          <w:p w14:paraId="49FF3C4F" w14:textId="689D15A0" w:rsidR="000D21D3" w:rsidRPr="000D21D3" w:rsidRDefault="000D21D3" w:rsidP="000D21D3">
            <w:pPr>
              <w:cnfStyle w:val="000000100000" w:firstRow="0" w:lastRow="0" w:firstColumn="0" w:lastColumn="0" w:oddVBand="0" w:evenVBand="0" w:oddHBand="1" w:evenHBand="0" w:firstRowFirstColumn="0" w:firstRowLastColumn="0" w:lastRowFirstColumn="0" w:lastRowLastColumn="0"/>
            </w:pPr>
            <w:r>
              <w:t xml:space="preserve">El peso que transforma cada vector del </w:t>
            </w:r>
            <w:proofErr w:type="spellStart"/>
            <w:r>
              <w:t>Encoder</w:t>
            </w:r>
            <w:proofErr w:type="spellEnd"/>
            <w: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p>
        </w:tc>
      </w:tr>
      <w:tr w:rsidR="000D21D3" w14:paraId="0C815CFF" w14:textId="77777777" w:rsidTr="00AE41FC">
        <w:tc>
          <w:tcPr>
            <w:cnfStyle w:val="001000000000" w:firstRow="0" w:lastRow="0" w:firstColumn="1" w:lastColumn="0" w:oddVBand="0" w:evenVBand="0" w:oddHBand="0" w:evenHBand="0" w:firstRowFirstColumn="0" w:firstRowLastColumn="0" w:lastRowFirstColumn="0" w:lastRowLastColumn="0"/>
            <w:tcW w:w="3596" w:type="dxa"/>
          </w:tcPr>
          <w:p w14:paraId="5F049651" w14:textId="7019519F" w:rsidR="000D21D3" w:rsidRPr="000D21D3" w:rsidRDefault="006A027B" w:rsidP="000D21D3">
            <w:pPr>
              <w:rPr>
                <w:rFonts w:eastAsia="Aptos" w:cs="Times New Roman"/>
              </w:rPr>
            </w:pPr>
            <m:oMathPara>
              <m:oMath>
                <m:sSub>
                  <m:sSubPr>
                    <m:ctrlPr>
                      <w:rPr>
                        <w:rFonts w:ascii="Cambria Math" w:eastAsia="Aptos" w:hAnsi="Cambria Math" w:cs="Times New Roman"/>
                      </w:rPr>
                    </m:ctrlPr>
                  </m:sSubPr>
                  <m:e>
                    <m:r>
                      <m:rPr>
                        <m:sty m:val="bi"/>
                      </m:rPr>
                      <w:rPr>
                        <w:rFonts w:ascii="Cambria Math" w:eastAsia="Aptos" w:hAnsi="Cambria Math" w:cs="Times New Roman"/>
                      </w:rPr>
                      <m:t>Q</m:t>
                    </m:r>
                  </m:e>
                  <m:sub>
                    <m:r>
                      <m:rPr>
                        <m:sty m:val="bi"/>
                      </m:rPr>
                      <w:rPr>
                        <w:rFonts w:ascii="Cambria Math" w:eastAsia="Aptos" w:hAnsi="Cambria Math" w:cs="Times New Roman"/>
                      </w:rPr>
                      <m:t>i</m:t>
                    </m:r>
                  </m:sub>
                </m:sSub>
                <m:r>
                  <m:rPr>
                    <m:sty m:val="bi"/>
                  </m:rPr>
                  <w:rPr>
                    <w:rFonts w:ascii="Cambria Math" w:eastAsia="Aptos" w:hAnsi="Cambria Math" w:cs="Times New Roman"/>
                  </w:rPr>
                  <m:t>=</m:t>
                </m:r>
                <m:sSub>
                  <m:sSubPr>
                    <m:ctrlPr>
                      <w:rPr>
                        <w:rFonts w:ascii="Cambria Math" w:eastAsia="Aptos" w:hAnsi="Cambria Math" w:cs="Times New Roman"/>
                      </w:rPr>
                    </m:ctrlPr>
                  </m:sSubPr>
                  <m:e>
                    <m:r>
                      <m:rPr>
                        <m:sty m:val="bi"/>
                      </m:rPr>
                      <w:rPr>
                        <w:rFonts w:ascii="Cambria Math" w:eastAsia="Aptos" w:hAnsi="Cambria Math" w:cs="Times New Roman"/>
                      </w:rPr>
                      <m:t>y</m:t>
                    </m:r>
                  </m:e>
                  <m:sub>
                    <m:r>
                      <m:rPr>
                        <m:sty m:val="bi"/>
                      </m:rPr>
                      <w:rPr>
                        <w:rFonts w:ascii="Cambria Math" w:eastAsia="Aptos" w:hAnsi="Cambria Math" w:cs="Times New Roman"/>
                      </w:rPr>
                      <m:t>1</m:t>
                    </m:r>
                  </m:sub>
                </m:sSub>
                <m:r>
                  <m:rPr>
                    <m:sty m:val="bi"/>
                  </m:rPr>
                  <w:rPr>
                    <w:rFonts w:ascii="Cambria Math" w:eastAsia="Aptos" w:hAnsi="Cambria Math" w:cs="Times New Roman"/>
                  </w:rPr>
                  <m:t>⋅</m:t>
                </m:r>
                <m:sSubSup>
                  <m:sSubSupPr>
                    <m:ctrlPr>
                      <w:rPr>
                        <w:rFonts w:ascii="Cambria Math" w:eastAsia="Aptos" w:hAnsi="Cambria Math" w:cs="Times New Roman"/>
                      </w:rPr>
                    </m:ctrlPr>
                  </m:sSubSupPr>
                  <m:e>
                    <m:r>
                      <m:rPr>
                        <m:sty m:val="bi"/>
                      </m:rPr>
                      <w:rPr>
                        <w:rFonts w:ascii="Cambria Math" w:eastAsia="Aptos" w:hAnsi="Cambria Math" w:cs="Times New Roman"/>
                      </w:rPr>
                      <m:t>W</m:t>
                    </m:r>
                  </m:e>
                  <m:sub>
                    <m:r>
                      <m:rPr>
                        <m:sty m:val="bi"/>
                      </m:rPr>
                      <w:rPr>
                        <w:rFonts w:ascii="Cambria Math" w:eastAsia="Aptos" w:hAnsi="Cambria Math" w:cs="Times New Roman"/>
                      </w:rPr>
                      <m:t>i</m:t>
                    </m:r>
                  </m:sub>
                  <m:sup>
                    <m:r>
                      <m:rPr>
                        <m:sty m:val="bi"/>
                      </m:rPr>
                      <w:rPr>
                        <w:rFonts w:ascii="Cambria Math" w:eastAsia="Aptos" w:hAnsi="Cambria Math" w:cs="Times New Roman"/>
                      </w:rPr>
                      <m:t>Q</m:t>
                    </m:r>
                  </m:sup>
                </m:sSubSup>
              </m:oMath>
            </m:oMathPara>
          </w:p>
        </w:tc>
        <w:tc>
          <w:tcPr>
            <w:tcW w:w="3597" w:type="dxa"/>
          </w:tcPr>
          <w:p w14:paraId="4E078BE6" w14:textId="7298080E" w:rsidR="000D21D3" w:rsidRPr="00E11B17" w:rsidRDefault="00E11B17" w:rsidP="000D21D3">
            <w:pPr>
              <w:cnfStyle w:val="000000000000" w:firstRow="0" w:lastRow="0" w:firstColumn="0" w:lastColumn="0" w:oddVBand="0" w:evenVBand="0" w:oddHBand="0" w:evenHBand="0" w:firstRowFirstColumn="0" w:firstRowLastColumn="0" w:lastRowFirstColumn="0" w:lastRowLastColumn="0"/>
              <w:rPr>
                <w:b/>
                <w:bCs/>
              </w:rPr>
            </w:pPr>
            <w:r>
              <w:rPr>
                <w:b/>
                <w:bCs/>
              </w:rPr>
              <w:t>1 x 64 (vector)</w:t>
            </w:r>
          </w:p>
        </w:tc>
        <w:tc>
          <w:tcPr>
            <w:tcW w:w="3597" w:type="dxa"/>
          </w:tcPr>
          <w:p w14:paraId="128ED4AB" w14:textId="70861A94" w:rsidR="000D21D3" w:rsidRPr="00E11B17" w:rsidRDefault="00E11B17" w:rsidP="000D21D3">
            <w:pPr>
              <w:cnfStyle w:val="000000000000" w:firstRow="0" w:lastRow="0" w:firstColumn="0" w:lastColumn="0" w:oddVBand="0" w:evenVBand="0" w:oddHBand="0" w:evenHBand="0" w:firstRowFirstColumn="0" w:firstRowLastColumn="0" w:lastRowFirstColumn="0" w:lastRowLastColumn="0"/>
            </w:pPr>
            <w:r>
              <w:t>Resultado: [</w:t>
            </w:r>
            <w:r w:rsidR="000D0676">
              <w:t>1 x 512] * [512 x 64] = [1 x 64]</w:t>
            </w:r>
          </w:p>
        </w:tc>
      </w:tr>
      <w:tr w:rsidR="000D0676" w14:paraId="1B3A0329" w14:textId="77777777" w:rsidTr="00AE4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3086E95" w14:textId="1B0E8ADF" w:rsidR="000D0676" w:rsidRPr="00E11B17" w:rsidRDefault="006A027B" w:rsidP="000D21D3">
            <w:pPr>
              <w:rPr>
                <w:rFonts w:eastAsia="Aptos" w:cs="Times New Roman"/>
              </w:rPr>
            </w:pPr>
            <m:oMathPara>
              <m:oMath>
                <m:sSub>
                  <m:sSubPr>
                    <m:ctrlPr>
                      <w:rPr>
                        <w:rFonts w:ascii="Cambria Math" w:eastAsia="Aptos" w:hAnsi="Cambria Math" w:cs="Times New Roman"/>
                      </w:rPr>
                    </m:ctrlPr>
                  </m:sSubPr>
                  <m:e>
                    <m:r>
                      <m:rPr>
                        <m:sty m:val="bi"/>
                      </m:rPr>
                      <w:rPr>
                        <w:rFonts w:ascii="Cambria Math" w:eastAsia="Aptos" w:hAnsi="Cambria Math" w:cs="Times New Roman"/>
                      </w:rPr>
                      <m:t>K</m:t>
                    </m:r>
                  </m:e>
                  <m:sub>
                    <m:r>
                      <m:rPr>
                        <m:sty m:val="bi"/>
                      </m:rPr>
                      <w:rPr>
                        <w:rFonts w:ascii="Cambria Math" w:eastAsia="Aptos" w:hAnsi="Cambria Math" w:cs="Times New Roman"/>
                      </w:rPr>
                      <m:t>i</m:t>
                    </m:r>
                  </m:sub>
                </m:sSub>
                <m:d>
                  <m:dPr>
                    <m:ctrlPr>
                      <w:rPr>
                        <w:rFonts w:ascii="Cambria Math" w:eastAsia="Aptos" w:hAnsi="Cambria Math" w:cs="Times New Roman"/>
                      </w:rPr>
                    </m:ctrlPr>
                  </m:dPr>
                  <m:e>
                    <m:r>
                      <m:rPr>
                        <m:nor/>
                      </m:rPr>
                      <w:rPr>
                        <w:rFonts w:eastAsia="Aptos" w:cs="Times New Roman"/>
                      </w:rPr>
                      <m:t>palabra</m:t>
                    </m:r>
                  </m:e>
                </m:d>
                <m:r>
                  <m:rPr>
                    <m:sty m:val="bi"/>
                  </m:rPr>
                  <w:rPr>
                    <w:rFonts w:ascii="Cambria Math" w:eastAsia="Aptos" w:hAnsi="Cambria Math" w:cs="Times New Roman"/>
                  </w:rPr>
                  <m:t>=</m:t>
                </m:r>
                <m:r>
                  <m:rPr>
                    <m:nor/>
                  </m:rPr>
                  <w:rPr>
                    <w:rFonts w:eastAsia="Aptos" w:cs="Times New Roman"/>
                  </w:rPr>
                  <m:t>vector_final_Encoder</m:t>
                </m:r>
                <m:d>
                  <m:dPr>
                    <m:ctrlPr>
                      <w:rPr>
                        <w:rFonts w:ascii="Cambria Math" w:eastAsia="Aptos" w:hAnsi="Cambria Math" w:cs="Times New Roman"/>
                      </w:rPr>
                    </m:ctrlPr>
                  </m:dPr>
                  <m:e>
                    <m:r>
                      <m:rPr>
                        <m:nor/>
                      </m:rPr>
                      <w:rPr>
                        <w:rFonts w:eastAsia="Aptos" w:cs="Times New Roman"/>
                      </w:rPr>
                      <m:t>palabra</m:t>
                    </m:r>
                  </m:e>
                </m:d>
                <m:r>
                  <m:rPr>
                    <m:sty m:val="bi"/>
                  </m:rPr>
                  <w:rPr>
                    <w:rFonts w:ascii="Cambria Math" w:eastAsia="Aptos" w:hAnsi="Cambria Math" w:cs="Times New Roman"/>
                  </w:rPr>
                  <m:t>⋅</m:t>
                </m:r>
                <m:sSubSup>
                  <m:sSubSupPr>
                    <m:ctrlPr>
                      <w:rPr>
                        <w:rFonts w:ascii="Cambria Math" w:eastAsia="Aptos" w:hAnsi="Cambria Math" w:cs="Times New Roman"/>
                      </w:rPr>
                    </m:ctrlPr>
                  </m:sSubSupPr>
                  <m:e>
                    <m:r>
                      <m:rPr>
                        <m:sty m:val="bi"/>
                      </m:rPr>
                      <w:rPr>
                        <w:rFonts w:ascii="Cambria Math" w:eastAsia="Aptos" w:hAnsi="Cambria Math" w:cs="Times New Roman"/>
                      </w:rPr>
                      <m:t>W</m:t>
                    </m:r>
                  </m:e>
                  <m:sub>
                    <m:r>
                      <m:rPr>
                        <m:sty m:val="bi"/>
                      </m:rPr>
                      <w:rPr>
                        <w:rFonts w:ascii="Cambria Math" w:eastAsia="Aptos" w:hAnsi="Cambria Math" w:cs="Times New Roman"/>
                      </w:rPr>
                      <m:t>i</m:t>
                    </m:r>
                  </m:sub>
                  <m:sup>
                    <m:r>
                      <m:rPr>
                        <m:sty m:val="bi"/>
                      </m:rPr>
                      <w:rPr>
                        <w:rFonts w:ascii="Cambria Math" w:eastAsia="Aptos" w:hAnsi="Cambria Math" w:cs="Times New Roman"/>
                      </w:rPr>
                      <m:t>K</m:t>
                    </m:r>
                  </m:sup>
                </m:sSubSup>
              </m:oMath>
            </m:oMathPara>
          </w:p>
        </w:tc>
        <w:tc>
          <w:tcPr>
            <w:tcW w:w="3597" w:type="dxa"/>
          </w:tcPr>
          <w:p w14:paraId="35872910" w14:textId="4882A7E0" w:rsidR="000D0676" w:rsidRDefault="000E641C" w:rsidP="000D21D3">
            <w:pPr>
              <w:cnfStyle w:val="000000100000" w:firstRow="0" w:lastRow="0" w:firstColumn="0" w:lastColumn="0" w:oddVBand="0" w:evenVBand="0" w:oddHBand="1" w:evenHBand="0" w:firstRowFirstColumn="0" w:firstRowLastColumn="0" w:lastRowFirstColumn="0" w:lastRowLastColumn="0"/>
              <w:rPr>
                <w:b/>
                <w:bCs/>
              </w:rPr>
            </w:pPr>
            <w:r>
              <w:rPr>
                <w:b/>
                <w:bCs/>
              </w:rPr>
              <w:t>1 x 64 (vector), uno por palabra</w:t>
            </w:r>
          </w:p>
        </w:tc>
        <w:tc>
          <w:tcPr>
            <w:tcW w:w="3597" w:type="dxa"/>
          </w:tcPr>
          <w:p w14:paraId="1D3F29F9" w14:textId="674948F7" w:rsidR="000D0676" w:rsidRDefault="000E641C" w:rsidP="000D21D3">
            <w:pPr>
              <w:cnfStyle w:val="000000100000" w:firstRow="0" w:lastRow="0" w:firstColumn="0" w:lastColumn="0" w:oddVBand="0" w:evenVBand="0" w:oddHBand="1" w:evenHBand="0" w:firstRowFirstColumn="0" w:firstRowLastColumn="0" w:lastRowFirstColumn="0" w:lastRowLastColumn="0"/>
            </w:pPr>
            <w:r>
              <w:t>Resultado, por cada una de las 4 palabras</w:t>
            </w:r>
          </w:p>
        </w:tc>
      </w:tr>
      <w:tr w:rsidR="000E641C" w14:paraId="756715F5" w14:textId="77777777" w:rsidTr="00AE41FC">
        <w:tc>
          <w:tcPr>
            <w:cnfStyle w:val="001000000000" w:firstRow="0" w:lastRow="0" w:firstColumn="1" w:lastColumn="0" w:oddVBand="0" w:evenVBand="0" w:oddHBand="0" w:evenHBand="0" w:firstRowFirstColumn="0" w:firstRowLastColumn="0" w:lastRowFirstColumn="0" w:lastRowLastColumn="0"/>
            <w:tcW w:w="3596" w:type="dxa"/>
          </w:tcPr>
          <w:p w14:paraId="63A6C66F" w14:textId="560D8760" w:rsidR="000E641C" w:rsidRPr="009106CE" w:rsidRDefault="006A027B" w:rsidP="000D21D3">
            <w:pPr>
              <w:rPr>
                <w:rFonts w:eastAsia="Aptos" w:cs="Times New Roman"/>
                <w:b w:val="0"/>
                <w:bCs w:val="0"/>
              </w:rPr>
            </w:pPr>
            <m:oMath>
              <m:sSub>
                <m:sSubPr>
                  <m:ctrlPr>
                    <w:rPr>
                      <w:rFonts w:ascii="Cambria Math" w:eastAsia="Aptos" w:hAnsi="Cambria Math" w:cs="Times New Roman"/>
                    </w:rPr>
                  </m:ctrlPr>
                </m:sSubPr>
                <m:e>
                  <m:r>
                    <m:rPr>
                      <m:sty m:val="bi"/>
                    </m:rPr>
                    <w:rPr>
                      <w:rFonts w:ascii="Cambria Math" w:eastAsia="Aptos" w:hAnsi="Cambria Math" w:cs="Times New Roman"/>
                    </w:rPr>
                    <m:t>K</m:t>
                  </m:r>
                </m:e>
                <m:sub>
                  <m:r>
                    <m:rPr>
                      <m:sty m:val="bi"/>
                    </m:rPr>
                    <w:rPr>
                      <w:rFonts w:ascii="Cambria Math" w:eastAsia="Aptos" w:hAnsi="Cambria Math" w:cs="Times New Roman"/>
                    </w:rPr>
                    <m:t>i</m:t>
                  </m:r>
                </m:sub>
              </m:sSub>
            </m:oMath>
            <w:r w:rsidR="009106CE">
              <w:rPr>
                <w:rFonts w:eastAsia="Aptos" w:cs="Times New Roman"/>
              </w:rPr>
              <w:t>(</w:t>
            </w:r>
            <w:r w:rsidR="009106CE">
              <w:rPr>
                <w:rFonts w:eastAsia="Aptos" w:cs="Times New Roman"/>
                <w:b w:val="0"/>
                <w:bCs w:val="0"/>
              </w:rPr>
              <w:t>las 4 palabras juntas)</w:t>
            </w:r>
          </w:p>
        </w:tc>
        <w:tc>
          <w:tcPr>
            <w:tcW w:w="3597" w:type="dxa"/>
          </w:tcPr>
          <w:p w14:paraId="10178AFC" w14:textId="05C56AA8" w:rsidR="000E641C" w:rsidRDefault="009106CE" w:rsidP="000D21D3">
            <w:pPr>
              <w:cnfStyle w:val="000000000000" w:firstRow="0" w:lastRow="0" w:firstColumn="0" w:lastColumn="0" w:oddVBand="0" w:evenVBand="0" w:oddHBand="0" w:evenHBand="0" w:firstRowFirstColumn="0" w:firstRowLastColumn="0" w:lastRowFirstColumn="0" w:lastRowLastColumn="0"/>
              <w:rPr>
                <w:b/>
                <w:bCs/>
              </w:rPr>
            </w:pPr>
            <w:r>
              <w:rPr>
                <w:b/>
                <w:bCs/>
              </w:rPr>
              <w:t>4 x 64 (matriz)</w:t>
            </w:r>
          </w:p>
        </w:tc>
        <w:tc>
          <w:tcPr>
            <w:tcW w:w="3597" w:type="dxa"/>
          </w:tcPr>
          <w:p w14:paraId="723BA648" w14:textId="7BA5F3D9" w:rsidR="000E641C" w:rsidRPr="009106CE" w:rsidRDefault="009106CE" w:rsidP="000D21D3">
            <w:pPr>
              <w:cnfStyle w:val="000000000000" w:firstRow="0" w:lastRow="0" w:firstColumn="0" w:lastColumn="0" w:oddVBand="0" w:evenVBand="0" w:oddHBand="0" w:evenHBand="0" w:firstRowFirstColumn="0" w:firstRowLastColumn="0" w:lastRowFirstColumn="0" w:lastRowLastColumn="0"/>
            </w:pPr>
            <w:r>
              <w:t>Apilando los 4 resultados anteriores</w:t>
            </w:r>
          </w:p>
        </w:tc>
      </w:tr>
      <w:tr w:rsidR="009106CE" w14:paraId="29F60B75" w14:textId="77777777" w:rsidTr="00AE4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EE41817" w14:textId="6C7EBB3A" w:rsidR="009106CE" w:rsidRPr="00FE4FF1" w:rsidRDefault="006A027B" w:rsidP="000D21D3">
            <w:pPr>
              <w:rPr>
                <w:rFonts w:ascii="Cambria Math" w:eastAsia="Aptos" w:hAnsi="Cambria Math" w:cs="Times New Roman"/>
                <w:b w:val="0"/>
                <w:bCs w:val="0"/>
                <w:i/>
              </w:rPr>
            </w:pPr>
            <m:oMathPara>
              <m:oMath>
                <m:sSub>
                  <m:sSubPr>
                    <m:ctrlPr>
                      <w:rPr>
                        <w:rFonts w:ascii="Cambria Math" w:eastAsia="Aptos" w:hAnsi="Cambria Math" w:cs="Times New Roman"/>
                      </w:rPr>
                    </m:ctrlPr>
                  </m:sSubPr>
                  <m:e>
                    <m:r>
                      <m:rPr>
                        <m:sty m:val="bi"/>
                      </m:rPr>
                      <w:rPr>
                        <w:rFonts w:ascii="Cambria Math" w:eastAsia="Aptos" w:hAnsi="Cambria Math" w:cs="Times New Roman"/>
                      </w:rPr>
                      <m:t>V</m:t>
                    </m:r>
                  </m:e>
                  <m:sub>
                    <m:r>
                      <m:rPr>
                        <m:sty m:val="bi"/>
                      </m:rPr>
                      <w:rPr>
                        <w:rFonts w:ascii="Cambria Math" w:eastAsia="Aptos" w:hAnsi="Cambria Math" w:cs="Times New Roman"/>
                      </w:rPr>
                      <m:t>i</m:t>
                    </m:r>
                  </m:sub>
                </m:sSub>
                <m:d>
                  <m:dPr>
                    <m:ctrlPr>
                      <w:rPr>
                        <w:rFonts w:ascii="Cambria Math" w:eastAsia="Aptos" w:hAnsi="Cambria Math" w:cs="Times New Roman"/>
                      </w:rPr>
                    </m:ctrlPr>
                  </m:dPr>
                  <m:e>
                    <m:r>
                      <m:rPr>
                        <m:nor/>
                      </m:rPr>
                      <w:rPr>
                        <w:rFonts w:eastAsia="Aptos" w:cs="Times New Roman"/>
                      </w:rPr>
                      <m:t>palabra</m:t>
                    </m:r>
                  </m:e>
                </m:d>
                <m:r>
                  <m:rPr>
                    <m:sty m:val="bi"/>
                  </m:rPr>
                  <w:rPr>
                    <w:rFonts w:ascii="Cambria Math" w:eastAsia="Aptos" w:hAnsi="Cambria Math" w:cs="Times New Roman"/>
                  </w:rPr>
                  <m:t xml:space="preserve"> </m:t>
                </m:r>
                <m:r>
                  <m:rPr>
                    <m:sty m:val="bi"/>
                  </m:rPr>
                  <w:rPr>
                    <w:rFonts w:ascii="Cambria Math" w:eastAsia="Aptos" w:hAnsi="Cambria Math" w:cs="Times New Roman"/>
                  </w:rPr>
                  <m:t>y</m:t>
                </m:r>
                <m:r>
                  <m:rPr>
                    <m:sty m:val="bi"/>
                  </m:rPr>
                  <w:rPr>
                    <w:rFonts w:ascii="Cambria Math" w:eastAsia="Aptos" w:hAnsi="Cambria Math" w:cs="Times New Roman"/>
                  </w:rPr>
                  <m:t xml:space="preserve"> </m:t>
                </m:r>
                <m:sSub>
                  <m:sSubPr>
                    <m:ctrlPr>
                      <w:rPr>
                        <w:rFonts w:ascii="Cambria Math" w:eastAsia="Aptos" w:hAnsi="Cambria Math" w:cs="Times New Roman"/>
                      </w:rPr>
                    </m:ctrlPr>
                  </m:sSubPr>
                  <m:e>
                    <m:r>
                      <m:rPr>
                        <m:sty m:val="bi"/>
                      </m:rPr>
                      <w:rPr>
                        <w:rFonts w:ascii="Cambria Math" w:eastAsia="Aptos" w:hAnsi="Cambria Math" w:cs="Times New Roman"/>
                      </w:rPr>
                      <m:t>V</m:t>
                    </m:r>
                  </m:e>
                  <m:sub>
                    <m:r>
                      <m:rPr>
                        <m:sty m:val="bi"/>
                      </m:rPr>
                      <w:rPr>
                        <w:rFonts w:ascii="Cambria Math" w:eastAsia="Aptos" w:hAnsi="Cambria Math" w:cs="Times New Roman"/>
                      </w:rPr>
                      <m:t>i</m:t>
                    </m:r>
                  </m:sub>
                </m:sSub>
                <m:d>
                  <m:dPr>
                    <m:ctrlPr>
                      <w:rPr>
                        <w:rFonts w:ascii="Cambria Math" w:eastAsia="Aptos" w:hAnsi="Cambria Math" w:cs="Times New Roman"/>
                        <w:b w:val="0"/>
                        <w:bCs w:val="0"/>
                        <w:i/>
                      </w:rPr>
                    </m:ctrlPr>
                  </m:dPr>
                  <m:e>
                    <m:r>
                      <m:rPr>
                        <m:sty m:val="bi"/>
                      </m:rPr>
                      <w:rPr>
                        <w:rFonts w:ascii="Cambria Math" w:eastAsia="Aptos" w:hAnsi="Cambria Math" w:cs="Times New Roman"/>
                      </w:rPr>
                      <m:t>las</m:t>
                    </m:r>
                    <m:r>
                      <m:rPr>
                        <m:sty m:val="bi"/>
                      </m:rPr>
                      <w:rPr>
                        <w:rFonts w:ascii="Cambria Math" w:eastAsia="Aptos" w:hAnsi="Cambria Math" w:cs="Times New Roman"/>
                      </w:rPr>
                      <m:t xml:space="preserve"> </m:t>
                    </m:r>
                    <m:r>
                      <m:rPr>
                        <m:sty m:val="bi"/>
                      </m:rPr>
                      <w:rPr>
                        <w:rFonts w:ascii="Cambria Math" w:eastAsia="Aptos" w:hAnsi="Cambria Math" w:cs="Times New Roman"/>
                      </w:rPr>
                      <m:t>4</m:t>
                    </m:r>
                    <m:r>
                      <m:rPr>
                        <m:sty m:val="bi"/>
                      </m:rPr>
                      <w:rPr>
                        <w:rFonts w:ascii="Cambria Math" w:eastAsia="Aptos" w:hAnsi="Cambria Math" w:cs="Times New Roman"/>
                      </w:rPr>
                      <m:t xml:space="preserve"> </m:t>
                    </m:r>
                    <m:r>
                      <m:rPr>
                        <m:sty m:val="bi"/>
                      </m:rPr>
                      <w:rPr>
                        <w:rFonts w:ascii="Cambria Math" w:eastAsia="Aptos" w:hAnsi="Cambria Math" w:cs="Times New Roman"/>
                      </w:rPr>
                      <m:t>juntas</m:t>
                    </m:r>
                  </m:e>
                </m:d>
              </m:oMath>
            </m:oMathPara>
          </w:p>
        </w:tc>
        <w:tc>
          <w:tcPr>
            <w:tcW w:w="3597" w:type="dxa"/>
          </w:tcPr>
          <w:p w14:paraId="2F7CFF2D" w14:textId="66452329" w:rsidR="009106CE" w:rsidRPr="00FE4FF1" w:rsidRDefault="00FE4FF1" w:rsidP="000D21D3">
            <w:pPr>
              <w:cnfStyle w:val="000000100000" w:firstRow="0" w:lastRow="0" w:firstColumn="0" w:lastColumn="0" w:oddVBand="0" w:evenVBand="0" w:oddHBand="1" w:evenHBand="0" w:firstRowFirstColumn="0" w:firstRowLastColumn="0" w:lastRowFirstColumn="0" w:lastRowLastColumn="0"/>
            </w:pPr>
            <w:r>
              <w:t xml:space="preserve">Igual </w:t>
            </w:r>
            <w:r w:rsidR="0034528D">
              <w:t>patrón</w:t>
            </w:r>
            <w:r>
              <w:t xml:space="preserve"> que </w:t>
            </w:r>
            <m:oMath>
              <m:sSub>
                <m:sSubPr>
                  <m:ctrlPr>
                    <w:rPr>
                      <w:rFonts w:ascii="Cambria Math" w:hAnsi="Cambria Math"/>
                    </w:rPr>
                  </m:ctrlPr>
                </m:sSubPr>
                <m:e>
                  <m:r>
                    <w:rPr>
                      <w:rFonts w:ascii="Cambria Math" w:hAnsi="Cambria Math"/>
                    </w:rPr>
                    <m:t>K</m:t>
                  </m:r>
                </m:e>
                <m:sub>
                  <m:r>
                    <w:rPr>
                      <w:rFonts w:ascii="Cambria Math" w:hAnsi="Cambria Math"/>
                    </w:rPr>
                    <m:t>i</m:t>
                  </m:r>
                </m:sub>
              </m:sSub>
            </m:oMath>
            <w:r>
              <w:rPr>
                <w:rFonts w:eastAsiaTheme="minorEastAsia"/>
              </w:rPr>
              <w:t>; 1 x 64 por palabra, 4 x 64 apilado</w:t>
            </w:r>
          </w:p>
        </w:tc>
        <w:tc>
          <w:tcPr>
            <w:tcW w:w="3597" w:type="dxa"/>
          </w:tcPr>
          <w:p w14:paraId="69562C80" w14:textId="744310F5" w:rsidR="009106CE" w:rsidRDefault="00FE4FF1" w:rsidP="000D21D3">
            <w:pPr>
              <w:cnfStyle w:val="000000100000" w:firstRow="0" w:lastRow="0" w:firstColumn="0" w:lastColumn="0" w:oddVBand="0" w:evenVBand="0" w:oddHBand="1" w:evenHBand="0" w:firstRowFirstColumn="0" w:firstRowLastColumn="0" w:lastRowFirstColumn="0" w:lastRowLastColumn="0"/>
            </w:pPr>
            <w:r>
              <w:t xml:space="preserve">Misma mecánica, cos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oMath>
          </w:p>
        </w:tc>
      </w:tr>
    </w:tbl>
    <w:p w14:paraId="2C5B1AC3" w14:textId="035E2EEC" w:rsidR="00C3048F" w:rsidRDefault="00C3048F" w:rsidP="00C3048F">
      <w:pPr>
        <w:rPr>
          <w:b/>
          <w:bCs/>
        </w:rPr>
      </w:pPr>
    </w:p>
    <w:p w14:paraId="5C6CDD70" w14:textId="14038C05" w:rsidR="00C3048F" w:rsidRDefault="00821FA5" w:rsidP="003879B6">
      <w:pPr>
        <w:pBdr>
          <w:bottom w:val="single" w:sz="6" w:space="1" w:color="auto"/>
        </w:pBdr>
      </w:pPr>
      <w:r>
        <w:rPr>
          <w:b/>
          <w:bCs/>
        </w:rPr>
        <w:t xml:space="preserve">El </w:t>
      </w:r>
      <w:r w:rsidR="00383EAE">
        <w:rPr>
          <w:b/>
          <w:bCs/>
        </w:rPr>
        <w:t>patrón</w:t>
      </w:r>
      <w:r>
        <w:rPr>
          <w:b/>
          <w:bCs/>
        </w:rPr>
        <w:t xml:space="preserve"> general: </w:t>
      </w:r>
      <w:r>
        <w:t xml:space="preserve">todo lo que empieza como 512 (el vector de </w:t>
      </w:r>
      <w:r w:rsidR="0034528D">
        <w:t>entrada</w:t>
      </w:r>
      <w:r>
        <w:t xml:space="preserve"> ya sea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0069623C">
        <w:rPr>
          <w:rFonts w:eastAsiaTheme="minorEastAsia"/>
        </w:rPr>
        <w:t xml:space="preserve"> o el vector del Encoder) se </w:t>
      </w:r>
      <w:r w:rsidR="008A5E2C">
        <w:rPr>
          <w:rFonts w:eastAsiaTheme="minorEastAsia"/>
        </w:rPr>
        <w:t>multiplica</w:t>
      </w:r>
      <w:r w:rsidR="0069623C">
        <w:rPr>
          <w:rFonts w:eastAsiaTheme="minorEastAsia"/>
        </w:rPr>
        <w:t xml:space="preserve"> por una matriz 512 x 64 (el peso), y da como resultado 64 – para Q hay un solo resultado (1 fila, porque hay un solo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003879B6">
        <w:rPr>
          <w:rFonts w:eastAsiaTheme="minorEastAsia"/>
        </w:rPr>
        <w:t xml:space="preserve">); para K y V hay 4 resultados (4 filas, uno por cada palabra </w:t>
      </w:r>
      <w:proofErr w:type="gramStart"/>
      <w:r w:rsidR="003879B6">
        <w:rPr>
          <w:rFonts w:eastAsiaTheme="minorEastAsia"/>
        </w:rPr>
        <w:t>del ingles</w:t>
      </w:r>
      <w:proofErr w:type="gramEnd"/>
      <w:r w:rsidR="003879B6">
        <w:rPr>
          <w:rFonts w:eastAsiaTheme="minorEastAsia"/>
        </w:rPr>
        <w:t>), que se apilan en una matriz 4 x 64.</w:t>
      </w:r>
    </w:p>
    <w:p w14:paraId="25DF786A" w14:textId="1B6F26D5" w:rsidR="00C20B2A" w:rsidRDefault="00C20B2A" w:rsidP="00B63751">
      <w:pPr>
        <w:rPr>
          <w:b/>
          <w:bCs/>
        </w:rPr>
      </w:pPr>
      <w:r w:rsidRPr="00B41C59">
        <w:rPr>
          <w:b/>
          <w:bCs/>
          <w:highlight w:val="yellow"/>
        </w:rPr>
        <w:t>[se copia 8 veces “</w:t>
      </w:r>
      <w:proofErr w:type="spellStart"/>
      <w:r w:rsidRPr="00B41C59">
        <w:rPr>
          <w:b/>
          <w:bCs/>
          <w:highlight w:val="yellow"/>
        </w:rPr>
        <w:t>vector_final_encoder</w:t>
      </w:r>
      <w:proofErr w:type="spellEnd"/>
      <w:r w:rsidRPr="00B41C59">
        <w:rPr>
          <w:b/>
          <w:bCs/>
          <w:highlight w:val="yellow"/>
        </w:rPr>
        <w:t xml:space="preserve">” </w:t>
      </w:r>
      <w:r w:rsidR="00BE2469" w:rsidRPr="00B41C59">
        <w:rPr>
          <w:b/>
          <w:bCs/>
          <w:highlight w:val="yellow"/>
        </w:rPr>
        <w:t>(cabeza) para The, 8 cabezas otro para “Dog”</w:t>
      </w:r>
      <w:r w:rsidRPr="00B41C59">
        <w:rPr>
          <w:b/>
          <w:bCs/>
          <w:highlight w:val="yellow"/>
        </w:rPr>
        <w:t>]</w:t>
      </w:r>
    </w:p>
    <w:p w14:paraId="0612858A" w14:textId="773460E1" w:rsidR="0095138F" w:rsidRDefault="0095138F" w:rsidP="00B63751">
      <w:r>
        <w:t xml:space="preserve">Esto se repite para cada una de las 4 palabras en </w:t>
      </w:r>
      <w:proofErr w:type="spellStart"/>
      <w:r>
        <w:t>ingles</w:t>
      </w:r>
      <w:proofErr w:type="spellEnd"/>
      <w:r>
        <w:t xml:space="preserve"> y </w:t>
      </w:r>
      <w:r w:rsidR="00F67100">
        <w:t xml:space="preserve">cada una de las 8 cabezas – en total, 8 x 4 x 64 = 2.048 </w:t>
      </w:r>
      <w:proofErr w:type="spellStart"/>
      <w:r w:rsidR="00F67100">
        <w:t>numeros</w:t>
      </w:r>
      <w:proofErr w:type="spellEnd"/>
      <w:r w:rsidR="00F67100">
        <w:t xml:space="preserve"> solo para los </w:t>
      </w:r>
      <w:proofErr w:type="spellStart"/>
      <w:r w:rsidR="00F67100">
        <w:t>keys</w:t>
      </w:r>
      <w:proofErr w:type="spellEnd"/>
      <w:r w:rsidR="00F67100">
        <w:t xml:space="preserve">, y otros 2.048 para los </w:t>
      </w:r>
      <w:proofErr w:type="spellStart"/>
      <w:r w:rsidR="00F67100">
        <w:t>Values</w:t>
      </w:r>
      <w:proofErr w:type="spellEnd"/>
      <w:r w:rsidR="00F67100">
        <w:t>.</w:t>
      </w:r>
    </w:p>
    <w:p w14:paraId="663CAD71" w14:textId="40D6AFC0" w:rsidR="005D05CF" w:rsidRDefault="005D05CF" w:rsidP="00B63751">
      <w:r w:rsidRPr="00467BEC">
        <w:rPr>
          <w:b/>
          <w:bCs/>
          <w:noProof/>
        </w:rPr>
        <w:drawing>
          <wp:inline distT="0" distB="0" distL="0" distR="0" wp14:anchorId="07214194" wp14:editId="3631556A">
            <wp:extent cx="6858000" cy="447675"/>
            <wp:effectExtent l="19050" t="19050" r="19050" b="28575"/>
            <wp:docPr id="1068894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49571" name=""/>
                    <pic:cNvPicPr/>
                  </pic:nvPicPr>
                  <pic:blipFill>
                    <a:blip r:embed="rId240"/>
                    <a:stretch>
                      <a:fillRect/>
                    </a:stretch>
                  </pic:blipFill>
                  <pic:spPr>
                    <a:xfrm>
                      <a:off x="0" y="0"/>
                      <a:ext cx="6858000" cy="447675"/>
                    </a:xfrm>
                    <a:prstGeom prst="rect">
                      <a:avLst/>
                    </a:prstGeom>
                    <a:ln w="19050">
                      <a:solidFill>
                        <a:schemeClr val="tx1"/>
                      </a:solidFill>
                    </a:ln>
                  </pic:spPr>
                </pic:pic>
              </a:graphicData>
            </a:graphic>
          </wp:inline>
        </w:drawing>
      </w:r>
    </w:p>
    <w:p w14:paraId="4E354532" w14:textId="6CEC7384" w:rsidR="00836D93" w:rsidRDefault="00027D4E" w:rsidP="00B63751">
      <w:pPr>
        <w:rPr>
          <w:rFonts w:eastAsiaTheme="minorEastAsia"/>
        </w:rPr>
      </w:pPr>
      <w:r w:rsidRPr="00027D4E">
        <w:rPr>
          <w:rFonts w:ascii="Segoe UI Emoji" w:hAnsi="Segoe UI Emoji" w:cs="Segoe UI Emoji"/>
        </w:rPr>
        <w:t>🔁</w:t>
      </w:r>
      <w:r w:rsidRPr="00027D4E">
        <w:t xml:space="preserve"> </w:t>
      </w:r>
      <w:r w:rsidRPr="00027D4E">
        <w:rPr>
          <w:b/>
          <w:bCs/>
        </w:rPr>
        <w:t xml:space="preserve">¿Esto se recalcula en las 5 rondas de generación? ¿Y en las 6 capas del </w:t>
      </w:r>
      <w:proofErr w:type="spellStart"/>
      <w:r w:rsidRPr="00027D4E">
        <w:rPr>
          <w:b/>
          <w:bCs/>
        </w:rPr>
        <w:t>Decoder</w:t>
      </w:r>
      <w:proofErr w:type="spellEnd"/>
      <w:r w:rsidRPr="00027D4E">
        <w:rPr>
          <w:b/>
          <w:bCs/>
        </w:rPr>
        <w:t>?</w:t>
      </w:r>
      <w:r w:rsidRPr="00027D4E">
        <w:t xml:space="preserve"> El </w:t>
      </w:r>
      <w:proofErr w:type="spellStart"/>
      <w:r w:rsidRPr="00027D4E">
        <w:rPr>
          <w:b/>
          <w:bCs/>
        </w:rPr>
        <w:t>vector_final_Encoder</w:t>
      </w:r>
      <w:proofErr w:type="spellEnd"/>
      <w:r w:rsidRPr="00027D4E">
        <w:t xml:space="preserve"> (el de "The", "</w:t>
      </w:r>
      <w:proofErr w:type="spellStart"/>
      <w:r w:rsidRPr="00027D4E">
        <w:t>dog</w:t>
      </w:r>
      <w:proofErr w:type="spellEnd"/>
      <w:r w:rsidRPr="00027D4E">
        <w:t>", "</w:t>
      </w:r>
      <w:proofErr w:type="spellStart"/>
      <w:r w:rsidRPr="00027D4E">
        <w:t>eats</w:t>
      </w:r>
      <w:proofErr w:type="spellEnd"/>
      <w:r w:rsidRPr="00027D4E">
        <w:t xml:space="preserve">", "bread") es siempre el mismo — se calculó una sola vez, cuando el </w:t>
      </w:r>
      <w:proofErr w:type="spellStart"/>
      <w:r w:rsidRPr="00027D4E">
        <w:t>Encoder</w:t>
      </w:r>
      <w:proofErr w:type="spellEnd"/>
      <w:r w:rsidRPr="00027D4E">
        <w:t xml:space="preserve"> terminó de correr, y </w:t>
      </w:r>
      <w:r w:rsidRPr="00027D4E">
        <w:rPr>
          <w:b/>
          <w:bCs/>
        </w:rPr>
        <w:t>nunca cambia</w:t>
      </w:r>
      <w:r w:rsidRPr="00027D4E">
        <w:t xml:space="preserve"> mientras dure la generación de la traducción (ni entre rondas, ni entre capas).</w:t>
      </w:r>
      <w:r w:rsidR="00D65CB6">
        <w:t xml:space="preserve"> </w:t>
      </w:r>
      <w:r w:rsidR="00D65CB6" w:rsidRPr="00FC3663">
        <w:rPr>
          <w:highlight w:val="yellow"/>
        </w:rPr>
        <w:t xml:space="preserve">Pero </w:t>
      </w:r>
      <m:oMath>
        <m:sSub>
          <m:sSubPr>
            <m:ctrlPr>
              <w:rPr>
                <w:rFonts w:ascii="Cambria Math" w:hAnsi="Cambria Math"/>
                <w:highlight w:val="yellow"/>
              </w:rPr>
            </m:ctrlPr>
          </m:sSubPr>
          <m:e>
            <m:r>
              <w:rPr>
                <w:rFonts w:ascii="Cambria Math" w:hAnsi="Cambria Math"/>
                <w:highlight w:val="yellow"/>
              </w:rPr>
              <m:t>K</m:t>
            </m:r>
          </m:e>
          <m:sub>
            <m:r>
              <w:rPr>
                <w:rFonts w:ascii="Cambria Math" w:hAnsi="Cambria Math"/>
                <w:highlight w:val="yellow"/>
              </w:rPr>
              <m:t>i</m:t>
            </m:r>
          </m:sub>
        </m:sSub>
      </m:oMath>
      <w:r w:rsidR="0064557E" w:rsidRPr="00FC3663">
        <w:rPr>
          <w:rFonts w:eastAsiaTheme="minorEastAsia"/>
          <w:highlight w:val="yellow"/>
        </w:rPr>
        <w:t>/</w:t>
      </w:r>
      <m:oMath>
        <m:sSub>
          <m:sSubPr>
            <m:ctrlPr>
              <w:rPr>
                <w:rFonts w:ascii="Cambria Math" w:hAnsi="Cambria Math"/>
                <w:highlight w:val="yellow"/>
              </w:rPr>
            </m:ctrlPr>
          </m:sSubPr>
          <m:e>
            <m:r>
              <w:rPr>
                <w:rFonts w:ascii="Cambria Math" w:hAnsi="Cambria Math"/>
                <w:highlight w:val="yellow"/>
              </w:rPr>
              <m:t>K</m:t>
            </m:r>
          </m:e>
          <m:sub>
            <m:r>
              <w:rPr>
                <w:rFonts w:ascii="Cambria Math" w:hAnsi="Cambria Math"/>
                <w:highlight w:val="yellow"/>
              </w:rPr>
              <m:t>i</m:t>
            </m:r>
          </m:sub>
        </m:sSub>
      </m:oMath>
      <w:r w:rsidR="0064557E" w:rsidRPr="00FC3663">
        <w:rPr>
          <w:rFonts w:eastAsiaTheme="minorEastAsia"/>
          <w:highlight w:val="yellow"/>
        </w:rPr>
        <w:t xml:space="preserve"> (el resultado de multiplicar ese vector </w:t>
      </w:r>
      <m:oMath>
        <m:sSubSup>
          <m:sSubSupPr>
            <m:ctrlPr>
              <w:rPr>
                <w:rFonts w:ascii="Cambria Math" w:hAnsi="Cambria Math"/>
                <w:highlight w:val="yellow"/>
              </w:rPr>
            </m:ctrlPr>
          </m:sSubSupPr>
          <m:e>
            <m:r>
              <w:rPr>
                <w:rFonts w:ascii="Cambria Math" w:hAnsi="Cambria Math"/>
                <w:highlight w:val="yellow"/>
              </w:rPr>
              <m:t>W</m:t>
            </m:r>
          </m:e>
          <m:sub>
            <m:r>
              <w:rPr>
                <w:rFonts w:ascii="Cambria Math" w:hAnsi="Cambria Math"/>
                <w:highlight w:val="yellow"/>
              </w:rPr>
              <m:t>i</m:t>
            </m:r>
          </m:sub>
          <m:sup>
            <m:r>
              <w:rPr>
                <w:rFonts w:ascii="Cambria Math" w:hAnsi="Cambria Math"/>
                <w:highlight w:val="yellow"/>
              </w:rPr>
              <m:t>K</m:t>
            </m:r>
          </m:sup>
        </m:sSubSup>
      </m:oMath>
      <w:r w:rsidR="0064557E" w:rsidRPr="00FC3663">
        <w:rPr>
          <w:rFonts w:eastAsiaTheme="minorEastAsia"/>
          <w:highlight w:val="yellow"/>
        </w:rPr>
        <w:t>/</w:t>
      </w:r>
      <m:oMath>
        <m:sSubSup>
          <m:sSubSupPr>
            <m:ctrlPr>
              <w:rPr>
                <w:rFonts w:ascii="Cambria Math" w:hAnsi="Cambria Math"/>
                <w:highlight w:val="yellow"/>
              </w:rPr>
            </m:ctrlPr>
          </m:sSubSupPr>
          <m:e>
            <m:r>
              <w:rPr>
                <w:rFonts w:ascii="Cambria Math" w:hAnsi="Cambria Math"/>
                <w:highlight w:val="yellow"/>
              </w:rPr>
              <m:t>W</m:t>
            </m:r>
          </m:e>
          <m:sub>
            <m:r>
              <w:rPr>
                <w:rFonts w:ascii="Cambria Math" w:hAnsi="Cambria Math"/>
                <w:highlight w:val="yellow"/>
              </w:rPr>
              <m:t>i</m:t>
            </m:r>
          </m:sub>
          <m:sup>
            <m:r>
              <w:rPr>
                <w:rFonts w:ascii="Cambria Math" w:hAnsi="Cambria Math"/>
                <w:highlight w:val="yellow"/>
              </w:rPr>
              <m:t>v</m:t>
            </m:r>
          </m:sup>
        </m:sSubSup>
      </m:oMath>
      <w:r w:rsidR="0064557E" w:rsidRPr="00FC3663">
        <w:rPr>
          <w:rFonts w:eastAsiaTheme="minorEastAsia"/>
          <w:highlight w:val="yellow"/>
        </w:rPr>
        <w:t xml:space="preserve">) </w:t>
      </w:r>
      <w:r w:rsidR="0064557E" w:rsidRPr="00FC3663">
        <w:rPr>
          <w:rFonts w:eastAsiaTheme="minorEastAsia"/>
          <w:b/>
          <w:bCs/>
          <w:highlight w:val="yellow"/>
        </w:rPr>
        <w:t xml:space="preserve">si es distinto en cada una de las 6 capas el </w:t>
      </w:r>
      <w:proofErr w:type="spellStart"/>
      <w:r w:rsidR="0064557E" w:rsidRPr="00FC3663">
        <w:rPr>
          <w:rFonts w:eastAsiaTheme="minorEastAsia"/>
          <w:b/>
          <w:bCs/>
          <w:highlight w:val="yellow"/>
        </w:rPr>
        <w:t>Decoder</w:t>
      </w:r>
      <w:proofErr w:type="spellEnd"/>
      <w:r w:rsidR="0064557E">
        <w:rPr>
          <w:rFonts w:eastAsiaTheme="minorEastAsia"/>
          <w:b/>
          <w:bCs/>
        </w:rPr>
        <w:t xml:space="preserve"> </w:t>
      </w:r>
      <w:r w:rsidR="000C03C4">
        <w:rPr>
          <w:rFonts w:eastAsiaTheme="minorEastAsia"/>
          <w:b/>
          <w:bCs/>
        </w:rPr>
        <w:t xml:space="preserve">(Capa </w:t>
      </w:r>
      <w:r w:rsidR="000C03C4">
        <w:rPr>
          <w:rFonts w:eastAsiaTheme="minorEastAsia"/>
        </w:rPr>
        <w:t xml:space="preserve">1 a Capa 6 – no tienen nombres propios, son 6 capas de </w:t>
      </w:r>
      <w:r w:rsidR="000C03C4">
        <w:rPr>
          <w:rFonts w:eastAsiaTheme="minorEastAsia"/>
          <w:b/>
          <w:bCs/>
        </w:rPr>
        <w:t xml:space="preserve">estructura idéntica </w:t>
      </w:r>
      <w:r w:rsidR="000C03C4">
        <w:rPr>
          <w:rFonts w:eastAsiaTheme="minorEastAsia"/>
        </w:rPr>
        <w:t xml:space="preserve">apiladas, cada una con su propio juego de matrices entradas por separado; las mismas 6 que ya vimos en el </w:t>
      </w:r>
      <w:proofErr w:type="spellStart"/>
      <w:r w:rsidR="000C03C4">
        <w:rPr>
          <w:rFonts w:eastAsiaTheme="minorEastAsia"/>
        </w:rPr>
        <w:t>diagram</w:t>
      </w:r>
      <w:proofErr w:type="spellEnd"/>
      <w:r w:rsidR="000C03C4">
        <w:rPr>
          <w:rFonts w:eastAsiaTheme="minorEastAsia"/>
        </w:rPr>
        <w:t xml:space="preserve"> de “Flujo completo dentro de una capa del </w:t>
      </w:r>
      <w:proofErr w:type="spellStart"/>
      <w:r w:rsidR="000C03C4">
        <w:rPr>
          <w:rFonts w:eastAsiaTheme="minorEastAsia"/>
        </w:rPr>
        <w:t>Decoder</w:t>
      </w:r>
      <w:proofErr w:type="spellEnd"/>
      <w:r w:rsidR="000C03C4">
        <w:rPr>
          <w:rFonts w:eastAsiaTheme="minorEastAsia"/>
        </w:rPr>
        <w:t xml:space="preserve">”) – </w:t>
      </w:r>
      <w:proofErr w:type="spellStart"/>
      <w:r w:rsidR="000C03C4">
        <w:rPr>
          <w:rFonts w:eastAsiaTheme="minorEastAsia"/>
        </w:rPr>
        <w:t>poruqe</w:t>
      </w:r>
      <w:proofErr w:type="spellEnd"/>
      <w:r w:rsidR="000C03C4">
        <w:rPr>
          <w:rFonts w:eastAsiaTheme="minorEastAsia"/>
        </w:rPr>
        <w:t xml:space="preserve"> cada capa tiene su propio juego de matrices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oMath>
      <w:r w:rsidR="00B709B8">
        <w:rPr>
          <w:rFonts w:eastAsiaTheme="minorEastAsia"/>
        </w:rPr>
        <w:t>/</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oMath>
      <w:r w:rsidR="00B709B8">
        <w:rPr>
          <w:rFonts w:eastAsiaTheme="minorEastAsia"/>
        </w:rPr>
        <w:t xml:space="preserve"> de Cross-Attention. Lo </w:t>
      </w:r>
      <w:r w:rsidR="00383EAE">
        <w:rPr>
          <w:rFonts w:eastAsiaTheme="minorEastAsia"/>
        </w:rPr>
        <w:t>que,</w:t>
      </w:r>
      <w:r w:rsidR="00B709B8">
        <w:rPr>
          <w:rFonts w:eastAsiaTheme="minorEastAsia"/>
        </w:rPr>
        <w:t xml:space="preserve"> si es constante entre las 5 rondas, para una misma capa, es que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00564973">
        <w:rPr>
          <w:rFonts w:eastAsiaTheme="minorEastAsia"/>
        </w:rPr>
        <w:t>/</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00564973">
        <w:rPr>
          <w:rFonts w:eastAsiaTheme="minorEastAsia"/>
        </w:rPr>
        <w:t xml:space="preserve"> de esa capa no vuelve a recalcularse – solo cambia el Query, que sale de un token distinto en cada ronda.</w:t>
      </w:r>
    </w:p>
    <w:p w14:paraId="312EE17D" w14:textId="629E857C" w:rsidR="00915CE1" w:rsidRDefault="00401D7A" w:rsidP="00D07031">
      <w:r w:rsidRPr="00401D7A">
        <w:rPr>
          <w:b/>
          <w:bCs/>
        </w:rPr>
        <w:t>Resolviendo la atención</w:t>
      </w:r>
      <w:r w:rsidR="00D07031">
        <w:t>,</w:t>
      </w:r>
      <w:r w:rsidR="00696A3B">
        <w:t xml:space="preserve"> </w:t>
      </w:r>
      <w:r w:rsidR="00696A3B" w:rsidRPr="00696A3B">
        <w:t xml:space="preserve">con la fórmula general del </w:t>
      </w:r>
      <w:proofErr w:type="spellStart"/>
      <w:r w:rsidR="00696A3B" w:rsidRPr="00696A3B">
        <w:t>paper</w:t>
      </w:r>
      <w:proofErr w:type="spellEnd"/>
      <w:r w:rsidR="00696A3B" w:rsidRPr="00696A3B">
        <w:t xml:space="preserve"> (la misma "</w:t>
      </w:r>
      <w:proofErr w:type="spellStart"/>
      <w:r w:rsidR="00696A3B" w:rsidRPr="00696A3B">
        <w:t>Scaled</w:t>
      </w:r>
      <w:proofErr w:type="spellEnd"/>
      <w:r w:rsidR="00696A3B" w:rsidRPr="00696A3B">
        <w:t xml:space="preserve"> Dot-</w:t>
      </w:r>
      <w:proofErr w:type="spellStart"/>
      <w:r w:rsidR="00696A3B" w:rsidRPr="00696A3B">
        <w:t>Product</w:t>
      </w:r>
      <w:proofErr w:type="spellEnd"/>
      <w:r w:rsidR="00696A3B" w:rsidRPr="00696A3B">
        <w:t xml:space="preserve"> </w:t>
      </w:r>
      <w:proofErr w:type="spellStart"/>
      <w:r w:rsidR="00696A3B" w:rsidRPr="00696A3B">
        <w:t>Attention</w:t>
      </w:r>
      <w:proofErr w:type="spellEnd"/>
      <w:r w:rsidR="00696A3B" w:rsidRPr="00696A3B">
        <w:t xml:space="preserve">" que ya vimos en el </w:t>
      </w:r>
      <w:proofErr w:type="spellStart"/>
      <w:r w:rsidR="00696A3B" w:rsidRPr="00696A3B">
        <w:t>Encoder</w:t>
      </w:r>
      <w:proofErr w:type="spellEnd"/>
      <w:r w:rsidR="00696A3B" w:rsidRPr="00696A3B">
        <w:t>):</w:t>
      </w:r>
    </w:p>
    <w:p w14:paraId="6E6788CD" w14:textId="64E8758A" w:rsidR="00696A3B" w:rsidRDefault="00696A3B" w:rsidP="00D07031">
      <w:pPr>
        <w:rPr>
          <w:rFonts w:eastAsiaTheme="minorEastAsia"/>
          <w:b/>
          <w:bCs/>
        </w:rPr>
      </w:pPr>
      <w:r w:rsidRPr="00696A3B">
        <w:rPr>
          <w:rFonts w:eastAsiaTheme="minorEastAsia"/>
          <w:b/>
          <w:bCs/>
          <w:noProof/>
        </w:rPr>
        <w:drawing>
          <wp:inline distT="0" distB="0" distL="0" distR="0" wp14:anchorId="44F22A77" wp14:editId="07748AD6">
            <wp:extent cx="5258256" cy="617273"/>
            <wp:effectExtent l="19050" t="19050" r="19050" b="11430"/>
            <wp:docPr id="1160544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44578" name=""/>
                    <pic:cNvPicPr/>
                  </pic:nvPicPr>
                  <pic:blipFill>
                    <a:blip r:embed="rId241"/>
                    <a:stretch>
                      <a:fillRect/>
                    </a:stretch>
                  </pic:blipFill>
                  <pic:spPr>
                    <a:xfrm>
                      <a:off x="0" y="0"/>
                      <a:ext cx="5258256" cy="617273"/>
                    </a:xfrm>
                    <a:prstGeom prst="rect">
                      <a:avLst/>
                    </a:prstGeom>
                    <a:ln w="19050">
                      <a:solidFill>
                        <a:schemeClr val="tx1"/>
                      </a:solidFill>
                    </a:ln>
                  </pic:spPr>
                </pic:pic>
              </a:graphicData>
            </a:graphic>
          </wp:inline>
        </w:drawing>
      </w:r>
    </w:p>
    <w:p w14:paraId="7BDEEB28" w14:textId="55C0EFBF" w:rsidR="00696A3B" w:rsidRPr="00D07031" w:rsidRDefault="00A9052C" w:rsidP="00D07031">
      <w:pPr>
        <w:rPr>
          <w:rFonts w:eastAsiaTheme="minorEastAsia"/>
          <w:b/>
          <w:bCs/>
        </w:rPr>
      </w:pPr>
      <w:r w:rsidRPr="00A9052C">
        <w:rPr>
          <w:rFonts w:eastAsiaTheme="minorEastAsia"/>
          <w:b/>
          <w:bCs/>
          <w:noProof/>
        </w:rPr>
        <w:lastRenderedPageBreak/>
        <w:drawing>
          <wp:inline distT="0" distB="0" distL="0" distR="0" wp14:anchorId="65BA5F68" wp14:editId="39EAFDA3">
            <wp:extent cx="5502117" cy="1204064"/>
            <wp:effectExtent l="0" t="0" r="3810" b="0"/>
            <wp:docPr id="939594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94610" name=""/>
                    <pic:cNvPicPr/>
                  </pic:nvPicPr>
                  <pic:blipFill>
                    <a:blip r:embed="rId242"/>
                    <a:stretch>
                      <a:fillRect/>
                    </a:stretch>
                  </pic:blipFill>
                  <pic:spPr>
                    <a:xfrm>
                      <a:off x="0" y="0"/>
                      <a:ext cx="5502117" cy="1204064"/>
                    </a:xfrm>
                    <a:prstGeom prst="rect">
                      <a:avLst/>
                    </a:prstGeom>
                  </pic:spPr>
                </pic:pic>
              </a:graphicData>
            </a:graphic>
          </wp:inline>
        </w:drawing>
      </w:r>
    </w:p>
    <w:tbl>
      <w:tblPr>
        <w:tblStyle w:val="Tablaconcuadrcula4-nfasis4"/>
        <w:tblW w:w="0" w:type="auto"/>
        <w:tblLook w:val="04A0" w:firstRow="1" w:lastRow="0" w:firstColumn="1" w:lastColumn="0" w:noHBand="0" w:noVBand="1"/>
      </w:tblPr>
      <w:tblGrid>
        <w:gridCol w:w="2697"/>
        <w:gridCol w:w="2697"/>
        <w:gridCol w:w="2698"/>
        <w:gridCol w:w="2698"/>
      </w:tblGrid>
      <w:tr w:rsidR="006C7C1F" w14:paraId="35F2A677" w14:textId="77777777" w:rsidTr="006C7C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7AD4E85F" w14:textId="26379989" w:rsidR="006C7C1F" w:rsidRPr="006C7C1F" w:rsidRDefault="006C7C1F" w:rsidP="00B63751">
            <w:pPr>
              <w:rPr>
                <w:b w:val="0"/>
                <w:bCs w:val="0"/>
              </w:rPr>
            </w:pPr>
            <w:r>
              <w:rPr>
                <w:b w:val="0"/>
                <w:bCs w:val="0"/>
              </w:rPr>
              <w:t>Elemento</w:t>
            </w:r>
          </w:p>
        </w:tc>
        <w:tc>
          <w:tcPr>
            <w:tcW w:w="2697" w:type="dxa"/>
          </w:tcPr>
          <w:p w14:paraId="54E37F51" w14:textId="1AA4497A" w:rsidR="006C7C1F" w:rsidRPr="006C7C1F" w:rsidRDefault="006C7C1F" w:rsidP="00B6375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Quien es</w:t>
            </w:r>
          </w:p>
        </w:tc>
        <w:tc>
          <w:tcPr>
            <w:tcW w:w="2698" w:type="dxa"/>
          </w:tcPr>
          <w:p w14:paraId="36983B8A" w14:textId="28E01C89" w:rsidR="006C7C1F" w:rsidRDefault="006C7C1F" w:rsidP="00B63751">
            <w:pPr>
              <w:cnfStyle w:val="100000000000" w:firstRow="1" w:lastRow="0" w:firstColumn="0" w:lastColumn="0" w:oddVBand="0" w:evenVBand="0" w:oddHBand="0" w:evenHBand="0" w:firstRowFirstColumn="0" w:firstRowLastColumn="0" w:lastRowFirstColumn="0" w:lastRowLastColumn="0"/>
            </w:pPr>
            <w:r>
              <w:t>Forma matemática</w:t>
            </w:r>
          </w:p>
        </w:tc>
        <w:tc>
          <w:tcPr>
            <w:tcW w:w="2698" w:type="dxa"/>
          </w:tcPr>
          <w:p w14:paraId="0930F34E" w14:textId="5C69C665" w:rsidR="006C7C1F" w:rsidRPr="006C7C1F" w:rsidRDefault="006C7C1F" w:rsidP="00B63751">
            <w:pPr>
              <w:cnfStyle w:val="100000000000" w:firstRow="1" w:lastRow="0" w:firstColumn="0" w:lastColumn="0" w:oddVBand="0" w:evenVBand="0" w:oddHBand="0" w:evenHBand="0" w:firstRowFirstColumn="0" w:firstRowLastColumn="0" w:lastRowFirstColumn="0" w:lastRowLastColumn="0"/>
              <w:rPr>
                <w:b w:val="0"/>
                <w:bCs w:val="0"/>
              </w:rPr>
            </w:pPr>
            <w:r w:rsidRPr="006C7C1F">
              <w:rPr>
                <w:b w:val="0"/>
                <w:bCs w:val="0"/>
              </w:rPr>
              <w:t>Que representa</w:t>
            </w:r>
          </w:p>
        </w:tc>
      </w:tr>
      <w:tr w:rsidR="006C7C1F" w14:paraId="06A9AEFF" w14:textId="77777777" w:rsidTr="006C7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38E906BC" w14:textId="419609AD" w:rsidR="006C7C1F" w:rsidRDefault="006A027B" w:rsidP="00B63751">
            <m:oMathPara>
              <m:oMath>
                <m:sSub>
                  <m:sSubPr>
                    <m:ctrlPr>
                      <w:rPr>
                        <w:rFonts w:ascii="Cambria Math" w:hAnsi="Cambria Math"/>
                      </w:rPr>
                    </m:ctrlPr>
                  </m:sSubPr>
                  <m:e>
                    <m:r>
                      <m:rPr>
                        <m:sty m:val="bi"/>
                      </m:rPr>
                      <w:rPr>
                        <w:rFonts w:ascii="Cambria Math" w:hAnsi="Cambria Math"/>
                      </w:rPr>
                      <m:t>Q</m:t>
                    </m:r>
                  </m:e>
                  <m:sub>
                    <m:r>
                      <m:rPr>
                        <m:sty m:val="bi"/>
                      </m:rPr>
                      <w:rPr>
                        <w:rFonts w:ascii="Cambria Math" w:hAnsi="Cambria Math"/>
                      </w:rPr>
                      <m:t>1</m:t>
                    </m:r>
                  </m:sub>
                </m:sSub>
              </m:oMath>
            </m:oMathPara>
          </w:p>
        </w:tc>
        <w:tc>
          <w:tcPr>
            <w:tcW w:w="2697" w:type="dxa"/>
          </w:tcPr>
          <w:p w14:paraId="5EB43C87" w14:textId="2F385E28" w:rsidR="006C7C1F" w:rsidRPr="003D6345" w:rsidRDefault="003D6345" w:rsidP="00B63751">
            <w:pPr>
              <w:cnfStyle w:val="000000100000" w:firstRow="0" w:lastRow="0" w:firstColumn="0" w:lastColumn="0" w:oddVBand="0" w:evenVBand="0" w:oddHBand="1" w:evenHBand="0" w:firstRowFirstColumn="0" w:firstRowLastColumn="0" w:lastRowFirstColumn="0" w:lastRowLastColumn="0"/>
              <w:rPr>
                <w:b/>
                <w:bCs/>
              </w:rPr>
            </w:pPr>
            <w:r>
              <w:rPr>
                <w:b/>
                <w:bCs/>
              </w:rPr>
              <w:t>[inicio]</w:t>
            </w:r>
          </w:p>
        </w:tc>
        <w:tc>
          <w:tcPr>
            <w:tcW w:w="2698" w:type="dxa"/>
          </w:tcPr>
          <w:p w14:paraId="4382E5E7" w14:textId="2F0794D5" w:rsidR="006C7C1F" w:rsidRPr="003D6345" w:rsidRDefault="003D6345" w:rsidP="00B63751">
            <w:pPr>
              <w:cnfStyle w:val="000000100000" w:firstRow="0" w:lastRow="0" w:firstColumn="0" w:lastColumn="0" w:oddVBand="0" w:evenVBand="0" w:oddHBand="1" w:evenHBand="0" w:firstRowFirstColumn="0" w:firstRowLastColumn="0" w:lastRowFirstColumn="0" w:lastRowLastColumn="0"/>
            </w:pPr>
            <w:r>
              <w:t>Vector, 1 x 64</w:t>
            </w:r>
          </w:p>
        </w:tc>
        <w:tc>
          <w:tcPr>
            <w:tcW w:w="2698" w:type="dxa"/>
          </w:tcPr>
          <w:p w14:paraId="0FBAA71D" w14:textId="53CFD07D" w:rsidR="006C7C1F" w:rsidRDefault="003D6345" w:rsidP="00B63751">
            <w:pPr>
              <w:cnfStyle w:val="000000100000" w:firstRow="0" w:lastRow="0" w:firstColumn="0" w:lastColumn="0" w:oddVBand="0" w:evenVBand="0" w:oddHBand="1" w:evenHBand="0" w:firstRowFirstColumn="0" w:firstRowLastColumn="0" w:lastRowFirstColumn="0" w:lastRowLastColumn="0"/>
            </w:pPr>
            <w:r>
              <w:t>El único token alemán que existe en la Ronda 1 – el que “pregunta” que palabra generar primero</w:t>
            </w:r>
          </w:p>
        </w:tc>
      </w:tr>
      <w:tr w:rsidR="006C7C1F" w14:paraId="0F2C9FCC" w14:textId="77777777" w:rsidTr="006C7C1F">
        <w:tc>
          <w:tcPr>
            <w:cnfStyle w:val="001000000000" w:firstRow="0" w:lastRow="0" w:firstColumn="1" w:lastColumn="0" w:oddVBand="0" w:evenVBand="0" w:oddHBand="0" w:evenHBand="0" w:firstRowFirstColumn="0" w:firstRowLastColumn="0" w:lastRowFirstColumn="0" w:lastRowLastColumn="0"/>
            <w:tcW w:w="2697" w:type="dxa"/>
          </w:tcPr>
          <w:p w14:paraId="36AB2D9A" w14:textId="76186822" w:rsidR="006C7C1F" w:rsidRDefault="006A027B" w:rsidP="00B63751">
            <m:oMathPara>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1</m:t>
                    </m:r>
                  </m:sub>
                </m:sSub>
                <m:d>
                  <m:dPr>
                    <m:ctrlPr>
                      <w:rPr>
                        <w:rFonts w:ascii="Cambria Math" w:hAnsi="Cambria Math"/>
                      </w:rPr>
                    </m:ctrlPr>
                  </m:dPr>
                  <m:e>
                    <m:r>
                      <m:rPr>
                        <m:nor/>
                      </m:rPr>
                      <m:t>The</m:t>
                    </m:r>
                  </m:e>
                </m:d>
              </m:oMath>
            </m:oMathPara>
          </w:p>
        </w:tc>
        <w:tc>
          <w:tcPr>
            <w:tcW w:w="2697" w:type="dxa"/>
          </w:tcPr>
          <w:p w14:paraId="600132ED" w14:textId="74A34E97" w:rsidR="006C7C1F" w:rsidRDefault="004816D7" w:rsidP="00B63751">
            <w:pPr>
              <w:cnfStyle w:val="000000000000" w:firstRow="0" w:lastRow="0" w:firstColumn="0" w:lastColumn="0" w:oddVBand="0" w:evenVBand="0" w:oddHBand="0" w:evenHBand="0" w:firstRowFirstColumn="0" w:firstRowLastColumn="0" w:lastRowFirstColumn="0" w:lastRowLastColumn="0"/>
            </w:pPr>
            <w:r>
              <w:t>“The”</w:t>
            </w:r>
          </w:p>
        </w:tc>
        <w:tc>
          <w:tcPr>
            <w:tcW w:w="2698" w:type="dxa"/>
          </w:tcPr>
          <w:p w14:paraId="290BA0F7" w14:textId="54F1245C" w:rsidR="006C7C1F" w:rsidRDefault="004816D7" w:rsidP="00B63751">
            <w:pPr>
              <w:cnfStyle w:val="000000000000" w:firstRow="0" w:lastRow="0" w:firstColumn="0" w:lastColumn="0" w:oddVBand="0" w:evenVBand="0" w:oddHBand="0" w:evenHBand="0" w:firstRowFirstColumn="0" w:firstRowLastColumn="0" w:lastRowFirstColumn="0" w:lastRowLastColumn="0"/>
            </w:pPr>
            <w:r>
              <w:t>Vector, 1 x 64</w:t>
            </w:r>
          </w:p>
        </w:tc>
        <w:tc>
          <w:tcPr>
            <w:tcW w:w="2698" w:type="dxa"/>
          </w:tcPr>
          <w:p w14:paraId="3E2AE8AA" w14:textId="1059E725" w:rsidR="006C7C1F" w:rsidRDefault="004816D7" w:rsidP="00B63751">
            <w:pPr>
              <w:cnfStyle w:val="000000000000" w:firstRow="0" w:lastRow="0" w:firstColumn="0" w:lastColumn="0" w:oddVBand="0" w:evenVBand="0" w:oddHBand="0" w:evenHBand="0" w:firstRowFirstColumn="0" w:firstRowLastColumn="0" w:lastRowFirstColumn="0" w:lastRowLastColumn="0"/>
            </w:pPr>
            <w:r>
              <w:t xml:space="preserve">Un candidato </w:t>
            </w:r>
            <w:proofErr w:type="gramStart"/>
            <w:r>
              <w:t xml:space="preserve">del </w:t>
            </w:r>
            <w:proofErr w:type="spellStart"/>
            <w:r>
              <w:t>ingles</w:t>
            </w:r>
            <w:proofErr w:type="spellEnd"/>
            <w:proofErr w:type="gramEnd"/>
            <w:r>
              <w:t xml:space="preserve"> – la “etiqueta” de “The”, calculada con </w:t>
            </w:r>
            <m:oMath>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K</m:t>
                  </m:r>
                </m:sup>
              </m:sSubSup>
            </m:oMath>
          </w:p>
        </w:tc>
      </w:tr>
      <w:tr w:rsidR="006C7C1F" w14:paraId="1D49006A" w14:textId="77777777" w:rsidTr="006C7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3DFB0703" w14:textId="176CFAC9" w:rsidR="006C7C1F" w:rsidRDefault="006A027B" w:rsidP="00B63751">
            <m:oMathPara>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1</m:t>
                    </m:r>
                  </m:sub>
                </m:sSub>
                <m:d>
                  <m:dPr>
                    <m:ctrlPr>
                      <w:rPr>
                        <w:rFonts w:ascii="Cambria Math" w:hAnsi="Cambria Math"/>
                      </w:rPr>
                    </m:ctrlPr>
                  </m:dPr>
                  <m:e>
                    <m:r>
                      <m:rPr>
                        <m:sty m:val="bi"/>
                      </m:rPr>
                      <w:rPr>
                        <w:rFonts w:ascii="Cambria Math" w:hAnsi="Cambria Math"/>
                      </w:rPr>
                      <m:t>dog</m:t>
                    </m:r>
                  </m:e>
                </m:d>
              </m:oMath>
            </m:oMathPara>
          </w:p>
        </w:tc>
        <w:tc>
          <w:tcPr>
            <w:tcW w:w="2697" w:type="dxa"/>
          </w:tcPr>
          <w:p w14:paraId="6248D6E1" w14:textId="5B559D56" w:rsidR="006C7C1F" w:rsidRDefault="004F07EF" w:rsidP="00B63751">
            <w:pPr>
              <w:cnfStyle w:val="000000100000" w:firstRow="0" w:lastRow="0" w:firstColumn="0" w:lastColumn="0" w:oddVBand="0" w:evenVBand="0" w:oddHBand="1" w:evenHBand="0" w:firstRowFirstColumn="0" w:firstRowLastColumn="0" w:lastRowFirstColumn="0" w:lastRowLastColumn="0"/>
            </w:pPr>
            <w:r>
              <w:t>“</w:t>
            </w:r>
            <w:proofErr w:type="spellStart"/>
            <w:r>
              <w:t>dog</w:t>
            </w:r>
            <w:proofErr w:type="spellEnd"/>
            <w:r>
              <w:t>”</w:t>
            </w:r>
          </w:p>
        </w:tc>
        <w:tc>
          <w:tcPr>
            <w:tcW w:w="2698" w:type="dxa"/>
          </w:tcPr>
          <w:p w14:paraId="1F6858F2" w14:textId="37A57705" w:rsidR="006C7C1F" w:rsidRDefault="004F07EF" w:rsidP="00B63751">
            <w:pPr>
              <w:cnfStyle w:val="000000100000" w:firstRow="0" w:lastRow="0" w:firstColumn="0" w:lastColumn="0" w:oddVBand="0" w:evenVBand="0" w:oddHBand="1" w:evenHBand="0" w:firstRowFirstColumn="0" w:firstRowLastColumn="0" w:lastRowFirstColumn="0" w:lastRowLastColumn="0"/>
            </w:pPr>
            <w:r>
              <w:t>Vector, 1 x 64</w:t>
            </w:r>
          </w:p>
        </w:tc>
        <w:tc>
          <w:tcPr>
            <w:tcW w:w="2698" w:type="dxa"/>
          </w:tcPr>
          <w:p w14:paraId="01290247" w14:textId="157D9971" w:rsidR="006C7C1F" w:rsidRDefault="004F07EF" w:rsidP="00B63751">
            <w:pPr>
              <w:cnfStyle w:val="000000100000" w:firstRow="0" w:lastRow="0" w:firstColumn="0" w:lastColumn="0" w:oddVBand="0" w:evenVBand="0" w:oddHBand="1" w:evenHBand="0" w:firstRowFirstColumn="0" w:firstRowLastColumn="0" w:lastRowFirstColumn="0" w:lastRowLastColumn="0"/>
            </w:pPr>
            <w:r>
              <w:t xml:space="preserve">Otro </w:t>
            </w:r>
            <w:proofErr w:type="spellStart"/>
            <w:r>
              <w:t>candidado</w:t>
            </w:r>
            <w:proofErr w:type="spellEnd"/>
            <w:r>
              <w:t xml:space="preserve"> </w:t>
            </w:r>
            <w:proofErr w:type="gramStart"/>
            <w:r>
              <w:t>del ingles</w:t>
            </w:r>
            <w:proofErr w:type="gramEnd"/>
          </w:p>
        </w:tc>
      </w:tr>
      <w:tr w:rsidR="004F07EF" w14:paraId="23669A2E" w14:textId="77777777" w:rsidTr="006C7C1F">
        <w:tc>
          <w:tcPr>
            <w:cnfStyle w:val="001000000000" w:firstRow="0" w:lastRow="0" w:firstColumn="1" w:lastColumn="0" w:oddVBand="0" w:evenVBand="0" w:oddHBand="0" w:evenHBand="0" w:firstRowFirstColumn="0" w:firstRowLastColumn="0" w:lastRowFirstColumn="0" w:lastRowLastColumn="0"/>
            <w:tcW w:w="2697" w:type="dxa"/>
          </w:tcPr>
          <w:p w14:paraId="006E73C9" w14:textId="468B3328" w:rsidR="004F07EF" w:rsidRPr="004816D7" w:rsidRDefault="006A027B" w:rsidP="00B63751">
            <w:pPr>
              <w:rPr>
                <w:rFonts w:eastAsia="Aptos" w:cs="Times New Roman"/>
              </w:rPr>
            </w:pPr>
            <m:oMathPara>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1</m:t>
                    </m:r>
                  </m:sub>
                </m:sSub>
                <m:d>
                  <m:dPr>
                    <m:ctrlPr>
                      <w:rPr>
                        <w:rFonts w:ascii="Cambria Math" w:hAnsi="Cambria Math"/>
                      </w:rPr>
                    </m:ctrlPr>
                  </m:dPr>
                  <m:e>
                    <m:r>
                      <m:rPr>
                        <m:sty m:val="bi"/>
                      </m:rPr>
                      <w:rPr>
                        <w:rFonts w:ascii="Cambria Math" w:hAnsi="Cambria Math"/>
                      </w:rPr>
                      <m:t>eats</m:t>
                    </m:r>
                  </m:e>
                </m:d>
              </m:oMath>
            </m:oMathPara>
          </w:p>
        </w:tc>
        <w:tc>
          <w:tcPr>
            <w:tcW w:w="2697" w:type="dxa"/>
          </w:tcPr>
          <w:p w14:paraId="285C9D8B" w14:textId="53F0AD59" w:rsidR="004F07EF" w:rsidRDefault="004F07EF" w:rsidP="00B63751">
            <w:pPr>
              <w:cnfStyle w:val="000000000000" w:firstRow="0" w:lastRow="0" w:firstColumn="0" w:lastColumn="0" w:oddVBand="0" w:evenVBand="0" w:oddHBand="0" w:evenHBand="0" w:firstRowFirstColumn="0" w:firstRowLastColumn="0" w:lastRowFirstColumn="0" w:lastRowLastColumn="0"/>
            </w:pPr>
            <w:r>
              <w:t>“</w:t>
            </w:r>
            <w:proofErr w:type="spellStart"/>
            <w:r>
              <w:t>eats</w:t>
            </w:r>
            <w:proofErr w:type="spellEnd"/>
            <w:r>
              <w:t>”</w:t>
            </w:r>
          </w:p>
        </w:tc>
        <w:tc>
          <w:tcPr>
            <w:tcW w:w="2698" w:type="dxa"/>
          </w:tcPr>
          <w:p w14:paraId="0414A7D5" w14:textId="249F6574" w:rsidR="004F07EF" w:rsidRDefault="004F07EF" w:rsidP="00B63751">
            <w:pPr>
              <w:cnfStyle w:val="000000000000" w:firstRow="0" w:lastRow="0" w:firstColumn="0" w:lastColumn="0" w:oddVBand="0" w:evenVBand="0" w:oddHBand="0" w:evenHBand="0" w:firstRowFirstColumn="0" w:firstRowLastColumn="0" w:lastRowFirstColumn="0" w:lastRowLastColumn="0"/>
            </w:pPr>
            <w:r>
              <w:t>Vector, 1 x 64</w:t>
            </w:r>
          </w:p>
        </w:tc>
        <w:tc>
          <w:tcPr>
            <w:tcW w:w="2698" w:type="dxa"/>
          </w:tcPr>
          <w:p w14:paraId="27773630" w14:textId="31CC5499" w:rsidR="004F07EF" w:rsidRDefault="004F07EF" w:rsidP="00B63751">
            <w:pPr>
              <w:cnfStyle w:val="000000000000" w:firstRow="0" w:lastRow="0" w:firstColumn="0" w:lastColumn="0" w:oddVBand="0" w:evenVBand="0" w:oddHBand="0" w:evenHBand="0" w:firstRowFirstColumn="0" w:firstRowLastColumn="0" w:lastRowFirstColumn="0" w:lastRowLastColumn="0"/>
            </w:pPr>
            <w:r>
              <w:t xml:space="preserve">Otro </w:t>
            </w:r>
            <w:proofErr w:type="spellStart"/>
            <w:r>
              <w:t>candidado</w:t>
            </w:r>
            <w:proofErr w:type="spellEnd"/>
            <w:r>
              <w:t xml:space="preserve"> </w:t>
            </w:r>
            <w:proofErr w:type="gramStart"/>
            <w:r>
              <w:t>del ingles</w:t>
            </w:r>
            <w:proofErr w:type="gramEnd"/>
          </w:p>
        </w:tc>
      </w:tr>
      <w:tr w:rsidR="004F07EF" w14:paraId="33E1CC9F" w14:textId="77777777" w:rsidTr="006C7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05327677" w14:textId="1B7E65F7" w:rsidR="004F07EF" w:rsidRPr="004816D7" w:rsidRDefault="006A027B" w:rsidP="00B63751">
            <w:pPr>
              <w:rPr>
                <w:rFonts w:eastAsia="Aptos" w:cs="Times New Roman"/>
              </w:rPr>
            </w:pPr>
            <m:oMathPara>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1</m:t>
                    </m:r>
                  </m:sub>
                </m:sSub>
                <m:d>
                  <m:dPr>
                    <m:ctrlPr>
                      <w:rPr>
                        <w:rFonts w:ascii="Cambria Math" w:hAnsi="Cambria Math"/>
                      </w:rPr>
                    </m:ctrlPr>
                  </m:dPr>
                  <m:e>
                    <m:r>
                      <m:rPr>
                        <m:sty m:val="bi"/>
                      </m:rPr>
                      <w:rPr>
                        <w:rFonts w:ascii="Cambria Math" w:hAnsi="Cambria Math"/>
                      </w:rPr>
                      <m:t>bread</m:t>
                    </m:r>
                  </m:e>
                </m:d>
              </m:oMath>
            </m:oMathPara>
          </w:p>
        </w:tc>
        <w:tc>
          <w:tcPr>
            <w:tcW w:w="2697" w:type="dxa"/>
          </w:tcPr>
          <w:p w14:paraId="7BF77564" w14:textId="4C7FDFF3" w:rsidR="004F07EF" w:rsidRDefault="0033162E" w:rsidP="00B63751">
            <w:pPr>
              <w:cnfStyle w:val="000000100000" w:firstRow="0" w:lastRow="0" w:firstColumn="0" w:lastColumn="0" w:oddVBand="0" w:evenVBand="0" w:oddHBand="1" w:evenHBand="0" w:firstRowFirstColumn="0" w:firstRowLastColumn="0" w:lastRowFirstColumn="0" w:lastRowLastColumn="0"/>
            </w:pPr>
            <w:r>
              <w:t>“bread”</w:t>
            </w:r>
          </w:p>
        </w:tc>
        <w:tc>
          <w:tcPr>
            <w:tcW w:w="2698" w:type="dxa"/>
          </w:tcPr>
          <w:p w14:paraId="5F5F6614" w14:textId="0A4A2675" w:rsidR="004F07EF" w:rsidRDefault="0033162E" w:rsidP="00B63751">
            <w:pPr>
              <w:cnfStyle w:val="000000100000" w:firstRow="0" w:lastRow="0" w:firstColumn="0" w:lastColumn="0" w:oddVBand="0" w:evenVBand="0" w:oddHBand="1" w:evenHBand="0" w:firstRowFirstColumn="0" w:firstRowLastColumn="0" w:lastRowFirstColumn="0" w:lastRowLastColumn="0"/>
            </w:pPr>
            <w:r>
              <w:t>Vector, 1 x 64</w:t>
            </w:r>
          </w:p>
        </w:tc>
        <w:tc>
          <w:tcPr>
            <w:tcW w:w="2698" w:type="dxa"/>
          </w:tcPr>
          <w:p w14:paraId="69DBE4B4" w14:textId="16AB63B3" w:rsidR="004F07EF" w:rsidRDefault="0033162E" w:rsidP="00B63751">
            <w:pPr>
              <w:cnfStyle w:val="000000100000" w:firstRow="0" w:lastRow="0" w:firstColumn="0" w:lastColumn="0" w:oddVBand="0" w:evenVBand="0" w:oddHBand="1" w:evenHBand="0" w:firstRowFirstColumn="0" w:firstRowLastColumn="0" w:lastRowFirstColumn="0" w:lastRowLastColumn="0"/>
            </w:pPr>
            <w:r w:rsidRPr="0033162E">
              <w:t>Otro candidato del inglés</w:t>
            </w:r>
          </w:p>
        </w:tc>
      </w:tr>
      <w:tr w:rsidR="0033162E" w14:paraId="66C38E06" w14:textId="77777777" w:rsidTr="006C7C1F">
        <w:tc>
          <w:tcPr>
            <w:cnfStyle w:val="001000000000" w:firstRow="0" w:lastRow="0" w:firstColumn="1" w:lastColumn="0" w:oddVBand="0" w:evenVBand="0" w:oddHBand="0" w:evenHBand="0" w:firstRowFirstColumn="0" w:firstRowLastColumn="0" w:lastRowFirstColumn="0" w:lastRowLastColumn="0"/>
            <w:tcW w:w="2697" w:type="dxa"/>
          </w:tcPr>
          <w:p w14:paraId="4DA6CD09" w14:textId="08E59B03" w:rsidR="0033162E" w:rsidRPr="004816D7" w:rsidRDefault="006A027B" w:rsidP="00B63751">
            <w:pPr>
              <w:rPr>
                <w:rFonts w:eastAsia="Aptos" w:cs="Times New Roman"/>
              </w:rPr>
            </w:pPr>
            <m:oMath>
              <m:sSub>
                <m:sSubPr>
                  <m:ctrlPr>
                    <w:rPr>
                      <w:rFonts w:ascii="Cambria Math" w:eastAsia="Aptos" w:hAnsi="Cambria Math" w:cs="Times New Roman"/>
                    </w:rPr>
                  </m:ctrlPr>
                </m:sSubPr>
                <m:e>
                  <m:r>
                    <m:rPr>
                      <m:sty m:val="bi"/>
                    </m:rPr>
                    <w:rPr>
                      <w:rFonts w:ascii="Cambria Math" w:eastAsia="Aptos" w:hAnsi="Cambria Math" w:cs="Times New Roman"/>
                    </w:rPr>
                    <m:t>K</m:t>
                  </m:r>
                </m:e>
                <m:sub>
                  <m:r>
                    <m:rPr>
                      <m:sty m:val="bi"/>
                    </m:rPr>
                    <w:rPr>
                      <w:rFonts w:ascii="Cambria Math" w:eastAsia="Aptos" w:hAnsi="Cambria Math" w:cs="Times New Roman"/>
                    </w:rPr>
                    <m:t>1</m:t>
                  </m:r>
                </m:sub>
              </m:sSub>
            </m:oMath>
            <w:r w:rsidR="00A62782">
              <w:rPr>
                <w:rFonts w:eastAsia="Aptos" w:cs="Times New Roman"/>
              </w:rPr>
              <w:t>(los 4 juntos)</w:t>
            </w:r>
          </w:p>
        </w:tc>
        <w:tc>
          <w:tcPr>
            <w:tcW w:w="2697" w:type="dxa"/>
          </w:tcPr>
          <w:p w14:paraId="1314AE49" w14:textId="3D74D2EB" w:rsidR="0033162E" w:rsidRDefault="00A62782" w:rsidP="00B63751">
            <w:pPr>
              <w:cnfStyle w:val="000000000000" w:firstRow="0" w:lastRow="0" w:firstColumn="0" w:lastColumn="0" w:oddVBand="0" w:evenVBand="0" w:oddHBand="0" w:evenHBand="0" w:firstRowFirstColumn="0" w:firstRowLastColumn="0" w:lastRowFirstColumn="0" w:lastRowLastColumn="0"/>
            </w:pPr>
            <w:r>
              <w:t xml:space="preserve">Las 4 palabras </w:t>
            </w:r>
            <w:proofErr w:type="gramStart"/>
            <w:r>
              <w:t xml:space="preserve">del </w:t>
            </w:r>
            <w:proofErr w:type="spellStart"/>
            <w:r>
              <w:t>ingles</w:t>
            </w:r>
            <w:proofErr w:type="spellEnd"/>
            <w:proofErr w:type="gramEnd"/>
            <w:r>
              <w:t>, apiladas</w:t>
            </w:r>
          </w:p>
        </w:tc>
        <w:tc>
          <w:tcPr>
            <w:tcW w:w="2698" w:type="dxa"/>
          </w:tcPr>
          <w:p w14:paraId="1B6EDC19" w14:textId="0326FEE3" w:rsidR="0033162E" w:rsidRDefault="00A62782" w:rsidP="00B63751">
            <w:pPr>
              <w:cnfStyle w:val="000000000000" w:firstRow="0" w:lastRow="0" w:firstColumn="0" w:lastColumn="0" w:oddVBand="0" w:evenVBand="0" w:oddHBand="0" w:evenHBand="0" w:firstRowFirstColumn="0" w:firstRowLastColumn="0" w:lastRowFirstColumn="0" w:lastRowLastColumn="0"/>
            </w:pPr>
            <w:r>
              <w:t>Matriz, 4 x 64</w:t>
            </w:r>
          </w:p>
        </w:tc>
        <w:tc>
          <w:tcPr>
            <w:tcW w:w="2698" w:type="dxa"/>
          </w:tcPr>
          <w:p w14:paraId="06FE59B1" w14:textId="0AF71B23" w:rsidR="0033162E" w:rsidRPr="0033162E" w:rsidRDefault="00A62782" w:rsidP="00B63751">
            <w:pPr>
              <w:cnfStyle w:val="000000000000" w:firstRow="0" w:lastRow="0" w:firstColumn="0" w:lastColumn="0" w:oddVBand="0" w:evenVBand="0" w:oddHBand="0" w:evenHBand="0" w:firstRowFirstColumn="0" w:firstRowLastColumn="0" w:lastRowFirstColumn="0" w:lastRowLastColumn="0"/>
            </w:pPr>
            <w:r>
              <w:t xml:space="preserve">El conjunto completo contra el que se compara </w:t>
            </w:r>
            <m:oMath>
              <m:sSub>
                <m:sSubPr>
                  <m:ctrlPr>
                    <w:rPr>
                      <w:rFonts w:ascii="Cambria Math" w:hAnsi="Cambria Math"/>
                    </w:rPr>
                  </m:ctrlPr>
                </m:sSubPr>
                <m:e>
                  <m:r>
                    <w:rPr>
                      <w:rFonts w:ascii="Cambria Math" w:hAnsi="Cambria Math"/>
                    </w:rPr>
                    <m:t>Q</m:t>
                  </m:r>
                </m:e>
                <m:sub>
                  <m:r>
                    <w:rPr>
                      <w:rFonts w:ascii="Cambria Math" w:hAnsi="Cambria Math"/>
                    </w:rPr>
                    <m:t>1</m:t>
                  </m:r>
                </m:sub>
              </m:sSub>
            </m:oMath>
          </w:p>
        </w:tc>
      </w:tr>
    </w:tbl>
    <w:p w14:paraId="4538BE26" w14:textId="77777777" w:rsidR="00401D7A" w:rsidRDefault="00401D7A" w:rsidP="00B63751"/>
    <w:p w14:paraId="58F8A122" w14:textId="25395D1C" w:rsidR="003879B6" w:rsidRDefault="007543D9" w:rsidP="00B63751">
      <w:r w:rsidRPr="00696A3B">
        <w:rPr>
          <w:rFonts w:eastAsiaTheme="minorEastAsia"/>
          <w:b/>
          <w:bCs/>
          <w:noProof/>
        </w:rPr>
        <w:drawing>
          <wp:inline distT="0" distB="0" distL="0" distR="0" wp14:anchorId="24B5BCA9" wp14:editId="6B136FCA">
            <wp:extent cx="5258256" cy="617273"/>
            <wp:effectExtent l="19050" t="19050" r="19050" b="11430"/>
            <wp:docPr id="173551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44578" name=""/>
                    <pic:cNvPicPr/>
                  </pic:nvPicPr>
                  <pic:blipFill>
                    <a:blip r:embed="rId241"/>
                    <a:stretch>
                      <a:fillRect/>
                    </a:stretch>
                  </pic:blipFill>
                  <pic:spPr>
                    <a:xfrm>
                      <a:off x="0" y="0"/>
                      <a:ext cx="5258256" cy="617273"/>
                    </a:xfrm>
                    <a:prstGeom prst="rect">
                      <a:avLst/>
                    </a:prstGeom>
                    <a:ln w="19050">
                      <a:solidFill>
                        <a:schemeClr val="tx1"/>
                      </a:solidFill>
                    </a:ln>
                  </pic:spPr>
                </pic:pic>
              </a:graphicData>
            </a:graphic>
          </wp:inline>
        </w:drawing>
      </w:r>
    </w:p>
    <w:p w14:paraId="2589C61A" w14:textId="72BE70F5" w:rsidR="003879B6" w:rsidRDefault="00E15528" w:rsidP="00B63751">
      <w:r w:rsidRPr="00E15528">
        <w:rPr>
          <w:noProof/>
        </w:rPr>
        <w:drawing>
          <wp:inline distT="0" distB="0" distL="0" distR="0" wp14:anchorId="0F006569" wp14:editId="1D3F311B">
            <wp:extent cx="5730737" cy="1425063"/>
            <wp:effectExtent l="0" t="0" r="3810" b="3810"/>
            <wp:docPr id="561896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96475" name=""/>
                    <pic:cNvPicPr/>
                  </pic:nvPicPr>
                  <pic:blipFill>
                    <a:blip r:embed="rId243"/>
                    <a:stretch>
                      <a:fillRect/>
                    </a:stretch>
                  </pic:blipFill>
                  <pic:spPr>
                    <a:xfrm>
                      <a:off x="0" y="0"/>
                      <a:ext cx="5730737" cy="1425063"/>
                    </a:xfrm>
                    <a:prstGeom prst="rect">
                      <a:avLst/>
                    </a:prstGeom>
                  </pic:spPr>
                </pic:pic>
              </a:graphicData>
            </a:graphic>
          </wp:inline>
        </w:drawing>
      </w:r>
    </w:p>
    <w:p w14:paraId="5374E2A3" w14:textId="30FD32BD" w:rsidR="003879B6" w:rsidRDefault="00815C88" w:rsidP="00B63751">
      <w:r w:rsidRPr="00815C88">
        <w:rPr>
          <w:noProof/>
        </w:rPr>
        <w:drawing>
          <wp:inline distT="0" distB="0" distL="0" distR="0" wp14:anchorId="7C9052AD" wp14:editId="1CB52BD0">
            <wp:extent cx="5963661" cy="504825"/>
            <wp:effectExtent l="38100" t="38100" r="37465" b="28575"/>
            <wp:docPr id="24250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03945" name=""/>
                    <pic:cNvPicPr/>
                  </pic:nvPicPr>
                  <pic:blipFill>
                    <a:blip r:embed="rId244"/>
                    <a:stretch>
                      <a:fillRect/>
                    </a:stretch>
                  </pic:blipFill>
                  <pic:spPr>
                    <a:xfrm>
                      <a:off x="0" y="0"/>
                      <a:ext cx="5979883" cy="506198"/>
                    </a:xfrm>
                    <a:prstGeom prst="rect">
                      <a:avLst/>
                    </a:prstGeom>
                    <a:ln w="28575">
                      <a:solidFill>
                        <a:schemeClr val="tx1"/>
                      </a:solidFill>
                    </a:ln>
                  </pic:spPr>
                </pic:pic>
              </a:graphicData>
            </a:graphic>
          </wp:inline>
        </w:drawing>
      </w:r>
    </w:p>
    <w:p w14:paraId="78180545" w14:textId="77777777" w:rsidR="007070F6" w:rsidRDefault="00815C88" w:rsidP="00B63751">
      <w:r>
        <w:t>Influenciado sobre todo por “The” y “</w:t>
      </w:r>
      <w:proofErr w:type="spellStart"/>
      <w:r>
        <w:t>dog</w:t>
      </w:r>
      <w:proofErr w:type="spellEnd"/>
      <w:r>
        <w:t>” – coherente con que la primera palabra a generar sea “Der” (</w:t>
      </w:r>
      <w:proofErr w:type="spellStart"/>
      <w:r>
        <w:t>articulo</w:t>
      </w:r>
      <w:proofErr w:type="spellEnd"/>
      <w:r>
        <w:t xml:space="preserve"> masculino de “Hund” en alemán). </w:t>
      </w:r>
    </w:p>
    <w:p w14:paraId="299BA12A" w14:textId="457CE1F1" w:rsidR="007070F6" w:rsidRDefault="007070F6" w:rsidP="00B63751">
      <w:pPr>
        <w:rPr>
          <w:rFonts w:eastAsiaTheme="minorEastAsia"/>
        </w:rPr>
      </w:pPr>
      <w:r w:rsidRPr="0097705B">
        <w:rPr>
          <w:b/>
          <w:bCs/>
        </w:rPr>
        <w:t xml:space="preserve">Falta el último paso — multiplicar por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1</m:t>
            </m:r>
          </m:sub>
        </m:sSub>
      </m:oMath>
      <w:r w:rsidRPr="0097705B">
        <w:rPr>
          <w:rFonts w:eastAsiaTheme="minorEastAsia"/>
          <w:b/>
          <w:bCs/>
        </w:rPr>
        <w:t>:</w:t>
      </w:r>
      <w:r>
        <w:rPr>
          <w:rFonts w:eastAsiaTheme="minorEastAsia"/>
        </w:rPr>
        <w:t xml:space="preserve"> los 4 porcentajes (</w:t>
      </w:r>
      <w:r w:rsidR="00FA137C">
        <w:rPr>
          <w:rFonts w:eastAsiaTheme="minorEastAsia"/>
        </w:rPr>
        <w:t xml:space="preserve">1 X 4) se multiplican por </w:t>
      </w:r>
      <m:oMath>
        <m:sSub>
          <m:sSubPr>
            <m:ctrlPr>
              <w:rPr>
                <w:rFonts w:ascii="Cambria Math" w:hAnsi="Cambria Math"/>
              </w:rPr>
            </m:ctrlPr>
          </m:sSubPr>
          <m:e>
            <m:r>
              <w:rPr>
                <w:rFonts w:ascii="Cambria Math" w:hAnsi="Cambria Math"/>
              </w:rPr>
              <m:t>V</m:t>
            </m:r>
          </m:e>
          <m:sub>
            <m:r>
              <w:rPr>
                <w:rFonts w:ascii="Cambria Math" w:hAnsi="Cambria Math"/>
              </w:rPr>
              <m:t>1</m:t>
            </m:r>
          </m:sub>
        </m:sSub>
      </m:oMath>
      <w:r w:rsidR="000E74D0">
        <w:rPr>
          <w:rFonts w:eastAsiaTheme="minorEastAsia"/>
        </w:rPr>
        <w:t>(matriz 4 x 64, las Values de las 4 palabras):</w:t>
      </w:r>
    </w:p>
    <w:p w14:paraId="72E22086" w14:textId="465E91B0" w:rsidR="0097705B" w:rsidRDefault="0097705B" w:rsidP="00B63751">
      <w:pPr>
        <w:rPr>
          <w:rFonts w:eastAsiaTheme="minorEastAsia"/>
        </w:rPr>
      </w:pPr>
      <w:r w:rsidRPr="0097705B">
        <w:rPr>
          <w:rFonts w:eastAsiaTheme="minorEastAsia"/>
          <w:noProof/>
        </w:rPr>
        <w:drawing>
          <wp:inline distT="0" distB="0" distL="0" distR="0" wp14:anchorId="673C271D" wp14:editId="467EB03F">
            <wp:extent cx="5570703" cy="358171"/>
            <wp:effectExtent l="19050" t="19050" r="11430" b="22860"/>
            <wp:docPr id="850785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85384" name=""/>
                    <pic:cNvPicPr/>
                  </pic:nvPicPr>
                  <pic:blipFill>
                    <a:blip r:embed="rId245"/>
                    <a:stretch>
                      <a:fillRect/>
                    </a:stretch>
                  </pic:blipFill>
                  <pic:spPr>
                    <a:xfrm>
                      <a:off x="0" y="0"/>
                      <a:ext cx="5570703" cy="358171"/>
                    </a:xfrm>
                    <a:prstGeom prst="rect">
                      <a:avLst/>
                    </a:prstGeom>
                    <a:ln w="19050">
                      <a:solidFill>
                        <a:schemeClr val="tx1"/>
                      </a:solidFill>
                    </a:ln>
                  </pic:spPr>
                </pic:pic>
              </a:graphicData>
            </a:graphic>
          </wp:inline>
        </w:drawing>
      </w:r>
      <w:r w:rsidR="004B6482" w:rsidRPr="004B6482">
        <w:rPr>
          <w:rFonts w:eastAsiaTheme="minorEastAsia"/>
          <w:noProof/>
        </w:rPr>
        <w:drawing>
          <wp:inline distT="0" distB="0" distL="0" distR="0" wp14:anchorId="22C261EB" wp14:editId="73E0068C">
            <wp:extent cx="6027942" cy="320068"/>
            <wp:effectExtent l="19050" t="19050" r="11430" b="22860"/>
            <wp:docPr id="1172609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09357" name=""/>
                    <pic:cNvPicPr/>
                  </pic:nvPicPr>
                  <pic:blipFill>
                    <a:blip r:embed="rId246"/>
                    <a:stretch>
                      <a:fillRect/>
                    </a:stretch>
                  </pic:blipFill>
                  <pic:spPr>
                    <a:xfrm>
                      <a:off x="0" y="0"/>
                      <a:ext cx="6027942" cy="320068"/>
                    </a:xfrm>
                    <a:prstGeom prst="rect">
                      <a:avLst/>
                    </a:prstGeom>
                    <a:ln w="12700">
                      <a:solidFill>
                        <a:schemeClr val="tx1"/>
                      </a:solidFill>
                    </a:ln>
                  </pic:spPr>
                </pic:pic>
              </a:graphicData>
            </a:graphic>
          </wp:inline>
        </w:drawing>
      </w:r>
    </w:p>
    <w:p w14:paraId="34CAFF4E" w14:textId="44C57951" w:rsidR="0067107A" w:rsidRPr="008F2119" w:rsidRDefault="0067107A" w:rsidP="00B63751">
      <w:pPr>
        <w:rPr>
          <w:rFonts w:eastAsiaTheme="minorEastAsia"/>
          <w:b/>
          <w:bCs/>
          <w:sz w:val="32"/>
          <w:szCs w:val="36"/>
        </w:rPr>
      </w:pPr>
      <w:r w:rsidRPr="008F2119">
        <w:rPr>
          <w:rFonts w:eastAsiaTheme="minorEastAsia"/>
          <w:b/>
          <w:bCs/>
          <w:sz w:val="32"/>
          <w:szCs w:val="36"/>
          <w:highlight w:val="yellow"/>
        </w:rPr>
        <w:lastRenderedPageBreak/>
        <w:t>Salida</w:t>
      </w:r>
      <w:r w:rsidR="008F2119" w:rsidRPr="008F2119">
        <w:rPr>
          <w:rFonts w:eastAsiaTheme="minorEastAsia"/>
          <w:b/>
          <w:bCs/>
          <w:sz w:val="32"/>
          <w:szCs w:val="36"/>
          <w:highlight w:val="yellow"/>
        </w:rPr>
        <w:t xml:space="preserve"> para cabeza 1: vector 1 x 64</w:t>
      </w:r>
    </w:p>
    <w:p w14:paraId="0D803733" w14:textId="4A36AE17" w:rsidR="004B6482" w:rsidRDefault="004B6482" w:rsidP="00C2000C">
      <w:pPr>
        <w:ind w:left="708"/>
        <w:rPr>
          <w:rFonts w:eastAsiaTheme="minorEastAsia"/>
        </w:rPr>
      </w:pPr>
      <w:r w:rsidRPr="004B6482">
        <w:rPr>
          <w:rFonts w:ascii="Segoe UI Emoji" w:eastAsiaTheme="minorEastAsia" w:hAnsi="Segoe UI Emoji" w:cs="Segoe UI Emoji"/>
        </w:rPr>
        <w:t>🔢</w:t>
      </w:r>
      <w:r w:rsidRPr="004B6482">
        <w:rPr>
          <w:rFonts w:eastAsiaTheme="minorEastAsia"/>
        </w:rPr>
        <w:t xml:space="preserve"> </w:t>
      </w:r>
      <w:r>
        <w:rPr>
          <w:rFonts w:eastAsiaTheme="minorEastAsia"/>
          <w:b/>
          <w:bCs/>
        </w:rPr>
        <w:t xml:space="preserve">¿Cómo se llega, en concreto, a esas 64 posiciones?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1</m:t>
            </m:r>
          </m:sub>
        </m:sSub>
      </m:oMath>
      <w:r w:rsidR="00C2000C">
        <w:rPr>
          <w:rFonts w:eastAsiaTheme="minorEastAsia"/>
        </w:rPr>
        <w:t xml:space="preserve"> es una matriz de 4 filas (una por palabra) x 64 columnas – cada fila tiene 64 numeros, no 1. La multiplicación </w:t>
      </w:r>
      <w:r w:rsidR="00C2000C">
        <w:rPr>
          <w:rFonts w:eastAsiaTheme="minorEastAsia"/>
          <w:b/>
          <w:bCs/>
        </w:rPr>
        <w:t xml:space="preserve">no da un solo </w:t>
      </w:r>
      <w:proofErr w:type="spellStart"/>
      <w:r w:rsidR="00C2000C">
        <w:rPr>
          <w:rFonts w:eastAsiaTheme="minorEastAsia"/>
          <w:b/>
          <w:bCs/>
        </w:rPr>
        <w:t>numero</w:t>
      </w:r>
      <w:proofErr w:type="spellEnd"/>
      <w:r w:rsidR="00C2000C">
        <w:rPr>
          <w:rFonts w:eastAsiaTheme="minorEastAsia"/>
          <w:b/>
          <w:bCs/>
        </w:rPr>
        <w:t xml:space="preserve"> que se repite 64: </w:t>
      </w:r>
      <w:r w:rsidR="00C2000C">
        <w:rPr>
          <w:rFonts w:eastAsiaTheme="minorEastAsia"/>
        </w:rPr>
        <w:t xml:space="preserve">cada </w:t>
      </w:r>
      <w:r w:rsidR="00E831A9">
        <w:rPr>
          <w:rFonts w:eastAsiaTheme="minorEastAsia"/>
        </w:rPr>
        <w:t xml:space="preserve">de las 64 columnas se calcula por separado, mezclando las 4 filas con los mismos 4 porcentajes. Con un ejemplo reducido a 3 </w:t>
      </w:r>
      <w:proofErr w:type="spellStart"/>
      <w:r w:rsidR="00E831A9">
        <w:rPr>
          <w:rFonts w:eastAsiaTheme="minorEastAsia"/>
        </w:rPr>
        <w:t>columans</w:t>
      </w:r>
      <w:proofErr w:type="spellEnd"/>
      <w:r w:rsidR="00E831A9">
        <w:rPr>
          <w:rFonts w:eastAsiaTheme="minorEastAsia"/>
        </w:rPr>
        <w:t xml:space="preserve"> (en vez de 64), para verlo completo:</w:t>
      </w:r>
    </w:p>
    <w:p w14:paraId="51B21E11" w14:textId="34D4939F" w:rsidR="00E831A9" w:rsidRDefault="00CB4935" w:rsidP="00C2000C">
      <w:pPr>
        <w:ind w:left="708"/>
        <w:rPr>
          <w:rFonts w:eastAsiaTheme="minorEastAsia"/>
        </w:rPr>
      </w:pPr>
      <w:r w:rsidRPr="00CB4935">
        <w:rPr>
          <w:rFonts w:eastAsiaTheme="minorEastAsia"/>
          <w:noProof/>
        </w:rPr>
        <w:drawing>
          <wp:inline distT="0" distB="0" distL="0" distR="0" wp14:anchorId="5A300A8F" wp14:editId="6B78EAD1">
            <wp:extent cx="5060111" cy="2486025"/>
            <wp:effectExtent l="0" t="0" r="7620" b="0"/>
            <wp:docPr id="819875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5233" name=""/>
                    <pic:cNvPicPr/>
                  </pic:nvPicPr>
                  <pic:blipFill>
                    <a:blip r:embed="rId247"/>
                    <a:stretch>
                      <a:fillRect/>
                    </a:stretch>
                  </pic:blipFill>
                  <pic:spPr>
                    <a:xfrm>
                      <a:off x="0" y="0"/>
                      <a:ext cx="5062996" cy="2487443"/>
                    </a:xfrm>
                    <a:prstGeom prst="rect">
                      <a:avLst/>
                    </a:prstGeom>
                  </pic:spPr>
                </pic:pic>
              </a:graphicData>
            </a:graphic>
          </wp:inline>
        </w:drawing>
      </w:r>
    </w:p>
    <w:p w14:paraId="494BBBB5" w14:textId="00C4AFD0" w:rsidR="00CB4935" w:rsidRDefault="00CB4935" w:rsidP="00CB4935">
      <w:pPr>
        <w:rPr>
          <w:rFonts w:eastAsiaTheme="minorEastAsia"/>
        </w:rPr>
      </w:pPr>
      <w:r>
        <w:rPr>
          <w:rFonts w:eastAsiaTheme="minorEastAsia"/>
        </w:rPr>
        <w:t xml:space="preserve">Ese vector de 64 </w:t>
      </w:r>
      <w:proofErr w:type="spellStart"/>
      <w:r>
        <w:rPr>
          <w:rFonts w:eastAsiaTheme="minorEastAsia"/>
        </w:rPr>
        <w:t>numeros</w:t>
      </w:r>
      <w:proofErr w:type="spellEnd"/>
      <w:r>
        <w:rPr>
          <w:rFonts w:eastAsiaTheme="minorEastAsia"/>
        </w:rPr>
        <w:t xml:space="preserve"> es el resultado final de la Cabeza 1. Las otras 7 cabezas hacen lo </w:t>
      </w:r>
      <w:r>
        <w:rPr>
          <w:rFonts w:eastAsiaTheme="minorEastAsia"/>
          <w:b/>
          <w:bCs/>
        </w:rPr>
        <w:t xml:space="preserve">mismo en paralelo, </w:t>
      </w:r>
      <w:r>
        <w:rPr>
          <w:rFonts w:eastAsiaTheme="minorEastAsia"/>
        </w:rPr>
        <w:t>con sus propios K/V, posiblemente fijándose en otros aspectos de la oración.</w:t>
      </w:r>
    </w:p>
    <w:p w14:paraId="6E56182E" w14:textId="4F13B35E" w:rsidR="003879B6" w:rsidRDefault="00815C88" w:rsidP="00B63751">
      <w:r w:rsidRPr="00B603B4">
        <w:rPr>
          <w:b/>
          <w:bCs/>
          <w:highlight w:val="yellow"/>
        </w:rPr>
        <w:t xml:space="preserve">Las otras 7 cabezas hacen </w:t>
      </w:r>
      <w:r w:rsidR="00461E73" w:rsidRPr="00B603B4">
        <w:rPr>
          <w:b/>
          <w:bCs/>
          <w:highlight w:val="yellow"/>
        </w:rPr>
        <w:t>lo mismo en paralelo,</w:t>
      </w:r>
      <w:r w:rsidR="00461E73" w:rsidRPr="00B603B4">
        <w:rPr>
          <w:b/>
          <w:bCs/>
        </w:rPr>
        <w:t xml:space="preserve"> </w:t>
      </w:r>
      <w:r w:rsidR="00461E73">
        <w:t>con sus propios K/V, posiblemente fijándose en otros aspectos de la oración.</w:t>
      </w:r>
    </w:p>
    <w:p w14:paraId="5CD4A8C1" w14:textId="77777777" w:rsidR="00461E73" w:rsidRPr="000C03C4" w:rsidRDefault="00461E73" w:rsidP="00B63751"/>
    <w:p w14:paraId="4CEB4EF4" w14:textId="77777777" w:rsidR="00F67100" w:rsidRDefault="00F67100" w:rsidP="00B63751"/>
    <w:p w14:paraId="095FEC0A" w14:textId="77777777" w:rsidR="00B603B4" w:rsidRDefault="00B603B4" w:rsidP="00B63751"/>
    <w:p w14:paraId="4F827260" w14:textId="77777777" w:rsidR="00B603B4" w:rsidRDefault="00B603B4" w:rsidP="00B63751"/>
    <w:p w14:paraId="46CA2054" w14:textId="77777777" w:rsidR="00B603B4" w:rsidRDefault="00B603B4" w:rsidP="00B63751"/>
    <w:p w14:paraId="66D5958A" w14:textId="77777777" w:rsidR="00B603B4" w:rsidRDefault="00B603B4" w:rsidP="00B63751"/>
    <w:p w14:paraId="0D97EB05" w14:textId="77777777" w:rsidR="00B603B4" w:rsidRDefault="00B603B4" w:rsidP="00B63751"/>
    <w:p w14:paraId="1B14F36A" w14:textId="77777777" w:rsidR="00B603B4" w:rsidRDefault="00B603B4" w:rsidP="00B63751"/>
    <w:p w14:paraId="3F5AC9DE" w14:textId="77777777" w:rsidR="00B603B4" w:rsidRDefault="00B603B4" w:rsidP="00B63751"/>
    <w:p w14:paraId="0F12834F" w14:textId="77777777" w:rsidR="00B603B4" w:rsidRDefault="00B603B4" w:rsidP="00B63751"/>
    <w:p w14:paraId="6689CD09" w14:textId="77777777" w:rsidR="00CB4935" w:rsidRDefault="00CB4935" w:rsidP="00B63751"/>
    <w:p w14:paraId="3E8426C1" w14:textId="77777777" w:rsidR="00CB4935" w:rsidRDefault="00CB4935" w:rsidP="00B63751"/>
    <w:p w14:paraId="2D463F7C" w14:textId="77777777" w:rsidR="00CB4935" w:rsidRDefault="00CB4935" w:rsidP="00B63751"/>
    <w:p w14:paraId="089B4E85" w14:textId="77777777" w:rsidR="00CB4935" w:rsidRDefault="00CB4935" w:rsidP="00B63751"/>
    <w:p w14:paraId="6D015AEE" w14:textId="77777777" w:rsidR="00CB4935" w:rsidRDefault="00CB4935" w:rsidP="00B63751"/>
    <w:p w14:paraId="215B9DE7" w14:textId="77777777" w:rsidR="00F67100" w:rsidRPr="0095138F" w:rsidRDefault="00F67100" w:rsidP="00B63751"/>
    <w:tbl>
      <w:tblPr>
        <w:tblStyle w:val="Tablaconcuadrcula"/>
        <w:tblW w:w="0" w:type="auto"/>
        <w:tblLook w:val="04A0" w:firstRow="1" w:lastRow="0" w:firstColumn="1" w:lastColumn="0" w:noHBand="0" w:noVBand="1"/>
      </w:tblPr>
      <w:tblGrid>
        <w:gridCol w:w="10790"/>
      </w:tblGrid>
      <w:tr w:rsidR="008C7551" w14:paraId="552DBDD6" w14:textId="77777777" w:rsidTr="008C7551">
        <w:tc>
          <w:tcPr>
            <w:tcW w:w="10790" w:type="dxa"/>
          </w:tcPr>
          <w:p w14:paraId="2BB44841" w14:textId="77777777" w:rsidR="00AD7194" w:rsidRPr="00AD7194" w:rsidRDefault="00AD7194" w:rsidP="00650E95">
            <w:pPr>
              <w:rPr>
                <w:b/>
                <w:bCs/>
                <w:sz w:val="24"/>
                <w:szCs w:val="28"/>
              </w:rPr>
            </w:pPr>
            <w:proofErr w:type="spellStart"/>
            <w:r w:rsidRPr="00F2622A">
              <w:rPr>
                <w:b/>
                <w:bCs/>
                <w:sz w:val="24"/>
                <w:szCs w:val="28"/>
                <w:highlight w:val="yellow"/>
              </w:rPr>
              <w:t>Vector_final_encoder</w:t>
            </w:r>
            <w:proofErr w:type="spellEnd"/>
            <w:r w:rsidRPr="00F2622A">
              <w:rPr>
                <w:b/>
                <w:bCs/>
                <w:sz w:val="24"/>
                <w:szCs w:val="28"/>
                <w:highlight w:val="yellow"/>
              </w:rPr>
              <w:t xml:space="preserve"> para los 5 tokens se copia 8 veces.</w:t>
            </w:r>
          </w:p>
          <w:p w14:paraId="6C10323A" w14:textId="5AA0178D" w:rsidR="00AD7194" w:rsidRDefault="00F2622A" w:rsidP="00650E95">
            <w:r>
              <w:t xml:space="preserve">Si: Se copia </w:t>
            </w:r>
            <w:r>
              <w:rPr>
                <w:b/>
                <w:bCs/>
              </w:rPr>
              <w:t xml:space="preserve">8 veces, </w:t>
            </w:r>
            <w:r>
              <w:t xml:space="preserve">nunca se divide. </w:t>
            </w:r>
            <w:r w:rsidRPr="00F2622A">
              <w:t>Es exactamente el mismo patrón que ya vimos con [inicio] y con "</w:t>
            </w:r>
            <w:proofErr w:type="spellStart"/>
            <w:r w:rsidRPr="00F2622A">
              <w:t>dog</w:t>
            </w:r>
            <w:proofErr w:type="spellEnd"/>
            <w:r w:rsidRPr="00F2622A">
              <w:t xml:space="preserve">" en el </w:t>
            </w:r>
            <w:proofErr w:type="spellStart"/>
            <w:r w:rsidRPr="00F2622A">
              <w:t>Encoder</w:t>
            </w:r>
            <w:proofErr w:type="spellEnd"/>
            <w:r w:rsidRPr="00F2622A">
              <w:t xml:space="preserve"> — vamos a confirmarlo, aplicado ahora a cada uno de los vectores finales del </w:t>
            </w:r>
            <w:proofErr w:type="spellStart"/>
            <w:r w:rsidRPr="00F2622A">
              <w:t>Encoder</w:t>
            </w:r>
            <w:proofErr w:type="spellEnd"/>
            <w:r w:rsidRPr="00F2622A">
              <w:t>.</w:t>
            </w:r>
          </w:p>
          <w:p w14:paraId="45AE911B" w14:textId="77777777" w:rsidR="00954BC4" w:rsidRDefault="00954BC4" w:rsidP="00650E95"/>
          <w:p w14:paraId="42BF257F" w14:textId="77777777" w:rsidR="00954BC4" w:rsidRPr="00954BC4" w:rsidRDefault="00954BC4" w:rsidP="00954BC4">
            <w:pPr>
              <w:rPr>
                <w:b/>
                <w:bCs/>
              </w:rPr>
            </w:pPr>
            <w:r w:rsidRPr="00954BC4">
              <w:rPr>
                <w:b/>
                <w:bCs/>
              </w:rPr>
              <w:t>Confirmando: se copia, no se divide</w:t>
            </w:r>
          </w:p>
          <w:p w14:paraId="39D96B2A" w14:textId="3051B0FF" w:rsidR="00954BC4" w:rsidRDefault="00BE2469" w:rsidP="00650E95">
            <w:r w:rsidRPr="00BE2469">
              <w:rPr>
                <w:noProof/>
              </w:rPr>
              <w:drawing>
                <wp:inline distT="0" distB="0" distL="0" distR="0" wp14:anchorId="48FFF264" wp14:editId="65D382CA">
                  <wp:extent cx="6313805" cy="2478617"/>
                  <wp:effectExtent l="19050" t="19050" r="10795" b="17145"/>
                  <wp:docPr id="1193765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65523" name=""/>
                          <pic:cNvPicPr/>
                        </pic:nvPicPr>
                        <pic:blipFill>
                          <a:blip r:embed="rId248"/>
                          <a:stretch>
                            <a:fillRect/>
                          </a:stretch>
                        </pic:blipFill>
                        <pic:spPr>
                          <a:xfrm>
                            <a:off x="0" y="0"/>
                            <a:ext cx="6318505" cy="2480462"/>
                          </a:xfrm>
                          <a:prstGeom prst="rect">
                            <a:avLst/>
                          </a:prstGeom>
                          <a:ln w="19050">
                            <a:solidFill>
                              <a:schemeClr val="tx1"/>
                            </a:solidFill>
                          </a:ln>
                        </pic:spPr>
                      </pic:pic>
                    </a:graphicData>
                  </a:graphic>
                </wp:inline>
              </w:drawing>
            </w:r>
          </w:p>
          <w:p w14:paraId="793687EF" w14:textId="6D65E2CB" w:rsidR="00BE2469" w:rsidRDefault="00BE2469" w:rsidP="00650E95">
            <w:proofErr w:type="spellStart"/>
            <w:r>
              <w:t>Ningun</w:t>
            </w:r>
            <w:proofErr w:type="spellEnd"/>
            <w:r>
              <w:t xml:space="preserve"> trozo del vector de 512 se “pierde” ni se recorta – cada una de las 8 cabezas recibe el vector </w:t>
            </w:r>
            <w:r>
              <w:rPr>
                <w:b/>
                <w:bCs/>
              </w:rPr>
              <w:t xml:space="preserve">entero, </w:t>
            </w:r>
            <w:r>
              <w:t>y es la matriz de esa cabeza la que lo resume a 64.</w:t>
            </w:r>
          </w:p>
          <w:p w14:paraId="25305E5B" w14:textId="77777777" w:rsidR="00BE2469" w:rsidRDefault="00BE2469" w:rsidP="00650E95"/>
          <w:p w14:paraId="6D25FBFC" w14:textId="77777777" w:rsidR="00DA0709" w:rsidRPr="00DA0709" w:rsidRDefault="00DA0709" w:rsidP="00DA0709">
            <w:pPr>
              <w:rPr>
                <w:b/>
                <w:bCs/>
              </w:rPr>
            </w:pPr>
            <w:r w:rsidRPr="00DA0709">
              <w:rPr>
                <w:b/>
                <w:bCs/>
              </w:rPr>
              <w:t xml:space="preserve">Esto pasa para CADA una de las 4 (o 5) palabras del </w:t>
            </w:r>
            <w:proofErr w:type="spellStart"/>
            <w:r w:rsidRPr="00DA0709">
              <w:rPr>
                <w:b/>
                <w:bCs/>
              </w:rPr>
              <w:t>Encoder</w:t>
            </w:r>
            <w:proofErr w:type="spellEnd"/>
            <w:r w:rsidRPr="00DA0709">
              <w:rPr>
                <w:b/>
                <w:bCs/>
              </w:rPr>
              <w:t>, por separado</w:t>
            </w:r>
          </w:p>
          <w:p w14:paraId="6A17FFEF" w14:textId="05020217" w:rsidR="00BE2469" w:rsidRDefault="00DA0709" w:rsidP="00650E95">
            <w:r w:rsidRPr="00DA0709">
              <w:rPr>
                <w:noProof/>
              </w:rPr>
              <w:drawing>
                <wp:inline distT="0" distB="0" distL="0" distR="0" wp14:anchorId="3916CEDC" wp14:editId="6234CCF0">
                  <wp:extent cx="5607223" cy="1447800"/>
                  <wp:effectExtent l="38100" t="38100" r="31750" b="38100"/>
                  <wp:docPr id="118912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2340" name=""/>
                          <pic:cNvPicPr/>
                        </pic:nvPicPr>
                        <pic:blipFill>
                          <a:blip r:embed="rId249"/>
                          <a:stretch>
                            <a:fillRect/>
                          </a:stretch>
                        </pic:blipFill>
                        <pic:spPr>
                          <a:xfrm>
                            <a:off x="0" y="0"/>
                            <a:ext cx="5609792" cy="1448463"/>
                          </a:xfrm>
                          <a:prstGeom prst="rect">
                            <a:avLst/>
                          </a:prstGeom>
                          <a:ln w="28575">
                            <a:solidFill>
                              <a:schemeClr val="tx1"/>
                            </a:solidFill>
                          </a:ln>
                        </pic:spPr>
                      </pic:pic>
                    </a:graphicData>
                  </a:graphic>
                </wp:inline>
              </w:drawing>
            </w:r>
          </w:p>
          <w:p w14:paraId="1C70FA6B" w14:textId="77777777" w:rsidR="00BB7F41" w:rsidRDefault="00BB7F41" w:rsidP="00650E95"/>
          <w:p w14:paraId="0558517E" w14:textId="77777777" w:rsidR="00BB7F41" w:rsidRPr="00BB7F41" w:rsidRDefault="00BB7F41" w:rsidP="00BB7F41">
            <w:pPr>
              <w:rPr>
                <w:b/>
                <w:bCs/>
              </w:rPr>
            </w:pPr>
            <w:r w:rsidRPr="00BB7F41">
              <w:rPr>
                <w:b/>
                <w:bCs/>
              </w:rPr>
              <w:t>De ahí sale el "2.048" que calculamos antes</w:t>
            </w:r>
          </w:p>
          <w:p w14:paraId="001CAB71" w14:textId="5652FF0C" w:rsidR="00BB7F41" w:rsidRDefault="00BB7F41" w:rsidP="00650E95">
            <w:r w:rsidRPr="00BB7F41">
              <w:rPr>
                <w:noProof/>
              </w:rPr>
              <w:drawing>
                <wp:inline distT="0" distB="0" distL="0" distR="0" wp14:anchorId="490F6359" wp14:editId="1F5DC590">
                  <wp:extent cx="5104337" cy="336550"/>
                  <wp:effectExtent l="19050" t="19050" r="20320" b="25400"/>
                  <wp:docPr id="1400452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52585" name=""/>
                          <pic:cNvPicPr/>
                        </pic:nvPicPr>
                        <pic:blipFill>
                          <a:blip r:embed="rId250"/>
                          <a:stretch>
                            <a:fillRect/>
                          </a:stretch>
                        </pic:blipFill>
                        <pic:spPr>
                          <a:xfrm>
                            <a:off x="0" y="0"/>
                            <a:ext cx="5149263" cy="339512"/>
                          </a:xfrm>
                          <a:prstGeom prst="rect">
                            <a:avLst/>
                          </a:prstGeom>
                          <a:ln w="19050">
                            <a:solidFill>
                              <a:schemeClr val="tx1"/>
                            </a:solidFill>
                          </a:ln>
                        </pic:spPr>
                      </pic:pic>
                    </a:graphicData>
                  </a:graphic>
                </wp:inline>
              </w:drawing>
            </w:r>
          </w:p>
          <w:p w14:paraId="637E8BF3" w14:textId="6EFC4EF3" w:rsidR="00BB7F41" w:rsidRDefault="00BB7F41" w:rsidP="00650E95">
            <w:r>
              <w:t xml:space="preserve">Cada palabra se copia 8 veces (no se divide en 8), y cada copia da un resultado de 64 </w:t>
            </w:r>
            <w:proofErr w:type="spellStart"/>
            <w:r>
              <w:t>numeros</w:t>
            </w:r>
            <w:proofErr w:type="spellEnd"/>
            <w:r>
              <w:t xml:space="preserve"> – nunca hay una “división” del vector original en ningún punto de este proceso.</w:t>
            </w:r>
          </w:p>
          <w:p w14:paraId="6A08A843" w14:textId="77777777" w:rsidR="00BB7F41" w:rsidRDefault="00BB7F41" w:rsidP="00650E95"/>
          <w:p w14:paraId="150D13D9" w14:textId="77777777" w:rsidR="00BB7F41" w:rsidRPr="00BB7F41" w:rsidRDefault="00BB7F41" w:rsidP="00BB7F41">
            <w:pPr>
              <w:rPr>
                <w:b/>
                <w:bCs/>
              </w:rPr>
            </w:pPr>
            <w:r w:rsidRPr="00BB7F41">
              <w:rPr>
                <w:b/>
                <w:bCs/>
              </w:rPr>
              <w:t>Resumen, con la misma analogía que ya usamos</w:t>
            </w:r>
          </w:p>
          <w:p w14:paraId="3D3B31CE" w14:textId="77777777" w:rsidR="00435AE8" w:rsidRPr="00435AE8" w:rsidRDefault="00435AE8" w:rsidP="00435AE8">
            <w:r w:rsidRPr="00435AE8">
              <w:t xml:space="preserve">Es exactamente la analogía de las 8 fotocopias, aplicada 4 veces (una por palabra): </w:t>
            </w:r>
            <w:proofErr w:type="spellStart"/>
            <w:r w:rsidRPr="00435AE8">
              <w:t>sacás</w:t>
            </w:r>
            <w:proofErr w:type="spellEnd"/>
            <w:r w:rsidRPr="00435AE8">
              <w:t xml:space="preserve"> 8 fotocopias del vector de "The" (512 páginas cada fotocopia, completas), 8 fotocopias del vector de "</w:t>
            </w:r>
            <w:proofErr w:type="spellStart"/>
            <w:r w:rsidRPr="00435AE8">
              <w:t>dog</w:t>
            </w:r>
            <w:proofErr w:type="spellEnd"/>
            <w:r w:rsidRPr="00435AE8">
              <w:t>", 8 de "</w:t>
            </w:r>
            <w:proofErr w:type="spellStart"/>
            <w:r w:rsidRPr="00435AE8">
              <w:t>eats</w:t>
            </w:r>
            <w:proofErr w:type="spellEnd"/>
            <w:r w:rsidRPr="00435AE8">
              <w:t>", 8 de "bread" — 32 fotocopias en total, cada una resumida por su propia matriz a 64 páginas. Nunca se corta el documento original en pedazos — siempre se copia entero y se resume después, con la matriz.</w:t>
            </w:r>
          </w:p>
          <w:p w14:paraId="56890171" w14:textId="77777777" w:rsidR="00BB7F41" w:rsidRDefault="00BB7F41" w:rsidP="00650E95"/>
          <w:p w14:paraId="4BDEB84C" w14:textId="76ED8A39" w:rsidR="00107D05" w:rsidRDefault="00107D05" w:rsidP="00650E95">
            <w:r w:rsidRPr="00107D05">
              <w:rPr>
                <w:noProof/>
              </w:rPr>
              <w:drawing>
                <wp:inline distT="0" distB="0" distL="0" distR="0" wp14:anchorId="11DC9430" wp14:editId="366D7822">
                  <wp:extent cx="4950884" cy="664663"/>
                  <wp:effectExtent l="19050" t="19050" r="21590" b="21590"/>
                  <wp:docPr id="921453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53597" name=""/>
                          <pic:cNvPicPr/>
                        </pic:nvPicPr>
                        <pic:blipFill>
                          <a:blip r:embed="rId251"/>
                          <a:stretch>
                            <a:fillRect/>
                          </a:stretch>
                        </pic:blipFill>
                        <pic:spPr>
                          <a:xfrm>
                            <a:off x="0" y="0"/>
                            <a:ext cx="4973871" cy="667749"/>
                          </a:xfrm>
                          <a:prstGeom prst="rect">
                            <a:avLst/>
                          </a:prstGeom>
                          <a:ln w="12700">
                            <a:solidFill>
                              <a:schemeClr val="tx1"/>
                            </a:solidFill>
                          </a:ln>
                        </pic:spPr>
                      </pic:pic>
                    </a:graphicData>
                  </a:graphic>
                </wp:inline>
              </w:drawing>
            </w:r>
          </w:p>
          <w:p w14:paraId="31243F0F" w14:textId="0AD792AA" w:rsidR="00107D05" w:rsidRDefault="00D42805" w:rsidP="00650E95">
            <w:pPr>
              <w:rPr>
                <w:rFonts w:eastAsiaTheme="minorEastAsia"/>
              </w:rPr>
            </w:pPr>
            <w:r w:rsidRPr="00D42805">
              <w:t>Sí, exacto — confirmado.</w:t>
            </w:r>
            <w:r>
              <w:t xml:space="preserve"> La matriz </w:t>
            </w:r>
            <m:oMath>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K</m:t>
                  </m:r>
                </m:sup>
              </m:sSubSup>
            </m:oMath>
            <w:r>
              <w:rPr>
                <w:rFonts w:eastAsiaTheme="minorEastAsia"/>
              </w:rPr>
              <w:t xml:space="preserve">(la de la Cabeza 1) es </w:t>
            </w:r>
            <w:r>
              <w:rPr>
                <w:rFonts w:eastAsiaTheme="minorEastAsia"/>
                <w:b/>
                <w:bCs/>
              </w:rPr>
              <w:t xml:space="preserve">la misma </w:t>
            </w:r>
            <w:r>
              <w:rPr>
                <w:rFonts w:eastAsiaTheme="minorEastAsia"/>
              </w:rPr>
              <w:t>para “The” y para “</w:t>
            </w:r>
            <w:proofErr w:type="spellStart"/>
            <w:r>
              <w:rPr>
                <w:rFonts w:eastAsiaTheme="minorEastAsia"/>
              </w:rPr>
              <w:t>dog</w:t>
            </w:r>
            <w:proofErr w:type="spellEnd"/>
            <w:r>
              <w:rPr>
                <w:rFonts w:eastAsiaTheme="minorEastAsia"/>
              </w:rPr>
              <w:t>” – y para “</w:t>
            </w:r>
            <w:proofErr w:type="spellStart"/>
            <w:r>
              <w:rPr>
                <w:rFonts w:eastAsiaTheme="minorEastAsia"/>
              </w:rPr>
              <w:t>eats</w:t>
            </w:r>
            <w:proofErr w:type="spellEnd"/>
            <w:r>
              <w:rPr>
                <w:rFonts w:eastAsiaTheme="minorEastAsia"/>
              </w:rPr>
              <w:t>” y “bread” también.</w:t>
            </w:r>
          </w:p>
          <w:p w14:paraId="3BF85B99" w14:textId="77777777" w:rsidR="00D42805" w:rsidRDefault="00D42805" w:rsidP="00650E95"/>
          <w:p w14:paraId="579EDF13" w14:textId="77777777" w:rsidR="00D42805" w:rsidRPr="00D42805" w:rsidRDefault="00D42805" w:rsidP="00D42805">
            <w:pPr>
              <w:rPr>
                <w:b/>
                <w:bCs/>
              </w:rPr>
            </w:pPr>
            <w:r w:rsidRPr="00D42805">
              <w:rPr>
                <w:b/>
                <w:bCs/>
              </w:rPr>
              <w:lastRenderedPageBreak/>
              <w:t>Confirmando con la fórmula</w:t>
            </w:r>
          </w:p>
          <w:p w14:paraId="1ABB3718" w14:textId="2373912D" w:rsidR="00D42805" w:rsidRDefault="001C28CE" w:rsidP="00650E95">
            <w:r w:rsidRPr="001C28CE">
              <w:rPr>
                <w:noProof/>
              </w:rPr>
              <w:drawing>
                <wp:inline distT="0" distB="0" distL="0" distR="0" wp14:anchorId="239541E4" wp14:editId="47688D9D">
                  <wp:extent cx="5342083" cy="670618"/>
                  <wp:effectExtent l="19050" t="19050" r="11430" b="15240"/>
                  <wp:docPr id="446702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02981" name=""/>
                          <pic:cNvPicPr/>
                        </pic:nvPicPr>
                        <pic:blipFill>
                          <a:blip r:embed="rId252"/>
                          <a:stretch>
                            <a:fillRect/>
                          </a:stretch>
                        </pic:blipFill>
                        <pic:spPr>
                          <a:xfrm>
                            <a:off x="0" y="0"/>
                            <a:ext cx="5342083" cy="670618"/>
                          </a:xfrm>
                          <a:prstGeom prst="rect">
                            <a:avLst/>
                          </a:prstGeom>
                          <a:ln w="12700">
                            <a:solidFill>
                              <a:schemeClr val="tx1"/>
                            </a:solidFill>
                          </a:ln>
                        </pic:spPr>
                      </pic:pic>
                    </a:graphicData>
                  </a:graphic>
                </wp:inline>
              </w:drawing>
            </w:r>
          </w:p>
          <w:p w14:paraId="4FDB0ECF" w14:textId="7C64F8B5" w:rsidR="001C28CE" w:rsidRDefault="001C28CE" w:rsidP="00650E95">
            <w:pPr>
              <w:rPr>
                <w:rFonts w:eastAsiaTheme="minorEastAsia"/>
              </w:rPr>
            </w:pPr>
            <w:r>
              <w:rPr>
                <w:b/>
                <w:bCs/>
              </w:rPr>
              <w:t xml:space="preserve">Lo que cambia </w:t>
            </w:r>
            <w:r>
              <w:t>entre “The” y “</w:t>
            </w:r>
            <w:proofErr w:type="spellStart"/>
            <w:r>
              <w:t>dog</w:t>
            </w:r>
            <w:proofErr w:type="spellEnd"/>
            <w:r>
              <w:t xml:space="preserve">” es el </w:t>
            </w:r>
            <w:r w:rsidRPr="001C28CE">
              <w:rPr>
                <w:b/>
                <w:bCs/>
              </w:rPr>
              <w:t>vector de entrada</w:t>
            </w:r>
            <w:r>
              <w:rPr>
                <w:b/>
                <w:bCs/>
              </w:rPr>
              <w:t xml:space="preserve"> (</w:t>
            </w:r>
            <w:r>
              <w:t xml:space="preserve">cada palabra tiene el suyo): </w:t>
            </w:r>
            <w:r>
              <w:rPr>
                <w:b/>
                <w:bCs/>
              </w:rPr>
              <w:t xml:space="preserve">Lo que NO cambia </w:t>
            </w:r>
            <w:r>
              <w:t xml:space="preserve">es la matriz </w:t>
            </w:r>
            <m:oMath>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K</m:t>
                  </m:r>
                </m:sup>
              </m:sSubSup>
            </m:oMath>
            <w:r w:rsidR="00065AA3">
              <w:rPr>
                <w:rFonts w:eastAsiaTheme="minorEastAsia"/>
              </w:rPr>
              <w:t xml:space="preserve"> – es una sola matriz, fija, que se aplica a las 5 palabras por igual dentro de la Cabeza 1.</w:t>
            </w:r>
          </w:p>
          <w:p w14:paraId="29565F6E" w14:textId="77777777" w:rsidR="00065AA3" w:rsidRDefault="00065AA3" w:rsidP="00650E95"/>
          <w:p w14:paraId="5F0B3463" w14:textId="77777777" w:rsidR="00065AA3" w:rsidRPr="00065AA3" w:rsidRDefault="00065AA3" w:rsidP="00065AA3">
            <w:pPr>
              <w:rPr>
                <w:b/>
                <w:bCs/>
              </w:rPr>
            </w:pPr>
            <w:r w:rsidRPr="00065AA3">
              <w:rPr>
                <w:b/>
                <w:bCs/>
              </w:rPr>
              <w:t>Es el mismo patrón que ya confirmaste en varios lugares del documento</w:t>
            </w:r>
          </w:p>
          <w:p w14:paraId="648E19E2" w14:textId="5CB9A0A1" w:rsidR="00065AA3" w:rsidRDefault="006A5D48" w:rsidP="00650E95">
            <w:r w:rsidRPr="006A5D48">
              <w:rPr>
                <w:noProof/>
              </w:rPr>
              <w:drawing>
                <wp:inline distT="0" distB="0" distL="0" distR="0" wp14:anchorId="585420B2" wp14:editId="6BB4771A">
                  <wp:extent cx="5090601" cy="807790"/>
                  <wp:effectExtent l="19050" t="19050" r="15240" b="11430"/>
                  <wp:docPr id="716887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87033" name=""/>
                          <pic:cNvPicPr/>
                        </pic:nvPicPr>
                        <pic:blipFill>
                          <a:blip r:embed="rId253"/>
                          <a:stretch>
                            <a:fillRect/>
                          </a:stretch>
                        </pic:blipFill>
                        <pic:spPr>
                          <a:xfrm>
                            <a:off x="0" y="0"/>
                            <a:ext cx="5090601" cy="807790"/>
                          </a:xfrm>
                          <a:prstGeom prst="rect">
                            <a:avLst/>
                          </a:prstGeom>
                          <a:ln w="19050">
                            <a:solidFill>
                              <a:schemeClr val="tx1"/>
                            </a:solidFill>
                          </a:ln>
                        </pic:spPr>
                      </pic:pic>
                    </a:graphicData>
                  </a:graphic>
                </wp:inline>
              </w:drawing>
            </w:r>
          </w:p>
          <w:p w14:paraId="0391E2FF" w14:textId="77777777" w:rsidR="006A5D48" w:rsidRDefault="006A5D48" w:rsidP="00650E95"/>
          <w:p w14:paraId="28F8D1FF" w14:textId="4B2F890C" w:rsidR="006A5D48" w:rsidRPr="006A5D48" w:rsidRDefault="006A5D48" w:rsidP="00650E95">
            <w:pPr>
              <w:rPr>
                <w:b/>
                <w:bCs/>
              </w:rPr>
            </w:pPr>
            <w:r w:rsidRPr="006A5D48">
              <w:rPr>
                <w:b/>
                <w:bCs/>
              </w:rPr>
              <w:t>Resumen</w:t>
            </w:r>
          </w:p>
          <w:p w14:paraId="44812DF4" w14:textId="0226B05D" w:rsidR="00AD7194" w:rsidRDefault="00EC509F" w:rsidP="00650E95">
            <w:r w:rsidRPr="00EC509F">
              <w:rPr>
                <w:noProof/>
              </w:rPr>
              <w:drawing>
                <wp:inline distT="0" distB="0" distL="0" distR="0" wp14:anchorId="21489B48" wp14:editId="7EC66455">
                  <wp:extent cx="5082980" cy="815411"/>
                  <wp:effectExtent l="19050" t="19050" r="22860" b="22860"/>
                  <wp:docPr id="732475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75780" name=""/>
                          <pic:cNvPicPr/>
                        </pic:nvPicPr>
                        <pic:blipFill>
                          <a:blip r:embed="rId254"/>
                          <a:stretch>
                            <a:fillRect/>
                          </a:stretch>
                        </pic:blipFill>
                        <pic:spPr>
                          <a:xfrm>
                            <a:off x="0" y="0"/>
                            <a:ext cx="5082980" cy="815411"/>
                          </a:xfrm>
                          <a:prstGeom prst="rect">
                            <a:avLst/>
                          </a:prstGeom>
                          <a:ln w="12700">
                            <a:solidFill>
                              <a:schemeClr val="tx1"/>
                            </a:solidFill>
                          </a:ln>
                        </pic:spPr>
                      </pic:pic>
                    </a:graphicData>
                  </a:graphic>
                </wp:inline>
              </w:drawing>
            </w:r>
          </w:p>
          <w:p w14:paraId="59957170" w14:textId="4463D222" w:rsidR="008C7551" w:rsidRDefault="00AD7194" w:rsidP="00650E95">
            <w:r>
              <w:t xml:space="preserve"> </w:t>
            </w:r>
          </w:p>
        </w:tc>
      </w:tr>
    </w:tbl>
    <w:p w14:paraId="24AF9F1C" w14:textId="77777777" w:rsidR="00966D3D" w:rsidRDefault="00966D3D" w:rsidP="00650E95"/>
    <w:p w14:paraId="6DAC18DE" w14:textId="0020DFC5" w:rsidR="00CB4935" w:rsidRDefault="00CB4935"/>
    <w:p w14:paraId="7CFCC74A" w14:textId="77777777" w:rsidR="00CB4935" w:rsidRDefault="00CB4935"/>
    <w:p w14:paraId="3CFFC55F" w14:textId="77777777" w:rsidR="00CB4935" w:rsidRDefault="00CB4935"/>
    <w:p w14:paraId="2BC5ECE6" w14:textId="77777777" w:rsidR="00CB4935" w:rsidRDefault="00CB4935"/>
    <w:p w14:paraId="0E6881BE" w14:textId="5A461C74" w:rsidR="00CB4935" w:rsidRDefault="00CB4935">
      <w:r>
        <w:br w:type="page"/>
      </w:r>
    </w:p>
    <w:p w14:paraId="4EBE8474" w14:textId="66A9F7CE" w:rsidR="00CB4935" w:rsidRDefault="00CB4935" w:rsidP="00CB4935">
      <w:pPr>
        <w:pStyle w:val="Ttulo6"/>
        <w:rPr>
          <w:b/>
          <w:bCs/>
          <w:i w:val="0"/>
          <w:iCs w:val="0"/>
          <w:sz w:val="24"/>
        </w:rPr>
      </w:pPr>
      <w:r w:rsidRPr="00F03F02">
        <w:rPr>
          <w:b/>
          <w:bCs/>
          <w:i w:val="0"/>
          <w:iCs w:val="0"/>
          <w:sz w:val="24"/>
          <w:highlight w:val="yellow"/>
        </w:rPr>
        <w:lastRenderedPageBreak/>
        <w:t xml:space="preserve">1.12.10.4.4.1: </w:t>
      </w:r>
      <w:r w:rsidR="00F03F02" w:rsidRPr="00F03F02">
        <w:rPr>
          <w:b/>
          <w:bCs/>
          <w:i w:val="0"/>
          <w:iCs w:val="0"/>
          <w:sz w:val="24"/>
          <w:highlight w:val="yellow"/>
        </w:rPr>
        <w:t>Sobre las 8 cabezas también para Cross-</w:t>
      </w:r>
      <w:proofErr w:type="spellStart"/>
      <w:r w:rsidR="00F03F02" w:rsidRPr="00F03F02">
        <w:rPr>
          <w:b/>
          <w:bCs/>
          <w:i w:val="0"/>
          <w:iCs w:val="0"/>
          <w:sz w:val="24"/>
          <w:highlight w:val="yellow"/>
        </w:rPr>
        <w:t>Attention</w:t>
      </w:r>
      <w:proofErr w:type="spellEnd"/>
    </w:p>
    <w:p w14:paraId="57F29C56" w14:textId="4E169956" w:rsidR="00F03F02" w:rsidRDefault="00E81254" w:rsidP="00F03F02">
      <w:r w:rsidRPr="00E81254">
        <w:rPr>
          <w:noProof/>
        </w:rPr>
        <w:drawing>
          <wp:inline distT="0" distB="0" distL="0" distR="0" wp14:anchorId="540562A4" wp14:editId="6DA604B8">
            <wp:extent cx="5570703" cy="624894"/>
            <wp:effectExtent l="0" t="0" r="0" b="3810"/>
            <wp:docPr id="790863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63762" name=""/>
                    <pic:cNvPicPr/>
                  </pic:nvPicPr>
                  <pic:blipFill>
                    <a:blip r:embed="rId255"/>
                    <a:stretch>
                      <a:fillRect/>
                    </a:stretch>
                  </pic:blipFill>
                  <pic:spPr>
                    <a:xfrm>
                      <a:off x="0" y="0"/>
                      <a:ext cx="5570703" cy="624894"/>
                    </a:xfrm>
                    <a:prstGeom prst="rect">
                      <a:avLst/>
                    </a:prstGeom>
                  </pic:spPr>
                </pic:pic>
              </a:graphicData>
            </a:graphic>
          </wp:inline>
        </w:drawing>
      </w:r>
    </w:p>
    <w:p w14:paraId="1E987AF9" w14:textId="2E18DCDC" w:rsidR="00E81254" w:rsidRDefault="00E81254" w:rsidP="00F03F02">
      <w:r>
        <w:t xml:space="preserve">Si: en </w:t>
      </w:r>
      <w:r>
        <w:rPr>
          <w:b/>
          <w:bCs/>
        </w:rPr>
        <w:t xml:space="preserve">cada capa, </w:t>
      </w:r>
      <w:r>
        <w:t xml:space="preserve">el vector de entrada se copia 8 veces (una por cabeza), y se hace el </w:t>
      </w:r>
      <w:proofErr w:type="spellStart"/>
      <w:r>
        <w:t>calculo</w:t>
      </w:r>
      <w:proofErr w:type="spellEnd"/>
      <w:r>
        <w:t xml:space="preserve"> completo (Q, K, V, atención) </w:t>
      </w:r>
      <w:r>
        <w:rPr>
          <w:b/>
          <w:bCs/>
        </w:rPr>
        <w:t xml:space="preserve">8 veces – </w:t>
      </w:r>
      <w:r>
        <w:t xml:space="preserve">una vez por cabeza. Y esto se repite en </w:t>
      </w:r>
      <w:r>
        <w:rPr>
          <w:b/>
          <w:bCs/>
        </w:rPr>
        <w:t xml:space="preserve">cada una </w:t>
      </w:r>
      <w:r>
        <w:t>de las 6 capas.</w:t>
      </w:r>
    </w:p>
    <w:p w14:paraId="2EAB5926" w14:textId="77777777" w:rsidR="00E81254" w:rsidRPr="00E81254" w:rsidRDefault="00E81254" w:rsidP="00E81254">
      <w:pPr>
        <w:rPr>
          <w:b/>
          <w:bCs/>
        </w:rPr>
      </w:pPr>
      <w:r w:rsidRPr="00E81254">
        <w:rPr>
          <w:b/>
          <w:bCs/>
        </w:rPr>
        <w:t>El total, contando todo</w:t>
      </w:r>
    </w:p>
    <w:p w14:paraId="747E5946" w14:textId="2AFA64BB" w:rsidR="00E81254" w:rsidRDefault="00F44B01" w:rsidP="00F03F02">
      <w:r w:rsidRPr="00F44B01">
        <w:rPr>
          <w:noProof/>
        </w:rPr>
        <w:drawing>
          <wp:inline distT="0" distB="0" distL="0" distR="0" wp14:anchorId="62F71D24" wp14:editId="4CD5E9A6">
            <wp:extent cx="5467350" cy="1524193"/>
            <wp:effectExtent l="19050" t="19050" r="19050" b="19050"/>
            <wp:docPr id="1620895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5682" name=""/>
                    <pic:cNvPicPr/>
                  </pic:nvPicPr>
                  <pic:blipFill>
                    <a:blip r:embed="rId256"/>
                    <a:stretch>
                      <a:fillRect/>
                    </a:stretch>
                  </pic:blipFill>
                  <pic:spPr>
                    <a:xfrm>
                      <a:off x="0" y="0"/>
                      <a:ext cx="5481413" cy="1528113"/>
                    </a:xfrm>
                    <a:prstGeom prst="rect">
                      <a:avLst/>
                    </a:prstGeom>
                    <a:ln w="19050">
                      <a:solidFill>
                        <a:schemeClr val="tx1"/>
                      </a:solidFill>
                    </a:ln>
                  </pic:spPr>
                </pic:pic>
              </a:graphicData>
            </a:graphic>
          </wp:inline>
        </w:drawing>
      </w:r>
    </w:p>
    <w:p w14:paraId="59A99A99" w14:textId="77777777" w:rsidR="00F44B01" w:rsidRPr="00F44B01" w:rsidRDefault="00F44B01" w:rsidP="00F44B01">
      <w:pPr>
        <w:rPr>
          <w:b/>
          <w:bCs/>
        </w:rPr>
      </w:pPr>
      <w:r w:rsidRPr="00F44B01">
        <w:rPr>
          <w:b/>
          <w:bCs/>
        </w:rPr>
        <w:t xml:space="preserve">Y esto se multiplica también por las 3 </w:t>
      </w:r>
      <w:proofErr w:type="spellStart"/>
      <w:r w:rsidRPr="00F44B01">
        <w:rPr>
          <w:b/>
          <w:bCs/>
        </w:rPr>
        <w:t>sub-capas</w:t>
      </w:r>
      <w:proofErr w:type="spellEnd"/>
      <w:r w:rsidRPr="00F44B01">
        <w:rPr>
          <w:b/>
          <w:bCs/>
        </w:rPr>
        <w:t xml:space="preserve"> del </w:t>
      </w:r>
      <w:proofErr w:type="spellStart"/>
      <w:r w:rsidRPr="00F44B01">
        <w:rPr>
          <w:b/>
          <w:bCs/>
        </w:rPr>
        <w:t>Decoder</w:t>
      </w:r>
      <w:proofErr w:type="spellEnd"/>
    </w:p>
    <w:p w14:paraId="1FD2FAF1" w14:textId="4F8F6FDD" w:rsidR="00F44B01" w:rsidRDefault="00F44B01" w:rsidP="00F03F02">
      <w:r>
        <w:t xml:space="preserve">Como cada capa del </w:t>
      </w:r>
      <w:proofErr w:type="spellStart"/>
      <w:r>
        <w:t>Decoder</w:t>
      </w:r>
      <w:proofErr w:type="spellEnd"/>
      <w:r>
        <w:t xml:space="preserve"> tiene 3 </w:t>
      </w:r>
      <w:proofErr w:type="spellStart"/>
      <w:r>
        <w:t>sub-capas</w:t>
      </w:r>
      <w:proofErr w:type="spellEnd"/>
      <w:r>
        <w:t xml:space="preserve"> de atención (</w:t>
      </w:r>
      <w:r w:rsidR="000455B2">
        <w:t>Self-</w:t>
      </w:r>
      <w:proofErr w:type="spellStart"/>
      <w:r w:rsidR="000455B2">
        <w:t>Attention</w:t>
      </w:r>
      <w:proofErr w:type="spellEnd"/>
      <w:r w:rsidR="000455B2">
        <w:t xml:space="preserve"> </w:t>
      </w:r>
      <w:proofErr w:type="spellStart"/>
      <w:r w:rsidR="000455B2">
        <w:t>masking</w:t>
      </w:r>
      <w:proofErr w:type="spellEnd"/>
      <w:r w:rsidR="000455B2">
        <w:t xml:space="preserve"> + Cross-</w:t>
      </w:r>
      <w:proofErr w:type="spellStart"/>
      <w:r w:rsidR="000455B2">
        <w:t>Attention</w:t>
      </w:r>
      <w:proofErr w:type="spellEnd"/>
      <w:r w:rsidR="000455B2">
        <w:t xml:space="preserve"> – </w:t>
      </w:r>
      <w:proofErr w:type="spellStart"/>
      <w:r w:rsidR="000455B2">
        <w:t>Feed</w:t>
      </w:r>
      <w:proofErr w:type="spellEnd"/>
      <w:r w:rsidR="000455B2">
        <w:t>-Forward no usa este esquema de cabezas):</w:t>
      </w:r>
    </w:p>
    <w:p w14:paraId="7BE95380" w14:textId="03F3D91B" w:rsidR="000455B2" w:rsidRDefault="00105C87" w:rsidP="00F03F02">
      <w:r w:rsidRPr="00105C87">
        <w:rPr>
          <w:noProof/>
        </w:rPr>
        <w:drawing>
          <wp:inline distT="0" distB="0" distL="0" distR="0" wp14:anchorId="3CDC981B" wp14:editId="097B048A">
            <wp:extent cx="6296025" cy="534770"/>
            <wp:effectExtent l="0" t="0" r="0" b="0"/>
            <wp:docPr id="1187873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3783" name=""/>
                    <pic:cNvPicPr/>
                  </pic:nvPicPr>
                  <pic:blipFill>
                    <a:blip r:embed="rId257"/>
                    <a:stretch>
                      <a:fillRect/>
                    </a:stretch>
                  </pic:blipFill>
                  <pic:spPr>
                    <a:xfrm>
                      <a:off x="0" y="0"/>
                      <a:ext cx="6306423" cy="535653"/>
                    </a:xfrm>
                    <a:prstGeom prst="rect">
                      <a:avLst/>
                    </a:prstGeom>
                  </pic:spPr>
                </pic:pic>
              </a:graphicData>
            </a:graphic>
          </wp:inline>
        </w:drawing>
      </w:r>
    </w:p>
    <w:p w14:paraId="61783982" w14:textId="77777777" w:rsidR="00105C87" w:rsidRPr="00105C87" w:rsidRDefault="00105C87" w:rsidP="00105C87">
      <w:pPr>
        <w:rPr>
          <w:b/>
          <w:bCs/>
        </w:rPr>
      </w:pPr>
      <w:r w:rsidRPr="00105C87">
        <w:rPr>
          <w:b/>
          <w:bCs/>
        </w:rPr>
        <w:t>Y esto se repite en cada una de las 5 rondas</w:t>
      </w:r>
    </w:p>
    <w:p w14:paraId="2BC4215E" w14:textId="0F26A201" w:rsidR="00105C87" w:rsidRDefault="00105C87" w:rsidP="00F03F02">
      <w:r w:rsidRPr="00105C87">
        <w:rPr>
          <w:noProof/>
        </w:rPr>
        <w:drawing>
          <wp:inline distT="0" distB="0" distL="0" distR="0" wp14:anchorId="5821BE54" wp14:editId="5E096ABE">
            <wp:extent cx="6248400" cy="655477"/>
            <wp:effectExtent l="0" t="0" r="0" b="0"/>
            <wp:docPr id="1913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82" name=""/>
                    <pic:cNvPicPr/>
                  </pic:nvPicPr>
                  <pic:blipFill>
                    <a:blip r:embed="rId258"/>
                    <a:stretch>
                      <a:fillRect/>
                    </a:stretch>
                  </pic:blipFill>
                  <pic:spPr>
                    <a:xfrm>
                      <a:off x="0" y="0"/>
                      <a:ext cx="6253873" cy="656051"/>
                    </a:xfrm>
                    <a:prstGeom prst="rect">
                      <a:avLst/>
                    </a:prstGeom>
                  </pic:spPr>
                </pic:pic>
              </a:graphicData>
            </a:graphic>
          </wp:inline>
        </w:drawing>
      </w:r>
    </w:p>
    <w:p w14:paraId="50092F2A" w14:textId="77777777" w:rsidR="00105C87" w:rsidRPr="00105C87" w:rsidRDefault="00105C87" w:rsidP="00105C87">
      <w:pPr>
        <w:rPr>
          <w:b/>
          <w:bCs/>
        </w:rPr>
      </w:pPr>
      <w:r w:rsidRPr="00105C87">
        <w:rPr>
          <w:b/>
          <w:bCs/>
        </w:rPr>
        <w:t>Resumen de tu pregunta, confirmado</w:t>
      </w:r>
    </w:p>
    <w:p w14:paraId="7E69C142" w14:textId="4A32FF95" w:rsidR="00105C87" w:rsidRPr="00A75DFD" w:rsidRDefault="00105C87" w:rsidP="00F03F02">
      <w:r>
        <w:t xml:space="preserve">Si – “8 veces el </w:t>
      </w:r>
      <w:proofErr w:type="spellStart"/>
      <w:r>
        <w:t>calculo</w:t>
      </w:r>
      <w:proofErr w:type="spellEnd"/>
      <w:r>
        <w:t xml:space="preserve">” pasa en </w:t>
      </w:r>
      <w:r>
        <w:rPr>
          <w:b/>
          <w:bCs/>
        </w:rPr>
        <w:t xml:space="preserve">cada capa </w:t>
      </w:r>
      <w:r>
        <w:t xml:space="preserve">(Capa 1: 8 veces, Capa 2: </w:t>
      </w:r>
      <w:r w:rsidR="00A75DFD">
        <w:t xml:space="preserve">8 veces, y así hasta la capa 6), con matrices </w:t>
      </w:r>
      <w:r w:rsidR="00A75DFD">
        <w:rPr>
          <w:b/>
          <w:bCs/>
        </w:rPr>
        <w:t xml:space="preserve">distintas </w:t>
      </w:r>
      <w:r w:rsidR="00A75DFD">
        <w:t xml:space="preserve">en cada capa – y eso se repite también en cada </w:t>
      </w:r>
      <w:proofErr w:type="spellStart"/>
      <w:r w:rsidR="00A75DFD">
        <w:t>sub-capa</w:t>
      </w:r>
      <w:proofErr w:type="spellEnd"/>
      <w:r w:rsidR="00A75DFD">
        <w:t xml:space="preserve"> (Self-</w:t>
      </w:r>
      <w:proofErr w:type="spellStart"/>
      <w:r w:rsidR="00A75DFD">
        <w:t>Attention</w:t>
      </w:r>
      <w:proofErr w:type="spellEnd"/>
      <w:r w:rsidR="00A75DFD">
        <w:t xml:space="preserve"> </w:t>
      </w:r>
      <w:proofErr w:type="spellStart"/>
      <w:r w:rsidR="00A75DFD">
        <w:t>masking</w:t>
      </w:r>
      <w:proofErr w:type="spellEnd"/>
      <w:r w:rsidR="00A75DFD">
        <w:t xml:space="preserve"> y Cross</w:t>
      </w:r>
      <w:r w:rsidR="00787CAE">
        <w:t xml:space="preserve"> </w:t>
      </w:r>
      <w:proofErr w:type="spellStart"/>
      <w:r w:rsidR="00787CAE">
        <w:t>attention</w:t>
      </w:r>
      <w:proofErr w:type="spellEnd"/>
      <w:r w:rsidR="00787CAE">
        <w:t xml:space="preserve">, cada una con sus propias 8 </w:t>
      </w:r>
      <w:proofErr w:type="spellStart"/>
      <w:r w:rsidR="00787CAE">
        <w:t>cabvezas</w:t>
      </w:r>
      <w:proofErr w:type="spellEnd"/>
      <w:r w:rsidR="00787CAE">
        <w:t>)</w:t>
      </w:r>
    </w:p>
    <w:p w14:paraId="10835A11" w14:textId="4E567BAF" w:rsidR="00CB4935" w:rsidRDefault="007D3869" w:rsidP="00CB4935">
      <w:r w:rsidRPr="007D3869">
        <w:rPr>
          <w:noProof/>
        </w:rPr>
        <w:drawing>
          <wp:inline distT="0" distB="0" distL="0" distR="0" wp14:anchorId="66D3CDF3" wp14:editId="69B4884A">
            <wp:extent cx="5761219" cy="975445"/>
            <wp:effectExtent l="19050" t="19050" r="11430" b="15240"/>
            <wp:docPr id="1238048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48294" name=""/>
                    <pic:cNvPicPr/>
                  </pic:nvPicPr>
                  <pic:blipFill>
                    <a:blip r:embed="rId259"/>
                    <a:stretch>
                      <a:fillRect/>
                    </a:stretch>
                  </pic:blipFill>
                  <pic:spPr>
                    <a:xfrm>
                      <a:off x="0" y="0"/>
                      <a:ext cx="5761219" cy="975445"/>
                    </a:xfrm>
                    <a:prstGeom prst="rect">
                      <a:avLst/>
                    </a:prstGeom>
                    <a:ln w="19050">
                      <a:solidFill>
                        <a:schemeClr val="tx1"/>
                      </a:solidFill>
                    </a:ln>
                  </pic:spPr>
                </pic:pic>
              </a:graphicData>
            </a:graphic>
          </wp:inline>
        </w:drawing>
      </w:r>
    </w:p>
    <w:p w14:paraId="771CBEF3" w14:textId="77777777" w:rsidR="007D3869" w:rsidRPr="007D3869" w:rsidRDefault="007D3869" w:rsidP="007D3869">
      <w:r w:rsidRPr="007D3869">
        <w:t>Sí, exacto — confirmado en las dos partes. Vamos a separarlo bien para que quede grabado.</w:t>
      </w:r>
    </w:p>
    <w:p w14:paraId="6F8E88D8" w14:textId="77777777" w:rsidR="007D3869" w:rsidRDefault="007D3869" w:rsidP="007D3869">
      <w:pPr>
        <w:rPr>
          <w:b/>
          <w:bCs/>
          <w:highlight w:val="yellow"/>
        </w:rPr>
      </w:pPr>
    </w:p>
    <w:p w14:paraId="7F065051" w14:textId="77777777" w:rsidR="007D3869" w:rsidRDefault="007D3869" w:rsidP="007D3869">
      <w:pPr>
        <w:rPr>
          <w:b/>
          <w:bCs/>
          <w:highlight w:val="yellow"/>
        </w:rPr>
      </w:pPr>
    </w:p>
    <w:p w14:paraId="40E57709" w14:textId="77777777" w:rsidR="007D3869" w:rsidRDefault="007D3869" w:rsidP="007D3869">
      <w:pPr>
        <w:rPr>
          <w:b/>
          <w:bCs/>
          <w:highlight w:val="yellow"/>
        </w:rPr>
      </w:pPr>
    </w:p>
    <w:p w14:paraId="2CDBE2D9" w14:textId="30442252" w:rsidR="007D3869" w:rsidRPr="007D3869" w:rsidRDefault="007D3869" w:rsidP="007D3869">
      <w:pPr>
        <w:rPr>
          <w:b/>
          <w:bCs/>
        </w:rPr>
      </w:pPr>
      <w:r w:rsidRPr="007D3869">
        <w:rPr>
          <w:b/>
          <w:bCs/>
          <w:highlight w:val="yellow"/>
        </w:rPr>
        <w:lastRenderedPageBreak/>
        <w:t>Parte 1: mismo juego de matrices dentro de una capa, para todas las palabras</w:t>
      </w:r>
    </w:p>
    <w:p w14:paraId="40901825" w14:textId="729CD1EB" w:rsidR="007D3869" w:rsidRDefault="004F53D0" w:rsidP="00CB4935">
      <w:pPr>
        <w:rPr>
          <w:rFonts w:eastAsiaTheme="minorEastAsia"/>
        </w:rPr>
      </w:pPr>
      <w:r>
        <w:t xml:space="preserve">Confirmado - </w:t>
      </w:r>
      <m:oMath>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K</m:t>
            </m:r>
          </m:sup>
        </m:sSubSup>
      </m:oMath>
      <w:r>
        <w:rPr>
          <w:rFonts w:eastAsiaTheme="minorEastAsia"/>
        </w:rPr>
        <w:t xml:space="preserve">(cabeza 1, Capa 1) es la </w:t>
      </w:r>
      <w:r>
        <w:rPr>
          <w:rFonts w:eastAsiaTheme="minorEastAsia"/>
          <w:b/>
          <w:bCs/>
        </w:rPr>
        <w:t xml:space="preserve">misma </w:t>
      </w:r>
      <w:r>
        <w:rPr>
          <w:rFonts w:eastAsiaTheme="minorEastAsia"/>
        </w:rPr>
        <w:t>matriz tanto para “The” como para “</w:t>
      </w:r>
      <w:proofErr w:type="spellStart"/>
      <w:r>
        <w:rPr>
          <w:rFonts w:eastAsiaTheme="minorEastAsia"/>
        </w:rPr>
        <w:t>dog</w:t>
      </w:r>
      <w:proofErr w:type="spellEnd"/>
      <w:r>
        <w:rPr>
          <w:rFonts w:eastAsiaTheme="minorEastAsia"/>
        </w:rPr>
        <w:t>” (y “</w:t>
      </w:r>
      <w:proofErr w:type="spellStart"/>
      <w:r>
        <w:rPr>
          <w:rFonts w:eastAsiaTheme="minorEastAsia"/>
        </w:rPr>
        <w:t>eats</w:t>
      </w:r>
      <w:proofErr w:type="spellEnd"/>
      <w:r>
        <w:rPr>
          <w:rFonts w:eastAsiaTheme="minorEastAsia"/>
        </w:rPr>
        <w:t>” y “bread”):</w:t>
      </w:r>
    </w:p>
    <w:p w14:paraId="56468CD6" w14:textId="4145E767" w:rsidR="004F53D0" w:rsidRDefault="00CB371B" w:rsidP="00CB4935">
      <w:r w:rsidRPr="00CB371B">
        <w:rPr>
          <w:noProof/>
        </w:rPr>
        <w:drawing>
          <wp:inline distT="0" distB="0" distL="0" distR="0" wp14:anchorId="31CB330F" wp14:editId="3592F59A">
            <wp:extent cx="6706181" cy="769687"/>
            <wp:effectExtent l="19050" t="19050" r="19050" b="11430"/>
            <wp:docPr id="1516645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45866" name=""/>
                    <pic:cNvPicPr/>
                  </pic:nvPicPr>
                  <pic:blipFill>
                    <a:blip r:embed="rId260"/>
                    <a:stretch>
                      <a:fillRect/>
                    </a:stretch>
                  </pic:blipFill>
                  <pic:spPr>
                    <a:xfrm>
                      <a:off x="0" y="0"/>
                      <a:ext cx="6706181" cy="769687"/>
                    </a:xfrm>
                    <a:prstGeom prst="rect">
                      <a:avLst/>
                    </a:prstGeom>
                    <a:ln w="19050">
                      <a:solidFill>
                        <a:schemeClr val="tx1"/>
                      </a:solidFill>
                    </a:ln>
                  </pic:spPr>
                </pic:pic>
              </a:graphicData>
            </a:graphic>
          </wp:inline>
        </w:drawing>
      </w:r>
    </w:p>
    <w:p w14:paraId="259B32DA" w14:textId="6B95C180" w:rsidR="00CB371B" w:rsidRPr="00CB371B" w:rsidRDefault="00CB371B" w:rsidP="00CB4935">
      <w:pPr>
        <w:rPr>
          <w:b/>
          <w:bCs/>
          <w:sz w:val="24"/>
          <w:szCs w:val="28"/>
        </w:rPr>
      </w:pPr>
      <w:r w:rsidRPr="00CB371B">
        <w:rPr>
          <w:b/>
          <w:bCs/>
          <w:sz w:val="24"/>
          <w:szCs w:val="28"/>
          <w:highlight w:val="yellow"/>
        </w:rPr>
        <w:t>Parte 2: distintas matrices entre cabezas (dentro de la misma capa)</w:t>
      </w:r>
    </w:p>
    <w:p w14:paraId="3EEFC17D" w14:textId="5B1CD22D" w:rsidR="00CB371B" w:rsidRDefault="00443EA1" w:rsidP="00CB4935">
      <w:r>
        <w:t xml:space="preserve">Confirmado también – dentro de la Capa 1, la cabeza 1 y la cabeza </w:t>
      </w:r>
      <w:r w:rsidR="00B41997">
        <w:t xml:space="preserve">2 tienen matrices </w:t>
      </w:r>
      <w:r w:rsidR="00B41997">
        <w:rPr>
          <w:b/>
          <w:bCs/>
        </w:rPr>
        <w:t xml:space="preserve">distintas </w:t>
      </w:r>
      <w:r w:rsidR="00B41997">
        <w:t xml:space="preserve">entre </w:t>
      </w:r>
      <w:proofErr w:type="spellStart"/>
      <w:r w:rsidR="00B41997">
        <w:t>si</w:t>
      </w:r>
      <w:proofErr w:type="spellEnd"/>
      <w:r w:rsidR="00B41997">
        <w:t>:</w:t>
      </w:r>
    </w:p>
    <w:p w14:paraId="5819C0DC" w14:textId="2CFA3B46" w:rsidR="00B41997" w:rsidRDefault="00FF5DCC" w:rsidP="00CB4935">
      <w:r w:rsidRPr="00FF5DCC">
        <w:rPr>
          <w:noProof/>
        </w:rPr>
        <w:drawing>
          <wp:inline distT="0" distB="0" distL="0" distR="0" wp14:anchorId="16C0B231" wp14:editId="23C5374E">
            <wp:extent cx="6607113" cy="777307"/>
            <wp:effectExtent l="19050" t="19050" r="22860" b="22860"/>
            <wp:docPr id="322374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74854" name=""/>
                    <pic:cNvPicPr/>
                  </pic:nvPicPr>
                  <pic:blipFill>
                    <a:blip r:embed="rId261"/>
                    <a:stretch>
                      <a:fillRect/>
                    </a:stretch>
                  </pic:blipFill>
                  <pic:spPr>
                    <a:xfrm>
                      <a:off x="0" y="0"/>
                      <a:ext cx="6607113" cy="777307"/>
                    </a:xfrm>
                    <a:prstGeom prst="rect">
                      <a:avLst/>
                    </a:prstGeom>
                    <a:ln w="19050">
                      <a:solidFill>
                        <a:schemeClr val="tx1"/>
                      </a:solidFill>
                    </a:ln>
                  </pic:spPr>
                </pic:pic>
              </a:graphicData>
            </a:graphic>
          </wp:inline>
        </w:drawing>
      </w:r>
    </w:p>
    <w:p w14:paraId="4A863F3A" w14:textId="411CE0C3" w:rsidR="00FF5DCC" w:rsidRPr="000C14E4" w:rsidRDefault="000C14E4" w:rsidP="00CB4935">
      <w:pPr>
        <w:rPr>
          <w:b/>
          <w:bCs/>
          <w:sz w:val="24"/>
          <w:szCs w:val="28"/>
        </w:rPr>
      </w:pPr>
      <w:r w:rsidRPr="000C14E4">
        <w:rPr>
          <w:b/>
          <w:bCs/>
          <w:sz w:val="24"/>
          <w:szCs w:val="28"/>
          <w:highlight w:val="yellow"/>
        </w:rPr>
        <w:t>Y esto aplica tanto a Self-</w:t>
      </w:r>
      <w:proofErr w:type="spellStart"/>
      <w:r w:rsidRPr="000C14E4">
        <w:rPr>
          <w:b/>
          <w:bCs/>
          <w:sz w:val="24"/>
          <w:szCs w:val="28"/>
          <w:highlight w:val="yellow"/>
        </w:rPr>
        <w:t>Attention</w:t>
      </w:r>
      <w:proofErr w:type="spellEnd"/>
      <w:r w:rsidRPr="000C14E4">
        <w:rPr>
          <w:b/>
          <w:bCs/>
          <w:sz w:val="24"/>
          <w:szCs w:val="28"/>
          <w:highlight w:val="yellow"/>
        </w:rPr>
        <w:t xml:space="preserve"> como a Cross-</w:t>
      </w:r>
      <w:proofErr w:type="spellStart"/>
      <w:r w:rsidRPr="000C14E4">
        <w:rPr>
          <w:b/>
          <w:bCs/>
          <w:sz w:val="24"/>
          <w:szCs w:val="28"/>
          <w:highlight w:val="yellow"/>
        </w:rPr>
        <w:t>Attention</w:t>
      </w:r>
      <w:proofErr w:type="spellEnd"/>
      <w:r w:rsidRPr="000C14E4">
        <w:rPr>
          <w:b/>
          <w:bCs/>
          <w:sz w:val="24"/>
          <w:szCs w:val="28"/>
          <w:highlight w:val="yellow"/>
        </w:rPr>
        <w:t xml:space="preserve"> – con un matiz importante:</w:t>
      </w:r>
    </w:p>
    <w:p w14:paraId="4A803F5D" w14:textId="161210A4" w:rsidR="000C14E4" w:rsidRDefault="000C14E4" w:rsidP="00CB4935">
      <w:pPr>
        <w:rPr>
          <w:rFonts w:eastAsiaTheme="minorEastAsia"/>
        </w:rPr>
      </w:pPr>
      <w:r>
        <w:t xml:space="preserve">Correcto, ambas </w:t>
      </w:r>
      <w:proofErr w:type="spellStart"/>
      <w:r>
        <w:t>sub-capas</w:t>
      </w:r>
      <w:proofErr w:type="spellEnd"/>
      <w:r>
        <w:t xml:space="preserve"> siguen el mismo </w:t>
      </w:r>
      <w:proofErr w:type="spellStart"/>
      <w:r>
        <w:t>patron</w:t>
      </w:r>
      <w:proofErr w:type="spellEnd"/>
      <w:r>
        <w:t xml:space="preserve"> (“compartida entre palabras, </w:t>
      </w:r>
      <w:r w:rsidR="00531790">
        <w:t xml:space="preserve">distinta entre cabezas”) – pero son </w:t>
      </w:r>
      <w:r w:rsidR="00531790">
        <w:rPr>
          <w:b/>
          <w:bCs/>
        </w:rPr>
        <w:t xml:space="preserve">juegos de matrices completamente separados </w:t>
      </w:r>
      <w:r w:rsidR="00531790">
        <w:t xml:space="preserve">entre </w:t>
      </w:r>
      <w:proofErr w:type="spellStart"/>
      <w:r w:rsidR="00531790">
        <w:t>si</w:t>
      </w:r>
      <w:proofErr w:type="spellEnd"/>
      <w:r w:rsidR="00531790">
        <w:t xml:space="preserve">: </w:t>
      </w:r>
      <w:proofErr w:type="spellStart"/>
      <w:r w:rsidR="00531790">
        <w:t>el</w:t>
      </w:r>
      <w:proofErr w:type="spellEnd"/>
      <w:r w:rsidR="00531790">
        <w:t xml:space="preserve"> </w:t>
      </w:r>
      <m:oMath>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K</m:t>
            </m:r>
          </m:sup>
        </m:sSubSup>
      </m:oMath>
      <w:r w:rsidR="00531790">
        <w:rPr>
          <w:rFonts w:eastAsiaTheme="minorEastAsia"/>
        </w:rPr>
        <w:t xml:space="preserve">de self-Attention (Capa 1) </w:t>
      </w:r>
      <w:r w:rsidR="00531790">
        <w:rPr>
          <w:rFonts w:eastAsiaTheme="minorEastAsia"/>
          <w:b/>
          <w:bCs/>
        </w:rPr>
        <w:t xml:space="preserve">no es el mismo </w:t>
      </w:r>
      <w:r w:rsidR="00531790">
        <w:rPr>
          <w:rFonts w:eastAsiaTheme="minorEastAsia"/>
        </w:rPr>
        <w:t xml:space="preserve">que el </w:t>
      </w:r>
      <m:oMath>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K</m:t>
            </m:r>
          </m:sup>
        </m:sSubSup>
      </m:oMath>
      <w:r w:rsidR="000013E3">
        <w:rPr>
          <w:rFonts w:eastAsiaTheme="minorEastAsia"/>
        </w:rPr>
        <w:t>de cross-attention (Capa 1), aunque ambos se llamen “Cabeza 1” – son matrices independientes, entrenadas por separado.</w:t>
      </w:r>
    </w:p>
    <w:p w14:paraId="7A90189A" w14:textId="77777777" w:rsidR="000013E3" w:rsidRPr="000013E3" w:rsidRDefault="000013E3" w:rsidP="000013E3">
      <w:pPr>
        <w:rPr>
          <w:b/>
          <w:bCs/>
          <w:sz w:val="24"/>
          <w:szCs w:val="28"/>
        </w:rPr>
      </w:pPr>
      <w:r w:rsidRPr="000013E3">
        <w:rPr>
          <w:b/>
          <w:bCs/>
          <w:sz w:val="24"/>
          <w:szCs w:val="28"/>
          <w:highlight w:val="yellow"/>
        </w:rPr>
        <w:t>Tabla resumen completa, con las 3 dimensiones que varían (o no)</w:t>
      </w:r>
    </w:p>
    <w:p w14:paraId="1A0B46CC" w14:textId="322308D9" w:rsidR="000013E3" w:rsidRDefault="009D0CCC" w:rsidP="00CB4935">
      <w:r w:rsidRPr="009D0CCC">
        <w:rPr>
          <w:noProof/>
        </w:rPr>
        <w:drawing>
          <wp:inline distT="0" distB="0" distL="0" distR="0" wp14:anchorId="05173CC9" wp14:editId="2DBE8CAC">
            <wp:extent cx="6683319" cy="2019475"/>
            <wp:effectExtent l="19050" t="19050" r="22860" b="19050"/>
            <wp:docPr id="1782394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94082" name=""/>
                    <pic:cNvPicPr/>
                  </pic:nvPicPr>
                  <pic:blipFill>
                    <a:blip r:embed="rId262"/>
                    <a:stretch>
                      <a:fillRect/>
                    </a:stretch>
                  </pic:blipFill>
                  <pic:spPr>
                    <a:xfrm>
                      <a:off x="0" y="0"/>
                      <a:ext cx="6683319" cy="2019475"/>
                    </a:xfrm>
                    <a:prstGeom prst="rect">
                      <a:avLst/>
                    </a:prstGeom>
                    <a:ln w="19050">
                      <a:solidFill>
                        <a:schemeClr val="tx1"/>
                      </a:solidFill>
                    </a:ln>
                  </pic:spPr>
                </pic:pic>
              </a:graphicData>
            </a:graphic>
          </wp:inline>
        </w:drawing>
      </w:r>
    </w:p>
    <w:p w14:paraId="7A89913F" w14:textId="77777777" w:rsidR="00181F3B" w:rsidRPr="00181F3B" w:rsidRDefault="00181F3B" w:rsidP="00181F3B">
      <w:pPr>
        <w:rPr>
          <w:b/>
          <w:bCs/>
        </w:rPr>
      </w:pPr>
      <w:r w:rsidRPr="00181F3B">
        <w:rPr>
          <w:b/>
          <w:bCs/>
        </w:rPr>
        <w:t>Resumen final, confirmando tu frase completa</w:t>
      </w:r>
    </w:p>
    <w:p w14:paraId="75F4BD76" w14:textId="0610DEA7" w:rsidR="00181F3B" w:rsidRDefault="00181F3B" w:rsidP="00CB4935">
      <w:pPr>
        <w:rPr>
          <w:rFonts w:eastAsiaTheme="minorEastAsia"/>
        </w:rPr>
      </w:pPr>
      <w:r>
        <w:t xml:space="preserve">Si - </w:t>
      </w:r>
      <m:oMath>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K</m:t>
            </m:r>
          </m:sup>
        </m:sSubSup>
      </m:oMath>
      <w:r>
        <w:rPr>
          <w:rFonts w:eastAsiaTheme="minorEastAsia"/>
        </w:rPr>
        <w:t xml:space="preserve"> de la Cabeza 1, Capa 1 es la </w:t>
      </w:r>
      <w:r>
        <w:rPr>
          <w:rFonts w:eastAsiaTheme="minorEastAsia"/>
          <w:b/>
          <w:bCs/>
        </w:rPr>
        <w:t xml:space="preserve">misma </w:t>
      </w:r>
      <w:r>
        <w:rPr>
          <w:rFonts w:eastAsiaTheme="minorEastAsia"/>
        </w:rPr>
        <w:t>para “The” que para “</w:t>
      </w:r>
      <w:proofErr w:type="spellStart"/>
      <w:r>
        <w:rPr>
          <w:rFonts w:eastAsiaTheme="minorEastAsia"/>
        </w:rPr>
        <w:t>dog</w:t>
      </w:r>
      <w:proofErr w:type="spellEnd"/>
      <w:r>
        <w:rPr>
          <w:rFonts w:eastAsiaTheme="minorEastAsia"/>
        </w:rPr>
        <w:t xml:space="preserve">” (Parte 1 de tu pregunta), pero </w:t>
      </w:r>
      <w:r>
        <w:rPr>
          <w:rFonts w:eastAsiaTheme="minorEastAsia"/>
          <w:b/>
          <w:bCs/>
        </w:rPr>
        <w:t>distinta</w:t>
      </w:r>
      <w:r>
        <w:rPr>
          <w:rFonts w:eastAsiaTheme="minorEastAsia"/>
        </w:rPr>
        <w:t xml:space="preserve"> de </w:t>
      </w:r>
      <m:oMath>
        <m:sSubSup>
          <m:sSubSupPr>
            <m:ctrlPr>
              <w:rPr>
                <w:rFonts w:ascii="Cambria Math" w:hAnsi="Cambria Math"/>
              </w:rPr>
            </m:ctrlPr>
          </m:sSubSupPr>
          <m:e>
            <m:r>
              <w:rPr>
                <w:rFonts w:ascii="Cambria Math" w:hAnsi="Cambria Math"/>
              </w:rPr>
              <m:t>W</m:t>
            </m:r>
          </m:e>
          <m:sub>
            <m:r>
              <w:rPr>
                <w:rFonts w:ascii="Cambria Math" w:hAnsi="Cambria Math"/>
              </w:rPr>
              <m:t>2</m:t>
            </m:r>
          </m:sub>
          <m:sup>
            <m:r>
              <w:rPr>
                <w:rFonts w:ascii="Cambria Math" w:hAnsi="Cambria Math"/>
              </w:rPr>
              <m:t>K</m:t>
            </m:r>
          </m:sup>
        </m:sSubSup>
      </m:oMath>
      <w:r>
        <w:rPr>
          <w:rFonts w:eastAsiaTheme="minorEastAsia"/>
        </w:rPr>
        <w:t xml:space="preserve">(cabeza 2, misma capa) – y esto vale tanto para self-attention como para Cross-Attention, aunque cada una de esas sub-capas tiene su </w:t>
      </w:r>
      <w:r>
        <w:rPr>
          <w:rFonts w:eastAsiaTheme="minorEastAsia"/>
          <w:b/>
          <w:bCs/>
        </w:rPr>
        <w:t xml:space="preserve">propio </w:t>
      </w:r>
      <w:r>
        <w:rPr>
          <w:rFonts w:eastAsiaTheme="minorEastAsia"/>
        </w:rPr>
        <w:t xml:space="preserve">juego de 8 matrices, sin relación entre </w:t>
      </w:r>
      <w:proofErr w:type="spellStart"/>
      <w:r>
        <w:rPr>
          <w:rFonts w:eastAsiaTheme="minorEastAsia"/>
        </w:rPr>
        <w:t>si</w:t>
      </w:r>
      <w:proofErr w:type="spellEnd"/>
      <w:r>
        <w:rPr>
          <w:rFonts w:eastAsiaTheme="minorEastAsia"/>
        </w:rPr>
        <w:t>.</w:t>
      </w:r>
    </w:p>
    <w:p w14:paraId="6A92BC98" w14:textId="77777777" w:rsidR="00181F3B" w:rsidRPr="00181F3B" w:rsidRDefault="00181F3B" w:rsidP="00CB4935"/>
    <w:p w14:paraId="169AFEFF" w14:textId="77777777" w:rsidR="00502AA7" w:rsidRDefault="00502AA7" w:rsidP="00CB4935"/>
    <w:p w14:paraId="48E56D9E" w14:textId="77777777" w:rsidR="00CB4935" w:rsidRDefault="00CB4935" w:rsidP="00CB4935"/>
    <w:p w14:paraId="53375EE2" w14:textId="77777777" w:rsidR="00CB4935" w:rsidRPr="00CB4935" w:rsidRDefault="00CB4935" w:rsidP="00CB4935"/>
    <w:p w14:paraId="299BECEB" w14:textId="63681767" w:rsidR="006D489D" w:rsidRDefault="006D489D" w:rsidP="006D489D">
      <w:pPr>
        <w:pStyle w:val="Ttulo5"/>
        <w:rPr>
          <w:b/>
          <w:bCs/>
          <w:sz w:val="24"/>
        </w:rPr>
      </w:pPr>
      <w:r w:rsidRPr="006D489D">
        <w:rPr>
          <w:b/>
          <w:bCs/>
          <w:sz w:val="24"/>
          <w:highlight w:val="yellow"/>
        </w:rPr>
        <w:lastRenderedPageBreak/>
        <w:t>1.12.10.4.</w:t>
      </w:r>
      <w:r w:rsidR="008D1D5E">
        <w:rPr>
          <w:b/>
          <w:bCs/>
          <w:sz w:val="24"/>
          <w:highlight w:val="yellow"/>
        </w:rPr>
        <w:t>5</w:t>
      </w:r>
      <w:r w:rsidRPr="006D489D">
        <w:rPr>
          <w:b/>
          <w:bCs/>
          <w:sz w:val="24"/>
          <w:highlight w:val="yellow"/>
        </w:rPr>
        <w:t>: Cross-</w:t>
      </w:r>
      <w:proofErr w:type="spellStart"/>
      <w:r w:rsidRPr="006D489D">
        <w:rPr>
          <w:b/>
          <w:bCs/>
          <w:sz w:val="24"/>
          <w:highlight w:val="yellow"/>
        </w:rPr>
        <w:t>Attention</w:t>
      </w:r>
      <w:proofErr w:type="spellEnd"/>
      <w:r w:rsidRPr="006D489D">
        <w:rPr>
          <w:b/>
          <w:bCs/>
          <w:sz w:val="24"/>
          <w:highlight w:val="yellow"/>
        </w:rPr>
        <w:t xml:space="preserve"> v</w:t>
      </w:r>
      <w:r w:rsidR="0004154B">
        <w:rPr>
          <w:b/>
          <w:bCs/>
          <w:sz w:val="24"/>
          <w:highlight w:val="yellow"/>
        </w:rPr>
        <w:t>2</w:t>
      </w:r>
      <w:r w:rsidRPr="006D489D">
        <w:rPr>
          <w:b/>
          <w:bCs/>
          <w:sz w:val="24"/>
          <w:highlight w:val="yellow"/>
        </w:rPr>
        <w:t xml:space="preserve"> (explicación </w:t>
      </w:r>
      <w:r w:rsidR="0004154B">
        <w:rPr>
          <w:b/>
          <w:bCs/>
          <w:sz w:val="24"/>
          <w:highlight w:val="yellow"/>
        </w:rPr>
        <w:t>2</w:t>
      </w:r>
      <w:r w:rsidR="000E6340">
        <w:rPr>
          <w:b/>
          <w:bCs/>
          <w:sz w:val="24"/>
          <w:highlight w:val="yellow"/>
        </w:rPr>
        <w:t xml:space="preserve"> a modo repaso</w:t>
      </w:r>
      <w:r w:rsidRPr="006D489D">
        <w:rPr>
          <w:b/>
          <w:bCs/>
          <w:sz w:val="24"/>
          <w:highlight w:val="yellow"/>
        </w:rPr>
        <w:t>)</w:t>
      </w:r>
    </w:p>
    <w:p w14:paraId="7D627ECF" w14:textId="77777777" w:rsidR="00124BFC" w:rsidRPr="00124BFC" w:rsidRDefault="00124BFC" w:rsidP="00124BFC">
      <w:r w:rsidRPr="00124BFC">
        <w:t>Dale, vamos con el flujo completo de Cross-</w:t>
      </w:r>
      <w:proofErr w:type="spellStart"/>
      <w:r w:rsidRPr="00124BFC">
        <w:t>Attention</w:t>
      </w:r>
      <w:proofErr w:type="spellEnd"/>
      <w:r w:rsidRPr="00124BFC">
        <w:t xml:space="preserve"> aplicado a [inicio] en la Ronda 1, juntando todo lo que ya armamos.</w:t>
      </w:r>
    </w:p>
    <w:p w14:paraId="70E9EA47" w14:textId="77777777" w:rsidR="00124BFC" w:rsidRPr="00124BFC" w:rsidRDefault="00124BFC" w:rsidP="00124BFC">
      <w:pPr>
        <w:rPr>
          <w:b/>
          <w:bCs/>
        </w:rPr>
      </w:pPr>
      <w:r w:rsidRPr="00124BFC">
        <w:rPr>
          <w:b/>
          <w:bCs/>
        </w:rPr>
        <w:t>Punto de partida</w:t>
      </w:r>
    </w:p>
    <w:p w14:paraId="6894A572" w14:textId="27A6F344" w:rsidR="006D489D" w:rsidRDefault="00124BFC" w:rsidP="00650E95">
      <w:pPr>
        <w:rPr>
          <w:rFonts w:eastAsiaTheme="minorEastAsia"/>
        </w:rPr>
      </w:pPr>
      <w:r>
        <w:t>Cross-</w:t>
      </w:r>
      <w:proofErr w:type="spellStart"/>
      <w:r>
        <w:t>Attention</w:t>
      </w:r>
      <w:proofErr w:type="spellEnd"/>
      <w:r>
        <w:t xml:space="preserve"> arranca </w:t>
      </w:r>
      <w:proofErr w:type="spellStart"/>
      <w:r>
        <w:rPr>
          <w:b/>
          <w:bCs/>
        </w:rPr>
        <w:t>despues</w:t>
      </w:r>
      <w:proofErr w:type="spellEnd"/>
      <w:r>
        <w:t xml:space="preserve"> de que </w:t>
      </w:r>
      <w:r>
        <w:rPr>
          <w:b/>
          <w:bCs/>
        </w:rPr>
        <w:t xml:space="preserve">[inicio] </w:t>
      </w:r>
      <w:r>
        <w:t>ya paso por Self-</w:t>
      </w:r>
      <w:proofErr w:type="spellStart"/>
      <w:r>
        <w:t>Attention</w:t>
      </w:r>
      <w:proofErr w:type="spellEnd"/>
      <w:r>
        <w:t xml:space="preserve"> enmascarada + </w:t>
      </w:r>
      <w:proofErr w:type="spellStart"/>
      <w:r w:rsidRPr="00124BFC">
        <w:t>Residual+LayerNorm</w:t>
      </w:r>
      <w:proofErr w:type="spellEnd"/>
      <w:r w:rsidRPr="00124BFC">
        <w:t xml:space="preserve"> #1</w:t>
      </w:r>
      <w:r>
        <w:t xml:space="preserve"> – así que la</w:t>
      </w:r>
      <w:r w:rsidR="006B0B00">
        <w:t xml:space="preserve"> entrada no es x (el </w:t>
      </w:r>
      <w:r w:rsidR="006B0B00">
        <w:rPr>
          <w:b/>
          <w:bCs/>
        </w:rPr>
        <w:t xml:space="preserve">[inicio] </w:t>
      </w:r>
      <w:r w:rsidR="006B0B00">
        <w:t xml:space="preserve">original), sino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006B0B00">
        <w:rPr>
          <w:rFonts w:eastAsiaTheme="minorEastAsia"/>
        </w:rPr>
        <w:t xml:space="preserve"> (ya transformado).</w:t>
      </w:r>
    </w:p>
    <w:p w14:paraId="0BD7716F" w14:textId="03A3C6CE" w:rsidR="006B0B00" w:rsidRDefault="00065F5B" w:rsidP="00650E95">
      <w:r w:rsidRPr="00065F5B">
        <w:rPr>
          <w:noProof/>
        </w:rPr>
        <w:drawing>
          <wp:inline distT="0" distB="0" distL="0" distR="0" wp14:anchorId="3D0E78AB" wp14:editId="19738E3D">
            <wp:extent cx="5408083" cy="620810"/>
            <wp:effectExtent l="19050" t="19050" r="21590" b="27305"/>
            <wp:docPr id="2069976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76191" name=""/>
                    <pic:cNvPicPr/>
                  </pic:nvPicPr>
                  <pic:blipFill>
                    <a:blip r:embed="rId263"/>
                    <a:stretch>
                      <a:fillRect/>
                    </a:stretch>
                  </pic:blipFill>
                  <pic:spPr>
                    <a:xfrm>
                      <a:off x="0" y="0"/>
                      <a:ext cx="5414914" cy="621594"/>
                    </a:xfrm>
                    <a:prstGeom prst="rect">
                      <a:avLst/>
                    </a:prstGeom>
                    <a:ln w="19050">
                      <a:solidFill>
                        <a:schemeClr val="tx1"/>
                      </a:solidFill>
                    </a:ln>
                  </pic:spPr>
                </pic:pic>
              </a:graphicData>
            </a:graphic>
          </wp:inline>
        </w:drawing>
      </w:r>
    </w:p>
    <w:p w14:paraId="05C29ED3" w14:textId="0C7996D5" w:rsidR="00065F5B" w:rsidRDefault="00065F5B" w:rsidP="00650E95">
      <w:pPr>
        <w:rPr>
          <w:rFonts w:eastAsiaTheme="minorEastAsia"/>
          <w:b/>
          <w:bCs/>
        </w:rPr>
      </w:pPr>
      <w:r w:rsidRPr="001540AE">
        <w:rPr>
          <w:b/>
          <w:bCs/>
          <w:highlight w:val="yellow"/>
        </w:rPr>
        <w:t xml:space="preserve">Paso 1 - </w:t>
      </w:r>
      <m:oMath>
        <m:sSub>
          <m:sSubPr>
            <m:ctrlPr>
              <w:rPr>
                <w:rFonts w:ascii="Cambria Math" w:hAnsi="Cambria Math"/>
                <w:highlight w:val="yellow"/>
              </w:rPr>
            </m:ctrlPr>
          </m:sSubPr>
          <m:e>
            <m:r>
              <w:rPr>
                <w:rFonts w:ascii="Cambria Math" w:hAnsi="Cambria Math"/>
                <w:highlight w:val="yellow"/>
              </w:rPr>
              <m:t>y</m:t>
            </m:r>
          </m:e>
          <m:sub>
            <m:r>
              <w:rPr>
                <w:rFonts w:ascii="Cambria Math" w:hAnsi="Cambria Math"/>
                <w:highlight w:val="yellow"/>
              </w:rPr>
              <m:t>1</m:t>
            </m:r>
          </m:sub>
        </m:sSub>
      </m:oMath>
      <w:r w:rsidRPr="001540AE">
        <w:rPr>
          <w:rFonts w:eastAsiaTheme="minorEastAsia"/>
          <w:highlight w:val="yellow"/>
        </w:rPr>
        <w:t xml:space="preserve"> </w:t>
      </w:r>
      <w:r w:rsidRPr="001540AE">
        <w:rPr>
          <w:rFonts w:eastAsiaTheme="minorEastAsia"/>
          <w:b/>
          <w:bCs/>
          <w:highlight w:val="yellow"/>
        </w:rPr>
        <w:t>se copia 8 veces, una por cabeza (mismo mecanismo que ya vimos)</w:t>
      </w:r>
    </w:p>
    <w:p w14:paraId="1561B455" w14:textId="271B35E9" w:rsidR="00065F5B" w:rsidRDefault="001540AE" w:rsidP="00650E95">
      <w:r w:rsidRPr="001540AE">
        <w:rPr>
          <w:noProof/>
        </w:rPr>
        <w:drawing>
          <wp:inline distT="0" distB="0" distL="0" distR="0" wp14:anchorId="59EFF0CD" wp14:editId="53BB9FC5">
            <wp:extent cx="5264150" cy="735849"/>
            <wp:effectExtent l="19050" t="19050" r="12700" b="26670"/>
            <wp:docPr id="769149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49047" name=""/>
                    <pic:cNvPicPr/>
                  </pic:nvPicPr>
                  <pic:blipFill>
                    <a:blip r:embed="rId264"/>
                    <a:stretch>
                      <a:fillRect/>
                    </a:stretch>
                  </pic:blipFill>
                  <pic:spPr>
                    <a:xfrm>
                      <a:off x="0" y="0"/>
                      <a:ext cx="5269962" cy="736661"/>
                    </a:xfrm>
                    <a:prstGeom prst="rect">
                      <a:avLst/>
                    </a:prstGeom>
                    <a:ln w="19050">
                      <a:solidFill>
                        <a:schemeClr val="tx1"/>
                      </a:solidFill>
                    </a:ln>
                  </pic:spPr>
                </pic:pic>
              </a:graphicData>
            </a:graphic>
          </wp:inline>
        </w:drawing>
      </w:r>
    </w:p>
    <w:p w14:paraId="4FE4628B" w14:textId="4E951A10" w:rsidR="001540AE" w:rsidRDefault="001540AE" w:rsidP="00650E95">
      <w:pPr>
        <w:rPr>
          <w:rFonts w:eastAsiaTheme="minorEastAsia"/>
          <w:b/>
          <w:bCs/>
        </w:rPr>
      </w:pPr>
      <w:r w:rsidRPr="0066746B">
        <w:rPr>
          <w:b/>
          <w:bCs/>
          <w:highlight w:val="yellow"/>
        </w:rPr>
        <w:t xml:space="preserve">Paso 2 – cada cabeza calcula su Query a partir de </w:t>
      </w:r>
      <m:oMath>
        <m:sSub>
          <m:sSubPr>
            <m:ctrlPr>
              <w:rPr>
                <w:rFonts w:ascii="Cambria Math" w:hAnsi="Cambria Math"/>
                <w:highlight w:val="yellow"/>
              </w:rPr>
            </m:ctrlPr>
          </m:sSubPr>
          <m:e>
            <m:r>
              <w:rPr>
                <w:rFonts w:ascii="Cambria Math" w:hAnsi="Cambria Math"/>
                <w:highlight w:val="yellow"/>
              </w:rPr>
              <m:t>y</m:t>
            </m:r>
          </m:e>
          <m:sub>
            <m:r>
              <w:rPr>
                <w:rFonts w:ascii="Cambria Math" w:hAnsi="Cambria Math"/>
                <w:highlight w:val="yellow"/>
              </w:rPr>
              <m:t>1</m:t>
            </m:r>
          </m:sub>
        </m:sSub>
      </m:oMath>
      <w:r w:rsidR="000A24D9" w:rsidRPr="0066746B">
        <w:rPr>
          <w:rFonts w:eastAsiaTheme="minorEastAsia"/>
          <w:highlight w:val="yellow"/>
        </w:rPr>
        <w:t xml:space="preserve">, </w:t>
      </w:r>
      <w:r w:rsidR="000A24D9" w:rsidRPr="0066746B">
        <w:rPr>
          <w:rFonts w:eastAsiaTheme="minorEastAsia"/>
          <w:b/>
          <w:bCs/>
          <w:highlight w:val="yellow"/>
        </w:rPr>
        <w:t>con las matrices propias de Cross-</w:t>
      </w:r>
      <w:proofErr w:type="spellStart"/>
      <w:r w:rsidR="000A24D9" w:rsidRPr="0066746B">
        <w:rPr>
          <w:rFonts w:eastAsiaTheme="minorEastAsia"/>
          <w:b/>
          <w:bCs/>
          <w:highlight w:val="yellow"/>
        </w:rPr>
        <w:t>Attention</w:t>
      </w:r>
      <w:proofErr w:type="spellEnd"/>
      <w:r w:rsidR="000A24D9" w:rsidRPr="0066746B">
        <w:rPr>
          <w:rFonts w:eastAsiaTheme="minorEastAsia"/>
          <w:b/>
          <w:bCs/>
          <w:highlight w:val="yellow"/>
        </w:rPr>
        <w:t xml:space="preserve"> (distintas de las de Self-</w:t>
      </w:r>
      <w:proofErr w:type="spellStart"/>
      <w:r w:rsidR="000A24D9" w:rsidRPr="0066746B">
        <w:rPr>
          <w:rFonts w:eastAsiaTheme="minorEastAsia"/>
          <w:b/>
          <w:bCs/>
          <w:highlight w:val="yellow"/>
        </w:rPr>
        <w:t>Attention</w:t>
      </w:r>
      <w:proofErr w:type="spellEnd"/>
      <w:r w:rsidR="000A24D9" w:rsidRPr="0066746B">
        <w:rPr>
          <w:rFonts w:eastAsiaTheme="minorEastAsia"/>
          <w:b/>
          <w:bCs/>
          <w:highlight w:val="yellow"/>
        </w:rPr>
        <w:t xml:space="preserve"> </w:t>
      </w:r>
      <w:r w:rsidR="0066746B" w:rsidRPr="0066746B">
        <w:rPr>
          <w:rFonts w:eastAsiaTheme="minorEastAsia"/>
          <w:b/>
          <w:bCs/>
          <w:highlight w:val="yellow"/>
        </w:rPr>
        <w:t>enmascarada</w:t>
      </w:r>
      <w:r w:rsidR="000A24D9" w:rsidRPr="0066746B">
        <w:rPr>
          <w:rFonts w:eastAsiaTheme="minorEastAsia"/>
          <w:b/>
          <w:bCs/>
          <w:highlight w:val="yellow"/>
        </w:rPr>
        <w:t>)</w:t>
      </w:r>
    </w:p>
    <w:p w14:paraId="4DAD5C55" w14:textId="3434A4D2" w:rsidR="000A24D9" w:rsidRDefault="009F7715" w:rsidP="00650E95">
      <w:pPr>
        <w:rPr>
          <w:b/>
          <w:bCs/>
        </w:rPr>
      </w:pPr>
      <w:r w:rsidRPr="009F7715">
        <w:rPr>
          <w:b/>
          <w:bCs/>
          <w:noProof/>
        </w:rPr>
        <w:drawing>
          <wp:inline distT="0" distB="0" distL="0" distR="0" wp14:anchorId="62A3D98A" wp14:editId="012F28EE">
            <wp:extent cx="6096528" cy="289585"/>
            <wp:effectExtent l="19050" t="19050" r="19050" b="15240"/>
            <wp:docPr id="1604334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34534" name=""/>
                    <pic:cNvPicPr/>
                  </pic:nvPicPr>
                  <pic:blipFill>
                    <a:blip r:embed="rId265"/>
                    <a:stretch>
                      <a:fillRect/>
                    </a:stretch>
                  </pic:blipFill>
                  <pic:spPr>
                    <a:xfrm>
                      <a:off x="0" y="0"/>
                      <a:ext cx="6096528" cy="289585"/>
                    </a:xfrm>
                    <a:prstGeom prst="rect">
                      <a:avLst/>
                    </a:prstGeom>
                    <a:ln w="19050">
                      <a:solidFill>
                        <a:schemeClr val="tx1"/>
                      </a:solidFill>
                    </a:ln>
                  </pic:spPr>
                </pic:pic>
              </a:graphicData>
            </a:graphic>
          </wp:inline>
        </w:drawing>
      </w:r>
    </w:p>
    <w:p w14:paraId="424CA0C5" w14:textId="73FDA7F6" w:rsidR="009F7715" w:rsidRDefault="00413BFD" w:rsidP="00650E95">
      <w:pPr>
        <w:rPr>
          <w:b/>
          <w:bCs/>
        </w:rPr>
      </w:pPr>
      <w:r w:rsidRPr="00413BFD">
        <w:rPr>
          <w:b/>
          <w:bCs/>
          <w:highlight w:val="yellow"/>
        </w:rPr>
        <w:t xml:space="preserve">Paso 3 — los Keys y </w:t>
      </w:r>
      <w:proofErr w:type="spellStart"/>
      <w:r w:rsidRPr="00413BFD">
        <w:rPr>
          <w:b/>
          <w:bCs/>
          <w:highlight w:val="yellow"/>
        </w:rPr>
        <w:t>Values</w:t>
      </w:r>
      <w:proofErr w:type="spellEnd"/>
      <w:r w:rsidRPr="00413BFD">
        <w:rPr>
          <w:b/>
          <w:bCs/>
          <w:highlight w:val="yellow"/>
        </w:rPr>
        <w:t xml:space="preserve"> NO salen del </w:t>
      </w:r>
      <w:proofErr w:type="spellStart"/>
      <w:r w:rsidRPr="00413BFD">
        <w:rPr>
          <w:b/>
          <w:bCs/>
          <w:highlight w:val="yellow"/>
        </w:rPr>
        <w:t>Encoder</w:t>
      </w:r>
      <w:proofErr w:type="spellEnd"/>
    </w:p>
    <w:p w14:paraId="4EACE6F6" w14:textId="472811BF" w:rsidR="00413BFD" w:rsidRDefault="00413BFD" w:rsidP="00650E95">
      <w:pPr>
        <w:rPr>
          <w:rFonts w:eastAsiaTheme="minorEastAsia"/>
        </w:rPr>
      </w:pPr>
      <w:proofErr w:type="spellStart"/>
      <w:r>
        <w:t>Aca</w:t>
      </w:r>
      <w:proofErr w:type="spellEnd"/>
      <w:r>
        <w:t xml:space="preserve"> esta la diferencia clave con Self-</w:t>
      </w:r>
      <w:proofErr w:type="spellStart"/>
      <w:r>
        <w:t>Attention</w:t>
      </w:r>
      <w:proofErr w:type="spellEnd"/>
      <w:r>
        <w:t xml:space="preserve">: para cabeza, se toma el vector </w:t>
      </w:r>
      <w:r>
        <w:rPr>
          <w:b/>
          <w:bCs/>
        </w:rPr>
        <w:t xml:space="preserve">final </w:t>
      </w:r>
      <w:r>
        <w:t xml:space="preserve">del </w:t>
      </w:r>
      <w:proofErr w:type="spellStart"/>
      <w:r>
        <w:t>Encoder</w:t>
      </w:r>
      <w:proofErr w:type="spellEnd"/>
      <w:r>
        <w:t xml:space="preserve"> (tras sus 6 capas) de </w:t>
      </w:r>
      <w:r>
        <w:rPr>
          <w:b/>
          <w:bCs/>
        </w:rPr>
        <w:t xml:space="preserve">cada una de las 4 palabras en </w:t>
      </w:r>
      <w:proofErr w:type="spellStart"/>
      <w:r>
        <w:rPr>
          <w:b/>
          <w:bCs/>
        </w:rPr>
        <w:t>ingles</w:t>
      </w:r>
      <w:proofErr w:type="spellEnd"/>
      <w:r>
        <w:rPr>
          <w:b/>
          <w:bCs/>
        </w:rPr>
        <w:t xml:space="preserve">, </w:t>
      </w:r>
      <w:r>
        <w:t xml:space="preserve">y se multiplica por las matrices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oMath>
      <w:r w:rsidR="00712E3F">
        <w:rPr>
          <w:rFonts w:eastAsiaTheme="minorEastAsia"/>
        </w:rPr>
        <w:t>/</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oMath>
      <w:r w:rsidR="00712E3F">
        <w:rPr>
          <w:rFonts w:eastAsiaTheme="minorEastAsia"/>
        </w:rPr>
        <w:t xml:space="preserve"> de esta Cross-Attention:</w:t>
      </w:r>
    </w:p>
    <w:p w14:paraId="413346DB" w14:textId="6ACCC350" w:rsidR="00712E3F" w:rsidRDefault="00D1529F" w:rsidP="00650E95">
      <w:r w:rsidRPr="00D1529F">
        <w:rPr>
          <w:noProof/>
        </w:rPr>
        <w:drawing>
          <wp:inline distT="0" distB="0" distL="0" distR="0" wp14:anchorId="4C6DB5C5" wp14:editId="372F6F72">
            <wp:extent cx="3909399" cy="396274"/>
            <wp:effectExtent l="19050" t="19050" r="15240" b="22860"/>
            <wp:docPr id="1991260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60797" name=""/>
                    <pic:cNvPicPr/>
                  </pic:nvPicPr>
                  <pic:blipFill>
                    <a:blip r:embed="rId266"/>
                    <a:stretch>
                      <a:fillRect/>
                    </a:stretch>
                  </pic:blipFill>
                  <pic:spPr>
                    <a:xfrm>
                      <a:off x="0" y="0"/>
                      <a:ext cx="3909399" cy="396274"/>
                    </a:xfrm>
                    <a:prstGeom prst="rect">
                      <a:avLst/>
                    </a:prstGeom>
                    <a:ln w="19050">
                      <a:solidFill>
                        <a:schemeClr val="tx1"/>
                      </a:solidFill>
                    </a:ln>
                  </pic:spPr>
                </pic:pic>
              </a:graphicData>
            </a:graphic>
          </wp:inline>
        </w:drawing>
      </w:r>
    </w:p>
    <w:p w14:paraId="07DFFE68" w14:textId="5FE024EB" w:rsidR="00D1529F" w:rsidRDefault="00D1529F" w:rsidP="00650E95">
      <w:r w:rsidRPr="00D1529F">
        <w:rPr>
          <w:noProof/>
        </w:rPr>
        <w:drawing>
          <wp:inline distT="0" distB="0" distL="0" distR="0" wp14:anchorId="34F5456E" wp14:editId="4128B792">
            <wp:extent cx="3932261" cy="434378"/>
            <wp:effectExtent l="19050" t="19050" r="11430" b="22860"/>
            <wp:docPr id="2012607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07449" name=""/>
                    <pic:cNvPicPr/>
                  </pic:nvPicPr>
                  <pic:blipFill>
                    <a:blip r:embed="rId267"/>
                    <a:stretch>
                      <a:fillRect/>
                    </a:stretch>
                  </pic:blipFill>
                  <pic:spPr>
                    <a:xfrm>
                      <a:off x="0" y="0"/>
                      <a:ext cx="3932261" cy="434378"/>
                    </a:xfrm>
                    <a:prstGeom prst="rect">
                      <a:avLst/>
                    </a:prstGeom>
                    <a:ln w="19050">
                      <a:solidFill>
                        <a:schemeClr val="tx1"/>
                      </a:solidFill>
                    </a:ln>
                  </pic:spPr>
                </pic:pic>
              </a:graphicData>
            </a:graphic>
          </wp:inline>
        </w:drawing>
      </w:r>
    </w:p>
    <w:p w14:paraId="5EBFF2D1" w14:textId="2D8A66E8" w:rsidR="00D1529F" w:rsidRDefault="00D1529F" w:rsidP="00650E95">
      <w:r>
        <w:t>Para “</w:t>
      </w:r>
      <w:proofErr w:type="spellStart"/>
      <w:r>
        <w:t>the</w:t>
      </w:r>
      <w:proofErr w:type="spellEnd"/>
      <w:r>
        <w:t>”</w:t>
      </w:r>
      <w:proofErr w:type="gramStart"/>
      <w:r>
        <w:t>,”</w:t>
      </w:r>
      <w:proofErr w:type="spellStart"/>
      <w:r>
        <w:t>dog</w:t>
      </w:r>
      <w:proofErr w:type="spellEnd"/>
      <w:proofErr w:type="gramEnd"/>
      <w:r>
        <w:t>”</w:t>
      </w:r>
      <w:proofErr w:type="gramStart"/>
      <w:r>
        <w:t>,”</w:t>
      </w:r>
      <w:proofErr w:type="spellStart"/>
      <w:r>
        <w:t>eats</w:t>
      </w:r>
      <w:proofErr w:type="spellEnd"/>
      <w:proofErr w:type="gramEnd"/>
      <w:r>
        <w:t xml:space="preserve">” y “bread” – dando 4 </w:t>
      </w:r>
      <w:proofErr w:type="spellStart"/>
      <w:r>
        <w:t>keys</w:t>
      </w:r>
      <w:proofErr w:type="spellEnd"/>
      <w:r w:rsidR="00172C41">
        <w:t xml:space="preserve"> y 4 </w:t>
      </w:r>
      <w:proofErr w:type="spellStart"/>
      <w:r w:rsidR="00172C41">
        <w:t>Values</w:t>
      </w:r>
      <w:proofErr w:type="spellEnd"/>
      <w:r w:rsidR="00172C41">
        <w:t xml:space="preserve"> por cada cabeza (no solo 1, como pasaba con </w:t>
      </w:r>
      <w:r w:rsidR="00172C41">
        <w:rPr>
          <w:b/>
          <w:bCs/>
        </w:rPr>
        <w:t xml:space="preserve">[inicio] </w:t>
      </w:r>
      <w:r w:rsidR="00172C41">
        <w:t>en Self-</w:t>
      </w:r>
      <w:proofErr w:type="spellStart"/>
      <w:r w:rsidR="00172C41">
        <w:t>Attention</w:t>
      </w:r>
      <w:proofErr w:type="spellEnd"/>
      <w:r w:rsidR="00172C41">
        <w:t xml:space="preserve"> enmascarada).</w:t>
      </w:r>
    </w:p>
    <w:p w14:paraId="5AC2AEFA" w14:textId="77777777" w:rsidR="0030525F" w:rsidRPr="0030525F" w:rsidRDefault="0030525F" w:rsidP="0030525F">
      <w:pPr>
        <w:rPr>
          <w:b/>
          <w:bCs/>
          <w:sz w:val="24"/>
          <w:szCs w:val="28"/>
        </w:rPr>
      </w:pPr>
      <w:r w:rsidRPr="0030525F">
        <w:rPr>
          <w:b/>
          <w:bCs/>
          <w:sz w:val="24"/>
          <w:szCs w:val="28"/>
          <w:highlight w:val="yellow"/>
        </w:rPr>
        <w:t>Paso 4 — resolver la fórmula de atención, con 4 candidatos esta vez (no 1)</w:t>
      </w:r>
    </w:p>
    <w:p w14:paraId="15627798" w14:textId="4FD729A6" w:rsidR="00172C41" w:rsidRDefault="0030525F" w:rsidP="00650E95">
      <w:r w:rsidRPr="0030525F">
        <w:rPr>
          <w:noProof/>
        </w:rPr>
        <w:drawing>
          <wp:inline distT="0" distB="0" distL="0" distR="0" wp14:anchorId="0C659389" wp14:editId="5F299AEA">
            <wp:extent cx="3787468" cy="510584"/>
            <wp:effectExtent l="19050" t="19050" r="22860" b="22860"/>
            <wp:docPr id="1994504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04447" name=""/>
                    <pic:cNvPicPr/>
                  </pic:nvPicPr>
                  <pic:blipFill>
                    <a:blip r:embed="rId268"/>
                    <a:stretch>
                      <a:fillRect/>
                    </a:stretch>
                  </pic:blipFill>
                  <pic:spPr>
                    <a:xfrm>
                      <a:off x="0" y="0"/>
                      <a:ext cx="3787468" cy="510584"/>
                    </a:xfrm>
                    <a:prstGeom prst="rect">
                      <a:avLst/>
                    </a:prstGeom>
                    <a:ln w="12700">
                      <a:solidFill>
                        <a:schemeClr val="tx1"/>
                      </a:solidFill>
                    </a:ln>
                  </pic:spPr>
                </pic:pic>
              </a:graphicData>
            </a:graphic>
          </wp:inline>
        </w:drawing>
      </w:r>
    </w:p>
    <w:p w14:paraId="0025078F" w14:textId="77777777" w:rsidR="00361AD2" w:rsidRPr="00361AD2" w:rsidRDefault="00361AD2" w:rsidP="00361AD2">
      <w:r w:rsidRPr="00361AD2">
        <w:t>Con valores simplificados (1 dimensión), para la Cabeza 1:</w:t>
      </w:r>
    </w:p>
    <w:p w14:paraId="461BD398" w14:textId="2CB13683" w:rsidR="00701EAD" w:rsidRDefault="00280A79" w:rsidP="00650E95">
      <w:r w:rsidRPr="00280A79">
        <w:rPr>
          <w:noProof/>
        </w:rPr>
        <w:drawing>
          <wp:inline distT="0" distB="0" distL="0" distR="0" wp14:anchorId="3F07DD8D" wp14:editId="6E1D4ABF">
            <wp:extent cx="5046133" cy="701185"/>
            <wp:effectExtent l="19050" t="19050" r="21590" b="22860"/>
            <wp:docPr id="299111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11954" name=""/>
                    <pic:cNvPicPr/>
                  </pic:nvPicPr>
                  <pic:blipFill>
                    <a:blip r:embed="rId269"/>
                    <a:stretch>
                      <a:fillRect/>
                    </a:stretch>
                  </pic:blipFill>
                  <pic:spPr>
                    <a:xfrm>
                      <a:off x="0" y="0"/>
                      <a:ext cx="5064826" cy="703783"/>
                    </a:xfrm>
                    <a:prstGeom prst="rect">
                      <a:avLst/>
                    </a:prstGeom>
                    <a:ln w="19050">
                      <a:solidFill>
                        <a:schemeClr val="tx1"/>
                      </a:solidFill>
                    </a:ln>
                  </pic:spPr>
                </pic:pic>
              </a:graphicData>
            </a:graphic>
          </wp:inline>
        </w:drawing>
      </w:r>
    </w:p>
    <w:p w14:paraId="68A149CE" w14:textId="50A69891" w:rsidR="00280A79" w:rsidRDefault="00447DD8" w:rsidP="00650E95">
      <w:pPr>
        <w:rPr>
          <w:rFonts w:eastAsiaTheme="minorEastAsia"/>
        </w:rPr>
      </w:pPr>
      <w:r>
        <w:lastRenderedPageBreak/>
        <w:t>Producto punto: 0.06, 0.18, 0.</w:t>
      </w:r>
      <w:r w:rsidR="001C0190">
        <w:t xml:space="preserve">54, 0.12 -&gt; dividir por </w:t>
      </w:r>
      <m:oMath>
        <m:rad>
          <m:radPr>
            <m:degHide m:val="1"/>
            <m:ctrlPr>
              <w:rPr>
                <w:rFonts w:ascii="Cambria Math" w:hAnsi="Cambria Math"/>
              </w:rPr>
            </m:ctrlPr>
          </m:radPr>
          <m:deg/>
          <m:e>
            <m:r>
              <w:rPr>
                <w:rFonts w:ascii="Cambria Math" w:hAnsi="Cambria Math"/>
              </w:rPr>
              <m:t>64</m:t>
            </m:r>
          </m:e>
        </m:rad>
        <m:r>
          <w:rPr>
            <w:rFonts w:ascii="Cambria Math" w:hAnsi="Cambria Math"/>
          </w:rPr>
          <m:t>=8</m:t>
        </m:r>
      </m:oMath>
      <w:r w:rsidR="001C0190">
        <w:rPr>
          <w:rFonts w:eastAsiaTheme="minorEastAsia"/>
        </w:rPr>
        <w:t xml:space="preserve"> -&gt; softmax -&gt; aproximadamente </w:t>
      </w:r>
      <m:oMath>
        <m:d>
          <m:dPr>
            <m:begChr m:val="["/>
            <m:endChr m:val="]"/>
            <m:ctrlPr>
              <w:rPr>
                <w:rFonts w:ascii="Cambria Math" w:hAnsi="Cambria Math"/>
              </w:rPr>
            </m:ctrlPr>
          </m:dPr>
          <m:e>
            <m:r>
              <w:rPr>
                <w:rFonts w:ascii="Cambria Math" w:hAnsi="Cambria Math"/>
              </w:rPr>
              <m:t>0.38, 0.34, 0.15, 0.13</m:t>
            </m:r>
          </m:e>
        </m:d>
      </m:oMath>
      <w:r w:rsidR="00B97D67">
        <w:rPr>
          <w:rFonts w:eastAsiaTheme="minorEastAsia"/>
        </w:rPr>
        <w:t xml:space="preserve"> (influenciado sobre todo por “The” y “dog”, coherente con que la primera palabra sea “Der”).</w:t>
      </w:r>
    </w:p>
    <w:tbl>
      <w:tblPr>
        <w:tblStyle w:val="Tablaconcuadrcula"/>
        <w:tblW w:w="0" w:type="auto"/>
        <w:tblLook w:val="04A0" w:firstRow="1" w:lastRow="0" w:firstColumn="1" w:lastColumn="0" w:noHBand="0" w:noVBand="1"/>
      </w:tblPr>
      <w:tblGrid>
        <w:gridCol w:w="10770"/>
      </w:tblGrid>
      <w:tr w:rsidR="002E4836" w14:paraId="20F1C6C2" w14:textId="77777777" w:rsidTr="002E4836">
        <w:tc>
          <w:tcPr>
            <w:tcW w:w="10790" w:type="dxa"/>
            <w:tcBorders>
              <w:top w:val="single" w:sz="12" w:space="0" w:color="auto"/>
              <w:left w:val="single" w:sz="12" w:space="0" w:color="auto"/>
              <w:bottom w:val="single" w:sz="12" w:space="0" w:color="auto"/>
              <w:right w:val="single" w:sz="12" w:space="0" w:color="auto"/>
            </w:tcBorders>
          </w:tcPr>
          <w:p w14:paraId="5F659C7A" w14:textId="77777777" w:rsidR="002E4836" w:rsidRDefault="00666879" w:rsidP="00650E95">
            <w:pPr>
              <w:rPr>
                <w:rFonts w:eastAsiaTheme="minorEastAsia"/>
              </w:rPr>
            </w:pPr>
            <w:r w:rsidRPr="00666879">
              <w:rPr>
                <w:rFonts w:eastAsiaTheme="minorEastAsia"/>
                <w:noProof/>
              </w:rPr>
              <w:drawing>
                <wp:inline distT="0" distB="0" distL="0" distR="0" wp14:anchorId="0692B1EA" wp14:editId="644CF69A">
                  <wp:extent cx="2404110" cy="447277"/>
                  <wp:effectExtent l="19050" t="19050" r="15240" b="10160"/>
                  <wp:docPr id="2139574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4132" name=""/>
                          <pic:cNvPicPr/>
                        </pic:nvPicPr>
                        <pic:blipFill>
                          <a:blip r:embed="rId270"/>
                          <a:stretch>
                            <a:fillRect/>
                          </a:stretch>
                        </pic:blipFill>
                        <pic:spPr>
                          <a:xfrm>
                            <a:off x="0" y="0"/>
                            <a:ext cx="2407206" cy="447853"/>
                          </a:xfrm>
                          <a:prstGeom prst="rect">
                            <a:avLst/>
                          </a:prstGeom>
                          <a:ln w="12700">
                            <a:solidFill>
                              <a:schemeClr val="tx1"/>
                            </a:solidFill>
                          </a:ln>
                        </pic:spPr>
                      </pic:pic>
                    </a:graphicData>
                  </a:graphic>
                </wp:inline>
              </w:drawing>
            </w:r>
          </w:p>
          <w:p w14:paraId="37DCD009" w14:textId="77777777" w:rsidR="001A5104" w:rsidRPr="001A5104" w:rsidRDefault="001A5104" w:rsidP="001A5104">
            <w:pPr>
              <w:rPr>
                <w:rFonts w:eastAsiaTheme="minorEastAsia"/>
              </w:rPr>
            </w:pPr>
            <w:proofErr w:type="spellStart"/>
            <w:r w:rsidRPr="001A5104">
              <w:rPr>
                <w:rFonts w:eastAsiaTheme="minorEastAsia"/>
              </w:rPr>
              <w:t>Tenés</w:t>
            </w:r>
            <w:proofErr w:type="spellEnd"/>
            <w:r w:rsidRPr="001A5104">
              <w:rPr>
                <w:rFonts w:eastAsiaTheme="minorEastAsia"/>
              </w:rPr>
              <w:t xml:space="preserve"> razón — vamos con el Paso 4 completo, sin reducir a 1 dimensión, con las 64 dimensiones reales de cada cabeza.</w:t>
            </w:r>
          </w:p>
          <w:p w14:paraId="5537A285" w14:textId="77777777" w:rsidR="001A5104" w:rsidRPr="001A5104" w:rsidRDefault="001A5104" w:rsidP="001A5104">
            <w:pPr>
              <w:rPr>
                <w:rFonts w:eastAsiaTheme="minorEastAsia"/>
                <w:b/>
                <w:bCs/>
              </w:rPr>
            </w:pPr>
            <w:r w:rsidRPr="001A5104">
              <w:rPr>
                <w:rFonts w:eastAsiaTheme="minorEastAsia"/>
                <w:b/>
                <w:bCs/>
              </w:rPr>
              <w:t>Punto de partida: vectores de 64 números, no de 1</w:t>
            </w:r>
          </w:p>
          <w:p w14:paraId="09F63986" w14:textId="77777777" w:rsidR="001A5104" w:rsidRPr="001A5104" w:rsidRDefault="001A5104" w:rsidP="001A5104">
            <w:pPr>
              <w:rPr>
                <w:rFonts w:eastAsiaTheme="minorEastAsia"/>
              </w:rPr>
            </w:pPr>
            <w:r w:rsidRPr="001A5104">
              <w:rPr>
                <w:rFonts w:eastAsiaTheme="minorEastAsia"/>
              </w:rPr>
              <w:t>Para la Cabeza 1, ya tenemos (del Paso 2 y 3):</w:t>
            </w:r>
          </w:p>
          <w:p w14:paraId="65F9698B" w14:textId="4EC66A66" w:rsidR="00D704B2" w:rsidRDefault="00D704B2" w:rsidP="00650E95">
            <w:pPr>
              <w:rPr>
                <w:rFonts w:eastAsiaTheme="minorEastAsia"/>
              </w:rPr>
            </w:pPr>
            <w:r w:rsidRPr="00D704B2">
              <w:rPr>
                <w:rFonts w:eastAsiaTheme="minorEastAsia"/>
                <w:noProof/>
              </w:rPr>
              <w:drawing>
                <wp:inline distT="0" distB="0" distL="0" distR="0" wp14:anchorId="6FFA292A" wp14:editId="1A0C6D75">
                  <wp:extent cx="6134632" cy="381033"/>
                  <wp:effectExtent l="19050" t="19050" r="19050" b="19050"/>
                  <wp:docPr id="1044215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15902" name=""/>
                          <pic:cNvPicPr/>
                        </pic:nvPicPr>
                        <pic:blipFill>
                          <a:blip r:embed="rId271"/>
                          <a:stretch>
                            <a:fillRect/>
                          </a:stretch>
                        </pic:blipFill>
                        <pic:spPr>
                          <a:xfrm>
                            <a:off x="0" y="0"/>
                            <a:ext cx="6134632" cy="381033"/>
                          </a:xfrm>
                          <a:prstGeom prst="rect">
                            <a:avLst/>
                          </a:prstGeom>
                          <a:ln w="19050">
                            <a:solidFill>
                              <a:schemeClr val="tx1"/>
                            </a:solidFill>
                          </a:ln>
                        </pic:spPr>
                      </pic:pic>
                    </a:graphicData>
                  </a:graphic>
                </wp:inline>
              </w:drawing>
            </w:r>
          </w:p>
          <w:p w14:paraId="1DCB11BD" w14:textId="77777777" w:rsidR="00EB7111" w:rsidRPr="00EB7111" w:rsidRDefault="00EB7111" w:rsidP="00EB7111">
            <w:pPr>
              <w:rPr>
                <w:rFonts w:eastAsiaTheme="minorEastAsia"/>
              </w:rPr>
            </w:pPr>
            <w:r w:rsidRPr="00EB7111">
              <w:rPr>
                <w:rFonts w:eastAsiaTheme="minorEastAsia"/>
              </w:rPr>
              <w:t>Y los 4 Keys, uno por cada palabra en inglés, cada uno también de 64 números:</w:t>
            </w:r>
          </w:p>
          <w:p w14:paraId="71847962" w14:textId="37433C70" w:rsidR="00666879" w:rsidRDefault="00EB7111" w:rsidP="00650E95">
            <w:pPr>
              <w:rPr>
                <w:rFonts w:eastAsiaTheme="minorEastAsia"/>
              </w:rPr>
            </w:pPr>
            <w:r w:rsidRPr="00EB7111">
              <w:rPr>
                <w:rFonts w:eastAsiaTheme="minorEastAsia"/>
                <w:noProof/>
              </w:rPr>
              <w:drawing>
                <wp:inline distT="0" distB="0" distL="0" distR="0" wp14:anchorId="29725AF9" wp14:editId="36AC1187">
                  <wp:extent cx="4290432" cy="365792"/>
                  <wp:effectExtent l="19050" t="19050" r="15240" b="15240"/>
                  <wp:docPr id="1084954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54532" name=""/>
                          <pic:cNvPicPr/>
                        </pic:nvPicPr>
                        <pic:blipFill>
                          <a:blip r:embed="rId272"/>
                          <a:stretch>
                            <a:fillRect/>
                          </a:stretch>
                        </pic:blipFill>
                        <pic:spPr>
                          <a:xfrm>
                            <a:off x="0" y="0"/>
                            <a:ext cx="4290432" cy="365792"/>
                          </a:xfrm>
                          <a:prstGeom prst="rect">
                            <a:avLst/>
                          </a:prstGeom>
                          <a:ln w="12700">
                            <a:solidFill>
                              <a:schemeClr val="tx1"/>
                            </a:solidFill>
                          </a:ln>
                        </pic:spPr>
                      </pic:pic>
                    </a:graphicData>
                  </a:graphic>
                </wp:inline>
              </w:drawing>
            </w:r>
          </w:p>
          <w:p w14:paraId="58784F78" w14:textId="4A1BA5A7" w:rsidR="0060189D" w:rsidRDefault="0060189D" w:rsidP="00650E95">
            <w:pPr>
              <w:rPr>
                <w:rFonts w:eastAsiaTheme="minorEastAsia"/>
              </w:rPr>
            </w:pPr>
            <w:r w:rsidRPr="0060189D">
              <w:rPr>
                <w:rFonts w:eastAsiaTheme="minorEastAsia"/>
                <w:noProof/>
              </w:rPr>
              <w:drawing>
                <wp:inline distT="0" distB="0" distL="0" distR="0" wp14:anchorId="21AECE5D" wp14:editId="5F25C0E1">
                  <wp:extent cx="2781541" cy="457240"/>
                  <wp:effectExtent l="19050" t="19050" r="19050" b="19050"/>
                  <wp:docPr id="798943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43051" name=""/>
                          <pic:cNvPicPr/>
                        </pic:nvPicPr>
                        <pic:blipFill>
                          <a:blip r:embed="rId273"/>
                          <a:stretch>
                            <a:fillRect/>
                          </a:stretch>
                        </pic:blipFill>
                        <pic:spPr>
                          <a:xfrm>
                            <a:off x="0" y="0"/>
                            <a:ext cx="2781541" cy="457240"/>
                          </a:xfrm>
                          <a:prstGeom prst="rect">
                            <a:avLst/>
                          </a:prstGeom>
                          <a:ln w="19050">
                            <a:solidFill>
                              <a:schemeClr val="tx1"/>
                            </a:solidFill>
                          </a:ln>
                        </pic:spPr>
                      </pic:pic>
                    </a:graphicData>
                  </a:graphic>
                </wp:inline>
              </w:drawing>
            </w:r>
          </w:p>
          <w:p w14:paraId="4B84D507" w14:textId="2D9415D7" w:rsidR="0060189D" w:rsidRDefault="0060189D" w:rsidP="00650E95">
            <w:pPr>
              <w:rPr>
                <w:rFonts w:eastAsiaTheme="minorEastAsia"/>
              </w:rPr>
            </w:pPr>
          </w:p>
          <w:p w14:paraId="328D764C" w14:textId="6C91E09C" w:rsidR="000D65F1" w:rsidRDefault="0060189D" w:rsidP="00650E95">
            <w:pPr>
              <w:rPr>
                <w:rFonts w:eastAsiaTheme="minorEastAsia"/>
                <w:sz w:val="24"/>
                <w:szCs w:val="28"/>
              </w:rPr>
            </w:pPr>
            <w:proofErr w:type="spellStart"/>
            <w:r w:rsidRPr="00226DBB">
              <w:rPr>
                <w:rFonts w:eastAsiaTheme="minorEastAsia"/>
                <w:b/>
                <w:bCs/>
                <w:sz w:val="24"/>
                <w:szCs w:val="28"/>
                <w:highlight w:val="yellow"/>
              </w:rPr>
              <w:t>Sub-paso</w:t>
            </w:r>
            <w:proofErr w:type="spellEnd"/>
            <w:r w:rsidRPr="00226DBB">
              <w:rPr>
                <w:rFonts w:eastAsiaTheme="minorEastAsia"/>
                <w:b/>
                <w:bCs/>
                <w:sz w:val="24"/>
                <w:szCs w:val="28"/>
                <w:highlight w:val="yellow"/>
              </w:rPr>
              <w:t xml:space="preserve"> 4.1 — Producto punto: </w:t>
            </w:r>
            <m:oMath>
              <m:sSub>
                <m:sSubPr>
                  <m:ctrlPr>
                    <w:rPr>
                      <w:rFonts w:ascii="Cambria Math" w:eastAsiaTheme="minorEastAsia" w:hAnsi="Cambria Math"/>
                      <w:sz w:val="24"/>
                      <w:szCs w:val="28"/>
                      <w:highlight w:val="yellow"/>
                    </w:rPr>
                  </m:ctrlPr>
                </m:sSubPr>
                <m:e>
                  <m:r>
                    <w:rPr>
                      <w:rFonts w:ascii="Cambria Math" w:eastAsiaTheme="minorEastAsia" w:hAnsi="Cambria Math"/>
                      <w:sz w:val="24"/>
                      <w:szCs w:val="28"/>
                      <w:highlight w:val="yellow"/>
                    </w:rPr>
                    <m:t>Q</m:t>
                  </m:r>
                </m:e>
                <m:sub>
                  <m:r>
                    <w:rPr>
                      <w:rFonts w:ascii="Cambria Math" w:eastAsiaTheme="minorEastAsia" w:hAnsi="Cambria Math"/>
                      <w:sz w:val="24"/>
                      <w:szCs w:val="28"/>
                      <w:highlight w:val="yellow"/>
                    </w:rPr>
                    <m:t>1</m:t>
                  </m:r>
                </m:sub>
              </m:sSub>
              <m:r>
                <w:rPr>
                  <w:rFonts w:ascii="Cambria Math" w:eastAsiaTheme="minorEastAsia" w:hAnsi="Cambria Math"/>
                  <w:sz w:val="24"/>
                  <w:szCs w:val="28"/>
                  <w:highlight w:val="yellow"/>
                </w:rPr>
                <m:t>⋅</m:t>
              </m:r>
              <m:sSub>
                <m:sSubPr>
                  <m:ctrlPr>
                    <w:rPr>
                      <w:rFonts w:ascii="Cambria Math" w:eastAsiaTheme="minorEastAsia" w:hAnsi="Cambria Math"/>
                      <w:sz w:val="24"/>
                      <w:szCs w:val="28"/>
                      <w:highlight w:val="yellow"/>
                    </w:rPr>
                  </m:ctrlPr>
                </m:sSubPr>
                <m:e>
                  <m:r>
                    <w:rPr>
                      <w:rFonts w:ascii="Cambria Math" w:eastAsiaTheme="minorEastAsia" w:hAnsi="Cambria Math"/>
                      <w:sz w:val="24"/>
                      <w:szCs w:val="28"/>
                      <w:highlight w:val="yellow"/>
                    </w:rPr>
                    <m:t>K</m:t>
                  </m:r>
                </m:e>
                <m:sub>
                  <m:r>
                    <w:rPr>
                      <w:rFonts w:ascii="Cambria Math" w:eastAsiaTheme="minorEastAsia" w:hAnsi="Cambria Math"/>
                      <w:sz w:val="24"/>
                      <w:szCs w:val="28"/>
                      <w:highlight w:val="yellow"/>
                    </w:rPr>
                    <m:t>1</m:t>
                  </m:r>
                </m:sub>
              </m:sSub>
              <m:sSup>
                <m:sSupPr>
                  <m:ctrlPr>
                    <w:rPr>
                      <w:rFonts w:ascii="Cambria Math" w:eastAsiaTheme="minorEastAsia" w:hAnsi="Cambria Math"/>
                      <w:sz w:val="24"/>
                      <w:szCs w:val="28"/>
                      <w:highlight w:val="yellow"/>
                    </w:rPr>
                  </m:ctrlPr>
                </m:sSupPr>
                <m:e>
                  <m:d>
                    <m:dPr>
                      <m:ctrlPr>
                        <w:rPr>
                          <w:rFonts w:ascii="Cambria Math" w:eastAsiaTheme="minorEastAsia" w:hAnsi="Cambria Math"/>
                          <w:sz w:val="24"/>
                          <w:szCs w:val="28"/>
                          <w:highlight w:val="yellow"/>
                        </w:rPr>
                      </m:ctrlPr>
                    </m:dPr>
                    <m:e>
                      <m:r>
                        <m:rPr>
                          <m:nor/>
                        </m:rPr>
                        <w:rPr>
                          <w:rFonts w:eastAsiaTheme="minorEastAsia"/>
                          <w:sz w:val="24"/>
                          <w:szCs w:val="28"/>
                          <w:highlight w:val="yellow"/>
                        </w:rPr>
                        <m:t>palabra</m:t>
                      </m:r>
                    </m:e>
                  </m:d>
                </m:e>
                <m:sup>
                  <m:r>
                    <w:rPr>
                      <w:rFonts w:ascii="Cambria Math" w:eastAsiaTheme="minorEastAsia" w:hAnsi="Cambria Math"/>
                      <w:sz w:val="24"/>
                      <w:szCs w:val="28"/>
                      <w:highlight w:val="yellow"/>
                    </w:rPr>
                    <m:t>T</m:t>
                  </m:r>
                </m:sup>
              </m:sSup>
            </m:oMath>
          </w:p>
          <w:p w14:paraId="79D7F91E" w14:textId="378795B9" w:rsidR="000D65F1" w:rsidRPr="00226DBB" w:rsidRDefault="000D65F1" w:rsidP="00650E95">
            <w:pPr>
              <w:rPr>
                <w:rFonts w:eastAsiaTheme="minorEastAsia"/>
                <w:sz w:val="24"/>
                <w:szCs w:val="28"/>
              </w:rPr>
            </w:pPr>
            <w:r w:rsidRPr="0030525F">
              <w:rPr>
                <w:noProof/>
              </w:rPr>
              <w:drawing>
                <wp:inline distT="0" distB="0" distL="0" distR="0" wp14:anchorId="6FE9454D" wp14:editId="31D6CD41">
                  <wp:extent cx="3193633" cy="430530"/>
                  <wp:effectExtent l="19050" t="19050" r="26035" b="26670"/>
                  <wp:docPr id="1517588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04447" name=""/>
                          <pic:cNvPicPr/>
                        </pic:nvPicPr>
                        <pic:blipFill>
                          <a:blip r:embed="rId268"/>
                          <a:stretch>
                            <a:fillRect/>
                          </a:stretch>
                        </pic:blipFill>
                        <pic:spPr>
                          <a:xfrm>
                            <a:off x="0" y="0"/>
                            <a:ext cx="3197016" cy="430986"/>
                          </a:xfrm>
                          <a:prstGeom prst="rect">
                            <a:avLst/>
                          </a:prstGeom>
                          <a:ln w="12700">
                            <a:solidFill>
                              <a:schemeClr val="tx1"/>
                            </a:solidFill>
                          </a:ln>
                        </pic:spPr>
                      </pic:pic>
                    </a:graphicData>
                  </a:graphic>
                </wp:inline>
              </w:drawing>
            </w:r>
          </w:p>
          <w:p w14:paraId="65F7C95A" w14:textId="4189085D" w:rsidR="0060189D" w:rsidRDefault="009154AF" w:rsidP="00650E95">
            <w:pPr>
              <w:rPr>
                <w:rFonts w:eastAsiaTheme="minorEastAsia"/>
                <w:b/>
                <w:bCs/>
              </w:rPr>
            </w:pPr>
            <w:r>
              <w:rPr>
                <w:rFonts w:eastAsiaTheme="minorEastAsia"/>
              </w:rPr>
              <w:t xml:space="preserve">Esto </w:t>
            </w:r>
            <w:r>
              <w:rPr>
                <w:rFonts w:eastAsiaTheme="minorEastAsia"/>
                <w:b/>
                <w:bCs/>
              </w:rPr>
              <w:t xml:space="preserve">no es una sola </w:t>
            </w:r>
            <w:r w:rsidR="003846CB">
              <w:rPr>
                <w:rFonts w:eastAsiaTheme="minorEastAsia"/>
                <w:b/>
                <w:bCs/>
              </w:rPr>
              <w:t>multiplicación</w:t>
            </w:r>
            <w:r>
              <w:rPr>
                <w:rFonts w:eastAsiaTheme="minorEastAsia"/>
                <w:b/>
                <w:bCs/>
              </w:rPr>
              <w:t xml:space="preserve"> – </w:t>
            </w:r>
            <w:r>
              <w:rPr>
                <w:rFonts w:eastAsiaTheme="minorEastAsia"/>
              </w:rPr>
              <w:t xml:space="preserve">es multiplicar los 64 </w:t>
            </w:r>
            <w:r w:rsidR="003846CB">
              <w:rPr>
                <w:rFonts w:eastAsiaTheme="minorEastAsia"/>
              </w:rPr>
              <w:t>números</w:t>
            </w:r>
            <w:r>
              <w:rPr>
                <w:rFonts w:eastAsiaTheme="minorEastAsia"/>
              </w:rPr>
              <w:t xml:space="preserve"> de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oMath>
            <w:r>
              <w:rPr>
                <w:rFonts w:eastAsiaTheme="minorEastAsia"/>
              </w:rPr>
              <w:t xml:space="preserve">contra los </w:t>
            </w:r>
            <w:r w:rsidR="00226DBB">
              <w:rPr>
                <w:rFonts w:eastAsiaTheme="minorEastAsia"/>
              </w:rPr>
              <w:t xml:space="preserve">64 </w:t>
            </w:r>
            <w:r w:rsidR="003846CB">
              <w:rPr>
                <w:rFonts w:eastAsiaTheme="minorEastAsia"/>
              </w:rPr>
              <w:t>números</w:t>
            </w:r>
            <w:r w:rsidR="00226DBB">
              <w:rPr>
                <w:rFonts w:eastAsiaTheme="minorEastAsia"/>
              </w:rPr>
              <w:t xml:space="preserve"> de cada </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 xml:space="preserve">, </m:t>
              </m:r>
            </m:oMath>
            <w:r w:rsidR="00226DBB">
              <w:rPr>
                <w:rFonts w:eastAsiaTheme="minorEastAsia"/>
                <w:b/>
                <w:bCs/>
              </w:rPr>
              <w:t xml:space="preserve">uno a uno, </w:t>
            </w:r>
            <w:r w:rsidR="00226DBB">
              <w:rPr>
                <w:rFonts w:eastAsiaTheme="minorEastAsia"/>
              </w:rPr>
              <w:t xml:space="preserve">y </w:t>
            </w:r>
            <w:r w:rsidR="00226DBB">
              <w:rPr>
                <w:rFonts w:eastAsiaTheme="minorEastAsia"/>
                <w:b/>
                <w:bCs/>
              </w:rPr>
              <w:t xml:space="preserve">sumar los 64 </w:t>
            </w:r>
            <w:r w:rsidR="003846CB">
              <w:rPr>
                <w:rFonts w:eastAsiaTheme="minorEastAsia"/>
                <w:b/>
                <w:bCs/>
              </w:rPr>
              <w:t>resultados</w:t>
            </w:r>
            <w:r w:rsidR="00226DBB">
              <w:rPr>
                <w:rFonts w:eastAsiaTheme="minorEastAsia"/>
                <w:b/>
                <w:bCs/>
              </w:rPr>
              <w:t>:</w:t>
            </w:r>
          </w:p>
          <w:p w14:paraId="474557D0" w14:textId="56BF7996" w:rsidR="00226DBB" w:rsidRDefault="009234EE" w:rsidP="00650E95">
            <w:pPr>
              <w:rPr>
                <w:rFonts w:eastAsiaTheme="minorEastAsia"/>
                <w:b/>
                <w:bCs/>
              </w:rPr>
            </w:pPr>
            <w:r w:rsidRPr="009234EE">
              <w:rPr>
                <w:rFonts w:eastAsiaTheme="minorEastAsia"/>
                <w:b/>
                <w:bCs/>
                <w:noProof/>
              </w:rPr>
              <w:drawing>
                <wp:inline distT="0" distB="0" distL="0" distR="0" wp14:anchorId="0AA84477" wp14:editId="6BCFC698">
                  <wp:extent cx="4530090" cy="336656"/>
                  <wp:effectExtent l="19050" t="19050" r="22860" b="25400"/>
                  <wp:docPr id="731084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84727" name=""/>
                          <pic:cNvPicPr/>
                        </pic:nvPicPr>
                        <pic:blipFill>
                          <a:blip r:embed="rId274"/>
                          <a:stretch>
                            <a:fillRect/>
                          </a:stretch>
                        </pic:blipFill>
                        <pic:spPr>
                          <a:xfrm>
                            <a:off x="0" y="0"/>
                            <a:ext cx="4568716" cy="339526"/>
                          </a:xfrm>
                          <a:prstGeom prst="rect">
                            <a:avLst/>
                          </a:prstGeom>
                          <a:ln w="19050">
                            <a:solidFill>
                              <a:schemeClr val="tx1"/>
                            </a:solidFill>
                          </a:ln>
                        </pic:spPr>
                      </pic:pic>
                    </a:graphicData>
                  </a:graphic>
                </wp:inline>
              </w:drawing>
            </w:r>
          </w:p>
          <w:p w14:paraId="261743AF" w14:textId="42F252AD" w:rsidR="009234EE" w:rsidRDefault="009234EE" w:rsidP="00650E95">
            <w:pPr>
              <w:rPr>
                <w:rFonts w:eastAsiaTheme="minorEastAsia"/>
              </w:rPr>
            </w:pPr>
            <w:r>
              <w:rPr>
                <w:rFonts w:eastAsiaTheme="minorEastAsia"/>
              </w:rPr>
              <w:t xml:space="preserve">Esto da </w:t>
            </w:r>
            <w:r>
              <w:rPr>
                <w:rFonts w:eastAsiaTheme="minorEastAsia"/>
                <w:b/>
                <w:bCs/>
              </w:rPr>
              <w:t xml:space="preserve">un solo </w:t>
            </w:r>
            <w:r w:rsidR="003846CB">
              <w:rPr>
                <w:rFonts w:eastAsiaTheme="minorEastAsia"/>
                <w:b/>
                <w:bCs/>
              </w:rPr>
              <w:t>número</w:t>
            </w:r>
            <w:r>
              <w:rPr>
                <w:rFonts w:eastAsiaTheme="minorEastAsia"/>
                <w:b/>
                <w:bCs/>
              </w:rPr>
              <w:t xml:space="preserve"> – </w:t>
            </w:r>
            <w:r>
              <w:rPr>
                <w:rFonts w:eastAsiaTheme="minorEastAsia"/>
              </w:rPr>
              <w:t xml:space="preserve">pero ese </w:t>
            </w:r>
            <w:proofErr w:type="spellStart"/>
            <w:r>
              <w:rPr>
                <w:rFonts w:eastAsiaTheme="minorEastAsia"/>
              </w:rPr>
              <w:t>numero</w:t>
            </w:r>
            <w:proofErr w:type="spellEnd"/>
            <w:r>
              <w:rPr>
                <w:rFonts w:eastAsiaTheme="minorEastAsia"/>
              </w:rPr>
              <w:t xml:space="preserve"> es la suma de 64 multiplicaciones, no una sola cuenta como veníamos simplificando. Y esto se repite, por separado, contra uno de los 4 </w:t>
            </w:r>
            <w:proofErr w:type="spellStart"/>
            <w:r>
              <w:rPr>
                <w:rFonts w:eastAsiaTheme="minorEastAsia"/>
              </w:rPr>
              <w:t>keys</w:t>
            </w:r>
            <w:proofErr w:type="spellEnd"/>
            <w:r>
              <w:rPr>
                <w:rFonts w:eastAsiaTheme="minorEastAsia"/>
              </w:rPr>
              <w:t>:</w:t>
            </w:r>
          </w:p>
          <w:p w14:paraId="72507391" w14:textId="6A10B57A" w:rsidR="009234EE" w:rsidRDefault="00D46F52" w:rsidP="00650E95">
            <w:pPr>
              <w:rPr>
                <w:rFonts w:eastAsiaTheme="minorEastAsia"/>
              </w:rPr>
            </w:pPr>
            <w:r w:rsidRPr="00D46F52">
              <w:rPr>
                <w:rFonts w:eastAsiaTheme="minorEastAsia"/>
                <w:noProof/>
              </w:rPr>
              <w:drawing>
                <wp:inline distT="0" distB="0" distL="0" distR="0" wp14:anchorId="1E0F0494" wp14:editId="4ECCD186">
                  <wp:extent cx="4549534" cy="419136"/>
                  <wp:effectExtent l="19050" t="19050" r="22860" b="19050"/>
                  <wp:docPr id="335493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93450" name=""/>
                          <pic:cNvPicPr/>
                        </pic:nvPicPr>
                        <pic:blipFill>
                          <a:blip r:embed="rId275"/>
                          <a:stretch>
                            <a:fillRect/>
                          </a:stretch>
                        </pic:blipFill>
                        <pic:spPr>
                          <a:xfrm>
                            <a:off x="0" y="0"/>
                            <a:ext cx="4549534" cy="419136"/>
                          </a:xfrm>
                          <a:prstGeom prst="rect">
                            <a:avLst/>
                          </a:prstGeom>
                          <a:ln w="12700">
                            <a:solidFill>
                              <a:schemeClr val="tx1"/>
                            </a:solidFill>
                          </a:ln>
                        </pic:spPr>
                      </pic:pic>
                    </a:graphicData>
                  </a:graphic>
                </wp:inline>
              </w:drawing>
            </w:r>
          </w:p>
          <w:p w14:paraId="5E460674" w14:textId="6449BEB8" w:rsidR="00D46F52" w:rsidRDefault="00974C4C" w:rsidP="00650E95">
            <w:pPr>
              <w:rPr>
                <w:rFonts w:eastAsiaTheme="minorEastAsia"/>
              </w:rPr>
            </w:pPr>
            <w:r w:rsidRPr="00974C4C">
              <w:rPr>
                <w:rFonts w:eastAsiaTheme="minorEastAsia"/>
                <w:noProof/>
              </w:rPr>
              <w:drawing>
                <wp:inline distT="0" distB="0" distL="0" distR="0" wp14:anchorId="7C267E38" wp14:editId="436E47DC">
                  <wp:extent cx="4537710" cy="521910"/>
                  <wp:effectExtent l="19050" t="19050" r="15240" b="12065"/>
                  <wp:docPr id="1091206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06178" name=""/>
                          <pic:cNvPicPr/>
                        </pic:nvPicPr>
                        <pic:blipFill>
                          <a:blip r:embed="rId276"/>
                          <a:stretch>
                            <a:fillRect/>
                          </a:stretch>
                        </pic:blipFill>
                        <pic:spPr>
                          <a:xfrm>
                            <a:off x="0" y="0"/>
                            <a:ext cx="4549182" cy="523229"/>
                          </a:xfrm>
                          <a:prstGeom prst="rect">
                            <a:avLst/>
                          </a:prstGeom>
                          <a:ln w="19050">
                            <a:solidFill>
                              <a:schemeClr val="tx1"/>
                            </a:solidFill>
                          </a:ln>
                        </pic:spPr>
                      </pic:pic>
                    </a:graphicData>
                  </a:graphic>
                </wp:inline>
              </w:drawing>
            </w:r>
          </w:p>
          <w:p w14:paraId="19D92FEB" w14:textId="4DCB8AE2" w:rsidR="00974C4C" w:rsidRDefault="00974C4C" w:rsidP="00650E95">
            <w:pPr>
              <w:rPr>
                <w:rFonts w:eastAsiaTheme="minorEastAsia"/>
              </w:rPr>
            </w:pPr>
            <w:r>
              <w:rPr>
                <w:rFonts w:eastAsiaTheme="minorEastAsia"/>
              </w:rPr>
              <w:t xml:space="preserve">Al final de este </w:t>
            </w:r>
            <w:proofErr w:type="spellStart"/>
            <w:r>
              <w:rPr>
                <w:rFonts w:eastAsiaTheme="minorEastAsia"/>
              </w:rPr>
              <w:t>sub-paso</w:t>
            </w:r>
            <w:proofErr w:type="spellEnd"/>
            <w:r>
              <w:rPr>
                <w:rFonts w:eastAsiaTheme="minorEastAsia"/>
              </w:rPr>
              <w:t xml:space="preserve">, </w:t>
            </w:r>
            <w:proofErr w:type="spellStart"/>
            <w:r>
              <w:rPr>
                <w:rFonts w:eastAsiaTheme="minorEastAsia"/>
              </w:rPr>
              <w:t>tenes</w:t>
            </w:r>
            <w:proofErr w:type="spellEnd"/>
            <w:r>
              <w:rPr>
                <w:rFonts w:eastAsiaTheme="minorEastAsia"/>
              </w:rPr>
              <w:t xml:space="preserve"> </w:t>
            </w:r>
            <w:r>
              <w:rPr>
                <w:rFonts w:eastAsiaTheme="minorEastAsia"/>
                <w:b/>
                <w:bCs/>
              </w:rPr>
              <w:t xml:space="preserve">4 </w:t>
            </w:r>
            <w:proofErr w:type="spellStart"/>
            <w:r>
              <w:rPr>
                <w:rFonts w:eastAsiaTheme="minorEastAsia"/>
                <w:b/>
                <w:bCs/>
              </w:rPr>
              <w:t>numeros</w:t>
            </w:r>
            <w:proofErr w:type="spellEnd"/>
            <w:r>
              <w:rPr>
                <w:rFonts w:eastAsiaTheme="minorEastAsia"/>
                <w:b/>
                <w:bCs/>
              </w:rPr>
              <w:t xml:space="preserve"> </w:t>
            </w:r>
            <w:r>
              <w:rPr>
                <w:rFonts w:eastAsiaTheme="minorEastAsia"/>
              </w:rPr>
              <w:t>(uno por palabra) – cada uno es el resultado de 64 productos.</w:t>
            </w:r>
          </w:p>
          <w:p w14:paraId="3A4CA0FD" w14:textId="77777777" w:rsidR="00974C4C" w:rsidRDefault="00974C4C" w:rsidP="00650E95">
            <w:pPr>
              <w:rPr>
                <w:rFonts w:eastAsiaTheme="minorEastAsia"/>
              </w:rPr>
            </w:pPr>
          </w:p>
          <w:p w14:paraId="3F939A60" w14:textId="3359FD9E" w:rsidR="00974C4C" w:rsidRPr="00D82440" w:rsidRDefault="00D82440" w:rsidP="00650E95">
            <w:pPr>
              <w:rPr>
                <w:rFonts w:eastAsiaTheme="minorEastAsia"/>
                <w:b/>
                <w:bCs/>
                <w:sz w:val="24"/>
                <w:szCs w:val="28"/>
              </w:rPr>
            </w:pPr>
            <w:proofErr w:type="spellStart"/>
            <w:r w:rsidRPr="00D82440">
              <w:rPr>
                <w:rFonts w:eastAsiaTheme="minorEastAsia"/>
                <w:b/>
                <w:bCs/>
                <w:sz w:val="24"/>
                <w:szCs w:val="28"/>
                <w:highlight w:val="yellow"/>
              </w:rPr>
              <w:t>Sub-paso</w:t>
            </w:r>
            <w:proofErr w:type="spellEnd"/>
            <w:r w:rsidRPr="00D82440">
              <w:rPr>
                <w:rFonts w:eastAsiaTheme="minorEastAsia"/>
                <w:b/>
                <w:bCs/>
                <w:sz w:val="24"/>
                <w:szCs w:val="28"/>
                <w:highlight w:val="yellow"/>
              </w:rPr>
              <w:t xml:space="preserve"> 4.2 — Dividir cada uno de esos 4 números por</w:t>
            </w:r>
            <m:oMath>
              <m:rad>
                <m:radPr>
                  <m:degHide m:val="1"/>
                  <m:ctrlPr>
                    <w:rPr>
                      <w:rFonts w:ascii="Cambria Math" w:eastAsiaTheme="minorEastAsia" w:hAnsi="Cambria Math"/>
                      <w:b/>
                      <w:bCs/>
                      <w:sz w:val="24"/>
                      <w:szCs w:val="28"/>
                      <w:highlight w:val="yellow"/>
                    </w:rPr>
                  </m:ctrlPr>
                </m:radPr>
                <m:deg/>
                <m:e>
                  <m:r>
                    <m:rPr>
                      <m:sty m:val="bi"/>
                    </m:rPr>
                    <w:rPr>
                      <w:rFonts w:ascii="Cambria Math" w:eastAsiaTheme="minorEastAsia" w:hAnsi="Cambria Math"/>
                      <w:sz w:val="24"/>
                      <w:szCs w:val="28"/>
                      <w:highlight w:val="yellow"/>
                    </w:rPr>
                    <m:t>64</m:t>
                  </m:r>
                </m:e>
              </m:rad>
              <m:r>
                <m:rPr>
                  <m:sty m:val="bi"/>
                </m:rPr>
                <w:rPr>
                  <w:rFonts w:ascii="Cambria Math" w:eastAsiaTheme="minorEastAsia" w:hAnsi="Cambria Math"/>
                  <w:sz w:val="24"/>
                  <w:szCs w:val="28"/>
                  <w:highlight w:val="yellow"/>
                </w:rPr>
                <m:t>=8</m:t>
              </m:r>
            </m:oMath>
          </w:p>
          <w:p w14:paraId="110EB1E8" w14:textId="052F9498" w:rsidR="00226DBB" w:rsidRDefault="00D82440" w:rsidP="00650E95">
            <w:pPr>
              <w:rPr>
                <w:rFonts w:eastAsiaTheme="minorEastAsia"/>
                <w:b/>
                <w:bCs/>
              </w:rPr>
            </w:pPr>
            <w:r w:rsidRPr="00D82440">
              <w:rPr>
                <w:rFonts w:eastAsiaTheme="minorEastAsia"/>
                <w:b/>
                <w:bCs/>
                <w:noProof/>
              </w:rPr>
              <w:drawing>
                <wp:inline distT="0" distB="0" distL="0" distR="0" wp14:anchorId="0D644118" wp14:editId="792CF6D0">
                  <wp:extent cx="4735830" cy="422385"/>
                  <wp:effectExtent l="19050" t="19050" r="26670" b="15875"/>
                  <wp:docPr id="1869189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89160" name=""/>
                          <pic:cNvPicPr/>
                        </pic:nvPicPr>
                        <pic:blipFill>
                          <a:blip r:embed="rId277"/>
                          <a:stretch>
                            <a:fillRect/>
                          </a:stretch>
                        </pic:blipFill>
                        <pic:spPr>
                          <a:xfrm>
                            <a:off x="0" y="0"/>
                            <a:ext cx="4738652" cy="422637"/>
                          </a:xfrm>
                          <a:prstGeom prst="rect">
                            <a:avLst/>
                          </a:prstGeom>
                          <a:ln w="12700">
                            <a:solidFill>
                              <a:schemeClr val="tx1"/>
                            </a:solidFill>
                          </a:ln>
                        </pic:spPr>
                      </pic:pic>
                    </a:graphicData>
                  </a:graphic>
                </wp:inline>
              </w:drawing>
            </w:r>
          </w:p>
          <w:p w14:paraId="40E318D5" w14:textId="2A469EA0" w:rsidR="0034151B" w:rsidRDefault="00A67029" w:rsidP="00650E95">
            <w:pPr>
              <w:rPr>
                <w:rFonts w:eastAsiaTheme="minorEastAsia"/>
              </w:rPr>
            </w:pPr>
            <w:r w:rsidRPr="00A67029">
              <w:rPr>
                <w:rFonts w:eastAsiaTheme="minorEastAsia"/>
              </w:rPr>
              <w:t>Esto sí hace algo real en la versión completa (a diferencia de nuestra simplificación de 1 dimensión, donde dividir por</w:t>
            </w:r>
            <w:r>
              <w:rPr>
                <w:rFonts w:eastAsiaTheme="minorEastAsia"/>
              </w:rPr>
              <w:t xml:space="preserve"> </w:t>
            </w:r>
            <m:oMath>
              <m:rad>
                <m:radPr>
                  <m:degHide m:val="1"/>
                  <m:ctrlPr>
                    <w:rPr>
                      <w:rFonts w:ascii="Cambria Math" w:eastAsiaTheme="minorEastAsia" w:hAnsi="Cambria Math"/>
                    </w:rPr>
                  </m:ctrlPr>
                </m:radPr>
                <m:deg/>
                <m:e>
                  <m:r>
                    <w:rPr>
                      <w:rFonts w:ascii="Cambria Math" w:eastAsiaTheme="minorEastAsia" w:hAnsi="Cambria Math"/>
                    </w:rPr>
                    <m:t>1</m:t>
                  </m:r>
                </m:e>
              </m:rad>
              <m:r>
                <w:rPr>
                  <w:rFonts w:ascii="Cambria Math" w:eastAsiaTheme="minorEastAsia" w:hAnsi="Cambria Math"/>
                </w:rPr>
                <m:t>=1</m:t>
              </m:r>
            </m:oMath>
            <w:r>
              <w:rPr>
                <w:rFonts w:eastAsiaTheme="minorEastAsia"/>
              </w:rPr>
              <w:t xml:space="preserve"> no cambiaba nada) – recorda lo que vimos antes: sumar 64 productos tienen a dar números grandes, y dividir por </w:t>
            </w:r>
            <m:oMath>
              <m:rad>
                <m:radPr>
                  <m:degHide m:val="1"/>
                  <m:ctrlPr>
                    <w:rPr>
                      <w:rFonts w:ascii="Cambria Math" w:eastAsiaTheme="minorEastAsia" w:hAnsi="Cambria Math"/>
                    </w:rPr>
                  </m:ctrlPr>
                </m:radPr>
                <m:deg/>
                <m:e>
                  <m:r>
                    <w:rPr>
                      <w:rFonts w:ascii="Cambria Math" w:eastAsiaTheme="minorEastAsia" w:hAnsi="Cambria Math"/>
                    </w:rPr>
                    <m:t>64</m:t>
                  </m:r>
                </m:e>
              </m:rad>
            </m:oMath>
            <w:r w:rsidR="0034151B">
              <w:rPr>
                <w:rFonts w:eastAsiaTheme="minorEastAsia"/>
              </w:rPr>
              <w:t xml:space="preserve"> los “achica” de vuelta a una escala manejable.</w:t>
            </w:r>
          </w:p>
          <w:p w14:paraId="20FEB1A4" w14:textId="185FB279" w:rsidR="0034151B" w:rsidRPr="0034151B" w:rsidRDefault="0034151B" w:rsidP="00650E95">
            <w:pPr>
              <w:rPr>
                <w:rFonts w:eastAsiaTheme="minorEastAsia"/>
                <w:b/>
                <w:bCs/>
                <w:sz w:val="24"/>
                <w:szCs w:val="28"/>
              </w:rPr>
            </w:pPr>
            <w:proofErr w:type="spellStart"/>
            <w:r w:rsidRPr="0034151B">
              <w:rPr>
                <w:rFonts w:eastAsiaTheme="minorEastAsia"/>
                <w:b/>
                <w:bCs/>
                <w:sz w:val="24"/>
                <w:szCs w:val="28"/>
                <w:highlight w:val="yellow"/>
              </w:rPr>
              <w:t>Sub-paso</w:t>
            </w:r>
            <w:proofErr w:type="spellEnd"/>
            <w:r w:rsidRPr="0034151B">
              <w:rPr>
                <w:rFonts w:eastAsiaTheme="minorEastAsia"/>
                <w:b/>
                <w:bCs/>
                <w:sz w:val="24"/>
                <w:szCs w:val="28"/>
                <w:highlight w:val="yellow"/>
              </w:rPr>
              <w:t xml:space="preserve"> 4.3 — </w:t>
            </w:r>
            <w:proofErr w:type="spellStart"/>
            <w:r w:rsidRPr="0034151B">
              <w:rPr>
                <w:rFonts w:eastAsiaTheme="minorEastAsia"/>
                <w:b/>
                <w:bCs/>
                <w:sz w:val="24"/>
                <w:szCs w:val="28"/>
                <w:highlight w:val="yellow"/>
              </w:rPr>
              <w:t>Softmax</w:t>
            </w:r>
            <w:proofErr w:type="spellEnd"/>
            <w:r w:rsidRPr="0034151B">
              <w:rPr>
                <w:rFonts w:eastAsiaTheme="minorEastAsia"/>
                <w:b/>
                <w:bCs/>
                <w:sz w:val="24"/>
                <w:szCs w:val="28"/>
                <w:highlight w:val="yellow"/>
              </w:rPr>
              <w:t xml:space="preserve"> sobre esos 4 números</w:t>
            </w:r>
          </w:p>
          <w:p w14:paraId="2289E699" w14:textId="49EEBACE" w:rsidR="00100AC6" w:rsidRDefault="00100AC6" w:rsidP="00650E95">
            <w:pPr>
              <w:rPr>
                <w:rFonts w:eastAsiaTheme="minorEastAsia"/>
              </w:rPr>
            </w:pPr>
            <w:r w:rsidRPr="00100AC6">
              <w:rPr>
                <w:rFonts w:eastAsiaTheme="minorEastAsia"/>
                <w:noProof/>
              </w:rPr>
              <w:drawing>
                <wp:inline distT="0" distB="0" distL="0" distR="0" wp14:anchorId="668159E2" wp14:editId="6E5432DA">
                  <wp:extent cx="4762500" cy="468635"/>
                  <wp:effectExtent l="19050" t="19050" r="19050" b="26670"/>
                  <wp:docPr id="1376939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39827" name=""/>
                          <pic:cNvPicPr/>
                        </pic:nvPicPr>
                        <pic:blipFill>
                          <a:blip r:embed="rId278"/>
                          <a:stretch>
                            <a:fillRect/>
                          </a:stretch>
                        </pic:blipFill>
                        <pic:spPr>
                          <a:xfrm>
                            <a:off x="0" y="0"/>
                            <a:ext cx="4778499" cy="470209"/>
                          </a:xfrm>
                          <a:prstGeom prst="rect">
                            <a:avLst/>
                          </a:prstGeom>
                          <a:ln w="19050">
                            <a:solidFill>
                              <a:schemeClr val="tx1"/>
                            </a:solidFill>
                          </a:ln>
                        </pic:spPr>
                      </pic:pic>
                    </a:graphicData>
                  </a:graphic>
                </wp:inline>
              </w:drawing>
            </w:r>
          </w:p>
          <w:p w14:paraId="53D39F9F" w14:textId="240310A8" w:rsidR="00017E5A" w:rsidRDefault="00017E5A" w:rsidP="00650E95">
            <w:pPr>
              <w:rPr>
                <w:rFonts w:eastAsiaTheme="minorEastAsia"/>
              </w:rPr>
            </w:pPr>
            <w:r>
              <w:rPr>
                <w:rFonts w:eastAsiaTheme="minorEastAsia"/>
              </w:rPr>
              <w:t xml:space="preserve">Donde </w:t>
            </w:r>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4</m:t>
                  </m:r>
                </m:sub>
              </m:sSub>
              <m:r>
                <w:rPr>
                  <w:rFonts w:ascii="Cambria Math" w:eastAsiaTheme="minorEastAsia" w:hAnsi="Cambria Math"/>
                </w:rPr>
                <m:t>=1</m:t>
              </m:r>
            </m:oMath>
            <w:r w:rsidR="003666D5">
              <w:rPr>
                <w:rFonts w:eastAsiaTheme="minorEastAsia"/>
              </w:rPr>
              <w:t xml:space="preserve"> (100%) – usando la formula exacta que ya vimos:</w:t>
            </w:r>
          </w:p>
          <w:p w14:paraId="1148D22B" w14:textId="771B5674" w:rsidR="003666D5" w:rsidRDefault="003666D5" w:rsidP="00650E95">
            <w:pPr>
              <w:rPr>
                <w:rFonts w:eastAsiaTheme="minorEastAsia"/>
              </w:rPr>
            </w:pPr>
            <w:r w:rsidRPr="003666D5">
              <w:rPr>
                <w:rFonts w:eastAsiaTheme="minorEastAsia"/>
                <w:noProof/>
              </w:rPr>
              <w:drawing>
                <wp:inline distT="0" distB="0" distL="0" distR="0" wp14:anchorId="6ED09447" wp14:editId="59F5A654">
                  <wp:extent cx="1981372" cy="518205"/>
                  <wp:effectExtent l="19050" t="19050" r="19050" b="15240"/>
                  <wp:docPr id="1389498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98466" name=""/>
                          <pic:cNvPicPr/>
                        </pic:nvPicPr>
                        <pic:blipFill>
                          <a:blip r:embed="rId279"/>
                          <a:stretch>
                            <a:fillRect/>
                          </a:stretch>
                        </pic:blipFill>
                        <pic:spPr>
                          <a:xfrm>
                            <a:off x="0" y="0"/>
                            <a:ext cx="1981372" cy="518205"/>
                          </a:xfrm>
                          <a:prstGeom prst="rect">
                            <a:avLst/>
                          </a:prstGeom>
                          <a:ln w="19050">
                            <a:solidFill>
                              <a:schemeClr val="tx1"/>
                            </a:solidFill>
                          </a:ln>
                        </pic:spPr>
                      </pic:pic>
                    </a:graphicData>
                  </a:graphic>
                </wp:inline>
              </w:drawing>
            </w:r>
          </w:p>
          <w:p w14:paraId="4A675BD9" w14:textId="77777777" w:rsidR="002034A3" w:rsidRPr="002034A3" w:rsidRDefault="002034A3" w:rsidP="002034A3">
            <w:pPr>
              <w:rPr>
                <w:rFonts w:eastAsiaTheme="minorEastAsia"/>
                <w:b/>
                <w:bCs/>
                <w:sz w:val="24"/>
                <w:szCs w:val="28"/>
              </w:rPr>
            </w:pPr>
            <w:proofErr w:type="spellStart"/>
            <w:r w:rsidRPr="002034A3">
              <w:rPr>
                <w:rFonts w:eastAsiaTheme="minorEastAsia"/>
                <w:b/>
                <w:bCs/>
                <w:sz w:val="24"/>
                <w:szCs w:val="28"/>
                <w:highlight w:val="yellow"/>
              </w:rPr>
              <w:lastRenderedPageBreak/>
              <w:t>Sub-paso</w:t>
            </w:r>
            <w:proofErr w:type="spellEnd"/>
            <w:r w:rsidRPr="002034A3">
              <w:rPr>
                <w:rFonts w:eastAsiaTheme="minorEastAsia"/>
                <w:b/>
                <w:bCs/>
                <w:sz w:val="24"/>
                <w:szCs w:val="28"/>
                <w:highlight w:val="yellow"/>
              </w:rPr>
              <w:t xml:space="preserve"> 4.4 — Multiplicar cada probabilidad por su </w:t>
            </w:r>
            <w:proofErr w:type="spellStart"/>
            <w:r w:rsidRPr="002034A3">
              <w:rPr>
                <w:rFonts w:eastAsiaTheme="minorEastAsia"/>
                <w:b/>
                <w:bCs/>
                <w:sz w:val="24"/>
                <w:szCs w:val="28"/>
                <w:highlight w:val="yellow"/>
              </w:rPr>
              <w:t>Value</w:t>
            </w:r>
            <w:proofErr w:type="spellEnd"/>
            <w:r w:rsidRPr="002034A3">
              <w:rPr>
                <w:rFonts w:eastAsiaTheme="minorEastAsia"/>
                <w:b/>
                <w:bCs/>
                <w:sz w:val="24"/>
                <w:szCs w:val="28"/>
                <w:highlight w:val="yellow"/>
              </w:rPr>
              <w:t xml:space="preserve"> completo (64 números) y sumar</w:t>
            </w:r>
          </w:p>
          <w:p w14:paraId="1351049E" w14:textId="5A47354B" w:rsidR="003666D5" w:rsidRDefault="002034A3" w:rsidP="00650E95">
            <w:pPr>
              <w:rPr>
                <w:rFonts w:eastAsiaTheme="minorEastAsia"/>
                <w:b/>
                <w:bCs/>
              </w:rPr>
            </w:pPr>
            <w:proofErr w:type="spellStart"/>
            <w:r>
              <w:rPr>
                <w:rFonts w:eastAsiaTheme="minorEastAsia"/>
              </w:rPr>
              <w:t>Aca</w:t>
            </w:r>
            <w:proofErr w:type="spellEnd"/>
            <w:r>
              <w:rPr>
                <w:rFonts w:eastAsiaTheme="minorEastAsia"/>
              </w:rPr>
              <w:t xml:space="preserve"> esta la parte que </w:t>
            </w:r>
            <w:proofErr w:type="spellStart"/>
            <w:r>
              <w:rPr>
                <w:rFonts w:eastAsiaTheme="minorEastAsia"/>
              </w:rPr>
              <w:t>mas</w:t>
            </w:r>
            <w:proofErr w:type="spellEnd"/>
            <w:r>
              <w:rPr>
                <w:rFonts w:eastAsiaTheme="minorEastAsia"/>
              </w:rPr>
              <w:t xml:space="preserve"> se simplificaba antes: no es “multiplicar un porcentaje por un solo </w:t>
            </w:r>
            <w:proofErr w:type="spellStart"/>
            <w:r>
              <w:rPr>
                <w:rFonts w:eastAsiaTheme="minorEastAsia"/>
              </w:rPr>
              <w:t>numero</w:t>
            </w:r>
            <w:proofErr w:type="spellEnd"/>
            <w:r>
              <w:rPr>
                <w:rFonts w:eastAsiaTheme="minorEastAsia"/>
              </w:rPr>
              <w:t xml:space="preserve">” – es multiplicar un porcentaje por un </w:t>
            </w:r>
            <w:r>
              <w:rPr>
                <w:rFonts w:eastAsiaTheme="minorEastAsia"/>
                <w:b/>
                <w:bCs/>
              </w:rPr>
              <w:t xml:space="preserve">vector completo de 64 </w:t>
            </w:r>
            <w:proofErr w:type="spellStart"/>
            <w:r>
              <w:rPr>
                <w:rFonts w:eastAsiaTheme="minorEastAsia"/>
                <w:b/>
                <w:bCs/>
              </w:rPr>
              <w:t>numeros</w:t>
            </w:r>
            <w:proofErr w:type="spellEnd"/>
            <w:r>
              <w:rPr>
                <w:rFonts w:eastAsiaTheme="minorEastAsia"/>
                <w:b/>
                <w:bCs/>
              </w:rPr>
              <w:t xml:space="preserve">, </w:t>
            </w:r>
            <w:r>
              <w:rPr>
                <w:rFonts w:eastAsiaTheme="minorEastAsia"/>
              </w:rPr>
              <w:t xml:space="preserve">y sumar los 4 vectores resultantes, </w:t>
            </w:r>
            <w:r>
              <w:rPr>
                <w:rFonts w:eastAsiaTheme="minorEastAsia"/>
                <w:b/>
                <w:bCs/>
              </w:rPr>
              <w:t>posición por posición:</w:t>
            </w:r>
          </w:p>
          <w:p w14:paraId="049A7D4C" w14:textId="77777777" w:rsidR="002034A3" w:rsidRDefault="002034A3" w:rsidP="00650E95">
            <w:pPr>
              <w:rPr>
                <w:rFonts w:eastAsiaTheme="minorEastAsia"/>
                <w:b/>
                <w:bCs/>
              </w:rPr>
            </w:pPr>
          </w:p>
          <w:p w14:paraId="2B72C57E" w14:textId="77777777" w:rsidR="00E441C6" w:rsidRDefault="00E441C6" w:rsidP="00E441C6">
            <w:pPr>
              <w:rPr>
                <w:rFonts w:eastAsiaTheme="minorEastAsia"/>
              </w:rPr>
            </w:pPr>
            <w:r w:rsidRPr="0097705B">
              <w:rPr>
                <w:b/>
                <w:bCs/>
              </w:rPr>
              <w:t xml:space="preserve">Falta el último paso — multiplicar por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1</m:t>
                  </m:r>
                </m:sub>
              </m:sSub>
            </m:oMath>
            <w:r w:rsidRPr="0097705B">
              <w:rPr>
                <w:rFonts w:eastAsiaTheme="minorEastAsia"/>
                <w:b/>
                <w:bCs/>
              </w:rPr>
              <w:t>:</w:t>
            </w:r>
            <w:r>
              <w:rPr>
                <w:rFonts w:eastAsiaTheme="minorEastAsia"/>
              </w:rPr>
              <w:t xml:space="preserve"> los 4 porcentajes (1 X 4) se multiplican por </w:t>
            </w:r>
            <m:oMath>
              <m:sSub>
                <m:sSubPr>
                  <m:ctrlPr>
                    <w:rPr>
                      <w:rFonts w:ascii="Cambria Math" w:hAnsi="Cambria Math"/>
                    </w:rPr>
                  </m:ctrlPr>
                </m:sSubPr>
                <m:e>
                  <m:r>
                    <w:rPr>
                      <w:rFonts w:ascii="Cambria Math" w:hAnsi="Cambria Math"/>
                    </w:rPr>
                    <m:t>V</m:t>
                  </m:r>
                </m:e>
                <m:sub>
                  <m:r>
                    <w:rPr>
                      <w:rFonts w:ascii="Cambria Math" w:hAnsi="Cambria Math"/>
                    </w:rPr>
                    <m:t>1</m:t>
                  </m:r>
                </m:sub>
              </m:sSub>
            </m:oMath>
            <w:r>
              <w:rPr>
                <w:rFonts w:eastAsiaTheme="minorEastAsia"/>
              </w:rPr>
              <w:t>(matriz 4 x 64, las Values de las 4 palabras):</w:t>
            </w:r>
          </w:p>
          <w:p w14:paraId="6D0F4185" w14:textId="652D3B3A" w:rsidR="00E441C6" w:rsidRDefault="00E441C6" w:rsidP="00E441C6">
            <w:pPr>
              <w:rPr>
                <w:rFonts w:eastAsiaTheme="minorEastAsia"/>
              </w:rPr>
            </w:pPr>
            <w:r w:rsidRPr="0097705B">
              <w:rPr>
                <w:rFonts w:eastAsiaTheme="minorEastAsia"/>
                <w:noProof/>
              </w:rPr>
              <w:drawing>
                <wp:inline distT="0" distB="0" distL="0" distR="0" wp14:anchorId="7D5187D8" wp14:editId="3BD5657A">
                  <wp:extent cx="5570703" cy="358171"/>
                  <wp:effectExtent l="19050" t="19050" r="11430" b="22860"/>
                  <wp:docPr id="166771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85384" name=""/>
                          <pic:cNvPicPr/>
                        </pic:nvPicPr>
                        <pic:blipFill>
                          <a:blip r:embed="rId245"/>
                          <a:stretch>
                            <a:fillRect/>
                          </a:stretch>
                        </pic:blipFill>
                        <pic:spPr>
                          <a:xfrm>
                            <a:off x="0" y="0"/>
                            <a:ext cx="5570703" cy="358171"/>
                          </a:xfrm>
                          <a:prstGeom prst="rect">
                            <a:avLst/>
                          </a:prstGeom>
                          <a:ln w="19050">
                            <a:solidFill>
                              <a:schemeClr val="tx1"/>
                            </a:solidFill>
                          </a:ln>
                        </pic:spPr>
                      </pic:pic>
                    </a:graphicData>
                  </a:graphic>
                </wp:inline>
              </w:drawing>
            </w:r>
          </w:p>
          <w:p w14:paraId="76B287EF" w14:textId="592D60E1" w:rsidR="002034A3" w:rsidRDefault="00F80C99" w:rsidP="00650E95">
            <w:pPr>
              <w:rPr>
                <w:rFonts w:eastAsiaTheme="minorEastAsia"/>
                <w:b/>
                <w:bCs/>
              </w:rPr>
            </w:pPr>
            <w:r w:rsidRPr="00F80C99">
              <w:rPr>
                <w:rFonts w:eastAsiaTheme="minorEastAsia"/>
                <w:b/>
                <w:bCs/>
                <w:noProof/>
              </w:rPr>
              <w:drawing>
                <wp:inline distT="0" distB="0" distL="0" distR="0" wp14:anchorId="78AD7D33" wp14:editId="2B0425DD">
                  <wp:extent cx="5596890" cy="364710"/>
                  <wp:effectExtent l="19050" t="19050" r="22860" b="16510"/>
                  <wp:docPr id="647221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21578" name=""/>
                          <pic:cNvPicPr/>
                        </pic:nvPicPr>
                        <pic:blipFill>
                          <a:blip r:embed="rId280"/>
                          <a:stretch>
                            <a:fillRect/>
                          </a:stretch>
                        </pic:blipFill>
                        <pic:spPr>
                          <a:xfrm>
                            <a:off x="0" y="0"/>
                            <a:ext cx="5626219" cy="366621"/>
                          </a:xfrm>
                          <a:prstGeom prst="rect">
                            <a:avLst/>
                          </a:prstGeom>
                          <a:ln w="19050">
                            <a:solidFill>
                              <a:schemeClr val="tx1"/>
                            </a:solidFill>
                          </a:ln>
                        </pic:spPr>
                      </pic:pic>
                    </a:graphicData>
                  </a:graphic>
                </wp:inline>
              </w:drawing>
            </w:r>
          </w:p>
          <w:p w14:paraId="54987AB6" w14:textId="158663D0" w:rsidR="00690D97" w:rsidRDefault="00690D97" w:rsidP="00650E95">
            <w:pPr>
              <w:rPr>
                <w:rFonts w:eastAsiaTheme="minorEastAsia"/>
              </w:rPr>
            </w:pPr>
            <w:r>
              <w:rPr>
                <w:rFonts w:eastAsiaTheme="minorEastAsia"/>
              </w:rPr>
              <w:t xml:space="preserve">Donde cada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1</m:t>
                  </m:r>
                </m:sub>
              </m:sSub>
              <m:d>
                <m:dPr>
                  <m:ctrlPr>
                    <w:rPr>
                      <w:rFonts w:ascii="Cambria Math" w:eastAsiaTheme="minorEastAsia" w:hAnsi="Cambria Math"/>
                    </w:rPr>
                  </m:ctrlPr>
                </m:dPr>
                <m:e>
                  <m:r>
                    <m:rPr>
                      <m:nor/>
                    </m:rPr>
                    <w:rPr>
                      <w:rFonts w:eastAsiaTheme="minorEastAsia"/>
                    </w:rPr>
                    <m:t>palabra</m:t>
                  </m:r>
                </m:e>
              </m:d>
            </m:oMath>
            <w:r>
              <w:rPr>
                <w:rFonts w:eastAsiaTheme="minorEastAsia"/>
              </w:rPr>
              <w:t xml:space="preserve"> es un vector de 64 </w:t>
            </w:r>
            <w:proofErr w:type="spellStart"/>
            <w:r>
              <w:rPr>
                <w:rFonts w:eastAsiaTheme="minorEastAsia"/>
              </w:rPr>
              <w:t>numeros</w:t>
            </w:r>
            <w:proofErr w:type="spellEnd"/>
            <w:r>
              <w:rPr>
                <w:rFonts w:eastAsiaTheme="minorEastAsia"/>
              </w:rPr>
              <w:t>. Expandiendo la primera dimensión, como ejemplo:</w:t>
            </w:r>
          </w:p>
          <w:p w14:paraId="7740147A" w14:textId="2537EF4D" w:rsidR="00690D97" w:rsidRDefault="00046242" w:rsidP="00650E95">
            <w:pPr>
              <w:rPr>
                <w:noProof/>
              </w:rPr>
            </w:pPr>
            <w:r w:rsidRPr="00046242">
              <w:rPr>
                <w:rFonts w:eastAsiaTheme="minorEastAsia"/>
                <w:noProof/>
              </w:rPr>
              <w:drawing>
                <wp:inline distT="0" distB="0" distL="0" distR="0" wp14:anchorId="23E62D08" wp14:editId="5185D37B">
                  <wp:extent cx="4115157" cy="388654"/>
                  <wp:effectExtent l="19050" t="19050" r="19050" b="11430"/>
                  <wp:docPr id="1721486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86810" name=""/>
                          <pic:cNvPicPr/>
                        </pic:nvPicPr>
                        <pic:blipFill>
                          <a:blip r:embed="rId281"/>
                          <a:stretch>
                            <a:fillRect/>
                          </a:stretch>
                        </pic:blipFill>
                        <pic:spPr>
                          <a:xfrm>
                            <a:off x="0" y="0"/>
                            <a:ext cx="4115157" cy="388654"/>
                          </a:xfrm>
                          <a:prstGeom prst="rect">
                            <a:avLst/>
                          </a:prstGeom>
                          <a:ln w="19050">
                            <a:solidFill>
                              <a:schemeClr val="tx1"/>
                            </a:solidFill>
                          </a:ln>
                        </pic:spPr>
                      </pic:pic>
                    </a:graphicData>
                  </a:graphic>
                </wp:inline>
              </w:drawing>
            </w:r>
            <w:r>
              <w:rPr>
                <w:noProof/>
              </w:rPr>
              <w:t xml:space="preserve"> </w:t>
            </w:r>
            <w:r w:rsidRPr="00046242">
              <w:rPr>
                <w:rFonts w:eastAsiaTheme="minorEastAsia"/>
                <w:noProof/>
              </w:rPr>
              <w:drawing>
                <wp:inline distT="0" distB="0" distL="0" distR="0" wp14:anchorId="4C72B0BF" wp14:editId="3AB81F6D">
                  <wp:extent cx="2682472" cy="434378"/>
                  <wp:effectExtent l="19050" t="19050" r="22860" b="22860"/>
                  <wp:docPr id="812411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11677" name=""/>
                          <pic:cNvPicPr/>
                        </pic:nvPicPr>
                        <pic:blipFill>
                          <a:blip r:embed="rId282"/>
                          <a:stretch>
                            <a:fillRect/>
                          </a:stretch>
                        </pic:blipFill>
                        <pic:spPr>
                          <a:xfrm>
                            <a:off x="0" y="0"/>
                            <a:ext cx="2682472" cy="434378"/>
                          </a:xfrm>
                          <a:prstGeom prst="rect">
                            <a:avLst/>
                          </a:prstGeom>
                          <a:ln w="19050">
                            <a:solidFill>
                              <a:schemeClr val="tx1"/>
                            </a:solidFill>
                          </a:ln>
                        </pic:spPr>
                      </pic:pic>
                    </a:graphicData>
                  </a:graphic>
                </wp:inline>
              </w:drawing>
            </w:r>
          </w:p>
          <w:p w14:paraId="05FE61F6" w14:textId="77777777" w:rsidR="004F6E47" w:rsidRDefault="004F6E47" w:rsidP="00650E95">
            <w:pPr>
              <w:rPr>
                <w:noProof/>
              </w:rPr>
            </w:pPr>
          </w:p>
          <w:p w14:paraId="3B808B23" w14:textId="2A28A2C5" w:rsidR="004F6E47" w:rsidRDefault="004F6E47" w:rsidP="00650E95">
            <w:pPr>
              <w:rPr>
                <w:noProof/>
              </w:rPr>
            </w:pPr>
            <w:r>
              <w:rPr>
                <w:noProof/>
              </w:rPr>
              <w:t xml:space="preserve">Y esa msima cuenta se repite </w:t>
            </w:r>
            <w:r>
              <w:rPr>
                <w:b/>
                <w:bCs/>
                <w:noProof/>
              </w:rPr>
              <w:t xml:space="preserve">64 veces, </w:t>
            </w:r>
            <w:r>
              <w:rPr>
                <w:noProof/>
              </w:rPr>
              <w:t xml:space="preserve">una por cada dimension del vector, dando como resultado final </w:t>
            </w:r>
            <w:r>
              <w:rPr>
                <w:b/>
                <w:bCs/>
                <w:noProof/>
              </w:rPr>
              <w:t xml:space="preserve">un vector de 64 numeros – </w:t>
            </w:r>
            <w:r>
              <w:rPr>
                <w:noProof/>
              </w:rPr>
              <w:t>el resultado completo de la Cabeza 1.</w:t>
            </w:r>
          </w:p>
          <w:p w14:paraId="3A8C62EC" w14:textId="77777777" w:rsidR="004F6E47" w:rsidRDefault="004F6E47" w:rsidP="00650E95">
            <w:pPr>
              <w:rPr>
                <w:noProof/>
              </w:rPr>
            </w:pPr>
          </w:p>
          <w:p w14:paraId="5AB4F07E" w14:textId="6C6BAF0F" w:rsidR="004F6E47" w:rsidRPr="005D1693" w:rsidRDefault="005D1693" w:rsidP="00650E95">
            <w:pPr>
              <w:rPr>
                <w:b/>
                <w:bCs/>
                <w:noProof/>
                <w:sz w:val="24"/>
                <w:szCs w:val="28"/>
              </w:rPr>
            </w:pPr>
            <w:r w:rsidRPr="005D1693">
              <w:rPr>
                <w:b/>
                <w:bCs/>
                <w:noProof/>
                <w:sz w:val="24"/>
                <w:szCs w:val="28"/>
                <w:highlight w:val="yellow"/>
              </w:rPr>
              <w:t>Resumen del Paso 4 completo, sin simplifcar</w:t>
            </w:r>
          </w:p>
          <w:p w14:paraId="65645B6E" w14:textId="7AC73419" w:rsidR="005D1693" w:rsidRDefault="000912F9" w:rsidP="00650E95">
            <w:pPr>
              <w:rPr>
                <w:rFonts w:eastAsiaTheme="minorEastAsia"/>
                <w:b/>
                <w:bCs/>
              </w:rPr>
            </w:pPr>
            <w:r w:rsidRPr="000912F9">
              <w:rPr>
                <w:rFonts w:eastAsiaTheme="minorEastAsia"/>
                <w:b/>
                <w:bCs/>
                <w:noProof/>
              </w:rPr>
              <w:drawing>
                <wp:inline distT="0" distB="0" distL="0" distR="0" wp14:anchorId="472697F8" wp14:editId="00D87130">
                  <wp:extent cx="5090601" cy="510584"/>
                  <wp:effectExtent l="19050" t="19050" r="15240" b="22860"/>
                  <wp:docPr id="1995714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14255" name=""/>
                          <pic:cNvPicPr/>
                        </pic:nvPicPr>
                        <pic:blipFill>
                          <a:blip r:embed="rId283"/>
                          <a:stretch>
                            <a:fillRect/>
                          </a:stretch>
                        </pic:blipFill>
                        <pic:spPr>
                          <a:xfrm>
                            <a:off x="0" y="0"/>
                            <a:ext cx="5090601" cy="510584"/>
                          </a:xfrm>
                          <a:prstGeom prst="rect">
                            <a:avLst/>
                          </a:prstGeom>
                          <a:ln w="19050">
                            <a:solidFill>
                              <a:schemeClr val="tx1"/>
                            </a:solidFill>
                          </a:ln>
                        </pic:spPr>
                      </pic:pic>
                    </a:graphicData>
                  </a:graphic>
                </wp:inline>
              </w:drawing>
            </w:r>
          </w:p>
          <w:p w14:paraId="2B6B5AFE" w14:textId="02F7C021" w:rsidR="000912F9" w:rsidRDefault="000912F9" w:rsidP="00650E95">
            <w:pPr>
              <w:rPr>
                <w:rFonts w:eastAsiaTheme="minorEastAsia"/>
              </w:rPr>
            </w:pPr>
            <w:r>
              <w:rPr>
                <w:rFonts w:eastAsiaTheme="minorEastAsia"/>
              </w:rPr>
              <w:t>Donde:</w:t>
            </w:r>
          </w:p>
          <w:p w14:paraId="0C5C9722" w14:textId="3ADED6AA" w:rsidR="000912F9" w:rsidRDefault="006A027B" w:rsidP="000912F9">
            <w:pPr>
              <w:pStyle w:val="Prrafodelista"/>
              <w:numPr>
                <w:ilvl w:val="0"/>
                <w:numId w:val="2"/>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oMath>
            <w:r w:rsidR="000912F9">
              <w:rPr>
                <w:rFonts w:eastAsiaTheme="minorEastAsia"/>
              </w:rPr>
              <w:t>: vector de 64 numeros</w:t>
            </w:r>
          </w:p>
          <w:p w14:paraId="0DEE9C6C" w14:textId="5396ADBD" w:rsidR="000912F9" w:rsidRDefault="006A027B" w:rsidP="000912F9">
            <w:pPr>
              <w:pStyle w:val="Prrafodelista"/>
              <w:numPr>
                <w:ilvl w:val="0"/>
                <w:numId w:val="2"/>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oMath>
            <w:r w:rsidR="000912F9">
              <w:rPr>
                <w:rFonts w:eastAsiaTheme="minorEastAsia"/>
                <w:b/>
                <w:bCs/>
              </w:rPr>
              <w:t xml:space="preserve">matriz </w:t>
            </w:r>
            <w:r w:rsidR="000912F9">
              <w:rPr>
                <w:rFonts w:eastAsiaTheme="minorEastAsia"/>
              </w:rPr>
              <w:t xml:space="preserve">de 4 x 64 (4 filas, una por palabras en ingles; </w:t>
            </w:r>
            <w:r w:rsidR="00C7716D">
              <w:rPr>
                <w:rFonts w:eastAsiaTheme="minorEastAsia"/>
              </w:rPr>
              <w:t>64 columnas)</w:t>
            </w:r>
          </w:p>
          <w:p w14:paraId="0639A179" w14:textId="3CBBC310" w:rsidR="00C7716D" w:rsidRDefault="006A027B" w:rsidP="000912F9">
            <w:pPr>
              <w:pStyle w:val="Prrafodelista"/>
              <w:numPr>
                <w:ilvl w:val="0"/>
                <w:numId w:val="2"/>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1</m:t>
                  </m:r>
                </m:sub>
                <m:sup>
                  <m:r>
                    <w:rPr>
                      <w:rFonts w:ascii="Cambria Math" w:eastAsiaTheme="minorEastAsia" w:hAnsi="Cambria Math"/>
                    </w:rPr>
                    <m:t>T</m:t>
                  </m:r>
                </m:sup>
              </m:sSubSup>
            </m:oMath>
            <w:r w:rsidR="00C7716D">
              <w:rPr>
                <w:rFonts w:eastAsiaTheme="minorEastAsia"/>
              </w:rPr>
              <w:t xml:space="preserve">: da un vector de </w:t>
            </w:r>
            <w:r w:rsidR="00C7716D">
              <w:rPr>
                <w:rFonts w:eastAsiaTheme="minorEastAsia"/>
                <w:b/>
                <w:bCs/>
              </w:rPr>
              <w:t xml:space="preserve">4 </w:t>
            </w:r>
            <w:proofErr w:type="spellStart"/>
            <w:r w:rsidR="00C7716D">
              <w:rPr>
                <w:rFonts w:eastAsiaTheme="minorEastAsia"/>
                <w:b/>
                <w:bCs/>
              </w:rPr>
              <w:t>numeros</w:t>
            </w:r>
            <w:proofErr w:type="spellEnd"/>
            <w:r w:rsidR="00C7716D">
              <w:rPr>
                <w:rFonts w:eastAsiaTheme="minorEastAsia"/>
                <w:b/>
                <w:bCs/>
              </w:rPr>
              <w:t xml:space="preserve"> </w:t>
            </w:r>
            <w:r w:rsidR="00C7716D">
              <w:rPr>
                <w:rFonts w:eastAsiaTheme="minorEastAsia"/>
              </w:rPr>
              <w:t>(un score por palabra, cada uno sumando 64 productos)</w:t>
            </w:r>
          </w:p>
          <w:p w14:paraId="104B15BA" w14:textId="156EF15B" w:rsidR="00C7716D" w:rsidRPr="001D0DD5" w:rsidRDefault="00491EFC" w:rsidP="000912F9">
            <w:pPr>
              <w:pStyle w:val="Prrafodelista"/>
              <w:numPr>
                <w:ilvl w:val="0"/>
                <w:numId w:val="2"/>
              </w:numPr>
              <w:rPr>
                <w:rFonts w:eastAsiaTheme="minorEastAsia"/>
              </w:rPr>
            </w:pPr>
            <w:r>
              <w:rPr>
                <w:rFonts w:eastAsiaTheme="minorEastAsia"/>
              </w:rPr>
              <w:t xml:space="preserve">Tras dividir por </w:t>
            </w:r>
            <m:oMath>
              <m:rad>
                <m:radPr>
                  <m:degHide m:val="1"/>
                  <m:ctrlPr>
                    <w:rPr>
                      <w:rFonts w:ascii="Cambria Math" w:eastAsiaTheme="minorEastAsia" w:hAnsi="Cambria Math"/>
                    </w:rPr>
                  </m:ctrlPr>
                </m:radPr>
                <m:deg/>
                <m:e>
                  <m:r>
                    <w:rPr>
                      <w:rFonts w:ascii="Cambria Math" w:eastAsiaTheme="minorEastAsia" w:hAnsi="Cambria Math"/>
                    </w:rPr>
                    <m:t>64</m:t>
                  </m:r>
                </m:e>
              </m:rad>
            </m:oMath>
            <w:r w:rsidR="001D0DD5">
              <w:rPr>
                <w:rFonts w:eastAsiaTheme="minorEastAsia"/>
              </w:rPr>
              <w:t xml:space="preserve"> y aplicar softmax: </w:t>
            </w:r>
            <w:r w:rsidR="001D0DD5">
              <w:rPr>
                <w:rFonts w:eastAsiaTheme="minorEastAsia"/>
                <w:b/>
                <w:bCs/>
              </w:rPr>
              <w:t>4 probabilidades</w:t>
            </w:r>
          </w:p>
          <w:p w14:paraId="23BF439F" w14:textId="6CF36F9D" w:rsidR="00797617" w:rsidRPr="00885565" w:rsidRDefault="006A027B" w:rsidP="00885565">
            <w:pPr>
              <w:pStyle w:val="Prrafodelista"/>
              <w:numPr>
                <w:ilvl w:val="0"/>
                <w:numId w:val="2"/>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1</m:t>
                  </m:r>
                </m:sub>
              </m:sSub>
            </m:oMath>
            <w:r w:rsidR="00797617">
              <w:rPr>
                <w:rFonts w:eastAsiaTheme="minorEastAsia"/>
              </w:rPr>
              <w:t xml:space="preserve">: </w:t>
            </w:r>
            <w:r w:rsidR="00797617">
              <w:rPr>
                <w:rFonts w:eastAsiaTheme="minorEastAsia"/>
                <w:b/>
                <w:bCs/>
              </w:rPr>
              <w:t xml:space="preserve">matriz </w:t>
            </w:r>
            <w:r w:rsidR="00797617">
              <w:rPr>
                <w:rFonts w:eastAsiaTheme="minorEastAsia"/>
              </w:rPr>
              <w:t xml:space="preserve">de 4 x 64 (igual forma que </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1</m:t>
                  </m:r>
                </m:sub>
              </m:sSub>
            </m:oMath>
          </w:p>
          <w:p w14:paraId="58A4A12D" w14:textId="43EBE855" w:rsidR="00100AC6" w:rsidRPr="00E76464" w:rsidRDefault="00885565" w:rsidP="00650E95">
            <w:pPr>
              <w:pStyle w:val="Prrafodelista"/>
              <w:numPr>
                <w:ilvl w:val="0"/>
                <w:numId w:val="2"/>
              </w:numPr>
              <w:rPr>
                <w:rFonts w:eastAsiaTheme="minorEastAsia"/>
              </w:rPr>
            </w:pPr>
            <m:oMath>
              <m:r>
                <w:rPr>
                  <w:rFonts w:ascii="Cambria Math" w:eastAsiaTheme="minorEastAsia" w:hAnsi="Cambria Math"/>
                </w:rPr>
                <m:t>El producto final (</m:t>
              </m:r>
            </m:oMath>
            <w:r>
              <w:rPr>
                <w:rFonts w:eastAsiaTheme="minorEastAsia"/>
              </w:rPr>
              <w:t xml:space="preserve">progabilidades x V1): un </w:t>
            </w:r>
            <w:r>
              <w:rPr>
                <w:rFonts w:eastAsiaTheme="minorEastAsia"/>
                <w:b/>
                <w:bCs/>
              </w:rPr>
              <w:t xml:space="preserve">vector de 64 </w:t>
            </w:r>
            <w:proofErr w:type="spellStart"/>
            <w:r>
              <w:rPr>
                <w:rFonts w:eastAsiaTheme="minorEastAsia"/>
                <w:b/>
                <w:bCs/>
              </w:rPr>
              <w:t>numeros</w:t>
            </w:r>
            <w:proofErr w:type="spellEnd"/>
            <w:r>
              <w:rPr>
                <w:rFonts w:eastAsiaTheme="minorEastAsia"/>
                <w:b/>
                <w:bCs/>
              </w:rPr>
              <w:t xml:space="preserve"> – </w:t>
            </w:r>
            <w:r>
              <w:rPr>
                <w:rFonts w:eastAsiaTheme="minorEastAsia"/>
              </w:rPr>
              <w:t xml:space="preserve">el resultado real de esta cabeza, sin ninguna reducción a 1 </w:t>
            </w:r>
            <w:proofErr w:type="spellStart"/>
            <w:r>
              <w:rPr>
                <w:rFonts w:eastAsiaTheme="minorEastAsia"/>
              </w:rPr>
              <w:t>dimension</w:t>
            </w:r>
            <w:proofErr w:type="spellEnd"/>
            <w:r>
              <w:rPr>
                <w:rFonts w:eastAsiaTheme="minorEastAsia"/>
              </w:rPr>
              <w:t>.</w:t>
            </w:r>
          </w:p>
          <w:p w14:paraId="5AA5AD2F" w14:textId="49636E7E" w:rsidR="00EB7111" w:rsidRDefault="00EB7111" w:rsidP="00650E95">
            <w:pPr>
              <w:rPr>
                <w:rFonts w:eastAsiaTheme="minorEastAsia"/>
              </w:rPr>
            </w:pPr>
          </w:p>
        </w:tc>
      </w:tr>
    </w:tbl>
    <w:p w14:paraId="7E1F0347" w14:textId="77777777" w:rsidR="00701EAD" w:rsidRDefault="00701EAD" w:rsidP="00650E95">
      <w:pPr>
        <w:rPr>
          <w:rFonts w:eastAsiaTheme="minorEastAsia"/>
        </w:rPr>
      </w:pPr>
    </w:p>
    <w:p w14:paraId="2C37E216" w14:textId="68A93CCE" w:rsidR="00B97D67" w:rsidRDefault="00B97D67" w:rsidP="00B97D67">
      <w:pPr>
        <w:rPr>
          <w:b/>
          <w:bCs/>
          <w:sz w:val="24"/>
          <w:szCs w:val="28"/>
        </w:rPr>
      </w:pPr>
      <w:r w:rsidRPr="00B97D67">
        <w:rPr>
          <w:b/>
          <w:bCs/>
          <w:sz w:val="24"/>
          <w:szCs w:val="28"/>
          <w:highlight w:val="yellow"/>
        </w:rPr>
        <w:t xml:space="preserve">Paso 5 — Multiplicar cada porcentaje por su </w:t>
      </w:r>
      <w:proofErr w:type="spellStart"/>
      <w:r w:rsidRPr="00B97D67">
        <w:rPr>
          <w:b/>
          <w:bCs/>
          <w:sz w:val="24"/>
          <w:szCs w:val="28"/>
          <w:highlight w:val="yellow"/>
        </w:rPr>
        <w:t>Value</w:t>
      </w:r>
      <w:proofErr w:type="spellEnd"/>
      <w:r w:rsidRPr="00B97D67">
        <w:rPr>
          <w:b/>
          <w:bCs/>
          <w:sz w:val="24"/>
          <w:szCs w:val="28"/>
          <w:highlight w:val="yellow"/>
        </w:rPr>
        <w:t xml:space="preserve"> y sumar</w:t>
      </w:r>
    </w:p>
    <w:p w14:paraId="5B61DD0D" w14:textId="3312E43F" w:rsidR="00B97D67" w:rsidRDefault="00FD694E" w:rsidP="00B97D67">
      <w:pPr>
        <w:rPr>
          <w:b/>
          <w:bCs/>
          <w:sz w:val="24"/>
          <w:szCs w:val="28"/>
        </w:rPr>
      </w:pPr>
      <w:r w:rsidRPr="00FD694E">
        <w:rPr>
          <w:b/>
          <w:bCs/>
          <w:noProof/>
          <w:sz w:val="24"/>
          <w:szCs w:val="28"/>
        </w:rPr>
        <w:drawing>
          <wp:inline distT="0" distB="0" distL="0" distR="0" wp14:anchorId="76CB1BA7" wp14:editId="2E3F2A26">
            <wp:extent cx="4994910" cy="264931"/>
            <wp:effectExtent l="19050" t="19050" r="15240" b="20955"/>
            <wp:docPr id="1881091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91936" name=""/>
                    <pic:cNvPicPr/>
                  </pic:nvPicPr>
                  <pic:blipFill>
                    <a:blip r:embed="rId284"/>
                    <a:stretch>
                      <a:fillRect/>
                    </a:stretch>
                  </pic:blipFill>
                  <pic:spPr>
                    <a:xfrm>
                      <a:off x="0" y="0"/>
                      <a:ext cx="5036164" cy="267119"/>
                    </a:xfrm>
                    <a:prstGeom prst="rect">
                      <a:avLst/>
                    </a:prstGeom>
                    <a:ln w="19050">
                      <a:solidFill>
                        <a:schemeClr val="tx1"/>
                      </a:solidFill>
                    </a:ln>
                  </pic:spPr>
                </pic:pic>
              </a:graphicData>
            </a:graphic>
          </wp:inline>
        </w:drawing>
      </w:r>
    </w:p>
    <w:p w14:paraId="04420F2A" w14:textId="77777777" w:rsidR="00FD694E" w:rsidRDefault="00FD694E" w:rsidP="00FD694E">
      <w:r w:rsidRPr="00FD694E">
        <w:t xml:space="preserve">Esto da un vector de 64 números — el resultado de la Cabeza 1. </w:t>
      </w:r>
      <w:r w:rsidRPr="00017E5A">
        <w:rPr>
          <w:b/>
          <w:bCs/>
          <w:highlight w:val="yellow"/>
        </w:rPr>
        <w:t>Las otras 7 cabezas repiten el mismo proceso, con sus propias matrices.</w:t>
      </w:r>
    </w:p>
    <w:p w14:paraId="3BF3D0C4" w14:textId="57D8C79F" w:rsidR="00FD694E" w:rsidRPr="008F2274" w:rsidRDefault="00FD694E" w:rsidP="00FD694E">
      <w:pPr>
        <w:rPr>
          <w:rFonts w:eastAsiaTheme="minorEastAsia"/>
          <w:b/>
          <w:bCs/>
          <w:sz w:val="24"/>
          <w:szCs w:val="28"/>
        </w:rPr>
      </w:pPr>
      <w:r w:rsidRPr="008F2274">
        <w:rPr>
          <w:b/>
          <w:bCs/>
          <w:sz w:val="24"/>
          <w:szCs w:val="28"/>
          <w:highlight w:val="yellow"/>
        </w:rPr>
        <w:t xml:space="preserve">Paso 6 – concatenar las 8 cabezas y multiplicar por </w:t>
      </w:r>
      <m:oMath>
        <m:sSup>
          <m:sSupPr>
            <m:ctrlPr>
              <w:rPr>
                <w:rFonts w:ascii="Cambria Math" w:hAnsi="Cambria Math"/>
                <w:sz w:val="24"/>
                <w:szCs w:val="28"/>
                <w:highlight w:val="yellow"/>
              </w:rPr>
            </m:ctrlPr>
          </m:sSupPr>
          <m:e>
            <m:r>
              <w:rPr>
                <w:rFonts w:ascii="Cambria Math" w:hAnsi="Cambria Math"/>
                <w:sz w:val="24"/>
                <w:szCs w:val="28"/>
                <w:highlight w:val="yellow"/>
              </w:rPr>
              <m:t>W</m:t>
            </m:r>
          </m:e>
          <m:sup>
            <m:r>
              <w:rPr>
                <w:rFonts w:ascii="Cambria Math" w:hAnsi="Cambria Math"/>
                <w:sz w:val="24"/>
                <w:szCs w:val="28"/>
                <w:highlight w:val="yellow"/>
              </w:rPr>
              <m:t>O</m:t>
            </m:r>
          </m:sup>
        </m:sSup>
      </m:oMath>
      <w:r w:rsidR="008F2274" w:rsidRPr="008F2274">
        <w:rPr>
          <w:rFonts w:eastAsiaTheme="minorEastAsia"/>
          <w:sz w:val="24"/>
          <w:szCs w:val="28"/>
          <w:highlight w:val="yellow"/>
        </w:rPr>
        <w:t xml:space="preserve"> </w:t>
      </w:r>
      <w:r w:rsidR="008F2274" w:rsidRPr="008F2274">
        <w:rPr>
          <w:rFonts w:eastAsiaTheme="minorEastAsia"/>
          <w:b/>
          <w:bCs/>
          <w:sz w:val="24"/>
          <w:szCs w:val="28"/>
          <w:highlight w:val="yellow"/>
        </w:rPr>
        <w:t>de Cross-</w:t>
      </w:r>
      <w:proofErr w:type="spellStart"/>
      <w:r w:rsidR="008F2274" w:rsidRPr="008F2274">
        <w:rPr>
          <w:rFonts w:eastAsiaTheme="minorEastAsia"/>
          <w:b/>
          <w:bCs/>
          <w:sz w:val="24"/>
          <w:szCs w:val="28"/>
          <w:highlight w:val="yellow"/>
        </w:rPr>
        <w:t>Attention</w:t>
      </w:r>
      <w:proofErr w:type="spellEnd"/>
    </w:p>
    <w:p w14:paraId="68F01ED6" w14:textId="01819109" w:rsidR="008F2274" w:rsidRDefault="008F2274" w:rsidP="00FD694E">
      <w:pPr>
        <w:rPr>
          <w:b/>
          <w:bCs/>
        </w:rPr>
      </w:pPr>
      <w:r w:rsidRPr="008F2274">
        <w:rPr>
          <w:b/>
          <w:bCs/>
          <w:noProof/>
        </w:rPr>
        <w:drawing>
          <wp:inline distT="0" distB="0" distL="0" distR="0" wp14:anchorId="62A5AB0F" wp14:editId="46BE0DF1">
            <wp:extent cx="4888230" cy="308514"/>
            <wp:effectExtent l="19050" t="19050" r="7620" b="15875"/>
            <wp:docPr id="883215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15779" name=""/>
                    <pic:cNvPicPr/>
                  </pic:nvPicPr>
                  <pic:blipFill>
                    <a:blip r:embed="rId285"/>
                    <a:stretch>
                      <a:fillRect/>
                    </a:stretch>
                  </pic:blipFill>
                  <pic:spPr>
                    <a:xfrm>
                      <a:off x="0" y="0"/>
                      <a:ext cx="4918641" cy="310433"/>
                    </a:xfrm>
                    <a:prstGeom prst="rect">
                      <a:avLst/>
                    </a:prstGeom>
                    <a:ln w="19050">
                      <a:solidFill>
                        <a:schemeClr val="tx1"/>
                      </a:solidFill>
                    </a:ln>
                  </pic:spPr>
                </pic:pic>
              </a:graphicData>
            </a:graphic>
          </wp:inline>
        </w:drawing>
      </w:r>
    </w:p>
    <w:p w14:paraId="053A3956" w14:textId="77777777" w:rsidR="00FD51EA" w:rsidRDefault="00FD51EA" w:rsidP="00FD694E">
      <w:pPr>
        <w:rPr>
          <w:b/>
          <w:bCs/>
        </w:rPr>
      </w:pPr>
    </w:p>
    <w:p w14:paraId="045B99A4" w14:textId="77777777" w:rsidR="00E76464" w:rsidRDefault="00E76464" w:rsidP="00FD694E">
      <w:pPr>
        <w:rPr>
          <w:b/>
          <w:bCs/>
        </w:rPr>
      </w:pPr>
    </w:p>
    <w:p w14:paraId="28D7D03E" w14:textId="77777777" w:rsidR="00E76464" w:rsidRDefault="00E76464" w:rsidP="00FD694E">
      <w:pPr>
        <w:rPr>
          <w:b/>
          <w:bCs/>
        </w:rPr>
      </w:pPr>
    </w:p>
    <w:p w14:paraId="5641DC9D" w14:textId="77777777" w:rsidR="00FD51EA" w:rsidRPr="00FD51EA" w:rsidRDefault="00FD51EA" w:rsidP="00FD51EA">
      <w:pPr>
        <w:rPr>
          <w:b/>
          <w:bCs/>
        </w:rPr>
      </w:pPr>
      <w:r w:rsidRPr="00FD51EA">
        <w:rPr>
          <w:b/>
          <w:bCs/>
        </w:rPr>
        <w:lastRenderedPageBreak/>
        <w:t>El flujo completo, resumido</w:t>
      </w:r>
    </w:p>
    <w:p w14:paraId="5ECE34A4" w14:textId="69DD685F" w:rsidR="00FD51EA" w:rsidRDefault="00FD51EA" w:rsidP="00FD694E">
      <w:pPr>
        <w:rPr>
          <w:b/>
          <w:bCs/>
        </w:rPr>
      </w:pPr>
      <w:r w:rsidRPr="00FD51EA">
        <w:rPr>
          <w:b/>
          <w:bCs/>
          <w:noProof/>
        </w:rPr>
        <w:drawing>
          <wp:inline distT="0" distB="0" distL="0" distR="0" wp14:anchorId="6DF9F56D" wp14:editId="7A5E3603">
            <wp:extent cx="4678680" cy="1697819"/>
            <wp:effectExtent l="0" t="0" r="7620" b="0"/>
            <wp:docPr id="900306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06557" name=""/>
                    <pic:cNvPicPr/>
                  </pic:nvPicPr>
                  <pic:blipFill>
                    <a:blip r:embed="rId286"/>
                    <a:stretch>
                      <a:fillRect/>
                    </a:stretch>
                  </pic:blipFill>
                  <pic:spPr>
                    <a:xfrm>
                      <a:off x="0" y="0"/>
                      <a:ext cx="4689838" cy="1701868"/>
                    </a:xfrm>
                    <a:prstGeom prst="rect">
                      <a:avLst/>
                    </a:prstGeom>
                  </pic:spPr>
                </pic:pic>
              </a:graphicData>
            </a:graphic>
          </wp:inline>
        </w:drawing>
      </w:r>
    </w:p>
    <w:p w14:paraId="577C17AB" w14:textId="77777777" w:rsidR="00E76464" w:rsidRDefault="00E76464" w:rsidP="00FD694E">
      <w:pPr>
        <w:rPr>
          <w:b/>
          <w:bCs/>
        </w:rPr>
      </w:pPr>
    </w:p>
    <w:p w14:paraId="47B03B4B" w14:textId="615FBB55" w:rsidR="00224644" w:rsidRDefault="00224644" w:rsidP="00224644">
      <w:pPr>
        <w:pStyle w:val="Ttulo6"/>
        <w:rPr>
          <w:b/>
          <w:bCs/>
          <w:i w:val="0"/>
          <w:iCs w:val="0"/>
          <w:sz w:val="24"/>
          <w:szCs w:val="28"/>
        </w:rPr>
      </w:pPr>
      <w:r w:rsidRPr="00E6185D">
        <w:rPr>
          <w:b/>
          <w:bCs/>
          <w:i w:val="0"/>
          <w:iCs w:val="0"/>
          <w:sz w:val="24"/>
          <w:szCs w:val="28"/>
          <w:highlight w:val="yellow"/>
        </w:rPr>
        <w:t xml:space="preserve">1.12.10.4.5.1: </w:t>
      </w:r>
      <w:r w:rsidR="00E6185D" w:rsidRPr="00E6185D">
        <w:rPr>
          <w:b/>
          <w:bCs/>
          <w:i w:val="0"/>
          <w:iCs w:val="0"/>
          <w:sz w:val="24"/>
          <w:szCs w:val="28"/>
          <w:highlight w:val="yellow"/>
        </w:rPr>
        <w:t xml:space="preserve">De donde venia V y K de </w:t>
      </w:r>
      <w:proofErr w:type="spellStart"/>
      <w:r w:rsidR="00E6185D" w:rsidRPr="00E6185D">
        <w:rPr>
          <w:b/>
          <w:bCs/>
          <w:i w:val="0"/>
          <w:iCs w:val="0"/>
          <w:sz w:val="24"/>
          <w:szCs w:val="28"/>
          <w:highlight w:val="yellow"/>
        </w:rPr>
        <w:t>cross-Attention</w:t>
      </w:r>
      <w:proofErr w:type="spellEnd"/>
    </w:p>
    <w:p w14:paraId="25738891" w14:textId="213988D8" w:rsidR="00E76464" w:rsidRDefault="00E6185D" w:rsidP="00FD694E">
      <w:r>
        <w:rPr>
          <w:b/>
          <w:bCs/>
        </w:rPr>
        <w:t xml:space="preserve">Del </w:t>
      </w:r>
      <w:proofErr w:type="spellStart"/>
      <w:r>
        <w:rPr>
          <w:b/>
          <w:bCs/>
        </w:rPr>
        <w:t>Encoder</w:t>
      </w:r>
      <w:proofErr w:type="spellEnd"/>
      <w:r>
        <w:rPr>
          <w:b/>
          <w:bCs/>
        </w:rPr>
        <w:t xml:space="preserve"> – </w:t>
      </w:r>
      <w:r>
        <w:t xml:space="preserve">específicamente, de la representación </w:t>
      </w:r>
      <w:r>
        <w:rPr>
          <w:b/>
          <w:bCs/>
        </w:rPr>
        <w:t xml:space="preserve">final </w:t>
      </w:r>
      <w:r>
        <w:t xml:space="preserve">del </w:t>
      </w:r>
      <w:proofErr w:type="spellStart"/>
      <w:r>
        <w:t>Encoder</w:t>
      </w:r>
      <w:proofErr w:type="spellEnd"/>
      <w:r>
        <w:t xml:space="preserve"> </w:t>
      </w:r>
      <w:r w:rsidR="00B20633" w:rsidRPr="00B20633">
        <w:t>(después de sus 6 capas completas), para cada una de las 4 palabras en inglés ("The", "</w:t>
      </w:r>
      <w:proofErr w:type="spellStart"/>
      <w:r w:rsidR="00B20633" w:rsidRPr="00B20633">
        <w:t>dog</w:t>
      </w:r>
      <w:proofErr w:type="spellEnd"/>
      <w:r w:rsidR="00B20633" w:rsidRPr="00B20633">
        <w:t>", "</w:t>
      </w:r>
      <w:proofErr w:type="spellStart"/>
      <w:r w:rsidR="00B20633" w:rsidRPr="00B20633">
        <w:t>eats</w:t>
      </w:r>
      <w:proofErr w:type="spellEnd"/>
      <w:r w:rsidR="00B20633" w:rsidRPr="00B20633">
        <w:t>", "bread").</w:t>
      </w:r>
    </w:p>
    <w:p w14:paraId="784AD7C7" w14:textId="77777777" w:rsidR="00B20633" w:rsidRPr="00B20633" w:rsidRDefault="00B20633" w:rsidP="00B20633">
      <w:pPr>
        <w:rPr>
          <w:b/>
          <w:bCs/>
        </w:rPr>
      </w:pPr>
      <w:r w:rsidRPr="00B20633">
        <w:rPr>
          <w:b/>
          <w:bCs/>
        </w:rPr>
        <w:t>El camino completo, paso a paso</w:t>
      </w:r>
    </w:p>
    <w:p w14:paraId="534EB486" w14:textId="5A6B99F8" w:rsidR="00B20633" w:rsidRDefault="00B20633" w:rsidP="00FD694E">
      <w:r w:rsidRPr="00B20633">
        <w:rPr>
          <w:noProof/>
        </w:rPr>
        <w:drawing>
          <wp:inline distT="0" distB="0" distL="0" distR="0" wp14:anchorId="6CFEA3B8" wp14:editId="057E0C39">
            <wp:extent cx="5570220" cy="2361721"/>
            <wp:effectExtent l="19050" t="19050" r="11430" b="19685"/>
            <wp:docPr id="37052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2271" name=""/>
                    <pic:cNvPicPr/>
                  </pic:nvPicPr>
                  <pic:blipFill>
                    <a:blip r:embed="rId287"/>
                    <a:stretch>
                      <a:fillRect/>
                    </a:stretch>
                  </pic:blipFill>
                  <pic:spPr>
                    <a:xfrm>
                      <a:off x="0" y="0"/>
                      <a:ext cx="5575636" cy="2364017"/>
                    </a:xfrm>
                    <a:prstGeom prst="rect">
                      <a:avLst/>
                    </a:prstGeom>
                    <a:ln w="19050">
                      <a:solidFill>
                        <a:schemeClr val="tx1"/>
                      </a:solidFill>
                    </a:ln>
                  </pic:spPr>
                </pic:pic>
              </a:graphicData>
            </a:graphic>
          </wp:inline>
        </w:drawing>
      </w:r>
    </w:p>
    <w:p w14:paraId="4120BA7C" w14:textId="77777777" w:rsidR="00F418DE" w:rsidRPr="00F418DE" w:rsidRDefault="00F418DE" w:rsidP="00F418DE">
      <w:pPr>
        <w:rPr>
          <w:b/>
          <w:bCs/>
        </w:rPr>
      </w:pPr>
      <w:r w:rsidRPr="00F418DE">
        <w:rPr>
          <w:b/>
          <w:bCs/>
        </w:rPr>
        <w:t>Lo que NO son</w:t>
      </w:r>
    </w:p>
    <w:p w14:paraId="094D351E" w14:textId="18C714A4" w:rsidR="00F418DE" w:rsidRDefault="00F418DE" w:rsidP="00FD694E">
      <w:pPr>
        <w:rPr>
          <w:rFonts w:eastAsiaTheme="minorEastAsia"/>
          <w:b/>
          <w:bCs/>
        </w:rPr>
      </w:pPr>
      <w:r>
        <w:t xml:space="preserve">No vienen de </w:t>
      </w:r>
      <m:oMath>
        <m:sSub>
          <m:sSubPr>
            <m:ctrlPr>
              <w:rPr>
                <w:rFonts w:ascii="Cambria Math" w:hAnsi="Cambria Math"/>
              </w:rPr>
            </m:ctrlPr>
          </m:sSubPr>
          <m:e>
            <m:r>
              <w:rPr>
                <w:rFonts w:ascii="Cambria Math" w:hAnsi="Cambria Math"/>
              </w:rPr>
              <m:t>y</m:t>
            </m:r>
          </m:e>
          <m:sub>
            <m:r>
              <w:rPr>
                <w:rFonts w:ascii="Cambria Math" w:hAnsi="Cambria Math"/>
              </w:rPr>
              <m:t>1</m:t>
            </m:r>
          </m:sub>
        </m:sSub>
      </m:oMath>
      <w:r>
        <w:rPr>
          <w:rFonts w:eastAsiaTheme="minorEastAsia"/>
        </w:rPr>
        <w:t xml:space="preserve"> (que es lo que da origen solo al </w:t>
      </w:r>
      <w:r>
        <w:rPr>
          <w:rFonts w:eastAsiaTheme="minorEastAsia"/>
          <w:b/>
          <w:bCs/>
        </w:rPr>
        <w:t xml:space="preserve">Query), </w:t>
      </w:r>
      <w:r>
        <w:rPr>
          <w:rFonts w:eastAsiaTheme="minorEastAsia"/>
        </w:rPr>
        <w:t xml:space="preserve">ni del </w:t>
      </w:r>
      <w:proofErr w:type="spellStart"/>
      <w:r>
        <w:rPr>
          <w:rFonts w:eastAsiaTheme="minorEastAsia"/>
        </w:rPr>
        <w:t>Decoder</w:t>
      </w:r>
      <w:proofErr w:type="spellEnd"/>
      <w:r>
        <w:rPr>
          <w:rFonts w:eastAsiaTheme="minorEastAsia"/>
        </w:rPr>
        <w:t>, ni de ninguna palabra en alemán. Es justo la diferencia que distingue a Cross-</w:t>
      </w:r>
      <w:proofErr w:type="spellStart"/>
      <w:r>
        <w:rPr>
          <w:rFonts w:eastAsiaTheme="minorEastAsia"/>
        </w:rPr>
        <w:t>Attention</w:t>
      </w:r>
      <w:proofErr w:type="spellEnd"/>
      <w:r>
        <w:rPr>
          <w:rFonts w:eastAsiaTheme="minorEastAsia"/>
        </w:rPr>
        <w:t xml:space="preserve"> de Self-</w:t>
      </w:r>
      <w:proofErr w:type="spellStart"/>
      <w:r>
        <w:rPr>
          <w:rFonts w:eastAsiaTheme="minorEastAsia"/>
        </w:rPr>
        <w:t>Attention</w:t>
      </w:r>
      <w:proofErr w:type="spellEnd"/>
      <w:r>
        <w:rPr>
          <w:rFonts w:eastAsiaTheme="minorEastAsia"/>
        </w:rPr>
        <w:t>: en Self-</w:t>
      </w:r>
      <w:proofErr w:type="spellStart"/>
      <w:r>
        <w:rPr>
          <w:rFonts w:eastAsiaTheme="minorEastAsia"/>
        </w:rPr>
        <w:t>Attention</w:t>
      </w:r>
      <w:proofErr w:type="spellEnd"/>
      <w:r>
        <w:rPr>
          <w:rFonts w:eastAsiaTheme="minorEastAsia"/>
        </w:rPr>
        <w:t xml:space="preserve">, </w:t>
      </w:r>
      <w:r w:rsidR="00904941">
        <w:rPr>
          <w:rFonts w:eastAsiaTheme="minorEastAsia"/>
        </w:rPr>
        <w:t xml:space="preserve">Q/K/V los tres salen de la </w:t>
      </w:r>
      <w:r w:rsidR="00904941">
        <w:rPr>
          <w:rFonts w:eastAsiaTheme="minorEastAsia"/>
          <w:b/>
          <w:bCs/>
        </w:rPr>
        <w:t xml:space="preserve">misma </w:t>
      </w:r>
      <w:r w:rsidR="00904941">
        <w:rPr>
          <w:rFonts w:eastAsiaTheme="minorEastAsia"/>
        </w:rPr>
        <w:t>fuente; en Cross-</w:t>
      </w:r>
      <w:proofErr w:type="spellStart"/>
      <w:r w:rsidR="00904941">
        <w:rPr>
          <w:rFonts w:eastAsiaTheme="minorEastAsia"/>
        </w:rPr>
        <w:t>Attention</w:t>
      </w:r>
      <w:proofErr w:type="spellEnd"/>
      <w:r w:rsidR="00904941">
        <w:rPr>
          <w:rFonts w:eastAsiaTheme="minorEastAsia"/>
        </w:rPr>
        <w:t xml:space="preserve">, El Query sale del </w:t>
      </w:r>
      <w:proofErr w:type="spellStart"/>
      <w:r w:rsidR="003A7ECD">
        <w:rPr>
          <w:rFonts w:eastAsiaTheme="minorEastAsia"/>
        </w:rPr>
        <w:t>Decoder</w:t>
      </w:r>
      <w:proofErr w:type="spellEnd"/>
      <w:r w:rsidR="003A7ECD">
        <w:rPr>
          <w:rFonts w:eastAsiaTheme="minorEastAsia"/>
        </w:rPr>
        <w:t xml:space="preserve">, pero K y V siempre salen del </w:t>
      </w:r>
      <w:proofErr w:type="spellStart"/>
      <w:r w:rsidR="003A7ECD">
        <w:rPr>
          <w:rFonts w:eastAsiaTheme="minorEastAsia"/>
          <w:b/>
          <w:bCs/>
        </w:rPr>
        <w:t>Encoder</w:t>
      </w:r>
      <w:proofErr w:type="spellEnd"/>
      <w:r w:rsidR="003A7ECD">
        <w:rPr>
          <w:rFonts w:eastAsiaTheme="minorEastAsia"/>
          <w:b/>
          <w:bCs/>
        </w:rPr>
        <w:t>.</w:t>
      </w:r>
    </w:p>
    <w:p w14:paraId="5491148E" w14:textId="77777777" w:rsidR="003A7ECD" w:rsidRPr="003A7ECD" w:rsidRDefault="003A7ECD" w:rsidP="003A7ECD">
      <w:pPr>
        <w:rPr>
          <w:b/>
          <w:bCs/>
        </w:rPr>
      </w:pPr>
      <w:r w:rsidRPr="003A7ECD">
        <w:rPr>
          <w:b/>
          <w:bCs/>
        </w:rPr>
        <w:t>Resumen en una frase</w:t>
      </w:r>
    </w:p>
    <w:p w14:paraId="5B5B9C91" w14:textId="3020DC7F" w:rsidR="003A7ECD" w:rsidRDefault="00A476A1" w:rsidP="00FD694E">
      <w:r>
        <w:t>K y V de Cross-</w:t>
      </w:r>
      <w:proofErr w:type="spellStart"/>
      <w:r>
        <w:t>Attention</w:t>
      </w:r>
      <w:proofErr w:type="spellEnd"/>
      <w:r>
        <w:t xml:space="preserve"> vienen del </w:t>
      </w:r>
      <w:proofErr w:type="spellStart"/>
      <w:r>
        <w:rPr>
          <w:b/>
          <w:bCs/>
        </w:rPr>
        <w:t>Encoder</w:t>
      </w:r>
      <w:proofErr w:type="spellEnd"/>
      <w:r>
        <w:rPr>
          <w:b/>
          <w:bCs/>
        </w:rPr>
        <w:t xml:space="preserve">, </w:t>
      </w:r>
      <w:r>
        <w:t>específicamente de su salida final (tras las 6 capas), calculados con las matrices propias de Cross-</w:t>
      </w:r>
      <w:proofErr w:type="spellStart"/>
      <w:r>
        <w:t>Attention</w:t>
      </w:r>
      <w:proofErr w:type="spellEnd"/>
      <w:r>
        <w:t xml:space="preserve"> – nunca cambian mientras dure la generación de una traducción, porque el </w:t>
      </w:r>
      <w:proofErr w:type="spellStart"/>
      <w:r>
        <w:t>Encoder</w:t>
      </w:r>
      <w:proofErr w:type="spellEnd"/>
      <w:r>
        <w:t xml:space="preserve"> no </w:t>
      </w:r>
      <w:proofErr w:type="spellStart"/>
      <w:r>
        <w:t>vuevle</w:t>
      </w:r>
      <w:proofErr w:type="spellEnd"/>
      <w:r>
        <w:t xml:space="preserve"> a correr.</w:t>
      </w:r>
    </w:p>
    <w:p w14:paraId="5D411136" w14:textId="77777777" w:rsidR="00A476A1" w:rsidRPr="00A476A1" w:rsidRDefault="00A476A1" w:rsidP="00FD694E"/>
    <w:p w14:paraId="6C4B8950" w14:textId="77777777" w:rsidR="00B20633" w:rsidRDefault="00B20633" w:rsidP="00FD694E"/>
    <w:p w14:paraId="72A431B6" w14:textId="77777777" w:rsidR="000E6340" w:rsidRDefault="000E6340" w:rsidP="00FD694E"/>
    <w:p w14:paraId="3D3322BE" w14:textId="77777777" w:rsidR="000E6340" w:rsidRDefault="000E6340" w:rsidP="00FD694E"/>
    <w:p w14:paraId="43802FC8" w14:textId="77777777" w:rsidR="000E6340" w:rsidRDefault="000E6340" w:rsidP="00FD694E"/>
    <w:p w14:paraId="0313BACE" w14:textId="780189B1" w:rsidR="000E6340" w:rsidRPr="001B6110" w:rsidRDefault="000E6340" w:rsidP="000E6340">
      <w:pPr>
        <w:pStyle w:val="Ttulo5"/>
        <w:rPr>
          <w:rFonts w:cs="Arial"/>
          <w:sz w:val="24"/>
        </w:rPr>
      </w:pPr>
      <w:r w:rsidRPr="001B6110">
        <w:rPr>
          <w:rFonts w:cs="Arial"/>
          <w:b/>
          <w:bCs/>
          <w:sz w:val="24"/>
          <w:highlight w:val="yellow"/>
        </w:rPr>
        <w:lastRenderedPageBreak/>
        <w:t xml:space="preserve">1.12.10.4.6: </w:t>
      </w:r>
      <w:r w:rsidR="001B6110" w:rsidRPr="001B6110">
        <w:rPr>
          <w:rFonts w:cs="Arial"/>
          <w:b/>
          <w:bCs/>
          <w:sz w:val="24"/>
          <w:highlight w:val="yellow"/>
        </w:rPr>
        <w:t xml:space="preserve">Cerrando la </w:t>
      </w:r>
      <w:proofErr w:type="spellStart"/>
      <w:r w:rsidR="001B6110" w:rsidRPr="001B6110">
        <w:rPr>
          <w:rFonts w:cs="Arial"/>
          <w:b/>
          <w:bCs/>
          <w:sz w:val="24"/>
          <w:highlight w:val="yellow"/>
        </w:rPr>
        <w:t>sub-capa</w:t>
      </w:r>
      <w:proofErr w:type="spellEnd"/>
      <w:r w:rsidR="001B6110" w:rsidRPr="001B6110">
        <w:rPr>
          <w:rFonts w:cs="Arial"/>
          <w:b/>
          <w:bCs/>
          <w:sz w:val="24"/>
          <w:highlight w:val="yellow"/>
        </w:rPr>
        <w:t xml:space="preserve"> – concatenando las 8 cabezas y multiplicando por la </w:t>
      </w:r>
      <m:oMath>
        <m:sSup>
          <m:sSupPr>
            <m:ctrlPr>
              <w:rPr>
                <w:rFonts w:ascii="Cambria Math" w:hAnsi="Cambria Math" w:cs="Arial"/>
                <w:sz w:val="24"/>
                <w:highlight w:val="yellow"/>
              </w:rPr>
            </m:ctrlPr>
          </m:sSupPr>
          <m:e>
            <m:r>
              <w:rPr>
                <w:rFonts w:ascii="Cambria Math" w:hAnsi="Cambria Math" w:cs="Arial"/>
                <w:sz w:val="24"/>
                <w:highlight w:val="yellow"/>
              </w:rPr>
              <m:t>W</m:t>
            </m:r>
          </m:e>
          <m:sup>
            <m:r>
              <w:rPr>
                <w:rFonts w:ascii="Cambria Math" w:hAnsi="Cambria Math" w:cs="Arial"/>
                <w:sz w:val="24"/>
                <w:highlight w:val="yellow"/>
              </w:rPr>
              <m:t>O</m:t>
            </m:r>
          </m:sup>
        </m:sSup>
      </m:oMath>
      <w:r w:rsidR="001B6110" w:rsidRPr="001B6110">
        <w:rPr>
          <w:rFonts w:cs="Arial"/>
          <w:sz w:val="24"/>
          <w:highlight w:val="yellow"/>
        </w:rPr>
        <w:t>propia de esta Cross-Attention:</w:t>
      </w:r>
    </w:p>
    <w:p w14:paraId="6591AA06" w14:textId="1E58F6A8" w:rsidR="001B6110" w:rsidRDefault="00077D53" w:rsidP="001B6110">
      <w:r w:rsidRPr="00077D53">
        <w:rPr>
          <w:noProof/>
        </w:rPr>
        <w:drawing>
          <wp:inline distT="0" distB="0" distL="0" distR="0" wp14:anchorId="55FB56EF" wp14:editId="2DE2905B">
            <wp:extent cx="4511431" cy="419136"/>
            <wp:effectExtent l="19050" t="19050" r="22860" b="19050"/>
            <wp:docPr id="87664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4897" name=""/>
                    <pic:cNvPicPr/>
                  </pic:nvPicPr>
                  <pic:blipFill>
                    <a:blip r:embed="rId288"/>
                    <a:stretch>
                      <a:fillRect/>
                    </a:stretch>
                  </pic:blipFill>
                  <pic:spPr>
                    <a:xfrm>
                      <a:off x="0" y="0"/>
                      <a:ext cx="4511431" cy="419136"/>
                    </a:xfrm>
                    <a:prstGeom prst="rect">
                      <a:avLst/>
                    </a:prstGeom>
                    <a:ln w="19050">
                      <a:solidFill>
                        <a:schemeClr val="tx1"/>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F402D4" w14:paraId="7A9C9F90" w14:textId="77777777" w:rsidTr="00F402D4">
        <w:tc>
          <w:tcPr>
            <w:tcW w:w="10790" w:type="dxa"/>
          </w:tcPr>
          <w:p w14:paraId="297AD2B9" w14:textId="228FF322" w:rsidR="00F402D4" w:rsidRDefault="00275F5C" w:rsidP="001B6110">
            <w:r w:rsidRPr="00275F5C">
              <w:rPr>
                <w:noProof/>
              </w:rPr>
              <w:drawing>
                <wp:inline distT="0" distB="0" distL="0" distR="0" wp14:anchorId="076F318D" wp14:editId="2B540504">
                  <wp:extent cx="2613887" cy="464860"/>
                  <wp:effectExtent l="19050" t="19050" r="15240" b="11430"/>
                  <wp:docPr id="1038463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63851" name=""/>
                          <pic:cNvPicPr/>
                        </pic:nvPicPr>
                        <pic:blipFill>
                          <a:blip r:embed="rId289"/>
                          <a:stretch>
                            <a:fillRect/>
                          </a:stretch>
                        </pic:blipFill>
                        <pic:spPr>
                          <a:xfrm>
                            <a:off x="0" y="0"/>
                            <a:ext cx="2613887" cy="464860"/>
                          </a:xfrm>
                          <a:prstGeom prst="rect">
                            <a:avLst/>
                          </a:prstGeom>
                          <a:ln w="19050">
                            <a:solidFill>
                              <a:schemeClr val="tx1"/>
                            </a:solidFill>
                          </a:ln>
                        </pic:spPr>
                      </pic:pic>
                    </a:graphicData>
                  </a:graphic>
                </wp:inline>
              </w:drawing>
            </w:r>
          </w:p>
          <w:p w14:paraId="2F970E90" w14:textId="77777777" w:rsidR="00275F5C" w:rsidRPr="00275F5C" w:rsidRDefault="00275F5C" w:rsidP="00275F5C">
            <w:pPr>
              <w:rPr>
                <w:b/>
                <w:bCs/>
              </w:rPr>
            </w:pPr>
            <w:r w:rsidRPr="00275F5C">
              <w:rPr>
                <w:b/>
                <w:bCs/>
              </w:rPr>
              <w:t>Lo que tengo, en ese momento exacto del cálculo</w:t>
            </w:r>
          </w:p>
          <w:p w14:paraId="67681173" w14:textId="38299C28" w:rsidR="00F402D4" w:rsidRDefault="00275F5C" w:rsidP="001B6110">
            <w:r w:rsidRPr="00275F5C">
              <w:rPr>
                <w:noProof/>
              </w:rPr>
              <w:drawing>
                <wp:inline distT="0" distB="0" distL="0" distR="0" wp14:anchorId="2F5877C9" wp14:editId="6FF817E8">
                  <wp:extent cx="5524979" cy="327688"/>
                  <wp:effectExtent l="0" t="0" r="0" b="0"/>
                  <wp:docPr id="1212948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48761" name=""/>
                          <pic:cNvPicPr/>
                        </pic:nvPicPr>
                        <pic:blipFill>
                          <a:blip r:embed="rId290"/>
                          <a:stretch>
                            <a:fillRect/>
                          </a:stretch>
                        </pic:blipFill>
                        <pic:spPr>
                          <a:xfrm>
                            <a:off x="0" y="0"/>
                            <a:ext cx="5524979" cy="327688"/>
                          </a:xfrm>
                          <a:prstGeom prst="rect">
                            <a:avLst/>
                          </a:prstGeom>
                        </pic:spPr>
                      </pic:pic>
                    </a:graphicData>
                  </a:graphic>
                </wp:inline>
              </w:drawing>
            </w:r>
          </w:p>
          <w:p w14:paraId="3BA36B31" w14:textId="77777777" w:rsidR="00275F5C" w:rsidRPr="00275F5C" w:rsidRDefault="00275F5C" w:rsidP="00275F5C">
            <w:r w:rsidRPr="00275F5C">
              <w:t xml:space="preserve">Esto es el resultado </w:t>
            </w:r>
            <w:r w:rsidRPr="00275F5C">
              <w:rPr>
                <w:b/>
                <w:bCs/>
              </w:rPr>
              <w:t>completo</w:t>
            </w:r>
            <w:r w:rsidRPr="00275F5C">
              <w:t xml:space="preserve"> de Cross-</w:t>
            </w:r>
            <w:proofErr w:type="spellStart"/>
            <w:r w:rsidRPr="00275F5C">
              <w:t>Attention</w:t>
            </w:r>
            <w:proofErr w:type="spellEnd"/>
            <w:r w:rsidRPr="00275F5C">
              <w:t xml:space="preserve"> para [inicio], en la Capa 1 de la Ronda 1 — un vector de </w:t>
            </w:r>
            <w:r w:rsidRPr="00275F5C">
              <w:rPr>
                <w:b/>
                <w:bCs/>
              </w:rPr>
              <w:t>512 números</w:t>
            </w:r>
            <w:r w:rsidRPr="00275F5C">
              <w:t>.</w:t>
            </w:r>
          </w:p>
          <w:p w14:paraId="4E8A6777" w14:textId="77777777" w:rsidR="00275F5C" w:rsidRDefault="00275F5C" w:rsidP="001B6110"/>
          <w:p w14:paraId="4899B29B" w14:textId="77777777" w:rsidR="00B65587" w:rsidRPr="00B65587" w:rsidRDefault="00B65587" w:rsidP="00B65587">
            <w:pPr>
              <w:rPr>
                <w:b/>
                <w:bCs/>
              </w:rPr>
            </w:pPr>
            <w:r w:rsidRPr="00B65587">
              <w:rPr>
                <w:b/>
                <w:bCs/>
              </w:rPr>
              <w:t>De dónde salió ese resultado, resumiendo todo el camino</w:t>
            </w:r>
          </w:p>
          <w:p w14:paraId="4C5CB27C" w14:textId="5A15DC83" w:rsidR="00B65587" w:rsidRDefault="00B872AB" w:rsidP="001B6110">
            <w:r w:rsidRPr="00B872AB">
              <w:rPr>
                <w:noProof/>
              </w:rPr>
              <w:drawing>
                <wp:inline distT="0" distB="0" distL="0" distR="0" wp14:anchorId="13B9851A" wp14:editId="4CB21C91">
                  <wp:extent cx="5334148" cy="1820334"/>
                  <wp:effectExtent l="0" t="0" r="0" b="8890"/>
                  <wp:docPr id="1465582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82503" name=""/>
                          <pic:cNvPicPr/>
                        </pic:nvPicPr>
                        <pic:blipFill>
                          <a:blip r:embed="rId291"/>
                          <a:stretch>
                            <a:fillRect/>
                          </a:stretch>
                        </pic:blipFill>
                        <pic:spPr>
                          <a:xfrm>
                            <a:off x="0" y="0"/>
                            <a:ext cx="5340444" cy="1822483"/>
                          </a:xfrm>
                          <a:prstGeom prst="rect">
                            <a:avLst/>
                          </a:prstGeom>
                        </pic:spPr>
                      </pic:pic>
                    </a:graphicData>
                  </a:graphic>
                </wp:inline>
              </w:drawing>
            </w:r>
          </w:p>
          <w:p w14:paraId="32D8FD60" w14:textId="77777777" w:rsidR="00B872AB" w:rsidRDefault="00B872AB" w:rsidP="001B6110"/>
          <w:p w14:paraId="32FF1D7F" w14:textId="77777777" w:rsidR="00B872AB" w:rsidRPr="00B872AB" w:rsidRDefault="00B872AB" w:rsidP="00B872AB">
            <w:pPr>
              <w:rPr>
                <w:b/>
                <w:bCs/>
              </w:rPr>
            </w:pPr>
            <w:r w:rsidRPr="00B872AB">
              <w:rPr>
                <w:b/>
                <w:bCs/>
              </w:rPr>
              <w:t>Qué falta para completar la Capa 1 (y después las otras 5)</w:t>
            </w:r>
          </w:p>
          <w:p w14:paraId="15D923B9" w14:textId="67B79F68" w:rsidR="00F402D4" w:rsidRDefault="00341FC2" w:rsidP="00341FC2">
            <w:pPr>
              <w:rPr>
                <w:rFonts w:eastAsiaTheme="minorEastAsia"/>
              </w:rPr>
            </w:pPr>
            <w:r w:rsidRPr="00341FC2">
              <w:rPr>
                <w:rFonts w:eastAsiaTheme="minorEastAsia"/>
                <w:noProof/>
              </w:rPr>
              <w:drawing>
                <wp:inline distT="0" distB="0" distL="0" distR="0" wp14:anchorId="0A6B4548" wp14:editId="38718942">
                  <wp:extent cx="5469467" cy="1396598"/>
                  <wp:effectExtent l="0" t="0" r="0" b="0"/>
                  <wp:docPr id="877258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58299" name=""/>
                          <pic:cNvPicPr/>
                        </pic:nvPicPr>
                        <pic:blipFill>
                          <a:blip r:embed="rId292"/>
                          <a:stretch>
                            <a:fillRect/>
                          </a:stretch>
                        </pic:blipFill>
                        <pic:spPr>
                          <a:xfrm>
                            <a:off x="0" y="0"/>
                            <a:ext cx="5484512" cy="1400440"/>
                          </a:xfrm>
                          <a:prstGeom prst="rect">
                            <a:avLst/>
                          </a:prstGeom>
                        </pic:spPr>
                      </pic:pic>
                    </a:graphicData>
                  </a:graphic>
                </wp:inline>
              </w:drawing>
            </w:r>
          </w:p>
          <w:p w14:paraId="2A67D8E3" w14:textId="6365BC4B" w:rsidR="00341FC2" w:rsidRDefault="00341FC2" w:rsidP="00341FC2">
            <w:pPr>
              <w:rPr>
                <w:rFonts w:eastAsiaTheme="minorEastAsia"/>
                <w:b/>
                <w:bCs/>
              </w:rPr>
            </w:pPr>
            <w:r>
              <w:rPr>
                <w:rFonts w:eastAsiaTheme="minorEastAsia"/>
                <w:b/>
                <w:bCs/>
              </w:rPr>
              <w:t>Resumen directo</w:t>
            </w:r>
          </w:p>
          <w:p w14:paraId="0F313FB8" w14:textId="0D29CB29" w:rsidR="00341FC2" w:rsidRDefault="009F1F98" w:rsidP="00341FC2">
            <w:pPr>
              <w:rPr>
                <w:rFonts w:eastAsiaTheme="minorEastAsia"/>
              </w:rPr>
            </w:pPr>
            <w:r>
              <w:rPr>
                <w:rFonts w:eastAsiaTheme="minorEastAsia"/>
              </w:rPr>
              <w:t xml:space="preserve">Y recién ahí termina </w:t>
            </w:r>
            <w:r>
              <w:rPr>
                <w:rFonts w:eastAsiaTheme="minorEastAsia"/>
                <w:b/>
                <w:bCs/>
              </w:rPr>
              <w:t xml:space="preserve">la capa 1 - </w:t>
            </w:r>
            <w:r w:rsidRPr="009F1F98">
              <w:rPr>
                <w:rFonts w:eastAsiaTheme="minorEastAsia"/>
              </w:rPr>
              <w:t xml:space="preserve">faltarían las Capas 2 a 6 (repitiendo todo este proceso con matrices distintas) antes de llegar al </w:t>
            </w:r>
            <w:proofErr w:type="spellStart"/>
            <w:r w:rsidRPr="009F1F98">
              <w:rPr>
                <w:rFonts w:eastAsiaTheme="minorEastAsia"/>
              </w:rPr>
              <w:t>softmax</w:t>
            </w:r>
            <w:proofErr w:type="spellEnd"/>
            <w:r w:rsidRPr="009F1F98">
              <w:rPr>
                <w:rFonts w:eastAsiaTheme="minorEastAsia"/>
              </w:rPr>
              <w:t xml:space="preserve"> final que elige "Der".</w:t>
            </w:r>
          </w:p>
          <w:p w14:paraId="5BB4E70B" w14:textId="77777777" w:rsidR="009F1F98" w:rsidRDefault="009F1F98" w:rsidP="00341FC2">
            <w:pPr>
              <w:rPr>
                <w:rFonts w:eastAsiaTheme="minorEastAsia"/>
              </w:rPr>
            </w:pPr>
          </w:p>
          <w:p w14:paraId="0D96184D" w14:textId="77777777" w:rsidR="009F1F98" w:rsidRPr="009F1F98" w:rsidRDefault="009F1F98" w:rsidP="009F1F98">
            <w:pPr>
              <w:rPr>
                <w:rFonts w:eastAsiaTheme="minorEastAsia"/>
                <w:b/>
                <w:bCs/>
              </w:rPr>
            </w:pPr>
            <w:r w:rsidRPr="009F1F98">
              <w:rPr>
                <w:rFonts w:eastAsiaTheme="minorEastAsia"/>
                <w:b/>
                <w:bCs/>
              </w:rPr>
              <w:t>Resumen directo</w:t>
            </w:r>
          </w:p>
          <w:p w14:paraId="42DA7E62" w14:textId="77777777" w:rsidR="00DD4DCF" w:rsidRPr="00DD4DCF" w:rsidRDefault="00DD4DCF" w:rsidP="00DD4DCF">
            <w:pPr>
              <w:rPr>
                <w:rFonts w:eastAsiaTheme="minorEastAsia"/>
              </w:rPr>
            </w:pPr>
            <w:r w:rsidRPr="00DD4DCF">
              <w:rPr>
                <w:rFonts w:eastAsiaTheme="minorEastAsia"/>
              </w:rPr>
              <w:t>Sí, tengo el resultado de Cross-</w:t>
            </w:r>
            <w:proofErr w:type="spellStart"/>
            <w:r w:rsidRPr="00DD4DCF">
              <w:rPr>
                <w:rFonts w:eastAsiaTheme="minorEastAsia"/>
              </w:rPr>
              <w:t>Attention</w:t>
            </w:r>
            <w:proofErr w:type="spellEnd"/>
            <w:r w:rsidRPr="00DD4DCF">
              <w:rPr>
                <w:rFonts w:eastAsiaTheme="minorEastAsia"/>
              </w:rPr>
              <w:t xml:space="preserve"> </w:t>
            </w:r>
            <w:r w:rsidRPr="00DD4DCF">
              <w:rPr>
                <w:rFonts w:eastAsiaTheme="minorEastAsia"/>
                <w:b/>
                <w:bCs/>
              </w:rPr>
              <w:t>de la Capa 1</w:t>
            </w:r>
            <w:r w:rsidRPr="00DD4DCF">
              <w:rPr>
                <w:rFonts w:eastAsiaTheme="minorEastAsia"/>
              </w:rPr>
              <w:t xml:space="preserve">, antes de su </w:t>
            </w:r>
            <w:proofErr w:type="spellStart"/>
            <w:r w:rsidRPr="00DD4DCF">
              <w:rPr>
                <w:rFonts w:eastAsiaTheme="minorEastAsia"/>
              </w:rPr>
              <w:t>Residual+LayerNorm</w:t>
            </w:r>
            <w:proofErr w:type="spellEnd"/>
            <w:r w:rsidRPr="00DD4DCF">
              <w:rPr>
                <w:rFonts w:eastAsiaTheme="minorEastAsia"/>
              </w:rPr>
              <w:t xml:space="preserve"> — es un vector de 512 números, calculado con las 8 cabezas ya vistas. Lo que </w:t>
            </w:r>
            <w:r w:rsidRPr="00DD4DCF">
              <w:rPr>
                <w:rFonts w:eastAsiaTheme="minorEastAsia"/>
                <w:b/>
                <w:bCs/>
              </w:rPr>
              <w:t>no tengo</w:t>
            </w:r>
            <w:r w:rsidRPr="00DD4DCF">
              <w:rPr>
                <w:rFonts w:eastAsiaTheme="minorEastAsia"/>
              </w:rPr>
              <w:t xml:space="preserve"> calculado en detalle es el resto de la Capa 1 (Residual#2, </w:t>
            </w:r>
            <w:proofErr w:type="spellStart"/>
            <w:r w:rsidRPr="00DD4DCF">
              <w:rPr>
                <w:rFonts w:eastAsiaTheme="minorEastAsia"/>
              </w:rPr>
              <w:t>Feed</w:t>
            </w:r>
            <w:proofErr w:type="spellEnd"/>
            <w:r w:rsidRPr="00DD4DCF">
              <w:rPr>
                <w:rFonts w:eastAsiaTheme="minorEastAsia"/>
              </w:rPr>
              <w:t>-Forward, Residual#3) con números concretos, ni ninguna de las Capas 2 a 6.</w:t>
            </w:r>
          </w:p>
          <w:p w14:paraId="7F695F34" w14:textId="77777777" w:rsidR="009F1F98" w:rsidRDefault="009F1F98" w:rsidP="00341FC2">
            <w:pPr>
              <w:pBdr>
                <w:bottom w:val="single" w:sz="6" w:space="1" w:color="auto"/>
              </w:pBdr>
              <w:rPr>
                <w:rFonts w:eastAsiaTheme="minorEastAsia"/>
              </w:rPr>
            </w:pPr>
          </w:p>
          <w:p w14:paraId="13310934" w14:textId="03397779" w:rsidR="00DD4DCF" w:rsidRDefault="00DD4DCF" w:rsidP="00341FC2">
            <w:pPr>
              <w:rPr>
                <w:rFonts w:eastAsiaTheme="minorEastAsia"/>
              </w:rPr>
            </w:pPr>
            <w:r w:rsidRPr="00DD4DCF">
              <w:rPr>
                <w:rFonts w:eastAsiaTheme="minorEastAsia"/>
                <w:noProof/>
              </w:rPr>
              <w:drawing>
                <wp:inline distT="0" distB="0" distL="0" distR="0" wp14:anchorId="4EA911B5" wp14:editId="70AE82BE">
                  <wp:extent cx="3551228" cy="434378"/>
                  <wp:effectExtent l="19050" t="19050" r="11430" b="22860"/>
                  <wp:docPr id="1082305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05085" name=""/>
                          <pic:cNvPicPr/>
                        </pic:nvPicPr>
                        <pic:blipFill>
                          <a:blip r:embed="rId293"/>
                          <a:stretch>
                            <a:fillRect/>
                          </a:stretch>
                        </pic:blipFill>
                        <pic:spPr>
                          <a:xfrm>
                            <a:off x="0" y="0"/>
                            <a:ext cx="3551228" cy="434378"/>
                          </a:xfrm>
                          <a:prstGeom prst="rect">
                            <a:avLst/>
                          </a:prstGeom>
                          <a:ln w="19050">
                            <a:solidFill>
                              <a:schemeClr val="tx1"/>
                            </a:solidFill>
                          </a:ln>
                        </pic:spPr>
                      </pic:pic>
                    </a:graphicData>
                  </a:graphic>
                </wp:inline>
              </w:drawing>
            </w:r>
          </w:p>
          <w:p w14:paraId="6A63148C" w14:textId="2623A660" w:rsidR="00DD4DCF" w:rsidRPr="004400B5" w:rsidRDefault="004400B5" w:rsidP="00341FC2">
            <w:pPr>
              <w:rPr>
                <w:rFonts w:eastAsiaTheme="minorEastAsia"/>
                <w:b/>
                <w:bCs/>
                <w:sz w:val="24"/>
                <w:szCs w:val="28"/>
              </w:rPr>
            </w:pPr>
            <w:r w:rsidRPr="004400B5">
              <w:rPr>
                <w:rFonts w:eastAsiaTheme="minorEastAsia"/>
                <w:b/>
                <w:bCs/>
                <w:sz w:val="24"/>
                <w:szCs w:val="28"/>
              </w:rPr>
              <w:t>Que representa</w:t>
            </w:r>
          </w:p>
          <w:p w14:paraId="32B8EDEE" w14:textId="590237F2" w:rsidR="004400B5" w:rsidRDefault="004400B5" w:rsidP="00341FC2">
            <w:pPr>
              <w:rPr>
                <w:rFonts w:eastAsiaTheme="minorEastAsia"/>
                <w:b/>
                <w:bCs/>
              </w:rPr>
            </w:pPr>
            <w:r w:rsidRPr="00B47E4F">
              <w:rPr>
                <w:rFonts w:eastAsiaTheme="minorEastAsia"/>
                <w:b/>
                <w:bCs/>
                <w:highlight w:val="yellow"/>
              </w:rPr>
              <w:t xml:space="preserve">Ese vector es la nueva versión de [inicio], ya “enterada” de que parte de la oración en </w:t>
            </w:r>
            <w:proofErr w:type="spellStart"/>
            <w:r w:rsidRPr="00B47E4F">
              <w:rPr>
                <w:rFonts w:eastAsiaTheme="minorEastAsia"/>
                <w:b/>
                <w:bCs/>
                <w:highlight w:val="yellow"/>
              </w:rPr>
              <w:t>ingles</w:t>
            </w:r>
            <w:proofErr w:type="spellEnd"/>
            <w:r w:rsidRPr="00B47E4F">
              <w:rPr>
                <w:rFonts w:eastAsiaTheme="minorEastAsia"/>
                <w:b/>
                <w:bCs/>
                <w:highlight w:val="yellow"/>
              </w:rPr>
              <w:t xml:space="preserve"> es relevante para decidir la primera palabra en alemán.</w:t>
            </w:r>
            <w:r>
              <w:rPr>
                <w:rFonts w:eastAsiaTheme="minorEastAsia"/>
              </w:rPr>
              <w:t xml:space="preserve"> </w:t>
            </w:r>
            <w:r w:rsidR="000D7F1A">
              <w:rPr>
                <w:rFonts w:eastAsiaTheme="minorEastAsia"/>
              </w:rPr>
              <w:t>Antes de Cross-</w:t>
            </w:r>
            <w:proofErr w:type="spellStart"/>
            <w:r w:rsidR="000D7F1A">
              <w:rPr>
                <w:rFonts w:eastAsiaTheme="minorEastAsia"/>
              </w:rPr>
              <w:t>Attention</w:t>
            </w:r>
            <w:proofErr w:type="spellEnd"/>
            <w:r w:rsidR="000D7F1A">
              <w:rPr>
                <w:rFonts w:eastAsiaTheme="minorEastAsia"/>
              </w:rPr>
              <w:t xml:space="preserve">, </w:t>
            </w:r>
            <w:r w:rsidR="000D7F1A">
              <w:rPr>
                <w:rFonts w:eastAsiaTheme="minorEastAsia"/>
                <w:b/>
                <w:bCs/>
              </w:rPr>
              <w:t xml:space="preserve">[inicio] </w:t>
            </w:r>
            <w:r w:rsidR="000D7F1A">
              <w:rPr>
                <w:rFonts w:eastAsiaTheme="minorEastAsia"/>
              </w:rPr>
              <w:t xml:space="preserve">solo </w:t>
            </w:r>
            <w:proofErr w:type="spellStart"/>
            <w:r w:rsidR="000D7F1A">
              <w:rPr>
                <w:rFonts w:eastAsiaTheme="minorEastAsia"/>
              </w:rPr>
              <w:t>tenia</w:t>
            </w:r>
            <w:proofErr w:type="spellEnd"/>
            <w:r w:rsidR="000D7F1A">
              <w:rPr>
                <w:rFonts w:eastAsiaTheme="minorEastAsia"/>
              </w:rPr>
              <w:t xml:space="preserve"> </w:t>
            </w:r>
            <w:r w:rsidR="00201848">
              <w:rPr>
                <w:rFonts w:eastAsiaTheme="minorEastAsia"/>
              </w:rPr>
              <w:t xml:space="preserve">su propio significado (casi </w:t>
            </w:r>
            <w:proofErr w:type="spellStart"/>
            <w:r w:rsidR="00201848">
              <w:rPr>
                <w:rFonts w:eastAsiaTheme="minorEastAsia"/>
              </w:rPr>
              <w:t>vacio</w:t>
            </w:r>
            <w:proofErr w:type="spellEnd"/>
            <w:r w:rsidR="00201848">
              <w:rPr>
                <w:rFonts w:eastAsiaTheme="minorEastAsia"/>
              </w:rPr>
              <w:t xml:space="preserve">, por ser un token de arranque). </w:t>
            </w:r>
            <w:proofErr w:type="spellStart"/>
            <w:r w:rsidR="00201848">
              <w:rPr>
                <w:rFonts w:eastAsiaTheme="minorEastAsia"/>
              </w:rPr>
              <w:t>Despues</w:t>
            </w:r>
            <w:proofErr w:type="spellEnd"/>
            <w:r w:rsidR="00201848">
              <w:rPr>
                <w:rFonts w:eastAsiaTheme="minorEastAsia"/>
              </w:rPr>
              <w:t xml:space="preserve"> de Cross-</w:t>
            </w:r>
            <w:proofErr w:type="spellStart"/>
            <w:r w:rsidR="00201848">
              <w:rPr>
                <w:rFonts w:eastAsiaTheme="minorEastAsia"/>
              </w:rPr>
              <w:t>Attention</w:t>
            </w:r>
            <w:proofErr w:type="spellEnd"/>
            <w:r w:rsidR="00201848">
              <w:rPr>
                <w:rFonts w:eastAsiaTheme="minorEastAsia"/>
              </w:rPr>
              <w:t xml:space="preserve">, ese mismo vector incorpora – </w:t>
            </w:r>
            <w:r w:rsidR="00201848" w:rsidRPr="00D76058">
              <w:rPr>
                <w:rFonts w:eastAsiaTheme="minorEastAsia"/>
                <w:b/>
                <w:bCs/>
                <w:highlight w:val="yellow"/>
              </w:rPr>
              <w:t xml:space="preserve">mezclado, </w:t>
            </w:r>
            <w:proofErr w:type="spellStart"/>
            <w:r w:rsidR="00201848" w:rsidRPr="00D76058">
              <w:rPr>
                <w:rFonts w:eastAsiaTheme="minorEastAsia"/>
                <w:b/>
                <w:bCs/>
                <w:highlight w:val="yellow"/>
              </w:rPr>
              <w:t>pondertado</w:t>
            </w:r>
            <w:proofErr w:type="spellEnd"/>
            <w:r w:rsidR="00201848" w:rsidRPr="00D76058">
              <w:rPr>
                <w:rFonts w:eastAsiaTheme="minorEastAsia"/>
                <w:b/>
                <w:bCs/>
                <w:highlight w:val="yellow"/>
              </w:rPr>
              <w:t xml:space="preserve"> – la información </w:t>
            </w:r>
            <w:r w:rsidR="00E53C47" w:rsidRPr="00D76058">
              <w:rPr>
                <w:rFonts w:eastAsiaTheme="minorEastAsia"/>
                <w:b/>
                <w:bCs/>
                <w:highlight w:val="yellow"/>
              </w:rPr>
              <w:t>de “The” y “Dog” principalmente (según los porcentajes que calculamos: 38%, 34%, 15%, 13%).</w:t>
            </w:r>
          </w:p>
          <w:p w14:paraId="4CE2DDEF" w14:textId="77777777" w:rsidR="00E53C47" w:rsidRPr="00E53C47" w:rsidRDefault="00E53C47" w:rsidP="00E53C47">
            <w:pPr>
              <w:rPr>
                <w:rFonts w:eastAsiaTheme="minorEastAsia"/>
                <w:b/>
                <w:bCs/>
              </w:rPr>
            </w:pPr>
            <w:r w:rsidRPr="00154344">
              <w:rPr>
                <w:rFonts w:eastAsiaTheme="minorEastAsia"/>
                <w:b/>
                <w:bCs/>
                <w:sz w:val="24"/>
                <w:szCs w:val="28"/>
                <w:highlight w:val="yellow"/>
              </w:rPr>
              <w:lastRenderedPageBreak/>
              <w:t>Con la analogía que ya usamos en el documento</w:t>
            </w:r>
          </w:p>
          <w:p w14:paraId="5826C915" w14:textId="5384472A" w:rsidR="00E53C47" w:rsidRDefault="00E53C47" w:rsidP="00341FC2">
            <w:pPr>
              <w:rPr>
                <w:rFonts w:eastAsiaTheme="minorEastAsia"/>
              </w:rPr>
            </w:pPr>
            <w:r>
              <w:rPr>
                <w:rFonts w:eastAsiaTheme="minorEastAsia"/>
              </w:rPr>
              <w:t>Es lo mismo que vimos con “</w:t>
            </w:r>
            <w:proofErr w:type="spellStart"/>
            <w:r>
              <w:rPr>
                <w:rFonts w:eastAsiaTheme="minorEastAsia"/>
              </w:rPr>
              <w:t>eats</w:t>
            </w:r>
            <w:proofErr w:type="spellEnd"/>
            <w:r>
              <w:rPr>
                <w:rFonts w:eastAsiaTheme="minorEastAsia"/>
              </w:rPr>
              <w:t xml:space="preserve">” en el </w:t>
            </w:r>
            <w:proofErr w:type="spellStart"/>
            <w:r>
              <w:rPr>
                <w:rFonts w:eastAsiaTheme="minorEastAsia"/>
              </w:rPr>
              <w:t>Encoder</w:t>
            </w:r>
            <w:proofErr w:type="spellEnd"/>
            <w:r>
              <w:rPr>
                <w:rFonts w:eastAsiaTheme="minorEastAsia"/>
              </w:rPr>
              <w:t>: antes de Self-</w:t>
            </w:r>
            <w:proofErr w:type="spellStart"/>
            <w:r>
              <w:rPr>
                <w:rFonts w:eastAsiaTheme="minorEastAsia"/>
              </w:rPr>
              <w:t>Attention</w:t>
            </w:r>
            <w:proofErr w:type="spellEnd"/>
            <w:r>
              <w:rPr>
                <w:rFonts w:eastAsiaTheme="minorEastAsia"/>
              </w:rPr>
              <w:t>, “</w:t>
            </w:r>
            <w:proofErr w:type="spellStart"/>
            <w:r>
              <w:rPr>
                <w:rFonts w:eastAsiaTheme="minorEastAsia"/>
              </w:rPr>
              <w:t>eats</w:t>
            </w:r>
            <w:proofErr w:type="spellEnd"/>
            <w:r>
              <w:rPr>
                <w:rFonts w:eastAsiaTheme="minorEastAsia"/>
              </w:rPr>
              <w:t>”</w:t>
            </w:r>
            <w:r w:rsidR="005E628F">
              <w:rPr>
                <w:rFonts w:eastAsiaTheme="minorEastAsia"/>
              </w:rPr>
              <w:t xml:space="preserve"> solo sabia su propio significado; </w:t>
            </w:r>
            <w:proofErr w:type="spellStart"/>
            <w:r w:rsidR="005E628F">
              <w:rPr>
                <w:rFonts w:eastAsiaTheme="minorEastAsia"/>
              </w:rPr>
              <w:t>despues</w:t>
            </w:r>
            <w:proofErr w:type="spellEnd"/>
            <w:r w:rsidR="005E628F">
              <w:rPr>
                <w:rFonts w:eastAsiaTheme="minorEastAsia"/>
              </w:rPr>
              <w:t>, incorporaba información de “</w:t>
            </w:r>
            <w:proofErr w:type="spellStart"/>
            <w:r w:rsidR="005E628F">
              <w:rPr>
                <w:rFonts w:eastAsiaTheme="minorEastAsia"/>
              </w:rPr>
              <w:t>dog</w:t>
            </w:r>
            <w:proofErr w:type="spellEnd"/>
            <w:r w:rsidR="005E628F">
              <w:rPr>
                <w:rFonts w:eastAsiaTheme="minorEastAsia"/>
              </w:rPr>
              <w:t xml:space="preserve">” y “bread”. </w:t>
            </w:r>
            <w:proofErr w:type="spellStart"/>
            <w:r w:rsidR="005E628F">
              <w:rPr>
                <w:rFonts w:eastAsiaTheme="minorEastAsia"/>
              </w:rPr>
              <w:t>Aca</w:t>
            </w:r>
            <w:proofErr w:type="spellEnd"/>
            <w:r w:rsidR="005E628F">
              <w:rPr>
                <w:rFonts w:eastAsiaTheme="minorEastAsia"/>
              </w:rPr>
              <w:t xml:space="preserve"> paso algo equivalente, pero </w:t>
            </w:r>
            <w:r w:rsidR="005E628F">
              <w:rPr>
                <w:rFonts w:eastAsiaTheme="minorEastAsia"/>
                <w:b/>
                <w:bCs/>
              </w:rPr>
              <w:t xml:space="preserve">cruzando idiomas: [inicio] </w:t>
            </w:r>
            <w:r w:rsidR="005E628F">
              <w:rPr>
                <w:rFonts w:eastAsiaTheme="minorEastAsia"/>
              </w:rPr>
              <w:t>(el token alemán) incorpora información de “The” y “</w:t>
            </w:r>
            <w:proofErr w:type="spellStart"/>
            <w:r w:rsidR="005E628F">
              <w:rPr>
                <w:rFonts w:eastAsiaTheme="minorEastAsia"/>
              </w:rPr>
              <w:t>dog</w:t>
            </w:r>
            <w:proofErr w:type="spellEnd"/>
            <w:r w:rsidR="005E628F">
              <w:rPr>
                <w:rFonts w:eastAsiaTheme="minorEastAsia"/>
              </w:rPr>
              <w:t xml:space="preserve">” (los tokens ingreses) </w:t>
            </w:r>
            <w:r w:rsidR="005E628F" w:rsidRPr="00D76058">
              <w:rPr>
                <w:rFonts w:eastAsiaTheme="minorEastAsia"/>
                <w:b/>
                <w:bCs/>
                <w:highlight w:val="yellow"/>
              </w:rPr>
              <w:t>– no porque se mezclen li</w:t>
            </w:r>
            <w:r w:rsidR="00154344" w:rsidRPr="00D76058">
              <w:rPr>
                <w:rFonts w:eastAsiaTheme="minorEastAsia"/>
                <w:b/>
                <w:bCs/>
                <w:highlight w:val="yellow"/>
              </w:rPr>
              <w:t>teralmente las palabras, sino porque el vector numérico que representa a [inicio] ahora “lleva consigo” una pista de que el sujeto de la oración es relevante.</w:t>
            </w:r>
          </w:p>
          <w:p w14:paraId="7BE98AD7" w14:textId="77777777" w:rsidR="00154344" w:rsidRDefault="00154344" w:rsidP="00341FC2">
            <w:pPr>
              <w:rPr>
                <w:rFonts w:eastAsiaTheme="minorEastAsia"/>
              </w:rPr>
            </w:pPr>
          </w:p>
          <w:p w14:paraId="6A41425F" w14:textId="77777777" w:rsidR="00154344" w:rsidRPr="00154344" w:rsidRDefault="00154344" w:rsidP="00154344">
            <w:pPr>
              <w:rPr>
                <w:rFonts w:eastAsiaTheme="minorEastAsia"/>
                <w:b/>
                <w:bCs/>
                <w:sz w:val="24"/>
                <w:szCs w:val="28"/>
              </w:rPr>
            </w:pPr>
            <w:r w:rsidRPr="00154344">
              <w:rPr>
                <w:rFonts w:eastAsiaTheme="minorEastAsia"/>
                <w:b/>
                <w:bCs/>
                <w:sz w:val="24"/>
                <w:szCs w:val="28"/>
                <w:highlight w:val="yellow"/>
              </w:rPr>
              <w:t>Por qué esto importa para lo que viene después</w:t>
            </w:r>
          </w:p>
          <w:p w14:paraId="58720459" w14:textId="0CE0EFB4" w:rsidR="00154344" w:rsidRPr="00BC6E20" w:rsidRDefault="00B47E4F" w:rsidP="00341FC2">
            <w:pPr>
              <w:rPr>
                <w:rFonts w:eastAsiaTheme="minorEastAsia"/>
              </w:rPr>
            </w:pPr>
            <w:r w:rsidRPr="00B47E4F">
              <w:rPr>
                <w:rFonts w:eastAsiaTheme="minorEastAsia"/>
              </w:rPr>
              <w:t xml:space="preserve">Ese vector, después de pasar por </w:t>
            </w:r>
            <w:proofErr w:type="spellStart"/>
            <w:r w:rsidRPr="00B47E4F">
              <w:rPr>
                <w:rFonts w:eastAsiaTheme="minorEastAsia"/>
              </w:rPr>
              <w:t>Residual+LayerNorm</w:t>
            </w:r>
            <w:proofErr w:type="spellEnd"/>
            <w:r w:rsidRPr="00B47E4F">
              <w:rPr>
                <w:rFonts w:eastAsiaTheme="minorEastAsia"/>
              </w:rPr>
              <w:t xml:space="preserve"> y </w:t>
            </w:r>
            <w:proofErr w:type="spellStart"/>
            <w:r w:rsidRPr="00B47E4F">
              <w:rPr>
                <w:rFonts w:eastAsiaTheme="minorEastAsia"/>
              </w:rPr>
              <w:t>Feed</w:t>
            </w:r>
            <w:proofErr w:type="spellEnd"/>
            <w:r w:rsidRPr="00B47E4F">
              <w:rPr>
                <w:rFonts w:eastAsiaTheme="minorEastAsia"/>
              </w:rPr>
              <w:t>-Forward (y repetir todo esto 6 veces),</w:t>
            </w:r>
            <w:r>
              <w:rPr>
                <w:rFonts w:eastAsiaTheme="minorEastAsia"/>
              </w:rPr>
              <w:t xml:space="preserve"> termina siendo lo que decide – </w:t>
            </w:r>
            <w:proofErr w:type="spellStart"/>
            <w:r>
              <w:rPr>
                <w:rFonts w:eastAsiaTheme="minorEastAsia"/>
              </w:rPr>
              <w:t>via</w:t>
            </w:r>
            <w:proofErr w:type="spellEnd"/>
            <w:r>
              <w:rPr>
                <w:rFonts w:eastAsiaTheme="minorEastAsia"/>
              </w:rPr>
              <w:t xml:space="preserve"> </w:t>
            </w:r>
            <w:proofErr w:type="spellStart"/>
            <w:r>
              <w:rPr>
                <w:rFonts w:eastAsiaTheme="minorEastAsia"/>
              </w:rPr>
              <w:t>softmax</w:t>
            </w:r>
            <w:proofErr w:type="spellEnd"/>
            <w:r>
              <w:rPr>
                <w:rFonts w:eastAsiaTheme="minorEastAsia"/>
              </w:rPr>
              <w:t xml:space="preserve"> </w:t>
            </w:r>
            <w:r w:rsidR="00BC6E20">
              <w:rPr>
                <w:rFonts w:eastAsiaTheme="minorEastAsia"/>
              </w:rPr>
              <w:t>–</w:t>
            </w:r>
            <w:r>
              <w:rPr>
                <w:rFonts w:eastAsiaTheme="minorEastAsia"/>
              </w:rPr>
              <w:t xml:space="preserve"> </w:t>
            </w:r>
            <w:r w:rsidR="00BC6E20">
              <w:rPr>
                <w:rFonts w:eastAsiaTheme="minorEastAsia"/>
              </w:rPr>
              <w:t xml:space="preserve">que la primera palabra genera sea “Der” </w:t>
            </w:r>
            <w:r w:rsidR="00BC6E20" w:rsidRPr="00BC6E20">
              <w:rPr>
                <w:rFonts w:eastAsiaTheme="minorEastAsia"/>
              </w:rPr>
              <w:t>(el artículo que corresponde al sujeto "</w:t>
            </w:r>
            <w:proofErr w:type="spellStart"/>
            <w:r w:rsidR="00BC6E20" w:rsidRPr="00BC6E20">
              <w:rPr>
                <w:rFonts w:eastAsiaTheme="minorEastAsia"/>
              </w:rPr>
              <w:t>dog</w:t>
            </w:r>
            <w:proofErr w:type="spellEnd"/>
            <w:r w:rsidR="00BC6E20" w:rsidRPr="00BC6E20">
              <w:rPr>
                <w:rFonts w:eastAsiaTheme="minorEastAsia"/>
              </w:rPr>
              <w:t>"/"Hund").</w:t>
            </w:r>
            <w:r w:rsidR="00BC6E20">
              <w:rPr>
                <w:rFonts w:eastAsiaTheme="minorEastAsia"/>
              </w:rPr>
              <w:t xml:space="preserve"> El resultado de Cross-</w:t>
            </w:r>
            <w:proofErr w:type="spellStart"/>
            <w:r w:rsidR="00BC6E20">
              <w:rPr>
                <w:rFonts w:eastAsiaTheme="minorEastAsia"/>
              </w:rPr>
              <w:t>Attention</w:t>
            </w:r>
            <w:proofErr w:type="spellEnd"/>
            <w:r w:rsidR="00BC6E20">
              <w:rPr>
                <w:rFonts w:eastAsiaTheme="minorEastAsia"/>
              </w:rPr>
              <w:t xml:space="preserve"> </w:t>
            </w:r>
            <w:r w:rsidR="00BC6E20">
              <w:rPr>
                <w:rFonts w:eastAsiaTheme="minorEastAsia"/>
                <w:b/>
                <w:bCs/>
              </w:rPr>
              <w:t xml:space="preserve">no es “Der” todavía – </w:t>
            </w:r>
            <w:r w:rsidR="00BC6E20">
              <w:rPr>
                <w:rFonts w:eastAsiaTheme="minorEastAsia"/>
              </w:rPr>
              <w:t xml:space="preserve">es un paso </w:t>
            </w:r>
            <w:r w:rsidR="00BC6E20" w:rsidRPr="00107A68">
              <w:rPr>
                <w:rFonts w:eastAsiaTheme="minorEastAsia"/>
                <w:b/>
                <w:bCs/>
                <w:highlight w:val="yellow"/>
              </w:rPr>
              <w:t>intermedio que orienta al modelo hacia esa elección, acumulando evidencia capa a capa.</w:t>
            </w:r>
          </w:p>
          <w:p w14:paraId="3F0F4C28" w14:textId="77777777" w:rsidR="00341FC2" w:rsidRDefault="00341FC2" w:rsidP="00341FC2">
            <w:pPr>
              <w:rPr>
                <w:rFonts w:eastAsiaTheme="minorEastAsia"/>
              </w:rPr>
            </w:pPr>
          </w:p>
          <w:p w14:paraId="0A576E7C" w14:textId="77777777" w:rsidR="00EE7BF2" w:rsidRPr="00CA3067" w:rsidRDefault="00EE7BF2" w:rsidP="00EE7BF2">
            <w:pPr>
              <w:rPr>
                <w:rFonts w:eastAsiaTheme="minorEastAsia"/>
                <w:b/>
                <w:bCs/>
                <w:sz w:val="24"/>
                <w:szCs w:val="28"/>
              </w:rPr>
            </w:pPr>
            <w:r w:rsidRPr="00CA3067">
              <w:rPr>
                <w:rFonts w:eastAsiaTheme="minorEastAsia"/>
                <w:b/>
                <w:bCs/>
                <w:sz w:val="24"/>
                <w:szCs w:val="28"/>
                <w:highlight w:val="yellow"/>
              </w:rPr>
              <w:t>Resumen, en una frase</w:t>
            </w:r>
          </w:p>
          <w:p w14:paraId="68D0754C" w14:textId="77777777" w:rsidR="00EE7BF2" w:rsidRDefault="00EE7BF2" w:rsidP="00341FC2">
            <w:pPr>
              <w:rPr>
                <w:rFonts w:eastAsiaTheme="minorEastAsia"/>
              </w:rPr>
            </w:pPr>
            <m:oMath>
              <m:r>
                <w:rPr>
                  <w:rFonts w:ascii="Cambria Math" w:eastAsiaTheme="minorEastAsia" w:hAnsi="Cambria Math"/>
                </w:rPr>
                <m:t>Sublaye</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2</m:t>
                  </m:r>
                </m:sub>
              </m:sSub>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1</m:t>
                      </m:r>
                    </m:sub>
                  </m:sSub>
                </m:e>
              </m:d>
            </m:oMath>
            <w:r>
              <w:rPr>
                <w:rFonts w:eastAsiaTheme="minorEastAsia"/>
              </w:rPr>
              <w:t xml:space="preserve"> reprsenta: “</w:t>
            </w:r>
            <w:r>
              <w:rPr>
                <w:rFonts w:eastAsiaTheme="minorEastAsia"/>
                <w:b/>
                <w:bCs/>
              </w:rPr>
              <w:t xml:space="preserve">el token alemán que se </w:t>
            </w:r>
            <w:proofErr w:type="spellStart"/>
            <w:r>
              <w:rPr>
                <w:rFonts w:eastAsiaTheme="minorEastAsia"/>
                <w:b/>
                <w:bCs/>
              </w:rPr>
              <w:t>esta</w:t>
            </w:r>
            <w:proofErr w:type="spellEnd"/>
            <w:r>
              <w:rPr>
                <w:rFonts w:eastAsiaTheme="minorEastAsia"/>
                <w:b/>
                <w:bCs/>
              </w:rPr>
              <w:t xml:space="preserve"> generando, ya con la pista de a que parte de la oración en ingles debería parecerse” – </w:t>
            </w:r>
            <w:r>
              <w:rPr>
                <w:rFonts w:eastAsiaTheme="minorEastAsia"/>
              </w:rPr>
              <w:t xml:space="preserve">es información, </w:t>
            </w:r>
            <w:r w:rsidR="00CA3067">
              <w:rPr>
                <w:rFonts w:eastAsiaTheme="minorEastAsia"/>
              </w:rPr>
              <w:t xml:space="preserve">no todavía una palabra – y esa información sigue transformándose (con </w:t>
            </w:r>
            <w:proofErr w:type="spellStart"/>
            <w:r w:rsidR="00CA3067">
              <w:rPr>
                <w:rFonts w:eastAsiaTheme="minorEastAsia"/>
              </w:rPr>
              <w:t>Feed</w:t>
            </w:r>
            <w:proofErr w:type="spellEnd"/>
            <w:r w:rsidR="00CA3067">
              <w:rPr>
                <w:rFonts w:eastAsiaTheme="minorEastAsia"/>
              </w:rPr>
              <w:t xml:space="preserve">-Forward, y con las 5 capas restantes) – </w:t>
            </w:r>
            <w:r w:rsidR="00CA3067" w:rsidRPr="0094284F">
              <w:rPr>
                <w:rFonts w:eastAsiaTheme="minorEastAsia"/>
                <w:b/>
                <w:bCs/>
                <w:highlight w:val="yellow"/>
              </w:rPr>
              <w:t>antes de convertirse en la elección final de “Der”.</w:t>
            </w:r>
          </w:p>
          <w:p w14:paraId="0E8A73F4" w14:textId="77777777" w:rsidR="00CA3067" w:rsidRDefault="00CA3067" w:rsidP="00341FC2">
            <w:pPr>
              <w:rPr>
                <w:rFonts w:eastAsiaTheme="minorEastAsia"/>
              </w:rPr>
            </w:pPr>
          </w:p>
          <w:p w14:paraId="0FA2FBA5" w14:textId="354FEC06" w:rsidR="00CA3067" w:rsidRPr="00EE7BF2" w:rsidRDefault="00CA3067" w:rsidP="00341FC2">
            <w:pPr>
              <w:rPr>
                <w:rFonts w:eastAsiaTheme="minorEastAsia"/>
              </w:rPr>
            </w:pPr>
          </w:p>
        </w:tc>
      </w:tr>
    </w:tbl>
    <w:p w14:paraId="06BC5BA0" w14:textId="77777777" w:rsidR="000E6340" w:rsidRDefault="000E6340" w:rsidP="00FD694E"/>
    <w:p w14:paraId="470F0CDA" w14:textId="71DE5F6F" w:rsidR="00077D53" w:rsidRDefault="00077D53" w:rsidP="00077D53">
      <w:pPr>
        <w:pStyle w:val="Ttulo5"/>
        <w:rPr>
          <w:rFonts w:cs="Arial"/>
          <w:b/>
          <w:bCs/>
          <w:sz w:val="24"/>
        </w:rPr>
      </w:pPr>
      <w:r w:rsidRPr="008410BA">
        <w:rPr>
          <w:rFonts w:cs="Arial"/>
          <w:b/>
          <w:bCs/>
          <w:sz w:val="24"/>
          <w:highlight w:val="yellow"/>
        </w:rPr>
        <w:t xml:space="preserve">1.12.10.4.7: </w:t>
      </w:r>
      <w:r w:rsidR="008410BA" w:rsidRPr="008410BA">
        <w:rPr>
          <w:rFonts w:cs="Arial"/>
          <w:b/>
          <w:bCs/>
          <w:sz w:val="24"/>
          <w:highlight w:val="yellow"/>
        </w:rPr>
        <w:t xml:space="preserve">Residual + </w:t>
      </w:r>
      <w:proofErr w:type="spellStart"/>
      <w:r w:rsidR="008410BA" w:rsidRPr="008410BA">
        <w:rPr>
          <w:rFonts w:cs="Arial"/>
          <w:b/>
          <w:bCs/>
          <w:sz w:val="24"/>
          <w:highlight w:val="yellow"/>
        </w:rPr>
        <w:t>LayerNorm</w:t>
      </w:r>
      <w:proofErr w:type="spellEnd"/>
      <w:r w:rsidR="008410BA" w:rsidRPr="008410BA">
        <w:rPr>
          <w:rFonts w:cs="Arial"/>
          <w:b/>
          <w:bCs/>
          <w:sz w:val="24"/>
          <w:highlight w:val="yellow"/>
        </w:rPr>
        <w:t xml:space="preserve"> # 2</w:t>
      </w:r>
    </w:p>
    <w:p w14:paraId="4E452E08" w14:textId="79932B98" w:rsidR="008410BA" w:rsidRDefault="008410BA" w:rsidP="008410BA">
      <w:r w:rsidRPr="008410BA">
        <w:rPr>
          <w:noProof/>
        </w:rPr>
        <w:drawing>
          <wp:inline distT="0" distB="0" distL="0" distR="0" wp14:anchorId="1DFC70C3" wp14:editId="3A14DD30">
            <wp:extent cx="5006774" cy="403895"/>
            <wp:effectExtent l="19050" t="19050" r="22860" b="15240"/>
            <wp:docPr id="211446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6282" name=""/>
                    <pic:cNvPicPr/>
                  </pic:nvPicPr>
                  <pic:blipFill>
                    <a:blip r:embed="rId294"/>
                    <a:stretch>
                      <a:fillRect/>
                    </a:stretch>
                  </pic:blipFill>
                  <pic:spPr>
                    <a:xfrm>
                      <a:off x="0" y="0"/>
                      <a:ext cx="5006774" cy="403895"/>
                    </a:xfrm>
                    <a:prstGeom prst="rect">
                      <a:avLst/>
                    </a:prstGeom>
                    <a:ln w="19050">
                      <a:solidFill>
                        <a:schemeClr val="tx1"/>
                      </a:solidFill>
                    </a:ln>
                  </pic:spPr>
                </pic:pic>
              </a:graphicData>
            </a:graphic>
          </wp:inline>
        </w:drawing>
      </w:r>
    </w:p>
    <w:p w14:paraId="2E5A52FD" w14:textId="77777777" w:rsidR="0033721D" w:rsidRDefault="0033721D" w:rsidP="008410BA"/>
    <w:p w14:paraId="44FEDF64" w14:textId="77777777" w:rsidR="003E376F" w:rsidRDefault="003E376F" w:rsidP="008410BA"/>
    <w:p w14:paraId="4F80039A" w14:textId="4D7E9ECC" w:rsidR="003E376F" w:rsidRDefault="003E376F">
      <w:r>
        <w:br w:type="page"/>
      </w:r>
    </w:p>
    <w:p w14:paraId="742A940C" w14:textId="381118D7" w:rsidR="0033721D" w:rsidRDefault="0033721D" w:rsidP="0033721D">
      <w:pPr>
        <w:pStyle w:val="Ttulo5"/>
        <w:rPr>
          <w:rFonts w:cs="Arial"/>
          <w:b/>
          <w:bCs/>
          <w:sz w:val="24"/>
        </w:rPr>
      </w:pPr>
      <w:r w:rsidRPr="007771FA">
        <w:rPr>
          <w:rFonts w:cs="Arial"/>
          <w:b/>
          <w:bCs/>
          <w:sz w:val="24"/>
          <w:highlight w:val="yellow"/>
        </w:rPr>
        <w:lastRenderedPageBreak/>
        <w:t>1.12.10.4.</w:t>
      </w:r>
      <w:r w:rsidR="00F9634B" w:rsidRPr="007771FA">
        <w:rPr>
          <w:rFonts w:cs="Arial"/>
          <w:b/>
          <w:bCs/>
          <w:sz w:val="24"/>
          <w:highlight w:val="yellow"/>
        </w:rPr>
        <w:t xml:space="preserve">8: </w:t>
      </w:r>
      <w:proofErr w:type="spellStart"/>
      <w:r w:rsidR="00F9634B" w:rsidRPr="007771FA">
        <w:rPr>
          <w:rFonts w:cs="Arial"/>
          <w:b/>
          <w:bCs/>
          <w:sz w:val="24"/>
          <w:highlight w:val="yellow"/>
        </w:rPr>
        <w:t>Feed</w:t>
      </w:r>
      <w:proofErr w:type="spellEnd"/>
      <w:r w:rsidR="00F9634B" w:rsidRPr="007771FA">
        <w:rPr>
          <w:rFonts w:cs="Arial"/>
          <w:b/>
          <w:bCs/>
          <w:sz w:val="24"/>
          <w:highlight w:val="yellow"/>
        </w:rPr>
        <w:t xml:space="preserve">-Forward </w:t>
      </w:r>
      <w:r w:rsidR="007771FA" w:rsidRPr="007771FA">
        <w:rPr>
          <w:rFonts w:cs="Arial"/>
          <w:b/>
          <w:bCs/>
          <w:sz w:val="24"/>
          <w:highlight w:val="yellow"/>
        </w:rPr>
        <w:t xml:space="preserve">(mismo mecanismo que en el </w:t>
      </w:r>
      <w:proofErr w:type="spellStart"/>
      <w:r w:rsidR="007771FA" w:rsidRPr="007771FA">
        <w:rPr>
          <w:rFonts w:cs="Arial"/>
          <w:b/>
          <w:bCs/>
          <w:sz w:val="24"/>
          <w:highlight w:val="yellow"/>
        </w:rPr>
        <w:t>Encoder</w:t>
      </w:r>
      <w:proofErr w:type="spellEnd"/>
      <w:r w:rsidR="007771FA" w:rsidRPr="007771FA">
        <w:rPr>
          <w:rFonts w:cs="Arial"/>
          <w:b/>
          <w:bCs/>
          <w:sz w:val="24"/>
          <w:highlight w:val="yellow"/>
        </w:rPr>
        <w:t xml:space="preserve">, con </w:t>
      </w:r>
      <m:oMath>
        <m:sSub>
          <m:sSubPr>
            <m:ctrlPr>
              <w:rPr>
                <w:rFonts w:ascii="Cambria Math" w:hAnsi="Cambria Math" w:cs="Arial"/>
                <w:sz w:val="24"/>
                <w:highlight w:val="yellow"/>
              </w:rPr>
            </m:ctrlPr>
          </m:sSubPr>
          <m:e>
            <m:r>
              <w:rPr>
                <w:rFonts w:ascii="Cambria Math" w:hAnsi="Cambria Math" w:cs="Arial"/>
                <w:sz w:val="24"/>
                <w:highlight w:val="yellow"/>
              </w:rPr>
              <m:t>W</m:t>
            </m:r>
          </m:e>
          <m:sub>
            <m:r>
              <w:rPr>
                <w:rFonts w:ascii="Cambria Math" w:hAnsi="Cambria Math" w:cs="Arial"/>
                <w:sz w:val="24"/>
                <w:highlight w:val="yellow"/>
              </w:rPr>
              <m:t>1</m:t>
            </m:r>
          </m:sub>
        </m:sSub>
      </m:oMath>
      <w:r w:rsidR="007771FA" w:rsidRPr="007771FA">
        <w:rPr>
          <w:rFonts w:cs="Arial"/>
          <w:sz w:val="24"/>
          <w:highlight w:val="yellow"/>
        </w:rPr>
        <w:t>/</w:t>
      </w:r>
      <m:oMath>
        <m:sSub>
          <m:sSubPr>
            <m:ctrlPr>
              <w:rPr>
                <w:rFonts w:ascii="Cambria Math" w:hAnsi="Cambria Math" w:cs="Arial"/>
                <w:sz w:val="24"/>
                <w:highlight w:val="yellow"/>
              </w:rPr>
            </m:ctrlPr>
          </m:sSubPr>
          <m:e>
            <m:r>
              <w:rPr>
                <w:rFonts w:ascii="Cambria Math" w:hAnsi="Cambria Math" w:cs="Arial"/>
                <w:sz w:val="24"/>
                <w:highlight w:val="yellow"/>
              </w:rPr>
              <m:t>W</m:t>
            </m:r>
          </m:e>
          <m:sub>
            <m:r>
              <w:rPr>
                <w:rFonts w:ascii="Cambria Math" w:hAnsi="Cambria Math" w:cs="Arial"/>
                <w:sz w:val="24"/>
                <w:highlight w:val="yellow"/>
              </w:rPr>
              <m:t>2</m:t>
            </m:r>
          </m:sub>
        </m:sSub>
      </m:oMath>
      <w:r w:rsidR="007771FA" w:rsidRPr="007771FA">
        <w:rPr>
          <w:rFonts w:cs="Arial"/>
          <w:sz w:val="24"/>
          <w:highlight w:val="yellow"/>
        </w:rPr>
        <w:t xml:space="preserve"> propias de esta capa)</w:t>
      </w:r>
    </w:p>
    <w:p w14:paraId="435D7A53" w14:textId="4BCEB8A4" w:rsidR="0033721D" w:rsidRDefault="00621EB2" w:rsidP="008410BA">
      <w:r w:rsidRPr="00621EB2">
        <w:rPr>
          <w:noProof/>
        </w:rPr>
        <w:drawing>
          <wp:inline distT="0" distB="0" distL="0" distR="0" wp14:anchorId="548E46B1" wp14:editId="34E459B9">
            <wp:extent cx="4823878" cy="472481"/>
            <wp:effectExtent l="19050" t="19050" r="15240" b="22860"/>
            <wp:docPr id="341369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69289" name=""/>
                    <pic:cNvPicPr/>
                  </pic:nvPicPr>
                  <pic:blipFill>
                    <a:blip r:embed="rId295"/>
                    <a:stretch>
                      <a:fillRect/>
                    </a:stretch>
                  </pic:blipFill>
                  <pic:spPr>
                    <a:xfrm>
                      <a:off x="0" y="0"/>
                      <a:ext cx="4823878" cy="472481"/>
                    </a:xfrm>
                    <a:prstGeom prst="rect">
                      <a:avLst/>
                    </a:prstGeom>
                    <a:ln w="19050">
                      <a:solidFill>
                        <a:schemeClr val="tx1"/>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1474A9" w14:paraId="456A07A5" w14:textId="77777777" w:rsidTr="001474A9">
        <w:tc>
          <w:tcPr>
            <w:tcW w:w="10790" w:type="dxa"/>
          </w:tcPr>
          <w:p w14:paraId="26EEAB5F" w14:textId="77777777" w:rsidR="001474A9" w:rsidRDefault="00F60D42" w:rsidP="008410BA">
            <w:r>
              <w:t xml:space="preserve">Toma ese vector (ya con la pista de a que parte </w:t>
            </w:r>
            <w:proofErr w:type="gramStart"/>
            <w:r>
              <w:t>del ingres</w:t>
            </w:r>
            <w:proofErr w:type="gramEnd"/>
            <w:r>
              <w:t xml:space="preserve"> parecerse) y lo </w:t>
            </w:r>
            <w:r>
              <w:rPr>
                <w:b/>
                <w:bCs/>
              </w:rPr>
              <w:t xml:space="preserve">transforma </w:t>
            </w:r>
            <w:r>
              <w:t xml:space="preserve">– no lo mezcla con nada </w:t>
            </w:r>
            <w:proofErr w:type="spellStart"/>
            <w:r>
              <w:t>mas</w:t>
            </w:r>
            <w:proofErr w:type="spellEnd"/>
            <w:r>
              <w:t xml:space="preserve">, sino que le </w:t>
            </w:r>
            <w:proofErr w:type="spellStart"/>
            <w:r>
              <w:t>apica</w:t>
            </w:r>
            <w:proofErr w:type="spellEnd"/>
            <w:r>
              <w:t xml:space="preserve"> su propia “receta” de </w:t>
            </w:r>
            <w:proofErr w:type="gramStart"/>
            <w:r>
              <w:t xml:space="preserve">procesamiento </w:t>
            </w:r>
            <w:r w:rsidR="00585D54">
              <w:t xml:space="preserve"> (</w:t>
            </w:r>
            <w:proofErr w:type="gramEnd"/>
            <w:r w:rsidR="00585D54">
              <w:t xml:space="preserve">expandir, filtrar con </w:t>
            </w:r>
            <w:proofErr w:type="spellStart"/>
            <w:r w:rsidR="00585D54">
              <w:t>ReLU</w:t>
            </w:r>
            <w:proofErr w:type="spellEnd"/>
            <w:r w:rsidR="00585D54">
              <w:t xml:space="preserve">, comprimir) para refinar esa información antes </w:t>
            </w:r>
            <w:proofErr w:type="spellStart"/>
            <w:proofErr w:type="gramStart"/>
            <w:r w:rsidR="00585D54">
              <w:t>e</w:t>
            </w:r>
            <w:proofErr w:type="spellEnd"/>
            <w:proofErr w:type="gramEnd"/>
            <w:r w:rsidR="00585D54">
              <w:t xml:space="preserve"> pasar a la siguiente capa. </w:t>
            </w:r>
            <w:r w:rsidR="00C04C54" w:rsidRPr="00C04C54">
              <w:t xml:space="preserve">Es el mismo rol que vimos en el </w:t>
            </w:r>
            <w:proofErr w:type="spellStart"/>
            <w:r w:rsidR="00C04C54" w:rsidRPr="00C04C54">
              <w:t>Encoder</w:t>
            </w:r>
            <w:proofErr w:type="spellEnd"/>
            <w:r w:rsidR="00C04C54" w:rsidRPr="00C04C54">
              <w:t>: mientras Cross-</w:t>
            </w:r>
            <w:proofErr w:type="spellStart"/>
            <w:r w:rsidR="00C04C54" w:rsidRPr="00C04C54">
              <w:t>Attention</w:t>
            </w:r>
            <w:proofErr w:type="spellEnd"/>
            <w:r w:rsidR="00C04C54" w:rsidRPr="00C04C54">
              <w:t xml:space="preserve"> decide </w:t>
            </w:r>
            <w:r w:rsidR="00C04C54" w:rsidRPr="00C04C54">
              <w:rPr>
                <w:b/>
                <w:bCs/>
              </w:rPr>
              <w:t>de dónde</w:t>
            </w:r>
            <w:r w:rsidR="00C04C54" w:rsidRPr="00C04C54">
              <w:t xml:space="preserve"> viene la información relevante, </w:t>
            </w:r>
            <w:proofErr w:type="spellStart"/>
            <w:r w:rsidR="00C04C54" w:rsidRPr="00C04C54">
              <w:t>Feed</w:t>
            </w:r>
            <w:proofErr w:type="spellEnd"/>
            <w:r w:rsidR="00C04C54" w:rsidRPr="00C04C54">
              <w:t xml:space="preserve">-Forward la </w:t>
            </w:r>
            <w:r w:rsidR="00C04C54" w:rsidRPr="00C04C54">
              <w:rPr>
                <w:b/>
                <w:bCs/>
              </w:rPr>
              <w:t>procesa</w:t>
            </w:r>
            <w:r w:rsidR="00C04C54" w:rsidRPr="00C04C54">
              <w:t xml:space="preserve"> más allá de una simple mezcla ponderada.</w:t>
            </w:r>
          </w:p>
          <w:p w14:paraId="524BE137" w14:textId="77777777" w:rsidR="00C04C54" w:rsidRDefault="00C04C54" w:rsidP="008410BA"/>
          <w:p w14:paraId="13DC5A61" w14:textId="14CD300A" w:rsidR="00C04C54" w:rsidRDefault="00720D55" w:rsidP="008410BA">
            <w:r w:rsidRPr="00720D55">
              <w:rPr>
                <w:noProof/>
              </w:rPr>
              <w:drawing>
                <wp:inline distT="0" distB="0" distL="0" distR="0" wp14:anchorId="1EB8BE63" wp14:editId="306C8BC5">
                  <wp:extent cx="1653683" cy="419136"/>
                  <wp:effectExtent l="0" t="0" r="3810" b="0"/>
                  <wp:docPr id="1633924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24374" name=""/>
                          <pic:cNvPicPr/>
                        </pic:nvPicPr>
                        <pic:blipFill>
                          <a:blip r:embed="rId296"/>
                          <a:stretch>
                            <a:fillRect/>
                          </a:stretch>
                        </pic:blipFill>
                        <pic:spPr>
                          <a:xfrm>
                            <a:off x="0" y="0"/>
                            <a:ext cx="1653683" cy="419136"/>
                          </a:xfrm>
                          <a:prstGeom prst="rect">
                            <a:avLst/>
                          </a:prstGeom>
                        </pic:spPr>
                      </pic:pic>
                    </a:graphicData>
                  </a:graphic>
                </wp:inline>
              </w:drawing>
            </w:r>
          </w:p>
          <w:p w14:paraId="6D399BAE" w14:textId="77777777" w:rsidR="00F11047" w:rsidRPr="00F11047" w:rsidRDefault="00F11047" w:rsidP="00F11047">
            <w:r w:rsidRPr="00F11047">
              <w:t xml:space="preserve">Honestamente, con la misma limitación que ya reconocimos antes con </w:t>
            </w:r>
            <w:proofErr w:type="spellStart"/>
            <w:r w:rsidRPr="00F11047">
              <w:t>Feed</w:t>
            </w:r>
            <w:proofErr w:type="spellEnd"/>
            <w:r w:rsidRPr="00F11047">
              <w:t xml:space="preserve">-Forward del </w:t>
            </w:r>
            <w:proofErr w:type="spellStart"/>
            <w:r w:rsidRPr="00F11047">
              <w:t>Encoder</w:t>
            </w:r>
            <w:proofErr w:type="spellEnd"/>
            <w:r w:rsidRPr="00F11047">
              <w:t xml:space="preserve">: </w:t>
            </w:r>
            <w:r w:rsidRPr="00F11047">
              <w:rPr>
                <w:b/>
                <w:bCs/>
              </w:rPr>
              <w:t>no hay una traducción limpia a "en qué concepto"</w:t>
            </w:r>
            <w:r w:rsidRPr="00F11047">
              <w:t xml:space="preserve"> — solo sabemos que es una transformación matemática real (expandir a 2048, filtrar con </w:t>
            </w:r>
            <w:proofErr w:type="spellStart"/>
            <w:r w:rsidRPr="00F11047">
              <w:t>ReLU</w:t>
            </w:r>
            <w:proofErr w:type="spellEnd"/>
            <w:r w:rsidRPr="00F11047">
              <w:t xml:space="preserve">, comprimir a 512), optimizada durante el entrenamiento para ayudar al </w:t>
            </w:r>
            <w:proofErr w:type="spellStart"/>
            <w:r w:rsidRPr="00F11047">
              <w:t>softmax</w:t>
            </w:r>
            <w:proofErr w:type="spellEnd"/>
            <w:r w:rsidRPr="00F11047">
              <w:t xml:space="preserve"> final a elegir mejor la palabra correcta.</w:t>
            </w:r>
          </w:p>
          <w:p w14:paraId="44BD1821" w14:textId="77777777" w:rsidR="00F11047" w:rsidRDefault="00F11047" w:rsidP="008410BA"/>
          <w:p w14:paraId="1907C75D" w14:textId="77777777" w:rsidR="00F11047" w:rsidRPr="00F11047" w:rsidRDefault="00F11047" w:rsidP="00F11047">
            <w:r w:rsidRPr="00F11047">
              <w:t xml:space="preserve">Lo único verificado (el </w:t>
            </w:r>
            <w:proofErr w:type="spellStart"/>
            <w:proofErr w:type="gramStart"/>
            <w:r w:rsidRPr="00F11047">
              <w:t>paper</w:t>
            </w:r>
            <w:proofErr w:type="spellEnd"/>
            <w:proofErr w:type="gramEnd"/>
            <w:r w:rsidRPr="00F11047">
              <w:t xml:space="preserve"> de Geva et al. que ya investigamos) es que estas capas funcionan como una especie de "memoria clave-valor": ciertos patrones activan ciertas "neuronas" internas, que a su vez empujan la predicción hacia ciertos tokens del vocabulario — pero no se puede decir "esto lo transforma en el concepto de género gramatical" de forma limpia y verificable. Es una transformación real y medible, pero no interpretable en términos humanos simples.</w:t>
            </w:r>
          </w:p>
          <w:p w14:paraId="50E1B65F" w14:textId="77777777" w:rsidR="00F11047" w:rsidRDefault="00F11047" w:rsidP="008410BA"/>
          <w:p w14:paraId="4EE2A762" w14:textId="77777777" w:rsidR="00F11047" w:rsidRDefault="00F11047" w:rsidP="008410BA"/>
          <w:p w14:paraId="2C1CFFE1" w14:textId="7780FC65" w:rsidR="00C8336A" w:rsidRDefault="00C8336A" w:rsidP="008410BA">
            <w:r w:rsidRPr="00C8336A">
              <w:rPr>
                <w:noProof/>
              </w:rPr>
              <w:drawing>
                <wp:inline distT="0" distB="0" distL="0" distR="0" wp14:anchorId="2A5F9BB7" wp14:editId="30E57A0C">
                  <wp:extent cx="990686" cy="434378"/>
                  <wp:effectExtent l="0" t="0" r="0" b="3810"/>
                  <wp:docPr id="945783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83894" name=""/>
                          <pic:cNvPicPr/>
                        </pic:nvPicPr>
                        <pic:blipFill>
                          <a:blip r:embed="rId297"/>
                          <a:stretch>
                            <a:fillRect/>
                          </a:stretch>
                        </pic:blipFill>
                        <pic:spPr>
                          <a:xfrm>
                            <a:off x="0" y="0"/>
                            <a:ext cx="990686" cy="434378"/>
                          </a:xfrm>
                          <a:prstGeom prst="rect">
                            <a:avLst/>
                          </a:prstGeom>
                        </pic:spPr>
                      </pic:pic>
                    </a:graphicData>
                  </a:graphic>
                </wp:inline>
              </w:drawing>
            </w:r>
          </w:p>
          <w:p w14:paraId="426D2CB3" w14:textId="77777777" w:rsidR="00D372E9" w:rsidRDefault="00D372E9" w:rsidP="00D372E9">
            <w:r w:rsidRPr="00D372E9">
              <w:t>Excelente hallazgo, con evidencia muy actual (</w:t>
            </w:r>
            <w:proofErr w:type="spellStart"/>
            <w:r w:rsidRPr="00D372E9">
              <w:t>NeurIPS</w:t>
            </w:r>
            <w:proofErr w:type="spellEnd"/>
            <w:r w:rsidRPr="00D372E9">
              <w:t xml:space="preserve"> 2025, octubre 2025 — investigación de vanguardia). Este </w:t>
            </w:r>
            <w:proofErr w:type="spellStart"/>
            <w:proofErr w:type="gramStart"/>
            <w:r w:rsidRPr="00D372E9">
              <w:t>paper</w:t>
            </w:r>
            <w:proofErr w:type="spellEnd"/>
            <w:proofErr w:type="gramEnd"/>
            <w:r w:rsidRPr="00D372E9">
              <w:t xml:space="preserve"> </w:t>
            </w:r>
            <w:r w:rsidRPr="00D372E9">
              <w:rPr>
                <w:b/>
                <w:bCs/>
              </w:rPr>
              <w:t>confirma y refuerza</w:t>
            </w:r>
            <w:r w:rsidRPr="00D372E9">
              <w:t xml:space="preserve"> lo que ya teníamos del </w:t>
            </w:r>
            <w:proofErr w:type="spellStart"/>
            <w:r w:rsidRPr="00D372E9">
              <w:t>paper</w:t>
            </w:r>
            <w:proofErr w:type="spellEnd"/>
            <w:r w:rsidRPr="00D372E9">
              <w:t xml:space="preserve"> de Geva et al. (2021) que ya está en el documento — no lo contradice, lo actualiza con más rigor: dice que las "memorias clave-valor" de </w:t>
            </w:r>
            <w:proofErr w:type="spellStart"/>
            <w:r w:rsidRPr="00D372E9">
              <w:t>Feed</w:t>
            </w:r>
            <w:proofErr w:type="spellEnd"/>
            <w:r w:rsidRPr="00D372E9">
              <w:t>-Forward son casi tan interpretables como las técnicas más nuevas (</w:t>
            </w:r>
            <w:proofErr w:type="spellStart"/>
            <w:r w:rsidRPr="00D372E9">
              <w:t>sparse</w:t>
            </w:r>
            <w:proofErr w:type="spellEnd"/>
            <w:r w:rsidRPr="00D372E9">
              <w:t xml:space="preserve"> </w:t>
            </w:r>
            <w:proofErr w:type="spellStart"/>
            <w:r w:rsidRPr="00D372E9">
              <w:t>autoencoders</w:t>
            </w:r>
            <w:proofErr w:type="spellEnd"/>
            <w:r w:rsidRPr="00D372E9">
              <w:t xml:space="preserve">), que es una noticia interesante para agregar a la sección que ya existe. Pero mi respuesta directa a tu "¿lo transforma en qué?" sigue siendo la correcta y honesta: </w:t>
            </w:r>
            <w:r w:rsidRPr="00D372E9">
              <w:rPr>
                <w:b/>
                <w:bCs/>
              </w:rPr>
              <w:t>sigue sin haber una traducción limpia palabra-por-palabra</w:t>
            </w:r>
            <w:r w:rsidRPr="00D372E9">
              <w:t xml:space="preserve">, y varias fuentes lo confirman explícitamente (índices 13, 18: </w:t>
            </w:r>
            <w:r w:rsidRPr="00D372E9">
              <w:rPr>
                <w:i/>
                <w:iCs/>
              </w:rPr>
              <w:t>"</w:t>
            </w:r>
            <w:proofErr w:type="spellStart"/>
            <w:r w:rsidRPr="00D372E9">
              <w:rPr>
                <w:i/>
                <w:iCs/>
              </w:rPr>
              <w:t>the</w:t>
            </w:r>
            <w:proofErr w:type="spellEnd"/>
            <w:r w:rsidRPr="00D372E9">
              <w:rPr>
                <w:i/>
                <w:iCs/>
              </w:rPr>
              <w:t xml:space="preserve"> role </w:t>
            </w:r>
            <w:proofErr w:type="spellStart"/>
            <w:r w:rsidRPr="00D372E9">
              <w:rPr>
                <w:i/>
                <w:iCs/>
              </w:rPr>
              <w:t>of</w:t>
            </w:r>
            <w:proofErr w:type="spellEnd"/>
            <w:r w:rsidRPr="00D372E9">
              <w:rPr>
                <w:i/>
                <w:iCs/>
              </w:rPr>
              <w:t xml:space="preserve"> </w:t>
            </w:r>
            <w:proofErr w:type="spellStart"/>
            <w:r w:rsidRPr="00D372E9">
              <w:rPr>
                <w:i/>
                <w:iCs/>
              </w:rPr>
              <w:t>feed</w:t>
            </w:r>
            <w:proofErr w:type="spellEnd"/>
            <w:r w:rsidRPr="00D372E9">
              <w:rPr>
                <w:i/>
                <w:iCs/>
              </w:rPr>
              <w:t xml:space="preserve">-forward </w:t>
            </w:r>
            <w:proofErr w:type="spellStart"/>
            <w:r w:rsidRPr="00D372E9">
              <w:rPr>
                <w:i/>
                <w:iCs/>
              </w:rPr>
              <w:t>layers</w:t>
            </w:r>
            <w:proofErr w:type="spellEnd"/>
            <w:r w:rsidRPr="00D372E9">
              <w:rPr>
                <w:i/>
                <w:iCs/>
              </w:rPr>
              <w:t xml:space="preserve"> </w:t>
            </w:r>
            <w:proofErr w:type="spellStart"/>
            <w:r w:rsidRPr="00D372E9">
              <w:rPr>
                <w:i/>
                <w:iCs/>
              </w:rPr>
              <w:t>remains</w:t>
            </w:r>
            <w:proofErr w:type="spellEnd"/>
            <w:r w:rsidRPr="00D372E9">
              <w:rPr>
                <w:i/>
                <w:iCs/>
              </w:rPr>
              <w:t xml:space="preserve"> </w:t>
            </w:r>
            <w:proofErr w:type="spellStart"/>
            <w:r w:rsidRPr="00D372E9">
              <w:rPr>
                <w:i/>
                <w:iCs/>
              </w:rPr>
              <w:t>under-explored</w:t>
            </w:r>
            <w:proofErr w:type="spellEnd"/>
            <w:r w:rsidRPr="00D372E9">
              <w:rPr>
                <w:i/>
                <w:iCs/>
              </w:rPr>
              <w:t>"</w:t>
            </w:r>
            <w:r w:rsidRPr="00D372E9">
              <w:t>).</w:t>
            </w:r>
          </w:p>
          <w:p w14:paraId="718DA68A" w14:textId="77777777" w:rsidR="009E0AA0" w:rsidRDefault="009E0AA0" w:rsidP="00D372E9"/>
          <w:p w14:paraId="0D350BEE" w14:textId="77777777" w:rsidR="009E0AA0" w:rsidRPr="009E0AA0" w:rsidRDefault="009E0AA0" w:rsidP="009E0AA0">
            <w:r w:rsidRPr="009E0AA0">
              <w:t>Investigado. La conclusión honesta se mantiene, pero encontré evidencia más fresca (</w:t>
            </w:r>
            <w:proofErr w:type="spellStart"/>
            <w:r w:rsidRPr="009E0AA0">
              <w:t>NeurIPS</w:t>
            </w:r>
            <w:proofErr w:type="spellEnd"/>
            <w:r w:rsidRPr="009E0AA0">
              <w:t xml:space="preserve"> 2025) que la refuerza:</w:t>
            </w:r>
          </w:p>
          <w:p w14:paraId="471774B0" w14:textId="77777777" w:rsidR="009E0AA0" w:rsidRPr="009E0AA0" w:rsidRDefault="009E0AA0" w:rsidP="009E0AA0">
            <w:r w:rsidRPr="009E0AA0">
              <w:rPr>
                <w:b/>
                <w:bCs/>
              </w:rPr>
              <w:t>Lo que no cambió</w:t>
            </w:r>
            <w:r w:rsidRPr="009E0AA0">
              <w:t xml:space="preserve">: sigue sin haber una traducción limpia "esta transformación significa X concepto humano" — varias revisiones académicas lo confirman explícitamente: </w:t>
            </w:r>
            <w:r w:rsidRPr="009E0AA0">
              <w:rPr>
                <w:i/>
                <w:iCs/>
              </w:rPr>
              <w:t xml:space="preserve">"el rol de las capas </w:t>
            </w:r>
            <w:proofErr w:type="spellStart"/>
            <w:r w:rsidRPr="009E0AA0">
              <w:rPr>
                <w:i/>
                <w:iCs/>
              </w:rPr>
              <w:t>Feed</w:t>
            </w:r>
            <w:proofErr w:type="spellEnd"/>
            <w:r w:rsidRPr="009E0AA0">
              <w:rPr>
                <w:i/>
                <w:iCs/>
              </w:rPr>
              <w:t>-Forward sigue siendo poco explorado"</w:t>
            </w:r>
            <w:r w:rsidRPr="009E0AA0">
              <w:t>, con una brecha real entre patrones matemáticos y conceptos humanos.</w:t>
            </w:r>
          </w:p>
          <w:p w14:paraId="0BB2E3C9" w14:textId="77777777" w:rsidR="009E0AA0" w:rsidRDefault="009E0AA0" w:rsidP="00D372E9"/>
          <w:p w14:paraId="6F63C40D" w14:textId="37228518" w:rsidR="00C8336A" w:rsidRDefault="009E0AA0" w:rsidP="008410BA">
            <w:r w:rsidRPr="009E0AA0">
              <w:rPr>
                <w:b/>
                <w:bCs/>
              </w:rPr>
              <w:t>Lo nuevo que encontré</w:t>
            </w:r>
            <w:r w:rsidRPr="009E0AA0">
              <w:t xml:space="preserve">: un </w:t>
            </w:r>
            <w:proofErr w:type="spellStart"/>
            <w:proofErr w:type="gramStart"/>
            <w:r w:rsidRPr="009E0AA0">
              <w:t>paper</w:t>
            </w:r>
            <w:proofErr w:type="spellEnd"/>
            <w:proofErr w:type="gramEnd"/>
            <w:r w:rsidRPr="009E0AA0">
              <w:t xml:space="preserve"> de </w:t>
            </w:r>
            <w:proofErr w:type="spellStart"/>
            <w:r w:rsidRPr="009E0AA0">
              <w:t>NeurIPS</w:t>
            </w:r>
            <w:proofErr w:type="spellEnd"/>
            <w:r w:rsidRPr="009E0AA0">
              <w:t xml:space="preserve"> 2025 comparó las "memorias clave-valor" de </w:t>
            </w:r>
            <w:proofErr w:type="spellStart"/>
            <w:r w:rsidRPr="009E0AA0">
              <w:t>Feed</w:t>
            </w:r>
            <w:proofErr w:type="spellEnd"/>
            <w:r w:rsidRPr="009E0AA0">
              <w:t>-Forward (el mismo mecanismo de Geva et al. 2021 que ya está en el documento) contra las técnicas de interpretabilidad más modernas y costosas (</w:t>
            </w:r>
            <w:proofErr w:type="spellStart"/>
            <w:r w:rsidRPr="009E0AA0">
              <w:t>sparse</w:t>
            </w:r>
            <w:proofErr w:type="spellEnd"/>
            <w:r w:rsidRPr="009E0AA0">
              <w:t xml:space="preserve"> </w:t>
            </w:r>
            <w:proofErr w:type="spellStart"/>
            <w:r w:rsidRPr="009E0AA0">
              <w:t>autoencoders</w:t>
            </w:r>
            <w:proofErr w:type="spellEnd"/>
            <w:r w:rsidRPr="009E0AA0">
              <w:t xml:space="preserve">) — y encontró que son </w:t>
            </w:r>
            <w:r w:rsidRPr="009E0AA0">
              <w:rPr>
                <w:b/>
                <w:bCs/>
              </w:rPr>
              <w:t>casi igual de interpretables</w:t>
            </w:r>
            <w:r w:rsidRPr="009E0AA0">
              <w:t>, e incluso mejores en algunos aspectos. Esto confirma, con evidencia mucho más reciente, que la interpretación "diccionario de patrones" sigue siendo de las mejores explicaciones disponibles hoy.</w:t>
            </w:r>
          </w:p>
          <w:p w14:paraId="470C7ED2" w14:textId="0B594B88" w:rsidR="00C04C54" w:rsidRPr="00F60D42" w:rsidRDefault="00C04C54" w:rsidP="008410BA"/>
        </w:tc>
      </w:tr>
    </w:tbl>
    <w:p w14:paraId="7645A5E8" w14:textId="77777777" w:rsidR="00D01C3A" w:rsidRPr="008410BA" w:rsidRDefault="00D01C3A" w:rsidP="008410BA"/>
    <w:p w14:paraId="081C7707" w14:textId="77777777" w:rsidR="00077D53" w:rsidRPr="00E6185D" w:rsidRDefault="00077D53" w:rsidP="00FD694E"/>
    <w:p w14:paraId="4DBECDE1" w14:textId="77777777" w:rsidR="00FD694E" w:rsidRDefault="00FD694E" w:rsidP="00B97D67">
      <w:pPr>
        <w:rPr>
          <w:b/>
          <w:bCs/>
          <w:sz w:val="24"/>
          <w:szCs w:val="28"/>
        </w:rPr>
      </w:pPr>
    </w:p>
    <w:p w14:paraId="49F29053" w14:textId="3BE42609" w:rsidR="003E376F" w:rsidRDefault="003E376F" w:rsidP="003E376F">
      <w:pPr>
        <w:pStyle w:val="Ttulo5"/>
        <w:rPr>
          <w:rFonts w:cs="Arial"/>
          <w:b/>
          <w:bCs/>
          <w:sz w:val="24"/>
        </w:rPr>
      </w:pPr>
      <w:r w:rsidRPr="00625F71">
        <w:rPr>
          <w:rFonts w:cs="Arial"/>
          <w:b/>
          <w:bCs/>
          <w:sz w:val="24"/>
          <w:highlight w:val="yellow"/>
        </w:rPr>
        <w:lastRenderedPageBreak/>
        <w:t>1.12.10.4.</w:t>
      </w:r>
      <w:r w:rsidR="00625F71" w:rsidRPr="00625F71">
        <w:rPr>
          <w:rFonts w:cs="Arial"/>
          <w:b/>
          <w:bCs/>
          <w:sz w:val="24"/>
          <w:highlight w:val="yellow"/>
        </w:rPr>
        <w:t xml:space="preserve">9: Residual + </w:t>
      </w:r>
      <w:proofErr w:type="spellStart"/>
      <w:r w:rsidR="00625F71" w:rsidRPr="00625F71">
        <w:rPr>
          <w:rFonts w:cs="Arial"/>
          <w:b/>
          <w:bCs/>
          <w:sz w:val="24"/>
          <w:highlight w:val="yellow"/>
        </w:rPr>
        <w:t>LayerNorm</w:t>
      </w:r>
      <w:proofErr w:type="spellEnd"/>
      <w:r w:rsidR="00625F71" w:rsidRPr="00625F71">
        <w:rPr>
          <w:rFonts w:cs="Arial"/>
          <w:b/>
          <w:bCs/>
          <w:sz w:val="24"/>
          <w:highlight w:val="yellow"/>
        </w:rPr>
        <w:t xml:space="preserve"> #3:</w:t>
      </w:r>
    </w:p>
    <w:p w14:paraId="63338141" w14:textId="7FCBACF7" w:rsidR="003E376F" w:rsidRDefault="00537815" w:rsidP="00B97D67">
      <w:pPr>
        <w:rPr>
          <w:b/>
          <w:bCs/>
          <w:sz w:val="24"/>
          <w:szCs w:val="28"/>
        </w:rPr>
      </w:pPr>
      <w:r w:rsidRPr="00537815">
        <w:rPr>
          <w:b/>
          <w:bCs/>
          <w:noProof/>
          <w:sz w:val="24"/>
          <w:szCs w:val="28"/>
        </w:rPr>
        <w:drawing>
          <wp:inline distT="0" distB="0" distL="0" distR="0" wp14:anchorId="43B76E40" wp14:editId="62989CA8">
            <wp:extent cx="5006774" cy="495343"/>
            <wp:effectExtent l="19050" t="19050" r="22860" b="19050"/>
            <wp:docPr id="772310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10488" name=""/>
                    <pic:cNvPicPr/>
                  </pic:nvPicPr>
                  <pic:blipFill>
                    <a:blip r:embed="rId298"/>
                    <a:stretch>
                      <a:fillRect/>
                    </a:stretch>
                  </pic:blipFill>
                  <pic:spPr>
                    <a:xfrm>
                      <a:off x="0" y="0"/>
                      <a:ext cx="5006774" cy="495343"/>
                    </a:xfrm>
                    <a:prstGeom prst="rect">
                      <a:avLst/>
                    </a:prstGeom>
                    <a:ln w="12700">
                      <a:solidFill>
                        <a:schemeClr val="tx1"/>
                      </a:solidFill>
                    </a:ln>
                  </pic:spPr>
                </pic:pic>
              </a:graphicData>
            </a:graphic>
          </wp:inline>
        </w:drawing>
      </w:r>
    </w:p>
    <w:p w14:paraId="1A0E3694" w14:textId="437EC21F" w:rsidR="00537815" w:rsidRDefault="004A6BD9" w:rsidP="00B97D67">
      <w:pPr>
        <w:rPr>
          <w:rFonts w:eastAsiaTheme="minorEastAsia"/>
        </w:rPr>
      </w:pPr>
      <w:r>
        <w:t xml:space="preserve">Esto fue </w:t>
      </w:r>
      <w:r>
        <w:rPr>
          <w:b/>
          <w:bCs/>
        </w:rPr>
        <w:t xml:space="preserve">la Capa 1. </w:t>
      </w: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3</m:t>
            </m:r>
          </m:sub>
        </m:sSub>
      </m:oMath>
      <w:r>
        <w:rPr>
          <w:rFonts w:eastAsiaTheme="minorEastAsia"/>
        </w:rPr>
        <w:t xml:space="preserve"> se convierte en el x de la Capa 2, y todo el proceso se repite – con matrices distintas – hasta la Capa 6.</w:t>
      </w:r>
    </w:p>
    <w:tbl>
      <w:tblPr>
        <w:tblStyle w:val="Tablaconcuadrcula"/>
        <w:tblW w:w="0" w:type="auto"/>
        <w:tblLook w:val="04A0" w:firstRow="1" w:lastRow="0" w:firstColumn="1" w:lastColumn="0" w:noHBand="0" w:noVBand="1"/>
      </w:tblPr>
      <w:tblGrid>
        <w:gridCol w:w="10790"/>
      </w:tblGrid>
      <w:tr w:rsidR="00B73FC7" w14:paraId="361ABA2E" w14:textId="77777777" w:rsidTr="00B73FC7">
        <w:tc>
          <w:tcPr>
            <w:tcW w:w="10790" w:type="dxa"/>
          </w:tcPr>
          <w:p w14:paraId="73D450A7" w14:textId="48E5AE0D" w:rsidR="00B73FC7" w:rsidRPr="00B73FC7" w:rsidRDefault="00B73FC7" w:rsidP="00B97D67">
            <w:pPr>
              <w:rPr>
                <w:rFonts w:eastAsiaTheme="minorEastAsia"/>
                <w:b/>
                <w:bCs/>
                <w:sz w:val="24"/>
                <w:szCs w:val="28"/>
              </w:rPr>
            </w:pPr>
            <w:r w:rsidRPr="00B73FC7">
              <w:rPr>
                <w:rFonts w:eastAsiaTheme="minorEastAsia"/>
                <w:b/>
                <w:bCs/>
                <w:sz w:val="24"/>
                <w:szCs w:val="28"/>
                <w:highlight w:val="yellow"/>
              </w:rPr>
              <w:t>Que salida es:</w:t>
            </w:r>
          </w:p>
          <w:p w14:paraId="7C88A77C" w14:textId="69355112" w:rsidR="00B73FC7" w:rsidRDefault="00DE7007" w:rsidP="00B97D67">
            <w:pPr>
              <w:rPr>
                <w:rFonts w:eastAsiaTheme="minorEastAsia"/>
              </w:rPr>
            </w:pPr>
            <w:r>
              <w:rPr>
                <w:rFonts w:eastAsiaTheme="minorEastAsia"/>
              </w:rPr>
              <w:t xml:space="preserve">La salida de Residual + </w:t>
            </w:r>
            <w:proofErr w:type="spellStart"/>
            <w:r>
              <w:rPr>
                <w:rFonts w:eastAsiaTheme="minorEastAsia"/>
              </w:rPr>
              <w:t>LayerNorm</w:t>
            </w:r>
            <w:proofErr w:type="spellEnd"/>
            <w:r>
              <w:rPr>
                <w:rFonts w:eastAsiaTheme="minorEastAsia"/>
              </w:rPr>
              <w:t xml:space="preserve"> #3 es </w:t>
            </w:r>
            <w:r>
              <w:rPr>
                <w:rFonts w:eastAsiaTheme="minorEastAsia"/>
                <w:b/>
                <w:bCs/>
              </w:rPr>
              <w:t xml:space="preserve">solo del lado alemán. </w:t>
            </w:r>
            <w:proofErr w:type="gramStart"/>
            <w:r>
              <w:rPr>
                <w:rFonts w:eastAsiaTheme="minorEastAsia"/>
              </w:rPr>
              <w:t xml:space="preserve">El </w:t>
            </w:r>
            <w:proofErr w:type="spellStart"/>
            <w:r>
              <w:rPr>
                <w:rFonts w:eastAsiaTheme="minorEastAsia"/>
              </w:rPr>
              <w:t>ingles</w:t>
            </w:r>
            <w:proofErr w:type="spellEnd"/>
            <w:proofErr w:type="gramEnd"/>
            <w:r>
              <w:rPr>
                <w:rFonts w:eastAsiaTheme="minorEastAsia"/>
              </w:rPr>
              <w:t xml:space="preserve"> incluye en ese vector, pero no viaja dentro de </w:t>
            </w:r>
            <w:proofErr w:type="spellStart"/>
            <w:r>
              <w:rPr>
                <w:rFonts w:eastAsiaTheme="minorEastAsia"/>
              </w:rPr>
              <w:t>el</w:t>
            </w:r>
            <w:proofErr w:type="spellEnd"/>
            <w:r>
              <w:rPr>
                <w:rFonts w:eastAsiaTheme="minorEastAsia"/>
              </w:rPr>
              <w:t>.</w:t>
            </w:r>
          </w:p>
          <w:p w14:paraId="277495EB" w14:textId="77777777" w:rsidR="00DE7007" w:rsidRDefault="00DE7007" w:rsidP="00B97D67">
            <w:pPr>
              <w:rPr>
                <w:rFonts w:eastAsiaTheme="minorEastAsia"/>
              </w:rPr>
            </w:pPr>
          </w:p>
          <w:p w14:paraId="70D5DD7C" w14:textId="77777777" w:rsidR="00735561" w:rsidRPr="009C01F5" w:rsidRDefault="00735561" w:rsidP="00735561">
            <w:pPr>
              <w:rPr>
                <w:rFonts w:eastAsiaTheme="minorEastAsia"/>
                <w:b/>
                <w:bCs/>
                <w:sz w:val="24"/>
                <w:szCs w:val="28"/>
              </w:rPr>
            </w:pPr>
            <w:r w:rsidRPr="009C01F5">
              <w:rPr>
                <w:rFonts w:eastAsiaTheme="minorEastAsia"/>
                <w:b/>
                <w:bCs/>
                <w:sz w:val="24"/>
                <w:szCs w:val="28"/>
                <w:highlight w:val="yellow"/>
              </w:rPr>
              <w:t xml:space="preserve">Qué sale de Residual + </w:t>
            </w:r>
            <w:proofErr w:type="spellStart"/>
            <w:r w:rsidRPr="009C01F5">
              <w:rPr>
                <w:rFonts w:eastAsiaTheme="minorEastAsia"/>
                <w:b/>
                <w:bCs/>
                <w:sz w:val="24"/>
                <w:szCs w:val="28"/>
                <w:highlight w:val="yellow"/>
              </w:rPr>
              <w:t>LayerNorm</w:t>
            </w:r>
            <w:proofErr w:type="spellEnd"/>
            <w:r w:rsidRPr="009C01F5">
              <w:rPr>
                <w:rFonts w:eastAsiaTheme="minorEastAsia"/>
                <w:b/>
                <w:bCs/>
                <w:sz w:val="24"/>
                <w:szCs w:val="28"/>
                <w:highlight w:val="yellow"/>
              </w:rPr>
              <w:t xml:space="preserve"> #3</w:t>
            </w:r>
          </w:p>
          <w:p w14:paraId="5222DB40" w14:textId="3FFA77AA" w:rsidR="00DE7007" w:rsidRDefault="008F717B" w:rsidP="00B97D67">
            <w:pPr>
              <w:rPr>
                <w:rFonts w:eastAsiaTheme="minorEastAsia"/>
              </w:rPr>
            </w:pPr>
            <w:r>
              <w:rPr>
                <w:rFonts w:eastAsiaTheme="minorEastAsia"/>
              </w:rPr>
              <w:t xml:space="preserve">Sale </w:t>
            </w: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3</m:t>
                  </m:r>
                </m:sub>
              </m:sSub>
              <m:r>
                <w:rPr>
                  <w:rFonts w:ascii="Cambria Math" w:eastAsiaTheme="minorEastAsia"/>
                </w:rPr>
                <m:t>,</m:t>
              </m:r>
            </m:oMath>
            <w:r>
              <w:rPr>
                <w:rFonts w:eastAsiaTheme="minorEastAsia"/>
              </w:rPr>
              <w:t xml:space="preserve"> con </w:t>
            </w:r>
            <w:r>
              <w:rPr>
                <w:rFonts w:eastAsiaTheme="minorEastAsia"/>
                <w:b/>
                <w:bCs/>
              </w:rPr>
              <w:t xml:space="preserve">una fila de 512 </w:t>
            </w:r>
            <w:proofErr w:type="spellStart"/>
            <w:r>
              <w:rPr>
                <w:rFonts w:eastAsiaTheme="minorEastAsia"/>
                <w:b/>
                <w:bCs/>
              </w:rPr>
              <w:t>numeros</w:t>
            </w:r>
            <w:proofErr w:type="spellEnd"/>
            <w:r>
              <w:rPr>
                <w:rFonts w:eastAsiaTheme="minorEastAsia"/>
                <w:b/>
                <w:bCs/>
              </w:rPr>
              <w:t xml:space="preserve"> por cada token alemán procesado en esa ronda. </w:t>
            </w:r>
            <w:r>
              <w:rPr>
                <w:rFonts w:eastAsiaTheme="minorEastAsia"/>
              </w:rPr>
              <w:t xml:space="preserve">Lo que el vector lleva </w:t>
            </w:r>
            <w:proofErr w:type="gramStart"/>
            <w:r>
              <w:rPr>
                <w:rFonts w:eastAsiaTheme="minorEastAsia"/>
              </w:rPr>
              <w:t xml:space="preserve">del </w:t>
            </w:r>
            <w:proofErr w:type="spellStart"/>
            <w:r>
              <w:rPr>
                <w:rFonts w:eastAsiaTheme="minorEastAsia"/>
              </w:rPr>
              <w:t>ingles</w:t>
            </w:r>
            <w:proofErr w:type="spellEnd"/>
            <w:proofErr w:type="gramEnd"/>
            <w:r>
              <w:rPr>
                <w:rFonts w:eastAsiaTheme="minorEastAsia"/>
              </w:rPr>
              <w:t xml:space="preserve"> es información que ya </w:t>
            </w:r>
            <w:proofErr w:type="spellStart"/>
            <w:r>
              <w:rPr>
                <w:rFonts w:eastAsiaTheme="minorEastAsia"/>
              </w:rPr>
              <w:t>absorvio</w:t>
            </w:r>
            <w:proofErr w:type="spellEnd"/>
            <w:r>
              <w:rPr>
                <w:rFonts w:eastAsiaTheme="minorEastAsia"/>
              </w:rPr>
              <w:t xml:space="preserve"> en Cross-</w:t>
            </w:r>
            <w:proofErr w:type="spellStart"/>
            <w:r>
              <w:rPr>
                <w:rFonts w:eastAsiaTheme="minorEastAsia"/>
              </w:rPr>
              <w:t>Attention</w:t>
            </w:r>
            <w:proofErr w:type="spellEnd"/>
            <w:r>
              <w:rPr>
                <w:rFonts w:eastAsiaTheme="minorEastAsia"/>
              </w:rPr>
              <w:t xml:space="preserve"> (la </w:t>
            </w:r>
            <w:proofErr w:type="spellStart"/>
            <w:r>
              <w:rPr>
                <w:rFonts w:eastAsiaTheme="minorEastAsia"/>
              </w:rPr>
              <w:t>sub-capa</w:t>
            </w:r>
            <w:proofErr w:type="spellEnd"/>
            <w:r>
              <w:rPr>
                <w:rFonts w:eastAsiaTheme="minorEastAsia"/>
              </w:rPr>
              <w:t xml:space="preserve"> #2). Los vectores del </w:t>
            </w:r>
            <w:proofErr w:type="spellStart"/>
            <w:r>
              <w:rPr>
                <w:rFonts w:eastAsiaTheme="minorEastAsia"/>
              </w:rPr>
              <w:t>Ecoder</w:t>
            </w:r>
            <w:proofErr w:type="spellEnd"/>
            <w:r>
              <w:rPr>
                <w:rFonts w:eastAsiaTheme="minorEastAsia"/>
              </w:rPr>
              <w:t xml:space="preserve"> no se pegan ni se suman a </w:t>
            </w: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3</m:t>
                  </m:r>
                </m:sub>
              </m:sSub>
            </m:oMath>
            <w:r>
              <w:rPr>
                <w:rFonts w:eastAsiaTheme="minorEastAsia"/>
              </w:rPr>
              <w:t>.</w:t>
            </w:r>
          </w:p>
          <w:p w14:paraId="71896CDC" w14:textId="77777777" w:rsidR="009C01F5" w:rsidRDefault="009C01F5" w:rsidP="00B97D67">
            <w:pPr>
              <w:rPr>
                <w:rFonts w:eastAsiaTheme="minorEastAsia"/>
              </w:rPr>
            </w:pPr>
          </w:p>
          <w:p w14:paraId="79003AEC" w14:textId="51E3BA8C" w:rsidR="009C01F5" w:rsidRDefault="009C01F5" w:rsidP="00B97D67">
            <w:pPr>
              <w:rPr>
                <w:rFonts w:eastAsiaTheme="minorEastAsia"/>
              </w:rPr>
            </w:pPr>
            <w:r w:rsidRPr="009C01F5">
              <w:rPr>
                <w:rFonts w:eastAsiaTheme="minorEastAsia"/>
                <w:noProof/>
              </w:rPr>
              <w:drawing>
                <wp:inline distT="0" distB="0" distL="0" distR="0" wp14:anchorId="2878808D" wp14:editId="69C682FE">
                  <wp:extent cx="5524500" cy="1550736"/>
                  <wp:effectExtent l="38100" t="38100" r="38100" b="30480"/>
                  <wp:docPr id="1404882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82101" name=""/>
                          <pic:cNvPicPr/>
                        </pic:nvPicPr>
                        <pic:blipFill>
                          <a:blip r:embed="rId299"/>
                          <a:stretch>
                            <a:fillRect/>
                          </a:stretch>
                        </pic:blipFill>
                        <pic:spPr>
                          <a:xfrm>
                            <a:off x="0" y="0"/>
                            <a:ext cx="5527129" cy="1551474"/>
                          </a:xfrm>
                          <a:prstGeom prst="rect">
                            <a:avLst/>
                          </a:prstGeom>
                          <a:ln w="38100">
                            <a:solidFill>
                              <a:schemeClr val="tx1"/>
                            </a:solidFill>
                          </a:ln>
                        </pic:spPr>
                      </pic:pic>
                    </a:graphicData>
                  </a:graphic>
                </wp:inline>
              </w:drawing>
            </w:r>
          </w:p>
          <w:p w14:paraId="3FEE90AC" w14:textId="04E268DF" w:rsidR="009C01F5" w:rsidRDefault="00352E8E" w:rsidP="00B97D67">
            <w:pPr>
              <w:rPr>
                <w:rFonts w:eastAsiaTheme="minorEastAsia"/>
              </w:rPr>
            </w:pPr>
            <w:proofErr w:type="spellStart"/>
            <w:r>
              <w:rPr>
                <w:rFonts w:eastAsiaTheme="minorEastAsia"/>
              </w:rPr>
              <w:t>Fijate</w:t>
            </w:r>
            <w:proofErr w:type="spellEnd"/>
            <w:r>
              <w:rPr>
                <w:rFonts w:eastAsiaTheme="minorEastAsia"/>
              </w:rPr>
              <w:t xml:space="preserve"> que el </w:t>
            </w:r>
            <w:proofErr w:type="spellStart"/>
            <w:r>
              <w:rPr>
                <w:rFonts w:eastAsiaTheme="minorEastAsia"/>
              </w:rPr>
              <w:t>numero</w:t>
            </w:r>
            <w:proofErr w:type="spellEnd"/>
            <w:r>
              <w:rPr>
                <w:rFonts w:eastAsiaTheme="minorEastAsia"/>
              </w:rPr>
              <w:t xml:space="preserve"> de filas es igual que el número de tokens </w:t>
            </w:r>
            <w:r>
              <w:rPr>
                <w:rFonts w:eastAsiaTheme="minorEastAsia"/>
                <w:b/>
                <w:bCs/>
              </w:rPr>
              <w:t xml:space="preserve">alemanes </w:t>
            </w:r>
            <w:r>
              <w:rPr>
                <w:rFonts w:eastAsiaTheme="minorEastAsia"/>
              </w:rPr>
              <w:t xml:space="preserve">de la ronda. Si </w:t>
            </w:r>
            <w:proofErr w:type="gramStart"/>
            <w:r>
              <w:rPr>
                <w:rFonts w:eastAsiaTheme="minorEastAsia"/>
              </w:rPr>
              <w:t xml:space="preserve">el </w:t>
            </w:r>
            <w:proofErr w:type="spellStart"/>
            <w:r>
              <w:rPr>
                <w:rFonts w:eastAsiaTheme="minorEastAsia"/>
              </w:rPr>
              <w:t>ingles</w:t>
            </w:r>
            <w:proofErr w:type="spellEnd"/>
            <w:proofErr w:type="gramEnd"/>
            <w:r>
              <w:rPr>
                <w:rFonts w:eastAsiaTheme="minorEastAsia"/>
              </w:rPr>
              <w:t xml:space="preserve"> viajara adentro, tendrías 4 + n filas, y no es así.</w:t>
            </w:r>
          </w:p>
          <w:p w14:paraId="6986A812" w14:textId="77777777" w:rsidR="00352E8E" w:rsidRDefault="00352E8E" w:rsidP="00B97D67">
            <w:pPr>
              <w:rPr>
                <w:rFonts w:eastAsiaTheme="minorEastAsia"/>
              </w:rPr>
            </w:pPr>
          </w:p>
          <w:p w14:paraId="13937F39" w14:textId="77777777" w:rsidR="006D6163" w:rsidRDefault="006D6163" w:rsidP="006D6163">
            <w:pPr>
              <w:rPr>
                <w:rFonts w:eastAsiaTheme="minorEastAsia"/>
                <w:b/>
                <w:bCs/>
                <w:sz w:val="24"/>
                <w:szCs w:val="28"/>
              </w:rPr>
            </w:pPr>
            <w:r w:rsidRPr="006D6163">
              <w:rPr>
                <w:rFonts w:eastAsiaTheme="minorEastAsia"/>
                <w:b/>
                <w:bCs/>
                <w:sz w:val="24"/>
                <w:szCs w:val="28"/>
                <w:highlight w:val="yellow"/>
              </w:rPr>
              <w:t>Dónde queda el inglés</w:t>
            </w:r>
          </w:p>
          <w:p w14:paraId="671FBE0A" w14:textId="36579BB3" w:rsidR="00DC7DE7" w:rsidRPr="00DC7DE7" w:rsidRDefault="00DC7DE7" w:rsidP="006D6163">
            <w:pPr>
              <w:rPr>
                <w:rFonts w:eastAsiaTheme="minorEastAsia"/>
              </w:rPr>
            </w:pPr>
            <w:r w:rsidRPr="00DC7DE7">
              <w:rPr>
                <w:rFonts w:eastAsiaTheme="minorEastAsia"/>
              </w:rPr>
              <w:t xml:space="preserve">Los vectores finales del </w:t>
            </w:r>
            <w:proofErr w:type="spellStart"/>
            <w:r w:rsidRPr="00DC7DE7">
              <w:rPr>
                <w:rFonts w:eastAsiaTheme="minorEastAsia"/>
              </w:rPr>
              <w:t>Encoder</w:t>
            </w:r>
            <w:proofErr w:type="spellEnd"/>
            <w:r w:rsidRPr="00DC7DE7">
              <w:rPr>
                <w:rFonts w:eastAsiaTheme="minorEastAsia"/>
              </w:rPr>
              <w:t xml:space="preserve"> quedan aparte, fijos, y solo se usan como Keys y </w:t>
            </w:r>
            <w:proofErr w:type="spellStart"/>
            <w:r w:rsidRPr="00DC7DE7">
              <w:rPr>
                <w:rFonts w:eastAsiaTheme="minorEastAsia"/>
              </w:rPr>
              <w:t>Values</w:t>
            </w:r>
            <w:proofErr w:type="spellEnd"/>
            <w:r w:rsidRPr="00DC7DE7">
              <w:rPr>
                <w:rFonts w:eastAsiaTheme="minorEastAsia"/>
              </w:rPr>
              <w:t xml:space="preserve"> dentro de Cross-</w:t>
            </w:r>
            <w:proofErr w:type="spellStart"/>
            <w:r w:rsidRPr="00DC7DE7">
              <w:rPr>
                <w:rFonts w:eastAsiaTheme="minorEastAsia"/>
              </w:rPr>
              <w:t>Attention</w:t>
            </w:r>
            <w:proofErr w:type="spellEnd"/>
            <w:r w:rsidRPr="00DC7DE7">
              <w:rPr>
                <w:rFonts w:eastAsiaTheme="minorEastAsia"/>
              </w:rPr>
              <w:t>.</w:t>
            </w:r>
          </w:p>
          <w:p w14:paraId="555AD33B" w14:textId="66B33D40" w:rsidR="00DC7DE7" w:rsidRDefault="00F75A55" w:rsidP="006D6163">
            <w:pPr>
              <w:rPr>
                <w:rFonts w:eastAsiaTheme="minorEastAsia"/>
                <w:sz w:val="24"/>
                <w:szCs w:val="28"/>
              </w:rPr>
            </w:pPr>
            <w:r w:rsidRPr="00F75A55">
              <w:rPr>
                <w:rFonts w:eastAsiaTheme="minorEastAsia"/>
                <w:noProof/>
                <w:sz w:val="24"/>
                <w:szCs w:val="28"/>
              </w:rPr>
              <w:drawing>
                <wp:inline distT="0" distB="0" distL="0" distR="0" wp14:anchorId="0541C03B" wp14:editId="1B5474DD">
                  <wp:extent cx="5558790" cy="1321986"/>
                  <wp:effectExtent l="19050" t="19050" r="22860" b="12065"/>
                  <wp:docPr id="118188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8812" name=""/>
                          <pic:cNvPicPr/>
                        </pic:nvPicPr>
                        <pic:blipFill>
                          <a:blip r:embed="rId300"/>
                          <a:stretch>
                            <a:fillRect/>
                          </a:stretch>
                        </pic:blipFill>
                        <pic:spPr>
                          <a:xfrm>
                            <a:off x="0" y="0"/>
                            <a:ext cx="5567418" cy="1324038"/>
                          </a:xfrm>
                          <a:prstGeom prst="rect">
                            <a:avLst/>
                          </a:prstGeom>
                          <a:ln w="19050">
                            <a:solidFill>
                              <a:schemeClr val="tx1"/>
                            </a:solidFill>
                          </a:ln>
                        </pic:spPr>
                      </pic:pic>
                    </a:graphicData>
                  </a:graphic>
                </wp:inline>
              </w:drawing>
            </w:r>
          </w:p>
          <w:p w14:paraId="25742CBC" w14:textId="2F818F02" w:rsidR="00F75A55" w:rsidRPr="00604F47" w:rsidRDefault="00F75A55" w:rsidP="006D6163">
            <w:pPr>
              <w:rPr>
                <w:rFonts w:eastAsiaTheme="minorEastAsia"/>
              </w:rPr>
            </w:pPr>
            <w:r w:rsidRPr="00604F47">
              <w:rPr>
                <w:rFonts w:eastAsiaTheme="minorEastAsia"/>
              </w:rPr>
              <w:t>Cross-</w:t>
            </w:r>
            <w:proofErr w:type="spellStart"/>
            <w:r w:rsidRPr="00604F47">
              <w:rPr>
                <w:rFonts w:eastAsiaTheme="minorEastAsia"/>
              </w:rPr>
              <w:t>Attention</w:t>
            </w:r>
            <w:proofErr w:type="spellEnd"/>
            <w:r w:rsidRPr="00604F47">
              <w:rPr>
                <w:rFonts w:eastAsiaTheme="minorEastAsia"/>
              </w:rPr>
              <w:t xml:space="preserve"> hace que cada fila alemana se </w:t>
            </w:r>
            <w:r w:rsidRPr="00604F47">
              <w:rPr>
                <w:rFonts w:eastAsiaTheme="minorEastAsia"/>
                <w:b/>
                <w:bCs/>
              </w:rPr>
              <w:t xml:space="preserve">mezcle </w:t>
            </w:r>
            <w:r w:rsidRPr="00604F47">
              <w:rPr>
                <w:rFonts w:eastAsiaTheme="minorEastAsia"/>
              </w:rPr>
              <w:t xml:space="preserve">con información </w:t>
            </w:r>
            <w:proofErr w:type="gramStart"/>
            <w:r w:rsidRPr="00604F47">
              <w:rPr>
                <w:rFonts w:eastAsiaTheme="minorEastAsia"/>
              </w:rPr>
              <w:t xml:space="preserve">del </w:t>
            </w:r>
            <w:proofErr w:type="spellStart"/>
            <w:r w:rsidRPr="00604F47">
              <w:rPr>
                <w:rFonts w:eastAsiaTheme="minorEastAsia"/>
              </w:rPr>
              <w:t>ingles</w:t>
            </w:r>
            <w:proofErr w:type="spellEnd"/>
            <w:proofErr w:type="gramEnd"/>
            <w:r w:rsidRPr="00604F47">
              <w:rPr>
                <w:rFonts w:eastAsiaTheme="minorEastAsia"/>
              </w:rPr>
              <w:t xml:space="preserve"> (como vimos con el </w:t>
            </w:r>
            <w:r w:rsidR="00C63A31" w:rsidRPr="00604F47">
              <w:rPr>
                <w:rFonts w:eastAsiaTheme="minorEastAsia"/>
              </w:rPr>
              <w:t xml:space="preserve">38%, 34%, 15% y 13% en la Ronda 1). </w:t>
            </w:r>
            <w:proofErr w:type="spellStart"/>
            <w:r w:rsidR="00C63A31" w:rsidRPr="00604F47">
              <w:rPr>
                <w:rFonts w:eastAsiaTheme="minorEastAsia"/>
              </w:rPr>
              <w:t>Pwero</w:t>
            </w:r>
            <w:proofErr w:type="spellEnd"/>
            <w:r w:rsidR="00C63A31" w:rsidRPr="00604F47">
              <w:rPr>
                <w:rFonts w:eastAsiaTheme="minorEastAsia"/>
              </w:rPr>
              <w:t xml:space="preserve"> el resultado sigue siendo un vector por token alemán.</w:t>
            </w:r>
          </w:p>
          <w:p w14:paraId="064FA78F" w14:textId="77777777" w:rsidR="00C63A31" w:rsidRDefault="00C63A31" w:rsidP="006D6163">
            <w:pPr>
              <w:rPr>
                <w:rFonts w:eastAsiaTheme="minorEastAsia"/>
                <w:sz w:val="24"/>
                <w:szCs w:val="28"/>
              </w:rPr>
            </w:pPr>
          </w:p>
          <w:p w14:paraId="3AD289D8" w14:textId="77777777" w:rsidR="00604F47" w:rsidRPr="00604F47" w:rsidRDefault="00604F47" w:rsidP="00604F47">
            <w:pPr>
              <w:rPr>
                <w:rFonts w:eastAsiaTheme="minorEastAsia"/>
                <w:b/>
                <w:bCs/>
                <w:sz w:val="24"/>
                <w:szCs w:val="28"/>
              </w:rPr>
            </w:pPr>
            <w:r w:rsidRPr="00604F47">
              <w:rPr>
                <w:rFonts w:eastAsiaTheme="minorEastAsia"/>
                <w:b/>
                <w:bCs/>
                <w:sz w:val="24"/>
                <w:szCs w:val="28"/>
                <w:highlight w:val="yellow"/>
              </w:rPr>
              <w:t>Una inconsistencia que noté</w:t>
            </w:r>
          </w:p>
          <w:p w14:paraId="2253B858" w14:textId="77777777" w:rsidR="00B73FC7" w:rsidRDefault="007B42BA" w:rsidP="007B42BA">
            <w:pPr>
              <w:rPr>
                <w:rFonts w:eastAsiaTheme="minorEastAsia"/>
                <w:b/>
                <w:bCs/>
              </w:rPr>
            </w:pPr>
            <w:r w:rsidRPr="007B42BA">
              <w:rPr>
                <w:rFonts w:eastAsiaTheme="minorEastAsia"/>
                <w:noProof/>
                <w:sz w:val="24"/>
                <w:szCs w:val="28"/>
              </w:rPr>
              <w:drawing>
                <wp:inline distT="0" distB="0" distL="0" distR="0" wp14:anchorId="41BA9196" wp14:editId="04EAE381">
                  <wp:extent cx="5593080" cy="842611"/>
                  <wp:effectExtent l="19050" t="19050" r="7620" b="15240"/>
                  <wp:docPr id="1319171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71237" name=""/>
                          <pic:cNvPicPr/>
                        </pic:nvPicPr>
                        <pic:blipFill>
                          <a:blip r:embed="rId301"/>
                          <a:stretch>
                            <a:fillRect/>
                          </a:stretch>
                        </pic:blipFill>
                        <pic:spPr>
                          <a:xfrm>
                            <a:off x="0" y="0"/>
                            <a:ext cx="5607054" cy="844716"/>
                          </a:xfrm>
                          <a:prstGeom prst="rect">
                            <a:avLst/>
                          </a:prstGeom>
                          <a:ln w="19050">
                            <a:solidFill>
                              <a:schemeClr val="tx1"/>
                            </a:solidFill>
                          </a:ln>
                        </pic:spPr>
                      </pic:pic>
                    </a:graphicData>
                  </a:graphic>
                </wp:inline>
              </w:drawing>
            </w:r>
          </w:p>
          <w:p w14:paraId="554AEAB3" w14:textId="7F50B42A" w:rsidR="007B42BA" w:rsidRPr="00B73FC7" w:rsidRDefault="007B42BA" w:rsidP="007B42BA">
            <w:pPr>
              <w:rPr>
                <w:rFonts w:eastAsiaTheme="minorEastAsia"/>
                <w:b/>
                <w:bCs/>
              </w:rPr>
            </w:pPr>
          </w:p>
        </w:tc>
      </w:tr>
    </w:tbl>
    <w:p w14:paraId="2EA6AD01" w14:textId="77777777" w:rsidR="00B73FC7" w:rsidRDefault="00B73FC7" w:rsidP="00B97D67">
      <w:pPr>
        <w:rPr>
          <w:rFonts w:eastAsiaTheme="minorEastAsia"/>
        </w:rPr>
      </w:pPr>
    </w:p>
    <w:p w14:paraId="1C4DC99F" w14:textId="77777777" w:rsidR="00B73FC7" w:rsidRDefault="00B73FC7" w:rsidP="00B97D67">
      <w:pPr>
        <w:rPr>
          <w:rFonts w:eastAsiaTheme="minorEastAsia"/>
        </w:rPr>
      </w:pPr>
    </w:p>
    <w:p w14:paraId="3520A5AE" w14:textId="03B76007" w:rsidR="00EC09DE" w:rsidRDefault="00EC09DE" w:rsidP="00EC09DE">
      <w:pPr>
        <w:pStyle w:val="Ttulo5"/>
        <w:rPr>
          <w:rFonts w:cs="Arial"/>
          <w:b/>
          <w:bCs/>
          <w:sz w:val="24"/>
        </w:rPr>
      </w:pPr>
      <w:r w:rsidRPr="00760955">
        <w:rPr>
          <w:rFonts w:cs="Arial"/>
          <w:b/>
          <w:bCs/>
          <w:sz w:val="24"/>
          <w:highlight w:val="yellow"/>
        </w:rPr>
        <w:lastRenderedPageBreak/>
        <w:t>1.12.10.4.</w:t>
      </w:r>
      <w:r w:rsidR="00D7049E" w:rsidRPr="00760955">
        <w:rPr>
          <w:rFonts w:cs="Arial"/>
          <w:b/>
          <w:bCs/>
          <w:sz w:val="24"/>
          <w:highlight w:val="yellow"/>
        </w:rPr>
        <w:t xml:space="preserve">10: </w:t>
      </w:r>
      <w:r w:rsidR="000C0E5A" w:rsidRPr="00760955">
        <w:rPr>
          <w:rFonts w:cs="Arial"/>
          <w:b/>
          <w:bCs/>
          <w:sz w:val="24"/>
          <w:highlight w:val="yellow"/>
        </w:rPr>
        <w:t>Capa lineal (</w:t>
      </w:r>
      <w:proofErr w:type="spellStart"/>
      <w:r w:rsidR="000C0E5A" w:rsidRPr="00760955">
        <w:rPr>
          <w:rFonts w:cs="Arial"/>
          <w:b/>
          <w:bCs/>
          <w:sz w:val="24"/>
          <w:highlight w:val="yellow"/>
        </w:rPr>
        <w:t>despues</w:t>
      </w:r>
      <w:proofErr w:type="spellEnd"/>
      <w:r w:rsidR="000C0E5A" w:rsidRPr="00760955">
        <w:rPr>
          <w:rFonts w:cs="Arial"/>
          <w:b/>
          <w:bCs/>
          <w:sz w:val="24"/>
          <w:highlight w:val="yellow"/>
        </w:rPr>
        <w:t xml:space="preserve"> de la capa 6)</w:t>
      </w:r>
      <w:r w:rsidR="00423717" w:rsidRPr="00760955">
        <w:rPr>
          <w:rFonts w:cs="Arial"/>
          <w:b/>
          <w:bCs/>
          <w:sz w:val="24"/>
          <w:highlight w:val="yellow"/>
        </w:rPr>
        <w:t xml:space="preserve"> – traducción entre dos “idiomas”</w:t>
      </w:r>
    </w:p>
    <w:p w14:paraId="5F6E7698" w14:textId="1CA8D348" w:rsidR="009141D4" w:rsidRDefault="009141D4" w:rsidP="009141D4">
      <w:pPr>
        <w:rPr>
          <w:b/>
          <w:bCs/>
          <w:sz w:val="24"/>
          <w:szCs w:val="28"/>
        </w:rPr>
      </w:pPr>
      <w:r w:rsidRPr="009141D4">
        <w:rPr>
          <w:b/>
          <w:bCs/>
          <w:sz w:val="24"/>
          <w:szCs w:val="28"/>
          <w:highlight w:val="yellow"/>
        </w:rPr>
        <w:t>Paso 1: qué sale de las 6 capas</w:t>
      </w:r>
    </w:p>
    <w:p w14:paraId="17482719" w14:textId="441AA7D8" w:rsidR="00940AA2" w:rsidRPr="009141D4" w:rsidRDefault="00DB4BA0" w:rsidP="009141D4">
      <w:pPr>
        <w:rPr>
          <w:b/>
          <w:bCs/>
          <w:sz w:val="24"/>
          <w:szCs w:val="28"/>
        </w:rPr>
      </w:pPr>
      <w:r w:rsidRPr="00DB4BA0">
        <w:rPr>
          <w:b/>
          <w:bCs/>
          <w:noProof/>
          <w:sz w:val="24"/>
          <w:szCs w:val="28"/>
        </w:rPr>
        <w:drawing>
          <wp:inline distT="0" distB="0" distL="0" distR="0" wp14:anchorId="4EBB3AB6" wp14:editId="458EAEF1">
            <wp:extent cx="5806943" cy="4877223"/>
            <wp:effectExtent l="19050" t="19050" r="22860" b="19050"/>
            <wp:docPr id="2106986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86712" name=""/>
                    <pic:cNvPicPr/>
                  </pic:nvPicPr>
                  <pic:blipFill>
                    <a:blip r:embed="rId302"/>
                    <a:stretch>
                      <a:fillRect/>
                    </a:stretch>
                  </pic:blipFill>
                  <pic:spPr>
                    <a:xfrm>
                      <a:off x="0" y="0"/>
                      <a:ext cx="5806943" cy="4877223"/>
                    </a:xfrm>
                    <a:prstGeom prst="rect">
                      <a:avLst/>
                    </a:prstGeom>
                    <a:ln w="12700">
                      <a:solidFill>
                        <a:schemeClr val="tx1"/>
                      </a:solidFill>
                    </a:ln>
                  </pic:spPr>
                </pic:pic>
              </a:graphicData>
            </a:graphic>
          </wp:inline>
        </w:drawing>
      </w:r>
    </w:p>
    <w:p w14:paraId="79B9CCF4" w14:textId="2B7C8963" w:rsidR="009D2B27" w:rsidRDefault="006417FC" w:rsidP="000C0E5A">
      <w:pPr>
        <w:rPr>
          <w:rFonts w:eastAsiaTheme="minorEastAsia"/>
        </w:rPr>
      </w:pPr>
      <w:r>
        <w:t>Entro 1 token (</w:t>
      </w:r>
      <w:r>
        <w:rPr>
          <w:b/>
          <w:bCs/>
        </w:rPr>
        <w:t xml:space="preserve">[inicio]), </w:t>
      </w:r>
      <w:r>
        <w:t xml:space="preserve">así que sale </w:t>
      </w:r>
      <w:r>
        <w:rPr>
          <w:b/>
          <w:bCs/>
        </w:rPr>
        <w:t xml:space="preserve">1 fila de 512 </w:t>
      </w:r>
      <w:proofErr w:type="spellStart"/>
      <w:r>
        <w:rPr>
          <w:b/>
          <w:bCs/>
        </w:rPr>
        <w:t>numeros</w:t>
      </w:r>
      <w:proofErr w:type="spellEnd"/>
      <w:r>
        <w:rPr>
          <w:b/>
          <w:bCs/>
        </w:rPr>
        <w:t xml:space="preserve">: </w:t>
      </w:r>
      <m:oMath>
        <m:sSub>
          <m:sSubPr>
            <m:ctrlPr>
              <w:rPr>
                <w:rFonts w:ascii="Cambria Math" w:hAnsi="Cambria Math"/>
              </w:rPr>
            </m:ctrlPr>
          </m:sSubPr>
          <m:e>
            <m:r>
              <w:rPr>
                <w:rFonts w:ascii="Cambria Math" w:hAnsi="Cambria Math"/>
              </w:rPr>
              <m:t>y</m:t>
            </m:r>
          </m:e>
          <m:sub>
            <m:r>
              <w:rPr>
                <w:rFonts w:ascii="Cambria Math" w:hAnsi="Cambria Math"/>
              </w:rPr>
              <m:t>3</m:t>
            </m:r>
          </m:sub>
        </m:sSub>
      </m:oMath>
      <w:r>
        <w:rPr>
          <w:rFonts w:eastAsiaTheme="minorEastAsia"/>
        </w:rPr>
        <w:t xml:space="preserve"> de la Capa 6, de tamaño 1 x 512.</w:t>
      </w:r>
    </w:p>
    <w:p w14:paraId="59E219E2" w14:textId="2AA18EAC" w:rsidR="006417FC" w:rsidRDefault="00025A86" w:rsidP="000C0E5A">
      <w:pPr>
        <w:rPr>
          <w:rFonts w:eastAsiaTheme="minorEastAsia"/>
        </w:rPr>
      </w:pPr>
      <w:r>
        <w:rPr>
          <w:rFonts w:eastAsiaTheme="minorEastAsia"/>
        </w:rPr>
        <w:t xml:space="preserve">Ese vector todavía no es una palabra. </w:t>
      </w:r>
      <w:r w:rsidR="00205153">
        <w:rPr>
          <w:rFonts w:eastAsiaTheme="minorEastAsia"/>
        </w:rPr>
        <w:t>Es lo que “sabe” el modelo en este punto para decidir la primera palabra en alemán.</w:t>
      </w:r>
    </w:p>
    <w:p w14:paraId="2F84AFF8" w14:textId="5F6AC38A" w:rsidR="009141D4" w:rsidRDefault="009141D4" w:rsidP="009141D4">
      <w:pPr>
        <w:rPr>
          <w:b/>
          <w:bCs/>
          <w:sz w:val="24"/>
          <w:szCs w:val="28"/>
        </w:rPr>
      </w:pPr>
      <w:r w:rsidRPr="009141D4">
        <w:rPr>
          <w:b/>
          <w:bCs/>
          <w:sz w:val="24"/>
          <w:szCs w:val="28"/>
          <w:highlight w:val="yellow"/>
        </w:rPr>
        <w:t>Paso 2: “tomar la última fila”</w:t>
      </w:r>
    </w:p>
    <w:p w14:paraId="28DDC857" w14:textId="55C8797A" w:rsidR="00192858" w:rsidRPr="006417FC" w:rsidRDefault="00624354" w:rsidP="000C0E5A">
      <w:r w:rsidRPr="00624354">
        <w:t xml:space="preserve">Con un solo token hay una sola fila, así que ya es la </w:t>
      </w:r>
      <w:proofErr w:type="spellStart"/>
      <w:r w:rsidRPr="00624354">
        <w:t>ultima</w:t>
      </w:r>
      <w:proofErr w:type="spellEnd"/>
      <w:r w:rsidRPr="00624354">
        <w:t xml:space="preserve"> y no hay nada que descartar.</w:t>
      </w:r>
      <w:r w:rsidR="00192858">
        <w:t xml:space="preserve"> Este paso solo importa desde la Ronda 2, cuando salen 2 fila y se usa solo la de “Der”.</w:t>
      </w:r>
    </w:p>
    <w:p w14:paraId="08469511" w14:textId="1C8F4BDE" w:rsidR="00F640AE" w:rsidRDefault="00F640AE" w:rsidP="00F640AE">
      <w:pPr>
        <w:rPr>
          <w:b/>
          <w:bCs/>
          <w:sz w:val="24"/>
          <w:szCs w:val="28"/>
        </w:rPr>
      </w:pPr>
      <w:r w:rsidRPr="005F44B2">
        <w:rPr>
          <w:b/>
          <w:bCs/>
          <w:sz w:val="24"/>
          <w:szCs w:val="28"/>
          <w:highlight w:val="yellow"/>
        </w:rPr>
        <w:t xml:space="preserve">Paso </w:t>
      </w:r>
      <w:r w:rsidR="005F44B2" w:rsidRPr="005F44B2">
        <w:rPr>
          <w:b/>
          <w:bCs/>
          <w:sz w:val="24"/>
          <w:szCs w:val="28"/>
          <w:highlight w:val="yellow"/>
        </w:rPr>
        <w:t>3: capa lineal (de 512 números a 37.000)</w:t>
      </w:r>
      <w:r w:rsidR="00423717">
        <w:rPr>
          <w:b/>
          <w:bCs/>
          <w:sz w:val="24"/>
          <w:szCs w:val="28"/>
        </w:rPr>
        <w:t xml:space="preserve"> </w:t>
      </w:r>
    </w:p>
    <w:p w14:paraId="7F457215" w14:textId="1249E928" w:rsidR="005F44B2" w:rsidRPr="00634A94" w:rsidRDefault="005F44B2" w:rsidP="00F640AE">
      <w:r w:rsidRPr="00634A94">
        <w:t xml:space="preserve">Hay que pasar de un vector de 512 </w:t>
      </w:r>
      <w:proofErr w:type="spellStart"/>
      <w:r w:rsidRPr="00634A94">
        <w:t>numeros</w:t>
      </w:r>
      <w:proofErr w:type="spellEnd"/>
      <w:r w:rsidRPr="00634A94">
        <w:t xml:space="preserve"> a </w:t>
      </w:r>
      <w:r w:rsidRPr="00634A94">
        <w:rPr>
          <w:b/>
          <w:bCs/>
        </w:rPr>
        <w:t xml:space="preserve">un </w:t>
      </w:r>
      <w:proofErr w:type="spellStart"/>
      <w:r w:rsidRPr="00634A94">
        <w:rPr>
          <w:b/>
          <w:bCs/>
        </w:rPr>
        <w:t>numero</w:t>
      </w:r>
      <w:proofErr w:type="spellEnd"/>
      <w:r w:rsidRPr="00634A94">
        <w:rPr>
          <w:b/>
          <w:bCs/>
        </w:rPr>
        <w:t xml:space="preserve"> por cada token del vocabulario </w:t>
      </w:r>
      <w:r w:rsidRPr="00634A94">
        <w:t xml:space="preserve">(el </w:t>
      </w:r>
      <w:proofErr w:type="spellStart"/>
      <w:proofErr w:type="gramStart"/>
      <w:r w:rsidRPr="00634A94">
        <w:t>paper</w:t>
      </w:r>
      <w:proofErr w:type="spellEnd"/>
      <w:proofErr w:type="gramEnd"/>
      <w:r w:rsidRPr="00634A94">
        <w:t xml:space="preserve"> usa </w:t>
      </w:r>
      <w:r w:rsidR="00634A94" w:rsidRPr="00634A94">
        <w:t>~37.000 tokens)</w:t>
      </w:r>
    </w:p>
    <w:p w14:paraId="7E2AD88C" w14:textId="19A99C4A" w:rsidR="00634A94" w:rsidRPr="001A4409" w:rsidRDefault="000E70C8" w:rsidP="00F640AE">
      <w:pPr>
        <w:rPr>
          <w:rFonts w:eastAsiaTheme="minorEastAsia"/>
          <w:sz w:val="24"/>
          <w:szCs w:val="28"/>
        </w:rPr>
      </w:pPr>
      <w:proofErr w:type="spellStart"/>
      <m:oMathPara>
        <m:oMath>
          <m:r>
            <m:rPr>
              <m:nor/>
            </m:rPr>
            <w:rPr>
              <w:sz w:val="24"/>
              <w:szCs w:val="28"/>
              <w:highlight w:val="yellow"/>
            </w:rPr>
            <m:t>logits</m:t>
          </m:r>
          <w:proofErr w:type="spellEnd"/>
          <m:r>
            <w:rPr>
              <w:rFonts w:ascii="Cambria Math" w:hAnsi="Cambria Math"/>
              <w:sz w:val="24"/>
              <w:szCs w:val="28"/>
              <w:highlight w:val="yellow"/>
            </w:rPr>
            <m:t>=</m:t>
          </m:r>
          <m:sSub>
            <m:sSubPr>
              <m:ctrlPr>
                <w:rPr>
                  <w:rFonts w:ascii="Cambria Math" w:hAnsi="Cambria Math"/>
                  <w:sz w:val="24"/>
                  <w:szCs w:val="28"/>
                  <w:highlight w:val="yellow"/>
                </w:rPr>
              </m:ctrlPr>
            </m:sSubPr>
            <m:e>
              <m:r>
                <w:rPr>
                  <w:rFonts w:ascii="Cambria Math" w:hAnsi="Cambria Math"/>
                  <w:sz w:val="24"/>
                  <w:szCs w:val="28"/>
                  <w:highlight w:val="yellow"/>
                </w:rPr>
                <m:t>y</m:t>
              </m:r>
            </m:e>
            <m:sub>
              <m:r>
                <w:rPr>
                  <w:rFonts w:ascii="Cambria Math" w:hAnsi="Cambria Math"/>
                  <w:sz w:val="24"/>
                  <w:szCs w:val="28"/>
                  <w:highlight w:val="yellow"/>
                </w:rPr>
                <m:t>3</m:t>
              </m:r>
            </m:sub>
          </m:sSub>
          <m:r>
            <w:rPr>
              <w:rFonts w:ascii="Cambria Math" w:hAnsi="Cambria Math"/>
              <w:sz w:val="24"/>
              <w:szCs w:val="28"/>
              <w:highlight w:val="yellow"/>
            </w:rPr>
            <m:t>⋅</m:t>
          </m:r>
          <m:sSubSup>
            <m:sSubSupPr>
              <m:ctrlPr>
                <w:rPr>
                  <w:rFonts w:ascii="Cambria Math" w:hAnsi="Cambria Math"/>
                  <w:sz w:val="24"/>
                  <w:szCs w:val="28"/>
                  <w:highlight w:val="yellow"/>
                </w:rPr>
              </m:ctrlPr>
            </m:sSubSupPr>
            <m:e>
              <m:r>
                <w:rPr>
                  <w:rFonts w:ascii="Cambria Math" w:hAnsi="Cambria Math"/>
                  <w:sz w:val="24"/>
                  <w:szCs w:val="28"/>
                  <w:highlight w:val="yellow"/>
                </w:rPr>
                <m:t>W</m:t>
              </m:r>
            </m:e>
            <m:sub>
              <m:r>
                <w:rPr>
                  <w:rFonts w:ascii="Cambria Math" w:hAnsi="Cambria Math"/>
                  <w:sz w:val="24"/>
                  <w:szCs w:val="28"/>
                  <w:highlight w:val="yellow"/>
                </w:rPr>
                <m:t>emb</m:t>
              </m:r>
            </m:sub>
            <m:sup>
              <m:r>
                <w:rPr>
                  <w:rFonts w:ascii="Cambria Math" w:hAnsi="Cambria Math"/>
                  <w:sz w:val="24"/>
                  <w:szCs w:val="28"/>
                  <w:highlight w:val="yellow"/>
                </w:rPr>
                <m:t>T</m:t>
              </m:r>
            </m:sup>
          </m:sSubSup>
          <m:r>
            <w:rPr>
              <w:rFonts w:ascii="Cambria Math" w:hAnsi="Cambria Math"/>
              <w:sz w:val="24"/>
              <w:szCs w:val="28"/>
              <w:highlight w:val="yellow"/>
            </w:rPr>
            <m:t>  </m:t>
          </m:r>
          <m:d>
            <m:dPr>
              <m:begChr m:val="["/>
              <m:endChr m:val="]"/>
              <m:ctrlPr>
                <w:rPr>
                  <w:rFonts w:ascii="Cambria Math" w:hAnsi="Cambria Math"/>
                  <w:sz w:val="24"/>
                  <w:szCs w:val="28"/>
                  <w:highlight w:val="yellow"/>
                </w:rPr>
              </m:ctrlPr>
            </m:dPr>
            <m:e>
              <m:r>
                <w:rPr>
                  <w:rFonts w:ascii="Cambria Math" w:hAnsi="Cambria Math"/>
                  <w:sz w:val="24"/>
                  <w:szCs w:val="28"/>
                  <w:highlight w:val="yellow"/>
                </w:rPr>
                <m:t>1×512</m:t>
              </m:r>
            </m:e>
          </m:d>
          <m:r>
            <w:rPr>
              <w:rFonts w:ascii="Cambria Math" w:hAnsi="Cambria Math"/>
              <w:sz w:val="24"/>
              <w:szCs w:val="28"/>
              <w:highlight w:val="yellow"/>
            </w:rPr>
            <m:t>⋅</m:t>
          </m:r>
          <m:d>
            <m:dPr>
              <m:begChr m:val="["/>
              <m:endChr m:val="]"/>
              <m:ctrlPr>
                <w:rPr>
                  <w:rFonts w:ascii="Cambria Math" w:hAnsi="Cambria Math"/>
                  <w:sz w:val="24"/>
                  <w:szCs w:val="28"/>
                  <w:highlight w:val="yellow"/>
                </w:rPr>
              </m:ctrlPr>
            </m:dPr>
            <m:e>
              <m:r>
                <w:rPr>
                  <w:rFonts w:ascii="Cambria Math" w:hAnsi="Cambria Math"/>
                  <w:sz w:val="24"/>
                  <w:szCs w:val="28"/>
                  <w:highlight w:val="yellow"/>
                </w:rPr>
                <m:t>512×37.000</m:t>
              </m:r>
            </m:e>
          </m:d>
          <m:r>
            <w:rPr>
              <w:rFonts w:ascii="Cambria Math" w:hAnsi="Cambria Math"/>
              <w:sz w:val="24"/>
              <w:szCs w:val="28"/>
              <w:highlight w:val="yellow"/>
            </w:rPr>
            <m:t>=</m:t>
          </m:r>
          <m:d>
            <m:dPr>
              <m:begChr m:val="["/>
              <m:endChr m:val="]"/>
              <m:ctrlPr>
                <w:rPr>
                  <w:rFonts w:ascii="Cambria Math" w:hAnsi="Cambria Math"/>
                  <w:sz w:val="24"/>
                  <w:szCs w:val="28"/>
                  <w:highlight w:val="yellow"/>
                </w:rPr>
              </m:ctrlPr>
            </m:dPr>
            <m:e>
              <m:r>
                <w:rPr>
                  <w:rFonts w:ascii="Cambria Math" w:hAnsi="Cambria Math"/>
                  <w:sz w:val="24"/>
                  <w:szCs w:val="28"/>
                  <w:highlight w:val="yellow"/>
                </w:rPr>
                <m:t>1×37.000</m:t>
              </m:r>
            </m:e>
          </m:d>
        </m:oMath>
      </m:oMathPara>
    </w:p>
    <w:p w14:paraId="02875AE0" w14:textId="44DFA0AB" w:rsidR="00D04473" w:rsidRPr="004565BA" w:rsidRDefault="006A027B" w:rsidP="00D04473">
      <w:pPr>
        <w:pStyle w:val="Prrafodelista"/>
        <w:numPr>
          <w:ilvl w:val="0"/>
          <w:numId w:val="2"/>
        </w:numPr>
      </w:pPr>
      <m:oMath>
        <m:sSub>
          <m:sSubPr>
            <m:ctrlPr>
              <w:rPr>
                <w:rFonts w:ascii="Cambria Math" w:hAnsi="Cambria Math"/>
              </w:rPr>
            </m:ctrlPr>
          </m:sSubPr>
          <m:e>
            <m:r>
              <w:rPr>
                <w:rFonts w:ascii="Cambria Math" w:hAnsi="Cambria Math"/>
              </w:rPr>
              <m:t>W</m:t>
            </m:r>
          </m:e>
          <m:sub>
            <m:r>
              <w:rPr>
                <w:rFonts w:ascii="Cambria Math" w:hAnsi="Cambria Math"/>
              </w:rPr>
              <m:t>emb</m:t>
            </m:r>
          </m:sub>
        </m:sSub>
      </m:oMath>
      <w:r w:rsidR="000E70C8" w:rsidRPr="004565BA">
        <w:rPr>
          <w:rFonts w:eastAsiaTheme="minorEastAsia"/>
        </w:rPr>
        <w:t xml:space="preserve"> es la </w:t>
      </w:r>
      <w:r w:rsidR="000E70C8" w:rsidRPr="004565BA">
        <w:rPr>
          <w:rFonts w:eastAsiaTheme="minorEastAsia"/>
          <w:b/>
          <w:bCs/>
        </w:rPr>
        <w:t xml:space="preserve">tabla de </w:t>
      </w:r>
      <w:proofErr w:type="spellStart"/>
      <w:r w:rsidR="000E70C8" w:rsidRPr="004565BA">
        <w:rPr>
          <w:rFonts w:eastAsiaTheme="minorEastAsia"/>
          <w:b/>
          <w:bCs/>
        </w:rPr>
        <w:t>embeddings</w:t>
      </w:r>
      <w:proofErr w:type="spellEnd"/>
      <w:r w:rsidR="000E70C8" w:rsidRPr="004565BA">
        <w:rPr>
          <w:rFonts w:eastAsiaTheme="minorEastAsia"/>
          <w:b/>
          <w:bCs/>
        </w:rPr>
        <w:t xml:space="preserve"> </w:t>
      </w:r>
      <w:r w:rsidR="000E70C8" w:rsidRPr="004565BA">
        <w:rPr>
          <w:rFonts w:eastAsiaTheme="minorEastAsia"/>
        </w:rPr>
        <w:t xml:space="preserve">(37.000 filas x 512 columnas). El </w:t>
      </w:r>
      <w:proofErr w:type="spellStart"/>
      <w:proofErr w:type="gramStart"/>
      <w:r w:rsidR="000E70C8" w:rsidRPr="004565BA">
        <w:rPr>
          <w:rFonts w:eastAsiaTheme="minorEastAsia"/>
        </w:rPr>
        <w:t>paper</w:t>
      </w:r>
      <w:proofErr w:type="spellEnd"/>
      <w:proofErr w:type="gramEnd"/>
      <w:r w:rsidR="000E70C8" w:rsidRPr="004565BA">
        <w:rPr>
          <w:rFonts w:eastAsiaTheme="minorEastAsia"/>
        </w:rPr>
        <w:t xml:space="preserve"> </w:t>
      </w:r>
      <w:r w:rsidR="00D04473" w:rsidRPr="004565BA">
        <w:rPr>
          <w:rFonts w:eastAsiaTheme="minorEastAsia"/>
        </w:rPr>
        <w:t xml:space="preserve">dice que comparte la misma matriz entre los </w:t>
      </w:r>
      <w:proofErr w:type="spellStart"/>
      <w:r w:rsidR="00D04473" w:rsidRPr="004565BA">
        <w:rPr>
          <w:rFonts w:eastAsiaTheme="minorEastAsia"/>
        </w:rPr>
        <w:t>embeddings</w:t>
      </w:r>
      <w:proofErr w:type="spellEnd"/>
      <w:r w:rsidR="00D04473" w:rsidRPr="004565BA">
        <w:rPr>
          <w:rFonts w:eastAsiaTheme="minorEastAsia"/>
        </w:rPr>
        <w:t xml:space="preserve"> y esta capa lineal</w:t>
      </w:r>
    </w:p>
    <w:p w14:paraId="39243791" w14:textId="73381442" w:rsidR="00D04473" w:rsidRPr="004565BA" w:rsidRDefault="00D04473" w:rsidP="00D04473">
      <w:pPr>
        <w:pStyle w:val="Prrafodelista"/>
        <w:numPr>
          <w:ilvl w:val="0"/>
          <w:numId w:val="2"/>
        </w:numPr>
      </w:pPr>
      <m:oMath>
        <m:r>
          <w:rPr>
            <w:rFonts w:ascii="Cambria Math" w:hAnsi="Cambria Math"/>
          </w:rPr>
          <m:t>Cada</m:t>
        </m:r>
      </m:oMath>
      <w:r w:rsidRPr="004565BA">
        <w:rPr>
          <w:rFonts w:eastAsiaTheme="minorEastAsia"/>
        </w:rPr>
        <w:t xml:space="preserve"> logit es un producto punto entre </w:t>
      </w:r>
      <m:oMath>
        <m:sSub>
          <m:sSubPr>
            <m:ctrlPr>
              <w:rPr>
                <w:rFonts w:ascii="Cambria Math" w:hAnsi="Cambria Math"/>
              </w:rPr>
            </m:ctrlPr>
          </m:sSubPr>
          <m:e>
            <m:r>
              <w:rPr>
                <w:rFonts w:ascii="Cambria Math" w:hAnsi="Cambria Math"/>
              </w:rPr>
              <m:t>y</m:t>
            </m:r>
          </m:e>
          <m:sub>
            <m:r>
              <w:rPr>
                <w:rFonts w:ascii="Cambria Math" w:hAnsi="Cambria Math"/>
              </w:rPr>
              <m:t>3</m:t>
            </m:r>
          </m:sub>
        </m:sSub>
      </m:oMath>
      <w:r w:rsidR="004565BA" w:rsidRPr="004565BA">
        <w:rPr>
          <w:rFonts w:eastAsiaTheme="minorEastAsia"/>
        </w:rPr>
        <w:t xml:space="preserve"> y el embedding de un token del vocabulario. En la practica, mide </w:t>
      </w:r>
      <w:r w:rsidR="004565BA" w:rsidRPr="004565BA">
        <w:rPr>
          <w:rFonts w:eastAsiaTheme="minorEastAsia"/>
          <w:b/>
          <w:bCs/>
        </w:rPr>
        <w:t xml:space="preserve">que tan parecido es </w:t>
      </w:r>
      <m:oMath>
        <m:sSub>
          <m:sSubPr>
            <m:ctrlPr>
              <w:rPr>
                <w:rFonts w:ascii="Cambria Math" w:hAnsi="Cambria Math"/>
              </w:rPr>
            </m:ctrlPr>
          </m:sSubPr>
          <m:e>
            <m:r>
              <w:rPr>
                <w:rFonts w:ascii="Cambria Math" w:hAnsi="Cambria Math"/>
              </w:rPr>
              <m:t>y</m:t>
            </m:r>
          </m:e>
          <m:sub>
            <m:r>
              <w:rPr>
                <w:rFonts w:ascii="Cambria Math" w:hAnsi="Cambria Math"/>
              </w:rPr>
              <m:t>3</m:t>
            </m:r>
          </m:sub>
        </m:sSub>
      </m:oMath>
      <w:r w:rsidR="004565BA" w:rsidRPr="004565BA">
        <w:rPr>
          <w:rFonts w:eastAsiaTheme="minorEastAsia"/>
        </w:rPr>
        <w:t xml:space="preserve"> </w:t>
      </w:r>
      <w:r w:rsidR="004565BA" w:rsidRPr="004565BA">
        <w:rPr>
          <w:rFonts w:eastAsiaTheme="minorEastAsia"/>
          <w:b/>
          <w:bCs/>
        </w:rPr>
        <w:t>a cada token.</w:t>
      </w:r>
    </w:p>
    <w:p w14:paraId="1EA9E542" w14:textId="34488A41" w:rsidR="004565BA" w:rsidRDefault="004565BA" w:rsidP="00D04473">
      <w:pPr>
        <w:pStyle w:val="Prrafodelista"/>
        <w:numPr>
          <w:ilvl w:val="0"/>
          <w:numId w:val="2"/>
        </w:numPr>
      </w:pPr>
      <w:r w:rsidRPr="004565BA">
        <w:t xml:space="preserve">Los </w:t>
      </w:r>
      <w:proofErr w:type="spellStart"/>
      <w:r w:rsidRPr="004565BA">
        <w:t>logits</w:t>
      </w:r>
      <w:proofErr w:type="spellEnd"/>
      <w:r w:rsidRPr="004565BA">
        <w:t xml:space="preserve"> son puntajes crudos: pueden ser negativos o mayores a 1</w:t>
      </w:r>
    </w:p>
    <w:tbl>
      <w:tblPr>
        <w:tblStyle w:val="Tablaconcuadrcula"/>
        <w:tblW w:w="0" w:type="auto"/>
        <w:tblLook w:val="04A0" w:firstRow="1" w:lastRow="0" w:firstColumn="1" w:lastColumn="0" w:noHBand="0" w:noVBand="1"/>
      </w:tblPr>
      <w:tblGrid>
        <w:gridCol w:w="10790"/>
      </w:tblGrid>
      <w:tr w:rsidR="00423717" w14:paraId="285F0598" w14:textId="77777777" w:rsidTr="00423717">
        <w:tc>
          <w:tcPr>
            <w:tcW w:w="10790" w:type="dxa"/>
          </w:tcPr>
          <w:p w14:paraId="5508B840" w14:textId="77777777" w:rsidR="00423717" w:rsidRDefault="00760955" w:rsidP="00423717">
            <w:pPr>
              <w:rPr>
                <w:rFonts w:eastAsiaTheme="minorEastAsia"/>
                <w:b/>
                <w:bCs/>
              </w:rPr>
            </w:pPr>
            <w:r>
              <w:lastRenderedPageBreak/>
              <w:t xml:space="preserve">Ese paso es la </w:t>
            </w:r>
            <w:r>
              <w:rPr>
                <w:b/>
                <w:bCs/>
              </w:rPr>
              <w:t xml:space="preserve">traducción entre dos “idiomas”: </w:t>
            </w:r>
            <m:oMath>
              <m:sSub>
                <m:sSubPr>
                  <m:ctrlPr>
                    <w:rPr>
                      <w:rFonts w:ascii="Cambria Math" w:hAnsi="Cambria Math"/>
                    </w:rPr>
                  </m:ctrlPr>
                </m:sSubPr>
                <m:e>
                  <m:r>
                    <w:rPr>
                      <w:rFonts w:ascii="Cambria Math" w:hAnsi="Cambria Math"/>
                    </w:rPr>
                    <m:t>y</m:t>
                  </m:r>
                </m:e>
                <m:sub>
                  <m:r>
                    <w:rPr>
                      <w:rFonts w:ascii="Cambria Math" w:hAnsi="Cambria Math"/>
                    </w:rPr>
                    <m:t>3</m:t>
                  </m:r>
                </m:sub>
              </m:sSub>
            </m:oMath>
            <w:r>
              <w:rPr>
                <w:rFonts w:eastAsiaTheme="minorEastAsia"/>
              </w:rPr>
              <w:t xml:space="preserve">esta en el idioma interno del modelo, </w:t>
            </w:r>
            <w:r w:rsidR="005C329C" w:rsidRPr="0086210E">
              <w:rPr>
                <w:rFonts w:eastAsiaTheme="minorEastAsia"/>
                <w:b/>
                <w:bCs/>
                <w:highlight w:val="yellow"/>
              </w:rPr>
              <w:t>y necesitamos un puntaje por cada palabra del vocabulario.</w:t>
            </w:r>
          </w:p>
          <w:p w14:paraId="42A80949" w14:textId="77777777" w:rsidR="005C329C" w:rsidRDefault="005C329C" w:rsidP="00423717">
            <w:pPr>
              <w:rPr>
                <w:b/>
                <w:bCs/>
                <w:i/>
              </w:rPr>
            </w:pPr>
          </w:p>
          <w:p w14:paraId="034A98C8" w14:textId="77777777" w:rsidR="0086210E" w:rsidRPr="0086210E" w:rsidRDefault="0086210E" w:rsidP="0086210E">
            <w:pPr>
              <w:rPr>
                <w:b/>
                <w:bCs/>
                <w:iCs/>
                <w:sz w:val="24"/>
                <w:szCs w:val="28"/>
              </w:rPr>
            </w:pPr>
            <w:r w:rsidRPr="0086210E">
              <w:rPr>
                <w:b/>
                <w:bCs/>
                <w:iCs/>
                <w:sz w:val="24"/>
                <w:szCs w:val="28"/>
              </w:rPr>
              <w:t xml:space="preserve">Qué hay en la tabla de </w:t>
            </w:r>
            <w:proofErr w:type="spellStart"/>
            <w:r w:rsidRPr="0086210E">
              <w:rPr>
                <w:b/>
                <w:bCs/>
                <w:iCs/>
                <w:sz w:val="24"/>
                <w:szCs w:val="28"/>
              </w:rPr>
              <w:t>embeddings</w:t>
            </w:r>
            <w:proofErr w:type="spellEnd"/>
          </w:p>
          <w:p w14:paraId="177A00A6" w14:textId="6A65E053" w:rsidR="005C329C" w:rsidRDefault="006A027B" w:rsidP="00423717">
            <w:pPr>
              <w:rPr>
                <w:rFonts w:ascii="Cambria Math" w:eastAsiaTheme="minorEastAsia" w:hAnsi="Cambria Math"/>
                <w:iCs/>
              </w:rPr>
            </w:pPr>
            <m:oMath>
              <m:sSub>
                <m:sSubPr>
                  <m:ctrlPr>
                    <w:rPr>
                      <w:rFonts w:ascii="Cambria Math" w:hAnsi="Cambria Math"/>
                    </w:rPr>
                  </m:ctrlPr>
                </m:sSubPr>
                <m:e>
                  <m:r>
                    <w:rPr>
                      <w:rFonts w:ascii="Cambria Math" w:hAnsi="Cambria Math"/>
                    </w:rPr>
                    <m:t>W</m:t>
                  </m:r>
                </m:e>
                <m:sub>
                  <m:r>
                    <w:rPr>
                      <w:rFonts w:ascii="Cambria Math" w:hAnsi="Cambria Math"/>
                    </w:rPr>
                    <m:t>emb</m:t>
                  </m:r>
                </m:sub>
              </m:sSub>
            </m:oMath>
            <w:r w:rsidR="0086210E">
              <w:rPr>
                <w:rFonts w:ascii="Cambria Math" w:eastAsiaTheme="minorEastAsia" w:hAnsi="Cambria Math"/>
                <w:iCs/>
              </w:rPr>
              <w:t xml:space="preserve">tiene 37.000 filas y 512 columnas. Cada fila es el vector de 512 de </w:t>
            </w:r>
            <w:r w:rsidR="0086210E">
              <w:rPr>
                <w:rFonts w:ascii="Cambria Math" w:eastAsiaTheme="minorEastAsia" w:hAnsi="Cambria Math"/>
                <w:b/>
                <w:bCs/>
                <w:iCs/>
              </w:rPr>
              <w:t xml:space="preserve">un token </w:t>
            </w:r>
            <w:r w:rsidR="0086210E">
              <w:rPr>
                <w:rFonts w:ascii="Cambria Math" w:eastAsiaTheme="minorEastAsia" w:hAnsi="Cambria Math"/>
                <w:iCs/>
              </w:rPr>
              <w:t xml:space="preserve">del vocabulario: la fila de “Der”, la fila de “Hund”, etc. Es la misma tabla que usamos al principio para </w:t>
            </w:r>
            <w:r w:rsidR="0086210E" w:rsidRPr="0086210E">
              <w:rPr>
                <w:rFonts w:ascii="Cambria Math" w:eastAsiaTheme="minorEastAsia" w:hAnsi="Cambria Math"/>
                <w:b/>
                <w:bCs/>
                <w:iCs/>
              </w:rPr>
              <w:t>convertir Token ID -&gt; vector.</w:t>
            </w:r>
          </w:p>
          <w:p w14:paraId="15432F16" w14:textId="77777777" w:rsidR="0086210E" w:rsidRDefault="0086210E" w:rsidP="00423717">
            <w:pPr>
              <w:rPr>
                <w:rFonts w:ascii="Cambria Math" w:hAnsi="Cambria Math"/>
                <w:iCs/>
              </w:rPr>
            </w:pPr>
          </w:p>
          <w:p w14:paraId="1EA44A37" w14:textId="77777777" w:rsidR="00EB481F" w:rsidRPr="00DF4EF4" w:rsidRDefault="00EB481F" w:rsidP="00EB481F">
            <w:pPr>
              <w:rPr>
                <w:rFonts w:cs="Arial"/>
                <w:b/>
                <w:bCs/>
                <w:iCs/>
                <w:sz w:val="24"/>
              </w:rPr>
            </w:pPr>
            <w:r w:rsidRPr="00DF4EF4">
              <w:rPr>
                <w:rFonts w:cs="Arial"/>
                <w:b/>
                <w:bCs/>
                <w:iCs/>
                <w:sz w:val="24"/>
              </w:rPr>
              <w:t>El cálculo, con un ejemplo chico</w:t>
            </w:r>
          </w:p>
          <w:p w14:paraId="718D414E" w14:textId="67A3080E" w:rsidR="0086210E" w:rsidRDefault="00C546E7" w:rsidP="00423717">
            <w:pPr>
              <w:rPr>
                <w:rFonts w:ascii="Cambria Math" w:hAnsi="Cambria Math"/>
                <w:iCs/>
              </w:rPr>
            </w:pPr>
            <w:r>
              <w:rPr>
                <w:rFonts w:ascii="Cambria Math" w:hAnsi="Cambria Math"/>
                <w:iCs/>
              </w:rPr>
              <w:t xml:space="preserve">Uso 4 tokens y vectores de 3 </w:t>
            </w:r>
            <w:proofErr w:type="spellStart"/>
            <w:r>
              <w:rPr>
                <w:rFonts w:ascii="Cambria Math" w:hAnsi="Cambria Math"/>
                <w:iCs/>
              </w:rPr>
              <w:t>numeros</w:t>
            </w:r>
            <w:proofErr w:type="spellEnd"/>
            <w:r>
              <w:rPr>
                <w:rFonts w:ascii="Cambria Math" w:hAnsi="Cambria Math"/>
                <w:iCs/>
              </w:rPr>
              <w:t xml:space="preserve"> en vez de 512, con valores inventados. La mecánica es idéntica:</w:t>
            </w:r>
          </w:p>
          <w:p w14:paraId="5C5F3D2A" w14:textId="77777777" w:rsidR="00C546E7" w:rsidRDefault="00C546E7" w:rsidP="00423717">
            <w:pPr>
              <w:rPr>
                <w:rFonts w:ascii="Cambria Math" w:hAnsi="Cambria Math"/>
                <w:iCs/>
              </w:rPr>
            </w:pPr>
          </w:p>
          <w:p w14:paraId="235B5ADC" w14:textId="541D46EF" w:rsidR="00C546E7" w:rsidRDefault="00C546E7" w:rsidP="00423717">
            <w:pPr>
              <w:rPr>
                <w:rFonts w:ascii="Cambria Math" w:hAnsi="Cambria Math"/>
                <w:iCs/>
              </w:rPr>
            </w:pPr>
            <w:r w:rsidRPr="00C546E7">
              <w:rPr>
                <w:rFonts w:ascii="Cambria Math" w:hAnsi="Cambria Math"/>
                <w:iCs/>
                <w:noProof/>
              </w:rPr>
              <w:drawing>
                <wp:inline distT="0" distB="0" distL="0" distR="0" wp14:anchorId="02371093" wp14:editId="3BE8BF96">
                  <wp:extent cx="4472940" cy="1141371"/>
                  <wp:effectExtent l="0" t="0" r="3810" b="1905"/>
                  <wp:docPr id="1925479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79640" name=""/>
                          <pic:cNvPicPr/>
                        </pic:nvPicPr>
                        <pic:blipFill>
                          <a:blip r:embed="rId303"/>
                          <a:stretch>
                            <a:fillRect/>
                          </a:stretch>
                        </pic:blipFill>
                        <pic:spPr>
                          <a:xfrm>
                            <a:off x="0" y="0"/>
                            <a:ext cx="4479239" cy="1142978"/>
                          </a:xfrm>
                          <a:prstGeom prst="rect">
                            <a:avLst/>
                          </a:prstGeom>
                        </pic:spPr>
                      </pic:pic>
                    </a:graphicData>
                  </a:graphic>
                </wp:inline>
              </w:drawing>
            </w:r>
          </w:p>
          <w:p w14:paraId="28DE3B3F" w14:textId="77777777" w:rsidR="00351D06" w:rsidRDefault="00351D06" w:rsidP="00423717">
            <w:pPr>
              <w:rPr>
                <w:rFonts w:ascii="Cambria Math" w:hAnsi="Cambria Math"/>
                <w:iCs/>
              </w:rPr>
            </w:pPr>
          </w:p>
          <w:p w14:paraId="6D4BF19F" w14:textId="2DEA0FB0" w:rsidR="00351D06" w:rsidRDefault="001E66B4" w:rsidP="00423717">
            <w:pPr>
              <w:rPr>
                <w:rFonts w:ascii="Cambria Math" w:eastAsiaTheme="minorEastAsia" w:hAnsi="Cambria Math"/>
              </w:rPr>
            </w:pPr>
            <w:r>
              <w:rPr>
                <w:rFonts w:ascii="Cambria Math" w:hAnsi="Cambria Math"/>
                <w:iCs/>
              </w:rPr>
              <w:t xml:space="preserve">Cada </w:t>
            </w:r>
            <w:proofErr w:type="spellStart"/>
            <w:r>
              <w:rPr>
                <w:rFonts w:ascii="Cambria Math" w:hAnsi="Cambria Math"/>
                <w:iCs/>
              </w:rPr>
              <w:t>logit</w:t>
            </w:r>
            <w:proofErr w:type="spellEnd"/>
            <w:r>
              <w:rPr>
                <w:rFonts w:ascii="Cambria Math" w:hAnsi="Cambria Math"/>
                <w:iCs/>
              </w:rPr>
              <w:t xml:space="preserve"> es el </w:t>
            </w:r>
            <w:r>
              <w:rPr>
                <w:rFonts w:ascii="Cambria Math" w:hAnsi="Cambria Math"/>
                <w:b/>
                <w:bCs/>
                <w:iCs/>
              </w:rPr>
              <w:t xml:space="preserve">producto punto </w:t>
            </w:r>
            <w:r>
              <w:rPr>
                <w:rFonts w:ascii="Cambria Math" w:hAnsi="Cambria Math"/>
                <w:iCs/>
              </w:rPr>
              <w:t xml:space="preserve">entre </w:t>
            </w:r>
            <m:oMath>
              <m:sSub>
                <m:sSubPr>
                  <m:ctrlPr>
                    <w:rPr>
                      <w:rFonts w:ascii="Cambria Math" w:hAnsi="Cambria Math"/>
                    </w:rPr>
                  </m:ctrlPr>
                </m:sSubPr>
                <m:e>
                  <m:r>
                    <w:rPr>
                      <w:rFonts w:ascii="Cambria Math" w:hAnsi="Cambria Math"/>
                    </w:rPr>
                    <m:t>y</m:t>
                  </m:r>
                </m:e>
                <m:sub>
                  <m:r>
                    <w:rPr>
                      <w:rFonts w:ascii="Cambria Math" w:hAnsi="Cambria Math"/>
                    </w:rPr>
                    <m:t>3</m:t>
                  </m:r>
                </m:sub>
              </m:sSub>
            </m:oMath>
            <w:r>
              <w:rPr>
                <w:rFonts w:ascii="Cambria Math" w:eastAsiaTheme="minorEastAsia" w:hAnsi="Cambria Math"/>
              </w:rPr>
              <w:t xml:space="preserve"> y la fila de ese token:</w:t>
            </w:r>
          </w:p>
          <w:p w14:paraId="54BC2B58" w14:textId="3B9A941F" w:rsidR="001E66B4" w:rsidRDefault="009012BB" w:rsidP="00423717">
            <w:pPr>
              <w:rPr>
                <w:rFonts w:ascii="Cambria Math" w:hAnsi="Cambria Math"/>
                <w:iCs/>
              </w:rPr>
            </w:pPr>
            <w:r w:rsidRPr="009012BB">
              <w:rPr>
                <w:rFonts w:ascii="Cambria Math" w:hAnsi="Cambria Math"/>
                <w:iCs/>
                <w:noProof/>
              </w:rPr>
              <w:drawing>
                <wp:inline distT="0" distB="0" distL="0" distR="0" wp14:anchorId="34313AEF" wp14:editId="6C09F7F5">
                  <wp:extent cx="5135880" cy="913566"/>
                  <wp:effectExtent l="0" t="0" r="0" b="1270"/>
                  <wp:docPr id="322042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42288" name=""/>
                          <pic:cNvPicPr/>
                        </pic:nvPicPr>
                        <pic:blipFill>
                          <a:blip r:embed="rId304"/>
                          <a:stretch>
                            <a:fillRect/>
                          </a:stretch>
                        </pic:blipFill>
                        <pic:spPr>
                          <a:xfrm>
                            <a:off x="0" y="0"/>
                            <a:ext cx="5147987" cy="915720"/>
                          </a:xfrm>
                          <a:prstGeom prst="rect">
                            <a:avLst/>
                          </a:prstGeom>
                        </pic:spPr>
                      </pic:pic>
                    </a:graphicData>
                  </a:graphic>
                </wp:inline>
              </w:drawing>
            </w:r>
          </w:p>
          <w:p w14:paraId="17F6ED15" w14:textId="77777777" w:rsidR="009012BB" w:rsidRDefault="009012BB" w:rsidP="00423717">
            <w:pPr>
              <w:rPr>
                <w:rFonts w:ascii="Cambria Math" w:hAnsi="Cambria Math"/>
                <w:iCs/>
              </w:rPr>
            </w:pPr>
          </w:p>
          <w:p w14:paraId="150A1361" w14:textId="253BB065" w:rsidR="00FD3D49" w:rsidRDefault="00FD3D49" w:rsidP="00423717">
            <w:pPr>
              <w:rPr>
                <w:rFonts w:ascii="Cambria Math" w:eastAsiaTheme="minorEastAsia" w:hAnsi="Cambria Math"/>
              </w:rPr>
            </w:pPr>
            <w:r>
              <w:rPr>
                <w:rFonts w:ascii="Cambria Math" w:hAnsi="Cambria Math"/>
                <w:iCs/>
              </w:rPr>
              <w:t xml:space="preserve">Los </w:t>
            </w:r>
            <w:proofErr w:type="spellStart"/>
            <w:r>
              <w:rPr>
                <w:rFonts w:ascii="Cambria Math" w:hAnsi="Cambria Math"/>
                <w:iCs/>
              </w:rPr>
              <w:t>logits</w:t>
            </w:r>
            <w:proofErr w:type="spellEnd"/>
            <w:r>
              <w:rPr>
                <w:rFonts w:ascii="Cambria Math" w:hAnsi="Cambria Math"/>
                <w:iCs/>
              </w:rPr>
              <w:t xml:space="preserve"> son </w:t>
            </w:r>
            <m:oMath>
              <m:d>
                <m:dPr>
                  <m:begChr m:val="["/>
                  <m:endChr m:val="]"/>
                  <m:ctrlPr>
                    <w:rPr>
                      <w:rFonts w:ascii="Cambria Math" w:hAnsi="Cambria Math"/>
                    </w:rPr>
                  </m:ctrlPr>
                </m:dPr>
                <m:e>
                  <m:r>
                    <w:rPr>
                      <w:rFonts w:ascii="Cambria Math" w:hAnsi="Cambria Math"/>
                    </w:rPr>
                    <m:t>1.7, 0.3, 0.3, 0.7</m:t>
                  </m:r>
                </m:e>
              </m:d>
            </m:oMath>
            <w:r>
              <w:rPr>
                <w:rFonts w:ascii="Cambria Math" w:eastAsiaTheme="minorEastAsia" w:hAnsi="Cambria Math"/>
              </w:rPr>
              <w:t>. Despues de softmax:</w:t>
            </w:r>
          </w:p>
          <w:p w14:paraId="32D55064" w14:textId="1AF449C7" w:rsidR="00FD3D49" w:rsidRPr="001E66B4" w:rsidRDefault="00FD3D49" w:rsidP="00423717">
            <w:pPr>
              <w:rPr>
                <w:rFonts w:ascii="Cambria Math" w:hAnsi="Cambria Math"/>
                <w:iCs/>
              </w:rPr>
            </w:pPr>
            <w:proofErr w:type="spellStart"/>
            <m:oMathPara>
              <m:oMath>
                <m:r>
                  <m:rPr>
                    <m:nor/>
                  </m:rPr>
                  <w:rPr>
                    <w:rFonts w:ascii="Cambria Math" w:hAnsi="Cambria Math"/>
                  </w:rPr>
                  <m:t>softmax</m:t>
                </m:r>
                <w:proofErr w:type="spellEnd"/>
                <m:d>
                  <m:dPr>
                    <m:ctrlPr>
                      <w:rPr>
                        <w:rFonts w:ascii="Cambria Math" w:hAnsi="Cambria Math"/>
                      </w:rPr>
                    </m:ctrlPr>
                  </m:dPr>
                  <m:e>
                    <m:d>
                      <m:dPr>
                        <m:begChr m:val="["/>
                        <m:endChr m:val="]"/>
                        <m:ctrlPr>
                          <w:rPr>
                            <w:rFonts w:ascii="Cambria Math" w:hAnsi="Cambria Math"/>
                          </w:rPr>
                        </m:ctrlPr>
                      </m:dPr>
                      <m:e>
                        <m:r>
                          <w:rPr>
                            <w:rFonts w:ascii="Cambria Math" w:hAnsi="Cambria Math"/>
                          </w:rPr>
                          <m:t>1.7, 0.3, 0.3, 0.7</m:t>
                        </m:r>
                      </m:e>
                    </m:d>
                  </m:e>
                </m:d>
                <m:r>
                  <w:rPr>
                    <w:rFonts w:ascii="Cambria Math" w:hAnsi="Cambria Math"/>
                  </w:rPr>
                  <m:t>≈</m:t>
                </m:r>
                <m:d>
                  <m:dPr>
                    <m:begChr m:val="["/>
                    <m:endChr m:val="]"/>
                    <m:ctrlPr>
                      <w:rPr>
                        <w:rFonts w:ascii="Cambria Math" w:hAnsi="Cambria Math"/>
                      </w:rPr>
                    </m:ctrlPr>
                  </m:dPr>
                  <m:e>
                    <m:r>
                      <w:rPr>
                        <w:rFonts w:ascii="Cambria Math" w:hAnsi="Cambria Math"/>
                      </w:rPr>
                      <m:t>0.54, 0.13, 0.13, 0.20</m:t>
                    </m:r>
                  </m:e>
                </m:d>
              </m:oMath>
            </m:oMathPara>
          </w:p>
          <w:p w14:paraId="5CA6BCA1" w14:textId="77777777" w:rsidR="00C546E7" w:rsidRDefault="00C546E7" w:rsidP="00423717">
            <w:pPr>
              <w:rPr>
                <w:rFonts w:ascii="Cambria Math" w:hAnsi="Cambria Math"/>
                <w:iCs/>
              </w:rPr>
            </w:pPr>
          </w:p>
          <w:p w14:paraId="47EF8C7E" w14:textId="4B7E04FF" w:rsidR="00FD3D49" w:rsidRDefault="00FD3D49" w:rsidP="00423717">
            <w:pPr>
              <w:rPr>
                <w:rFonts w:ascii="Cambria Math" w:hAnsi="Cambria Math"/>
                <w:iCs/>
              </w:rPr>
            </w:pPr>
            <w:r>
              <w:rPr>
                <w:rFonts w:ascii="Cambria Math" w:hAnsi="Cambria Math"/>
                <w:iCs/>
              </w:rPr>
              <w:t xml:space="preserve">“Der” gana, porque </w:t>
            </w:r>
            <m:oMath>
              <m:sSub>
                <m:sSubPr>
                  <m:ctrlPr>
                    <w:rPr>
                      <w:rFonts w:ascii="Cambria Math" w:hAnsi="Cambria Math"/>
                    </w:rPr>
                  </m:ctrlPr>
                </m:sSubPr>
                <m:e>
                  <m:r>
                    <w:rPr>
                      <w:rFonts w:ascii="Cambria Math" w:hAnsi="Cambria Math"/>
                    </w:rPr>
                    <m:t>y</m:t>
                  </m:r>
                </m:e>
                <m:sub>
                  <m:r>
                    <w:rPr>
                      <w:rFonts w:ascii="Cambria Math" w:hAnsi="Cambria Math"/>
                    </w:rPr>
                    <m:t>3</m:t>
                  </m:r>
                </m:sub>
              </m:sSub>
            </m:oMath>
            <w:r>
              <w:rPr>
                <w:rFonts w:ascii="Cambria Math" w:eastAsiaTheme="minorEastAsia" w:hAnsi="Cambria Math"/>
              </w:rPr>
              <w:t>apunta hacia donde esta el embedding de “Der”.</w:t>
            </w:r>
          </w:p>
          <w:p w14:paraId="1408ABC6" w14:textId="77777777" w:rsidR="00C546E7" w:rsidRDefault="00C546E7" w:rsidP="00423717">
            <w:pPr>
              <w:rPr>
                <w:rFonts w:ascii="Cambria Math" w:hAnsi="Cambria Math"/>
                <w:iCs/>
              </w:rPr>
            </w:pPr>
          </w:p>
          <w:p w14:paraId="1CDC1CBF" w14:textId="1B7AAB06" w:rsidR="00C546E7" w:rsidRPr="00AE6E28" w:rsidRDefault="00920DF4" w:rsidP="00423717">
            <w:pPr>
              <w:rPr>
                <w:rFonts w:cs="Arial"/>
                <w:b/>
                <w:bCs/>
                <w:iCs/>
                <w:sz w:val="24"/>
                <w:szCs w:val="28"/>
              </w:rPr>
            </w:pPr>
            <w:r w:rsidRPr="00AE6E28">
              <w:rPr>
                <w:rFonts w:cs="Arial"/>
                <w:b/>
                <w:bCs/>
                <w:iCs/>
                <w:sz w:val="24"/>
                <w:szCs w:val="28"/>
                <w:highlight w:val="yellow"/>
              </w:rPr>
              <w:t xml:space="preserve">Por qué aparece la traspuesta </w:t>
            </w:r>
            <w:r w:rsidR="00AE6E28" w:rsidRPr="00AE6E28">
              <w:rPr>
                <w:rFonts w:cs="Arial"/>
                <w:b/>
                <w:bCs/>
                <w:iCs/>
                <w:sz w:val="24"/>
                <w:szCs w:val="28"/>
                <w:highlight w:val="yellow"/>
              </w:rPr>
              <w:t>(</w:t>
            </w:r>
            <m:oMath>
              <m:sSubSup>
                <m:sSubSupPr>
                  <m:ctrlPr>
                    <w:rPr>
                      <w:rFonts w:ascii="Cambria Math" w:hAnsi="Cambria Math" w:cs="Arial"/>
                      <w:b/>
                      <w:bCs/>
                      <w:sz w:val="24"/>
                      <w:szCs w:val="28"/>
                      <w:highlight w:val="yellow"/>
                    </w:rPr>
                  </m:ctrlPr>
                </m:sSubSupPr>
                <m:e>
                  <m:r>
                    <m:rPr>
                      <m:sty m:val="bi"/>
                    </m:rPr>
                    <w:rPr>
                      <w:rFonts w:ascii="Cambria Math" w:hAnsi="Cambria Math" w:cs="Arial"/>
                      <w:sz w:val="24"/>
                      <w:szCs w:val="28"/>
                      <w:highlight w:val="yellow"/>
                    </w:rPr>
                    <m:t>W</m:t>
                  </m:r>
                </m:e>
                <m:sub>
                  <m:r>
                    <m:rPr>
                      <m:sty m:val="bi"/>
                    </m:rPr>
                    <w:rPr>
                      <w:rFonts w:ascii="Cambria Math" w:hAnsi="Cambria Math" w:cs="Arial"/>
                      <w:sz w:val="24"/>
                      <w:szCs w:val="28"/>
                      <w:highlight w:val="yellow"/>
                    </w:rPr>
                    <m:t>emb</m:t>
                  </m:r>
                </m:sub>
                <m:sup>
                  <m:r>
                    <m:rPr>
                      <m:sty m:val="bi"/>
                    </m:rPr>
                    <w:rPr>
                      <w:rFonts w:ascii="Cambria Math" w:hAnsi="Cambria Math" w:cs="Arial"/>
                      <w:sz w:val="24"/>
                      <w:szCs w:val="28"/>
                      <w:highlight w:val="yellow"/>
                    </w:rPr>
                    <m:t>T</m:t>
                  </m:r>
                </m:sup>
              </m:sSubSup>
              <m:r>
                <m:rPr>
                  <m:sty m:val="bi"/>
                </m:rPr>
                <w:rPr>
                  <w:rFonts w:ascii="Cambria Math" w:hAnsi="Cambria Math" w:cs="Arial"/>
                  <w:sz w:val="24"/>
                  <w:szCs w:val="28"/>
                  <w:highlight w:val="yellow"/>
                </w:rPr>
                <m:t>)</m:t>
              </m:r>
            </m:oMath>
          </w:p>
          <w:p w14:paraId="0D4EDBAD" w14:textId="77777777" w:rsidR="00763986" w:rsidRDefault="00AE6E28" w:rsidP="00423717">
            <w:pPr>
              <w:rPr>
                <w:rFonts w:ascii="Cambria Math" w:eastAsiaTheme="minorEastAsia" w:hAnsi="Cambria Math"/>
              </w:rPr>
            </w:pPr>
            <w:r>
              <w:rPr>
                <w:rFonts w:ascii="Cambria Math" w:hAnsi="Cambria Math"/>
                <w:iCs/>
              </w:rPr>
              <w:t xml:space="preserve">Es solo para que las dimensiones </w:t>
            </w:r>
            <w:proofErr w:type="spellStart"/>
            <w:r>
              <w:rPr>
                <w:rFonts w:ascii="Cambria Math" w:hAnsi="Cambria Math"/>
                <w:iCs/>
              </w:rPr>
              <w:t>encjaen</w:t>
            </w:r>
            <w:proofErr w:type="spellEnd"/>
            <w:r>
              <w:rPr>
                <w:rFonts w:ascii="Cambria Math" w:hAnsi="Cambria Math"/>
                <w:iCs/>
              </w:rPr>
              <w:t xml:space="preserve">. En el ejemplo, la tabla es 4 x 3 (un token por fila) </w:t>
            </w:r>
            <w:r w:rsidR="00763986">
              <w:rPr>
                <w:rFonts w:ascii="Cambria Math" w:hAnsi="Cambria Math"/>
                <w:iCs/>
              </w:rPr>
              <w:t xml:space="preserve">y </w:t>
            </w:r>
            <m:oMath>
              <m:sSub>
                <m:sSubPr>
                  <m:ctrlPr>
                    <w:rPr>
                      <w:rFonts w:ascii="Cambria Math" w:hAnsi="Cambria Math"/>
                    </w:rPr>
                  </m:ctrlPr>
                </m:sSubPr>
                <m:e>
                  <m:r>
                    <w:rPr>
                      <w:rFonts w:ascii="Cambria Math" w:hAnsi="Cambria Math"/>
                    </w:rPr>
                    <m:t>y</m:t>
                  </m:r>
                </m:e>
                <m:sub>
                  <m:r>
                    <w:rPr>
                      <w:rFonts w:ascii="Cambria Math" w:hAnsi="Cambria Math"/>
                    </w:rPr>
                    <m:t>3</m:t>
                  </m:r>
                </m:sub>
              </m:sSub>
            </m:oMath>
            <w:r w:rsidR="00763986">
              <w:rPr>
                <w:rFonts w:ascii="Cambria Math" w:eastAsiaTheme="minorEastAsia" w:hAnsi="Cambria Math"/>
              </w:rPr>
              <w:t xml:space="preserve"> es 1 x 3, así que hay que voltear la tabla:</w:t>
            </w:r>
          </w:p>
          <w:p w14:paraId="44C20615" w14:textId="50BDCD8E" w:rsidR="00763986" w:rsidRDefault="00763986" w:rsidP="00423717">
            <w:pPr>
              <w:rPr>
                <w:rFonts w:ascii="Cambria Math" w:eastAsiaTheme="minorEastAsia" w:hAnsi="Cambria Math"/>
              </w:rPr>
            </w:pPr>
            <w:r w:rsidRPr="00763986">
              <w:rPr>
                <w:rFonts w:ascii="Cambria Math" w:eastAsiaTheme="minorEastAsia" w:hAnsi="Cambria Math"/>
                <w:noProof/>
              </w:rPr>
              <w:drawing>
                <wp:inline distT="0" distB="0" distL="0" distR="0" wp14:anchorId="1C838F7D" wp14:editId="0B319A76">
                  <wp:extent cx="5547841" cy="365792"/>
                  <wp:effectExtent l="38100" t="38100" r="34290" b="34290"/>
                  <wp:docPr id="991909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09393" name=""/>
                          <pic:cNvPicPr/>
                        </pic:nvPicPr>
                        <pic:blipFill>
                          <a:blip r:embed="rId305"/>
                          <a:stretch>
                            <a:fillRect/>
                          </a:stretch>
                        </pic:blipFill>
                        <pic:spPr>
                          <a:xfrm>
                            <a:off x="0" y="0"/>
                            <a:ext cx="5547841" cy="365792"/>
                          </a:xfrm>
                          <a:prstGeom prst="rect">
                            <a:avLst/>
                          </a:prstGeom>
                          <a:ln w="28575">
                            <a:solidFill>
                              <a:schemeClr val="tx1"/>
                            </a:solidFill>
                          </a:ln>
                        </pic:spPr>
                      </pic:pic>
                    </a:graphicData>
                  </a:graphic>
                </wp:inline>
              </w:drawing>
            </w:r>
          </w:p>
          <w:p w14:paraId="48394FC9" w14:textId="34C07C9B" w:rsidR="00763986" w:rsidRDefault="00763986" w:rsidP="00423717">
            <w:pPr>
              <w:rPr>
                <w:rFonts w:ascii="Cambria Math" w:eastAsiaTheme="minorEastAsia" w:hAnsi="Cambria Math"/>
              </w:rPr>
            </w:pPr>
            <w:r>
              <w:rPr>
                <w:rFonts w:ascii="Cambria Math" w:eastAsiaTheme="minorEastAsia" w:hAnsi="Cambria Math"/>
              </w:rPr>
              <w:t>En el modelo real es lo mismo con otros tamaños:</w:t>
            </w:r>
          </w:p>
          <w:p w14:paraId="5BC4EFA2" w14:textId="2AA6D1EF" w:rsidR="00763986" w:rsidRDefault="001A2D15" w:rsidP="00423717">
            <w:pPr>
              <w:rPr>
                <w:rFonts w:ascii="Cambria Math" w:eastAsiaTheme="minorEastAsia" w:hAnsi="Cambria Math"/>
              </w:rPr>
            </w:pPr>
            <w:r w:rsidRPr="001A2D15">
              <w:rPr>
                <w:rFonts w:ascii="Cambria Math" w:eastAsiaTheme="minorEastAsia" w:hAnsi="Cambria Math"/>
                <w:noProof/>
              </w:rPr>
              <w:drawing>
                <wp:inline distT="0" distB="0" distL="0" distR="0" wp14:anchorId="5CD0994F" wp14:editId="0B44EAD4">
                  <wp:extent cx="5921253" cy="266723"/>
                  <wp:effectExtent l="19050" t="19050" r="22860" b="19050"/>
                  <wp:docPr id="677819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19876" name=""/>
                          <pic:cNvPicPr/>
                        </pic:nvPicPr>
                        <pic:blipFill>
                          <a:blip r:embed="rId306"/>
                          <a:stretch>
                            <a:fillRect/>
                          </a:stretch>
                        </pic:blipFill>
                        <pic:spPr>
                          <a:xfrm>
                            <a:off x="0" y="0"/>
                            <a:ext cx="5921253" cy="266723"/>
                          </a:xfrm>
                          <a:prstGeom prst="rect">
                            <a:avLst/>
                          </a:prstGeom>
                          <a:ln w="12700">
                            <a:solidFill>
                              <a:schemeClr val="tx1"/>
                            </a:solidFill>
                          </a:ln>
                        </pic:spPr>
                      </pic:pic>
                    </a:graphicData>
                  </a:graphic>
                </wp:inline>
              </w:drawing>
            </w:r>
          </w:p>
          <w:p w14:paraId="62A1D4B4" w14:textId="77777777" w:rsidR="001A2D15" w:rsidRDefault="001A2D15" w:rsidP="00423717">
            <w:pPr>
              <w:rPr>
                <w:rFonts w:ascii="Cambria Math" w:eastAsiaTheme="minorEastAsia" w:hAnsi="Cambria Math"/>
              </w:rPr>
            </w:pPr>
          </w:p>
          <w:p w14:paraId="2C575E07" w14:textId="77777777" w:rsidR="001A2D15" w:rsidRPr="001A2D15" w:rsidRDefault="001A2D15" w:rsidP="001A2D15">
            <w:pPr>
              <w:rPr>
                <w:rFonts w:ascii="Cambria Math" w:eastAsiaTheme="minorEastAsia" w:hAnsi="Cambria Math"/>
              </w:rPr>
            </w:pPr>
            <w:r w:rsidRPr="001A2D15">
              <w:rPr>
                <w:rFonts w:ascii="Cambria Math" w:eastAsiaTheme="minorEastAsia" w:hAnsi="Cambria Math"/>
              </w:rPr>
              <w:t>Es una sola multiplicación, unos 19 millones de productos individuales (512 × 37.000).</w:t>
            </w:r>
          </w:p>
          <w:p w14:paraId="717F0CF3" w14:textId="77777777" w:rsidR="00184DB2" w:rsidRDefault="00184DB2" w:rsidP="00423717">
            <w:pPr>
              <w:rPr>
                <w:rFonts w:ascii="Cambria Math" w:eastAsiaTheme="minorEastAsia" w:hAnsi="Cambria Math"/>
                <w:b/>
                <w:bCs/>
                <w:sz w:val="24"/>
                <w:szCs w:val="28"/>
                <w:highlight w:val="yellow"/>
              </w:rPr>
            </w:pPr>
          </w:p>
          <w:p w14:paraId="7C441822" w14:textId="1E099AA9" w:rsidR="001A2D15" w:rsidRPr="00184DB2" w:rsidRDefault="00184DB2" w:rsidP="00423717">
            <w:pPr>
              <w:rPr>
                <w:rFonts w:ascii="Cambria Math" w:eastAsiaTheme="minorEastAsia" w:hAnsi="Cambria Math"/>
                <w:b/>
                <w:bCs/>
                <w:sz w:val="24"/>
                <w:szCs w:val="28"/>
              </w:rPr>
            </w:pPr>
            <w:r w:rsidRPr="00184DB2">
              <w:rPr>
                <w:rFonts w:ascii="Cambria Math" w:eastAsiaTheme="minorEastAsia" w:hAnsi="Cambria Math"/>
                <w:b/>
                <w:bCs/>
                <w:sz w:val="24"/>
                <w:szCs w:val="28"/>
                <w:highlight w:val="yellow"/>
              </w:rPr>
              <w:t xml:space="preserve">Por qué el </w:t>
            </w:r>
            <w:proofErr w:type="spellStart"/>
            <w:proofErr w:type="gramStart"/>
            <w:r w:rsidRPr="00184DB2">
              <w:rPr>
                <w:rFonts w:ascii="Cambria Math" w:eastAsiaTheme="minorEastAsia" w:hAnsi="Cambria Math"/>
                <w:b/>
                <w:bCs/>
                <w:sz w:val="24"/>
                <w:szCs w:val="28"/>
                <w:highlight w:val="yellow"/>
              </w:rPr>
              <w:t>paper</w:t>
            </w:r>
            <w:proofErr w:type="spellEnd"/>
            <w:proofErr w:type="gramEnd"/>
            <w:r w:rsidRPr="00184DB2">
              <w:rPr>
                <w:rFonts w:ascii="Cambria Math" w:eastAsiaTheme="minorEastAsia" w:hAnsi="Cambria Math"/>
                <w:b/>
                <w:bCs/>
                <w:sz w:val="24"/>
                <w:szCs w:val="28"/>
                <w:highlight w:val="yellow"/>
              </w:rPr>
              <w:t xml:space="preserve"> reutiliza la misma matriz</w:t>
            </w:r>
          </w:p>
          <w:p w14:paraId="4C72842E" w14:textId="23AFB9D8" w:rsidR="00763986" w:rsidRDefault="00184DB2" w:rsidP="00423717">
            <w:pPr>
              <w:rPr>
                <w:rFonts w:ascii="Cambria Math" w:eastAsiaTheme="minorEastAsia" w:hAnsi="Cambria Math"/>
              </w:rPr>
            </w:pPr>
            <w:r>
              <w:rPr>
                <w:rFonts w:ascii="Cambria Math" w:eastAsiaTheme="minorEastAsia" w:hAnsi="Cambria Math"/>
              </w:rPr>
              <w:t xml:space="preserve">Según el </w:t>
            </w:r>
            <w:proofErr w:type="spellStart"/>
            <w:proofErr w:type="gramStart"/>
            <w:r>
              <w:rPr>
                <w:rFonts w:ascii="Cambria Math" w:eastAsiaTheme="minorEastAsia" w:hAnsi="Cambria Math"/>
              </w:rPr>
              <w:t>paper</w:t>
            </w:r>
            <w:proofErr w:type="spellEnd"/>
            <w:proofErr w:type="gramEnd"/>
            <w:r>
              <w:rPr>
                <w:rFonts w:ascii="Cambria Math" w:eastAsiaTheme="minorEastAsia" w:hAnsi="Cambria Math"/>
              </w:rPr>
              <w:t xml:space="preserve"> (</w:t>
            </w:r>
            <w:proofErr w:type="spellStart"/>
            <w:r>
              <w:rPr>
                <w:rFonts w:ascii="Cambria Math" w:eastAsiaTheme="minorEastAsia" w:hAnsi="Cambria Math"/>
              </w:rPr>
              <w:t>Seccion</w:t>
            </w:r>
            <w:proofErr w:type="spellEnd"/>
            <w:r>
              <w:rPr>
                <w:rFonts w:ascii="Cambria Math" w:eastAsiaTheme="minorEastAsia" w:hAnsi="Cambria Math"/>
              </w:rPr>
              <w:t xml:space="preserve"> 3.4), la </w:t>
            </w:r>
            <w:proofErr w:type="spellStart"/>
            <w:r>
              <w:rPr>
                <w:rFonts w:ascii="Cambria Math" w:eastAsiaTheme="minorEastAsia" w:hAnsi="Cambria Math"/>
              </w:rPr>
              <w:t>mariz</w:t>
            </w:r>
            <w:proofErr w:type="spellEnd"/>
            <w:r>
              <w:rPr>
                <w:rFonts w:ascii="Cambria Math" w:eastAsiaTheme="minorEastAsia" w:hAnsi="Cambria Math"/>
              </w:rPr>
              <w:t xml:space="preserve"> de la capa lineal es la misma que la de </w:t>
            </w:r>
            <w:proofErr w:type="spellStart"/>
            <w:r>
              <w:rPr>
                <w:rFonts w:ascii="Cambria Math" w:eastAsiaTheme="minorEastAsia" w:hAnsi="Cambria Math"/>
              </w:rPr>
              <w:t>embeddings</w:t>
            </w:r>
            <w:proofErr w:type="spellEnd"/>
            <w:r>
              <w:rPr>
                <w:rFonts w:ascii="Cambria Math" w:eastAsiaTheme="minorEastAsia" w:hAnsi="Cambria Math"/>
              </w:rPr>
              <w:t xml:space="preserve">. Como el </w:t>
            </w:r>
            <w:proofErr w:type="spellStart"/>
            <w:r>
              <w:rPr>
                <w:rFonts w:ascii="Cambria Math" w:eastAsiaTheme="minorEastAsia" w:hAnsi="Cambria Math"/>
              </w:rPr>
              <w:t>embedding</w:t>
            </w:r>
            <w:proofErr w:type="spellEnd"/>
            <w:r>
              <w:rPr>
                <w:rFonts w:ascii="Cambria Math" w:eastAsiaTheme="minorEastAsia" w:hAnsi="Cambria Math"/>
              </w:rPr>
              <w:t xml:space="preserve"> de “Der” es el punto del espacio de 512 dimensiones donde “vive” esa palabra, </w:t>
            </w:r>
            <w:r w:rsidR="00A40658">
              <w:rPr>
                <w:rFonts w:ascii="Cambria Math" w:eastAsiaTheme="minorEastAsia" w:hAnsi="Cambria Math"/>
              </w:rPr>
              <w:t xml:space="preserve">el modelo aprende a producir un y3 que </w:t>
            </w:r>
            <w:r w:rsidR="00A40658">
              <w:rPr>
                <w:rFonts w:ascii="Cambria Math" w:eastAsiaTheme="minorEastAsia" w:hAnsi="Cambria Math"/>
                <w:b/>
                <w:bCs/>
              </w:rPr>
              <w:t xml:space="preserve">apunte hacia el </w:t>
            </w:r>
            <w:proofErr w:type="spellStart"/>
            <w:r w:rsidR="00B3419E">
              <w:rPr>
                <w:rFonts w:ascii="Cambria Math" w:eastAsiaTheme="minorEastAsia" w:hAnsi="Cambria Math"/>
                <w:b/>
                <w:bCs/>
              </w:rPr>
              <w:t>embedding</w:t>
            </w:r>
            <w:proofErr w:type="spellEnd"/>
            <w:r w:rsidR="00B3419E">
              <w:rPr>
                <w:rFonts w:ascii="Cambria Math" w:eastAsiaTheme="minorEastAsia" w:hAnsi="Cambria Math"/>
                <w:b/>
                <w:bCs/>
              </w:rPr>
              <w:t xml:space="preserve"> de la palabra que quiere decir. </w:t>
            </w:r>
            <w:proofErr w:type="spellStart"/>
            <w:r w:rsidR="00B3419E">
              <w:rPr>
                <w:rFonts w:ascii="Cambria Math" w:eastAsiaTheme="minorEastAsia" w:hAnsi="Cambria Math"/>
              </w:rPr>
              <w:t>Asi</w:t>
            </w:r>
            <w:proofErr w:type="spellEnd"/>
            <w:r w:rsidR="00B3419E">
              <w:rPr>
                <w:rFonts w:ascii="Cambria Math" w:eastAsiaTheme="minorEastAsia" w:hAnsi="Cambria Math"/>
              </w:rPr>
              <w:t xml:space="preserve"> el mismo espacio sirve para entrar (palabra -&gt; vector) y para salir (vector -&gt; palabra).</w:t>
            </w:r>
          </w:p>
          <w:p w14:paraId="75A8C0CB" w14:textId="77777777" w:rsidR="00B3419E" w:rsidRDefault="00B3419E" w:rsidP="00423717">
            <w:pPr>
              <w:rPr>
                <w:rFonts w:ascii="Cambria Math" w:eastAsiaTheme="minorEastAsia" w:hAnsi="Cambria Math"/>
              </w:rPr>
            </w:pPr>
          </w:p>
          <w:tbl>
            <w:tblPr>
              <w:tblStyle w:val="Tablaconcuadrcula"/>
              <w:tblW w:w="0" w:type="auto"/>
              <w:tblLook w:val="04A0" w:firstRow="1" w:lastRow="0" w:firstColumn="1" w:lastColumn="0" w:noHBand="0" w:noVBand="1"/>
            </w:tblPr>
            <w:tblGrid>
              <w:gridCol w:w="10564"/>
            </w:tblGrid>
            <w:tr w:rsidR="00E915BF" w14:paraId="06D6D7C6" w14:textId="77777777" w:rsidTr="00E915BF">
              <w:tc>
                <w:tcPr>
                  <w:tcW w:w="10564" w:type="dxa"/>
                </w:tcPr>
                <w:p w14:paraId="6703CB22" w14:textId="77777777" w:rsidR="00E915BF" w:rsidRPr="00E915BF" w:rsidRDefault="00E915BF" w:rsidP="00E915BF">
                  <w:pPr>
                    <w:rPr>
                      <w:rFonts w:ascii="Cambria Math" w:eastAsiaTheme="minorEastAsia" w:hAnsi="Cambria Math"/>
                    </w:rPr>
                  </w:pPr>
                  <w:r w:rsidRPr="00E915BF">
                    <w:rPr>
                      <w:rFonts w:ascii="Cambria Math" w:eastAsiaTheme="minorEastAsia" w:hAnsi="Cambria Math"/>
                    </w:rPr>
                    <w:t xml:space="preserve">Digo que </w:t>
                  </w:r>
                  <w:r w:rsidRPr="00E915BF">
                    <w:rPr>
                      <w:rFonts w:ascii="Cambria Math" w:eastAsiaTheme="minorEastAsia" w:hAnsi="Cambria Math"/>
                      <w:b/>
                      <w:bCs/>
                    </w:rPr>
                    <w:t>la misma tabla se usa dos veces</w:t>
                  </w:r>
                  <w:r w:rsidRPr="00E915BF">
                    <w:rPr>
                      <w:rFonts w:ascii="Cambria Math" w:eastAsiaTheme="minorEastAsia" w:hAnsi="Cambria Math"/>
                    </w:rPr>
                    <w:t>: una para entrar al modelo y otra para salir.</w:t>
                  </w:r>
                </w:p>
                <w:p w14:paraId="29CD5359" w14:textId="77777777" w:rsidR="00E915BF" w:rsidRDefault="00E915BF" w:rsidP="00423717">
                  <w:pPr>
                    <w:rPr>
                      <w:rFonts w:ascii="Cambria Math" w:eastAsiaTheme="minorEastAsia" w:hAnsi="Cambria Math"/>
                    </w:rPr>
                  </w:pPr>
                </w:p>
                <w:p w14:paraId="47835FB9" w14:textId="77777777" w:rsidR="00E915BF" w:rsidRPr="005904F7" w:rsidRDefault="00E915BF" w:rsidP="00E915BF">
                  <w:pPr>
                    <w:rPr>
                      <w:rFonts w:ascii="Cambria Math" w:eastAsiaTheme="minorEastAsia" w:hAnsi="Cambria Math"/>
                      <w:b/>
                      <w:bCs/>
                      <w:sz w:val="24"/>
                      <w:szCs w:val="28"/>
                    </w:rPr>
                  </w:pPr>
                  <w:r w:rsidRPr="005904F7">
                    <w:rPr>
                      <w:rFonts w:ascii="Cambria Math" w:eastAsiaTheme="minorEastAsia" w:hAnsi="Cambria Math"/>
                      <w:b/>
                      <w:bCs/>
                      <w:sz w:val="24"/>
                      <w:szCs w:val="28"/>
                    </w:rPr>
                    <w:t>La tabla</w:t>
                  </w:r>
                </w:p>
                <w:p w14:paraId="5187E756" w14:textId="77777777" w:rsidR="005904F7" w:rsidRPr="005904F7" w:rsidRDefault="005904F7" w:rsidP="005904F7">
                  <w:pPr>
                    <w:rPr>
                      <w:rFonts w:ascii="Cambria Math" w:eastAsiaTheme="minorEastAsia" w:hAnsi="Cambria Math"/>
                    </w:rPr>
                  </w:pPr>
                  <w:r w:rsidRPr="005904F7">
                    <w:rPr>
                      <w:rFonts w:ascii="Cambria Math" w:eastAsiaTheme="minorEastAsia" w:hAnsi="Cambria Math"/>
                    </w:rPr>
                    <w:t>Es una tabla de 37.000 filas, una por token, y cada fila son 512 números. La fila de "Der" es el vector que representa a "Der".</w:t>
                  </w:r>
                </w:p>
                <w:p w14:paraId="205D6F00" w14:textId="77777777" w:rsidR="00E915BF" w:rsidRDefault="00E915BF" w:rsidP="00423717">
                  <w:pPr>
                    <w:rPr>
                      <w:rFonts w:ascii="Cambria Math" w:eastAsiaTheme="minorEastAsia" w:hAnsi="Cambria Math"/>
                    </w:rPr>
                  </w:pPr>
                </w:p>
                <w:p w14:paraId="2ADDD825" w14:textId="77777777" w:rsidR="005904F7" w:rsidRPr="003827DC" w:rsidRDefault="005904F7" w:rsidP="005904F7">
                  <w:pPr>
                    <w:rPr>
                      <w:rFonts w:ascii="Cambria Math" w:eastAsiaTheme="minorEastAsia" w:hAnsi="Cambria Math"/>
                      <w:b/>
                      <w:bCs/>
                      <w:sz w:val="24"/>
                      <w:szCs w:val="28"/>
                    </w:rPr>
                  </w:pPr>
                  <w:r w:rsidRPr="003827DC">
                    <w:rPr>
                      <w:rFonts w:ascii="Cambria Math" w:eastAsiaTheme="minorEastAsia" w:hAnsi="Cambria Math"/>
                      <w:b/>
                      <w:bCs/>
                      <w:sz w:val="24"/>
                      <w:szCs w:val="28"/>
                      <w:highlight w:val="yellow"/>
                    </w:rPr>
                    <w:lastRenderedPageBreak/>
                    <w:t>Uso 1: al entrar (palabra → vector)</w:t>
                  </w:r>
                </w:p>
                <w:p w14:paraId="6E2C5041" w14:textId="14F2197F" w:rsidR="005904F7" w:rsidRDefault="003827DC" w:rsidP="00423717">
                  <w:pPr>
                    <w:rPr>
                      <w:rFonts w:ascii="Cambria Math" w:eastAsiaTheme="minorEastAsia" w:hAnsi="Cambria Math"/>
                    </w:rPr>
                  </w:pPr>
                  <w:r>
                    <w:rPr>
                      <w:rFonts w:ascii="Cambria Math" w:eastAsiaTheme="minorEastAsia" w:hAnsi="Cambria Math"/>
                    </w:rPr>
                    <w:t>Tengo el Token ID de “Der” y busco su fila en la tabla:</w:t>
                  </w:r>
                </w:p>
                <w:p w14:paraId="029B95D4" w14:textId="7FBFA493" w:rsidR="003827DC" w:rsidRDefault="00A176DE" w:rsidP="00423717">
                  <w:pPr>
                    <w:rPr>
                      <w:rFonts w:ascii="Cambria Math" w:eastAsiaTheme="minorEastAsia" w:hAnsi="Cambria Math"/>
                    </w:rPr>
                  </w:pPr>
                  <w:r w:rsidRPr="00A176DE">
                    <w:rPr>
                      <w:rFonts w:ascii="Cambria Math" w:eastAsiaTheme="minorEastAsia" w:hAnsi="Cambria Math"/>
                      <w:noProof/>
                    </w:rPr>
                    <w:drawing>
                      <wp:inline distT="0" distB="0" distL="0" distR="0" wp14:anchorId="76198DAA" wp14:editId="3921AC4B">
                        <wp:extent cx="5613400" cy="517961"/>
                        <wp:effectExtent l="0" t="0" r="0" b="0"/>
                        <wp:docPr id="2008236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36898" name=""/>
                                <pic:cNvPicPr/>
                              </pic:nvPicPr>
                              <pic:blipFill>
                                <a:blip r:embed="rId307"/>
                                <a:stretch>
                                  <a:fillRect/>
                                </a:stretch>
                              </pic:blipFill>
                              <pic:spPr>
                                <a:xfrm>
                                  <a:off x="0" y="0"/>
                                  <a:ext cx="5633586" cy="519824"/>
                                </a:xfrm>
                                <a:prstGeom prst="rect">
                                  <a:avLst/>
                                </a:prstGeom>
                              </pic:spPr>
                            </pic:pic>
                          </a:graphicData>
                        </a:graphic>
                      </wp:inline>
                    </w:drawing>
                  </w:r>
                </w:p>
                <w:p w14:paraId="0F845D3D" w14:textId="77777777" w:rsidR="00A176DE" w:rsidRDefault="00A176DE" w:rsidP="00423717">
                  <w:pPr>
                    <w:rPr>
                      <w:rFonts w:ascii="Cambria Math" w:eastAsiaTheme="minorEastAsia" w:hAnsi="Cambria Math"/>
                    </w:rPr>
                  </w:pPr>
                </w:p>
                <w:p w14:paraId="7F7FAFCD" w14:textId="77777777" w:rsidR="00CB0542" w:rsidRPr="00CB0542" w:rsidRDefault="00CB0542" w:rsidP="00CB0542">
                  <w:pPr>
                    <w:rPr>
                      <w:rFonts w:ascii="Cambria Math" w:eastAsiaTheme="minorEastAsia" w:hAnsi="Cambria Math"/>
                      <w:b/>
                      <w:bCs/>
                      <w:sz w:val="24"/>
                      <w:szCs w:val="28"/>
                    </w:rPr>
                  </w:pPr>
                  <w:r w:rsidRPr="00CB0542">
                    <w:rPr>
                      <w:rFonts w:ascii="Cambria Math" w:eastAsiaTheme="minorEastAsia" w:hAnsi="Cambria Math"/>
                      <w:b/>
                      <w:bCs/>
                      <w:sz w:val="24"/>
                      <w:szCs w:val="28"/>
                      <w:highlight w:val="yellow"/>
                    </w:rPr>
                    <w:t>Uso 2: al salir (vector → palabra)</w:t>
                  </w:r>
                </w:p>
                <w:p w14:paraId="517F0FCB" w14:textId="0760114A" w:rsidR="00CB0542" w:rsidRPr="0025597A" w:rsidRDefault="00CB0542" w:rsidP="00423717">
                  <w:pPr>
                    <w:rPr>
                      <w:rFonts w:ascii="Cambria Math" w:eastAsiaTheme="minorEastAsia" w:hAnsi="Cambria Math"/>
                      <w:b/>
                      <w:bCs/>
                    </w:rPr>
                  </w:pPr>
                  <w:proofErr w:type="spellStart"/>
                  <w:r>
                    <w:rPr>
                      <w:rFonts w:ascii="Cambria Math" w:eastAsiaTheme="minorEastAsia" w:hAnsi="Cambria Math"/>
                    </w:rPr>
                    <w:t>Despues</w:t>
                  </w:r>
                  <w:proofErr w:type="spellEnd"/>
                  <w:r>
                    <w:rPr>
                      <w:rFonts w:ascii="Cambria Math" w:eastAsiaTheme="minorEastAsia" w:hAnsi="Cambria Math"/>
                    </w:rPr>
                    <w:t xml:space="preserve"> de las 6 capas tengo y3, un vector de 512 </w:t>
                  </w:r>
                  <w:proofErr w:type="spellStart"/>
                  <w:r>
                    <w:rPr>
                      <w:rFonts w:ascii="Cambria Math" w:eastAsiaTheme="minorEastAsia" w:hAnsi="Cambria Math"/>
                    </w:rPr>
                    <w:t>numeros</w:t>
                  </w:r>
                  <w:proofErr w:type="spellEnd"/>
                  <w:r>
                    <w:rPr>
                      <w:rFonts w:ascii="Cambria Math" w:eastAsiaTheme="minorEastAsia" w:hAnsi="Cambria Math"/>
                    </w:rPr>
                    <w:t xml:space="preserve">, y necesito saber a </w:t>
                  </w:r>
                  <w:proofErr w:type="spellStart"/>
                  <w:r>
                    <w:rPr>
                      <w:rFonts w:ascii="Cambria Math" w:eastAsiaTheme="minorEastAsia" w:hAnsi="Cambria Math"/>
                    </w:rPr>
                    <w:t>que</w:t>
                  </w:r>
                  <w:proofErr w:type="spellEnd"/>
                  <w:r>
                    <w:rPr>
                      <w:rFonts w:ascii="Cambria Math" w:eastAsiaTheme="minorEastAsia" w:hAnsi="Cambria Math"/>
                    </w:rPr>
                    <w:t xml:space="preserve"> palabra corresponde. Lo comparo contra </w:t>
                  </w:r>
                  <w:r>
                    <w:rPr>
                      <w:rFonts w:ascii="Cambria Math" w:eastAsiaTheme="minorEastAsia" w:hAnsi="Cambria Math"/>
                      <w:b/>
                      <w:bCs/>
                    </w:rPr>
                    <w:t xml:space="preserve">cada fila de la misma tabla </w:t>
                  </w:r>
                  <w:r>
                    <w:rPr>
                      <w:rFonts w:ascii="Cambria Math" w:eastAsiaTheme="minorEastAsia" w:hAnsi="Cambria Math"/>
                    </w:rPr>
                    <w:t xml:space="preserve">con un producto punto. </w:t>
                  </w:r>
                  <w:r w:rsidR="0015466B" w:rsidRPr="0025597A">
                    <w:rPr>
                      <w:rFonts w:ascii="Cambria Math" w:eastAsiaTheme="minorEastAsia" w:hAnsi="Cambria Math"/>
                      <w:b/>
                      <w:bCs/>
                      <w:highlight w:val="yellow"/>
                    </w:rPr>
                    <w:t>Ese producto da un puntaje alto cuando los dos vectores apuntan hacia el mismo lado:</w:t>
                  </w:r>
                </w:p>
                <w:p w14:paraId="5E25F394" w14:textId="77777777" w:rsidR="0015466B" w:rsidRDefault="0015466B" w:rsidP="00423717">
                  <w:pPr>
                    <w:rPr>
                      <w:rFonts w:ascii="Cambria Math" w:eastAsiaTheme="minorEastAsia" w:hAnsi="Cambria Math"/>
                    </w:rPr>
                  </w:pPr>
                </w:p>
                <w:p w14:paraId="0E054EAC" w14:textId="47DFEF8D" w:rsidR="0025597A" w:rsidRDefault="0025597A" w:rsidP="00423717">
                  <w:pPr>
                    <w:rPr>
                      <w:rFonts w:ascii="Cambria Math" w:eastAsiaTheme="minorEastAsia" w:hAnsi="Cambria Math"/>
                    </w:rPr>
                  </w:pPr>
                  <w:r w:rsidRPr="0025597A">
                    <w:rPr>
                      <w:rFonts w:ascii="Cambria Math" w:eastAsiaTheme="minorEastAsia" w:hAnsi="Cambria Math"/>
                      <w:noProof/>
                    </w:rPr>
                    <w:drawing>
                      <wp:inline distT="0" distB="0" distL="0" distR="0" wp14:anchorId="74F5C4B1" wp14:editId="6514CB27">
                        <wp:extent cx="5709217" cy="948267"/>
                        <wp:effectExtent l="19050" t="19050" r="25400" b="23495"/>
                        <wp:docPr id="876135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35533" name=""/>
                                <pic:cNvPicPr/>
                              </pic:nvPicPr>
                              <pic:blipFill>
                                <a:blip r:embed="rId308"/>
                                <a:stretch>
                                  <a:fillRect/>
                                </a:stretch>
                              </pic:blipFill>
                              <pic:spPr>
                                <a:xfrm>
                                  <a:off x="0" y="0"/>
                                  <a:ext cx="5745223" cy="954247"/>
                                </a:xfrm>
                                <a:prstGeom prst="rect">
                                  <a:avLst/>
                                </a:prstGeom>
                                <a:ln w="19050">
                                  <a:solidFill>
                                    <a:schemeClr val="tx1"/>
                                  </a:solidFill>
                                </a:ln>
                              </pic:spPr>
                            </pic:pic>
                          </a:graphicData>
                        </a:graphic>
                      </wp:inline>
                    </w:drawing>
                  </w:r>
                </w:p>
                <w:p w14:paraId="6939A8C0" w14:textId="4D4466A0" w:rsidR="0025597A" w:rsidRDefault="0025597A" w:rsidP="00423717">
                  <w:pPr>
                    <w:rPr>
                      <w:rFonts w:ascii="Cambria Math" w:eastAsiaTheme="minorEastAsia" w:hAnsi="Cambria Math"/>
                    </w:rPr>
                  </w:pPr>
                  <w:r>
                    <w:rPr>
                      <w:rFonts w:ascii="Cambria Math" w:eastAsiaTheme="minorEastAsia" w:hAnsi="Cambria Math"/>
                    </w:rPr>
                    <w:t xml:space="preserve">La palabra cuya fila queda </w:t>
                  </w:r>
                  <w:proofErr w:type="spellStart"/>
                  <w:r>
                    <w:rPr>
                      <w:rFonts w:ascii="Cambria Math" w:eastAsiaTheme="minorEastAsia" w:hAnsi="Cambria Math"/>
                    </w:rPr>
                    <w:t>mas</w:t>
                  </w:r>
                  <w:proofErr w:type="spellEnd"/>
                  <w:r>
                    <w:rPr>
                      <w:rFonts w:ascii="Cambria Math" w:eastAsiaTheme="minorEastAsia" w:hAnsi="Cambria Math"/>
                    </w:rPr>
                    <w:t xml:space="preserve"> </w:t>
                  </w:r>
                  <w:r w:rsidR="001744CA">
                    <w:rPr>
                      <w:rFonts w:ascii="Cambria Math" w:eastAsiaTheme="minorEastAsia" w:hAnsi="Cambria Math"/>
                    </w:rPr>
                    <w:t xml:space="preserve">alienada con y3 recibe el puntaje </w:t>
                  </w:r>
                  <w:proofErr w:type="spellStart"/>
                  <w:r w:rsidR="001744CA">
                    <w:rPr>
                      <w:rFonts w:ascii="Cambria Math" w:eastAsiaTheme="minorEastAsia" w:hAnsi="Cambria Math"/>
                    </w:rPr>
                    <w:t>mas</w:t>
                  </w:r>
                  <w:proofErr w:type="spellEnd"/>
                  <w:r w:rsidR="001744CA">
                    <w:rPr>
                      <w:rFonts w:ascii="Cambria Math" w:eastAsiaTheme="minorEastAsia" w:hAnsi="Cambria Math"/>
                    </w:rPr>
                    <w:t xml:space="preserve"> alto, y </w:t>
                  </w:r>
                  <w:proofErr w:type="spellStart"/>
                  <w:r w:rsidR="001744CA">
                    <w:rPr>
                      <w:rFonts w:ascii="Cambria Math" w:eastAsiaTheme="minorEastAsia" w:hAnsi="Cambria Math"/>
                    </w:rPr>
                    <w:t>softmax</w:t>
                  </w:r>
                  <w:proofErr w:type="spellEnd"/>
                  <w:r w:rsidR="001744CA">
                    <w:rPr>
                      <w:rFonts w:ascii="Cambria Math" w:eastAsiaTheme="minorEastAsia" w:hAnsi="Cambria Math"/>
                    </w:rPr>
                    <w:t xml:space="preserve"> lo convierte en la probabilidad </w:t>
                  </w:r>
                  <w:proofErr w:type="spellStart"/>
                  <w:r w:rsidR="001744CA">
                    <w:rPr>
                      <w:rFonts w:ascii="Cambria Math" w:eastAsiaTheme="minorEastAsia" w:hAnsi="Cambria Math"/>
                    </w:rPr>
                    <w:t>mas</w:t>
                  </w:r>
                  <w:proofErr w:type="spellEnd"/>
                  <w:r w:rsidR="001744CA">
                    <w:rPr>
                      <w:rFonts w:ascii="Cambria Math" w:eastAsiaTheme="minorEastAsia" w:hAnsi="Cambria Math"/>
                    </w:rPr>
                    <w:t xml:space="preserve"> alta.</w:t>
                  </w:r>
                </w:p>
                <w:p w14:paraId="32511921" w14:textId="77777777" w:rsidR="001744CA" w:rsidRDefault="001744CA" w:rsidP="00423717">
                  <w:pPr>
                    <w:rPr>
                      <w:rFonts w:ascii="Cambria Math" w:eastAsiaTheme="minorEastAsia" w:hAnsi="Cambria Math"/>
                    </w:rPr>
                  </w:pPr>
                </w:p>
                <w:p w14:paraId="5D862384" w14:textId="77777777" w:rsidR="001744CA" w:rsidRPr="001744CA" w:rsidRDefault="001744CA" w:rsidP="001744CA">
                  <w:pPr>
                    <w:rPr>
                      <w:rFonts w:ascii="Cambria Math" w:eastAsiaTheme="minorEastAsia" w:hAnsi="Cambria Math"/>
                      <w:b/>
                      <w:bCs/>
                      <w:sz w:val="24"/>
                      <w:szCs w:val="28"/>
                    </w:rPr>
                  </w:pPr>
                  <w:r w:rsidRPr="001744CA">
                    <w:rPr>
                      <w:rFonts w:ascii="Cambria Math" w:eastAsiaTheme="minorEastAsia" w:hAnsi="Cambria Math"/>
                      <w:b/>
                      <w:bCs/>
                      <w:sz w:val="24"/>
                      <w:szCs w:val="28"/>
                      <w:highlight w:val="yellow"/>
                    </w:rPr>
                    <w:t xml:space="preserve">Qué quiere decir "apuntar hacia el </w:t>
                  </w:r>
                  <w:proofErr w:type="spellStart"/>
                  <w:r w:rsidRPr="001744CA">
                    <w:rPr>
                      <w:rFonts w:ascii="Cambria Math" w:eastAsiaTheme="minorEastAsia" w:hAnsi="Cambria Math"/>
                      <w:b/>
                      <w:bCs/>
                      <w:sz w:val="24"/>
                      <w:szCs w:val="28"/>
                      <w:highlight w:val="yellow"/>
                    </w:rPr>
                    <w:t>embedding</w:t>
                  </w:r>
                  <w:proofErr w:type="spellEnd"/>
                  <w:r w:rsidRPr="001744CA">
                    <w:rPr>
                      <w:rFonts w:ascii="Cambria Math" w:eastAsiaTheme="minorEastAsia" w:hAnsi="Cambria Math"/>
                      <w:b/>
                      <w:bCs/>
                      <w:sz w:val="24"/>
                      <w:szCs w:val="28"/>
                      <w:highlight w:val="yellow"/>
                    </w:rPr>
                    <w:t>"</w:t>
                  </w:r>
                </w:p>
                <w:p w14:paraId="69DD822A" w14:textId="351DD02D" w:rsidR="0015466B" w:rsidRDefault="001744CA" w:rsidP="00423717">
                  <w:pPr>
                    <w:rPr>
                      <w:rFonts w:ascii="Cambria Math" w:eastAsiaTheme="minorEastAsia" w:hAnsi="Cambria Math"/>
                    </w:rPr>
                  </w:pPr>
                  <w:r>
                    <w:rPr>
                      <w:rFonts w:ascii="Cambria Math" w:eastAsiaTheme="minorEastAsia" w:hAnsi="Cambria Math"/>
                    </w:rPr>
                    <w:t xml:space="preserve">Cada palabra tiene una posición en un espacio de 512 </w:t>
                  </w:r>
                  <w:proofErr w:type="spellStart"/>
                  <w:r>
                    <w:rPr>
                      <w:rFonts w:ascii="Cambria Math" w:eastAsiaTheme="minorEastAsia" w:hAnsi="Cambria Math"/>
                    </w:rPr>
                    <w:t>diemensiones</w:t>
                  </w:r>
                  <w:proofErr w:type="spellEnd"/>
                  <w:r>
                    <w:rPr>
                      <w:rFonts w:ascii="Cambria Math" w:eastAsiaTheme="minorEastAsia" w:hAnsi="Cambria Math"/>
                    </w:rPr>
                    <w:t xml:space="preserve">, que es la fila de la tabla. </w:t>
                  </w:r>
                  <w:r w:rsidR="0082007C">
                    <w:rPr>
                      <w:rFonts w:ascii="Cambria Math" w:eastAsiaTheme="minorEastAsia" w:hAnsi="Cambria Math"/>
                    </w:rPr>
                    <w:t xml:space="preserve">Para generar “Der”, el modelo aprende a dejar y3 </w:t>
                  </w:r>
                  <w:r w:rsidR="0082007C">
                    <w:rPr>
                      <w:rFonts w:ascii="Cambria Math" w:eastAsiaTheme="minorEastAsia" w:hAnsi="Cambria Math"/>
                      <w:b/>
                      <w:bCs/>
                    </w:rPr>
                    <w:t xml:space="preserve">cerca de esa posición. </w:t>
                  </w:r>
                  <w:r w:rsidR="001420DD">
                    <w:rPr>
                      <w:rFonts w:ascii="Cambria Math" w:eastAsiaTheme="minorEastAsia" w:hAnsi="Cambria Math"/>
                    </w:rPr>
                    <w:t>Como al salir se compara contra las mismas filas que se usaron al entrar, “Der” es a la vez el punto de entrada y el punto de llegada.</w:t>
                  </w:r>
                </w:p>
                <w:p w14:paraId="3F92786E" w14:textId="77777777" w:rsidR="001420DD" w:rsidRDefault="001420DD" w:rsidP="00423717">
                  <w:pPr>
                    <w:rPr>
                      <w:rFonts w:ascii="Cambria Math" w:eastAsiaTheme="minorEastAsia" w:hAnsi="Cambria Math"/>
                    </w:rPr>
                  </w:pPr>
                </w:p>
                <w:p w14:paraId="54DEF246" w14:textId="77777777" w:rsidR="001420DD" w:rsidRPr="001420DD" w:rsidRDefault="001420DD" w:rsidP="001420DD">
                  <w:pPr>
                    <w:rPr>
                      <w:rFonts w:ascii="Cambria Math" w:eastAsiaTheme="minorEastAsia" w:hAnsi="Cambria Math"/>
                      <w:b/>
                      <w:bCs/>
                      <w:sz w:val="24"/>
                      <w:szCs w:val="28"/>
                    </w:rPr>
                  </w:pPr>
                  <w:r w:rsidRPr="001420DD">
                    <w:rPr>
                      <w:rFonts w:ascii="Cambria Math" w:eastAsiaTheme="minorEastAsia" w:hAnsi="Cambria Math"/>
                      <w:b/>
                      <w:bCs/>
                      <w:sz w:val="24"/>
                      <w:szCs w:val="28"/>
                      <w:highlight w:val="yellow"/>
                    </w:rPr>
                    <w:t>Por qué compartir la tabla</w:t>
                  </w:r>
                </w:p>
                <w:p w14:paraId="64573FA7" w14:textId="098CEC9F" w:rsidR="001420DD" w:rsidRDefault="00FD1F14" w:rsidP="00423717">
                  <w:pPr>
                    <w:rPr>
                      <w:rFonts w:ascii="Cambria Math" w:eastAsiaTheme="minorEastAsia" w:hAnsi="Cambria Math"/>
                    </w:rPr>
                  </w:pPr>
                  <w:r>
                    <w:rPr>
                      <w:rFonts w:ascii="Cambria Math" w:eastAsiaTheme="minorEastAsia" w:hAnsi="Cambria Math"/>
                    </w:rPr>
                    <w:t xml:space="preserve">Lo que </w:t>
                  </w:r>
                  <w:r>
                    <w:rPr>
                      <w:rFonts w:ascii="Cambria Math" w:eastAsiaTheme="minorEastAsia" w:hAnsi="Cambria Math"/>
                      <w:b/>
                      <w:bCs/>
                    </w:rPr>
                    <w:t xml:space="preserve">si dice el </w:t>
                  </w:r>
                  <w:proofErr w:type="spellStart"/>
                  <w:proofErr w:type="gramStart"/>
                  <w:r>
                    <w:rPr>
                      <w:rFonts w:ascii="Cambria Math" w:eastAsiaTheme="minorEastAsia" w:hAnsi="Cambria Math"/>
                      <w:b/>
                      <w:bCs/>
                    </w:rPr>
                    <w:t>paper</w:t>
                  </w:r>
                  <w:proofErr w:type="spellEnd"/>
                  <w:proofErr w:type="gramEnd"/>
                  <w:r>
                    <w:rPr>
                      <w:rFonts w:ascii="Cambria Math" w:eastAsiaTheme="minorEastAsia" w:hAnsi="Cambria Math"/>
                      <w:b/>
                      <w:bCs/>
                    </w:rPr>
                    <w:t xml:space="preserve"> (</w:t>
                  </w:r>
                  <w:proofErr w:type="spellStart"/>
                  <w:r>
                    <w:rPr>
                      <w:rFonts w:ascii="Cambria Math" w:eastAsiaTheme="minorEastAsia" w:hAnsi="Cambria Math"/>
                    </w:rPr>
                    <w:t>Seccion</w:t>
                  </w:r>
                  <w:proofErr w:type="spellEnd"/>
                  <w:r>
                    <w:rPr>
                      <w:rFonts w:ascii="Cambria Math" w:eastAsiaTheme="minorEastAsia" w:hAnsi="Cambria Math"/>
                    </w:rPr>
                    <w:t xml:space="preserve"> 3.4) es que comparten la misma matriz entre las dos capas de </w:t>
                  </w:r>
                  <w:proofErr w:type="spellStart"/>
                  <w:r>
                    <w:rPr>
                      <w:rFonts w:ascii="Cambria Math" w:eastAsiaTheme="minorEastAsia" w:hAnsi="Cambria Math"/>
                    </w:rPr>
                    <w:t>embedding</w:t>
                  </w:r>
                  <w:proofErr w:type="spellEnd"/>
                  <w:r>
                    <w:rPr>
                      <w:rFonts w:ascii="Cambria Math" w:eastAsiaTheme="minorEastAsia" w:hAnsi="Cambria Math"/>
                    </w:rPr>
                    <w:t xml:space="preserve"> y la transformación lineal precia al </w:t>
                  </w:r>
                  <w:proofErr w:type="spellStart"/>
                  <w:r>
                    <w:rPr>
                      <w:rFonts w:ascii="Cambria Math" w:eastAsiaTheme="minorEastAsia" w:hAnsi="Cambria Math"/>
                    </w:rPr>
                    <w:t>softmax</w:t>
                  </w:r>
                  <w:proofErr w:type="spellEnd"/>
                  <w:r>
                    <w:rPr>
                      <w:rFonts w:ascii="Cambria Math" w:eastAsiaTheme="minorEastAsia" w:hAnsi="Cambria Math"/>
                    </w:rPr>
                    <w:t xml:space="preserve">. </w:t>
                  </w:r>
                  <w:r w:rsidR="00F11A55">
                    <w:rPr>
                      <w:rFonts w:ascii="Cambria Math" w:eastAsiaTheme="minorEastAsia" w:hAnsi="Cambria Math"/>
                    </w:rPr>
                    <w:t xml:space="preserve">Lo que </w:t>
                  </w:r>
                  <w:r w:rsidR="00F11A55">
                    <w:rPr>
                      <w:rFonts w:ascii="Cambria Math" w:eastAsiaTheme="minorEastAsia" w:hAnsi="Cambria Math"/>
                      <w:b/>
                      <w:bCs/>
                    </w:rPr>
                    <w:t xml:space="preserve">no dice </w:t>
                  </w:r>
                  <w:r w:rsidR="00F11A55">
                    <w:rPr>
                      <w:rFonts w:ascii="Cambria Math" w:eastAsiaTheme="minorEastAsia" w:hAnsi="Cambria Math"/>
                    </w:rPr>
                    <w:t xml:space="preserve">en ese párrafo es el motivo. </w:t>
                  </w:r>
                  <w:r w:rsidR="00F11A55" w:rsidRPr="00236514">
                    <w:rPr>
                      <w:rFonts w:ascii="Cambria Math" w:eastAsiaTheme="minorEastAsia" w:hAnsi="Cambria Math"/>
                      <w:b/>
                      <w:bCs/>
                      <w:highlight w:val="yellow"/>
                    </w:rPr>
                    <w:t>Una razón habitual es ahorrar parámetros</w:t>
                  </w:r>
                  <w:r w:rsidR="00F11A55">
                    <w:rPr>
                      <w:rFonts w:ascii="Cambria Math" w:eastAsiaTheme="minorEastAsia" w:hAnsi="Cambria Math"/>
                    </w:rPr>
                    <w:t xml:space="preserve">: una tabla de 37.000 x </w:t>
                  </w:r>
                  <w:r w:rsidR="00C03882">
                    <w:rPr>
                      <w:rFonts w:ascii="Cambria Math" w:eastAsiaTheme="minorEastAsia" w:hAnsi="Cambria Math"/>
                    </w:rPr>
                    <w:t xml:space="preserve">512 son unos 19 millones de </w:t>
                  </w:r>
                  <w:proofErr w:type="spellStart"/>
                  <w:r w:rsidR="00C03882">
                    <w:rPr>
                      <w:rFonts w:ascii="Cambria Math" w:eastAsiaTheme="minorEastAsia" w:hAnsi="Cambria Math"/>
                    </w:rPr>
                    <w:t>numeros</w:t>
                  </w:r>
                  <w:proofErr w:type="spellEnd"/>
                  <w:r w:rsidR="00C03882">
                    <w:rPr>
                      <w:rFonts w:ascii="Cambria Math" w:eastAsiaTheme="minorEastAsia" w:hAnsi="Cambria Math"/>
                    </w:rPr>
                    <w:t>, y así no ha que entrenar una segunda tabla igual de grande. La idea de que “entrada y salida hablan el mismo idioma” es una intuición</w:t>
                  </w:r>
                  <w:r w:rsidR="00236514">
                    <w:rPr>
                      <w:rFonts w:ascii="Cambria Math" w:eastAsiaTheme="minorEastAsia" w:hAnsi="Cambria Math"/>
                    </w:rPr>
                    <w:t xml:space="preserve"> útil sobre </w:t>
                  </w:r>
                  <w:proofErr w:type="spellStart"/>
                  <w:r w:rsidR="00236514">
                    <w:rPr>
                      <w:rFonts w:ascii="Cambria Math" w:eastAsiaTheme="minorEastAsia" w:hAnsi="Cambria Math"/>
                    </w:rPr>
                    <w:t>por que</w:t>
                  </w:r>
                  <w:proofErr w:type="spellEnd"/>
                  <w:r w:rsidR="00236514">
                    <w:rPr>
                      <w:rFonts w:ascii="Cambria Math" w:eastAsiaTheme="minorEastAsia" w:hAnsi="Cambria Math"/>
                    </w:rPr>
                    <w:t xml:space="preserve"> funciona, no algo que el </w:t>
                  </w:r>
                  <w:proofErr w:type="spellStart"/>
                  <w:proofErr w:type="gramStart"/>
                  <w:r w:rsidR="00236514">
                    <w:rPr>
                      <w:rFonts w:ascii="Cambria Math" w:eastAsiaTheme="minorEastAsia" w:hAnsi="Cambria Math"/>
                    </w:rPr>
                    <w:t>paper</w:t>
                  </w:r>
                  <w:proofErr w:type="spellEnd"/>
                  <w:proofErr w:type="gramEnd"/>
                  <w:r w:rsidR="00236514">
                    <w:rPr>
                      <w:rFonts w:ascii="Cambria Math" w:eastAsiaTheme="minorEastAsia" w:hAnsi="Cambria Math"/>
                    </w:rPr>
                    <w:t xml:space="preserve"> demuestre.</w:t>
                  </w:r>
                </w:p>
                <w:p w14:paraId="01578C0F" w14:textId="77777777" w:rsidR="00236514" w:rsidRDefault="00236514" w:rsidP="00423717">
                  <w:pPr>
                    <w:rPr>
                      <w:rFonts w:ascii="Cambria Math" w:eastAsiaTheme="minorEastAsia" w:hAnsi="Cambria Math"/>
                    </w:rPr>
                  </w:pPr>
                </w:p>
                <w:p w14:paraId="62478392" w14:textId="77777777" w:rsidR="00236514" w:rsidRPr="00236514" w:rsidRDefault="00236514" w:rsidP="00236514">
                  <w:pPr>
                    <w:rPr>
                      <w:rFonts w:ascii="Cambria Math" w:eastAsiaTheme="minorEastAsia" w:hAnsi="Cambria Math"/>
                      <w:b/>
                      <w:bCs/>
                      <w:sz w:val="24"/>
                      <w:szCs w:val="28"/>
                    </w:rPr>
                  </w:pPr>
                  <w:r w:rsidRPr="00236514">
                    <w:rPr>
                      <w:rFonts w:ascii="Cambria Math" w:eastAsiaTheme="minorEastAsia" w:hAnsi="Cambria Math"/>
                      <w:b/>
                      <w:bCs/>
                      <w:sz w:val="24"/>
                      <w:szCs w:val="28"/>
                      <w:highlight w:val="yellow"/>
                    </w:rPr>
                    <w:t>En una frase</w:t>
                  </w:r>
                </w:p>
                <w:p w14:paraId="29850391" w14:textId="106F0568" w:rsidR="00E915BF" w:rsidRDefault="00160544" w:rsidP="00423717">
                  <w:pPr>
                    <w:rPr>
                      <w:rFonts w:ascii="Cambria Math" w:eastAsiaTheme="minorEastAsia" w:hAnsi="Cambria Math"/>
                    </w:rPr>
                  </w:pPr>
                  <w:r w:rsidRPr="00160544">
                    <w:rPr>
                      <w:rFonts w:ascii="Cambria Math" w:eastAsiaTheme="minorEastAsia" w:hAnsi="Cambria Math"/>
                    </w:rPr>
                    <w:t>Al entrar, uso la tabla para convertir una palabra en su vector. Al salir, la uso al revés: comparo mi vector final contra todos los vectores de la tabla y gana la palabra más alineada.</w:t>
                  </w:r>
                </w:p>
                <w:p w14:paraId="4A1AF286" w14:textId="77777777" w:rsidR="00E915BF" w:rsidRDefault="00E915BF" w:rsidP="00423717">
                  <w:pPr>
                    <w:rPr>
                      <w:rFonts w:ascii="Cambria Math" w:eastAsiaTheme="minorEastAsia" w:hAnsi="Cambria Math"/>
                    </w:rPr>
                  </w:pPr>
                </w:p>
              </w:tc>
            </w:tr>
          </w:tbl>
          <w:p w14:paraId="3708E102" w14:textId="77777777" w:rsidR="00E915BF" w:rsidRDefault="00E915BF" w:rsidP="00423717">
            <w:pPr>
              <w:rPr>
                <w:rFonts w:ascii="Cambria Math" w:eastAsiaTheme="minorEastAsia" w:hAnsi="Cambria Math"/>
              </w:rPr>
            </w:pPr>
          </w:p>
          <w:p w14:paraId="2BC1982D" w14:textId="77777777" w:rsidR="00574095" w:rsidRPr="00574095" w:rsidRDefault="00574095" w:rsidP="00574095">
            <w:pPr>
              <w:rPr>
                <w:rFonts w:ascii="Cambria Math" w:eastAsiaTheme="minorEastAsia" w:hAnsi="Cambria Math"/>
                <w:b/>
                <w:bCs/>
                <w:sz w:val="24"/>
                <w:szCs w:val="28"/>
              </w:rPr>
            </w:pPr>
            <w:r w:rsidRPr="00574095">
              <w:rPr>
                <w:rFonts w:ascii="Cambria Math" w:eastAsiaTheme="minorEastAsia" w:hAnsi="Cambria Math"/>
                <w:b/>
                <w:bCs/>
                <w:sz w:val="24"/>
                <w:szCs w:val="28"/>
                <w:highlight w:val="yellow"/>
              </w:rPr>
              <w:t>Un matiz sobre "qué tan parecido"</w:t>
            </w:r>
          </w:p>
          <w:p w14:paraId="02E2C309" w14:textId="14E376C9" w:rsidR="00E915BF" w:rsidRDefault="00574095" w:rsidP="00423717">
            <w:pPr>
              <w:rPr>
                <w:rFonts w:ascii="Cambria Math" w:eastAsiaTheme="minorEastAsia" w:hAnsi="Cambria Math"/>
              </w:rPr>
            </w:pPr>
            <w:r w:rsidRPr="00574095">
              <w:rPr>
                <w:rFonts w:ascii="Cambria Math" w:eastAsiaTheme="minorEastAsia" w:hAnsi="Cambria Math"/>
              </w:rPr>
              <w:t xml:space="preserve">Dije que el </w:t>
            </w:r>
            <w:proofErr w:type="spellStart"/>
            <w:r w:rsidRPr="00574095">
              <w:rPr>
                <w:rFonts w:ascii="Cambria Math" w:eastAsiaTheme="minorEastAsia" w:hAnsi="Cambria Math"/>
              </w:rPr>
              <w:t>logit</w:t>
            </w:r>
            <w:proofErr w:type="spellEnd"/>
            <w:r w:rsidRPr="00574095">
              <w:rPr>
                <w:rFonts w:ascii="Cambria Math" w:eastAsiaTheme="minorEastAsia" w:hAnsi="Cambria Math"/>
              </w:rPr>
              <w:t xml:space="preserve"> mide qué tan parecido es </w:t>
            </w:r>
            <w:r>
              <w:rPr>
                <w:rFonts w:ascii="Cambria Math" w:eastAsiaTheme="minorEastAsia" w:hAnsi="Cambria Math"/>
              </w:rPr>
              <w:t>y3</w:t>
            </w:r>
            <w:r w:rsidRPr="00574095">
              <w:rPr>
                <w:rFonts w:ascii="Cambria Math" w:eastAsiaTheme="minorEastAsia" w:hAnsi="Cambria Math"/>
              </w:rPr>
              <w:t xml:space="preserve"> a cada token. Es una buena intuición, pero no es exacta:</w:t>
            </w:r>
            <w:r>
              <w:rPr>
                <w:rFonts w:ascii="Cambria Math" w:eastAsiaTheme="minorEastAsia" w:hAnsi="Cambria Math"/>
              </w:rPr>
              <w:t xml:space="preserve"> el producto punto también depende del </w:t>
            </w:r>
            <w:r>
              <w:rPr>
                <w:rFonts w:ascii="Cambria Math" w:eastAsiaTheme="minorEastAsia" w:hAnsi="Cambria Math"/>
                <w:b/>
                <w:bCs/>
              </w:rPr>
              <w:t xml:space="preserve">largo </w:t>
            </w:r>
            <w:r>
              <w:rPr>
                <w:rFonts w:ascii="Cambria Math" w:eastAsiaTheme="minorEastAsia" w:hAnsi="Cambria Math"/>
              </w:rPr>
              <w:t>de los vectores</w:t>
            </w:r>
            <w:r w:rsidR="00DD6E63">
              <w:rPr>
                <w:rFonts w:ascii="Cambria Math" w:eastAsiaTheme="minorEastAsia" w:hAnsi="Cambria Math"/>
              </w:rPr>
              <w:t xml:space="preserve">, no solo de hacia </w:t>
            </w:r>
            <w:proofErr w:type="spellStart"/>
            <w:r w:rsidR="00DD6E63">
              <w:rPr>
                <w:rFonts w:ascii="Cambria Math" w:eastAsiaTheme="minorEastAsia" w:hAnsi="Cambria Math"/>
              </w:rPr>
              <w:t>donde</w:t>
            </w:r>
            <w:proofErr w:type="spellEnd"/>
            <w:r w:rsidR="00DD6E63">
              <w:rPr>
                <w:rFonts w:ascii="Cambria Math" w:eastAsiaTheme="minorEastAsia" w:hAnsi="Cambria Math"/>
              </w:rPr>
              <w:t xml:space="preserve"> apuntan. Lo correcto es “que tan alineado esta y3, con cada token, ponderado por su magnitud”.</w:t>
            </w:r>
          </w:p>
          <w:p w14:paraId="353936AB" w14:textId="77777777" w:rsidR="00DD6E63" w:rsidRDefault="00DD6E63" w:rsidP="00423717">
            <w:pPr>
              <w:rPr>
                <w:rFonts w:ascii="Cambria Math" w:eastAsiaTheme="minorEastAsia" w:hAnsi="Cambria Math"/>
              </w:rPr>
            </w:pPr>
          </w:p>
          <w:tbl>
            <w:tblPr>
              <w:tblStyle w:val="Tablaconcuadrcula"/>
              <w:tblW w:w="0" w:type="auto"/>
              <w:tblLook w:val="04A0" w:firstRow="1" w:lastRow="0" w:firstColumn="1" w:lastColumn="0" w:noHBand="0" w:noVBand="1"/>
            </w:tblPr>
            <w:tblGrid>
              <w:gridCol w:w="10564"/>
            </w:tblGrid>
            <w:tr w:rsidR="0038168B" w14:paraId="43DDACCC" w14:textId="77777777" w:rsidTr="0038168B">
              <w:tc>
                <w:tcPr>
                  <w:tcW w:w="10564" w:type="dxa"/>
                </w:tcPr>
                <w:p w14:paraId="33E13C59" w14:textId="77777777" w:rsidR="0038168B" w:rsidRPr="0038168B" w:rsidRDefault="0038168B" w:rsidP="00423717">
                  <w:pPr>
                    <w:rPr>
                      <w:rFonts w:ascii="Cambria Math" w:eastAsiaTheme="minorEastAsia" w:hAnsi="Cambria Math"/>
                      <w:b/>
                      <w:bCs/>
                      <w:sz w:val="24"/>
                      <w:szCs w:val="28"/>
                    </w:rPr>
                  </w:pPr>
                  <w:r w:rsidRPr="0038168B">
                    <w:rPr>
                      <w:rFonts w:ascii="Cambria Math" w:eastAsiaTheme="minorEastAsia" w:hAnsi="Cambria Math"/>
                      <w:b/>
                      <w:bCs/>
                      <w:sz w:val="24"/>
                      <w:szCs w:val="28"/>
                      <w:highlight w:val="yellow"/>
                    </w:rPr>
                    <w:t>El “largo” de un vector</w:t>
                  </w:r>
                </w:p>
                <w:p w14:paraId="1BC4A4BC" w14:textId="1ABF1D3D" w:rsidR="0038168B" w:rsidRDefault="0038168B" w:rsidP="00423717">
                  <w:pPr>
                    <w:rPr>
                      <w:rFonts w:ascii="Cambria Math" w:eastAsiaTheme="minorEastAsia" w:hAnsi="Cambria Math"/>
                    </w:rPr>
                  </w:pPr>
                  <w:r>
                    <w:rPr>
                      <w:rFonts w:ascii="Cambria Math" w:eastAsiaTheme="minorEastAsia" w:hAnsi="Cambria Math"/>
                    </w:rPr>
                    <w:t xml:space="preserve">El largo (o magnitud) de un vector es que tan grande es en total, sin importar hacia donde apunte. Dos </w:t>
                  </w:r>
                  <w:r w:rsidR="00991AE1">
                    <w:rPr>
                      <w:rFonts w:ascii="Cambria Math" w:eastAsiaTheme="minorEastAsia" w:hAnsi="Cambria Math"/>
                    </w:rPr>
                    <w:t>vectores pueden apuntar exactamente en la misma dirección y tener largos distintos:</w:t>
                  </w:r>
                </w:p>
                <w:p w14:paraId="6BBFDB86" w14:textId="0A717DAC" w:rsidR="00991AE1" w:rsidRDefault="008F5D45" w:rsidP="00423717">
                  <w:pPr>
                    <w:rPr>
                      <w:rFonts w:ascii="Cambria Math" w:eastAsiaTheme="minorEastAsia" w:hAnsi="Cambria Math"/>
                    </w:rPr>
                  </w:pPr>
                  <w:r w:rsidRPr="008F5D45">
                    <w:rPr>
                      <w:rFonts w:ascii="Cambria Math" w:eastAsiaTheme="minorEastAsia" w:hAnsi="Cambria Math"/>
                      <w:noProof/>
                    </w:rPr>
                    <w:drawing>
                      <wp:inline distT="0" distB="0" distL="0" distR="0" wp14:anchorId="3EEED46D" wp14:editId="06777BA0">
                        <wp:extent cx="5897880" cy="591829"/>
                        <wp:effectExtent l="0" t="0" r="7620" b="0"/>
                        <wp:docPr id="1398505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05772" name=""/>
                                <pic:cNvPicPr/>
                              </pic:nvPicPr>
                              <pic:blipFill>
                                <a:blip r:embed="rId309"/>
                                <a:stretch>
                                  <a:fillRect/>
                                </a:stretch>
                              </pic:blipFill>
                              <pic:spPr>
                                <a:xfrm>
                                  <a:off x="0" y="0"/>
                                  <a:ext cx="5908553" cy="592900"/>
                                </a:xfrm>
                                <a:prstGeom prst="rect">
                                  <a:avLst/>
                                </a:prstGeom>
                              </pic:spPr>
                            </pic:pic>
                          </a:graphicData>
                        </a:graphic>
                      </wp:inline>
                    </w:drawing>
                  </w:r>
                </w:p>
                <w:p w14:paraId="791C4218" w14:textId="79A0C77B" w:rsidR="008F5D45" w:rsidRDefault="008F5D45" w:rsidP="00423717">
                  <w:pPr>
                    <w:rPr>
                      <w:rFonts w:ascii="Cambria Math" w:eastAsiaTheme="minorEastAsia" w:hAnsi="Cambria Math"/>
                    </w:rPr>
                  </w:pPr>
                  <w:r>
                    <w:rPr>
                      <w:rFonts w:ascii="Cambria Math" w:eastAsiaTheme="minorEastAsia" w:hAnsi="Cambria Math"/>
                    </w:rPr>
                    <w:t xml:space="preserve">El </w:t>
                  </w:r>
                  <w:proofErr w:type="spellStart"/>
                  <w:r>
                    <w:rPr>
                      <w:rFonts w:ascii="Cambria Math" w:eastAsiaTheme="minorEastAsia" w:hAnsi="Cambria Math"/>
                    </w:rPr>
                    <w:t>produnto</w:t>
                  </w:r>
                  <w:proofErr w:type="spellEnd"/>
                  <w:r>
                    <w:rPr>
                      <w:rFonts w:ascii="Cambria Math" w:eastAsiaTheme="minorEastAsia" w:hAnsi="Cambria Math"/>
                    </w:rPr>
                    <w:t xml:space="preserve"> punto premia las dos cosas: que apunten parecido y que sea </w:t>
                  </w:r>
                  <w:r w:rsidR="00D932C5">
                    <w:rPr>
                      <w:rFonts w:ascii="Cambria Math" w:eastAsiaTheme="minorEastAsia" w:hAnsi="Cambria Math"/>
                    </w:rPr>
                    <w:t xml:space="preserve">grandes. Con el </w:t>
                  </w:r>
                  <w:proofErr w:type="spellStart"/>
                  <w:r w:rsidR="00D932C5">
                    <w:rPr>
                      <w:rFonts w:ascii="Cambria Math" w:eastAsiaTheme="minorEastAsia" w:hAnsi="Cambria Math"/>
                    </w:rPr>
                    <w:t>embedding</w:t>
                  </w:r>
                  <w:proofErr w:type="spellEnd"/>
                  <w:r w:rsidR="00D932C5">
                    <w:rPr>
                      <w:rFonts w:ascii="Cambria Math" w:eastAsiaTheme="minorEastAsia" w:hAnsi="Cambria Math"/>
                    </w:rPr>
                    <w:t xml:space="preserve"> de “Der” = </w:t>
                  </w:r>
                  <w:r w:rsidR="00932A5D">
                    <w:rPr>
                      <w:rFonts w:ascii="Cambria Math" w:eastAsiaTheme="minorEastAsia" w:hAnsi="Cambria Math"/>
                    </w:rPr>
                    <w:t>[0.9, 0.8, 0.1]:</w:t>
                  </w:r>
                </w:p>
                <w:p w14:paraId="4A3D74D6" w14:textId="77777777" w:rsidR="00932A5D" w:rsidRDefault="00932A5D" w:rsidP="00423717">
                  <w:pPr>
                    <w:rPr>
                      <w:rFonts w:ascii="Cambria Math" w:eastAsiaTheme="minorEastAsia" w:hAnsi="Cambria Math"/>
                    </w:rPr>
                  </w:pPr>
                </w:p>
                <w:p w14:paraId="5A7CB5D3" w14:textId="448B0A45" w:rsidR="00932A5D" w:rsidRDefault="00932A5D" w:rsidP="00423717">
                  <w:pPr>
                    <w:rPr>
                      <w:rFonts w:ascii="Cambria Math" w:eastAsiaTheme="minorEastAsia" w:hAnsi="Cambria Math"/>
                    </w:rPr>
                  </w:pPr>
                  <w:r w:rsidRPr="00932A5D">
                    <w:rPr>
                      <w:rFonts w:ascii="Cambria Math" w:eastAsiaTheme="minorEastAsia" w:hAnsi="Cambria Math"/>
                      <w:noProof/>
                    </w:rPr>
                    <w:lastRenderedPageBreak/>
                    <w:drawing>
                      <wp:inline distT="0" distB="0" distL="0" distR="0" wp14:anchorId="2515DD3F" wp14:editId="0743CD3A">
                        <wp:extent cx="6130290" cy="717075"/>
                        <wp:effectExtent l="19050" t="19050" r="22860" b="26035"/>
                        <wp:docPr id="203827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7207" name=""/>
                                <pic:cNvPicPr/>
                              </pic:nvPicPr>
                              <pic:blipFill>
                                <a:blip r:embed="rId310"/>
                                <a:stretch>
                                  <a:fillRect/>
                                </a:stretch>
                              </pic:blipFill>
                              <pic:spPr>
                                <a:xfrm>
                                  <a:off x="0" y="0"/>
                                  <a:ext cx="6143108" cy="718574"/>
                                </a:xfrm>
                                <a:prstGeom prst="rect">
                                  <a:avLst/>
                                </a:prstGeom>
                                <a:ln w="19050">
                                  <a:solidFill>
                                    <a:schemeClr val="tx1"/>
                                  </a:solidFill>
                                </a:ln>
                              </pic:spPr>
                            </pic:pic>
                          </a:graphicData>
                        </a:graphic>
                      </wp:inline>
                    </w:drawing>
                  </w:r>
                </w:p>
                <w:p w14:paraId="54BB90E0" w14:textId="60ACE3C0" w:rsidR="00932A5D" w:rsidRDefault="00932A5D" w:rsidP="00423717">
                  <w:pPr>
                    <w:rPr>
                      <w:rFonts w:ascii="Cambria Math" w:eastAsiaTheme="minorEastAsia" w:hAnsi="Cambria Math"/>
                    </w:rPr>
                  </w:pPr>
                  <w:r>
                    <w:rPr>
                      <w:rFonts w:ascii="Cambria Math" w:eastAsiaTheme="minorEastAsia" w:hAnsi="Cambria Math"/>
                    </w:rPr>
                    <w:t xml:space="preserve">Por eso “que tan parecido” </w:t>
                  </w:r>
                  <w:r w:rsidR="00242D38">
                    <w:rPr>
                      <w:rFonts w:ascii="Cambria Math" w:eastAsiaTheme="minorEastAsia" w:hAnsi="Cambria Math"/>
                    </w:rPr>
                    <w:t xml:space="preserve">no es exacto: un token con un </w:t>
                  </w:r>
                  <w:proofErr w:type="spellStart"/>
                  <w:r w:rsidR="00242D38">
                    <w:rPr>
                      <w:rFonts w:ascii="Cambria Math" w:eastAsiaTheme="minorEastAsia" w:hAnsi="Cambria Math"/>
                    </w:rPr>
                    <w:t>embedding</w:t>
                  </w:r>
                  <w:proofErr w:type="spellEnd"/>
                  <w:r w:rsidR="00242D38">
                    <w:rPr>
                      <w:rFonts w:ascii="Cambria Math" w:eastAsiaTheme="minorEastAsia" w:hAnsi="Cambria Math"/>
                    </w:rPr>
                    <w:t xml:space="preserve"> </w:t>
                  </w:r>
                  <w:proofErr w:type="spellStart"/>
                  <w:r w:rsidR="00242D38">
                    <w:rPr>
                      <w:rFonts w:ascii="Cambria Math" w:eastAsiaTheme="minorEastAsia" w:hAnsi="Cambria Math"/>
                    </w:rPr>
                    <w:t>mas</w:t>
                  </w:r>
                  <w:proofErr w:type="spellEnd"/>
                  <w:r w:rsidR="00242D38">
                    <w:rPr>
                      <w:rFonts w:ascii="Cambria Math" w:eastAsiaTheme="minorEastAsia" w:hAnsi="Cambria Math"/>
                    </w:rPr>
                    <w:t xml:space="preserve"> largo </w:t>
                  </w:r>
                  <w:r w:rsidR="006D344B">
                    <w:rPr>
                      <w:rFonts w:ascii="Cambria Math" w:eastAsiaTheme="minorEastAsia" w:hAnsi="Cambria Math"/>
                    </w:rPr>
                    <w:t>tiende</w:t>
                  </w:r>
                  <w:r w:rsidR="00242D38">
                    <w:rPr>
                      <w:rFonts w:ascii="Cambria Math" w:eastAsiaTheme="minorEastAsia" w:hAnsi="Cambria Math"/>
                    </w:rPr>
                    <w:t xml:space="preserve"> a sacar un </w:t>
                  </w:r>
                  <w:proofErr w:type="spellStart"/>
                  <w:r w:rsidR="00242D38">
                    <w:rPr>
                      <w:rFonts w:ascii="Cambria Math" w:eastAsiaTheme="minorEastAsia" w:hAnsi="Cambria Math"/>
                    </w:rPr>
                    <w:t>logit</w:t>
                  </w:r>
                  <w:proofErr w:type="spellEnd"/>
                  <w:r w:rsidR="00242D38">
                    <w:rPr>
                      <w:rFonts w:ascii="Cambria Math" w:eastAsiaTheme="minorEastAsia" w:hAnsi="Cambria Math"/>
                    </w:rPr>
                    <w:t xml:space="preserve"> </w:t>
                  </w:r>
                  <w:proofErr w:type="spellStart"/>
                  <w:r w:rsidR="00242D38">
                    <w:rPr>
                      <w:rFonts w:ascii="Cambria Math" w:eastAsiaTheme="minorEastAsia" w:hAnsi="Cambria Math"/>
                    </w:rPr>
                    <w:t>mas</w:t>
                  </w:r>
                  <w:proofErr w:type="spellEnd"/>
                  <w:r w:rsidR="00242D38">
                    <w:rPr>
                      <w:rFonts w:ascii="Cambria Math" w:eastAsiaTheme="minorEastAsia" w:hAnsi="Cambria Math"/>
                    </w:rPr>
                    <w:t xml:space="preserve"> alto, aunque apunte igual.</w:t>
                  </w:r>
                </w:p>
                <w:p w14:paraId="11A9D414" w14:textId="77777777" w:rsidR="006D344B" w:rsidRDefault="006D344B" w:rsidP="00423717">
                  <w:pPr>
                    <w:rPr>
                      <w:rFonts w:ascii="Cambria Math" w:eastAsiaTheme="minorEastAsia" w:hAnsi="Cambria Math"/>
                    </w:rPr>
                  </w:pPr>
                </w:p>
                <w:p w14:paraId="322F9129" w14:textId="706C9BA5" w:rsidR="006D344B" w:rsidRPr="00BB5347" w:rsidRDefault="00A20F0C" w:rsidP="00423717">
                  <w:pPr>
                    <w:rPr>
                      <w:rFonts w:ascii="Cambria Math" w:eastAsiaTheme="minorEastAsia" w:hAnsi="Cambria Math"/>
                      <w:b/>
                      <w:bCs/>
                      <w:sz w:val="24"/>
                      <w:szCs w:val="28"/>
                    </w:rPr>
                  </w:pPr>
                  <w:r w:rsidRPr="00BB5347">
                    <w:rPr>
                      <w:rFonts w:ascii="Cambria Math" w:eastAsiaTheme="minorEastAsia" w:hAnsi="Cambria Math"/>
                      <w:b/>
                      <w:bCs/>
                      <w:sz w:val="24"/>
                      <w:szCs w:val="28"/>
                      <w:highlight w:val="yellow"/>
                    </w:rPr>
                    <w:t>Tu segunda pregunta: ¿</w:t>
                  </w:r>
                  <m:oMath>
                    <m:sSub>
                      <m:sSubPr>
                        <m:ctrlPr>
                          <w:rPr>
                            <w:rFonts w:ascii="Cambria Math" w:eastAsiaTheme="minorEastAsia" w:hAnsi="Cambria Math"/>
                            <w:b/>
                            <w:bCs/>
                            <w:sz w:val="24"/>
                            <w:szCs w:val="28"/>
                            <w:highlight w:val="yellow"/>
                          </w:rPr>
                        </m:ctrlPr>
                      </m:sSubPr>
                      <m:e>
                        <m:r>
                          <m:rPr>
                            <m:sty m:val="bi"/>
                          </m:rPr>
                          <w:rPr>
                            <w:rFonts w:ascii="Cambria Math" w:eastAsiaTheme="minorEastAsia" w:hAnsi="Cambria Math"/>
                            <w:sz w:val="24"/>
                            <w:szCs w:val="28"/>
                            <w:highlight w:val="yellow"/>
                          </w:rPr>
                          <m:t>y</m:t>
                        </m:r>
                      </m:e>
                      <m:sub>
                        <m:r>
                          <m:rPr>
                            <m:sty m:val="bi"/>
                          </m:rPr>
                          <w:rPr>
                            <w:rFonts w:ascii="Cambria Math" w:eastAsiaTheme="minorEastAsia" w:hAnsi="Cambria Math"/>
                            <w:sz w:val="24"/>
                            <w:szCs w:val="28"/>
                            <w:highlight w:val="yellow"/>
                          </w:rPr>
                          <m:t>3</m:t>
                        </m:r>
                      </m:sub>
                    </m:sSub>
                  </m:oMath>
                  <w:r w:rsidRPr="00BB5347">
                    <w:rPr>
                      <w:rFonts w:ascii="Cambria Math" w:eastAsiaTheme="minorEastAsia" w:hAnsi="Cambria Math"/>
                      <w:b/>
                      <w:bCs/>
                      <w:sz w:val="24"/>
                      <w:szCs w:val="28"/>
                      <w:highlight w:val="yellow"/>
                    </w:rPr>
                    <w:t xml:space="preserve"> se parece a los embeddings del vocabulario?</w:t>
                  </w:r>
                </w:p>
                <w:p w14:paraId="3A2A9CD2" w14:textId="464E89F7" w:rsidR="00242D38" w:rsidRDefault="00BB5347" w:rsidP="00423717">
                  <w:pPr>
                    <w:rPr>
                      <w:rFonts w:ascii="Cambria Math" w:eastAsiaTheme="minorEastAsia" w:hAnsi="Cambria Math"/>
                    </w:rPr>
                  </w:pPr>
                  <w:r>
                    <w:rPr>
                      <w:rFonts w:ascii="Cambria Math" w:eastAsiaTheme="minorEastAsia" w:hAnsi="Cambria Math"/>
                    </w:rPr>
                    <w:t>Casi, con dos ajustes:</w:t>
                  </w:r>
                </w:p>
                <w:p w14:paraId="4B817E4B" w14:textId="49FA1F08" w:rsidR="00BB5347" w:rsidRDefault="00BB5347">
                  <w:pPr>
                    <w:pStyle w:val="Prrafodelista"/>
                    <w:numPr>
                      <w:ilvl w:val="0"/>
                      <w:numId w:val="21"/>
                    </w:numPr>
                    <w:rPr>
                      <w:rFonts w:ascii="Cambria Math" w:eastAsiaTheme="minorEastAsia" w:hAnsi="Cambria Math"/>
                    </w:rPr>
                  </w:pPr>
                  <w:r>
                    <w:rPr>
                      <w:rFonts w:ascii="Cambria Math" w:eastAsiaTheme="minorEastAsia" w:hAnsi="Cambria Math"/>
                      <w:b/>
                      <w:bCs/>
                    </w:rPr>
                    <w:t xml:space="preserve">No se parece a los 37.000, se alinea con uno o con pocos. </w:t>
                  </w:r>
                  <w:r>
                    <w:rPr>
                      <w:rFonts w:ascii="Cambria Math" w:eastAsiaTheme="minorEastAsia" w:hAnsi="Cambria Math"/>
                    </w:rPr>
                    <w:t xml:space="preserve">Y3 es un solo vector de 512 </w:t>
                  </w:r>
                  <w:proofErr w:type="spellStart"/>
                  <w:r>
                    <w:rPr>
                      <w:rFonts w:ascii="Cambria Math" w:eastAsiaTheme="minorEastAsia" w:hAnsi="Cambria Math"/>
                    </w:rPr>
                    <w:t>numeros</w:t>
                  </w:r>
                  <w:proofErr w:type="spellEnd"/>
                  <w:r>
                    <w:rPr>
                      <w:rFonts w:ascii="Cambria Math" w:eastAsiaTheme="minorEastAsia" w:hAnsi="Cambria Math"/>
                    </w:rPr>
                    <w:t xml:space="preserve">. Si el modelo </w:t>
                  </w:r>
                  <w:r w:rsidR="00BE284F">
                    <w:rPr>
                      <w:rFonts w:ascii="Cambria Math" w:eastAsiaTheme="minorEastAsia" w:hAnsi="Cambria Math"/>
                      <w:b/>
                      <w:bCs/>
                    </w:rPr>
                    <w:t xml:space="preserve">“quiere decir” </w:t>
                  </w:r>
                  <w:r w:rsidR="00BE284F">
                    <w:rPr>
                      <w:rFonts w:ascii="Cambria Math" w:eastAsiaTheme="minorEastAsia" w:hAnsi="Cambria Math"/>
                    </w:rPr>
                    <w:t xml:space="preserve">Der, y3 apunta </w:t>
                  </w:r>
                  <w:proofErr w:type="spellStart"/>
                  <w:r w:rsidR="00BE284F">
                    <w:rPr>
                      <w:rFonts w:ascii="Cambria Math" w:eastAsiaTheme="minorEastAsia" w:hAnsi="Cambria Math"/>
                    </w:rPr>
                    <w:t>hcia</w:t>
                  </w:r>
                  <w:proofErr w:type="spellEnd"/>
                  <w:r w:rsidR="00BE284F">
                    <w:rPr>
                      <w:rFonts w:ascii="Cambria Math" w:eastAsiaTheme="minorEastAsia" w:hAnsi="Cambria Math"/>
                    </w:rPr>
                    <w:t xml:space="preserve"> el </w:t>
                  </w:r>
                  <w:proofErr w:type="spellStart"/>
                  <w:r w:rsidR="00BE284F">
                    <w:rPr>
                      <w:rFonts w:ascii="Cambria Math" w:eastAsiaTheme="minorEastAsia" w:hAnsi="Cambria Math"/>
                    </w:rPr>
                    <w:t>embedding</w:t>
                  </w:r>
                  <w:proofErr w:type="spellEnd"/>
                  <w:r w:rsidR="00BE284F">
                    <w:rPr>
                      <w:rFonts w:ascii="Cambria Math" w:eastAsiaTheme="minorEastAsia" w:hAnsi="Cambria Math"/>
                    </w:rPr>
                    <w:t xml:space="preserve"> de “Der” y queda poco alineado con casi todos los demás. Los 37.000 </w:t>
                  </w:r>
                  <w:proofErr w:type="spellStart"/>
                  <w:r w:rsidR="00BE284F">
                    <w:rPr>
                      <w:rFonts w:ascii="Cambria Math" w:eastAsiaTheme="minorEastAsia" w:hAnsi="Cambria Math"/>
                    </w:rPr>
                    <w:t>logits</w:t>
                  </w:r>
                  <w:proofErr w:type="spellEnd"/>
                  <w:r w:rsidR="00BE284F">
                    <w:rPr>
                      <w:rFonts w:ascii="Cambria Math" w:eastAsiaTheme="minorEastAsia" w:hAnsi="Cambria Math"/>
                    </w:rPr>
                    <w:t xml:space="preserve"> se calculan </w:t>
                  </w:r>
                  <w:proofErr w:type="spellStart"/>
                  <w:r w:rsidR="00BE284F">
                    <w:rPr>
                      <w:rFonts w:ascii="Cambria Math" w:eastAsiaTheme="minorEastAsia" w:hAnsi="Cambria Math"/>
                    </w:rPr>
                    <w:t>despues</w:t>
                  </w:r>
                  <w:proofErr w:type="spellEnd"/>
                  <w:r w:rsidR="00BE284F">
                    <w:rPr>
                      <w:rFonts w:ascii="Cambria Math" w:eastAsiaTheme="minorEastAsia" w:hAnsi="Cambria Math"/>
                    </w:rPr>
                    <w:t>, cuando lo multiplicas por la tabla.</w:t>
                  </w:r>
                </w:p>
                <w:p w14:paraId="6775FFD8" w14:textId="3CEE78DA" w:rsidR="00BE284F" w:rsidRDefault="00C31474">
                  <w:pPr>
                    <w:pStyle w:val="Prrafodelista"/>
                    <w:numPr>
                      <w:ilvl w:val="0"/>
                      <w:numId w:val="21"/>
                    </w:numPr>
                    <w:rPr>
                      <w:rFonts w:ascii="Cambria Math" w:eastAsiaTheme="minorEastAsia" w:hAnsi="Cambria Math"/>
                    </w:rPr>
                  </w:pPr>
                  <w:r>
                    <w:rPr>
                      <w:rFonts w:ascii="Cambria Math" w:eastAsiaTheme="minorEastAsia" w:hAnsi="Cambria Math"/>
                      <w:b/>
                      <w:bCs/>
                    </w:rPr>
                    <w:t xml:space="preserve">No es una copia del </w:t>
                  </w:r>
                  <w:proofErr w:type="spellStart"/>
                  <w:r>
                    <w:rPr>
                      <w:rFonts w:ascii="Cambria Math" w:eastAsiaTheme="minorEastAsia" w:hAnsi="Cambria Math"/>
                      <w:b/>
                      <w:bCs/>
                    </w:rPr>
                    <w:t>embedding</w:t>
                  </w:r>
                  <w:proofErr w:type="spellEnd"/>
                  <w:r>
                    <w:rPr>
                      <w:rFonts w:ascii="Cambria Math" w:eastAsiaTheme="minorEastAsia" w:hAnsi="Cambria Math"/>
                      <w:b/>
                      <w:bCs/>
                    </w:rPr>
                    <w:t xml:space="preserve">. </w:t>
                  </w:r>
                  <w:r>
                    <w:rPr>
                      <w:rFonts w:ascii="Cambria Math" w:eastAsiaTheme="minorEastAsia" w:hAnsi="Cambria Math"/>
                    </w:rPr>
                    <w:t xml:space="preserve">Apunta hacia esa zona del espacio de 512 dimensiones, pero no es igual. Por eso el </w:t>
                  </w:r>
                  <w:proofErr w:type="spellStart"/>
                  <w:r>
                    <w:rPr>
                      <w:rFonts w:ascii="Cambria Math" w:eastAsiaTheme="minorEastAsia" w:hAnsi="Cambria Math"/>
                    </w:rPr>
                    <w:t>softmax</w:t>
                  </w:r>
                  <w:proofErr w:type="spellEnd"/>
                  <w:r>
                    <w:rPr>
                      <w:rFonts w:ascii="Cambria Math" w:eastAsiaTheme="minorEastAsia" w:hAnsi="Cambria Math"/>
                    </w:rPr>
                    <w:t xml:space="preserve"> reporta probabilidades (</w:t>
                  </w:r>
                  <w:r w:rsidR="004C62FC">
                    <w:rPr>
                      <w:rFonts w:ascii="Cambria Math" w:eastAsiaTheme="minorEastAsia" w:hAnsi="Cambria Math"/>
                    </w:rPr>
                    <w:t xml:space="preserve">0.71 para Der, algo para </w:t>
                  </w:r>
                  <w:proofErr w:type="spellStart"/>
                  <w:r w:rsidR="004C62FC">
                    <w:rPr>
                      <w:rFonts w:ascii="Cambria Math" w:eastAsiaTheme="minorEastAsia" w:hAnsi="Cambria Math"/>
                    </w:rPr>
                    <w:t>Brot</w:t>
                  </w:r>
                  <w:proofErr w:type="spellEnd"/>
                  <w:r w:rsidR="004C62FC">
                    <w:rPr>
                      <w:rFonts w:ascii="Cambria Math" w:eastAsiaTheme="minorEastAsia" w:hAnsi="Cambria Math"/>
                    </w:rPr>
                    <w:t>) en vez de dar 1.0 a una sola.</w:t>
                  </w:r>
                </w:p>
                <w:p w14:paraId="2971BC38" w14:textId="6F78991C" w:rsidR="004C62FC" w:rsidRDefault="004C62FC" w:rsidP="004C62FC">
                  <w:pPr>
                    <w:rPr>
                      <w:rFonts w:ascii="Cambria Math" w:eastAsiaTheme="minorEastAsia" w:hAnsi="Cambria Math"/>
                    </w:rPr>
                  </w:pPr>
                  <w:r w:rsidRPr="004C62FC">
                    <w:rPr>
                      <w:rFonts w:ascii="Cambria Math" w:eastAsiaTheme="minorEastAsia" w:hAnsi="Cambria Math"/>
                    </w:rPr>
                    <w:t xml:space="preserve">Todo esto viene de que el </w:t>
                  </w:r>
                  <w:proofErr w:type="spellStart"/>
                  <w:proofErr w:type="gramStart"/>
                  <w:r w:rsidRPr="004C62FC">
                    <w:rPr>
                      <w:rFonts w:ascii="Cambria Math" w:eastAsiaTheme="minorEastAsia" w:hAnsi="Cambria Math"/>
                    </w:rPr>
                    <w:t>paper</w:t>
                  </w:r>
                  <w:proofErr w:type="spellEnd"/>
                  <w:proofErr w:type="gramEnd"/>
                  <w:r w:rsidRPr="004C62FC">
                    <w:rPr>
                      <w:rFonts w:ascii="Cambria Math" w:eastAsiaTheme="minorEastAsia" w:hAnsi="Cambria Math"/>
                    </w:rPr>
                    <w:t xml:space="preserve"> comparte la misma matriz en ambos lados:</w:t>
                  </w:r>
                  <w:r>
                    <w:rPr>
                      <w:rFonts w:ascii="Cambria Math" w:eastAsiaTheme="minorEastAsia" w:hAnsi="Cambria Math"/>
                    </w:rPr>
                    <w:t xml:space="preserve"> el </w:t>
                  </w:r>
                  <w:proofErr w:type="spellStart"/>
                  <w:r>
                    <w:rPr>
                      <w:rFonts w:ascii="Cambria Math" w:eastAsiaTheme="minorEastAsia" w:hAnsi="Cambria Math"/>
                    </w:rPr>
                    <w:t>embedding</w:t>
                  </w:r>
                  <w:proofErr w:type="spellEnd"/>
                  <w:r>
                    <w:rPr>
                      <w:rFonts w:ascii="Cambria Math" w:eastAsiaTheme="minorEastAsia" w:hAnsi="Cambria Math"/>
                    </w:rPr>
                    <w:t xml:space="preserve"> es el “lugar” donde vive cada palabra en el espacio de 512 dimensiones. </w:t>
                  </w:r>
                  <w:r w:rsidR="0080007E">
                    <w:rPr>
                      <w:rFonts w:ascii="Cambria Math" w:eastAsiaTheme="minorEastAsia" w:hAnsi="Cambria Math"/>
                    </w:rPr>
                    <w:t>El modelo, en las 6 capas, aprende a dejar y3 apuntando al lugar de la palabra que corresponde.</w:t>
                  </w:r>
                </w:p>
                <w:p w14:paraId="2FC82986" w14:textId="77777777" w:rsidR="0080007E" w:rsidRDefault="0080007E" w:rsidP="004C62FC">
                  <w:pPr>
                    <w:rPr>
                      <w:rFonts w:ascii="Cambria Math" w:eastAsiaTheme="minorEastAsia" w:hAnsi="Cambria Math"/>
                    </w:rPr>
                  </w:pPr>
                </w:p>
                <w:p w14:paraId="3AB3142C" w14:textId="53D938E6" w:rsidR="0080007E" w:rsidRPr="0074142F" w:rsidRDefault="0074142F" w:rsidP="004C62FC">
                  <w:pPr>
                    <w:rPr>
                      <w:rFonts w:ascii="Cambria Math" w:eastAsiaTheme="minorEastAsia" w:hAnsi="Cambria Math"/>
                      <w:b/>
                      <w:bCs/>
                      <w:sz w:val="24"/>
                      <w:szCs w:val="28"/>
                    </w:rPr>
                  </w:pPr>
                  <w:r w:rsidRPr="0074142F">
                    <w:rPr>
                      <w:rFonts w:ascii="Cambria Math" w:eastAsiaTheme="minorEastAsia" w:hAnsi="Cambria Math"/>
                      <w:b/>
                      <w:bCs/>
                      <w:sz w:val="24"/>
                      <w:szCs w:val="28"/>
                      <w:highlight w:val="yellow"/>
                    </w:rPr>
                    <w:t>Un matiz sobre el largo de y3</w:t>
                  </w:r>
                </w:p>
                <w:p w14:paraId="000BB8C7" w14:textId="4CE57B24" w:rsidR="0074142F" w:rsidRPr="00604D06" w:rsidRDefault="006A027B" w:rsidP="004C62FC">
                  <w:pPr>
                    <w:rPr>
                      <w:rFonts w:ascii="Cambria Math" w:eastAsiaTheme="minorEastAsia" w:hAnsi="Cambria Math"/>
                    </w:rPr>
                  </w:pP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3</m:t>
                        </m:r>
                      </m:sub>
                    </m:sSub>
                  </m:oMath>
                  <w:r w:rsidR="0074142F">
                    <w:rPr>
                      <w:rFonts w:ascii="Cambria Math" w:eastAsiaTheme="minorEastAsia" w:hAnsi="Cambria Math"/>
                    </w:rPr>
                    <w:t xml:space="preserve">sale de un LayerNorm, que reescala el vector para que su largo quede </w:t>
                  </w:r>
                  <w:proofErr w:type="spellStart"/>
                  <w:r w:rsidR="006F3C6B">
                    <w:rPr>
                      <w:rFonts w:ascii="Cambria Math" w:eastAsiaTheme="minorEastAsia" w:hAnsi="Cambria Math"/>
                    </w:rPr>
                    <w:t>mas</w:t>
                  </w:r>
                  <w:proofErr w:type="spellEnd"/>
                  <w:r w:rsidR="006F3C6B">
                    <w:rPr>
                      <w:rFonts w:ascii="Cambria Math" w:eastAsiaTheme="minorEastAsia" w:hAnsi="Cambria Math"/>
                    </w:rPr>
                    <w:t xml:space="preserve"> o menos controlado (aunque </w:t>
                  </w:r>
                  <m:oMath>
                    <m:r>
                      <w:rPr>
                        <w:rFonts w:ascii="Cambria Math" w:eastAsiaTheme="minorEastAsia" w:hAnsi="Cambria Math"/>
                      </w:rPr>
                      <m:t>γ</m:t>
                    </m:r>
                  </m:oMath>
                  <w:r w:rsidR="006F3C6B">
                    <w:rPr>
                      <w:rFonts w:ascii="Cambria Math" w:eastAsiaTheme="minorEastAsia" w:hAnsi="Cambria Math"/>
                    </w:rPr>
                    <w:t xml:space="preserve"> y </w:t>
                  </w:r>
                  <m:oMath>
                    <m:r>
                      <w:rPr>
                        <w:rFonts w:ascii="Cambria Math" w:eastAsiaTheme="minorEastAsia" w:hAnsi="Cambria Math"/>
                      </w:rPr>
                      <m:t>β</m:t>
                    </m:r>
                  </m:oMath>
                  <w:r w:rsidR="006F3C6B">
                    <w:rPr>
                      <w:rFonts w:ascii="Cambria Math" w:eastAsiaTheme="minorEastAsia" w:hAnsi="Cambria Math"/>
                    </w:rPr>
                    <w:t xml:space="preserve">, que son aprendidos, lo ajustan un poco). Entonces las diferencias entre logits dependen sobre todo de </w:t>
                  </w:r>
                  <w:r w:rsidR="006F3C6B">
                    <w:rPr>
                      <w:rFonts w:ascii="Cambria Math" w:eastAsiaTheme="minorEastAsia" w:hAnsi="Cambria Math"/>
                      <w:b/>
                      <w:bCs/>
                    </w:rPr>
                    <w:t xml:space="preserve">hacia </w:t>
                  </w:r>
                  <w:proofErr w:type="spellStart"/>
                  <w:r w:rsidR="00604D06">
                    <w:rPr>
                      <w:rFonts w:ascii="Cambria Math" w:eastAsiaTheme="minorEastAsia" w:hAnsi="Cambria Math"/>
                      <w:b/>
                      <w:bCs/>
                    </w:rPr>
                    <w:t>donde</w:t>
                  </w:r>
                  <w:proofErr w:type="spellEnd"/>
                  <w:r w:rsidR="00604D06">
                    <w:rPr>
                      <w:rFonts w:ascii="Cambria Math" w:eastAsiaTheme="minorEastAsia" w:hAnsi="Cambria Math"/>
                      <w:b/>
                      <w:bCs/>
                    </w:rPr>
                    <w:t xml:space="preserve"> apunta </w:t>
                  </w:r>
                  <w:r w:rsidR="00604D06">
                    <w:rPr>
                      <w:rFonts w:ascii="Cambria Math" w:eastAsiaTheme="minorEastAsia" w:hAnsi="Cambria Math"/>
                    </w:rPr>
                    <w:t xml:space="preserve">y3, y del largo de cada </w:t>
                  </w:r>
                  <w:proofErr w:type="spellStart"/>
                  <w:r w:rsidR="00604D06">
                    <w:rPr>
                      <w:rFonts w:ascii="Cambria Math" w:eastAsiaTheme="minorEastAsia" w:hAnsi="Cambria Math"/>
                    </w:rPr>
                    <w:t>embedding</w:t>
                  </w:r>
                  <w:proofErr w:type="spellEnd"/>
                  <w:r w:rsidR="00604D06">
                    <w:rPr>
                      <w:rFonts w:ascii="Cambria Math" w:eastAsiaTheme="minorEastAsia" w:hAnsi="Cambria Math"/>
                    </w:rPr>
                    <w:t xml:space="preserve">, </w:t>
                  </w:r>
                  <w:r w:rsidR="00235098">
                    <w:rPr>
                      <w:rFonts w:ascii="Cambria Math" w:eastAsiaTheme="minorEastAsia" w:hAnsi="Cambria Math"/>
                    </w:rPr>
                    <w:t xml:space="preserve">y no de que y3 sea </w:t>
                  </w:r>
                  <w:proofErr w:type="spellStart"/>
                  <w:r w:rsidR="00235098">
                    <w:rPr>
                      <w:rFonts w:ascii="Cambria Math" w:eastAsiaTheme="minorEastAsia" w:hAnsi="Cambria Math"/>
                    </w:rPr>
                    <w:t>mas</w:t>
                  </w:r>
                  <w:proofErr w:type="spellEnd"/>
                  <w:r w:rsidR="00235098">
                    <w:rPr>
                      <w:rFonts w:ascii="Cambria Math" w:eastAsiaTheme="minorEastAsia" w:hAnsi="Cambria Math"/>
                    </w:rPr>
                    <w:t xml:space="preserve"> grande o </w:t>
                  </w:r>
                  <w:proofErr w:type="spellStart"/>
                  <w:r w:rsidR="00235098">
                    <w:rPr>
                      <w:rFonts w:ascii="Cambria Math" w:eastAsiaTheme="minorEastAsia" w:hAnsi="Cambria Math"/>
                    </w:rPr>
                    <w:t>mas</w:t>
                  </w:r>
                  <w:proofErr w:type="spellEnd"/>
                  <w:r w:rsidR="00235098">
                    <w:rPr>
                      <w:rFonts w:ascii="Cambria Math" w:eastAsiaTheme="minorEastAsia" w:hAnsi="Cambria Math"/>
                    </w:rPr>
                    <w:t xml:space="preserve"> chico.</w:t>
                  </w:r>
                </w:p>
                <w:p w14:paraId="40ED65AC" w14:textId="77777777" w:rsidR="0074142F" w:rsidRDefault="0074142F" w:rsidP="004C62FC">
                  <w:pPr>
                    <w:rPr>
                      <w:rFonts w:ascii="Cambria Math" w:eastAsiaTheme="minorEastAsia" w:hAnsi="Cambria Math"/>
                      <w:b/>
                      <w:bCs/>
                    </w:rPr>
                  </w:pPr>
                </w:p>
                <w:p w14:paraId="243C5655" w14:textId="77777777" w:rsidR="00D953E5" w:rsidRDefault="00D953E5" w:rsidP="004C62FC">
                  <w:pPr>
                    <w:rPr>
                      <w:rFonts w:ascii="Cambria Math" w:eastAsiaTheme="minorEastAsia" w:hAnsi="Cambria Math"/>
                      <w:b/>
                      <w:bCs/>
                    </w:rPr>
                  </w:pPr>
                </w:p>
                <w:p w14:paraId="66A13F04" w14:textId="77777777" w:rsidR="00D953E5" w:rsidRDefault="00D953E5" w:rsidP="004C62FC">
                  <w:pPr>
                    <w:rPr>
                      <w:rFonts w:ascii="Cambria Math" w:eastAsiaTheme="minorEastAsia" w:hAnsi="Cambria Math"/>
                      <w:b/>
                      <w:bCs/>
                    </w:rPr>
                  </w:pPr>
                </w:p>
                <w:p w14:paraId="13129FEA" w14:textId="77777777" w:rsidR="00D953E5" w:rsidRDefault="00D953E5" w:rsidP="004C62FC">
                  <w:pPr>
                    <w:rPr>
                      <w:rFonts w:ascii="Cambria Math" w:eastAsiaTheme="minorEastAsia" w:hAnsi="Cambria Math"/>
                      <w:b/>
                      <w:bCs/>
                    </w:rPr>
                  </w:pPr>
                </w:p>
                <w:p w14:paraId="700E89A0" w14:textId="77777777" w:rsidR="00D953E5" w:rsidRDefault="00D953E5" w:rsidP="004C62FC">
                  <w:pPr>
                    <w:rPr>
                      <w:rFonts w:ascii="Cambria Math" w:eastAsiaTheme="minorEastAsia" w:hAnsi="Cambria Math"/>
                      <w:b/>
                      <w:bCs/>
                    </w:rPr>
                  </w:pPr>
                </w:p>
                <w:p w14:paraId="5847C18F" w14:textId="77777777" w:rsidR="00D953E5" w:rsidRDefault="00D953E5" w:rsidP="004C62FC">
                  <w:pPr>
                    <w:rPr>
                      <w:rFonts w:ascii="Cambria Math" w:eastAsiaTheme="minorEastAsia" w:hAnsi="Cambria Math"/>
                      <w:b/>
                      <w:bCs/>
                    </w:rPr>
                  </w:pPr>
                </w:p>
                <w:p w14:paraId="52A3BAA9" w14:textId="77777777" w:rsidR="00D953E5" w:rsidRPr="0074142F" w:rsidRDefault="00D953E5" w:rsidP="004C62FC">
                  <w:pPr>
                    <w:rPr>
                      <w:rFonts w:ascii="Cambria Math" w:eastAsiaTheme="minorEastAsia" w:hAnsi="Cambria Math"/>
                      <w:b/>
                      <w:bCs/>
                    </w:rPr>
                  </w:pPr>
                </w:p>
                <w:p w14:paraId="7DDC9C21" w14:textId="0943AA38" w:rsidR="00991AE1" w:rsidRDefault="00664DD3" w:rsidP="00423717">
                  <w:pPr>
                    <w:rPr>
                      <w:rFonts w:ascii="Cambria Math" w:eastAsiaTheme="minorEastAsia" w:hAnsi="Cambria Math"/>
                    </w:rPr>
                  </w:pPr>
                  <w:r w:rsidRPr="00664DD3">
                    <w:rPr>
                      <w:rFonts w:ascii="Cambria Math" w:eastAsiaTheme="minorEastAsia" w:hAnsi="Cambria Math"/>
                      <w:noProof/>
                    </w:rPr>
                    <w:drawing>
                      <wp:inline distT="0" distB="0" distL="0" distR="0" wp14:anchorId="03E5CA9D" wp14:editId="75CEA9E3">
                        <wp:extent cx="2629128" cy="396274"/>
                        <wp:effectExtent l="38100" t="38100" r="38100" b="41910"/>
                        <wp:docPr id="735964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64370" name=""/>
                                <pic:cNvPicPr/>
                              </pic:nvPicPr>
                              <pic:blipFill>
                                <a:blip r:embed="rId311"/>
                                <a:stretch>
                                  <a:fillRect/>
                                </a:stretch>
                              </pic:blipFill>
                              <pic:spPr>
                                <a:xfrm>
                                  <a:off x="0" y="0"/>
                                  <a:ext cx="2629128" cy="396274"/>
                                </a:xfrm>
                                <a:prstGeom prst="rect">
                                  <a:avLst/>
                                </a:prstGeom>
                                <a:ln w="28575">
                                  <a:solidFill>
                                    <a:schemeClr val="tx1"/>
                                  </a:solidFill>
                                </a:ln>
                              </pic:spPr>
                            </pic:pic>
                          </a:graphicData>
                        </a:graphic>
                      </wp:inline>
                    </w:drawing>
                  </w:r>
                </w:p>
                <w:p w14:paraId="56AEC6AB" w14:textId="77777777" w:rsidR="00164D19" w:rsidRPr="00164D19" w:rsidRDefault="00164D19" w:rsidP="00164D19">
                  <w:pPr>
                    <w:rPr>
                      <w:rFonts w:ascii="Cambria Math" w:eastAsiaTheme="minorEastAsia" w:hAnsi="Cambria Math"/>
                    </w:rPr>
                  </w:pPr>
                  <w:r w:rsidRPr="00164D19">
                    <w:rPr>
                      <w:rFonts w:ascii="Cambria Math" w:eastAsiaTheme="minorEastAsia" w:hAnsi="Cambria Math"/>
                    </w:rPr>
                    <w:t>Un vector se puede ver como una flecha:</w:t>
                  </w:r>
                </w:p>
                <w:p w14:paraId="520D28AC" w14:textId="447D097C" w:rsidR="00164D19" w:rsidRDefault="00D953E5" w:rsidP="00D953E5">
                  <w:pPr>
                    <w:pStyle w:val="Prrafodelista"/>
                    <w:numPr>
                      <w:ilvl w:val="0"/>
                      <w:numId w:val="2"/>
                    </w:numPr>
                    <w:rPr>
                      <w:rFonts w:ascii="Cambria Math" w:eastAsiaTheme="minorEastAsia" w:hAnsi="Cambria Math"/>
                    </w:rPr>
                  </w:pPr>
                  <w:proofErr w:type="spellStart"/>
                  <w:r>
                    <w:rPr>
                      <w:rFonts w:ascii="Cambria Math" w:eastAsiaTheme="minorEastAsia" w:hAnsi="Cambria Math"/>
                      <w:b/>
                      <w:bCs/>
                    </w:rPr>
                    <w:t>Direccion</w:t>
                  </w:r>
                  <w:proofErr w:type="spellEnd"/>
                  <w:r>
                    <w:rPr>
                      <w:rFonts w:ascii="Cambria Math" w:eastAsiaTheme="minorEastAsia" w:hAnsi="Cambria Math"/>
                      <w:b/>
                      <w:bCs/>
                    </w:rPr>
                    <w:t xml:space="preserve">: </w:t>
                  </w:r>
                  <w:r>
                    <w:rPr>
                      <w:rFonts w:ascii="Cambria Math" w:eastAsiaTheme="minorEastAsia" w:hAnsi="Cambria Math"/>
                    </w:rPr>
                    <w:t>hacia donde apunta la fecha</w:t>
                  </w:r>
                </w:p>
                <w:p w14:paraId="6D853436" w14:textId="5C2F99BC" w:rsidR="00D953E5" w:rsidRDefault="00D953E5" w:rsidP="00D953E5">
                  <w:pPr>
                    <w:pStyle w:val="Prrafodelista"/>
                    <w:numPr>
                      <w:ilvl w:val="0"/>
                      <w:numId w:val="2"/>
                    </w:numPr>
                    <w:rPr>
                      <w:rFonts w:ascii="Cambria Math" w:eastAsiaTheme="minorEastAsia" w:hAnsi="Cambria Math"/>
                    </w:rPr>
                  </w:pPr>
                  <w:r>
                    <w:rPr>
                      <w:rFonts w:ascii="Cambria Math" w:eastAsiaTheme="minorEastAsia" w:hAnsi="Cambria Math"/>
                      <w:b/>
                      <w:bCs/>
                    </w:rPr>
                    <w:t xml:space="preserve">Largo: </w:t>
                  </w:r>
                  <w:r>
                    <w:rPr>
                      <w:rFonts w:ascii="Cambria Math" w:eastAsiaTheme="minorEastAsia" w:hAnsi="Cambria Math"/>
                    </w:rPr>
                    <w:t>que tan larga es, sin importar hacia donde apunte.</w:t>
                  </w:r>
                </w:p>
                <w:p w14:paraId="40A3AC2D" w14:textId="77777777" w:rsidR="00D953E5" w:rsidRDefault="00D953E5" w:rsidP="00D953E5">
                  <w:pPr>
                    <w:rPr>
                      <w:rFonts w:ascii="Cambria Math" w:eastAsiaTheme="minorEastAsia" w:hAnsi="Cambria Math"/>
                    </w:rPr>
                  </w:pPr>
                </w:p>
                <w:p w14:paraId="6DE11805" w14:textId="18A07B6F" w:rsidR="00D953E5" w:rsidRDefault="00493B7A" w:rsidP="00D953E5">
                  <w:pPr>
                    <w:rPr>
                      <w:rFonts w:ascii="Cambria Math" w:eastAsiaTheme="minorEastAsia" w:hAnsi="Cambria Math"/>
                    </w:rPr>
                  </w:pPr>
                  <w:r w:rsidRPr="00493B7A">
                    <w:rPr>
                      <w:rFonts w:ascii="Cambria Math" w:eastAsiaTheme="minorEastAsia" w:hAnsi="Cambria Math"/>
                      <w:noProof/>
                    </w:rPr>
                    <w:drawing>
                      <wp:inline distT="0" distB="0" distL="0" distR="0" wp14:anchorId="5FAC0699" wp14:editId="246F7350">
                        <wp:extent cx="5791200" cy="810237"/>
                        <wp:effectExtent l="38100" t="38100" r="38100" b="47625"/>
                        <wp:docPr id="856746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46041" name=""/>
                                <pic:cNvPicPr/>
                              </pic:nvPicPr>
                              <pic:blipFill>
                                <a:blip r:embed="rId312"/>
                                <a:stretch>
                                  <a:fillRect/>
                                </a:stretch>
                              </pic:blipFill>
                              <pic:spPr>
                                <a:xfrm>
                                  <a:off x="0" y="0"/>
                                  <a:ext cx="5813310" cy="813330"/>
                                </a:xfrm>
                                <a:prstGeom prst="rect">
                                  <a:avLst/>
                                </a:prstGeom>
                                <a:ln w="28575">
                                  <a:solidFill>
                                    <a:schemeClr val="tx1"/>
                                  </a:solidFill>
                                </a:ln>
                              </pic:spPr>
                            </pic:pic>
                          </a:graphicData>
                        </a:graphic>
                      </wp:inline>
                    </w:drawing>
                  </w:r>
                </w:p>
                <w:p w14:paraId="4FFD5FA5" w14:textId="51E93E4C" w:rsidR="00493B7A" w:rsidRPr="00493B7A" w:rsidRDefault="00493B7A" w:rsidP="00D953E5">
                  <w:pPr>
                    <w:rPr>
                      <w:rFonts w:ascii="Cambria Math" w:eastAsiaTheme="minorEastAsia" w:hAnsi="Cambria Math"/>
                    </w:rPr>
                  </w:pPr>
                  <w:r>
                    <w:rPr>
                      <w:rFonts w:ascii="Cambria Math" w:eastAsiaTheme="minorEastAsia" w:hAnsi="Cambria Math"/>
                    </w:rPr>
                    <w:t xml:space="preserve">El largo se calcula como </w:t>
                  </w:r>
                  <m:oMath>
                    <m:rad>
                      <m:radPr>
                        <m:degHide m:val="1"/>
                        <m:ctrlPr>
                          <w:rPr>
                            <w:rFonts w:ascii="Cambria Math" w:eastAsiaTheme="minorEastAsia" w:hAnsi="Cambria Math"/>
                          </w:rPr>
                        </m:ctrlPr>
                      </m:radPr>
                      <m:deg/>
                      <m:e>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c</m:t>
                            </m:r>
                          </m:e>
                          <m:sup>
                            <m:r>
                              <w:rPr>
                                <w:rFonts w:ascii="Cambria Math" w:eastAsiaTheme="minorEastAsia" w:hAnsi="Cambria Math"/>
                              </w:rPr>
                              <m:t>2</m:t>
                            </m:r>
                          </m:sup>
                        </m:sSup>
                      </m:e>
                    </m:rad>
                  </m:oMath>
                  <w:r>
                    <w:rPr>
                      <w:rFonts w:ascii="Cambria Math" w:eastAsiaTheme="minorEastAsia" w:hAnsi="Cambria Math"/>
                    </w:rPr>
                    <w:t xml:space="preserve">. Por ejemplo, para [1,1,0] es </w:t>
                  </w:r>
                  <m:oMath>
                    <m:rad>
                      <m:radPr>
                        <m:degHide m:val="1"/>
                        <m:ctrlPr>
                          <w:rPr>
                            <w:rFonts w:ascii="Cambria Math" w:eastAsiaTheme="minorEastAsia" w:hAnsi="Cambria Math"/>
                          </w:rPr>
                        </m:ctrlPr>
                      </m:radPr>
                      <m:deg/>
                      <m:e>
                        <m:r>
                          <w:rPr>
                            <w:rFonts w:ascii="Cambria Math" w:eastAsiaTheme="minorEastAsia" w:hAnsi="Cambria Math"/>
                          </w:rPr>
                          <m:t>2</m:t>
                        </m:r>
                      </m:e>
                    </m:rad>
                    <m:r>
                      <w:rPr>
                        <w:rFonts w:ascii="Cambria Math" w:eastAsiaTheme="minorEastAsia" w:hAnsi="Cambria Math"/>
                      </w:rPr>
                      <m:t xml:space="preserve">≈1,41, </m:t>
                    </m:r>
                  </m:oMath>
                  <w:r w:rsidR="00581EEC">
                    <w:rPr>
                      <w:rFonts w:ascii="Cambria Math" w:eastAsiaTheme="minorEastAsia" w:hAnsi="Cambria Math"/>
                    </w:rPr>
                    <w:t xml:space="preserve">y para [2,2,0] es </w:t>
                  </w:r>
                  <m:oMath>
                    <m:rad>
                      <m:radPr>
                        <m:degHide m:val="1"/>
                        <m:ctrlPr>
                          <w:rPr>
                            <w:rFonts w:ascii="Cambria Math" w:eastAsiaTheme="minorEastAsia" w:hAnsi="Cambria Math"/>
                          </w:rPr>
                        </m:ctrlPr>
                      </m:radPr>
                      <m:deg/>
                      <m:e>
                        <m:r>
                          <w:rPr>
                            <w:rFonts w:ascii="Cambria Math" w:eastAsiaTheme="minorEastAsia" w:hAnsi="Cambria Math"/>
                          </w:rPr>
                          <m:t>8</m:t>
                        </m:r>
                      </m:e>
                    </m:rad>
                    <m:r>
                      <w:rPr>
                        <w:rFonts w:ascii="Cambria Math" w:eastAsiaTheme="minorEastAsia" w:hAnsi="Cambria Math"/>
                      </w:rPr>
                      <m:t>≈2,83</m:t>
                    </m:r>
                  </m:oMath>
                </w:p>
                <w:p w14:paraId="52B8CF53" w14:textId="77777777" w:rsidR="00D953E5" w:rsidRDefault="00D953E5" w:rsidP="00D953E5">
                  <w:pPr>
                    <w:rPr>
                      <w:rFonts w:ascii="Cambria Math" w:eastAsiaTheme="minorEastAsia" w:hAnsi="Cambria Math"/>
                    </w:rPr>
                  </w:pPr>
                </w:p>
                <w:p w14:paraId="50D0A539" w14:textId="6FEEC4DB" w:rsidR="00581EEC" w:rsidRDefault="00581EEC" w:rsidP="00D953E5">
                  <w:pPr>
                    <w:rPr>
                      <w:rFonts w:ascii="Cambria Math" w:eastAsiaTheme="minorEastAsia" w:hAnsi="Cambria Math"/>
                    </w:rPr>
                  </w:pPr>
                  <w:r>
                    <w:rPr>
                      <w:rFonts w:ascii="Cambria Math" w:eastAsiaTheme="minorEastAsia" w:hAnsi="Cambria Math"/>
                    </w:rPr>
                    <w:t xml:space="preserve">En los </w:t>
                  </w:r>
                  <w:proofErr w:type="spellStart"/>
                  <w:r>
                    <w:rPr>
                      <w:rFonts w:ascii="Cambria Math" w:eastAsiaTheme="minorEastAsia" w:hAnsi="Cambria Math"/>
                    </w:rPr>
                    <w:t>logits</w:t>
                  </w:r>
                  <w:proofErr w:type="spellEnd"/>
                  <w:r>
                    <w:rPr>
                      <w:rFonts w:ascii="Cambria Math" w:eastAsiaTheme="minorEastAsia" w:hAnsi="Cambria Math"/>
                    </w:rPr>
                    <w:t xml:space="preserve">, el producto punto depende de las dos cosas: </w:t>
                  </w:r>
                  <w:r>
                    <w:rPr>
                      <w:rFonts w:ascii="Cambria Math" w:eastAsiaTheme="minorEastAsia" w:hAnsi="Cambria Math"/>
                      <w:b/>
                      <w:bCs/>
                    </w:rPr>
                    <w:t xml:space="preserve">Si dos vectores apuntan hacia el mismo lado, el puntaje sube, </w:t>
                  </w:r>
                  <w:r>
                    <w:rPr>
                      <w:rFonts w:ascii="Cambria Math" w:eastAsiaTheme="minorEastAsia" w:hAnsi="Cambria Math"/>
                    </w:rPr>
                    <w:t xml:space="preserve">y si además son largos, sube todavía </w:t>
                  </w:r>
                  <w:proofErr w:type="spellStart"/>
                  <w:r>
                    <w:rPr>
                      <w:rFonts w:ascii="Cambria Math" w:eastAsiaTheme="minorEastAsia" w:hAnsi="Cambria Math"/>
                    </w:rPr>
                    <w:t>mas</w:t>
                  </w:r>
                  <w:proofErr w:type="spellEnd"/>
                  <w:r>
                    <w:rPr>
                      <w:rFonts w:ascii="Cambria Math" w:eastAsiaTheme="minorEastAsia" w:hAnsi="Cambria Math"/>
                    </w:rPr>
                    <w:t>.</w:t>
                  </w:r>
                </w:p>
                <w:p w14:paraId="2846B21C" w14:textId="77777777" w:rsidR="00581EEC" w:rsidRDefault="00581EEC" w:rsidP="00D953E5">
                  <w:pPr>
                    <w:rPr>
                      <w:rFonts w:ascii="Cambria Math" w:eastAsiaTheme="minorEastAsia" w:hAnsi="Cambria Math"/>
                    </w:rPr>
                  </w:pPr>
                </w:p>
                <w:p w14:paraId="14829ED4" w14:textId="6A7919BE" w:rsidR="00581EEC" w:rsidRDefault="00310AEE" w:rsidP="00D953E5">
                  <w:pPr>
                    <w:rPr>
                      <w:rFonts w:ascii="Cambria Math" w:eastAsiaTheme="minorEastAsia" w:hAnsi="Cambria Math"/>
                      <w:b/>
                      <w:bCs/>
                    </w:rPr>
                  </w:pPr>
                  <w:r w:rsidRPr="00310AEE">
                    <w:rPr>
                      <w:rFonts w:ascii="Cambria Math" w:eastAsiaTheme="minorEastAsia" w:hAnsi="Cambria Math"/>
                      <w:b/>
                      <w:bCs/>
                      <w:noProof/>
                    </w:rPr>
                    <w:drawing>
                      <wp:inline distT="0" distB="0" distL="0" distR="0" wp14:anchorId="42DD8F33" wp14:editId="4157E9B0">
                        <wp:extent cx="1615580" cy="480102"/>
                        <wp:effectExtent l="19050" t="19050" r="22860" b="15240"/>
                        <wp:docPr id="451021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21834" name=""/>
                                <pic:cNvPicPr/>
                              </pic:nvPicPr>
                              <pic:blipFill>
                                <a:blip r:embed="rId313"/>
                                <a:stretch>
                                  <a:fillRect/>
                                </a:stretch>
                              </pic:blipFill>
                              <pic:spPr>
                                <a:xfrm>
                                  <a:off x="0" y="0"/>
                                  <a:ext cx="1615580" cy="480102"/>
                                </a:xfrm>
                                <a:prstGeom prst="rect">
                                  <a:avLst/>
                                </a:prstGeom>
                                <a:ln w="19050">
                                  <a:solidFill>
                                    <a:schemeClr val="tx1"/>
                                  </a:solidFill>
                                </a:ln>
                              </pic:spPr>
                            </pic:pic>
                          </a:graphicData>
                        </a:graphic>
                      </wp:inline>
                    </w:drawing>
                  </w:r>
                </w:p>
                <w:p w14:paraId="55503C75" w14:textId="069BAE3F" w:rsidR="00310AEE" w:rsidRDefault="00310AEE" w:rsidP="00D953E5">
                  <w:pPr>
                    <w:rPr>
                      <w:rFonts w:ascii="Cambria Math" w:eastAsiaTheme="minorEastAsia" w:hAnsi="Cambria Math"/>
                    </w:rPr>
                  </w:pPr>
                  <w:r>
                    <w:rPr>
                      <w:rFonts w:ascii="Cambria Math" w:eastAsiaTheme="minorEastAsia" w:hAnsi="Cambria Math"/>
                    </w:rPr>
                    <w:t xml:space="preserve">La dirección es </w:t>
                  </w:r>
                  <w:r>
                    <w:rPr>
                      <w:rFonts w:ascii="Cambria Math" w:eastAsiaTheme="minorEastAsia" w:hAnsi="Cambria Math"/>
                      <w:b/>
                      <w:bCs/>
                    </w:rPr>
                    <w:t xml:space="preserve">hacia donde apunta la flecha, </w:t>
                  </w:r>
                  <w:r>
                    <w:rPr>
                      <w:rFonts w:ascii="Cambria Math" w:eastAsiaTheme="minorEastAsia" w:hAnsi="Cambria Math"/>
                    </w:rPr>
                    <w:t>sin importar que tan larga sea. Es como decir “hacia el norte” sin decir cuantos kilómetros.</w:t>
                  </w:r>
                </w:p>
                <w:p w14:paraId="36491667" w14:textId="77777777" w:rsidR="00310AEE" w:rsidRDefault="00310AEE" w:rsidP="00D953E5">
                  <w:pPr>
                    <w:rPr>
                      <w:rFonts w:ascii="Cambria Math" w:eastAsiaTheme="minorEastAsia" w:hAnsi="Cambria Math"/>
                    </w:rPr>
                  </w:pPr>
                </w:p>
                <w:p w14:paraId="57D52735" w14:textId="77777777" w:rsidR="004C71B7" w:rsidRPr="004C71B7" w:rsidRDefault="004C71B7" w:rsidP="004C71B7">
                  <w:pPr>
                    <w:rPr>
                      <w:rFonts w:ascii="Cambria Math" w:eastAsiaTheme="minorEastAsia" w:hAnsi="Cambria Math"/>
                      <w:b/>
                      <w:bCs/>
                    </w:rPr>
                  </w:pPr>
                  <w:r w:rsidRPr="004C71B7">
                    <w:rPr>
                      <w:rFonts w:ascii="Cambria Math" w:eastAsiaTheme="minorEastAsia" w:hAnsi="Cambria Math"/>
                      <w:b/>
                      <w:bCs/>
                    </w:rPr>
                    <w:t>Con un dibujo en 2 números</w:t>
                  </w:r>
                </w:p>
                <w:p w14:paraId="265A9A92" w14:textId="458BEFC7" w:rsidR="00310AEE" w:rsidRDefault="004C71B7" w:rsidP="00D953E5">
                  <w:pPr>
                    <w:rPr>
                      <w:rFonts w:ascii="Cambria Math" w:eastAsiaTheme="minorEastAsia" w:hAnsi="Cambria Math"/>
                    </w:rPr>
                  </w:pPr>
                  <w:r>
                    <w:rPr>
                      <w:rFonts w:ascii="Cambria Math" w:eastAsiaTheme="minorEastAsia" w:hAnsi="Cambria Math"/>
                    </w:rPr>
                    <w:lastRenderedPageBreak/>
                    <w:t xml:space="preserve">Un vector de 2 </w:t>
                  </w:r>
                  <w:proofErr w:type="spellStart"/>
                  <w:r>
                    <w:rPr>
                      <w:rFonts w:ascii="Cambria Math" w:eastAsiaTheme="minorEastAsia" w:hAnsi="Cambria Math"/>
                    </w:rPr>
                    <w:t>numeros</w:t>
                  </w:r>
                  <w:proofErr w:type="spellEnd"/>
                  <w:r>
                    <w:rPr>
                      <w:rFonts w:ascii="Cambria Math" w:eastAsiaTheme="minorEastAsia" w:hAnsi="Cambria Math"/>
                    </w:rPr>
                    <w:t>, como [3,1], se puede ver como una flecha desde el origen: 3 pasos hacia la derecha y 1 hacia arriba.</w:t>
                  </w:r>
                </w:p>
                <w:p w14:paraId="0894A23D" w14:textId="77777777" w:rsidR="004C71B7" w:rsidRDefault="004C71B7" w:rsidP="00D953E5">
                  <w:pPr>
                    <w:rPr>
                      <w:rFonts w:ascii="Cambria Math" w:eastAsiaTheme="minorEastAsia" w:hAnsi="Cambria Math"/>
                    </w:rPr>
                  </w:pPr>
                </w:p>
                <w:p w14:paraId="0406E604" w14:textId="0FE50BA4" w:rsidR="004C71B7" w:rsidRDefault="003C28AC" w:rsidP="00D953E5">
                  <w:pPr>
                    <w:rPr>
                      <w:rFonts w:ascii="Cambria Math" w:eastAsiaTheme="minorEastAsia" w:hAnsi="Cambria Math"/>
                    </w:rPr>
                  </w:pPr>
                  <w:r w:rsidRPr="003C28AC">
                    <w:rPr>
                      <w:rFonts w:ascii="Cambria Math" w:eastAsiaTheme="minorEastAsia" w:hAnsi="Cambria Math"/>
                      <w:noProof/>
                    </w:rPr>
                    <w:drawing>
                      <wp:inline distT="0" distB="0" distL="0" distR="0" wp14:anchorId="60FC42AE" wp14:editId="4F3FF349">
                        <wp:extent cx="5478780" cy="1288759"/>
                        <wp:effectExtent l="38100" t="38100" r="45720" b="45085"/>
                        <wp:docPr id="611812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12248" name=""/>
                                <pic:cNvPicPr/>
                              </pic:nvPicPr>
                              <pic:blipFill>
                                <a:blip r:embed="rId314"/>
                                <a:stretch>
                                  <a:fillRect/>
                                </a:stretch>
                              </pic:blipFill>
                              <pic:spPr>
                                <a:xfrm>
                                  <a:off x="0" y="0"/>
                                  <a:ext cx="5487837" cy="1290890"/>
                                </a:xfrm>
                                <a:prstGeom prst="rect">
                                  <a:avLst/>
                                </a:prstGeom>
                                <a:ln w="28575">
                                  <a:solidFill>
                                    <a:schemeClr val="tx1"/>
                                  </a:solidFill>
                                </a:ln>
                              </pic:spPr>
                            </pic:pic>
                          </a:graphicData>
                        </a:graphic>
                      </wp:inline>
                    </w:drawing>
                  </w:r>
                </w:p>
                <w:p w14:paraId="3B14FD07" w14:textId="73BBAD11" w:rsidR="003C28AC" w:rsidRDefault="003C28AC" w:rsidP="003C28AC">
                  <w:pPr>
                    <w:pStyle w:val="Prrafodelista"/>
                    <w:numPr>
                      <w:ilvl w:val="0"/>
                      <w:numId w:val="2"/>
                    </w:numPr>
                    <w:rPr>
                      <w:rFonts w:ascii="Cambria Math" w:eastAsiaTheme="minorEastAsia" w:hAnsi="Cambria Math"/>
                    </w:rPr>
                  </w:pPr>
                  <w:proofErr w:type="spellStart"/>
                  <w:r>
                    <w:rPr>
                      <w:rFonts w:ascii="Cambria Math" w:eastAsiaTheme="minorEastAsia" w:hAnsi="Cambria Math"/>
                      <w:b/>
                      <w:bCs/>
                    </w:rPr>
                    <w:t>Direccion</w:t>
                  </w:r>
                  <w:proofErr w:type="spellEnd"/>
                  <w:r>
                    <w:rPr>
                      <w:rFonts w:ascii="Cambria Math" w:eastAsiaTheme="minorEastAsia" w:hAnsi="Cambria Math"/>
                      <w:b/>
                      <w:bCs/>
                    </w:rPr>
                    <w:t xml:space="preserve">: </w:t>
                  </w:r>
                  <w:r>
                    <w:rPr>
                      <w:rFonts w:ascii="Cambria Math" w:eastAsiaTheme="minorEastAsia" w:hAnsi="Cambria Math"/>
                    </w:rPr>
                    <w:t>hacia la derecha, un poco hacia arriba.</w:t>
                  </w:r>
                </w:p>
                <w:p w14:paraId="3F43C47C" w14:textId="3DC04DA1" w:rsidR="003C28AC" w:rsidRDefault="003C28AC" w:rsidP="003C28AC">
                  <w:pPr>
                    <w:pStyle w:val="Prrafodelista"/>
                    <w:numPr>
                      <w:ilvl w:val="0"/>
                      <w:numId w:val="2"/>
                    </w:numPr>
                    <w:rPr>
                      <w:rFonts w:ascii="Cambria Math" w:eastAsiaTheme="minorEastAsia" w:hAnsi="Cambria Math"/>
                    </w:rPr>
                  </w:pPr>
                  <w:r>
                    <w:rPr>
                      <w:rFonts w:ascii="Cambria Math" w:eastAsiaTheme="minorEastAsia" w:hAnsi="Cambria Math"/>
                      <w:b/>
                      <w:bCs/>
                    </w:rPr>
                    <w:t>Largo:</w:t>
                  </w:r>
                  <w:r>
                    <w:rPr>
                      <w:rFonts w:ascii="Cambria Math" w:eastAsiaTheme="minorEastAsia" w:hAnsi="Cambria Math"/>
                    </w:rPr>
                    <w:t xml:space="preserve"> </w:t>
                  </w:r>
                  <w:r w:rsidR="004A28E1">
                    <w:rPr>
                      <w:rFonts w:ascii="Cambria Math" w:eastAsiaTheme="minorEastAsia" w:hAnsi="Cambria Math"/>
                    </w:rPr>
                    <w:t>La distancia del origen a ese punto.</w:t>
                  </w:r>
                </w:p>
                <w:p w14:paraId="5E81F7C7" w14:textId="77777777" w:rsidR="004A28E1" w:rsidRDefault="004A28E1" w:rsidP="004A28E1">
                  <w:pPr>
                    <w:rPr>
                      <w:rFonts w:ascii="Cambria Math" w:eastAsiaTheme="minorEastAsia" w:hAnsi="Cambria Math"/>
                    </w:rPr>
                  </w:pPr>
                </w:p>
                <w:p w14:paraId="0CE6D666" w14:textId="77777777" w:rsidR="004A28E1" w:rsidRPr="004A28E1" w:rsidRDefault="004A28E1" w:rsidP="004A28E1">
                  <w:pPr>
                    <w:rPr>
                      <w:rFonts w:ascii="Cambria Math" w:eastAsiaTheme="minorEastAsia" w:hAnsi="Cambria Math"/>
                      <w:b/>
                      <w:bCs/>
                      <w:sz w:val="24"/>
                      <w:szCs w:val="28"/>
                    </w:rPr>
                  </w:pPr>
                  <w:r w:rsidRPr="004A28E1">
                    <w:rPr>
                      <w:rFonts w:ascii="Cambria Math" w:eastAsiaTheme="minorEastAsia" w:hAnsi="Cambria Math"/>
                      <w:b/>
                      <w:bCs/>
                      <w:sz w:val="24"/>
                      <w:szCs w:val="28"/>
                    </w:rPr>
                    <w:t>Misma dirección, distinto largo</w:t>
                  </w:r>
                </w:p>
                <w:p w14:paraId="14E2FB77" w14:textId="471C22F9" w:rsidR="004A28E1" w:rsidRDefault="004A28E1" w:rsidP="004A28E1">
                  <w:pPr>
                    <w:rPr>
                      <w:rFonts w:ascii="Cambria Math" w:eastAsiaTheme="minorEastAsia" w:hAnsi="Cambria Math"/>
                    </w:rPr>
                  </w:pPr>
                  <w:r w:rsidRPr="004A28E1">
                    <w:rPr>
                      <w:rFonts w:ascii="Cambria Math" w:eastAsiaTheme="minorEastAsia" w:hAnsi="Cambria Math"/>
                      <w:noProof/>
                    </w:rPr>
                    <w:drawing>
                      <wp:inline distT="0" distB="0" distL="0" distR="0" wp14:anchorId="1D769528" wp14:editId="0BA39CD4">
                        <wp:extent cx="5295900" cy="553662"/>
                        <wp:effectExtent l="19050" t="19050" r="19050" b="18415"/>
                        <wp:docPr id="1461340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40085" name=""/>
                                <pic:cNvPicPr/>
                              </pic:nvPicPr>
                              <pic:blipFill>
                                <a:blip r:embed="rId315"/>
                                <a:stretch>
                                  <a:fillRect/>
                                </a:stretch>
                              </pic:blipFill>
                              <pic:spPr>
                                <a:xfrm>
                                  <a:off x="0" y="0"/>
                                  <a:ext cx="5316180" cy="555782"/>
                                </a:xfrm>
                                <a:prstGeom prst="rect">
                                  <a:avLst/>
                                </a:prstGeom>
                                <a:ln w="19050">
                                  <a:solidFill>
                                    <a:schemeClr val="tx1"/>
                                  </a:solidFill>
                                </a:ln>
                              </pic:spPr>
                            </pic:pic>
                          </a:graphicData>
                        </a:graphic>
                      </wp:inline>
                    </w:drawing>
                  </w:r>
                </w:p>
                <w:p w14:paraId="67B2B0AF" w14:textId="2EB45F59" w:rsidR="004A28E1" w:rsidRDefault="004A28E1" w:rsidP="004A28E1">
                  <w:pPr>
                    <w:rPr>
                      <w:rFonts w:ascii="Cambria Math" w:eastAsiaTheme="minorEastAsia" w:hAnsi="Cambria Math"/>
                    </w:rPr>
                  </w:pPr>
                  <w:r>
                    <w:rPr>
                      <w:rFonts w:ascii="Cambria Math" w:eastAsiaTheme="minorEastAsia" w:hAnsi="Cambria Math"/>
                    </w:rPr>
                    <w:t xml:space="preserve">Los dos están en la misma línea, así que tienen </w:t>
                  </w:r>
                  <w:r>
                    <w:rPr>
                      <w:rFonts w:ascii="Cambria Math" w:eastAsiaTheme="minorEastAsia" w:hAnsi="Cambria Math"/>
                      <w:b/>
                      <w:bCs/>
                    </w:rPr>
                    <w:t xml:space="preserve">la misma dirección. </w:t>
                  </w:r>
                  <w:r>
                    <w:rPr>
                      <w:rFonts w:ascii="Cambria Math" w:eastAsiaTheme="minorEastAsia" w:hAnsi="Cambria Math"/>
                    </w:rPr>
                    <w:t>Cambia solo que tan lejos llegan.</w:t>
                  </w:r>
                </w:p>
                <w:p w14:paraId="0D980F3D" w14:textId="77777777" w:rsidR="004A28E1" w:rsidRDefault="004A28E1" w:rsidP="004A28E1">
                  <w:pPr>
                    <w:rPr>
                      <w:rFonts w:ascii="Cambria Math" w:eastAsiaTheme="minorEastAsia" w:hAnsi="Cambria Math"/>
                    </w:rPr>
                  </w:pPr>
                </w:p>
                <w:p w14:paraId="3F7E8B6D" w14:textId="77777777" w:rsidR="0080017E" w:rsidRPr="0080017E" w:rsidRDefault="0080017E" w:rsidP="0080017E">
                  <w:pPr>
                    <w:rPr>
                      <w:rFonts w:ascii="Cambria Math" w:eastAsiaTheme="minorEastAsia" w:hAnsi="Cambria Math"/>
                      <w:b/>
                      <w:bCs/>
                      <w:sz w:val="24"/>
                      <w:szCs w:val="28"/>
                    </w:rPr>
                  </w:pPr>
                  <w:r w:rsidRPr="0080017E">
                    <w:rPr>
                      <w:rFonts w:ascii="Cambria Math" w:eastAsiaTheme="minorEastAsia" w:hAnsi="Cambria Math"/>
                      <w:b/>
                      <w:bCs/>
                      <w:sz w:val="24"/>
                      <w:szCs w:val="28"/>
                      <w:highlight w:val="yellow"/>
                    </w:rPr>
                    <w:t>Distinta dirección</w:t>
                  </w:r>
                </w:p>
                <w:p w14:paraId="7CA1E56F" w14:textId="162AAD79" w:rsidR="0080017E" w:rsidRDefault="008517EA" w:rsidP="004A28E1">
                  <w:pPr>
                    <w:rPr>
                      <w:rFonts w:ascii="Cambria Math" w:eastAsiaTheme="minorEastAsia" w:hAnsi="Cambria Math"/>
                    </w:rPr>
                  </w:pPr>
                  <w:r w:rsidRPr="008517EA">
                    <w:rPr>
                      <w:rFonts w:ascii="Cambria Math" w:eastAsiaTheme="minorEastAsia" w:hAnsi="Cambria Math"/>
                      <w:noProof/>
                    </w:rPr>
                    <w:drawing>
                      <wp:inline distT="0" distB="0" distL="0" distR="0" wp14:anchorId="7E4DC4FC" wp14:editId="559077DF">
                        <wp:extent cx="5303520" cy="798249"/>
                        <wp:effectExtent l="19050" t="19050" r="11430" b="20955"/>
                        <wp:docPr id="1458240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40701" name=""/>
                                <pic:cNvPicPr/>
                              </pic:nvPicPr>
                              <pic:blipFill>
                                <a:blip r:embed="rId316"/>
                                <a:stretch>
                                  <a:fillRect/>
                                </a:stretch>
                              </pic:blipFill>
                              <pic:spPr>
                                <a:xfrm>
                                  <a:off x="0" y="0"/>
                                  <a:ext cx="5324789" cy="801450"/>
                                </a:xfrm>
                                <a:prstGeom prst="rect">
                                  <a:avLst/>
                                </a:prstGeom>
                                <a:ln w="12700">
                                  <a:solidFill>
                                    <a:schemeClr val="tx1"/>
                                  </a:solidFill>
                                </a:ln>
                              </pic:spPr>
                            </pic:pic>
                          </a:graphicData>
                        </a:graphic>
                      </wp:inline>
                    </w:drawing>
                  </w:r>
                </w:p>
                <w:p w14:paraId="565A65C1" w14:textId="77777777" w:rsidR="008517EA" w:rsidRPr="008517EA" w:rsidRDefault="008517EA" w:rsidP="008517EA">
                  <w:pPr>
                    <w:rPr>
                      <w:rFonts w:ascii="Cambria Math" w:eastAsiaTheme="minorEastAsia" w:hAnsi="Cambria Math"/>
                    </w:rPr>
                  </w:pPr>
                  <w:r w:rsidRPr="008517EA">
                    <w:rPr>
                      <w:rFonts w:ascii="Cambria Math" w:eastAsiaTheme="minorEastAsia" w:hAnsi="Cambria Math"/>
                    </w:rPr>
                    <w:t>Aunque tengan el mismo largo, apuntan a lugares distintos.</w:t>
                  </w:r>
                </w:p>
                <w:p w14:paraId="784B60A4" w14:textId="77777777" w:rsidR="008517EA" w:rsidRDefault="008517EA" w:rsidP="004A28E1">
                  <w:pPr>
                    <w:rPr>
                      <w:rFonts w:ascii="Cambria Math" w:eastAsiaTheme="minorEastAsia" w:hAnsi="Cambria Math"/>
                    </w:rPr>
                  </w:pPr>
                </w:p>
                <w:p w14:paraId="552ECD10" w14:textId="77777777" w:rsidR="008517EA" w:rsidRDefault="008517EA" w:rsidP="008517EA">
                  <w:pPr>
                    <w:rPr>
                      <w:rFonts w:ascii="Cambria Math" w:eastAsiaTheme="minorEastAsia" w:hAnsi="Cambria Math"/>
                      <w:b/>
                      <w:bCs/>
                      <w:sz w:val="24"/>
                      <w:szCs w:val="28"/>
                    </w:rPr>
                  </w:pPr>
                  <w:r w:rsidRPr="008517EA">
                    <w:rPr>
                      <w:rFonts w:ascii="Cambria Math" w:eastAsiaTheme="minorEastAsia" w:hAnsi="Cambria Math"/>
                      <w:b/>
                      <w:bCs/>
                      <w:sz w:val="24"/>
                      <w:szCs w:val="28"/>
                      <w:highlight w:val="yellow"/>
                    </w:rPr>
                    <w:t>Cómo se relaciona con nuestro ejemplo</w:t>
                  </w:r>
                </w:p>
                <w:p w14:paraId="4014BF11" w14:textId="1F62A8D4" w:rsidR="008517EA" w:rsidRDefault="00F22961" w:rsidP="008517EA">
                  <w:pPr>
                    <w:rPr>
                      <w:rFonts w:ascii="Cambria Math" w:eastAsiaTheme="minorEastAsia" w:hAnsi="Cambria Math"/>
                      <w:b/>
                      <w:bCs/>
                      <w:sz w:val="24"/>
                      <w:szCs w:val="28"/>
                    </w:rPr>
                  </w:pPr>
                  <w:r w:rsidRPr="00F22961">
                    <w:rPr>
                      <w:rFonts w:ascii="Cambria Math" w:eastAsiaTheme="minorEastAsia" w:hAnsi="Cambria Math"/>
                      <w:b/>
                      <w:bCs/>
                      <w:noProof/>
                      <w:sz w:val="24"/>
                      <w:szCs w:val="28"/>
                    </w:rPr>
                    <w:drawing>
                      <wp:inline distT="0" distB="0" distL="0" distR="0" wp14:anchorId="26F37EC5" wp14:editId="79E47BAA">
                        <wp:extent cx="4869180" cy="684728"/>
                        <wp:effectExtent l="0" t="0" r="7620" b="1270"/>
                        <wp:docPr id="1036574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74682" name=""/>
                                <pic:cNvPicPr/>
                              </pic:nvPicPr>
                              <pic:blipFill>
                                <a:blip r:embed="rId317"/>
                                <a:stretch>
                                  <a:fillRect/>
                                </a:stretch>
                              </pic:blipFill>
                              <pic:spPr>
                                <a:xfrm>
                                  <a:off x="0" y="0"/>
                                  <a:ext cx="4886821" cy="687209"/>
                                </a:xfrm>
                                <a:prstGeom prst="rect">
                                  <a:avLst/>
                                </a:prstGeom>
                              </pic:spPr>
                            </pic:pic>
                          </a:graphicData>
                        </a:graphic>
                      </wp:inline>
                    </w:drawing>
                  </w:r>
                </w:p>
                <w:p w14:paraId="55DC7C8B" w14:textId="6BABCA0A" w:rsidR="00F22961" w:rsidRDefault="00F22961" w:rsidP="008517EA">
                  <w:pPr>
                    <w:rPr>
                      <w:rFonts w:ascii="Cambria Math" w:eastAsiaTheme="minorEastAsia" w:hAnsi="Cambria Math"/>
                      <w:sz w:val="24"/>
                      <w:szCs w:val="28"/>
                    </w:rPr>
                  </w:pPr>
                  <w:r>
                    <w:rPr>
                      <w:rFonts w:ascii="Cambria Math" w:eastAsiaTheme="minorEastAsia" w:hAnsi="Cambria Math"/>
                      <w:sz w:val="24"/>
                      <w:szCs w:val="28"/>
                    </w:rPr>
                    <w:t xml:space="preserve">Con 512 </w:t>
                  </w:r>
                  <w:proofErr w:type="spellStart"/>
                  <w:r>
                    <w:rPr>
                      <w:rFonts w:ascii="Cambria Math" w:eastAsiaTheme="minorEastAsia" w:hAnsi="Cambria Math"/>
                      <w:sz w:val="24"/>
                      <w:szCs w:val="28"/>
                    </w:rPr>
                    <w:t>numeros</w:t>
                  </w:r>
                  <w:proofErr w:type="spellEnd"/>
                  <w:r>
                    <w:rPr>
                      <w:rFonts w:ascii="Cambria Math" w:eastAsiaTheme="minorEastAsia" w:hAnsi="Cambria Math"/>
                      <w:sz w:val="24"/>
                      <w:szCs w:val="28"/>
                    </w:rPr>
                    <w:t xml:space="preserve"> no se puede dibujar, pero la idea es la misma: dos vectores “apuntan parecido” cuando sus </w:t>
                  </w:r>
                  <w:proofErr w:type="spellStart"/>
                  <w:r>
                    <w:rPr>
                      <w:rFonts w:ascii="Cambria Math" w:eastAsiaTheme="minorEastAsia" w:hAnsi="Cambria Math"/>
                      <w:sz w:val="24"/>
                      <w:szCs w:val="28"/>
                    </w:rPr>
                    <w:t>numeros</w:t>
                  </w:r>
                  <w:proofErr w:type="spellEnd"/>
                  <w:r>
                    <w:rPr>
                      <w:rFonts w:ascii="Cambria Math" w:eastAsiaTheme="minorEastAsia" w:hAnsi="Cambria Math"/>
                      <w:sz w:val="24"/>
                      <w:szCs w:val="28"/>
                    </w:rPr>
                    <w:t xml:space="preserve"> altos y bajos coinciden en las mismas posiciones.</w:t>
                  </w:r>
                </w:p>
                <w:p w14:paraId="2532BB42" w14:textId="77777777" w:rsidR="00F22961" w:rsidRDefault="00F22961" w:rsidP="008517EA">
                  <w:pPr>
                    <w:pBdr>
                      <w:bottom w:val="single" w:sz="6" w:space="1" w:color="auto"/>
                    </w:pBdr>
                    <w:rPr>
                      <w:rFonts w:ascii="Cambria Math" w:eastAsiaTheme="minorEastAsia" w:hAnsi="Cambria Math"/>
                      <w:sz w:val="24"/>
                      <w:szCs w:val="28"/>
                    </w:rPr>
                  </w:pPr>
                </w:p>
                <w:p w14:paraId="18FB7A51" w14:textId="52312B4D" w:rsidR="00EF224D" w:rsidRDefault="00EF224D" w:rsidP="008517EA">
                  <w:pPr>
                    <w:rPr>
                      <w:rFonts w:ascii="Cambria Math" w:eastAsiaTheme="minorEastAsia" w:hAnsi="Cambria Math"/>
                      <w:b/>
                      <w:bCs/>
                      <w:sz w:val="24"/>
                      <w:szCs w:val="28"/>
                    </w:rPr>
                  </w:pPr>
                  <w:r w:rsidRPr="00EF224D">
                    <w:rPr>
                      <w:rFonts w:ascii="Cambria Math" w:eastAsiaTheme="minorEastAsia" w:hAnsi="Cambria Math"/>
                      <w:b/>
                      <w:bCs/>
                      <w:sz w:val="24"/>
                      <w:szCs w:val="28"/>
                      <w:highlight w:val="yellow"/>
                    </w:rPr>
                    <w:t xml:space="preserve">Sobre </w:t>
                  </w:r>
                  <w:proofErr w:type="spellStart"/>
                  <w:r w:rsidRPr="00EF224D">
                    <w:rPr>
                      <w:rFonts w:ascii="Cambria Math" w:eastAsiaTheme="minorEastAsia" w:hAnsi="Cambria Math"/>
                      <w:b/>
                      <w:bCs/>
                      <w:sz w:val="24"/>
                      <w:szCs w:val="28"/>
                      <w:highlight w:val="yellow"/>
                    </w:rPr>
                    <w:t>logit</w:t>
                  </w:r>
                  <w:proofErr w:type="spellEnd"/>
                  <w:r w:rsidRPr="00EF224D">
                    <w:rPr>
                      <w:rFonts w:ascii="Cambria Math" w:eastAsiaTheme="minorEastAsia" w:hAnsi="Cambria Math"/>
                      <w:b/>
                      <w:bCs/>
                      <w:sz w:val="24"/>
                      <w:szCs w:val="28"/>
                      <w:highlight w:val="yellow"/>
                    </w:rPr>
                    <w:t>:</w:t>
                  </w:r>
                </w:p>
                <w:p w14:paraId="7A9E080B" w14:textId="17CE2A20" w:rsidR="00EF224D" w:rsidRDefault="00EF224D" w:rsidP="008517EA">
                  <w:pPr>
                    <w:rPr>
                      <w:rFonts w:ascii="Cambria Math" w:eastAsiaTheme="minorEastAsia" w:hAnsi="Cambria Math"/>
                      <w:sz w:val="24"/>
                      <w:szCs w:val="28"/>
                    </w:rPr>
                  </w:pPr>
                  <w:r>
                    <w:rPr>
                      <w:rFonts w:ascii="Cambria Math" w:eastAsiaTheme="minorEastAsia" w:hAnsi="Cambria Math"/>
                      <w:sz w:val="24"/>
                      <w:szCs w:val="28"/>
                    </w:rPr>
                    <w:t xml:space="preserve">Lo segundo: </w:t>
                  </w:r>
                  <w:r>
                    <w:rPr>
                      <w:rFonts w:ascii="Cambria Math" w:eastAsiaTheme="minorEastAsia" w:hAnsi="Cambria Math"/>
                      <w:b/>
                      <w:bCs/>
                      <w:sz w:val="24"/>
                      <w:szCs w:val="28"/>
                    </w:rPr>
                    <w:t>“</w:t>
                  </w:r>
                  <w:proofErr w:type="spellStart"/>
                  <w:r>
                    <w:rPr>
                      <w:rFonts w:ascii="Cambria Math" w:eastAsiaTheme="minorEastAsia" w:hAnsi="Cambria Math"/>
                      <w:b/>
                      <w:bCs/>
                      <w:sz w:val="24"/>
                      <w:szCs w:val="28"/>
                    </w:rPr>
                    <w:t>logit</w:t>
                  </w:r>
                  <w:proofErr w:type="spellEnd"/>
                  <w:r>
                    <w:rPr>
                      <w:rFonts w:ascii="Cambria Math" w:eastAsiaTheme="minorEastAsia" w:hAnsi="Cambria Math"/>
                      <w:b/>
                      <w:bCs/>
                      <w:sz w:val="24"/>
                      <w:szCs w:val="28"/>
                    </w:rPr>
                    <w:t xml:space="preserve">” es solo el </w:t>
                  </w:r>
                  <w:proofErr w:type="spellStart"/>
                  <w:r>
                    <w:rPr>
                      <w:rFonts w:ascii="Cambria Math" w:eastAsiaTheme="minorEastAsia" w:hAnsi="Cambria Math"/>
                      <w:b/>
                      <w:bCs/>
                      <w:sz w:val="24"/>
                      <w:szCs w:val="28"/>
                    </w:rPr>
                    <w:t>nobmre</w:t>
                  </w:r>
                  <w:proofErr w:type="spellEnd"/>
                  <w:r>
                    <w:rPr>
                      <w:rFonts w:ascii="Cambria Math" w:eastAsiaTheme="minorEastAsia" w:hAnsi="Cambria Math"/>
                      <w:b/>
                      <w:bCs/>
                      <w:sz w:val="24"/>
                      <w:szCs w:val="28"/>
                    </w:rPr>
                    <w:t xml:space="preserve"> del resultado </w:t>
                  </w:r>
                  <w:r>
                    <w:rPr>
                      <w:rFonts w:ascii="Cambria Math" w:eastAsiaTheme="minorEastAsia" w:hAnsi="Cambria Math"/>
                      <w:sz w:val="24"/>
                      <w:szCs w:val="28"/>
                    </w:rPr>
                    <w:t>de esa multiplicación. No hay ningún paso extra que le saque dirección y largo.</w:t>
                  </w:r>
                </w:p>
                <w:p w14:paraId="493A452C" w14:textId="77777777" w:rsidR="00EF224D" w:rsidRDefault="00EF224D" w:rsidP="008517EA">
                  <w:pPr>
                    <w:rPr>
                      <w:rFonts w:ascii="Cambria Math" w:eastAsiaTheme="minorEastAsia" w:hAnsi="Cambria Math"/>
                      <w:sz w:val="24"/>
                      <w:szCs w:val="28"/>
                    </w:rPr>
                  </w:pPr>
                </w:p>
                <w:p w14:paraId="42013867" w14:textId="06505670" w:rsidR="0038168B" w:rsidRPr="00A02735" w:rsidRDefault="00263745" w:rsidP="00423717">
                  <w:pPr>
                    <w:rPr>
                      <w:rFonts w:ascii="Cambria Math" w:eastAsiaTheme="minorEastAsia" w:hAnsi="Cambria Math"/>
                      <w:sz w:val="24"/>
                      <w:szCs w:val="28"/>
                    </w:rPr>
                  </w:pPr>
                  <w:r>
                    <w:rPr>
                      <w:rFonts w:ascii="Cambria Math" w:eastAsiaTheme="minorEastAsia" w:hAnsi="Cambria Math"/>
                      <w:sz w:val="24"/>
                      <w:szCs w:val="28"/>
                    </w:rPr>
                    <w:t xml:space="preserve">El producto punto ya mezcla las dos cosas por </w:t>
                  </w:r>
                  <w:proofErr w:type="spellStart"/>
                  <w:r>
                    <w:rPr>
                      <w:rFonts w:ascii="Cambria Math" w:eastAsiaTheme="minorEastAsia" w:hAnsi="Cambria Math"/>
                      <w:sz w:val="24"/>
                      <w:szCs w:val="28"/>
                    </w:rPr>
                    <w:t>si</w:t>
                  </w:r>
                  <w:proofErr w:type="spellEnd"/>
                  <w:r>
                    <w:rPr>
                      <w:rFonts w:ascii="Cambria Math" w:eastAsiaTheme="minorEastAsia" w:hAnsi="Cambria Math"/>
                      <w:sz w:val="24"/>
                      <w:szCs w:val="28"/>
                    </w:rPr>
                    <w:t xml:space="preserve"> solo: sube si y3 y la fila apuntan parecido, y sube </w:t>
                  </w:r>
                  <w:proofErr w:type="spellStart"/>
                  <w:r>
                    <w:rPr>
                      <w:rFonts w:ascii="Cambria Math" w:eastAsiaTheme="minorEastAsia" w:hAnsi="Cambria Math"/>
                      <w:sz w:val="24"/>
                      <w:szCs w:val="28"/>
                    </w:rPr>
                    <w:t>mas</w:t>
                  </w:r>
                  <w:proofErr w:type="spellEnd"/>
                  <w:r>
                    <w:rPr>
                      <w:rFonts w:ascii="Cambria Math" w:eastAsiaTheme="minorEastAsia" w:hAnsi="Cambria Math"/>
                      <w:sz w:val="24"/>
                      <w:szCs w:val="28"/>
                    </w:rPr>
                    <w:t xml:space="preserve"> si además son largas. Es una propiedad de la cuenta, </w:t>
                  </w:r>
                  <w:r w:rsidR="00A051DC">
                    <w:rPr>
                      <w:rFonts w:ascii="Cambria Math" w:eastAsiaTheme="minorEastAsia" w:hAnsi="Cambria Math"/>
                      <w:sz w:val="24"/>
                      <w:szCs w:val="28"/>
                    </w:rPr>
                    <w:t>no una operación aparte.</w:t>
                  </w:r>
                </w:p>
              </w:tc>
            </w:tr>
          </w:tbl>
          <w:p w14:paraId="4DAB8E76" w14:textId="77777777" w:rsidR="00E915BF" w:rsidRPr="00B3419E" w:rsidRDefault="00E915BF" w:rsidP="00423717">
            <w:pPr>
              <w:rPr>
                <w:rFonts w:ascii="Cambria Math" w:eastAsiaTheme="minorEastAsia" w:hAnsi="Cambria Math"/>
              </w:rPr>
            </w:pPr>
          </w:p>
          <w:p w14:paraId="26691533" w14:textId="2EC6F3AA" w:rsidR="00763986" w:rsidRPr="00763986" w:rsidRDefault="00763986" w:rsidP="00423717">
            <w:pPr>
              <w:rPr>
                <w:rFonts w:ascii="Cambria Math" w:eastAsiaTheme="minorEastAsia" w:hAnsi="Cambria Math"/>
              </w:rPr>
            </w:pPr>
          </w:p>
        </w:tc>
      </w:tr>
    </w:tbl>
    <w:p w14:paraId="16835413" w14:textId="77777777" w:rsidR="00423717" w:rsidRPr="004565BA" w:rsidRDefault="00423717" w:rsidP="00423717"/>
    <w:p w14:paraId="4A453698" w14:textId="77777777" w:rsidR="00014A8B" w:rsidRDefault="00014A8B" w:rsidP="00B97D67">
      <w:pPr>
        <w:rPr>
          <w:sz w:val="24"/>
          <w:szCs w:val="28"/>
        </w:rPr>
      </w:pPr>
    </w:p>
    <w:p w14:paraId="1719AAD0" w14:textId="77777777" w:rsidR="00EC09DE" w:rsidRDefault="00EC09DE" w:rsidP="00B97D67">
      <w:pPr>
        <w:rPr>
          <w:sz w:val="24"/>
          <w:szCs w:val="28"/>
        </w:rPr>
      </w:pPr>
    </w:p>
    <w:p w14:paraId="681735EF" w14:textId="77777777" w:rsidR="00EC09DE" w:rsidRDefault="00EC09DE" w:rsidP="00B97D67">
      <w:pPr>
        <w:rPr>
          <w:sz w:val="24"/>
          <w:szCs w:val="28"/>
        </w:rPr>
      </w:pPr>
    </w:p>
    <w:p w14:paraId="57C95F1D" w14:textId="77777777" w:rsidR="00A02735" w:rsidRDefault="00A02735" w:rsidP="00B97D67">
      <w:pPr>
        <w:rPr>
          <w:sz w:val="24"/>
          <w:szCs w:val="28"/>
        </w:rPr>
      </w:pPr>
    </w:p>
    <w:p w14:paraId="6CFA2F7B" w14:textId="77777777" w:rsidR="00A02735" w:rsidRDefault="00A02735" w:rsidP="00B97D67">
      <w:pPr>
        <w:rPr>
          <w:sz w:val="24"/>
          <w:szCs w:val="28"/>
        </w:rPr>
      </w:pPr>
    </w:p>
    <w:p w14:paraId="74076AB1" w14:textId="5B9500A2" w:rsidR="00A02735" w:rsidRDefault="00A02735">
      <w:pPr>
        <w:rPr>
          <w:sz w:val="24"/>
          <w:szCs w:val="28"/>
        </w:rPr>
      </w:pPr>
      <w:r>
        <w:rPr>
          <w:sz w:val="24"/>
          <w:szCs w:val="28"/>
        </w:rPr>
        <w:br w:type="page"/>
      </w:r>
    </w:p>
    <w:p w14:paraId="6782C861" w14:textId="5D3A8FBA" w:rsidR="00A02735" w:rsidRDefault="00A02735" w:rsidP="00A02735">
      <w:pPr>
        <w:pStyle w:val="Ttulo5"/>
        <w:rPr>
          <w:rFonts w:cs="Arial"/>
          <w:b/>
          <w:bCs/>
          <w:sz w:val="24"/>
        </w:rPr>
      </w:pPr>
      <w:r w:rsidRPr="00966B1A">
        <w:rPr>
          <w:rFonts w:cs="Arial"/>
          <w:b/>
          <w:bCs/>
          <w:sz w:val="24"/>
          <w:highlight w:val="yellow"/>
        </w:rPr>
        <w:lastRenderedPageBreak/>
        <w:t>1.12.10.4.1</w:t>
      </w:r>
      <w:r w:rsidR="00B210A5" w:rsidRPr="00966B1A">
        <w:rPr>
          <w:rFonts w:cs="Arial"/>
          <w:b/>
          <w:bCs/>
          <w:sz w:val="24"/>
          <w:highlight w:val="yellow"/>
        </w:rPr>
        <w:t xml:space="preserve">1+Agregado </w:t>
      </w:r>
      <w:proofErr w:type="spellStart"/>
      <w:r w:rsidR="00B210A5" w:rsidRPr="00966B1A">
        <w:rPr>
          <w:rFonts w:cs="Arial"/>
          <w:b/>
          <w:bCs/>
          <w:sz w:val="24"/>
          <w:highlight w:val="yellow"/>
        </w:rPr>
        <w:t>Aclaracion</w:t>
      </w:r>
      <w:proofErr w:type="spellEnd"/>
      <w:r w:rsidR="00B210A5" w:rsidRPr="00966B1A">
        <w:rPr>
          <w:rFonts w:cs="Arial"/>
          <w:b/>
          <w:bCs/>
          <w:sz w:val="24"/>
          <w:highlight w:val="yellow"/>
        </w:rPr>
        <w:t>:</w:t>
      </w:r>
      <w:r w:rsidR="00034543" w:rsidRPr="00966B1A">
        <w:rPr>
          <w:rFonts w:cs="Arial"/>
          <w:b/>
          <w:bCs/>
          <w:sz w:val="24"/>
          <w:highlight w:val="yellow"/>
        </w:rPr>
        <w:t xml:space="preserve"> </w:t>
      </w:r>
      <w:r w:rsidR="00966B1A" w:rsidRPr="00966B1A">
        <w:rPr>
          <w:rFonts w:cs="Arial"/>
          <w:b/>
          <w:bCs/>
          <w:sz w:val="24"/>
          <w:highlight w:val="yellow"/>
        </w:rPr>
        <w:t>escalado √</w:t>
      </w:r>
      <w:proofErr w:type="spellStart"/>
      <w:r w:rsidR="00966B1A" w:rsidRPr="00966B1A">
        <w:rPr>
          <w:rFonts w:cs="Arial"/>
          <w:b/>
          <w:bCs/>
          <w:sz w:val="24"/>
          <w:highlight w:val="yellow"/>
        </w:rPr>
        <w:t>d_model</w:t>
      </w:r>
      <w:proofErr w:type="spellEnd"/>
      <w:r w:rsidR="00966B1A" w:rsidRPr="00966B1A">
        <w:rPr>
          <w:rFonts w:cs="Arial"/>
          <w:b/>
          <w:bCs/>
          <w:sz w:val="24"/>
          <w:highlight w:val="yellow"/>
        </w:rPr>
        <w:t xml:space="preserve"> en </w:t>
      </w:r>
      <w:proofErr w:type="spellStart"/>
      <w:r w:rsidR="00966B1A" w:rsidRPr="00966B1A">
        <w:rPr>
          <w:rFonts w:cs="Arial"/>
          <w:b/>
          <w:bCs/>
          <w:sz w:val="24"/>
          <w:highlight w:val="yellow"/>
        </w:rPr>
        <w:t>embeddings</w:t>
      </w:r>
      <w:proofErr w:type="spellEnd"/>
      <w:r w:rsidR="00966B1A" w:rsidRPr="00966B1A">
        <w:rPr>
          <w:rFonts w:cs="Arial"/>
          <w:b/>
          <w:bCs/>
          <w:sz w:val="24"/>
          <w:highlight w:val="yellow"/>
        </w:rPr>
        <w:t xml:space="preserve"> de entrada (capa lineal usa la tabla cruda)</w:t>
      </w:r>
      <w:r w:rsidR="00FE1A92">
        <w:rPr>
          <w:rFonts w:cs="Arial"/>
          <w:b/>
          <w:bCs/>
          <w:sz w:val="24"/>
        </w:rPr>
        <w:t xml:space="preserve"> – </w:t>
      </w:r>
      <w:proofErr w:type="spellStart"/>
      <w:r w:rsidR="00FE1A92">
        <w:rPr>
          <w:rFonts w:cs="Arial"/>
          <w:b/>
          <w:bCs/>
          <w:sz w:val="24"/>
        </w:rPr>
        <w:t>Softmax</w:t>
      </w:r>
      <w:proofErr w:type="spellEnd"/>
    </w:p>
    <w:p w14:paraId="2B5ACC57" w14:textId="2B5F49BB" w:rsidR="00966B1A" w:rsidRDefault="001663EE" w:rsidP="00966B1A">
      <w:pPr>
        <w:rPr>
          <w:b/>
          <w:bCs/>
        </w:rPr>
      </w:pPr>
      <w:r>
        <w:rPr>
          <w:b/>
          <w:bCs/>
        </w:rPr>
        <w:t>Una sola tabla, tres usos</w:t>
      </w:r>
    </w:p>
    <w:p w14:paraId="6814EEA0" w14:textId="2FC9AB40" w:rsidR="001663EE" w:rsidRPr="00086A49" w:rsidRDefault="001663EE" w:rsidP="001663EE">
      <w:pPr>
        <w:pStyle w:val="Prrafodelista"/>
        <w:numPr>
          <w:ilvl w:val="0"/>
          <w:numId w:val="2"/>
        </w:numPr>
        <w:rPr>
          <w:b/>
          <w:bCs/>
        </w:rPr>
      </w:pPr>
      <w:r>
        <w:t xml:space="preserve">La tabla de </w:t>
      </w:r>
      <w:proofErr w:type="spellStart"/>
      <w:r>
        <w:t>embeddings</w:t>
      </w:r>
      <w:proofErr w:type="spellEnd"/>
      <w:r>
        <w:t xml:space="preserve"> </w:t>
      </w:r>
      <w:r>
        <w:rPr>
          <w:i/>
          <w:iCs/>
        </w:rPr>
        <w:t xml:space="preserve">E </w:t>
      </w:r>
      <w:r>
        <w:t xml:space="preserve">tiene </w:t>
      </w:r>
      <w:r w:rsidR="00086A49" w:rsidRPr="00086A49">
        <w:t>~37.000 filas</w:t>
      </w:r>
      <w:r w:rsidR="00086A49">
        <w:t xml:space="preserve"> x 512 columnas. La fila </w:t>
      </w:r>
      <m:oMath>
        <m:sSub>
          <m:sSubPr>
            <m:ctrlPr>
              <w:rPr>
                <w:rFonts w:ascii="Cambria Math" w:hAnsi="Cambria Math"/>
              </w:rPr>
            </m:ctrlPr>
          </m:sSubPr>
          <m:e>
            <m:r>
              <w:rPr>
                <w:rFonts w:ascii="Cambria Math" w:hAnsi="Cambria Math"/>
              </w:rPr>
              <m:t>E</m:t>
            </m:r>
          </m:e>
          <m:sub>
            <m:r>
              <w:rPr>
                <w:rFonts w:ascii="Cambria Math" w:hAnsi="Cambria Math"/>
              </w:rPr>
              <m:t>j</m:t>
            </m:r>
          </m:sub>
        </m:sSub>
      </m:oMath>
      <w:r w:rsidR="00086A49">
        <w:rPr>
          <w:rFonts w:eastAsiaTheme="minorEastAsia"/>
        </w:rPr>
        <w:t xml:space="preserve"> es el vector del token j.</w:t>
      </w:r>
    </w:p>
    <w:p w14:paraId="42B6697F" w14:textId="25687FF3" w:rsidR="00086A49" w:rsidRPr="000965C0" w:rsidRDefault="00086A49" w:rsidP="001663EE">
      <w:pPr>
        <w:pStyle w:val="Prrafodelista"/>
        <w:numPr>
          <w:ilvl w:val="0"/>
          <w:numId w:val="2"/>
        </w:numPr>
        <w:rPr>
          <w:b/>
          <w:bCs/>
        </w:rPr>
      </w:pPr>
      <w:r>
        <w:rPr>
          <w:rFonts w:eastAsiaTheme="minorEastAsia"/>
        </w:rPr>
        <w:t xml:space="preserve">El </w:t>
      </w:r>
      <w:proofErr w:type="spellStart"/>
      <w:proofErr w:type="gramStart"/>
      <w:r w:rsidR="000965C0">
        <w:rPr>
          <w:rFonts w:eastAsiaTheme="minorEastAsia"/>
        </w:rPr>
        <w:t>paper</w:t>
      </w:r>
      <w:proofErr w:type="spellEnd"/>
      <w:proofErr w:type="gramEnd"/>
      <w:r w:rsidR="000965C0">
        <w:rPr>
          <w:rFonts w:eastAsiaTheme="minorEastAsia"/>
        </w:rPr>
        <w:t xml:space="preserve"> (</w:t>
      </w:r>
      <w:proofErr w:type="spellStart"/>
      <w:r w:rsidR="000965C0">
        <w:rPr>
          <w:rFonts w:eastAsiaTheme="minorEastAsia"/>
        </w:rPr>
        <w:t>Seccion</w:t>
      </w:r>
      <w:proofErr w:type="spellEnd"/>
      <w:r w:rsidR="000965C0">
        <w:rPr>
          <w:rFonts w:eastAsiaTheme="minorEastAsia"/>
        </w:rPr>
        <w:t xml:space="preserve"> 3.4) dice que comparte la misma matriz entre las dos capas de </w:t>
      </w:r>
      <w:proofErr w:type="spellStart"/>
      <w:r w:rsidR="000965C0">
        <w:rPr>
          <w:rFonts w:eastAsiaTheme="minorEastAsia"/>
        </w:rPr>
        <w:t>embedding</w:t>
      </w:r>
      <w:proofErr w:type="spellEnd"/>
      <w:r w:rsidR="000965C0">
        <w:rPr>
          <w:rFonts w:eastAsiaTheme="minorEastAsia"/>
        </w:rPr>
        <w:t xml:space="preserve"> y la transformación lineal previa al </w:t>
      </w:r>
      <w:proofErr w:type="spellStart"/>
      <w:r w:rsidR="000965C0">
        <w:rPr>
          <w:rFonts w:eastAsiaTheme="minorEastAsia"/>
        </w:rPr>
        <w:t>softmax</w:t>
      </w:r>
      <w:proofErr w:type="spellEnd"/>
      <w:r w:rsidR="000965C0">
        <w:rPr>
          <w:rFonts w:eastAsiaTheme="minorEastAsia"/>
        </w:rPr>
        <w:t>. Son tres usos de la misma tabla:</w:t>
      </w:r>
    </w:p>
    <w:p w14:paraId="0D826DC1" w14:textId="0B0AFC66" w:rsidR="000965C0" w:rsidRPr="00304F64" w:rsidRDefault="00304F64">
      <w:pPr>
        <w:pStyle w:val="Prrafodelista"/>
        <w:numPr>
          <w:ilvl w:val="0"/>
          <w:numId w:val="22"/>
        </w:numPr>
        <w:rPr>
          <w:b/>
          <w:bCs/>
        </w:rPr>
      </w:pPr>
      <w:proofErr w:type="spellStart"/>
      <w:r>
        <w:t>Embedding</w:t>
      </w:r>
      <w:proofErr w:type="spellEnd"/>
      <w:r>
        <w:t xml:space="preserve"> de entrada del </w:t>
      </w:r>
      <w:proofErr w:type="spellStart"/>
      <w:r>
        <w:t>Encoder</w:t>
      </w:r>
      <w:proofErr w:type="spellEnd"/>
      <w:r>
        <w:t xml:space="preserve"> (ingles).</w:t>
      </w:r>
    </w:p>
    <w:p w14:paraId="6A05FC8E" w14:textId="09EAACF5" w:rsidR="00304F64" w:rsidRPr="00304F64" w:rsidRDefault="00304F64">
      <w:pPr>
        <w:pStyle w:val="Prrafodelista"/>
        <w:numPr>
          <w:ilvl w:val="0"/>
          <w:numId w:val="22"/>
        </w:numPr>
        <w:rPr>
          <w:b/>
          <w:bCs/>
        </w:rPr>
      </w:pPr>
      <w:proofErr w:type="spellStart"/>
      <w:r>
        <w:t>Embedding</w:t>
      </w:r>
      <w:proofErr w:type="spellEnd"/>
      <w:r>
        <w:t xml:space="preserve"> de entrada de </w:t>
      </w:r>
      <w:proofErr w:type="spellStart"/>
      <w:r>
        <w:t>Decoder</w:t>
      </w:r>
      <w:proofErr w:type="spellEnd"/>
      <w:r>
        <w:t xml:space="preserve"> (alemán)</w:t>
      </w:r>
    </w:p>
    <w:p w14:paraId="3313EB70" w14:textId="43D97AB5" w:rsidR="00304F64" w:rsidRPr="000F3099" w:rsidRDefault="000F3099">
      <w:pPr>
        <w:pStyle w:val="Prrafodelista"/>
        <w:numPr>
          <w:ilvl w:val="0"/>
          <w:numId w:val="22"/>
        </w:numPr>
        <w:rPr>
          <w:b/>
          <w:bCs/>
        </w:rPr>
      </w:pPr>
      <w:r>
        <w:t xml:space="preserve">Capa lineal de salida (antes del </w:t>
      </w:r>
      <w:proofErr w:type="spellStart"/>
      <w:r>
        <w:t>softmax</w:t>
      </w:r>
      <w:proofErr w:type="spellEnd"/>
      <w:r>
        <w:t>)</w:t>
      </w:r>
    </w:p>
    <w:p w14:paraId="55934F18" w14:textId="41C535DA" w:rsidR="00505580" w:rsidRPr="00505580" w:rsidRDefault="00505580" w:rsidP="00505580">
      <w:pPr>
        <w:pStyle w:val="Prrafodelista"/>
        <w:numPr>
          <w:ilvl w:val="0"/>
          <w:numId w:val="2"/>
        </w:numPr>
        <w:rPr>
          <w:b/>
          <w:bCs/>
        </w:rPr>
      </w:pPr>
      <w:r>
        <w:t>Es posible porque el vocabulario BPE es único y compartido (</w:t>
      </w:r>
      <w:proofErr w:type="spellStart"/>
      <w:r>
        <w:t>Seccion</w:t>
      </w:r>
      <w:proofErr w:type="spellEnd"/>
      <w:r>
        <w:t xml:space="preserve"> 5.1).</w:t>
      </w:r>
    </w:p>
    <w:p w14:paraId="7AB5AF3C" w14:textId="41E35D8B" w:rsidR="00966B1A" w:rsidRPr="00305119" w:rsidRDefault="00505580" w:rsidP="00966B1A">
      <w:pPr>
        <w:pStyle w:val="Prrafodelista"/>
        <w:numPr>
          <w:ilvl w:val="0"/>
          <w:numId w:val="2"/>
        </w:numPr>
        <w:rPr>
          <w:b/>
          <w:bCs/>
        </w:rPr>
      </w:pPr>
      <w:r>
        <w:t xml:space="preserve">Los 512 </w:t>
      </w:r>
      <w:proofErr w:type="spellStart"/>
      <w:r>
        <w:t>numeros</w:t>
      </w:r>
      <w:proofErr w:type="spellEnd"/>
      <w:r>
        <w:t xml:space="preserve"> de cada fila salen del entrenamiento, así que usa </w:t>
      </w:r>
      <w:r w:rsidR="0024203F">
        <w:t>notación en vez de valores inventados.</w:t>
      </w:r>
    </w:p>
    <w:p w14:paraId="1825FA45" w14:textId="77777777" w:rsidR="00305119" w:rsidRPr="0067244A" w:rsidRDefault="00305119" w:rsidP="00305119">
      <w:pPr>
        <w:rPr>
          <w:b/>
          <w:bCs/>
          <w:sz w:val="24"/>
          <w:szCs w:val="28"/>
        </w:rPr>
      </w:pPr>
      <w:r w:rsidRPr="0067244A">
        <w:rPr>
          <w:b/>
          <w:bCs/>
          <w:sz w:val="24"/>
          <w:szCs w:val="28"/>
          <w:highlight w:val="yellow"/>
        </w:rPr>
        <w:t>Al entrar (</w:t>
      </w:r>
      <w:proofErr w:type="spellStart"/>
      <w:r w:rsidRPr="0067244A">
        <w:rPr>
          <w:b/>
          <w:bCs/>
          <w:sz w:val="24"/>
          <w:szCs w:val="28"/>
          <w:highlight w:val="yellow"/>
        </w:rPr>
        <w:t>Encoder</w:t>
      </w:r>
      <w:proofErr w:type="spellEnd"/>
      <w:r w:rsidRPr="0067244A">
        <w:rPr>
          <w:b/>
          <w:bCs/>
          <w:sz w:val="24"/>
          <w:szCs w:val="28"/>
          <w:highlight w:val="yellow"/>
        </w:rPr>
        <w:t xml:space="preserve"> y </w:t>
      </w:r>
      <w:proofErr w:type="spellStart"/>
      <w:r w:rsidRPr="0067244A">
        <w:rPr>
          <w:b/>
          <w:bCs/>
          <w:sz w:val="24"/>
          <w:szCs w:val="28"/>
          <w:highlight w:val="yellow"/>
        </w:rPr>
        <w:t>Decoder</w:t>
      </w:r>
      <w:proofErr w:type="spellEnd"/>
      <w:r w:rsidRPr="0067244A">
        <w:rPr>
          <w:b/>
          <w:bCs/>
          <w:sz w:val="24"/>
          <w:szCs w:val="28"/>
          <w:highlight w:val="yellow"/>
        </w:rPr>
        <w:t>)</w:t>
      </w:r>
    </w:p>
    <w:p w14:paraId="325E59AA" w14:textId="01D42774" w:rsidR="00305119" w:rsidRDefault="0067244A" w:rsidP="00966B1A">
      <w:r>
        <w:t>Formula, dimensión por dimensión (k = 0, …, 511):</w:t>
      </w:r>
    </w:p>
    <w:p w14:paraId="152643BB" w14:textId="021139D1" w:rsidR="0067244A" w:rsidRDefault="0067244A" w:rsidP="00966B1A">
      <w:r w:rsidRPr="0067244A">
        <w:rPr>
          <w:noProof/>
        </w:rPr>
        <w:drawing>
          <wp:inline distT="0" distB="0" distL="0" distR="0" wp14:anchorId="69E3B036" wp14:editId="32F88BD2">
            <wp:extent cx="4503420" cy="2764791"/>
            <wp:effectExtent l="0" t="0" r="0" b="0"/>
            <wp:docPr id="651111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11904" name=""/>
                    <pic:cNvPicPr/>
                  </pic:nvPicPr>
                  <pic:blipFill>
                    <a:blip r:embed="rId318"/>
                    <a:stretch>
                      <a:fillRect/>
                    </a:stretch>
                  </pic:blipFill>
                  <pic:spPr>
                    <a:xfrm>
                      <a:off x="0" y="0"/>
                      <a:ext cx="4508375" cy="2767833"/>
                    </a:xfrm>
                    <a:prstGeom prst="rect">
                      <a:avLst/>
                    </a:prstGeom>
                  </pic:spPr>
                </pic:pic>
              </a:graphicData>
            </a:graphic>
          </wp:inline>
        </w:drawing>
      </w:r>
    </w:p>
    <w:p w14:paraId="4B9AA841" w14:textId="0291E092" w:rsidR="0030192B" w:rsidRDefault="0030192B" w:rsidP="00966B1A">
      <w:pPr>
        <w:rPr>
          <w:b/>
          <w:bCs/>
          <w:sz w:val="24"/>
          <w:szCs w:val="28"/>
        </w:rPr>
      </w:pPr>
      <w:r w:rsidRPr="0030192B">
        <w:rPr>
          <w:b/>
          <w:bCs/>
          <w:sz w:val="24"/>
          <w:szCs w:val="28"/>
          <w:highlight w:val="yellow"/>
        </w:rPr>
        <w:t>Al salir (capa lineal)</w:t>
      </w:r>
    </w:p>
    <w:p w14:paraId="66EF08FB" w14:textId="357EF016" w:rsidR="0030192B" w:rsidRDefault="00241423" w:rsidP="00966B1A">
      <w:pPr>
        <w:rPr>
          <w:b/>
          <w:bCs/>
          <w:sz w:val="24"/>
          <w:szCs w:val="28"/>
        </w:rPr>
      </w:pPr>
      <w:r w:rsidRPr="00241423">
        <w:rPr>
          <w:b/>
          <w:bCs/>
          <w:noProof/>
          <w:sz w:val="24"/>
          <w:szCs w:val="28"/>
        </w:rPr>
        <w:drawing>
          <wp:inline distT="0" distB="0" distL="0" distR="0" wp14:anchorId="61CD4C77" wp14:editId="67049ADA">
            <wp:extent cx="4358640" cy="2487639"/>
            <wp:effectExtent l="0" t="0" r="3810" b="8255"/>
            <wp:docPr id="420759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59228" name=""/>
                    <pic:cNvPicPr/>
                  </pic:nvPicPr>
                  <pic:blipFill>
                    <a:blip r:embed="rId319"/>
                    <a:stretch>
                      <a:fillRect/>
                    </a:stretch>
                  </pic:blipFill>
                  <pic:spPr>
                    <a:xfrm>
                      <a:off x="0" y="0"/>
                      <a:ext cx="4366976" cy="2492397"/>
                    </a:xfrm>
                    <a:prstGeom prst="rect">
                      <a:avLst/>
                    </a:prstGeom>
                  </pic:spPr>
                </pic:pic>
              </a:graphicData>
            </a:graphic>
          </wp:inline>
        </w:drawing>
      </w:r>
    </w:p>
    <w:p w14:paraId="7052E480" w14:textId="67BCCDA8" w:rsidR="00241423" w:rsidRDefault="00B15198" w:rsidP="00966B1A">
      <w:pPr>
        <w:rPr>
          <w:b/>
          <w:bCs/>
          <w:sz w:val="24"/>
          <w:szCs w:val="28"/>
        </w:rPr>
      </w:pPr>
      <w:r w:rsidRPr="00B15198">
        <w:rPr>
          <w:b/>
          <w:bCs/>
          <w:noProof/>
          <w:sz w:val="24"/>
          <w:szCs w:val="28"/>
        </w:rPr>
        <w:lastRenderedPageBreak/>
        <w:drawing>
          <wp:inline distT="0" distB="0" distL="0" distR="0" wp14:anchorId="512A9154" wp14:editId="22AB0A2B">
            <wp:extent cx="4450080" cy="1387659"/>
            <wp:effectExtent l="0" t="0" r="7620" b="3175"/>
            <wp:docPr id="388123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23981" name=""/>
                    <pic:cNvPicPr/>
                  </pic:nvPicPr>
                  <pic:blipFill>
                    <a:blip r:embed="rId320"/>
                    <a:stretch>
                      <a:fillRect/>
                    </a:stretch>
                  </pic:blipFill>
                  <pic:spPr>
                    <a:xfrm>
                      <a:off x="0" y="0"/>
                      <a:ext cx="4467095" cy="1392965"/>
                    </a:xfrm>
                    <a:prstGeom prst="rect">
                      <a:avLst/>
                    </a:prstGeom>
                  </pic:spPr>
                </pic:pic>
              </a:graphicData>
            </a:graphic>
          </wp:inline>
        </w:drawing>
      </w:r>
    </w:p>
    <w:p w14:paraId="37D58C08" w14:textId="41AFFF1C" w:rsidR="003C6BFB" w:rsidRDefault="003C6BFB" w:rsidP="00966B1A">
      <w:pPr>
        <w:rPr>
          <w:b/>
          <w:bCs/>
          <w:sz w:val="24"/>
          <w:szCs w:val="28"/>
        </w:rPr>
      </w:pPr>
      <w:proofErr w:type="spellStart"/>
      <w:r w:rsidRPr="003C6BFB">
        <w:rPr>
          <w:b/>
          <w:bCs/>
          <w:sz w:val="24"/>
          <w:szCs w:val="28"/>
          <w:highlight w:val="yellow"/>
        </w:rPr>
        <w:t>Softmax</w:t>
      </w:r>
      <w:proofErr w:type="spellEnd"/>
    </w:p>
    <w:p w14:paraId="1EB04FB2" w14:textId="72BCEC9E" w:rsidR="003C6BFB" w:rsidRDefault="00E2416F" w:rsidP="00966B1A">
      <w:pPr>
        <w:rPr>
          <w:b/>
          <w:bCs/>
          <w:sz w:val="24"/>
          <w:szCs w:val="28"/>
        </w:rPr>
      </w:pPr>
      <w:r w:rsidRPr="00E2416F">
        <w:rPr>
          <w:b/>
          <w:bCs/>
          <w:noProof/>
          <w:sz w:val="24"/>
          <w:szCs w:val="28"/>
        </w:rPr>
        <w:drawing>
          <wp:inline distT="0" distB="0" distL="0" distR="0" wp14:anchorId="54CE55F8" wp14:editId="4A13A49B">
            <wp:extent cx="5158740" cy="520957"/>
            <wp:effectExtent l="19050" t="19050" r="22860" b="12700"/>
            <wp:docPr id="450683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83291" name=""/>
                    <pic:cNvPicPr/>
                  </pic:nvPicPr>
                  <pic:blipFill>
                    <a:blip r:embed="rId321"/>
                    <a:stretch>
                      <a:fillRect/>
                    </a:stretch>
                  </pic:blipFill>
                  <pic:spPr>
                    <a:xfrm>
                      <a:off x="0" y="0"/>
                      <a:ext cx="5171520" cy="522248"/>
                    </a:xfrm>
                    <a:prstGeom prst="rect">
                      <a:avLst/>
                    </a:prstGeom>
                    <a:ln w="12700">
                      <a:solidFill>
                        <a:schemeClr val="tx1"/>
                      </a:solidFill>
                    </a:ln>
                  </pic:spPr>
                </pic:pic>
              </a:graphicData>
            </a:graphic>
          </wp:inline>
        </w:drawing>
      </w:r>
    </w:p>
    <w:p w14:paraId="5885C163" w14:textId="44DCC05C" w:rsidR="00E2416F" w:rsidRPr="00E2416F" w:rsidRDefault="00E2416F" w:rsidP="00E2416F">
      <w:pPr>
        <w:pStyle w:val="Prrafodelista"/>
        <w:numPr>
          <w:ilvl w:val="0"/>
          <w:numId w:val="2"/>
        </w:numPr>
        <w:rPr>
          <w:b/>
          <w:bCs/>
          <w:sz w:val="24"/>
          <w:szCs w:val="28"/>
        </w:rPr>
      </w:pPr>
      <w:r>
        <w:rPr>
          <w:sz w:val="24"/>
          <w:szCs w:val="28"/>
        </w:rPr>
        <w:t>Da 37.000 probabilidades que suman exactamente 1.</w:t>
      </w:r>
    </w:p>
    <w:p w14:paraId="320BDE65" w14:textId="6445ADC0" w:rsidR="00E2416F" w:rsidRPr="00BB7203" w:rsidRDefault="00E2416F" w:rsidP="00E2416F">
      <w:pPr>
        <w:pStyle w:val="Prrafodelista"/>
        <w:numPr>
          <w:ilvl w:val="0"/>
          <w:numId w:val="2"/>
        </w:numPr>
        <w:rPr>
          <w:b/>
          <w:bCs/>
          <w:sz w:val="24"/>
          <w:szCs w:val="28"/>
        </w:rPr>
      </w:pPr>
      <w:r>
        <w:rPr>
          <w:sz w:val="24"/>
          <w:szCs w:val="28"/>
        </w:rPr>
        <w:t xml:space="preserve">No hay filtro de idioma: el </w:t>
      </w:r>
      <w:proofErr w:type="spellStart"/>
      <w:r>
        <w:rPr>
          <w:sz w:val="24"/>
          <w:szCs w:val="28"/>
        </w:rPr>
        <w:t>softmax</w:t>
      </w:r>
      <w:proofErr w:type="spellEnd"/>
      <w:r>
        <w:rPr>
          <w:sz w:val="24"/>
          <w:szCs w:val="28"/>
        </w:rPr>
        <w:t xml:space="preserve"> se calcula sobre todo el </w:t>
      </w:r>
      <w:proofErr w:type="spellStart"/>
      <w:r>
        <w:rPr>
          <w:sz w:val="24"/>
          <w:szCs w:val="28"/>
        </w:rPr>
        <w:t>vabulario</w:t>
      </w:r>
      <w:proofErr w:type="spellEnd"/>
      <w:r>
        <w:rPr>
          <w:sz w:val="24"/>
          <w:szCs w:val="28"/>
        </w:rPr>
        <w:t>, y el entrenami</w:t>
      </w:r>
      <w:r w:rsidR="00BB7203">
        <w:rPr>
          <w:sz w:val="24"/>
          <w:szCs w:val="28"/>
        </w:rPr>
        <w:t>ento hace que los tokens que no corresponden queden con probabilidad casi cero.</w:t>
      </w:r>
    </w:p>
    <w:p w14:paraId="665DFE1C" w14:textId="361369CB" w:rsidR="00BB7203" w:rsidRDefault="00FE1A92" w:rsidP="00BB7203">
      <w:pPr>
        <w:rPr>
          <w:rFonts w:eastAsiaTheme="minorEastAsia"/>
          <w:b/>
          <w:bCs/>
          <w:sz w:val="24"/>
          <w:szCs w:val="28"/>
        </w:rPr>
      </w:pPr>
      <w:r w:rsidRPr="00771EF4">
        <w:rPr>
          <w:b/>
          <w:bCs/>
          <w:sz w:val="24"/>
          <w:szCs w:val="28"/>
          <w:highlight w:val="yellow"/>
        </w:rPr>
        <w:t xml:space="preserve">Escalado </w:t>
      </w:r>
      <m:oMath>
        <m:rad>
          <m:radPr>
            <m:degHide m:val="1"/>
            <m:ctrlPr>
              <w:rPr>
                <w:rFonts w:ascii="Cambria Math" w:hAnsi="Cambria Math"/>
                <w:b/>
                <w:bCs/>
                <w:i/>
                <w:sz w:val="24"/>
                <w:szCs w:val="28"/>
                <w:highlight w:val="yellow"/>
              </w:rPr>
            </m:ctrlPr>
          </m:radPr>
          <m:deg/>
          <m:e>
            <m:r>
              <m:rPr>
                <m:sty m:val="bi"/>
              </m:rPr>
              <w:rPr>
                <w:rFonts w:ascii="Cambria Math" w:hAnsi="Cambria Math"/>
                <w:sz w:val="24"/>
                <w:szCs w:val="28"/>
                <w:highlight w:val="yellow"/>
              </w:rPr>
              <m:t>d model</m:t>
            </m:r>
          </m:e>
        </m:rad>
      </m:oMath>
      <w:r w:rsidR="00771EF4" w:rsidRPr="00771EF4">
        <w:rPr>
          <w:rFonts w:eastAsiaTheme="minorEastAsia"/>
          <w:b/>
          <w:bCs/>
          <w:sz w:val="24"/>
          <w:szCs w:val="28"/>
          <w:highlight w:val="yellow"/>
        </w:rPr>
        <w:t>: que es y que no es</w:t>
      </w:r>
    </w:p>
    <w:p w14:paraId="057A3E13" w14:textId="21030A46" w:rsidR="00771EF4" w:rsidRPr="00F56C21" w:rsidRDefault="00502F0E" w:rsidP="00502F0E">
      <w:pPr>
        <w:pStyle w:val="Prrafodelista"/>
        <w:numPr>
          <w:ilvl w:val="0"/>
          <w:numId w:val="2"/>
        </w:numPr>
        <w:rPr>
          <w:b/>
          <w:bCs/>
        </w:rPr>
      </w:pPr>
      <w:r w:rsidRPr="00502F0E">
        <w:t xml:space="preserve">No es </w:t>
      </w:r>
      <w:proofErr w:type="spellStart"/>
      <w:r w:rsidRPr="00502F0E">
        <w:t>LayerNorm</w:t>
      </w:r>
      <w:proofErr w:type="spellEnd"/>
      <w:r w:rsidRPr="00502F0E">
        <w:t xml:space="preserve">. </w:t>
      </w:r>
      <w:proofErr w:type="spellStart"/>
      <w:r w:rsidRPr="00502F0E">
        <w:t>LayerNorm</w:t>
      </w:r>
      <w:proofErr w:type="spellEnd"/>
      <w:r w:rsidRPr="00502F0E">
        <w:t xml:space="preserve"> vive dentro de Residual + </w:t>
      </w:r>
      <w:proofErr w:type="spellStart"/>
      <w:r w:rsidRPr="00502F0E">
        <w:t>LayerNorm</w:t>
      </w:r>
      <w:proofErr w:type="spellEnd"/>
      <w:r w:rsidRPr="00502F0E">
        <w:t xml:space="preserve"> </w:t>
      </w:r>
      <w:r w:rsidR="00F56C21">
        <w:t>y reajusta promedio y dispersión del vector.</w:t>
      </w:r>
    </w:p>
    <w:p w14:paraId="0649CB63" w14:textId="0727A367" w:rsidR="00F56C21" w:rsidRPr="00F9209C" w:rsidRDefault="00F56C21" w:rsidP="00502F0E">
      <w:pPr>
        <w:pStyle w:val="Prrafodelista"/>
        <w:numPr>
          <w:ilvl w:val="0"/>
          <w:numId w:val="2"/>
        </w:numPr>
        <w:rPr>
          <w:b/>
          <w:bCs/>
        </w:rPr>
      </w:pPr>
      <w:r>
        <w:t xml:space="preserve">El </w:t>
      </w:r>
      <w:proofErr w:type="spellStart"/>
      <w:proofErr w:type="gramStart"/>
      <w:r>
        <w:t>paper</w:t>
      </w:r>
      <w:proofErr w:type="spellEnd"/>
      <w:proofErr w:type="gramEnd"/>
      <w:r>
        <w:t xml:space="preserve"> solo menciona el escalado para las capas de </w:t>
      </w:r>
      <w:proofErr w:type="spellStart"/>
      <w:r>
        <w:t>embedding</w:t>
      </w:r>
      <w:proofErr w:type="spellEnd"/>
      <w:r>
        <w:t xml:space="preserve">. Que la capa lineal use la </w:t>
      </w:r>
      <w:r w:rsidR="00F9209C">
        <w:t>matriz cruda es lo que se deduce del texto, y las implementaciones habituales lo hacen así.</w:t>
      </w:r>
    </w:p>
    <w:p w14:paraId="1F511EB8" w14:textId="3E814FAF" w:rsidR="00F9209C" w:rsidRPr="00F9209C" w:rsidRDefault="00F9209C" w:rsidP="00502F0E">
      <w:pPr>
        <w:pStyle w:val="Prrafodelista"/>
        <w:numPr>
          <w:ilvl w:val="0"/>
          <w:numId w:val="2"/>
        </w:numPr>
        <w:rPr>
          <w:b/>
          <w:bCs/>
        </w:rPr>
      </w:pPr>
      <w:r>
        <w:t xml:space="preserve">Si todos los </w:t>
      </w:r>
      <w:proofErr w:type="spellStart"/>
      <w:r>
        <w:t>logits</w:t>
      </w:r>
      <w:proofErr w:type="spellEnd"/>
      <w:r>
        <w:t xml:space="preserve"> se multiplicaran por una constante c &gt; 1, no </w:t>
      </w:r>
      <w:proofErr w:type="spellStart"/>
      <w:r>
        <w:t>cambiaria</w:t>
      </w:r>
      <w:proofErr w:type="spellEnd"/>
      <w:r>
        <w:t xml:space="preserve"> que token gana, pero el </w:t>
      </w:r>
      <w:proofErr w:type="spellStart"/>
      <w:r>
        <w:t>softmax</w:t>
      </w:r>
      <w:proofErr w:type="spellEnd"/>
      <w:r>
        <w:t xml:space="preserve"> quedaría </w:t>
      </w:r>
      <w:proofErr w:type="spellStart"/>
      <w:r>
        <w:t>mas</w:t>
      </w:r>
      <w:proofErr w:type="spellEnd"/>
      <w:r>
        <w:t xml:space="preserve"> “puntiagudo”.</w:t>
      </w:r>
    </w:p>
    <w:p w14:paraId="425F1225" w14:textId="7F9A109D" w:rsidR="00F9209C" w:rsidRPr="00C12955" w:rsidRDefault="007B33DA" w:rsidP="00502F0E">
      <w:pPr>
        <w:pStyle w:val="Prrafodelista"/>
        <w:numPr>
          <w:ilvl w:val="0"/>
          <w:numId w:val="2"/>
        </w:numPr>
        <w:rPr>
          <w:b/>
          <w:bCs/>
        </w:rPr>
      </w:pPr>
      <w:proofErr w:type="spellStart"/>
      <w:r>
        <w:t>Po</w:t>
      </w:r>
      <w:r w:rsidR="00C12955">
        <w:t>r que</w:t>
      </w:r>
      <w:proofErr w:type="spellEnd"/>
      <w:r w:rsidR="00C12955">
        <w:t xml:space="preserve"> se escala al entrar (explicación habitual, no del </w:t>
      </w:r>
      <w:proofErr w:type="spellStart"/>
      <w:r w:rsidR="00C12955">
        <w:t>paper</w:t>
      </w:r>
      <w:proofErr w:type="spellEnd"/>
      <w:r w:rsidR="00C12955">
        <w:t>): los valores de E suelen ser chicos, y el PE (entre -1 y 1) podría taparlos.</w:t>
      </w:r>
    </w:p>
    <w:p w14:paraId="3FBBA176" w14:textId="4F3E899A" w:rsidR="00C12955" w:rsidRDefault="00B103FE" w:rsidP="00C12955">
      <w:pPr>
        <w:rPr>
          <w:b/>
          <w:bCs/>
          <w:sz w:val="24"/>
          <w:szCs w:val="28"/>
        </w:rPr>
      </w:pPr>
      <w:r w:rsidRPr="00D309E6">
        <w:rPr>
          <w:b/>
          <w:bCs/>
          <w:sz w:val="24"/>
          <w:szCs w:val="28"/>
          <w:highlight w:val="yellow"/>
        </w:rPr>
        <w:t>Resu</w:t>
      </w:r>
      <w:r w:rsidR="00D309E6" w:rsidRPr="00D309E6">
        <w:rPr>
          <w:b/>
          <w:bCs/>
          <w:sz w:val="24"/>
          <w:szCs w:val="28"/>
          <w:highlight w:val="yellow"/>
        </w:rPr>
        <w:t>men</w:t>
      </w:r>
    </w:p>
    <w:p w14:paraId="5FD469F8" w14:textId="112CBE13" w:rsidR="00D309E6" w:rsidRDefault="00D309E6" w:rsidP="00C12955">
      <w:pPr>
        <w:rPr>
          <w:b/>
          <w:bCs/>
          <w:sz w:val="24"/>
          <w:szCs w:val="28"/>
        </w:rPr>
      </w:pPr>
      <w:r w:rsidRPr="00D309E6">
        <w:rPr>
          <w:b/>
          <w:bCs/>
          <w:noProof/>
          <w:sz w:val="24"/>
          <w:szCs w:val="28"/>
        </w:rPr>
        <w:drawing>
          <wp:inline distT="0" distB="0" distL="0" distR="0" wp14:anchorId="7C8492AD" wp14:editId="64BE53F6">
            <wp:extent cx="4753841" cy="565321"/>
            <wp:effectExtent l="19050" t="19050" r="8890" b="25400"/>
            <wp:docPr id="5309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913" name=""/>
                    <pic:cNvPicPr/>
                  </pic:nvPicPr>
                  <pic:blipFill>
                    <a:blip r:embed="rId322"/>
                    <a:stretch>
                      <a:fillRect/>
                    </a:stretch>
                  </pic:blipFill>
                  <pic:spPr>
                    <a:xfrm>
                      <a:off x="0" y="0"/>
                      <a:ext cx="4776965" cy="568071"/>
                    </a:xfrm>
                    <a:prstGeom prst="rect">
                      <a:avLst/>
                    </a:prstGeom>
                    <a:ln w="12700">
                      <a:solidFill>
                        <a:schemeClr val="tx1"/>
                      </a:solidFill>
                    </a:ln>
                  </pic:spPr>
                </pic:pic>
              </a:graphicData>
            </a:graphic>
          </wp:inline>
        </w:drawing>
      </w:r>
    </w:p>
    <w:p w14:paraId="0E408BF7" w14:textId="77777777" w:rsidR="00EF69D1" w:rsidRDefault="00EF69D1" w:rsidP="00C12955">
      <w:pPr>
        <w:rPr>
          <w:b/>
          <w:bCs/>
          <w:sz w:val="24"/>
          <w:szCs w:val="28"/>
        </w:rPr>
      </w:pPr>
    </w:p>
    <w:p w14:paraId="6BB6C89C" w14:textId="77777777" w:rsidR="00EF69D1" w:rsidRDefault="00EF69D1" w:rsidP="00C12955">
      <w:pPr>
        <w:rPr>
          <w:b/>
          <w:bCs/>
          <w:sz w:val="24"/>
          <w:szCs w:val="28"/>
        </w:rPr>
      </w:pPr>
    </w:p>
    <w:p w14:paraId="189F98D5" w14:textId="77777777" w:rsidR="00EF69D1" w:rsidRDefault="00EF69D1" w:rsidP="00C12955">
      <w:pPr>
        <w:rPr>
          <w:b/>
          <w:bCs/>
          <w:sz w:val="24"/>
          <w:szCs w:val="28"/>
        </w:rPr>
      </w:pPr>
    </w:p>
    <w:p w14:paraId="2D909C60" w14:textId="77777777" w:rsidR="00EF69D1" w:rsidRDefault="00EF69D1" w:rsidP="00C12955">
      <w:pPr>
        <w:rPr>
          <w:b/>
          <w:bCs/>
          <w:sz w:val="24"/>
          <w:szCs w:val="28"/>
        </w:rPr>
      </w:pPr>
    </w:p>
    <w:p w14:paraId="6910CFAA" w14:textId="77777777" w:rsidR="00EF69D1" w:rsidRDefault="00EF69D1" w:rsidP="00C12955">
      <w:pPr>
        <w:rPr>
          <w:b/>
          <w:bCs/>
          <w:sz w:val="24"/>
          <w:szCs w:val="28"/>
        </w:rPr>
      </w:pPr>
    </w:p>
    <w:p w14:paraId="031C2E17" w14:textId="77777777" w:rsidR="00EF69D1" w:rsidRDefault="00EF69D1" w:rsidP="00C12955">
      <w:pPr>
        <w:rPr>
          <w:b/>
          <w:bCs/>
          <w:sz w:val="24"/>
          <w:szCs w:val="28"/>
        </w:rPr>
      </w:pPr>
    </w:p>
    <w:p w14:paraId="6730E575" w14:textId="77777777" w:rsidR="00EF69D1" w:rsidRDefault="00EF69D1" w:rsidP="00C12955">
      <w:pPr>
        <w:rPr>
          <w:b/>
          <w:bCs/>
          <w:sz w:val="24"/>
          <w:szCs w:val="28"/>
        </w:rPr>
      </w:pPr>
    </w:p>
    <w:p w14:paraId="71C56165" w14:textId="77777777" w:rsidR="00EF69D1" w:rsidRDefault="00EF69D1" w:rsidP="00C12955">
      <w:pPr>
        <w:rPr>
          <w:b/>
          <w:bCs/>
          <w:sz w:val="24"/>
          <w:szCs w:val="28"/>
        </w:rPr>
      </w:pPr>
    </w:p>
    <w:p w14:paraId="0CE167C1" w14:textId="77777777" w:rsidR="00EF69D1" w:rsidRDefault="00EF69D1" w:rsidP="00C12955">
      <w:pPr>
        <w:rPr>
          <w:b/>
          <w:bCs/>
          <w:sz w:val="24"/>
          <w:szCs w:val="28"/>
        </w:rPr>
      </w:pPr>
    </w:p>
    <w:p w14:paraId="04010A21" w14:textId="77777777" w:rsidR="00EF69D1" w:rsidRDefault="00EF69D1" w:rsidP="00C12955">
      <w:pPr>
        <w:rPr>
          <w:b/>
          <w:bCs/>
          <w:sz w:val="24"/>
          <w:szCs w:val="28"/>
        </w:rPr>
      </w:pPr>
    </w:p>
    <w:tbl>
      <w:tblPr>
        <w:tblStyle w:val="Tablaconcuadrcula"/>
        <w:tblW w:w="0" w:type="auto"/>
        <w:tblLook w:val="04A0" w:firstRow="1" w:lastRow="0" w:firstColumn="1" w:lastColumn="0" w:noHBand="0" w:noVBand="1"/>
      </w:tblPr>
      <w:tblGrid>
        <w:gridCol w:w="10790"/>
      </w:tblGrid>
      <w:tr w:rsidR="00EF69D1" w14:paraId="5E2B3D32" w14:textId="77777777" w:rsidTr="00EF69D1">
        <w:tc>
          <w:tcPr>
            <w:tcW w:w="10790" w:type="dxa"/>
          </w:tcPr>
          <w:p w14:paraId="1BEA7D43" w14:textId="77777777" w:rsidR="00EF69D1" w:rsidRDefault="00672981" w:rsidP="00C12955">
            <w:pPr>
              <w:rPr>
                <w:b/>
                <w:bCs/>
                <w:sz w:val="24"/>
                <w:szCs w:val="28"/>
              </w:rPr>
            </w:pPr>
            <w:r w:rsidRPr="00672981">
              <w:rPr>
                <w:b/>
                <w:bCs/>
                <w:sz w:val="24"/>
                <w:szCs w:val="28"/>
                <w:highlight w:val="yellow"/>
              </w:rPr>
              <w:lastRenderedPageBreak/>
              <w:t>2da explicación:</w:t>
            </w:r>
          </w:p>
          <w:p w14:paraId="227B3827" w14:textId="6EBDB263" w:rsidR="00672981" w:rsidRDefault="00672981" w:rsidP="00C12955">
            <w:pPr>
              <w:rPr>
                <w:b/>
                <w:bCs/>
                <w:sz w:val="24"/>
                <w:szCs w:val="28"/>
              </w:rPr>
            </w:pPr>
            <w:r w:rsidRPr="00151897">
              <w:rPr>
                <w:b/>
                <w:bCs/>
                <w:sz w:val="24"/>
                <w:szCs w:val="28"/>
                <w:highlight w:val="yellow"/>
              </w:rPr>
              <w:t xml:space="preserve">Tabla de </w:t>
            </w:r>
            <w:proofErr w:type="spellStart"/>
            <w:r w:rsidRPr="00151897">
              <w:rPr>
                <w:b/>
                <w:bCs/>
                <w:sz w:val="24"/>
                <w:szCs w:val="28"/>
                <w:highlight w:val="yellow"/>
              </w:rPr>
              <w:t>embeddings</w:t>
            </w:r>
            <w:proofErr w:type="spellEnd"/>
            <w:r w:rsidRPr="00151897">
              <w:rPr>
                <w:b/>
                <w:bCs/>
                <w:sz w:val="24"/>
                <w:szCs w:val="28"/>
                <w:highlight w:val="yellow"/>
              </w:rPr>
              <w:t>: se usa dos veces</w:t>
            </w:r>
          </w:p>
          <w:p w14:paraId="613AFB5E" w14:textId="77777777" w:rsidR="00672981" w:rsidRDefault="00672981" w:rsidP="00C12955">
            <w:pPr>
              <w:rPr>
                <w:b/>
                <w:bCs/>
                <w:sz w:val="24"/>
                <w:szCs w:val="28"/>
              </w:rPr>
            </w:pPr>
          </w:p>
          <w:p w14:paraId="1C611295" w14:textId="7F38A968" w:rsidR="00672981" w:rsidRPr="00672981" w:rsidRDefault="00672981" w:rsidP="00672981">
            <w:pPr>
              <w:pStyle w:val="Prrafodelista"/>
              <w:numPr>
                <w:ilvl w:val="0"/>
                <w:numId w:val="2"/>
              </w:numPr>
              <w:rPr>
                <w:b/>
                <w:bCs/>
                <w:sz w:val="24"/>
                <w:szCs w:val="28"/>
              </w:rPr>
            </w:pPr>
            <w:r>
              <w:rPr>
                <w:sz w:val="24"/>
                <w:szCs w:val="28"/>
              </w:rPr>
              <w:t xml:space="preserve">Es una tabla de </w:t>
            </w:r>
            <w:r w:rsidRPr="00672981">
              <w:rPr>
                <w:sz w:val="24"/>
                <w:szCs w:val="28"/>
              </w:rPr>
              <w:t>~</w:t>
            </w:r>
            <w:r>
              <w:rPr>
                <w:sz w:val="24"/>
                <w:szCs w:val="28"/>
              </w:rPr>
              <w:t>37.000 filas x 512 columnas. Cada fila es el vector de un token</w:t>
            </w:r>
          </w:p>
          <w:p w14:paraId="7EAD0D0E" w14:textId="78F61553" w:rsidR="00672981" w:rsidRPr="00BF41D6" w:rsidRDefault="00BF41D6" w:rsidP="00672981">
            <w:pPr>
              <w:pStyle w:val="Prrafodelista"/>
              <w:numPr>
                <w:ilvl w:val="0"/>
                <w:numId w:val="2"/>
              </w:numPr>
              <w:rPr>
                <w:b/>
                <w:bCs/>
                <w:sz w:val="24"/>
                <w:szCs w:val="28"/>
              </w:rPr>
            </w:pPr>
            <w:r>
              <w:rPr>
                <w:b/>
                <w:bCs/>
                <w:sz w:val="24"/>
                <w:szCs w:val="28"/>
              </w:rPr>
              <w:t xml:space="preserve">Al entrar </w:t>
            </w:r>
            <w:r>
              <w:rPr>
                <w:sz w:val="24"/>
                <w:szCs w:val="28"/>
              </w:rPr>
              <w:t>(palabra -&gt; vector): se busca la fila del Token ID.</w:t>
            </w:r>
          </w:p>
          <w:p w14:paraId="0D44EF80" w14:textId="24B23CA2" w:rsidR="00BF41D6" w:rsidRPr="00151897" w:rsidRDefault="00BF41D6" w:rsidP="00672981">
            <w:pPr>
              <w:pStyle w:val="Prrafodelista"/>
              <w:numPr>
                <w:ilvl w:val="0"/>
                <w:numId w:val="2"/>
              </w:numPr>
              <w:rPr>
                <w:b/>
                <w:bCs/>
                <w:sz w:val="24"/>
                <w:szCs w:val="28"/>
              </w:rPr>
            </w:pPr>
            <w:r>
              <w:rPr>
                <w:b/>
                <w:bCs/>
                <w:sz w:val="24"/>
                <w:szCs w:val="28"/>
              </w:rPr>
              <w:t>Al salir (</w:t>
            </w:r>
            <w:r>
              <w:rPr>
                <w:sz w:val="24"/>
                <w:szCs w:val="28"/>
              </w:rPr>
              <w:t xml:space="preserve">vector -&gt; palabra): el vector final y3, se </w:t>
            </w:r>
            <w:r w:rsidR="00151897">
              <w:rPr>
                <w:sz w:val="24"/>
                <w:szCs w:val="28"/>
              </w:rPr>
              <w:t>compara contra todas las filas de la misma tabla.</w:t>
            </w:r>
          </w:p>
          <w:p w14:paraId="1FE6EA6C" w14:textId="2BFAD5E1" w:rsidR="00151897" w:rsidRPr="00151897" w:rsidRDefault="00151897" w:rsidP="00672981">
            <w:pPr>
              <w:pStyle w:val="Prrafodelista"/>
              <w:numPr>
                <w:ilvl w:val="0"/>
                <w:numId w:val="2"/>
              </w:numPr>
              <w:rPr>
                <w:b/>
                <w:bCs/>
                <w:sz w:val="24"/>
                <w:szCs w:val="28"/>
              </w:rPr>
            </w:pPr>
            <w:r>
              <w:rPr>
                <w:sz w:val="24"/>
                <w:szCs w:val="28"/>
              </w:rPr>
              <w:t>E</w:t>
            </w:r>
            <w:r w:rsidRPr="00151897">
              <w:rPr>
                <w:sz w:val="24"/>
                <w:szCs w:val="28"/>
              </w:rPr>
              <w:t xml:space="preserve">l </w:t>
            </w:r>
            <w:proofErr w:type="spellStart"/>
            <w:proofErr w:type="gramStart"/>
            <w:r w:rsidRPr="00151897">
              <w:rPr>
                <w:sz w:val="24"/>
                <w:szCs w:val="28"/>
              </w:rPr>
              <w:t>paper</w:t>
            </w:r>
            <w:proofErr w:type="spellEnd"/>
            <w:proofErr w:type="gramEnd"/>
            <w:r w:rsidRPr="00151897">
              <w:rPr>
                <w:sz w:val="24"/>
                <w:szCs w:val="28"/>
              </w:rPr>
              <w:t xml:space="preserve"> (Sección 3.4) dice que comparte la misma matriz entre las capas de </w:t>
            </w:r>
            <w:proofErr w:type="spellStart"/>
            <w:r w:rsidRPr="00151897">
              <w:rPr>
                <w:sz w:val="24"/>
                <w:szCs w:val="28"/>
              </w:rPr>
              <w:t>embedding</w:t>
            </w:r>
            <w:proofErr w:type="spellEnd"/>
            <w:r w:rsidRPr="00151897">
              <w:rPr>
                <w:sz w:val="24"/>
                <w:szCs w:val="28"/>
              </w:rPr>
              <w:t xml:space="preserve"> y la transformación lineal previa al </w:t>
            </w:r>
            <w:proofErr w:type="spellStart"/>
            <w:r w:rsidRPr="00151897">
              <w:rPr>
                <w:sz w:val="24"/>
                <w:szCs w:val="28"/>
              </w:rPr>
              <w:t>softmax</w:t>
            </w:r>
            <w:proofErr w:type="spellEnd"/>
            <w:r w:rsidRPr="00151897">
              <w:rPr>
                <w:sz w:val="24"/>
                <w:szCs w:val="28"/>
              </w:rPr>
              <w:t>.</w:t>
            </w:r>
          </w:p>
          <w:p w14:paraId="3D4D18CF" w14:textId="77777777" w:rsidR="00151897" w:rsidRPr="00151897" w:rsidRDefault="00151897" w:rsidP="00151897">
            <w:pPr>
              <w:rPr>
                <w:b/>
                <w:bCs/>
                <w:sz w:val="24"/>
                <w:szCs w:val="28"/>
              </w:rPr>
            </w:pPr>
          </w:p>
          <w:p w14:paraId="0D70D611" w14:textId="77777777" w:rsidR="00672981" w:rsidRPr="00672981" w:rsidRDefault="00672981" w:rsidP="00C12955">
            <w:pPr>
              <w:rPr>
                <w:b/>
                <w:bCs/>
                <w:sz w:val="24"/>
                <w:szCs w:val="28"/>
              </w:rPr>
            </w:pPr>
          </w:p>
          <w:p w14:paraId="04F2AEAC" w14:textId="62713F47" w:rsidR="00672981" w:rsidRDefault="00151897" w:rsidP="00C12955">
            <w:pPr>
              <w:rPr>
                <w:b/>
                <w:bCs/>
                <w:sz w:val="24"/>
                <w:szCs w:val="28"/>
              </w:rPr>
            </w:pPr>
            <w:r w:rsidRPr="00151897">
              <w:rPr>
                <w:b/>
                <w:bCs/>
                <w:sz w:val="24"/>
                <w:szCs w:val="28"/>
                <w:highlight w:val="yellow"/>
              </w:rPr>
              <w:t xml:space="preserve">Al entrar: </w:t>
            </w:r>
            <w:proofErr w:type="spellStart"/>
            <w:r w:rsidRPr="00151897">
              <w:rPr>
                <w:b/>
                <w:bCs/>
                <w:sz w:val="24"/>
                <w:szCs w:val="28"/>
                <w:highlight w:val="yellow"/>
              </w:rPr>
              <w:t>embedding</w:t>
            </w:r>
            <w:proofErr w:type="spellEnd"/>
            <w:r w:rsidRPr="00151897">
              <w:rPr>
                <w:b/>
                <w:bCs/>
                <w:sz w:val="24"/>
                <w:szCs w:val="28"/>
                <w:highlight w:val="yellow"/>
              </w:rPr>
              <w:t xml:space="preserve"> de “Der” (Ronda 2, posición 1)</w:t>
            </w:r>
          </w:p>
          <w:p w14:paraId="02942B32" w14:textId="77777777" w:rsidR="00151897" w:rsidRPr="00AF6DA0" w:rsidRDefault="00151897" w:rsidP="00151897">
            <w:r w:rsidRPr="00AF6DA0">
              <w:t>Ejemplo de juguete con 3 números en vez de 512 (valores inventados):</w:t>
            </w:r>
          </w:p>
          <w:p w14:paraId="2A8CCE6F" w14:textId="57C1BF63" w:rsidR="00151897" w:rsidRDefault="001662A0" w:rsidP="00C12955">
            <w:pPr>
              <w:rPr>
                <w:sz w:val="24"/>
                <w:szCs w:val="28"/>
              </w:rPr>
            </w:pPr>
            <w:r w:rsidRPr="001662A0">
              <w:rPr>
                <w:noProof/>
                <w:sz w:val="24"/>
                <w:szCs w:val="28"/>
              </w:rPr>
              <w:drawing>
                <wp:inline distT="0" distB="0" distL="0" distR="0" wp14:anchorId="3ED82EE7" wp14:editId="7E2D9E49">
                  <wp:extent cx="5876925" cy="1043440"/>
                  <wp:effectExtent l="0" t="0" r="0" b="4445"/>
                  <wp:docPr id="1507133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33017" name=""/>
                          <pic:cNvPicPr/>
                        </pic:nvPicPr>
                        <pic:blipFill>
                          <a:blip r:embed="rId323"/>
                          <a:stretch>
                            <a:fillRect/>
                          </a:stretch>
                        </pic:blipFill>
                        <pic:spPr>
                          <a:xfrm>
                            <a:off x="0" y="0"/>
                            <a:ext cx="5879882" cy="1043965"/>
                          </a:xfrm>
                          <a:prstGeom prst="rect">
                            <a:avLst/>
                          </a:prstGeom>
                        </pic:spPr>
                      </pic:pic>
                    </a:graphicData>
                  </a:graphic>
                </wp:inline>
              </w:drawing>
            </w:r>
          </w:p>
          <w:p w14:paraId="1FE0E0C1" w14:textId="7B15BB8D" w:rsidR="001662A0" w:rsidRPr="00AF6DA0" w:rsidRDefault="001662A0" w:rsidP="00C12955">
            <w:r w:rsidRPr="00AF6DA0">
              <w:t xml:space="preserve">En el modelo real el escalado es √512 = 22.6. “Der” </w:t>
            </w:r>
            <w:proofErr w:type="spellStart"/>
            <w:r w:rsidRPr="00AF6DA0">
              <w:t>esta</w:t>
            </w:r>
            <w:proofErr w:type="spellEnd"/>
            <w:r w:rsidRPr="00AF6DA0">
              <w:t xml:space="preserve"> en la posición 1 porque </w:t>
            </w:r>
            <w:r w:rsidRPr="00AF6DA0">
              <w:rPr>
                <w:b/>
                <w:bCs/>
              </w:rPr>
              <w:t xml:space="preserve">[inicio] </w:t>
            </w:r>
            <w:r w:rsidRPr="00AF6DA0">
              <w:t>ocupa la posición 0.</w:t>
            </w:r>
          </w:p>
          <w:p w14:paraId="3BCFD409" w14:textId="77777777" w:rsidR="001662A0" w:rsidRDefault="001662A0" w:rsidP="00C12955">
            <w:pPr>
              <w:rPr>
                <w:sz w:val="24"/>
                <w:szCs w:val="28"/>
              </w:rPr>
            </w:pPr>
          </w:p>
          <w:p w14:paraId="1E3A8ACD" w14:textId="3EC1DFB3" w:rsidR="001662A0" w:rsidRDefault="00AF6DA0" w:rsidP="00C12955">
            <w:pPr>
              <w:rPr>
                <w:b/>
                <w:bCs/>
                <w:sz w:val="24"/>
                <w:szCs w:val="28"/>
              </w:rPr>
            </w:pPr>
            <w:r w:rsidRPr="00AF6DA0">
              <w:rPr>
                <w:b/>
                <w:bCs/>
                <w:sz w:val="24"/>
                <w:szCs w:val="28"/>
                <w:highlight w:val="yellow"/>
              </w:rPr>
              <w:t>Al salir: capa lineal (</w:t>
            </w:r>
            <w:proofErr w:type="spellStart"/>
            <w:r w:rsidRPr="00AF6DA0">
              <w:rPr>
                <w:b/>
                <w:bCs/>
                <w:sz w:val="24"/>
                <w:szCs w:val="28"/>
                <w:highlight w:val="yellow"/>
              </w:rPr>
              <w:t>logits</w:t>
            </w:r>
            <w:proofErr w:type="spellEnd"/>
            <w:r w:rsidRPr="00AF6DA0">
              <w:rPr>
                <w:b/>
                <w:bCs/>
                <w:sz w:val="24"/>
                <w:szCs w:val="28"/>
                <w:highlight w:val="yellow"/>
              </w:rPr>
              <w:t>)</w:t>
            </w:r>
          </w:p>
          <w:p w14:paraId="2567E468" w14:textId="6D9846F4" w:rsidR="00AF6DA0" w:rsidRPr="00624D89" w:rsidRDefault="00A0258A" w:rsidP="00C12955">
            <w:pPr>
              <w:rPr>
                <w:rFonts w:cs="Arial"/>
                <w:b/>
                <w:bCs/>
                <w:szCs w:val="22"/>
              </w:rPr>
            </w:pPr>
            <w:r w:rsidRPr="00624D89">
              <w:rPr>
                <w:rFonts w:cs="Arial"/>
                <w:szCs w:val="22"/>
              </w:rPr>
              <w:t xml:space="preserve">Formula: </w:t>
            </w:r>
            <w:proofErr w:type="spellStart"/>
            <w:r w:rsidRPr="00624D89">
              <w:rPr>
                <w:rFonts w:cs="Arial"/>
                <w:b/>
                <w:bCs/>
                <w:szCs w:val="22"/>
              </w:rPr>
              <w:t>logits</w:t>
            </w:r>
            <w:proofErr w:type="spellEnd"/>
            <w:r w:rsidRPr="00624D89">
              <w:rPr>
                <w:rFonts w:cs="Arial"/>
                <w:b/>
                <w:bCs/>
                <w:szCs w:val="22"/>
              </w:rPr>
              <w:t xml:space="preserve"> = y</w:t>
            </w:r>
            <w:r w:rsidRPr="00624D89">
              <w:rPr>
                <w:rFonts w:ascii="Cambria Math" w:hAnsi="Cambria Math" w:cs="Cambria Math"/>
                <w:b/>
                <w:bCs/>
                <w:szCs w:val="22"/>
              </w:rPr>
              <w:t>₃</w:t>
            </w:r>
            <w:r w:rsidRPr="00624D89">
              <w:rPr>
                <w:rFonts w:cs="Arial"/>
                <w:b/>
                <w:bCs/>
                <w:szCs w:val="22"/>
              </w:rPr>
              <w:t xml:space="preserve"> · </w:t>
            </w:r>
            <w:proofErr w:type="spellStart"/>
            <w:r w:rsidRPr="00624D89">
              <w:rPr>
                <w:rFonts w:cs="Arial"/>
                <w:b/>
                <w:bCs/>
                <w:szCs w:val="22"/>
              </w:rPr>
              <w:t>W_emb^T</w:t>
            </w:r>
            <w:proofErr w:type="spellEnd"/>
          </w:p>
          <w:p w14:paraId="5C820C8C" w14:textId="0BD0AEB5" w:rsidR="00A0258A" w:rsidRPr="00624D89" w:rsidRDefault="00A0258A" w:rsidP="00A0258A">
            <w:pPr>
              <w:pStyle w:val="Prrafodelista"/>
              <w:numPr>
                <w:ilvl w:val="0"/>
                <w:numId w:val="2"/>
              </w:numPr>
              <w:rPr>
                <w:rFonts w:cs="Arial"/>
                <w:szCs w:val="22"/>
              </w:rPr>
            </w:pPr>
            <w:r w:rsidRPr="00624D89">
              <w:rPr>
                <w:rFonts w:cs="Arial"/>
                <w:szCs w:val="22"/>
              </w:rPr>
              <w:t xml:space="preserve">Tamaños reales: </w:t>
            </w:r>
            <w:r w:rsidR="00E37AF0" w:rsidRPr="00624D89">
              <w:rPr>
                <w:rFonts w:cs="Arial"/>
                <w:szCs w:val="22"/>
              </w:rPr>
              <w:t>[1×512] · [512×37.000] = [1×37.000]</w:t>
            </w:r>
          </w:p>
          <w:p w14:paraId="6F8A4C52" w14:textId="7FDAA420" w:rsidR="00E37AF0" w:rsidRPr="00624D89" w:rsidRDefault="00E37AF0" w:rsidP="00A0258A">
            <w:pPr>
              <w:pStyle w:val="Prrafodelista"/>
              <w:numPr>
                <w:ilvl w:val="0"/>
                <w:numId w:val="2"/>
              </w:numPr>
              <w:rPr>
                <w:rFonts w:cs="Arial"/>
                <w:szCs w:val="22"/>
              </w:rPr>
            </w:pPr>
            <w:r w:rsidRPr="00624D89">
              <w:rPr>
                <w:rFonts w:cs="Arial"/>
                <w:szCs w:val="22"/>
              </w:rPr>
              <w:t xml:space="preserve">Se usa la tabla </w:t>
            </w:r>
            <w:r w:rsidRPr="00624D89">
              <w:rPr>
                <w:rFonts w:cs="Arial"/>
                <w:b/>
                <w:bCs/>
                <w:szCs w:val="22"/>
              </w:rPr>
              <w:t xml:space="preserve">cruda, </w:t>
            </w:r>
            <w:r w:rsidRPr="00624D89">
              <w:rPr>
                <w:rFonts w:cs="Arial"/>
                <w:szCs w:val="22"/>
              </w:rPr>
              <w:t>sin escalar y sin posición.</w:t>
            </w:r>
          </w:p>
          <w:p w14:paraId="3E6A3B00" w14:textId="3C41410B" w:rsidR="00E37AF0" w:rsidRPr="00624D89" w:rsidRDefault="00E37AF0" w:rsidP="00A0258A">
            <w:pPr>
              <w:pStyle w:val="Prrafodelista"/>
              <w:numPr>
                <w:ilvl w:val="0"/>
                <w:numId w:val="2"/>
              </w:numPr>
              <w:rPr>
                <w:rFonts w:cs="Arial"/>
                <w:szCs w:val="22"/>
              </w:rPr>
            </w:pPr>
            <w:proofErr w:type="spellStart"/>
            <w:r w:rsidRPr="00624D89">
              <w:rPr>
                <w:rFonts w:cs="Arial"/>
                <w:szCs w:val="22"/>
              </w:rPr>
              <w:t>W_emb^T</w:t>
            </w:r>
            <w:proofErr w:type="spellEnd"/>
            <w:r w:rsidRPr="00624D89">
              <w:rPr>
                <w:rFonts w:cs="Arial"/>
                <w:szCs w:val="22"/>
              </w:rPr>
              <w:t xml:space="preserve"> es la tabla traspuesta, solo para que las dimensiones encajen.</w:t>
            </w:r>
          </w:p>
          <w:p w14:paraId="0FDAA28F" w14:textId="3904DE97" w:rsidR="00E37AF0" w:rsidRPr="00624D89" w:rsidRDefault="002848AA" w:rsidP="00A0258A">
            <w:pPr>
              <w:pStyle w:val="Prrafodelista"/>
              <w:numPr>
                <w:ilvl w:val="0"/>
                <w:numId w:val="2"/>
              </w:numPr>
              <w:rPr>
                <w:rFonts w:cs="Arial"/>
                <w:szCs w:val="22"/>
              </w:rPr>
            </w:pPr>
            <w:r w:rsidRPr="00624D89">
              <w:rPr>
                <w:rFonts w:cs="Arial"/>
                <w:szCs w:val="22"/>
              </w:rPr>
              <w:t xml:space="preserve">Un </w:t>
            </w:r>
            <w:proofErr w:type="spellStart"/>
            <w:r w:rsidRPr="00624D89">
              <w:rPr>
                <w:rFonts w:cs="Arial"/>
                <w:szCs w:val="22"/>
              </w:rPr>
              <w:t>logit</w:t>
            </w:r>
            <w:proofErr w:type="spellEnd"/>
            <w:r w:rsidRPr="00624D89">
              <w:rPr>
                <w:rFonts w:cs="Arial"/>
                <w:szCs w:val="22"/>
              </w:rPr>
              <w:t xml:space="preserve"> es un puntaje crudo por token. Puede ser negativo o mayor que 1, y </w:t>
            </w:r>
            <w:proofErr w:type="spellStart"/>
            <w:r w:rsidRPr="00624D89">
              <w:rPr>
                <w:rFonts w:cs="Arial"/>
                <w:szCs w:val="22"/>
              </w:rPr>
              <w:t>despues</w:t>
            </w:r>
            <w:proofErr w:type="spellEnd"/>
            <w:r w:rsidRPr="00624D89">
              <w:rPr>
                <w:rFonts w:cs="Arial"/>
                <w:szCs w:val="22"/>
              </w:rPr>
              <w:t xml:space="preserve"> pasa por </w:t>
            </w:r>
            <w:proofErr w:type="spellStart"/>
            <w:r w:rsidRPr="00624D89">
              <w:rPr>
                <w:rFonts w:cs="Arial"/>
                <w:szCs w:val="22"/>
              </w:rPr>
              <w:t>softmax</w:t>
            </w:r>
            <w:proofErr w:type="spellEnd"/>
            <w:r w:rsidRPr="00624D89">
              <w:rPr>
                <w:rFonts w:cs="Arial"/>
                <w:szCs w:val="22"/>
              </w:rPr>
              <w:t>.</w:t>
            </w:r>
          </w:p>
          <w:p w14:paraId="38BCCB66" w14:textId="2A503EC8" w:rsidR="002848AA" w:rsidRDefault="00624D89" w:rsidP="00A0258A">
            <w:pPr>
              <w:pStyle w:val="Prrafodelista"/>
              <w:numPr>
                <w:ilvl w:val="0"/>
                <w:numId w:val="2"/>
              </w:numPr>
              <w:rPr>
                <w:rFonts w:cs="Arial"/>
                <w:szCs w:val="22"/>
              </w:rPr>
            </w:pPr>
            <w:r>
              <w:rPr>
                <w:rFonts w:cs="Arial"/>
                <w:szCs w:val="22"/>
              </w:rPr>
              <w:t xml:space="preserve">Cada </w:t>
            </w:r>
            <w:proofErr w:type="spellStart"/>
            <w:r>
              <w:rPr>
                <w:rFonts w:cs="Arial"/>
                <w:szCs w:val="22"/>
              </w:rPr>
              <w:t>logit</w:t>
            </w:r>
            <w:proofErr w:type="spellEnd"/>
            <w:r>
              <w:rPr>
                <w:rFonts w:cs="Arial"/>
                <w:szCs w:val="22"/>
              </w:rPr>
              <w:t xml:space="preserve"> es el producto punto entre y3, y la fila del token. Sube si los dos apuntan hacia el mismo lado, y también si son largos. No hay ningún paso extra que “saque” </w:t>
            </w:r>
            <w:r w:rsidR="00520BE6">
              <w:rPr>
                <w:rFonts w:cs="Arial"/>
                <w:szCs w:val="22"/>
              </w:rPr>
              <w:t>dirección y largo</w:t>
            </w:r>
          </w:p>
          <w:p w14:paraId="0DF14E31" w14:textId="77777777" w:rsidR="00520BE6" w:rsidRDefault="00520BE6" w:rsidP="00520BE6">
            <w:pPr>
              <w:rPr>
                <w:rFonts w:cs="Arial"/>
                <w:szCs w:val="22"/>
              </w:rPr>
            </w:pPr>
          </w:p>
          <w:p w14:paraId="3CA8A51E" w14:textId="77777777" w:rsidR="00520BE6" w:rsidRPr="00520BE6" w:rsidRDefault="00520BE6" w:rsidP="00520BE6">
            <w:pPr>
              <w:rPr>
                <w:rFonts w:cs="Arial"/>
                <w:szCs w:val="22"/>
              </w:rPr>
            </w:pPr>
            <w:r w:rsidRPr="00520BE6">
              <w:rPr>
                <w:rFonts w:cs="Arial"/>
                <w:szCs w:val="22"/>
              </w:rPr>
              <w:t>Ejemplo de juguete (4 tokens, 3 números, valores inventados):</w:t>
            </w:r>
          </w:p>
          <w:p w14:paraId="2682E41F" w14:textId="5DBC604E" w:rsidR="00520BE6" w:rsidRDefault="005F3B4B" w:rsidP="00520BE6">
            <w:pPr>
              <w:rPr>
                <w:rFonts w:cs="Arial"/>
                <w:szCs w:val="22"/>
              </w:rPr>
            </w:pPr>
            <w:r w:rsidRPr="005F3B4B">
              <w:rPr>
                <w:rFonts w:cs="Arial"/>
                <w:noProof/>
                <w:szCs w:val="22"/>
              </w:rPr>
              <w:drawing>
                <wp:inline distT="0" distB="0" distL="0" distR="0" wp14:anchorId="1EC778B7" wp14:editId="4588F014">
                  <wp:extent cx="5422900" cy="1414135"/>
                  <wp:effectExtent l="19050" t="19050" r="25400" b="15240"/>
                  <wp:docPr id="1592009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09519" name=""/>
                          <pic:cNvPicPr/>
                        </pic:nvPicPr>
                        <pic:blipFill>
                          <a:blip r:embed="rId324"/>
                          <a:stretch>
                            <a:fillRect/>
                          </a:stretch>
                        </pic:blipFill>
                        <pic:spPr>
                          <a:xfrm>
                            <a:off x="0" y="0"/>
                            <a:ext cx="5426767" cy="1415143"/>
                          </a:xfrm>
                          <a:prstGeom prst="rect">
                            <a:avLst/>
                          </a:prstGeom>
                          <a:ln w="12700">
                            <a:solidFill>
                              <a:schemeClr val="tx1"/>
                            </a:solidFill>
                          </a:ln>
                        </pic:spPr>
                      </pic:pic>
                    </a:graphicData>
                  </a:graphic>
                </wp:inline>
              </w:drawing>
            </w:r>
          </w:p>
          <w:p w14:paraId="64997A57" w14:textId="77777777" w:rsidR="005F3B4B" w:rsidRPr="00520BE6" w:rsidRDefault="005F3B4B" w:rsidP="00520BE6">
            <w:pPr>
              <w:rPr>
                <w:rFonts w:cs="Arial"/>
                <w:szCs w:val="22"/>
              </w:rPr>
            </w:pPr>
          </w:p>
          <w:p w14:paraId="5A4F02A4" w14:textId="1CB5824D" w:rsidR="00AF6DA0" w:rsidRPr="007A3DE5" w:rsidRDefault="005F3B4B" w:rsidP="00C12955">
            <w:r w:rsidRPr="007A3DE5">
              <w:t xml:space="preserve">y3 </w:t>
            </w:r>
            <w:r w:rsidR="007A3DE5" w:rsidRPr="007A3DE5">
              <w:t>no es igual a la fila de “Der”, pero apunta hacia el mismo lado (</w:t>
            </w:r>
            <w:proofErr w:type="spellStart"/>
            <w:r w:rsidR="007A3DE5" w:rsidRPr="007A3DE5">
              <w:t>numeros</w:t>
            </w:r>
            <w:proofErr w:type="spellEnd"/>
            <w:r w:rsidR="007A3DE5" w:rsidRPr="007A3DE5">
              <w:t xml:space="preserve"> altos en las dos primeras posiciones y casi cero en la tercera).</w:t>
            </w:r>
          </w:p>
          <w:p w14:paraId="167A13D1" w14:textId="77777777" w:rsidR="007A3DE5" w:rsidRDefault="007A3DE5" w:rsidP="00C12955">
            <w:pPr>
              <w:rPr>
                <w:sz w:val="24"/>
                <w:szCs w:val="28"/>
              </w:rPr>
            </w:pPr>
          </w:p>
          <w:p w14:paraId="7327C104" w14:textId="19DB2355" w:rsidR="006B7619" w:rsidRDefault="006B7619" w:rsidP="00C12955">
            <w:pPr>
              <w:rPr>
                <w:b/>
                <w:bCs/>
                <w:sz w:val="24"/>
                <w:szCs w:val="28"/>
              </w:rPr>
            </w:pPr>
            <w:r w:rsidRPr="00F60ED6">
              <w:rPr>
                <w:b/>
                <w:bCs/>
                <w:sz w:val="24"/>
                <w:szCs w:val="28"/>
                <w:highlight w:val="yellow"/>
              </w:rPr>
              <w:t xml:space="preserve">Escalado por </w:t>
            </w:r>
            <w:r w:rsidR="00F60ED6" w:rsidRPr="00F60ED6">
              <w:rPr>
                <w:b/>
                <w:bCs/>
                <w:sz w:val="24"/>
                <w:szCs w:val="28"/>
                <w:highlight w:val="yellow"/>
              </w:rPr>
              <w:t>√</w:t>
            </w:r>
            <w:proofErr w:type="spellStart"/>
            <w:r w:rsidR="00F60ED6" w:rsidRPr="00F60ED6">
              <w:rPr>
                <w:b/>
                <w:bCs/>
                <w:sz w:val="24"/>
                <w:szCs w:val="28"/>
                <w:highlight w:val="yellow"/>
              </w:rPr>
              <w:t>d_model</w:t>
            </w:r>
            <w:proofErr w:type="spellEnd"/>
            <w:r w:rsidR="00F60ED6" w:rsidRPr="00F60ED6">
              <w:rPr>
                <w:b/>
                <w:bCs/>
                <w:sz w:val="24"/>
                <w:szCs w:val="28"/>
                <w:highlight w:val="yellow"/>
              </w:rPr>
              <w:t xml:space="preserve"> (no es </w:t>
            </w:r>
            <w:proofErr w:type="spellStart"/>
            <w:r w:rsidR="00F60ED6" w:rsidRPr="00F60ED6">
              <w:rPr>
                <w:b/>
                <w:bCs/>
                <w:sz w:val="24"/>
                <w:szCs w:val="28"/>
                <w:highlight w:val="yellow"/>
              </w:rPr>
              <w:t>LayerNorm</w:t>
            </w:r>
            <w:proofErr w:type="spellEnd"/>
            <w:r w:rsidR="00F60ED6" w:rsidRPr="00F60ED6">
              <w:rPr>
                <w:b/>
                <w:bCs/>
                <w:sz w:val="24"/>
                <w:szCs w:val="28"/>
                <w:highlight w:val="yellow"/>
              </w:rPr>
              <w:t>)</w:t>
            </w:r>
          </w:p>
          <w:p w14:paraId="70083B42" w14:textId="73BEF089" w:rsidR="00F60ED6" w:rsidRPr="00612708" w:rsidRDefault="00F60ED6" w:rsidP="00C12955">
            <w:pPr>
              <w:rPr>
                <w:szCs w:val="22"/>
              </w:rPr>
            </w:pPr>
            <w:r w:rsidRPr="00612708">
              <w:rPr>
                <w:szCs w:val="22"/>
              </w:rPr>
              <w:t xml:space="preserve">El </w:t>
            </w:r>
            <w:proofErr w:type="spellStart"/>
            <w:proofErr w:type="gramStart"/>
            <w:r w:rsidRPr="00612708">
              <w:rPr>
                <w:szCs w:val="22"/>
              </w:rPr>
              <w:t>paper</w:t>
            </w:r>
            <w:proofErr w:type="spellEnd"/>
            <w:proofErr w:type="gramEnd"/>
            <w:r w:rsidRPr="00612708">
              <w:rPr>
                <w:szCs w:val="22"/>
              </w:rPr>
              <w:t xml:space="preserve"> dice: “In </w:t>
            </w:r>
            <w:proofErr w:type="spellStart"/>
            <w:r w:rsidRPr="00612708">
              <w:rPr>
                <w:szCs w:val="22"/>
              </w:rPr>
              <w:t>the</w:t>
            </w:r>
            <w:proofErr w:type="spellEnd"/>
            <w:r w:rsidRPr="00612708">
              <w:rPr>
                <w:szCs w:val="22"/>
              </w:rPr>
              <w:t xml:space="preserve"> </w:t>
            </w:r>
            <w:proofErr w:type="spellStart"/>
            <w:r w:rsidRPr="00612708">
              <w:rPr>
                <w:szCs w:val="22"/>
              </w:rPr>
              <w:t>embedding</w:t>
            </w:r>
            <w:proofErr w:type="spellEnd"/>
            <w:r w:rsidRPr="00612708">
              <w:rPr>
                <w:szCs w:val="22"/>
              </w:rPr>
              <w:t xml:space="preserve"> </w:t>
            </w:r>
            <w:proofErr w:type="spellStart"/>
            <w:r w:rsidRPr="00612708">
              <w:rPr>
                <w:szCs w:val="22"/>
              </w:rPr>
              <w:t>layer</w:t>
            </w:r>
            <w:proofErr w:type="spellEnd"/>
            <w:r w:rsidRPr="00612708">
              <w:rPr>
                <w:szCs w:val="22"/>
              </w:rPr>
              <w:t xml:space="preserve">, </w:t>
            </w:r>
            <w:proofErr w:type="spellStart"/>
            <w:r w:rsidRPr="00612708">
              <w:rPr>
                <w:szCs w:val="22"/>
              </w:rPr>
              <w:t>we</w:t>
            </w:r>
            <w:proofErr w:type="spellEnd"/>
            <w:r w:rsidRPr="00612708">
              <w:rPr>
                <w:szCs w:val="22"/>
              </w:rPr>
              <w:t xml:space="preserve"> </w:t>
            </w:r>
            <w:proofErr w:type="spellStart"/>
            <w:r w:rsidRPr="00612708">
              <w:rPr>
                <w:szCs w:val="22"/>
              </w:rPr>
              <w:t>multiply</w:t>
            </w:r>
            <w:proofErr w:type="spellEnd"/>
            <w:r w:rsidRPr="00612708">
              <w:rPr>
                <w:szCs w:val="22"/>
              </w:rPr>
              <w:t xml:space="preserve"> </w:t>
            </w:r>
            <w:proofErr w:type="spellStart"/>
            <w:r w:rsidRPr="00612708">
              <w:rPr>
                <w:szCs w:val="22"/>
              </w:rPr>
              <w:t>those</w:t>
            </w:r>
            <w:proofErr w:type="spellEnd"/>
            <w:r w:rsidRPr="00612708">
              <w:rPr>
                <w:szCs w:val="22"/>
              </w:rPr>
              <w:t xml:space="preserve"> </w:t>
            </w:r>
            <w:proofErr w:type="spellStart"/>
            <w:r w:rsidRPr="00612708">
              <w:rPr>
                <w:szCs w:val="22"/>
              </w:rPr>
              <w:t>weights</w:t>
            </w:r>
            <w:proofErr w:type="spellEnd"/>
            <w:r w:rsidRPr="00612708">
              <w:rPr>
                <w:szCs w:val="22"/>
              </w:rPr>
              <w:t xml:space="preserve"> </w:t>
            </w:r>
            <w:proofErr w:type="spellStart"/>
            <w:r w:rsidRPr="00612708">
              <w:rPr>
                <w:szCs w:val="22"/>
              </w:rPr>
              <w:t>by</w:t>
            </w:r>
            <w:proofErr w:type="spellEnd"/>
            <w:r w:rsidRPr="00612708">
              <w:rPr>
                <w:szCs w:val="22"/>
              </w:rPr>
              <w:t xml:space="preserve"> </w:t>
            </w:r>
            <w:r w:rsidR="005B7A02" w:rsidRPr="00612708">
              <w:rPr>
                <w:szCs w:val="22"/>
              </w:rPr>
              <w:t>√</w:t>
            </w:r>
            <w:proofErr w:type="spellStart"/>
            <w:r w:rsidR="005B7A02" w:rsidRPr="00612708">
              <w:rPr>
                <w:szCs w:val="22"/>
              </w:rPr>
              <w:t>d_model</w:t>
            </w:r>
            <w:proofErr w:type="spellEnd"/>
            <w:r w:rsidR="005B7A02" w:rsidRPr="00612708">
              <w:rPr>
                <w:szCs w:val="22"/>
              </w:rPr>
              <w:t>”.</w:t>
            </w:r>
          </w:p>
          <w:p w14:paraId="56B01235" w14:textId="5A63D186" w:rsidR="005B7A02" w:rsidRPr="00612708" w:rsidRDefault="005B7A02" w:rsidP="005B7A02">
            <w:pPr>
              <w:pStyle w:val="Prrafodelista"/>
              <w:numPr>
                <w:ilvl w:val="0"/>
                <w:numId w:val="2"/>
              </w:numPr>
              <w:rPr>
                <w:szCs w:val="22"/>
              </w:rPr>
            </w:pPr>
            <w:proofErr w:type="spellStart"/>
            <w:r w:rsidRPr="00612708">
              <w:rPr>
                <w:szCs w:val="22"/>
              </w:rPr>
              <w:t>Embedding</w:t>
            </w:r>
            <w:proofErr w:type="spellEnd"/>
            <w:r w:rsidRPr="00612708">
              <w:rPr>
                <w:szCs w:val="22"/>
              </w:rPr>
              <w:t xml:space="preserve"> de entrada del </w:t>
            </w:r>
            <w:proofErr w:type="spellStart"/>
            <w:r w:rsidRPr="00612708">
              <w:rPr>
                <w:b/>
                <w:bCs/>
                <w:szCs w:val="22"/>
              </w:rPr>
              <w:t>Escoder</w:t>
            </w:r>
            <w:proofErr w:type="spellEnd"/>
            <w:r w:rsidRPr="00612708">
              <w:rPr>
                <w:b/>
                <w:bCs/>
                <w:szCs w:val="22"/>
              </w:rPr>
              <w:t xml:space="preserve"> </w:t>
            </w:r>
            <w:r w:rsidRPr="00612708">
              <w:rPr>
                <w:szCs w:val="22"/>
              </w:rPr>
              <w:t>(ingles): si escala</w:t>
            </w:r>
          </w:p>
          <w:p w14:paraId="760281DA" w14:textId="586CF877" w:rsidR="005B7A02" w:rsidRPr="00612708" w:rsidRDefault="005B7A02" w:rsidP="005B7A02">
            <w:pPr>
              <w:pStyle w:val="Prrafodelista"/>
              <w:numPr>
                <w:ilvl w:val="0"/>
                <w:numId w:val="2"/>
              </w:numPr>
              <w:rPr>
                <w:szCs w:val="22"/>
              </w:rPr>
            </w:pPr>
            <w:proofErr w:type="spellStart"/>
            <w:r w:rsidRPr="00612708">
              <w:rPr>
                <w:szCs w:val="22"/>
              </w:rPr>
              <w:t>Embedding</w:t>
            </w:r>
            <w:proofErr w:type="spellEnd"/>
            <w:r w:rsidRPr="00612708">
              <w:rPr>
                <w:szCs w:val="22"/>
              </w:rPr>
              <w:t xml:space="preserve"> de entrada del </w:t>
            </w:r>
            <w:proofErr w:type="spellStart"/>
            <w:r w:rsidRPr="00612708">
              <w:rPr>
                <w:b/>
                <w:bCs/>
                <w:szCs w:val="22"/>
              </w:rPr>
              <w:t>Decoder</w:t>
            </w:r>
            <w:proofErr w:type="spellEnd"/>
            <w:r w:rsidRPr="00612708">
              <w:rPr>
                <w:b/>
                <w:bCs/>
                <w:szCs w:val="22"/>
              </w:rPr>
              <w:t xml:space="preserve"> </w:t>
            </w:r>
            <w:r w:rsidRPr="00612708">
              <w:rPr>
                <w:szCs w:val="22"/>
              </w:rPr>
              <w:t>(alemán): si escala</w:t>
            </w:r>
          </w:p>
          <w:p w14:paraId="6C2EEB33" w14:textId="74E91F43" w:rsidR="005B7A02" w:rsidRPr="00612708" w:rsidRDefault="005B7A02" w:rsidP="005B7A02">
            <w:pPr>
              <w:pStyle w:val="Prrafodelista"/>
              <w:numPr>
                <w:ilvl w:val="0"/>
                <w:numId w:val="2"/>
              </w:numPr>
              <w:rPr>
                <w:szCs w:val="22"/>
              </w:rPr>
            </w:pPr>
            <w:r w:rsidRPr="00612708">
              <w:rPr>
                <w:b/>
                <w:bCs/>
                <w:szCs w:val="22"/>
              </w:rPr>
              <w:t xml:space="preserve">Capa línea final: </w:t>
            </w:r>
            <w:r w:rsidRPr="00612708">
              <w:rPr>
                <w:szCs w:val="22"/>
              </w:rPr>
              <w:t xml:space="preserve">No escala, usa la matriz cruda. El </w:t>
            </w:r>
            <w:proofErr w:type="spellStart"/>
            <w:proofErr w:type="gramStart"/>
            <w:r w:rsidRPr="00612708">
              <w:rPr>
                <w:szCs w:val="22"/>
              </w:rPr>
              <w:t>paper</w:t>
            </w:r>
            <w:proofErr w:type="spellEnd"/>
            <w:proofErr w:type="gramEnd"/>
            <w:r w:rsidRPr="00612708">
              <w:rPr>
                <w:szCs w:val="22"/>
              </w:rPr>
              <w:t xml:space="preserve"> solo menciona el escalado para las capas de </w:t>
            </w:r>
            <w:proofErr w:type="spellStart"/>
            <w:r w:rsidRPr="00612708">
              <w:rPr>
                <w:szCs w:val="22"/>
              </w:rPr>
              <w:t>embedding</w:t>
            </w:r>
            <w:proofErr w:type="spellEnd"/>
            <w:r w:rsidRPr="00612708">
              <w:rPr>
                <w:szCs w:val="22"/>
              </w:rPr>
              <w:t xml:space="preserve">, así que esto </w:t>
            </w:r>
            <w:r w:rsidR="00612708" w:rsidRPr="00612708">
              <w:rPr>
                <w:szCs w:val="22"/>
              </w:rPr>
              <w:t xml:space="preserve">es lo que se deduce del texto, y las implementaciones </w:t>
            </w:r>
            <w:proofErr w:type="spellStart"/>
            <w:r w:rsidR="00612708" w:rsidRPr="00612708">
              <w:rPr>
                <w:szCs w:val="22"/>
              </w:rPr>
              <w:t>habitulaes</w:t>
            </w:r>
            <w:proofErr w:type="spellEnd"/>
            <w:r w:rsidR="00612708" w:rsidRPr="00612708">
              <w:rPr>
                <w:szCs w:val="22"/>
              </w:rPr>
              <w:t xml:space="preserve"> lo hacen así.</w:t>
            </w:r>
          </w:p>
          <w:p w14:paraId="33823BD7" w14:textId="647CF839" w:rsidR="00612708" w:rsidRPr="00612708" w:rsidRDefault="00612708" w:rsidP="00612708">
            <w:pPr>
              <w:pStyle w:val="Prrafodelista"/>
              <w:numPr>
                <w:ilvl w:val="0"/>
                <w:numId w:val="2"/>
              </w:numPr>
              <w:rPr>
                <w:szCs w:val="22"/>
              </w:rPr>
            </w:pPr>
            <w:proofErr w:type="spellStart"/>
            <w:r w:rsidRPr="00612708">
              <w:rPr>
                <w:szCs w:val="22"/>
              </w:rPr>
              <w:t>Despues</w:t>
            </w:r>
            <w:proofErr w:type="spellEnd"/>
            <w:r w:rsidRPr="00612708">
              <w:rPr>
                <w:szCs w:val="22"/>
              </w:rPr>
              <w:t xml:space="preserve"> de escalar, a ambas entradas se les suma el </w:t>
            </w:r>
            <w:proofErr w:type="spellStart"/>
            <w:r w:rsidRPr="00612708">
              <w:rPr>
                <w:szCs w:val="22"/>
              </w:rPr>
              <w:t>Positional</w:t>
            </w:r>
            <w:proofErr w:type="spellEnd"/>
            <w:r w:rsidRPr="00612708">
              <w:rPr>
                <w:szCs w:val="22"/>
              </w:rPr>
              <w:t xml:space="preserve"> </w:t>
            </w:r>
            <w:proofErr w:type="spellStart"/>
            <w:r w:rsidRPr="00612708">
              <w:rPr>
                <w:szCs w:val="22"/>
              </w:rPr>
              <w:t>Encoding</w:t>
            </w:r>
            <w:proofErr w:type="spellEnd"/>
          </w:p>
          <w:p w14:paraId="53B02D98" w14:textId="2746569E" w:rsidR="00612708" w:rsidRDefault="00063190" w:rsidP="00612708">
            <w:pPr>
              <w:pStyle w:val="Prrafodelista"/>
              <w:numPr>
                <w:ilvl w:val="0"/>
                <w:numId w:val="2"/>
              </w:numPr>
              <w:rPr>
                <w:szCs w:val="22"/>
              </w:rPr>
            </w:pPr>
            <w:proofErr w:type="spellStart"/>
            <w:r>
              <w:rPr>
                <w:szCs w:val="22"/>
              </w:rPr>
              <w:lastRenderedPageBreak/>
              <w:t>LayerNorm</w:t>
            </w:r>
            <w:proofErr w:type="spellEnd"/>
            <w:r>
              <w:rPr>
                <w:szCs w:val="22"/>
              </w:rPr>
              <w:t xml:space="preserve"> es otra cosa: vive dentro de Residual + </w:t>
            </w:r>
            <w:proofErr w:type="spellStart"/>
            <w:r>
              <w:rPr>
                <w:szCs w:val="22"/>
              </w:rPr>
              <w:t>LayerNorm</w:t>
            </w:r>
            <w:proofErr w:type="spellEnd"/>
            <w:r>
              <w:rPr>
                <w:szCs w:val="22"/>
              </w:rPr>
              <w:t xml:space="preserve"> y reajusta promedio y dispersión del vector.</w:t>
            </w:r>
          </w:p>
          <w:p w14:paraId="4E9B83AC" w14:textId="77777777" w:rsidR="00063190" w:rsidRPr="00063190" w:rsidRDefault="00063190" w:rsidP="00063190">
            <w:pPr>
              <w:rPr>
                <w:szCs w:val="22"/>
              </w:rPr>
            </w:pPr>
          </w:p>
          <w:p w14:paraId="06282A49" w14:textId="34D25749" w:rsidR="005B7A02" w:rsidRDefault="00063190" w:rsidP="00C12955">
            <w:pPr>
              <w:rPr>
                <w:b/>
                <w:bCs/>
                <w:sz w:val="24"/>
                <w:szCs w:val="28"/>
              </w:rPr>
            </w:pPr>
            <w:proofErr w:type="spellStart"/>
            <w:r w:rsidRPr="00063190">
              <w:rPr>
                <w:b/>
                <w:bCs/>
                <w:sz w:val="24"/>
                <w:szCs w:val="28"/>
                <w:highlight w:val="yellow"/>
              </w:rPr>
              <w:t>Que</w:t>
            </w:r>
            <w:proofErr w:type="spellEnd"/>
            <w:r w:rsidRPr="00063190">
              <w:rPr>
                <w:b/>
                <w:bCs/>
                <w:sz w:val="24"/>
                <w:szCs w:val="28"/>
                <w:highlight w:val="yellow"/>
              </w:rPr>
              <w:t xml:space="preserve"> pasaría si la capa lineal escalara</w:t>
            </w:r>
          </w:p>
          <w:p w14:paraId="2BE6C085" w14:textId="603DE014" w:rsidR="00481591" w:rsidRPr="002618E1" w:rsidRDefault="00063190" w:rsidP="00C12955">
            <w:r w:rsidRPr="00481591">
              <w:t xml:space="preserve">Multiplicar la tabla </w:t>
            </w:r>
            <w:r w:rsidR="00481591" w:rsidRPr="00481591">
              <w:t xml:space="preserve">por 1.73 multiplica todos los </w:t>
            </w:r>
            <w:proofErr w:type="spellStart"/>
            <w:r w:rsidR="00481591" w:rsidRPr="00481591">
              <w:t>logits</w:t>
            </w:r>
            <w:proofErr w:type="spellEnd"/>
            <w:r w:rsidR="00481591" w:rsidRPr="00481591">
              <w:t xml:space="preserve"> por 1,73:</w:t>
            </w:r>
          </w:p>
          <w:p w14:paraId="6279732D" w14:textId="26CCDC3C" w:rsidR="00481591" w:rsidRPr="00063190" w:rsidRDefault="002618E1" w:rsidP="00C12955">
            <w:pPr>
              <w:rPr>
                <w:sz w:val="24"/>
                <w:szCs w:val="28"/>
              </w:rPr>
            </w:pPr>
            <w:r w:rsidRPr="002618E1">
              <w:rPr>
                <w:noProof/>
                <w:sz w:val="24"/>
                <w:szCs w:val="28"/>
              </w:rPr>
              <w:drawing>
                <wp:inline distT="0" distB="0" distL="0" distR="0" wp14:anchorId="1C29B4E1" wp14:editId="0F300620">
                  <wp:extent cx="5579534" cy="636207"/>
                  <wp:effectExtent l="0" t="0" r="2540" b="0"/>
                  <wp:docPr id="1641780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80953" name=""/>
                          <pic:cNvPicPr/>
                        </pic:nvPicPr>
                        <pic:blipFill>
                          <a:blip r:embed="rId325"/>
                          <a:stretch>
                            <a:fillRect/>
                          </a:stretch>
                        </pic:blipFill>
                        <pic:spPr>
                          <a:xfrm>
                            <a:off x="0" y="0"/>
                            <a:ext cx="5599135" cy="638442"/>
                          </a:xfrm>
                          <a:prstGeom prst="rect">
                            <a:avLst/>
                          </a:prstGeom>
                        </pic:spPr>
                      </pic:pic>
                    </a:graphicData>
                  </a:graphic>
                </wp:inline>
              </w:drawing>
            </w:r>
          </w:p>
          <w:p w14:paraId="161EADD4" w14:textId="0B3CCD52" w:rsidR="00063190" w:rsidRDefault="002618E1" w:rsidP="00C12955">
            <w:pPr>
              <w:rPr>
                <w:sz w:val="24"/>
                <w:szCs w:val="28"/>
              </w:rPr>
            </w:pPr>
            <w:r>
              <w:rPr>
                <w:sz w:val="24"/>
                <w:szCs w:val="28"/>
              </w:rPr>
              <w:t xml:space="preserve">No cambia quien gana, pero el </w:t>
            </w:r>
            <w:proofErr w:type="spellStart"/>
            <w:r>
              <w:rPr>
                <w:sz w:val="24"/>
                <w:szCs w:val="28"/>
              </w:rPr>
              <w:t>softmx</w:t>
            </w:r>
            <w:proofErr w:type="spellEnd"/>
            <w:r>
              <w:rPr>
                <w:sz w:val="24"/>
                <w:szCs w:val="28"/>
              </w:rPr>
              <w:t xml:space="preserve"> queda </w:t>
            </w:r>
            <w:proofErr w:type="spellStart"/>
            <w:r>
              <w:rPr>
                <w:sz w:val="24"/>
                <w:szCs w:val="28"/>
              </w:rPr>
              <w:t>mas</w:t>
            </w:r>
            <w:proofErr w:type="spellEnd"/>
            <w:r>
              <w:rPr>
                <w:sz w:val="24"/>
                <w:szCs w:val="28"/>
              </w:rPr>
              <w:t xml:space="preserve"> “puntiagudo”.</w:t>
            </w:r>
          </w:p>
          <w:p w14:paraId="4F9899DA" w14:textId="77777777" w:rsidR="002618E1" w:rsidRDefault="002618E1" w:rsidP="00C12955">
            <w:pPr>
              <w:rPr>
                <w:sz w:val="24"/>
                <w:szCs w:val="28"/>
              </w:rPr>
            </w:pPr>
          </w:p>
          <w:p w14:paraId="53EBD5F8" w14:textId="44FE30F7" w:rsidR="000315FC" w:rsidRDefault="000315FC" w:rsidP="00C12955">
            <w:pPr>
              <w:rPr>
                <w:b/>
                <w:bCs/>
                <w:sz w:val="24"/>
                <w:szCs w:val="28"/>
              </w:rPr>
            </w:pPr>
            <w:r w:rsidRPr="000315FC">
              <w:rPr>
                <w:b/>
                <w:bCs/>
                <w:sz w:val="24"/>
                <w:szCs w:val="28"/>
                <w:highlight w:val="yellow"/>
              </w:rPr>
              <w:t xml:space="preserve">Por qué se escala al entrar (explicación habitual, no del </w:t>
            </w:r>
            <w:proofErr w:type="spellStart"/>
            <w:r w:rsidRPr="000315FC">
              <w:rPr>
                <w:b/>
                <w:bCs/>
                <w:sz w:val="24"/>
                <w:szCs w:val="28"/>
                <w:highlight w:val="yellow"/>
              </w:rPr>
              <w:t>paper</w:t>
            </w:r>
            <w:proofErr w:type="spellEnd"/>
            <w:r w:rsidRPr="000315FC">
              <w:rPr>
                <w:b/>
                <w:bCs/>
                <w:sz w:val="24"/>
                <w:szCs w:val="28"/>
                <w:highlight w:val="yellow"/>
              </w:rPr>
              <w:t>)</w:t>
            </w:r>
          </w:p>
          <w:p w14:paraId="0E5E73D1" w14:textId="1278784D" w:rsidR="00672981" w:rsidRDefault="000315FC" w:rsidP="00C12955">
            <w:pPr>
              <w:rPr>
                <w:sz w:val="24"/>
                <w:szCs w:val="28"/>
              </w:rPr>
            </w:pPr>
            <w:r>
              <w:rPr>
                <w:sz w:val="24"/>
                <w:szCs w:val="28"/>
              </w:rPr>
              <w:t xml:space="preserve">Los valores del </w:t>
            </w:r>
            <w:proofErr w:type="spellStart"/>
            <w:r>
              <w:rPr>
                <w:sz w:val="24"/>
                <w:szCs w:val="28"/>
              </w:rPr>
              <w:t>embedding</w:t>
            </w:r>
            <w:proofErr w:type="spellEnd"/>
            <w:r>
              <w:rPr>
                <w:sz w:val="24"/>
                <w:szCs w:val="28"/>
              </w:rPr>
              <w:t xml:space="preserve"> suelen ser chicos, y el </w:t>
            </w:r>
            <w:proofErr w:type="spellStart"/>
            <w:r>
              <w:rPr>
                <w:sz w:val="24"/>
                <w:szCs w:val="28"/>
              </w:rPr>
              <w:t>Positional</w:t>
            </w:r>
            <w:proofErr w:type="spellEnd"/>
            <w:r>
              <w:rPr>
                <w:sz w:val="24"/>
                <w:szCs w:val="28"/>
              </w:rPr>
              <w:t xml:space="preserve"> </w:t>
            </w:r>
            <w:proofErr w:type="spellStart"/>
            <w:r>
              <w:rPr>
                <w:sz w:val="24"/>
                <w:szCs w:val="28"/>
              </w:rPr>
              <w:t>Encoding</w:t>
            </w:r>
            <w:proofErr w:type="spellEnd"/>
            <w:r>
              <w:rPr>
                <w:sz w:val="24"/>
                <w:szCs w:val="28"/>
              </w:rPr>
              <w:t xml:space="preserve"> (seno y coseno entre -1 y 1)</w:t>
            </w:r>
            <w:r w:rsidR="001C4DAF">
              <w:rPr>
                <w:sz w:val="24"/>
                <w:szCs w:val="28"/>
              </w:rPr>
              <w:t xml:space="preserve"> podría taparlos. Multiplicar por 22.6 los agranda para que la posición se sume sin dominar el significado.</w:t>
            </w:r>
          </w:p>
          <w:p w14:paraId="05F48545" w14:textId="77777777" w:rsidR="001C4DAF" w:rsidRDefault="001C4DAF" w:rsidP="00C12955">
            <w:pPr>
              <w:rPr>
                <w:sz w:val="24"/>
                <w:szCs w:val="28"/>
              </w:rPr>
            </w:pPr>
          </w:p>
          <w:p w14:paraId="4E3D7D3E" w14:textId="3496C222" w:rsidR="001C4DAF" w:rsidRPr="005356D9" w:rsidRDefault="005356D9" w:rsidP="00C12955">
            <w:pPr>
              <w:rPr>
                <w:b/>
                <w:bCs/>
                <w:sz w:val="24"/>
                <w:szCs w:val="28"/>
              </w:rPr>
            </w:pPr>
            <w:r w:rsidRPr="005356D9">
              <w:rPr>
                <w:b/>
                <w:bCs/>
                <w:sz w:val="24"/>
                <w:szCs w:val="28"/>
              </w:rPr>
              <w:t>Resumen</w:t>
            </w:r>
          </w:p>
          <w:p w14:paraId="2F6AD690" w14:textId="1C8B7B39" w:rsidR="00672981" w:rsidRPr="006B201D" w:rsidRDefault="005356D9" w:rsidP="005356D9">
            <w:pPr>
              <w:pStyle w:val="Prrafodelista"/>
              <w:numPr>
                <w:ilvl w:val="0"/>
                <w:numId w:val="2"/>
              </w:numPr>
              <w:rPr>
                <w:b/>
                <w:bCs/>
                <w:sz w:val="24"/>
                <w:szCs w:val="28"/>
              </w:rPr>
            </w:pPr>
            <w:r>
              <w:rPr>
                <w:b/>
                <w:bCs/>
                <w:sz w:val="24"/>
                <w:szCs w:val="28"/>
              </w:rPr>
              <w:t>Al entrar (</w:t>
            </w:r>
            <w:proofErr w:type="spellStart"/>
            <w:r>
              <w:rPr>
                <w:b/>
                <w:bCs/>
                <w:sz w:val="24"/>
                <w:szCs w:val="28"/>
              </w:rPr>
              <w:t>Encoder</w:t>
            </w:r>
            <w:proofErr w:type="spellEnd"/>
            <w:r>
              <w:rPr>
                <w:b/>
                <w:bCs/>
                <w:sz w:val="24"/>
                <w:szCs w:val="28"/>
              </w:rPr>
              <w:t xml:space="preserve"> y </w:t>
            </w:r>
            <w:proofErr w:type="spellStart"/>
            <w:r>
              <w:rPr>
                <w:b/>
                <w:bCs/>
                <w:sz w:val="24"/>
                <w:szCs w:val="28"/>
              </w:rPr>
              <w:t>Decoder</w:t>
            </w:r>
            <w:proofErr w:type="spellEnd"/>
            <w:r>
              <w:rPr>
                <w:b/>
                <w:bCs/>
                <w:sz w:val="24"/>
                <w:szCs w:val="28"/>
              </w:rPr>
              <w:t xml:space="preserve">): </w:t>
            </w:r>
            <w:r>
              <w:rPr>
                <w:sz w:val="24"/>
                <w:szCs w:val="28"/>
              </w:rPr>
              <w:t xml:space="preserve">Fila de la tabla x </w:t>
            </w:r>
            <w:r w:rsidR="006B201D" w:rsidRPr="006B201D">
              <w:rPr>
                <w:sz w:val="24"/>
                <w:szCs w:val="28"/>
              </w:rPr>
              <w:t>√512</w:t>
            </w:r>
            <w:r w:rsidR="006B201D">
              <w:rPr>
                <w:sz w:val="24"/>
                <w:szCs w:val="28"/>
              </w:rPr>
              <w:t xml:space="preserve"> + </w:t>
            </w:r>
            <w:proofErr w:type="spellStart"/>
            <w:r w:rsidR="006B201D">
              <w:rPr>
                <w:sz w:val="24"/>
                <w:szCs w:val="28"/>
              </w:rPr>
              <w:t>Positional</w:t>
            </w:r>
            <w:proofErr w:type="spellEnd"/>
            <w:r w:rsidR="006B201D">
              <w:rPr>
                <w:sz w:val="24"/>
                <w:szCs w:val="28"/>
              </w:rPr>
              <w:t xml:space="preserve"> </w:t>
            </w:r>
            <w:proofErr w:type="spellStart"/>
            <w:r w:rsidR="006B201D">
              <w:rPr>
                <w:sz w:val="24"/>
                <w:szCs w:val="28"/>
              </w:rPr>
              <w:t>Encoding</w:t>
            </w:r>
            <w:proofErr w:type="spellEnd"/>
          </w:p>
          <w:p w14:paraId="42A5267C" w14:textId="1F377134" w:rsidR="006B201D" w:rsidRPr="005356D9" w:rsidRDefault="006B201D" w:rsidP="005356D9">
            <w:pPr>
              <w:pStyle w:val="Prrafodelista"/>
              <w:numPr>
                <w:ilvl w:val="0"/>
                <w:numId w:val="2"/>
              </w:numPr>
              <w:rPr>
                <w:b/>
                <w:bCs/>
                <w:sz w:val="24"/>
                <w:szCs w:val="28"/>
              </w:rPr>
            </w:pPr>
            <w:r>
              <w:rPr>
                <w:b/>
                <w:bCs/>
                <w:sz w:val="24"/>
                <w:szCs w:val="28"/>
              </w:rPr>
              <w:t xml:space="preserve">Al salir (capa lineal): </w:t>
            </w:r>
            <w:r>
              <w:rPr>
                <w:sz w:val="24"/>
                <w:szCs w:val="28"/>
              </w:rPr>
              <w:t>y3 * tabla cruda, sin escalar</w:t>
            </w:r>
          </w:p>
          <w:p w14:paraId="6070B060" w14:textId="04E31549" w:rsidR="005356D9" w:rsidRPr="00672981" w:rsidRDefault="005356D9" w:rsidP="00C12955">
            <w:pPr>
              <w:rPr>
                <w:b/>
                <w:bCs/>
                <w:sz w:val="24"/>
                <w:szCs w:val="28"/>
              </w:rPr>
            </w:pPr>
          </w:p>
        </w:tc>
      </w:tr>
    </w:tbl>
    <w:p w14:paraId="6DCE16AF" w14:textId="77777777" w:rsidR="00EF69D1" w:rsidRDefault="00EF69D1" w:rsidP="00C12955">
      <w:pPr>
        <w:rPr>
          <w:b/>
          <w:bCs/>
          <w:sz w:val="24"/>
          <w:szCs w:val="28"/>
        </w:rPr>
      </w:pPr>
    </w:p>
    <w:p w14:paraId="56532474" w14:textId="77777777" w:rsidR="00D309E6" w:rsidRDefault="00D309E6" w:rsidP="00C12955">
      <w:pPr>
        <w:rPr>
          <w:b/>
          <w:bCs/>
          <w:sz w:val="24"/>
          <w:szCs w:val="28"/>
        </w:rPr>
      </w:pPr>
    </w:p>
    <w:p w14:paraId="781892DA" w14:textId="77777777" w:rsidR="00D309E6" w:rsidRPr="00D309E6" w:rsidRDefault="00D309E6" w:rsidP="00C12955">
      <w:pPr>
        <w:rPr>
          <w:b/>
          <w:bCs/>
          <w:sz w:val="24"/>
          <w:szCs w:val="28"/>
        </w:rPr>
      </w:pPr>
    </w:p>
    <w:p w14:paraId="25515EB0" w14:textId="77777777" w:rsidR="00D309E6" w:rsidRPr="00B103FE" w:rsidRDefault="00D309E6" w:rsidP="00C12955">
      <w:pPr>
        <w:rPr>
          <w:b/>
          <w:bCs/>
        </w:rPr>
      </w:pPr>
    </w:p>
    <w:p w14:paraId="5AD2524D" w14:textId="77777777" w:rsidR="00E2416F" w:rsidRDefault="00E2416F" w:rsidP="00966B1A">
      <w:pPr>
        <w:rPr>
          <w:b/>
          <w:bCs/>
          <w:sz w:val="24"/>
          <w:szCs w:val="28"/>
        </w:rPr>
      </w:pPr>
    </w:p>
    <w:p w14:paraId="3C6A4CE6" w14:textId="77777777" w:rsidR="003C6BFB" w:rsidRPr="003C6BFB" w:rsidRDefault="003C6BFB" w:rsidP="00966B1A">
      <w:pPr>
        <w:rPr>
          <w:b/>
          <w:bCs/>
          <w:sz w:val="24"/>
          <w:szCs w:val="28"/>
        </w:rPr>
      </w:pPr>
    </w:p>
    <w:p w14:paraId="3DED9338" w14:textId="77777777" w:rsidR="00B15198" w:rsidRPr="0030192B" w:rsidRDefault="00B15198" w:rsidP="00966B1A">
      <w:pPr>
        <w:rPr>
          <w:b/>
          <w:bCs/>
          <w:sz w:val="24"/>
          <w:szCs w:val="28"/>
        </w:rPr>
      </w:pPr>
    </w:p>
    <w:p w14:paraId="422FD7D1" w14:textId="77777777" w:rsidR="00966B1A" w:rsidRPr="00966B1A" w:rsidRDefault="00966B1A" w:rsidP="00966B1A">
      <w:pPr>
        <w:rPr>
          <w:b/>
          <w:bCs/>
        </w:rPr>
      </w:pPr>
    </w:p>
    <w:p w14:paraId="0C5B6B9A" w14:textId="77777777" w:rsidR="00B210A5" w:rsidRPr="00B210A5" w:rsidRDefault="00B210A5" w:rsidP="00B210A5"/>
    <w:p w14:paraId="7E463C43" w14:textId="77777777" w:rsidR="00A02735" w:rsidRDefault="00A02735" w:rsidP="00B97D67">
      <w:pPr>
        <w:rPr>
          <w:sz w:val="24"/>
          <w:szCs w:val="28"/>
        </w:rPr>
      </w:pPr>
    </w:p>
    <w:p w14:paraId="7B66031B" w14:textId="77777777" w:rsidR="00A02735" w:rsidRDefault="00A02735" w:rsidP="00B97D67">
      <w:pPr>
        <w:rPr>
          <w:sz w:val="24"/>
          <w:szCs w:val="28"/>
        </w:rPr>
      </w:pPr>
    </w:p>
    <w:p w14:paraId="141AB553" w14:textId="77777777" w:rsidR="0042747A" w:rsidRDefault="0042747A" w:rsidP="00B97D67">
      <w:pPr>
        <w:rPr>
          <w:sz w:val="24"/>
          <w:szCs w:val="28"/>
        </w:rPr>
      </w:pPr>
    </w:p>
    <w:p w14:paraId="391A9148" w14:textId="77777777" w:rsidR="0042747A" w:rsidRDefault="0042747A" w:rsidP="00B97D67">
      <w:pPr>
        <w:rPr>
          <w:sz w:val="24"/>
          <w:szCs w:val="28"/>
        </w:rPr>
      </w:pPr>
    </w:p>
    <w:p w14:paraId="1831894F" w14:textId="77777777" w:rsidR="0042747A" w:rsidRDefault="0042747A" w:rsidP="00B97D67">
      <w:pPr>
        <w:rPr>
          <w:sz w:val="24"/>
          <w:szCs w:val="28"/>
        </w:rPr>
      </w:pPr>
    </w:p>
    <w:p w14:paraId="628B601A" w14:textId="77777777" w:rsidR="0042747A" w:rsidRDefault="0042747A" w:rsidP="00B97D67">
      <w:pPr>
        <w:rPr>
          <w:sz w:val="24"/>
          <w:szCs w:val="28"/>
        </w:rPr>
      </w:pPr>
    </w:p>
    <w:p w14:paraId="51BE863A" w14:textId="77777777" w:rsidR="0042747A" w:rsidRDefault="0042747A" w:rsidP="00B97D67">
      <w:pPr>
        <w:rPr>
          <w:sz w:val="24"/>
          <w:szCs w:val="28"/>
        </w:rPr>
      </w:pPr>
    </w:p>
    <w:p w14:paraId="7523DE67" w14:textId="77777777" w:rsidR="0042747A" w:rsidRDefault="0042747A" w:rsidP="00B97D67">
      <w:pPr>
        <w:rPr>
          <w:sz w:val="24"/>
          <w:szCs w:val="28"/>
        </w:rPr>
      </w:pPr>
    </w:p>
    <w:p w14:paraId="3F5EF069" w14:textId="77777777" w:rsidR="0042747A" w:rsidRDefault="0042747A" w:rsidP="00B97D67">
      <w:pPr>
        <w:rPr>
          <w:sz w:val="24"/>
          <w:szCs w:val="28"/>
        </w:rPr>
      </w:pPr>
    </w:p>
    <w:p w14:paraId="1B4AA7C6" w14:textId="77777777" w:rsidR="0042747A" w:rsidRDefault="0042747A" w:rsidP="00B97D67">
      <w:pPr>
        <w:rPr>
          <w:sz w:val="24"/>
          <w:szCs w:val="28"/>
        </w:rPr>
      </w:pPr>
    </w:p>
    <w:p w14:paraId="541D3D01" w14:textId="517C86B8" w:rsidR="0042747A" w:rsidRDefault="0042747A" w:rsidP="0042747A">
      <w:pPr>
        <w:pStyle w:val="Ttulo5"/>
        <w:rPr>
          <w:rFonts w:cs="Arial"/>
          <w:b/>
          <w:bCs/>
          <w:sz w:val="24"/>
        </w:rPr>
      </w:pPr>
      <w:r w:rsidRPr="00A453E5">
        <w:rPr>
          <w:rFonts w:cs="Arial"/>
          <w:b/>
          <w:bCs/>
          <w:sz w:val="24"/>
          <w:highlight w:val="yellow"/>
        </w:rPr>
        <w:lastRenderedPageBreak/>
        <w:t>1.12.10.4.1</w:t>
      </w:r>
      <w:r w:rsidR="00F17A0F" w:rsidRPr="00A453E5">
        <w:rPr>
          <w:rFonts w:cs="Arial"/>
          <w:b/>
          <w:bCs/>
          <w:sz w:val="24"/>
          <w:highlight w:val="yellow"/>
        </w:rPr>
        <w:t xml:space="preserve">2: </w:t>
      </w:r>
      <w:proofErr w:type="spellStart"/>
      <w:r w:rsidR="00F17A0F" w:rsidRPr="00A453E5">
        <w:rPr>
          <w:rFonts w:cs="Arial"/>
          <w:b/>
          <w:bCs/>
          <w:sz w:val="24"/>
          <w:highlight w:val="yellow"/>
        </w:rPr>
        <w:t>Softmax</w:t>
      </w:r>
      <w:proofErr w:type="spellEnd"/>
      <w:r w:rsidR="00C055D3" w:rsidRPr="00A453E5">
        <w:rPr>
          <w:rFonts w:cs="Arial"/>
          <w:b/>
          <w:bCs/>
          <w:sz w:val="24"/>
          <w:highlight w:val="yellow"/>
        </w:rPr>
        <w:t xml:space="preserve"> </w:t>
      </w:r>
      <w:r w:rsidR="00266F25" w:rsidRPr="00A453E5">
        <w:rPr>
          <w:rFonts w:cs="Arial"/>
          <w:b/>
          <w:bCs/>
          <w:sz w:val="24"/>
          <w:highlight w:val="yellow"/>
        </w:rPr>
        <w:t>(</w:t>
      </w:r>
      <w:r w:rsidR="00A453E5" w:rsidRPr="00A453E5">
        <w:rPr>
          <w:rFonts w:cs="Arial"/>
          <w:b/>
          <w:bCs/>
          <w:sz w:val="24"/>
          <w:highlight w:val="yellow"/>
        </w:rPr>
        <w:t>salida de 37.000 probabilidades que suman 1.0)</w:t>
      </w:r>
    </w:p>
    <w:p w14:paraId="5DCEF5F7" w14:textId="196B8D4A" w:rsidR="00C055D3" w:rsidRPr="001C5B4F" w:rsidRDefault="00C055D3" w:rsidP="00C055D3">
      <w:pPr>
        <w:rPr>
          <w:b/>
          <w:bCs/>
          <w:sz w:val="36"/>
          <w:szCs w:val="40"/>
        </w:rPr>
      </w:pPr>
      <w:r w:rsidRPr="001C5B4F">
        <w:rPr>
          <w:b/>
          <w:bCs/>
          <w:sz w:val="36"/>
          <w:szCs w:val="40"/>
          <w:highlight w:val="yellow"/>
        </w:rPr>
        <w:t xml:space="preserve">Paso 4: </w:t>
      </w:r>
      <w:proofErr w:type="spellStart"/>
      <w:r w:rsidRPr="001C5B4F">
        <w:rPr>
          <w:b/>
          <w:bCs/>
          <w:sz w:val="36"/>
          <w:szCs w:val="40"/>
          <w:highlight w:val="yellow"/>
        </w:rPr>
        <w:t>softmax</w:t>
      </w:r>
      <w:proofErr w:type="spellEnd"/>
    </w:p>
    <w:p w14:paraId="691B3716" w14:textId="099BDDB8" w:rsidR="0042747A" w:rsidRPr="00C055D3" w:rsidRDefault="00F90F2D" w:rsidP="00B97D67">
      <w:pPr>
        <w:rPr>
          <w:rFonts w:eastAsiaTheme="minorEastAsia"/>
        </w:rPr>
      </w:pPr>
      <w:r w:rsidRPr="00C055D3">
        <w:t xml:space="preserve">Convierte los 37.000 </w:t>
      </w:r>
      <w:proofErr w:type="spellStart"/>
      <w:r w:rsidRPr="00C055D3">
        <w:t>logits</w:t>
      </w:r>
      <w:proofErr w:type="spellEnd"/>
      <w:r w:rsidRPr="00C055D3">
        <w:t xml:space="preserve"> en 37.000 </w:t>
      </w:r>
      <w:proofErr w:type="spellStart"/>
      <w:r w:rsidRPr="00C055D3">
        <w:t>probabilidadesque</w:t>
      </w:r>
      <w:proofErr w:type="spellEnd"/>
      <w:r w:rsidRPr="00C055D3">
        <w:t xml:space="preserve"> suman exactamente 1.0, </w:t>
      </w:r>
      <w:r w:rsidR="002024A5" w:rsidRPr="00C055D3">
        <w:t xml:space="preserve">con la </w:t>
      </w:r>
      <w:proofErr w:type="spellStart"/>
      <w:r w:rsidR="002024A5" w:rsidRPr="00C055D3">
        <w:t>formula</w:t>
      </w:r>
      <w:proofErr w:type="spellEnd"/>
      <w:r w:rsidR="002024A5" w:rsidRPr="00C055D3">
        <w:t xml:space="preserve"> que vimos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x</m:t>
                </m:r>
              </m:e>
              <m:sub>
                <m:r>
                  <w:rPr>
                    <w:rFonts w:ascii="Cambria Math" w:hAnsi="Cambria Math"/>
                  </w:rPr>
                  <m:t>i</m:t>
                </m:r>
              </m:sub>
            </m:sSub>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x</m:t>
                    </m:r>
                  </m:e>
                  <m:sub>
                    <m:r>
                      <w:rPr>
                        <w:rFonts w:ascii="Cambria Math" w:hAnsi="Cambria Math"/>
                      </w:rPr>
                      <m:t>j</m:t>
                    </m:r>
                  </m:sub>
                </m:sSub>
              </m:sup>
            </m:sSup>
          </m:e>
        </m:nary>
      </m:oMath>
      <w:r w:rsidR="00E74A5F" w:rsidRPr="00C055D3">
        <w:rPr>
          <w:rFonts w:eastAsiaTheme="minorEastAsia"/>
        </w:rPr>
        <w:t>. Un ejemplo:</w:t>
      </w:r>
    </w:p>
    <w:p w14:paraId="093909A9" w14:textId="74F31CD9" w:rsidR="00E74A5F" w:rsidRDefault="00E74A5F" w:rsidP="00B97D67">
      <w:pPr>
        <w:rPr>
          <w:rFonts w:eastAsiaTheme="minorEastAsia"/>
          <w:sz w:val="24"/>
          <w:szCs w:val="28"/>
        </w:rPr>
      </w:pPr>
      <w:r w:rsidRPr="00E74A5F">
        <w:rPr>
          <w:noProof/>
          <w:sz w:val="24"/>
          <w:szCs w:val="28"/>
        </w:rPr>
        <w:drawing>
          <wp:inline distT="0" distB="0" distL="0" distR="0" wp14:anchorId="2218FD5B" wp14:editId="33334321">
            <wp:extent cx="2113577" cy="861483"/>
            <wp:effectExtent l="19050" t="19050" r="20320" b="15240"/>
            <wp:docPr id="1040727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27300" name=""/>
                    <pic:cNvPicPr/>
                  </pic:nvPicPr>
                  <pic:blipFill>
                    <a:blip r:embed="rId326"/>
                    <a:stretch>
                      <a:fillRect/>
                    </a:stretch>
                  </pic:blipFill>
                  <pic:spPr>
                    <a:xfrm>
                      <a:off x="0" y="0"/>
                      <a:ext cx="2117163" cy="862945"/>
                    </a:xfrm>
                    <a:prstGeom prst="rect">
                      <a:avLst/>
                    </a:prstGeom>
                    <a:ln w="19050">
                      <a:solidFill>
                        <a:schemeClr val="tx1"/>
                      </a:solidFill>
                    </a:ln>
                  </pic:spPr>
                </pic:pic>
              </a:graphicData>
            </a:graphic>
          </wp:inline>
        </w:drawing>
      </w:r>
    </w:p>
    <w:p w14:paraId="712D3B22" w14:textId="47EF696B" w:rsidR="00E74A5F" w:rsidRDefault="00E74A5F" w:rsidP="00B97D67">
      <w:pPr>
        <w:rPr>
          <w:rFonts w:eastAsiaTheme="minorEastAsia"/>
          <w:sz w:val="24"/>
          <w:szCs w:val="28"/>
        </w:rPr>
      </w:pPr>
      <w:r w:rsidRPr="00E74A5F">
        <w:rPr>
          <w:rFonts w:eastAsiaTheme="minorEastAsia"/>
          <w:noProof/>
          <w:sz w:val="24"/>
          <w:szCs w:val="28"/>
        </w:rPr>
        <w:drawing>
          <wp:inline distT="0" distB="0" distL="0" distR="0" wp14:anchorId="2A7F9265" wp14:editId="7C9CD3CA">
            <wp:extent cx="5731933" cy="1143787"/>
            <wp:effectExtent l="0" t="0" r="2540" b="0"/>
            <wp:docPr id="1067241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41930" name=""/>
                    <pic:cNvPicPr/>
                  </pic:nvPicPr>
                  <pic:blipFill>
                    <a:blip r:embed="rId327"/>
                    <a:stretch>
                      <a:fillRect/>
                    </a:stretch>
                  </pic:blipFill>
                  <pic:spPr>
                    <a:xfrm>
                      <a:off x="0" y="0"/>
                      <a:ext cx="5741441" cy="1145684"/>
                    </a:xfrm>
                    <a:prstGeom prst="rect">
                      <a:avLst/>
                    </a:prstGeom>
                  </pic:spPr>
                </pic:pic>
              </a:graphicData>
            </a:graphic>
          </wp:inline>
        </w:drawing>
      </w:r>
    </w:p>
    <w:p w14:paraId="58EF207A" w14:textId="08EDF52E" w:rsidR="0014150B" w:rsidRDefault="0014150B" w:rsidP="00B97D67">
      <w:pPr>
        <w:rPr>
          <w:rFonts w:eastAsiaTheme="minorEastAsia"/>
          <w:sz w:val="24"/>
          <w:szCs w:val="28"/>
        </w:rPr>
      </w:pPr>
      <w:r>
        <w:rPr>
          <w:rFonts w:eastAsiaTheme="minorEastAsia"/>
          <w:sz w:val="24"/>
          <w:szCs w:val="28"/>
        </w:rPr>
        <w:t>1 x 37.000 (</w:t>
      </w:r>
      <w:proofErr w:type="spellStart"/>
      <w:r w:rsidR="0001281C">
        <w:rPr>
          <w:rFonts w:eastAsiaTheme="minorEastAsia"/>
          <w:sz w:val="24"/>
          <w:szCs w:val="28"/>
        </w:rPr>
        <w:t>bpe</w:t>
      </w:r>
      <w:proofErr w:type="spellEnd"/>
      <w:r w:rsidR="0001281C">
        <w:rPr>
          <w:rFonts w:eastAsiaTheme="minorEastAsia"/>
          <w:sz w:val="24"/>
          <w:szCs w:val="28"/>
        </w:rPr>
        <w:t>)</w:t>
      </w:r>
    </w:p>
    <w:p w14:paraId="562AD017" w14:textId="300ACDCF" w:rsidR="0001281C" w:rsidRDefault="0001281C" w:rsidP="00B97D67">
      <w:pPr>
        <w:rPr>
          <w:rFonts w:eastAsiaTheme="minorEastAsia"/>
          <w:sz w:val="24"/>
          <w:szCs w:val="28"/>
        </w:rPr>
      </w:pPr>
      <w:proofErr w:type="spellStart"/>
      <w:r>
        <w:rPr>
          <w:rFonts w:eastAsiaTheme="minorEastAsia"/>
          <w:sz w:val="24"/>
          <w:szCs w:val="28"/>
        </w:rPr>
        <w:t>Embedding</w:t>
      </w:r>
      <w:proofErr w:type="spellEnd"/>
    </w:p>
    <w:p w14:paraId="1F9AB403" w14:textId="48350344" w:rsidR="0001281C" w:rsidRDefault="0001281C" w:rsidP="00B97D67">
      <w:pPr>
        <w:rPr>
          <w:rFonts w:eastAsiaTheme="minorEastAsia"/>
          <w:sz w:val="24"/>
          <w:szCs w:val="28"/>
        </w:rPr>
      </w:pPr>
      <w:r>
        <w:rPr>
          <w:rFonts w:eastAsiaTheme="minorEastAsia"/>
          <w:sz w:val="24"/>
          <w:szCs w:val="28"/>
        </w:rPr>
        <w:t xml:space="preserve">37.000 (palabras) x 512 (pesos que significa la palabra) </w:t>
      </w:r>
      <w:proofErr w:type="spellStart"/>
      <w:r>
        <w:rPr>
          <w:rFonts w:eastAsiaTheme="minorEastAsia"/>
          <w:sz w:val="24"/>
          <w:szCs w:val="28"/>
        </w:rPr>
        <w:t>brackprohgapagioon</w:t>
      </w:r>
      <w:proofErr w:type="spellEnd"/>
      <w:r>
        <w:rPr>
          <w:rFonts w:eastAsiaTheme="minorEastAsia"/>
          <w:sz w:val="24"/>
          <w:szCs w:val="28"/>
        </w:rPr>
        <w:t xml:space="preserve"> </w:t>
      </w:r>
    </w:p>
    <w:p w14:paraId="53021977" w14:textId="77777777" w:rsidR="00C055D3" w:rsidRDefault="00C055D3" w:rsidP="00C055D3">
      <w:pPr>
        <w:rPr>
          <w:rFonts w:eastAsiaTheme="minorEastAsia"/>
        </w:rPr>
      </w:pPr>
      <w:r w:rsidRPr="00DB4BA0">
        <w:rPr>
          <w:rFonts w:eastAsiaTheme="minorEastAsia"/>
        </w:rPr>
        <w:t>Con un vocabulario real, estos cuatro no tienen por qué sumar 100%, porque el resto se reparte entre los demás tokens.</w:t>
      </w:r>
    </w:p>
    <w:tbl>
      <w:tblPr>
        <w:tblStyle w:val="Tablaconcuadrcula"/>
        <w:tblW w:w="0" w:type="auto"/>
        <w:tblLook w:val="04A0" w:firstRow="1" w:lastRow="0" w:firstColumn="1" w:lastColumn="0" w:noHBand="0" w:noVBand="1"/>
      </w:tblPr>
      <w:tblGrid>
        <w:gridCol w:w="10790"/>
      </w:tblGrid>
      <w:tr w:rsidR="00C81873" w14:paraId="2E3DE2DE" w14:textId="77777777" w:rsidTr="00C81873">
        <w:tc>
          <w:tcPr>
            <w:tcW w:w="10790" w:type="dxa"/>
          </w:tcPr>
          <w:p w14:paraId="1C2E3335" w14:textId="77777777" w:rsidR="003B0996" w:rsidRPr="003B0996" w:rsidRDefault="003B0996" w:rsidP="003B0996">
            <w:pPr>
              <w:rPr>
                <w:rFonts w:eastAsiaTheme="minorEastAsia"/>
              </w:rPr>
            </w:pPr>
            <w:r w:rsidRPr="003B0996">
              <w:rPr>
                <w:rFonts w:eastAsiaTheme="minorEastAsia"/>
              </w:rPr>
              <w:t>Lo desarrollo con un vocabulario de solo 3 tokens ("Der", "Hund", "</w:t>
            </w:r>
            <w:proofErr w:type="spellStart"/>
            <w:r w:rsidRPr="003B0996">
              <w:rPr>
                <w:rFonts w:eastAsiaTheme="minorEastAsia"/>
              </w:rPr>
              <w:t>Brot</w:t>
            </w:r>
            <w:proofErr w:type="spellEnd"/>
            <w:r w:rsidRPr="003B0996">
              <w:rPr>
                <w:rFonts w:eastAsiaTheme="minorEastAsia"/>
              </w:rPr>
              <w:t xml:space="preserve">") y </w:t>
            </w:r>
            <w:proofErr w:type="spellStart"/>
            <w:r w:rsidRPr="003B0996">
              <w:rPr>
                <w:rFonts w:eastAsiaTheme="minorEastAsia"/>
              </w:rPr>
              <w:t>logits</w:t>
            </w:r>
            <w:proofErr w:type="spellEnd"/>
            <w:r w:rsidRPr="003B0996">
              <w:rPr>
                <w:rFonts w:eastAsiaTheme="minorEastAsia"/>
              </w:rPr>
              <w:t xml:space="preserve"> inventados, para que se vea cada paso. Con 37.000 tokens la mecánica es idéntica, solo que la suma de abajo tiene 37.000 términos.</w:t>
            </w:r>
          </w:p>
          <w:p w14:paraId="5C6B099C" w14:textId="77777777" w:rsidR="00155319" w:rsidRDefault="00155319" w:rsidP="00C055D3">
            <w:pPr>
              <w:rPr>
                <w:rFonts w:eastAsiaTheme="minorEastAsia"/>
              </w:rPr>
            </w:pPr>
          </w:p>
          <w:p w14:paraId="0CA240F6" w14:textId="77777777" w:rsidR="00EA0816" w:rsidRDefault="00EA0816" w:rsidP="00EA0816">
            <w:pPr>
              <w:rPr>
                <w:rFonts w:eastAsiaTheme="minorEastAsia"/>
                <w:b/>
                <w:bCs/>
                <w:sz w:val="24"/>
                <w:szCs w:val="28"/>
              </w:rPr>
            </w:pPr>
            <w:r w:rsidRPr="00EA0816">
              <w:rPr>
                <w:rFonts w:eastAsiaTheme="minorEastAsia"/>
                <w:b/>
                <w:bCs/>
                <w:sz w:val="24"/>
                <w:szCs w:val="28"/>
                <w:highlight w:val="yellow"/>
              </w:rPr>
              <w:t>La fórmula</w:t>
            </w:r>
          </w:p>
          <w:p w14:paraId="5ED614D0" w14:textId="624E52C3" w:rsidR="00EA0816" w:rsidRDefault="00BE1F50" w:rsidP="00EA0816">
            <w:pPr>
              <w:rPr>
                <w:rFonts w:eastAsiaTheme="minorEastAsia"/>
                <w:b/>
                <w:bCs/>
                <w:sz w:val="24"/>
                <w:szCs w:val="28"/>
              </w:rPr>
            </w:pPr>
            <w:r w:rsidRPr="00BE1F50">
              <w:rPr>
                <w:rFonts w:eastAsiaTheme="minorEastAsia"/>
                <w:b/>
                <w:bCs/>
                <w:noProof/>
                <w:sz w:val="24"/>
                <w:szCs w:val="28"/>
              </w:rPr>
              <w:drawing>
                <wp:inline distT="0" distB="0" distL="0" distR="0" wp14:anchorId="71C9E957" wp14:editId="56FA9284">
                  <wp:extent cx="4191000" cy="2232910"/>
                  <wp:effectExtent l="0" t="0" r="0" b="0"/>
                  <wp:docPr id="350079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79981" name=""/>
                          <pic:cNvPicPr/>
                        </pic:nvPicPr>
                        <pic:blipFill>
                          <a:blip r:embed="rId328"/>
                          <a:stretch>
                            <a:fillRect/>
                          </a:stretch>
                        </pic:blipFill>
                        <pic:spPr>
                          <a:xfrm>
                            <a:off x="0" y="0"/>
                            <a:ext cx="4193694" cy="2234345"/>
                          </a:xfrm>
                          <a:prstGeom prst="rect">
                            <a:avLst/>
                          </a:prstGeom>
                        </pic:spPr>
                      </pic:pic>
                    </a:graphicData>
                  </a:graphic>
                </wp:inline>
              </w:drawing>
            </w:r>
          </w:p>
          <w:p w14:paraId="0712FE29" w14:textId="31DBD286" w:rsidR="00BE1F50" w:rsidRDefault="00BE1F50" w:rsidP="00EA0816">
            <w:pPr>
              <w:rPr>
                <w:rFonts w:eastAsiaTheme="minorEastAsia"/>
                <w:b/>
                <w:bCs/>
                <w:sz w:val="24"/>
                <w:szCs w:val="28"/>
              </w:rPr>
            </w:pPr>
            <w:r w:rsidRPr="00BE1F50">
              <w:rPr>
                <w:rFonts w:eastAsiaTheme="minorEastAsia"/>
                <w:b/>
                <w:bCs/>
                <w:noProof/>
                <w:sz w:val="24"/>
                <w:szCs w:val="28"/>
              </w:rPr>
              <w:lastRenderedPageBreak/>
              <w:drawing>
                <wp:inline distT="0" distB="0" distL="0" distR="0" wp14:anchorId="59282BDB" wp14:editId="4BA29604">
                  <wp:extent cx="4157134" cy="2001583"/>
                  <wp:effectExtent l="0" t="0" r="0" b="0"/>
                  <wp:docPr id="756737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37303" name=""/>
                          <pic:cNvPicPr/>
                        </pic:nvPicPr>
                        <pic:blipFill>
                          <a:blip r:embed="rId329"/>
                          <a:stretch>
                            <a:fillRect/>
                          </a:stretch>
                        </pic:blipFill>
                        <pic:spPr>
                          <a:xfrm>
                            <a:off x="0" y="0"/>
                            <a:ext cx="4159578" cy="2002760"/>
                          </a:xfrm>
                          <a:prstGeom prst="rect">
                            <a:avLst/>
                          </a:prstGeom>
                        </pic:spPr>
                      </pic:pic>
                    </a:graphicData>
                  </a:graphic>
                </wp:inline>
              </w:drawing>
            </w:r>
          </w:p>
          <w:p w14:paraId="1D0EB59B" w14:textId="77777777" w:rsidR="00BE1F50" w:rsidRDefault="00BE1F50" w:rsidP="00EA0816">
            <w:pPr>
              <w:rPr>
                <w:rFonts w:eastAsiaTheme="minorEastAsia"/>
                <w:b/>
                <w:bCs/>
                <w:sz w:val="24"/>
                <w:szCs w:val="28"/>
              </w:rPr>
            </w:pPr>
          </w:p>
          <w:p w14:paraId="03FAA20A" w14:textId="4720AA37" w:rsidR="00BE1F50" w:rsidRDefault="00B02FAA" w:rsidP="00EA0816">
            <w:pPr>
              <w:rPr>
                <w:rFonts w:eastAsiaTheme="minorEastAsia"/>
                <w:b/>
                <w:bCs/>
                <w:sz w:val="24"/>
                <w:szCs w:val="28"/>
              </w:rPr>
            </w:pPr>
            <w:r w:rsidRPr="00B02FAA">
              <w:rPr>
                <w:rFonts w:eastAsiaTheme="minorEastAsia"/>
                <w:b/>
                <w:bCs/>
                <w:noProof/>
                <w:sz w:val="24"/>
                <w:szCs w:val="28"/>
              </w:rPr>
              <w:drawing>
                <wp:inline distT="0" distB="0" distL="0" distR="0" wp14:anchorId="4B2EE92E" wp14:editId="23E95C73">
                  <wp:extent cx="4072467" cy="528025"/>
                  <wp:effectExtent l="0" t="0" r="4445" b="5715"/>
                  <wp:docPr id="593454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54129" name=""/>
                          <pic:cNvPicPr/>
                        </pic:nvPicPr>
                        <pic:blipFill>
                          <a:blip r:embed="rId330"/>
                          <a:stretch>
                            <a:fillRect/>
                          </a:stretch>
                        </pic:blipFill>
                        <pic:spPr>
                          <a:xfrm>
                            <a:off x="0" y="0"/>
                            <a:ext cx="4088334" cy="530082"/>
                          </a:xfrm>
                          <a:prstGeom prst="rect">
                            <a:avLst/>
                          </a:prstGeom>
                        </pic:spPr>
                      </pic:pic>
                    </a:graphicData>
                  </a:graphic>
                </wp:inline>
              </w:drawing>
            </w:r>
          </w:p>
          <w:p w14:paraId="07DD2409" w14:textId="67853009" w:rsidR="00B02FAA" w:rsidRDefault="00B02FAA" w:rsidP="00EA0816">
            <w:pPr>
              <w:rPr>
                <w:rFonts w:eastAsiaTheme="minorEastAsia"/>
                <w:sz w:val="24"/>
                <w:szCs w:val="28"/>
              </w:rPr>
            </w:pPr>
            <w:r>
              <w:rPr>
                <w:rFonts w:eastAsiaTheme="minorEastAsia"/>
                <w:sz w:val="24"/>
                <w:szCs w:val="28"/>
              </w:rPr>
              <w:t xml:space="preserve">Suman exactamente 1 porque el denominador es la suma de los tres numeradores. Capa </w:t>
            </w:r>
            <m:oMath>
              <m:sSub>
                <m:sSubPr>
                  <m:ctrlPr>
                    <w:rPr>
                      <w:rFonts w:ascii="Cambria Math" w:eastAsiaTheme="minorEastAsia" w:hAnsi="Cambria Math"/>
                      <w:sz w:val="24"/>
                      <w:szCs w:val="28"/>
                    </w:rPr>
                  </m:ctrlPr>
                </m:sSubPr>
                <m:e>
                  <m:r>
                    <w:rPr>
                      <w:rFonts w:ascii="Cambria Math" w:eastAsiaTheme="minorEastAsia" w:hAnsi="Cambria Math"/>
                      <w:sz w:val="24"/>
                      <w:szCs w:val="28"/>
                    </w:rPr>
                    <m:t>p</m:t>
                  </m:r>
                </m:e>
                <m:sub>
                  <m:r>
                    <w:rPr>
                      <w:rFonts w:ascii="Cambria Math" w:eastAsiaTheme="minorEastAsia" w:hAnsi="Cambria Math"/>
                      <w:sz w:val="24"/>
                      <w:szCs w:val="28"/>
                    </w:rPr>
                    <m:t>j</m:t>
                  </m:r>
                </m:sub>
              </m:sSub>
            </m:oMath>
            <w:r>
              <w:rPr>
                <w:rFonts w:eastAsiaTheme="minorEastAsia"/>
                <w:sz w:val="24"/>
                <w:szCs w:val="28"/>
              </w:rPr>
              <w:t xml:space="preserve"> es la parte que le toca a </w:t>
            </w:r>
            <m:oMath>
              <m:sSup>
                <m:sSupPr>
                  <m:ctrlPr>
                    <w:rPr>
                      <w:rFonts w:ascii="Cambria Math" w:eastAsiaTheme="minorEastAsia" w:hAnsi="Cambria Math"/>
                      <w:sz w:val="24"/>
                      <w:szCs w:val="28"/>
                    </w:rPr>
                  </m:ctrlPr>
                </m:sSupPr>
                <m:e>
                  <m:r>
                    <w:rPr>
                      <w:rFonts w:ascii="Cambria Math" w:eastAsiaTheme="minorEastAsia" w:hAnsi="Cambria Math"/>
                      <w:sz w:val="24"/>
                      <w:szCs w:val="28"/>
                    </w:rPr>
                    <m:t>e</m:t>
                  </m:r>
                </m:e>
                <m:sup>
                  <m:sSub>
                    <m:sSubPr>
                      <m:ctrlPr>
                        <w:rPr>
                          <w:rFonts w:ascii="Cambria Math" w:eastAsiaTheme="minorEastAsia" w:hAnsi="Cambria Math"/>
                          <w:sz w:val="24"/>
                          <w:szCs w:val="28"/>
                        </w:rPr>
                      </m:ctrlPr>
                    </m:sSubPr>
                    <m:e>
                      <m:r>
                        <w:rPr>
                          <w:rFonts w:ascii="Cambria Math" w:eastAsiaTheme="minorEastAsia" w:hAnsi="Cambria Math"/>
                          <w:sz w:val="24"/>
                          <w:szCs w:val="28"/>
                        </w:rPr>
                        <m:t>z</m:t>
                      </m:r>
                    </m:e>
                    <m:sub>
                      <m:r>
                        <w:rPr>
                          <w:rFonts w:ascii="Cambria Math" w:eastAsiaTheme="minorEastAsia" w:hAnsi="Cambria Math"/>
                          <w:sz w:val="24"/>
                          <w:szCs w:val="28"/>
                        </w:rPr>
                        <m:t>j</m:t>
                      </m:r>
                    </m:sub>
                  </m:sSub>
                </m:sup>
              </m:sSup>
            </m:oMath>
            <w:r w:rsidR="00273E39">
              <w:rPr>
                <w:rFonts w:eastAsiaTheme="minorEastAsia"/>
                <w:sz w:val="24"/>
                <w:szCs w:val="28"/>
              </w:rPr>
              <w:t xml:space="preserve"> del total.</w:t>
            </w:r>
          </w:p>
          <w:p w14:paraId="7A4F127E" w14:textId="77777777" w:rsidR="00273E39" w:rsidRDefault="00273E39" w:rsidP="00EA0816">
            <w:pPr>
              <w:rPr>
                <w:rFonts w:eastAsiaTheme="minorEastAsia"/>
                <w:i/>
                <w:sz w:val="24"/>
                <w:szCs w:val="28"/>
              </w:rPr>
            </w:pPr>
          </w:p>
          <w:p w14:paraId="60705743" w14:textId="1BCDBD60" w:rsidR="00A63F06" w:rsidRDefault="00517F50" w:rsidP="00EA0816">
            <w:pPr>
              <w:rPr>
                <w:rFonts w:eastAsiaTheme="minorEastAsia"/>
                <w:b/>
                <w:bCs/>
                <w:iCs/>
                <w:sz w:val="24"/>
                <w:szCs w:val="28"/>
              </w:rPr>
            </w:pPr>
            <w:r w:rsidRPr="00517F50">
              <w:rPr>
                <w:rFonts w:eastAsiaTheme="minorEastAsia"/>
                <w:b/>
                <w:bCs/>
                <w:iCs/>
                <w:sz w:val="24"/>
                <w:szCs w:val="28"/>
                <w:highlight w:val="yellow"/>
              </w:rPr>
              <w:t>Dos cosas que muestra el ejemplo</w:t>
            </w:r>
          </w:p>
          <w:p w14:paraId="6DB3CAF4" w14:textId="50257CCF" w:rsidR="00A63F06" w:rsidRPr="00A63F06" w:rsidRDefault="00A63F06" w:rsidP="00EA0816">
            <w:pPr>
              <w:rPr>
                <w:rFonts w:eastAsiaTheme="minorEastAsia"/>
                <w:b/>
                <w:bCs/>
                <w:iCs/>
                <w:sz w:val="24"/>
                <w:szCs w:val="28"/>
              </w:rPr>
            </w:pPr>
            <w:r w:rsidRPr="00A63F06">
              <w:rPr>
                <w:rFonts w:eastAsiaTheme="minorEastAsia"/>
                <w:b/>
                <w:bCs/>
                <w:iCs/>
                <w:noProof/>
                <w:sz w:val="24"/>
                <w:szCs w:val="28"/>
              </w:rPr>
              <w:drawing>
                <wp:inline distT="0" distB="0" distL="0" distR="0" wp14:anchorId="4931EFE9" wp14:editId="65D56C19">
                  <wp:extent cx="5359400" cy="1267889"/>
                  <wp:effectExtent l="19050" t="19050" r="12700" b="27940"/>
                  <wp:docPr id="676654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54732" name=""/>
                          <pic:cNvPicPr/>
                        </pic:nvPicPr>
                        <pic:blipFill>
                          <a:blip r:embed="rId331"/>
                          <a:stretch>
                            <a:fillRect/>
                          </a:stretch>
                        </pic:blipFill>
                        <pic:spPr>
                          <a:xfrm>
                            <a:off x="0" y="0"/>
                            <a:ext cx="5365660" cy="1269370"/>
                          </a:xfrm>
                          <a:prstGeom prst="rect">
                            <a:avLst/>
                          </a:prstGeom>
                          <a:ln w="19050">
                            <a:solidFill>
                              <a:schemeClr val="tx1"/>
                            </a:solidFill>
                          </a:ln>
                        </pic:spPr>
                      </pic:pic>
                    </a:graphicData>
                  </a:graphic>
                </wp:inline>
              </w:drawing>
            </w:r>
          </w:p>
          <w:p w14:paraId="6805461B" w14:textId="77777777" w:rsidR="00EA0816" w:rsidRPr="00EA0816" w:rsidRDefault="00EA0816" w:rsidP="00EA0816">
            <w:pPr>
              <w:rPr>
                <w:rFonts w:eastAsiaTheme="minorEastAsia"/>
                <w:b/>
                <w:bCs/>
                <w:sz w:val="24"/>
                <w:szCs w:val="28"/>
              </w:rPr>
            </w:pPr>
          </w:p>
          <w:p w14:paraId="35CE433D" w14:textId="77777777" w:rsidR="00EA0816" w:rsidRDefault="00EA0816" w:rsidP="00C055D3">
            <w:pPr>
              <w:rPr>
                <w:rFonts w:eastAsiaTheme="minorEastAsia"/>
              </w:rPr>
            </w:pPr>
          </w:p>
          <w:p w14:paraId="3F5EADCA" w14:textId="77777777" w:rsidR="00155319" w:rsidRDefault="00155319" w:rsidP="00C055D3">
            <w:pPr>
              <w:rPr>
                <w:rFonts w:eastAsiaTheme="minorEastAsia"/>
              </w:rPr>
            </w:pPr>
          </w:p>
        </w:tc>
      </w:tr>
    </w:tbl>
    <w:p w14:paraId="071F882A" w14:textId="77777777" w:rsidR="00C81873" w:rsidRDefault="00C81873" w:rsidP="00C055D3">
      <w:pPr>
        <w:rPr>
          <w:rFonts w:eastAsiaTheme="minorEastAsia"/>
        </w:rPr>
      </w:pPr>
    </w:p>
    <w:p w14:paraId="74FE6EF1" w14:textId="77777777" w:rsidR="00E74A5F" w:rsidRDefault="00E74A5F" w:rsidP="00B97D67">
      <w:pPr>
        <w:rPr>
          <w:sz w:val="24"/>
          <w:szCs w:val="28"/>
        </w:rPr>
      </w:pPr>
    </w:p>
    <w:p w14:paraId="76C8EBE9" w14:textId="7D5E5E08" w:rsidR="00A453E5" w:rsidRDefault="00266F25">
      <w:pPr>
        <w:rPr>
          <w:sz w:val="24"/>
          <w:szCs w:val="28"/>
        </w:rPr>
      </w:pPr>
      <w:r>
        <w:rPr>
          <w:sz w:val="24"/>
          <w:szCs w:val="28"/>
        </w:rPr>
        <w:br w:type="page"/>
      </w:r>
    </w:p>
    <w:p w14:paraId="2B47DC98" w14:textId="1C4DBD7F" w:rsidR="00A453E5" w:rsidRDefault="00A453E5" w:rsidP="00A453E5">
      <w:pPr>
        <w:pStyle w:val="Ttulo5"/>
        <w:rPr>
          <w:rFonts w:cs="Arial"/>
          <w:b/>
          <w:bCs/>
          <w:sz w:val="24"/>
        </w:rPr>
      </w:pPr>
      <w:r w:rsidRPr="0058313A">
        <w:rPr>
          <w:rFonts w:cs="Arial"/>
          <w:b/>
          <w:bCs/>
          <w:sz w:val="24"/>
          <w:highlight w:val="yellow"/>
        </w:rPr>
        <w:lastRenderedPageBreak/>
        <w:t>1.12.10.4.1</w:t>
      </w:r>
      <w:r w:rsidR="00312884" w:rsidRPr="0058313A">
        <w:rPr>
          <w:rFonts w:cs="Arial"/>
          <w:b/>
          <w:bCs/>
          <w:sz w:val="24"/>
          <w:highlight w:val="yellow"/>
        </w:rPr>
        <w:t xml:space="preserve">3: </w:t>
      </w:r>
      <w:r w:rsidR="00C374F8" w:rsidRPr="0058313A">
        <w:rPr>
          <w:rFonts w:cs="Arial"/>
          <w:b/>
          <w:bCs/>
          <w:sz w:val="24"/>
          <w:highlight w:val="yellow"/>
        </w:rPr>
        <w:t xml:space="preserve">Paso 5: </w:t>
      </w:r>
      <w:r w:rsidR="00312884" w:rsidRPr="0058313A">
        <w:rPr>
          <w:rFonts w:cs="Arial"/>
          <w:b/>
          <w:bCs/>
          <w:sz w:val="24"/>
          <w:highlight w:val="yellow"/>
        </w:rPr>
        <w:t>Elegir la palabra</w:t>
      </w:r>
      <w:r w:rsidR="00613FB7" w:rsidRPr="0058313A">
        <w:rPr>
          <w:rFonts w:cs="Arial"/>
          <w:b/>
          <w:bCs/>
          <w:sz w:val="24"/>
          <w:highlight w:val="yellow"/>
        </w:rPr>
        <w:t xml:space="preserve"> </w:t>
      </w:r>
      <w:r w:rsidR="000D79D3" w:rsidRPr="0058313A">
        <w:rPr>
          <w:rFonts w:cs="Arial"/>
          <w:b/>
          <w:bCs/>
          <w:sz w:val="24"/>
          <w:highlight w:val="yellow"/>
        </w:rPr>
        <w:t>(</w:t>
      </w:r>
      <w:proofErr w:type="spellStart"/>
      <w:r w:rsidR="00C92A2E" w:rsidRPr="0058313A">
        <w:rPr>
          <w:rFonts w:cs="Arial"/>
          <w:b/>
          <w:bCs/>
          <w:sz w:val="24"/>
          <w:highlight w:val="yellow"/>
        </w:rPr>
        <w:t>greedy</w:t>
      </w:r>
      <w:proofErr w:type="spellEnd"/>
      <w:r w:rsidR="00C92A2E" w:rsidRPr="0058313A">
        <w:rPr>
          <w:rFonts w:cs="Arial"/>
          <w:b/>
          <w:bCs/>
          <w:sz w:val="24"/>
          <w:highlight w:val="yellow"/>
        </w:rPr>
        <w:t xml:space="preserve"> </w:t>
      </w:r>
      <w:proofErr w:type="spellStart"/>
      <w:r w:rsidR="00697BA9">
        <w:rPr>
          <w:rFonts w:cs="Arial"/>
          <w:b/>
          <w:bCs/>
          <w:sz w:val="24"/>
          <w:highlight w:val="yellow"/>
        </w:rPr>
        <w:t>decoding</w:t>
      </w:r>
      <w:proofErr w:type="spellEnd"/>
      <w:r w:rsidR="00697BA9">
        <w:rPr>
          <w:rFonts w:cs="Arial"/>
          <w:b/>
          <w:bCs/>
          <w:sz w:val="24"/>
          <w:highlight w:val="yellow"/>
        </w:rPr>
        <w:t xml:space="preserve"> </w:t>
      </w:r>
      <w:r w:rsidR="00C92A2E" w:rsidRPr="0058313A">
        <w:rPr>
          <w:rFonts w:cs="Arial"/>
          <w:b/>
          <w:bCs/>
          <w:sz w:val="24"/>
          <w:highlight w:val="yellow"/>
        </w:rPr>
        <w:t xml:space="preserve">o </w:t>
      </w:r>
      <w:proofErr w:type="spellStart"/>
      <w:r w:rsidR="00C92A2E" w:rsidRPr="0058313A">
        <w:rPr>
          <w:rFonts w:cs="Arial"/>
          <w:b/>
          <w:bCs/>
          <w:sz w:val="24"/>
          <w:highlight w:val="yellow"/>
        </w:rPr>
        <w:t>beam</w:t>
      </w:r>
      <w:proofErr w:type="spellEnd"/>
      <w:r w:rsidR="00C92A2E" w:rsidRPr="0058313A">
        <w:rPr>
          <w:rFonts w:cs="Arial"/>
          <w:b/>
          <w:bCs/>
          <w:sz w:val="24"/>
          <w:highlight w:val="yellow"/>
        </w:rPr>
        <w:t xml:space="preserve"> </w:t>
      </w:r>
      <w:proofErr w:type="spellStart"/>
      <w:r w:rsidR="00C92A2E" w:rsidRPr="0058313A">
        <w:rPr>
          <w:rFonts w:cs="Arial"/>
          <w:b/>
          <w:bCs/>
          <w:sz w:val="24"/>
          <w:highlight w:val="yellow"/>
        </w:rPr>
        <w:t>search</w:t>
      </w:r>
      <w:proofErr w:type="spellEnd"/>
      <w:r w:rsidR="00C92A2E" w:rsidRPr="0058313A">
        <w:rPr>
          <w:rFonts w:cs="Arial"/>
          <w:b/>
          <w:bCs/>
          <w:sz w:val="24"/>
          <w:highlight w:val="yellow"/>
        </w:rPr>
        <w:t xml:space="preserve"> GNMT)</w:t>
      </w:r>
      <w:r w:rsidR="00665A7E" w:rsidRPr="0058313A">
        <w:rPr>
          <w:rFonts w:cs="Arial"/>
          <w:b/>
          <w:bCs/>
          <w:sz w:val="24"/>
          <w:highlight w:val="yellow"/>
        </w:rPr>
        <w:t xml:space="preserve"> – recordando tamaño de </w:t>
      </w:r>
      <w:proofErr w:type="spellStart"/>
      <w:r w:rsidR="00665A7E" w:rsidRPr="0058313A">
        <w:rPr>
          <w:rFonts w:cs="Arial"/>
          <w:b/>
          <w:bCs/>
          <w:sz w:val="24"/>
          <w:highlight w:val="yellow"/>
        </w:rPr>
        <w:t>embedding</w:t>
      </w:r>
      <w:proofErr w:type="spellEnd"/>
    </w:p>
    <w:p w14:paraId="6291078A" w14:textId="77777777" w:rsidR="00613FB7" w:rsidRPr="00613FB7" w:rsidRDefault="00613FB7" w:rsidP="00613FB7">
      <w:r w:rsidRPr="00613FB7">
        <w:t xml:space="preserve">Después del </w:t>
      </w:r>
      <w:proofErr w:type="spellStart"/>
      <w:r w:rsidRPr="00613FB7">
        <w:t>softmax</w:t>
      </w:r>
      <w:proofErr w:type="spellEnd"/>
      <w:r w:rsidRPr="00613FB7">
        <w:t xml:space="preserve"> hay 37.000 probabilidades y hay que quedarse con una decisión.</w:t>
      </w:r>
    </w:p>
    <w:p w14:paraId="70DB3656" w14:textId="76CDBC83" w:rsidR="00613FB7" w:rsidRPr="00613FB7" w:rsidRDefault="00613FB7" w:rsidP="00613FB7">
      <w:pPr>
        <w:pStyle w:val="Prrafodelista"/>
        <w:numPr>
          <w:ilvl w:val="0"/>
          <w:numId w:val="2"/>
        </w:numPr>
      </w:pPr>
      <w:proofErr w:type="spellStart"/>
      <w:r>
        <w:rPr>
          <w:b/>
          <w:bCs/>
        </w:rPr>
        <w:t>Opcion</w:t>
      </w:r>
      <w:proofErr w:type="spellEnd"/>
      <w:r>
        <w:rPr>
          <w:b/>
          <w:bCs/>
        </w:rPr>
        <w:t xml:space="preserve"> simple (</w:t>
      </w:r>
      <w:proofErr w:type="spellStart"/>
      <w:r>
        <w:rPr>
          <w:b/>
          <w:bCs/>
        </w:rPr>
        <w:t>greedy</w:t>
      </w:r>
      <w:proofErr w:type="spellEnd"/>
      <w:r>
        <w:rPr>
          <w:b/>
          <w:bCs/>
        </w:rPr>
        <w:t xml:space="preserve">): </w:t>
      </w:r>
      <w:r w:rsidRPr="00613FB7">
        <w:t xml:space="preserve">tomar la más alta. Acá sería "Der" (0.71). El problema es que la mejor </w:t>
      </w:r>
      <w:r w:rsidRPr="00613FB7">
        <w:rPr>
          <w:b/>
          <w:bCs/>
          <w:highlight w:val="yellow"/>
        </w:rPr>
        <w:t>palabra de ahora puede llevar a una oración peor más adelante.</w:t>
      </w:r>
    </w:p>
    <w:p w14:paraId="44DD29B5" w14:textId="74EA4BF9" w:rsidR="00613FB7" w:rsidRPr="00D32CE4" w:rsidRDefault="000D79D3" w:rsidP="00613FB7">
      <w:pPr>
        <w:pStyle w:val="Prrafodelista"/>
        <w:numPr>
          <w:ilvl w:val="0"/>
          <w:numId w:val="2"/>
        </w:numPr>
        <w:rPr>
          <w:b/>
          <w:bCs/>
        </w:rPr>
      </w:pPr>
      <w:r w:rsidRPr="000D79D3">
        <w:rPr>
          <w:b/>
          <w:bCs/>
        </w:rPr>
        <w:t xml:space="preserve">Lo que usa el </w:t>
      </w:r>
      <w:proofErr w:type="spellStart"/>
      <w:proofErr w:type="gramStart"/>
      <w:r w:rsidRPr="000D79D3">
        <w:rPr>
          <w:b/>
          <w:bCs/>
        </w:rPr>
        <w:t>paper</w:t>
      </w:r>
      <w:proofErr w:type="spellEnd"/>
      <w:proofErr w:type="gramEnd"/>
      <w:r w:rsidRPr="000D79D3">
        <w:rPr>
          <w:b/>
          <w:bCs/>
        </w:rPr>
        <w:t xml:space="preserve"> (Sección 6.1):</w:t>
      </w:r>
      <w:r>
        <w:rPr>
          <w:b/>
          <w:bCs/>
        </w:rPr>
        <w:t xml:space="preserve"> </w:t>
      </w:r>
      <w:proofErr w:type="spellStart"/>
      <w:r w:rsidR="00471726">
        <w:t>beam</w:t>
      </w:r>
      <w:proofErr w:type="spellEnd"/>
      <w:r w:rsidR="00471726">
        <w:t xml:space="preserve"> </w:t>
      </w:r>
      <w:proofErr w:type="spellStart"/>
      <w:r w:rsidR="00471726">
        <w:t>search</w:t>
      </w:r>
      <w:proofErr w:type="spellEnd"/>
      <w:r w:rsidR="00471726">
        <w:t xml:space="preserve"> con tamaño de haz 4 y penalización de longitud </w:t>
      </w:r>
      <m:oMath>
        <m:r>
          <w:rPr>
            <w:rFonts w:ascii="Cambria Math" w:hAnsi="Cambria Math"/>
          </w:rPr>
          <m:t>α=0.6</m:t>
        </m:r>
      </m:oMath>
      <w:r w:rsidR="00161525">
        <w:rPr>
          <w:rFonts w:eastAsiaTheme="minorEastAsia"/>
        </w:rPr>
        <w:t xml:space="preserve">. </w:t>
      </w:r>
      <w:r w:rsidR="00161525" w:rsidRPr="00161525">
        <w:rPr>
          <w:rFonts w:eastAsiaTheme="minorEastAsia"/>
        </w:rPr>
        <w:t xml:space="preserve">El </w:t>
      </w:r>
      <w:proofErr w:type="spellStart"/>
      <w:proofErr w:type="gramStart"/>
      <w:r w:rsidR="00161525" w:rsidRPr="00161525">
        <w:rPr>
          <w:rFonts w:eastAsiaTheme="minorEastAsia"/>
        </w:rPr>
        <w:t>paper</w:t>
      </w:r>
      <w:proofErr w:type="spellEnd"/>
      <w:proofErr w:type="gramEnd"/>
      <w:r w:rsidR="00161525" w:rsidRPr="00161525">
        <w:rPr>
          <w:rFonts w:eastAsiaTheme="minorEastAsia"/>
        </w:rPr>
        <w:t xml:space="preserve"> cita a Wu et al. (GNMT) para esto y no explica el algoritmo, así que lo que sigue es el algoritmo estándar.</w:t>
      </w:r>
    </w:p>
    <w:p w14:paraId="535DB4D2" w14:textId="22A100F6" w:rsidR="00D32CE4" w:rsidRDefault="00D32CE4" w:rsidP="00D32CE4">
      <w:r>
        <w:t>Inicio, Der</w:t>
      </w:r>
    </w:p>
    <w:p w14:paraId="686438B2" w14:textId="151F2B69" w:rsidR="00D32CE4" w:rsidRDefault="00D32CE4" w:rsidP="00D32CE4">
      <w:r>
        <w:t xml:space="preserve">Inicio, </w:t>
      </w:r>
      <w:proofErr w:type="spellStart"/>
      <w:r>
        <w:t>hund</w:t>
      </w:r>
      <w:proofErr w:type="spellEnd"/>
    </w:p>
    <w:p w14:paraId="59FCBD80" w14:textId="49D52AB6" w:rsidR="00D32CE4" w:rsidRDefault="00D32CE4" w:rsidP="00D32CE4">
      <w:proofErr w:type="gramStart"/>
      <w:r>
        <w:t>Inicio ,</w:t>
      </w:r>
      <w:proofErr w:type="gramEnd"/>
      <w:r>
        <w:t xml:space="preserve"> </w:t>
      </w:r>
      <w:proofErr w:type="spellStart"/>
      <w:r>
        <w:t>isst</w:t>
      </w:r>
      <w:proofErr w:type="spellEnd"/>
    </w:p>
    <w:p w14:paraId="1B854844" w14:textId="3E9FB4BF" w:rsidR="00D32CE4" w:rsidRPr="00D32CE4" w:rsidRDefault="00D32CE4" w:rsidP="00D32CE4">
      <w:r>
        <w:t xml:space="preserve">Inicio, </w:t>
      </w:r>
      <w:proofErr w:type="spellStart"/>
      <w:r w:rsidR="00BD3180">
        <w:t>Trinken</w:t>
      </w:r>
      <w:proofErr w:type="spellEnd"/>
    </w:p>
    <w:p w14:paraId="143A24E6" w14:textId="70DC52B9" w:rsidR="00161525" w:rsidRPr="00161525" w:rsidRDefault="00161525" w:rsidP="00161525">
      <w:pPr>
        <w:rPr>
          <w:b/>
          <w:bCs/>
        </w:rPr>
      </w:pPr>
      <w:r w:rsidRPr="00161525">
        <w:rPr>
          <w:b/>
          <w:bCs/>
        </w:rPr>
        <w:t>Cómo funciona</w:t>
      </w:r>
      <w:r w:rsidR="001547F5">
        <w:rPr>
          <w:b/>
          <w:bCs/>
        </w:rPr>
        <w:t xml:space="preserve"> (para </w:t>
      </w:r>
      <w:proofErr w:type="spellStart"/>
      <w:r w:rsidR="001547F5">
        <w:rPr>
          <w:b/>
          <w:bCs/>
        </w:rPr>
        <w:t>beam</w:t>
      </w:r>
      <w:proofErr w:type="spellEnd"/>
      <w:r w:rsidR="001547F5">
        <w:rPr>
          <w:b/>
          <w:bCs/>
        </w:rPr>
        <w:t xml:space="preserve"> </w:t>
      </w:r>
      <w:proofErr w:type="spellStart"/>
      <w:r w:rsidR="001547F5">
        <w:rPr>
          <w:b/>
          <w:bCs/>
        </w:rPr>
        <w:t>seatch</w:t>
      </w:r>
      <w:proofErr w:type="spellEnd"/>
      <w:r w:rsidR="001547F5">
        <w:rPr>
          <w:b/>
          <w:bCs/>
        </w:rPr>
        <w:t xml:space="preserve"> de forma simplificada):</w:t>
      </w:r>
    </w:p>
    <w:p w14:paraId="15A65224" w14:textId="52C49002" w:rsidR="00161525" w:rsidRDefault="001547F5">
      <w:pPr>
        <w:pStyle w:val="Prrafodelista"/>
        <w:numPr>
          <w:ilvl w:val="0"/>
          <w:numId w:val="23"/>
        </w:numPr>
      </w:pPr>
      <w:r>
        <w:t xml:space="preserve">Se guardan </w:t>
      </w:r>
      <w:r>
        <w:rPr>
          <w:b/>
          <w:bCs/>
        </w:rPr>
        <w:t xml:space="preserve">4 secuencias parciales </w:t>
      </w:r>
      <w:r>
        <w:t>a la vez.</w:t>
      </w:r>
    </w:p>
    <w:p w14:paraId="6CE4CDD6" w14:textId="2930E11D" w:rsidR="001547F5" w:rsidRDefault="001547F5">
      <w:pPr>
        <w:pStyle w:val="Prrafodelista"/>
        <w:numPr>
          <w:ilvl w:val="0"/>
          <w:numId w:val="23"/>
        </w:numPr>
      </w:pPr>
      <w:r>
        <w:t xml:space="preserve">En cada ronda, el </w:t>
      </w:r>
      <w:proofErr w:type="spellStart"/>
      <w:r>
        <w:t>Decoder</w:t>
      </w:r>
      <w:proofErr w:type="spellEnd"/>
      <w:r>
        <w:t xml:space="preserve"> corre para cada una y da 37.000 probabilidades por secuencia, o sea 4 x 37.0000 extensiones posibles.</w:t>
      </w:r>
    </w:p>
    <w:p w14:paraId="4A8344B4" w14:textId="015E9FA5" w:rsidR="001547F5" w:rsidRPr="00902E77" w:rsidRDefault="00F60699">
      <w:pPr>
        <w:pStyle w:val="Prrafodelista"/>
        <w:numPr>
          <w:ilvl w:val="0"/>
          <w:numId w:val="23"/>
        </w:numPr>
      </w:pPr>
      <w:r>
        <w:t xml:space="preserve">Se conservan las </w:t>
      </w:r>
      <w:r>
        <w:rPr>
          <w:b/>
          <w:bCs/>
        </w:rPr>
        <w:t xml:space="preserve">4 mejores </w:t>
      </w:r>
      <w:r>
        <w:t xml:space="preserve">por puntaje, y el puntaje es la </w:t>
      </w:r>
      <w:r w:rsidR="00902E77">
        <w:t xml:space="preserve">suma de los logaritmos de las </w:t>
      </w:r>
      <w:proofErr w:type="spellStart"/>
      <w:r w:rsidR="00902E77">
        <w:t>probabildades</w:t>
      </w:r>
      <w:proofErr w:type="spellEnd"/>
      <w:r w:rsidR="00902E77">
        <w:t xml:space="preserve">. Ejemplo para la primera palabra: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0.71</m:t>
                </m:r>
              </m:e>
            </m:d>
          </m:e>
        </m:func>
        <m:r>
          <w:rPr>
            <w:rFonts w:ascii="Cambria Math" w:hAnsi="Cambria Math"/>
          </w:rPr>
          <m:t>≈-0.342.</m:t>
        </m:r>
      </m:oMath>
    </w:p>
    <w:p w14:paraId="407D9EDB" w14:textId="445A9470" w:rsidR="00161525" w:rsidRDefault="00C05463" w:rsidP="00161525">
      <w:pPr>
        <w:rPr>
          <w:b/>
          <w:bCs/>
        </w:rPr>
      </w:pPr>
      <w:r w:rsidRPr="00C05463">
        <w:rPr>
          <w:b/>
          <w:bCs/>
          <w:noProof/>
        </w:rPr>
        <w:drawing>
          <wp:inline distT="0" distB="0" distL="0" distR="0" wp14:anchorId="61FD6088" wp14:editId="79785BC9">
            <wp:extent cx="4078817" cy="487247"/>
            <wp:effectExtent l="19050" t="19050" r="17145" b="27305"/>
            <wp:docPr id="922550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50141" name=""/>
                    <pic:cNvPicPr/>
                  </pic:nvPicPr>
                  <pic:blipFill>
                    <a:blip r:embed="rId332"/>
                    <a:stretch>
                      <a:fillRect/>
                    </a:stretch>
                  </pic:blipFill>
                  <pic:spPr>
                    <a:xfrm>
                      <a:off x="0" y="0"/>
                      <a:ext cx="4112207" cy="491236"/>
                    </a:xfrm>
                    <a:prstGeom prst="rect">
                      <a:avLst/>
                    </a:prstGeom>
                    <a:ln w="12700">
                      <a:solidFill>
                        <a:schemeClr val="tx1"/>
                      </a:solidFill>
                    </a:ln>
                  </pic:spPr>
                </pic:pic>
              </a:graphicData>
            </a:graphic>
          </wp:inline>
        </w:drawing>
      </w:r>
    </w:p>
    <w:p w14:paraId="0C3011E4" w14:textId="77777777" w:rsidR="00F15B8E" w:rsidRPr="00F15B8E" w:rsidRDefault="00F15B8E" w:rsidP="00F15B8E">
      <w:pPr>
        <w:pBdr>
          <w:bottom w:val="single" w:sz="6" w:space="1" w:color="auto"/>
        </w:pBdr>
      </w:pPr>
      <w:r w:rsidRPr="00F15B8E">
        <w:rPr>
          <w:b/>
          <w:bCs/>
        </w:rPr>
        <w:t>Una simplificación que hice yo:</w:t>
      </w:r>
      <w:r w:rsidRPr="00F15B8E">
        <w:t xml:space="preserve"> dije "seguimos con la mejor, 'Der'". En </w:t>
      </w:r>
      <w:proofErr w:type="spellStart"/>
      <w:r w:rsidRPr="00F15B8E">
        <w:t>beam</w:t>
      </w:r>
      <w:proofErr w:type="spellEnd"/>
      <w:r w:rsidRPr="00F15B8E">
        <w:t xml:space="preserve"> </w:t>
      </w:r>
      <w:proofErr w:type="spellStart"/>
      <w:r w:rsidRPr="00F15B8E">
        <w:t>search</w:t>
      </w:r>
      <w:proofErr w:type="spellEnd"/>
      <w:r w:rsidRPr="00F15B8E">
        <w:t xml:space="preserve"> real, en la Ronda 2 siguen las </w:t>
      </w:r>
      <w:r w:rsidRPr="00F15B8E">
        <w:rPr>
          <w:b/>
          <w:bCs/>
        </w:rPr>
        <w:t>4</w:t>
      </w:r>
      <w:r w:rsidRPr="00F15B8E">
        <w:t xml:space="preserve"> secuencias, y al final gana la secuencia completa con mejor puntaje, que no siempre empezó con la palabra más probable. El ejemplo sigue un solo camino ("Der Hund </w:t>
      </w:r>
      <w:proofErr w:type="spellStart"/>
      <w:r w:rsidRPr="00F15B8E">
        <w:t>isst</w:t>
      </w:r>
      <w:proofErr w:type="spellEnd"/>
      <w:r w:rsidRPr="00F15B8E">
        <w:t xml:space="preserve"> </w:t>
      </w:r>
      <w:proofErr w:type="spellStart"/>
      <w:r w:rsidRPr="00F15B8E">
        <w:t>Brot</w:t>
      </w:r>
      <w:proofErr w:type="spellEnd"/>
      <w:r w:rsidRPr="00F15B8E">
        <w:t>") solo para que se lea fácil.</w:t>
      </w:r>
    </w:p>
    <w:p w14:paraId="4BD70E4E" w14:textId="29467C29" w:rsidR="005F5306" w:rsidRPr="005F5306" w:rsidRDefault="005F5306" w:rsidP="005F5306">
      <w:pPr>
        <w:rPr>
          <w:b/>
          <w:bCs/>
          <w:sz w:val="24"/>
          <w:szCs w:val="28"/>
        </w:rPr>
      </w:pPr>
      <w:r w:rsidRPr="005F5306">
        <w:rPr>
          <w:b/>
          <w:bCs/>
          <w:sz w:val="24"/>
          <w:szCs w:val="28"/>
          <w:highlight w:val="yellow"/>
        </w:rPr>
        <w:t>Otra explicación</w:t>
      </w:r>
    </w:p>
    <w:p w14:paraId="0722D18B" w14:textId="0BB5785C" w:rsidR="005F5306" w:rsidRPr="005F5306" w:rsidRDefault="005F5306" w:rsidP="005F5306">
      <w:pPr>
        <w:rPr>
          <w:b/>
          <w:bCs/>
        </w:rPr>
      </w:pPr>
      <w:r w:rsidRPr="005F5306">
        <w:rPr>
          <w:b/>
          <w:bCs/>
        </w:rPr>
        <w:t xml:space="preserve">Acá va la versión solo con </w:t>
      </w:r>
      <w:proofErr w:type="spellStart"/>
      <w:r w:rsidRPr="005F5306">
        <w:rPr>
          <w:b/>
          <w:bCs/>
        </w:rPr>
        <w:t>greedy</w:t>
      </w:r>
      <w:proofErr w:type="spellEnd"/>
      <w:r w:rsidRPr="005F5306">
        <w:rPr>
          <w:b/>
          <w:bCs/>
        </w:rPr>
        <w:t>.</w:t>
      </w:r>
    </w:p>
    <w:p w14:paraId="5DCD8049" w14:textId="252F897A" w:rsidR="005F5306" w:rsidRPr="005F5306" w:rsidRDefault="005F5306" w:rsidP="005F5306">
      <w:pPr>
        <w:pStyle w:val="Prrafodelista"/>
        <w:numPr>
          <w:ilvl w:val="0"/>
          <w:numId w:val="2"/>
        </w:numPr>
        <w:rPr>
          <w:b/>
          <w:bCs/>
        </w:rPr>
      </w:pPr>
      <w:r>
        <w:rPr>
          <w:b/>
          <w:bCs/>
        </w:rPr>
        <w:t xml:space="preserve">Lo que dice el </w:t>
      </w:r>
      <w:proofErr w:type="spellStart"/>
      <w:proofErr w:type="gramStart"/>
      <w:r>
        <w:rPr>
          <w:b/>
          <w:bCs/>
        </w:rPr>
        <w:t>paper</w:t>
      </w:r>
      <w:proofErr w:type="spellEnd"/>
      <w:proofErr w:type="gramEnd"/>
      <w:r>
        <w:rPr>
          <w:b/>
          <w:bCs/>
        </w:rPr>
        <w:t xml:space="preserve">: </w:t>
      </w:r>
      <w:r>
        <w:t xml:space="preserve">El </w:t>
      </w:r>
      <w:proofErr w:type="spellStart"/>
      <w:proofErr w:type="gramStart"/>
      <w:r>
        <w:t>paper</w:t>
      </w:r>
      <w:proofErr w:type="spellEnd"/>
      <w:proofErr w:type="gramEnd"/>
      <w:r>
        <w:t xml:space="preserve"> no usa </w:t>
      </w:r>
      <w:proofErr w:type="spellStart"/>
      <w:r>
        <w:t>greedy</w:t>
      </w:r>
      <w:proofErr w:type="spellEnd"/>
      <w:r>
        <w:t xml:space="preserve"> son </w:t>
      </w:r>
      <w:proofErr w:type="spellStart"/>
      <w:r>
        <w:t>beam</w:t>
      </w:r>
      <w:proofErr w:type="spellEnd"/>
      <w:r>
        <w:t xml:space="preserve"> </w:t>
      </w:r>
      <w:proofErr w:type="spellStart"/>
      <w:r>
        <w:t>search</w:t>
      </w:r>
      <w:proofErr w:type="spellEnd"/>
      <w:r>
        <w:t>, que veremos en el próximo mensaje. Esta es la versión simplificada.</w:t>
      </w:r>
    </w:p>
    <w:p w14:paraId="15676742" w14:textId="276107C4" w:rsidR="005F5306" w:rsidRPr="00EF2157" w:rsidRDefault="005F5306" w:rsidP="005F5306">
      <w:pPr>
        <w:pStyle w:val="Prrafodelista"/>
        <w:numPr>
          <w:ilvl w:val="0"/>
          <w:numId w:val="2"/>
        </w:numPr>
        <w:rPr>
          <w:b/>
          <w:bCs/>
        </w:rPr>
      </w:pPr>
      <w:r>
        <w:rPr>
          <w:b/>
          <w:bCs/>
        </w:rPr>
        <w:t xml:space="preserve">Lo que si sale del </w:t>
      </w:r>
      <w:proofErr w:type="spellStart"/>
      <w:r>
        <w:rPr>
          <w:b/>
          <w:bCs/>
        </w:rPr>
        <w:t>paper</w:t>
      </w:r>
      <w:proofErr w:type="spellEnd"/>
      <w:r>
        <w:rPr>
          <w:b/>
          <w:bCs/>
        </w:rPr>
        <w:t xml:space="preserve">: </w:t>
      </w:r>
      <w:r w:rsidR="003F171B">
        <w:t xml:space="preserve">La entrada “desplazada a la derecha”, el escalado por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model</m:t>
                </m:r>
              </m:sub>
            </m:sSub>
          </m:e>
        </m:rad>
      </m:oMath>
      <w:r w:rsidR="00EF2157">
        <w:rPr>
          <w:rFonts w:eastAsiaTheme="minorEastAsia"/>
        </w:rPr>
        <w:t>, el positional encoding y el largo máximo de salida.</w:t>
      </w:r>
    </w:p>
    <w:p w14:paraId="01B0C8A4" w14:textId="393C8545" w:rsidR="00EF2157" w:rsidRDefault="00EF2157" w:rsidP="005F5306">
      <w:pPr>
        <w:pStyle w:val="Prrafodelista"/>
        <w:numPr>
          <w:ilvl w:val="0"/>
          <w:numId w:val="2"/>
        </w:numPr>
        <w:rPr>
          <w:b/>
          <w:bCs/>
        </w:rPr>
      </w:pPr>
      <w:r w:rsidRPr="00EF2157">
        <w:rPr>
          <w:b/>
          <w:bCs/>
        </w:rPr>
        <w:t>Lo que cambié:</w:t>
      </w:r>
      <w:r>
        <w:rPr>
          <w:b/>
          <w:bCs/>
        </w:rPr>
        <w:t xml:space="preserve"> </w:t>
      </w:r>
      <w:proofErr w:type="spellStart"/>
      <w:r>
        <w:t>Inverti</w:t>
      </w:r>
      <w:proofErr w:type="spellEnd"/>
      <w:r>
        <w:t xml:space="preserve"> los Pasos 6 y 7, preparar la ronda siguiente ocurre </w:t>
      </w:r>
      <w:r>
        <w:rPr>
          <w:b/>
          <w:bCs/>
        </w:rPr>
        <w:t xml:space="preserve">dentro del bucle, </w:t>
      </w:r>
      <w:r>
        <w:t xml:space="preserve">y pasar a texto ocurre </w:t>
      </w:r>
      <w:r>
        <w:rPr>
          <w:b/>
          <w:bCs/>
        </w:rPr>
        <w:t>una vez, al final</w:t>
      </w:r>
    </w:p>
    <w:p w14:paraId="5DBD913E" w14:textId="1DAA8C77" w:rsidR="00862C20" w:rsidRDefault="00862C20" w:rsidP="0018023F">
      <w:pPr>
        <w:pBdr>
          <w:bottom w:val="single" w:sz="6" w:space="1" w:color="auto"/>
        </w:pBdr>
        <w:rPr>
          <w:b/>
          <w:bCs/>
        </w:rPr>
      </w:pPr>
    </w:p>
    <w:p w14:paraId="3CD60F27" w14:textId="77777777" w:rsidR="004F532D" w:rsidRDefault="004F532D" w:rsidP="004F532D">
      <w:pPr>
        <w:rPr>
          <w:b/>
          <w:bCs/>
          <w:sz w:val="24"/>
          <w:szCs w:val="28"/>
        </w:rPr>
      </w:pPr>
      <w:r w:rsidRPr="004F532D">
        <w:rPr>
          <w:b/>
          <w:bCs/>
          <w:sz w:val="24"/>
          <w:szCs w:val="28"/>
          <w:highlight w:val="yellow"/>
        </w:rPr>
        <w:t>Paso 5: elegir la palabra (</w:t>
      </w:r>
      <w:proofErr w:type="spellStart"/>
      <w:r w:rsidRPr="004F532D">
        <w:rPr>
          <w:b/>
          <w:bCs/>
          <w:sz w:val="24"/>
          <w:szCs w:val="28"/>
          <w:highlight w:val="yellow"/>
        </w:rPr>
        <w:t>greedy</w:t>
      </w:r>
      <w:proofErr w:type="spellEnd"/>
      <w:r w:rsidRPr="004F532D">
        <w:rPr>
          <w:b/>
          <w:bCs/>
          <w:sz w:val="24"/>
          <w:szCs w:val="28"/>
          <w:highlight w:val="yellow"/>
        </w:rPr>
        <w:t>)</w:t>
      </w:r>
    </w:p>
    <w:p w14:paraId="0870B21E" w14:textId="77777777" w:rsidR="00DC6282" w:rsidRDefault="00DC6282" w:rsidP="00DC6282">
      <w:r w:rsidRPr="00DC6282">
        <w:t xml:space="preserve">El </w:t>
      </w:r>
      <w:proofErr w:type="spellStart"/>
      <w:r w:rsidRPr="00DC6282">
        <w:t>softmax</w:t>
      </w:r>
      <w:proofErr w:type="spellEnd"/>
      <w:r w:rsidRPr="00DC6282">
        <w:t xml:space="preserve"> dejó 37.000 probabilidades (Der 0.71, </w:t>
      </w:r>
      <w:proofErr w:type="spellStart"/>
      <w:r w:rsidRPr="00DC6282">
        <w:t>Brot</w:t>
      </w:r>
      <w:proofErr w:type="spellEnd"/>
      <w:r w:rsidRPr="00DC6282">
        <w:t xml:space="preserve"> 0.08, </w:t>
      </w:r>
      <w:proofErr w:type="spellStart"/>
      <w:r w:rsidRPr="00DC6282">
        <w:t>isst</w:t>
      </w:r>
      <w:proofErr w:type="spellEnd"/>
      <w:r w:rsidRPr="00DC6282">
        <w:t xml:space="preserve"> 0.03, Hund 0.02 y el resto repartido). Greedy toma el token con la probabilidad más alta:</w:t>
      </w:r>
    </w:p>
    <w:p w14:paraId="13EF35B3" w14:textId="20B0B79A" w:rsidR="00DC6282" w:rsidRDefault="00DC6282" w:rsidP="00DC6282">
      <w:r w:rsidRPr="00DC6282">
        <w:rPr>
          <w:noProof/>
        </w:rPr>
        <w:drawing>
          <wp:inline distT="0" distB="0" distL="0" distR="0" wp14:anchorId="36804319" wp14:editId="70DCCEC0">
            <wp:extent cx="6439458" cy="396274"/>
            <wp:effectExtent l="19050" t="19050" r="19050" b="22860"/>
            <wp:docPr id="1393991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91108" name=""/>
                    <pic:cNvPicPr/>
                  </pic:nvPicPr>
                  <pic:blipFill>
                    <a:blip r:embed="rId333"/>
                    <a:stretch>
                      <a:fillRect/>
                    </a:stretch>
                  </pic:blipFill>
                  <pic:spPr>
                    <a:xfrm>
                      <a:off x="0" y="0"/>
                      <a:ext cx="6439458" cy="396274"/>
                    </a:xfrm>
                    <a:prstGeom prst="rect">
                      <a:avLst/>
                    </a:prstGeom>
                    <a:ln w="12700">
                      <a:solidFill>
                        <a:schemeClr val="tx1"/>
                      </a:solidFill>
                    </a:ln>
                  </pic:spPr>
                </pic:pic>
              </a:graphicData>
            </a:graphic>
          </wp:inline>
        </w:drawing>
      </w:r>
    </w:p>
    <w:p w14:paraId="2D171032" w14:textId="77777777" w:rsidR="00DC6282" w:rsidRPr="00DC6282" w:rsidRDefault="00DC6282" w:rsidP="00DC6282">
      <w:r w:rsidRPr="00DC6282">
        <w:lastRenderedPageBreak/>
        <w:t>Acá gana "Der" (0.71), con Token ID 5001 (inventado).</w:t>
      </w:r>
    </w:p>
    <w:p w14:paraId="68D52168" w14:textId="714FF285" w:rsidR="00DC6282" w:rsidRPr="00071499" w:rsidRDefault="00071499" w:rsidP="00071499">
      <w:pPr>
        <w:pStyle w:val="Prrafodelista"/>
        <w:numPr>
          <w:ilvl w:val="0"/>
          <w:numId w:val="2"/>
        </w:numPr>
      </w:pPr>
      <w:r>
        <w:rPr>
          <w:b/>
          <w:bCs/>
        </w:rPr>
        <w:t>Sale un ID, no texto</w:t>
      </w:r>
    </w:p>
    <w:p w14:paraId="61B83C12" w14:textId="36CE4486" w:rsidR="00071499" w:rsidRDefault="009A0522" w:rsidP="00071499">
      <w:pPr>
        <w:pStyle w:val="Prrafodelista"/>
        <w:numPr>
          <w:ilvl w:val="0"/>
          <w:numId w:val="2"/>
        </w:numPr>
      </w:pPr>
      <w:r>
        <w:rPr>
          <w:b/>
          <w:bCs/>
        </w:rPr>
        <w:t xml:space="preserve">Es definitiva: </w:t>
      </w:r>
      <w:r>
        <w:t xml:space="preserve">Una vez elegido, el token no se corrige </w:t>
      </w:r>
      <w:proofErr w:type="spellStart"/>
      <w:r>
        <w:t>mas</w:t>
      </w:r>
      <w:proofErr w:type="spellEnd"/>
      <w:r>
        <w:t xml:space="preserve"> adelante.</w:t>
      </w:r>
    </w:p>
    <w:p w14:paraId="65BDB80C" w14:textId="36FA00D2" w:rsidR="009A0522" w:rsidRDefault="009A0522" w:rsidP="00071499">
      <w:pPr>
        <w:pStyle w:val="Prrafodelista"/>
        <w:numPr>
          <w:ilvl w:val="0"/>
          <w:numId w:val="2"/>
        </w:numPr>
      </w:pPr>
      <w:r>
        <w:rPr>
          <w:b/>
          <w:bCs/>
        </w:rPr>
        <w:t>Es determinista:</w:t>
      </w:r>
      <w:r>
        <w:t xml:space="preserve"> Con la misma entrada siempre sale lo mismo</w:t>
      </w:r>
    </w:p>
    <w:p w14:paraId="4A14B3FF" w14:textId="0C0D1041" w:rsidR="009A0522" w:rsidRDefault="00385D12" w:rsidP="00071499">
      <w:pPr>
        <w:pStyle w:val="Prrafodelista"/>
        <w:numPr>
          <w:ilvl w:val="0"/>
          <w:numId w:val="2"/>
        </w:numPr>
      </w:pPr>
      <w:r>
        <w:rPr>
          <w:b/>
          <w:bCs/>
        </w:rPr>
        <w:t xml:space="preserve">La </w:t>
      </w:r>
      <w:proofErr w:type="spellStart"/>
      <w:r>
        <w:rPr>
          <w:b/>
          <w:bCs/>
        </w:rPr>
        <w:t>limitaion</w:t>
      </w:r>
      <w:proofErr w:type="spellEnd"/>
      <w:r>
        <w:rPr>
          <w:b/>
          <w:bCs/>
        </w:rPr>
        <w:t xml:space="preserve">: </w:t>
      </w:r>
      <w:r>
        <w:t xml:space="preserve">La mejor palabra de ahora puede llevar a una oración peor </w:t>
      </w:r>
      <w:proofErr w:type="spellStart"/>
      <w:r>
        <w:t>mas</w:t>
      </w:r>
      <w:proofErr w:type="spellEnd"/>
      <w:r>
        <w:t xml:space="preserve"> adelante. Por eso el </w:t>
      </w:r>
      <w:proofErr w:type="spellStart"/>
      <w:proofErr w:type="gramStart"/>
      <w:r>
        <w:t>paper</w:t>
      </w:r>
      <w:proofErr w:type="spellEnd"/>
      <w:proofErr w:type="gramEnd"/>
      <w:r>
        <w:t xml:space="preserve"> usa </w:t>
      </w:r>
      <w:proofErr w:type="spellStart"/>
      <w:r>
        <w:t>beam</w:t>
      </w:r>
      <w:proofErr w:type="spellEnd"/>
      <w:r>
        <w:t xml:space="preserve"> </w:t>
      </w:r>
      <w:proofErr w:type="spellStart"/>
      <w:r>
        <w:t>search</w:t>
      </w:r>
      <w:proofErr w:type="spellEnd"/>
      <w:r>
        <w:t>.</w:t>
      </w:r>
    </w:p>
    <w:tbl>
      <w:tblPr>
        <w:tblStyle w:val="Tablaconcuadrcula"/>
        <w:tblW w:w="0" w:type="auto"/>
        <w:tblLook w:val="04A0" w:firstRow="1" w:lastRow="0" w:firstColumn="1" w:lastColumn="0" w:noHBand="0" w:noVBand="1"/>
      </w:tblPr>
      <w:tblGrid>
        <w:gridCol w:w="10790"/>
      </w:tblGrid>
      <w:tr w:rsidR="0018023F" w14:paraId="1E438CD5" w14:textId="77777777" w:rsidTr="0018023F">
        <w:tc>
          <w:tcPr>
            <w:tcW w:w="10790" w:type="dxa"/>
          </w:tcPr>
          <w:p w14:paraId="2576A8EE" w14:textId="77777777" w:rsidR="00B30394" w:rsidRPr="00B30394" w:rsidRDefault="00B30394" w:rsidP="00B30394">
            <w:pPr>
              <w:rPr>
                <w:b/>
                <w:bCs/>
                <w:sz w:val="24"/>
                <w:szCs w:val="28"/>
              </w:rPr>
            </w:pPr>
            <w:r w:rsidRPr="00B30394">
              <w:rPr>
                <w:b/>
                <w:bCs/>
                <w:sz w:val="24"/>
                <w:szCs w:val="28"/>
                <w:highlight w:val="yellow"/>
              </w:rPr>
              <w:t>La fórmula en una frase</w:t>
            </w:r>
          </w:p>
          <w:p w14:paraId="072F1011" w14:textId="77777777" w:rsidR="0018023F" w:rsidRDefault="0008575F" w:rsidP="0018023F">
            <w:pPr>
              <w:rPr>
                <w:b/>
                <w:bCs/>
              </w:rPr>
            </w:pPr>
            <w:r w:rsidRPr="0008575F">
              <w:rPr>
                <w:b/>
                <w:bCs/>
                <w:noProof/>
              </w:rPr>
              <w:drawing>
                <wp:inline distT="0" distB="0" distL="0" distR="0" wp14:anchorId="5C0151A1" wp14:editId="613C9274">
                  <wp:extent cx="5799323" cy="342930"/>
                  <wp:effectExtent l="19050" t="19050" r="11430" b="19050"/>
                  <wp:docPr id="369122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22447" name=""/>
                          <pic:cNvPicPr/>
                        </pic:nvPicPr>
                        <pic:blipFill>
                          <a:blip r:embed="rId334"/>
                          <a:stretch>
                            <a:fillRect/>
                          </a:stretch>
                        </pic:blipFill>
                        <pic:spPr>
                          <a:xfrm>
                            <a:off x="0" y="0"/>
                            <a:ext cx="5799323" cy="342930"/>
                          </a:xfrm>
                          <a:prstGeom prst="rect">
                            <a:avLst/>
                          </a:prstGeom>
                          <a:ln w="19050">
                            <a:solidFill>
                              <a:schemeClr val="tx1"/>
                            </a:solidFill>
                          </a:ln>
                        </pic:spPr>
                      </pic:pic>
                    </a:graphicData>
                  </a:graphic>
                </wp:inline>
              </w:drawing>
            </w:r>
          </w:p>
          <w:p w14:paraId="22DF588B" w14:textId="05FAA98D" w:rsidR="00F766BA" w:rsidRDefault="0008575F" w:rsidP="0018023F">
            <w:pPr>
              <w:rPr>
                <w:rFonts w:eastAsiaTheme="minorEastAsia"/>
                <w:b/>
                <w:bCs/>
              </w:rPr>
            </w:pPr>
            <w:r>
              <w:t xml:space="preserve">Se lee: </w:t>
            </w:r>
            <m:oMath>
              <m:r>
                <w:rPr>
                  <w:rFonts w:ascii="Cambria Math" w:hAnsi="Cambria Math"/>
                </w:rPr>
                <m:t>"</m:t>
              </m:r>
              <m:acc>
                <m:accPr>
                  <m:chr m:val="ˆ"/>
                  <m:ctrlPr>
                    <w:rPr>
                      <w:rFonts w:ascii="Cambria Math" w:hAnsi="Cambria Math"/>
                    </w:rPr>
                  </m:ctrlPr>
                </m:accPr>
                <m:e>
                  <m:r>
                    <w:rPr>
                      <w:rFonts w:ascii="Cambria Math" w:hAnsi="Cambria Math"/>
                    </w:rPr>
                    <m:t>y</m:t>
                  </m:r>
                </m:e>
              </m:acc>
            </m:oMath>
            <w:r>
              <w:rPr>
                <w:rFonts w:eastAsiaTheme="minorEastAsia"/>
              </w:rPr>
              <w:t xml:space="preserve"> </w:t>
            </w:r>
            <w:r>
              <w:rPr>
                <w:rFonts w:eastAsiaTheme="minorEastAsia"/>
                <w:b/>
                <w:bCs/>
              </w:rPr>
              <w:t>es la posición j do</w:t>
            </w:r>
            <w:r w:rsidR="00F766BA">
              <w:rPr>
                <w:rFonts w:eastAsiaTheme="minorEastAsia"/>
                <w:b/>
                <w:bCs/>
              </w:rPr>
              <w:t xml:space="preserve">nde </w:t>
            </w:r>
            <w:proofErr w:type="spellStart"/>
            <w:r w:rsidR="00F766BA">
              <w:rPr>
                <w:rFonts w:eastAsiaTheme="minorEastAsia"/>
                <w:b/>
                <w:bCs/>
              </w:rPr>
              <w:t>pj</w:t>
            </w:r>
            <w:proofErr w:type="spellEnd"/>
            <w:r w:rsidR="00F766BA">
              <w:rPr>
                <w:rFonts w:eastAsiaTheme="minorEastAsia"/>
                <w:b/>
                <w:bCs/>
              </w:rPr>
              <w:t xml:space="preserve"> es más grande”.</w:t>
            </w:r>
          </w:p>
          <w:p w14:paraId="5E14813F" w14:textId="642AB5C4" w:rsidR="00F766BA" w:rsidRDefault="00065BD7" w:rsidP="0018023F">
            <w:pPr>
              <w:rPr>
                <w:rFonts w:eastAsiaTheme="minorEastAsia"/>
              </w:rPr>
            </w:pPr>
            <w:r>
              <w:rPr>
                <w:rFonts w:eastAsiaTheme="minorEastAsia"/>
              </w:rPr>
              <w:t xml:space="preserve">Tenes una lista de 37.000 probabilidades, una por token. Busas cual es la </w:t>
            </w:r>
            <w:r w:rsidR="00464644">
              <w:rPr>
                <w:rFonts w:eastAsiaTheme="minorEastAsia"/>
              </w:rPr>
              <w:t xml:space="preserve">mayor y te quedas con </w:t>
            </w:r>
            <w:r w:rsidR="00464644">
              <w:rPr>
                <w:rFonts w:eastAsiaTheme="minorEastAsia"/>
                <w:b/>
                <w:bCs/>
              </w:rPr>
              <w:t xml:space="preserve">su posición </w:t>
            </w:r>
            <w:r w:rsidR="00464644">
              <w:rPr>
                <w:rFonts w:eastAsiaTheme="minorEastAsia"/>
              </w:rPr>
              <w:t>en la lista. Esa posición es el ID del token elegido.</w:t>
            </w:r>
          </w:p>
          <w:tbl>
            <w:tblPr>
              <w:tblStyle w:val="Tablaconcuadrcula4-nfasis4"/>
              <w:tblW w:w="0" w:type="auto"/>
              <w:tblLook w:val="04A0" w:firstRow="1" w:lastRow="0" w:firstColumn="1" w:lastColumn="0" w:noHBand="0" w:noVBand="1"/>
            </w:tblPr>
            <w:tblGrid>
              <w:gridCol w:w="2641"/>
              <w:gridCol w:w="2641"/>
              <w:gridCol w:w="2641"/>
              <w:gridCol w:w="2641"/>
            </w:tblGrid>
            <w:tr w:rsidR="00464644" w14:paraId="75922090" w14:textId="77777777" w:rsidTr="00C27E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149EB30D" w14:textId="6E76BA2F" w:rsidR="00464644" w:rsidRPr="00C27E50" w:rsidRDefault="00C27E50" w:rsidP="0018023F">
                  <w:pPr>
                    <w:rPr>
                      <w:rFonts w:eastAsiaTheme="minorEastAsia"/>
                    </w:rPr>
                  </w:pPr>
                  <w:proofErr w:type="spellStart"/>
                  <w:r>
                    <w:rPr>
                      <w:rFonts w:eastAsiaTheme="minorEastAsia"/>
                    </w:rPr>
                    <w:t>Simbolo</w:t>
                  </w:r>
                  <w:proofErr w:type="spellEnd"/>
                </w:p>
              </w:tc>
              <w:tc>
                <w:tcPr>
                  <w:tcW w:w="2641" w:type="dxa"/>
                </w:tcPr>
                <w:p w14:paraId="2747B72A" w14:textId="7E73F09D" w:rsidR="00464644" w:rsidRPr="00C27E50" w:rsidRDefault="00C27E50" w:rsidP="0018023F">
                  <w:pPr>
                    <w:cnfStyle w:val="100000000000" w:firstRow="1" w:lastRow="0" w:firstColumn="0" w:lastColumn="0" w:oddVBand="0" w:evenVBand="0" w:oddHBand="0" w:evenHBand="0" w:firstRowFirstColumn="0" w:firstRowLastColumn="0" w:lastRowFirstColumn="0" w:lastRowLastColumn="0"/>
                    <w:rPr>
                      <w:rFonts w:eastAsiaTheme="minorEastAsia"/>
                    </w:rPr>
                  </w:pPr>
                  <w:r w:rsidRPr="00C27E50">
                    <w:rPr>
                      <w:rFonts w:eastAsiaTheme="minorEastAsia"/>
                    </w:rPr>
                    <w:t>Que es</w:t>
                  </w:r>
                </w:p>
              </w:tc>
              <w:tc>
                <w:tcPr>
                  <w:tcW w:w="2641" w:type="dxa"/>
                </w:tcPr>
                <w:p w14:paraId="054A9E01" w14:textId="72CED1E1" w:rsidR="00464644" w:rsidRPr="00C27E50" w:rsidRDefault="00C27E50" w:rsidP="0018023F">
                  <w:pP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 xml:space="preserve">Ejemplo </w:t>
                  </w:r>
                </w:p>
              </w:tc>
              <w:tc>
                <w:tcPr>
                  <w:tcW w:w="2641" w:type="dxa"/>
                </w:tcPr>
                <w:p w14:paraId="1A9C3461" w14:textId="6A954C25" w:rsidR="00464644" w:rsidRPr="00C27E50" w:rsidRDefault="00C27E50" w:rsidP="0018023F">
                  <w:pP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Forma</w:t>
                  </w:r>
                </w:p>
              </w:tc>
            </w:tr>
            <w:tr w:rsidR="00464644" w14:paraId="2BB294E9" w14:textId="77777777" w:rsidTr="00C27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01F81E6A" w14:textId="7CE39707" w:rsidR="00464644" w:rsidRPr="00C27E50" w:rsidRDefault="00C27E50" w:rsidP="0018023F">
                  <w:pPr>
                    <w:rPr>
                      <w:rFonts w:eastAsiaTheme="minorEastAsia"/>
                      <w:b w:val="0"/>
                      <w:bCs w:val="0"/>
                    </w:rPr>
                  </w:pPr>
                  <w:r w:rsidRPr="00C27E50">
                    <w:rPr>
                      <w:rFonts w:eastAsiaTheme="minorEastAsia"/>
                      <w:b w:val="0"/>
                      <w:bCs w:val="0"/>
                    </w:rPr>
                    <w:t>P</w:t>
                  </w:r>
                </w:p>
              </w:tc>
              <w:tc>
                <w:tcPr>
                  <w:tcW w:w="2641" w:type="dxa"/>
                </w:tcPr>
                <w:p w14:paraId="26B383C7" w14:textId="7B44CA81" w:rsidR="00464644" w:rsidRPr="00C27E50" w:rsidRDefault="00C27E50" w:rsidP="0018023F">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 xml:space="preserve">La lista completa de probabilidades (salida del </w:t>
                  </w:r>
                  <w:proofErr w:type="spellStart"/>
                  <w:r>
                    <w:rPr>
                      <w:rFonts w:eastAsiaTheme="minorEastAsia"/>
                    </w:rPr>
                    <w:t>softmax</w:t>
                  </w:r>
                  <w:proofErr w:type="spellEnd"/>
                  <w:r>
                    <w:rPr>
                      <w:rFonts w:eastAsiaTheme="minorEastAsia"/>
                    </w:rPr>
                    <w:t>). Hay una por token y suman 1</w:t>
                  </w:r>
                </w:p>
              </w:tc>
              <w:tc>
                <w:tcPr>
                  <w:tcW w:w="2641" w:type="dxa"/>
                </w:tcPr>
                <w:p w14:paraId="4FD336C5" w14:textId="047E8933" w:rsidR="00464644" w:rsidRDefault="006A027B" w:rsidP="0018023F">
                  <w:pPr>
                    <w:cnfStyle w:val="000000100000" w:firstRow="0" w:lastRow="0" w:firstColumn="0" w:lastColumn="0" w:oddVBand="0" w:evenVBand="0" w:oddHBand="1" w:evenHBand="0" w:firstRowFirstColumn="0" w:firstRowLastColumn="0" w:lastRowFirstColumn="0" w:lastRowLastColumn="0"/>
                    <w:rPr>
                      <w:rFonts w:eastAsiaTheme="minorEastAsia"/>
                      <w:b/>
                      <w:bCs/>
                    </w:rPr>
                  </w:pPr>
                  <m:oMathPara>
                    <m:oMath>
                      <m:d>
                        <m:dPr>
                          <m:begChr m:val="["/>
                          <m:endChr m:val="]"/>
                          <m:ctrlPr>
                            <w:rPr>
                              <w:rFonts w:ascii="Cambria Math" w:eastAsiaTheme="minorEastAsia" w:hAnsi="Cambria Math"/>
                            </w:rPr>
                          </m:ctrlPr>
                        </m:dPr>
                        <m:e>
                          <m:r>
                            <w:rPr>
                              <w:rFonts w:ascii="Cambria Math" w:eastAsiaTheme="minorEastAsia" w:hAnsi="Cambria Math"/>
                            </w:rPr>
                            <m:t> </m:t>
                          </m:r>
                          <m:r>
                            <w:rPr>
                              <w:rFonts w:ascii="Cambria Math" w:eastAsiaTheme="minorEastAsia" w:hAnsi="Cambria Math"/>
                            </w:rPr>
                            <m:t>0.0001, …, 0.71, … </m:t>
                          </m:r>
                        </m:e>
                      </m:d>
                    </m:oMath>
                  </m:oMathPara>
                </w:p>
              </w:tc>
              <w:tc>
                <w:tcPr>
                  <w:tcW w:w="2641" w:type="dxa"/>
                </w:tcPr>
                <w:p w14:paraId="74E90D5D" w14:textId="459C957D" w:rsidR="00464644" w:rsidRPr="00E31634" w:rsidRDefault="00E31634" w:rsidP="0018023F">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Vector de 1 x 37.000</w:t>
                  </w:r>
                </w:p>
              </w:tc>
            </w:tr>
            <w:tr w:rsidR="00464644" w14:paraId="36F1D374" w14:textId="77777777" w:rsidTr="00C27E50">
              <w:tc>
                <w:tcPr>
                  <w:cnfStyle w:val="001000000000" w:firstRow="0" w:lastRow="0" w:firstColumn="1" w:lastColumn="0" w:oddVBand="0" w:evenVBand="0" w:oddHBand="0" w:evenHBand="0" w:firstRowFirstColumn="0" w:firstRowLastColumn="0" w:lastRowFirstColumn="0" w:lastRowLastColumn="0"/>
                  <w:tcW w:w="2641" w:type="dxa"/>
                </w:tcPr>
                <w:p w14:paraId="7D076650" w14:textId="28C063FB" w:rsidR="00464644" w:rsidRDefault="00E31634" w:rsidP="0018023F">
                  <w:pPr>
                    <w:rPr>
                      <w:rFonts w:eastAsiaTheme="minorEastAsia"/>
                      <w:b w:val="0"/>
                      <w:bCs w:val="0"/>
                    </w:rPr>
                  </w:pPr>
                  <w:r>
                    <w:rPr>
                      <w:rFonts w:eastAsiaTheme="minorEastAsia"/>
                      <w:b w:val="0"/>
                      <w:bCs w:val="0"/>
                    </w:rPr>
                    <w:t>J</w:t>
                  </w:r>
                </w:p>
              </w:tc>
              <w:tc>
                <w:tcPr>
                  <w:tcW w:w="2641" w:type="dxa"/>
                </w:tcPr>
                <w:p w14:paraId="1FED09B2" w14:textId="5FB0D002" w:rsidR="00464644" w:rsidRPr="00E31634" w:rsidRDefault="00E31634" w:rsidP="0018023F">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 xml:space="preserve">Una </w:t>
                  </w:r>
                  <w:r>
                    <w:rPr>
                      <w:rFonts w:eastAsiaTheme="minorEastAsia"/>
                      <w:b/>
                      <w:bCs/>
                    </w:rPr>
                    <w:t xml:space="preserve">posición </w:t>
                  </w:r>
                  <w:r>
                    <w:rPr>
                      <w:rFonts w:eastAsiaTheme="minorEastAsia"/>
                    </w:rPr>
                    <w:t xml:space="preserve">de esa lista, que </w:t>
                  </w:r>
                  <w:r w:rsidR="002D1631">
                    <w:rPr>
                      <w:rFonts w:eastAsiaTheme="minorEastAsia"/>
                    </w:rPr>
                    <w:t>es también el ID de un token</w:t>
                  </w:r>
                </w:p>
              </w:tc>
              <w:tc>
                <w:tcPr>
                  <w:tcW w:w="2641" w:type="dxa"/>
                </w:tcPr>
                <w:p w14:paraId="6399A43D" w14:textId="44DC71C2" w:rsidR="00464644" w:rsidRPr="002D1631" w:rsidRDefault="002D1631" w:rsidP="0018023F">
                  <w:pPr>
                    <w:cnfStyle w:val="000000000000" w:firstRow="0" w:lastRow="0" w:firstColumn="0" w:lastColumn="0" w:oddVBand="0" w:evenVBand="0" w:oddHBand="0" w:evenHBand="0" w:firstRowFirstColumn="0" w:firstRowLastColumn="0" w:lastRowFirstColumn="0" w:lastRowLastColumn="0"/>
                    <w:rPr>
                      <w:rFonts w:eastAsiaTheme="minorEastAsia"/>
                    </w:rPr>
                  </w:pPr>
                  <w:r w:rsidRPr="002D1631">
                    <w:rPr>
                      <w:rFonts w:eastAsiaTheme="minorEastAsia"/>
                    </w:rPr>
                    <w:t>0, 1, 2, …, 36.999</w:t>
                  </w:r>
                </w:p>
              </w:tc>
              <w:tc>
                <w:tcPr>
                  <w:tcW w:w="2641" w:type="dxa"/>
                </w:tcPr>
                <w:p w14:paraId="183EA94E" w14:textId="70F605B2" w:rsidR="00464644" w:rsidRPr="002D1631" w:rsidRDefault="002D1631" w:rsidP="0018023F">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Un entero</w:t>
                  </w:r>
                </w:p>
              </w:tc>
            </w:tr>
            <w:tr w:rsidR="00464644" w14:paraId="2F0B242C" w14:textId="77777777" w:rsidTr="00C27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7649D2DE" w14:textId="133A608F" w:rsidR="00464644" w:rsidRDefault="006A027B" w:rsidP="0018023F">
                  <w:pPr>
                    <w:rPr>
                      <w:rFonts w:eastAsiaTheme="minorEastAsia"/>
                      <w:b w:val="0"/>
                      <w:bCs w:val="0"/>
                    </w:rPr>
                  </w:pPr>
                  <m:oMathPara>
                    <m:oMath>
                      <m:sSub>
                        <m:sSubPr>
                          <m:ctrlPr>
                            <w:rPr>
                              <w:rFonts w:ascii="Cambria Math" w:eastAsiaTheme="minorEastAsia" w:hAnsi="Cambria Math"/>
                            </w:rPr>
                          </m:ctrlPr>
                        </m:sSubPr>
                        <m:e>
                          <m:r>
                            <m:rPr>
                              <m:sty m:val="bi"/>
                            </m:rPr>
                            <w:rPr>
                              <w:rFonts w:ascii="Cambria Math" w:eastAsiaTheme="minorEastAsia" w:hAnsi="Cambria Math"/>
                            </w:rPr>
                            <m:t>p</m:t>
                          </m:r>
                        </m:e>
                        <m:sub>
                          <m:r>
                            <m:rPr>
                              <m:sty m:val="bi"/>
                            </m:rPr>
                            <w:rPr>
                              <w:rFonts w:ascii="Cambria Math" w:eastAsiaTheme="minorEastAsia" w:hAnsi="Cambria Math"/>
                            </w:rPr>
                            <m:t>j</m:t>
                          </m:r>
                        </m:sub>
                      </m:sSub>
                    </m:oMath>
                  </m:oMathPara>
                </w:p>
              </w:tc>
              <w:tc>
                <w:tcPr>
                  <w:tcW w:w="2641" w:type="dxa"/>
                </w:tcPr>
                <w:p w14:paraId="092B84AA" w14:textId="73229149" w:rsidR="00464644" w:rsidRPr="00666C28" w:rsidRDefault="00666C28" w:rsidP="0018023F">
                  <w:pPr>
                    <w:cnfStyle w:val="000000100000" w:firstRow="0" w:lastRow="0" w:firstColumn="0" w:lastColumn="0" w:oddVBand="0" w:evenVBand="0" w:oddHBand="1" w:evenHBand="0" w:firstRowFirstColumn="0" w:firstRowLastColumn="0" w:lastRowFirstColumn="0" w:lastRowLastColumn="0"/>
                    <w:rPr>
                      <w:rFonts w:eastAsiaTheme="minorEastAsia"/>
                      <w:i/>
                      <w:iCs/>
                    </w:rPr>
                  </w:pPr>
                  <w:r>
                    <w:rPr>
                      <w:rFonts w:eastAsiaTheme="minorEastAsia"/>
                    </w:rPr>
                    <w:t xml:space="preserve">La probabilidad que </w:t>
                  </w:r>
                  <w:proofErr w:type="spellStart"/>
                  <w:r>
                    <w:rPr>
                      <w:rFonts w:eastAsiaTheme="minorEastAsia"/>
                    </w:rPr>
                    <w:t>esta</w:t>
                  </w:r>
                  <w:proofErr w:type="spellEnd"/>
                  <w:r>
                    <w:rPr>
                      <w:rFonts w:eastAsiaTheme="minorEastAsia"/>
                    </w:rPr>
                    <w:t xml:space="preserve"> en la posición j</w:t>
                  </w:r>
                </w:p>
              </w:tc>
              <w:tc>
                <w:tcPr>
                  <w:tcW w:w="2641" w:type="dxa"/>
                </w:tcPr>
                <w:p w14:paraId="658D2487" w14:textId="53037C9D" w:rsidR="00464644" w:rsidRDefault="006A027B" w:rsidP="0018023F">
                  <w:pPr>
                    <w:cnfStyle w:val="000000100000" w:firstRow="0" w:lastRow="0" w:firstColumn="0" w:lastColumn="0" w:oddVBand="0" w:evenVBand="0" w:oddHBand="1" w:evenHBand="0" w:firstRowFirstColumn="0" w:firstRowLastColumn="0" w:lastRowFirstColumn="0" w:lastRowLastColumn="0"/>
                    <w:rPr>
                      <w:rFonts w:eastAsiaTheme="minorEastAsia"/>
                      <w:b/>
                      <w:bCs/>
                    </w:rPr>
                  </w:pPr>
                  <m:oMathPara>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5001</m:t>
                          </m:r>
                        </m:sub>
                      </m:sSub>
                      <m:r>
                        <w:rPr>
                          <w:rFonts w:ascii="Cambria Math" w:eastAsiaTheme="minorEastAsia" w:hAnsi="Cambria Math"/>
                        </w:rPr>
                        <m:t>=0.71</m:t>
                      </m:r>
                    </m:oMath>
                  </m:oMathPara>
                </w:p>
              </w:tc>
              <w:tc>
                <w:tcPr>
                  <w:tcW w:w="2641" w:type="dxa"/>
                </w:tcPr>
                <w:p w14:paraId="72BF46C7" w14:textId="6E7CBCB5" w:rsidR="00464644" w:rsidRPr="001709A2" w:rsidRDefault="001709A2" w:rsidP="0018023F">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Un numero</w:t>
                  </w:r>
                </w:p>
              </w:tc>
            </w:tr>
            <w:tr w:rsidR="001709A2" w14:paraId="0DC8D0DC" w14:textId="77777777" w:rsidTr="00C27E50">
              <w:tc>
                <w:tcPr>
                  <w:cnfStyle w:val="001000000000" w:firstRow="0" w:lastRow="0" w:firstColumn="1" w:lastColumn="0" w:oddVBand="0" w:evenVBand="0" w:oddHBand="0" w:evenHBand="0" w:firstRowFirstColumn="0" w:firstRowLastColumn="0" w:lastRowFirstColumn="0" w:lastRowLastColumn="0"/>
                  <w:tcW w:w="2641" w:type="dxa"/>
                </w:tcPr>
                <w:p w14:paraId="75F42C0A" w14:textId="37567E02" w:rsidR="001709A2" w:rsidRPr="00666C28" w:rsidRDefault="001709A2" w:rsidP="0018023F">
                  <w:pPr>
                    <w:rPr>
                      <w:rFonts w:eastAsia="Times New Roman" w:cs="Times New Roman"/>
                    </w:rPr>
                  </w:pPr>
                  <w:r>
                    <w:rPr>
                      <w:rFonts w:eastAsia="Times New Roman" w:cs="Times New Roman"/>
                    </w:rPr>
                    <w:t xml:space="preserve"> </w:t>
                  </w:r>
                  <m:oMath>
                    <m:func>
                      <m:funcPr>
                        <m:ctrlPr>
                          <w:rPr>
                            <w:rFonts w:ascii="Cambria Math" w:eastAsia="Times New Roman" w:hAnsi="Cambria Math" w:cs="Times New Roman"/>
                          </w:rPr>
                        </m:ctrlPr>
                      </m:funcPr>
                      <m:fName>
                        <m:r>
                          <m:rPr>
                            <m:sty m:val="b"/>
                          </m:rPr>
                          <w:rPr>
                            <w:rFonts w:ascii="Cambria Math" w:eastAsia="Times New Roman" w:hAnsi="Cambria Math" w:cs="Times New Roman"/>
                          </w:rPr>
                          <m:t>arg</m:t>
                        </m:r>
                      </m:fName>
                      <m:e>
                        <m:func>
                          <m:funcPr>
                            <m:ctrlPr>
                              <w:rPr>
                                <w:rFonts w:ascii="Cambria Math" w:eastAsia="Times New Roman" w:hAnsi="Cambria Math" w:cs="Times New Roman"/>
                              </w:rPr>
                            </m:ctrlPr>
                          </m:funcPr>
                          <m:fName>
                            <m:limLow>
                              <m:limLowPr>
                                <m:ctrlPr>
                                  <w:rPr>
                                    <w:rFonts w:ascii="Cambria Math" w:eastAsia="Times New Roman" w:hAnsi="Cambria Math" w:cs="Times New Roman"/>
                                  </w:rPr>
                                </m:ctrlPr>
                              </m:limLowPr>
                              <m:e>
                                <m:r>
                                  <m:rPr>
                                    <m:sty m:val="b"/>
                                  </m:rPr>
                                  <w:rPr>
                                    <w:rFonts w:ascii="Cambria Math" w:eastAsia="Times New Roman" w:hAnsi="Cambria Math" w:cs="Times New Roman"/>
                                  </w:rPr>
                                  <m:t>max</m:t>
                                </m:r>
                              </m:e>
                              <m:lim>
                                <m:r>
                                  <m:rPr>
                                    <m:sty m:val="bi"/>
                                  </m:rPr>
                                  <w:rPr>
                                    <w:rFonts w:ascii="Cambria Math" w:eastAsia="Times New Roman" w:hAnsi="Cambria Math" w:cs="Times New Roman"/>
                                  </w:rPr>
                                  <m:t>j</m:t>
                                </m:r>
                              </m:lim>
                            </m:limLow>
                          </m:fName>
                          <m:e>
                            <m:sSub>
                              <m:sSubPr>
                                <m:ctrlPr>
                                  <w:rPr>
                                    <w:rFonts w:ascii="Cambria Math" w:eastAsia="Times New Roman" w:hAnsi="Cambria Math" w:cs="Times New Roman"/>
                                  </w:rPr>
                                </m:ctrlPr>
                              </m:sSubPr>
                              <m:e>
                                <m:r>
                                  <m:rPr>
                                    <m:sty m:val="bi"/>
                                  </m:rPr>
                                  <w:rPr>
                                    <w:rFonts w:ascii="Cambria Math" w:eastAsia="Times New Roman" w:hAnsi="Cambria Math" w:cs="Times New Roman"/>
                                  </w:rPr>
                                  <m:t>p</m:t>
                                </m:r>
                              </m:e>
                              <m:sub>
                                <m:r>
                                  <m:rPr>
                                    <m:sty m:val="bi"/>
                                  </m:rPr>
                                  <w:rPr>
                                    <w:rFonts w:ascii="Cambria Math" w:eastAsia="Times New Roman" w:hAnsi="Cambria Math" w:cs="Times New Roman"/>
                                  </w:rPr>
                                  <m:t>j</m:t>
                                </m:r>
                              </m:sub>
                            </m:sSub>
                          </m:e>
                        </m:func>
                      </m:e>
                    </m:func>
                  </m:oMath>
                </w:p>
              </w:tc>
              <w:tc>
                <w:tcPr>
                  <w:tcW w:w="2641" w:type="dxa"/>
                </w:tcPr>
                <w:p w14:paraId="334A75FE" w14:textId="63A0B78C" w:rsidR="001709A2" w:rsidRPr="00B00B4C" w:rsidRDefault="00B00B4C" w:rsidP="0018023F">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 xml:space="preserve">“el j que hace </w:t>
                  </w:r>
                  <w:proofErr w:type="spellStart"/>
                  <w:r>
                    <w:rPr>
                      <w:rFonts w:eastAsiaTheme="minorEastAsia"/>
                    </w:rPr>
                    <w:t>mas</w:t>
                  </w:r>
                  <w:proofErr w:type="spellEnd"/>
                  <w:r>
                    <w:rPr>
                      <w:rFonts w:eastAsiaTheme="minorEastAsia"/>
                    </w:rPr>
                    <w:t xml:space="preserve"> grande a </w:t>
                  </w:r>
                  <w:proofErr w:type="spellStart"/>
                  <w:r>
                    <w:rPr>
                      <w:rFonts w:eastAsiaTheme="minorEastAsia"/>
                    </w:rPr>
                    <w:t>pj</w:t>
                  </w:r>
                  <w:proofErr w:type="spellEnd"/>
                  <w:r>
                    <w:rPr>
                      <w:rFonts w:eastAsiaTheme="minorEastAsia"/>
                    </w:rPr>
                    <w:t xml:space="preserve">”: recorre la lista y devuelve </w:t>
                  </w:r>
                  <w:r>
                    <w:rPr>
                      <w:rFonts w:eastAsiaTheme="minorEastAsia"/>
                      <w:b/>
                      <w:bCs/>
                    </w:rPr>
                    <w:t xml:space="preserve">la posición </w:t>
                  </w:r>
                  <w:r>
                    <w:rPr>
                      <w:rFonts w:eastAsiaTheme="minorEastAsia"/>
                    </w:rPr>
                    <w:t>del mayor, no su valor</w:t>
                  </w:r>
                </w:p>
              </w:tc>
              <w:tc>
                <w:tcPr>
                  <w:tcW w:w="2641" w:type="dxa"/>
                </w:tcPr>
                <w:p w14:paraId="4A9D5C93" w14:textId="11C453A1" w:rsidR="001709A2" w:rsidRPr="00B00B4C" w:rsidRDefault="00B00B4C" w:rsidP="0018023F">
                  <w:pPr>
                    <w:cnfStyle w:val="000000000000" w:firstRow="0" w:lastRow="0" w:firstColumn="0" w:lastColumn="0" w:oddVBand="0" w:evenVBand="0" w:oddHBand="0" w:evenHBand="0" w:firstRowFirstColumn="0" w:firstRowLastColumn="0" w:lastRowFirstColumn="0" w:lastRowLastColumn="0"/>
                    <w:rPr>
                      <w:rFonts w:eastAsia="Times New Roman" w:cs="Times New Roman"/>
                      <w:iCs/>
                    </w:rPr>
                  </w:pPr>
                  <w:r w:rsidRPr="00B00B4C">
                    <w:rPr>
                      <w:rFonts w:eastAsia="Times New Roman" w:cs="Times New Roman"/>
                      <w:iCs/>
                    </w:rPr>
                    <w:t>5001</w:t>
                  </w:r>
                </w:p>
              </w:tc>
              <w:tc>
                <w:tcPr>
                  <w:tcW w:w="2641" w:type="dxa"/>
                </w:tcPr>
                <w:p w14:paraId="11F5624D" w14:textId="59856640" w:rsidR="001709A2" w:rsidRDefault="000A5367" w:rsidP="0018023F">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Operación que devuelve un entero</w:t>
                  </w:r>
                </w:p>
              </w:tc>
            </w:tr>
            <w:tr w:rsidR="000A5367" w14:paraId="60B30E7E" w14:textId="77777777" w:rsidTr="00C27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5F14D494" w14:textId="65EDCE8A" w:rsidR="000A5367" w:rsidRDefault="006A027B" w:rsidP="0018023F">
                  <w:pPr>
                    <w:rPr>
                      <w:rFonts w:eastAsia="Times New Roman" w:cs="Times New Roman"/>
                    </w:rPr>
                  </w:pPr>
                  <m:oMathPara>
                    <m:oMath>
                      <m:acc>
                        <m:accPr>
                          <m:chr m:val="ˆ"/>
                          <m:ctrlPr>
                            <w:rPr>
                              <w:rFonts w:ascii="Cambria Math" w:eastAsia="Times New Roman" w:hAnsi="Cambria Math" w:cs="Times New Roman"/>
                            </w:rPr>
                          </m:ctrlPr>
                        </m:accPr>
                        <m:e>
                          <m:r>
                            <m:rPr>
                              <m:sty m:val="bi"/>
                            </m:rPr>
                            <w:rPr>
                              <w:rFonts w:ascii="Cambria Math" w:eastAsia="Times New Roman" w:hAnsi="Cambria Math" w:cs="Times New Roman"/>
                            </w:rPr>
                            <m:t>y</m:t>
                          </m:r>
                        </m:e>
                      </m:acc>
                    </m:oMath>
                  </m:oMathPara>
                </w:p>
              </w:tc>
              <w:tc>
                <w:tcPr>
                  <w:tcW w:w="2641" w:type="dxa"/>
                </w:tcPr>
                <w:p w14:paraId="3D2C1DAA" w14:textId="4DFB66E4" w:rsidR="000A5367" w:rsidRDefault="009E54AE" w:rsidP="0018023F">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El resultado: el ID elegido</w:t>
                  </w:r>
                </w:p>
              </w:tc>
              <w:tc>
                <w:tcPr>
                  <w:tcW w:w="2641" w:type="dxa"/>
                </w:tcPr>
                <w:p w14:paraId="607ACBD0" w14:textId="71ECDFE8" w:rsidR="000A5367" w:rsidRPr="00B00B4C" w:rsidRDefault="009E54AE" w:rsidP="0018023F">
                  <w:pPr>
                    <w:cnfStyle w:val="000000100000" w:firstRow="0" w:lastRow="0" w:firstColumn="0" w:lastColumn="0" w:oddVBand="0" w:evenVBand="0" w:oddHBand="1" w:evenHBand="0" w:firstRowFirstColumn="0" w:firstRowLastColumn="0" w:lastRowFirstColumn="0" w:lastRowLastColumn="0"/>
                    <w:rPr>
                      <w:rFonts w:eastAsia="Times New Roman" w:cs="Times New Roman"/>
                      <w:iCs/>
                    </w:rPr>
                  </w:pPr>
                  <w:r>
                    <w:rPr>
                      <w:rFonts w:eastAsia="Times New Roman" w:cs="Times New Roman"/>
                      <w:iCs/>
                    </w:rPr>
                    <w:t>5001</w:t>
                  </w:r>
                </w:p>
              </w:tc>
              <w:tc>
                <w:tcPr>
                  <w:tcW w:w="2641" w:type="dxa"/>
                </w:tcPr>
                <w:p w14:paraId="61E9C839" w14:textId="41203E75" w:rsidR="000A5367" w:rsidRDefault="009E54AE" w:rsidP="0018023F">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Un entero (1x1)</w:t>
                  </w:r>
                </w:p>
              </w:tc>
            </w:tr>
            <w:tr w:rsidR="009E54AE" w14:paraId="413BC490" w14:textId="77777777" w:rsidTr="00C27E50">
              <w:tc>
                <w:tcPr>
                  <w:cnfStyle w:val="001000000000" w:firstRow="0" w:lastRow="0" w:firstColumn="1" w:lastColumn="0" w:oddVBand="0" w:evenVBand="0" w:oddHBand="0" w:evenHBand="0" w:firstRowFirstColumn="0" w:firstRowLastColumn="0" w:lastRowFirstColumn="0" w:lastRowLastColumn="0"/>
                  <w:tcW w:w="2641" w:type="dxa"/>
                </w:tcPr>
                <w:p w14:paraId="1ABC4963" w14:textId="2794D7D0" w:rsidR="009E54AE" w:rsidRPr="009E54AE" w:rsidRDefault="009E54AE" w:rsidP="0018023F">
                  <w:pPr>
                    <w:rPr>
                      <w:rFonts w:eastAsia="Times New Roman" w:cs="Times New Roman"/>
                    </w:rPr>
                  </w:pPr>
                  <w:r>
                    <w:rPr>
                      <w:rFonts w:eastAsia="Times New Roman" w:cs="Times New Roman"/>
                    </w:rPr>
                    <w:t xml:space="preserve">= </w:t>
                  </w:r>
                </w:p>
              </w:tc>
              <w:tc>
                <w:tcPr>
                  <w:tcW w:w="2641" w:type="dxa"/>
                </w:tcPr>
                <w:p w14:paraId="44581D80" w14:textId="5297F9A3" w:rsidR="009E54AE" w:rsidRDefault="009E54AE" w:rsidP="0018023F">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 xml:space="preserve">“Se asigna” guarda el resultado en </w:t>
                  </w:r>
                  <m:oMath>
                    <m:acc>
                      <m:accPr>
                        <m:chr m:val="ˆ"/>
                        <m:ctrlPr>
                          <w:rPr>
                            <w:rFonts w:ascii="Cambria Math" w:eastAsiaTheme="minorEastAsia" w:hAnsi="Cambria Math"/>
                          </w:rPr>
                        </m:ctrlPr>
                      </m:accPr>
                      <m:e>
                        <m:r>
                          <w:rPr>
                            <w:rFonts w:ascii="Cambria Math" w:eastAsiaTheme="minorEastAsia" w:hAnsi="Cambria Math"/>
                          </w:rPr>
                          <m:t>y</m:t>
                        </m:r>
                      </m:e>
                    </m:acc>
                  </m:oMath>
                </w:p>
              </w:tc>
              <w:tc>
                <w:tcPr>
                  <w:tcW w:w="2641" w:type="dxa"/>
                </w:tcPr>
                <w:p w14:paraId="03709CBB" w14:textId="77777777" w:rsidR="009E54AE" w:rsidRDefault="009E54AE" w:rsidP="0018023F">
                  <w:pPr>
                    <w:cnfStyle w:val="000000000000" w:firstRow="0" w:lastRow="0" w:firstColumn="0" w:lastColumn="0" w:oddVBand="0" w:evenVBand="0" w:oddHBand="0" w:evenHBand="0" w:firstRowFirstColumn="0" w:firstRowLastColumn="0" w:lastRowFirstColumn="0" w:lastRowLastColumn="0"/>
                    <w:rPr>
                      <w:rFonts w:eastAsia="Times New Roman" w:cs="Times New Roman"/>
                      <w:iCs/>
                    </w:rPr>
                  </w:pPr>
                </w:p>
              </w:tc>
              <w:tc>
                <w:tcPr>
                  <w:tcW w:w="2641" w:type="dxa"/>
                </w:tcPr>
                <w:p w14:paraId="1239749F" w14:textId="77777777" w:rsidR="009E54AE" w:rsidRDefault="009E54AE" w:rsidP="0018023F">
                  <w:pPr>
                    <w:cnfStyle w:val="000000000000" w:firstRow="0" w:lastRow="0" w:firstColumn="0" w:lastColumn="0" w:oddVBand="0" w:evenVBand="0" w:oddHBand="0" w:evenHBand="0" w:firstRowFirstColumn="0" w:firstRowLastColumn="0" w:lastRowFirstColumn="0" w:lastRowLastColumn="0"/>
                    <w:rPr>
                      <w:rFonts w:eastAsiaTheme="minorEastAsia"/>
                    </w:rPr>
                  </w:pPr>
                </w:p>
              </w:tc>
            </w:tr>
          </w:tbl>
          <w:p w14:paraId="1FC60722" w14:textId="3810D7EA" w:rsidR="00464644" w:rsidRPr="00464644" w:rsidRDefault="00464644" w:rsidP="0018023F">
            <w:pPr>
              <w:rPr>
                <w:rFonts w:eastAsiaTheme="minorEastAsia"/>
                <w:b/>
                <w:bCs/>
              </w:rPr>
            </w:pPr>
          </w:p>
          <w:p w14:paraId="7253AA6A" w14:textId="2E6D26F1" w:rsidR="0008575F" w:rsidRDefault="0008575F" w:rsidP="0018023F">
            <w:pPr>
              <w:rPr>
                <w:rFonts w:eastAsiaTheme="minorEastAsia"/>
              </w:rPr>
            </w:pPr>
            <w:r>
              <w:rPr>
                <w:rFonts w:eastAsiaTheme="minorEastAsia"/>
              </w:rPr>
              <w:t xml:space="preserve"> </w:t>
            </w:r>
            <w:r w:rsidR="00A647DE">
              <w:rPr>
                <w:rFonts w:eastAsiaTheme="minorEastAsia"/>
              </w:rPr>
              <w:t xml:space="preserve">Ninguno de estos símbolos es un peso entrenado. </w:t>
            </w:r>
            <w:r w:rsidR="00A647DE">
              <w:rPr>
                <w:rFonts w:eastAsiaTheme="minorEastAsia"/>
                <w:i/>
                <w:iCs/>
              </w:rPr>
              <w:t xml:space="preserve">p </w:t>
            </w:r>
            <w:r w:rsidR="00F4314D">
              <w:rPr>
                <w:rFonts w:eastAsiaTheme="minorEastAsia"/>
              </w:rPr>
              <w:t>de</w:t>
            </w:r>
            <w:r w:rsidR="00213257">
              <w:rPr>
                <w:rFonts w:eastAsiaTheme="minorEastAsia"/>
              </w:rPr>
              <w:t>pende de los pesos porque se calcula con ellos, pero no es un peso.</w:t>
            </w:r>
          </w:p>
          <w:p w14:paraId="1F178FA1" w14:textId="77777777" w:rsidR="00213257" w:rsidRDefault="00213257" w:rsidP="0018023F"/>
          <w:p w14:paraId="4DD21C0B" w14:textId="77777777" w:rsidR="00213257" w:rsidRPr="00213257" w:rsidRDefault="00213257" w:rsidP="00213257">
            <w:pPr>
              <w:rPr>
                <w:b/>
                <w:bCs/>
              </w:rPr>
            </w:pPr>
            <w:r w:rsidRPr="00213257">
              <w:rPr>
                <w:b/>
                <w:bCs/>
              </w:rPr>
              <w:t>Ejemplo con 5 posiciones (valores inventados)</w:t>
            </w:r>
          </w:p>
          <w:p w14:paraId="70246A4F" w14:textId="020D4390" w:rsidR="00213257" w:rsidRDefault="00442B97" w:rsidP="0018023F">
            <w:r w:rsidRPr="00442B97">
              <w:rPr>
                <w:noProof/>
              </w:rPr>
              <w:drawing>
                <wp:inline distT="0" distB="0" distL="0" distR="0" wp14:anchorId="51E59559" wp14:editId="61D7DFD6">
                  <wp:extent cx="5706534" cy="1568104"/>
                  <wp:effectExtent l="19050" t="19050" r="27940" b="13335"/>
                  <wp:docPr id="1346026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26052" name=""/>
                          <pic:cNvPicPr/>
                        </pic:nvPicPr>
                        <pic:blipFill>
                          <a:blip r:embed="rId335"/>
                          <a:stretch>
                            <a:fillRect/>
                          </a:stretch>
                        </pic:blipFill>
                        <pic:spPr>
                          <a:xfrm>
                            <a:off x="0" y="0"/>
                            <a:ext cx="5709559" cy="1568935"/>
                          </a:xfrm>
                          <a:prstGeom prst="rect">
                            <a:avLst/>
                          </a:prstGeom>
                          <a:ln w="19050">
                            <a:solidFill>
                              <a:schemeClr val="tx1"/>
                            </a:solidFill>
                          </a:ln>
                        </pic:spPr>
                      </pic:pic>
                    </a:graphicData>
                  </a:graphic>
                </wp:inline>
              </w:drawing>
            </w:r>
          </w:p>
          <w:p w14:paraId="3A53633D" w14:textId="77777777" w:rsidR="00442B97" w:rsidRDefault="00442B97" w:rsidP="0018023F"/>
          <w:p w14:paraId="5E822BF4" w14:textId="1210EAA0" w:rsidR="004866F5" w:rsidRDefault="004866F5" w:rsidP="0018023F">
            <w:r w:rsidRPr="004866F5">
              <w:t xml:space="preserve">Con el vocabulario real es lo mismo: si el 0.71 está en la posición 5001, entonces </w:t>
            </w:r>
            <w:proofErr w:type="spellStart"/>
            <w:r w:rsidR="00553E62">
              <w:t>arg</w:t>
            </w:r>
            <w:proofErr w:type="spellEnd"/>
            <w:r w:rsidR="00553E62">
              <w:t xml:space="preserve"> </w:t>
            </w:r>
            <w:proofErr w:type="spellStart"/>
            <w:r w:rsidR="00553E62">
              <w:t>max</w:t>
            </w:r>
            <w:proofErr w:type="spellEnd"/>
            <w:r w:rsidRPr="004866F5">
              <w:t xml:space="preserve"> = 5001 y </w:t>
            </w:r>
            <m:oMath>
              <m:acc>
                <m:accPr>
                  <m:chr m:val="ˆ"/>
                  <m:ctrlPr>
                    <w:rPr>
                      <w:rFonts w:ascii="Cambria Math" w:hAnsi="Cambria Math"/>
                    </w:rPr>
                  </m:ctrlPr>
                </m:accPr>
                <m:e>
                  <m:r>
                    <w:rPr>
                      <w:rFonts w:ascii="Cambria Math" w:hAnsi="Cambria Math"/>
                    </w:rPr>
                    <m:t>y</m:t>
                  </m:r>
                </m:e>
              </m:acc>
              <m:r>
                <w:rPr>
                  <w:rFonts w:ascii="Cambria Math" w:hAnsi="Cambria Math"/>
                </w:rPr>
                <m:t>=5001</m:t>
              </m:r>
            </m:oMath>
            <w:r w:rsidRPr="004866F5">
              <w:t xml:space="preserve"> = 5001.</w:t>
            </w:r>
          </w:p>
          <w:p w14:paraId="2DA6DC2B" w14:textId="77777777" w:rsidR="00553E62" w:rsidRDefault="00553E62" w:rsidP="0018023F"/>
          <w:p w14:paraId="4EC3347C" w14:textId="77777777" w:rsidR="00553E62" w:rsidRPr="0058313A" w:rsidRDefault="00553E62" w:rsidP="00553E62">
            <w:pPr>
              <w:rPr>
                <w:b/>
                <w:bCs/>
                <w:sz w:val="24"/>
                <w:szCs w:val="28"/>
              </w:rPr>
            </w:pPr>
            <w:r w:rsidRPr="0058313A">
              <w:rPr>
                <w:b/>
                <w:bCs/>
                <w:sz w:val="24"/>
                <w:szCs w:val="28"/>
                <w:highlight w:val="yellow"/>
              </w:rPr>
              <w:t>Por qué la posición es el ID</w:t>
            </w:r>
          </w:p>
          <w:p w14:paraId="76FCE637" w14:textId="3B9FD46A" w:rsidR="00553E62" w:rsidRDefault="001A7FEB" w:rsidP="0018023F">
            <w:r w:rsidRPr="001A7FEB">
              <w:rPr>
                <w:noProof/>
              </w:rPr>
              <w:lastRenderedPageBreak/>
              <w:drawing>
                <wp:inline distT="0" distB="0" distL="0" distR="0" wp14:anchorId="7DA4B1A8" wp14:editId="07AB0BAC">
                  <wp:extent cx="5672667" cy="472135"/>
                  <wp:effectExtent l="0" t="0" r="4445" b="4445"/>
                  <wp:docPr id="1300942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42618" name=""/>
                          <pic:cNvPicPr/>
                        </pic:nvPicPr>
                        <pic:blipFill>
                          <a:blip r:embed="rId336"/>
                          <a:stretch>
                            <a:fillRect/>
                          </a:stretch>
                        </pic:blipFill>
                        <pic:spPr>
                          <a:xfrm>
                            <a:off x="0" y="0"/>
                            <a:ext cx="5684866" cy="473150"/>
                          </a:xfrm>
                          <a:prstGeom prst="rect">
                            <a:avLst/>
                          </a:prstGeom>
                        </pic:spPr>
                      </pic:pic>
                    </a:graphicData>
                  </a:graphic>
                </wp:inline>
              </w:drawing>
            </w:r>
          </w:p>
          <w:p w14:paraId="72356894" w14:textId="77777777" w:rsidR="0058313A" w:rsidRPr="0058313A" w:rsidRDefault="0058313A" w:rsidP="0058313A">
            <w:pPr>
              <w:rPr>
                <w:b/>
                <w:bCs/>
              </w:rPr>
            </w:pPr>
            <w:r w:rsidRPr="0058313A">
              <w:rPr>
                <w:b/>
                <w:bCs/>
              </w:rPr>
              <w:t>Qué es de fuente y qué es mío</w:t>
            </w:r>
          </w:p>
          <w:p w14:paraId="30979B03" w14:textId="77777777" w:rsidR="001A7FEB" w:rsidRDefault="001A7FEB" w:rsidP="0058313A"/>
          <w:p w14:paraId="064257AD" w14:textId="03F7FA1C" w:rsidR="0058313A" w:rsidRDefault="0058313A" w:rsidP="0058313A">
            <w:r w:rsidRPr="0058313A">
              <w:rPr>
                <w:noProof/>
              </w:rPr>
              <w:drawing>
                <wp:inline distT="0" distB="0" distL="0" distR="0" wp14:anchorId="5B42A73D" wp14:editId="6186914E">
                  <wp:extent cx="5088467" cy="1991412"/>
                  <wp:effectExtent l="0" t="0" r="0" b="8890"/>
                  <wp:docPr id="922333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33091" name=""/>
                          <pic:cNvPicPr/>
                        </pic:nvPicPr>
                        <pic:blipFill>
                          <a:blip r:embed="rId337"/>
                          <a:stretch>
                            <a:fillRect/>
                          </a:stretch>
                        </pic:blipFill>
                        <pic:spPr>
                          <a:xfrm>
                            <a:off x="0" y="0"/>
                            <a:ext cx="5096470" cy="1994544"/>
                          </a:xfrm>
                          <a:prstGeom prst="rect">
                            <a:avLst/>
                          </a:prstGeom>
                        </pic:spPr>
                      </pic:pic>
                    </a:graphicData>
                  </a:graphic>
                </wp:inline>
              </w:drawing>
            </w:r>
          </w:p>
          <w:p w14:paraId="6552D8C1" w14:textId="77777777" w:rsidR="00856152" w:rsidRDefault="00856152" w:rsidP="0058313A">
            <w:pPr>
              <w:pBdr>
                <w:bottom w:val="single" w:sz="6" w:space="1" w:color="auto"/>
              </w:pBdr>
            </w:pPr>
          </w:p>
          <w:p w14:paraId="1C02C925" w14:textId="77777777" w:rsidR="00856152" w:rsidRDefault="00856152" w:rsidP="0058313A">
            <w:pPr>
              <w:rPr>
                <w:b/>
                <w:bCs/>
              </w:rPr>
            </w:pPr>
          </w:p>
          <w:p w14:paraId="6D44CB2B" w14:textId="77777777" w:rsidR="006E5C06" w:rsidRDefault="006E5C06" w:rsidP="0058313A">
            <w:pPr>
              <w:rPr>
                <w:b/>
                <w:bCs/>
              </w:rPr>
            </w:pPr>
          </w:p>
          <w:p w14:paraId="5D918439" w14:textId="77777777" w:rsidR="006E5C06" w:rsidRDefault="006E5C06" w:rsidP="0058313A">
            <w:pPr>
              <w:rPr>
                <w:b/>
                <w:bCs/>
              </w:rPr>
            </w:pPr>
          </w:p>
          <w:p w14:paraId="2A2ED952" w14:textId="3177FD56" w:rsidR="00856152" w:rsidRPr="006E5C06" w:rsidRDefault="006E5C06" w:rsidP="0058313A">
            <w:pPr>
              <w:rPr>
                <w:b/>
                <w:bCs/>
                <w:sz w:val="24"/>
                <w:szCs w:val="28"/>
              </w:rPr>
            </w:pPr>
            <w:r w:rsidRPr="006E5C06">
              <w:rPr>
                <w:b/>
                <w:bCs/>
                <w:sz w:val="24"/>
                <w:szCs w:val="28"/>
                <w:highlight w:val="yellow"/>
              </w:rPr>
              <w:t>Mas aclaraciones</w:t>
            </w:r>
          </w:p>
          <w:p w14:paraId="74653195" w14:textId="1AC82585" w:rsidR="006E5C06" w:rsidRDefault="00F25A66" w:rsidP="0058313A">
            <w:pPr>
              <w:rPr>
                <w:b/>
                <w:bCs/>
              </w:rPr>
            </w:pPr>
            <w:r w:rsidRPr="00F25A66">
              <w:rPr>
                <w:b/>
                <w:bCs/>
                <w:noProof/>
              </w:rPr>
              <w:drawing>
                <wp:inline distT="0" distB="0" distL="0" distR="0" wp14:anchorId="0B54157E" wp14:editId="7F1E0BAC">
                  <wp:extent cx="4579620" cy="746677"/>
                  <wp:effectExtent l="19050" t="19050" r="11430" b="15875"/>
                  <wp:docPr id="377143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43992" name=""/>
                          <pic:cNvPicPr/>
                        </pic:nvPicPr>
                        <pic:blipFill>
                          <a:blip r:embed="rId338"/>
                          <a:stretch>
                            <a:fillRect/>
                          </a:stretch>
                        </pic:blipFill>
                        <pic:spPr>
                          <a:xfrm>
                            <a:off x="0" y="0"/>
                            <a:ext cx="4587869" cy="748022"/>
                          </a:xfrm>
                          <a:prstGeom prst="rect">
                            <a:avLst/>
                          </a:prstGeom>
                          <a:ln w="12700">
                            <a:solidFill>
                              <a:schemeClr val="tx1"/>
                            </a:solidFill>
                          </a:ln>
                        </pic:spPr>
                      </pic:pic>
                    </a:graphicData>
                  </a:graphic>
                </wp:inline>
              </w:drawing>
            </w:r>
          </w:p>
          <w:p w14:paraId="68CA3FF7" w14:textId="4773F45E" w:rsidR="00F25A66" w:rsidRDefault="00F25A66" w:rsidP="0058313A">
            <w:r>
              <w:t xml:space="preserve">No: el token ID es </w:t>
            </w:r>
            <w:r>
              <w:rPr>
                <w:b/>
                <w:bCs/>
              </w:rPr>
              <w:t xml:space="preserve">un solo </w:t>
            </w:r>
            <w:proofErr w:type="spellStart"/>
            <w:r>
              <w:rPr>
                <w:b/>
                <w:bCs/>
              </w:rPr>
              <w:t>numero</w:t>
            </w:r>
            <w:proofErr w:type="spellEnd"/>
            <w:r>
              <w:rPr>
                <w:b/>
                <w:bCs/>
              </w:rPr>
              <w:t xml:space="preserve"> entero (</w:t>
            </w:r>
            <w:r>
              <w:t xml:space="preserve">tamaño 1 x 1). Lo que mide 1 x 37.000 es la lista de </w:t>
            </w:r>
            <w:proofErr w:type="spellStart"/>
            <w:r>
              <w:t>probabilidaes</w:t>
            </w:r>
            <w:proofErr w:type="spellEnd"/>
            <w:r>
              <w:t>, porque tiene una probabilidad por cada ID posible.</w:t>
            </w:r>
          </w:p>
          <w:p w14:paraId="31F2419F" w14:textId="77777777" w:rsidR="00F25A66" w:rsidRDefault="00F25A66" w:rsidP="0058313A"/>
          <w:p w14:paraId="3895DC09" w14:textId="77777777" w:rsidR="006B1CE8" w:rsidRPr="006B1CE8" w:rsidRDefault="006B1CE8" w:rsidP="006B1CE8">
            <w:pPr>
              <w:rPr>
                <w:b/>
                <w:bCs/>
                <w:sz w:val="24"/>
                <w:szCs w:val="28"/>
              </w:rPr>
            </w:pPr>
            <w:r w:rsidRPr="006B1CE8">
              <w:rPr>
                <w:b/>
                <w:bCs/>
                <w:sz w:val="24"/>
                <w:szCs w:val="28"/>
              </w:rPr>
              <w:t>La confusión típica</w:t>
            </w:r>
          </w:p>
          <w:p w14:paraId="00AC92E4" w14:textId="55247942" w:rsidR="006B1CE8" w:rsidRDefault="006B1CE8" w:rsidP="0058313A">
            <w:r w:rsidRPr="006B1CE8">
              <w:t>El 37.000 aparece por dos motivos distintos:</w:t>
            </w:r>
          </w:p>
          <w:p w14:paraId="4A4B0D51" w14:textId="68A6F69C" w:rsidR="006B1CE8" w:rsidRDefault="006B1CE8" w:rsidP="0058313A">
            <w:r w:rsidRPr="006B1CE8">
              <w:rPr>
                <w:noProof/>
              </w:rPr>
              <w:drawing>
                <wp:inline distT="0" distB="0" distL="0" distR="0" wp14:anchorId="684FB80E" wp14:editId="7B15D5FB">
                  <wp:extent cx="5135880" cy="911509"/>
                  <wp:effectExtent l="0" t="0" r="7620" b="3175"/>
                  <wp:docPr id="235186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86635" name=""/>
                          <pic:cNvPicPr/>
                        </pic:nvPicPr>
                        <pic:blipFill>
                          <a:blip r:embed="rId339"/>
                          <a:stretch>
                            <a:fillRect/>
                          </a:stretch>
                        </pic:blipFill>
                        <pic:spPr>
                          <a:xfrm>
                            <a:off x="0" y="0"/>
                            <a:ext cx="5145107" cy="913147"/>
                          </a:xfrm>
                          <a:prstGeom prst="rect">
                            <a:avLst/>
                          </a:prstGeom>
                        </pic:spPr>
                      </pic:pic>
                    </a:graphicData>
                  </a:graphic>
                </wp:inline>
              </w:drawing>
            </w:r>
          </w:p>
          <w:p w14:paraId="2C2F395A" w14:textId="77777777" w:rsidR="006B1CE8" w:rsidRDefault="006B1CE8" w:rsidP="0058313A"/>
          <w:p w14:paraId="70B0C32C" w14:textId="6918F917" w:rsidR="006B1CE8" w:rsidRDefault="006B1CE8" w:rsidP="0058313A">
            <w:r>
              <w:t>El ID es un valor que puede ir de 0 a unos 36.999. No es una lista de 37.000 elementos.</w:t>
            </w:r>
          </w:p>
          <w:p w14:paraId="1BAEF3AD" w14:textId="77777777" w:rsidR="006B1CE8" w:rsidRDefault="006B1CE8" w:rsidP="0058313A"/>
          <w:p w14:paraId="69908B32" w14:textId="55F82E4A" w:rsidR="006B1CE8" w:rsidRPr="00292981" w:rsidRDefault="00292981" w:rsidP="0058313A">
            <w:pPr>
              <w:rPr>
                <w:b/>
                <w:bCs/>
              </w:rPr>
            </w:pPr>
            <w:r w:rsidRPr="00292981">
              <w:rPr>
                <w:b/>
                <w:bCs/>
              </w:rPr>
              <w:t xml:space="preserve">Qué hace el </w:t>
            </w:r>
            <w:proofErr w:type="spellStart"/>
            <w:r w:rsidRPr="00292981">
              <w:rPr>
                <w:b/>
                <w:bCs/>
              </w:rPr>
              <w:t>argmax</w:t>
            </w:r>
            <w:proofErr w:type="spellEnd"/>
            <w:r w:rsidRPr="00292981">
              <w:rPr>
                <w:b/>
                <w:bCs/>
              </w:rPr>
              <w:t xml:space="preserve"> con los tamaños</w:t>
            </w:r>
          </w:p>
          <w:p w14:paraId="5E241EE5" w14:textId="4C5E3F20" w:rsidR="006E5C06" w:rsidRDefault="00292981" w:rsidP="0058313A">
            <w:pPr>
              <w:rPr>
                <w:b/>
                <w:bCs/>
              </w:rPr>
            </w:pPr>
            <w:r w:rsidRPr="00292981">
              <w:rPr>
                <w:b/>
                <w:bCs/>
                <w:noProof/>
              </w:rPr>
              <w:drawing>
                <wp:inline distT="0" distB="0" distL="0" distR="0" wp14:anchorId="56A89773" wp14:editId="631FB513">
                  <wp:extent cx="5589270" cy="448522"/>
                  <wp:effectExtent l="19050" t="19050" r="11430" b="27940"/>
                  <wp:docPr id="1055551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51049" name=""/>
                          <pic:cNvPicPr/>
                        </pic:nvPicPr>
                        <pic:blipFill>
                          <a:blip r:embed="rId340"/>
                          <a:stretch>
                            <a:fillRect/>
                          </a:stretch>
                        </pic:blipFill>
                        <pic:spPr>
                          <a:xfrm>
                            <a:off x="0" y="0"/>
                            <a:ext cx="5612796" cy="450410"/>
                          </a:xfrm>
                          <a:prstGeom prst="rect">
                            <a:avLst/>
                          </a:prstGeom>
                          <a:ln w="19050">
                            <a:solidFill>
                              <a:schemeClr val="tx1"/>
                            </a:solidFill>
                          </a:ln>
                        </pic:spPr>
                      </pic:pic>
                    </a:graphicData>
                  </a:graphic>
                </wp:inline>
              </w:drawing>
            </w:r>
          </w:p>
          <w:p w14:paraId="0BDD710D" w14:textId="23B8FAC4" w:rsidR="00292981" w:rsidRDefault="00292981" w:rsidP="0058313A">
            <w:r>
              <w:t xml:space="preserve">Entran 37.000 </w:t>
            </w:r>
            <w:proofErr w:type="spellStart"/>
            <w:r>
              <w:t>numeros</w:t>
            </w:r>
            <w:proofErr w:type="spellEnd"/>
            <w:r>
              <w:t xml:space="preserve"> y sale uno solo: la posición del </w:t>
            </w:r>
            <w:proofErr w:type="spellStart"/>
            <w:r>
              <w:t>mas</w:t>
            </w:r>
            <w:proofErr w:type="spellEnd"/>
            <w:r>
              <w:t xml:space="preserve"> grande. En la lista, esa posición es el ID.</w:t>
            </w:r>
          </w:p>
          <w:p w14:paraId="5FF73EAF" w14:textId="77777777" w:rsidR="00292981" w:rsidRDefault="00292981" w:rsidP="0058313A"/>
          <w:p w14:paraId="4599E922" w14:textId="77777777" w:rsidR="00B1552E" w:rsidRPr="00B1552E" w:rsidRDefault="00B1552E" w:rsidP="00B1552E">
            <w:pPr>
              <w:rPr>
                <w:b/>
                <w:bCs/>
              </w:rPr>
            </w:pPr>
            <w:r w:rsidRPr="00B1552E">
              <w:rPr>
                <w:b/>
                <w:bCs/>
              </w:rPr>
              <w:t>Los tamaños que puede tener "un ID"</w:t>
            </w:r>
          </w:p>
          <w:p w14:paraId="6CC09E3E" w14:textId="63566C5D" w:rsidR="00292981" w:rsidRDefault="00B1552E" w:rsidP="0058313A">
            <w:r w:rsidRPr="00B1552E">
              <w:rPr>
                <w:noProof/>
              </w:rPr>
              <w:lastRenderedPageBreak/>
              <w:drawing>
                <wp:inline distT="0" distB="0" distL="0" distR="0" wp14:anchorId="058823D3" wp14:editId="42D72037">
                  <wp:extent cx="5783580" cy="1705147"/>
                  <wp:effectExtent l="0" t="0" r="7620" b="9525"/>
                  <wp:docPr id="537086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86805" name=""/>
                          <pic:cNvPicPr/>
                        </pic:nvPicPr>
                        <pic:blipFill>
                          <a:blip r:embed="rId341"/>
                          <a:stretch>
                            <a:fillRect/>
                          </a:stretch>
                        </pic:blipFill>
                        <pic:spPr>
                          <a:xfrm>
                            <a:off x="0" y="0"/>
                            <a:ext cx="5784961" cy="1705554"/>
                          </a:xfrm>
                          <a:prstGeom prst="rect">
                            <a:avLst/>
                          </a:prstGeom>
                        </pic:spPr>
                      </pic:pic>
                    </a:graphicData>
                  </a:graphic>
                </wp:inline>
              </w:drawing>
            </w:r>
          </w:p>
          <w:p w14:paraId="435CE737" w14:textId="77777777" w:rsidR="00B1552E" w:rsidRDefault="00B1552E" w:rsidP="0058313A"/>
          <w:p w14:paraId="6859F156" w14:textId="4E9921FF" w:rsidR="00B1552E" w:rsidRPr="00292981" w:rsidRDefault="00802876" w:rsidP="0058313A">
            <w:r w:rsidRPr="00802876">
              <w:t xml:space="preserve">Tu intuición de </w:t>
            </w:r>
            <w:r>
              <w:t>1 x 37.000</w:t>
            </w:r>
            <w:r w:rsidRPr="00802876">
              <w:t xml:space="preserve"> coincide con la representación </w:t>
            </w:r>
            <w:r w:rsidRPr="00802876">
              <w:rPr>
                <w:b/>
                <w:bCs/>
              </w:rPr>
              <w:t>one-</w:t>
            </w:r>
            <w:proofErr w:type="spellStart"/>
            <w:r w:rsidRPr="00802876">
              <w:rPr>
                <w:b/>
                <w:bCs/>
              </w:rPr>
              <w:t>hot</w:t>
            </w:r>
            <w:proofErr w:type="spellEnd"/>
            <w:r w:rsidRPr="00802876">
              <w:t xml:space="preserve">, que es equivalente al </w:t>
            </w:r>
            <w:proofErr w:type="gramStart"/>
            <w:r w:rsidRPr="00802876">
              <w:t>ID</w:t>
            </w:r>
            <w:proofErr w:type="gramEnd"/>
            <w:r w:rsidRPr="00802876">
              <w:t xml:space="preserve"> pero mucho más grande. En el entrenamiento se suele comparar con el token correcto en esa forma. No lo verifiqué en el </w:t>
            </w:r>
            <w:proofErr w:type="spellStart"/>
            <w:proofErr w:type="gramStart"/>
            <w:r w:rsidRPr="00802876">
              <w:t>paper</w:t>
            </w:r>
            <w:proofErr w:type="spellEnd"/>
            <w:proofErr w:type="gramEnd"/>
            <w:r w:rsidRPr="00802876">
              <w:t>.</w:t>
            </w:r>
          </w:p>
          <w:p w14:paraId="3AED7F53" w14:textId="77777777" w:rsidR="00292981" w:rsidRDefault="00292981" w:rsidP="0058313A">
            <w:pPr>
              <w:rPr>
                <w:b/>
                <w:bCs/>
              </w:rPr>
            </w:pPr>
          </w:p>
          <w:p w14:paraId="77108B8B" w14:textId="70972E61" w:rsidR="00802876" w:rsidRDefault="00802876" w:rsidP="0058313A">
            <w:pPr>
              <w:rPr>
                <w:b/>
                <w:bCs/>
              </w:rPr>
            </w:pPr>
            <w:r>
              <w:rPr>
                <w:b/>
                <w:bCs/>
              </w:rPr>
              <w:t>Resumen:</w:t>
            </w:r>
          </w:p>
          <w:p w14:paraId="5F5A2C97" w14:textId="57B05158" w:rsidR="00802876" w:rsidRPr="00802876" w:rsidRDefault="00802876" w:rsidP="00802876">
            <w:pPr>
              <w:pStyle w:val="Prrafodelista"/>
              <w:numPr>
                <w:ilvl w:val="0"/>
                <w:numId w:val="2"/>
              </w:numPr>
              <w:rPr>
                <w:b/>
                <w:bCs/>
              </w:rPr>
            </w:pPr>
            <w:r>
              <w:rPr>
                <w:b/>
                <w:bCs/>
              </w:rPr>
              <w:t xml:space="preserve">Probabilidades: </w:t>
            </w:r>
            <w:r>
              <w:t>1 x 37.000, una por token, y la posición en la lista es el ID</w:t>
            </w:r>
          </w:p>
          <w:p w14:paraId="46CEC261" w14:textId="364C1904" w:rsidR="00802876" w:rsidRPr="00CA5969" w:rsidRDefault="00802876" w:rsidP="00802876">
            <w:pPr>
              <w:pStyle w:val="Prrafodelista"/>
              <w:numPr>
                <w:ilvl w:val="0"/>
                <w:numId w:val="2"/>
              </w:numPr>
              <w:rPr>
                <w:b/>
                <w:bCs/>
              </w:rPr>
            </w:pPr>
            <w:proofErr w:type="gramStart"/>
            <w:r>
              <w:rPr>
                <w:b/>
                <w:bCs/>
              </w:rPr>
              <w:t xml:space="preserve">Token </w:t>
            </w:r>
            <w:r w:rsidR="00CA5969">
              <w:rPr>
                <w:b/>
                <w:bCs/>
              </w:rPr>
              <w:t xml:space="preserve"> ID</w:t>
            </w:r>
            <w:proofErr w:type="gramEnd"/>
            <w:r w:rsidR="00CA5969">
              <w:rPr>
                <w:b/>
                <w:bCs/>
              </w:rPr>
              <w:t xml:space="preserve">: </w:t>
            </w:r>
            <w:r w:rsidR="00CA5969">
              <w:t xml:space="preserve"> 1x1, un numero entero</w:t>
            </w:r>
          </w:p>
          <w:p w14:paraId="636CEBFF" w14:textId="2CF4CDAF" w:rsidR="00CA5969" w:rsidRPr="00CA5969" w:rsidRDefault="00CA5969" w:rsidP="00802876">
            <w:pPr>
              <w:pStyle w:val="Prrafodelista"/>
              <w:numPr>
                <w:ilvl w:val="0"/>
                <w:numId w:val="2"/>
              </w:numPr>
              <w:rPr>
                <w:b/>
                <w:bCs/>
              </w:rPr>
            </w:pPr>
            <w:r>
              <w:rPr>
                <w:b/>
                <w:bCs/>
              </w:rPr>
              <w:t>One-</w:t>
            </w:r>
            <w:proofErr w:type="spellStart"/>
            <w:r>
              <w:rPr>
                <w:b/>
                <w:bCs/>
              </w:rPr>
              <w:t>hot</w:t>
            </w:r>
            <w:proofErr w:type="spellEnd"/>
            <w:r>
              <w:rPr>
                <w:b/>
                <w:bCs/>
              </w:rPr>
              <w:t xml:space="preserve"> del ID: </w:t>
            </w:r>
            <w:r>
              <w:t xml:space="preserve">1 x 37.000, una forma </w:t>
            </w:r>
            <w:proofErr w:type="spellStart"/>
            <w:r>
              <w:t>mas</w:t>
            </w:r>
            <w:proofErr w:type="spellEnd"/>
            <w:r>
              <w:t xml:space="preserve"> grande de escribir lo mismo.</w:t>
            </w:r>
          </w:p>
          <w:p w14:paraId="3FABB04F" w14:textId="77777777" w:rsidR="00CA5969" w:rsidRPr="00CA5969" w:rsidRDefault="00CA5969" w:rsidP="00CA5969">
            <w:pPr>
              <w:rPr>
                <w:b/>
                <w:bCs/>
              </w:rPr>
            </w:pPr>
          </w:p>
          <w:p w14:paraId="7633221D" w14:textId="77777777" w:rsidR="006E5C06" w:rsidRPr="006E5C06" w:rsidRDefault="006E5C06" w:rsidP="0058313A">
            <w:pPr>
              <w:rPr>
                <w:b/>
                <w:bCs/>
              </w:rPr>
            </w:pPr>
          </w:p>
          <w:p w14:paraId="470671BC" w14:textId="77777777" w:rsidR="00856152" w:rsidRDefault="00856152" w:rsidP="0058313A">
            <w:pPr>
              <w:rPr>
                <w:b/>
                <w:bCs/>
              </w:rPr>
            </w:pPr>
          </w:p>
          <w:p w14:paraId="49E0A367" w14:textId="6253E1B3" w:rsidR="00856152" w:rsidRPr="002E4611" w:rsidRDefault="00856152" w:rsidP="0058313A">
            <w:pPr>
              <w:rPr>
                <w:b/>
                <w:bCs/>
                <w:sz w:val="24"/>
                <w:szCs w:val="28"/>
              </w:rPr>
            </w:pPr>
            <w:r w:rsidRPr="002E4611">
              <w:rPr>
                <w:b/>
                <w:bCs/>
                <w:sz w:val="24"/>
                <w:szCs w:val="28"/>
                <w:highlight w:val="yellow"/>
              </w:rPr>
              <w:t>SI es verificada o no:</w:t>
            </w:r>
          </w:p>
          <w:p w14:paraId="666D0148" w14:textId="44180503" w:rsidR="00856152" w:rsidRDefault="00697BA9" w:rsidP="0058313A">
            <w:pPr>
              <w:rPr>
                <w:b/>
                <w:bCs/>
              </w:rPr>
            </w:pPr>
            <w:r w:rsidRPr="00697BA9">
              <w:rPr>
                <w:b/>
                <w:bCs/>
                <w:noProof/>
              </w:rPr>
              <w:drawing>
                <wp:inline distT="0" distB="0" distL="0" distR="0" wp14:anchorId="688514EF" wp14:editId="4C42F790">
                  <wp:extent cx="5387807" cy="609653"/>
                  <wp:effectExtent l="19050" t="19050" r="22860" b="19050"/>
                  <wp:docPr id="1884525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25621" name=""/>
                          <pic:cNvPicPr/>
                        </pic:nvPicPr>
                        <pic:blipFill>
                          <a:blip r:embed="rId342"/>
                          <a:stretch>
                            <a:fillRect/>
                          </a:stretch>
                        </pic:blipFill>
                        <pic:spPr>
                          <a:xfrm>
                            <a:off x="0" y="0"/>
                            <a:ext cx="5387807" cy="609653"/>
                          </a:xfrm>
                          <a:prstGeom prst="rect">
                            <a:avLst/>
                          </a:prstGeom>
                          <a:ln w="19050">
                            <a:solidFill>
                              <a:schemeClr val="tx1"/>
                            </a:solidFill>
                          </a:ln>
                        </pic:spPr>
                      </pic:pic>
                    </a:graphicData>
                  </a:graphic>
                </wp:inline>
              </w:drawing>
            </w:r>
          </w:p>
          <w:p w14:paraId="4B1A7CB3" w14:textId="77777777" w:rsidR="002C3D19" w:rsidRDefault="002C3D19" w:rsidP="002C3D19">
            <w:r w:rsidRPr="002C3D19">
              <w:t xml:space="preserve">No es de mentira. La fórmula es exacta para lo que describe, que es </w:t>
            </w:r>
            <w:proofErr w:type="spellStart"/>
            <w:r w:rsidRPr="002C3D19">
              <w:rPr>
                <w:b/>
                <w:bCs/>
              </w:rPr>
              <w:t>greedy</w:t>
            </w:r>
            <w:proofErr w:type="spellEnd"/>
            <w:r w:rsidRPr="002C3D19">
              <w:rPr>
                <w:b/>
                <w:bCs/>
              </w:rPr>
              <w:t xml:space="preserve"> </w:t>
            </w:r>
            <w:proofErr w:type="spellStart"/>
            <w:r w:rsidRPr="002C3D19">
              <w:rPr>
                <w:b/>
                <w:bCs/>
              </w:rPr>
              <w:t>decoding</w:t>
            </w:r>
            <w:proofErr w:type="spellEnd"/>
            <w:r w:rsidRPr="002C3D19">
              <w:rPr>
                <w:b/>
                <w:bCs/>
              </w:rPr>
              <w:t>.</w:t>
            </w:r>
            <w:r w:rsidRPr="002C3D19">
              <w:t xml:space="preserve"> Lo que simplifiqué es otra cosa.</w:t>
            </w:r>
          </w:p>
          <w:p w14:paraId="631B6FB1" w14:textId="77777777" w:rsidR="002C3D19" w:rsidRDefault="002C3D19" w:rsidP="002C3D19"/>
          <w:p w14:paraId="3505E7C4" w14:textId="0CFE865D" w:rsidR="002C3D19" w:rsidRDefault="002C3D19" w:rsidP="002C3D19">
            <w:pPr>
              <w:rPr>
                <w:b/>
                <w:bCs/>
              </w:rPr>
            </w:pPr>
            <w:r>
              <w:rPr>
                <w:b/>
                <w:bCs/>
              </w:rPr>
              <w:t>Que es exacto</w:t>
            </w:r>
          </w:p>
          <w:p w14:paraId="008A1432" w14:textId="2F7BEB30" w:rsidR="002C3D19" w:rsidRPr="00C4452D" w:rsidRDefault="002C3D19" w:rsidP="002C3D19">
            <w:pPr>
              <w:pStyle w:val="Prrafodelista"/>
              <w:numPr>
                <w:ilvl w:val="0"/>
                <w:numId w:val="2"/>
              </w:numPr>
              <w:rPr>
                <w:b/>
                <w:bCs/>
              </w:rPr>
            </w:pPr>
            <w:r>
              <w:rPr>
                <w:b/>
                <w:bCs/>
              </w:rPr>
              <w:t xml:space="preserve">La </w:t>
            </w:r>
            <w:proofErr w:type="spellStart"/>
            <w:r>
              <w:rPr>
                <w:b/>
                <w:bCs/>
              </w:rPr>
              <w:t>formula</w:t>
            </w:r>
            <w:proofErr w:type="spellEnd"/>
            <w:r>
              <w:rPr>
                <w:b/>
                <w:bCs/>
              </w:rPr>
              <w:t xml:space="preserve">: </w:t>
            </w:r>
            <w:proofErr w:type="spellStart"/>
            <w:r w:rsidR="00A65A12">
              <w:t>arg</w:t>
            </w:r>
            <w:proofErr w:type="spellEnd"/>
            <w:r w:rsidR="00A65A12">
              <w:t xml:space="preserve"> </w:t>
            </w:r>
            <w:proofErr w:type="spellStart"/>
            <w:r w:rsidR="00A65A12">
              <w:t>max</w:t>
            </w:r>
            <w:proofErr w:type="spellEnd"/>
            <w:r w:rsidR="00A65A12">
              <w:t xml:space="preserve"> sobre las </w:t>
            </w:r>
            <w:proofErr w:type="spellStart"/>
            <w:r w:rsidR="00A65A12">
              <w:t>probabildiades</w:t>
            </w:r>
            <w:proofErr w:type="spellEnd"/>
            <w:r w:rsidR="00A65A12">
              <w:t xml:space="preserve"> es la </w:t>
            </w:r>
            <w:r w:rsidR="006D66EE">
              <w:t xml:space="preserve">definición estándar de </w:t>
            </w:r>
            <w:proofErr w:type="spellStart"/>
            <w:r w:rsidR="006D66EE">
              <w:t>greedy</w:t>
            </w:r>
            <w:proofErr w:type="spellEnd"/>
            <w:r w:rsidR="006D66EE">
              <w:t xml:space="preserve">: elegir en cada paso la palabra con mayor probabilidad. Un </w:t>
            </w:r>
            <w:proofErr w:type="spellStart"/>
            <w:r w:rsidR="006D66EE">
              <w:t>surv</w:t>
            </w:r>
            <w:r w:rsidR="00C4452D">
              <w:t>ey</w:t>
            </w:r>
            <w:proofErr w:type="spellEnd"/>
            <w:r w:rsidR="00C4452D">
              <w:t xml:space="preserve"> reciente de decodificación da la misma dirección.</w:t>
            </w:r>
          </w:p>
          <w:p w14:paraId="02ACAFE9" w14:textId="65D1172E" w:rsidR="00C4452D" w:rsidRPr="00C4452D" w:rsidRDefault="00C4452D" w:rsidP="002C3D19">
            <w:pPr>
              <w:pStyle w:val="Prrafodelista"/>
              <w:numPr>
                <w:ilvl w:val="0"/>
                <w:numId w:val="2"/>
              </w:numPr>
              <w:rPr>
                <w:b/>
                <w:bCs/>
              </w:rPr>
            </w:pPr>
            <w:r w:rsidRPr="00C4452D">
              <w:rPr>
                <w:b/>
                <w:bCs/>
              </w:rPr>
              <w:t xml:space="preserve">Que el resultado sea un ID (un entero): </w:t>
            </w:r>
            <w:r w:rsidRPr="00C4452D">
              <w:t xml:space="preserve">es lo que hace </w:t>
            </w:r>
            <w:proofErr w:type="spellStart"/>
            <w:r w:rsidRPr="00C4452D">
              <w:t>argmax</w:t>
            </w:r>
            <w:proofErr w:type="spellEnd"/>
            <w:r w:rsidRPr="00C4452D">
              <w:t xml:space="preserve"> en el código real. Devuelve la posición del mayor, no su valor.</w:t>
            </w:r>
          </w:p>
          <w:p w14:paraId="693EA1D6" w14:textId="77777777" w:rsidR="00B66363" w:rsidRPr="00B66363" w:rsidRDefault="00C4452D" w:rsidP="002C3D19">
            <w:pPr>
              <w:pStyle w:val="Prrafodelista"/>
              <w:numPr>
                <w:ilvl w:val="0"/>
                <w:numId w:val="2"/>
              </w:numPr>
              <w:rPr>
                <w:b/>
                <w:bCs/>
              </w:rPr>
            </w:pPr>
            <w:r>
              <w:rPr>
                <w:b/>
                <w:bCs/>
              </w:rPr>
              <w:t>Que el vector de probabilidades mida</w:t>
            </w:r>
            <w:r w:rsidR="00B66363">
              <w:rPr>
                <w:b/>
                <w:bCs/>
              </w:rPr>
              <w:t xml:space="preserve"> </w:t>
            </w:r>
            <w:r w:rsidR="00B66363">
              <w:t>1 x 37.000: el tamaño del vocabulario (</w:t>
            </w:r>
            <w:r w:rsidR="00B66363" w:rsidRPr="00B66363">
              <w:t>~37.000</w:t>
            </w:r>
            <w:r w:rsidR="00B66363">
              <w:t xml:space="preserve">) es el </w:t>
            </w:r>
            <w:proofErr w:type="spellStart"/>
            <w:proofErr w:type="gramStart"/>
            <w:r w:rsidR="00B66363">
              <w:t>paper</w:t>
            </w:r>
            <w:proofErr w:type="spellEnd"/>
            <w:proofErr w:type="gramEnd"/>
            <w:r w:rsidR="00B66363">
              <w:t xml:space="preserve"> (</w:t>
            </w:r>
            <w:proofErr w:type="spellStart"/>
            <w:r w:rsidR="00B66363">
              <w:t>Seccion</w:t>
            </w:r>
            <w:proofErr w:type="spellEnd"/>
            <w:r w:rsidR="00B66363">
              <w:t xml:space="preserve"> 5.1).</w:t>
            </w:r>
          </w:p>
          <w:p w14:paraId="0E6DC499" w14:textId="77777777" w:rsidR="00E95522" w:rsidRDefault="00E95522" w:rsidP="00B66363"/>
          <w:p w14:paraId="1B738C78" w14:textId="77777777" w:rsidR="00E95522" w:rsidRPr="00E95522" w:rsidRDefault="00E95522" w:rsidP="00E95522">
            <w:pPr>
              <w:rPr>
                <w:b/>
                <w:bCs/>
              </w:rPr>
            </w:pPr>
            <w:r w:rsidRPr="00E95522">
              <w:rPr>
                <w:b/>
                <w:bCs/>
              </w:rPr>
              <w:t>Qué es una simplificación o una convención</w:t>
            </w:r>
          </w:p>
          <w:p w14:paraId="3FCF1223" w14:textId="0331F345" w:rsidR="00C4452D" w:rsidRDefault="00C4452D" w:rsidP="00B66363">
            <w:r>
              <w:lastRenderedPageBreak/>
              <w:t xml:space="preserve"> </w:t>
            </w:r>
            <w:r w:rsidR="00AF52F8" w:rsidRPr="00AF52F8">
              <w:rPr>
                <w:noProof/>
              </w:rPr>
              <w:drawing>
                <wp:inline distT="0" distB="0" distL="0" distR="0" wp14:anchorId="2E4E4614" wp14:editId="2B872CCC">
                  <wp:extent cx="4892040" cy="2825225"/>
                  <wp:effectExtent l="0" t="0" r="3810" b="0"/>
                  <wp:docPr id="1972742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42013" name=""/>
                          <pic:cNvPicPr/>
                        </pic:nvPicPr>
                        <pic:blipFill>
                          <a:blip r:embed="rId343"/>
                          <a:stretch>
                            <a:fillRect/>
                          </a:stretch>
                        </pic:blipFill>
                        <pic:spPr>
                          <a:xfrm>
                            <a:off x="0" y="0"/>
                            <a:ext cx="4897037" cy="2828111"/>
                          </a:xfrm>
                          <a:prstGeom prst="rect">
                            <a:avLst/>
                          </a:prstGeom>
                        </pic:spPr>
                      </pic:pic>
                    </a:graphicData>
                  </a:graphic>
                </wp:inline>
              </w:drawing>
            </w:r>
          </w:p>
          <w:p w14:paraId="34D070FB" w14:textId="77777777" w:rsidR="00AF52F8" w:rsidRDefault="00AF52F8" w:rsidP="00B66363">
            <w:pPr>
              <w:rPr>
                <w:b/>
                <w:bCs/>
              </w:rPr>
            </w:pPr>
          </w:p>
          <w:p w14:paraId="464D4B03" w14:textId="101791A6" w:rsidR="0008575F" w:rsidRPr="00D1371A" w:rsidRDefault="00004A05" w:rsidP="00D1371A">
            <w:r w:rsidRPr="00004A05">
              <w:t xml:space="preserve">En resumen: </w:t>
            </w:r>
            <w:r w:rsidRPr="00004A05">
              <w:rPr>
                <w:b/>
                <w:bCs/>
              </w:rPr>
              <w:t>la fórmula y la mecánica son reales,</w:t>
            </w:r>
            <w:r w:rsidRPr="00004A05">
              <w:t xml:space="preserve"> y lo que cambia respecto de un modelo de producción es que los números son inventados y que el </w:t>
            </w:r>
            <w:proofErr w:type="spellStart"/>
            <w:proofErr w:type="gramStart"/>
            <w:r w:rsidRPr="00004A05">
              <w:t>paper</w:t>
            </w:r>
            <w:proofErr w:type="spellEnd"/>
            <w:proofErr w:type="gramEnd"/>
            <w:r w:rsidRPr="00004A05">
              <w:t xml:space="preserve"> usa </w:t>
            </w:r>
            <w:proofErr w:type="spellStart"/>
            <w:r w:rsidRPr="00004A05">
              <w:t>beam</w:t>
            </w:r>
            <w:proofErr w:type="spellEnd"/>
            <w:r w:rsidRPr="00004A05">
              <w:t xml:space="preserve"> </w:t>
            </w:r>
            <w:proofErr w:type="spellStart"/>
            <w:r w:rsidRPr="00004A05">
              <w:t>search</w:t>
            </w:r>
            <w:proofErr w:type="spellEnd"/>
            <w:r w:rsidRPr="00004A05">
              <w:t xml:space="preserve"> en vez de </w:t>
            </w:r>
            <w:proofErr w:type="spellStart"/>
            <w:r w:rsidRPr="00004A05">
              <w:t>greedy</w:t>
            </w:r>
            <w:proofErr w:type="spellEnd"/>
            <w:r w:rsidRPr="00004A05">
              <w:t>.</w:t>
            </w:r>
          </w:p>
        </w:tc>
      </w:tr>
    </w:tbl>
    <w:p w14:paraId="078972BF" w14:textId="77777777" w:rsidR="0018023F" w:rsidRDefault="0018023F" w:rsidP="0018023F">
      <w:pPr>
        <w:rPr>
          <w:b/>
          <w:bCs/>
        </w:rPr>
      </w:pPr>
    </w:p>
    <w:p w14:paraId="0ED5ABED" w14:textId="77777777" w:rsidR="0018023F" w:rsidRDefault="0018023F" w:rsidP="0018023F">
      <w:pPr>
        <w:rPr>
          <w:b/>
          <w:bCs/>
        </w:rPr>
      </w:pPr>
    </w:p>
    <w:p w14:paraId="1BEA6D10" w14:textId="77777777" w:rsidR="0018023F" w:rsidRDefault="0018023F" w:rsidP="0018023F">
      <w:pPr>
        <w:rPr>
          <w:b/>
          <w:bCs/>
        </w:rPr>
      </w:pPr>
    </w:p>
    <w:p w14:paraId="7F4281FF" w14:textId="77777777" w:rsidR="0018023F" w:rsidRDefault="0018023F" w:rsidP="0018023F">
      <w:pPr>
        <w:rPr>
          <w:b/>
          <w:bCs/>
        </w:rPr>
      </w:pPr>
    </w:p>
    <w:p w14:paraId="5B9EA113" w14:textId="77777777" w:rsidR="0018023F" w:rsidRDefault="0018023F" w:rsidP="0018023F">
      <w:pPr>
        <w:rPr>
          <w:b/>
          <w:bCs/>
        </w:rPr>
      </w:pPr>
    </w:p>
    <w:p w14:paraId="7011396D" w14:textId="77777777" w:rsidR="0018023F" w:rsidRDefault="0018023F" w:rsidP="0018023F">
      <w:pPr>
        <w:rPr>
          <w:b/>
          <w:bCs/>
        </w:rPr>
      </w:pPr>
    </w:p>
    <w:p w14:paraId="07DBD0F4" w14:textId="77777777" w:rsidR="0018023F" w:rsidRDefault="0018023F" w:rsidP="0018023F">
      <w:pPr>
        <w:rPr>
          <w:b/>
          <w:bCs/>
        </w:rPr>
      </w:pPr>
    </w:p>
    <w:p w14:paraId="6E5B09E8" w14:textId="77777777" w:rsidR="0018023F" w:rsidRDefault="0018023F" w:rsidP="0018023F">
      <w:pPr>
        <w:rPr>
          <w:b/>
          <w:bCs/>
        </w:rPr>
      </w:pPr>
    </w:p>
    <w:p w14:paraId="230A1EBB" w14:textId="77777777" w:rsidR="0018023F" w:rsidRDefault="0018023F" w:rsidP="0018023F">
      <w:pPr>
        <w:rPr>
          <w:b/>
          <w:bCs/>
        </w:rPr>
      </w:pPr>
    </w:p>
    <w:p w14:paraId="65F03D37" w14:textId="77777777" w:rsidR="0018023F" w:rsidRDefault="0018023F" w:rsidP="0018023F">
      <w:pPr>
        <w:rPr>
          <w:b/>
          <w:bCs/>
        </w:rPr>
      </w:pPr>
    </w:p>
    <w:p w14:paraId="7DA3618D" w14:textId="77777777" w:rsidR="0018023F" w:rsidRDefault="0018023F" w:rsidP="0018023F">
      <w:pPr>
        <w:rPr>
          <w:b/>
          <w:bCs/>
        </w:rPr>
      </w:pPr>
    </w:p>
    <w:p w14:paraId="2A55ED08" w14:textId="77777777" w:rsidR="0018023F" w:rsidRDefault="0018023F" w:rsidP="0018023F">
      <w:pPr>
        <w:rPr>
          <w:b/>
          <w:bCs/>
        </w:rPr>
      </w:pPr>
    </w:p>
    <w:p w14:paraId="05A9DFFE" w14:textId="77777777" w:rsidR="0018023F" w:rsidRDefault="0018023F" w:rsidP="0018023F">
      <w:pPr>
        <w:rPr>
          <w:b/>
          <w:bCs/>
        </w:rPr>
      </w:pPr>
    </w:p>
    <w:p w14:paraId="441C3393" w14:textId="77777777" w:rsidR="0018023F" w:rsidRDefault="0018023F" w:rsidP="0018023F">
      <w:pPr>
        <w:rPr>
          <w:b/>
          <w:bCs/>
        </w:rPr>
      </w:pPr>
    </w:p>
    <w:p w14:paraId="7DE45954" w14:textId="77777777" w:rsidR="0018023F" w:rsidRDefault="0018023F" w:rsidP="0018023F">
      <w:pPr>
        <w:rPr>
          <w:b/>
          <w:bCs/>
        </w:rPr>
      </w:pPr>
    </w:p>
    <w:p w14:paraId="4EC3D5AD" w14:textId="77777777" w:rsidR="00FF3456" w:rsidRDefault="00FF3456" w:rsidP="0018023F">
      <w:pPr>
        <w:rPr>
          <w:b/>
          <w:bCs/>
        </w:rPr>
      </w:pPr>
    </w:p>
    <w:p w14:paraId="1305C132" w14:textId="77777777" w:rsidR="00FF3456" w:rsidRDefault="00FF3456" w:rsidP="0018023F">
      <w:pPr>
        <w:rPr>
          <w:b/>
          <w:bCs/>
        </w:rPr>
      </w:pPr>
    </w:p>
    <w:p w14:paraId="148305EC" w14:textId="77777777" w:rsidR="0018023F" w:rsidRDefault="0018023F" w:rsidP="0018023F">
      <w:pPr>
        <w:rPr>
          <w:b/>
          <w:bCs/>
        </w:rPr>
      </w:pPr>
    </w:p>
    <w:p w14:paraId="2F395C70" w14:textId="77777777" w:rsidR="0018023F" w:rsidRDefault="0018023F" w:rsidP="0018023F">
      <w:pPr>
        <w:rPr>
          <w:b/>
          <w:bCs/>
        </w:rPr>
      </w:pPr>
    </w:p>
    <w:p w14:paraId="67D87CE7" w14:textId="77777777" w:rsidR="0018023F" w:rsidRPr="0018023F" w:rsidRDefault="0018023F" w:rsidP="0018023F">
      <w:pPr>
        <w:rPr>
          <w:b/>
          <w:bCs/>
        </w:rPr>
      </w:pPr>
    </w:p>
    <w:tbl>
      <w:tblPr>
        <w:tblStyle w:val="Tablaconcuadrcula"/>
        <w:tblW w:w="0" w:type="auto"/>
        <w:tblLook w:val="04A0" w:firstRow="1" w:lastRow="0" w:firstColumn="1" w:lastColumn="0" w:noHBand="0" w:noVBand="1"/>
      </w:tblPr>
      <w:tblGrid>
        <w:gridCol w:w="10790"/>
      </w:tblGrid>
      <w:tr w:rsidR="00C92A2E" w14:paraId="0287E0FB" w14:textId="77777777" w:rsidTr="00C92A2E">
        <w:tc>
          <w:tcPr>
            <w:tcW w:w="10790" w:type="dxa"/>
          </w:tcPr>
          <w:p w14:paraId="53C1DD14" w14:textId="2D98200F" w:rsidR="007843C0" w:rsidRPr="007843C0" w:rsidRDefault="007843C0" w:rsidP="000D79D3">
            <w:pPr>
              <w:rPr>
                <w:b/>
                <w:bCs/>
                <w:sz w:val="24"/>
                <w:szCs w:val="28"/>
              </w:rPr>
            </w:pPr>
            <w:r w:rsidRPr="007843C0">
              <w:rPr>
                <w:b/>
                <w:bCs/>
                <w:sz w:val="24"/>
                <w:szCs w:val="28"/>
                <w:highlight w:val="yellow"/>
              </w:rPr>
              <w:lastRenderedPageBreak/>
              <w:t xml:space="preserve">GNMT </w:t>
            </w:r>
            <w:proofErr w:type="spellStart"/>
            <w:r w:rsidRPr="007843C0">
              <w:rPr>
                <w:b/>
                <w:bCs/>
                <w:sz w:val="24"/>
                <w:szCs w:val="28"/>
                <w:highlight w:val="yellow"/>
              </w:rPr>
              <w:t>beam</w:t>
            </w:r>
            <w:proofErr w:type="spellEnd"/>
            <w:r w:rsidRPr="007843C0">
              <w:rPr>
                <w:b/>
                <w:bCs/>
                <w:sz w:val="24"/>
                <w:szCs w:val="28"/>
                <w:highlight w:val="yellow"/>
              </w:rPr>
              <w:t xml:space="preserve"> </w:t>
            </w:r>
            <w:proofErr w:type="spellStart"/>
            <w:r w:rsidRPr="007843C0">
              <w:rPr>
                <w:b/>
                <w:bCs/>
                <w:sz w:val="24"/>
                <w:szCs w:val="28"/>
                <w:highlight w:val="yellow"/>
              </w:rPr>
              <w:t>search</w:t>
            </w:r>
            <w:proofErr w:type="spellEnd"/>
          </w:p>
          <w:p w14:paraId="11F7C582" w14:textId="7E82F7CB" w:rsidR="007843C0" w:rsidRDefault="007843C0" w:rsidP="000D79D3">
            <w:pPr>
              <w:rPr>
                <w:b/>
                <w:bCs/>
              </w:rPr>
            </w:pPr>
            <w:r w:rsidRPr="007843C0">
              <w:t xml:space="preserve">El sistema </w:t>
            </w:r>
            <w:hyperlink r:id="rId344" w:tgtFrame="_blank" w:history="1">
              <w:r w:rsidRPr="007843C0">
                <w:rPr>
                  <w:rStyle w:val="Hipervnculo"/>
                </w:rPr>
                <w:t>GNMT (</w:t>
              </w:r>
              <w:proofErr w:type="spellStart"/>
              <w:r w:rsidRPr="007843C0">
                <w:rPr>
                  <w:rStyle w:val="Hipervnculo"/>
                </w:rPr>
                <w:t>Google's</w:t>
              </w:r>
              <w:proofErr w:type="spellEnd"/>
              <w:r w:rsidRPr="007843C0">
                <w:rPr>
                  <w:rStyle w:val="Hipervnculo"/>
                </w:rPr>
                <w:t xml:space="preserve"> Neural Machine </w:t>
              </w:r>
              <w:proofErr w:type="spellStart"/>
              <w:r w:rsidRPr="007843C0">
                <w:rPr>
                  <w:rStyle w:val="Hipervnculo"/>
                </w:rPr>
                <w:t>Translation</w:t>
              </w:r>
              <w:proofErr w:type="spellEnd"/>
              <w:r w:rsidRPr="007843C0">
                <w:rPr>
                  <w:rStyle w:val="Hipervnculo"/>
                </w:rPr>
                <w:t>)</w:t>
              </w:r>
            </w:hyperlink>
            <w:r w:rsidRPr="007843C0">
              <w:t xml:space="preserve"> utiliza </w:t>
            </w:r>
            <w:proofErr w:type="spellStart"/>
            <w:r w:rsidRPr="007843C0">
              <w:rPr>
                <w:b/>
                <w:bCs/>
              </w:rPr>
              <w:t>beam</w:t>
            </w:r>
            <w:proofErr w:type="spellEnd"/>
            <w:r w:rsidRPr="007843C0">
              <w:rPr>
                <w:b/>
                <w:bCs/>
              </w:rPr>
              <w:t xml:space="preserve"> </w:t>
            </w:r>
            <w:proofErr w:type="spellStart"/>
            <w:r w:rsidRPr="007843C0">
              <w:rPr>
                <w:b/>
                <w:bCs/>
              </w:rPr>
              <w:t>search</w:t>
            </w:r>
            <w:proofErr w:type="spellEnd"/>
            <w:r w:rsidRPr="007843C0">
              <w:t xml:space="preserve"> (búsqueda de haces)</w:t>
            </w:r>
            <w:r>
              <w:t xml:space="preserve"> </w:t>
            </w:r>
            <w:r w:rsidR="00A5521E">
              <w:t xml:space="preserve">como </w:t>
            </w:r>
            <w:r w:rsidR="00A5521E">
              <w:rPr>
                <w:b/>
                <w:bCs/>
              </w:rPr>
              <w:t>algoritmo de decodificación para generar traducciones palabra por palabra maximizando la probabilidad condicional del texto de salida.</w:t>
            </w:r>
          </w:p>
          <w:p w14:paraId="3924F42B" w14:textId="77777777" w:rsidR="00A5521E" w:rsidRDefault="00A5521E" w:rsidP="000D79D3">
            <w:pPr>
              <w:rPr>
                <w:b/>
                <w:bCs/>
              </w:rPr>
            </w:pPr>
          </w:p>
          <w:p w14:paraId="65E67782" w14:textId="77777777" w:rsidR="00C37204" w:rsidRPr="00850930" w:rsidRDefault="00C37204" w:rsidP="00C37204">
            <w:pPr>
              <w:rPr>
                <w:b/>
                <w:bCs/>
                <w:sz w:val="24"/>
                <w:szCs w:val="28"/>
              </w:rPr>
            </w:pPr>
            <w:r w:rsidRPr="00850930">
              <w:rPr>
                <w:b/>
                <w:bCs/>
                <w:sz w:val="24"/>
                <w:szCs w:val="28"/>
                <w:highlight w:val="yellow"/>
              </w:rPr>
              <w:t>¿Cómo funciona?</w:t>
            </w:r>
          </w:p>
          <w:p w14:paraId="55839216" w14:textId="1DC00D90" w:rsidR="00C37204" w:rsidRPr="00B34815" w:rsidRDefault="00850930" w:rsidP="00850930">
            <w:pPr>
              <w:pStyle w:val="Prrafodelista"/>
              <w:numPr>
                <w:ilvl w:val="0"/>
                <w:numId w:val="2"/>
              </w:numPr>
              <w:rPr>
                <w:b/>
                <w:bCs/>
              </w:rPr>
            </w:pPr>
            <w:proofErr w:type="spellStart"/>
            <w:r>
              <w:rPr>
                <w:b/>
                <w:bCs/>
              </w:rPr>
              <w:t>Mantenimiendo</w:t>
            </w:r>
            <w:proofErr w:type="spellEnd"/>
            <w:r>
              <w:rPr>
                <w:b/>
                <w:bCs/>
              </w:rPr>
              <w:t xml:space="preserve"> de candidatos: </w:t>
            </w:r>
            <w:r>
              <w:t xml:space="preserve">En cada paso de tiempo, el decodificador guarda un numero fijo de secuencias activas parciales conocido como </w:t>
            </w:r>
            <w:r>
              <w:rPr>
                <w:b/>
                <w:bCs/>
              </w:rPr>
              <w:t xml:space="preserve">ancho de haz </w:t>
            </w:r>
            <w:r>
              <w:t>(</w:t>
            </w:r>
            <w:proofErr w:type="spellStart"/>
            <w:r>
              <w:rPr>
                <w:i/>
                <w:iCs/>
              </w:rPr>
              <w:t>beam</w:t>
            </w:r>
            <w:proofErr w:type="spellEnd"/>
            <w:r>
              <w:rPr>
                <w:i/>
                <w:iCs/>
              </w:rPr>
              <w:t xml:space="preserve"> </w:t>
            </w:r>
            <w:proofErr w:type="spellStart"/>
            <w:r>
              <w:rPr>
                <w:i/>
                <w:iCs/>
              </w:rPr>
              <w:t>size</w:t>
            </w:r>
            <w:proofErr w:type="spellEnd"/>
            <w:r>
              <w:rPr>
                <w:i/>
                <w:iCs/>
              </w:rPr>
              <w:t xml:space="preserve">, </w:t>
            </w:r>
            <w:proofErr w:type="spellStart"/>
            <w:r w:rsidR="00B34815">
              <w:rPr>
                <w:i/>
                <w:iCs/>
              </w:rPr>
              <w:t>conmunmente</w:t>
            </w:r>
            <w:proofErr w:type="spellEnd"/>
            <w:r w:rsidR="00B34815">
              <w:rPr>
                <w:i/>
                <w:iCs/>
              </w:rPr>
              <w:t xml:space="preserve"> k =5)</w:t>
            </w:r>
          </w:p>
          <w:p w14:paraId="661BD096" w14:textId="4C28D69D" w:rsidR="00B34815" w:rsidRPr="00AA038C" w:rsidRDefault="00B34815" w:rsidP="00850930">
            <w:pPr>
              <w:pStyle w:val="Prrafodelista"/>
              <w:numPr>
                <w:ilvl w:val="0"/>
                <w:numId w:val="2"/>
              </w:numPr>
              <w:rPr>
                <w:b/>
                <w:bCs/>
              </w:rPr>
            </w:pPr>
            <w:proofErr w:type="spellStart"/>
            <w:r>
              <w:rPr>
                <w:b/>
                <w:bCs/>
              </w:rPr>
              <w:t>Expansion</w:t>
            </w:r>
            <w:proofErr w:type="spellEnd"/>
            <w:r>
              <w:rPr>
                <w:b/>
                <w:bCs/>
              </w:rPr>
              <w:t xml:space="preserve"> y puntuación: </w:t>
            </w:r>
            <w:r>
              <w:t xml:space="preserve">Cada secuencia actual se expande con todas las palabras posibles del vocabulario. </w:t>
            </w:r>
            <w:r w:rsidR="00AA038C">
              <w:t xml:space="preserve">Se </w:t>
            </w:r>
            <w:proofErr w:type="spellStart"/>
            <w:r w:rsidR="00AA038C">
              <w:t>evalua</w:t>
            </w:r>
            <w:proofErr w:type="spellEnd"/>
            <w:r w:rsidR="00AA038C">
              <w:t xml:space="preserve"> la probabilidad conjunta acumulada de toda la frase resultante.</w:t>
            </w:r>
          </w:p>
          <w:p w14:paraId="796E4C26" w14:textId="30968748" w:rsidR="00AA038C" w:rsidRPr="00CD2447" w:rsidRDefault="00CD2447" w:rsidP="00850930">
            <w:pPr>
              <w:pStyle w:val="Prrafodelista"/>
              <w:numPr>
                <w:ilvl w:val="0"/>
                <w:numId w:val="2"/>
              </w:numPr>
              <w:rPr>
                <w:b/>
                <w:bCs/>
              </w:rPr>
            </w:pPr>
            <w:r>
              <w:rPr>
                <w:b/>
                <w:bCs/>
              </w:rPr>
              <w:t xml:space="preserve">Poda </w:t>
            </w:r>
            <w:r>
              <w:rPr>
                <w:b/>
                <w:bCs/>
                <w:i/>
                <w:iCs/>
              </w:rPr>
              <w:t>(</w:t>
            </w:r>
            <w:proofErr w:type="spellStart"/>
            <w:r>
              <w:rPr>
                <w:b/>
                <w:bCs/>
                <w:i/>
                <w:iCs/>
              </w:rPr>
              <w:t>Pruning</w:t>
            </w:r>
            <w:proofErr w:type="spellEnd"/>
            <w:r>
              <w:rPr>
                <w:b/>
                <w:bCs/>
                <w:i/>
                <w:iCs/>
              </w:rPr>
              <w:t xml:space="preserve">): </w:t>
            </w:r>
            <w:r>
              <w:t xml:space="preserve">Se </w:t>
            </w:r>
            <w:proofErr w:type="spellStart"/>
            <w:r>
              <w:t>cescartar</w:t>
            </w:r>
            <w:proofErr w:type="spellEnd"/>
            <w:r>
              <w:t xml:space="preserve"> las opciones con menor puntuación y solo se conservan las k mejores rutas para el siguiente paso, evitando explorar un </w:t>
            </w:r>
            <w:proofErr w:type="spellStart"/>
            <w:r>
              <w:t>arbol</w:t>
            </w:r>
            <w:proofErr w:type="spellEnd"/>
            <w:r>
              <w:t xml:space="preserve"> de decisiones infinitamente grande.</w:t>
            </w:r>
          </w:p>
          <w:p w14:paraId="766E9774" w14:textId="77777777" w:rsidR="00CD2447" w:rsidRDefault="00CD2447" w:rsidP="00F05A6C">
            <w:pPr>
              <w:rPr>
                <w:b/>
                <w:bCs/>
              </w:rPr>
            </w:pPr>
          </w:p>
          <w:p w14:paraId="3F102E4F" w14:textId="77777777" w:rsidR="00F05A6C" w:rsidRPr="00F05A6C" w:rsidRDefault="00F05A6C" w:rsidP="00F05A6C">
            <w:pPr>
              <w:rPr>
                <w:b/>
                <w:bCs/>
                <w:sz w:val="24"/>
                <w:szCs w:val="28"/>
              </w:rPr>
            </w:pPr>
            <w:r w:rsidRPr="008716AB">
              <w:rPr>
                <w:b/>
                <w:bCs/>
                <w:sz w:val="24"/>
                <w:szCs w:val="28"/>
                <w:highlight w:val="yellow"/>
              </w:rPr>
              <w:t>Ajustes clave en GNMT</w:t>
            </w:r>
          </w:p>
          <w:p w14:paraId="25C94C8F" w14:textId="4B76FE5B" w:rsidR="00F05A6C" w:rsidRPr="00A43212" w:rsidRDefault="00A43212" w:rsidP="00F05A6C">
            <w:pPr>
              <w:pStyle w:val="Prrafodelista"/>
              <w:numPr>
                <w:ilvl w:val="0"/>
                <w:numId w:val="2"/>
              </w:numPr>
              <w:rPr>
                <w:b/>
                <w:bCs/>
              </w:rPr>
            </w:pPr>
            <w:r w:rsidRPr="00A43212">
              <w:rPr>
                <w:b/>
                <w:bCs/>
              </w:rPr>
              <w:t>Normalización de longitud (</w:t>
            </w:r>
            <w:proofErr w:type="spellStart"/>
            <w:r w:rsidRPr="00A43212">
              <w:rPr>
                <w:b/>
                <w:bCs/>
                <w:i/>
                <w:iCs/>
              </w:rPr>
              <w:t>Length</w:t>
            </w:r>
            <w:proofErr w:type="spellEnd"/>
            <w:r w:rsidRPr="00A43212">
              <w:rPr>
                <w:b/>
                <w:bCs/>
                <w:i/>
                <w:iCs/>
              </w:rPr>
              <w:t xml:space="preserve"> </w:t>
            </w:r>
            <w:proofErr w:type="spellStart"/>
            <w:r w:rsidRPr="00A43212">
              <w:rPr>
                <w:b/>
                <w:bCs/>
                <w:i/>
                <w:iCs/>
              </w:rPr>
              <w:t>Normalization</w:t>
            </w:r>
            <w:proofErr w:type="spellEnd"/>
            <w:r w:rsidRPr="00A43212">
              <w:rPr>
                <w:b/>
                <w:bCs/>
              </w:rPr>
              <w:t>):</w:t>
            </w:r>
            <w:r>
              <w:rPr>
                <w:b/>
                <w:bCs/>
              </w:rPr>
              <w:t xml:space="preserve"> </w:t>
            </w:r>
            <w:r>
              <w:t xml:space="preserve">Como las oraciones </w:t>
            </w:r>
            <w:proofErr w:type="spellStart"/>
            <w:r>
              <w:t>mas</w:t>
            </w:r>
            <w:proofErr w:type="spellEnd"/>
            <w:r>
              <w:t xml:space="preserve"> largas tienen a acumular </w:t>
            </w:r>
            <w:proofErr w:type="spellStart"/>
            <w:r>
              <w:t>probabildiades</w:t>
            </w:r>
            <w:proofErr w:type="spellEnd"/>
            <w:r>
              <w:t xml:space="preserve"> </w:t>
            </w:r>
            <w:proofErr w:type="spellStart"/>
            <w:r>
              <w:t>mas</w:t>
            </w:r>
            <w:proofErr w:type="spellEnd"/>
            <w:r>
              <w:t xml:space="preserve"> bajas por la multiplicación continua, GNMT aplica un factor de normalización para evitar sesgar el resultado hacia traducciones excesivamente cortas.</w:t>
            </w:r>
          </w:p>
          <w:p w14:paraId="7D6521CA" w14:textId="781941CE" w:rsidR="00A5521E" w:rsidRPr="008F1FB4" w:rsidRDefault="00094351" w:rsidP="000D79D3">
            <w:pPr>
              <w:pStyle w:val="Prrafodelista"/>
              <w:numPr>
                <w:ilvl w:val="0"/>
                <w:numId w:val="2"/>
              </w:numPr>
              <w:rPr>
                <w:b/>
                <w:bCs/>
              </w:rPr>
            </w:pPr>
            <w:r w:rsidRPr="00094351">
              <w:rPr>
                <w:b/>
                <w:bCs/>
              </w:rPr>
              <w:t>Penalización por cobertura (</w:t>
            </w:r>
            <w:proofErr w:type="spellStart"/>
            <w:r w:rsidRPr="00094351">
              <w:rPr>
                <w:b/>
                <w:bCs/>
                <w:i/>
                <w:iCs/>
              </w:rPr>
              <w:t>Coverage</w:t>
            </w:r>
            <w:proofErr w:type="spellEnd"/>
            <w:r w:rsidRPr="00094351">
              <w:rPr>
                <w:b/>
                <w:bCs/>
                <w:i/>
                <w:iCs/>
              </w:rPr>
              <w:t xml:space="preserve"> </w:t>
            </w:r>
            <w:proofErr w:type="spellStart"/>
            <w:r w:rsidRPr="00094351">
              <w:rPr>
                <w:b/>
                <w:bCs/>
                <w:i/>
                <w:iCs/>
              </w:rPr>
              <w:t>Penalty</w:t>
            </w:r>
            <w:proofErr w:type="spellEnd"/>
            <w:r w:rsidRPr="00094351">
              <w:rPr>
                <w:b/>
                <w:bCs/>
              </w:rPr>
              <w:t>):</w:t>
            </w:r>
            <w:r w:rsidR="008F1FB4">
              <w:rPr>
                <w:b/>
                <w:bCs/>
              </w:rPr>
              <w:t xml:space="preserve"> </w:t>
            </w:r>
            <w:r w:rsidR="008F1FB4">
              <w:t xml:space="preserve">Penaliza las palabras del texto de origen que no han sido traducidas </w:t>
            </w:r>
            <w:proofErr w:type="spellStart"/>
            <w:r w:rsidR="008F1FB4">
              <w:t>adecuamdanente</w:t>
            </w:r>
            <w:proofErr w:type="spellEnd"/>
            <w:r w:rsidR="008F1FB4">
              <w:t xml:space="preserve"> o que se repiten en exceso, fomentando que toda la fuente sea cubierta de forma equilibrada.</w:t>
            </w:r>
          </w:p>
          <w:p w14:paraId="2E620C8A" w14:textId="60CC0AF1" w:rsidR="007843C0" w:rsidRDefault="007843C0" w:rsidP="000D79D3">
            <w:pPr>
              <w:rPr>
                <w:b/>
                <w:bCs/>
              </w:rPr>
            </w:pPr>
          </w:p>
        </w:tc>
      </w:tr>
    </w:tbl>
    <w:p w14:paraId="0695B0D1" w14:textId="77777777" w:rsidR="000D79D3" w:rsidRDefault="000D79D3" w:rsidP="000D79D3">
      <w:pPr>
        <w:pBdr>
          <w:bottom w:val="single" w:sz="6" w:space="1" w:color="auto"/>
        </w:pBdr>
        <w:rPr>
          <w:b/>
          <w:bCs/>
        </w:rPr>
      </w:pPr>
    </w:p>
    <w:tbl>
      <w:tblPr>
        <w:tblStyle w:val="Tablaconcuadrcula"/>
        <w:tblW w:w="0" w:type="auto"/>
        <w:tblLook w:val="04A0" w:firstRow="1" w:lastRow="0" w:firstColumn="1" w:lastColumn="0" w:noHBand="0" w:noVBand="1"/>
      </w:tblPr>
      <w:tblGrid>
        <w:gridCol w:w="10790"/>
      </w:tblGrid>
      <w:tr w:rsidR="00665A7E" w14:paraId="44306DE8" w14:textId="77777777" w:rsidTr="00665A7E">
        <w:tc>
          <w:tcPr>
            <w:tcW w:w="10790" w:type="dxa"/>
          </w:tcPr>
          <w:p w14:paraId="06B95542" w14:textId="5704B74E" w:rsidR="00665A7E" w:rsidRDefault="00A15252" w:rsidP="000D79D3">
            <w:pPr>
              <w:rPr>
                <w:b/>
                <w:bCs/>
              </w:rPr>
            </w:pPr>
            <w:r w:rsidRPr="00A15252">
              <w:rPr>
                <w:b/>
                <w:bCs/>
                <w:noProof/>
              </w:rPr>
              <w:drawing>
                <wp:inline distT="0" distB="0" distL="0" distR="0" wp14:anchorId="6AF90493" wp14:editId="7503CCFF">
                  <wp:extent cx="4961050" cy="426757"/>
                  <wp:effectExtent l="19050" t="19050" r="11430" b="11430"/>
                  <wp:docPr id="1521554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4975" name=""/>
                          <pic:cNvPicPr/>
                        </pic:nvPicPr>
                        <pic:blipFill>
                          <a:blip r:embed="rId345"/>
                          <a:stretch>
                            <a:fillRect/>
                          </a:stretch>
                        </pic:blipFill>
                        <pic:spPr>
                          <a:xfrm>
                            <a:off x="0" y="0"/>
                            <a:ext cx="4961050" cy="426757"/>
                          </a:xfrm>
                          <a:prstGeom prst="rect">
                            <a:avLst/>
                          </a:prstGeom>
                          <a:ln w="12700">
                            <a:solidFill>
                              <a:schemeClr val="tx1"/>
                            </a:solidFill>
                          </a:ln>
                        </pic:spPr>
                      </pic:pic>
                    </a:graphicData>
                  </a:graphic>
                </wp:inline>
              </w:drawing>
            </w:r>
          </w:p>
          <w:p w14:paraId="50F3C37A" w14:textId="29C0D9C8" w:rsidR="00665A7E" w:rsidRDefault="00A15252" w:rsidP="000D79D3">
            <w:pPr>
              <w:rPr>
                <w:rFonts w:eastAsiaTheme="minorEastAsia"/>
              </w:rPr>
            </w:pPr>
            <w:r>
              <w:t xml:space="preserve">El </w:t>
            </w:r>
            <w:proofErr w:type="spellStart"/>
            <w:r>
              <w:t>embedding</w:t>
            </w:r>
            <w:proofErr w:type="spellEnd"/>
            <w:r>
              <w:t xml:space="preserve"> es una </w:t>
            </w:r>
            <w:r>
              <w:rPr>
                <w:b/>
                <w:bCs/>
              </w:rPr>
              <w:t xml:space="preserve">matriz E </w:t>
            </w:r>
            <w:r>
              <w:t>con una fila por token del vocabulario. Mide V x 512, dond</w:t>
            </w:r>
            <w:r w:rsidR="00F40D83">
              <w:t xml:space="preserve">e V x 512, donde V </w:t>
            </w:r>
            <m:oMath>
              <m:r>
                <w:rPr>
                  <w:rFonts w:ascii="Cambria Math" w:hAnsi="Cambria Math"/>
                </w:rPr>
                <m:t>V≈37.000</m:t>
              </m:r>
            </m:oMath>
            <w:r w:rsidR="00F40D83">
              <w:rPr>
                <w:rFonts w:eastAsiaTheme="minorEastAsia"/>
              </w:rPr>
              <w:t xml:space="preserve"> es el tamaño del vocabulario compartido del paper (Seccion 5.1) y 512 es </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rsidR="00F16EC2">
              <w:rPr>
                <w:rFonts w:eastAsiaTheme="minorEastAsia"/>
              </w:rPr>
              <w:t>.</w:t>
            </w:r>
          </w:p>
          <w:p w14:paraId="645FA5F8" w14:textId="77777777" w:rsidR="00F16EC2" w:rsidRDefault="00F16EC2" w:rsidP="000D79D3"/>
          <w:p w14:paraId="7534E741" w14:textId="48D2EFAF" w:rsidR="00F16EC2" w:rsidRDefault="00F16EC2" w:rsidP="000D79D3">
            <w:r w:rsidRPr="00F16EC2">
              <w:rPr>
                <w:noProof/>
              </w:rPr>
              <w:drawing>
                <wp:inline distT="0" distB="0" distL="0" distR="0" wp14:anchorId="5F41EA28" wp14:editId="685FB1F9">
                  <wp:extent cx="5906012" cy="289585"/>
                  <wp:effectExtent l="19050" t="19050" r="19050" b="15240"/>
                  <wp:docPr id="1201557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57415" name=""/>
                          <pic:cNvPicPr/>
                        </pic:nvPicPr>
                        <pic:blipFill>
                          <a:blip r:embed="rId346"/>
                          <a:stretch>
                            <a:fillRect/>
                          </a:stretch>
                        </pic:blipFill>
                        <pic:spPr>
                          <a:xfrm>
                            <a:off x="0" y="0"/>
                            <a:ext cx="5906012" cy="289585"/>
                          </a:xfrm>
                          <a:prstGeom prst="rect">
                            <a:avLst/>
                          </a:prstGeom>
                          <a:ln w="12700">
                            <a:solidFill>
                              <a:schemeClr val="tx1"/>
                            </a:solidFill>
                          </a:ln>
                        </pic:spPr>
                      </pic:pic>
                    </a:graphicData>
                  </a:graphic>
                </wp:inline>
              </w:drawing>
            </w:r>
          </w:p>
          <w:p w14:paraId="16F7A94D" w14:textId="77777777" w:rsidR="00F16EC2" w:rsidRDefault="00F16EC2" w:rsidP="000D79D3"/>
          <w:p w14:paraId="3EFAAED1" w14:textId="77777777" w:rsidR="00F16EC2" w:rsidRPr="00F16EC2" w:rsidRDefault="00F16EC2" w:rsidP="00F16EC2">
            <w:pPr>
              <w:rPr>
                <w:b/>
                <w:bCs/>
              </w:rPr>
            </w:pPr>
            <w:r w:rsidRPr="00F16EC2">
              <w:rPr>
                <w:b/>
                <w:bCs/>
              </w:rPr>
              <w:t>Cada pieza del recorrido, con su forma</w:t>
            </w:r>
          </w:p>
          <w:tbl>
            <w:tblPr>
              <w:tblStyle w:val="Tablaconcuadrcula4-nfasis4"/>
              <w:tblW w:w="0" w:type="auto"/>
              <w:tblLook w:val="04A0" w:firstRow="1" w:lastRow="0" w:firstColumn="1" w:lastColumn="0" w:noHBand="0" w:noVBand="1"/>
            </w:tblPr>
            <w:tblGrid>
              <w:gridCol w:w="2641"/>
              <w:gridCol w:w="2641"/>
              <w:gridCol w:w="2641"/>
              <w:gridCol w:w="2641"/>
            </w:tblGrid>
            <w:tr w:rsidR="00F16EC2" w14:paraId="0C26F99E" w14:textId="77777777" w:rsidTr="009C3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51B9A869" w14:textId="4BE397E7" w:rsidR="00F16EC2" w:rsidRDefault="00F16EC2" w:rsidP="000D79D3">
                  <w:r w:rsidRPr="00F16EC2">
                    <w:t>Símbolo</w:t>
                  </w:r>
                </w:p>
              </w:tc>
              <w:tc>
                <w:tcPr>
                  <w:tcW w:w="2641" w:type="dxa"/>
                </w:tcPr>
                <w:p w14:paraId="5A7E9B0F" w14:textId="2EA55E24" w:rsidR="00F16EC2" w:rsidRDefault="00F16EC2" w:rsidP="000D79D3">
                  <w:pPr>
                    <w:cnfStyle w:val="100000000000" w:firstRow="1" w:lastRow="0" w:firstColumn="0" w:lastColumn="0" w:oddVBand="0" w:evenVBand="0" w:oddHBand="0" w:evenHBand="0" w:firstRowFirstColumn="0" w:firstRowLastColumn="0" w:lastRowFirstColumn="0" w:lastRowLastColumn="0"/>
                  </w:pPr>
                  <w:r w:rsidRPr="00F16EC2">
                    <w:t>Qué es</w:t>
                  </w:r>
                </w:p>
              </w:tc>
              <w:tc>
                <w:tcPr>
                  <w:tcW w:w="2641" w:type="dxa"/>
                </w:tcPr>
                <w:p w14:paraId="460F8343" w14:textId="3D41389C" w:rsidR="00F16EC2" w:rsidRDefault="00F16EC2" w:rsidP="000D79D3">
                  <w:pPr>
                    <w:cnfStyle w:val="100000000000" w:firstRow="1" w:lastRow="0" w:firstColumn="0" w:lastColumn="0" w:oddVBand="0" w:evenVBand="0" w:oddHBand="0" w:evenHBand="0" w:firstRowFirstColumn="0" w:firstRowLastColumn="0" w:lastRowFirstColumn="0" w:lastRowLastColumn="0"/>
                  </w:pPr>
                  <w:r w:rsidRPr="00F16EC2">
                    <w:t>Forma</w:t>
                  </w:r>
                </w:p>
              </w:tc>
              <w:tc>
                <w:tcPr>
                  <w:tcW w:w="2641" w:type="dxa"/>
                </w:tcPr>
                <w:p w14:paraId="5C2B81FF" w14:textId="39DEFDF1" w:rsidR="00F16EC2" w:rsidRDefault="00F16EC2" w:rsidP="000D79D3">
                  <w:pPr>
                    <w:cnfStyle w:val="100000000000" w:firstRow="1" w:lastRow="0" w:firstColumn="0" w:lastColumn="0" w:oddVBand="0" w:evenVBand="0" w:oddHBand="0" w:evenHBand="0" w:firstRowFirstColumn="0" w:firstRowLastColumn="0" w:lastRowFirstColumn="0" w:lastRowLastColumn="0"/>
                  </w:pPr>
                  <w:r w:rsidRPr="00F16EC2">
                    <w:t>¿Entrenado?</w:t>
                  </w:r>
                </w:p>
              </w:tc>
            </w:tr>
            <w:tr w:rsidR="00F16EC2" w14:paraId="67737D88" w14:textId="77777777" w:rsidTr="009C3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4E42DE0A" w14:textId="14CE94C4" w:rsidR="00F16EC2" w:rsidRDefault="00F16EC2" w:rsidP="000D79D3">
                  <w:r>
                    <w:t>E</w:t>
                  </w:r>
                </w:p>
              </w:tc>
              <w:tc>
                <w:tcPr>
                  <w:tcW w:w="2641" w:type="dxa"/>
                </w:tcPr>
                <w:p w14:paraId="764D15F3" w14:textId="0E6A4792" w:rsidR="00F16EC2" w:rsidRDefault="00F16EC2" w:rsidP="000D79D3">
                  <w:pPr>
                    <w:cnfStyle w:val="000000100000" w:firstRow="0" w:lastRow="0" w:firstColumn="0" w:lastColumn="0" w:oddVBand="0" w:evenVBand="0" w:oddHBand="1" w:evenHBand="0" w:firstRowFirstColumn="0" w:firstRowLastColumn="0" w:lastRowFirstColumn="0" w:lastRowLastColumn="0"/>
                  </w:pPr>
                  <w:r w:rsidRPr="00F16EC2">
                    <w:t xml:space="preserve">La tabla de </w:t>
                  </w:r>
                  <w:proofErr w:type="spellStart"/>
                  <w:r w:rsidRPr="00F16EC2">
                    <w:t>embeddings</w:t>
                  </w:r>
                  <w:proofErr w:type="spellEnd"/>
                  <w:r w:rsidRPr="00F16EC2">
                    <w:t xml:space="preserve"> completa: una fila por token</w:t>
                  </w:r>
                </w:p>
              </w:tc>
              <w:tc>
                <w:tcPr>
                  <w:tcW w:w="2641" w:type="dxa"/>
                </w:tcPr>
                <w:p w14:paraId="064FEFD6" w14:textId="2C8D84A6" w:rsidR="00F16EC2" w:rsidRDefault="00F16EC2" w:rsidP="000D79D3">
                  <w:pPr>
                    <w:cnfStyle w:val="000000100000" w:firstRow="0" w:lastRow="0" w:firstColumn="0" w:lastColumn="0" w:oddVBand="0" w:evenVBand="0" w:oddHBand="1" w:evenHBand="0" w:firstRowFirstColumn="0" w:firstRowLastColumn="0" w:lastRowFirstColumn="0" w:lastRowLastColumn="0"/>
                  </w:pPr>
                  <w:r>
                    <w:t>37.000 x 512 (matriz)</w:t>
                  </w:r>
                </w:p>
              </w:tc>
              <w:tc>
                <w:tcPr>
                  <w:tcW w:w="2641" w:type="dxa"/>
                </w:tcPr>
                <w:p w14:paraId="43B08F3A" w14:textId="01BD2116" w:rsidR="00F16EC2" w:rsidRPr="00F16EC2" w:rsidRDefault="00F16EC2" w:rsidP="000D79D3">
                  <w:pPr>
                    <w:cnfStyle w:val="000000100000" w:firstRow="0" w:lastRow="0" w:firstColumn="0" w:lastColumn="0" w:oddVBand="0" w:evenVBand="0" w:oddHBand="1" w:evenHBand="0" w:firstRowFirstColumn="0" w:firstRowLastColumn="0" w:lastRowFirstColumn="0" w:lastRowLastColumn="0"/>
                    <w:rPr>
                      <w:b/>
                      <w:bCs/>
                    </w:rPr>
                  </w:pPr>
                  <w:r>
                    <w:rPr>
                      <w:b/>
                      <w:bCs/>
                    </w:rPr>
                    <w:t>Si</w:t>
                  </w:r>
                </w:p>
              </w:tc>
            </w:tr>
            <w:tr w:rsidR="00F16EC2" w14:paraId="471D532E" w14:textId="77777777" w:rsidTr="009C3C8B">
              <w:tc>
                <w:tcPr>
                  <w:cnfStyle w:val="001000000000" w:firstRow="0" w:lastRow="0" w:firstColumn="1" w:lastColumn="0" w:oddVBand="0" w:evenVBand="0" w:oddHBand="0" w:evenHBand="0" w:firstRowFirstColumn="0" w:firstRowLastColumn="0" w:lastRowFirstColumn="0" w:lastRowLastColumn="0"/>
                  <w:tcW w:w="2641" w:type="dxa"/>
                </w:tcPr>
                <w:p w14:paraId="54A3C5F6" w14:textId="5B6E31D3" w:rsidR="00F16EC2" w:rsidRDefault="00A04AB2" w:rsidP="000D79D3">
                  <w:r>
                    <w:t>E[j]</w:t>
                  </w:r>
                </w:p>
              </w:tc>
              <w:tc>
                <w:tcPr>
                  <w:tcW w:w="2641" w:type="dxa"/>
                </w:tcPr>
                <w:p w14:paraId="29EE5C5D" w14:textId="126C0404" w:rsidR="00F16EC2" w:rsidRDefault="00A04AB2" w:rsidP="000D79D3">
                  <w:pPr>
                    <w:cnfStyle w:val="000000000000" w:firstRow="0" w:lastRow="0" w:firstColumn="0" w:lastColumn="0" w:oddVBand="0" w:evenVBand="0" w:oddHBand="0" w:evenHBand="0" w:firstRowFirstColumn="0" w:firstRowLastColumn="0" w:lastRowFirstColumn="0" w:lastRowLastColumn="0"/>
                  </w:pPr>
                  <w:r>
                    <w:t>La fila j: el vector del token con ID j</w:t>
                  </w:r>
                </w:p>
              </w:tc>
              <w:tc>
                <w:tcPr>
                  <w:tcW w:w="2641" w:type="dxa"/>
                </w:tcPr>
                <w:p w14:paraId="385A2823" w14:textId="57EB8B73" w:rsidR="00F16EC2" w:rsidRDefault="00A04AB2" w:rsidP="000D79D3">
                  <w:pPr>
                    <w:cnfStyle w:val="000000000000" w:firstRow="0" w:lastRow="0" w:firstColumn="0" w:lastColumn="0" w:oddVBand="0" w:evenVBand="0" w:oddHBand="0" w:evenHBand="0" w:firstRowFirstColumn="0" w:firstRowLastColumn="0" w:lastRowFirstColumn="0" w:lastRowLastColumn="0"/>
                  </w:pPr>
                  <w:r>
                    <w:t>1 x 512 (vector)</w:t>
                  </w:r>
                </w:p>
              </w:tc>
              <w:tc>
                <w:tcPr>
                  <w:tcW w:w="2641" w:type="dxa"/>
                </w:tcPr>
                <w:p w14:paraId="75C2A413" w14:textId="7B2D64D5" w:rsidR="00F16EC2" w:rsidRDefault="00A04AB2" w:rsidP="000D79D3">
                  <w:pPr>
                    <w:cnfStyle w:val="000000000000" w:firstRow="0" w:lastRow="0" w:firstColumn="0" w:lastColumn="0" w:oddVBand="0" w:evenVBand="0" w:oddHBand="0" w:evenHBand="0" w:firstRowFirstColumn="0" w:firstRowLastColumn="0" w:lastRowFirstColumn="0" w:lastRowLastColumn="0"/>
                  </w:pPr>
                  <w:r>
                    <w:t>Si, es parte de E</w:t>
                  </w:r>
                </w:p>
              </w:tc>
            </w:tr>
            <w:tr w:rsidR="00A04AB2" w14:paraId="64340C4A" w14:textId="77777777" w:rsidTr="009C3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4D2A9F3F" w14:textId="3A0082A1" w:rsidR="00A04AB2" w:rsidRDefault="006A027B" w:rsidP="000D79D3">
                  <m:oMathPara>
                    <m:oMath>
                      <m:rad>
                        <m:radPr>
                          <m:degHide m:val="1"/>
                          <m:ctrlPr>
                            <w:rPr>
                              <w:rFonts w:ascii="Cambria Math" w:hAnsi="Cambria Math"/>
                            </w:rPr>
                          </m:ctrlPr>
                        </m:radPr>
                        <m:deg/>
                        <m:e>
                          <m:r>
                            <m:rPr>
                              <m:sty m:val="bi"/>
                            </m:rPr>
                            <w:rPr>
                              <w:rFonts w:ascii="Cambria Math" w:hAnsi="Cambria Math"/>
                            </w:rPr>
                            <m:t>512</m:t>
                          </m:r>
                        </m:e>
                      </m:rad>
                      <m:r>
                        <m:rPr>
                          <m:sty m:val="bi"/>
                        </m:rPr>
                        <w:rPr>
                          <w:rFonts w:ascii="Cambria Math" w:hAnsi="Cambria Math"/>
                        </w:rPr>
                        <m:t>⋅</m:t>
                      </m:r>
                      <m:r>
                        <m:rPr>
                          <m:sty m:val="bi"/>
                        </m:rPr>
                        <w:rPr>
                          <w:rFonts w:ascii="Cambria Math" w:hAnsi="Cambria Math"/>
                        </w:rPr>
                        <m:t>E</m:t>
                      </m:r>
                      <m:d>
                        <m:dPr>
                          <m:begChr m:val="["/>
                          <m:endChr m:val="]"/>
                          <m:ctrlPr>
                            <w:rPr>
                              <w:rFonts w:ascii="Cambria Math" w:hAnsi="Cambria Math"/>
                            </w:rPr>
                          </m:ctrlPr>
                        </m:dPr>
                        <m:e>
                          <m:r>
                            <m:rPr>
                              <m:sty m:val="bi"/>
                            </m:rPr>
                            <w:rPr>
                              <w:rFonts w:ascii="Cambria Math" w:hAnsi="Cambria Math"/>
                            </w:rPr>
                            <m:t>j</m:t>
                          </m:r>
                        </m:e>
                      </m:d>
                    </m:oMath>
                  </m:oMathPara>
                </w:p>
              </w:tc>
              <w:tc>
                <w:tcPr>
                  <w:tcW w:w="2641" w:type="dxa"/>
                </w:tcPr>
                <w:p w14:paraId="772C1810" w14:textId="37790CD6" w:rsidR="00A04AB2" w:rsidRDefault="009C3C8B" w:rsidP="000D79D3">
                  <w:pPr>
                    <w:cnfStyle w:val="000000100000" w:firstRow="0" w:lastRow="0" w:firstColumn="0" w:lastColumn="0" w:oddVBand="0" w:evenVBand="0" w:oddHBand="1" w:evenHBand="0" w:firstRowFirstColumn="0" w:firstRowLastColumn="0" w:lastRowFirstColumn="0" w:lastRowLastColumn="0"/>
                  </w:pPr>
                  <w:r>
                    <w:t>La fila escalada al entrar (</w:t>
                  </w:r>
                  <w:proofErr w:type="spellStart"/>
                  <w:r>
                    <w:t>Seccion</w:t>
                  </w:r>
                  <w:proofErr w:type="spellEnd"/>
                  <w:r>
                    <w:t xml:space="preserve"> 3.4 del </w:t>
                  </w:r>
                  <w:proofErr w:type="spellStart"/>
                  <w:r>
                    <w:t>paper</w:t>
                  </w:r>
                  <w:proofErr w:type="spellEnd"/>
                  <w:r>
                    <w:t>)</w:t>
                  </w:r>
                </w:p>
              </w:tc>
              <w:tc>
                <w:tcPr>
                  <w:tcW w:w="2641" w:type="dxa"/>
                </w:tcPr>
                <w:p w14:paraId="71A41864" w14:textId="5593E826" w:rsidR="00A04AB2" w:rsidRDefault="009C3C8B" w:rsidP="000D79D3">
                  <w:pPr>
                    <w:cnfStyle w:val="000000100000" w:firstRow="0" w:lastRow="0" w:firstColumn="0" w:lastColumn="0" w:oddVBand="0" w:evenVBand="0" w:oddHBand="1" w:evenHBand="0" w:firstRowFirstColumn="0" w:firstRowLastColumn="0" w:lastRowFirstColumn="0" w:lastRowLastColumn="0"/>
                  </w:pPr>
                  <w:r>
                    <w:t>1 x 512</w:t>
                  </w:r>
                </w:p>
              </w:tc>
              <w:tc>
                <w:tcPr>
                  <w:tcW w:w="2641" w:type="dxa"/>
                </w:tcPr>
                <w:p w14:paraId="3F48BAD3" w14:textId="7FE8CF23" w:rsidR="00A04AB2" w:rsidRDefault="009C3C8B" w:rsidP="000D79D3">
                  <w:pPr>
                    <w:cnfStyle w:val="000000100000" w:firstRow="0" w:lastRow="0" w:firstColumn="0" w:lastColumn="0" w:oddVBand="0" w:evenVBand="0" w:oddHBand="1" w:evenHBand="0" w:firstRowFirstColumn="0" w:firstRowLastColumn="0" w:lastRowFirstColumn="0" w:lastRowLastColumn="0"/>
                  </w:pPr>
                  <w:r>
                    <w:t>No es un peso nuevo</w:t>
                  </w:r>
                </w:p>
              </w:tc>
            </w:tr>
            <w:tr w:rsidR="009C3C8B" w14:paraId="38C214B9" w14:textId="77777777" w:rsidTr="009C3C8B">
              <w:tc>
                <w:tcPr>
                  <w:cnfStyle w:val="001000000000" w:firstRow="0" w:lastRow="0" w:firstColumn="1" w:lastColumn="0" w:oddVBand="0" w:evenVBand="0" w:oddHBand="0" w:evenHBand="0" w:firstRowFirstColumn="0" w:firstRowLastColumn="0" w:lastRowFirstColumn="0" w:lastRowLastColumn="0"/>
                  <w:tcW w:w="2641" w:type="dxa"/>
                </w:tcPr>
                <w:p w14:paraId="77CBFEE7" w14:textId="5DE2E42A" w:rsidR="009C3C8B" w:rsidRPr="009C3C8B" w:rsidRDefault="00DF2E9B" w:rsidP="000D79D3">
                  <w:pPr>
                    <w:rPr>
                      <w:rFonts w:eastAsia="Aptos" w:cs="Times New Roman"/>
                    </w:rPr>
                  </w:pPr>
                  <w:r>
                    <w:rPr>
                      <w:rFonts w:eastAsia="Aptos" w:cs="Times New Roman"/>
                    </w:rPr>
                    <w:t>P E (</w:t>
                  </w:r>
                  <w:proofErr w:type="spellStart"/>
                  <w:r>
                    <w:rPr>
                      <w:rFonts w:eastAsia="Aptos" w:cs="Times New Roman"/>
                    </w:rPr>
                    <w:t>pos</w:t>
                  </w:r>
                  <w:proofErr w:type="spellEnd"/>
                  <w:r>
                    <w:rPr>
                      <w:rFonts w:eastAsia="Aptos" w:cs="Times New Roman"/>
                    </w:rPr>
                    <w:t>)</w:t>
                  </w:r>
                </w:p>
              </w:tc>
              <w:tc>
                <w:tcPr>
                  <w:tcW w:w="2641" w:type="dxa"/>
                </w:tcPr>
                <w:p w14:paraId="67FED701" w14:textId="0091DA2A" w:rsidR="009C3C8B" w:rsidRDefault="00DF2E9B" w:rsidP="000D79D3">
                  <w:pPr>
                    <w:cnfStyle w:val="000000000000" w:firstRow="0" w:lastRow="0" w:firstColumn="0" w:lastColumn="0" w:oddVBand="0" w:evenVBand="0" w:oddHBand="0" w:evenHBand="0" w:firstRowFirstColumn="0" w:firstRowLastColumn="0" w:lastRowFirstColumn="0" w:lastRowLastColumn="0"/>
                  </w:pPr>
                  <w:r>
                    <w:t xml:space="preserve">El </w:t>
                  </w:r>
                  <w:proofErr w:type="spellStart"/>
                  <w:r>
                    <w:t>Positional</w:t>
                  </w:r>
                  <w:proofErr w:type="spellEnd"/>
                  <w:r>
                    <w:t xml:space="preserve"> </w:t>
                  </w:r>
                  <w:proofErr w:type="spellStart"/>
                  <w:r>
                    <w:t>Encoding</w:t>
                  </w:r>
                  <w:proofErr w:type="spellEnd"/>
                  <w:r>
                    <w:t xml:space="preserve"> de esa posición, con seno y coseno</w:t>
                  </w:r>
                </w:p>
              </w:tc>
              <w:tc>
                <w:tcPr>
                  <w:tcW w:w="2641" w:type="dxa"/>
                </w:tcPr>
                <w:p w14:paraId="368B4191" w14:textId="2CCE8380" w:rsidR="009C3C8B" w:rsidRDefault="00DF2E9B" w:rsidP="000D79D3">
                  <w:pPr>
                    <w:cnfStyle w:val="000000000000" w:firstRow="0" w:lastRow="0" w:firstColumn="0" w:lastColumn="0" w:oddVBand="0" w:evenVBand="0" w:oddHBand="0" w:evenHBand="0" w:firstRowFirstColumn="0" w:firstRowLastColumn="0" w:lastRowFirstColumn="0" w:lastRowLastColumn="0"/>
                  </w:pPr>
                  <w:r>
                    <w:t>1 x 512</w:t>
                  </w:r>
                </w:p>
              </w:tc>
              <w:tc>
                <w:tcPr>
                  <w:tcW w:w="2641" w:type="dxa"/>
                </w:tcPr>
                <w:p w14:paraId="175F295A" w14:textId="6CDC5B79" w:rsidR="009C3C8B" w:rsidRPr="00DF2E9B" w:rsidRDefault="00DF2E9B" w:rsidP="000D79D3">
                  <w:pPr>
                    <w:cnfStyle w:val="000000000000" w:firstRow="0" w:lastRow="0" w:firstColumn="0" w:lastColumn="0" w:oddVBand="0" w:evenVBand="0" w:oddHBand="0" w:evenHBand="0" w:firstRowFirstColumn="0" w:firstRowLastColumn="0" w:lastRowFirstColumn="0" w:lastRowLastColumn="0"/>
                  </w:pPr>
                  <w:r>
                    <w:rPr>
                      <w:b/>
                      <w:bCs/>
                    </w:rPr>
                    <w:t xml:space="preserve">No </w:t>
                  </w:r>
                  <w:r>
                    <w:t>(es una formula fija)</w:t>
                  </w:r>
                </w:p>
              </w:tc>
            </w:tr>
            <w:tr w:rsidR="00DF2E9B" w14:paraId="2F910F06" w14:textId="77777777" w:rsidTr="009C3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4037856C" w14:textId="67689E52" w:rsidR="00DF2E9B" w:rsidRDefault="00DF2E9B" w:rsidP="000D79D3">
                  <w:pPr>
                    <w:rPr>
                      <w:rFonts w:eastAsia="Aptos" w:cs="Times New Roman"/>
                    </w:rPr>
                  </w:pPr>
                  <w:r>
                    <w:rPr>
                      <w:rFonts w:eastAsia="Aptos" w:cs="Times New Roman"/>
                    </w:rPr>
                    <w:t>X</w:t>
                  </w:r>
                </w:p>
              </w:tc>
              <w:tc>
                <w:tcPr>
                  <w:tcW w:w="2641" w:type="dxa"/>
                </w:tcPr>
                <w:p w14:paraId="2D065415" w14:textId="1F7564C4" w:rsidR="00DF2E9B" w:rsidRPr="00DF2E9B" w:rsidRDefault="00DF2E9B" w:rsidP="000D79D3">
                  <w:pPr>
                    <w:cnfStyle w:val="000000100000" w:firstRow="0" w:lastRow="0" w:firstColumn="0" w:lastColumn="0" w:oddVBand="0" w:evenVBand="0" w:oddHBand="1" w:evenHBand="0" w:firstRowFirstColumn="0" w:firstRowLastColumn="0" w:lastRowFirstColumn="0" w:lastRowLastColumn="0"/>
                  </w:pPr>
                  <w:r>
                    <w:t xml:space="preserve">Lo que entra a la Capa 1: </w:t>
                  </w:r>
                  <m:oMath>
                    <m:rad>
                      <m:radPr>
                        <m:degHide m:val="1"/>
                        <m:ctrlPr>
                          <w:rPr>
                            <w:rFonts w:ascii="Cambria Math" w:hAnsi="Cambria Math"/>
                          </w:rPr>
                        </m:ctrlPr>
                      </m:radPr>
                      <m:deg/>
                      <m:e>
                        <m:r>
                          <w:rPr>
                            <w:rFonts w:ascii="Cambria Math" w:hAnsi="Cambria Math"/>
                          </w:rPr>
                          <m:t>512</m:t>
                        </m:r>
                      </m:e>
                    </m:rad>
                    <m:r>
                      <w:rPr>
                        <w:rFonts w:ascii="Cambria Math" w:hAnsi="Cambria Math"/>
                      </w:rPr>
                      <m:t>⋅E</m:t>
                    </m:r>
                    <m:d>
                      <m:dPr>
                        <m:begChr m:val="["/>
                        <m:endChr m:val="]"/>
                        <m:ctrlPr>
                          <w:rPr>
                            <w:rFonts w:ascii="Cambria Math" w:hAnsi="Cambria Math"/>
                          </w:rPr>
                        </m:ctrlPr>
                      </m:dPr>
                      <m:e>
                        <m:r>
                          <w:rPr>
                            <w:rFonts w:ascii="Cambria Math" w:hAnsi="Cambria Math"/>
                          </w:rPr>
                          <m:t>j</m:t>
                        </m:r>
                      </m:e>
                    </m:d>
                  </m:oMath>
                  <w:r w:rsidR="007E1C91">
                    <w:rPr>
                      <w:rFonts w:eastAsiaTheme="minorEastAsia"/>
                    </w:rPr>
                    <w:t>+</w:t>
                  </w:r>
                  <w:proofErr w:type="gramStart"/>
                  <w:r w:rsidR="007E1C91">
                    <w:rPr>
                      <w:rFonts w:eastAsiaTheme="minorEastAsia"/>
                    </w:rPr>
                    <w:t>PE(</w:t>
                  </w:r>
                  <w:proofErr w:type="gramEnd"/>
                  <w:r w:rsidR="007E1C91">
                    <w:rPr>
                      <w:rFonts w:eastAsiaTheme="minorEastAsia"/>
                    </w:rPr>
                    <w:t>pos)</w:t>
                  </w:r>
                </w:p>
              </w:tc>
              <w:tc>
                <w:tcPr>
                  <w:tcW w:w="2641" w:type="dxa"/>
                </w:tcPr>
                <w:p w14:paraId="66D47262" w14:textId="281836B0" w:rsidR="00DF2E9B" w:rsidRDefault="007E1C91" w:rsidP="000D79D3">
                  <w:pPr>
                    <w:cnfStyle w:val="000000100000" w:firstRow="0" w:lastRow="0" w:firstColumn="0" w:lastColumn="0" w:oddVBand="0" w:evenVBand="0" w:oddHBand="1" w:evenHBand="0" w:firstRowFirstColumn="0" w:firstRowLastColumn="0" w:lastRowFirstColumn="0" w:lastRowLastColumn="0"/>
                  </w:pPr>
                  <w:r>
                    <w:t>1 x 512</w:t>
                  </w:r>
                </w:p>
              </w:tc>
              <w:tc>
                <w:tcPr>
                  <w:tcW w:w="2641" w:type="dxa"/>
                </w:tcPr>
                <w:p w14:paraId="7F3501C0" w14:textId="4923EDE4" w:rsidR="00DF2E9B" w:rsidRPr="007E1C91" w:rsidRDefault="007E1C91" w:rsidP="000D79D3">
                  <w:pPr>
                    <w:cnfStyle w:val="000000100000" w:firstRow="0" w:lastRow="0" w:firstColumn="0" w:lastColumn="0" w:oddVBand="0" w:evenVBand="0" w:oddHBand="1" w:evenHBand="0" w:firstRowFirstColumn="0" w:firstRowLastColumn="0" w:lastRowFirstColumn="0" w:lastRowLastColumn="0"/>
                  </w:pPr>
                  <w:r>
                    <w:rPr>
                      <w:b/>
                      <w:bCs/>
                    </w:rPr>
                    <w:t xml:space="preserve">No, </w:t>
                  </w:r>
                  <w:r>
                    <w:t>es un resultado</w:t>
                  </w:r>
                </w:p>
              </w:tc>
            </w:tr>
            <w:tr w:rsidR="007E1C91" w14:paraId="01F990FF" w14:textId="77777777" w:rsidTr="009C3C8B">
              <w:tc>
                <w:tcPr>
                  <w:cnfStyle w:val="001000000000" w:firstRow="0" w:lastRow="0" w:firstColumn="1" w:lastColumn="0" w:oddVBand="0" w:evenVBand="0" w:oddHBand="0" w:evenHBand="0" w:firstRowFirstColumn="0" w:firstRowLastColumn="0" w:lastRowFirstColumn="0" w:lastRowLastColumn="0"/>
                  <w:tcW w:w="2641" w:type="dxa"/>
                </w:tcPr>
                <w:p w14:paraId="3CD62695" w14:textId="13BC11E0" w:rsidR="007E1C91" w:rsidRDefault="006A027B" w:rsidP="000D79D3">
                  <w:pPr>
                    <w:rPr>
                      <w:rFonts w:eastAsia="Aptos" w:cs="Times New Roman"/>
                    </w:rPr>
                  </w:pPr>
                  <m:oMathPara>
                    <m:oMath>
                      <m:sSup>
                        <m:sSupPr>
                          <m:ctrlPr>
                            <w:rPr>
                              <w:rFonts w:ascii="Cambria Math" w:eastAsia="Aptos" w:hAnsi="Cambria Math" w:cs="Times New Roman"/>
                            </w:rPr>
                          </m:ctrlPr>
                        </m:sSupPr>
                        <m:e>
                          <m:r>
                            <m:rPr>
                              <m:sty m:val="bi"/>
                            </m:rPr>
                            <w:rPr>
                              <w:rFonts w:ascii="Cambria Math" w:eastAsia="Aptos" w:hAnsi="Cambria Math" w:cs="Times New Roman"/>
                            </w:rPr>
                            <m:t>E</m:t>
                          </m:r>
                        </m:e>
                        <m:sup>
                          <m:r>
                            <m:rPr>
                              <m:sty m:val="bi"/>
                            </m:rPr>
                            <w:rPr>
                              <w:rFonts w:ascii="Cambria Math" w:eastAsia="Aptos" w:hAnsi="Cambria Math" w:cs="Times New Roman"/>
                            </w:rPr>
                            <m:t>T</m:t>
                          </m:r>
                        </m:sup>
                      </m:sSup>
                    </m:oMath>
                  </m:oMathPara>
                </w:p>
              </w:tc>
              <w:tc>
                <w:tcPr>
                  <w:tcW w:w="2641" w:type="dxa"/>
                </w:tcPr>
                <w:p w14:paraId="7E92EDCE" w14:textId="3CEB06B1" w:rsidR="007E1C91" w:rsidRDefault="007E1C91" w:rsidP="000D79D3">
                  <w:pPr>
                    <w:cnfStyle w:val="000000000000" w:firstRow="0" w:lastRow="0" w:firstColumn="0" w:lastColumn="0" w:oddVBand="0" w:evenVBand="0" w:oddHBand="0" w:evenHBand="0" w:firstRowFirstColumn="0" w:firstRowLastColumn="0" w:lastRowFirstColumn="0" w:lastRowLastColumn="0"/>
                  </w:pPr>
                  <w:r w:rsidRPr="007E1C91">
                    <w:t>La misma tabla traspuesta, usada en la capa lineal de salida</w:t>
                  </w:r>
                </w:p>
              </w:tc>
              <w:tc>
                <w:tcPr>
                  <w:tcW w:w="2641" w:type="dxa"/>
                </w:tcPr>
                <w:p w14:paraId="65B9E335" w14:textId="4DA31888" w:rsidR="007E1C91" w:rsidRDefault="00175AD4" w:rsidP="000D79D3">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512×37.000</m:t>
                      </m:r>
                    </m:oMath>
                  </m:oMathPara>
                </w:p>
              </w:tc>
              <w:tc>
                <w:tcPr>
                  <w:tcW w:w="2641" w:type="dxa"/>
                </w:tcPr>
                <w:p w14:paraId="274E4D56" w14:textId="53BB4C3D" w:rsidR="007E1C91" w:rsidRPr="00175AD4" w:rsidRDefault="00175AD4" w:rsidP="000D79D3">
                  <w:pPr>
                    <w:cnfStyle w:val="000000000000" w:firstRow="0" w:lastRow="0" w:firstColumn="0" w:lastColumn="0" w:oddVBand="0" w:evenVBand="0" w:oddHBand="0" w:evenHBand="0" w:firstRowFirstColumn="0" w:firstRowLastColumn="0" w:lastRowFirstColumn="0" w:lastRowLastColumn="0"/>
                    <w:rPr>
                      <w:i/>
                      <w:iCs/>
                    </w:rPr>
                  </w:pPr>
                  <w:r>
                    <w:t xml:space="preserve">Es la misma </w:t>
                  </w:r>
                  <w:r>
                    <w:rPr>
                      <w:i/>
                      <w:iCs/>
                    </w:rPr>
                    <w:t>E</w:t>
                  </w:r>
                </w:p>
              </w:tc>
            </w:tr>
          </w:tbl>
          <w:p w14:paraId="0446DB0A" w14:textId="77777777" w:rsidR="00F16EC2" w:rsidRPr="00F40D83" w:rsidRDefault="00F16EC2" w:rsidP="000D79D3"/>
          <w:p w14:paraId="1B80E0C3" w14:textId="38C0F527" w:rsidR="00665A7E" w:rsidRDefault="00175AD4" w:rsidP="000D79D3">
            <w:r>
              <w:t xml:space="preserve">Para una secuencia de n tokens, las filas x se apilan y entra una matriz de n x 512. Sobre el PE, el </w:t>
            </w:r>
            <w:proofErr w:type="spellStart"/>
            <w:proofErr w:type="gramStart"/>
            <w:r>
              <w:t>paper</w:t>
            </w:r>
            <w:proofErr w:type="spellEnd"/>
            <w:proofErr w:type="gramEnd"/>
            <w:r>
              <w:t xml:space="preserve"> probo también posiciones aprendidas y obtuvo resultados casi idénticos.</w:t>
            </w:r>
          </w:p>
          <w:p w14:paraId="085731E0" w14:textId="77777777" w:rsidR="00175AD4" w:rsidRDefault="00175AD4" w:rsidP="000D79D3"/>
          <w:p w14:paraId="5E18A435" w14:textId="77777777" w:rsidR="007C4C00" w:rsidRPr="007C4C00" w:rsidRDefault="007C4C00" w:rsidP="007C4C00">
            <w:pPr>
              <w:rPr>
                <w:b/>
                <w:bCs/>
              </w:rPr>
            </w:pPr>
            <w:r w:rsidRPr="007C4C00">
              <w:rPr>
                <w:b/>
                <w:bCs/>
              </w:rPr>
              <w:t>Tamaño total</w:t>
            </w:r>
          </w:p>
          <w:p w14:paraId="52609942" w14:textId="70DD9263" w:rsidR="00175AD4" w:rsidRDefault="007C4C00" w:rsidP="000D79D3">
            <w:r w:rsidRPr="007C4C00">
              <w:rPr>
                <w:noProof/>
              </w:rPr>
              <w:drawing>
                <wp:inline distT="0" distB="0" distL="0" distR="0" wp14:anchorId="7F45D659" wp14:editId="227BFFD6">
                  <wp:extent cx="6027942" cy="281964"/>
                  <wp:effectExtent l="19050" t="19050" r="11430" b="22860"/>
                  <wp:docPr id="1066852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52264" name=""/>
                          <pic:cNvPicPr/>
                        </pic:nvPicPr>
                        <pic:blipFill>
                          <a:blip r:embed="rId347"/>
                          <a:stretch>
                            <a:fillRect/>
                          </a:stretch>
                        </pic:blipFill>
                        <pic:spPr>
                          <a:xfrm>
                            <a:off x="0" y="0"/>
                            <a:ext cx="6027942" cy="281964"/>
                          </a:xfrm>
                          <a:prstGeom prst="rect">
                            <a:avLst/>
                          </a:prstGeom>
                          <a:ln w="19050">
                            <a:solidFill>
                              <a:schemeClr val="tx1"/>
                            </a:solidFill>
                          </a:ln>
                        </pic:spPr>
                      </pic:pic>
                    </a:graphicData>
                  </a:graphic>
                </wp:inline>
              </w:drawing>
            </w:r>
          </w:p>
          <w:p w14:paraId="164DA839" w14:textId="77777777" w:rsidR="00281D02" w:rsidRPr="00281D02" w:rsidRDefault="00281D02" w:rsidP="00281D02">
            <w:r w:rsidRPr="00281D02">
              <w:lastRenderedPageBreak/>
              <w:t>Son unos 19 millones de números que se entrenan. Como la misma matriz se usa al entrar (</w:t>
            </w:r>
            <w:proofErr w:type="spellStart"/>
            <w:r w:rsidRPr="00281D02">
              <w:t>Encoder</w:t>
            </w:r>
            <w:proofErr w:type="spellEnd"/>
            <w:r w:rsidRPr="00281D02">
              <w:t xml:space="preserve"> y </w:t>
            </w:r>
            <w:proofErr w:type="spellStart"/>
            <w:r w:rsidRPr="00281D02">
              <w:t>Decoder</w:t>
            </w:r>
            <w:proofErr w:type="spellEnd"/>
            <w:r w:rsidRPr="00281D02">
              <w:t>) y al salir (capa lineal), se guardan una sola vez.</w:t>
            </w:r>
          </w:p>
          <w:p w14:paraId="5CF8D38C" w14:textId="77777777" w:rsidR="00281D02" w:rsidRDefault="00281D02" w:rsidP="000D79D3"/>
          <w:p w14:paraId="613A1593" w14:textId="77777777" w:rsidR="00281D02" w:rsidRPr="00281D02" w:rsidRDefault="00281D02" w:rsidP="00281D02">
            <w:pPr>
              <w:rPr>
                <w:b/>
                <w:bCs/>
                <w:sz w:val="24"/>
                <w:szCs w:val="28"/>
              </w:rPr>
            </w:pPr>
            <w:r w:rsidRPr="00281D02">
              <w:rPr>
                <w:b/>
                <w:bCs/>
                <w:sz w:val="24"/>
                <w:szCs w:val="28"/>
              </w:rPr>
              <w:t>Cómo se ve la operación</w:t>
            </w:r>
          </w:p>
          <w:p w14:paraId="1266D485" w14:textId="24879B3E" w:rsidR="00665A7E" w:rsidRDefault="00142E22" w:rsidP="000D79D3">
            <w:r>
              <w:rPr>
                <w:b/>
                <w:bCs/>
              </w:rPr>
              <w:t xml:space="preserve">Buscar una fila. </w:t>
            </w:r>
            <w:r>
              <w:t xml:space="preserve">En la </w:t>
            </w:r>
            <w:proofErr w:type="spellStart"/>
            <w:r>
              <w:t>practica</w:t>
            </w:r>
            <w:proofErr w:type="spellEnd"/>
            <w:r>
              <w:t xml:space="preserve"> es solo una consulta: se toma la fila j de E.</w:t>
            </w:r>
          </w:p>
          <w:p w14:paraId="2A6E7F17" w14:textId="5A74E272" w:rsidR="00142E22" w:rsidRDefault="00142E22" w:rsidP="000D79D3">
            <w:r>
              <w:rPr>
                <w:b/>
                <w:bCs/>
              </w:rPr>
              <w:t xml:space="preserve">Equivalencia matemática. </w:t>
            </w:r>
            <w:r>
              <w:t>Es lo mismo que multiplicar un vector “one-</w:t>
            </w:r>
            <w:proofErr w:type="spellStart"/>
            <w:r>
              <w:t>hot</w:t>
            </w:r>
            <w:proofErr w:type="spellEnd"/>
            <w:r>
              <w:t>” (con un 1 en la posición j y ceros en el resto) por la tabla:</w:t>
            </w:r>
          </w:p>
          <w:p w14:paraId="55F5C9F0" w14:textId="07C46C38" w:rsidR="00142E22" w:rsidRDefault="00C041B7" w:rsidP="000D79D3">
            <w:r w:rsidRPr="00C041B7">
              <w:rPr>
                <w:noProof/>
              </w:rPr>
              <w:drawing>
                <wp:inline distT="0" distB="0" distL="0" distR="0" wp14:anchorId="1578656E" wp14:editId="4A92B3E1">
                  <wp:extent cx="5715495" cy="533446"/>
                  <wp:effectExtent l="19050" t="19050" r="19050" b="19050"/>
                  <wp:docPr id="45411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1975" name=""/>
                          <pic:cNvPicPr/>
                        </pic:nvPicPr>
                        <pic:blipFill>
                          <a:blip r:embed="rId348"/>
                          <a:stretch>
                            <a:fillRect/>
                          </a:stretch>
                        </pic:blipFill>
                        <pic:spPr>
                          <a:xfrm>
                            <a:off x="0" y="0"/>
                            <a:ext cx="5715495" cy="533446"/>
                          </a:xfrm>
                          <a:prstGeom prst="rect">
                            <a:avLst/>
                          </a:prstGeom>
                          <a:ln w="19050">
                            <a:solidFill>
                              <a:schemeClr val="tx1"/>
                            </a:solidFill>
                          </a:ln>
                        </pic:spPr>
                      </pic:pic>
                    </a:graphicData>
                  </a:graphic>
                </wp:inline>
              </w:drawing>
            </w:r>
          </w:p>
          <w:p w14:paraId="4DD7CCB4" w14:textId="74D4D12B" w:rsidR="00C041B7" w:rsidRDefault="00C041B7" w:rsidP="000D79D3">
            <w:r>
              <w:t xml:space="preserve">Las implementaciones usan la consulta directa porque multiplicar por un vector casi todo de ceros </w:t>
            </w:r>
            <w:proofErr w:type="spellStart"/>
            <w:r>
              <w:t>seria</w:t>
            </w:r>
            <w:proofErr w:type="spellEnd"/>
            <w:r>
              <w:t xml:space="preserve"> un gasto inútil. La equivalencia es matemática, </w:t>
            </w:r>
            <w:r w:rsidR="00FD698E" w:rsidRPr="00FD698E">
              <w:t xml:space="preserve">y no la verifiqué en el </w:t>
            </w:r>
            <w:proofErr w:type="spellStart"/>
            <w:proofErr w:type="gramStart"/>
            <w:r w:rsidR="00FD698E" w:rsidRPr="00FD698E">
              <w:t>paper</w:t>
            </w:r>
            <w:proofErr w:type="spellEnd"/>
            <w:proofErr w:type="gramEnd"/>
            <w:r w:rsidR="00FD698E" w:rsidRPr="00FD698E">
              <w:t>.</w:t>
            </w:r>
          </w:p>
          <w:p w14:paraId="6F4A570A" w14:textId="77777777" w:rsidR="00FD698E" w:rsidRDefault="00FD698E" w:rsidP="000D79D3"/>
          <w:p w14:paraId="61E79A9C" w14:textId="77777777" w:rsidR="00FD698E" w:rsidRPr="00FD698E" w:rsidRDefault="00FD698E" w:rsidP="00FD698E">
            <w:r w:rsidRPr="00FD698E">
              <w:rPr>
                <w:b/>
                <w:bCs/>
              </w:rPr>
              <w:t>Al salir</w:t>
            </w:r>
            <w:r w:rsidRPr="00FD698E">
              <w:t>, se usa la misma tabla al revés:</w:t>
            </w:r>
          </w:p>
          <w:p w14:paraId="404C534A" w14:textId="3ED3B5E6" w:rsidR="00FD698E" w:rsidRDefault="00861470" w:rsidP="000D79D3">
            <w:r w:rsidRPr="00861470">
              <w:rPr>
                <w:noProof/>
              </w:rPr>
              <w:drawing>
                <wp:inline distT="0" distB="0" distL="0" distR="0" wp14:anchorId="5AF62114" wp14:editId="7031705A">
                  <wp:extent cx="5662151" cy="396274"/>
                  <wp:effectExtent l="19050" t="19050" r="15240" b="22860"/>
                  <wp:docPr id="540095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95401" name=""/>
                          <pic:cNvPicPr/>
                        </pic:nvPicPr>
                        <pic:blipFill>
                          <a:blip r:embed="rId349"/>
                          <a:stretch>
                            <a:fillRect/>
                          </a:stretch>
                        </pic:blipFill>
                        <pic:spPr>
                          <a:xfrm>
                            <a:off x="0" y="0"/>
                            <a:ext cx="5662151" cy="396274"/>
                          </a:xfrm>
                          <a:prstGeom prst="rect">
                            <a:avLst/>
                          </a:prstGeom>
                          <a:ln w="12700">
                            <a:solidFill>
                              <a:schemeClr val="tx1"/>
                            </a:solidFill>
                          </a:ln>
                        </pic:spPr>
                      </pic:pic>
                    </a:graphicData>
                  </a:graphic>
                </wp:inline>
              </w:drawing>
            </w:r>
          </w:p>
          <w:p w14:paraId="75936B92" w14:textId="77777777" w:rsidR="00861470" w:rsidRPr="00861470" w:rsidRDefault="00861470" w:rsidP="00861470">
            <w:pPr>
              <w:rPr>
                <w:b/>
                <w:bCs/>
                <w:sz w:val="24"/>
                <w:szCs w:val="28"/>
              </w:rPr>
            </w:pPr>
            <w:r w:rsidRPr="00861470">
              <w:rPr>
                <w:b/>
                <w:bCs/>
                <w:sz w:val="24"/>
                <w:szCs w:val="28"/>
              </w:rPr>
              <w:t>Resumen</w:t>
            </w:r>
          </w:p>
          <w:p w14:paraId="3392C770" w14:textId="1C2DE6E3" w:rsidR="00861470" w:rsidRPr="00861470" w:rsidRDefault="000A686F" w:rsidP="00861470">
            <w:r w:rsidRPr="000A686F">
              <w:rPr>
                <w:noProof/>
              </w:rPr>
              <w:drawing>
                <wp:inline distT="0" distB="0" distL="0" distR="0" wp14:anchorId="27FF48CA" wp14:editId="443364E1">
                  <wp:extent cx="5235394" cy="739204"/>
                  <wp:effectExtent l="19050" t="19050" r="22860" b="22860"/>
                  <wp:docPr id="1008297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97846" name=""/>
                          <pic:cNvPicPr/>
                        </pic:nvPicPr>
                        <pic:blipFill>
                          <a:blip r:embed="rId350"/>
                          <a:stretch>
                            <a:fillRect/>
                          </a:stretch>
                        </pic:blipFill>
                        <pic:spPr>
                          <a:xfrm>
                            <a:off x="0" y="0"/>
                            <a:ext cx="5235394" cy="739204"/>
                          </a:xfrm>
                          <a:prstGeom prst="rect">
                            <a:avLst/>
                          </a:prstGeom>
                          <a:ln w="19050">
                            <a:solidFill>
                              <a:schemeClr val="tx1"/>
                            </a:solidFill>
                          </a:ln>
                        </pic:spPr>
                      </pic:pic>
                    </a:graphicData>
                  </a:graphic>
                </wp:inline>
              </w:drawing>
            </w:r>
          </w:p>
          <w:p w14:paraId="0910615F" w14:textId="77777777" w:rsidR="00861470" w:rsidRDefault="00861470" w:rsidP="000D79D3"/>
          <w:p w14:paraId="27744218" w14:textId="77777777" w:rsidR="00142E22" w:rsidRDefault="00142E22" w:rsidP="000D79D3"/>
          <w:p w14:paraId="69F32AB2" w14:textId="77777777" w:rsidR="00142E22" w:rsidRPr="00142E22" w:rsidRDefault="00142E22" w:rsidP="000D79D3"/>
          <w:p w14:paraId="58993DFE" w14:textId="77777777" w:rsidR="00665A7E" w:rsidRDefault="00665A7E" w:rsidP="000D79D3">
            <w:pPr>
              <w:rPr>
                <w:b/>
                <w:bCs/>
              </w:rPr>
            </w:pPr>
          </w:p>
          <w:p w14:paraId="01F58D0A" w14:textId="77777777" w:rsidR="00665A7E" w:rsidRDefault="00665A7E" w:rsidP="000D79D3">
            <w:pPr>
              <w:rPr>
                <w:b/>
                <w:bCs/>
              </w:rPr>
            </w:pPr>
          </w:p>
        </w:tc>
      </w:tr>
    </w:tbl>
    <w:p w14:paraId="65E2C182" w14:textId="77777777" w:rsidR="00665A7E" w:rsidRDefault="00665A7E" w:rsidP="000D79D3">
      <w:pPr>
        <w:rPr>
          <w:b/>
          <w:bCs/>
        </w:rPr>
      </w:pPr>
    </w:p>
    <w:p w14:paraId="0F963512" w14:textId="107EA3CC" w:rsidR="00665A7E" w:rsidRDefault="00665A7E">
      <w:pPr>
        <w:rPr>
          <w:b/>
          <w:bCs/>
        </w:rPr>
      </w:pPr>
      <w:r>
        <w:rPr>
          <w:b/>
          <w:bCs/>
        </w:rPr>
        <w:br w:type="page"/>
      </w:r>
    </w:p>
    <w:p w14:paraId="655E7BAF" w14:textId="77777777" w:rsidR="00665A7E" w:rsidRDefault="00665A7E" w:rsidP="000D79D3">
      <w:pPr>
        <w:rPr>
          <w:b/>
          <w:bCs/>
        </w:rPr>
      </w:pPr>
    </w:p>
    <w:p w14:paraId="6C5ACB6D" w14:textId="77777777" w:rsidR="000D79D3" w:rsidRDefault="000D79D3" w:rsidP="000D79D3">
      <w:pPr>
        <w:rPr>
          <w:b/>
          <w:bCs/>
        </w:rPr>
      </w:pPr>
    </w:p>
    <w:p w14:paraId="1CA53487" w14:textId="40C49567" w:rsidR="00D04E33" w:rsidRDefault="00F15B8E" w:rsidP="00D04E33">
      <w:pPr>
        <w:pStyle w:val="Ttulo5"/>
        <w:rPr>
          <w:rFonts w:cs="Arial"/>
          <w:b/>
          <w:bCs/>
          <w:sz w:val="24"/>
        </w:rPr>
      </w:pPr>
      <w:r w:rsidRPr="00B70424">
        <w:rPr>
          <w:rFonts w:cs="Arial"/>
          <w:b/>
          <w:bCs/>
          <w:sz w:val="24"/>
          <w:highlight w:val="yellow"/>
        </w:rPr>
        <w:t>1.12.10.4.14:</w:t>
      </w:r>
      <w:r w:rsidR="00DE65E0" w:rsidRPr="00B70424">
        <w:rPr>
          <w:rFonts w:cs="Arial"/>
          <w:b/>
          <w:bCs/>
          <w:sz w:val="24"/>
          <w:highlight w:val="yellow"/>
        </w:rPr>
        <w:t xml:space="preserve"> Paso 6</w:t>
      </w:r>
      <w:r w:rsidR="00B70424" w:rsidRPr="00B70424">
        <w:rPr>
          <w:rFonts w:cs="Arial"/>
          <w:b/>
          <w:bCs/>
          <w:sz w:val="24"/>
          <w:highlight w:val="yellow"/>
        </w:rPr>
        <w:t>: Preparar la Ronda 2 (dentro del bucle)</w:t>
      </w:r>
    </w:p>
    <w:p w14:paraId="272B4945" w14:textId="026F0200" w:rsidR="00A453E5" w:rsidRDefault="000332EE" w:rsidP="00B70424">
      <w:pPr>
        <w:rPr>
          <w:sz w:val="24"/>
          <w:szCs w:val="28"/>
        </w:rPr>
      </w:pPr>
      <w:r>
        <w:rPr>
          <w:sz w:val="24"/>
          <w:szCs w:val="28"/>
        </w:rPr>
        <w:t xml:space="preserve">El ID elegido en el Paso 5 (5001, inventado) se agrega a la secuencia y se </w:t>
      </w:r>
      <w:proofErr w:type="spellStart"/>
      <w:r>
        <w:rPr>
          <w:sz w:val="24"/>
          <w:szCs w:val="28"/>
        </w:rPr>
        <w:t>vuevle</w:t>
      </w:r>
      <w:proofErr w:type="spellEnd"/>
      <w:r>
        <w:rPr>
          <w:sz w:val="24"/>
          <w:szCs w:val="28"/>
        </w:rPr>
        <w:t xml:space="preserve"> a convertir en vector</w:t>
      </w:r>
      <w:r w:rsidR="002750D9">
        <w:rPr>
          <w:sz w:val="24"/>
          <w:szCs w:val="28"/>
        </w:rPr>
        <w:t>, con el mismo camino de entrada:</w:t>
      </w:r>
    </w:p>
    <w:p w14:paraId="454C25EF" w14:textId="0B1D940F" w:rsidR="002750D9" w:rsidRDefault="002750D9" w:rsidP="00B70424">
      <w:pPr>
        <w:rPr>
          <w:sz w:val="24"/>
          <w:szCs w:val="28"/>
        </w:rPr>
      </w:pPr>
      <w:r w:rsidRPr="002750D9">
        <w:rPr>
          <w:noProof/>
          <w:sz w:val="24"/>
          <w:szCs w:val="28"/>
        </w:rPr>
        <w:drawing>
          <wp:inline distT="0" distB="0" distL="0" distR="0" wp14:anchorId="08C5BCB3" wp14:editId="3C43D1AF">
            <wp:extent cx="4231217" cy="217868"/>
            <wp:effectExtent l="19050" t="19050" r="17145" b="10795"/>
            <wp:docPr id="1047925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25229" name=""/>
                    <pic:cNvPicPr/>
                  </pic:nvPicPr>
                  <pic:blipFill>
                    <a:blip r:embed="rId351"/>
                    <a:stretch>
                      <a:fillRect/>
                    </a:stretch>
                  </pic:blipFill>
                  <pic:spPr>
                    <a:xfrm>
                      <a:off x="0" y="0"/>
                      <a:ext cx="4296882" cy="221249"/>
                    </a:xfrm>
                    <a:prstGeom prst="rect">
                      <a:avLst/>
                    </a:prstGeom>
                    <a:ln w="19050">
                      <a:solidFill>
                        <a:schemeClr val="tx1"/>
                      </a:solidFill>
                    </a:ln>
                  </pic:spPr>
                </pic:pic>
              </a:graphicData>
            </a:graphic>
          </wp:inline>
        </w:drawing>
      </w:r>
    </w:p>
    <w:p w14:paraId="36BDCD17" w14:textId="56E905DD" w:rsidR="002750D9" w:rsidRPr="00CA435B" w:rsidRDefault="002750D9" w:rsidP="002750D9">
      <w:pPr>
        <w:pStyle w:val="Prrafodelista"/>
        <w:numPr>
          <w:ilvl w:val="0"/>
          <w:numId w:val="2"/>
        </w:numPr>
      </w:pPr>
      <w:r w:rsidRPr="00CA435B">
        <w:rPr>
          <w:b/>
          <w:bCs/>
        </w:rPr>
        <w:t xml:space="preserve">[inicio] </w:t>
      </w:r>
      <w:r w:rsidRPr="00CA435B">
        <w:t>ocupa la posición 0 y “Der” la posición 1 (</w:t>
      </w:r>
      <w:r w:rsidR="00F55A63" w:rsidRPr="00CA435B">
        <w:t xml:space="preserve">la entrada esta “desplazada a la derecha”, Figura 1 del </w:t>
      </w:r>
      <w:proofErr w:type="spellStart"/>
      <w:r w:rsidR="00F55A63" w:rsidRPr="00CA435B">
        <w:t>paper</w:t>
      </w:r>
      <w:proofErr w:type="spellEnd"/>
      <w:r w:rsidR="00F55A63" w:rsidRPr="00CA435B">
        <w:t>)</w:t>
      </w:r>
    </w:p>
    <w:p w14:paraId="52AA0F36" w14:textId="18A173AF" w:rsidR="00F55A63" w:rsidRPr="00CA435B" w:rsidRDefault="00F55A63" w:rsidP="002750D9">
      <w:pPr>
        <w:pStyle w:val="Prrafodelista"/>
        <w:numPr>
          <w:ilvl w:val="0"/>
          <w:numId w:val="2"/>
        </w:numPr>
      </w:pPr>
      <w:proofErr w:type="spellStart"/>
      <w:r w:rsidRPr="00CA435B">
        <w:rPr>
          <w:b/>
          <w:bCs/>
        </w:rPr>
        <w:t>Version</w:t>
      </w:r>
      <w:proofErr w:type="spellEnd"/>
      <w:r w:rsidRPr="00CA435B">
        <w:rPr>
          <w:b/>
          <w:bCs/>
        </w:rPr>
        <w:t xml:space="preserve"> conceptual: </w:t>
      </w:r>
      <w:r w:rsidRPr="00CA435B">
        <w:t xml:space="preserve">entra la secuencia </w:t>
      </w:r>
      <w:r w:rsidRPr="00CA435B">
        <w:rPr>
          <w:b/>
          <w:bCs/>
        </w:rPr>
        <w:t xml:space="preserve">[inicio, Der] </w:t>
      </w:r>
      <w:r w:rsidRPr="00CA435B">
        <w:t xml:space="preserve">como una matriz [2 x 512], y de salida se usa solo la </w:t>
      </w:r>
      <w:proofErr w:type="spellStart"/>
      <w:r w:rsidRPr="00CA435B">
        <w:t>ultima</w:t>
      </w:r>
      <w:proofErr w:type="spellEnd"/>
      <w:r w:rsidRPr="00CA435B">
        <w:t xml:space="preserve"> fila, la de “Der”.</w:t>
      </w:r>
    </w:p>
    <w:p w14:paraId="197D752F" w14:textId="31F60955" w:rsidR="00F55A63" w:rsidRPr="00CA435B" w:rsidRDefault="00F55A63" w:rsidP="002750D9">
      <w:pPr>
        <w:pStyle w:val="Prrafodelista"/>
        <w:numPr>
          <w:ilvl w:val="0"/>
          <w:numId w:val="2"/>
        </w:numPr>
      </w:pPr>
      <w:r w:rsidRPr="00CA435B">
        <w:rPr>
          <w:b/>
          <w:bCs/>
        </w:rPr>
        <w:t xml:space="preserve">En la </w:t>
      </w:r>
      <w:proofErr w:type="spellStart"/>
      <w:r w:rsidRPr="00CA435B">
        <w:rPr>
          <w:b/>
          <w:bCs/>
        </w:rPr>
        <w:t>practica</w:t>
      </w:r>
      <w:proofErr w:type="spellEnd"/>
      <w:r w:rsidRPr="00CA435B">
        <w:rPr>
          <w:b/>
          <w:bCs/>
        </w:rPr>
        <w:t xml:space="preserve"> (no cache):</w:t>
      </w:r>
      <w:r w:rsidRPr="00CA435B">
        <w:t xml:space="preserve"> </w:t>
      </w:r>
      <w:r w:rsidR="001F03A1" w:rsidRPr="00CA435B">
        <w:t xml:space="preserve">Entra solo el vector de “Der” (1 x 512]), y los K/V de </w:t>
      </w:r>
      <w:r w:rsidR="001F03A1" w:rsidRPr="00CA435B">
        <w:rPr>
          <w:b/>
          <w:bCs/>
        </w:rPr>
        <w:t xml:space="preserve">[inicio] </w:t>
      </w:r>
      <w:r w:rsidR="001F03A1" w:rsidRPr="00CA435B">
        <w:t xml:space="preserve">salen de un cache. Da el mismo resultado, porque el </w:t>
      </w:r>
      <w:proofErr w:type="spellStart"/>
      <w:r w:rsidR="001F03A1" w:rsidRPr="00CA435B">
        <w:t>masking</w:t>
      </w:r>
      <w:proofErr w:type="spellEnd"/>
      <w:r w:rsidR="001F03A1" w:rsidRPr="00CA435B">
        <w:t xml:space="preserve"> impide que </w:t>
      </w:r>
      <w:r w:rsidR="001F03A1" w:rsidRPr="00CA435B">
        <w:rPr>
          <w:b/>
          <w:bCs/>
        </w:rPr>
        <w:t xml:space="preserve">[inicio] </w:t>
      </w:r>
      <w:r w:rsidR="001F03A1" w:rsidRPr="00CA435B">
        <w:t>cambie.</w:t>
      </w:r>
    </w:p>
    <w:p w14:paraId="53762B71" w14:textId="544B0088" w:rsidR="001F03A1" w:rsidRPr="00CA435B" w:rsidRDefault="00DC17FE" w:rsidP="002750D9">
      <w:pPr>
        <w:pStyle w:val="Prrafodelista"/>
        <w:numPr>
          <w:ilvl w:val="0"/>
          <w:numId w:val="2"/>
        </w:numPr>
      </w:pPr>
      <w:r w:rsidRPr="00CA435B">
        <w:t xml:space="preserve">El </w:t>
      </w:r>
      <w:proofErr w:type="spellStart"/>
      <w:r w:rsidRPr="00CA435B">
        <w:t>Encoder</w:t>
      </w:r>
      <w:proofErr w:type="spellEnd"/>
      <w:r w:rsidRPr="00CA435B">
        <w:t xml:space="preserve"> no vuelve a correr. La ronda repite: 6 -&gt; capa lineal -&gt; </w:t>
      </w:r>
      <w:proofErr w:type="spellStart"/>
      <w:r w:rsidRPr="00CA435B">
        <w:t>softmax</w:t>
      </w:r>
      <w:proofErr w:type="spellEnd"/>
      <w:r w:rsidRPr="00CA435B">
        <w:t xml:space="preserve"> -&gt; Paso 5.</w:t>
      </w:r>
    </w:p>
    <w:p w14:paraId="2E1B26B9" w14:textId="51198ADE" w:rsidR="00DF36A8" w:rsidRPr="00BA4E09" w:rsidRDefault="00DC17FE" w:rsidP="00DF36A8">
      <w:pPr>
        <w:pStyle w:val="Prrafodelista"/>
        <w:numPr>
          <w:ilvl w:val="0"/>
          <w:numId w:val="2"/>
        </w:numPr>
      </w:pPr>
      <w:r w:rsidRPr="00CA435B">
        <w:rPr>
          <w:b/>
          <w:bCs/>
        </w:rPr>
        <w:t xml:space="preserve">Cuando se detiene: </w:t>
      </w:r>
      <w:r w:rsidRPr="00CA435B">
        <w:t xml:space="preserve">el token elegido es </w:t>
      </w:r>
      <w:r w:rsidR="00DF36A8" w:rsidRPr="00CA435B">
        <w:rPr>
          <w:b/>
          <w:bCs/>
        </w:rPr>
        <w:t xml:space="preserve">&lt;/s&gt;, </w:t>
      </w:r>
      <w:r w:rsidR="00DF36A8" w:rsidRPr="00CA435B">
        <w:t>o se llega al largo máximo (la entrada + 50).</w:t>
      </w:r>
    </w:p>
    <w:p w14:paraId="3731999B" w14:textId="7897617E" w:rsidR="00AA351E" w:rsidRDefault="00AA351E" w:rsidP="00AA351E">
      <w:pPr>
        <w:pStyle w:val="Ttulo5"/>
        <w:rPr>
          <w:rFonts w:cs="Arial"/>
          <w:b/>
          <w:bCs/>
          <w:sz w:val="24"/>
        </w:rPr>
      </w:pPr>
      <w:r w:rsidRPr="00AA351E">
        <w:rPr>
          <w:rFonts w:cs="Arial"/>
          <w:b/>
          <w:bCs/>
          <w:sz w:val="24"/>
          <w:highlight w:val="yellow"/>
        </w:rPr>
        <w:t>1.12.10.4.15: Paso 7: de numero a texto (una sola vez, al final)</w:t>
      </w:r>
    </w:p>
    <w:p w14:paraId="7A702382" w14:textId="4D2E01EF" w:rsidR="0048325A" w:rsidRDefault="00F0377F" w:rsidP="00AA351E">
      <w:pPr>
        <w:rPr>
          <w:b/>
          <w:bCs/>
        </w:rPr>
      </w:pPr>
      <w:r>
        <w:t xml:space="preserve">- </w:t>
      </w:r>
      <w:r w:rsidRPr="00F0377F">
        <w:t xml:space="preserve">La secuencia final de </w:t>
      </w:r>
      <w:proofErr w:type="spellStart"/>
      <w:r w:rsidRPr="00F0377F">
        <w:t>IDs</w:t>
      </w:r>
      <w:proofErr w:type="spellEnd"/>
      <w:r w:rsidRPr="00F0377F">
        <w:t xml:space="preserve"> (inventados): </w:t>
      </w:r>
      <w:r w:rsidRPr="0048325A">
        <w:rPr>
          <w:b/>
          <w:bCs/>
        </w:rPr>
        <w:t>[inicio] 5001 5002 5003 5004 &lt;/s&gt;.</w:t>
      </w:r>
    </w:p>
    <w:p w14:paraId="031CDFBF" w14:textId="25487448" w:rsidR="0048325A" w:rsidRDefault="0048325A" w:rsidP="00AA351E">
      <w:r>
        <w:rPr>
          <w:b/>
          <w:bCs/>
        </w:rPr>
        <w:t xml:space="preserve">- </w:t>
      </w:r>
      <w:r>
        <w:t xml:space="preserve">Le sacan </w:t>
      </w:r>
      <w:r>
        <w:rPr>
          <w:b/>
          <w:bCs/>
        </w:rPr>
        <w:t xml:space="preserve">[inicio] </w:t>
      </w:r>
      <w:r>
        <w:t xml:space="preserve">y </w:t>
      </w:r>
      <w:r>
        <w:rPr>
          <w:b/>
          <w:bCs/>
        </w:rPr>
        <w:t xml:space="preserve">&lt;/s&gt;, </w:t>
      </w:r>
      <w:r w:rsidR="007B7BA0">
        <w:t xml:space="preserve">y cada ID se busca en el </w:t>
      </w:r>
      <w:proofErr w:type="spellStart"/>
      <w:proofErr w:type="gramStart"/>
      <w:r w:rsidR="007B7BA0">
        <w:rPr>
          <w:b/>
          <w:bCs/>
        </w:rPr>
        <w:t>vocab.json</w:t>
      </w:r>
      <w:proofErr w:type="spellEnd"/>
      <w:proofErr w:type="gramEnd"/>
      <w:r w:rsidR="007B7BA0">
        <w:rPr>
          <w:b/>
          <w:bCs/>
        </w:rPr>
        <w:t xml:space="preserve">: </w:t>
      </w:r>
      <w:r w:rsidR="007B7BA0">
        <w:t>5001 -&gt; “Der”, 5002 -&gt; “Hund”</w:t>
      </w:r>
      <w:r w:rsidR="001851ED">
        <w:t>, 5003 -&gt; “</w:t>
      </w:r>
      <w:proofErr w:type="spellStart"/>
      <w:r w:rsidR="001851ED">
        <w:t>isst</w:t>
      </w:r>
      <w:proofErr w:type="spellEnd"/>
      <w:r w:rsidR="001851ED">
        <w:t>”, 5004 -&gt; “</w:t>
      </w:r>
      <w:proofErr w:type="spellStart"/>
      <w:r w:rsidR="001851ED">
        <w:t>Brot</w:t>
      </w:r>
      <w:proofErr w:type="spellEnd"/>
      <w:r w:rsidR="001851ED">
        <w:t>”.</w:t>
      </w:r>
    </w:p>
    <w:p w14:paraId="41661722" w14:textId="094C6900" w:rsidR="001851ED" w:rsidRDefault="001851ED" w:rsidP="00AA351E">
      <w:pPr>
        <w:rPr>
          <w:b/>
          <w:bCs/>
        </w:rPr>
      </w:pPr>
      <w:r>
        <w:t xml:space="preserve">- Con BPE, un token puede ser solo un pedazo de palabra </w:t>
      </w:r>
      <w:r w:rsidR="00FA0B76">
        <w:t xml:space="preserve">(como </w:t>
      </w:r>
      <w:proofErr w:type="spellStart"/>
      <w:r w:rsidR="00FA0B76">
        <w:rPr>
          <w:b/>
          <w:bCs/>
        </w:rPr>
        <w:t>eat</w:t>
      </w:r>
      <w:proofErr w:type="spellEnd"/>
      <w:r w:rsidR="00FA0B76">
        <w:rPr>
          <w:b/>
          <w:bCs/>
        </w:rPr>
        <w:t xml:space="preserve"> + s). </w:t>
      </w:r>
      <w:r w:rsidR="00FA0B76">
        <w:t xml:space="preserve">El texto final se arma pegando los pedazos: </w:t>
      </w:r>
      <w:r w:rsidR="00FA0B76">
        <w:rPr>
          <w:b/>
          <w:bCs/>
        </w:rPr>
        <w:t xml:space="preserve">“Der Hund </w:t>
      </w:r>
      <w:proofErr w:type="spellStart"/>
      <w:r w:rsidR="00FA0B76">
        <w:rPr>
          <w:b/>
          <w:bCs/>
        </w:rPr>
        <w:t>isst</w:t>
      </w:r>
      <w:proofErr w:type="spellEnd"/>
      <w:r w:rsidR="00FA0B76">
        <w:rPr>
          <w:b/>
          <w:bCs/>
        </w:rPr>
        <w:t xml:space="preserve"> </w:t>
      </w:r>
      <w:proofErr w:type="spellStart"/>
      <w:r w:rsidR="00FA0B76">
        <w:rPr>
          <w:b/>
          <w:bCs/>
        </w:rPr>
        <w:t>Brot</w:t>
      </w:r>
      <w:proofErr w:type="spellEnd"/>
      <w:r w:rsidR="00FA0B76">
        <w:rPr>
          <w:b/>
          <w:bCs/>
        </w:rPr>
        <w:t>”.</w:t>
      </w:r>
    </w:p>
    <w:p w14:paraId="3B913242" w14:textId="0B866A34" w:rsidR="00306204" w:rsidRDefault="00FA0B76" w:rsidP="00AA351E">
      <w:r>
        <w:rPr>
          <w:b/>
          <w:bCs/>
        </w:rPr>
        <w:t xml:space="preserve">- </w:t>
      </w:r>
      <w:r>
        <w:t xml:space="preserve">No confundir dos tablas: </w:t>
      </w:r>
      <w:proofErr w:type="spellStart"/>
      <w:proofErr w:type="gramStart"/>
      <w:r>
        <w:rPr>
          <w:b/>
          <w:bCs/>
        </w:rPr>
        <w:t>vocab.json</w:t>
      </w:r>
      <w:proofErr w:type="spellEnd"/>
      <w:proofErr w:type="gramEnd"/>
      <w:r>
        <w:rPr>
          <w:b/>
          <w:bCs/>
        </w:rPr>
        <w:t xml:space="preserve"> </w:t>
      </w:r>
      <w:r>
        <w:t xml:space="preserve">convierte ID &lt;-&gt; texto, y la tabla de </w:t>
      </w:r>
      <w:proofErr w:type="spellStart"/>
      <w:r>
        <w:t>embeddings</w:t>
      </w:r>
      <w:proofErr w:type="spellEnd"/>
      <w:r>
        <w:t xml:space="preserve"> E convierte ID -&gt; vector de 512 </w:t>
      </w:r>
      <w:proofErr w:type="spellStart"/>
      <w:r>
        <w:t>numeros</w:t>
      </w:r>
      <w:proofErr w:type="spellEnd"/>
      <w:r>
        <w:t>.</w:t>
      </w:r>
    </w:p>
    <w:p w14:paraId="6950BC50" w14:textId="77777777" w:rsidR="00306204" w:rsidRPr="00306204" w:rsidRDefault="00306204" w:rsidP="00306204">
      <w:pPr>
        <w:rPr>
          <w:b/>
          <w:bCs/>
          <w:sz w:val="24"/>
          <w:szCs w:val="28"/>
        </w:rPr>
      </w:pPr>
      <w:r w:rsidRPr="00306204">
        <w:rPr>
          <w:b/>
          <w:bCs/>
          <w:sz w:val="24"/>
          <w:szCs w:val="28"/>
          <w:highlight w:val="yellow"/>
        </w:rPr>
        <w:t>En una línea</w:t>
      </w:r>
    </w:p>
    <w:p w14:paraId="183EA4E7" w14:textId="04BAFFDF" w:rsidR="00306204" w:rsidRDefault="006A027B" w:rsidP="00AA351E">
      <w:pPr>
        <w:rPr>
          <w:rFonts w:eastAsiaTheme="minorEastAsia"/>
        </w:rPr>
      </w:pPr>
      <m:oMath>
        <m:sSub>
          <m:sSubPr>
            <m:ctrlPr>
              <w:rPr>
                <w:rFonts w:ascii="Cambria Math" w:hAnsi="Cambria Math"/>
              </w:rPr>
            </m:ctrlPr>
          </m:sSubPr>
          <m:e>
            <m:r>
              <w:rPr>
                <w:rFonts w:ascii="Cambria Math" w:hAnsi="Cambria Math"/>
              </w:rPr>
              <m:t>y</m:t>
            </m:r>
          </m:e>
          <m:sub>
            <m:r>
              <w:rPr>
                <w:rFonts w:ascii="Cambria Math" w:hAnsi="Cambria Math"/>
              </w:rPr>
              <m:t>3</m:t>
            </m:r>
          </m:sub>
        </m:sSub>
      </m:oMath>
      <w:r w:rsidR="00967101">
        <w:rPr>
          <w:rFonts w:eastAsiaTheme="minorEastAsia"/>
        </w:rPr>
        <w:t xml:space="preserve">(512 numeros) -&gt; 37.000 puntajes -&gt; 37.000 probabilidades -&gt; arg max -&gt; ID -&gt; vector </w:t>
      </w:r>
      <m:oMath>
        <m:rad>
          <m:radPr>
            <m:degHide m:val="1"/>
            <m:ctrlPr>
              <w:rPr>
                <w:rFonts w:ascii="Cambria Math" w:hAnsi="Cambria Math"/>
              </w:rPr>
            </m:ctrlPr>
          </m:radPr>
          <m:deg/>
          <m:e>
            <m:r>
              <w:rPr>
                <w:rFonts w:ascii="Cambria Math" w:hAnsi="Cambria Math"/>
              </w:rPr>
              <m:t>512</m:t>
            </m:r>
          </m:e>
        </m:rad>
        <m:r>
          <w:rPr>
            <w:rFonts w:ascii="Cambria Math" w:hAnsi="Cambria Math"/>
          </w:rPr>
          <m:t>⋅</m:t>
        </m:r>
        <m:r>
          <w:rPr>
            <w:rFonts w:ascii="Cambria Math" w:hAnsi="Cambria Math"/>
          </w:rPr>
          <m:t>E</m:t>
        </m:r>
        <m:d>
          <m:dPr>
            <m:begChr m:val="["/>
            <m:endChr m:val="]"/>
            <m:ctrlPr>
              <w:rPr>
                <w:rFonts w:ascii="Cambria Math" w:hAnsi="Cambria Math"/>
              </w:rPr>
            </m:ctrlPr>
          </m:dPr>
          <m:e>
            <m:r>
              <m:rPr>
                <m:nor/>
              </m:rPr>
              <m:t>ID</m:t>
            </m:r>
          </m:e>
        </m:d>
        <m:r>
          <w:rPr>
            <w:rFonts w:ascii="Cambria Math" w:hAnsi="Cambria Math"/>
          </w:rPr>
          <m:t>+</m:t>
        </m:r>
        <m:r>
          <w:rPr>
            <w:rFonts w:ascii="Cambria Math" w:hAnsi="Cambria Math"/>
          </w:rPr>
          <m:t>PE</m:t>
        </m:r>
      </m:oMath>
      <w:r w:rsidR="00590962">
        <w:rPr>
          <w:rFonts w:eastAsiaTheme="minorEastAsia"/>
        </w:rPr>
        <w:t xml:space="preserve"> -&gt; siguiente ronda. Cuando sale </w:t>
      </w:r>
      <w:r w:rsidR="00590962">
        <w:rPr>
          <w:rFonts w:eastAsiaTheme="minorEastAsia"/>
          <w:b/>
          <w:bCs/>
        </w:rPr>
        <w:t xml:space="preserve">&lt;/s&gt;, </w:t>
      </w:r>
      <w:r w:rsidR="00590962">
        <w:rPr>
          <w:rFonts w:eastAsiaTheme="minorEastAsia"/>
        </w:rPr>
        <w:t xml:space="preserve">los </w:t>
      </w:r>
      <w:proofErr w:type="spellStart"/>
      <w:r w:rsidR="00590962">
        <w:rPr>
          <w:rFonts w:eastAsiaTheme="minorEastAsia"/>
        </w:rPr>
        <w:t>IDs</w:t>
      </w:r>
      <w:proofErr w:type="spellEnd"/>
      <w:r w:rsidR="00590962">
        <w:rPr>
          <w:rFonts w:eastAsiaTheme="minorEastAsia"/>
        </w:rPr>
        <w:t xml:space="preserve"> se pasan a texto</w:t>
      </w:r>
      <w:r w:rsidR="008143B0">
        <w:rPr>
          <w:rFonts w:eastAsiaTheme="minorEastAsia"/>
        </w:rPr>
        <w:t>.</w:t>
      </w:r>
    </w:p>
    <w:tbl>
      <w:tblPr>
        <w:tblStyle w:val="Tablaconcuadrcula"/>
        <w:tblW w:w="0" w:type="auto"/>
        <w:tblLook w:val="04A0" w:firstRow="1" w:lastRow="0" w:firstColumn="1" w:lastColumn="0" w:noHBand="0" w:noVBand="1"/>
      </w:tblPr>
      <w:tblGrid>
        <w:gridCol w:w="10790"/>
      </w:tblGrid>
      <w:tr w:rsidR="008143B0" w14:paraId="2D918985" w14:textId="77777777" w:rsidTr="008143B0">
        <w:tc>
          <w:tcPr>
            <w:tcW w:w="10790" w:type="dxa"/>
          </w:tcPr>
          <w:p w14:paraId="4186DC8E" w14:textId="77777777" w:rsidR="008143B0" w:rsidRDefault="000D53D0" w:rsidP="00AA351E">
            <w:r w:rsidRPr="000D53D0">
              <w:rPr>
                <w:noProof/>
              </w:rPr>
              <w:drawing>
                <wp:inline distT="0" distB="0" distL="0" distR="0" wp14:anchorId="53A96727" wp14:editId="3FBE5120">
                  <wp:extent cx="4122777" cy="441998"/>
                  <wp:effectExtent l="19050" t="19050" r="11430" b="15240"/>
                  <wp:docPr id="2105347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47035" name=""/>
                          <pic:cNvPicPr/>
                        </pic:nvPicPr>
                        <pic:blipFill>
                          <a:blip r:embed="rId352"/>
                          <a:stretch>
                            <a:fillRect/>
                          </a:stretch>
                        </pic:blipFill>
                        <pic:spPr>
                          <a:xfrm>
                            <a:off x="0" y="0"/>
                            <a:ext cx="4122777" cy="441998"/>
                          </a:xfrm>
                          <a:prstGeom prst="rect">
                            <a:avLst/>
                          </a:prstGeom>
                          <a:ln w="12700">
                            <a:solidFill>
                              <a:schemeClr val="tx1"/>
                            </a:solidFill>
                          </a:ln>
                        </pic:spPr>
                      </pic:pic>
                    </a:graphicData>
                  </a:graphic>
                </wp:inline>
              </w:drawing>
            </w:r>
          </w:p>
          <w:p w14:paraId="7F6CC436" w14:textId="63B87602" w:rsidR="000D53D0" w:rsidRDefault="000D53D0" w:rsidP="00AA351E">
            <w:r>
              <w:t xml:space="preserve">Si. El ID es la dirección de una fila de la tabla de </w:t>
            </w:r>
            <w:proofErr w:type="spellStart"/>
            <w:r>
              <w:t>Embeddings</w:t>
            </w:r>
            <w:proofErr w:type="spellEnd"/>
            <w:r>
              <w:t xml:space="preserve"> E, la misma idea de indexar que vimos con las probabilidades.</w:t>
            </w:r>
          </w:p>
          <w:p w14:paraId="6CBE7AF4" w14:textId="77777777" w:rsidR="000D53D0" w:rsidRDefault="000D53D0" w:rsidP="00AA351E"/>
          <w:p w14:paraId="5C5961EC" w14:textId="77777777" w:rsidR="000D53D0" w:rsidRPr="000D53D0" w:rsidRDefault="000D53D0" w:rsidP="000D53D0">
            <w:pPr>
              <w:rPr>
                <w:b/>
                <w:bCs/>
              </w:rPr>
            </w:pPr>
            <w:r w:rsidRPr="000D53D0">
              <w:rPr>
                <w:b/>
                <w:bCs/>
              </w:rPr>
              <w:t>Qué pasa en ese paso</w:t>
            </w:r>
          </w:p>
          <w:p w14:paraId="5CCCE5A2" w14:textId="457E3D7B" w:rsidR="000D53D0" w:rsidRDefault="00506AFA" w:rsidP="00AA351E">
            <w:r w:rsidRPr="00506AFA">
              <w:rPr>
                <w:noProof/>
              </w:rPr>
              <w:drawing>
                <wp:inline distT="0" distB="0" distL="0" distR="0" wp14:anchorId="17096157" wp14:editId="265F017A">
                  <wp:extent cx="4614334" cy="1236663"/>
                  <wp:effectExtent l="19050" t="19050" r="15240" b="20955"/>
                  <wp:docPr id="1023403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03726" name=""/>
                          <pic:cNvPicPr/>
                        </pic:nvPicPr>
                        <pic:blipFill>
                          <a:blip r:embed="rId353"/>
                          <a:stretch>
                            <a:fillRect/>
                          </a:stretch>
                        </pic:blipFill>
                        <pic:spPr>
                          <a:xfrm>
                            <a:off x="0" y="0"/>
                            <a:ext cx="4622519" cy="1238857"/>
                          </a:xfrm>
                          <a:prstGeom prst="rect">
                            <a:avLst/>
                          </a:prstGeom>
                          <a:ln w="19050">
                            <a:solidFill>
                              <a:schemeClr val="tx1"/>
                            </a:solidFill>
                          </a:ln>
                        </pic:spPr>
                      </pic:pic>
                    </a:graphicData>
                  </a:graphic>
                </wp:inline>
              </w:drawing>
            </w:r>
          </w:p>
          <w:p w14:paraId="5DC94843" w14:textId="5470A008" w:rsidR="00506AFA" w:rsidRPr="00CF5A40" w:rsidRDefault="00BD7BF3" w:rsidP="00BD7BF3">
            <w:pPr>
              <w:pStyle w:val="Prrafodelista"/>
              <w:numPr>
                <w:ilvl w:val="0"/>
                <w:numId w:val="2"/>
              </w:numPr>
              <w:rPr>
                <w:b/>
                <w:bCs/>
              </w:rPr>
            </w:pPr>
            <w:r>
              <w:rPr>
                <w:b/>
                <w:bCs/>
              </w:rPr>
              <w:t xml:space="preserve">Indexar </w:t>
            </w:r>
            <w:r w:rsidR="00CF5A40">
              <w:rPr>
                <w:b/>
                <w:bCs/>
              </w:rPr>
              <w:t xml:space="preserve">es solo una </w:t>
            </w:r>
            <w:r w:rsidR="00055EDF">
              <w:rPr>
                <w:b/>
                <w:bCs/>
              </w:rPr>
              <w:t>consulta</w:t>
            </w:r>
            <w:r w:rsidR="00CF5A40">
              <w:rPr>
                <w:b/>
                <w:bCs/>
              </w:rPr>
              <w:t xml:space="preserve">, </w:t>
            </w:r>
            <w:r w:rsidR="00CF5A40">
              <w:t xml:space="preserve">no un </w:t>
            </w:r>
            <w:r w:rsidR="00642CA0">
              <w:t>cálculo</w:t>
            </w:r>
            <w:r w:rsidR="00CF5A40">
              <w:t>: se toma la fila 5001.</w:t>
            </w:r>
          </w:p>
          <w:p w14:paraId="58AD3426" w14:textId="3F5013C3" w:rsidR="00D11B42" w:rsidRPr="00055EDF" w:rsidRDefault="00CF5A40" w:rsidP="00055EDF">
            <w:pPr>
              <w:pStyle w:val="Prrafodelista"/>
              <w:numPr>
                <w:ilvl w:val="0"/>
                <w:numId w:val="2"/>
              </w:numPr>
              <w:rPr>
                <w:b/>
                <w:bCs/>
              </w:rPr>
            </w:pPr>
            <w:r>
              <w:rPr>
                <w:b/>
                <w:bCs/>
              </w:rPr>
              <w:t xml:space="preserve">Los pasos que siguen si calculan: </w:t>
            </w:r>
            <w:r w:rsidR="00293E03">
              <w:t>Multiplicar</w:t>
            </w:r>
            <w:r w:rsidR="00642CA0">
              <w:t xml:space="preserve"> por </w:t>
            </w:r>
            <m:oMath>
              <m:rad>
                <m:radPr>
                  <m:degHide m:val="1"/>
                  <m:ctrlPr>
                    <w:rPr>
                      <w:rFonts w:ascii="Cambria Math" w:hAnsi="Cambria Math"/>
                    </w:rPr>
                  </m:ctrlPr>
                </m:radPr>
                <m:deg/>
                <m:e>
                  <m:r>
                    <w:rPr>
                      <w:rFonts w:ascii="Cambria Math" w:hAnsi="Cambria Math"/>
                    </w:rPr>
                    <m:t>512</m:t>
                  </m:r>
                </m:e>
              </m:rad>
            </m:oMath>
            <w:r w:rsidR="00D11B42">
              <w:rPr>
                <w:rFonts w:eastAsiaTheme="minorEastAsia"/>
              </w:rPr>
              <w:t xml:space="preserve"> y sumar el Postional Encoding. Por eso lo que entra a la Capa 1 no es la fila cruda sino x.</w:t>
            </w:r>
          </w:p>
          <w:p w14:paraId="6E76E6B3" w14:textId="77777777" w:rsidR="00055EDF" w:rsidRPr="00055EDF" w:rsidRDefault="00055EDF" w:rsidP="00055EDF">
            <w:pPr>
              <w:rPr>
                <w:b/>
                <w:bCs/>
              </w:rPr>
            </w:pPr>
          </w:p>
          <w:p w14:paraId="427812C0" w14:textId="77777777" w:rsidR="00BA6F62" w:rsidRPr="00BA6F62" w:rsidRDefault="00BA6F62" w:rsidP="00BA6F62">
            <w:pPr>
              <w:rPr>
                <w:b/>
                <w:bCs/>
              </w:rPr>
            </w:pPr>
            <w:r w:rsidRPr="00BA6F62">
              <w:rPr>
                <w:b/>
                <w:bCs/>
              </w:rPr>
              <w:lastRenderedPageBreak/>
              <w:t>Cómo se relaciona con lo anterior</w:t>
            </w:r>
          </w:p>
          <w:tbl>
            <w:tblPr>
              <w:tblStyle w:val="Tablaconcuadrcula4-nfasis4"/>
              <w:tblW w:w="0" w:type="auto"/>
              <w:tblLook w:val="04A0" w:firstRow="1" w:lastRow="0" w:firstColumn="1" w:lastColumn="0" w:noHBand="0" w:noVBand="1"/>
            </w:tblPr>
            <w:tblGrid>
              <w:gridCol w:w="3521"/>
              <w:gridCol w:w="3521"/>
              <w:gridCol w:w="3522"/>
            </w:tblGrid>
            <w:tr w:rsidR="00BA6F62" w14:paraId="1A27FF37" w14:textId="77777777" w:rsidTr="00BA6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4D896C1B" w14:textId="41000B5E" w:rsidR="00BA6F62" w:rsidRPr="00BA6F62" w:rsidRDefault="00BA6F62" w:rsidP="00AA351E">
                  <w:pPr>
                    <w:rPr>
                      <w:b w:val="0"/>
                      <w:bCs w:val="0"/>
                    </w:rPr>
                  </w:pPr>
                  <w:r w:rsidRPr="00BA6F62">
                    <w:rPr>
                      <w:b w:val="0"/>
                      <w:bCs w:val="0"/>
                    </w:rPr>
                    <w:t>Momento</w:t>
                  </w:r>
                </w:p>
              </w:tc>
              <w:tc>
                <w:tcPr>
                  <w:tcW w:w="3521" w:type="dxa"/>
                </w:tcPr>
                <w:p w14:paraId="2C052672" w14:textId="35D9119B" w:rsidR="00BA6F62" w:rsidRPr="00BA6F62" w:rsidRDefault="00BA6F62" w:rsidP="00AA351E">
                  <w:pPr>
                    <w:cnfStyle w:val="100000000000" w:firstRow="1" w:lastRow="0" w:firstColumn="0" w:lastColumn="0" w:oddVBand="0" w:evenVBand="0" w:oddHBand="0" w:evenHBand="0" w:firstRowFirstColumn="0" w:firstRowLastColumn="0" w:lastRowFirstColumn="0" w:lastRowLastColumn="0"/>
                    <w:rPr>
                      <w:b w:val="0"/>
                      <w:bCs w:val="0"/>
                    </w:rPr>
                  </w:pPr>
                  <w:r w:rsidRPr="00BA6F62">
                    <w:rPr>
                      <w:b w:val="0"/>
                      <w:bCs w:val="0"/>
                    </w:rPr>
                    <w:t>Que se hace con el ID</w:t>
                  </w:r>
                </w:p>
              </w:tc>
              <w:tc>
                <w:tcPr>
                  <w:tcW w:w="3522" w:type="dxa"/>
                </w:tcPr>
                <w:p w14:paraId="5CA0A6B3" w14:textId="20E24976" w:rsidR="00BA6F62" w:rsidRPr="00BA6F62" w:rsidRDefault="00BA6F62" w:rsidP="00AA351E">
                  <w:pPr>
                    <w:cnfStyle w:val="100000000000" w:firstRow="1" w:lastRow="0" w:firstColumn="0" w:lastColumn="0" w:oddVBand="0" w:evenVBand="0" w:oddHBand="0" w:evenHBand="0" w:firstRowFirstColumn="0" w:firstRowLastColumn="0" w:lastRowFirstColumn="0" w:lastRowLastColumn="0"/>
                    <w:rPr>
                      <w:b w:val="0"/>
                      <w:bCs w:val="0"/>
                    </w:rPr>
                  </w:pPr>
                  <w:r w:rsidRPr="00BA6F62">
                    <w:rPr>
                      <w:b w:val="0"/>
                      <w:bCs w:val="0"/>
                    </w:rPr>
                    <w:t>Tamaño del resultado</w:t>
                  </w:r>
                </w:p>
              </w:tc>
            </w:tr>
            <w:tr w:rsidR="00BA6F62" w14:paraId="2C183B58" w14:textId="77777777" w:rsidTr="00BA6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0B76A0D3" w14:textId="6D968D2A" w:rsidR="00BA6F62" w:rsidRPr="00BA6F62" w:rsidRDefault="00BA6F62" w:rsidP="00AA351E">
                  <w:r>
                    <w:rPr>
                      <w:b w:val="0"/>
                      <w:bCs w:val="0"/>
                    </w:rPr>
                    <w:t>Al salir (</w:t>
                  </w:r>
                  <w:r>
                    <w:t>Paso 5)</w:t>
                  </w:r>
                </w:p>
              </w:tc>
              <w:tc>
                <w:tcPr>
                  <w:tcW w:w="3521" w:type="dxa"/>
                </w:tcPr>
                <w:p w14:paraId="610468D6" w14:textId="247C8DB3" w:rsidR="00BA6F62" w:rsidRPr="00BA6F62" w:rsidRDefault="00BA6F62" w:rsidP="00AA351E">
                  <w:pPr>
                    <w:cnfStyle w:val="000000100000" w:firstRow="0" w:lastRow="0" w:firstColumn="0" w:lastColumn="0" w:oddVBand="0" w:evenVBand="0" w:oddHBand="1" w:evenHBand="0" w:firstRowFirstColumn="0" w:firstRowLastColumn="0" w:lastRowFirstColumn="0" w:lastRowLastColumn="0"/>
                  </w:pPr>
                  <w:r>
                    <w:t xml:space="preserve">El </w:t>
                  </w:r>
                  <w:proofErr w:type="spellStart"/>
                  <w:r>
                    <w:t>arg</w:t>
                  </w:r>
                  <w:proofErr w:type="spellEnd"/>
                  <w:r>
                    <w:t xml:space="preserve"> </w:t>
                  </w:r>
                  <w:proofErr w:type="spellStart"/>
                  <w:r>
                    <w:t>max</w:t>
                  </w:r>
                  <w:proofErr w:type="spellEnd"/>
                  <w:r>
                    <w:t xml:space="preserve"> </w:t>
                  </w:r>
                  <w:r>
                    <w:rPr>
                      <w:b/>
                      <w:bCs/>
                    </w:rPr>
                    <w:t xml:space="preserve">devuelve </w:t>
                  </w:r>
                  <w:r>
                    <w:t>el ID: la posición del mayor</w:t>
                  </w:r>
                </w:p>
              </w:tc>
              <w:tc>
                <w:tcPr>
                  <w:tcW w:w="3522" w:type="dxa"/>
                </w:tcPr>
                <w:p w14:paraId="0136BDB3" w14:textId="4B67DBAA" w:rsidR="00BA6F62" w:rsidRDefault="00BA6F62" w:rsidP="00AA351E">
                  <w:pPr>
                    <w:cnfStyle w:val="000000100000" w:firstRow="0" w:lastRow="0" w:firstColumn="0" w:lastColumn="0" w:oddVBand="0" w:evenVBand="0" w:oddHBand="1" w:evenHBand="0" w:firstRowFirstColumn="0" w:firstRowLastColumn="0" w:lastRowFirstColumn="0" w:lastRowLastColumn="0"/>
                  </w:pPr>
                  <w:r>
                    <w:t>1x1</w:t>
                  </w:r>
                </w:p>
              </w:tc>
            </w:tr>
            <w:tr w:rsidR="00BA6F62" w14:paraId="5A4ED877" w14:textId="77777777" w:rsidTr="00BA6F62">
              <w:tc>
                <w:tcPr>
                  <w:cnfStyle w:val="001000000000" w:firstRow="0" w:lastRow="0" w:firstColumn="1" w:lastColumn="0" w:oddVBand="0" w:evenVBand="0" w:oddHBand="0" w:evenHBand="0" w:firstRowFirstColumn="0" w:firstRowLastColumn="0" w:lastRowFirstColumn="0" w:lastRowLastColumn="0"/>
                  <w:tcW w:w="3521" w:type="dxa"/>
                </w:tcPr>
                <w:p w14:paraId="38A9651B" w14:textId="6746FC30" w:rsidR="00BA6F62" w:rsidRPr="00BA6F62" w:rsidRDefault="00BA6F62" w:rsidP="00AA351E">
                  <w:r>
                    <w:rPr>
                      <w:b w:val="0"/>
                      <w:bCs w:val="0"/>
                    </w:rPr>
                    <w:t xml:space="preserve">Al volver a entrar </w:t>
                  </w:r>
                  <w:r>
                    <w:t>(Paso 6)</w:t>
                  </w:r>
                </w:p>
              </w:tc>
              <w:tc>
                <w:tcPr>
                  <w:tcW w:w="3521" w:type="dxa"/>
                </w:tcPr>
                <w:p w14:paraId="55987C62" w14:textId="10A78990" w:rsidR="00BA6F62" w:rsidRPr="00BA6F62" w:rsidRDefault="00BA6F62" w:rsidP="00AA351E">
                  <w:pPr>
                    <w:cnfStyle w:val="000000000000" w:firstRow="0" w:lastRow="0" w:firstColumn="0" w:lastColumn="0" w:oddVBand="0" w:evenVBand="0" w:oddHBand="0" w:evenHBand="0" w:firstRowFirstColumn="0" w:firstRowLastColumn="0" w:lastRowFirstColumn="0" w:lastRowLastColumn="0"/>
                  </w:pPr>
                  <w:r>
                    <w:t xml:space="preserve">El ID </w:t>
                  </w:r>
                  <w:r>
                    <w:rPr>
                      <w:b/>
                      <w:bCs/>
                    </w:rPr>
                    <w:t xml:space="preserve">indexa </w:t>
                  </w:r>
                  <w:r>
                    <w:t>la fila j de E</w:t>
                  </w:r>
                </w:p>
              </w:tc>
              <w:tc>
                <w:tcPr>
                  <w:tcW w:w="3522" w:type="dxa"/>
                </w:tcPr>
                <w:p w14:paraId="55E8AD57" w14:textId="0C15D70F" w:rsidR="00BA6F62" w:rsidRDefault="00BA6F62" w:rsidP="00AA351E">
                  <w:pPr>
                    <w:cnfStyle w:val="000000000000" w:firstRow="0" w:lastRow="0" w:firstColumn="0" w:lastColumn="0" w:oddVBand="0" w:evenVBand="0" w:oddHBand="0" w:evenHBand="0" w:firstRowFirstColumn="0" w:firstRowLastColumn="0" w:lastRowFirstColumn="0" w:lastRowLastColumn="0"/>
                  </w:pPr>
                  <w:r>
                    <w:t>1 x 512</w:t>
                  </w:r>
                </w:p>
              </w:tc>
            </w:tr>
          </w:tbl>
          <w:p w14:paraId="3083CB94" w14:textId="77777777" w:rsidR="000D53D0" w:rsidRDefault="000D53D0" w:rsidP="00AA351E"/>
          <w:p w14:paraId="72BCA363" w14:textId="767C7F92" w:rsidR="00BA6F62" w:rsidRDefault="00263869" w:rsidP="00AA351E">
            <w:pPr>
              <w:rPr>
                <w:rFonts w:eastAsiaTheme="minorEastAsia"/>
              </w:rPr>
            </w:pPr>
            <w:r>
              <w:t xml:space="preserve">La misma tabla </w:t>
            </w:r>
            <w:r>
              <w:rPr>
                <w:i/>
                <w:iCs/>
              </w:rPr>
              <w:t xml:space="preserve">E </w:t>
            </w:r>
            <w:r>
              <w:t xml:space="preserve">se usa en las dos puntas. Al salir, la fila j se usa para calcular el </w:t>
            </w:r>
            <w:proofErr w:type="spellStart"/>
            <w:r>
              <w:t>logit</w:t>
            </w:r>
            <w:proofErr w:type="spellEnd"/>
            <w:r>
              <w:t xml:space="preserve"> </w:t>
            </w:r>
            <w:proofErr w:type="spellStart"/>
            <w:r>
              <w:t>numero</w:t>
            </w:r>
            <w:proofErr w:type="spellEnd"/>
            <w:r>
              <w:t xml:space="preserve"> k (con </w:t>
            </w:r>
            <m:oMath>
              <m:sSup>
                <m:sSupPr>
                  <m:ctrlPr>
                    <w:rPr>
                      <w:rFonts w:ascii="Cambria Math" w:hAnsi="Cambria Math"/>
                    </w:rPr>
                  </m:ctrlPr>
                </m:sSupPr>
                <m:e>
                  <m:r>
                    <w:rPr>
                      <w:rFonts w:ascii="Cambria Math" w:hAnsi="Cambria Math"/>
                    </w:rPr>
                    <m:t>E</m:t>
                  </m:r>
                </m:e>
                <m:sup>
                  <m:r>
                    <w:rPr>
                      <w:rFonts w:ascii="Cambria Math" w:hAnsi="Cambria Math"/>
                    </w:rPr>
                    <m:t>T</m:t>
                  </m:r>
                </m:sup>
              </m:sSup>
            </m:oMath>
            <w:r>
              <w:rPr>
                <w:rFonts w:eastAsiaTheme="minorEastAsia"/>
              </w:rPr>
              <w:t>), y al volver a entrar, la fila j se usa para armar el vector del token elegido.</w:t>
            </w:r>
          </w:p>
          <w:p w14:paraId="53B0D29E" w14:textId="77777777" w:rsidR="00263869" w:rsidRDefault="00263869" w:rsidP="00AA351E"/>
          <w:p w14:paraId="5C0DF589" w14:textId="77777777" w:rsidR="00EC1373" w:rsidRPr="00EC1373" w:rsidRDefault="00EC1373" w:rsidP="00EC1373">
            <w:pPr>
              <w:rPr>
                <w:b/>
                <w:bCs/>
                <w:sz w:val="24"/>
                <w:szCs w:val="28"/>
              </w:rPr>
            </w:pPr>
            <w:r w:rsidRPr="00EC1373">
              <w:rPr>
                <w:b/>
                <w:bCs/>
                <w:sz w:val="24"/>
                <w:szCs w:val="28"/>
                <w:highlight w:val="yellow"/>
              </w:rPr>
              <w:t xml:space="preserve">Lo que está en el </w:t>
            </w:r>
            <w:proofErr w:type="spellStart"/>
            <w:proofErr w:type="gramStart"/>
            <w:r w:rsidRPr="00EC1373">
              <w:rPr>
                <w:b/>
                <w:bCs/>
                <w:sz w:val="24"/>
                <w:szCs w:val="28"/>
                <w:highlight w:val="yellow"/>
              </w:rPr>
              <w:t>paper</w:t>
            </w:r>
            <w:proofErr w:type="spellEnd"/>
            <w:proofErr w:type="gramEnd"/>
            <w:r w:rsidRPr="00EC1373">
              <w:rPr>
                <w:b/>
                <w:bCs/>
                <w:sz w:val="24"/>
                <w:szCs w:val="28"/>
                <w:highlight w:val="yellow"/>
              </w:rPr>
              <w:t xml:space="preserve"> y lo que no</w:t>
            </w:r>
          </w:p>
          <w:p w14:paraId="022186EB" w14:textId="122AC564" w:rsidR="000D53D0" w:rsidRPr="008E0DC2" w:rsidRDefault="00D73A91" w:rsidP="00AA351E">
            <w:pPr>
              <w:rPr>
                <w:rFonts w:eastAsiaTheme="minorEastAsia"/>
              </w:rPr>
            </w:pPr>
            <w:r>
              <w:t xml:space="preserve">El </w:t>
            </w:r>
            <w:proofErr w:type="spellStart"/>
            <w:proofErr w:type="gramStart"/>
            <w:r>
              <w:t>paper</w:t>
            </w:r>
            <w:proofErr w:type="spellEnd"/>
            <w:proofErr w:type="gramEnd"/>
            <w:r>
              <w:t xml:space="preserve"> (</w:t>
            </w:r>
            <w:proofErr w:type="spellStart"/>
            <w:r>
              <w:t>Seccion</w:t>
            </w:r>
            <w:proofErr w:type="spellEnd"/>
            <w:r>
              <w:t xml:space="preserve"> 3.4) dice que usa </w:t>
            </w:r>
            <w:proofErr w:type="spellStart"/>
            <w:r>
              <w:t>embeddings</w:t>
            </w:r>
            <w:proofErr w:type="spellEnd"/>
            <w:r>
              <w:t xml:space="preserve"> aprendidos para convertir los tokens de entrada y se </w:t>
            </w:r>
            <w:proofErr w:type="spellStart"/>
            <w:r>
              <w:t>salidaen</w:t>
            </w:r>
            <w:proofErr w:type="spellEnd"/>
            <w:r>
              <w:t xml:space="preserve"> vectores de </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rPr>
                <w:rFonts w:eastAsiaTheme="minorEastAsia"/>
              </w:rPr>
              <w:t xml:space="preserve">, y que multiplica esos por </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rPr>
                <w:rFonts w:eastAsiaTheme="minorEastAsia"/>
              </w:rPr>
              <w:t xml:space="preserve">. Que el ID sea el numero de fila de E es la convención de las implementaciones habituales, y el </w:t>
            </w:r>
            <w:proofErr w:type="gramStart"/>
            <w:r>
              <w:rPr>
                <w:rFonts w:eastAsiaTheme="minorEastAsia"/>
              </w:rPr>
              <w:t>paper</w:t>
            </w:r>
            <w:proofErr w:type="gramEnd"/>
            <w:r>
              <w:rPr>
                <w:rFonts w:eastAsiaTheme="minorEastAsia"/>
              </w:rPr>
              <w:t xml:space="preserve"> no lo dice.</w:t>
            </w:r>
          </w:p>
          <w:p w14:paraId="00573B7B" w14:textId="174F2E21" w:rsidR="000D53D0" w:rsidRDefault="000D53D0" w:rsidP="00AA351E"/>
        </w:tc>
      </w:tr>
    </w:tbl>
    <w:p w14:paraId="3ABF89C5" w14:textId="77777777" w:rsidR="008143B0" w:rsidRPr="00590962" w:rsidRDefault="008143B0" w:rsidP="00AA351E"/>
    <w:p w14:paraId="15AC3175" w14:textId="77777777" w:rsidR="00FA0B76" w:rsidRPr="00FA0B76" w:rsidRDefault="00FA0B76" w:rsidP="00AA351E"/>
    <w:p w14:paraId="7CE0E234" w14:textId="77777777" w:rsidR="00312884" w:rsidRDefault="00312884">
      <w:pPr>
        <w:rPr>
          <w:sz w:val="24"/>
          <w:szCs w:val="28"/>
        </w:rPr>
      </w:pPr>
    </w:p>
    <w:p w14:paraId="7819B9AC" w14:textId="77777777" w:rsidR="00461A64" w:rsidRDefault="00461A64">
      <w:pPr>
        <w:rPr>
          <w:sz w:val="24"/>
          <w:szCs w:val="28"/>
        </w:rPr>
      </w:pPr>
    </w:p>
    <w:p w14:paraId="0A5CE135" w14:textId="77777777" w:rsidR="00461A64" w:rsidRDefault="00461A64">
      <w:pPr>
        <w:rPr>
          <w:sz w:val="24"/>
          <w:szCs w:val="28"/>
        </w:rPr>
      </w:pPr>
    </w:p>
    <w:p w14:paraId="13BCCF1F" w14:textId="77777777" w:rsidR="00461A64" w:rsidRDefault="00461A64">
      <w:pPr>
        <w:rPr>
          <w:sz w:val="24"/>
          <w:szCs w:val="28"/>
        </w:rPr>
      </w:pPr>
    </w:p>
    <w:p w14:paraId="58A602AF" w14:textId="77777777" w:rsidR="00461A64" w:rsidRDefault="00461A64">
      <w:pPr>
        <w:rPr>
          <w:sz w:val="24"/>
          <w:szCs w:val="28"/>
        </w:rPr>
      </w:pPr>
    </w:p>
    <w:p w14:paraId="6F8A2F4E" w14:textId="77777777" w:rsidR="00461A64" w:rsidRDefault="00461A64">
      <w:pPr>
        <w:rPr>
          <w:sz w:val="24"/>
          <w:szCs w:val="28"/>
        </w:rPr>
      </w:pPr>
    </w:p>
    <w:p w14:paraId="41AE4D75" w14:textId="77777777" w:rsidR="00461A64" w:rsidRDefault="00461A64">
      <w:pPr>
        <w:rPr>
          <w:sz w:val="24"/>
          <w:szCs w:val="28"/>
        </w:rPr>
      </w:pPr>
    </w:p>
    <w:p w14:paraId="3606D69B" w14:textId="77777777" w:rsidR="00312884" w:rsidRDefault="00312884">
      <w:pPr>
        <w:rPr>
          <w:sz w:val="24"/>
          <w:szCs w:val="28"/>
        </w:rPr>
      </w:pPr>
    </w:p>
    <w:p w14:paraId="166DB3AA" w14:textId="77777777" w:rsidR="00A02735" w:rsidRDefault="00A02735" w:rsidP="00B97D67">
      <w:pPr>
        <w:rPr>
          <w:sz w:val="24"/>
          <w:szCs w:val="28"/>
        </w:rPr>
      </w:pPr>
    </w:p>
    <w:p w14:paraId="1E49B4D6" w14:textId="77777777" w:rsidR="00EC09DE" w:rsidRDefault="00EC09DE" w:rsidP="00B97D67">
      <w:pPr>
        <w:rPr>
          <w:sz w:val="24"/>
          <w:szCs w:val="28"/>
        </w:rPr>
      </w:pPr>
    </w:p>
    <w:p w14:paraId="1DA0F7C9" w14:textId="77777777" w:rsidR="00EC09DE" w:rsidRDefault="00EC09DE" w:rsidP="00B97D67">
      <w:pPr>
        <w:rPr>
          <w:sz w:val="24"/>
          <w:szCs w:val="28"/>
        </w:rPr>
      </w:pPr>
    </w:p>
    <w:p w14:paraId="12E6F772" w14:textId="204F2D44" w:rsidR="006D6F68" w:rsidRDefault="006D6F68" w:rsidP="006D6F68">
      <w:pPr>
        <w:pStyle w:val="Ttulo4"/>
        <w:rPr>
          <w:b/>
          <w:bCs/>
          <w:i w:val="0"/>
          <w:iCs w:val="0"/>
          <w:sz w:val="24"/>
          <w:szCs w:val="28"/>
        </w:rPr>
      </w:pPr>
      <w:r w:rsidRPr="00B657BB">
        <w:rPr>
          <w:b/>
          <w:bCs/>
          <w:i w:val="0"/>
          <w:iCs w:val="0"/>
          <w:sz w:val="24"/>
          <w:szCs w:val="28"/>
          <w:highlight w:val="yellow"/>
        </w:rPr>
        <w:lastRenderedPageBreak/>
        <w:t>1.12.10.</w:t>
      </w:r>
      <w:r w:rsidR="00BD427E">
        <w:rPr>
          <w:b/>
          <w:bCs/>
          <w:i w:val="0"/>
          <w:iCs w:val="0"/>
          <w:sz w:val="24"/>
          <w:szCs w:val="28"/>
          <w:highlight w:val="yellow"/>
        </w:rPr>
        <w:t>5</w:t>
      </w:r>
      <w:r>
        <w:rPr>
          <w:b/>
          <w:bCs/>
          <w:i w:val="0"/>
          <w:iCs w:val="0"/>
          <w:sz w:val="24"/>
          <w:szCs w:val="28"/>
          <w:highlight w:val="yellow"/>
        </w:rPr>
        <w:t>: Ejemplo completo</w:t>
      </w:r>
      <w:r w:rsidR="009A0ACA">
        <w:rPr>
          <w:b/>
          <w:bCs/>
          <w:i w:val="0"/>
          <w:iCs w:val="0"/>
          <w:sz w:val="24"/>
          <w:szCs w:val="28"/>
          <w:highlight w:val="yellow"/>
        </w:rPr>
        <w:t xml:space="preserve"> 2</w:t>
      </w:r>
      <w:r>
        <w:rPr>
          <w:b/>
          <w:bCs/>
          <w:i w:val="0"/>
          <w:iCs w:val="0"/>
          <w:sz w:val="24"/>
          <w:szCs w:val="28"/>
          <w:highlight w:val="yellow"/>
        </w:rPr>
        <w:t xml:space="preserve">: La Ronda </w:t>
      </w:r>
      <w:r w:rsidR="00A004B5">
        <w:rPr>
          <w:b/>
          <w:bCs/>
          <w:i w:val="0"/>
          <w:iCs w:val="0"/>
          <w:sz w:val="24"/>
          <w:szCs w:val="28"/>
          <w:highlight w:val="yellow"/>
        </w:rPr>
        <w:t>2</w:t>
      </w:r>
      <w:r>
        <w:rPr>
          <w:b/>
          <w:bCs/>
          <w:i w:val="0"/>
          <w:iCs w:val="0"/>
          <w:sz w:val="24"/>
          <w:szCs w:val="28"/>
          <w:highlight w:val="yellow"/>
        </w:rPr>
        <w:t>, generando “Der” 2</w:t>
      </w:r>
      <w:r w:rsidRPr="00B657BB">
        <w:rPr>
          <w:b/>
          <w:bCs/>
          <w:i w:val="0"/>
          <w:iCs w:val="0"/>
          <w:sz w:val="24"/>
          <w:szCs w:val="28"/>
          <w:highlight w:val="yellow"/>
        </w:rPr>
        <w:t>/2</w:t>
      </w:r>
    </w:p>
    <w:p w14:paraId="14A18138" w14:textId="16F36147" w:rsidR="006D6F68" w:rsidRDefault="000F28A0" w:rsidP="00B97D67">
      <w:pPr>
        <w:rPr>
          <w:sz w:val="24"/>
          <w:szCs w:val="28"/>
        </w:rPr>
      </w:pPr>
      <w:r w:rsidRPr="005E1AEB">
        <w:rPr>
          <w:noProof/>
        </w:rPr>
        <w:drawing>
          <wp:inline distT="0" distB="0" distL="0" distR="0" wp14:anchorId="11E792A0" wp14:editId="2D5F04BC">
            <wp:extent cx="4377690" cy="4108005"/>
            <wp:effectExtent l="19050" t="19050" r="22860" b="26035"/>
            <wp:docPr id="1088173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46083" name=""/>
                    <pic:cNvPicPr/>
                  </pic:nvPicPr>
                  <pic:blipFill>
                    <a:blip r:embed="rId190"/>
                    <a:stretch>
                      <a:fillRect/>
                    </a:stretch>
                  </pic:blipFill>
                  <pic:spPr>
                    <a:xfrm>
                      <a:off x="0" y="0"/>
                      <a:ext cx="4382080" cy="4112124"/>
                    </a:xfrm>
                    <a:prstGeom prst="rect">
                      <a:avLst/>
                    </a:prstGeom>
                    <a:ln w="12700">
                      <a:solidFill>
                        <a:schemeClr val="tx1"/>
                      </a:solidFill>
                    </a:ln>
                  </pic:spPr>
                </pic:pic>
              </a:graphicData>
            </a:graphic>
          </wp:inline>
        </w:drawing>
      </w:r>
    </w:p>
    <w:p w14:paraId="6862AC2B" w14:textId="6046C4C7" w:rsidR="009906B0" w:rsidRDefault="000119F1" w:rsidP="00B97D67">
      <w:pPr>
        <w:rPr>
          <w:rFonts w:eastAsiaTheme="minorEastAsia"/>
          <w:b/>
          <w:bCs/>
        </w:rPr>
      </w:pPr>
      <w:r w:rsidRPr="000119F1">
        <w:t xml:space="preserve">Sigo con la Ronda 2 (entra "Der", sale "Hund") en </w:t>
      </w:r>
      <w:proofErr w:type="spellStart"/>
      <w:r w:rsidRPr="000119F1">
        <w:t>greedy</w:t>
      </w:r>
      <w:proofErr w:type="spellEnd"/>
      <w:r w:rsidRPr="000119F1">
        <w:t xml:space="preserve"> con cache.</w:t>
      </w:r>
      <w:r>
        <w:t xml:space="preserve"> Uso de los tamaños reales del </w:t>
      </w:r>
      <w:proofErr w:type="spellStart"/>
      <w:r>
        <w:t>paper</w:t>
      </w:r>
      <w:proofErr w:type="spellEnd"/>
      <w:r>
        <w:t xml:space="preserve">: </w:t>
      </w:r>
      <m:oMath>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=512</m:t>
        </m:r>
      </m:oMath>
      <w:r>
        <w:rPr>
          <w:rFonts w:eastAsiaTheme="minorEastAsia"/>
        </w:rPr>
        <w:t xml:space="preserve">, 8 cabezas de 64, </w:t>
      </w:r>
      <m:oMath>
        <m:sSub>
          <m:sSubPr>
            <m:ctrlPr>
              <w:rPr>
                <w:rFonts w:ascii="Cambria Math" w:hAnsi="Cambria Math"/>
              </w:rPr>
            </m:ctrlPr>
          </m:sSubPr>
          <m:e>
            <m:r>
              <w:rPr>
                <w:rFonts w:ascii="Cambria Math" w:hAnsi="Cambria Math"/>
              </w:rPr>
              <m:t>d</m:t>
            </m:r>
          </m:e>
          <m:sub>
            <m:r>
              <w:rPr>
                <w:rFonts w:ascii="Cambria Math" w:hAnsi="Cambria Math"/>
              </w:rPr>
              <m:t>ff</m:t>
            </m:r>
          </m:sub>
        </m:sSub>
        <m:r>
          <w:rPr>
            <w:rFonts w:ascii="Cambria Math" w:hAnsi="Cambria Math"/>
          </w:rPr>
          <m:t>=2048</m:t>
        </m:r>
      </m:oMath>
      <w:r>
        <w:rPr>
          <w:rFonts w:eastAsiaTheme="minorEastAsia"/>
        </w:rPr>
        <w:t>, 6 capas y 37.000 toekns de vocabulario. La oración en ingles tiene 5 tokens tras BPE (</w:t>
      </w:r>
      <w:proofErr w:type="spellStart"/>
      <w:r>
        <w:rPr>
          <w:rFonts w:eastAsiaTheme="minorEastAsia"/>
          <w:b/>
          <w:bCs/>
        </w:rPr>
        <w:t>the</w:t>
      </w:r>
      <w:proofErr w:type="spellEnd"/>
      <w:r>
        <w:rPr>
          <w:rFonts w:eastAsiaTheme="minorEastAsia"/>
          <w:b/>
          <w:bCs/>
        </w:rPr>
        <w:t xml:space="preserve">, </w:t>
      </w:r>
      <w:proofErr w:type="spellStart"/>
      <w:r>
        <w:rPr>
          <w:rFonts w:eastAsiaTheme="minorEastAsia"/>
          <w:b/>
          <w:bCs/>
        </w:rPr>
        <w:t>dog</w:t>
      </w:r>
      <w:proofErr w:type="spellEnd"/>
      <w:r>
        <w:rPr>
          <w:rFonts w:eastAsiaTheme="minorEastAsia"/>
          <w:b/>
          <w:bCs/>
        </w:rPr>
        <w:t xml:space="preserve">, </w:t>
      </w:r>
      <w:proofErr w:type="spellStart"/>
      <w:r>
        <w:rPr>
          <w:rFonts w:eastAsiaTheme="minorEastAsia"/>
          <w:b/>
          <w:bCs/>
        </w:rPr>
        <w:t>eat</w:t>
      </w:r>
      <w:proofErr w:type="spellEnd"/>
      <w:r>
        <w:rPr>
          <w:rFonts w:eastAsiaTheme="minorEastAsia"/>
          <w:b/>
          <w:bCs/>
        </w:rPr>
        <w:t>, s, bread).</w:t>
      </w:r>
    </w:p>
    <w:p w14:paraId="1653E57C" w14:textId="24D1B528" w:rsidR="000119F1" w:rsidRPr="000119F1" w:rsidRDefault="000119F1" w:rsidP="000119F1">
      <w:pPr>
        <w:pStyle w:val="Ttulo5"/>
        <w:rPr>
          <w:b/>
          <w:bCs/>
          <w:sz w:val="24"/>
        </w:rPr>
      </w:pPr>
      <w:r w:rsidRPr="000119F1">
        <w:rPr>
          <w:b/>
          <w:bCs/>
          <w:sz w:val="24"/>
          <w:highlight w:val="yellow"/>
        </w:rPr>
        <w:t>1.12.10.5.1: 0. Estado antes de arrancar</w:t>
      </w:r>
    </w:p>
    <w:tbl>
      <w:tblPr>
        <w:tblStyle w:val="Tablaconcuadrcula4-nfasis2"/>
        <w:tblW w:w="0" w:type="auto"/>
        <w:tblLook w:val="04A0" w:firstRow="1" w:lastRow="0" w:firstColumn="1" w:lastColumn="0" w:noHBand="0" w:noVBand="1"/>
      </w:tblPr>
      <w:tblGrid>
        <w:gridCol w:w="3596"/>
        <w:gridCol w:w="3597"/>
        <w:gridCol w:w="3597"/>
      </w:tblGrid>
      <w:tr w:rsidR="00794FD9" w14:paraId="29538AD1" w14:textId="77777777" w:rsidTr="00E81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1F31050" w14:textId="60467F59" w:rsidR="00794FD9" w:rsidRPr="00794FD9" w:rsidRDefault="00794FD9" w:rsidP="000119F1">
            <w:pPr>
              <w:rPr>
                <w:b w:val="0"/>
                <w:bCs w:val="0"/>
              </w:rPr>
            </w:pPr>
            <w:r>
              <w:rPr>
                <w:b w:val="0"/>
                <w:bCs w:val="0"/>
              </w:rPr>
              <w:t>Que</w:t>
            </w:r>
          </w:p>
        </w:tc>
        <w:tc>
          <w:tcPr>
            <w:tcW w:w="3597" w:type="dxa"/>
          </w:tcPr>
          <w:p w14:paraId="74C5BBCE" w14:textId="7AE85D98" w:rsidR="00794FD9" w:rsidRPr="00794FD9" w:rsidRDefault="00794FD9" w:rsidP="000119F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Contenido</w:t>
            </w:r>
          </w:p>
        </w:tc>
        <w:tc>
          <w:tcPr>
            <w:tcW w:w="3597" w:type="dxa"/>
          </w:tcPr>
          <w:p w14:paraId="60C2B982" w14:textId="6F80EAFB" w:rsidR="00794FD9" w:rsidRPr="00794FD9" w:rsidRDefault="00794FD9" w:rsidP="000119F1">
            <w:pPr>
              <w:cnfStyle w:val="100000000000" w:firstRow="1" w:lastRow="0" w:firstColumn="0" w:lastColumn="0" w:oddVBand="0" w:evenVBand="0" w:oddHBand="0" w:evenHBand="0" w:firstRowFirstColumn="0" w:firstRowLastColumn="0" w:lastRowFirstColumn="0" w:lastRowLastColumn="0"/>
              <w:rPr>
                <w:b w:val="0"/>
                <w:bCs w:val="0"/>
              </w:rPr>
            </w:pPr>
            <w:r w:rsidRPr="00794FD9">
              <w:rPr>
                <w:b w:val="0"/>
                <w:bCs w:val="0"/>
              </w:rPr>
              <w:t>Tamaño</w:t>
            </w:r>
          </w:p>
        </w:tc>
      </w:tr>
      <w:tr w:rsidR="00794FD9" w14:paraId="1EFD4745" w14:textId="77777777" w:rsidTr="00E81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5013E8F" w14:textId="3D68B597" w:rsidR="00794FD9" w:rsidRPr="00794FD9" w:rsidRDefault="00794FD9" w:rsidP="000119F1">
            <w:r>
              <w:t xml:space="preserve">Salida del </w:t>
            </w:r>
            <w:proofErr w:type="spellStart"/>
            <w:r>
              <w:t>Encoder</w:t>
            </w:r>
            <w:proofErr w:type="spellEnd"/>
          </w:p>
        </w:tc>
        <w:tc>
          <w:tcPr>
            <w:tcW w:w="3597" w:type="dxa"/>
          </w:tcPr>
          <w:p w14:paraId="1BC9A421" w14:textId="439AFC9B" w:rsidR="00794FD9" w:rsidRDefault="00794FD9" w:rsidP="000119F1">
            <w:pPr>
              <w:cnfStyle w:val="000000100000" w:firstRow="0" w:lastRow="0" w:firstColumn="0" w:lastColumn="0" w:oddVBand="0" w:evenVBand="0" w:oddHBand="1" w:evenHBand="0" w:firstRowFirstColumn="0" w:firstRowLastColumn="0" w:lastRowFirstColumn="0" w:lastRowLastColumn="0"/>
            </w:pPr>
            <w:r>
              <w:t xml:space="preserve">Un vector por token </w:t>
            </w:r>
            <w:proofErr w:type="spellStart"/>
            <w:r>
              <w:t>ingles</w:t>
            </w:r>
            <w:proofErr w:type="spellEnd"/>
            <w:r>
              <w:t xml:space="preserve">, ya </w:t>
            </w:r>
            <w:proofErr w:type="spellStart"/>
            <w:r>
              <w:t>calcualda</w:t>
            </w:r>
            <w:proofErr w:type="spellEnd"/>
            <w:r>
              <w:t xml:space="preserve"> y foja</w:t>
            </w:r>
          </w:p>
        </w:tc>
        <w:tc>
          <w:tcPr>
            <w:tcW w:w="3597" w:type="dxa"/>
          </w:tcPr>
          <w:p w14:paraId="21AA57F6" w14:textId="4D662316" w:rsidR="00794FD9" w:rsidRDefault="00794FD9" w:rsidP="000119F1">
            <w:pPr>
              <w:cnfStyle w:val="000000100000" w:firstRow="0" w:lastRow="0" w:firstColumn="0" w:lastColumn="0" w:oddVBand="0" w:evenVBand="0" w:oddHBand="1" w:evenHBand="0" w:firstRowFirstColumn="0" w:firstRowLastColumn="0" w:lastRowFirstColumn="0" w:lastRowLastColumn="0"/>
            </w:pPr>
            <w:r>
              <w:t>[5 x 512]</w:t>
            </w:r>
          </w:p>
        </w:tc>
      </w:tr>
      <w:tr w:rsidR="00794FD9" w14:paraId="6A9FCAF6" w14:textId="77777777" w:rsidTr="00E81A9B">
        <w:tc>
          <w:tcPr>
            <w:cnfStyle w:val="001000000000" w:firstRow="0" w:lastRow="0" w:firstColumn="1" w:lastColumn="0" w:oddVBand="0" w:evenVBand="0" w:oddHBand="0" w:evenHBand="0" w:firstRowFirstColumn="0" w:firstRowLastColumn="0" w:lastRowFirstColumn="0" w:lastRowLastColumn="0"/>
            <w:tcW w:w="3596" w:type="dxa"/>
          </w:tcPr>
          <w:p w14:paraId="75A3DFCE" w14:textId="3F778328" w:rsidR="00794FD9" w:rsidRDefault="00794FD9" w:rsidP="000119F1">
            <w:r>
              <w:t>Cache de cada capa (K y V)</w:t>
            </w:r>
          </w:p>
        </w:tc>
        <w:tc>
          <w:tcPr>
            <w:tcW w:w="3597" w:type="dxa"/>
          </w:tcPr>
          <w:p w14:paraId="2ACDD574" w14:textId="45621048" w:rsidR="00794FD9" w:rsidRPr="003C45B0" w:rsidRDefault="00794FD9" w:rsidP="000119F1">
            <w:pPr>
              <w:cnfStyle w:val="000000000000" w:firstRow="0" w:lastRow="0" w:firstColumn="0" w:lastColumn="0" w:oddVBand="0" w:evenVBand="0" w:oddHBand="0" w:evenHBand="0" w:firstRowFirstColumn="0" w:firstRowLastColumn="0" w:lastRowFirstColumn="0" w:lastRowLastColumn="0"/>
              <w:rPr>
                <w:b/>
                <w:bCs/>
              </w:rPr>
            </w:pPr>
            <w:r>
              <w:t xml:space="preserve">Lo que dejo la Ronda 1: la fila de </w:t>
            </w:r>
            <w:r w:rsidR="003C45B0">
              <w:rPr>
                <w:b/>
                <w:bCs/>
              </w:rPr>
              <w:t>[inicio]</w:t>
            </w:r>
          </w:p>
        </w:tc>
        <w:tc>
          <w:tcPr>
            <w:tcW w:w="3597" w:type="dxa"/>
          </w:tcPr>
          <w:p w14:paraId="3582811B" w14:textId="17FA7343" w:rsidR="00794FD9" w:rsidRPr="003C45B0" w:rsidRDefault="003C45B0" w:rsidP="000119F1">
            <w:pPr>
              <w:cnfStyle w:val="000000000000" w:firstRow="0" w:lastRow="0" w:firstColumn="0" w:lastColumn="0" w:oddVBand="0" w:evenVBand="0" w:oddHBand="0" w:evenHBand="0" w:firstRowFirstColumn="0" w:firstRowLastColumn="0" w:lastRowFirstColumn="0" w:lastRowLastColumn="0"/>
            </w:pPr>
            <w:r>
              <w:t>[1 x 512] cada uno</w:t>
            </w:r>
          </w:p>
        </w:tc>
      </w:tr>
      <w:tr w:rsidR="003C45B0" w14:paraId="1188999C" w14:textId="77777777" w:rsidTr="00E81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B9D8CA4" w14:textId="70E61DE4" w:rsidR="003C45B0" w:rsidRDefault="003C45B0" w:rsidP="000119F1">
            <w:r>
              <w:t xml:space="preserve">ID elegido en la Ronda 1 </w:t>
            </w:r>
          </w:p>
        </w:tc>
        <w:tc>
          <w:tcPr>
            <w:tcW w:w="3597" w:type="dxa"/>
          </w:tcPr>
          <w:p w14:paraId="26294BAB" w14:textId="2BC7A5F2" w:rsidR="003C45B0" w:rsidRDefault="003C45B0" w:rsidP="000119F1">
            <w:pPr>
              <w:cnfStyle w:val="000000100000" w:firstRow="0" w:lastRow="0" w:firstColumn="0" w:lastColumn="0" w:oddVBand="0" w:evenVBand="0" w:oddHBand="1" w:evenHBand="0" w:firstRowFirstColumn="0" w:firstRowLastColumn="0" w:lastRowFirstColumn="0" w:lastRowLastColumn="0"/>
            </w:pPr>
            <w:r>
              <w:t>5001 (inventado, “Der”)</w:t>
            </w:r>
          </w:p>
        </w:tc>
        <w:tc>
          <w:tcPr>
            <w:tcW w:w="3597" w:type="dxa"/>
          </w:tcPr>
          <w:p w14:paraId="19489BAA" w14:textId="1014E1C4" w:rsidR="003C45B0" w:rsidRDefault="003C45B0" w:rsidP="000119F1">
            <w:pPr>
              <w:cnfStyle w:val="000000100000" w:firstRow="0" w:lastRow="0" w:firstColumn="0" w:lastColumn="0" w:oddVBand="0" w:evenVBand="0" w:oddHBand="1" w:evenHBand="0" w:firstRowFirstColumn="0" w:firstRowLastColumn="0" w:lastRowFirstColumn="0" w:lastRowLastColumn="0"/>
            </w:pPr>
            <w:r>
              <w:t>1x1</w:t>
            </w:r>
          </w:p>
        </w:tc>
      </w:tr>
      <w:tr w:rsidR="00E81A9B" w14:paraId="4358EC3B" w14:textId="77777777" w:rsidTr="00E81A9B">
        <w:tc>
          <w:tcPr>
            <w:cnfStyle w:val="001000000000" w:firstRow="0" w:lastRow="0" w:firstColumn="1" w:lastColumn="0" w:oddVBand="0" w:evenVBand="0" w:oddHBand="0" w:evenHBand="0" w:firstRowFirstColumn="0" w:firstRowLastColumn="0" w:lastRowFirstColumn="0" w:lastRowLastColumn="0"/>
            <w:tcW w:w="3596" w:type="dxa"/>
          </w:tcPr>
          <w:p w14:paraId="1F87D41D" w14:textId="238A5DD5" w:rsidR="00E81A9B" w:rsidRDefault="00E81A9B" w:rsidP="000119F1">
            <w:proofErr w:type="spellStart"/>
            <w:r>
              <w:t>Posicion</w:t>
            </w:r>
            <w:proofErr w:type="spellEnd"/>
            <w:r>
              <w:t xml:space="preserve"> que toca</w:t>
            </w:r>
          </w:p>
        </w:tc>
        <w:tc>
          <w:tcPr>
            <w:tcW w:w="3597" w:type="dxa"/>
          </w:tcPr>
          <w:p w14:paraId="38E130E8" w14:textId="0E3E701A" w:rsidR="00E81A9B" w:rsidRDefault="00E81A9B" w:rsidP="000119F1">
            <w:pPr>
              <w:cnfStyle w:val="000000000000" w:firstRow="0" w:lastRow="0" w:firstColumn="0" w:lastColumn="0" w:oddVBand="0" w:evenVBand="0" w:oddHBand="0" w:evenHBand="0" w:firstRowFirstColumn="0" w:firstRowLastColumn="0" w:lastRowFirstColumn="0" w:lastRowLastColumn="0"/>
            </w:pPr>
            <w:r>
              <w:t>1</w:t>
            </w:r>
          </w:p>
        </w:tc>
        <w:tc>
          <w:tcPr>
            <w:tcW w:w="3597" w:type="dxa"/>
          </w:tcPr>
          <w:p w14:paraId="321DFBFD" w14:textId="77777777" w:rsidR="00E81A9B" w:rsidRDefault="00E81A9B" w:rsidP="000119F1">
            <w:pPr>
              <w:cnfStyle w:val="000000000000" w:firstRow="0" w:lastRow="0" w:firstColumn="0" w:lastColumn="0" w:oddVBand="0" w:evenVBand="0" w:oddHBand="0" w:evenHBand="0" w:firstRowFirstColumn="0" w:firstRowLastColumn="0" w:lastRowFirstColumn="0" w:lastRowLastColumn="0"/>
            </w:pPr>
          </w:p>
        </w:tc>
      </w:tr>
    </w:tbl>
    <w:p w14:paraId="61C2E57F" w14:textId="77777777" w:rsidR="000119F1" w:rsidRDefault="000119F1" w:rsidP="00B97D67"/>
    <w:p w14:paraId="4AA41334" w14:textId="163A569E" w:rsidR="00E81A9B" w:rsidRDefault="00E81A9B" w:rsidP="00E81A9B">
      <w:pPr>
        <w:pStyle w:val="Ttulo5"/>
        <w:rPr>
          <w:b/>
          <w:bCs/>
          <w:sz w:val="24"/>
        </w:rPr>
      </w:pPr>
      <w:r w:rsidRPr="00A40757">
        <w:rPr>
          <w:b/>
          <w:bCs/>
          <w:sz w:val="24"/>
          <w:highlight w:val="yellow"/>
        </w:rPr>
        <w:t>1.12.10.5.2</w:t>
      </w:r>
      <w:r w:rsidR="00E61FCB">
        <w:rPr>
          <w:b/>
          <w:bCs/>
          <w:sz w:val="24"/>
          <w:highlight w:val="yellow"/>
        </w:rPr>
        <w:t>: A.</w:t>
      </w:r>
      <w:r w:rsidRPr="00A40757">
        <w:rPr>
          <w:b/>
          <w:bCs/>
          <w:sz w:val="24"/>
          <w:highlight w:val="yellow"/>
        </w:rPr>
        <w:t xml:space="preserve"> Del ID al Vector</w:t>
      </w:r>
    </w:p>
    <w:p w14:paraId="3AE7711D" w14:textId="3EE5F45A" w:rsidR="00E81A9B" w:rsidRDefault="00A40757" w:rsidP="00E81A9B">
      <w:r w:rsidRPr="00A40757">
        <w:rPr>
          <w:noProof/>
        </w:rPr>
        <w:drawing>
          <wp:inline distT="0" distB="0" distL="0" distR="0" wp14:anchorId="16DC004F" wp14:editId="17F84B42">
            <wp:extent cx="5075360" cy="327688"/>
            <wp:effectExtent l="19050" t="19050" r="11430" b="15240"/>
            <wp:docPr id="1550679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79711" name=""/>
                    <pic:cNvPicPr/>
                  </pic:nvPicPr>
                  <pic:blipFill>
                    <a:blip r:embed="rId354"/>
                    <a:stretch>
                      <a:fillRect/>
                    </a:stretch>
                  </pic:blipFill>
                  <pic:spPr>
                    <a:xfrm>
                      <a:off x="0" y="0"/>
                      <a:ext cx="5075360" cy="327688"/>
                    </a:xfrm>
                    <a:prstGeom prst="rect">
                      <a:avLst/>
                    </a:prstGeom>
                    <a:ln w="12700">
                      <a:solidFill>
                        <a:schemeClr val="tx1"/>
                      </a:solidFill>
                    </a:ln>
                  </pic:spPr>
                </pic:pic>
              </a:graphicData>
            </a:graphic>
          </wp:inline>
        </w:drawing>
      </w:r>
    </w:p>
    <w:p w14:paraId="7D3CD0C9" w14:textId="269C320A" w:rsidR="00A40757" w:rsidRDefault="00C922BB">
      <w:pPr>
        <w:pStyle w:val="Prrafodelista"/>
        <w:numPr>
          <w:ilvl w:val="0"/>
          <w:numId w:val="24"/>
        </w:numPr>
      </w:pPr>
      <w:r>
        <w:t xml:space="preserve">Se toma la </w:t>
      </w:r>
      <w:r>
        <w:rPr>
          <w:b/>
          <w:bCs/>
        </w:rPr>
        <w:t xml:space="preserve">fila 5001 </w:t>
      </w:r>
      <w:r>
        <w:t>de E (consulta): [1 x 512]</w:t>
      </w:r>
    </w:p>
    <w:p w14:paraId="7F5DB308" w14:textId="550F410D" w:rsidR="00C922BB" w:rsidRPr="00C922BB" w:rsidRDefault="00C922BB">
      <w:pPr>
        <w:pStyle w:val="Prrafodelista"/>
        <w:numPr>
          <w:ilvl w:val="0"/>
          <w:numId w:val="24"/>
        </w:numPr>
      </w:pPr>
      <w:r>
        <w:t xml:space="preserve">Se multiplica por </w:t>
      </w:r>
      <m:oMath>
        <m:rad>
          <m:radPr>
            <m:degHide m:val="1"/>
            <m:ctrlPr>
              <w:rPr>
                <w:rFonts w:ascii="Cambria Math" w:hAnsi="Cambria Math"/>
              </w:rPr>
            </m:ctrlPr>
          </m:radPr>
          <m:deg/>
          <m:e>
            <m:r>
              <w:rPr>
                <w:rFonts w:ascii="Cambria Math" w:hAnsi="Cambria Math"/>
              </w:rPr>
              <m:t>512</m:t>
            </m:r>
          </m:e>
        </m:rad>
        <m:r>
          <w:rPr>
            <w:rFonts w:ascii="Cambria Math" w:hAnsi="Cambria Math"/>
          </w:rPr>
          <m:t>≈22,627</m:t>
        </m:r>
      </m:oMath>
    </w:p>
    <w:p w14:paraId="30875F88" w14:textId="0E76FC5E" w:rsidR="00C922BB" w:rsidRPr="005137E1" w:rsidRDefault="005137E1">
      <w:pPr>
        <w:pStyle w:val="Prrafodelista"/>
        <w:numPr>
          <w:ilvl w:val="0"/>
          <w:numId w:val="24"/>
        </w:numPr>
      </w:pPr>
      <w:r>
        <w:rPr>
          <w:rFonts w:eastAsiaTheme="minorEastAsia"/>
        </w:rPr>
        <w:t xml:space="preserve">Se suma el </w:t>
      </w:r>
      <w:proofErr w:type="spellStart"/>
      <w:r>
        <w:rPr>
          <w:rFonts w:eastAsiaTheme="minorEastAsia"/>
        </w:rPr>
        <w:t>positional</w:t>
      </w:r>
      <w:proofErr w:type="spellEnd"/>
      <w:r>
        <w:rPr>
          <w:rFonts w:eastAsiaTheme="minorEastAsia"/>
        </w:rPr>
        <w:t xml:space="preserve"> </w:t>
      </w:r>
      <w:proofErr w:type="spellStart"/>
      <w:r>
        <w:rPr>
          <w:rFonts w:eastAsiaTheme="minorEastAsia"/>
        </w:rPr>
        <w:t>encoding</w:t>
      </w:r>
      <w:proofErr w:type="spellEnd"/>
      <w:r>
        <w:rPr>
          <w:rFonts w:eastAsiaTheme="minorEastAsia"/>
        </w:rPr>
        <w:t xml:space="preserve"> de la posición 1. Sus primeras 4 dimensiones, calculadas antes, son </w:t>
      </w:r>
      <w:r w:rsidRPr="005137E1">
        <w:rPr>
          <w:rFonts w:eastAsiaTheme="minorEastAsia"/>
          <w:b/>
          <w:bCs/>
        </w:rPr>
        <w:t>[</w:t>
      </w:r>
      <w:proofErr w:type="gramStart"/>
      <w:r w:rsidRPr="005137E1">
        <w:rPr>
          <w:rFonts w:eastAsiaTheme="minorEastAsia"/>
          <w:b/>
          <w:bCs/>
        </w:rPr>
        <w:t>0.8415,\</w:t>
      </w:r>
      <w:proofErr w:type="gramEnd"/>
      <w:r w:rsidRPr="005137E1">
        <w:rPr>
          <w:rFonts w:eastAsiaTheme="minorEastAsia"/>
          <w:b/>
          <w:bCs/>
        </w:rPr>
        <w:t xml:space="preserve"> </w:t>
      </w:r>
      <w:proofErr w:type="gramStart"/>
      <w:r w:rsidRPr="005137E1">
        <w:rPr>
          <w:rFonts w:eastAsiaTheme="minorEastAsia"/>
          <w:b/>
          <w:bCs/>
        </w:rPr>
        <w:t>0.5403,\</w:t>
      </w:r>
      <w:proofErr w:type="gramEnd"/>
      <w:r w:rsidRPr="005137E1">
        <w:rPr>
          <w:rFonts w:eastAsiaTheme="minorEastAsia"/>
          <w:b/>
          <w:bCs/>
        </w:rPr>
        <w:t xml:space="preserve"> </w:t>
      </w:r>
      <w:proofErr w:type="gramStart"/>
      <w:r w:rsidRPr="005137E1">
        <w:rPr>
          <w:rFonts w:eastAsiaTheme="minorEastAsia"/>
          <w:b/>
          <w:bCs/>
        </w:rPr>
        <w:t>0.8219,\</w:t>
      </w:r>
      <w:proofErr w:type="gramEnd"/>
      <w:r w:rsidRPr="005137E1">
        <w:rPr>
          <w:rFonts w:eastAsiaTheme="minorEastAsia"/>
          <w:b/>
          <w:bCs/>
        </w:rPr>
        <w:t xml:space="preserve"> 0.5697].</w:t>
      </w:r>
    </w:p>
    <w:p w14:paraId="28300A24" w14:textId="77777777" w:rsidR="005137E1" w:rsidRDefault="005137E1" w:rsidP="005137E1"/>
    <w:p w14:paraId="39917536" w14:textId="77777777" w:rsidR="00E61FCB" w:rsidRDefault="00E61FCB" w:rsidP="005137E1"/>
    <w:p w14:paraId="35870936" w14:textId="3B7A6E81" w:rsidR="00E61FCB" w:rsidRDefault="00E61FCB" w:rsidP="00E61FCB">
      <w:pPr>
        <w:pStyle w:val="Ttulo5"/>
        <w:rPr>
          <w:b/>
          <w:bCs/>
          <w:sz w:val="24"/>
        </w:rPr>
      </w:pPr>
      <w:r w:rsidRPr="00E61FCB">
        <w:rPr>
          <w:b/>
          <w:bCs/>
          <w:sz w:val="24"/>
          <w:highlight w:val="yellow"/>
        </w:rPr>
        <w:lastRenderedPageBreak/>
        <w:t>1.12.10.5.2: B. Capa 1, paso a paso</w:t>
      </w:r>
    </w:p>
    <w:p w14:paraId="63B56E10" w14:textId="39EA4ECF" w:rsidR="00E61FCB" w:rsidRPr="0000233E" w:rsidRDefault="0000233E" w:rsidP="0000233E">
      <w:pPr>
        <w:pStyle w:val="Ttulo6"/>
        <w:rPr>
          <w:b/>
          <w:bCs/>
          <w:i w:val="0"/>
          <w:iCs w:val="0"/>
          <w:sz w:val="24"/>
          <w:szCs w:val="28"/>
        </w:rPr>
      </w:pPr>
      <w:r w:rsidRPr="00E91A27">
        <w:rPr>
          <w:b/>
          <w:bCs/>
          <w:i w:val="0"/>
          <w:iCs w:val="0"/>
          <w:sz w:val="24"/>
          <w:szCs w:val="28"/>
          <w:highlight w:val="yellow"/>
        </w:rPr>
        <w:t>1.12.10.5.2.1: B1. Self-</w:t>
      </w:r>
      <w:proofErr w:type="spellStart"/>
      <w:r w:rsidRPr="00E91A27">
        <w:rPr>
          <w:b/>
          <w:bCs/>
          <w:i w:val="0"/>
          <w:iCs w:val="0"/>
          <w:sz w:val="24"/>
          <w:szCs w:val="28"/>
          <w:highlight w:val="yellow"/>
        </w:rPr>
        <w:t>Attention</w:t>
      </w:r>
      <w:proofErr w:type="spellEnd"/>
      <w:r w:rsidRPr="00E91A27">
        <w:rPr>
          <w:b/>
          <w:bCs/>
          <w:i w:val="0"/>
          <w:iCs w:val="0"/>
          <w:sz w:val="24"/>
          <w:szCs w:val="28"/>
          <w:highlight w:val="yellow"/>
        </w:rPr>
        <w:t xml:space="preserve"> </w:t>
      </w:r>
      <w:proofErr w:type="spellStart"/>
      <w:r w:rsidRPr="00E91A27">
        <w:rPr>
          <w:b/>
          <w:bCs/>
          <w:i w:val="0"/>
          <w:iCs w:val="0"/>
          <w:sz w:val="24"/>
          <w:szCs w:val="28"/>
          <w:highlight w:val="yellow"/>
        </w:rPr>
        <w:t>enmascaada</w:t>
      </w:r>
      <w:proofErr w:type="spellEnd"/>
      <w:r w:rsidRPr="00E91A27">
        <w:rPr>
          <w:b/>
          <w:bCs/>
          <w:i w:val="0"/>
          <w:iCs w:val="0"/>
          <w:sz w:val="24"/>
          <w:szCs w:val="28"/>
          <w:highlight w:val="yellow"/>
        </w:rPr>
        <w:t xml:space="preserve"> (8 cabezas)</w:t>
      </w:r>
      <w:r w:rsidR="00E91A27" w:rsidRPr="00E91A27">
        <w:rPr>
          <w:b/>
          <w:bCs/>
          <w:i w:val="0"/>
          <w:iCs w:val="0"/>
          <w:sz w:val="24"/>
          <w:szCs w:val="28"/>
          <w:highlight w:val="yellow"/>
        </w:rPr>
        <w:t xml:space="preserve"> (armar una versión enriquecida con la información que ya se tiene)</w:t>
      </w:r>
    </w:p>
    <w:p w14:paraId="24FB2EF8" w14:textId="674B59A7" w:rsidR="0000233E" w:rsidRDefault="006B2E31" w:rsidP="0000233E">
      <w:r>
        <w:t xml:space="preserve">Acaba de entrar “Der” y </w:t>
      </w:r>
      <w:r>
        <w:rPr>
          <w:b/>
          <w:bCs/>
        </w:rPr>
        <w:t xml:space="preserve">[inicio] </w:t>
      </w:r>
      <w:r>
        <w:t>ya estaba escrito.</w:t>
      </w:r>
    </w:p>
    <w:p w14:paraId="52C76BB6" w14:textId="024C697C" w:rsidR="006B2E31" w:rsidRPr="006B2E31" w:rsidRDefault="006B2E31" w:rsidP="006B2E31">
      <w:pPr>
        <w:rPr>
          <w:b/>
          <w:bCs/>
          <w:sz w:val="24"/>
          <w:szCs w:val="28"/>
        </w:rPr>
      </w:pPr>
      <w:r w:rsidRPr="00E91A27">
        <w:rPr>
          <w:b/>
          <w:bCs/>
          <w:sz w:val="24"/>
          <w:szCs w:val="28"/>
          <w:highlight w:val="yellow"/>
        </w:rPr>
        <w:t>La idea</w:t>
      </w:r>
    </w:p>
    <w:p w14:paraId="04EB3370" w14:textId="1903F34C" w:rsidR="007501DF" w:rsidRDefault="007501DF" w:rsidP="0000233E">
      <w:r w:rsidRPr="007501DF">
        <w:t>"Der" mira lo que ya está escrito en alemán ([inicio] y él mismo) y arma una versión enriquecida de sí mismo con esa información. Para hacerlo, se calculan tres cosas por cabeza: una pregunta, unas etiquetas y unos contenidos. La pregunta se compara con las etiquetas para decidir a quién mirar, y con eso se mezclan los contenidos.</w:t>
      </w:r>
    </w:p>
    <w:p w14:paraId="3B3CD739" w14:textId="191CE789" w:rsidR="000122FB" w:rsidRPr="00B82BFF" w:rsidRDefault="000122FB" w:rsidP="0000233E">
      <w:pPr>
        <w:rPr>
          <w:b/>
          <w:bCs/>
          <w:sz w:val="24"/>
          <w:szCs w:val="28"/>
        </w:rPr>
      </w:pPr>
      <w:r w:rsidRPr="00B82BFF">
        <w:rPr>
          <w:b/>
          <w:bCs/>
          <w:sz w:val="24"/>
          <w:szCs w:val="28"/>
          <w:highlight w:val="yellow"/>
        </w:rPr>
        <w:t>Paso 1: crear q, k y v</w:t>
      </w:r>
    </w:p>
    <w:p w14:paraId="76391153" w14:textId="4DF3A939" w:rsidR="000122FB" w:rsidRDefault="00B82BFF" w:rsidP="0000233E">
      <w:r>
        <w:t xml:space="preserve">A “Der” le hacen falta tres versiones de </w:t>
      </w:r>
      <w:r w:rsidR="00E131ED">
        <w:t>sí</w:t>
      </w:r>
      <w:r>
        <w:t xml:space="preserve"> mismo:</w:t>
      </w:r>
    </w:p>
    <w:p w14:paraId="4C7D3855" w14:textId="7F6C6D49" w:rsidR="00B82BFF" w:rsidRDefault="008C1A7F" w:rsidP="008C1A7F">
      <w:pPr>
        <w:pStyle w:val="Prrafodelista"/>
        <w:numPr>
          <w:ilvl w:val="0"/>
          <w:numId w:val="2"/>
        </w:numPr>
      </w:pPr>
      <w:r>
        <w:rPr>
          <w:i/>
          <w:iCs/>
        </w:rPr>
        <w:t xml:space="preserve">Q </w:t>
      </w:r>
      <w:r>
        <w:t>(</w:t>
      </w:r>
      <w:r>
        <w:rPr>
          <w:b/>
          <w:bCs/>
        </w:rPr>
        <w:t xml:space="preserve">la pregunta): </w:t>
      </w:r>
      <w:r>
        <w:t>Lo que “Der” busca en los demás.</w:t>
      </w:r>
    </w:p>
    <w:p w14:paraId="6A800243" w14:textId="77C53BE9" w:rsidR="008C1A7F" w:rsidRDefault="008C1A7F" w:rsidP="008C1A7F">
      <w:pPr>
        <w:pStyle w:val="Prrafodelista"/>
        <w:numPr>
          <w:ilvl w:val="0"/>
          <w:numId w:val="2"/>
        </w:numPr>
      </w:pPr>
      <w:r>
        <w:rPr>
          <w:i/>
          <w:iCs/>
        </w:rPr>
        <w:t xml:space="preserve">K </w:t>
      </w:r>
      <w:r>
        <w:rPr>
          <w:b/>
          <w:bCs/>
        </w:rPr>
        <w:t xml:space="preserve">(la etiqueta): </w:t>
      </w:r>
      <w:r>
        <w:t>como se presenta “Der” para que otros lo encuentren.</w:t>
      </w:r>
    </w:p>
    <w:p w14:paraId="781E0B5C" w14:textId="58D90F8E" w:rsidR="00E91A27" w:rsidRDefault="00C673FD" w:rsidP="0000233E">
      <w:pPr>
        <w:pStyle w:val="Prrafodelista"/>
        <w:numPr>
          <w:ilvl w:val="0"/>
          <w:numId w:val="2"/>
        </w:numPr>
      </w:pPr>
      <w:r w:rsidRPr="00301819">
        <w:rPr>
          <w:i/>
          <w:iCs/>
        </w:rPr>
        <w:t xml:space="preserve">V </w:t>
      </w:r>
      <w:r>
        <w:t>(</w:t>
      </w:r>
      <w:r w:rsidRPr="00301819">
        <w:rPr>
          <w:b/>
          <w:bCs/>
        </w:rPr>
        <w:t xml:space="preserve">el contenido): </w:t>
      </w:r>
      <w:r>
        <w:t>Lo que “Der” entrega si alguien le presta atención.</w:t>
      </w:r>
    </w:p>
    <w:p w14:paraId="423CEB1D" w14:textId="6B62DBFF" w:rsidR="00301819" w:rsidRDefault="00D40D8F" w:rsidP="00301819">
      <w:pPr>
        <w:rPr>
          <w:b/>
          <w:bCs/>
          <w:sz w:val="24"/>
          <w:szCs w:val="28"/>
        </w:rPr>
      </w:pPr>
      <w:r w:rsidRPr="00D40D8F">
        <w:rPr>
          <w:b/>
          <w:bCs/>
          <w:sz w:val="24"/>
          <w:szCs w:val="28"/>
          <w:highlight w:val="yellow"/>
        </w:rPr>
        <w:t>Punto de partida</w:t>
      </w:r>
    </w:p>
    <w:p w14:paraId="487496B7" w14:textId="4D4EA28C" w:rsidR="00D40D8F" w:rsidRDefault="005E4C49" w:rsidP="00301819">
      <w:pPr>
        <w:rPr>
          <w:b/>
          <w:bCs/>
          <w:sz w:val="24"/>
          <w:szCs w:val="28"/>
        </w:rPr>
      </w:pPr>
      <w:r w:rsidRPr="005E4C49">
        <w:rPr>
          <w:b/>
          <w:bCs/>
          <w:noProof/>
          <w:sz w:val="24"/>
          <w:szCs w:val="28"/>
        </w:rPr>
        <w:drawing>
          <wp:inline distT="0" distB="0" distL="0" distR="0" wp14:anchorId="5CBEA6FB" wp14:editId="45D7B3DF">
            <wp:extent cx="4579620" cy="1783380"/>
            <wp:effectExtent l="0" t="0" r="0" b="7620"/>
            <wp:docPr id="15616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807" name=""/>
                    <pic:cNvPicPr/>
                  </pic:nvPicPr>
                  <pic:blipFill>
                    <a:blip r:embed="rId355"/>
                    <a:stretch>
                      <a:fillRect/>
                    </a:stretch>
                  </pic:blipFill>
                  <pic:spPr>
                    <a:xfrm>
                      <a:off x="0" y="0"/>
                      <a:ext cx="4586234" cy="1785955"/>
                    </a:xfrm>
                    <a:prstGeom prst="rect">
                      <a:avLst/>
                    </a:prstGeom>
                  </pic:spPr>
                </pic:pic>
              </a:graphicData>
            </a:graphic>
          </wp:inline>
        </w:drawing>
      </w:r>
    </w:p>
    <w:p w14:paraId="16FEEBFC" w14:textId="6F7AD456" w:rsidR="003A5FC5" w:rsidRDefault="003A5FC5" w:rsidP="00301819">
      <w:pPr>
        <w:rPr>
          <w:b/>
          <w:bCs/>
          <w:sz w:val="24"/>
          <w:szCs w:val="28"/>
        </w:rPr>
      </w:pPr>
      <w:r w:rsidRPr="003A5FC5">
        <w:rPr>
          <w:b/>
          <w:bCs/>
          <w:sz w:val="24"/>
          <w:szCs w:val="28"/>
          <w:highlight w:val="yellow"/>
        </w:rPr>
        <w:t>Como leer la notación:</w:t>
      </w:r>
    </w:p>
    <w:p w14:paraId="2B7CA590" w14:textId="1B27C738" w:rsidR="003A5FC5" w:rsidRDefault="002C365F" w:rsidP="00301819">
      <w:pPr>
        <w:rPr>
          <w:b/>
          <w:bCs/>
          <w:sz w:val="24"/>
          <w:szCs w:val="28"/>
        </w:rPr>
      </w:pPr>
      <w:r w:rsidRPr="002C365F">
        <w:rPr>
          <w:b/>
          <w:bCs/>
          <w:noProof/>
          <w:sz w:val="24"/>
          <w:szCs w:val="28"/>
        </w:rPr>
        <w:drawing>
          <wp:inline distT="0" distB="0" distL="0" distR="0" wp14:anchorId="6012691D" wp14:editId="57491C66">
            <wp:extent cx="4480560" cy="1500744"/>
            <wp:effectExtent l="0" t="0" r="0" b="4445"/>
            <wp:docPr id="1207278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78519" name=""/>
                    <pic:cNvPicPr/>
                  </pic:nvPicPr>
                  <pic:blipFill>
                    <a:blip r:embed="rId356"/>
                    <a:stretch>
                      <a:fillRect/>
                    </a:stretch>
                  </pic:blipFill>
                  <pic:spPr>
                    <a:xfrm>
                      <a:off x="0" y="0"/>
                      <a:ext cx="4483913" cy="1501867"/>
                    </a:xfrm>
                    <a:prstGeom prst="rect">
                      <a:avLst/>
                    </a:prstGeom>
                  </pic:spPr>
                </pic:pic>
              </a:graphicData>
            </a:graphic>
          </wp:inline>
        </w:drawing>
      </w:r>
    </w:p>
    <w:tbl>
      <w:tblPr>
        <w:tblStyle w:val="Tablaconcuadrcula4-nfasis4"/>
        <w:tblW w:w="0" w:type="auto"/>
        <w:tblLook w:val="04A0" w:firstRow="1" w:lastRow="0" w:firstColumn="1" w:lastColumn="0" w:noHBand="0" w:noVBand="1"/>
      </w:tblPr>
      <w:tblGrid>
        <w:gridCol w:w="3596"/>
        <w:gridCol w:w="3597"/>
        <w:gridCol w:w="3597"/>
      </w:tblGrid>
      <w:tr w:rsidR="002C365F" w14:paraId="32C29B3C" w14:textId="77777777" w:rsidTr="001043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C4D13D0" w14:textId="798B0FF2" w:rsidR="002C365F" w:rsidRPr="00CA1ABD" w:rsidRDefault="002C365F" w:rsidP="00301819">
            <w:pPr>
              <w:rPr>
                <w:b w:val="0"/>
                <w:bCs w:val="0"/>
                <w:szCs w:val="22"/>
              </w:rPr>
            </w:pPr>
            <w:proofErr w:type="spellStart"/>
            <w:r w:rsidRPr="00CA1ABD">
              <w:rPr>
                <w:b w:val="0"/>
                <w:bCs w:val="0"/>
                <w:szCs w:val="22"/>
              </w:rPr>
              <w:t>Simbolo</w:t>
            </w:r>
            <w:proofErr w:type="spellEnd"/>
          </w:p>
        </w:tc>
        <w:tc>
          <w:tcPr>
            <w:tcW w:w="3597" w:type="dxa"/>
          </w:tcPr>
          <w:p w14:paraId="03FDD208" w14:textId="37878A47" w:rsidR="002C365F" w:rsidRPr="00CA1ABD" w:rsidRDefault="002C365F" w:rsidP="00301819">
            <w:pPr>
              <w:cnfStyle w:val="100000000000" w:firstRow="1" w:lastRow="0" w:firstColumn="0" w:lastColumn="0" w:oddVBand="0" w:evenVBand="0" w:oddHBand="0" w:evenHBand="0" w:firstRowFirstColumn="0" w:firstRowLastColumn="0" w:lastRowFirstColumn="0" w:lastRowLastColumn="0"/>
              <w:rPr>
                <w:b w:val="0"/>
                <w:bCs w:val="0"/>
                <w:szCs w:val="22"/>
              </w:rPr>
            </w:pPr>
            <w:r w:rsidRPr="00CA1ABD">
              <w:rPr>
                <w:b w:val="0"/>
                <w:bCs w:val="0"/>
                <w:szCs w:val="22"/>
              </w:rPr>
              <w:t>Que señala</w:t>
            </w:r>
          </w:p>
        </w:tc>
        <w:tc>
          <w:tcPr>
            <w:tcW w:w="3597" w:type="dxa"/>
          </w:tcPr>
          <w:p w14:paraId="3B6F2A9D" w14:textId="64B84CDE" w:rsidR="002C365F" w:rsidRPr="00CA1ABD" w:rsidRDefault="002C365F" w:rsidP="00301819">
            <w:pPr>
              <w:cnfStyle w:val="100000000000" w:firstRow="1" w:lastRow="0" w:firstColumn="0" w:lastColumn="0" w:oddVBand="0" w:evenVBand="0" w:oddHBand="0" w:evenHBand="0" w:firstRowFirstColumn="0" w:firstRowLastColumn="0" w:lastRowFirstColumn="0" w:lastRowLastColumn="0"/>
              <w:rPr>
                <w:b w:val="0"/>
                <w:bCs w:val="0"/>
                <w:szCs w:val="22"/>
              </w:rPr>
            </w:pPr>
            <w:r w:rsidRPr="00CA1ABD">
              <w:rPr>
                <w:b w:val="0"/>
                <w:bCs w:val="0"/>
                <w:szCs w:val="22"/>
              </w:rPr>
              <w:t>Va de</w:t>
            </w:r>
          </w:p>
        </w:tc>
      </w:tr>
      <w:tr w:rsidR="002C365F" w14:paraId="08B077CF" w14:textId="77777777" w:rsidTr="00104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ECA0A3C" w14:textId="0F786CA1" w:rsidR="002C365F" w:rsidRPr="00D05E48" w:rsidRDefault="00CA1ABD" w:rsidP="00301819">
            <w:pPr>
              <w:rPr>
                <w:b w:val="0"/>
                <w:bCs w:val="0"/>
                <w:szCs w:val="22"/>
              </w:rPr>
            </w:pPr>
            <m:oMathPara>
              <m:oMath>
                <m:r>
                  <m:rPr>
                    <m:sty m:val="bi"/>
                  </m:rPr>
                  <w:rPr>
                    <w:rFonts w:ascii="Cambria Math" w:hAnsi="Cambria Math"/>
                    <w:szCs w:val="22"/>
                  </w:rPr>
                  <m:t>i</m:t>
                </m:r>
              </m:oMath>
            </m:oMathPara>
          </w:p>
        </w:tc>
        <w:tc>
          <w:tcPr>
            <w:tcW w:w="3597" w:type="dxa"/>
          </w:tcPr>
          <w:p w14:paraId="57F79DE6" w14:textId="283A3E99" w:rsidR="002C365F" w:rsidRPr="00D05E48" w:rsidRDefault="002C365F" w:rsidP="00301819">
            <w:pPr>
              <w:cnfStyle w:val="000000100000" w:firstRow="0" w:lastRow="0" w:firstColumn="0" w:lastColumn="0" w:oddVBand="0" w:evenVBand="0" w:oddHBand="1" w:evenHBand="0" w:firstRowFirstColumn="0" w:firstRowLastColumn="0" w:lastRowFirstColumn="0" w:lastRowLastColumn="0"/>
              <w:rPr>
                <w:szCs w:val="22"/>
              </w:rPr>
            </w:pPr>
            <w:r w:rsidRPr="00D05E48">
              <w:rPr>
                <w:szCs w:val="22"/>
              </w:rPr>
              <w:t>Que cabeza</w:t>
            </w:r>
          </w:p>
        </w:tc>
        <w:tc>
          <w:tcPr>
            <w:tcW w:w="3597" w:type="dxa"/>
          </w:tcPr>
          <w:p w14:paraId="5171755E" w14:textId="4014243A" w:rsidR="002C365F" w:rsidRPr="00D05E48" w:rsidRDefault="00104359" w:rsidP="00301819">
            <w:pPr>
              <w:cnfStyle w:val="000000100000" w:firstRow="0" w:lastRow="0" w:firstColumn="0" w:lastColumn="0" w:oddVBand="0" w:evenVBand="0" w:oddHBand="1" w:evenHBand="0" w:firstRowFirstColumn="0" w:firstRowLastColumn="0" w:lastRowFirstColumn="0" w:lastRowLastColumn="0"/>
              <w:rPr>
                <w:szCs w:val="22"/>
              </w:rPr>
            </w:pPr>
            <w:r w:rsidRPr="00D05E48">
              <w:rPr>
                <w:szCs w:val="22"/>
              </w:rPr>
              <w:t>1 a 8</w:t>
            </w:r>
          </w:p>
        </w:tc>
      </w:tr>
      <w:tr w:rsidR="002C365F" w14:paraId="6722E6D3" w14:textId="77777777" w:rsidTr="00104359">
        <w:tc>
          <w:tcPr>
            <w:cnfStyle w:val="001000000000" w:firstRow="0" w:lastRow="0" w:firstColumn="1" w:lastColumn="0" w:oddVBand="0" w:evenVBand="0" w:oddHBand="0" w:evenHBand="0" w:firstRowFirstColumn="0" w:firstRowLastColumn="0" w:lastRowFirstColumn="0" w:lastRowLastColumn="0"/>
            <w:tcW w:w="3596" w:type="dxa"/>
          </w:tcPr>
          <w:p w14:paraId="74F0FFCF" w14:textId="2CDDC5A9" w:rsidR="002C365F" w:rsidRPr="00D05E48" w:rsidRDefault="00104359" w:rsidP="00301819">
            <w:pPr>
              <w:rPr>
                <w:b w:val="0"/>
                <w:bCs w:val="0"/>
                <w:szCs w:val="22"/>
              </w:rPr>
            </w:pPr>
            <w:r w:rsidRPr="00D05E48">
              <w:rPr>
                <w:b w:val="0"/>
                <w:bCs w:val="0"/>
                <w:szCs w:val="22"/>
              </w:rPr>
              <w:t>M</w:t>
            </w:r>
          </w:p>
        </w:tc>
        <w:tc>
          <w:tcPr>
            <w:tcW w:w="3597" w:type="dxa"/>
          </w:tcPr>
          <w:p w14:paraId="5C92B091" w14:textId="0576E780" w:rsidR="002C365F" w:rsidRPr="00D05E48" w:rsidRDefault="00CA1ABD" w:rsidP="00301819">
            <w:pPr>
              <w:cnfStyle w:val="000000000000" w:firstRow="0" w:lastRow="0" w:firstColumn="0" w:lastColumn="0" w:oddVBand="0" w:evenVBand="0" w:oddHBand="0" w:evenHBand="0" w:firstRowFirstColumn="0" w:firstRowLastColumn="0" w:lastRowFirstColumn="0" w:lastRowLastColumn="0"/>
              <w:rPr>
                <w:szCs w:val="22"/>
              </w:rPr>
            </w:pPr>
            <w:r w:rsidRPr="00D05E48">
              <w:rPr>
                <w:szCs w:val="22"/>
              </w:rPr>
              <w:t>Una posición dentro de los 512 números de</w:t>
            </w:r>
          </w:p>
        </w:tc>
        <w:tc>
          <w:tcPr>
            <w:tcW w:w="3597" w:type="dxa"/>
          </w:tcPr>
          <w:p w14:paraId="028C9AFF" w14:textId="5794AA4C" w:rsidR="002C365F" w:rsidRPr="00D05E48" w:rsidRDefault="00CA1ABD" w:rsidP="00301819">
            <w:pPr>
              <w:cnfStyle w:val="000000000000" w:firstRow="0" w:lastRow="0" w:firstColumn="0" w:lastColumn="0" w:oddVBand="0" w:evenVBand="0" w:oddHBand="0" w:evenHBand="0" w:firstRowFirstColumn="0" w:firstRowLastColumn="0" w:lastRowFirstColumn="0" w:lastRowLastColumn="0"/>
              <w:rPr>
                <w:szCs w:val="22"/>
              </w:rPr>
            </w:pPr>
            <w:r w:rsidRPr="00D05E48">
              <w:rPr>
                <w:szCs w:val="22"/>
              </w:rPr>
              <w:t>0 a 511</w:t>
            </w:r>
          </w:p>
        </w:tc>
      </w:tr>
      <w:tr w:rsidR="002C365F" w14:paraId="16C2F7BA" w14:textId="77777777" w:rsidTr="00104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0FE23B7" w14:textId="121BB229" w:rsidR="002C365F" w:rsidRPr="00D05E48" w:rsidRDefault="00CA1ABD" w:rsidP="00301819">
            <w:pPr>
              <w:rPr>
                <w:b w:val="0"/>
                <w:bCs w:val="0"/>
                <w:szCs w:val="22"/>
              </w:rPr>
            </w:pPr>
            <m:oMathPara>
              <m:oMath>
                <m:r>
                  <m:rPr>
                    <m:sty m:val="bi"/>
                  </m:rPr>
                  <w:rPr>
                    <w:rFonts w:ascii="Cambria Math" w:hAnsi="Cambria Math"/>
                    <w:szCs w:val="22"/>
                  </w:rPr>
                  <m:t>c</m:t>
                </m:r>
              </m:oMath>
            </m:oMathPara>
          </w:p>
        </w:tc>
        <w:tc>
          <w:tcPr>
            <w:tcW w:w="3597" w:type="dxa"/>
          </w:tcPr>
          <w:p w14:paraId="70AD0602" w14:textId="54C28D48" w:rsidR="002C365F" w:rsidRPr="00D05E48" w:rsidRDefault="00CA1ABD" w:rsidP="00301819">
            <w:pPr>
              <w:cnfStyle w:val="000000100000" w:firstRow="0" w:lastRow="0" w:firstColumn="0" w:lastColumn="0" w:oddVBand="0" w:evenVBand="0" w:oddHBand="1" w:evenHBand="0" w:firstRowFirstColumn="0" w:firstRowLastColumn="0" w:lastRowFirstColumn="0" w:lastRowLastColumn="0"/>
              <w:rPr>
                <w:szCs w:val="22"/>
              </w:rPr>
            </w:pPr>
            <w:r w:rsidRPr="00D05E48">
              <w:rPr>
                <w:szCs w:val="22"/>
              </w:rPr>
              <w:t>Una posición dentro de los 64 números de una cabeza</w:t>
            </w:r>
          </w:p>
        </w:tc>
        <w:tc>
          <w:tcPr>
            <w:tcW w:w="3597" w:type="dxa"/>
          </w:tcPr>
          <w:p w14:paraId="38CC7576" w14:textId="7E181B07" w:rsidR="002C365F" w:rsidRPr="00D05E48" w:rsidRDefault="00CA1ABD" w:rsidP="00301819">
            <w:pPr>
              <w:cnfStyle w:val="000000100000" w:firstRow="0" w:lastRow="0" w:firstColumn="0" w:lastColumn="0" w:oddVBand="0" w:evenVBand="0" w:oddHBand="1" w:evenHBand="0" w:firstRowFirstColumn="0" w:firstRowLastColumn="0" w:lastRowFirstColumn="0" w:lastRowLastColumn="0"/>
              <w:rPr>
                <w:szCs w:val="22"/>
              </w:rPr>
            </w:pPr>
            <w:r w:rsidRPr="00D05E48">
              <w:rPr>
                <w:szCs w:val="22"/>
              </w:rPr>
              <w:t>0 a 63</w:t>
            </w:r>
          </w:p>
        </w:tc>
      </w:tr>
      <w:tr w:rsidR="00CA1ABD" w14:paraId="48FEC2CF" w14:textId="77777777" w:rsidTr="00104359">
        <w:tc>
          <w:tcPr>
            <w:cnfStyle w:val="001000000000" w:firstRow="0" w:lastRow="0" w:firstColumn="1" w:lastColumn="0" w:oddVBand="0" w:evenVBand="0" w:oddHBand="0" w:evenHBand="0" w:firstRowFirstColumn="0" w:firstRowLastColumn="0" w:lastRowFirstColumn="0" w:lastRowLastColumn="0"/>
            <w:tcW w:w="3596" w:type="dxa"/>
          </w:tcPr>
          <w:p w14:paraId="4FBB9F25" w14:textId="11DCA5C9" w:rsidR="00CA1ABD" w:rsidRPr="00D05E48" w:rsidRDefault="00CA1ABD" w:rsidP="00301819">
            <w:pPr>
              <w:rPr>
                <w:rFonts w:eastAsia="Aptos" w:cs="Times New Roman"/>
                <w:szCs w:val="22"/>
              </w:rPr>
            </w:pPr>
            <w:r w:rsidRPr="00D05E48">
              <w:rPr>
                <w:rFonts w:eastAsia="Aptos" w:cs="Times New Roman"/>
                <w:szCs w:val="22"/>
              </w:rPr>
              <w:t>J</w:t>
            </w:r>
          </w:p>
        </w:tc>
        <w:tc>
          <w:tcPr>
            <w:tcW w:w="3597" w:type="dxa"/>
          </w:tcPr>
          <w:p w14:paraId="6BD521D6" w14:textId="65C98EB3" w:rsidR="00CA1ABD" w:rsidRPr="00D05E48" w:rsidRDefault="00CA1ABD" w:rsidP="00301819">
            <w:pPr>
              <w:cnfStyle w:val="000000000000" w:firstRow="0" w:lastRow="0" w:firstColumn="0" w:lastColumn="0" w:oddVBand="0" w:evenVBand="0" w:oddHBand="0" w:evenHBand="0" w:firstRowFirstColumn="0" w:firstRowLastColumn="0" w:lastRowFirstColumn="0" w:lastRowLastColumn="0"/>
              <w:rPr>
                <w:szCs w:val="22"/>
              </w:rPr>
            </w:pPr>
            <w:r w:rsidRPr="00D05E48">
              <w:rPr>
                <w:szCs w:val="22"/>
              </w:rPr>
              <w:t>Una fila del cache (un token ya escrito)</w:t>
            </w:r>
          </w:p>
        </w:tc>
        <w:tc>
          <w:tcPr>
            <w:tcW w:w="3597" w:type="dxa"/>
          </w:tcPr>
          <w:p w14:paraId="6A7FEEF3" w14:textId="09BFD1EF" w:rsidR="00CA1ABD" w:rsidRPr="00D05E48" w:rsidRDefault="00CA1ABD" w:rsidP="00301819">
            <w:pPr>
              <w:cnfStyle w:val="000000000000" w:firstRow="0" w:lastRow="0" w:firstColumn="0" w:lastColumn="0" w:oddVBand="0" w:evenVBand="0" w:oddHBand="0" w:evenHBand="0" w:firstRowFirstColumn="0" w:firstRowLastColumn="0" w:lastRowFirstColumn="0" w:lastRowLastColumn="0"/>
              <w:rPr>
                <w:b/>
                <w:bCs/>
                <w:szCs w:val="22"/>
              </w:rPr>
            </w:pPr>
            <w:r w:rsidRPr="00D05E48">
              <w:rPr>
                <w:b/>
                <w:bCs/>
                <w:szCs w:val="22"/>
              </w:rPr>
              <w:t>0 y 1</w:t>
            </w:r>
          </w:p>
        </w:tc>
      </w:tr>
      <w:tr w:rsidR="00CA1ABD" w14:paraId="45ACC91A" w14:textId="77777777" w:rsidTr="00104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B87608A" w14:textId="4246BF30" w:rsidR="00CA1ABD" w:rsidRPr="00D05E48" w:rsidRDefault="00D05E48" w:rsidP="00301819">
            <w:pPr>
              <w:rPr>
                <w:rFonts w:eastAsia="Aptos" w:cs="Times New Roman"/>
                <w:szCs w:val="22"/>
              </w:rPr>
            </w:pPr>
            <m:oMathPara>
              <m:oMath>
                <m:r>
                  <m:rPr>
                    <m:sty m:val="bi"/>
                  </m:rPr>
                  <w:rPr>
                    <w:rFonts w:ascii="Cambria Math" w:eastAsia="Aptos" w:hAnsi="Cambria Math" w:cs="Times New Roman"/>
                    <w:szCs w:val="22"/>
                  </w:rPr>
                  <m:t>A</m:t>
                </m:r>
                <m:d>
                  <m:dPr>
                    <m:begChr m:val="["/>
                    <m:endChr m:val="]"/>
                    <m:ctrlPr>
                      <w:rPr>
                        <w:rFonts w:ascii="Cambria Math" w:eastAsia="Aptos" w:hAnsi="Cambria Math" w:cs="Times New Roman"/>
                        <w:szCs w:val="22"/>
                      </w:rPr>
                    </m:ctrlPr>
                  </m:dPr>
                  <m:e>
                    <m:r>
                      <m:rPr>
                        <m:sty m:val="bi"/>
                      </m:rPr>
                      <w:rPr>
                        <w:rFonts w:ascii="Cambria Math" w:eastAsia="Aptos" w:hAnsi="Cambria Math" w:cs="Times New Roman"/>
                        <w:szCs w:val="22"/>
                      </w:rPr>
                      <m:t>m</m:t>
                    </m:r>
                  </m:e>
                </m:d>
                <m:d>
                  <m:dPr>
                    <m:begChr m:val="["/>
                    <m:endChr m:val="]"/>
                    <m:ctrlPr>
                      <w:rPr>
                        <w:rFonts w:ascii="Cambria Math" w:eastAsia="Aptos" w:hAnsi="Cambria Math" w:cs="Times New Roman"/>
                        <w:szCs w:val="22"/>
                      </w:rPr>
                    </m:ctrlPr>
                  </m:dPr>
                  <m:e>
                    <m:r>
                      <m:rPr>
                        <m:sty m:val="bi"/>
                      </m:rPr>
                      <w:rPr>
                        <w:rFonts w:ascii="Cambria Math" w:eastAsia="Aptos" w:hAnsi="Cambria Math" w:cs="Times New Roman"/>
                        <w:szCs w:val="22"/>
                      </w:rPr>
                      <m:t>c</m:t>
                    </m:r>
                  </m:e>
                </m:d>
              </m:oMath>
            </m:oMathPara>
          </w:p>
        </w:tc>
        <w:tc>
          <w:tcPr>
            <w:tcW w:w="3597" w:type="dxa"/>
          </w:tcPr>
          <w:p w14:paraId="638F52EA" w14:textId="0B327A1E" w:rsidR="00CA1ABD" w:rsidRPr="00D05E48" w:rsidRDefault="00D05E48" w:rsidP="00301819">
            <w:pPr>
              <w:cnfStyle w:val="000000100000" w:firstRow="0" w:lastRow="0" w:firstColumn="0" w:lastColumn="0" w:oddVBand="0" w:evenVBand="0" w:oddHBand="1" w:evenHBand="0" w:firstRowFirstColumn="0" w:firstRowLastColumn="0" w:lastRowFirstColumn="0" w:lastRowLastColumn="0"/>
              <w:rPr>
                <w:szCs w:val="22"/>
              </w:rPr>
            </w:pPr>
            <w:r w:rsidRPr="00D05E48">
              <w:rPr>
                <w:szCs w:val="22"/>
              </w:rPr>
              <w:t>El numero de la matriz A en la fila m, columna c</w:t>
            </w:r>
          </w:p>
        </w:tc>
        <w:tc>
          <w:tcPr>
            <w:tcW w:w="3597" w:type="dxa"/>
          </w:tcPr>
          <w:p w14:paraId="0C6CD179" w14:textId="77777777" w:rsidR="00CA1ABD" w:rsidRPr="00D05E48" w:rsidRDefault="00CA1ABD" w:rsidP="00301819">
            <w:pPr>
              <w:cnfStyle w:val="000000100000" w:firstRow="0" w:lastRow="0" w:firstColumn="0" w:lastColumn="0" w:oddVBand="0" w:evenVBand="0" w:oddHBand="1" w:evenHBand="0" w:firstRowFirstColumn="0" w:firstRowLastColumn="0" w:lastRowFirstColumn="0" w:lastRowLastColumn="0"/>
              <w:rPr>
                <w:b/>
                <w:bCs/>
                <w:szCs w:val="22"/>
              </w:rPr>
            </w:pPr>
          </w:p>
        </w:tc>
      </w:tr>
    </w:tbl>
    <w:p w14:paraId="0AF6114B" w14:textId="77777777" w:rsidR="002C365F" w:rsidRDefault="002C365F" w:rsidP="00301819">
      <w:pPr>
        <w:rPr>
          <w:b/>
          <w:bCs/>
          <w:sz w:val="24"/>
          <w:szCs w:val="28"/>
        </w:rPr>
      </w:pPr>
    </w:p>
    <w:p w14:paraId="75E78C1E" w14:textId="77777777" w:rsidR="002C365F" w:rsidRDefault="002C365F" w:rsidP="00301819">
      <w:pPr>
        <w:rPr>
          <w:b/>
          <w:bCs/>
          <w:sz w:val="24"/>
          <w:szCs w:val="28"/>
        </w:rPr>
      </w:pPr>
    </w:p>
    <w:p w14:paraId="54783C4D" w14:textId="77777777" w:rsidR="003A5FC5" w:rsidRDefault="003A5FC5" w:rsidP="00301819">
      <w:pPr>
        <w:rPr>
          <w:b/>
          <w:bCs/>
          <w:sz w:val="24"/>
          <w:szCs w:val="28"/>
        </w:rPr>
      </w:pPr>
    </w:p>
    <w:p w14:paraId="6ECB94F2" w14:textId="77777777" w:rsidR="003A5FC5" w:rsidRPr="003A5FC5" w:rsidRDefault="003A5FC5" w:rsidP="00301819">
      <w:pPr>
        <w:rPr>
          <w:b/>
          <w:bCs/>
          <w:sz w:val="24"/>
          <w:szCs w:val="28"/>
        </w:rPr>
      </w:pPr>
    </w:p>
    <w:tbl>
      <w:tblPr>
        <w:tblStyle w:val="Tablaconcuadrcula4-nfasis4"/>
        <w:tblW w:w="0" w:type="auto"/>
        <w:tblLook w:val="04A0" w:firstRow="1" w:lastRow="0" w:firstColumn="1" w:lastColumn="0" w:noHBand="0" w:noVBand="1"/>
      </w:tblPr>
      <w:tblGrid>
        <w:gridCol w:w="3596"/>
        <w:gridCol w:w="3597"/>
        <w:gridCol w:w="3597"/>
      </w:tblGrid>
      <w:tr w:rsidR="005E4C49" w14:paraId="38ECC3B9" w14:textId="77777777" w:rsidTr="00D176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943960E" w14:textId="0CC15A68" w:rsidR="005E4C49" w:rsidRPr="004E686C" w:rsidRDefault="005E4C49" w:rsidP="00301819">
            <w:pPr>
              <w:rPr>
                <w:rFonts w:cs="Arial"/>
                <w:b w:val="0"/>
                <w:bCs w:val="0"/>
                <w:szCs w:val="22"/>
              </w:rPr>
            </w:pPr>
            <w:r w:rsidRPr="004E686C">
              <w:rPr>
                <w:rFonts w:cs="Arial"/>
                <w:b w:val="0"/>
                <w:bCs w:val="0"/>
                <w:szCs w:val="22"/>
              </w:rPr>
              <w:t>Elemento</w:t>
            </w:r>
          </w:p>
        </w:tc>
        <w:tc>
          <w:tcPr>
            <w:tcW w:w="3597" w:type="dxa"/>
          </w:tcPr>
          <w:p w14:paraId="10E07533" w14:textId="540DA667" w:rsidR="005E4C49" w:rsidRPr="004E686C" w:rsidRDefault="005E4C49" w:rsidP="00301819">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sidRPr="004E686C">
              <w:rPr>
                <w:rFonts w:cs="Arial"/>
                <w:b w:val="0"/>
                <w:bCs w:val="0"/>
                <w:szCs w:val="22"/>
              </w:rPr>
              <w:t>Tamaño</w:t>
            </w:r>
          </w:p>
        </w:tc>
        <w:tc>
          <w:tcPr>
            <w:tcW w:w="3597" w:type="dxa"/>
          </w:tcPr>
          <w:p w14:paraId="0DFCDE67" w14:textId="6344A50E" w:rsidR="005E4C49" w:rsidRPr="004E686C" w:rsidRDefault="005E4C49" w:rsidP="00301819">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sidRPr="004E686C">
              <w:rPr>
                <w:rFonts w:cs="Arial"/>
                <w:b w:val="0"/>
                <w:bCs w:val="0"/>
                <w:szCs w:val="22"/>
              </w:rPr>
              <w:t>Que es</w:t>
            </w:r>
          </w:p>
        </w:tc>
      </w:tr>
      <w:tr w:rsidR="005E4C49" w14:paraId="1C3E6846" w14:textId="77777777" w:rsidTr="00D17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E1D73C9" w14:textId="6E3422A2" w:rsidR="005E4C49" w:rsidRPr="004E686C" w:rsidRDefault="00EC5232" w:rsidP="00301819">
            <w:pPr>
              <w:rPr>
                <w:rFonts w:cs="Arial"/>
                <w:szCs w:val="22"/>
              </w:rPr>
            </w:pPr>
            <w:r w:rsidRPr="004E686C">
              <w:rPr>
                <w:rFonts w:cs="Arial"/>
                <w:szCs w:val="22"/>
              </w:rPr>
              <w:t>X</w:t>
            </w:r>
          </w:p>
        </w:tc>
        <w:tc>
          <w:tcPr>
            <w:tcW w:w="3597" w:type="dxa"/>
          </w:tcPr>
          <w:p w14:paraId="7AEFCF37" w14:textId="663BDF08" w:rsidR="005E4C49" w:rsidRPr="004E686C" w:rsidRDefault="00EC5232" w:rsidP="00301819">
            <w:pPr>
              <w:cnfStyle w:val="000000100000" w:firstRow="0" w:lastRow="0" w:firstColumn="0" w:lastColumn="0" w:oddVBand="0" w:evenVBand="0" w:oddHBand="1" w:evenHBand="0" w:firstRowFirstColumn="0" w:firstRowLastColumn="0" w:lastRowFirstColumn="0" w:lastRowLastColumn="0"/>
              <w:rPr>
                <w:rFonts w:cs="Arial"/>
                <w:szCs w:val="22"/>
              </w:rPr>
            </w:pPr>
            <w:r w:rsidRPr="004E686C">
              <w:rPr>
                <w:rFonts w:cs="Arial"/>
                <w:szCs w:val="22"/>
              </w:rPr>
              <w:t>1 x 512</w:t>
            </w:r>
          </w:p>
        </w:tc>
        <w:tc>
          <w:tcPr>
            <w:tcW w:w="3597" w:type="dxa"/>
          </w:tcPr>
          <w:p w14:paraId="5CED7215" w14:textId="2EF040E9" w:rsidR="005E4C49" w:rsidRPr="004E686C" w:rsidRDefault="00EC5232" w:rsidP="00301819">
            <w:pPr>
              <w:cnfStyle w:val="000000100000" w:firstRow="0" w:lastRow="0" w:firstColumn="0" w:lastColumn="0" w:oddVBand="0" w:evenVBand="0" w:oddHBand="1" w:evenHBand="0" w:firstRowFirstColumn="0" w:firstRowLastColumn="0" w:lastRowFirstColumn="0" w:lastRowLastColumn="0"/>
              <w:rPr>
                <w:rFonts w:cs="Arial"/>
                <w:szCs w:val="22"/>
              </w:rPr>
            </w:pPr>
            <w:r w:rsidRPr="004E686C">
              <w:rPr>
                <w:rFonts w:cs="Arial"/>
                <w:szCs w:val="22"/>
              </w:rPr>
              <w:t xml:space="preserve">“Der”, ya convertido en vector: </w:t>
            </w:r>
            <m:oMath>
              <m:rad>
                <m:radPr>
                  <m:degHide m:val="1"/>
                  <m:ctrlPr>
                    <w:rPr>
                      <w:rFonts w:ascii="Cambria Math" w:hAnsi="Cambria Math" w:cs="Arial"/>
                      <w:szCs w:val="22"/>
                    </w:rPr>
                  </m:ctrlPr>
                </m:radPr>
                <m:deg/>
                <m:e>
                  <m:r>
                    <w:rPr>
                      <w:rFonts w:ascii="Cambria Math" w:hAnsi="Cambria Math" w:cs="Arial"/>
                      <w:szCs w:val="22"/>
                    </w:rPr>
                    <m:t>512</m:t>
                  </m:r>
                </m:e>
              </m:rad>
              <m:r>
                <w:rPr>
                  <w:rFonts w:ascii="Cambria Math" w:hAnsi="Cambria Math" w:cs="Arial"/>
                  <w:szCs w:val="22"/>
                </w:rPr>
                <m:t>⋅E</m:t>
              </m:r>
              <m:d>
                <m:dPr>
                  <m:begChr m:val="["/>
                  <m:endChr m:val="]"/>
                  <m:ctrlPr>
                    <w:rPr>
                      <w:rFonts w:ascii="Cambria Math" w:hAnsi="Cambria Math" w:cs="Arial"/>
                      <w:szCs w:val="22"/>
                    </w:rPr>
                  </m:ctrlPr>
                </m:dPr>
                <m:e>
                  <m:r>
                    <w:rPr>
                      <w:rFonts w:ascii="Cambria Math" w:hAnsi="Cambria Math" w:cs="Arial"/>
                      <w:szCs w:val="22"/>
                    </w:rPr>
                    <m:t>5001</m:t>
                  </m:r>
                </m:e>
              </m:d>
              <m:r>
                <w:rPr>
                  <w:rFonts w:ascii="Cambria Math" w:hAnsi="Cambria Math" w:cs="Arial"/>
                  <w:szCs w:val="22"/>
                </w:rPr>
                <m:t>+P</m:t>
              </m:r>
              <m:sSub>
                <m:sSubPr>
                  <m:ctrlPr>
                    <w:rPr>
                      <w:rFonts w:ascii="Cambria Math" w:hAnsi="Cambria Math" w:cs="Arial"/>
                      <w:szCs w:val="22"/>
                    </w:rPr>
                  </m:ctrlPr>
                </m:sSubPr>
                <m:e>
                  <m:r>
                    <w:rPr>
                      <w:rFonts w:ascii="Cambria Math" w:hAnsi="Cambria Math" w:cs="Arial"/>
                      <w:szCs w:val="22"/>
                    </w:rPr>
                    <m:t>E</m:t>
                  </m:r>
                </m:e>
                <m:sub>
                  <m:d>
                    <m:dPr>
                      <m:ctrlPr>
                        <w:rPr>
                          <w:rFonts w:ascii="Cambria Math" w:hAnsi="Cambria Math" w:cs="Arial"/>
                          <w:szCs w:val="22"/>
                        </w:rPr>
                      </m:ctrlPr>
                    </m:dPr>
                    <m:e>
                      <m:r>
                        <w:rPr>
                          <w:rFonts w:ascii="Cambria Math" w:hAnsi="Cambria Math" w:cs="Arial"/>
                          <w:szCs w:val="22"/>
                        </w:rPr>
                        <m:t>1</m:t>
                      </m:r>
                    </m:e>
                  </m:d>
                </m:sub>
              </m:sSub>
            </m:oMath>
          </w:p>
        </w:tc>
      </w:tr>
      <w:tr w:rsidR="005E4C49" w14:paraId="0CAA3BC4" w14:textId="77777777" w:rsidTr="00D1767A">
        <w:tc>
          <w:tcPr>
            <w:cnfStyle w:val="001000000000" w:firstRow="0" w:lastRow="0" w:firstColumn="1" w:lastColumn="0" w:oddVBand="0" w:evenVBand="0" w:oddHBand="0" w:evenHBand="0" w:firstRowFirstColumn="0" w:firstRowLastColumn="0" w:lastRowFirstColumn="0" w:lastRowLastColumn="0"/>
            <w:tcW w:w="3596" w:type="dxa"/>
          </w:tcPr>
          <w:p w14:paraId="2132F456" w14:textId="26001C55" w:rsidR="005E4C49" w:rsidRPr="004E686C" w:rsidRDefault="006A027B" w:rsidP="00301819">
            <w:pPr>
              <w:rPr>
                <w:rFonts w:cs="Arial"/>
                <w:b w:val="0"/>
                <w:bCs w:val="0"/>
                <w:szCs w:val="22"/>
              </w:rPr>
            </w:pPr>
            <m:oMathPara>
              <m:oMath>
                <m:sSubSup>
                  <m:sSubSupPr>
                    <m:ctrlPr>
                      <w:rPr>
                        <w:rFonts w:ascii="Cambria Math" w:hAnsi="Cambria Math" w:cs="Arial"/>
                        <w:szCs w:val="22"/>
                      </w:rPr>
                    </m:ctrlPr>
                  </m:sSubSupPr>
                  <m:e>
                    <m:r>
                      <m:rPr>
                        <m:sty m:val="bi"/>
                      </m:rPr>
                      <w:rPr>
                        <w:rFonts w:ascii="Cambria Math" w:hAnsi="Cambria Math" w:cs="Arial"/>
                        <w:szCs w:val="22"/>
                      </w:rPr>
                      <m:t>k</m:t>
                    </m:r>
                  </m:e>
                  <m:sub>
                    <m:r>
                      <m:rPr>
                        <m:sty m:val="bi"/>
                      </m:rPr>
                      <w:rPr>
                        <w:rFonts w:ascii="Cambria Math" w:hAnsi="Cambria Math" w:cs="Arial"/>
                        <w:szCs w:val="22"/>
                      </w:rPr>
                      <m:t>i</m:t>
                    </m:r>
                  </m:sub>
                  <m:sup>
                    <m:r>
                      <m:rPr>
                        <m:sty m:val="bi"/>
                      </m:rPr>
                      <w:rPr>
                        <w:rFonts w:ascii="Cambria Math" w:hAnsi="Cambria Math" w:cs="Arial"/>
                        <w:szCs w:val="22"/>
                      </w:rPr>
                      <m:t>cache</m:t>
                    </m:r>
                  </m:sup>
                </m:sSubSup>
                <m:r>
                  <m:rPr>
                    <m:sty m:val="bi"/>
                  </m:rPr>
                  <w:rPr>
                    <w:rFonts w:ascii="Cambria Math" w:hAnsi="Cambria Math" w:cs="Arial"/>
                    <w:szCs w:val="22"/>
                  </w:rPr>
                  <m:t>, </m:t>
                </m:r>
                <m:sSubSup>
                  <m:sSubSupPr>
                    <m:ctrlPr>
                      <w:rPr>
                        <w:rFonts w:ascii="Cambria Math" w:hAnsi="Cambria Math" w:cs="Arial"/>
                        <w:szCs w:val="22"/>
                      </w:rPr>
                    </m:ctrlPr>
                  </m:sSubSupPr>
                  <m:e>
                    <m:r>
                      <m:rPr>
                        <m:sty m:val="bi"/>
                      </m:rPr>
                      <w:rPr>
                        <w:rFonts w:ascii="Cambria Math" w:hAnsi="Cambria Math" w:cs="Arial"/>
                        <w:szCs w:val="22"/>
                      </w:rPr>
                      <m:t>v</m:t>
                    </m:r>
                  </m:e>
                  <m:sub>
                    <m:r>
                      <m:rPr>
                        <m:sty m:val="bi"/>
                      </m:rPr>
                      <w:rPr>
                        <w:rFonts w:ascii="Cambria Math" w:hAnsi="Cambria Math" w:cs="Arial"/>
                        <w:szCs w:val="22"/>
                      </w:rPr>
                      <m:t>i</m:t>
                    </m:r>
                  </m:sub>
                  <m:sup>
                    <m:r>
                      <m:rPr>
                        <m:sty m:val="bi"/>
                      </m:rPr>
                      <w:rPr>
                        <w:rFonts w:ascii="Cambria Math" w:hAnsi="Cambria Math" w:cs="Arial"/>
                        <w:szCs w:val="22"/>
                      </w:rPr>
                      <m:t>cache</m:t>
                    </m:r>
                  </m:sup>
                </m:sSubSup>
              </m:oMath>
            </m:oMathPara>
          </w:p>
        </w:tc>
        <w:tc>
          <w:tcPr>
            <w:tcW w:w="3597" w:type="dxa"/>
          </w:tcPr>
          <w:p w14:paraId="3AD455D8" w14:textId="5620DF91" w:rsidR="005E4C49" w:rsidRPr="004E686C" w:rsidRDefault="00D1767A" w:rsidP="00301819">
            <w:pPr>
              <w:cnfStyle w:val="000000000000" w:firstRow="0" w:lastRow="0" w:firstColumn="0" w:lastColumn="0" w:oddVBand="0" w:evenVBand="0" w:oddHBand="0" w:evenHBand="0" w:firstRowFirstColumn="0" w:firstRowLastColumn="0" w:lastRowFirstColumn="0" w:lastRowLastColumn="0"/>
              <w:rPr>
                <w:rFonts w:cs="Arial"/>
                <w:szCs w:val="22"/>
              </w:rPr>
            </w:pPr>
            <w:r w:rsidRPr="004E686C">
              <w:rPr>
                <w:rFonts w:cs="Arial"/>
                <w:szCs w:val="22"/>
              </w:rPr>
              <w:t>1 x 64 por cabeza</w:t>
            </w:r>
          </w:p>
        </w:tc>
        <w:tc>
          <w:tcPr>
            <w:tcW w:w="3597" w:type="dxa"/>
          </w:tcPr>
          <w:p w14:paraId="7EEE07B2" w14:textId="1AA0E860" w:rsidR="005E4C49" w:rsidRPr="004E686C" w:rsidRDefault="00FB172B" w:rsidP="00301819">
            <w:pPr>
              <w:cnfStyle w:val="000000000000" w:firstRow="0" w:lastRow="0" w:firstColumn="0" w:lastColumn="0" w:oddVBand="0" w:evenVBand="0" w:oddHBand="0" w:evenHBand="0" w:firstRowFirstColumn="0" w:firstRowLastColumn="0" w:lastRowFirstColumn="0" w:lastRowLastColumn="0"/>
              <w:rPr>
                <w:rFonts w:cs="Arial"/>
                <w:szCs w:val="22"/>
              </w:rPr>
            </w:pPr>
            <w:r w:rsidRPr="004E686C">
              <w:rPr>
                <w:rFonts w:cs="Arial"/>
                <w:szCs w:val="22"/>
              </w:rPr>
              <w:t xml:space="preserve">Clave y valor de </w:t>
            </w:r>
            <w:r w:rsidRPr="004E686C">
              <w:rPr>
                <w:rFonts w:cs="Arial"/>
                <w:b/>
                <w:bCs/>
                <w:szCs w:val="22"/>
              </w:rPr>
              <w:t xml:space="preserve">[inicio] </w:t>
            </w:r>
          </w:p>
        </w:tc>
      </w:tr>
      <w:tr w:rsidR="000E02D0" w14:paraId="04F2341F" w14:textId="77777777" w:rsidTr="00D17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74FF6FF" w14:textId="40307BB6" w:rsidR="000E02D0" w:rsidRPr="004E686C" w:rsidRDefault="006A027B" w:rsidP="00301819">
            <w:pPr>
              <w:rPr>
                <w:rFonts w:eastAsia="Aptos" w:cs="Arial"/>
                <w:szCs w:val="22"/>
              </w:rPr>
            </w:pPr>
            <m:oMathPara>
              <m:oMath>
                <m:sSubSup>
                  <m:sSubSupPr>
                    <m:ctrlPr>
                      <w:rPr>
                        <w:rFonts w:ascii="Cambria Math" w:eastAsia="Aptos" w:hAnsi="Cambria Math" w:cs="Arial"/>
                        <w:szCs w:val="22"/>
                      </w:rPr>
                    </m:ctrlPr>
                  </m:sSubSupPr>
                  <m:e>
                    <m:r>
                      <m:rPr>
                        <m:sty m:val="bi"/>
                      </m:rPr>
                      <w:rPr>
                        <w:rFonts w:ascii="Cambria Math" w:eastAsia="Aptos" w:hAnsi="Cambria Math" w:cs="Arial"/>
                        <w:szCs w:val="22"/>
                      </w:rPr>
                      <m:t>W</m:t>
                    </m:r>
                  </m:e>
                  <m:sub>
                    <m:r>
                      <m:rPr>
                        <m:sty m:val="bi"/>
                      </m:rPr>
                      <w:rPr>
                        <w:rFonts w:ascii="Cambria Math" w:eastAsia="Aptos" w:hAnsi="Cambria Math" w:cs="Arial"/>
                        <w:szCs w:val="22"/>
                      </w:rPr>
                      <m:t>i</m:t>
                    </m:r>
                  </m:sub>
                  <m:sup>
                    <m:r>
                      <m:rPr>
                        <m:sty m:val="bi"/>
                      </m:rPr>
                      <w:rPr>
                        <w:rFonts w:ascii="Cambria Math" w:eastAsia="Aptos" w:hAnsi="Cambria Math" w:cs="Arial"/>
                        <w:szCs w:val="22"/>
                      </w:rPr>
                      <m:t>Q</m:t>
                    </m:r>
                  </m:sup>
                </m:sSubSup>
                <m:r>
                  <m:rPr>
                    <m:sty m:val="bi"/>
                  </m:rPr>
                  <w:rPr>
                    <w:rFonts w:ascii="Cambria Math" w:eastAsia="Aptos" w:hAnsi="Cambria Math" w:cs="Arial"/>
                    <w:szCs w:val="22"/>
                  </w:rPr>
                  <m:t>, </m:t>
                </m:r>
                <m:sSubSup>
                  <m:sSubSupPr>
                    <m:ctrlPr>
                      <w:rPr>
                        <w:rFonts w:ascii="Cambria Math" w:eastAsia="Aptos" w:hAnsi="Cambria Math" w:cs="Arial"/>
                        <w:szCs w:val="22"/>
                      </w:rPr>
                    </m:ctrlPr>
                  </m:sSubSupPr>
                  <m:e>
                    <m:r>
                      <m:rPr>
                        <m:sty m:val="bi"/>
                      </m:rPr>
                      <w:rPr>
                        <w:rFonts w:ascii="Cambria Math" w:eastAsia="Aptos" w:hAnsi="Cambria Math" w:cs="Arial"/>
                        <w:szCs w:val="22"/>
                      </w:rPr>
                      <m:t>W</m:t>
                    </m:r>
                  </m:e>
                  <m:sub>
                    <m:r>
                      <m:rPr>
                        <m:sty m:val="bi"/>
                      </m:rPr>
                      <w:rPr>
                        <w:rFonts w:ascii="Cambria Math" w:eastAsia="Aptos" w:hAnsi="Cambria Math" w:cs="Arial"/>
                        <w:szCs w:val="22"/>
                      </w:rPr>
                      <m:t>i</m:t>
                    </m:r>
                  </m:sub>
                  <m:sup>
                    <m:r>
                      <m:rPr>
                        <m:sty m:val="bi"/>
                      </m:rPr>
                      <w:rPr>
                        <w:rFonts w:ascii="Cambria Math" w:eastAsia="Aptos" w:hAnsi="Cambria Math" w:cs="Arial"/>
                        <w:szCs w:val="22"/>
                      </w:rPr>
                      <m:t>K</m:t>
                    </m:r>
                  </m:sup>
                </m:sSubSup>
                <m:r>
                  <m:rPr>
                    <m:sty m:val="bi"/>
                  </m:rPr>
                  <w:rPr>
                    <w:rFonts w:ascii="Cambria Math" w:eastAsia="Aptos" w:hAnsi="Cambria Math" w:cs="Arial"/>
                    <w:szCs w:val="22"/>
                  </w:rPr>
                  <m:t>, </m:t>
                </m:r>
                <m:sSubSup>
                  <m:sSubSupPr>
                    <m:ctrlPr>
                      <w:rPr>
                        <w:rFonts w:ascii="Cambria Math" w:eastAsia="Aptos" w:hAnsi="Cambria Math" w:cs="Arial"/>
                        <w:szCs w:val="22"/>
                      </w:rPr>
                    </m:ctrlPr>
                  </m:sSubSupPr>
                  <m:e>
                    <m:r>
                      <m:rPr>
                        <m:sty m:val="bi"/>
                      </m:rPr>
                      <w:rPr>
                        <w:rFonts w:ascii="Cambria Math" w:eastAsia="Aptos" w:hAnsi="Cambria Math" w:cs="Arial"/>
                        <w:szCs w:val="22"/>
                      </w:rPr>
                      <m:t>W</m:t>
                    </m:r>
                  </m:e>
                  <m:sub>
                    <m:r>
                      <m:rPr>
                        <m:sty m:val="bi"/>
                      </m:rPr>
                      <w:rPr>
                        <w:rFonts w:ascii="Cambria Math" w:eastAsia="Aptos" w:hAnsi="Cambria Math" w:cs="Arial"/>
                        <w:szCs w:val="22"/>
                      </w:rPr>
                      <m:t>i</m:t>
                    </m:r>
                  </m:sub>
                  <m:sup>
                    <m:r>
                      <m:rPr>
                        <m:sty m:val="bi"/>
                      </m:rPr>
                      <w:rPr>
                        <w:rFonts w:ascii="Cambria Math" w:eastAsia="Aptos" w:hAnsi="Cambria Math" w:cs="Arial"/>
                        <w:szCs w:val="22"/>
                      </w:rPr>
                      <m:t>V</m:t>
                    </m:r>
                  </m:sup>
                </m:sSubSup>
              </m:oMath>
            </m:oMathPara>
          </w:p>
        </w:tc>
        <w:tc>
          <w:tcPr>
            <w:tcW w:w="3597" w:type="dxa"/>
          </w:tcPr>
          <w:p w14:paraId="21C336A8" w14:textId="0FD6E464" w:rsidR="000E02D0" w:rsidRPr="004E686C" w:rsidRDefault="004E686C" w:rsidP="00301819">
            <w:pPr>
              <w:cnfStyle w:val="000000100000" w:firstRow="0" w:lastRow="0" w:firstColumn="0" w:lastColumn="0" w:oddVBand="0" w:evenVBand="0" w:oddHBand="1" w:evenHBand="0" w:firstRowFirstColumn="0" w:firstRowLastColumn="0" w:lastRowFirstColumn="0" w:lastRowLastColumn="0"/>
              <w:rPr>
                <w:rFonts w:cs="Arial"/>
                <w:szCs w:val="22"/>
              </w:rPr>
            </w:pPr>
            <w:r w:rsidRPr="004E686C">
              <w:rPr>
                <w:rFonts w:cs="Arial"/>
                <w:szCs w:val="22"/>
              </w:rPr>
              <w:t>512 x 64 cada una</w:t>
            </w:r>
          </w:p>
        </w:tc>
        <w:tc>
          <w:tcPr>
            <w:tcW w:w="3597" w:type="dxa"/>
          </w:tcPr>
          <w:p w14:paraId="59149057" w14:textId="50E06606" w:rsidR="000E02D0" w:rsidRPr="004E686C" w:rsidRDefault="00415997" w:rsidP="00301819">
            <w:pPr>
              <w:cnfStyle w:val="000000100000" w:firstRow="0" w:lastRow="0" w:firstColumn="0" w:lastColumn="0" w:oddVBand="0" w:evenVBand="0" w:oddHBand="1" w:evenHBand="0" w:firstRowFirstColumn="0" w:firstRowLastColumn="0" w:lastRowFirstColumn="0" w:lastRowLastColumn="0"/>
              <w:rPr>
                <w:rFonts w:cs="Arial"/>
                <w:szCs w:val="22"/>
              </w:rPr>
            </w:pPr>
            <w:r w:rsidRPr="00415997">
              <w:rPr>
                <w:rFonts w:cs="Arial"/>
                <w:szCs w:val="22"/>
              </w:rPr>
              <w:t>3 tablas de pesos por cabeza, entrenadas</w:t>
            </w:r>
          </w:p>
        </w:tc>
      </w:tr>
      <w:tr w:rsidR="00415997" w14:paraId="231F28F1" w14:textId="77777777" w:rsidTr="00D1767A">
        <w:tc>
          <w:tcPr>
            <w:cnfStyle w:val="001000000000" w:firstRow="0" w:lastRow="0" w:firstColumn="1" w:lastColumn="0" w:oddVBand="0" w:evenVBand="0" w:oddHBand="0" w:evenHBand="0" w:firstRowFirstColumn="0" w:firstRowLastColumn="0" w:lastRowFirstColumn="0" w:lastRowLastColumn="0"/>
            <w:tcW w:w="3596" w:type="dxa"/>
          </w:tcPr>
          <w:p w14:paraId="6CB79B56" w14:textId="74CACC46" w:rsidR="00415997" w:rsidRPr="004E686C" w:rsidRDefault="006A027B" w:rsidP="00301819">
            <w:pPr>
              <w:rPr>
                <w:rFonts w:eastAsia="Aptos" w:cs="Times New Roman"/>
                <w:szCs w:val="22"/>
              </w:rPr>
            </w:pPr>
            <m:oMathPara>
              <m:oMath>
                <m:sSup>
                  <m:sSupPr>
                    <m:ctrlPr>
                      <w:rPr>
                        <w:rFonts w:ascii="Cambria Math" w:eastAsia="Aptos" w:hAnsi="Cambria Math" w:cs="Times New Roman"/>
                        <w:szCs w:val="22"/>
                      </w:rPr>
                    </m:ctrlPr>
                  </m:sSupPr>
                  <m:e>
                    <m:r>
                      <m:rPr>
                        <m:sty m:val="bi"/>
                      </m:rPr>
                      <w:rPr>
                        <w:rFonts w:ascii="Cambria Math" w:eastAsia="Aptos" w:hAnsi="Cambria Math" w:cs="Times New Roman"/>
                        <w:szCs w:val="22"/>
                      </w:rPr>
                      <m:t>W</m:t>
                    </m:r>
                  </m:e>
                  <m:sup>
                    <m:r>
                      <m:rPr>
                        <m:sty m:val="bi"/>
                      </m:rPr>
                      <w:rPr>
                        <w:rFonts w:ascii="Cambria Math" w:eastAsia="Aptos" w:hAnsi="Cambria Math" w:cs="Times New Roman"/>
                        <w:szCs w:val="22"/>
                      </w:rPr>
                      <m:t>O</m:t>
                    </m:r>
                  </m:sup>
                </m:sSup>
              </m:oMath>
            </m:oMathPara>
          </w:p>
        </w:tc>
        <w:tc>
          <w:tcPr>
            <w:tcW w:w="3597" w:type="dxa"/>
          </w:tcPr>
          <w:p w14:paraId="5ACF3358" w14:textId="1737FFC9" w:rsidR="00415997" w:rsidRPr="004E686C" w:rsidRDefault="00415997" w:rsidP="00301819">
            <w:pP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512 x 512</w:t>
            </w:r>
          </w:p>
        </w:tc>
        <w:tc>
          <w:tcPr>
            <w:tcW w:w="3597" w:type="dxa"/>
          </w:tcPr>
          <w:p w14:paraId="59F18F9C" w14:textId="4FC30783" w:rsidR="00415997" w:rsidRPr="00415997" w:rsidRDefault="00BF1387" w:rsidP="00301819">
            <w:pP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Tabla que mezcla las 8 cabezas, entrenada</w:t>
            </w:r>
          </w:p>
        </w:tc>
      </w:tr>
    </w:tbl>
    <w:p w14:paraId="796BF4D3" w14:textId="77777777" w:rsidR="005E4C49" w:rsidRDefault="005E4C49" w:rsidP="00301819">
      <w:pPr>
        <w:rPr>
          <w:b/>
          <w:bCs/>
          <w:sz w:val="24"/>
          <w:szCs w:val="28"/>
        </w:rPr>
      </w:pPr>
    </w:p>
    <w:p w14:paraId="2074193C" w14:textId="600FB1FC" w:rsidR="00BF1387" w:rsidRDefault="00BF1387" w:rsidP="00301819">
      <w:pPr>
        <w:rPr>
          <w:b/>
          <w:bCs/>
          <w:i/>
          <w:iCs/>
          <w:sz w:val="24"/>
          <w:szCs w:val="28"/>
        </w:rPr>
      </w:pPr>
      <w:r w:rsidRPr="00A41A00">
        <w:rPr>
          <w:b/>
          <w:bCs/>
          <w:sz w:val="24"/>
          <w:szCs w:val="28"/>
          <w:highlight w:val="yellow"/>
        </w:rPr>
        <w:t xml:space="preserve">Paso 1: convertir </w:t>
      </w:r>
      <w:r w:rsidRPr="00A41A00">
        <w:rPr>
          <w:b/>
          <w:bCs/>
          <w:i/>
          <w:iCs/>
          <w:sz w:val="24"/>
          <w:szCs w:val="28"/>
          <w:highlight w:val="yellow"/>
        </w:rPr>
        <w:t>x</w:t>
      </w:r>
      <w:r w:rsidRPr="00A41A00">
        <w:rPr>
          <w:b/>
          <w:bCs/>
          <w:sz w:val="24"/>
          <w:szCs w:val="28"/>
          <w:highlight w:val="yellow"/>
        </w:rPr>
        <w:t xml:space="preserve"> en </w:t>
      </w:r>
      <w:r w:rsidRPr="00A41A00">
        <w:rPr>
          <w:b/>
          <w:bCs/>
          <w:i/>
          <w:iCs/>
          <w:sz w:val="24"/>
          <w:szCs w:val="28"/>
          <w:highlight w:val="yellow"/>
        </w:rPr>
        <w:t>q, k</w:t>
      </w:r>
      <w:r w:rsidRPr="00A41A00">
        <w:rPr>
          <w:b/>
          <w:bCs/>
          <w:sz w:val="24"/>
          <w:szCs w:val="28"/>
          <w:highlight w:val="yellow"/>
        </w:rPr>
        <w:t xml:space="preserve"> y </w:t>
      </w:r>
      <w:r w:rsidRPr="00A41A00">
        <w:rPr>
          <w:b/>
          <w:bCs/>
          <w:i/>
          <w:iCs/>
          <w:sz w:val="24"/>
          <w:szCs w:val="28"/>
          <w:highlight w:val="yellow"/>
        </w:rPr>
        <w:t>v</w:t>
      </w:r>
      <w:r w:rsidR="00A41A00" w:rsidRPr="00A41A00">
        <w:rPr>
          <w:b/>
          <w:bCs/>
          <w:i/>
          <w:iCs/>
          <w:sz w:val="24"/>
          <w:szCs w:val="28"/>
          <w:highlight w:val="yellow"/>
        </w:rPr>
        <w:t xml:space="preserve"> de “Der”</w:t>
      </w:r>
    </w:p>
    <w:p w14:paraId="7F2D82C3" w14:textId="3DC70178" w:rsidR="005E7529" w:rsidRPr="005E7529" w:rsidRDefault="005E7529" w:rsidP="00301819">
      <w:r w:rsidRPr="005E7529">
        <w:rPr>
          <w:b/>
          <w:bCs/>
        </w:rPr>
        <w:t xml:space="preserve">Que se hace: </w:t>
      </w:r>
      <w:r w:rsidRPr="005E7529">
        <w:t xml:space="preserve">De los 512 </w:t>
      </w:r>
      <w:r w:rsidR="00682100" w:rsidRPr="005E7529">
        <w:t>números</w:t>
      </w:r>
      <w:r w:rsidRPr="005E7529">
        <w:t xml:space="preserve"> de “Der” se sacan tres resúmenes de 64 </w:t>
      </w:r>
      <w:r w:rsidR="00682100" w:rsidRPr="005E7529">
        <w:t>números</w:t>
      </w:r>
      <w:r w:rsidRPr="005E7529">
        <w:t>, cada uno con su propia tabla de pesos.</w:t>
      </w:r>
    </w:p>
    <w:p w14:paraId="134FCC6A" w14:textId="6837E943" w:rsidR="005E7529" w:rsidRDefault="00BC78FA" w:rsidP="00301819">
      <w:pPr>
        <w:rPr>
          <w:sz w:val="24"/>
          <w:szCs w:val="28"/>
        </w:rPr>
      </w:pPr>
      <w:r w:rsidRPr="00BC78FA">
        <w:rPr>
          <w:noProof/>
          <w:sz w:val="24"/>
          <w:szCs w:val="28"/>
        </w:rPr>
        <w:drawing>
          <wp:inline distT="0" distB="0" distL="0" distR="0" wp14:anchorId="43FCA7C0" wp14:editId="42A2FED7">
            <wp:extent cx="5063490" cy="354854"/>
            <wp:effectExtent l="19050" t="19050" r="3810" b="26670"/>
            <wp:docPr id="1350457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57705" name=""/>
                    <pic:cNvPicPr/>
                  </pic:nvPicPr>
                  <pic:blipFill>
                    <a:blip r:embed="rId357"/>
                    <a:stretch>
                      <a:fillRect/>
                    </a:stretch>
                  </pic:blipFill>
                  <pic:spPr>
                    <a:xfrm>
                      <a:off x="0" y="0"/>
                      <a:ext cx="5088870" cy="356633"/>
                    </a:xfrm>
                    <a:prstGeom prst="rect">
                      <a:avLst/>
                    </a:prstGeom>
                    <a:ln w="12700">
                      <a:solidFill>
                        <a:schemeClr val="tx1"/>
                      </a:solidFill>
                    </a:ln>
                  </pic:spPr>
                </pic:pic>
              </a:graphicData>
            </a:graphic>
          </wp:inline>
        </w:drawing>
      </w:r>
    </w:p>
    <w:p w14:paraId="6AFA9D44" w14:textId="70D1F3D0" w:rsidR="00BC78FA" w:rsidRPr="006A1DCC" w:rsidRDefault="006A1DCC" w:rsidP="00301819">
      <w:pPr>
        <w:rPr>
          <w:b/>
          <w:bCs/>
        </w:rPr>
      </w:pPr>
      <w:r w:rsidRPr="006A1DCC">
        <w:rPr>
          <w:b/>
          <w:bCs/>
        </w:rPr>
        <w:t xml:space="preserve">Un numero de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6A1DCC">
        <w:rPr>
          <w:b/>
          <w:bCs/>
        </w:rPr>
        <w:t>, con la formula completa:</w:t>
      </w:r>
    </w:p>
    <w:p w14:paraId="676F3037" w14:textId="699D7DC6" w:rsidR="006A1DCC" w:rsidRDefault="006A1DCC" w:rsidP="00301819">
      <w:pPr>
        <w:rPr>
          <w:b/>
          <w:bCs/>
          <w:sz w:val="24"/>
          <w:szCs w:val="28"/>
        </w:rPr>
      </w:pPr>
      <w:r w:rsidRPr="006A1DCC">
        <w:rPr>
          <w:b/>
          <w:bCs/>
          <w:noProof/>
          <w:sz w:val="24"/>
          <w:szCs w:val="28"/>
        </w:rPr>
        <w:drawing>
          <wp:inline distT="0" distB="0" distL="0" distR="0" wp14:anchorId="59EF108F" wp14:editId="760CCEA3">
            <wp:extent cx="5002530" cy="514044"/>
            <wp:effectExtent l="19050" t="19050" r="7620" b="19685"/>
            <wp:docPr id="1530150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50404" name=""/>
                    <pic:cNvPicPr/>
                  </pic:nvPicPr>
                  <pic:blipFill>
                    <a:blip r:embed="rId358"/>
                    <a:stretch>
                      <a:fillRect/>
                    </a:stretch>
                  </pic:blipFill>
                  <pic:spPr>
                    <a:xfrm>
                      <a:off x="0" y="0"/>
                      <a:ext cx="5021957" cy="516040"/>
                    </a:xfrm>
                    <a:prstGeom prst="rect">
                      <a:avLst/>
                    </a:prstGeom>
                    <a:ln w="12700">
                      <a:solidFill>
                        <a:schemeClr val="tx1"/>
                      </a:solidFill>
                    </a:ln>
                  </pic:spPr>
                </pic:pic>
              </a:graphicData>
            </a:graphic>
          </wp:inline>
        </w:drawing>
      </w:r>
    </w:p>
    <w:p w14:paraId="6B6C1439" w14:textId="22C1ADA5" w:rsidR="00B4759F" w:rsidRDefault="00B4759F" w:rsidP="00301819">
      <w:pPr>
        <w:rPr>
          <w:rFonts w:eastAsiaTheme="minorEastAsia"/>
        </w:rPr>
      </w:pPr>
      <w:r w:rsidRPr="00B4759F">
        <w:t xml:space="preserve">Se toma la columna c de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oMath>
      <w:r w:rsidRPr="00B4759F">
        <w:rPr>
          <w:rFonts w:eastAsiaTheme="minorEastAsia"/>
        </w:rPr>
        <w:t>(512 pesos), se multiplica da peso por el numero de x que esta en la misma posición, y se suma todo.</w:t>
      </w:r>
      <w:r>
        <w:rPr>
          <w:rFonts w:eastAsiaTheme="minorEastAsia"/>
        </w:rPr>
        <w:t xml:space="preserve"> Eso da un solo </w:t>
      </w:r>
      <w:r w:rsidR="005C00C5">
        <w:rPr>
          <w:rFonts w:eastAsiaTheme="minorEastAsia"/>
        </w:rPr>
        <w:t>número</w:t>
      </w:r>
      <w:r>
        <w:rPr>
          <w:rFonts w:eastAsiaTheme="minorEastAsia"/>
        </w:rPr>
        <w:t>. Se repite 64 veces (una por c)</w:t>
      </w:r>
      <w:r w:rsidR="005C00C5">
        <w:rPr>
          <w:rFonts w:eastAsiaTheme="minorEastAsia"/>
        </w:rPr>
        <w:t xml:space="preserve"> para tener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oMath>
      <w:r w:rsidR="005C00C5">
        <w:rPr>
          <w:rFonts w:eastAsiaTheme="minorEastAsia"/>
        </w:rPr>
        <w:t xml:space="preserve"> completo, y otras 128 veces mas para </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oMath>
      <w:r w:rsidR="005C00C5">
        <w:rPr>
          <w:rFonts w:eastAsiaTheme="minorEastAsia"/>
        </w:rPr>
        <w:t xml:space="preserve">y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i</m:t>
            </m:r>
          </m:sub>
        </m:sSub>
      </m:oMath>
      <w:r w:rsidR="005C00C5">
        <w:rPr>
          <w:rFonts w:eastAsiaTheme="minorEastAsia"/>
        </w:rPr>
        <w:t>.</w:t>
      </w:r>
    </w:p>
    <w:p w14:paraId="643C5409" w14:textId="3CD7E424" w:rsidR="005C00C5" w:rsidRDefault="00CA2AB5" w:rsidP="00301819">
      <w:pPr>
        <w:rPr>
          <w:rFonts w:eastAsiaTheme="minorEastAsia"/>
        </w:rPr>
      </w:pPr>
      <w:r w:rsidRPr="00CA2AB5">
        <w:rPr>
          <w:rFonts w:eastAsiaTheme="minorEastAsia"/>
          <w:b/>
          <w:bCs/>
        </w:rPr>
        <w:t>Control de tamaños:</w:t>
      </w:r>
      <w:r>
        <w:rPr>
          <w:rFonts w:eastAsiaTheme="minorEastAsia"/>
          <w:b/>
          <w:bCs/>
        </w:rPr>
        <w:t xml:space="preserve"> </w:t>
      </w:r>
      <w:r>
        <w:rPr>
          <w:rFonts w:eastAsiaTheme="minorEastAsia"/>
        </w:rPr>
        <w:t>[1 x 512] * [512 x 64] = [1 x 64]</w:t>
      </w:r>
    </w:p>
    <w:p w14:paraId="6C28040A" w14:textId="6D63A7CA" w:rsidR="00CA2AB5" w:rsidRDefault="00CA2AB5" w:rsidP="00301819">
      <w:pPr>
        <w:rPr>
          <w:rFonts w:eastAsiaTheme="minorEastAsia"/>
        </w:rPr>
      </w:pPr>
      <w:proofErr w:type="spellStart"/>
      <w:r>
        <w:rPr>
          <w:rFonts w:eastAsiaTheme="minorEastAsia"/>
          <w:b/>
          <w:bCs/>
        </w:rPr>
        <w:t>Cuanto</w:t>
      </w:r>
      <w:proofErr w:type="spellEnd"/>
      <w:r>
        <w:rPr>
          <w:rFonts w:eastAsiaTheme="minorEastAsia"/>
          <w:b/>
          <w:bCs/>
        </w:rPr>
        <w:t xml:space="preserve"> cuesta: </w:t>
      </w:r>
      <w:r>
        <w:rPr>
          <w:rFonts w:eastAsiaTheme="minorEastAsia"/>
        </w:rPr>
        <w:t xml:space="preserve">Cada </w:t>
      </w:r>
      <w:proofErr w:type="spellStart"/>
      <w:r>
        <w:rPr>
          <w:rFonts w:eastAsiaTheme="minorEastAsia"/>
        </w:rPr>
        <w:t>numero</w:t>
      </w:r>
      <w:proofErr w:type="spellEnd"/>
      <w:r>
        <w:rPr>
          <w:rFonts w:eastAsiaTheme="minorEastAsia"/>
        </w:rPr>
        <w:t xml:space="preserve"> suma 512 productos, y cada resumen tiene 64 </w:t>
      </w:r>
      <w:proofErr w:type="spellStart"/>
      <w:r>
        <w:rPr>
          <w:rFonts w:eastAsiaTheme="minorEastAsia"/>
        </w:rPr>
        <w:t>numeros</w:t>
      </w:r>
      <w:proofErr w:type="spellEnd"/>
      <w:r>
        <w:rPr>
          <w:rFonts w:eastAsiaTheme="minorEastAsia"/>
        </w:rPr>
        <w:t>: 512 x 64 = 32.7</w:t>
      </w:r>
      <w:r w:rsidR="00A21BBF">
        <w:rPr>
          <w:rFonts w:eastAsiaTheme="minorEastAsia"/>
        </w:rPr>
        <w:t xml:space="preserve">64 productos. Son 3 </w:t>
      </w:r>
      <w:proofErr w:type="spellStart"/>
      <w:r w:rsidR="00A21BBF">
        <w:rPr>
          <w:rFonts w:eastAsiaTheme="minorEastAsia"/>
        </w:rPr>
        <w:t>resumenes</w:t>
      </w:r>
      <w:proofErr w:type="spellEnd"/>
      <w:r w:rsidR="00A21BBF">
        <w:rPr>
          <w:rFonts w:eastAsiaTheme="minorEastAsia"/>
        </w:rPr>
        <w:t xml:space="preserve"> por cabeza y 8 cabezas: </w:t>
      </w:r>
      <m:oMath>
        <m:r>
          <w:rPr>
            <w:rFonts w:ascii="Cambria Math" w:eastAsiaTheme="minorEastAsia" w:hAnsi="Cambria Math"/>
          </w:rPr>
          <m:t>3×8×32.768=786.432</m:t>
        </m:r>
      </m:oMath>
      <w:r w:rsidR="004956C5">
        <w:rPr>
          <w:rFonts w:eastAsiaTheme="minorEastAsia"/>
        </w:rPr>
        <w:t xml:space="preserve"> productos en total, solo para este paso.</w:t>
      </w:r>
    </w:p>
    <w:p w14:paraId="7235982C" w14:textId="34E96073" w:rsidR="004956C5" w:rsidRDefault="00F0295D" w:rsidP="00301819">
      <w:pPr>
        <w:rPr>
          <w:rFonts w:eastAsiaTheme="minorEastAsia"/>
        </w:rPr>
      </w:pPr>
      <w:r w:rsidRPr="00F0295D">
        <w:rPr>
          <w:rFonts w:eastAsiaTheme="minorEastAsia"/>
        </w:rPr>
        <w:t xml:space="preserve">Las 8 cabezas parten del mismo </w:t>
      </w:r>
      <w:r>
        <w:rPr>
          <w:rFonts w:eastAsiaTheme="minorEastAsia"/>
        </w:rPr>
        <w:t>x</w:t>
      </w:r>
      <w:r w:rsidRPr="00F0295D">
        <w:rPr>
          <w:rFonts w:eastAsiaTheme="minorEastAsia"/>
        </w:rPr>
        <w:t xml:space="preserve"> completo, cada una con sus propias tablas.</w:t>
      </w:r>
    </w:p>
    <w:p w14:paraId="05BC320B" w14:textId="77777777" w:rsidR="00F0295D" w:rsidRPr="00F0295D" w:rsidRDefault="00F0295D" w:rsidP="00F0295D">
      <w:pPr>
        <w:rPr>
          <w:rFonts w:eastAsiaTheme="minorEastAsia"/>
          <w:b/>
          <w:bCs/>
          <w:sz w:val="24"/>
          <w:szCs w:val="28"/>
        </w:rPr>
      </w:pPr>
      <w:r w:rsidRPr="00F0295D">
        <w:rPr>
          <w:rFonts w:eastAsiaTheme="minorEastAsia"/>
          <w:b/>
          <w:bCs/>
          <w:sz w:val="24"/>
          <w:szCs w:val="28"/>
          <w:highlight w:val="yellow"/>
        </w:rPr>
        <w:t>Paso 2: leer el cache y agregar la fila nueva</w:t>
      </w:r>
    </w:p>
    <w:p w14:paraId="6144377A" w14:textId="552CD38A" w:rsidR="00F0295D" w:rsidRDefault="006721FF" w:rsidP="00301819">
      <w:pPr>
        <w:rPr>
          <w:rFonts w:eastAsiaTheme="minorEastAsia"/>
        </w:rPr>
      </w:pPr>
      <w:r>
        <w:rPr>
          <w:rFonts w:eastAsiaTheme="minorEastAsia"/>
          <w:b/>
          <w:bCs/>
        </w:rPr>
        <w:t xml:space="preserve">Que se hace: [inicio] </w:t>
      </w:r>
      <w:r>
        <w:rPr>
          <w:rFonts w:eastAsiaTheme="minorEastAsia"/>
        </w:rPr>
        <w:t xml:space="preserve">ya calculo su </w:t>
      </w:r>
      <w:r>
        <w:rPr>
          <w:rFonts w:eastAsiaTheme="minorEastAsia"/>
          <w:i/>
          <w:iCs/>
        </w:rPr>
        <w:t xml:space="preserve">k </w:t>
      </w:r>
      <w:r>
        <w:rPr>
          <w:rFonts w:eastAsiaTheme="minorEastAsia"/>
        </w:rPr>
        <w:t xml:space="preserve">y su </w:t>
      </w:r>
      <w:r>
        <w:rPr>
          <w:rFonts w:eastAsiaTheme="minorEastAsia"/>
          <w:i/>
          <w:iCs/>
        </w:rPr>
        <w:t xml:space="preserve">v </w:t>
      </w:r>
      <w:r>
        <w:rPr>
          <w:rFonts w:eastAsiaTheme="minorEastAsia"/>
        </w:rPr>
        <w:t>en la Ronda 1, y esos valores no cambian. Se leen del cache y se les agrega la fila de “Der”.</w:t>
      </w:r>
    </w:p>
    <w:p w14:paraId="57963EC8" w14:textId="2311F60F" w:rsidR="006721FF" w:rsidRDefault="000D44FF" w:rsidP="00301819">
      <w:pPr>
        <w:rPr>
          <w:rFonts w:eastAsiaTheme="minorEastAsia"/>
        </w:rPr>
      </w:pPr>
      <w:r w:rsidRPr="000D44FF">
        <w:rPr>
          <w:rFonts w:eastAsiaTheme="minorEastAsia"/>
          <w:noProof/>
        </w:rPr>
        <w:drawing>
          <wp:inline distT="0" distB="0" distL="0" distR="0" wp14:anchorId="03195653" wp14:editId="617297EB">
            <wp:extent cx="5128704" cy="510584"/>
            <wp:effectExtent l="38100" t="38100" r="34290" b="41910"/>
            <wp:docPr id="1801821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21656" name=""/>
                    <pic:cNvPicPr/>
                  </pic:nvPicPr>
                  <pic:blipFill>
                    <a:blip r:embed="rId359"/>
                    <a:stretch>
                      <a:fillRect/>
                    </a:stretch>
                  </pic:blipFill>
                  <pic:spPr>
                    <a:xfrm>
                      <a:off x="0" y="0"/>
                      <a:ext cx="5128704" cy="510584"/>
                    </a:xfrm>
                    <a:prstGeom prst="rect">
                      <a:avLst/>
                    </a:prstGeom>
                    <a:ln w="28575">
                      <a:solidFill>
                        <a:schemeClr val="tx1"/>
                      </a:solidFill>
                    </a:ln>
                  </pic:spPr>
                </pic:pic>
              </a:graphicData>
            </a:graphic>
          </wp:inline>
        </w:drawing>
      </w:r>
    </w:p>
    <w:p w14:paraId="67CBD404" w14:textId="77777777" w:rsidR="000D44FF" w:rsidRDefault="000D44FF" w:rsidP="00301819">
      <w:pPr>
        <w:rPr>
          <w:rFonts w:eastAsiaTheme="minorEastAsia"/>
          <w:b/>
          <w:bCs/>
        </w:rPr>
      </w:pPr>
    </w:p>
    <w:p w14:paraId="58FE9389" w14:textId="77777777" w:rsidR="000D44FF" w:rsidRDefault="000D44FF" w:rsidP="00301819">
      <w:pPr>
        <w:rPr>
          <w:rFonts w:eastAsiaTheme="minorEastAsia"/>
          <w:b/>
          <w:bCs/>
        </w:rPr>
      </w:pPr>
    </w:p>
    <w:p w14:paraId="047B83E5" w14:textId="636FF45E" w:rsidR="00DB50D1" w:rsidRDefault="008A0F6D" w:rsidP="00301819">
      <w:pPr>
        <w:rPr>
          <w:rFonts w:eastAsiaTheme="minorEastAsia"/>
        </w:rPr>
      </w:pPr>
      <w:r>
        <w:rPr>
          <w:rFonts w:eastAsiaTheme="minorEastAsia"/>
          <w:b/>
          <w:bCs/>
        </w:rPr>
        <w:lastRenderedPageBreak/>
        <w:t xml:space="preserve">Como queda: </w:t>
      </w:r>
      <w:r>
        <w:rPr>
          <w:rFonts w:eastAsiaTheme="minorEastAsia"/>
        </w:rPr>
        <w:t xml:space="preserve">una matriz de 2 filas y 64 columnas. </w:t>
      </w:r>
      <w:r w:rsidR="0057559B">
        <w:rPr>
          <w:rFonts w:eastAsiaTheme="minorEastAsia"/>
        </w:rPr>
        <w:br/>
        <w:t>[2 x 64]</w:t>
      </w:r>
    </w:p>
    <w:p w14:paraId="2886C006" w14:textId="77777777" w:rsidR="00DB50D1" w:rsidRPr="00DB50D1" w:rsidRDefault="008A0F6D">
      <w:pPr>
        <w:pStyle w:val="Prrafodelista"/>
        <w:numPr>
          <w:ilvl w:val="0"/>
          <w:numId w:val="25"/>
        </w:numPr>
        <w:rPr>
          <w:rFonts w:eastAsiaTheme="minorEastAsia"/>
        </w:rPr>
      </w:pPr>
      <w:r w:rsidRPr="00DB50D1">
        <w:rPr>
          <w:rFonts w:eastAsiaTheme="minorEastAsia"/>
        </w:rPr>
        <w:t xml:space="preserve">Fila 0: </w:t>
      </w:r>
      <w:r w:rsidRPr="00DB50D1">
        <w:rPr>
          <w:rFonts w:eastAsiaTheme="minorEastAsia"/>
          <w:b/>
          <w:bCs/>
        </w:rPr>
        <w:t xml:space="preserve">[inicio]. </w:t>
      </w:r>
    </w:p>
    <w:p w14:paraId="436D20D6" w14:textId="0510C8E6" w:rsidR="008A0F6D" w:rsidRDefault="008A0F6D">
      <w:pPr>
        <w:pStyle w:val="Prrafodelista"/>
        <w:numPr>
          <w:ilvl w:val="0"/>
          <w:numId w:val="25"/>
        </w:numPr>
        <w:rPr>
          <w:rFonts w:eastAsiaTheme="minorEastAsia"/>
        </w:rPr>
      </w:pPr>
      <w:r w:rsidRPr="00DB50D1">
        <w:rPr>
          <w:rFonts w:eastAsiaTheme="minorEastAsia"/>
        </w:rPr>
        <w:t>Fila 1: “Der”.</w:t>
      </w:r>
    </w:p>
    <w:p w14:paraId="6E150C2C" w14:textId="4B063566" w:rsidR="000D44FF" w:rsidRPr="000D44FF" w:rsidRDefault="00EE4C21" w:rsidP="000D44FF">
      <w:pPr>
        <w:rPr>
          <w:rFonts w:eastAsiaTheme="minorEastAsia"/>
        </w:rPr>
      </w:pPr>
      <w:r w:rsidRPr="00EE4C21">
        <w:rPr>
          <w:rFonts w:eastAsiaTheme="minorEastAsia"/>
          <w:noProof/>
        </w:rPr>
        <w:drawing>
          <wp:inline distT="0" distB="0" distL="0" distR="0" wp14:anchorId="483B77F9" wp14:editId="0E2A4B0A">
            <wp:extent cx="4777740" cy="1031782"/>
            <wp:effectExtent l="0" t="0" r="3810" b="0"/>
            <wp:docPr id="1969469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69772" name=""/>
                    <pic:cNvPicPr/>
                  </pic:nvPicPr>
                  <pic:blipFill>
                    <a:blip r:embed="rId360"/>
                    <a:stretch>
                      <a:fillRect/>
                    </a:stretch>
                  </pic:blipFill>
                  <pic:spPr>
                    <a:xfrm>
                      <a:off x="0" y="0"/>
                      <a:ext cx="4779909" cy="1032251"/>
                    </a:xfrm>
                    <a:prstGeom prst="rect">
                      <a:avLst/>
                    </a:prstGeom>
                  </pic:spPr>
                </pic:pic>
              </a:graphicData>
            </a:graphic>
          </wp:inline>
        </w:drawing>
      </w:r>
    </w:p>
    <w:p w14:paraId="72048B8F" w14:textId="162831B5" w:rsidR="00DB50D1" w:rsidRDefault="00EE4C21" w:rsidP="00DB50D1">
      <w:pPr>
        <w:rPr>
          <w:rFonts w:eastAsiaTheme="minorEastAsia"/>
        </w:rPr>
      </w:pPr>
      <w:r>
        <w:rPr>
          <w:rFonts w:eastAsiaTheme="minorEastAsia"/>
        </w:rPr>
        <w:t>Después</w:t>
      </w:r>
      <w:r w:rsidR="00DB50D1">
        <w:rPr>
          <w:rFonts w:eastAsiaTheme="minorEastAsia"/>
        </w:rPr>
        <w:t xml:space="preserve"> de esta ronda se guarda para la Ronda 3, y va a tener 3 filas.</w:t>
      </w:r>
    </w:p>
    <w:p w14:paraId="07BFC38C" w14:textId="77777777" w:rsidR="00DB50D1" w:rsidRPr="00DB50D1" w:rsidRDefault="00DB50D1" w:rsidP="00DB50D1">
      <w:pPr>
        <w:rPr>
          <w:rFonts w:eastAsiaTheme="minorEastAsia"/>
          <w:b/>
          <w:bCs/>
          <w:sz w:val="24"/>
          <w:szCs w:val="28"/>
        </w:rPr>
      </w:pPr>
      <w:r w:rsidRPr="00DB50D1">
        <w:rPr>
          <w:rFonts w:eastAsiaTheme="minorEastAsia"/>
          <w:b/>
          <w:bCs/>
          <w:sz w:val="24"/>
          <w:szCs w:val="28"/>
          <w:highlight w:val="yellow"/>
        </w:rPr>
        <w:t>Paso 3: calcular los puntajes</w:t>
      </w:r>
    </w:p>
    <w:p w14:paraId="6967D9BA" w14:textId="624BD361" w:rsidR="00DB50D1" w:rsidRDefault="009F195F" w:rsidP="00DB50D1">
      <w:pPr>
        <w:rPr>
          <w:rFonts w:eastAsiaTheme="minorEastAsia"/>
        </w:rPr>
      </w:pPr>
      <w:r>
        <w:rPr>
          <w:rFonts w:eastAsiaTheme="minorEastAsia"/>
          <w:b/>
          <w:bCs/>
        </w:rPr>
        <w:t xml:space="preserve">Que se hace: </w:t>
      </w:r>
      <w:r>
        <w:rPr>
          <w:rFonts w:eastAsiaTheme="minorEastAsia"/>
        </w:rPr>
        <w:t xml:space="preserve">Comparar la pregunta de “Der” con la clave de cada fila del cache, para ver cual le sirve </w:t>
      </w:r>
      <w:proofErr w:type="spellStart"/>
      <w:r>
        <w:rPr>
          <w:rFonts w:eastAsiaTheme="minorEastAsia"/>
        </w:rPr>
        <w:t>mas</w:t>
      </w:r>
      <w:proofErr w:type="spellEnd"/>
      <w:r>
        <w:rPr>
          <w:rFonts w:eastAsiaTheme="minorEastAsia"/>
        </w:rPr>
        <w:t>.</w:t>
      </w:r>
    </w:p>
    <w:p w14:paraId="1C3AB976" w14:textId="371FAD68" w:rsidR="009F195F" w:rsidRDefault="00EE4C21" w:rsidP="00DB50D1">
      <w:pPr>
        <w:rPr>
          <w:rFonts w:eastAsiaTheme="minorEastAsia"/>
        </w:rPr>
      </w:pPr>
      <w:r w:rsidRPr="00EE4C21">
        <w:rPr>
          <w:rFonts w:eastAsiaTheme="minorEastAsia"/>
          <w:noProof/>
        </w:rPr>
        <w:drawing>
          <wp:inline distT="0" distB="0" distL="0" distR="0" wp14:anchorId="554C3BE2" wp14:editId="006D9013">
            <wp:extent cx="4789170" cy="422146"/>
            <wp:effectExtent l="19050" t="19050" r="11430" b="16510"/>
            <wp:docPr id="1618638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38452" name=""/>
                    <pic:cNvPicPr/>
                  </pic:nvPicPr>
                  <pic:blipFill>
                    <a:blip r:embed="rId361"/>
                    <a:stretch>
                      <a:fillRect/>
                    </a:stretch>
                  </pic:blipFill>
                  <pic:spPr>
                    <a:xfrm>
                      <a:off x="0" y="0"/>
                      <a:ext cx="4796146" cy="422761"/>
                    </a:xfrm>
                    <a:prstGeom prst="rect">
                      <a:avLst/>
                    </a:prstGeom>
                    <a:ln w="19050">
                      <a:solidFill>
                        <a:schemeClr val="tx1"/>
                      </a:solidFill>
                    </a:ln>
                  </pic:spPr>
                </pic:pic>
              </a:graphicData>
            </a:graphic>
          </wp:inline>
        </w:drawing>
      </w:r>
    </w:p>
    <w:p w14:paraId="462E543D" w14:textId="2F2469A4" w:rsidR="001D23EC" w:rsidRDefault="001D23EC" w:rsidP="00DB50D1">
      <w:pPr>
        <w:rPr>
          <w:rFonts w:eastAsiaTheme="minorEastAsia"/>
        </w:rPr>
      </w:pPr>
      <w:r>
        <w:rPr>
          <w:rFonts w:eastAsiaTheme="minorEastAsia"/>
          <w:b/>
          <w:bCs/>
        </w:rPr>
        <w:t xml:space="preserve">Como se calcula cada puntaje: </w:t>
      </w:r>
      <w:r>
        <w:rPr>
          <w:rFonts w:eastAsiaTheme="minorEastAsia"/>
        </w:rPr>
        <w:t xml:space="preserve">es un producto punto de 64 </w:t>
      </w:r>
      <w:r w:rsidR="00B82AC7">
        <w:rPr>
          <w:rFonts w:eastAsiaTheme="minorEastAsia"/>
        </w:rPr>
        <w:t>términos</w:t>
      </w:r>
      <w:r>
        <w:rPr>
          <w:rFonts w:eastAsiaTheme="minorEastAsia"/>
        </w:rPr>
        <w:t>, uno por fila del cache:</w:t>
      </w:r>
    </w:p>
    <w:p w14:paraId="5AE7DFC0" w14:textId="40E28251" w:rsidR="001D23EC" w:rsidRDefault="003C13B0" w:rsidP="00DB50D1">
      <w:pPr>
        <w:rPr>
          <w:rFonts w:eastAsiaTheme="minorEastAsia"/>
        </w:rPr>
      </w:pPr>
      <w:r w:rsidRPr="003C13B0">
        <w:rPr>
          <w:rFonts w:eastAsiaTheme="minorEastAsia"/>
          <w:noProof/>
        </w:rPr>
        <w:drawing>
          <wp:inline distT="0" distB="0" distL="0" distR="0" wp14:anchorId="4CAE3F95" wp14:editId="4CE8A572">
            <wp:extent cx="4770120" cy="573494"/>
            <wp:effectExtent l="19050" t="19050" r="11430" b="17145"/>
            <wp:docPr id="1114263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63294" name=""/>
                    <pic:cNvPicPr/>
                  </pic:nvPicPr>
                  <pic:blipFill>
                    <a:blip r:embed="rId362"/>
                    <a:stretch>
                      <a:fillRect/>
                    </a:stretch>
                  </pic:blipFill>
                  <pic:spPr>
                    <a:xfrm>
                      <a:off x="0" y="0"/>
                      <a:ext cx="4785210" cy="575308"/>
                    </a:xfrm>
                    <a:prstGeom prst="rect">
                      <a:avLst/>
                    </a:prstGeom>
                    <a:ln w="19050">
                      <a:solidFill>
                        <a:schemeClr val="tx1"/>
                      </a:solidFill>
                    </a:ln>
                  </pic:spPr>
                </pic:pic>
              </a:graphicData>
            </a:graphic>
          </wp:inline>
        </w:drawing>
      </w:r>
    </w:p>
    <w:p w14:paraId="0CADC5C2" w14:textId="3F1B5B67" w:rsidR="00ED070F" w:rsidRPr="009C3308" w:rsidRDefault="006A027B" w:rsidP="00ED070F">
      <w:pPr>
        <w:pStyle w:val="Prrafodelista"/>
        <w:numPr>
          <w:ilvl w:val="0"/>
          <w:numId w:val="2"/>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d>
          <m:dPr>
            <m:begChr m:val="["/>
            <m:endChr m:val="]"/>
            <m:ctrlPr>
              <w:rPr>
                <w:rFonts w:ascii="Cambria Math" w:eastAsiaTheme="minorEastAsia" w:hAnsi="Cambria Math"/>
              </w:rPr>
            </m:ctrlPr>
          </m:dPr>
          <m:e>
            <m:r>
              <w:rPr>
                <w:rFonts w:ascii="Cambria Math" w:eastAsiaTheme="minorEastAsia" w:hAnsi="Cambria Math"/>
              </w:rPr>
              <m:t>0</m:t>
            </m:r>
          </m:e>
        </m:d>
      </m:oMath>
      <w:r w:rsidR="00ED070F">
        <w:rPr>
          <w:rFonts w:eastAsiaTheme="minorEastAsia"/>
        </w:rPr>
        <w:t xml:space="preserve">: producto punto de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oMath>
      <w:r w:rsidR="00ED070F">
        <w:rPr>
          <w:rFonts w:eastAsiaTheme="minorEastAsia"/>
        </w:rPr>
        <w:t xml:space="preserve"> con la fila 0 (</w:t>
      </w:r>
      <m:oMath>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i</m:t>
            </m:r>
          </m:sub>
          <m:sup>
            <m:r>
              <w:rPr>
                <w:rFonts w:ascii="Cambria Math" w:eastAsiaTheme="minorEastAsia" w:hAnsi="Cambria Math"/>
              </w:rPr>
              <m:t>cac</m:t>
            </m:r>
            <m:r>
              <w:rPr>
                <w:rFonts w:ascii="Cambria Math" w:eastAsiaTheme="minorEastAsia" w:hAnsi="Cambria Math"/>
              </w:rPr>
              <m:t>h</m:t>
            </m:r>
            <m:r>
              <w:rPr>
                <w:rFonts w:ascii="Cambria Math" w:eastAsiaTheme="minorEastAsia" w:hAnsi="Cambria Math"/>
              </w:rPr>
              <m:t>e</m:t>
            </m:r>
          </m:sup>
        </m:sSubSup>
      </m:oMath>
      <w:r w:rsidR="009C3308">
        <w:rPr>
          <w:rFonts w:eastAsiaTheme="minorEastAsia"/>
        </w:rPr>
        <w:t xml:space="preserve">, de </w:t>
      </w:r>
      <w:r w:rsidR="009C3308">
        <w:rPr>
          <w:rFonts w:eastAsiaTheme="minorEastAsia"/>
          <w:b/>
          <w:bCs/>
        </w:rPr>
        <w:t>[inicio]).</w:t>
      </w:r>
    </w:p>
    <w:p w14:paraId="49D7196B" w14:textId="11272C3F" w:rsidR="009C3308" w:rsidRDefault="006A027B" w:rsidP="00ED070F">
      <w:pPr>
        <w:pStyle w:val="Prrafodelista"/>
        <w:numPr>
          <w:ilvl w:val="0"/>
          <w:numId w:val="2"/>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d>
          <m:dPr>
            <m:begChr m:val="["/>
            <m:endChr m:val="]"/>
            <m:ctrlPr>
              <w:rPr>
                <w:rFonts w:ascii="Cambria Math" w:eastAsiaTheme="minorEastAsia" w:hAnsi="Cambria Math"/>
              </w:rPr>
            </m:ctrlPr>
          </m:dPr>
          <m:e>
            <m:r>
              <w:rPr>
                <w:rFonts w:ascii="Cambria Math" w:eastAsiaTheme="minorEastAsia" w:hAnsi="Cambria Math"/>
              </w:rPr>
              <m:t>1</m:t>
            </m:r>
          </m:e>
        </m:d>
      </m:oMath>
      <w:r w:rsidR="00D0064B">
        <w:rPr>
          <w:rFonts w:eastAsiaTheme="minorEastAsia"/>
        </w:rPr>
        <w:t xml:space="preserve">: producto punto de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oMath>
      <w:r w:rsidR="00D0064B">
        <w:rPr>
          <w:rFonts w:eastAsiaTheme="minorEastAsia"/>
        </w:rPr>
        <w:t xml:space="preserve"> con la fila 1 (</w:t>
      </w:r>
      <m:oMath>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i</m:t>
            </m:r>
          </m:sub>
          <m:sup>
            <m:r>
              <w:rPr>
                <w:rFonts w:ascii="Cambria Math" w:eastAsiaTheme="minorEastAsia" w:hAnsi="Cambria Math"/>
              </w:rPr>
              <m:t>cac</m:t>
            </m:r>
            <m:r>
              <w:rPr>
                <w:rFonts w:ascii="Cambria Math" w:eastAsiaTheme="minorEastAsia" w:hAnsi="Cambria Math"/>
              </w:rPr>
              <m:t>h</m:t>
            </m:r>
            <m:r>
              <w:rPr>
                <w:rFonts w:ascii="Cambria Math" w:eastAsiaTheme="minorEastAsia" w:hAnsi="Cambria Math"/>
              </w:rPr>
              <m:t>e</m:t>
            </m:r>
          </m:sup>
        </m:sSubSup>
      </m:oMath>
      <w:r w:rsidR="00D0064B">
        <w:rPr>
          <w:rFonts w:eastAsiaTheme="minorEastAsia"/>
        </w:rPr>
        <w:t>, de “Der”).</w:t>
      </w:r>
    </w:p>
    <w:p w14:paraId="282F952A" w14:textId="6A78F685" w:rsidR="003C13B0" w:rsidRPr="003C13B0" w:rsidRDefault="00762DEC" w:rsidP="003C13B0">
      <w:pPr>
        <w:rPr>
          <w:rFonts w:eastAsiaTheme="minorEastAsia"/>
        </w:rPr>
      </w:pPr>
      <w:r w:rsidRPr="00762DEC">
        <w:rPr>
          <w:rFonts w:eastAsiaTheme="minorEastAsia"/>
          <w:noProof/>
        </w:rPr>
        <w:drawing>
          <wp:inline distT="0" distB="0" distL="0" distR="0" wp14:anchorId="3D9642EE" wp14:editId="19E67363">
            <wp:extent cx="4732020" cy="1159579"/>
            <wp:effectExtent l="0" t="0" r="0" b="2540"/>
            <wp:docPr id="1926384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84417" name=""/>
                    <pic:cNvPicPr/>
                  </pic:nvPicPr>
                  <pic:blipFill>
                    <a:blip r:embed="rId363"/>
                    <a:stretch>
                      <a:fillRect/>
                    </a:stretch>
                  </pic:blipFill>
                  <pic:spPr>
                    <a:xfrm>
                      <a:off x="0" y="0"/>
                      <a:ext cx="4734101" cy="1160089"/>
                    </a:xfrm>
                    <a:prstGeom prst="rect">
                      <a:avLst/>
                    </a:prstGeom>
                  </pic:spPr>
                </pic:pic>
              </a:graphicData>
            </a:graphic>
          </wp:inline>
        </w:drawing>
      </w:r>
    </w:p>
    <w:p w14:paraId="75B23F50" w14:textId="6E6795C4" w:rsidR="00D0064B" w:rsidRDefault="00D0064B" w:rsidP="00D0064B">
      <w:pPr>
        <w:ind w:left="360"/>
        <w:rPr>
          <w:rFonts w:eastAsiaTheme="minorEastAsia"/>
        </w:rPr>
      </w:pPr>
      <w:r w:rsidRPr="00E16542">
        <w:rPr>
          <w:rFonts w:eastAsiaTheme="minorEastAsia"/>
          <w:b/>
          <w:bCs/>
          <w:highlight w:val="yellow"/>
        </w:rPr>
        <w:t xml:space="preserve">Control de tamaños: </w:t>
      </w:r>
      <w:r w:rsidRPr="00E16542">
        <w:rPr>
          <w:rFonts w:eastAsiaTheme="minorEastAsia"/>
          <w:highlight w:val="yellow"/>
        </w:rPr>
        <w:t>[1 x 64] * [64 x 2] = [1 x 2]</w:t>
      </w:r>
    </w:p>
    <w:p w14:paraId="6A850C7D" w14:textId="6AE978AD" w:rsidR="00D0064B" w:rsidRDefault="00F921DC" w:rsidP="00D0064B">
      <w:pPr>
        <w:ind w:left="360"/>
        <w:rPr>
          <w:rFonts w:eastAsiaTheme="minorEastAsia"/>
        </w:rPr>
      </w:pPr>
      <w:proofErr w:type="spellStart"/>
      <w:r>
        <w:rPr>
          <w:rFonts w:eastAsiaTheme="minorEastAsia"/>
          <w:b/>
          <w:bCs/>
        </w:rPr>
        <w:t>Por que</w:t>
      </w:r>
      <w:proofErr w:type="spellEnd"/>
      <w:r>
        <w:rPr>
          <w:rFonts w:eastAsiaTheme="minorEastAsia"/>
          <w:b/>
          <w:bCs/>
        </w:rPr>
        <w:t xml:space="preserve"> se divide por 8: </w:t>
      </w:r>
      <w:r>
        <w:rPr>
          <w:rFonts w:eastAsiaTheme="minorEastAsia"/>
        </w:rPr>
        <w:t xml:space="preserve">El </w:t>
      </w:r>
      <w:proofErr w:type="spellStart"/>
      <w:proofErr w:type="gramStart"/>
      <w:r>
        <w:rPr>
          <w:rFonts w:eastAsiaTheme="minorEastAsia"/>
        </w:rPr>
        <w:t>paper</w:t>
      </w:r>
      <w:proofErr w:type="spellEnd"/>
      <w:proofErr w:type="gramEnd"/>
      <w:r>
        <w:rPr>
          <w:rFonts w:eastAsiaTheme="minorEastAsia"/>
        </w:rPr>
        <w:t xml:space="preserve"> explica que sumar 64 productos tienen a dar </w:t>
      </w:r>
      <w:proofErr w:type="spellStart"/>
      <w:r>
        <w:rPr>
          <w:rFonts w:eastAsiaTheme="minorEastAsia"/>
        </w:rPr>
        <w:t>numeros</w:t>
      </w:r>
      <w:proofErr w:type="spellEnd"/>
      <w:r>
        <w:rPr>
          <w:rFonts w:eastAsiaTheme="minorEastAsia"/>
        </w:rPr>
        <w:t xml:space="preserve"> grandes, y eso hace que el </w:t>
      </w:r>
      <w:proofErr w:type="spellStart"/>
      <w:r>
        <w:rPr>
          <w:rFonts w:eastAsiaTheme="minorEastAsia"/>
        </w:rPr>
        <w:t>softmax</w:t>
      </w:r>
      <w:proofErr w:type="spellEnd"/>
      <w:r>
        <w:rPr>
          <w:rFonts w:eastAsiaTheme="minorEastAsia"/>
        </w:rPr>
        <w:t xml:space="preserve"> siguiente se vuelva casi “todo o nada”. Dividir por </w:t>
      </w:r>
      <m:oMath>
        <m:rad>
          <m:radPr>
            <m:degHide m:val="1"/>
            <m:ctrlPr>
              <w:rPr>
                <w:rFonts w:ascii="Cambria Math" w:eastAsiaTheme="minorEastAsia" w:hAnsi="Cambria Math"/>
              </w:rPr>
            </m:ctrlPr>
          </m:radPr>
          <m:deg/>
          <m:e>
            <m:r>
              <w:rPr>
                <w:rFonts w:ascii="Cambria Math" w:eastAsiaTheme="minorEastAsia" w:hAnsi="Cambria Math"/>
              </w:rPr>
              <m:t>64</m:t>
            </m:r>
          </m:e>
        </m:rad>
        <m:r>
          <w:rPr>
            <w:rFonts w:ascii="Cambria Math" w:eastAsiaTheme="minorEastAsia" w:hAnsi="Cambria Math"/>
          </w:rPr>
          <m:t>=8</m:t>
        </m:r>
      </m:oMath>
      <w:r w:rsidR="00017E4D">
        <w:rPr>
          <w:rFonts w:eastAsiaTheme="minorEastAsia"/>
        </w:rPr>
        <w:t xml:space="preserve"> mantiene los numeros en una escala razonable.</w:t>
      </w:r>
    </w:p>
    <w:p w14:paraId="7D762A97" w14:textId="77777777" w:rsidR="00017E4D" w:rsidRDefault="00017E4D" w:rsidP="00017E4D">
      <w:pPr>
        <w:ind w:left="360"/>
        <w:rPr>
          <w:rFonts w:eastAsiaTheme="minorEastAsia"/>
          <w:b/>
          <w:bCs/>
          <w:sz w:val="24"/>
          <w:szCs w:val="28"/>
        </w:rPr>
      </w:pPr>
      <w:r w:rsidRPr="00017E4D">
        <w:rPr>
          <w:rFonts w:eastAsiaTheme="minorEastAsia"/>
          <w:b/>
          <w:bCs/>
          <w:sz w:val="24"/>
          <w:szCs w:val="28"/>
          <w:highlight w:val="yellow"/>
        </w:rPr>
        <w:t xml:space="preserve">Paso 4: el </w:t>
      </w:r>
      <w:proofErr w:type="spellStart"/>
      <w:r w:rsidRPr="00017E4D">
        <w:rPr>
          <w:rFonts w:eastAsiaTheme="minorEastAsia"/>
          <w:b/>
          <w:bCs/>
          <w:sz w:val="24"/>
          <w:szCs w:val="28"/>
          <w:highlight w:val="yellow"/>
        </w:rPr>
        <w:t>masking</w:t>
      </w:r>
      <w:proofErr w:type="spellEnd"/>
    </w:p>
    <w:p w14:paraId="085B0518" w14:textId="00AD2E8A" w:rsidR="00017E4D" w:rsidRDefault="00017E4D" w:rsidP="00017E4D">
      <w:pPr>
        <w:ind w:left="360"/>
        <w:rPr>
          <w:rFonts w:eastAsiaTheme="minorEastAsia"/>
        </w:rPr>
      </w:pPr>
      <w:r w:rsidRPr="00CB7D35">
        <w:rPr>
          <w:rFonts w:eastAsiaTheme="minorEastAsia"/>
        </w:rPr>
        <w:t xml:space="preserve">Con cache </w:t>
      </w:r>
      <w:r w:rsidRPr="00CB7D35">
        <w:rPr>
          <w:rFonts w:eastAsiaTheme="minorEastAsia"/>
          <w:b/>
          <w:bCs/>
        </w:rPr>
        <w:t xml:space="preserve">no hace falta hacer nada: </w:t>
      </w:r>
      <w:r w:rsidRPr="00CB7D35">
        <w:rPr>
          <w:rFonts w:eastAsiaTheme="minorEastAsia"/>
        </w:rPr>
        <w:t>en el cache solo hay posiciones ya escritas (</w:t>
      </w:r>
      <w:r w:rsidRPr="00CB7D35">
        <w:rPr>
          <w:rFonts w:eastAsiaTheme="minorEastAsia"/>
          <w:b/>
          <w:bCs/>
        </w:rPr>
        <w:t xml:space="preserve">[inicio] </w:t>
      </w:r>
      <w:r w:rsidRPr="00CB7D35">
        <w:rPr>
          <w:rFonts w:eastAsiaTheme="minorEastAsia"/>
        </w:rPr>
        <w:t xml:space="preserve">y “Der” mismo), nunca una posición futura. El </w:t>
      </w:r>
      <w:proofErr w:type="spellStart"/>
      <w:proofErr w:type="gramStart"/>
      <w:r w:rsidRPr="00CB7D35">
        <w:rPr>
          <w:rFonts w:eastAsiaTheme="minorEastAsia"/>
        </w:rPr>
        <w:t>paper</w:t>
      </w:r>
      <w:proofErr w:type="spellEnd"/>
      <w:proofErr w:type="gramEnd"/>
      <w:r w:rsidRPr="00CB7D35">
        <w:rPr>
          <w:rFonts w:eastAsiaTheme="minorEastAsia"/>
        </w:rPr>
        <w:t xml:space="preserve"> pone </w:t>
      </w:r>
      <m:oMath>
        <m:r>
          <w:rPr>
            <w:rFonts w:ascii="Cambria Math" w:eastAsiaTheme="minorEastAsia" w:hAnsi="Cambria Math"/>
          </w:rPr>
          <m:t>-∞</m:t>
        </m:r>
      </m:oMath>
      <w:r w:rsidR="00CB7D35" w:rsidRPr="00CB7D35">
        <w:rPr>
          <w:rFonts w:eastAsiaTheme="minorEastAsia"/>
        </w:rPr>
        <w:t xml:space="preserve"> en las posiciones futuras cuando se procesan todas las posiciones juntas, pero acá esas posiciones ni siquiera están el cache.</w:t>
      </w:r>
    </w:p>
    <w:p w14:paraId="3F804053" w14:textId="33A53A06" w:rsidR="00CF0527" w:rsidRDefault="00CF0527" w:rsidP="00017E4D">
      <w:pPr>
        <w:ind w:left="360"/>
        <w:rPr>
          <w:rFonts w:eastAsiaTheme="minorEastAsia"/>
          <w:b/>
          <w:bCs/>
        </w:rPr>
      </w:pPr>
      <w:r>
        <w:rPr>
          <w:rFonts w:eastAsiaTheme="minorEastAsia"/>
          <w:b/>
          <w:bCs/>
        </w:rPr>
        <w:t xml:space="preserve">Otra </w:t>
      </w:r>
      <w:proofErr w:type="spellStart"/>
      <w:r>
        <w:rPr>
          <w:rFonts w:eastAsiaTheme="minorEastAsia"/>
          <w:b/>
          <w:bCs/>
        </w:rPr>
        <w:t>exp</w:t>
      </w:r>
      <w:proofErr w:type="spellEnd"/>
      <w:r>
        <w:rPr>
          <w:rFonts w:eastAsiaTheme="minorEastAsia"/>
          <w:b/>
          <w:bCs/>
        </w:rPr>
        <w:t>:</w:t>
      </w:r>
    </w:p>
    <w:p w14:paraId="4912F03D" w14:textId="2DBF153D" w:rsidR="00CF0527" w:rsidRPr="005B5A20" w:rsidRDefault="005B5A20" w:rsidP="00017E4D">
      <w:pPr>
        <w:ind w:left="360"/>
        <w:rPr>
          <w:rFonts w:eastAsiaTheme="minorEastAsia"/>
        </w:rPr>
      </w:pPr>
      <w:r w:rsidRPr="005B5A20">
        <w:rPr>
          <w:rFonts w:eastAsiaTheme="minorEastAsia"/>
        </w:rPr>
        <w:t xml:space="preserve">Con cache </w:t>
      </w:r>
      <w:r w:rsidRPr="005B5A20">
        <w:rPr>
          <w:rFonts w:eastAsiaTheme="minorEastAsia"/>
          <w:b/>
          <w:bCs/>
        </w:rPr>
        <w:t>no hace falta hacer nada</w:t>
      </w:r>
      <w:r w:rsidRPr="005B5A20">
        <w:rPr>
          <w:rFonts w:eastAsiaTheme="minorEastAsia"/>
        </w:rPr>
        <w:t xml:space="preserve">: el cache solo contiene posiciones anteriores y la actual, así que no existe ninguna posición futura para tapar. El </w:t>
      </w:r>
      <w:proofErr w:type="spellStart"/>
      <w:proofErr w:type="gramStart"/>
      <w:r w:rsidRPr="005B5A20">
        <w:rPr>
          <w:rFonts w:eastAsiaTheme="minorEastAsia"/>
        </w:rPr>
        <w:t>paper</w:t>
      </w:r>
      <w:proofErr w:type="spellEnd"/>
      <w:proofErr w:type="gramEnd"/>
      <w:r w:rsidRPr="005B5A20">
        <w:rPr>
          <w:rFonts w:eastAsiaTheme="minorEastAsia"/>
        </w:rPr>
        <w:t xml:space="preserve"> (Sección 3.2.3) pone $-\</w:t>
      </w:r>
      <w:proofErr w:type="spellStart"/>
      <w:r w:rsidRPr="005B5A20">
        <w:rPr>
          <w:rFonts w:eastAsiaTheme="minorEastAsia"/>
        </w:rPr>
        <w:t>infty</w:t>
      </w:r>
      <w:proofErr w:type="spellEnd"/>
      <w:r w:rsidRPr="005B5A20">
        <w:rPr>
          <w:rFonts w:eastAsiaTheme="minorEastAsia"/>
        </w:rPr>
        <w:t xml:space="preserve">$ en las conexiones </w:t>
      </w:r>
      <w:r w:rsidRPr="005B5A20">
        <w:rPr>
          <w:rFonts w:eastAsiaTheme="minorEastAsia"/>
        </w:rPr>
        <w:lastRenderedPageBreak/>
        <w:t>ilegales cuando se procesan todas las posiciones a la vez. Con cache, esas posiciones simplemente no están.</w:t>
      </w:r>
    </w:p>
    <w:p w14:paraId="223BB4AA" w14:textId="41F56871" w:rsidR="00CB7D35" w:rsidRDefault="00CB7D35" w:rsidP="00CB7D35">
      <w:pPr>
        <w:ind w:left="360"/>
        <w:rPr>
          <w:rFonts w:eastAsiaTheme="minorEastAsia"/>
          <w:b/>
          <w:bCs/>
          <w:sz w:val="24"/>
          <w:szCs w:val="28"/>
        </w:rPr>
      </w:pPr>
      <w:r w:rsidRPr="00CB7D35">
        <w:rPr>
          <w:rFonts w:eastAsiaTheme="minorEastAsia"/>
          <w:b/>
          <w:bCs/>
          <w:sz w:val="24"/>
          <w:szCs w:val="28"/>
          <w:highlight w:val="yellow"/>
        </w:rPr>
        <w:t xml:space="preserve">Paso 5: </w:t>
      </w:r>
      <w:proofErr w:type="spellStart"/>
      <w:r w:rsidRPr="00CB7D35">
        <w:rPr>
          <w:rFonts w:eastAsiaTheme="minorEastAsia"/>
          <w:b/>
          <w:bCs/>
          <w:sz w:val="24"/>
          <w:szCs w:val="28"/>
          <w:highlight w:val="yellow"/>
        </w:rPr>
        <w:t>softmax</w:t>
      </w:r>
      <w:proofErr w:type="spellEnd"/>
    </w:p>
    <w:p w14:paraId="726632A2" w14:textId="0E48731B" w:rsidR="00CB7D35" w:rsidRPr="00FF4619" w:rsidRDefault="00CB7D35" w:rsidP="00CB7D35">
      <w:pPr>
        <w:ind w:left="360"/>
        <w:rPr>
          <w:rFonts w:eastAsiaTheme="minorEastAsia"/>
        </w:rPr>
      </w:pPr>
      <w:r w:rsidRPr="00FF4619">
        <w:rPr>
          <w:rFonts w:eastAsiaTheme="minorEastAsia"/>
          <w:b/>
          <w:bCs/>
        </w:rPr>
        <w:t xml:space="preserve">Que se hace: </w:t>
      </w:r>
      <w:r w:rsidRPr="00FF4619">
        <w:rPr>
          <w:rFonts w:eastAsiaTheme="minorEastAsia"/>
        </w:rPr>
        <w:t>convertir los 2 puntajes en 2 porcentajes que sumen 100%.</w:t>
      </w:r>
    </w:p>
    <w:p w14:paraId="3FA7B270" w14:textId="64CF350B" w:rsidR="001D68C1" w:rsidRDefault="001D68C1" w:rsidP="001D68C1">
      <w:pPr>
        <w:ind w:left="360"/>
        <w:rPr>
          <w:rFonts w:eastAsiaTheme="minorEastAsia"/>
          <w:sz w:val="24"/>
          <w:szCs w:val="28"/>
        </w:rPr>
      </w:pPr>
      <w:r w:rsidRPr="001D68C1">
        <w:rPr>
          <w:rFonts w:eastAsiaTheme="minorEastAsia"/>
          <w:noProof/>
          <w:sz w:val="24"/>
          <w:szCs w:val="28"/>
        </w:rPr>
        <w:drawing>
          <wp:inline distT="0" distB="0" distL="0" distR="0" wp14:anchorId="5C6260BD" wp14:editId="6597AA5F">
            <wp:extent cx="5455920" cy="468650"/>
            <wp:effectExtent l="19050" t="19050" r="11430" b="26670"/>
            <wp:docPr id="1076692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92292" name=""/>
                    <pic:cNvPicPr/>
                  </pic:nvPicPr>
                  <pic:blipFill>
                    <a:blip r:embed="rId364"/>
                    <a:stretch>
                      <a:fillRect/>
                    </a:stretch>
                  </pic:blipFill>
                  <pic:spPr>
                    <a:xfrm>
                      <a:off x="0" y="0"/>
                      <a:ext cx="5468249" cy="469709"/>
                    </a:xfrm>
                    <a:prstGeom prst="rect">
                      <a:avLst/>
                    </a:prstGeom>
                    <a:ln w="19050">
                      <a:solidFill>
                        <a:schemeClr val="tx1"/>
                      </a:solidFill>
                    </a:ln>
                  </pic:spPr>
                </pic:pic>
              </a:graphicData>
            </a:graphic>
          </wp:inline>
        </w:drawing>
      </w:r>
    </w:p>
    <w:p w14:paraId="02D9CDDC" w14:textId="77777777" w:rsidR="001D68C1" w:rsidRPr="001D68C1" w:rsidRDefault="001D68C1" w:rsidP="001D68C1">
      <w:pPr>
        <w:ind w:left="360"/>
        <w:rPr>
          <w:rFonts w:eastAsiaTheme="minorEastAsia"/>
          <w:sz w:val="24"/>
          <w:szCs w:val="28"/>
        </w:rPr>
      </w:pPr>
      <w:r w:rsidRPr="001D68C1">
        <w:rPr>
          <w:rFonts w:eastAsiaTheme="minorEastAsia"/>
          <w:sz w:val="24"/>
          <w:szCs w:val="28"/>
        </w:rPr>
        <w:t>Sale el porcentaje de atención que va a [inicio] y el que va a "Der". Cada cabeza reparte distinto, porque tiene sus propias matrices.</w:t>
      </w:r>
    </w:p>
    <w:p w14:paraId="5FF76897" w14:textId="03F46B2B" w:rsidR="008B0BE3" w:rsidRDefault="006A027B" w:rsidP="00CB7D35">
      <w:pPr>
        <w:ind w:left="360"/>
        <w:rPr>
          <w:rFonts w:eastAsiaTheme="minorEastAsia"/>
          <w:sz w:val="24"/>
          <w:szCs w:val="28"/>
        </w:rPr>
      </w:pPr>
      <m:oMath>
        <m:sSub>
          <m:sSubPr>
            <m:ctrlPr>
              <w:rPr>
                <w:rFonts w:ascii="Cambria Math" w:eastAsiaTheme="minorEastAsia" w:hAnsi="Cambria Math"/>
                <w:sz w:val="24"/>
                <w:szCs w:val="28"/>
              </w:rPr>
            </m:ctrlPr>
          </m:sSubPr>
          <m:e>
            <m:r>
              <w:rPr>
                <w:rFonts w:ascii="Cambria Math" w:eastAsiaTheme="minorEastAsia" w:hAnsi="Cambria Math"/>
                <w:sz w:val="24"/>
                <w:szCs w:val="28"/>
              </w:rPr>
              <m:t>p</m:t>
            </m:r>
          </m:e>
          <m:sub>
            <m:r>
              <w:rPr>
                <w:rFonts w:ascii="Cambria Math" w:eastAsiaTheme="minorEastAsia" w:hAnsi="Cambria Math"/>
                <w:sz w:val="24"/>
                <w:szCs w:val="28"/>
              </w:rPr>
              <m:t>i</m:t>
            </m:r>
          </m:sub>
        </m:sSub>
        <m:d>
          <m:dPr>
            <m:begChr m:val="["/>
            <m:endChr m:val="]"/>
            <m:ctrlPr>
              <w:rPr>
                <w:rFonts w:ascii="Cambria Math" w:eastAsiaTheme="minorEastAsia" w:hAnsi="Cambria Math"/>
                <w:sz w:val="24"/>
                <w:szCs w:val="28"/>
              </w:rPr>
            </m:ctrlPr>
          </m:dPr>
          <m:e>
            <m:r>
              <w:rPr>
                <w:rFonts w:ascii="Cambria Math" w:eastAsiaTheme="minorEastAsia" w:hAnsi="Cambria Math"/>
                <w:sz w:val="24"/>
                <w:szCs w:val="28"/>
              </w:rPr>
              <m:t>0</m:t>
            </m:r>
          </m:e>
        </m:d>
      </m:oMath>
      <w:r w:rsidR="008B0BE3">
        <w:rPr>
          <w:rFonts w:eastAsiaTheme="minorEastAsia"/>
          <w:sz w:val="24"/>
          <w:szCs w:val="28"/>
        </w:rPr>
        <w:t xml:space="preserve"> es cuanta atención le presta “Der” a </w:t>
      </w:r>
      <w:r w:rsidR="0021130E">
        <w:rPr>
          <w:rFonts w:eastAsiaTheme="minorEastAsia"/>
          <w:b/>
          <w:bCs/>
          <w:sz w:val="24"/>
          <w:szCs w:val="28"/>
        </w:rPr>
        <w:t xml:space="preserve">[inicio], </w:t>
      </w:r>
      <w:r w:rsidR="0021130E">
        <w:rPr>
          <w:rFonts w:eastAsiaTheme="minorEastAsia"/>
          <w:sz w:val="24"/>
          <w:szCs w:val="28"/>
        </w:rPr>
        <w:t xml:space="preserve">y </w:t>
      </w:r>
      <m:oMath>
        <m:sSub>
          <m:sSubPr>
            <m:ctrlPr>
              <w:rPr>
                <w:rFonts w:ascii="Cambria Math" w:eastAsiaTheme="minorEastAsia" w:hAnsi="Cambria Math"/>
                <w:sz w:val="24"/>
                <w:szCs w:val="28"/>
              </w:rPr>
            </m:ctrlPr>
          </m:sSubPr>
          <m:e>
            <m:r>
              <w:rPr>
                <w:rFonts w:ascii="Cambria Math" w:eastAsiaTheme="minorEastAsia" w:hAnsi="Cambria Math"/>
                <w:sz w:val="24"/>
                <w:szCs w:val="28"/>
              </w:rPr>
              <m:t>p</m:t>
            </m:r>
          </m:e>
          <m:sub>
            <m:r>
              <w:rPr>
                <w:rFonts w:ascii="Cambria Math" w:eastAsiaTheme="minorEastAsia" w:hAnsi="Cambria Math"/>
                <w:sz w:val="24"/>
                <w:szCs w:val="28"/>
              </w:rPr>
              <m:t>i</m:t>
            </m:r>
          </m:sub>
        </m:sSub>
        <m:d>
          <m:dPr>
            <m:begChr m:val="["/>
            <m:endChr m:val="]"/>
            <m:ctrlPr>
              <w:rPr>
                <w:rFonts w:ascii="Cambria Math" w:eastAsiaTheme="minorEastAsia" w:hAnsi="Cambria Math"/>
                <w:sz w:val="24"/>
                <w:szCs w:val="28"/>
              </w:rPr>
            </m:ctrlPr>
          </m:dPr>
          <m:e>
            <m:r>
              <w:rPr>
                <w:rFonts w:ascii="Cambria Math" w:eastAsiaTheme="minorEastAsia" w:hAnsi="Cambria Math"/>
                <w:sz w:val="24"/>
                <w:szCs w:val="28"/>
              </w:rPr>
              <m:t>1</m:t>
            </m:r>
          </m:e>
        </m:d>
      </m:oMath>
      <w:r w:rsidR="0021130E">
        <w:rPr>
          <w:rFonts w:eastAsiaTheme="minorEastAsia"/>
          <w:sz w:val="24"/>
          <w:szCs w:val="28"/>
        </w:rPr>
        <w:t xml:space="preserve"> cuanta a si mismo.</w:t>
      </w:r>
    </w:p>
    <w:p w14:paraId="0495C474" w14:textId="0C61C7D7" w:rsidR="004B748A" w:rsidRPr="00D03F43" w:rsidRDefault="004B748A" w:rsidP="00CB7D35">
      <w:pPr>
        <w:ind w:left="360"/>
        <w:rPr>
          <w:rFonts w:eastAsiaTheme="minorEastAsia"/>
        </w:rPr>
      </w:pPr>
      <w:r w:rsidRPr="00D03F43">
        <w:rPr>
          <w:rFonts w:eastAsiaTheme="minorEastAsia"/>
          <w:b/>
          <w:bCs/>
        </w:rPr>
        <w:t xml:space="preserve">Salida: </w:t>
      </w:r>
      <w:r w:rsidRPr="00D03F43">
        <w:rPr>
          <w:rFonts w:eastAsiaTheme="minorEastAsia"/>
        </w:rPr>
        <w:t>[1 x 2]</w:t>
      </w:r>
    </w:p>
    <w:p w14:paraId="1ACE12D5" w14:textId="0439E3B8" w:rsidR="00590430" w:rsidRDefault="00590430" w:rsidP="00590430">
      <w:pPr>
        <w:ind w:left="360"/>
        <w:rPr>
          <w:rFonts w:eastAsiaTheme="minorEastAsia"/>
          <w:b/>
          <w:bCs/>
          <w:sz w:val="24"/>
          <w:szCs w:val="28"/>
        </w:rPr>
      </w:pPr>
      <w:r w:rsidRPr="00D03F43">
        <w:rPr>
          <w:rFonts w:eastAsiaTheme="minorEastAsia"/>
          <w:b/>
          <w:bCs/>
          <w:sz w:val="24"/>
          <w:szCs w:val="28"/>
          <w:highlight w:val="yellow"/>
        </w:rPr>
        <w:t xml:space="preserve">Paso </w:t>
      </w:r>
      <w:r w:rsidR="00D03F43" w:rsidRPr="00D03F43">
        <w:rPr>
          <w:rFonts w:eastAsiaTheme="minorEastAsia"/>
          <w:b/>
          <w:bCs/>
          <w:sz w:val="24"/>
          <w:szCs w:val="28"/>
          <w:highlight w:val="yellow"/>
        </w:rPr>
        <w:t>6: mezclar los valores</w:t>
      </w:r>
    </w:p>
    <w:p w14:paraId="5D28EFF8" w14:textId="03D40DC8" w:rsidR="00D03F43" w:rsidRDefault="00C353C3" w:rsidP="00590430">
      <w:pPr>
        <w:ind w:left="360"/>
        <w:rPr>
          <w:rFonts w:eastAsiaTheme="minorEastAsia"/>
        </w:rPr>
      </w:pPr>
      <w:r w:rsidRPr="00620E95">
        <w:rPr>
          <w:rFonts w:eastAsiaTheme="minorEastAsia"/>
          <w:b/>
          <w:bCs/>
        </w:rPr>
        <w:t xml:space="preserve">Que se hace: </w:t>
      </w:r>
      <w:r w:rsidRPr="00620E95">
        <w:rPr>
          <w:rFonts w:eastAsiaTheme="minorEastAsia"/>
        </w:rPr>
        <w:t>Con esos porcentajes, se hace un promedio ponderado de los valores de las 2 filas.</w:t>
      </w:r>
    </w:p>
    <w:p w14:paraId="12A74A37" w14:textId="112E593B" w:rsidR="00C353C3" w:rsidRDefault="00BE3669" w:rsidP="00590430">
      <w:pPr>
        <w:ind w:left="360"/>
        <w:rPr>
          <w:rFonts w:eastAsiaTheme="minorEastAsia"/>
          <w:sz w:val="24"/>
          <w:szCs w:val="28"/>
        </w:rPr>
      </w:pPr>
      <w:r w:rsidRPr="00BE3669">
        <w:rPr>
          <w:rFonts w:eastAsiaTheme="minorEastAsia"/>
          <w:noProof/>
        </w:rPr>
        <w:drawing>
          <wp:inline distT="0" distB="0" distL="0" distR="0" wp14:anchorId="6FAB989C" wp14:editId="300B1D7D">
            <wp:extent cx="5303520" cy="1481036"/>
            <wp:effectExtent l="19050" t="19050" r="11430" b="24130"/>
            <wp:docPr id="1706830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30387" name=""/>
                    <pic:cNvPicPr/>
                  </pic:nvPicPr>
                  <pic:blipFill>
                    <a:blip r:embed="rId365"/>
                    <a:stretch>
                      <a:fillRect/>
                    </a:stretch>
                  </pic:blipFill>
                  <pic:spPr>
                    <a:xfrm>
                      <a:off x="0" y="0"/>
                      <a:ext cx="5309533" cy="1482715"/>
                    </a:xfrm>
                    <a:prstGeom prst="rect">
                      <a:avLst/>
                    </a:prstGeom>
                    <a:ln w="19050">
                      <a:solidFill>
                        <a:schemeClr val="tx1"/>
                      </a:solidFill>
                    </a:ln>
                  </pic:spPr>
                </pic:pic>
              </a:graphicData>
            </a:graphic>
          </wp:inline>
        </w:drawing>
      </w:r>
      <w:r w:rsidR="00BD4284" w:rsidRPr="00BD4284">
        <w:rPr>
          <w:rFonts w:eastAsiaTheme="minorEastAsia"/>
          <w:noProof/>
          <w:sz w:val="24"/>
          <w:szCs w:val="28"/>
        </w:rPr>
        <w:drawing>
          <wp:inline distT="0" distB="0" distL="0" distR="0" wp14:anchorId="50376262" wp14:editId="3E822060">
            <wp:extent cx="5227320" cy="332826"/>
            <wp:effectExtent l="38100" t="38100" r="30480" b="29210"/>
            <wp:docPr id="78196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6396" name=""/>
                    <pic:cNvPicPr/>
                  </pic:nvPicPr>
                  <pic:blipFill>
                    <a:blip r:embed="rId366"/>
                    <a:stretch>
                      <a:fillRect/>
                    </a:stretch>
                  </pic:blipFill>
                  <pic:spPr>
                    <a:xfrm>
                      <a:off x="0" y="0"/>
                      <a:ext cx="5264160" cy="335172"/>
                    </a:xfrm>
                    <a:prstGeom prst="rect">
                      <a:avLst/>
                    </a:prstGeom>
                    <a:ln w="28575">
                      <a:solidFill>
                        <a:schemeClr val="tx1"/>
                      </a:solidFill>
                    </a:ln>
                  </pic:spPr>
                </pic:pic>
              </a:graphicData>
            </a:graphic>
          </wp:inline>
        </w:drawing>
      </w:r>
    </w:p>
    <w:p w14:paraId="040B124E" w14:textId="29A15ED1" w:rsidR="00FF3EE7" w:rsidRPr="00FF3EE7" w:rsidRDefault="00FF3EE7" w:rsidP="00590430">
      <w:pPr>
        <w:ind w:left="360"/>
        <w:rPr>
          <w:rFonts w:eastAsiaTheme="minorEastAsia"/>
        </w:rPr>
      </w:pPr>
      <w:r w:rsidRPr="00FF3EE7">
        <w:rPr>
          <w:rFonts w:eastAsiaTheme="minorEastAsia"/>
          <w:b/>
          <w:bCs/>
        </w:rPr>
        <w:t xml:space="preserve">Control de tamaños: </w:t>
      </w:r>
      <w:r w:rsidRPr="0026625D">
        <w:rPr>
          <w:rFonts w:eastAsiaTheme="minorEastAsia"/>
          <w:highlight w:val="yellow"/>
        </w:rPr>
        <w:t>[1 x 2] * [2 x 64] = [1 x 64].</w:t>
      </w:r>
      <w:r w:rsidRPr="00FF3EE7">
        <w:rPr>
          <w:rFonts w:eastAsiaTheme="minorEastAsia"/>
        </w:rPr>
        <w:t xml:space="preserve"> Cada uno de los 64 </w:t>
      </w:r>
      <w:proofErr w:type="spellStart"/>
      <w:r w:rsidRPr="00FF3EE7">
        <w:rPr>
          <w:rFonts w:eastAsiaTheme="minorEastAsia"/>
        </w:rPr>
        <w:t>numeros</w:t>
      </w:r>
      <w:proofErr w:type="spellEnd"/>
      <w:r w:rsidRPr="00FF3EE7">
        <w:rPr>
          <w:rFonts w:eastAsiaTheme="minorEastAsia"/>
        </w:rPr>
        <w:t xml:space="preserve"> es una suma de 2 </w:t>
      </w:r>
      <w:proofErr w:type="spellStart"/>
      <w:r w:rsidRPr="00FF3EE7">
        <w:rPr>
          <w:rFonts w:eastAsiaTheme="minorEastAsia"/>
        </w:rPr>
        <w:t>terminos</w:t>
      </w:r>
      <w:proofErr w:type="spellEnd"/>
      <w:r w:rsidRPr="00FF3EE7">
        <w:rPr>
          <w:rFonts w:eastAsiaTheme="minorEastAsia"/>
        </w:rPr>
        <w:t>.</w:t>
      </w:r>
    </w:p>
    <w:p w14:paraId="7C1844BA" w14:textId="5113ECA2" w:rsidR="00FF3EE7" w:rsidRDefault="00DD4FFA" w:rsidP="00590430">
      <w:pPr>
        <w:ind w:left="360"/>
        <w:rPr>
          <w:rFonts w:eastAsiaTheme="minorEastAsia"/>
          <w:sz w:val="24"/>
          <w:szCs w:val="28"/>
        </w:rPr>
      </w:pPr>
      <w:r>
        <w:rPr>
          <w:rFonts w:eastAsiaTheme="minorEastAsia"/>
          <w:sz w:val="24"/>
          <w:szCs w:val="28"/>
        </w:rPr>
        <w:t xml:space="preserve">Cada </w:t>
      </w:r>
      <w:proofErr w:type="spellStart"/>
      <w:r>
        <w:rPr>
          <w:rFonts w:eastAsiaTheme="minorEastAsia"/>
          <w:sz w:val="24"/>
          <w:szCs w:val="28"/>
        </w:rPr>
        <w:t>numero</w:t>
      </w:r>
      <w:proofErr w:type="spellEnd"/>
      <w:r>
        <w:rPr>
          <w:rFonts w:eastAsiaTheme="minorEastAsia"/>
          <w:sz w:val="24"/>
          <w:szCs w:val="28"/>
        </w:rPr>
        <w:t xml:space="preserve"> es una suma ponderada de 2 valores: el de </w:t>
      </w:r>
      <w:r>
        <w:rPr>
          <w:rFonts w:eastAsiaTheme="minorEastAsia"/>
          <w:b/>
          <w:bCs/>
          <w:sz w:val="24"/>
          <w:szCs w:val="28"/>
        </w:rPr>
        <w:t xml:space="preserve">[inicio] </w:t>
      </w:r>
      <w:r>
        <w:rPr>
          <w:rFonts w:eastAsiaTheme="minorEastAsia"/>
          <w:sz w:val="24"/>
          <w:szCs w:val="28"/>
        </w:rPr>
        <w:t>y el de “Der”, con los mismos 2 pesos.</w:t>
      </w:r>
    </w:p>
    <w:p w14:paraId="35B738FB" w14:textId="5B181FBF" w:rsidR="00D96ABE" w:rsidRDefault="00D96ABE" w:rsidP="00590430">
      <w:pPr>
        <w:ind w:left="360"/>
        <w:rPr>
          <w:rFonts w:eastAsiaTheme="minorEastAsia"/>
          <w:b/>
          <w:bCs/>
          <w:sz w:val="24"/>
          <w:szCs w:val="28"/>
        </w:rPr>
      </w:pPr>
      <w:r w:rsidRPr="00D96ABE">
        <w:rPr>
          <w:rFonts w:eastAsiaTheme="minorEastAsia"/>
          <w:b/>
          <w:bCs/>
          <w:sz w:val="24"/>
          <w:szCs w:val="28"/>
          <w:highlight w:val="yellow"/>
        </w:rPr>
        <w:t>Paso 7: pegar las 8 cabezas</w:t>
      </w:r>
    </w:p>
    <w:p w14:paraId="19B8AEAC" w14:textId="1AD30562" w:rsidR="00D96ABE" w:rsidRDefault="0059588E" w:rsidP="00590430">
      <w:pPr>
        <w:ind w:left="360"/>
        <w:rPr>
          <w:rFonts w:eastAsiaTheme="minorEastAsia"/>
          <w:sz w:val="24"/>
          <w:szCs w:val="28"/>
        </w:rPr>
      </w:pPr>
      <w:r w:rsidRPr="0059588E">
        <w:rPr>
          <w:rFonts w:eastAsiaTheme="minorEastAsia"/>
          <w:noProof/>
          <w:sz w:val="24"/>
          <w:szCs w:val="28"/>
        </w:rPr>
        <w:drawing>
          <wp:inline distT="0" distB="0" distL="0" distR="0" wp14:anchorId="2C824589" wp14:editId="6B97CD61">
            <wp:extent cx="5845047" cy="396274"/>
            <wp:effectExtent l="19050" t="19050" r="22860" b="22860"/>
            <wp:docPr id="470704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04598" name=""/>
                    <pic:cNvPicPr/>
                  </pic:nvPicPr>
                  <pic:blipFill>
                    <a:blip r:embed="rId367"/>
                    <a:stretch>
                      <a:fillRect/>
                    </a:stretch>
                  </pic:blipFill>
                  <pic:spPr>
                    <a:xfrm>
                      <a:off x="0" y="0"/>
                      <a:ext cx="5845047" cy="396274"/>
                    </a:xfrm>
                    <a:prstGeom prst="rect">
                      <a:avLst/>
                    </a:prstGeom>
                    <a:ln w="12700">
                      <a:solidFill>
                        <a:schemeClr val="tx1"/>
                      </a:solidFill>
                    </a:ln>
                  </pic:spPr>
                </pic:pic>
              </a:graphicData>
            </a:graphic>
          </wp:inline>
        </w:drawing>
      </w:r>
    </w:p>
    <w:p w14:paraId="4F14F9A4" w14:textId="7067514B" w:rsidR="00132811" w:rsidRDefault="00132811" w:rsidP="00590430">
      <w:pPr>
        <w:ind w:left="360"/>
        <w:rPr>
          <w:rFonts w:eastAsiaTheme="minorEastAsia"/>
        </w:rPr>
      </w:pPr>
      <w:r w:rsidRPr="00132811">
        <w:rPr>
          <w:rFonts w:eastAsiaTheme="minorEastAsia"/>
        </w:rPr>
        <w:t xml:space="preserve">Cada bloque de 64 viene de una sola cabeza. Hasta acá las cabezas no se mezclaron entre </w:t>
      </w:r>
      <w:proofErr w:type="spellStart"/>
      <w:r w:rsidRPr="00132811">
        <w:rPr>
          <w:rFonts w:eastAsiaTheme="minorEastAsia"/>
        </w:rPr>
        <w:t>si</w:t>
      </w:r>
      <w:proofErr w:type="spellEnd"/>
      <w:r w:rsidRPr="00132811">
        <w:rPr>
          <w:rFonts w:eastAsiaTheme="minorEastAsia"/>
        </w:rPr>
        <w:t>.</w:t>
      </w:r>
    </w:p>
    <w:tbl>
      <w:tblPr>
        <w:tblStyle w:val="Tablaconcuadrcula"/>
        <w:tblW w:w="0" w:type="auto"/>
        <w:tblInd w:w="360" w:type="dxa"/>
        <w:tblLook w:val="04A0" w:firstRow="1" w:lastRow="0" w:firstColumn="1" w:lastColumn="0" w:noHBand="0" w:noVBand="1"/>
      </w:tblPr>
      <w:tblGrid>
        <w:gridCol w:w="10430"/>
      </w:tblGrid>
      <w:tr w:rsidR="00B73EAE" w14:paraId="4E8D8AAA" w14:textId="77777777" w:rsidTr="00B73EAE">
        <w:tc>
          <w:tcPr>
            <w:tcW w:w="10790" w:type="dxa"/>
          </w:tcPr>
          <w:p w14:paraId="181730EC" w14:textId="77777777" w:rsidR="00A57E61" w:rsidRDefault="00B73EAE" w:rsidP="00590430">
            <w:pPr>
              <w:rPr>
                <w:rFonts w:eastAsiaTheme="minorEastAsia"/>
              </w:rPr>
            </w:pPr>
            <w:r>
              <w:rPr>
                <w:rFonts w:eastAsiaTheme="minorEastAsia"/>
              </w:rPr>
              <w:t xml:space="preserve">Es lo mismo que: </w:t>
            </w:r>
            <w:r w:rsidR="00A57E61" w:rsidRPr="00A57E61">
              <w:rPr>
                <w:rFonts w:eastAsiaTheme="minorEastAsia"/>
                <w:noProof/>
              </w:rPr>
              <w:drawing>
                <wp:inline distT="0" distB="0" distL="0" distR="0" wp14:anchorId="5D5D0380" wp14:editId="2932E12C">
                  <wp:extent cx="5438775" cy="647114"/>
                  <wp:effectExtent l="0" t="0" r="0" b="635"/>
                  <wp:docPr id="1922558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58641" name=""/>
                          <pic:cNvPicPr/>
                        </pic:nvPicPr>
                        <pic:blipFill>
                          <a:blip r:embed="rId368"/>
                          <a:stretch>
                            <a:fillRect/>
                          </a:stretch>
                        </pic:blipFill>
                        <pic:spPr>
                          <a:xfrm>
                            <a:off x="0" y="0"/>
                            <a:ext cx="5447961" cy="648207"/>
                          </a:xfrm>
                          <a:prstGeom prst="rect">
                            <a:avLst/>
                          </a:prstGeom>
                        </pic:spPr>
                      </pic:pic>
                    </a:graphicData>
                  </a:graphic>
                </wp:inline>
              </w:drawing>
            </w:r>
          </w:p>
          <w:p w14:paraId="76A1A731" w14:textId="77777777" w:rsidR="00A57E61" w:rsidRDefault="00A57E61" w:rsidP="00590430">
            <w:pPr>
              <w:rPr>
                <w:rFonts w:eastAsiaTheme="minorEastAsia"/>
              </w:rPr>
            </w:pPr>
          </w:p>
          <w:p w14:paraId="33D00646" w14:textId="7DD1F552" w:rsidR="00A57E61" w:rsidRDefault="00A57E61" w:rsidP="00590430">
            <w:pPr>
              <w:rPr>
                <w:rFonts w:eastAsiaTheme="minorEastAsia"/>
              </w:rPr>
            </w:pPr>
            <w:r w:rsidRPr="00A57E61">
              <w:rPr>
                <w:rFonts w:eastAsiaTheme="minorEastAsia"/>
              </w:rPr>
              <w:t>Lo único que agrega tu texto es multiplicar por</w:t>
            </w:r>
            <w:r>
              <w:rPr>
                <w:rFonts w:eastAsiaTheme="minorEastAsia"/>
              </w:rPr>
              <w:t xml:space="preserve"> </w:t>
            </w:r>
            <m:oMath>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O</m:t>
                  </m:r>
                </m:sup>
              </m:sSup>
            </m:oMath>
            <w:r w:rsidRPr="00A57E61">
              <w:rPr>
                <w:rFonts w:eastAsiaTheme="minorEastAsia"/>
              </w:rPr>
              <w:t xml:space="preserve"> al final, que en mi versión era el Paso 8, separado.</w:t>
            </w:r>
          </w:p>
        </w:tc>
      </w:tr>
    </w:tbl>
    <w:p w14:paraId="38159A58" w14:textId="77777777" w:rsidR="00B73EAE" w:rsidRDefault="00B73EAE" w:rsidP="00590430">
      <w:pPr>
        <w:ind w:left="360"/>
        <w:rPr>
          <w:rFonts w:eastAsiaTheme="minorEastAsia"/>
        </w:rPr>
      </w:pPr>
    </w:p>
    <w:p w14:paraId="769A8C1B" w14:textId="77777777" w:rsidR="00066895" w:rsidRPr="00132811" w:rsidRDefault="00066895" w:rsidP="00590430">
      <w:pPr>
        <w:ind w:left="360"/>
        <w:rPr>
          <w:rFonts w:eastAsiaTheme="minorEastAsia"/>
        </w:rPr>
      </w:pPr>
    </w:p>
    <w:p w14:paraId="03AC2688" w14:textId="3BF4A8D6" w:rsidR="00132811" w:rsidRPr="00C174F6" w:rsidRDefault="00C174F6" w:rsidP="00590430">
      <w:pPr>
        <w:ind w:left="360"/>
        <w:rPr>
          <w:rFonts w:eastAsiaTheme="minorEastAsia" w:cs="Arial"/>
          <w:sz w:val="24"/>
          <w:szCs w:val="28"/>
        </w:rPr>
      </w:pPr>
      <w:r w:rsidRPr="00C174F6">
        <w:rPr>
          <w:rFonts w:eastAsiaTheme="minorEastAsia" w:cs="Arial"/>
          <w:b/>
          <w:bCs/>
          <w:sz w:val="24"/>
          <w:szCs w:val="28"/>
          <w:highlight w:val="yellow"/>
        </w:rPr>
        <w:lastRenderedPageBreak/>
        <w:t xml:space="preserve">Pasos 8: </w:t>
      </w:r>
      <m:oMath>
        <m:sSup>
          <m:sSupPr>
            <m:ctrlPr>
              <w:rPr>
                <w:rFonts w:ascii="Cambria Math" w:eastAsiaTheme="minorEastAsia" w:hAnsi="Cambria Math" w:cs="Arial"/>
                <w:sz w:val="24"/>
                <w:szCs w:val="28"/>
                <w:highlight w:val="yellow"/>
              </w:rPr>
            </m:ctrlPr>
          </m:sSupPr>
          <m:e>
            <m:r>
              <w:rPr>
                <w:rFonts w:ascii="Cambria Math" w:eastAsiaTheme="minorEastAsia" w:hAnsi="Cambria Math" w:cs="Arial"/>
                <w:sz w:val="24"/>
                <w:szCs w:val="28"/>
                <w:highlight w:val="yellow"/>
              </w:rPr>
              <m:t>W</m:t>
            </m:r>
          </m:e>
          <m:sup>
            <m:r>
              <w:rPr>
                <w:rFonts w:ascii="Cambria Math" w:eastAsiaTheme="minorEastAsia" w:hAnsi="Cambria Math" w:cs="Arial"/>
                <w:sz w:val="24"/>
                <w:szCs w:val="28"/>
                <w:highlight w:val="yellow"/>
              </w:rPr>
              <m:t>O</m:t>
            </m:r>
          </m:sup>
        </m:sSup>
      </m:oMath>
      <w:r w:rsidRPr="00C174F6">
        <w:rPr>
          <w:rFonts w:eastAsiaTheme="minorEastAsia" w:cs="Arial"/>
          <w:sz w:val="24"/>
          <w:szCs w:val="28"/>
          <w:highlight w:val="yellow"/>
        </w:rPr>
        <w:t>(mezclar las cabezas)</w:t>
      </w:r>
    </w:p>
    <w:p w14:paraId="243A3BD1" w14:textId="20562844" w:rsidR="00C174F6" w:rsidRPr="00E0475F" w:rsidRDefault="003A1B94" w:rsidP="00590430">
      <w:pPr>
        <w:ind w:left="360"/>
        <w:rPr>
          <w:rFonts w:eastAsiaTheme="minorEastAsia"/>
          <w:sz w:val="24"/>
          <w:szCs w:val="28"/>
        </w:rPr>
      </w:pPr>
      <m:oMathPara>
        <m:oMath>
          <m:r>
            <w:rPr>
              <w:rFonts w:ascii="Cambria Math" w:eastAsiaTheme="minorEastAsia" w:hAnsi="Cambria Math"/>
              <w:sz w:val="24"/>
              <w:szCs w:val="28"/>
            </w:rPr>
            <m:t>Sublaye</m:t>
          </m:r>
          <m:sSub>
            <m:sSubPr>
              <m:ctrlPr>
                <w:rPr>
                  <w:rFonts w:ascii="Cambria Math" w:eastAsiaTheme="minorEastAsia" w:hAnsi="Cambria Math"/>
                  <w:sz w:val="24"/>
                  <w:szCs w:val="28"/>
                </w:rPr>
              </m:ctrlPr>
            </m:sSubPr>
            <m:e>
              <m:r>
                <w:rPr>
                  <w:rFonts w:ascii="Cambria Math" w:eastAsiaTheme="minorEastAsia" w:hAnsi="Cambria Math"/>
                  <w:sz w:val="24"/>
                  <w:szCs w:val="28"/>
                </w:rPr>
                <m:t>r</m:t>
              </m:r>
            </m:e>
            <m:sub>
              <m:r>
                <w:rPr>
                  <w:rFonts w:ascii="Cambria Math" w:eastAsiaTheme="minorEastAsia" w:hAnsi="Cambria Math"/>
                  <w:sz w:val="24"/>
                  <w:szCs w:val="28"/>
                </w:rPr>
                <m:t>1</m:t>
              </m:r>
            </m:sub>
          </m:sSub>
          <m:r>
            <w:rPr>
              <w:rFonts w:ascii="Cambria Math" w:eastAsiaTheme="minorEastAsia" w:hAnsi="Cambria Math"/>
              <w:sz w:val="24"/>
              <w:szCs w:val="28"/>
            </w:rPr>
            <m:t>=O </m:t>
          </m:r>
          <m:sSup>
            <m:sSupPr>
              <m:ctrlPr>
                <w:rPr>
                  <w:rFonts w:ascii="Cambria Math" w:eastAsiaTheme="minorEastAsia" w:hAnsi="Cambria Math"/>
                  <w:sz w:val="24"/>
                  <w:szCs w:val="28"/>
                </w:rPr>
              </m:ctrlPr>
            </m:sSupPr>
            <m:e>
              <m:r>
                <w:rPr>
                  <w:rFonts w:ascii="Cambria Math" w:eastAsiaTheme="minorEastAsia" w:hAnsi="Cambria Math"/>
                  <w:sz w:val="24"/>
                  <w:szCs w:val="28"/>
                </w:rPr>
                <m:t>W</m:t>
              </m:r>
            </m:e>
            <m:sup>
              <m:r>
                <w:rPr>
                  <w:rFonts w:ascii="Cambria Math" w:eastAsiaTheme="minorEastAsia" w:hAnsi="Cambria Math"/>
                  <w:sz w:val="24"/>
                  <w:szCs w:val="28"/>
                </w:rPr>
                <m:t>O</m:t>
              </m:r>
            </m:sup>
          </m:sSup>
          <m:r>
            <w:rPr>
              <w:rFonts w:ascii="Cambria Math" w:eastAsiaTheme="minorEastAsia" w:hAnsi="Cambria Math"/>
              <w:sz w:val="24"/>
              <w:szCs w:val="28"/>
            </w:rPr>
            <m:t>  </m:t>
          </m:r>
          <m:d>
            <m:dPr>
              <m:begChr m:val="["/>
              <m:endChr m:val="]"/>
              <m:ctrlPr>
                <w:rPr>
                  <w:rFonts w:ascii="Cambria Math" w:eastAsiaTheme="minorEastAsia" w:hAnsi="Cambria Math"/>
                  <w:sz w:val="24"/>
                  <w:szCs w:val="28"/>
                </w:rPr>
              </m:ctrlPr>
            </m:dPr>
            <m:e>
              <m:r>
                <w:rPr>
                  <w:rFonts w:ascii="Cambria Math" w:eastAsiaTheme="minorEastAsia" w:hAnsi="Cambria Math"/>
                  <w:sz w:val="24"/>
                  <w:szCs w:val="28"/>
                </w:rPr>
                <m:t>1×512</m:t>
              </m:r>
            </m:e>
          </m:d>
          <m:r>
            <w:rPr>
              <w:rFonts w:ascii="Cambria Math" w:eastAsiaTheme="minorEastAsia" w:hAnsi="Cambria Math"/>
              <w:sz w:val="24"/>
              <w:szCs w:val="28"/>
            </w:rPr>
            <m:t>⋅</m:t>
          </m:r>
          <m:d>
            <m:dPr>
              <m:begChr m:val="["/>
              <m:endChr m:val="]"/>
              <m:ctrlPr>
                <w:rPr>
                  <w:rFonts w:ascii="Cambria Math" w:eastAsiaTheme="minorEastAsia" w:hAnsi="Cambria Math"/>
                  <w:sz w:val="24"/>
                  <w:szCs w:val="28"/>
                </w:rPr>
              </m:ctrlPr>
            </m:dPr>
            <m:e>
              <m:r>
                <w:rPr>
                  <w:rFonts w:ascii="Cambria Math" w:eastAsiaTheme="minorEastAsia" w:hAnsi="Cambria Math"/>
                  <w:sz w:val="24"/>
                  <w:szCs w:val="28"/>
                </w:rPr>
                <m:t>512×512</m:t>
              </m:r>
            </m:e>
          </m:d>
          <m:r>
            <w:rPr>
              <w:rFonts w:ascii="Cambria Math" w:eastAsiaTheme="minorEastAsia" w:hAnsi="Cambria Math"/>
              <w:sz w:val="24"/>
              <w:szCs w:val="28"/>
            </w:rPr>
            <m:t>=</m:t>
          </m:r>
          <m:d>
            <m:dPr>
              <m:begChr m:val="["/>
              <m:endChr m:val="]"/>
              <m:ctrlPr>
                <w:rPr>
                  <w:rFonts w:ascii="Cambria Math" w:eastAsiaTheme="minorEastAsia" w:hAnsi="Cambria Math"/>
                  <w:sz w:val="24"/>
                  <w:szCs w:val="28"/>
                </w:rPr>
              </m:ctrlPr>
            </m:dPr>
            <m:e>
              <m:r>
                <w:rPr>
                  <w:rFonts w:ascii="Cambria Math" w:eastAsiaTheme="minorEastAsia" w:hAnsi="Cambria Math"/>
                  <w:sz w:val="24"/>
                  <w:szCs w:val="28"/>
                </w:rPr>
                <m:t>1×512</m:t>
              </m:r>
            </m:e>
          </m:d>
        </m:oMath>
      </m:oMathPara>
    </w:p>
    <w:p w14:paraId="6BC5C9A9" w14:textId="494B53E5" w:rsidR="00DD4FFA" w:rsidRDefault="00103415" w:rsidP="00590430">
      <w:pPr>
        <w:ind w:left="360"/>
        <w:rPr>
          <w:rFonts w:eastAsiaTheme="minorEastAsia"/>
          <w:sz w:val="24"/>
          <w:szCs w:val="28"/>
        </w:rPr>
      </w:pPr>
      <w:r w:rsidRPr="00103415">
        <w:rPr>
          <w:rFonts w:eastAsiaTheme="minorEastAsia"/>
          <w:noProof/>
          <w:sz w:val="24"/>
          <w:szCs w:val="28"/>
        </w:rPr>
        <w:drawing>
          <wp:inline distT="0" distB="0" distL="0" distR="0" wp14:anchorId="69DE4B0F" wp14:editId="540F092D">
            <wp:extent cx="5959356" cy="548688"/>
            <wp:effectExtent l="19050" t="19050" r="22860" b="22860"/>
            <wp:docPr id="1165876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76486" name=""/>
                    <pic:cNvPicPr/>
                  </pic:nvPicPr>
                  <pic:blipFill>
                    <a:blip r:embed="rId369"/>
                    <a:stretch>
                      <a:fillRect/>
                    </a:stretch>
                  </pic:blipFill>
                  <pic:spPr>
                    <a:xfrm>
                      <a:off x="0" y="0"/>
                      <a:ext cx="5959356" cy="548688"/>
                    </a:xfrm>
                    <a:prstGeom prst="rect">
                      <a:avLst/>
                    </a:prstGeom>
                    <a:ln w="12700">
                      <a:solidFill>
                        <a:schemeClr val="tx1"/>
                      </a:solidFill>
                    </a:ln>
                  </pic:spPr>
                </pic:pic>
              </a:graphicData>
            </a:graphic>
          </wp:inline>
        </w:drawing>
      </w:r>
    </w:p>
    <w:p w14:paraId="0B5EC275" w14:textId="7E24B37B" w:rsidR="00BD4284" w:rsidRDefault="007F7A2C" w:rsidP="000975B6">
      <w:pPr>
        <w:ind w:left="360"/>
        <w:rPr>
          <w:rFonts w:eastAsiaTheme="minorEastAsia"/>
        </w:rPr>
      </w:pPr>
      <w:r w:rsidRPr="003A7196">
        <w:rPr>
          <w:rFonts w:eastAsiaTheme="minorEastAsia"/>
        </w:rPr>
        <w:t xml:space="preserve">Cada </w:t>
      </w:r>
      <w:proofErr w:type="spellStart"/>
      <w:r w:rsidRPr="003A7196">
        <w:rPr>
          <w:rFonts w:eastAsiaTheme="minorEastAsia"/>
        </w:rPr>
        <w:t>numero</w:t>
      </w:r>
      <w:proofErr w:type="spellEnd"/>
      <w:r w:rsidRPr="003A7196">
        <w:rPr>
          <w:rFonts w:eastAsiaTheme="minorEastAsia"/>
        </w:rPr>
        <w:t xml:space="preserve"> de salida usa los 512 de entrada, o sea las 8 cabezas a la vez. Son 512 x 512 = </w:t>
      </w:r>
      <w:r w:rsidR="000975B6">
        <w:rPr>
          <w:rFonts w:eastAsiaTheme="minorEastAsia"/>
        </w:rPr>
        <w:t>262.144 productos.</w:t>
      </w:r>
    </w:p>
    <w:p w14:paraId="70A3FD32" w14:textId="77777777" w:rsidR="000975B6" w:rsidRPr="000975B6" w:rsidRDefault="000975B6" w:rsidP="000975B6">
      <w:pPr>
        <w:ind w:left="360"/>
        <w:rPr>
          <w:rFonts w:eastAsiaTheme="minorEastAsia"/>
          <w:b/>
          <w:bCs/>
          <w:sz w:val="24"/>
          <w:szCs w:val="28"/>
        </w:rPr>
      </w:pPr>
      <w:r w:rsidRPr="000975B6">
        <w:rPr>
          <w:rFonts w:eastAsiaTheme="minorEastAsia"/>
          <w:b/>
          <w:bCs/>
          <w:sz w:val="24"/>
          <w:szCs w:val="28"/>
          <w:highlight w:val="yellow"/>
        </w:rPr>
        <w:t>Qué sale y qué sigue</w:t>
      </w:r>
    </w:p>
    <w:p w14:paraId="4CE8B99D" w14:textId="17C856FA" w:rsidR="000975B6" w:rsidRDefault="000975B6" w:rsidP="000975B6">
      <w:pPr>
        <w:ind w:left="360"/>
        <w:rPr>
          <w:rFonts w:eastAsiaTheme="minorEastAsia"/>
        </w:rPr>
      </w:pPr>
      <m:oMath>
        <m:r>
          <w:rPr>
            <w:rFonts w:ascii="Cambria Math" w:eastAsiaTheme="minorEastAsia" w:hAnsi="Cambria Math"/>
          </w:rPr>
          <m:t>Sublaye</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1</m:t>
            </m:r>
          </m:sub>
        </m:sSub>
      </m:oMath>
      <w:r>
        <w:rPr>
          <w:rFonts w:eastAsiaTheme="minorEastAsia"/>
        </w:rPr>
        <w:t>(1x 512) es “Der” enriquecido con lo que ya estaba escrito en alemán. Sigue Residual + LayerNorm #1 y despues Cross-Attention.</w:t>
      </w:r>
    </w:p>
    <w:p w14:paraId="08F8B308" w14:textId="77777777" w:rsidR="00E07CCA" w:rsidRPr="00E07CCA" w:rsidRDefault="00E07CCA" w:rsidP="00E07CCA">
      <w:pPr>
        <w:ind w:left="360"/>
        <w:rPr>
          <w:rFonts w:eastAsiaTheme="minorEastAsia"/>
          <w:b/>
          <w:bCs/>
          <w:sz w:val="24"/>
          <w:szCs w:val="28"/>
        </w:rPr>
      </w:pPr>
      <w:r w:rsidRPr="00E07CCA">
        <w:rPr>
          <w:rFonts w:eastAsiaTheme="minorEastAsia"/>
          <w:b/>
          <w:bCs/>
          <w:sz w:val="24"/>
          <w:szCs w:val="28"/>
          <w:highlight w:val="yellow"/>
        </w:rPr>
        <w:t>Qué cambia en cada ronda con cache</w:t>
      </w:r>
    </w:p>
    <w:tbl>
      <w:tblPr>
        <w:tblStyle w:val="Tablaconcuadrcula4-nfasis4"/>
        <w:tblW w:w="0" w:type="auto"/>
        <w:tblLook w:val="04A0" w:firstRow="1" w:lastRow="0" w:firstColumn="1" w:lastColumn="0" w:noHBand="0" w:noVBand="1"/>
      </w:tblPr>
      <w:tblGrid>
        <w:gridCol w:w="2697"/>
        <w:gridCol w:w="2697"/>
        <w:gridCol w:w="2698"/>
        <w:gridCol w:w="2698"/>
      </w:tblGrid>
      <w:tr w:rsidR="00691184" w14:paraId="1798C7FA" w14:textId="77777777" w:rsidTr="00691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12CD254D" w14:textId="18D7A48B" w:rsidR="00691184" w:rsidRPr="00691184" w:rsidRDefault="00691184" w:rsidP="000975B6">
            <w:pPr>
              <w:rPr>
                <w:rFonts w:eastAsiaTheme="minorEastAsia"/>
                <w:b w:val="0"/>
                <w:bCs w:val="0"/>
              </w:rPr>
            </w:pPr>
            <w:r>
              <w:rPr>
                <w:rFonts w:eastAsiaTheme="minorEastAsia"/>
                <w:b w:val="0"/>
                <w:bCs w:val="0"/>
              </w:rPr>
              <w:t>Ronda</w:t>
            </w:r>
          </w:p>
        </w:tc>
        <w:tc>
          <w:tcPr>
            <w:tcW w:w="2697" w:type="dxa"/>
          </w:tcPr>
          <w:p w14:paraId="631CA71B" w14:textId="04EF9F27" w:rsidR="00691184" w:rsidRPr="00691184" w:rsidRDefault="00691184" w:rsidP="000975B6">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00691184">
              <w:rPr>
                <w:rFonts w:eastAsiaTheme="minorEastAsia"/>
                <w:b w:val="0"/>
                <w:bCs w:val="0"/>
              </w:rPr>
              <w:t>Filas del cache tras agregar</w:t>
            </w:r>
          </w:p>
        </w:tc>
        <w:tc>
          <w:tcPr>
            <w:tcW w:w="2698" w:type="dxa"/>
          </w:tcPr>
          <w:p w14:paraId="5D43901F" w14:textId="37C64BD0" w:rsidR="00691184" w:rsidRPr="00691184" w:rsidRDefault="00691184" w:rsidP="000975B6">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00691184">
              <w:rPr>
                <w:rFonts w:eastAsiaTheme="minorEastAsia"/>
                <w:b w:val="0"/>
                <w:bCs w:val="0"/>
              </w:rPr>
              <w:t>Puntajes por cabeza</w:t>
            </w:r>
          </w:p>
        </w:tc>
        <w:tc>
          <w:tcPr>
            <w:tcW w:w="2698" w:type="dxa"/>
          </w:tcPr>
          <w:p w14:paraId="03FCE2E3" w14:textId="56D61BF2" w:rsidR="00691184" w:rsidRPr="00691184" w:rsidRDefault="00691184" w:rsidP="000975B6">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00691184">
              <w:rPr>
                <w:rFonts w:eastAsiaTheme="minorEastAsia"/>
                <w:b w:val="0"/>
                <w:bCs w:val="0"/>
              </w:rPr>
              <w:t>Mezcla</w:t>
            </w:r>
          </w:p>
        </w:tc>
      </w:tr>
      <w:tr w:rsidR="00691184" w14:paraId="35B08A90" w14:textId="77777777" w:rsidTr="00691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5B3C8D6C" w14:textId="520656BC" w:rsidR="00691184" w:rsidRDefault="00691184" w:rsidP="000975B6">
            <w:pPr>
              <w:rPr>
                <w:rFonts w:eastAsiaTheme="minorEastAsia"/>
              </w:rPr>
            </w:pPr>
            <w:r>
              <w:rPr>
                <w:rFonts w:eastAsiaTheme="minorEastAsia"/>
                <w:b w:val="0"/>
                <w:bCs w:val="0"/>
              </w:rPr>
              <w:t>1</w:t>
            </w:r>
          </w:p>
        </w:tc>
        <w:tc>
          <w:tcPr>
            <w:tcW w:w="2697" w:type="dxa"/>
          </w:tcPr>
          <w:p w14:paraId="3D0A4CA4" w14:textId="583A4316" w:rsidR="00691184" w:rsidRDefault="00691184" w:rsidP="000975B6">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1</w:t>
            </w:r>
          </w:p>
        </w:tc>
        <w:tc>
          <w:tcPr>
            <w:tcW w:w="2698" w:type="dxa"/>
          </w:tcPr>
          <w:p w14:paraId="4F2AF257" w14:textId="429D5C93" w:rsidR="00691184" w:rsidRDefault="00691184" w:rsidP="000975B6">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1 x 1</w:t>
            </w:r>
          </w:p>
        </w:tc>
        <w:tc>
          <w:tcPr>
            <w:tcW w:w="2698" w:type="dxa"/>
          </w:tcPr>
          <w:p w14:paraId="3D9FC760" w14:textId="13D92C42" w:rsidR="00691184" w:rsidRDefault="006A027B" w:rsidP="000975B6">
            <w:pPr>
              <w:cnfStyle w:val="000000100000" w:firstRow="0" w:lastRow="0" w:firstColumn="0" w:lastColumn="0" w:oddVBand="0" w:evenVBand="0" w:oddHBand="1" w:evenHBand="0" w:firstRowFirstColumn="0" w:firstRowLastColumn="0" w:lastRowFirstColumn="0" w:lastRowLastColumn="0"/>
              <w:rPr>
                <w:rFonts w:eastAsiaTheme="minorEastAsia"/>
              </w:rPr>
            </w:pPr>
            <m:oMathPara>
              <m:oMath>
                <m:d>
                  <m:dPr>
                    <m:begChr m:val="["/>
                    <m:endChr m:val="]"/>
                    <m:ctrlPr>
                      <w:rPr>
                        <w:rFonts w:ascii="Cambria Math" w:eastAsiaTheme="minorEastAsia" w:hAnsi="Cambria Math"/>
                      </w:rPr>
                    </m:ctrlPr>
                  </m:dPr>
                  <m:e>
                    <m:r>
                      <w:rPr>
                        <w:rFonts w:ascii="Cambria Math" w:eastAsiaTheme="minorEastAsia" w:hAnsi="Cambria Math"/>
                      </w:rPr>
                      <m:t>1×1</m:t>
                    </m:r>
                  </m:e>
                </m:d>
                <m:r>
                  <w:rPr>
                    <w:rFonts w:ascii="Cambria Math" w:eastAsiaTheme="minorEastAsia" w:hAnsi="Cambria Math"/>
                  </w:rPr>
                  <m:t>⋅</m:t>
                </m:r>
                <m:d>
                  <m:dPr>
                    <m:begChr m:val="["/>
                    <m:endChr m:val="]"/>
                    <m:ctrlPr>
                      <w:rPr>
                        <w:rFonts w:ascii="Cambria Math" w:eastAsiaTheme="minorEastAsia" w:hAnsi="Cambria Math"/>
                      </w:rPr>
                    </m:ctrlPr>
                  </m:dPr>
                  <m:e>
                    <m:r>
                      <w:rPr>
                        <w:rFonts w:ascii="Cambria Math" w:eastAsiaTheme="minorEastAsia" w:hAnsi="Cambria Math"/>
                      </w:rPr>
                      <m:t>1×64</m:t>
                    </m:r>
                  </m:e>
                </m:d>
              </m:oMath>
            </m:oMathPara>
          </w:p>
        </w:tc>
      </w:tr>
      <w:tr w:rsidR="00691184" w14:paraId="2A03EBDE" w14:textId="77777777" w:rsidTr="00691184">
        <w:tc>
          <w:tcPr>
            <w:cnfStyle w:val="001000000000" w:firstRow="0" w:lastRow="0" w:firstColumn="1" w:lastColumn="0" w:oddVBand="0" w:evenVBand="0" w:oddHBand="0" w:evenHBand="0" w:firstRowFirstColumn="0" w:firstRowLastColumn="0" w:lastRowFirstColumn="0" w:lastRowLastColumn="0"/>
            <w:tcW w:w="2697" w:type="dxa"/>
          </w:tcPr>
          <w:p w14:paraId="50C0843D" w14:textId="71B652B7" w:rsidR="00691184" w:rsidRDefault="00691184" w:rsidP="000975B6">
            <w:pPr>
              <w:rPr>
                <w:rFonts w:eastAsiaTheme="minorEastAsia"/>
              </w:rPr>
            </w:pPr>
            <w:r>
              <w:rPr>
                <w:rFonts w:eastAsiaTheme="minorEastAsia"/>
              </w:rPr>
              <w:t>2</w:t>
            </w:r>
          </w:p>
        </w:tc>
        <w:tc>
          <w:tcPr>
            <w:tcW w:w="2697" w:type="dxa"/>
          </w:tcPr>
          <w:p w14:paraId="049DEE68" w14:textId="7A9021ED" w:rsidR="00691184" w:rsidRDefault="00691184" w:rsidP="000975B6">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2</w:t>
            </w:r>
          </w:p>
        </w:tc>
        <w:tc>
          <w:tcPr>
            <w:tcW w:w="2698" w:type="dxa"/>
          </w:tcPr>
          <w:p w14:paraId="39CFC1E1" w14:textId="10E672B1" w:rsidR="00691184" w:rsidRDefault="00691184" w:rsidP="000975B6">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1 x 2</w:t>
            </w:r>
          </w:p>
        </w:tc>
        <w:tc>
          <w:tcPr>
            <w:tcW w:w="2698" w:type="dxa"/>
          </w:tcPr>
          <w:p w14:paraId="724DB41F" w14:textId="7BC1C9CC" w:rsidR="00691184" w:rsidRDefault="006A027B" w:rsidP="000975B6">
            <w:pPr>
              <w:cnfStyle w:val="000000000000" w:firstRow="0" w:lastRow="0" w:firstColumn="0" w:lastColumn="0" w:oddVBand="0" w:evenVBand="0" w:oddHBand="0" w:evenHBand="0" w:firstRowFirstColumn="0" w:firstRowLastColumn="0" w:lastRowFirstColumn="0" w:lastRowLastColumn="0"/>
              <w:rPr>
                <w:rFonts w:eastAsiaTheme="minorEastAsia"/>
              </w:rPr>
            </w:pPr>
            <m:oMathPara>
              <m:oMath>
                <m:d>
                  <m:dPr>
                    <m:begChr m:val="["/>
                    <m:endChr m:val="]"/>
                    <m:ctrlPr>
                      <w:rPr>
                        <w:rFonts w:ascii="Cambria Math" w:eastAsiaTheme="minorEastAsia" w:hAnsi="Cambria Math"/>
                      </w:rPr>
                    </m:ctrlPr>
                  </m:dPr>
                  <m:e>
                    <m:r>
                      <w:rPr>
                        <w:rFonts w:ascii="Cambria Math" w:eastAsiaTheme="minorEastAsia" w:hAnsi="Cambria Math"/>
                      </w:rPr>
                      <m:t>1×2</m:t>
                    </m:r>
                  </m:e>
                </m:d>
                <m:r>
                  <w:rPr>
                    <w:rFonts w:ascii="Cambria Math" w:eastAsiaTheme="minorEastAsia" w:hAnsi="Cambria Math"/>
                  </w:rPr>
                  <m:t>⋅</m:t>
                </m:r>
                <m:d>
                  <m:dPr>
                    <m:begChr m:val="["/>
                    <m:endChr m:val="]"/>
                    <m:ctrlPr>
                      <w:rPr>
                        <w:rFonts w:ascii="Cambria Math" w:eastAsiaTheme="minorEastAsia" w:hAnsi="Cambria Math"/>
                      </w:rPr>
                    </m:ctrlPr>
                  </m:dPr>
                  <m:e>
                    <m:r>
                      <w:rPr>
                        <w:rFonts w:ascii="Cambria Math" w:eastAsiaTheme="minorEastAsia" w:hAnsi="Cambria Math"/>
                      </w:rPr>
                      <m:t>2×64</m:t>
                    </m:r>
                  </m:e>
                </m:d>
              </m:oMath>
            </m:oMathPara>
          </w:p>
        </w:tc>
      </w:tr>
      <w:tr w:rsidR="00691184" w14:paraId="673083D5" w14:textId="77777777" w:rsidTr="00691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44E0C3AD" w14:textId="006CCCC4" w:rsidR="00691184" w:rsidRDefault="00691184" w:rsidP="000975B6">
            <w:pPr>
              <w:rPr>
                <w:rFonts w:eastAsiaTheme="minorEastAsia"/>
              </w:rPr>
            </w:pPr>
            <w:r>
              <w:rPr>
                <w:rFonts w:eastAsiaTheme="minorEastAsia"/>
              </w:rPr>
              <w:t>5</w:t>
            </w:r>
          </w:p>
        </w:tc>
        <w:tc>
          <w:tcPr>
            <w:tcW w:w="2697" w:type="dxa"/>
          </w:tcPr>
          <w:p w14:paraId="7DBF8D59" w14:textId="26E1D10F" w:rsidR="00691184" w:rsidRDefault="00021595" w:rsidP="000975B6">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5</w:t>
            </w:r>
          </w:p>
        </w:tc>
        <w:tc>
          <w:tcPr>
            <w:tcW w:w="2698" w:type="dxa"/>
          </w:tcPr>
          <w:p w14:paraId="389E96CE" w14:textId="5A198B60" w:rsidR="00691184" w:rsidRDefault="00021595" w:rsidP="000975B6">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1 x 5</w:t>
            </w:r>
          </w:p>
        </w:tc>
        <w:tc>
          <w:tcPr>
            <w:tcW w:w="2698" w:type="dxa"/>
          </w:tcPr>
          <w:p w14:paraId="370C1FE6" w14:textId="0537F87C" w:rsidR="00691184" w:rsidRPr="00691184" w:rsidRDefault="006A027B" w:rsidP="000975B6">
            <w:pPr>
              <w:cnfStyle w:val="000000100000" w:firstRow="0" w:lastRow="0" w:firstColumn="0" w:lastColumn="0" w:oddVBand="0" w:evenVBand="0" w:oddHBand="1" w:evenHBand="0" w:firstRowFirstColumn="0" w:firstRowLastColumn="0" w:lastRowFirstColumn="0" w:lastRowLastColumn="0"/>
              <w:rPr>
                <w:rFonts w:eastAsia="Times New Roman" w:cs="Times New Roman"/>
              </w:rPr>
            </w:pPr>
            <m:oMathPara>
              <m:oMath>
                <m:d>
                  <m:dPr>
                    <m:begChr m:val="["/>
                    <m:endChr m:val="]"/>
                    <m:ctrlPr>
                      <w:rPr>
                        <w:rFonts w:ascii="Cambria Math" w:eastAsia="Times New Roman" w:hAnsi="Cambria Math" w:cs="Times New Roman"/>
                      </w:rPr>
                    </m:ctrlPr>
                  </m:dPr>
                  <m:e>
                    <m:r>
                      <w:rPr>
                        <w:rFonts w:ascii="Cambria Math" w:eastAsia="Times New Roman" w:hAnsi="Cambria Math" w:cs="Times New Roman"/>
                      </w:rPr>
                      <m:t>1×5</m:t>
                    </m:r>
                  </m:e>
                </m:d>
                <m:r>
                  <w:rPr>
                    <w:rFonts w:ascii="Cambria Math" w:eastAsia="Times New Roman" w:hAnsi="Cambria Math" w:cs="Times New Roman"/>
                  </w:rPr>
                  <m:t>⋅</m:t>
                </m:r>
                <m:d>
                  <m:dPr>
                    <m:begChr m:val="["/>
                    <m:endChr m:val="]"/>
                    <m:ctrlPr>
                      <w:rPr>
                        <w:rFonts w:ascii="Cambria Math" w:eastAsia="Times New Roman" w:hAnsi="Cambria Math" w:cs="Times New Roman"/>
                      </w:rPr>
                    </m:ctrlPr>
                  </m:dPr>
                  <m:e>
                    <m:r>
                      <w:rPr>
                        <w:rFonts w:ascii="Cambria Math" w:eastAsia="Times New Roman" w:hAnsi="Cambria Math" w:cs="Times New Roman"/>
                      </w:rPr>
                      <m:t>5×64</m:t>
                    </m:r>
                  </m:e>
                </m:d>
              </m:oMath>
            </m:oMathPara>
          </w:p>
        </w:tc>
      </w:tr>
      <w:tr w:rsidR="00021595" w14:paraId="22874F3A" w14:textId="77777777" w:rsidTr="00691184">
        <w:tc>
          <w:tcPr>
            <w:cnfStyle w:val="001000000000" w:firstRow="0" w:lastRow="0" w:firstColumn="1" w:lastColumn="0" w:oddVBand="0" w:evenVBand="0" w:oddHBand="0" w:evenHBand="0" w:firstRowFirstColumn="0" w:firstRowLastColumn="0" w:lastRowFirstColumn="0" w:lastRowLastColumn="0"/>
            <w:tcW w:w="2697" w:type="dxa"/>
          </w:tcPr>
          <w:p w14:paraId="253FF5E9" w14:textId="244F0E7A" w:rsidR="00021595" w:rsidRDefault="00021595" w:rsidP="000975B6">
            <w:pPr>
              <w:rPr>
                <w:rFonts w:eastAsiaTheme="minorEastAsia"/>
              </w:rPr>
            </w:pPr>
            <w:r>
              <w:rPr>
                <w:rFonts w:eastAsiaTheme="minorEastAsia"/>
              </w:rPr>
              <w:t>R</w:t>
            </w:r>
          </w:p>
        </w:tc>
        <w:tc>
          <w:tcPr>
            <w:tcW w:w="2697" w:type="dxa"/>
          </w:tcPr>
          <w:p w14:paraId="21C9A50B" w14:textId="09748860" w:rsidR="00021595" w:rsidRDefault="00021595" w:rsidP="000975B6">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R</w:t>
            </w:r>
          </w:p>
        </w:tc>
        <w:tc>
          <w:tcPr>
            <w:tcW w:w="2698" w:type="dxa"/>
          </w:tcPr>
          <w:p w14:paraId="4FCD4FB7" w14:textId="06587B8A" w:rsidR="00021595" w:rsidRDefault="00021595" w:rsidP="000975B6">
            <w:pPr>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eastAsiaTheme="minorEastAsia" w:hAnsi="Cambria Math"/>
                  </w:rPr>
                  <m:t>1×r</m:t>
                </m:r>
              </m:oMath>
            </m:oMathPara>
          </w:p>
        </w:tc>
        <w:tc>
          <w:tcPr>
            <w:tcW w:w="2698" w:type="dxa"/>
          </w:tcPr>
          <w:p w14:paraId="12780C94" w14:textId="2DA17442" w:rsidR="00021595" w:rsidRPr="00021595" w:rsidRDefault="006A027B" w:rsidP="000975B6">
            <w:pPr>
              <w:cnfStyle w:val="000000000000" w:firstRow="0" w:lastRow="0" w:firstColumn="0" w:lastColumn="0" w:oddVBand="0" w:evenVBand="0" w:oddHBand="0" w:evenHBand="0" w:firstRowFirstColumn="0" w:firstRowLastColumn="0" w:lastRowFirstColumn="0" w:lastRowLastColumn="0"/>
              <w:rPr>
                <w:rFonts w:eastAsia="Times New Roman" w:cs="Times New Roman"/>
              </w:rPr>
            </w:pPr>
            <m:oMathPara>
              <m:oMath>
                <m:d>
                  <m:dPr>
                    <m:begChr m:val="["/>
                    <m:endChr m:val="]"/>
                    <m:ctrlPr>
                      <w:rPr>
                        <w:rFonts w:ascii="Cambria Math" w:eastAsia="Times New Roman" w:hAnsi="Cambria Math" w:cs="Times New Roman"/>
                      </w:rPr>
                    </m:ctrlPr>
                  </m:dPr>
                  <m:e>
                    <m:r>
                      <w:rPr>
                        <w:rFonts w:ascii="Cambria Math" w:eastAsia="Times New Roman" w:hAnsi="Cambria Math" w:cs="Times New Roman"/>
                      </w:rPr>
                      <m:t>1×</m:t>
                    </m:r>
                    <m:r>
                      <w:rPr>
                        <w:rFonts w:ascii="Cambria Math" w:eastAsia="Times New Roman" w:hAnsi="Cambria Math" w:cs="Times New Roman"/>
                      </w:rPr>
                      <m:t>r</m:t>
                    </m:r>
                  </m:e>
                </m:d>
                <m:r>
                  <w:rPr>
                    <w:rFonts w:ascii="Cambria Math" w:eastAsia="Times New Roman" w:hAnsi="Cambria Math" w:cs="Times New Roman"/>
                  </w:rPr>
                  <m:t>⋅</m:t>
                </m:r>
                <m:d>
                  <m:dPr>
                    <m:begChr m:val="["/>
                    <m:endChr m:val="]"/>
                    <m:ctrlPr>
                      <w:rPr>
                        <w:rFonts w:ascii="Cambria Math" w:eastAsia="Times New Roman" w:hAnsi="Cambria Math" w:cs="Times New Roman"/>
                      </w:rPr>
                    </m:ctrlPr>
                  </m:dPr>
                  <m:e>
                    <m:r>
                      <w:rPr>
                        <w:rFonts w:ascii="Cambria Math" w:eastAsia="Times New Roman" w:hAnsi="Cambria Math" w:cs="Times New Roman"/>
                      </w:rPr>
                      <m:t>r</m:t>
                    </m:r>
                    <m:r>
                      <w:rPr>
                        <w:rFonts w:ascii="Cambria Math" w:eastAsia="Times New Roman" w:hAnsi="Cambria Math" w:cs="Times New Roman"/>
                      </w:rPr>
                      <m:t>×64</m:t>
                    </m:r>
                  </m:e>
                </m:d>
              </m:oMath>
            </m:oMathPara>
          </w:p>
        </w:tc>
      </w:tr>
    </w:tbl>
    <w:p w14:paraId="4A2AD458" w14:textId="77777777" w:rsidR="00E07CCA" w:rsidRDefault="00E07CCA" w:rsidP="00021595">
      <w:pPr>
        <w:rPr>
          <w:rFonts w:eastAsiaTheme="minorEastAsia"/>
        </w:rPr>
      </w:pPr>
    </w:p>
    <w:p w14:paraId="287A5B95" w14:textId="0D6E4D22" w:rsidR="00021595" w:rsidRDefault="00237618" w:rsidP="00021595">
      <w:pPr>
        <w:rPr>
          <w:rFonts w:eastAsiaTheme="minorEastAsia"/>
        </w:rPr>
      </w:pPr>
      <w:r>
        <w:rPr>
          <w:rFonts w:eastAsiaTheme="minorEastAsia"/>
        </w:rPr>
        <w:t>Las proyecciones (</w:t>
      </w:r>
      <w:r w:rsidRPr="00237618">
        <w:rPr>
          <w:rFonts w:eastAsiaTheme="minorEastAsia"/>
        </w:rPr>
        <w:t>786.432</w:t>
      </w:r>
      <w:r>
        <w:rPr>
          <w:rFonts w:eastAsiaTheme="minorEastAsia"/>
        </w:rPr>
        <w:t xml:space="preserve"> multiplicaciones) y </w:t>
      </w:r>
      <m:oMath>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O</m:t>
            </m:r>
          </m:sup>
        </m:sSup>
      </m:oMath>
      <w:r>
        <w:rPr>
          <w:rFonts w:eastAsiaTheme="minorEastAsia"/>
        </w:rPr>
        <w:t xml:space="preserve">(262.144) custan lo mismo en todas las rondas. Solo los pasos 3 y </w:t>
      </w:r>
      <w:r w:rsidR="00C85401">
        <w:rPr>
          <w:rFonts w:eastAsiaTheme="minorEastAsia"/>
        </w:rPr>
        <w:t xml:space="preserve">6 crecen con r: </w:t>
      </w:r>
      <m:oMath>
        <m:r>
          <w:rPr>
            <w:rFonts w:ascii="Cambria Math" w:eastAsiaTheme="minorEastAsia" w:hAnsi="Cambria Math"/>
          </w:rPr>
          <m:t>8×r×64</m:t>
        </m:r>
      </m:oMath>
      <w:r w:rsidR="00C85401">
        <w:rPr>
          <w:rFonts w:eastAsiaTheme="minorEastAsia"/>
        </w:rPr>
        <w:t xml:space="preserve"> multiplicaciones cada uno. Para r = 2 el total de esta sub-capa es </w:t>
      </w:r>
      <w:r w:rsidR="003B41D2" w:rsidRPr="003B41D2">
        <w:rPr>
          <w:rFonts w:eastAsiaTheme="minorEastAsia"/>
        </w:rPr>
        <w:t>1.050.624,</w:t>
      </w:r>
      <w:r w:rsidR="003B41D2">
        <w:rPr>
          <w:rFonts w:eastAsiaTheme="minorEastAsia"/>
        </w:rPr>
        <w:t xml:space="preserve"> y para r = 5 es </w:t>
      </w:r>
      <w:r w:rsidR="003B41D2" w:rsidRPr="003B41D2">
        <w:rPr>
          <w:rFonts w:eastAsiaTheme="minorEastAsia"/>
        </w:rPr>
        <w:t>1.054.720.</w:t>
      </w:r>
    </w:p>
    <w:p w14:paraId="62CEB476" w14:textId="77777777" w:rsidR="003B41D2" w:rsidRPr="003B41D2" w:rsidRDefault="003B41D2" w:rsidP="003B41D2">
      <w:pPr>
        <w:rPr>
          <w:rFonts w:eastAsiaTheme="minorEastAsia"/>
          <w:b/>
          <w:bCs/>
        </w:rPr>
      </w:pPr>
      <w:r w:rsidRPr="003B41D2">
        <w:rPr>
          <w:rFonts w:eastAsiaTheme="minorEastAsia"/>
          <w:b/>
          <w:bCs/>
        </w:rPr>
        <w:t>Qué es verificado y qué no</w:t>
      </w:r>
    </w:p>
    <w:p w14:paraId="57FD7C80" w14:textId="464D2AA9" w:rsidR="003B41D2" w:rsidRDefault="003B41D2" w:rsidP="003B41D2">
      <w:pPr>
        <w:pStyle w:val="Prrafodelista"/>
        <w:numPr>
          <w:ilvl w:val="0"/>
          <w:numId w:val="2"/>
        </w:numPr>
        <w:rPr>
          <w:rFonts w:eastAsiaTheme="minorEastAsia"/>
        </w:rPr>
      </w:pPr>
      <w:r>
        <w:rPr>
          <w:rFonts w:eastAsiaTheme="minorEastAsia"/>
          <w:b/>
          <w:bCs/>
        </w:rPr>
        <w:t xml:space="preserve">Del </w:t>
      </w:r>
      <w:proofErr w:type="spellStart"/>
      <w:r>
        <w:rPr>
          <w:rFonts w:eastAsiaTheme="minorEastAsia"/>
          <w:b/>
          <w:bCs/>
        </w:rPr>
        <w:t>paper</w:t>
      </w:r>
      <w:proofErr w:type="spellEnd"/>
      <w:r>
        <w:rPr>
          <w:rFonts w:eastAsiaTheme="minorEastAsia"/>
          <w:b/>
          <w:bCs/>
        </w:rPr>
        <w:t xml:space="preserve">: </w:t>
      </w:r>
      <w:r>
        <w:rPr>
          <w:rFonts w:eastAsiaTheme="minorEastAsia"/>
        </w:rPr>
        <w:t xml:space="preserve">La </w:t>
      </w:r>
      <w:proofErr w:type="spellStart"/>
      <w:r>
        <w:rPr>
          <w:rFonts w:eastAsiaTheme="minorEastAsia"/>
        </w:rPr>
        <w:t>formula</w:t>
      </w:r>
      <w:proofErr w:type="spellEnd"/>
      <w:r>
        <w:rPr>
          <w:rFonts w:eastAsiaTheme="minorEastAsia"/>
        </w:rPr>
        <w:t xml:space="preserve"> de atención las 8 cabezas de 64, la división por </w:t>
      </w:r>
      <m:oMath>
        <m:rad>
          <m:radPr>
            <m:degHide m:val="1"/>
            <m:ctrlPr>
              <w:rPr>
                <w:rFonts w:ascii="Cambria Math" w:eastAsiaTheme="minorEastAsia" w:hAnsi="Cambria Math"/>
              </w:rPr>
            </m:ctrlPr>
          </m:radPr>
          <m:deg/>
          <m:e>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m:t>
                </m:r>
              </m:sub>
            </m:sSub>
          </m:e>
        </m:rad>
      </m:oMath>
      <w:r w:rsidR="001C637A">
        <w:rPr>
          <w:rFonts w:eastAsiaTheme="minorEastAsia"/>
        </w:rPr>
        <w:t xml:space="preserve"> y su motivo, </w:t>
      </w:r>
      <m:oMath>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O</m:t>
            </m:r>
          </m:sup>
        </m:sSup>
        <m:r>
          <w:rPr>
            <w:rFonts w:ascii="Cambria Math" w:eastAsiaTheme="minorEastAsia" w:hAnsi="Cambria Math"/>
          </w:rPr>
          <m:t>y el masking con -∞</m:t>
        </m:r>
      </m:oMath>
    </w:p>
    <w:p w14:paraId="233182DC" w14:textId="33C12BEB" w:rsidR="001C637A" w:rsidRDefault="001C637A" w:rsidP="003B41D2">
      <w:pPr>
        <w:pStyle w:val="Prrafodelista"/>
        <w:numPr>
          <w:ilvl w:val="0"/>
          <w:numId w:val="2"/>
        </w:numPr>
        <w:rPr>
          <w:rFonts w:eastAsiaTheme="minorEastAsia"/>
        </w:rPr>
      </w:pPr>
      <w:r w:rsidRPr="001C637A">
        <w:rPr>
          <w:rFonts w:eastAsiaTheme="minorEastAsia"/>
          <w:b/>
          <w:bCs/>
        </w:rPr>
        <w:t>De la implementación oficial (verificado):</w:t>
      </w:r>
      <w:r w:rsidRPr="001C637A">
        <w:rPr>
          <w:rFonts w:eastAsiaTheme="minorEastAsia"/>
        </w:rPr>
        <w:t xml:space="preserve"> entra solo el último ID y hay un cache por capa.</w:t>
      </w:r>
    </w:p>
    <w:p w14:paraId="10666BFB" w14:textId="4FD296E0" w:rsidR="001C637A" w:rsidRPr="003B41D2" w:rsidRDefault="00CD25A4" w:rsidP="003B41D2">
      <w:pPr>
        <w:pStyle w:val="Prrafodelista"/>
        <w:numPr>
          <w:ilvl w:val="0"/>
          <w:numId w:val="2"/>
        </w:numPr>
        <w:rPr>
          <w:rFonts w:eastAsiaTheme="minorEastAsia"/>
        </w:rPr>
      </w:pPr>
      <w:r w:rsidRPr="00CD25A4">
        <w:rPr>
          <w:rFonts w:eastAsiaTheme="minorEastAsia"/>
          <w:b/>
          <w:bCs/>
        </w:rPr>
        <w:t>No verifiqué:</w:t>
      </w:r>
      <w:r w:rsidRPr="00CD25A4">
        <w:rPr>
          <w:rFonts w:eastAsiaTheme="minorEastAsia"/>
        </w:rPr>
        <w:t xml:space="preserve"> cómo se guarda el cache por dentro, ni que las 8 matrices se junten en una de </w:t>
      </w:r>
      <w:r w:rsidR="002367A0">
        <w:rPr>
          <w:rFonts w:eastAsiaTheme="minorEastAsia"/>
        </w:rPr>
        <w:t>512 x 512</w:t>
      </w:r>
      <w:r w:rsidRPr="00CD25A4">
        <w:rPr>
          <w:rFonts w:eastAsiaTheme="minorEastAsia"/>
        </w:rPr>
        <w:t>, como suelen hacer las implementaciones.</w:t>
      </w:r>
    </w:p>
    <w:p w14:paraId="7831003C" w14:textId="77777777" w:rsidR="003B41D2" w:rsidRPr="000975B6" w:rsidRDefault="003B41D2" w:rsidP="00021595">
      <w:pPr>
        <w:rPr>
          <w:rFonts w:eastAsiaTheme="minorEastAsia"/>
        </w:rPr>
      </w:pPr>
    </w:p>
    <w:p w14:paraId="28FD20B1" w14:textId="77777777" w:rsidR="0021130E" w:rsidRDefault="0021130E" w:rsidP="00CB7D35">
      <w:pPr>
        <w:pBdr>
          <w:bottom w:val="single" w:sz="6" w:space="1" w:color="auto"/>
        </w:pBdr>
        <w:ind w:left="360"/>
        <w:rPr>
          <w:rFonts w:eastAsiaTheme="minorEastAsia"/>
          <w:sz w:val="24"/>
          <w:szCs w:val="28"/>
        </w:rPr>
      </w:pPr>
    </w:p>
    <w:p w14:paraId="06CAB4CB" w14:textId="6A759262" w:rsidR="005B2EEF" w:rsidRDefault="006245B0" w:rsidP="00CB7D35">
      <w:pPr>
        <w:ind w:left="360"/>
        <w:rPr>
          <w:rFonts w:eastAsiaTheme="minorEastAsia"/>
          <w:b/>
          <w:bCs/>
          <w:sz w:val="24"/>
          <w:szCs w:val="28"/>
        </w:rPr>
      </w:pPr>
      <w:r w:rsidRPr="006245B0">
        <w:rPr>
          <w:rFonts w:eastAsiaTheme="minorEastAsia"/>
          <w:b/>
          <w:bCs/>
          <w:sz w:val="24"/>
          <w:szCs w:val="28"/>
          <w:highlight w:val="yellow"/>
        </w:rPr>
        <w:t>Preguntas</w:t>
      </w:r>
    </w:p>
    <w:p w14:paraId="587F7570" w14:textId="77777777" w:rsidR="00023D05" w:rsidRPr="00023D05" w:rsidRDefault="00023D05" w:rsidP="00023D05">
      <w:pPr>
        <w:ind w:left="360"/>
        <w:rPr>
          <w:rFonts w:eastAsiaTheme="minorEastAsia"/>
          <w:b/>
          <w:bCs/>
        </w:rPr>
      </w:pPr>
      <w:r w:rsidRPr="00023D05">
        <w:rPr>
          <w:rFonts w:eastAsiaTheme="minorEastAsia"/>
          <w:b/>
          <w:bCs/>
          <w:highlight w:val="yellow"/>
        </w:rPr>
        <w:t>Qué dicen los porcentajes</w:t>
      </w:r>
    </w:p>
    <w:p w14:paraId="60344091" w14:textId="2AE3B421" w:rsidR="006245B0" w:rsidRDefault="009D1E18" w:rsidP="00CB7D35">
      <w:pPr>
        <w:ind w:left="360"/>
        <w:rPr>
          <w:rFonts w:eastAsiaTheme="minorEastAsia"/>
          <w:b/>
          <w:bCs/>
          <w:sz w:val="24"/>
          <w:szCs w:val="28"/>
        </w:rPr>
      </w:pPr>
      <w:r w:rsidRPr="009D1E18">
        <w:rPr>
          <w:rFonts w:eastAsiaTheme="minorEastAsia"/>
          <w:b/>
          <w:bCs/>
          <w:noProof/>
          <w:sz w:val="24"/>
          <w:szCs w:val="28"/>
        </w:rPr>
        <w:drawing>
          <wp:inline distT="0" distB="0" distL="0" distR="0" wp14:anchorId="7C821646" wp14:editId="329F6289">
            <wp:extent cx="6332769" cy="967824"/>
            <wp:effectExtent l="19050" t="19050" r="11430" b="22860"/>
            <wp:docPr id="304552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52385" name=""/>
                    <pic:cNvPicPr/>
                  </pic:nvPicPr>
                  <pic:blipFill>
                    <a:blip r:embed="rId370"/>
                    <a:stretch>
                      <a:fillRect/>
                    </a:stretch>
                  </pic:blipFill>
                  <pic:spPr>
                    <a:xfrm>
                      <a:off x="0" y="0"/>
                      <a:ext cx="6332769" cy="967824"/>
                    </a:xfrm>
                    <a:prstGeom prst="rect">
                      <a:avLst/>
                    </a:prstGeom>
                    <a:ln w="12700">
                      <a:solidFill>
                        <a:schemeClr val="tx1"/>
                      </a:solidFill>
                    </a:ln>
                  </pic:spPr>
                </pic:pic>
              </a:graphicData>
            </a:graphic>
          </wp:inline>
        </w:drawing>
      </w:r>
    </w:p>
    <w:p w14:paraId="723CABF2" w14:textId="77777777" w:rsidR="009D1E18" w:rsidRDefault="009D1E18" w:rsidP="00CB7D35">
      <w:pPr>
        <w:ind w:left="360"/>
        <w:rPr>
          <w:rFonts w:eastAsiaTheme="minorEastAsia"/>
          <w:b/>
          <w:bCs/>
          <w:sz w:val="24"/>
          <w:szCs w:val="28"/>
        </w:rPr>
      </w:pPr>
    </w:p>
    <w:p w14:paraId="5BC55518" w14:textId="77777777" w:rsidR="009D1E18" w:rsidRDefault="009D1E18" w:rsidP="00CB7D35">
      <w:pPr>
        <w:ind w:left="360"/>
        <w:rPr>
          <w:rFonts w:eastAsiaTheme="minorEastAsia"/>
          <w:b/>
          <w:bCs/>
          <w:sz w:val="24"/>
          <w:szCs w:val="28"/>
        </w:rPr>
      </w:pPr>
    </w:p>
    <w:p w14:paraId="0BAF6FFE" w14:textId="77777777" w:rsidR="009D1E18" w:rsidRDefault="009D1E18" w:rsidP="00CB7D35">
      <w:pPr>
        <w:ind w:left="360"/>
        <w:rPr>
          <w:rFonts w:eastAsiaTheme="minorEastAsia"/>
          <w:b/>
          <w:bCs/>
          <w:sz w:val="24"/>
          <w:szCs w:val="28"/>
        </w:rPr>
      </w:pPr>
    </w:p>
    <w:p w14:paraId="095468E2" w14:textId="4AA62591" w:rsidR="009D1E18" w:rsidRDefault="009D1E18" w:rsidP="00CB7D35">
      <w:pPr>
        <w:ind w:left="360"/>
        <w:rPr>
          <w:rFonts w:eastAsiaTheme="minorEastAsia"/>
          <w:b/>
          <w:bCs/>
          <w:sz w:val="24"/>
          <w:szCs w:val="28"/>
        </w:rPr>
      </w:pPr>
      <w:r w:rsidRPr="009D1E18">
        <w:rPr>
          <w:rFonts w:eastAsiaTheme="minorEastAsia"/>
          <w:b/>
          <w:bCs/>
          <w:noProof/>
          <w:sz w:val="24"/>
          <w:szCs w:val="28"/>
        </w:rPr>
        <w:drawing>
          <wp:inline distT="0" distB="0" distL="0" distR="0" wp14:anchorId="62FBF601" wp14:editId="54EF74D6">
            <wp:extent cx="4000847" cy="495343"/>
            <wp:effectExtent l="19050" t="19050" r="19050" b="19050"/>
            <wp:docPr id="152831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869" name=""/>
                    <pic:cNvPicPr/>
                  </pic:nvPicPr>
                  <pic:blipFill>
                    <a:blip r:embed="rId371"/>
                    <a:stretch>
                      <a:fillRect/>
                    </a:stretch>
                  </pic:blipFill>
                  <pic:spPr>
                    <a:xfrm>
                      <a:off x="0" y="0"/>
                      <a:ext cx="4000847" cy="495343"/>
                    </a:xfrm>
                    <a:prstGeom prst="rect">
                      <a:avLst/>
                    </a:prstGeom>
                    <a:ln w="12700">
                      <a:solidFill>
                        <a:schemeClr val="tx1"/>
                      </a:solidFill>
                    </a:ln>
                  </pic:spPr>
                </pic:pic>
              </a:graphicData>
            </a:graphic>
          </wp:inline>
        </w:drawing>
      </w:r>
    </w:p>
    <w:p w14:paraId="297B3E9F" w14:textId="6F494726" w:rsidR="009D1E18" w:rsidRDefault="00063DC6" w:rsidP="00CB7D35">
      <w:pPr>
        <w:ind w:left="360"/>
        <w:rPr>
          <w:rFonts w:eastAsiaTheme="minorEastAsia"/>
        </w:rPr>
      </w:pPr>
      <w:r w:rsidRPr="00063DC6">
        <w:rPr>
          <w:rFonts w:eastAsiaTheme="minorEastAsia"/>
        </w:rPr>
        <w:t xml:space="preserve">En la </w:t>
      </w:r>
      <w:r w:rsidRPr="00063DC6">
        <w:rPr>
          <w:rFonts w:eastAsiaTheme="minorEastAsia"/>
          <w:b/>
          <w:bCs/>
        </w:rPr>
        <w:t>Ronda 3,</w:t>
      </w:r>
      <w:r w:rsidRPr="00063DC6">
        <w:rPr>
          <w:rFonts w:eastAsiaTheme="minorEastAsia"/>
        </w:rPr>
        <w:t xml:space="preserve"> "Hund" reparte su atención entre </w:t>
      </w:r>
      <w:r w:rsidRPr="00063DC6">
        <w:rPr>
          <w:rFonts w:eastAsiaTheme="minorEastAsia"/>
          <w:b/>
          <w:bCs/>
        </w:rPr>
        <w:t xml:space="preserve">[inicio], </w:t>
      </w:r>
      <w:r w:rsidRPr="00063DC6">
        <w:rPr>
          <w:rFonts w:eastAsiaTheme="minorEastAsia"/>
        </w:rPr>
        <w:t>"Der" y él mismo: 3 porcentajes que suman 100%, uno por cada fila del cache.</w:t>
      </w:r>
    </w:p>
    <w:p w14:paraId="1D48ADE4" w14:textId="77777777" w:rsidR="00063DC6" w:rsidRPr="00063DC6" w:rsidRDefault="00063DC6" w:rsidP="00063DC6">
      <w:pPr>
        <w:ind w:left="360"/>
        <w:rPr>
          <w:rFonts w:eastAsiaTheme="minorEastAsia"/>
          <w:b/>
          <w:bCs/>
        </w:rPr>
      </w:pPr>
      <w:r w:rsidRPr="00063DC6">
        <w:rPr>
          <w:rFonts w:eastAsiaTheme="minorEastAsia"/>
          <w:b/>
          <w:bCs/>
        </w:rPr>
        <w:t>Por qué son 3 y no 2</w:t>
      </w:r>
    </w:p>
    <w:p w14:paraId="45695826" w14:textId="33C6F815" w:rsidR="00063DC6" w:rsidRDefault="00BD2276" w:rsidP="00CB7D35">
      <w:pPr>
        <w:ind w:left="360"/>
        <w:rPr>
          <w:rFonts w:eastAsiaTheme="minorEastAsia"/>
        </w:rPr>
      </w:pPr>
      <w:r w:rsidRPr="00BD2276">
        <w:rPr>
          <w:rFonts w:eastAsiaTheme="minorEastAsia"/>
          <w:noProof/>
        </w:rPr>
        <w:drawing>
          <wp:inline distT="0" distB="0" distL="0" distR="0" wp14:anchorId="73280016" wp14:editId="04EABBD0">
            <wp:extent cx="5798820" cy="1020482"/>
            <wp:effectExtent l="19050" t="19050" r="11430" b="27305"/>
            <wp:docPr id="666985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85200" name=""/>
                    <pic:cNvPicPr/>
                  </pic:nvPicPr>
                  <pic:blipFill>
                    <a:blip r:embed="rId372"/>
                    <a:stretch>
                      <a:fillRect/>
                    </a:stretch>
                  </pic:blipFill>
                  <pic:spPr>
                    <a:xfrm>
                      <a:off x="0" y="0"/>
                      <a:ext cx="5804753" cy="1021526"/>
                    </a:xfrm>
                    <a:prstGeom prst="rect">
                      <a:avLst/>
                    </a:prstGeom>
                    <a:ln w="12700">
                      <a:solidFill>
                        <a:schemeClr val="tx1"/>
                      </a:solidFill>
                    </a:ln>
                  </pic:spPr>
                </pic:pic>
              </a:graphicData>
            </a:graphic>
          </wp:inline>
        </w:drawing>
      </w:r>
    </w:p>
    <w:p w14:paraId="15FFD002" w14:textId="77777777" w:rsidR="00BD2276" w:rsidRPr="00BD2276" w:rsidRDefault="00BD2276" w:rsidP="00BD2276">
      <w:pPr>
        <w:ind w:left="360"/>
        <w:rPr>
          <w:rFonts w:eastAsiaTheme="minorEastAsia"/>
          <w:b/>
          <w:bCs/>
        </w:rPr>
      </w:pPr>
      <w:r w:rsidRPr="00BD2276">
        <w:rPr>
          <w:rFonts w:eastAsiaTheme="minorEastAsia"/>
          <w:b/>
          <w:bCs/>
        </w:rPr>
        <w:t>Cómo se calcula (mismos pasos, con 3 filas)</w:t>
      </w:r>
    </w:p>
    <w:p w14:paraId="2838210B" w14:textId="2377E766" w:rsidR="00BD2276" w:rsidRDefault="00BD2276" w:rsidP="00CB7D35">
      <w:pPr>
        <w:ind w:left="360"/>
        <w:rPr>
          <w:rFonts w:eastAsiaTheme="minorEastAsia"/>
        </w:rPr>
      </w:pPr>
      <w:r w:rsidRPr="00BD2276">
        <w:rPr>
          <w:rFonts w:eastAsiaTheme="minorEastAsia"/>
          <w:noProof/>
        </w:rPr>
        <w:drawing>
          <wp:inline distT="0" distB="0" distL="0" distR="0" wp14:anchorId="49F50128" wp14:editId="01623FD9">
            <wp:extent cx="5578323" cy="1044030"/>
            <wp:effectExtent l="19050" t="19050" r="22860" b="22860"/>
            <wp:docPr id="1815559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59698" name=""/>
                    <pic:cNvPicPr/>
                  </pic:nvPicPr>
                  <pic:blipFill>
                    <a:blip r:embed="rId373"/>
                    <a:stretch>
                      <a:fillRect/>
                    </a:stretch>
                  </pic:blipFill>
                  <pic:spPr>
                    <a:xfrm>
                      <a:off x="0" y="0"/>
                      <a:ext cx="5578323" cy="1044030"/>
                    </a:xfrm>
                    <a:prstGeom prst="rect">
                      <a:avLst/>
                    </a:prstGeom>
                    <a:ln w="12700">
                      <a:solidFill>
                        <a:schemeClr val="tx1"/>
                      </a:solidFill>
                    </a:ln>
                  </pic:spPr>
                </pic:pic>
              </a:graphicData>
            </a:graphic>
          </wp:inline>
        </w:drawing>
      </w:r>
    </w:p>
    <w:p w14:paraId="5EED0C47" w14:textId="77777777" w:rsidR="00BD2276" w:rsidRPr="00BD2276" w:rsidRDefault="00BD2276" w:rsidP="00BD2276">
      <w:pPr>
        <w:ind w:left="360"/>
        <w:rPr>
          <w:rFonts w:eastAsiaTheme="minorEastAsia"/>
          <w:b/>
          <w:bCs/>
        </w:rPr>
      </w:pPr>
      <w:r w:rsidRPr="00BD2276">
        <w:rPr>
          <w:rFonts w:eastAsiaTheme="minorEastAsia"/>
          <w:b/>
          <w:bCs/>
        </w:rPr>
        <w:t>Ejemplo inventado (con los mismos números de juguete, 3 dimensiones)</w:t>
      </w:r>
    </w:p>
    <w:p w14:paraId="4E34F1A0" w14:textId="08661E0B" w:rsidR="00BD2276" w:rsidRDefault="004128E5" w:rsidP="00CB7D35">
      <w:pPr>
        <w:ind w:left="360"/>
        <w:rPr>
          <w:rFonts w:eastAsiaTheme="minorEastAsia"/>
        </w:rPr>
      </w:pPr>
      <w:r w:rsidRPr="004128E5">
        <w:rPr>
          <w:rFonts w:eastAsiaTheme="minorEastAsia"/>
          <w:noProof/>
        </w:rPr>
        <w:drawing>
          <wp:inline distT="0" distB="0" distL="0" distR="0" wp14:anchorId="509B464A" wp14:editId="3A2C4566">
            <wp:extent cx="5372100" cy="1948265"/>
            <wp:effectExtent l="19050" t="19050" r="19050" b="13970"/>
            <wp:docPr id="1309600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00793" name=""/>
                    <pic:cNvPicPr/>
                  </pic:nvPicPr>
                  <pic:blipFill>
                    <a:blip r:embed="rId374"/>
                    <a:stretch>
                      <a:fillRect/>
                    </a:stretch>
                  </pic:blipFill>
                  <pic:spPr>
                    <a:xfrm>
                      <a:off x="0" y="0"/>
                      <a:ext cx="5375897" cy="1949642"/>
                    </a:xfrm>
                    <a:prstGeom prst="rect">
                      <a:avLst/>
                    </a:prstGeom>
                    <a:ln w="12700">
                      <a:solidFill>
                        <a:schemeClr val="tx1"/>
                      </a:solidFill>
                    </a:ln>
                  </pic:spPr>
                </pic:pic>
              </a:graphicData>
            </a:graphic>
          </wp:inline>
        </w:drawing>
      </w:r>
    </w:p>
    <w:p w14:paraId="70C0C4AE" w14:textId="77777777" w:rsidR="00000302" w:rsidRPr="00000302" w:rsidRDefault="00000302" w:rsidP="00000302">
      <w:pPr>
        <w:ind w:left="360"/>
        <w:rPr>
          <w:rFonts w:eastAsiaTheme="minorEastAsia"/>
        </w:rPr>
      </w:pPr>
      <w:r w:rsidRPr="00000302">
        <w:rPr>
          <w:rFonts w:eastAsiaTheme="minorEastAsia"/>
        </w:rPr>
        <w:t>"Hund" reparte 37% a [inicio], 34% a "Der" y 29% a sí mismo. Son valores inventados, no algo que salga de un modelo entrenado.</w:t>
      </w:r>
    </w:p>
    <w:p w14:paraId="4B518341" w14:textId="77777777" w:rsidR="00000302" w:rsidRPr="00F05EA6" w:rsidRDefault="00000302" w:rsidP="00000302">
      <w:pPr>
        <w:ind w:left="360"/>
        <w:rPr>
          <w:rFonts w:eastAsiaTheme="minorEastAsia"/>
          <w:b/>
          <w:bCs/>
          <w:sz w:val="24"/>
          <w:szCs w:val="28"/>
        </w:rPr>
      </w:pPr>
      <w:r w:rsidRPr="00F05EA6">
        <w:rPr>
          <w:rFonts w:eastAsiaTheme="minorEastAsia"/>
          <w:b/>
          <w:bCs/>
          <w:sz w:val="24"/>
          <w:szCs w:val="28"/>
          <w:highlight w:val="yellow"/>
        </w:rPr>
        <w:t>En una línea</w:t>
      </w:r>
    </w:p>
    <w:p w14:paraId="7965BB81" w14:textId="32C63429" w:rsidR="004128E5" w:rsidRPr="00063DC6" w:rsidRDefault="00F05EA6" w:rsidP="00CB7D35">
      <w:pPr>
        <w:ind w:left="360"/>
        <w:rPr>
          <w:rFonts w:eastAsiaTheme="minorEastAsia"/>
        </w:rPr>
      </w:pPr>
      <w:r w:rsidRPr="00F05EA6">
        <w:rPr>
          <w:rFonts w:eastAsiaTheme="minorEastAsia"/>
        </w:rPr>
        <w:t xml:space="preserve">Cada ronda agrega un candidato más al </w:t>
      </w:r>
      <w:proofErr w:type="spellStart"/>
      <w:r w:rsidRPr="00F05EA6">
        <w:rPr>
          <w:rFonts w:eastAsiaTheme="minorEastAsia"/>
        </w:rPr>
        <w:t>softmax</w:t>
      </w:r>
      <w:proofErr w:type="spellEnd"/>
      <w:r w:rsidRPr="00F05EA6">
        <w:rPr>
          <w:rFonts w:eastAsiaTheme="minorEastAsia"/>
        </w:rPr>
        <w:t xml:space="preserve">, porque hay una fila más en el cache. Los pesos que le tocan a cada uno dependen de las matrices </w:t>
      </w:r>
      <m:oMath>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Q</m:t>
            </m:r>
          </m:sup>
        </m:sSup>
      </m:oMath>
      <w:r>
        <w:rPr>
          <w:rFonts w:eastAsiaTheme="minorEastAsia"/>
        </w:rPr>
        <w:t xml:space="preserve">, </w:t>
      </w:r>
      <m:oMath>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k</m:t>
            </m:r>
          </m:sup>
        </m:sSup>
      </m:oMath>
      <w:r w:rsidRPr="00F05EA6">
        <w:rPr>
          <w:rFonts w:eastAsiaTheme="minorEastAsia"/>
        </w:rPr>
        <w:t xml:space="preserve"> del modelo, que acá seguimos inventando para poder mostrar la cuenta.</w:t>
      </w:r>
    </w:p>
    <w:p w14:paraId="772D83C2" w14:textId="44B2F79A" w:rsidR="006245B0" w:rsidRDefault="007614ED" w:rsidP="00CB7D35">
      <w:pPr>
        <w:ind w:left="360"/>
        <w:rPr>
          <w:rFonts w:eastAsiaTheme="minorEastAsia"/>
          <w:b/>
          <w:bCs/>
          <w:sz w:val="24"/>
          <w:szCs w:val="28"/>
        </w:rPr>
      </w:pPr>
      <w:r w:rsidRPr="007614ED">
        <w:rPr>
          <w:rFonts w:eastAsiaTheme="minorEastAsia"/>
          <w:b/>
          <w:bCs/>
          <w:noProof/>
          <w:sz w:val="24"/>
          <w:szCs w:val="28"/>
        </w:rPr>
        <w:drawing>
          <wp:inline distT="0" distB="0" distL="0" distR="0" wp14:anchorId="20D195FB" wp14:editId="4736A1AE">
            <wp:extent cx="5372566" cy="662997"/>
            <wp:effectExtent l="19050" t="19050" r="19050" b="22860"/>
            <wp:docPr id="1583065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65840" name=""/>
                    <pic:cNvPicPr/>
                  </pic:nvPicPr>
                  <pic:blipFill>
                    <a:blip r:embed="rId375"/>
                    <a:stretch>
                      <a:fillRect/>
                    </a:stretch>
                  </pic:blipFill>
                  <pic:spPr>
                    <a:xfrm>
                      <a:off x="0" y="0"/>
                      <a:ext cx="5372566" cy="662997"/>
                    </a:xfrm>
                    <a:prstGeom prst="rect">
                      <a:avLst/>
                    </a:prstGeom>
                    <a:ln w="12700">
                      <a:solidFill>
                        <a:schemeClr val="tx1"/>
                      </a:solidFill>
                    </a:ln>
                  </pic:spPr>
                </pic:pic>
              </a:graphicData>
            </a:graphic>
          </wp:inline>
        </w:drawing>
      </w:r>
    </w:p>
    <w:p w14:paraId="4C41D49C" w14:textId="77777777" w:rsidR="00453F22" w:rsidRDefault="00453F22" w:rsidP="00453F22">
      <w:pPr>
        <w:ind w:left="360"/>
        <w:rPr>
          <w:rFonts w:eastAsiaTheme="minorEastAsia"/>
        </w:rPr>
      </w:pPr>
      <w:r w:rsidRPr="00453F22">
        <w:rPr>
          <w:rFonts w:eastAsiaTheme="minorEastAsia"/>
        </w:rPr>
        <w:lastRenderedPageBreak/>
        <w:t xml:space="preserve">Significa </w:t>
      </w:r>
      <w:r w:rsidRPr="00453F22">
        <w:rPr>
          <w:rFonts w:eastAsiaTheme="minorEastAsia"/>
          <w:b/>
          <w:bCs/>
        </w:rPr>
        <w:t>qué tan relevante es cada palabra ya escrita para ayudar a decidir qué sigue después de "Hund".</w:t>
      </w:r>
      <w:r w:rsidRPr="00453F22">
        <w:rPr>
          <w:rFonts w:eastAsiaTheme="minorEastAsia"/>
        </w:rPr>
        <w:t xml:space="preserve"> Son pesos de mezcla, no una probabilidad de que salga esa palabra.</w:t>
      </w:r>
    </w:p>
    <w:p w14:paraId="514A3E99" w14:textId="77777777" w:rsidR="00E16542" w:rsidRPr="00E16542" w:rsidRDefault="00E16542" w:rsidP="00E16542">
      <w:pPr>
        <w:ind w:left="360"/>
        <w:rPr>
          <w:rFonts w:eastAsiaTheme="minorEastAsia"/>
          <w:b/>
          <w:bCs/>
          <w:sz w:val="24"/>
          <w:szCs w:val="28"/>
        </w:rPr>
      </w:pPr>
      <w:r w:rsidRPr="00E16542">
        <w:rPr>
          <w:rFonts w:eastAsiaTheme="minorEastAsia"/>
          <w:b/>
          <w:bCs/>
          <w:sz w:val="24"/>
          <w:szCs w:val="28"/>
          <w:highlight w:val="yellow"/>
        </w:rPr>
        <w:t>Qué representa cada número</w:t>
      </w:r>
    </w:p>
    <w:p w14:paraId="6189D753" w14:textId="167CDCB0" w:rsidR="00453F22" w:rsidRPr="00453F22" w:rsidRDefault="00E16542" w:rsidP="00453F22">
      <w:pPr>
        <w:ind w:left="360"/>
        <w:rPr>
          <w:rFonts w:eastAsiaTheme="minorEastAsia"/>
        </w:rPr>
      </w:pPr>
      <w:r w:rsidRPr="00E16542">
        <w:rPr>
          <w:rFonts w:eastAsiaTheme="minorEastAsia"/>
          <w:noProof/>
        </w:rPr>
        <w:drawing>
          <wp:inline distT="0" distB="0" distL="0" distR="0" wp14:anchorId="4F2B0BA0" wp14:editId="680B2163">
            <wp:extent cx="5745480" cy="785054"/>
            <wp:effectExtent l="19050" t="19050" r="26670" b="15240"/>
            <wp:docPr id="21741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1881" name=""/>
                    <pic:cNvPicPr/>
                  </pic:nvPicPr>
                  <pic:blipFill>
                    <a:blip r:embed="rId376"/>
                    <a:stretch>
                      <a:fillRect/>
                    </a:stretch>
                  </pic:blipFill>
                  <pic:spPr>
                    <a:xfrm>
                      <a:off x="0" y="0"/>
                      <a:ext cx="5749374" cy="785586"/>
                    </a:xfrm>
                    <a:prstGeom prst="rect">
                      <a:avLst/>
                    </a:prstGeom>
                    <a:ln w="12700">
                      <a:solidFill>
                        <a:schemeClr val="tx1"/>
                      </a:solidFill>
                    </a:ln>
                  </pic:spPr>
                </pic:pic>
              </a:graphicData>
            </a:graphic>
          </wp:inline>
        </w:drawing>
      </w:r>
    </w:p>
    <w:p w14:paraId="1D6FE2E8" w14:textId="63AF1B8C" w:rsidR="007614ED" w:rsidRDefault="00A0143B" w:rsidP="00CB7D35">
      <w:pPr>
        <w:ind w:left="360"/>
        <w:rPr>
          <w:rFonts w:eastAsiaTheme="minorEastAsia"/>
        </w:rPr>
      </w:pPr>
      <w:r w:rsidRPr="00A0143B">
        <w:rPr>
          <w:rFonts w:eastAsiaTheme="minorEastAsia"/>
        </w:rPr>
        <w:t xml:space="preserve">No es "hay 37% de probabilidad de que la respuesta sea </w:t>
      </w:r>
      <w:r w:rsidRPr="00CC4E8B">
        <w:rPr>
          <w:rFonts w:eastAsiaTheme="minorEastAsia"/>
          <w:b/>
          <w:bCs/>
        </w:rPr>
        <w:t>[inicio]</w:t>
      </w:r>
      <w:r w:rsidRPr="00A0143B">
        <w:rPr>
          <w:rFonts w:eastAsiaTheme="minorEastAsia"/>
        </w:rPr>
        <w:t xml:space="preserve">". Es "al armar la nueva versión de 'Hund', </w:t>
      </w:r>
      <w:proofErr w:type="spellStart"/>
      <w:r w:rsidRPr="00A0143B">
        <w:rPr>
          <w:rFonts w:eastAsiaTheme="minorEastAsia"/>
        </w:rPr>
        <w:t>tomá</w:t>
      </w:r>
      <w:proofErr w:type="spellEnd"/>
      <w:r w:rsidRPr="00A0143B">
        <w:rPr>
          <w:rFonts w:eastAsiaTheme="minorEastAsia"/>
        </w:rPr>
        <w:t xml:space="preserve"> un 37% del contenido de </w:t>
      </w:r>
      <w:r w:rsidRPr="00CC4E8B">
        <w:rPr>
          <w:rFonts w:eastAsiaTheme="minorEastAsia"/>
          <w:b/>
          <w:bCs/>
        </w:rPr>
        <w:t>[inicio]</w:t>
      </w:r>
      <w:r w:rsidRPr="00A0143B">
        <w:rPr>
          <w:rFonts w:eastAsiaTheme="minorEastAsia"/>
        </w:rPr>
        <w:t>, un 34% del de 'Der' y un 29% del de 'Hund' mismo".</w:t>
      </w:r>
    </w:p>
    <w:p w14:paraId="5D03315E" w14:textId="77777777" w:rsidR="00CC4E8B" w:rsidRPr="00CC4E8B" w:rsidRDefault="00CC4E8B" w:rsidP="00CC4E8B">
      <w:pPr>
        <w:ind w:left="360"/>
        <w:rPr>
          <w:rFonts w:eastAsiaTheme="minorEastAsia"/>
          <w:b/>
          <w:bCs/>
          <w:sz w:val="24"/>
          <w:szCs w:val="28"/>
        </w:rPr>
      </w:pPr>
      <w:r w:rsidRPr="00CC4E8B">
        <w:rPr>
          <w:rFonts w:eastAsiaTheme="minorEastAsia"/>
          <w:b/>
          <w:bCs/>
          <w:sz w:val="24"/>
          <w:szCs w:val="28"/>
          <w:highlight w:val="yellow"/>
        </w:rPr>
        <w:t>Para qué sirven esos porcentajes en el paso siguiente</w:t>
      </w:r>
    </w:p>
    <w:p w14:paraId="355A4656" w14:textId="46EC3755" w:rsidR="00CC4E8B" w:rsidRDefault="00CC4E8B" w:rsidP="00CB7D35">
      <w:pPr>
        <w:ind w:left="360"/>
        <w:rPr>
          <w:rFonts w:eastAsiaTheme="minorEastAsia"/>
        </w:rPr>
      </w:pPr>
      <w:r>
        <w:rPr>
          <w:rFonts w:eastAsiaTheme="minorEastAsia"/>
        </w:rPr>
        <w:t xml:space="preserve">Se usan para mezclar los </w:t>
      </w:r>
      <w:r>
        <w:rPr>
          <w:rFonts w:eastAsiaTheme="minorEastAsia"/>
          <w:b/>
          <w:bCs/>
        </w:rPr>
        <w:t xml:space="preserve">valores </w:t>
      </w:r>
      <w:r>
        <w:rPr>
          <w:rFonts w:eastAsiaTheme="minorEastAsia"/>
        </w:rPr>
        <w:t>(v) de cada palabra, con esos pesos exactos:</w:t>
      </w:r>
    </w:p>
    <w:p w14:paraId="5E879D78" w14:textId="7A3DC139" w:rsidR="00CC4E8B" w:rsidRDefault="00626981" w:rsidP="00CB7D35">
      <w:pPr>
        <w:ind w:left="360"/>
        <w:rPr>
          <w:rFonts w:eastAsiaTheme="minorEastAsia"/>
        </w:rPr>
      </w:pPr>
      <w:r w:rsidRPr="00626981">
        <w:rPr>
          <w:rFonts w:eastAsiaTheme="minorEastAsia"/>
          <w:noProof/>
        </w:rPr>
        <w:drawing>
          <wp:inline distT="0" distB="0" distL="0" distR="0" wp14:anchorId="2E2A975A" wp14:editId="1CD98957">
            <wp:extent cx="5718810" cy="359222"/>
            <wp:effectExtent l="19050" t="19050" r="15240" b="22225"/>
            <wp:docPr id="680626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26978" name=""/>
                    <pic:cNvPicPr/>
                  </pic:nvPicPr>
                  <pic:blipFill>
                    <a:blip r:embed="rId377"/>
                    <a:stretch>
                      <a:fillRect/>
                    </a:stretch>
                  </pic:blipFill>
                  <pic:spPr>
                    <a:xfrm>
                      <a:off x="0" y="0"/>
                      <a:ext cx="5737348" cy="360386"/>
                    </a:xfrm>
                    <a:prstGeom prst="rect">
                      <a:avLst/>
                    </a:prstGeom>
                    <a:ln w="12700">
                      <a:solidFill>
                        <a:schemeClr val="tx1"/>
                      </a:solidFill>
                    </a:ln>
                  </pic:spPr>
                </pic:pic>
              </a:graphicData>
            </a:graphic>
          </wp:inline>
        </w:drawing>
      </w:r>
    </w:p>
    <w:p w14:paraId="42571887" w14:textId="39048932" w:rsidR="00626981" w:rsidRDefault="00626981" w:rsidP="00CB7D35">
      <w:pPr>
        <w:ind w:left="360"/>
        <w:rPr>
          <w:rFonts w:eastAsiaTheme="minorEastAsia"/>
        </w:rPr>
      </w:pPr>
      <w:r>
        <w:rPr>
          <w:rFonts w:eastAsiaTheme="minorEastAsia"/>
        </w:rPr>
        <w:t>El resultado es un vector nuevo de “Hund”, que ya no es solo su propio significado: es una mezcla de las tres palabras, ponderada por esos porcentajes.</w:t>
      </w:r>
    </w:p>
    <w:p w14:paraId="25C417D6" w14:textId="77777777" w:rsidR="00917FF3" w:rsidRPr="00917FF3" w:rsidRDefault="00917FF3" w:rsidP="00917FF3">
      <w:pPr>
        <w:ind w:left="360"/>
        <w:rPr>
          <w:rFonts w:eastAsiaTheme="minorEastAsia"/>
          <w:b/>
          <w:bCs/>
        </w:rPr>
      </w:pPr>
      <w:r w:rsidRPr="00917FF3">
        <w:rPr>
          <w:rFonts w:eastAsiaTheme="minorEastAsia"/>
          <w:b/>
          <w:bCs/>
          <w:highlight w:val="yellow"/>
        </w:rPr>
        <w:t>Comparación con la probabilidad del final (para no confundirlas)</w:t>
      </w:r>
    </w:p>
    <w:tbl>
      <w:tblPr>
        <w:tblStyle w:val="Tablaconcuadrcula4-nfasis4"/>
        <w:tblW w:w="0" w:type="auto"/>
        <w:tblLook w:val="04A0" w:firstRow="1" w:lastRow="0" w:firstColumn="1" w:lastColumn="0" w:noHBand="0" w:noVBand="1"/>
      </w:tblPr>
      <w:tblGrid>
        <w:gridCol w:w="3596"/>
        <w:gridCol w:w="3597"/>
        <w:gridCol w:w="3597"/>
      </w:tblGrid>
      <w:tr w:rsidR="00917FF3" w14:paraId="41A60BD2" w14:textId="77777777" w:rsidTr="00FA6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2A34CED" w14:textId="77777777" w:rsidR="00917FF3" w:rsidRDefault="00917FF3" w:rsidP="00CB7D35">
            <w:pPr>
              <w:rPr>
                <w:rFonts w:eastAsiaTheme="minorEastAsia"/>
              </w:rPr>
            </w:pPr>
          </w:p>
        </w:tc>
        <w:tc>
          <w:tcPr>
            <w:tcW w:w="3597" w:type="dxa"/>
          </w:tcPr>
          <w:p w14:paraId="3DCAE9D4" w14:textId="15B8BEC7" w:rsidR="00917FF3" w:rsidRDefault="00917FF3" w:rsidP="00CB7D35">
            <w:pPr>
              <w:cnfStyle w:val="100000000000" w:firstRow="1" w:lastRow="0" w:firstColumn="0" w:lastColumn="0" w:oddVBand="0" w:evenVBand="0" w:oddHBand="0" w:evenHBand="0" w:firstRowFirstColumn="0" w:firstRowLastColumn="0" w:lastRowFirstColumn="0" w:lastRowLastColumn="0"/>
              <w:rPr>
                <w:rFonts w:eastAsiaTheme="minorEastAsia"/>
              </w:rPr>
            </w:pPr>
            <w:r w:rsidRPr="00917FF3">
              <w:rPr>
                <w:rFonts w:eastAsiaTheme="minorEastAsia"/>
              </w:rPr>
              <w:t xml:space="preserve">Este </w:t>
            </w:r>
            <w:proofErr w:type="spellStart"/>
            <w:r w:rsidRPr="00917FF3">
              <w:rPr>
                <w:rFonts w:eastAsiaTheme="minorEastAsia"/>
              </w:rPr>
              <w:t>softmax</w:t>
            </w:r>
            <w:proofErr w:type="spellEnd"/>
            <w:r w:rsidRPr="00917FF3">
              <w:rPr>
                <w:rFonts w:eastAsiaTheme="minorEastAsia"/>
              </w:rPr>
              <w:t xml:space="preserve"> (dentro de Self-</w:t>
            </w:r>
            <w:proofErr w:type="spellStart"/>
            <w:r w:rsidRPr="00917FF3">
              <w:rPr>
                <w:rFonts w:eastAsiaTheme="minorEastAsia"/>
              </w:rPr>
              <w:t>Attention</w:t>
            </w:r>
            <w:proofErr w:type="spellEnd"/>
            <w:r w:rsidRPr="00917FF3">
              <w:rPr>
                <w:rFonts w:eastAsiaTheme="minorEastAsia"/>
              </w:rPr>
              <w:t>)</w:t>
            </w:r>
          </w:p>
        </w:tc>
        <w:tc>
          <w:tcPr>
            <w:tcW w:w="3597" w:type="dxa"/>
          </w:tcPr>
          <w:p w14:paraId="2C7939AA" w14:textId="17CC341C" w:rsidR="00917FF3" w:rsidRDefault="00917FF3" w:rsidP="00CB7D35">
            <w:pPr>
              <w:cnfStyle w:val="100000000000" w:firstRow="1" w:lastRow="0" w:firstColumn="0" w:lastColumn="0" w:oddVBand="0" w:evenVBand="0" w:oddHBand="0" w:evenHBand="0" w:firstRowFirstColumn="0" w:firstRowLastColumn="0" w:lastRowFirstColumn="0" w:lastRowLastColumn="0"/>
              <w:rPr>
                <w:rFonts w:eastAsiaTheme="minorEastAsia"/>
              </w:rPr>
            </w:pPr>
            <w:r w:rsidRPr="00917FF3">
              <w:rPr>
                <w:rFonts w:eastAsiaTheme="minorEastAsia"/>
              </w:rPr>
              <w:t xml:space="preserve">El </w:t>
            </w:r>
            <w:proofErr w:type="spellStart"/>
            <w:r w:rsidRPr="00917FF3">
              <w:rPr>
                <w:rFonts w:eastAsiaTheme="minorEastAsia"/>
              </w:rPr>
              <w:t>softmax</w:t>
            </w:r>
            <w:proofErr w:type="spellEnd"/>
            <w:r w:rsidRPr="00917FF3">
              <w:rPr>
                <w:rFonts w:eastAsiaTheme="minorEastAsia"/>
              </w:rPr>
              <w:t xml:space="preserve"> final del modelo</w:t>
            </w:r>
          </w:p>
        </w:tc>
      </w:tr>
      <w:tr w:rsidR="00917FF3" w14:paraId="5AFB0F79" w14:textId="77777777" w:rsidTr="00FA6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A2041B2" w14:textId="12660B3A" w:rsidR="00917FF3" w:rsidRDefault="00917FF3" w:rsidP="00CB7D35">
            <w:pPr>
              <w:rPr>
                <w:rFonts w:eastAsiaTheme="minorEastAsia"/>
              </w:rPr>
            </w:pPr>
            <w:r w:rsidRPr="00917FF3">
              <w:rPr>
                <w:rFonts w:eastAsiaTheme="minorEastAsia"/>
              </w:rPr>
              <w:t>Sobre qué reparte</w:t>
            </w:r>
          </w:p>
        </w:tc>
        <w:tc>
          <w:tcPr>
            <w:tcW w:w="3597" w:type="dxa"/>
          </w:tcPr>
          <w:p w14:paraId="62850B4D" w14:textId="67AEB02A" w:rsidR="00917FF3" w:rsidRDefault="00917FF3" w:rsidP="00CB7D35">
            <w:pPr>
              <w:cnfStyle w:val="000000100000" w:firstRow="0" w:lastRow="0" w:firstColumn="0" w:lastColumn="0" w:oddVBand="0" w:evenVBand="0" w:oddHBand="1" w:evenHBand="0" w:firstRowFirstColumn="0" w:firstRowLastColumn="0" w:lastRowFirstColumn="0" w:lastRowLastColumn="0"/>
              <w:rPr>
                <w:rFonts w:eastAsiaTheme="minorEastAsia"/>
              </w:rPr>
            </w:pPr>
            <w:r w:rsidRPr="00917FF3">
              <w:rPr>
                <w:rFonts w:eastAsiaTheme="minorEastAsia"/>
              </w:rPr>
              <w:t xml:space="preserve">Sobre las palabras </w:t>
            </w:r>
            <w:r w:rsidRPr="00917FF3">
              <w:rPr>
                <w:rFonts w:eastAsiaTheme="minorEastAsia"/>
                <w:b/>
                <w:bCs/>
              </w:rPr>
              <w:t>ya escritas</w:t>
            </w:r>
            <w:r w:rsidRPr="00917FF3">
              <w:rPr>
                <w:rFonts w:eastAsiaTheme="minorEastAsia"/>
              </w:rPr>
              <w:t xml:space="preserve"> (3, en la Ronda 3)</w:t>
            </w:r>
          </w:p>
        </w:tc>
        <w:tc>
          <w:tcPr>
            <w:tcW w:w="3597" w:type="dxa"/>
          </w:tcPr>
          <w:p w14:paraId="250F674F" w14:textId="4652FD01" w:rsidR="00917FF3" w:rsidRDefault="00917FF3" w:rsidP="00CB7D35">
            <w:pPr>
              <w:cnfStyle w:val="000000100000" w:firstRow="0" w:lastRow="0" w:firstColumn="0" w:lastColumn="0" w:oddVBand="0" w:evenVBand="0" w:oddHBand="1" w:evenHBand="0" w:firstRowFirstColumn="0" w:firstRowLastColumn="0" w:lastRowFirstColumn="0" w:lastRowLastColumn="0"/>
              <w:rPr>
                <w:rFonts w:eastAsiaTheme="minorEastAsia"/>
              </w:rPr>
            </w:pPr>
            <w:r w:rsidRPr="00917FF3">
              <w:rPr>
                <w:rFonts w:eastAsiaTheme="minorEastAsia"/>
              </w:rPr>
              <w:t>Sobre los ~37.000 tokens del vocabulario</w:t>
            </w:r>
          </w:p>
        </w:tc>
      </w:tr>
      <w:tr w:rsidR="00917FF3" w14:paraId="6A82DDF4" w14:textId="77777777" w:rsidTr="00FA6668">
        <w:tc>
          <w:tcPr>
            <w:cnfStyle w:val="001000000000" w:firstRow="0" w:lastRow="0" w:firstColumn="1" w:lastColumn="0" w:oddVBand="0" w:evenVBand="0" w:oddHBand="0" w:evenHBand="0" w:firstRowFirstColumn="0" w:firstRowLastColumn="0" w:lastRowFirstColumn="0" w:lastRowLastColumn="0"/>
            <w:tcW w:w="3596" w:type="dxa"/>
          </w:tcPr>
          <w:p w14:paraId="6C8D83A0" w14:textId="38471804" w:rsidR="00917FF3" w:rsidRDefault="00917FF3" w:rsidP="00CB7D35">
            <w:pPr>
              <w:rPr>
                <w:rFonts w:eastAsiaTheme="minorEastAsia"/>
              </w:rPr>
            </w:pPr>
            <w:r w:rsidRPr="00917FF3">
              <w:rPr>
                <w:rFonts w:eastAsiaTheme="minorEastAsia"/>
              </w:rPr>
              <w:t>Qué significa un número alto</w:t>
            </w:r>
          </w:p>
        </w:tc>
        <w:tc>
          <w:tcPr>
            <w:tcW w:w="3597" w:type="dxa"/>
          </w:tcPr>
          <w:p w14:paraId="0BFF75D5" w14:textId="3661FD5D" w:rsidR="00917FF3" w:rsidRDefault="00FA6668" w:rsidP="00CB7D35">
            <w:pPr>
              <w:cnfStyle w:val="000000000000" w:firstRow="0" w:lastRow="0" w:firstColumn="0" w:lastColumn="0" w:oddVBand="0" w:evenVBand="0" w:oddHBand="0" w:evenHBand="0" w:firstRowFirstColumn="0" w:firstRowLastColumn="0" w:lastRowFirstColumn="0" w:lastRowLastColumn="0"/>
              <w:rPr>
                <w:rFonts w:eastAsiaTheme="minorEastAsia"/>
              </w:rPr>
            </w:pPr>
            <w:r w:rsidRPr="00FA6668">
              <w:rPr>
                <w:rFonts w:eastAsiaTheme="minorEastAsia"/>
              </w:rPr>
              <w:t>"Este token aporta mucho contenido a la nueva versión de 'Hund'"</w:t>
            </w:r>
          </w:p>
        </w:tc>
        <w:tc>
          <w:tcPr>
            <w:tcW w:w="3597" w:type="dxa"/>
          </w:tcPr>
          <w:p w14:paraId="625824A6" w14:textId="172EE57D" w:rsidR="00917FF3" w:rsidRDefault="00FA6668" w:rsidP="00CB7D35">
            <w:pPr>
              <w:cnfStyle w:val="000000000000" w:firstRow="0" w:lastRow="0" w:firstColumn="0" w:lastColumn="0" w:oddVBand="0" w:evenVBand="0" w:oddHBand="0" w:evenHBand="0" w:firstRowFirstColumn="0" w:firstRowLastColumn="0" w:lastRowFirstColumn="0" w:lastRowLastColumn="0"/>
              <w:rPr>
                <w:rFonts w:eastAsiaTheme="minorEastAsia"/>
              </w:rPr>
            </w:pPr>
            <w:r w:rsidRPr="00FA6668">
              <w:rPr>
                <w:rFonts w:eastAsiaTheme="minorEastAsia"/>
              </w:rPr>
              <w:t>"Es probable que la palabra siguiente sea este token"</w:t>
            </w:r>
          </w:p>
        </w:tc>
      </w:tr>
      <w:tr w:rsidR="00FA6668" w14:paraId="57D3E0AC" w14:textId="77777777" w:rsidTr="00FA6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15D4F33" w14:textId="681FE66B" w:rsidR="00FA6668" w:rsidRPr="00917FF3" w:rsidRDefault="00FA6668" w:rsidP="00CB7D35">
            <w:pPr>
              <w:rPr>
                <w:rFonts w:eastAsiaTheme="minorEastAsia"/>
              </w:rPr>
            </w:pPr>
            <w:r w:rsidRPr="00FA6668">
              <w:rPr>
                <w:rFonts w:eastAsiaTheme="minorEastAsia"/>
              </w:rPr>
              <w:t>Qué se hace con el resultado</w:t>
            </w:r>
          </w:p>
        </w:tc>
        <w:tc>
          <w:tcPr>
            <w:tcW w:w="3597" w:type="dxa"/>
          </w:tcPr>
          <w:p w14:paraId="03B443E1" w14:textId="17979B70" w:rsidR="00FA6668" w:rsidRPr="00FA6668" w:rsidRDefault="00FA6668" w:rsidP="00CB7D35">
            <w:pPr>
              <w:cnfStyle w:val="000000100000" w:firstRow="0" w:lastRow="0" w:firstColumn="0" w:lastColumn="0" w:oddVBand="0" w:evenVBand="0" w:oddHBand="1" w:evenHBand="0" w:firstRowFirstColumn="0" w:firstRowLastColumn="0" w:lastRowFirstColumn="0" w:lastRowLastColumn="0"/>
              <w:rPr>
                <w:rFonts w:eastAsiaTheme="minorEastAsia"/>
              </w:rPr>
            </w:pPr>
            <w:r w:rsidRPr="00FA6668">
              <w:rPr>
                <w:rFonts w:eastAsiaTheme="minorEastAsia"/>
              </w:rPr>
              <w:t>Se mezclan los $v$ de esas palabras</w:t>
            </w:r>
          </w:p>
        </w:tc>
        <w:tc>
          <w:tcPr>
            <w:tcW w:w="3597" w:type="dxa"/>
          </w:tcPr>
          <w:p w14:paraId="359CB4E1" w14:textId="3F6CA0D8" w:rsidR="00FA6668" w:rsidRPr="00FA6668" w:rsidRDefault="00FA6668" w:rsidP="00CB7D35">
            <w:pPr>
              <w:cnfStyle w:val="000000100000" w:firstRow="0" w:lastRow="0" w:firstColumn="0" w:lastColumn="0" w:oddVBand="0" w:evenVBand="0" w:oddHBand="1" w:evenHBand="0" w:firstRowFirstColumn="0" w:firstRowLastColumn="0" w:lastRowFirstColumn="0" w:lastRowLastColumn="0"/>
              <w:rPr>
                <w:rFonts w:eastAsiaTheme="minorEastAsia"/>
              </w:rPr>
            </w:pPr>
            <w:r w:rsidRPr="00FA6668">
              <w:rPr>
                <w:rFonts w:eastAsiaTheme="minorEastAsia"/>
              </w:rPr>
              <w:t xml:space="preserve">Se elige el token con más probabilidad (o </w:t>
            </w:r>
            <w:proofErr w:type="spellStart"/>
            <w:r w:rsidRPr="00FA6668">
              <w:rPr>
                <w:rFonts w:eastAsiaTheme="minorEastAsia"/>
              </w:rPr>
              <w:t>beam</w:t>
            </w:r>
            <w:proofErr w:type="spellEnd"/>
            <w:r w:rsidRPr="00FA6668">
              <w:rPr>
                <w:rFonts w:eastAsiaTheme="minorEastAsia"/>
              </w:rPr>
              <w:t xml:space="preserve"> </w:t>
            </w:r>
            <w:proofErr w:type="spellStart"/>
            <w:r w:rsidRPr="00FA6668">
              <w:rPr>
                <w:rFonts w:eastAsiaTheme="minorEastAsia"/>
              </w:rPr>
              <w:t>search</w:t>
            </w:r>
            <w:proofErr w:type="spellEnd"/>
            <w:r w:rsidRPr="00FA6668">
              <w:rPr>
                <w:rFonts w:eastAsiaTheme="minorEastAsia"/>
              </w:rPr>
              <w:t>)</w:t>
            </w:r>
          </w:p>
        </w:tc>
      </w:tr>
    </w:tbl>
    <w:p w14:paraId="4C85D1E7" w14:textId="77777777" w:rsidR="00626981" w:rsidRPr="00CC4E8B" w:rsidRDefault="00626981" w:rsidP="00CB7D35">
      <w:pPr>
        <w:ind w:left="360"/>
        <w:rPr>
          <w:rFonts w:eastAsiaTheme="minorEastAsia"/>
        </w:rPr>
      </w:pPr>
    </w:p>
    <w:p w14:paraId="1D6066F4" w14:textId="71C000FE" w:rsidR="00CB7D35" w:rsidRPr="00FA6668" w:rsidRDefault="00FA6668" w:rsidP="00FA6668">
      <w:pPr>
        <w:rPr>
          <w:rFonts w:eastAsiaTheme="minorEastAsia"/>
        </w:rPr>
      </w:pPr>
      <w:r w:rsidRPr="00FA6668">
        <w:rPr>
          <w:rFonts w:eastAsiaTheme="minorEastAsia"/>
        </w:rPr>
        <w:t xml:space="preserve">Son dos </w:t>
      </w:r>
      <w:proofErr w:type="spellStart"/>
      <w:r w:rsidRPr="00FA6668">
        <w:rPr>
          <w:rFonts w:eastAsiaTheme="minorEastAsia"/>
        </w:rPr>
        <w:t>softmax</w:t>
      </w:r>
      <w:proofErr w:type="spellEnd"/>
      <w:r w:rsidRPr="00FA6668">
        <w:rPr>
          <w:rFonts w:eastAsiaTheme="minorEastAsia"/>
        </w:rPr>
        <w:t xml:space="preserve"> con propósitos distintos, y en este ejemplo aparecen dentro de la misma </w:t>
      </w:r>
      <w:proofErr w:type="spellStart"/>
      <w:r w:rsidRPr="00FA6668">
        <w:rPr>
          <w:rFonts w:eastAsiaTheme="minorEastAsia"/>
        </w:rPr>
        <w:t>sub-capa</w:t>
      </w:r>
      <w:proofErr w:type="spellEnd"/>
      <w:r w:rsidRPr="00FA6668">
        <w:rPr>
          <w:rFonts w:eastAsiaTheme="minorEastAsia"/>
        </w:rPr>
        <w:t xml:space="preserve"> por casualidad de tamaños (3 palabras).</w:t>
      </w:r>
    </w:p>
    <w:p w14:paraId="5A1A250E" w14:textId="77777777" w:rsidR="00DA1E68" w:rsidRPr="00DA1E68" w:rsidRDefault="00DA1E68" w:rsidP="00DA1E68">
      <w:pPr>
        <w:rPr>
          <w:rFonts w:eastAsiaTheme="minorEastAsia"/>
          <w:b/>
          <w:bCs/>
          <w:sz w:val="24"/>
          <w:szCs w:val="28"/>
        </w:rPr>
      </w:pPr>
      <w:r w:rsidRPr="00DA1E68">
        <w:rPr>
          <w:rFonts w:eastAsiaTheme="minorEastAsia"/>
          <w:b/>
          <w:bCs/>
          <w:sz w:val="24"/>
          <w:szCs w:val="28"/>
        </w:rPr>
        <w:t>Con una analogía</w:t>
      </w:r>
    </w:p>
    <w:p w14:paraId="1E538685" w14:textId="75B6BF73" w:rsidR="00FA6668" w:rsidRPr="00DA1E68" w:rsidRDefault="00DA1E68" w:rsidP="00FA6668">
      <w:pPr>
        <w:rPr>
          <w:rFonts w:eastAsiaTheme="minorEastAsia"/>
        </w:rPr>
      </w:pPr>
      <w:r w:rsidRPr="00DA1E68">
        <w:rPr>
          <w:rFonts w:eastAsiaTheme="minorEastAsia"/>
        </w:rPr>
        <w:t xml:space="preserve">Es como </w:t>
      </w:r>
      <w:proofErr w:type="gramStart"/>
      <w:r w:rsidRPr="00DA1E68">
        <w:rPr>
          <w:rFonts w:eastAsiaTheme="minorEastAsia"/>
        </w:rPr>
        <w:t>pedirle</w:t>
      </w:r>
      <w:proofErr w:type="gramEnd"/>
      <w:r w:rsidRPr="00DA1E68">
        <w:rPr>
          <w:rFonts w:eastAsiaTheme="minorEastAsia"/>
        </w:rPr>
        <w:t xml:space="preserve"> opinión a 3 personas sobre que decir </w:t>
      </w:r>
      <w:proofErr w:type="spellStart"/>
      <w:r w:rsidRPr="00DA1E68">
        <w:rPr>
          <w:rFonts w:eastAsiaTheme="minorEastAsia"/>
        </w:rPr>
        <w:t>despues</w:t>
      </w:r>
      <w:proofErr w:type="spellEnd"/>
      <w:r w:rsidRPr="00DA1E68">
        <w:rPr>
          <w:rFonts w:eastAsiaTheme="minorEastAsia"/>
        </w:rPr>
        <w:t xml:space="preserve">, y darle </w:t>
      </w:r>
      <w:proofErr w:type="spellStart"/>
      <w:r w:rsidRPr="00DA1E68">
        <w:rPr>
          <w:rFonts w:eastAsiaTheme="minorEastAsia"/>
        </w:rPr>
        <w:t>mas</w:t>
      </w:r>
      <w:proofErr w:type="spellEnd"/>
      <w:r w:rsidRPr="00DA1E68">
        <w:rPr>
          <w:rFonts w:eastAsiaTheme="minorEastAsia"/>
        </w:rPr>
        <w:t xml:space="preserve"> peso a la opinión de una que a las otras. El 37% de </w:t>
      </w:r>
      <w:r w:rsidRPr="00DA1E68">
        <w:rPr>
          <w:rFonts w:eastAsiaTheme="minorEastAsia"/>
          <w:b/>
          <w:bCs/>
        </w:rPr>
        <w:t xml:space="preserve">[inicio] </w:t>
      </w:r>
      <w:r w:rsidRPr="00DA1E68">
        <w:rPr>
          <w:rFonts w:eastAsiaTheme="minorEastAsia"/>
        </w:rPr>
        <w:t xml:space="preserve">no dice “la respuesta va a ser </w:t>
      </w:r>
      <w:r w:rsidRPr="00DA1E68">
        <w:rPr>
          <w:rFonts w:eastAsiaTheme="minorEastAsia"/>
          <w:b/>
          <w:bCs/>
        </w:rPr>
        <w:t xml:space="preserve">[inicio]”: </w:t>
      </w:r>
      <w:r w:rsidRPr="00DA1E68">
        <w:rPr>
          <w:rFonts w:eastAsiaTheme="minorEastAsia"/>
        </w:rPr>
        <w:t xml:space="preserve">Dice “voy a escuchar </w:t>
      </w:r>
      <w:proofErr w:type="spellStart"/>
      <w:r w:rsidRPr="00DA1E68">
        <w:rPr>
          <w:rFonts w:eastAsiaTheme="minorEastAsia"/>
        </w:rPr>
        <w:t>mas</w:t>
      </w:r>
      <w:proofErr w:type="spellEnd"/>
      <w:r w:rsidRPr="00DA1E68">
        <w:rPr>
          <w:rFonts w:eastAsiaTheme="minorEastAsia"/>
        </w:rPr>
        <w:t xml:space="preserve"> a </w:t>
      </w:r>
      <w:r w:rsidRPr="00DA1E68">
        <w:rPr>
          <w:rFonts w:eastAsiaTheme="minorEastAsia"/>
          <w:b/>
          <w:bCs/>
        </w:rPr>
        <w:t xml:space="preserve">[inicio]” </w:t>
      </w:r>
      <w:r w:rsidRPr="00DA1E68">
        <w:rPr>
          <w:rFonts w:eastAsiaTheme="minorEastAsia"/>
        </w:rPr>
        <w:t>al armar mi propia opinión nueva.</w:t>
      </w:r>
    </w:p>
    <w:p w14:paraId="1A89791B" w14:textId="77777777" w:rsidR="00DA1E68" w:rsidRPr="00DA1E68" w:rsidRDefault="00DA1E68" w:rsidP="00DA1E68">
      <w:pPr>
        <w:rPr>
          <w:rFonts w:eastAsiaTheme="minorEastAsia"/>
          <w:b/>
          <w:bCs/>
          <w:sz w:val="24"/>
          <w:szCs w:val="28"/>
        </w:rPr>
      </w:pPr>
      <w:r w:rsidRPr="00DA1E68">
        <w:rPr>
          <w:rFonts w:eastAsiaTheme="minorEastAsia"/>
          <w:b/>
          <w:bCs/>
          <w:sz w:val="24"/>
          <w:szCs w:val="28"/>
        </w:rPr>
        <w:t>Por qué esto ayuda a predecir la palabra siguiente</w:t>
      </w:r>
    </w:p>
    <w:p w14:paraId="2237BBE4" w14:textId="77777777" w:rsidR="00D92461" w:rsidRPr="00D92461" w:rsidRDefault="00D92461" w:rsidP="00D92461">
      <w:pPr>
        <w:rPr>
          <w:rFonts w:eastAsiaTheme="minorEastAsia"/>
        </w:rPr>
      </w:pPr>
      <w:r w:rsidRPr="00D92461">
        <w:rPr>
          <w:rFonts w:eastAsiaTheme="minorEastAsia"/>
        </w:rPr>
        <w:t xml:space="preserve">La nueva versión de "Hund" (la mezcla) sigue viaje por el resto de la Capa 1, y después por las Capas 2 a 6, hasta llegar al </w:t>
      </w:r>
      <w:proofErr w:type="spellStart"/>
      <w:r w:rsidRPr="00D92461">
        <w:rPr>
          <w:rFonts w:eastAsiaTheme="minorEastAsia"/>
        </w:rPr>
        <w:t>softmax</w:t>
      </w:r>
      <w:proofErr w:type="spellEnd"/>
      <w:r w:rsidRPr="00D92461">
        <w:rPr>
          <w:rFonts w:eastAsiaTheme="minorEastAsia"/>
        </w:rPr>
        <w:t xml:space="preserve"> final, que es el que sí da una probabilidad por cada palabra del vocabulario. </w:t>
      </w:r>
      <w:r w:rsidRPr="00AC4202">
        <w:rPr>
          <w:rFonts w:eastAsiaTheme="minorEastAsia"/>
          <w:b/>
          <w:bCs/>
        </w:rPr>
        <w:t xml:space="preserve">Este </w:t>
      </w:r>
      <w:proofErr w:type="spellStart"/>
      <w:r w:rsidRPr="00AC4202">
        <w:rPr>
          <w:rFonts w:eastAsiaTheme="minorEastAsia"/>
          <w:b/>
          <w:bCs/>
        </w:rPr>
        <w:t>softmax</w:t>
      </w:r>
      <w:proofErr w:type="spellEnd"/>
      <w:r w:rsidRPr="00AC4202">
        <w:rPr>
          <w:rFonts w:eastAsiaTheme="minorEastAsia"/>
          <w:b/>
          <w:bCs/>
        </w:rPr>
        <w:t xml:space="preserve"> de Self-</w:t>
      </w:r>
      <w:proofErr w:type="spellStart"/>
      <w:r w:rsidRPr="00AC4202">
        <w:rPr>
          <w:rFonts w:eastAsiaTheme="minorEastAsia"/>
          <w:b/>
          <w:bCs/>
        </w:rPr>
        <w:t>Attention</w:t>
      </w:r>
      <w:proofErr w:type="spellEnd"/>
      <w:r w:rsidRPr="00AC4202">
        <w:rPr>
          <w:rFonts w:eastAsiaTheme="minorEastAsia"/>
          <w:b/>
          <w:bCs/>
        </w:rPr>
        <w:t xml:space="preserve"> es un paso intermedio que ayuda a construir esa predicción, no la predicción en sí.</w:t>
      </w:r>
    </w:p>
    <w:p w14:paraId="4AAE1216" w14:textId="77777777" w:rsidR="00DA1E68" w:rsidRPr="00DA1E68" w:rsidRDefault="00DA1E68" w:rsidP="00FA6668">
      <w:pPr>
        <w:rPr>
          <w:rFonts w:eastAsiaTheme="minorEastAsia"/>
          <w:sz w:val="24"/>
          <w:szCs w:val="28"/>
        </w:rPr>
      </w:pPr>
    </w:p>
    <w:p w14:paraId="1387D53B" w14:textId="77777777" w:rsidR="00017E4D" w:rsidRDefault="00017E4D" w:rsidP="00D0064B">
      <w:pPr>
        <w:ind w:left="360"/>
        <w:rPr>
          <w:rFonts w:eastAsiaTheme="minorEastAsia"/>
        </w:rPr>
      </w:pPr>
    </w:p>
    <w:p w14:paraId="3FEF6006" w14:textId="3062C51C" w:rsidR="00FB4CA7" w:rsidRDefault="00FB4CA7" w:rsidP="00FB4CA7">
      <w:pPr>
        <w:pStyle w:val="Ttulo6"/>
        <w:rPr>
          <w:b/>
          <w:bCs/>
          <w:i w:val="0"/>
          <w:iCs w:val="0"/>
          <w:sz w:val="24"/>
          <w:szCs w:val="28"/>
        </w:rPr>
      </w:pPr>
      <w:r w:rsidRPr="00FB4CA7">
        <w:rPr>
          <w:b/>
          <w:bCs/>
          <w:i w:val="0"/>
          <w:iCs w:val="0"/>
          <w:sz w:val="24"/>
          <w:szCs w:val="28"/>
          <w:highlight w:val="yellow"/>
        </w:rPr>
        <w:lastRenderedPageBreak/>
        <w:t xml:space="preserve">1.12.10.5.2.2: B2. Residual + </w:t>
      </w:r>
      <w:proofErr w:type="spellStart"/>
      <w:r w:rsidRPr="00FB4CA7">
        <w:rPr>
          <w:b/>
          <w:bCs/>
          <w:i w:val="0"/>
          <w:iCs w:val="0"/>
          <w:sz w:val="24"/>
          <w:szCs w:val="28"/>
          <w:highlight w:val="yellow"/>
        </w:rPr>
        <w:t>LayerNorm</w:t>
      </w:r>
      <w:proofErr w:type="spellEnd"/>
      <w:r w:rsidRPr="00FB4CA7">
        <w:rPr>
          <w:b/>
          <w:bCs/>
          <w:i w:val="0"/>
          <w:iCs w:val="0"/>
          <w:sz w:val="24"/>
          <w:szCs w:val="28"/>
          <w:highlight w:val="yellow"/>
        </w:rPr>
        <w:t xml:space="preserve"> #1</w:t>
      </w:r>
    </w:p>
    <w:p w14:paraId="33ED03EC" w14:textId="7C224E13" w:rsidR="00E402BB" w:rsidRDefault="00B8174B" w:rsidP="00FB4CA7">
      <w:r w:rsidRPr="00B8174B">
        <w:rPr>
          <w:noProof/>
        </w:rPr>
        <w:drawing>
          <wp:inline distT="0" distB="0" distL="0" distR="0" wp14:anchorId="36A24254" wp14:editId="3CA43993">
            <wp:extent cx="5685013" cy="304826"/>
            <wp:effectExtent l="19050" t="19050" r="11430" b="19050"/>
            <wp:docPr id="592606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06608" name=""/>
                    <pic:cNvPicPr/>
                  </pic:nvPicPr>
                  <pic:blipFill>
                    <a:blip r:embed="rId378"/>
                    <a:stretch>
                      <a:fillRect/>
                    </a:stretch>
                  </pic:blipFill>
                  <pic:spPr>
                    <a:xfrm>
                      <a:off x="0" y="0"/>
                      <a:ext cx="5685013" cy="304826"/>
                    </a:xfrm>
                    <a:prstGeom prst="rect">
                      <a:avLst/>
                    </a:prstGeom>
                    <a:ln w="12700">
                      <a:solidFill>
                        <a:schemeClr val="tx1"/>
                      </a:solidFill>
                    </a:ln>
                  </pic:spPr>
                </pic:pic>
              </a:graphicData>
            </a:graphic>
          </wp:inline>
        </w:drawing>
      </w:r>
    </w:p>
    <w:p w14:paraId="2EB749F3" w14:textId="0856285A" w:rsidR="00E402BB" w:rsidRDefault="00E402BB" w:rsidP="00E402BB">
      <w:pPr>
        <w:pStyle w:val="Ttulo6"/>
        <w:rPr>
          <w:b/>
          <w:bCs/>
          <w:i w:val="0"/>
          <w:iCs w:val="0"/>
          <w:sz w:val="24"/>
          <w:szCs w:val="28"/>
        </w:rPr>
      </w:pPr>
      <w:r w:rsidRPr="00063A15">
        <w:rPr>
          <w:b/>
          <w:bCs/>
          <w:i w:val="0"/>
          <w:iCs w:val="0"/>
          <w:sz w:val="24"/>
          <w:szCs w:val="28"/>
          <w:highlight w:val="yellow"/>
        </w:rPr>
        <w:t>1.12.10.5.2.</w:t>
      </w:r>
      <w:r w:rsidR="00063A15" w:rsidRPr="00063A15">
        <w:rPr>
          <w:b/>
          <w:bCs/>
          <w:i w:val="0"/>
          <w:iCs w:val="0"/>
          <w:sz w:val="24"/>
          <w:szCs w:val="28"/>
          <w:highlight w:val="yellow"/>
        </w:rPr>
        <w:t>3: B3. Cross-</w:t>
      </w:r>
      <w:proofErr w:type="spellStart"/>
      <w:r w:rsidR="00063A15" w:rsidRPr="00063A15">
        <w:rPr>
          <w:b/>
          <w:bCs/>
          <w:i w:val="0"/>
          <w:iCs w:val="0"/>
          <w:sz w:val="24"/>
          <w:szCs w:val="28"/>
          <w:highlight w:val="yellow"/>
        </w:rPr>
        <w:t>Attention</w:t>
      </w:r>
      <w:proofErr w:type="spellEnd"/>
      <w:r w:rsidR="00063A15" w:rsidRPr="00063A15">
        <w:rPr>
          <w:b/>
          <w:bCs/>
          <w:i w:val="0"/>
          <w:iCs w:val="0"/>
          <w:sz w:val="24"/>
          <w:szCs w:val="28"/>
          <w:highlight w:val="yellow"/>
        </w:rPr>
        <w:t xml:space="preserve"> (8 cabezas)</w:t>
      </w:r>
    </w:p>
    <w:p w14:paraId="53B0DB01" w14:textId="1823F678" w:rsidR="00063A15" w:rsidRDefault="00A06C00" w:rsidP="00063A15">
      <w:r>
        <w:t xml:space="preserve">Es la </w:t>
      </w:r>
      <w:r>
        <w:rPr>
          <w:b/>
          <w:bCs/>
        </w:rPr>
        <w:t>Cross-</w:t>
      </w:r>
      <w:proofErr w:type="spellStart"/>
      <w:r>
        <w:rPr>
          <w:b/>
          <w:bCs/>
        </w:rPr>
        <w:t>Attention</w:t>
      </w:r>
      <w:proofErr w:type="spellEnd"/>
      <w:r>
        <w:rPr>
          <w:b/>
          <w:bCs/>
        </w:rPr>
        <w:t xml:space="preserve">, </w:t>
      </w:r>
      <w:r>
        <w:t xml:space="preserve">la </w:t>
      </w:r>
      <w:proofErr w:type="spellStart"/>
      <w:r>
        <w:t>sub-capa</w:t>
      </w:r>
      <w:proofErr w:type="spellEnd"/>
      <w:r>
        <w:t xml:space="preserve"> siguiente a la Self-</w:t>
      </w:r>
      <w:proofErr w:type="spellStart"/>
      <w:r>
        <w:t>Attention</w:t>
      </w:r>
      <w:proofErr w:type="spellEnd"/>
      <w:r>
        <w:t xml:space="preserve"> enmascarada, dentro de la misma Capa 1. La diferencia clave: El Query sale del </w:t>
      </w:r>
      <w:proofErr w:type="spellStart"/>
      <w:r>
        <w:t>Decoder</w:t>
      </w:r>
      <w:proofErr w:type="spellEnd"/>
      <w:r>
        <w:t xml:space="preserve">, </w:t>
      </w:r>
      <w:r w:rsidR="00D73D4A">
        <w:t xml:space="preserve">pero la Clave y el Valor salen del </w:t>
      </w:r>
      <w:proofErr w:type="spellStart"/>
      <w:r w:rsidR="00D73D4A">
        <w:rPr>
          <w:b/>
          <w:bCs/>
        </w:rPr>
        <w:t>Encoder</w:t>
      </w:r>
      <w:proofErr w:type="spellEnd"/>
      <w:r w:rsidR="00D73D4A">
        <w:rPr>
          <w:b/>
          <w:bCs/>
        </w:rPr>
        <w:t xml:space="preserve">, </w:t>
      </w:r>
      <w:r w:rsidR="00D73D4A">
        <w:t xml:space="preserve">no de </w:t>
      </w:r>
      <w:r w:rsidR="00D73D4A">
        <w:rPr>
          <w:b/>
          <w:bCs/>
        </w:rPr>
        <w:t xml:space="preserve">[inicio] </w:t>
      </w:r>
      <w:r w:rsidR="00D73D4A">
        <w:t>ni de “Der”.</w:t>
      </w:r>
    </w:p>
    <w:p w14:paraId="5DC4F304" w14:textId="77777777" w:rsidR="00D73D4A" w:rsidRPr="00D73D4A" w:rsidRDefault="00D73D4A" w:rsidP="00D73D4A">
      <w:pPr>
        <w:rPr>
          <w:b/>
          <w:bCs/>
        </w:rPr>
      </w:pPr>
      <w:r w:rsidRPr="00D73D4A">
        <w:rPr>
          <w:b/>
          <w:bCs/>
        </w:rPr>
        <w:t>Punto de partida</w:t>
      </w:r>
    </w:p>
    <w:p w14:paraId="11EEB057" w14:textId="36ADD299" w:rsidR="00D73D4A" w:rsidRDefault="005F39B6" w:rsidP="00063A15">
      <w:r w:rsidRPr="005F39B6">
        <w:rPr>
          <w:noProof/>
        </w:rPr>
        <w:drawing>
          <wp:inline distT="0" distB="0" distL="0" distR="0" wp14:anchorId="4574F5C6" wp14:editId="6CDF7495">
            <wp:extent cx="5768340" cy="2549923"/>
            <wp:effectExtent l="0" t="0" r="3810" b="3175"/>
            <wp:docPr id="2097427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27303" name=""/>
                    <pic:cNvPicPr/>
                  </pic:nvPicPr>
                  <pic:blipFill>
                    <a:blip r:embed="rId379"/>
                    <a:stretch>
                      <a:fillRect/>
                    </a:stretch>
                  </pic:blipFill>
                  <pic:spPr>
                    <a:xfrm>
                      <a:off x="0" y="0"/>
                      <a:ext cx="5772813" cy="2551900"/>
                    </a:xfrm>
                    <a:prstGeom prst="rect">
                      <a:avLst/>
                    </a:prstGeom>
                  </pic:spPr>
                </pic:pic>
              </a:graphicData>
            </a:graphic>
          </wp:inline>
        </w:drawing>
      </w:r>
    </w:p>
    <w:tbl>
      <w:tblPr>
        <w:tblStyle w:val="Tablaconcuadrcula4-nfasis4"/>
        <w:tblW w:w="0" w:type="auto"/>
        <w:tblLook w:val="04A0" w:firstRow="1" w:lastRow="0" w:firstColumn="1" w:lastColumn="0" w:noHBand="0" w:noVBand="1"/>
      </w:tblPr>
      <w:tblGrid>
        <w:gridCol w:w="1980"/>
        <w:gridCol w:w="2126"/>
        <w:gridCol w:w="3402"/>
        <w:gridCol w:w="3282"/>
      </w:tblGrid>
      <w:tr w:rsidR="005F39B6" w14:paraId="3AF11ECD" w14:textId="77777777" w:rsidTr="007D3D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924106" w14:textId="1361E205" w:rsidR="005F39B6" w:rsidRDefault="005F39B6" w:rsidP="00063A15">
            <w:r w:rsidRPr="005F39B6">
              <w:t>Elemento</w:t>
            </w:r>
          </w:p>
        </w:tc>
        <w:tc>
          <w:tcPr>
            <w:tcW w:w="2126" w:type="dxa"/>
          </w:tcPr>
          <w:p w14:paraId="09D554EE" w14:textId="43F852DC" w:rsidR="005F39B6" w:rsidRDefault="005F39B6" w:rsidP="00063A15">
            <w:pPr>
              <w:cnfStyle w:val="100000000000" w:firstRow="1" w:lastRow="0" w:firstColumn="0" w:lastColumn="0" w:oddVBand="0" w:evenVBand="0" w:oddHBand="0" w:evenHBand="0" w:firstRowFirstColumn="0" w:firstRowLastColumn="0" w:lastRowFirstColumn="0" w:lastRowLastColumn="0"/>
            </w:pPr>
            <w:r w:rsidRPr="005F39B6">
              <w:t>Tamaño</w:t>
            </w:r>
          </w:p>
        </w:tc>
        <w:tc>
          <w:tcPr>
            <w:tcW w:w="3402" w:type="dxa"/>
          </w:tcPr>
          <w:p w14:paraId="5827E874" w14:textId="4AC48408" w:rsidR="005F39B6" w:rsidRDefault="005F39B6" w:rsidP="00063A15">
            <w:pPr>
              <w:cnfStyle w:val="100000000000" w:firstRow="1" w:lastRow="0" w:firstColumn="0" w:lastColumn="0" w:oddVBand="0" w:evenVBand="0" w:oddHBand="0" w:evenHBand="0" w:firstRowFirstColumn="0" w:firstRowLastColumn="0" w:lastRowFirstColumn="0" w:lastRowLastColumn="0"/>
            </w:pPr>
            <w:r w:rsidRPr="005F39B6">
              <w:t>Qué es</w:t>
            </w:r>
          </w:p>
        </w:tc>
        <w:tc>
          <w:tcPr>
            <w:tcW w:w="3282" w:type="dxa"/>
          </w:tcPr>
          <w:p w14:paraId="0E0D9A9D" w14:textId="26B96B95" w:rsidR="005F39B6" w:rsidRDefault="005F39B6" w:rsidP="00063A15">
            <w:pPr>
              <w:cnfStyle w:val="100000000000" w:firstRow="1" w:lastRow="0" w:firstColumn="0" w:lastColumn="0" w:oddVBand="0" w:evenVBand="0" w:oddHBand="0" w:evenHBand="0" w:firstRowFirstColumn="0" w:firstRowLastColumn="0" w:lastRowFirstColumn="0" w:lastRowLastColumn="0"/>
            </w:pPr>
            <w:r w:rsidRPr="005F39B6">
              <w:t>¿Se entrena?</w:t>
            </w:r>
          </w:p>
        </w:tc>
      </w:tr>
      <w:tr w:rsidR="005F39B6" w14:paraId="4E428A67" w14:textId="77777777" w:rsidTr="007D3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3766ED" w14:textId="036238A5" w:rsidR="005F39B6" w:rsidRDefault="006A027B" w:rsidP="00063A15">
            <m:oMathPara>
              <m:oMath>
                <m:sSub>
                  <m:sSubPr>
                    <m:ctrlPr>
                      <w:rPr>
                        <w:rFonts w:ascii="Cambria Math" w:hAnsi="Cambria Math"/>
                      </w:rPr>
                    </m:ctrlPr>
                  </m:sSubPr>
                  <m:e>
                    <m:r>
                      <m:rPr>
                        <m:sty m:val="bi"/>
                      </m:rPr>
                      <w:rPr>
                        <w:rFonts w:ascii="Cambria Math" w:hAnsi="Cambria Math"/>
                      </w:rPr>
                      <m:t>y</m:t>
                    </m:r>
                  </m:e>
                  <m:sub>
                    <m:r>
                      <m:rPr>
                        <m:sty m:val="bi"/>
                      </m:rPr>
                      <w:rPr>
                        <w:rFonts w:ascii="Cambria Math" w:hAnsi="Cambria Math"/>
                      </w:rPr>
                      <m:t>1</m:t>
                    </m:r>
                  </m:sub>
                </m:sSub>
              </m:oMath>
            </m:oMathPara>
          </w:p>
        </w:tc>
        <w:tc>
          <w:tcPr>
            <w:tcW w:w="2126" w:type="dxa"/>
          </w:tcPr>
          <w:p w14:paraId="1B7484BE" w14:textId="3BF32B22" w:rsidR="005F39B6" w:rsidRDefault="005F39B6" w:rsidP="00063A15">
            <w:pPr>
              <w:cnfStyle w:val="000000100000" w:firstRow="0" w:lastRow="0" w:firstColumn="0" w:lastColumn="0" w:oddVBand="0" w:evenVBand="0" w:oddHBand="1" w:evenHBand="0" w:firstRowFirstColumn="0" w:firstRowLastColumn="0" w:lastRowFirstColumn="0" w:lastRowLastColumn="0"/>
            </w:pPr>
            <w:r>
              <w:t>1 x 512</w:t>
            </w:r>
          </w:p>
        </w:tc>
        <w:tc>
          <w:tcPr>
            <w:tcW w:w="3402" w:type="dxa"/>
          </w:tcPr>
          <w:p w14:paraId="60151D0D" w14:textId="4FAA20ED" w:rsidR="005F39B6" w:rsidRDefault="005F39B6" w:rsidP="00063A15">
            <w:pPr>
              <w:cnfStyle w:val="000000100000" w:firstRow="0" w:lastRow="0" w:firstColumn="0" w:lastColumn="0" w:oddVBand="0" w:evenVBand="0" w:oddHBand="1" w:evenHBand="0" w:firstRowFirstColumn="0" w:firstRowLastColumn="0" w:lastRowFirstColumn="0" w:lastRowLastColumn="0"/>
            </w:pPr>
            <w:r>
              <w:t>La salida de “Der” tras Self-</w:t>
            </w:r>
            <w:proofErr w:type="spellStart"/>
            <w:r>
              <w:t>Attention</w:t>
            </w:r>
            <w:proofErr w:type="spellEnd"/>
            <w:r>
              <w:t xml:space="preserve"> enmascarada + Residual + </w:t>
            </w:r>
            <w:proofErr w:type="spellStart"/>
            <w:r>
              <w:t>LayerNorm</w:t>
            </w:r>
            <w:proofErr w:type="spellEnd"/>
            <w:r>
              <w:t xml:space="preserve"> #1</w:t>
            </w:r>
          </w:p>
        </w:tc>
        <w:tc>
          <w:tcPr>
            <w:tcW w:w="3282" w:type="dxa"/>
          </w:tcPr>
          <w:p w14:paraId="2508661F" w14:textId="2FEBF00D" w:rsidR="005F39B6" w:rsidRDefault="005F39B6" w:rsidP="00063A15">
            <w:pPr>
              <w:cnfStyle w:val="000000100000" w:firstRow="0" w:lastRow="0" w:firstColumn="0" w:lastColumn="0" w:oddVBand="0" w:evenVBand="0" w:oddHBand="1" w:evenHBand="0" w:firstRowFirstColumn="0" w:firstRowLastColumn="0" w:lastRowFirstColumn="0" w:lastRowLastColumn="0"/>
            </w:pPr>
            <w:r>
              <w:t>No</w:t>
            </w:r>
          </w:p>
        </w:tc>
      </w:tr>
      <w:tr w:rsidR="005F39B6" w14:paraId="03E24572" w14:textId="77777777" w:rsidTr="007D3DB9">
        <w:tc>
          <w:tcPr>
            <w:cnfStyle w:val="001000000000" w:firstRow="0" w:lastRow="0" w:firstColumn="1" w:lastColumn="0" w:oddVBand="0" w:evenVBand="0" w:oddHBand="0" w:evenHBand="0" w:firstRowFirstColumn="0" w:firstRowLastColumn="0" w:lastRowFirstColumn="0" w:lastRowLastColumn="0"/>
            <w:tcW w:w="1980" w:type="dxa"/>
          </w:tcPr>
          <w:p w14:paraId="69C474C5" w14:textId="71C162A3" w:rsidR="005F39B6" w:rsidRDefault="006A027B" w:rsidP="00063A15">
            <m:oMathPara>
              <m:oMath>
                <m:sSub>
                  <m:sSubPr>
                    <m:ctrlPr>
                      <w:rPr>
                        <w:rFonts w:ascii="Cambria Math" w:hAnsi="Cambria Math"/>
                      </w:rPr>
                    </m:ctrlPr>
                  </m:sSubPr>
                  <m:e>
                    <m:r>
                      <m:rPr>
                        <m:sty m:val="bi"/>
                      </m:rPr>
                      <w:rPr>
                        <w:rFonts w:ascii="Cambria Math" w:hAnsi="Cambria Math"/>
                      </w:rPr>
                      <m:t>E</m:t>
                    </m:r>
                  </m:e>
                  <m:sub>
                    <m:r>
                      <m:rPr>
                        <m:sty m:val="bi"/>
                      </m:rPr>
                      <w:rPr>
                        <w:rFonts w:ascii="Cambria Math" w:hAnsi="Cambria Math"/>
                      </w:rPr>
                      <m:t>out</m:t>
                    </m:r>
                  </m:sub>
                </m:sSub>
              </m:oMath>
            </m:oMathPara>
          </w:p>
        </w:tc>
        <w:tc>
          <w:tcPr>
            <w:tcW w:w="2126" w:type="dxa"/>
          </w:tcPr>
          <w:p w14:paraId="30C0A43A" w14:textId="0290B17C" w:rsidR="005F39B6" w:rsidRDefault="007D3DB9" w:rsidP="00063A15">
            <w:pPr>
              <w:cnfStyle w:val="000000000000" w:firstRow="0" w:lastRow="0" w:firstColumn="0" w:lastColumn="0" w:oddVBand="0" w:evenVBand="0" w:oddHBand="0" w:evenHBand="0" w:firstRowFirstColumn="0" w:firstRowLastColumn="0" w:lastRowFirstColumn="0" w:lastRowLastColumn="0"/>
            </w:pPr>
            <w:r>
              <w:t>5 x 512</w:t>
            </w:r>
          </w:p>
        </w:tc>
        <w:tc>
          <w:tcPr>
            <w:tcW w:w="3402" w:type="dxa"/>
          </w:tcPr>
          <w:p w14:paraId="696905CE" w14:textId="58BDE7B1" w:rsidR="005F39B6" w:rsidRPr="007D3DB9" w:rsidRDefault="007D3DB9" w:rsidP="00063A15">
            <w:pPr>
              <w:cnfStyle w:val="000000000000" w:firstRow="0" w:lastRow="0" w:firstColumn="0" w:lastColumn="0" w:oddVBand="0" w:evenVBand="0" w:oddHBand="0" w:evenHBand="0" w:firstRowFirstColumn="0" w:firstRowLastColumn="0" w:lastRowFirstColumn="0" w:lastRowLastColumn="0"/>
            </w:pPr>
            <w:r>
              <w:t xml:space="preserve">La salida final del </w:t>
            </w:r>
            <w:proofErr w:type="spellStart"/>
            <w:r>
              <w:t>Encoder</w:t>
            </w:r>
            <w:proofErr w:type="spellEnd"/>
            <w:r>
              <w:t xml:space="preserve">: 5 filas, una por token </w:t>
            </w:r>
            <w:proofErr w:type="spellStart"/>
            <w:r>
              <w:t>ingles</w:t>
            </w:r>
            <w:proofErr w:type="spellEnd"/>
            <w:r>
              <w:t xml:space="preserve"> (</w:t>
            </w:r>
            <w:r>
              <w:rPr>
                <w:b/>
                <w:bCs/>
              </w:rPr>
              <w:t xml:space="preserve">The, </w:t>
            </w:r>
            <w:proofErr w:type="spellStart"/>
            <w:r>
              <w:rPr>
                <w:b/>
                <w:bCs/>
              </w:rPr>
              <w:t>dog</w:t>
            </w:r>
            <w:proofErr w:type="spellEnd"/>
            <w:r>
              <w:rPr>
                <w:b/>
                <w:bCs/>
              </w:rPr>
              <w:t xml:space="preserve">, </w:t>
            </w:r>
            <w:proofErr w:type="spellStart"/>
            <w:r>
              <w:rPr>
                <w:b/>
                <w:bCs/>
              </w:rPr>
              <w:t>eat</w:t>
            </w:r>
            <w:proofErr w:type="spellEnd"/>
            <w:r>
              <w:rPr>
                <w:b/>
                <w:bCs/>
              </w:rPr>
              <w:t xml:space="preserve">, s, bread), </w:t>
            </w:r>
            <w:r>
              <w:t>fija durante toda la generación</w:t>
            </w:r>
          </w:p>
        </w:tc>
        <w:tc>
          <w:tcPr>
            <w:tcW w:w="3282" w:type="dxa"/>
          </w:tcPr>
          <w:p w14:paraId="7D10ADA3" w14:textId="7F1A0E74" w:rsidR="005F39B6" w:rsidRDefault="007D3DB9" w:rsidP="00063A15">
            <w:pPr>
              <w:cnfStyle w:val="000000000000" w:firstRow="0" w:lastRow="0" w:firstColumn="0" w:lastColumn="0" w:oddVBand="0" w:evenVBand="0" w:oddHBand="0" w:evenHBand="0" w:firstRowFirstColumn="0" w:firstRowLastColumn="0" w:lastRowFirstColumn="0" w:lastRowLastColumn="0"/>
            </w:pPr>
            <w:r>
              <w:t>No</w:t>
            </w:r>
          </w:p>
        </w:tc>
      </w:tr>
      <w:tr w:rsidR="007D3DB9" w14:paraId="7B626EDF" w14:textId="77777777" w:rsidTr="007D3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8E62519" w14:textId="6A6D4F51" w:rsidR="007D3DB9" w:rsidRPr="007D3DB9" w:rsidRDefault="006A027B" w:rsidP="00063A15">
            <w:pPr>
              <w:rPr>
                <w:rFonts w:eastAsia="Aptos" w:cs="Times New Roman"/>
              </w:rPr>
            </w:pPr>
            <m:oMathPara>
              <m:oMath>
                <m:sSubSup>
                  <m:sSubSupPr>
                    <m:ctrlPr>
                      <w:rPr>
                        <w:rFonts w:ascii="Cambria Math" w:eastAsia="Aptos" w:hAnsi="Cambria Math" w:cs="Times New Roman"/>
                      </w:rPr>
                    </m:ctrlPr>
                  </m:sSubSupPr>
                  <m:e>
                    <m:r>
                      <m:rPr>
                        <m:sty m:val="bi"/>
                      </m:rPr>
                      <w:rPr>
                        <w:rFonts w:ascii="Cambria Math" w:eastAsia="Aptos" w:hAnsi="Cambria Math" w:cs="Times New Roman"/>
                      </w:rPr>
                      <m:t>W</m:t>
                    </m:r>
                  </m:e>
                  <m:sub>
                    <m:r>
                      <m:rPr>
                        <m:sty m:val="bi"/>
                      </m:rPr>
                      <w:rPr>
                        <w:rFonts w:ascii="Cambria Math" w:eastAsia="Aptos" w:hAnsi="Cambria Math" w:cs="Times New Roman"/>
                      </w:rPr>
                      <m:t>i</m:t>
                    </m:r>
                  </m:sub>
                  <m:sup>
                    <m:r>
                      <m:rPr>
                        <m:sty m:val="bi"/>
                      </m:rPr>
                      <w:rPr>
                        <w:rFonts w:ascii="Cambria Math" w:eastAsia="Aptos" w:hAnsi="Cambria Math" w:cs="Times New Roman"/>
                      </w:rPr>
                      <m:t>Q</m:t>
                    </m:r>
                  </m:sup>
                </m:sSubSup>
                <m:r>
                  <m:rPr>
                    <m:sty m:val="bi"/>
                  </m:rPr>
                  <w:rPr>
                    <w:rFonts w:ascii="Cambria Math" w:eastAsia="Aptos" w:hAnsi="Cambria Math" w:cs="Times New Roman"/>
                  </w:rPr>
                  <m:t>, </m:t>
                </m:r>
                <m:sSubSup>
                  <m:sSubSupPr>
                    <m:ctrlPr>
                      <w:rPr>
                        <w:rFonts w:ascii="Cambria Math" w:eastAsia="Aptos" w:hAnsi="Cambria Math" w:cs="Times New Roman"/>
                      </w:rPr>
                    </m:ctrlPr>
                  </m:sSubSupPr>
                  <m:e>
                    <m:r>
                      <m:rPr>
                        <m:sty m:val="bi"/>
                      </m:rPr>
                      <w:rPr>
                        <w:rFonts w:ascii="Cambria Math" w:eastAsia="Aptos" w:hAnsi="Cambria Math" w:cs="Times New Roman"/>
                      </w:rPr>
                      <m:t>W</m:t>
                    </m:r>
                  </m:e>
                  <m:sub>
                    <m:r>
                      <m:rPr>
                        <m:sty m:val="bi"/>
                      </m:rPr>
                      <w:rPr>
                        <w:rFonts w:ascii="Cambria Math" w:eastAsia="Aptos" w:hAnsi="Cambria Math" w:cs="Times New Roman"/>
                      </w:rPr>
                      <m:t>i</m:t>
                    </m:r>
                  </m:sub>
                  <m:sup>
                    <m:r>
                      <m:rPr>
                        <m:sty m:val="bi"/>
                      </m:rPr>
                      <w:rPr>
                        <w:rFonts w:ascii="Cambria Math" w:eastAsia="Aptos" w:hAnsi="Cambria Math" w:cs="Times New Roman"/>
                      </w:rPr>
                      <m:t>K</m:t>
                    </m:r>
                  </m:sup>
                </m:sSubSup>
                <m:r>
                  <m:rPr>
                    <m:sty m:val="bi"/>
                  </m:rPr>
                  <w:rPr>
                    <w:rFonts w:ascii="Cambria Math" w:eastAsia="Aptos" w:hAnsi="Cambria Math" w:cs="Times New Roman"/>
                  </w:rPr>
                  <m:t>, </m:t>
                </m:r>
                <m:sSubSup>
                  <m:sSubSupPr>
                    <m:ctrlPr>
                      <w:rPr>
                        <w:rFonts w:ascii="Cambria Math" w:eastAsia="Aptos" w:hAnsi="Cambria Math" w:cs="Times New Roman"/>
                      </w:rPr>
                    </m:ctrlPr>
                  </m:sSubSupPr>
                  <m:e>
                    <m:r>
                      <m:rPr>
                        <m:sty m:val="bi"/>
                      </m:rPr>
                      <w:rPr>
                        <w:rFonts w:ascii="Cambria Math" w:eastAsia="Aptos" w:hAnsi="Cambria Math" w:cs="Times New Roman"/>
                      </w:rPr>
                      <m:t>W</m:t>
                    </m:r>
                  </m:e>
                  <m:sub>
                    <m:r>
                      <m:rPr>
                        <m:sty m:val="bi"/>
                      </m:rPr>
                      <w:rPr>
                        <w:rFonts w:ascii="Cambria Math" w:eastAsia="Aptos" w:hAnsi="Cambria Math" w:cs="Times New Roman"/>
                      </w:rPr>
                      <m:t>i</m:t>
                    </m:r>
                  </m:sub>
                  <m:sup>
                    <m:r>
                      <m:rPr>
                        <m:sty m:val="bi"/>
                      </m:rPr>
                      <w:rPr>
                        <w:rFonts w:ascii="Cambria Math" w:eastAsia="Aptos" w:hAnsi="Cambria Math" w:cs="Times New Roman"/>
                      </w:rPr>
                      <m:t>V</m:t>
                    </m:r>
                  </m:sup>
                </m:sSubSup>
              </m:oMath>
            </m:oMathPara>
          </w:p>
        </w:tc>
        <w:tc>
          <w:tcPr>
            <w:tcW w:w="2126" w:type="dxa"/>
          </w:tcPr>
          <w:p w14:paraId="0029D5ED" w14:textId="231A7809" w:rsidR="007D3DB9" w:rsidRDefault="00FA20EA" w:rsidP="00063A15">
            <w:pPr>
              <w:cnfStyle w:val="000000100000" w:firstRow="0" w:lastRow="0" w:firstColumn="0" w:lastColumn="0" w:oddVBand="0" w:evenVBand="0" w:oddHBand="1" w:evenHBand="0" w:firstRowFirstColumn="0" w:firstRowLastColumn="0" w:lastRowFirstColumn="0" w:lastRowLastColumn="0"/>
            </w:pPr>
            <w:r>
              <w:t>512 x 64 cada una</w:t>
            </w:r>
          </w:p>
        </w:tc>
        <w:tc>
          <w:tcPr>
            <w:tcW w:w="3402" w:type="dxa"/>
          </w:tcPr>
          <w:p w14:paraId="60008E28" w14:textId="2F49958B" w:rsidR="007D3DB9" w:rsidRDefault="000A310E" w:rsidP="00063A15">
            <w:pPr>
              <w:cnfStyle w:val="000000100000" w:firstRow="0" w:lastRow="0" w:firstColumn="0" w:lastColumn="0" w:oddVBand="0" w:evenVBand="0" w:oddHBand="1" w:evenHBand="0" w:firstRowFirstColumn="0" w:firstRowLastColumn="0" w:lastRowFirstColumn="0" w:lastRowLastColumn="0"/>
            </w:pPr>
            <w:r>
              <w:t>Pesos de esta Cross-</w:t>
            </w:r>
            <w:proofErr w:type="spellStart"/>
            <w:r>
              <w:t>Attention</w:t>
            </w:r>
            <w:proofErr w:type="spellEnd"/>
            <w:r>
              <w:t>, distintos de los de Self-</w:t>
            </w:r>
            <w:proofErr w:type="spellStart"/>
            <w:r>
              <w:t>Attention</w:t>
            </w:r>
            <w:proofErr w:type="spellEnd"/>
          </w:p>
        </w:tc>
        <w:tc>
          <w:tcPr>
            <w:tcW w:w="3282" w:type="dxa"/>
          </w:tcPr>
          <w:p w14:paraId="105A830E" w14:textId="11B50D2A" w:rsidR="007D3DB9" w:rsidRPr="000A310E" w:rsidRDefault="000A310E" w:rsidP="00063A15">
            <w:pPr>
              <w:cnfStyle w:val="000000100000" w:firstRow="0" w:lastRow="0" w:firstColumn="0" w:lastColumn="0" w:oddVBand="0" w:evenVBand="0" w:oddHBand="1" w:evenHBand="0" w:firstRowFirstColumn="0" w:firstRowLastColumn="0" w:lastRowFirstColumn="0" w:lastRowLastColumn="0"/>
              <w:rPr>
                <w:b/>
                <w:bCs/>
              </w:rPr>
            </w:pPr>
            <w:r>
              <w:rPr>
                <w:b/>
                <w:bCs/>
              </w:rPr>
              <w:t>Si</w:t>
            </w:r>
          </w:p>
        </w:tc>
      </w:tr>
      <w:tr w:rsidR="000A310E" w14:paraId="32DE8415" w14:textId="77777777" w:rsidTr="007D3DB9">
        <w:tc>
          <w:tcPr>
            <w:cnfStyle w:val="001000000000" w:firstRow="0" w:lastRow="0" w:firstColumn="1" w:lastColumn="0" w:oddVBand="0" w:evenVBand="0" w:oddHBand="0" w:evenHBand="0" w:firstRowFirstColumn="0" w:firstRowLastColumn="0" w:lastRowFirstColumn="0" w:lastRowLastColumn="0"/>
            <w:tcW w:w="1980" w:type="dxa"/>
          </w:tcPr>
          <w:p w14:paraId="691CFB4F" w14:textId="0843C579" w:rsidR="000A310E" w:rsidRPr="00FA20EA" w:rsidRDefault="006A027B" w:rsidP="00063A15">
            <w:pPr>
              <w:rPr>
                <w:rFonts w:eastAsia="Aptos" w:cs="Times New Roman"/>
              </w:rPr>
            </w:pPr>
            <m:oMathPara>
              <m:oMath>
                <m:sSup>
                  <m:sSupPr>
                    <m:ctrlPr>
                      <w:rPr>
                        <w:rFonts w:ascii="Cambria Math" w:eastAsia="Aptos" w:hAnsi="Cambria Math" w:cs="Times New Roman"/>
                      </w:rPr>
                    </m:ctrlPr>
                  </m:sSupPr>
                  <m:e>
                    <m:r>
                      <m:rPr>
                        <m:sty m:val="bi"/>
                      </m:rPr>
                      <w:rPr>
                        <w:rFonts w:ascii="Cambria Math" w:eastAsia="Aptos" w:hAnsi="Cambria Math" w:cs="Times New Roman"/>
                      </w:rPr>
                      <m:t>W</m:t>
                    </m:r>
                  </m:e>
                  <m:sup>
                    <m:r>
                      <m:rPr>
                        <m:sty m:val="bi"/>
                      </m:rPr>
                      <w:rPr>
                        <w:rFonts w:ascii="Cambria Math" w:eastAsia="Aptos" w:hAnsi="Cambria Math" w:cs="Times New Roman"/>
                      </w:rPr>
                      <m:t>O</m:t>
                    </m:r>
                  </m:sup>
                </m:sSup>
              </m:oMath>
            </m:oMathPara>
          </w:p>
        </w:tc>
        <w:tc>
          <w:tcPr>
            <w:tcW w:w="2126" w:type="dxa"/>
          </w:tcPr>
          <w:p w14:paraId="17E1EF5A" w14:textId="48F77331" w:rsidR="000A310E" w:rsidRDefault="000A310E" w:rsidP="00063A15">
            <w:pPr>
              <w:cnfStyle w:val="000000000000" w:firstRow="0" w:lastRow="0" w:firstColumn="0" w:lastColumn="0" w:oddVBand="0" w:evenVBand="0" w:oddHBand="0" w:evenHBand="0" w:firstRowFirstColumn="0" w:firstRowLastColumn="0" w:lastRowFirstColumn="0" w:lastRowLastColumn="0"/>
            </w:pPr>
            <w:r>
              <w:t>512 x 512</w:t>
            </w:r>
          </w:p>
        </w:tc>
        <w:tc>
          <w:tcPr>
            <w:tcW w:w="3402" w:type="dxa"/>
          </w:tcPr>
          <w:p w14:paraId="51A80784" w14:textId="7ECF6908" w:rsidR="000A310E" w:rsidRDefault="000A310E" w:rsidP="00063A15">
            <w:pPr>
              <w:cnfStyle w:val="000000000000" w:firstRow="0" w:lastRow="0" w:firstColumn="0" w:lastColumn="0" w:oddVBand="0" w:evenVBand="0" w:oddHBand="0" w:evenHBand="0" w:firstRowFirstColumn="0" w:firstRowLastColumn="0" w:lastRowFirstColumn="0" w:lastRowLastColumn="0"/>
            </w:pPr>
            <w:r>
              <w:t xml:space="preserve">Mezcla las 8 cabezas, propia de esta </w:t>
            </w:r>
            <w:proofErr w:type="spellStart"/>
            <w:r>
              <w:t>sub-capa</w:t>
            </w:r>
            <w:proofErr w:type="spellEnd"/>
          </w:p>
        </w:tc>
        <w:tc>
          <w:tcPr>
            <w:tcW w:w="3282" w:type="dxa"/>
          </w:tcPr>
          <w:p w14:paraId="36353928" w14:textId="0243CD12" w:rsidR="000A310E" w:rsidRDefault="000A310E" w:rsidP="00063A15">
            <w:pPr>
              <w:cnfStyle w:val="000000000000" w:firstRow="0" w:lastRow="0" w:firstColumn="0" w:lastColumn="0" w:oddVBand="0" w:evenVBand="0" w:oddHBand="0" w:evenHBand="0" w:firstRowFirstColumn="0" w:firstRowLastColumn="0" w:lastRowFirstColumn="0" w:lastRowLastColumn="0"/>
              <w:rPr>
                <w:b/>
                <w:bCs/>
              </w:rPr>
            </w:pPr>
            <w:r>
              <w:rPr>
                <w:b/>
                <w:bCs/>
              </w:rPr>
              <w:t>Si</w:t>
            </w:r>
          </w:p>
        </w:tc>
      </w:tr>
    </w:tbl>
    <w:p w14:paraId="3554E870" w14:textId="77777777" w:rsidR="005F39B6" w:rsidRPr="00D73D4A" w:rsidRDefault="005F39B6" w:rsidP="00063A15"/>
    <w:p w14:paraId="7CDE8A11" w14:textId="77777777" w:rsidR="002D0C01" w:rsidRDefault="002D0C01" w:rsidP="002D0C01">
      <w:pPr>
        <w:rPr>
          <w:b/>
          <w:bCs/>
          <w:sz w:val="24"/>
          <w:szCs w:val="28"/>
        </w:rPr>
      </w:pPr>
      <w:r w:rsidRPr="002D0C01">
        <w:rPr>
          <w:b/>
          <w:bCs/>
          <w:sz w:val="24"/>
          <w:szCs w:val="28"/>
          <w:highlight w:val="yellow"/>
        </w:rPr>
        <w:t xml:space="preserve">Paso 1: crear el Query, del </w:t>
      </w:r>
      <w:proofErr w:type="spellStart"/>
      <w:r w:rsidRPr="002D0C01">
        <w:rPr>
          <w:b/>
          <w:bCs/>
          <w:sz w:val="24"/>
          <w:szCs w:val="28"/>
          <w:highlight w:val="yellow"/>
        </w:rPr>
        <w:t>Decoder</w:t>
      </w:r>
      <w:proofErr w:type="spellEnd"/>
    </w:p>
    <w:p w14:paraId="2355DE59" w14:textId="6D1C444D" w:rsidR="002D0C01" w:rsidRDefault="002D0C01" w:rsidP="002D0C01">
      <w:pPr>
        <w:rPr>
          <w:b/>
          <w:bCs/>
          <w:sz w:val="24"/>
          <w:szCs w:val="28"/>
        </w:rPr>
      </w:pPr>
      <w:r w:rsidRPr="002D0C01">
        <w:rPr>
          <w:b/>
          <w:bCs/>
          <w:noProof/>
          <w:sz w:val="24"/>
          <w:szCs w:val="28"/>
        </w:rPr>
        <w:drawing>
          <wp:inline distT="0" distB="0" distL="0" distR="0" wp14:anchorId="70752752" wp14:editId="1F218DF0">
            <wp:extent cx="5128260" cy="864687"/>
            <wp:effectExtent l="19050" t="19050" r="15240" b="12065"/>
            <wp:docPr id="414217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17989" name=""/>
                    <pic:cNvPicPr/>
                  </pic:nvPicPr>
                  <pic:blipFill>
                    <a:blip r:embed="rId380"/>
                    <a:stretch>
                      <a:fillRect/>
                    </a:stretch>
                  </pic:blipFill>
                  <pic:spPr>
                    <a:xfrm>
                      <a:off x="0" y="0"/>
                      <a:ext cx="5136010" cy="865994"/>
                    </a:xfrm>
                    <a:prstGeom prst="rect">
                      <a:avLst/>
                    </a:prstGeom>
                    <a:ln w="12700">
                      <a:solidFill>
                        <a:schemeClr val="tx1"/>
                      </a:solidFill>
                    </a:ln>
                  </pic:spPr>
                </pic:pic>
              </a:graphicData>
            </a:graphic>
          </wp:inline>
        </w:drawing>
      </w:r>
    </w:p>
    <w:p w14:paraId="2243B71C" w14:textId="0FD86607" w:rsidR="002D0C01" w:rsidRDefault="002D0C01" w:rsidP="002D0C01">
      <w:pPr>
        <w:rPr>
          <w:rFonts w:eastAsiaTheme="minorEastAsia"/>
        </w:rPr>
      </w:pPr>
      <w:r w:rsidRPr="002D0C01">
        <w:t xml:space="preserve">Misma mecánica que ya vimos: se toman los 512 </w:t>
      </w:r>
      <w:proofErr w:type="spellStart"/>
      <w:r w:rsidRPr="002D0C01">
        <w:t>numeros</w:t>
      </w:r>
      <w:proofErr w:type="spellEnd"/>
      <w:r w:rsidRPr="002D0C01">
        <w:t xml:space="preserve"> de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2D0C01">
        <w:rPr>
          <w:rFonts w:eastAsiaTheme="minorEastAsia"/>
        </w:rPr>
        <w:t xml:space="preserve"> y se resumen en 64, con la tabla de pesos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oMath>
      <w:r w:rsidRPr="002D0C01">
        <w:rPr>
          <w:rFonts w:eastAsiaTheme="minorEastAsia"/>
        </w:rPr>
        <w:t>. Esta es la pregunta que “Der” hace, pero ahora dirigida al inglés.</w:t>
      </w:r>
    </w:p>
    <w:p w14:paraId="1B7B6F97" w14:textId="77777777" w:rsidR="000B4786" w:rsidRDefault="000B4786" w:rsidP="002D0C01">
      <w:pPr>
        <w:rPr>
          <w:rFonts w:eastAsiaTheme="minorEastAsia"/>
        </w:rPr>
      </w:pPr>
    </w:p>
    <w:p w14:paraId="3C976A4A" w14:textId="77777777" w:rsidR="000B4786" w:rsidRDefault="000B4786" w:rsidP="002D0C01">
      <w:pPr>
        <w:rPr>
          <w:rFonts w:eastAsiaTheme="minorEastAsia"/>
        </w:rPr>
      </w:pPr>
    </w:p>
    <w:p w14:paraId="74C90A6A" w14:textId="77777777" w:rsidR="00640902" w:rsidRDefault="00640902" w:rsidP="00640902">
      <w:pPr>
        <w:rPr>
          <w:rFonts w:eastAsiaTheme="minorEastAsia"/>
          <w:b/>
          <w:bCs/>
          <w:sz w:val="24"/>
          <w:szCs w:val="28"/>
        </w:rPr>
      </w:pPr>
      <w:r w:rsidRPr="00640902">
        <w:rPr>
          <w:rFonts w:eastAsiaTheme="minorEastAsia"/>
          <w:b/>
          <w:bCs/>
          <w:sz w:val="24"/>
          <w:szCs w:val="28"/>
          <w:highlight w:val="yellow"/>
        </w:rPr>
        <w:lastRenderedPageBreak/>
        <w:t xml:space="preserve">Paso 2: crear la Clave y el Valor, del </w:t>
      </w:r>
      <w:proofErr w:type="spellStart"/>
      <w:r w:rsidRPr="00640902">
        <w:rPr>
          <w:rFonts w:eastAsiaTheme="minorEastAsia"/>
          <w:b/>
          <w:bCs/>
          <w:sz w:val="24"/>
          <w:szCs w:val="28"/>
          <w:highlight w:val="yellow"/>
        </w:rPr>
        <w:t>Encoder</w:t>
      </w:r>
      <w:proofErr w:type="spellEnd"/>
      <w:r w:rsidRPr="00640902">
        <w:rPr>
          <w:rFonts w:eastAsiaTheme="minorEastAsia"/>
          <w:b/>
          <w:bCs/>
          <w:sz w:val="24"/>
          <w:szCs w:val="28"/>
          <w:highlight w:val="yellow"/>
        </w:rPr>
        <w:t xml:space="preserve"> (no de "Der")</w:t>
      </w:r>
    </w:p>
    <w:p w14:paraId="59E79776" w14:textId="4A20B496" w:rsidR="00541225" w:rsidRDefault="00541225" w:rsidP="00640902">
      <w:pPr>
        <w:rPr>
          <w:rFonts w:eastAsiaTheme="minorEastAsia"/>
          <w:b/>
          <w:bCs/>
          <w:sz w:val="24"/>
          <w:szCs w:val="28"/>
        </w:rPr>
      </w:pPr>
      <w:r w:rsidRPr="00541225">
        <w:rPr>
          <w:rFonts w:eastAsiaTheme="minorEastAsia"/>
          <w:b/>
          <w:bCs/>
          <w:noProof/>
          <w:sz w:val="24"/>
          <w:szCs w:val="28"/>
        </w:rPr>
        <w:drawing>
          <wp:inline distT="0" distB="0" distL="0" distR="0" wp14:anchorId="63BCAF7D" wp14:editId="3D45BF60">
            <wp:extent cx="5153059" cy="1093470"/>
            <wp:effectExtent l="19050" t="19050" r="28575" b="11430"/>
            <wp:docPr id="1369871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71295" name=""/>
                    <pic:cNvPicPr/>
                  </pic:nvPicPr>
                  <pic:blipFill>
                    <a:blip r:embed="rId381"/>
                    <a:stretch>
                      <a:fillRect/>
                    </a:stretch>
                  </pic:blipFill>
                  <pic:spPr>
                    <a:xfrm>
                      <a:off x="0" y="0"/>
                      <a:ext cx="5154671" cy="1093812"/>
                    </a:xfrm>
                    <a:prstGeom prst="rect">
                      <a:avLst/>
                    </a:prstGeom>
                    <a:ln w="19050">
                      <a:solidFill>
                        <a:schemeClr val="tx1"/>
                      </a:solidFill>
                    </a:ln>
                  </pic:spPr>
                </pic:pic>
              </a:graphicData>
            </a:graphic>
          </wp:inline>
        </w:drawing>
      </w:r>
    </w:p>
    <w:p w14:paraId="49DFE932" w14:textId="43C15946" w:rsidR="00541225" w:rsidRPr="00B25DBC" w:rsidRDefault="00541225" w:rsidP="00541225">
      <w:pPr>
        <w:pStyle w:val="Prrafodelista"/>
        <w:numPr>
          <w:ilvl w:val="0"/>
          <w:numId w:val="2"/>
        </w:numPr>
        <w:rPr>
          <w:rFonts w:eastAsiaTheme="minorEastAsia"/>
          <w:b/>
          <w:bCs/>
        </w:rPr>
      </w:pPr>
      <w:r w:rsidRPr="00B25DBC">
        <w:rPr>
          <w:rFonts w:eastAsiaTheme="minorEastAsia"/>
        </w:rPr>
        <w:t xml:space="preserve">Cada una de las 5 filas de </w:t>
      </w:r>
      <m:oMath>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out</m:t>
            </m:r>
          </m:sub>
        </m:sSub>
      </m:oMath>
      <w:r w:rsidRPr="00B25DBC">
        <w:rPr>
          <w:rFonts w:eastAsiaTheme="minorEastAsia"/>
        </w:rPr>
        <w:t xml:space="preserve"> (una por palabra inglesa) pasa por la misma tabla </w:t>
      </w:r>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K</m:t>
            </m:r>
          </m:sup>
        </m:sSubSup>
      </m:oMath>
      <w:r w:rsidR="00B25DBC">
        <w:rPr>
          <w:rFonts w:eastAsiaTheme="minorEastAsia"/>
        </w:rPr>
        <w:t xml:space="preserve">, y da una fila de </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oMath>
      <w:r w:rsidR="00B25DBC">
        <w:rPr>
          <w:rFonts w:eastAsiaTheme="minorEastAsia"/>
        </w:rPr>
        <w:t>.</w:t>
      </w:r>
    </w:p>
    <w:p w14:paraId="430DD895" w14:textId="5310677B" w:rsidR="00B25DBC" w:rsidRPr="002F02D6" w:rsidRDefault="002F02D6" w:rsidP="00541225">
      <w:pPr>
        <w:pStyle w:val="Prrafodelista"/>
        <w:numPr>
          <w:ilvl w:val="0"/>
          <w:numId w:val="2"/>
        </w:numPr>
        <w:rPr>
          <w:rFonts w:eastAsiaTheme="minorEastAsia"/>
          <w:b/>
          <w:bCs/>
        </w:rPr>
      </w:pPr>
      <w:r>
        <w:rPr>
          <w:rFonts w:eastAsiaTheme="minorEastAsia"/>
        </w:rPr>
        <w:t>Resultado: una tabla de 5 filas y 64 columnas, una fila por palabra inglesa.</w:t>
      </w:r>
    </w:p>
    <w:p w14:paraId="4678F498" w14:textId="1E2216E8" w:rsidR="002F02D6" w:rsidRPr="00F2648A" w:rsidRDefault="002F02D6" w:rsidP="00541225">
      <w:pPr>
        <w:pStyle w:val="Prrafodelista"/>
        <w:numPr>
          <w:ilvl w:val="0"/>
          <w:numId w:val="2"/>
        </w:numPr>
        <w:rPr>
          <w:rFonts w:eastAsiaTheme="minorEastAsia"/>
          <w:b/>
          <w:bCs/>
        </w:rPr>
      </w:pPr>
      <w:r>
        <w:rPr>
          <w:rFonts w:eastAsiaTheme="minorEastAsia"/>
        </w:rPr>
        <w:t xml:space="preserve">Lo mismo con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usando </w:t>
      </w:r>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V</m:t>
            </m:r>
          </m:sup>
        </m:sSubSup>
      </m:oMath>
      <w:r w:rsidR="00F2648A">
        <w:rPr>
          <w:rFonts w:eastAsiaTheme="minorEastAsia"/>
        </w:rPr>
        <w:t>.</w:t>
      </w:r>
    </w:p>
    <w:p w14:paraId="3AA90A58" w14:textId="60AC77E5" w:rsidR="00EA4AC8" w:rsidRDefault="00DA27D2" w:rsidP="00F2648A">
      <w:pPr>
        <w:rPr>
          <w:rFonts w:eastAsiaTheme="minorEastAsia"/>
        </w:rPr>
      </w:pPr>
      <w:proofErr w:type="spellStart"/>
      <w:r>
        <w:rPr>
          <w:rFonts w:eastAsiaTheme="minorEastAsia"/>
          <w:b/>
          <w:bCs/>
        </w:rPr>
        <w:t>Por que</w:t>
      </w:r>
      <w:proofErr w:type="spellEnd"/>
      <w:r>
        <w:rPr>
          <w:rFonts w:eastAsiaTheme="minorEastAsia"/>
          <w:b/>
          <w:bCs/>
        </w:rPr>
        <w:t xml:space="preserve"> no se guarda un cache acá: </w:t>
      </w:r>
      <m:oMath>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out</m:t>
            </m:r>
          </m:sub>
        </m:sSub>
      </m:oMath>
      <w:r>
        <w:rPr>
          <w:rFonts w:eastAsiaTheme="minorEastAsia"/>
        </w:rPr>
        <w:t xml:space="preserve"> es fila desde que el Encoder corrió, así que </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oMath>
      <w:r>
        <w:rPr>
          <w:rFonts w:eastAsiaTheme="minorEastAsia"/>
        </w:rPr>
        <w:t xml:space="preserve"> y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de Cross-Attention </w:t>
      </w:r>
      <w:r>
        <w:rPr>
          <w:rFonts w:eastAsiaTheme="minorEastAsia"/>
          <w:b/>
          <w:bCs/>
        </w:rPr>
        <w:t xml:space="preserve">son las mismas en las 5 rondas. </w:t>
      </w:r>
      <w:r>
        <w:rPr>
          <w:rFonts w:eastAsiaTheme="minorEastAsia"/>
        </w:rPr>
        <w:t>En las implementaciones se ca</w:t>
      </w:r>
      <w:r w:rsidR="00CA3A28">
        <w:rPr>
          <w:rFonts w:eastAsiaTheme="minorEastAsia"/>
        </w:rPr>
        <w:t>lculan una vez y se reutilizan</w:t>
      </w:r>
      <w:r w:rsidR="00EA4AC8">
        <w:rPr>
          <w:rFonts w:eastAsiaTheme="minorEastAsia"/>
        </w:rPr>
        <w:t xml:space="preserve">; </w:t>
      </w:r>
      <w:r w:rsidR="00EA4AC8" w:rsidRPr="00EA4AC8">
        <w:rPr>
          <w:rFonts w:eastAsiaTheme="minorEastAsia"/>
        </w:rPr>
        <w:t>no lo verifiqué línea por línea en el código.</w:t>
      </w:r>
    </w:p>
    <w:p w14:paraId="6A6D9AFB" w14:textId="77777777" w:rsidR="00EA4AC8" w:rsidRPr="00EA4AC8" w:rsidRDefault="00EA4AC8" w:rsidP="00EA4AC8">
      <w:pPr>
        <w:rPr>
          <w:rFonts w:eastAsiaTheme="minorEastAsia"/>
          <w:b/>
          <w:bCs/>
          <w:sz w:val="24"/>
          <w:szCs w:val="28"/>
        </w:rPr>
      </w:pPr>
      <w:r w:rsidRPr="00EA4AC8">
        <w:rPr>
          <w:rFonts w:eastAsiaTheme="minorEastAsia"/>
          <w:b/>
          <w:bCs/>
          <w:sz w:val="24"/>
          <w:szCs w:val="28"/>
          <w:highlight w:val="yellow"/>
        </w:rPr>
        <w:t>Paso 3: puntajes</w:t>
      </w:r>
    </w:p>
    <w:p w14:paraId="740C4443" w14:textId="4C4525DE" w:rsidR="00EA4AC8" w:rsidRDefault="00EA4AC8" w:rsidP="00F2648A">
      <w:pPr>
        <w:rPr>
          <w:rFonts w:eastAsiaTheme="minorEastAsia"/>
        </w:rPr>
      </w:pPr>
      <w:r w:rsidRPr="00EA4AC8">
        <w:rPr>
          <w:rFonts w:eastAsiaTheme="minorEastAsia"/>
          <w:noProof/>
        </w:rPr>
        <w:drawing>
          <wp:inline distT="0" distB="0" distL="0" distR="0" wp14:anchorId="13CA9E40" wp14:editId="11BF8D74">
            <wp:extent cx="5017770" cy="967995"/>
            <wp:effectExtent l="19050" t="19050" r="11430" b="22860"/>
            <wp:docPr id="285849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49006" name=""/>
                    <pic:cNvPicPr/>
                  </pic:nvPicPr>
                  <pic:blipFill>
                    <a:blip r:embed="rId382"/>
                    <a:stretch>
                      <a:fillRect/>
                    </a:stretch>
                  </pic:blipFill>
                  <pic:spPr>
                    <a:xfrm>
                      <a:off x="0" y="0"/>
                      <a:ext cx="5021078" cy="968633"/>
                    </a:xfrm>
                    <a:prstGeom prst="rect">
                      <a:avLst/>
                    </a:prstGeom>
                    <a:ln w="19050">
                      <a:solidFill>
                        <a:schemeClr val="tx1"/>
                      </a:solidFill>
                    </a:ln>
                  </pic:spPr>
                </pic:pic>
              </a:graphicData>
            </a:graphic>
          </wp:inline>
        </w:drawing>
      </w:r>
    </w:p>
    <w:p w14:paraId="1F92679E" w14:textId="12E9AE88" w:rsidR="00EA4AC8" w:rsidRDefault="00EA4AC8" w:rsidP="00F2648A">
      <w:pPr>
        <w:rPr>
          <w:rFonts w:eastAsiaTheme="minorEastAsia"/>
        </w:rPr>
      </w:pPr>
      <w:r>
        <w:rPr>
          <w:rFonts w:eastAsiaTheme="minorEastAsia"/>
        </w:rPr>
        <w:t>Cinco puntajes: que tan bien encaja la pregunta de “Der” con la clave de “The” (j = 0), “</w:t>
      </w:r>
      <w:proofErr w:type="spellStart"/>
      <w:r>
        <w:rPr>
          <w:rFonts w:eastAsiaTheme="minorEastAsia"/>
        </w:rPr>
        <w:t>dog</w:t>
      </w:r>
      <w:proofErr w:type="spellEnd"/>
      <w:r>
        <w:rPr>
          <w:rFonts w:eastAsiaTheme="minorEastAsia"/>
        </w:rPr>
        <w:t xml:space="preserve"> (j =1), “</w:t>
      </w:r>
      <w:proofErr w:type="spellStart"/>
      <w:r>
        <w:rPr>
          <w:rFonts w:eastAsiaTheme="minorEastAsia"/>
        </w:rPr>
        <w:t>eat</w:t>
      </w:r>
      <w:proofErr w:type="spellEnd"/>
      <w:r>
        <w:rPr>
          <w:rFonts w:eastAsiaTheme="minorEastAsia"/>
        </w:rPr>
        <w:t>” (j=2), “s” (j=3) y “bread” (j =4).</w:t>
      </w:r>
    </w:p>
    <w:p w14:paraId="2C80C998" w14:textId="6DC0853E" w:rsidR="00C53FF4" w:rsidRDefault="00C53FF4" w:rsidP="00C53FF4">
      <w:pPr>
        <w:rPr>
          <w:rFonts w:eastAsiaTheme="minorEastAsia"/>
          <w:b/>
          <w:bCs/>
          <w:sz w:val="24"/>
          <w:szCs w:val="28"/>
        </w:rPr>
      </w:pPr>
      <w:r w:rsidRPr="00C53FF4">
        <w:rPr>
          <w:rFonts w:eastAsiaTheme="minorEastAsia"/>
          <w:b/>
          <w:bCs/>
          <w:sz w:val="24"/>
          <w:szCs w:val="28"/>
          <w:highlight w:val="yellow"/>
        </w:rPr>
        <w:t xml:space="preserve">Paso 4: El </w:t>
      </w:r>
      <w:proofErr w:type="spellStart"/>
      <w:r w:rsidRPr="00C53FF4">
        <w:rPr>
          <w:rFonts w:eastAsiaTheme="minorEastAsia"/>
          <w:b/>
          <w:bCs/>
          <w:sz w:val="24"/>
          <w:szCs w:val="28"/>
          <w:highlight w:val="yellow"/>
        </w:rPr>
        <w:t>masking</w:t>
      </w:r>
      <w:proofErr w:type="spellEnd"/>
    </w:p>
    <w:p w14:paraId="486F1926" w14:textId="2FEA63F2" w:rsidR="00C53FF4" w:rsidRPr="00C53FF4" w:rsidRDefault="00C53FF4" w:rsidP="00C53FF4">
      <w:pPr>
        <w:rPr>
          <w:rFonts w:eastAsiaTheme="minorEastAsia"/>
        </w:rPr>
      </w:pPr>
      <w:r w:rsidRPr="00C53FF4">
        <w:rPr>
          <w:rFonts w:eastAsiaTheme="minorEastAsia"/>
          <w:b/>
          <w:bCs/>
        </w:rPr>
        <w:t xml:space="preserve">No hace falta. </w:t>
      </w:r>
      <w:r w:rsidRPr="00C53FF4">
        <w:rPr>
          <w:rFonts w:eastAsiaTheme="minorEastAsia"/>
        </w:rPr>
        <w:t xml:space="preserve">El </w:t>
      </w:r>
      <w:proofErr w:type="spellStart"/>
      <w:r w:rsidRPr="00C53FF4">
        <w:rPr>
          <w:rFonts w:eastAsiaTheme="minorEastAsia"/>
        </w:rPr>
        <w:t>masking</w:t>
      </w:r>
      <w:proofErr w:type="spellEnd"/>
      <w:r w:rsidRPr="00C53FF4">
        <w:rPr>
          <w:rFonts w:eastAsiaTheme="minorEastAsia"/>
        </w:rPr>
        <w:t xml:space="preserve"> existe para que una palabra alemana no mire a una palabra alemana futura. </w:t>
      </w:r>
      <w:proofErr w:type="spellStart"/>
      <w:r w:rsidRPr="00C53FF4">
        <w:rPr>
          <w:rFonts w:eastAsiaTheme="minorEastAsia"/>
        </w:rPr>
        <w:t>Aca</w:t>
      </w:r>
      <w:proofErr w:type="spellEnd"/>
      <w:r w:rsidRPr="00C53FF4">
        <w:rPr>
          <w:rFonts w:eastAsiaTheme="minorEastAsia"/>
        </w:rPr>
        <w:t xml:space="preserve"> se </w:t>
      </w:r>
      <w:proofErr w:type="spellStart"/>
      <w:r w:rsidRPr="00C53FF4">
        <w:rPr>
          <w:rFonts w:eastAsiaTheme="minorEastAsia"/>
        </w:rPr>
        <w:t>esta</w:t>
      </w:r>
      <w:proofErr w:type="spellEnd"/>
      <w:r w:rsidRPr="00C53FF4">
        <w:rPr>
          <w:rFonts w:eastAsiaTheme="minorEastAsia"/>
        </w:rPr>
        <w:t xml:space="preserve"> mirando </w:t>
      </w:r>
      <w:proofErr w:type="gramStart"/>
      <w:r w:rsidRPr="00C53FF4">
        <w:rPr>
          <w:rFonts w:eastAsiaTheme="minorEastAsia"/>
        </w:rPr>
        <w:t xml:space="preserve">el </w:t>
      </w:r>
      <w:proofErr w:type="spellStart"/>
      <w:r w:rsidRPr="00C53FF4">
        <w:rPr>
          <w:rFonts w:eastAsiaTheme="minorEastAsia"/>
        </w:rPr>
        <w:t>ingles</w:t>
      </w:r>
      <w:proofErr w:type="spellEnd"/>
      <w:proofErr w:type="gramEnd"/>
      <w:r w:rsidRPr="00C53FF4">
        <w:rPr>
          <w:rFonts w:eastAsiaTheme="minorEastAsia"/>
        </w:rPr>
        <w:t xml:space="preserve">, que ya </w:t>
      </w:r>
      <w:proofErr w:type="spellStart"/>
      <w:r w:rsidRPr="00C53FF4">
        <w:rPr>
          <w:rFonts w:eastAsiaTheme="minorEastAsia"/>
        </w:rPr>
        <w:t>esta</w:t>
      </w:r>
      <w:proofErr w:type="spellEnd"/>
      <w:r w:rsidRPr="00C53FF4">
        <w:rPr>
          <w:rFonts w:eastAsiaTheme="minorEastAsia"/>
        </w:rPr>
        <w:t xml:space="preserve"> completo desde que corrió el </w:t>
      </w:r>
      <w:proofErr w:type="spellStart"/>
      <w:r w:rsidRPr="00C53FF4">
        <w:rPr>
          <w:rFonts w:eastAsiaTheme="minorEastAsia"/>
        </w:rPr>
        <w:t>Encoder</w:t>
      </w:r>
      <w:proofErr w:type="spellEnd"/>
      <w:r w:rsidRPr="00C53FF4">
        <w:rPr>
          <w:rFonts w:eastAsiaTheme="minorEastAsia"/>
        </w:rPr>
        <w:t>: no hay ninguna posición “futura” que tapar</w:t>
      </w:r>
    </w:p>
    <w:p w14:paraId="3C630BE1" w14:textId="1CA71757" w:rsidR="00C53FF4" w:rsidRDefault="00C53FF4" w:rsidP="00C53FF4">
      <w:pPr>
        <w:rPr>
          <w:rFonts w:eastAsiaTheme="minorEastAsia"/>
          <w:b/>
          <w:bCs/>
          <w:sz w:val="24"/>
          <w:szCs w:val="28"/>
        </w:rPr>
      </w:pPr>
      <w:r w:rsidRPr="00C53FF4">
        <w:rPr>
          <w:rFonts w:eastAsiaTheme="minorEastAsia"/>
          <w:b/>
          <w:bCs/>
          <w:sz w:val="24"/>
          <w:szCs w:val="28"/>
          <w:highlight w:val="yellow"/>
        </w:rPr>
        <w:t xml:space="preserve">Paso 5: </w:t>
      </w:r>
      <w:proofErr w:type="spellStart"/>
      <w:r w:rsidRPr="00C53FF4">
        <w:rPr>
          <w:rFonts w:eastAsiaTheme="minorEastAsia"/>
          <w:b/>
          <w:bCs/>
          <w:sz w:val="24"/>
          <w:szCs w:val="28"/>
          <w:highlight w:val="yellow"/>
        </w:rPr>
        <w:t>softmax</w:t>
      </w:r>
      <w:proofErr w:type="spellEnd"/>
    </w:p>
    <w:p w14:paraId="4B4D1C29" w14:textId="18F302EE" w:rsidR="00C53FF4" w:rsidRDefault="00C445E5" w:rsidP="00C53FF4">
      <w:pPr>
        <w:rPr>
          <w:rFonts w:eastAsiaTheme="minorEastAsia"/>
          <w:b/>
          <w:bCs/>
          <w:sz w:val="24"/>
          <w:szCs w:val="28"/>
        </w:rPr>
      </w:pPr>
      <w:r w:rsidRPr="00C445E5">
        <w:rPr>
          <w:rFonts w:eastAsiaTheme="minorEastAsia"/>
          <w:b/>
          <w:bCs/>
          <w:noProof/>
          <w:sz w:val="24"/>
          <w:szCs w:val="28"/>
        </w:rPr>
        <w:drawing>
          <wp:inline distT="0" distB="0" distL="0" distR="0" wp14:anchorId="3DC4305D" wp14:editId="7A17AD47">
            <wp:extent cx="5890770" cy="594412"/>
            <wp:effectExtent l="19050" t="19050" r="15240" b="15240"/>
            <wp:docPr id="202891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1310" name=""/>
                    <pic:cNvPicPr/>
                  </pic:nvPicPr>
                  <pic:blipFill>
                    <a:blip r:embed="rId383"/>
                    <a:stretch>
                      <a:fillRect/>
                    </a:stretch>
                  </pic:blipFill>
                  <pic:spPr>
                    <a:xfrm>
                      <a:off x="0" y="0"/>
                      <a:ext cx="5890770" cy="594412"/>
                    </a:xfrm>
                    <a:prstGeom prst="rect">
                      <a:avLst/>
                    </a:prstGeom>
                    <a:ln w="12700">
                      <a:solidFill>
                        <a:schemeClr val="tx1"/>
                      </a:solidFill>
                    </a:ln>
                  </pic:spPr>
                </pic:pic>
              </a:graphicData>
            </a:graphic>
          </wp:inline>
        </w:drawing>
      </w:r>
    </w:p>
    <w:p w14:paraId="5C17D951" w14:textId="43E36365" w:rsidR="00C445E5" w:rsidRPr="00193C79" w:rsidRDefault="00C445E5" w:rsidP="00C53FF4">
      <w:pPr>
        <w:rPr>
          <w:rFonts w:eastAsiaTheme="minorEastAsia"/>
        </w:rPr>
      </w:pPr>
      <w:r w:rsidRPr="00193C79">
        <w:rPr>
          <w:rFonts w:eastAsiaTheme="minorEastAsia"/>
        </w:rPr>
        <w:t xml:space="preserve">Ejemplo inventado: </w:t>
      </w:r>
      <w:r w:rsidR="00193C79" w:rsidRPr="00193C79">
        <w:rPr>
          <w:rFonts w:eastAsiaTheme="minorEastAsia"/>
        </w:rPr>
        <w:t xml:space="preserve">[0.10, 0.55, 0.20, 0.05, 0.10]. </w:t>
      </w:r>
      <w:r w:rsidR="00193C79" w:rsidRPr="001D0BB2">
        <w:rPr>
          <w:rFonts w:eastAsiaTheme="minorEastAsia"/>
          <w:b/>
          <w:bCs/>
          <w:highlight w:val="yellow"/>
        </w:rPr>
        <w:t>Dice cuanta atención le presta “Der” a cada palabra inglesa</w:t>
      </w:r>
      <w:r w:rsidR="00193C79" w:rsidRPr="00193C79">
        <w:rPr>
          <w:rFonts w:eastAsiaTheme="minorEastAsia"/>
        </w:rPr>
        <w:t>, no la probabilidad de que la traducción sea esa palabra: acá “</w:t>
      </w:r>
      <w:proofErr w:type="spellStart"/>
      <w:r w:rsidR="00193C79" w:rsidRPr="00193C79">
        <w:rPr>
          <w:rFonts w:eastAsiaTheme="minorEastAsia"/>
        </w:rPr>
        <w:t>dog</w:t>
      </w:r>
      <w:proofErr w:type="spellEnd"/>
      <w:r w:rsidR="00193C79" w:rsidRPr="00193C79">
        <w:rPr>
          <w:rFonts w:eastAsiaTheme="minorEastAsia"/>
        </w:rPr>
        <w:t xml:space="preserve">” (55%) es la que </w:t>
      </w:r>
      <w:proofErr w:type="spellStart"/>
      <w:r w:rsidR="00193C79" w:rsidRPr="00193C79">
        <w:rPr>
          <w:rFonts w:eastAsiaTheme="minorEastAsia"/>
        </w:rPr>
        <w:t>mas</w:t>
      </w:r>
      <w:proofErr w:type="spellEnd"/>
      <w:r w:rsidR="00193C79" w:rsidRPr="00193C79">
        <w:rPr>
          <w:rFonts w:eastAsiaTheme="minorEastAsia"/>
        </w:rPr>
        <w:t xml:space="preserve"> aporta contenido a la mezcla, coherente con que “Der” sea el </w:t>
      </w:r>
      <w:proofErr w:type="spellStart"/>
      <w:r w:rsidR="00193C79" w:rsidRPr="00193C79">
        <w:rPr>
          <w:rFonts w:eastAsiaTheme="minorEastAsia"/>
        </w:rPr>
        <w:t>articulo</w:t>
      </w:r>
      <w:proofErr w:type="spellEnd"/>
      <w:r w:rsidR="00193C79" w:rsidRPr="00193C79">
        <w:rPr>
          <w:rFonts w:eastAsiaTheme="minorEastAsia"/>
        </w:rPr>
        <w:t xml:space="preserve"> de “Hund” en alemán.</w:t>
      </w:r>
    </w:p>
    <w:p w14:paraId="5451874E" w14:textId="77777777" w:rsidR="00311E04" w:rsidRPr="00311E04" w:rsidRDefault="00311E04" w:rsidP="00311E04">
      <w:pPr>
        <w:rPr>
          <w:rFonts w:eastAsiaTheme="minorEastAsia"/>
          <w:b/>
          <w:bCs/>
          <w:sz w:val="24"/>
          <w:szCs w:val="28"/>
        </w:rPr>
      </w:pPr>
      <w:r w:rsidRPr="00311E04">
        <w:rPr>
          <w:rFonts w:eastAsiaTheme="minorEastAsia"/>
          <w:b/>
          <w:bCs/>
          <w:sz w:val="24"/>
          <w:szCs w:val="28"/>
          <w:highlight w:val="yellow"/>
        </w:rPr>
        <w:t>Paso 6: mezclar los valores</w:t>
      </w:r>
    </w:p>
    <w:p w14:paraId="24FA8999" w14:textId="4D2E0FB7" w:rsidR="00193C79" w:rsidRDefault="00735A1E" w:rsidP="00C53FF4">
      <w:pPr>
        <w:rPr>
          <w:rFonts w:eastAsiaTheme="minorEastAsia"/>
          <w:sz w:val="24"/>
          <w:szCs w:val="28"/>
        </w:rPr>
      </w:pPr>
      <w:r w:rsidRPr="00735A1E">
        <w:rPr>
          <w:rFonts w:eastAsiaTheme="minorEastAsia"/>
          <w:noProof/>
          <w:sz w:val="24"/>
          <w:szCs w:val="28"/>
        </w:rPr>
        <w:drawing>
          <wp:inline distT="0" distB="0" distL="0" distR="0" wp14:anchorId="7B1DBEF0" wp14:editId="2895A123">
            <wp:extent cx="5372566" cy="1005927"/>
            <wp:effectExtent l="19050" t="19050" r="19050" b="22860"/>
            <wp:docPr id="511968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68916" name=""/>
                    <pic:cNvPicPr/>
                  </pic:nvPicPr>
                  <pic:blipFill>
                    <a:blip r:embed="rId384"/>
                    <a:stretch>
                      <a:fillRect/>
                    </a:stretch>
                  </pic:blipFill>
                  <pic:spPr>
                    <a:xfrm>
                      <a:off x="0" y="0"/>
                      <a:ext cx="5372566" cy="1005927"/>
                    </a:xfrm>
                    <a:prstGeom prst="rect">
                      <a:avLst/>
                    </a:prstGeom>
                    <a:ln w="12700">
                      <a:solidFill>
                        <a:schemeClr val="tx1"/>
                      </a:solidFill>
                    </a:ln>
                  </pic:spPr>
                </pic:pic>
              </a:graphicData>
            </a:graphic>
          </wp:inline>
        </w:drawing>
      </w:r>
    </w:p>
    <w:p w14:paraId="10E2E532" w14:textId="02BC5C6E" w:rsidR="00735A1E" w:rsidRPr="007452CF" w:rsidRDefault="007452CF" w:rsidP="00C53FF4">
      <w:pPr>
        <w:rPr>
          <w:rFonts w:eastAsiaTheme="minorEastAsia"/>
        </w:rPr>
      </w:pPr>
      <w:r w:rsidRPr="007452CF">
        <w:rPr>
          <w:rFonts w:eastAsiaTheme="minorEastAsia"/>
        </w:rPr>
        <w:lastRenderedPageBreak/>
        <w:t xml:space="preserve">Cada uno de los 64 números es una suma ponderada de 5 </w:t>
      </w:r>
      <w:proofErr w:type="spellStart"/>
      <w:r w:rsidRPr="007452CF">
        <w:rPr>
          <w:rFonts w:eastAsiaTheme="minorEastAsia"/>
        </w:rPr>
        <w:t>terminos</w:t>
      </w:r>
      <w:proofErr w:type="spellEnd"/>
      <w:r w:rsidRPr="007452CF">
        <w:rPr>
          <w:rFonts w:eastAsiaTheme="minorEastAsia"/>
        </w:rPr>
        <w:t xml:space="preserve"> (uno por palabra inglesa), con los mismos 5 pesos.</w:t>
      </w:r>
    </w:p>
    <w:p w14:paraId="32AB1735" w14:textId="77777777" w:rsidR="0077380A" w:rsidRPr="0077380A" w:rsidRDefault="0077380A" w:rsidP="0077380A">
      <w:pPr>
        <w:rPr>
          <w:rFonts w:eastAsiaTheme="minorEastAsia"/>
          <w:b/>
          <w:bCs/>
          <w:sz w:val="24"/>
          <w:szCs w:val="28"/>
        </w:rPr>
      </w:pPr>
      <w:r w:rsidRPr="0077380A">
        <w:rPr>
          <w:rFonts w:eastAsiaTheme="minorEastAsia"/>
          <w:b/>
          <w:bCs/>
          <w:sz w:val="24"/>
          <w:szCs w:val="28"/>
          <w:highlight w:val="yellow"/>
        </w:rPr>
        <w:t>Paso 7: pegar las 8 cabezas</w:t>
      </w:r>
    </w:p>
    <w:p w14:paraId="3A2B0FB3" w14:textId="1638BDA7" w:rsidR="007452CF" w:rsidRDefault="007A0417" w:rsidP="00C53FF4">
      <w:pPr>
        <w:rPr>
          <w:rFonts w:eastAsiaTheme="minorEastAsia"/>
          <w:sz w:val="24"/>
          <w:szCs w:val="28"/>
        </w:rPr>
      </w:pPr>
      <w:r w:rsidRPr="007A0417">
        <w:rPr>
          <w:rFonts w:eastAsiaTheme="minorEastAsia"/>
          <w:noProof/>
          <w:sz w:val="24"/>
          <w:szCs w:val="28"/>
        </w:rPr>
        <w:drawing>
          <wp:inline distT="0" distB="0" distL="0" distR="0" wp14:anchorId="19D05B34" wp14:editId="0475C71D">
            <wp:extent cx="5700254" cy="967824"/>
            <wp:effectExtent l="19050" t="19050" r="15240" b="22860"/>
            <wp:docPr id="487618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18533" name=""/>
                    <pic:cNvPicPr/>
                  </pic:nvPicPr>
                  <pic:blipFill>
                    <a:blip r:embed="rId385"/>
                    <a:stretch>
                      <a:fillRect/>
                    </a:stretch>
                  </pic:blipFill>
                  <pic:spPr>
                    <a:xfrm>
                      <a:off x="0" y="0"/>
                      <a:ext cx="5700254" cy="967824"/>
                    </a:xfrm>
                    <a:prstGeom prst="rect">
                      <a:avLst/>
                    </a:prstGeom>
                    <a:ln w="12700">
                      <a:solidFill>
                        <a:schemeClr val="tx1"/>
                      </a:solidFill>
                    </a:ln>
                  </pic:spPr>
                </pic:pic>
              </a:graphicData>
            </a:graphic>
          </wp:inline>
        </w:drawing>
      </w:r>
    </w:p>
    <w:p w14:paraId="64EC6573" w14:textId="36C2D7F8" w:rsidR="007A0417" w:rsidRPr="007A0417" w:rsidRDefault="007A0417" w:rsidP="00C53FF4">
      <w:pPr>
        <w:rPr>
          <w:rFonts w:eastAsiaTheme="minorEastAsia"/>
          <w:b/>
          <w:bCs/>
          <w:sz w:val="24"/>
          <w:szCs w:val="28"/>
        </w:rPr>
      </w:pPr>
      <w:r w:rsidRPr="007A0417">
        <w:rPr>
          <w:rFonts w:eastAsiaTheme="minorEastAsia"/>
          <w:b/>
          <w:bCs/>
          <w:sz w:val="24"/>
          <w:szCs w:val="28"/>
          <w:highlight w:val="yellow"/>
        </w:rPr>
        <w:t xml:space="preserve">Paso 8: mezclar las cabezas con </w:t>
      </w:r>
      <m:oMath>
        <m:sSup>
          <m:sSupPr>
            <m:ctrlPr>
              <w:rPr>
                <w:rFonts w:ascii="Cambria Math" w:eastAsiaTheme="minorEastAsia" w:hAnsi="Cambria Math"/>
                <w:sz w:val="24"/>
                <w:szCs w:val="28"/>
                <w:highlight w:val="yellow"/>
              </w:rPr>
            </m:ctrlPr>
          </m:sSupPr>
          <m:e>
            <m:r>
              <w:rPr>
                <w:rFonts w:ascii="Cambria Math" w:eastAsiaTheme="minorEastAsia" w:hAnsi="Cambria Math"/>
                <w:sz w:val="24"/>
                <w:szCs w:val="28"/>
                <w:highlight w:val="yellow"/>
              </w:rPr>
              <m:t>W</m:t>
            </m:r>
          </m:e>
          <m:sup>
            <m:r>
              <w:rPr>
                <w:rFonts w:ascii="Cambria Math" w:eastAsiaTheme="minorEastAsia" w:hAnsi="Cambria Math"/>
                <w:sz w:val="24"/>
                <w:szCs w:val="28"/>
                <w:highlight w:val="yellow"/>
              </w:rPr>
              <m:t>O</m:t>
            </m:r>
          </m:sup>
        </m:sSup>
      </m:oMath>
    </w:p>
    <w:p w14:paraId="49F00A01" w14:textId="17EF22E0" w:rsidR="00C53FF4" w:rsidRDefault="00AD3064" w:rsidP="00C53FF4">
      <w:pPr>
        <w:rPr>
          <w:rFonts w:eastAsiaTheme="minorEastAsia"/>
          <w:sz w:val="24"/>
          <w:szCs w:val="28"/>
        </w:rPr>
      </w:pPr>
      <w:r w:rsidRPr="00AD3064">
        <w:rPr>
          <w:rFonts w:eastAsiaTheme="minorEastAsia"/>
          <w:noProof/>
          <w:sz w:val="24"/>
          <w:szCs w:val="28"/>
        </w:rPr>
        <w:drawing>
          <wp:inline distT="0" distB="0" distL="0" distR="0" wp14:anchorId="4C19BC13" wp14:editId="040BD845">
            <wp:extent cx="5494496" cy="990686"/>
            <wp:effectExtent l="19050" t="19050" r="11430" b="19050"/>
            <wp:docPr id="1522409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09827" name=""/>
                    <pic:cNvPicPr/>
                  </pic:nvPicPr>
                  <pic:blipFill>
                    <a:blip r:embed="rId386"/>
                    <a:stretch>
                      <a:fillRect/>
                    </a:stretch>
                  </pic:blipFill>
                  <pic:spPr>
                    <a:xfrm>
                      <a:off x="0" y="0"/>
                      <a:ext cx="5494496" cy="990686"/>
                    </a:xfrm>
                    <a:prstGeom prst="rect">
                      <a:avLst/>
                    </a:prstGeom>
                    <a:ln w="12700">
                      <a:solidFill>
                        <a:schemeClr val="tx1"/>
                      </a:solidFill>
                    </a:ln>
                  </pic:spPr>
                </pic:pic>
              </a:graphicData>
            </a:graphic>
          </wp:inline>
        </w:drawing>
      </w:r>
    </w:p>
    <w:p w14:paraId="0D92E595" w14:textId="77777777" w:rsidR="00AD3064" w:rsidRPr="00AD3064" w:rsidRDefault="00AD3064" w:rsidP="00AD3064">
      <w:pPr>
        <w:rPr>
          <w:rFonts w:eastAsiaTheme="minorEastAsia"/>
          <w:b/>
          <w:bCs/>
          <w:sz w:val="24"/>
          <w:szCs w:val="28"/>
        </w:rPr>
      </w:pPr>
      <w:r w:rsidRPr="00AD3064">
        <w:rPr>
          <w:rFonts w:eastAsiaTheme="minorEastAsia"/>
          <w:b/>
          <w:bCs/>
          <w:sz w:val="24"/>
          <w:szCs w:val="28"/>
          <w:highlight w:val="yellow"/>
        </w:rPr>
        <w:t>Comparación con Self-</w:t>
      </w:r>
      <w:proofErr w:type="spellStart"/>
      <w:r w:rsidRPr="00AD3064">
        <w:rPr>
          <w:rFonts w:eastAsiaTheme="minorEastAsia"/>
          <w:b/>
          <w:bCs/>
          <w:sz w:val="24"/>
          <w:szCs w:val="28"/>
          <w:highlight w:val="yellow"/>
        </w:rPr>
        <w:t>Attention</w:t>
      </w:r>
      <w:proofErr w:type="spellEnd"/>
      <w:r w:rsidRPr="00AD3064">
        <w:rPr>
          <w:rFonts w:eastAsiaTheme="minorEastAsia"/>
          <w:b/>
          <w:bCs/>
          <w:sz w:val="24"/>
          <w:szCs w:val="28"/>
          <w:highlight w:val="yellow"/>
        </w:rPr>
        <w:t xml:space="preserve"> enmascarada</w:t>
      </w:r>
    </w:p>
    <w:tbl>
      <w:tblPr>
        <w:tblStyle w:val="Tablaconcuadrcula4-nfasis4"/>
        <w:tblW w:w="0" w:type="auto"/>
        <w:tblLook w:val="04A0" w:firstRow="1" w:lastRow="0" w:firstColumn="1" w:lastColumn="0" w:noHBand="0" w:noVBand="1"/>
      </w:tblPr>
      <w:tblGrid>
        <w:gridCol w:w="3596"/>
        <w:gridCol w:w="3597"/>
        <w:gridCol w:w="3597"/>
      </w:tblGrid>
      <w:tr w:rsidR="00AD3064" w14:paraId="703B569B" w14:textId="77777777" w:rsidTr="00374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8FAA446" w14:textId="77777777" w:rsidR="00AD3064" w:rsidRPr="00374B60" w:rsidRDefault="00AD3064" w:rsidP="00C53FF4">
            <w:pPr>
              <w:rPr>
                <w:rFonts w:eastAsiaTheme="minorEastAsia"/>
              </w:rPr>
            </w:pPr>
          </w:p>
        </w:tc>
        <w:tc>
          <w:tcPr>
            <w:tcW w:w="3597" w:type="dxa"/>
          </w:tcPr>
          <w:p w14:paraId="127CC116" w14:textId="55FC483F" w:rsidR="00AD3064" w:rsidRPr="00374B60" w:rsidRDefault="00AD3064" w:rsidP="00C53FF4">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00374B60">
              <w:rPr>
                <w:rFonts w:eastAsiaTheme="minorEastAsia"/>
                <w:b w:val="0"/>
                <w:bCs w:val="0"/>
              </w:rPr>
              <w:t>Self-</w:t>
            </w:r>
            <w:proofErr w:type="spellStart"/>
            <w:r w:rsidRPr="00374B60">
              <w:rPr>
                <w:rFonts w:eastAsiaTheme="minorEastAsia"/>
                <w:b w:val="0"/>
                <w:bCs w:val="0"/>
              </w:rPr>
              <w:t>Attention</w:t>
            </w:r>
            <w:proofErr w:type="spellEnd"/>
            <w:r w:rsidRPr="00374B60">
              <w:rPr>
                <w:rFonts w:eastAsiaTheme="minorEastAsia"/>
                <w:b w:val="0"/>
                <w:bCs w:val="0"/>
              </w:rPr>
              <w:t xml:space="preserve"> enmascarada</w:t>
            </w:r>
          </w:p>
        </w:tc>
        <w:tc>
          <w:tcPr>
            <w:tcW w:w="3597" w:type="dxa"/>
          </w:tcPr>
          <w:p w14:paraId="5708308C" w14:textId="1DBCD201" w:rsidR="00AD3064" w:rsidRPr="00374B60" w:rsidRDefault="00AD3064" w:rsidP="00C53FF4">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00374B60">
              <w:rPr>
                <w:rFonts w:eastAsiaTheme="minorEastAsia"/>
                <w:b w:val="0"/>
                <w:bCs w:val="0"/>
              </w:rPr>
              <w:t>Cross-</w:t>
            </w:r>
            <w:proofErr w:type="spellStart"/>
            <w:r w:rsidRPr="00374B60">
              <w:rPr>
                <w:rFonts w:eastAsiaTheme="minorEastAsia"/>
                <w:b w:val="0"/>
                <w:bCs w:val="0"/>
              </w:rPr>
              <w:t>Attention</w:t>
            </w:r>
            <w:proofErr w:type="spellEnd"/>
          </w:p>
        </w:tc>
      </w:tr>
      <w:tr w:rsidR="00AD3064" w14:paraId="6FAAE4EA" w14:textId="77777777" w:rsidTr="00374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F7659CB" w14:textId="5CED0366" w:rsidR="00AD3064" w:rsidRPr="00374B60" w:rsidRDefault="006158FB" w:rsidP="00C53FF4">
            <w:pPr>
              <w:rPr>
                <w:rFonts w:eastAsiaTheme="minorEastAsia"/>
              </w:rPr>
            </w:pPr>
            <w:r w:rsidRPr="00374B60">
              <w:rPr>
                <w:rFonts w:eastAsiaTheme="minorEastAsia"/>
              </w:rPr>
              <w:t xml:space="preserve">Query viene de </w:t>
            </w:r>
          </w:p>
        </w:tc>
        <w:tc>
          <w:tcPr>
            <w:tcW w:w="3597" w:type="dxa"/>
          </w:tcPr>
          <w:p w14:paraId="6A5F805C" w14:textId="49F33D0D" w:rsidR="00AD3064" w:rsidRPr="00374B60" w:rsidRDefault="006158FB" w:rsidP="00C53FF4">
            <w:pPr>
              <w:cnfStyle w:val="000000100000" w:firstRow="0" w:lastRow="0" w:firstColumn="0" w:lastColumn="0" w:oddVBand="0" w:evenVBand="0" w:oddHBand="1" w:evenHBand="0" w:firstRowFirstColumn="0" w:firstRowLastColumn="0" w:lastRowFirstColumn="0" w:lastRowLastColumn="0"/>
              <w:rPr>
                <w:rFonts w:eastAsiaTheme="minorEastAsia"/>
              </w:rPr>
            </w:pPr>
            <w:r w:rsidRPr="00374B60">
              <w:rPr>
                <w:rFonts w:eastAsiaTheme="minorEastAsia"/>
              </w:rPr>
              <w:t xml:space="preserve">El propio token del </w:t>
            </w:r>
            <w:proofErr w:type="spellStart"/>
            <w:r w:rsidRPr="00374B60">
              <w:rPr>
                <w:rFonts w:eastAsiaTheme="minorEastAsia"/>
              </w:rPr>
              <w:t>decoder</w:t>
            </w:r>
            <w:proofErr w:type="spellEnd"/>
          </w:p>
        </w:tc>
        <w:tc>
          <w:tcPr>
            <w:tcW w:w="3597" w:type="dxa"/>
          </w:tcPr>
          <w:p w14:paraId="6CCC2B6D" w14:textId="291B1073" w:rsidR="00AD3064" w:rsidRPr="00374B60" w:rsidRDefault="006158FB" w:rsidP="00C53FF4">
            <w:pPr>
              <w:cnfStyle w:val="000000100000" w:firstRow="0" w:lastRow="0" w:firstColumn="0" w:lastColumn="0" w:oddVBand="0" w:evenVBand="0" w:oddHBand="1" w:evenHBand="0" w:firstRowFirstColumn="0" w:firstRowLastColumn="0" w:lastRowFirstColumn="0" w:lastRowLastColumn="0"/>
              <w:rPr>
                <w:rFonts w:eastAsiaTheme="minorEastAsia"/>
              </w:rPr>
            </w:pPr>
            <w:r w:rsidRPr="00374B60">
              <w:rPr>
                <w:rFonts w:eastAsiaTheme="minorEastAsia"/>
              </w:rPr>
              <w:t xml:space="preserve">El propio token del </w:t>
            </w:r>
            <w:proofErr w:type="spellStart"/>
            <w:r w:rsidRPr="00374B60">
              <w:rPr>
                <w:rFonts w:eastAsiaTheme="minorEastAsia"/>
              </w:rPr>
              <w:t>Decoder</w:t>
            </w:r>
            <w:proofErr w:type="spellEnd"/>
          </w:p>
        </w:tc>
      </w:tr>
      <w:tr w:rsidR="00AD3064" w14:paraId="3FE504EE" w14:textId="77777777" w:rsidTr="00374B60">
        <w:tc>
          <w:tcPr>
            <w:cnfStyle w:val="001000000000" w:firstRow="0" w:lastRow="0" w:firstColumn="1" w:lastColumn="0" w:oddVBand="0" w:evenVBand="0" w:oddHBand="0" w:evenHBand="0" w:firstRowFirstColumn="0" w:firstRowLastColumn="0" w:lastRowFirstColumn="0" w:lastRowLastColumn="0"/>
            <w:tcW w:w="3596" w:type="dxa"/>
          </w:tcPr>
          <w:p w14:paraId="0A1CC9A4" w14:textId="77E18D3C" w:rsidR="00AD3064" w:rsidRPr="00374B60" w:rsidRDefault="006158FB" w:rsidP="00C53FF4">
            <w:pPr>
              <w:rPr>
                <w:rFonts w:eastAsiaTheme="minorEastAsia"/>
              </w:rPr>
            </w:pPr>
            <w:r w:rsidRPr="00374B60">
              <w:rPr>
                <w:rFonts w:eastAsiaTheme="minorEastAsia"/>
              </w:rPr>
              <w:t>Clave y Valor vienen de</w:t>
            </w:r>
          </w:p>
        </w:tc>
        <w:tc>
          <w:tcPr>
            <w:tcW w:w="3597" w:type="dxa"/>
          </w:tcPr>
          <w:p w14:paraId="0D7049F6" w14:textId="6A6DC80A" w:rsidR="00AD3064" w:rsidRPr="00374B60" w:rsidRDefault="006158FB" w:rsidP="00C53FF4">
            <w:pPr>
              <w:cnfStyle w:val="000000000000" w:firstRow="0" w:lastRow="0" w:firstColumn="0" w:lastColumn="0" w:oddVBand="0" w:evenVBand="0" w:oddHBand="0" w:evenHBand="0" w:firstRowFirstColumn="0" w:firstRowLastColumn="0" w:lastRowFirstColumn="0" w:lastRowLastColumn="0"/>
              <w:rPr>
                <w:rFonts w:eastAsiaTheme="minorEastAsia"/>
              </w:rPr>
            </w:pPr>
            <w:r w:rsidRPr="00374B60">
              <w:rPr>
                <w:rFonts w:eastAsiaTheme="minorEastAsia"/>
              </w:rPr>
              <w:t>El cache de tokens alemanes ya escritos</w:t>
            </w:r>
          </w:p>
        </w:tc>
        <w:tc>
          <w:tcPr>
            <w:tcW w:w="3597" w:type="dxa"/>
          </w:tcPr>
          <w:p w14:paraId="27D20A61" w14:textId="79C28BE6" w:rsidR="00AD3064" w:rsidRPr="00374B60" w:rsidRDefault="006158FB" w:rsidP="00C53FF4">
            <w:pPr>
              <w:cnfStyle w:val="000000000000" w:firstRow="0" w:lastRow="0" w:firstColumn="0" w:lastColumn="0" w:oddVBand="0" w:evenVBand="0" w:oddHBand="0" w:evenHBand="0" w:firstRowFirstColumn="0" w:firstRowLastColumn="0" w:lastRowFirstColumn="0" w:lastRowLastColumn="0"/>
              <w:rPr>
                <w:rFonts w:eastAsiaTheme="minorEastAsia"/>
              </w:rPr>
            </w:pPr>
            <w:r w:rsidRPr="00374B60">
              <w:rPr>
                <w:rFonts w:eastAsiaTheme="minorEastAsia"/>
              </w:rPr>
              <w:t xml:space="preserve">La salida fija del </w:t>
            </w:r>
            <w:proofErr w:type="spellStart"/>
            <w:r w:rsidRPr="00374B60">
              <w:rPr>
                <w:rFonts w:eastAsiaTheme="minorEastAsia"/>
              </w:rPr>
              <w:t>Encoder</w:t>
            </w:r>
            <w:proofErr w:type="spellEnd"/>
            <w:r w:rsidRPr="00374B60">
              <w:rPr>
                <w:rFonts w:eastAsiaTheme="minorEastAsia"/>
              </w:rPr>
              <w:t xml:space="preserve"> (inglés)</w:t>
            </w:r>
          </w:p>
        </w:tc>
      </w:tr>
      <w:tr w:rsidR="006158FB" w14:paraId="0218C808" w14:textId="77777777" w:rsidTr="00374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616E9C7" w14:textId="7FD7823E" w:rsidR="006158FB" w:rsidRPr="00374B60" w:rsidRDefault="006158FB" w:rsidP="00C53FF4">
            <w:pPr>
              <w:rPr>
                <w:rFonts w:eastAsiaTheme="minorEastAsia"/>
              </w:rPr>
            </w:pPr>
            <w:r w:rsidRPr="00374B60">
              <w:rPr>
                <w:rFonts w:eastAsiaTheme="minorEastAsia"/>
              </w:rPr>
              <w:t>Cantidad de candidatos</w:t>
            </w:r>
          </w:p>
        </w:tc>
        <w:tc>
          <w:tcPr>
            <w:tcW w:w="3597" w:type="dxa"/>
          </w:tcPr>
          <w:p w14:paraId="38133A34" w14:textId="079FFEBB" w:rsidR="006158FB" w:rsidRPr="00374B60" w:rsidRDefault="006158FB" w:rsidP="00C53FF4">
            <w:pPr>
              <w:cnfStyle w:val="000000100000" w:firstRow="0" w:lastRow="0" w:firstColumn="0" w:lastColumn="0" w:oddVBand="0" w:evenVBand="0" w:oddHBand="1" w:evenHBand="0" w:firstRowFirstColumn="0" w:firstRowLastColumn="0" w:lastRowFirstColumn="0" w:lastRowLastColumn="0"/>
              <w:rPr>
                <w:rFonts w:eastAsiaTheme="minorEastAsia"/>
              </w:rPr>
            </w:pPr>
            <w:r w:rsidRPr="00374B60">
              <w:rPr>
                <w:rFonts w:eastAsiaTheme="minorEastAsia"/>
              </w:rPr>
              <w:t>Crece ronda a ronda (1, 2, 3…)</w:t>
            </w:r>
          </w:p>
        </w:tc>
        <w:tc>
          <w:tcPr>
            <w:tcW w:w="3597" w:type="dxa"/>
          </w:tcPr>
          <w:p w14:paraId="54ACBE99" w14:textId="45C1CB30" w:rsidR="006158FB" w:rsidRPr="00374B60" w:rsidRDefault="001654EC" w:rsidP="00C53FF4">
            <w:pPr>
              <w:cnfStyle w:val="000000100000" w:firstRow="0" w:lastRow="0" w:firstColumn="0" w:lastColumn="0" w:oddVBand="0" w:evenVBand="0" w:oddHBand="1" w:evenHBand="0" w:firstRowFirstColumn="0" w:firstRowLastColumn="0" w:lastRowFirstColumn="0" w:lastRowLastColumn="0"/>
              <w:rPr>
                <w:rFonts w:eastAsiaTheme="minorEastAsia"/>
              </w:rPr>
            </w:pPr>
            <w:r w:rsidRPr="00374B60">
              <w:rPr>
                <w:rFonts w:eastAsiaTheme="minorEastAsia"/>
              </w:rPr>
              <w:t>Fija: 5 (siempre las mismas 5 palabras)</w:t>
            </w:r>
          </w:p>
        </w:tc>
      </w:tr>
      <w:tr w:rsidR="001654EC" w14:paraId="7E4BA175" w14:textId="77777777" w:rsidTr="00374B60">
        <w:tc>
          <w:tcPr>
            <w:cnfStyle w:val="001000000000" w:firstRow="0" w:lastRow="0" w:firstColumn="1" w:lastColumn="0" w:oddVBand="0" w:evenVBand="0" w:oddHBand="0" w:evenHBand="0" w:firstRowFirstColumn="0" w:firstRowLastColumn="0" w:lastRowFirstColumn="0" w:lastRowLastColumn="0"/>
            <w:tcW w:w="3596" w:type="dxa"/>
          </w:tcPr>
          <w:p w14:paraId="3847ACAB" w14:textId="3678A63A" w:rsidR="001654EC" w:rsidRPr="00374B60" w:rsidRDefault="001654EC" w:rsidP="00C53FF4">
            <w:pPr>
              <w:rPr>
                <w:rFonts w:eastAsiaTheme="minorEastAsia"/>
              </w:rPr>
            </w:pPr>
            <w:proofErr w:type="spellStart"/>
            <w:r w:rsidRPr="00374B60">
              <w:rPr>
                <w:rFonts w:eastAsiaTheme="minorEastAsia"/>
              </w:rPr>
              <w:t>Masking</w:t>
            </w:r>
            <w:proofErr w:type="spellEnd"/>
          </w:p>
        </w:tc>
        <w:tc>
          <w:tcPr>
            <w:tcW w:w="3597" w:type="dxa"/>
          </w:tcPr>
          <w:p w14:paraId="30B7F5A9" w14:textId="34930D7C" w:rsidR="001654EC" w:rsidRPr="00374B60" w:rsidRDefault="001654EC" w:rsidP="00C53FF4">
            <w:pPr>
              <w:cnfStyle w:val="000000000000" w:firstRow="0" w:lastRow="0" w:firstColumn="0" w:lastColumn="0" w:oddVBand="0" w:evenVBand="0" w:oddHBand="0" w:evenHBand="0" w:firstRowFirstColumn="0" w:firstRowLastColumn="0" w:lastRowFirstColumn="0" w:lastRowLastColumn="0"/>
              <w:rPr>
                <w:rFonts w:eastAsiaTheme="minorEastAsia"/>
              </w:rPr>
            </w:pPr>
            <w:r w:rsidRPr="00374B60">
              <w:rPr>
                <w:rFonts w:eastAsiaTheme="minorEastAsia"/>
              </w:rPr>
              <w:t>Sí (en la versión sin cache)</w:t>
            </w:r>
          </w:p>
        </w:tc>
        <w:tc>
          <w:tcPr>
            <w:tcW w:w="3597" w:type="dxa"/>
          </w:tcPr>
          <w:p w14:paraId="1C58308F" w14:textId="26BE7684" w:rsidR="001654EC" w:rsidRPr="00374B60" w:rsidRDefault="001654EC" w:rsidP="00C53FF4">
            <w:pPr>
              <w:cnfStyle w:val="000000000000" w:firstRow="0" w:lastRow="0" w:firstColumn="0" w:lastColumn="0" w:oddVBand="0" w:evenVBand="0" w:oddHBand="0" w:evenHBand="0" w:firstRowFirstColumn="0" w:firstRowLastColumn="0" w:lastRowFirstColumn="0" w:lastRowLastColumn="0"/>
              <w:rPr>
                <w:rFonts w:eastAsiaTheme="minorEastAsia"/>
              </w:rPr>
            </w:pPr>
            <w:r w:rsidRPr="00374B60">
              <w:rPr>
                <w:rFonts w:eastAsiaTheme="minorEastAsia"/>
              </w:rPr>
              <w:t>No hace falta</w:t>
            </w:r>
          </w:p>
        </w:tc>
      </w:tr>
      <w:tr w:rsidR="001654EC" w14:paraId="7F518DB0" w14:textId="77777777" w:rsidTr="00374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E625805" w14:textId="0A003612" w:rsidR="001654EC" w:rsidRPr="00374B60" w:rsidRDefault="001654EC" w:rsidP="00C53FF4">
            <w:pPr>
              <w:rPr>
                <w:rFonts w:eastAsiaTheme="minorEastAsia"/>
              </w:rPr>
            </w:pPr>
            <w:r w:rsidRPr="00374B60">
              <w:rPr>
                <w:rFonts w:eastAsiaTheme="minorEastAsia"/>
              </w:rPr>
              <w:t xml:space="preserve">Qué dice el </w:t>
            </w:r>
            <w:proofErr w:type="spellStart"/>
            <w:r w:rsidRPr="00374B60">
              <w:rPr>
                <w:rFonts w:eastAsiaTheme="minorEastAsia"/>
              </w:rPr>
              <w:t>softmax</w:t>
            </w:r>
            <w:proofErr w:type="spellEnd"/>
          </w:p>
        </w:tc>
        <w:tc>
          <w:tcPr>
            <w:tcW w:w="3597" w:type="dxa"/>
          </w:tcPr>
          <w:p w14:paraId="5DD79733" w14:textId="7A1EDA97" w:rsidR="001654EC" w:rsidRPr="00C77BA9" w:rsidRDefault="00374B60" w:rsidP="00C53FF4">
            <w:pPr>
              <w:cnfStyle w:val="000000100000" w:firstRow="0" w:lastRow="0" w:firstColumn="0" w:lastColumn="0" w:oddVBand="0" w:evenVBand="0" w:oddHBand="1" w:evenHBand="0" w:firstRowFirstColumn="0" w:firstRowLastColumn="0" w:lastRowFirstColumn="0" w:lastRowLastColumn="0"/>
              <w:rPr>
                <w:rFonts w:eastAsiaTheme="minorEastAsia"/>
                <w:b/>
                <w:bCs/>
                <w:highlight w:val="yellow"/>
              </w:rPr>
            </w:pPr>
            <w:r w:rsidRPr="00C77BA9">
              <w:rPr>
                <w:rFonts w:eastAsiaTheme="minorEastAsia"/>
                <w:b/>
                <w:bCs/>
                <w:highlight w:val="yellow"/>
              </w:rPr>
              <w:t>Cuánto pesa cada palabra alemana ya escrita</w:t>
            </w:r>
          </w:p>
        </w:tc>
        <w:tc>
          <w:tcPr>
            <w:tcW w:w="3597" w:type="dxa"/>
          </w:tcPr>
          <w:p w14:paraId="32D06222" w14:textId="3AA05942" w:rsidR="001654EC" w:rsidRPr="00C77BA9" w:rsidRDefault="00374B60" w:rsidP="00C53FF4">
            <w:pPr>
              <w:cnfStyle w:val="000000100000" w:firstRow="0" w:lastRow="0" w:firstColumn="0" w:lastColumn="0" w:oddVBand="0" w:evenVBand="0" w:oddHBand="1" w:evenHBand="0" w:firstRowFirstColumn="0" w:firstRowLastColumn="0" w:lastRowFirstColumn="0" w:lastRowLastColumn="0"/>
              <w:rPr>
                <w:rFonts w:eastAsiaTheme="minorEastAsia"/>
                <w:b/>
                <w:bCs/>
                <w:highlight w:val="yellow"/>
              </w:rPr>
            </w:pPr>
            <w:r w:rsidRPr="00C77BA9">
              <w:rPr>
                <w:rFonts w:eastAsiaTheme="minorEastAsia"/>
                <w:b/>
                <w:bCs/>
                <w:highlight w:val="yellow"/>
              </w:rPr>
              <w:t>Cuánto pesa cada palabra inglesa</w:t>
            </w:r>
          </w:p>
        </w:tc>
      </w:tr>
    </w:tbl>
    <w:p w14:paraId="7017734E" w14:textId="77777777" w:rsidR="00AD3064" w:rsidRPr="00C53FF4" w:rsidRDefault="00AD3064" w:rsidP="00C53FF4">
      <w:pPr>
        <w:rPr>
          <w:rFonts w:eastAsiaTheme="minorEastAsia"/>
          <w:sz w:val="24"/>
          <w:szCs w:val="28"/>
        </w:rPr>
      </w:pPr>
    </w:p>
    <w:p w14:paraId="26739AE6" w14:textId="77777777" w:rsidR="00374B60" w:rsidRPr="00374B60" w:rsidRDefault="00374B60" w:rsidP="00374B60">
      <w:pPr>
        <w:rPr>
          <w:rFonts w:eastAsiaTheme="minorEastAsia"/>
          <w:b/>
          <w:bCs/>
          <w:sz w:val="24"/>
          <w:szCs w:val="28"/>
        </w:rPr>
      </w:pPr>
      <w:r w:rsidRPr="00374B60">
        <w:rPr>
          <w:rFonts w:eastAsiaTheme="minorEastAsia"/>
          <w:b/>
          <w:bCs/>
          <w:sz w:val="24"/>
          <w:szCs w:val="28"/>
          <w:highlight w:val="yellow"/>
        </w:rPr>
        <w:t>Qué sale</w:t>
      </w:r>
    </w:p>
    <w:p w14:paraId="13DD8674" w14:textId="4A53B60A" w:rsidR="00EA4AC8" w:rsidRDefault="001B679E" w:rsidP="00F2648A">
      <w:pPr>
        <w:rPr>
          <w:rFonts w:eastAsiaTheme="minorEastAsia"/>
        </w:rPr>
      </w:pPr>
      <m:oMath>
        <m:r>
          <w:rPr>
            <w:rFonts w:ascii="Cambria Math" w:eastAsiaTheme="minorEastAsia" w:hAnsi="Cambria Math"/>
          </w:rPr>
          <m:t>Sublaye</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2</m:t>
            </m:r>
          </m:sub>
        </m:sSub>
      </m:oMath>
      <w:r>
        <w:rPr>
          <w:rFonts w:eastAsiaTheme="minorEastAsia"/>
        </w:rPr>
        <w:t xml:space="preserve">, de 1 x 512: “Der” enriquecido ahora con información </w:t>
      </w:r>
      <w:proofErr w:type="gramStart"/>
      <w:r>
        <w:rPr>
          <w:rFonts w:eastAsiaTheme="minorEastAsia"/>
        </w:rPr>
        <w:t>del ingles</w:t>
      </w:r>
      <w:proofErr w:type="gramEnd"/>
      <w:r>
        <w:rPr>
          <w:rFonts w:eastAsiaTheme="minorEastAsia"/>
        </w:rPr>
        <w:t>. Sigue Residual + LayerNorm # 2 y despues Feeed-Forward.</w:t>
      </w:r>
    </w:p>
    <w:p w14:paraId="49F72CFA" w14:textId="77777777" w:rsidR="003F40A5" w:rsidRPr="003F40A5" w:rsidRDefault="003F40A5" w:rsidP="003F40A5">
      <w:pPr>
        <w:rPr>
          <w:rFonts w:eastAsiaTheme="minorEastAsia"/>
          <w:b/>
          <w:bCs/>
        </w:rPr>
      </w:pPr>
      <w:r w:rsidRPr="003F40A5">
        <w:rPr>
          <w:rFonts w:eastAsiaTheme="minorEastAsia"/>
          <w:b/>
          <w:bCs/>
        </w:rPr>
        <w:t>Qué es verificado y qué no</w:t>
      </w:r>
    </w:p>
    <w:p w14:paraId="2A854C70" w14:textId="7C91456D" w:rsidR="003F40A5" w:rsidRDefault="000E296D" w:rsidP="000E296D">
      <w:pPr>
        <w:pStyle w:val="Prrafodelista"/>
        <w:numPr>
          <w:ilvl w:val="0"/>
          <w:numId w:val="2"/>
        </w:numPr>
        <w:rPr>
          <w:rFonts w:eastAsiaTheme="minorEastAsia"/>
        </w:rPr>
      </w:pPr>
      <w:r w:rsidRPr="000E296D">
        <w:rPr>
          <w:rFonts w:eastAsiaTheme="minorEastAsia"/>
          <w:b/>
          <w:bCs/>
        </w:rPr>
        <w:t xml:space="preserve">Del </w:t>
      </w:r>
      <w:proofErr w:type="spellStart"/>
      <w:r w:rsidRPr="000E296D">
        <w:rPr>
          <w:rFonts w:eastAsiaTheme="minorEastAsia"/>
          <w:b/>
          <w:bCs/>
        </w:rPr>
        <w:t>paper</w:t>
      </w:r>
      <w:proofErr w:type="spellEnd"/>
      <w:r w:rsidRPr="000E296D">
        <w:rPr>
          <w:rFonts w:eastAsiaTheme="minorEastAsia"/>
          <w:b/>
          <w:bCs/>
        </w:rPr>
        <w:t xml:space="preserve"> (Sección 3.2.3):</w:t>
      </w:r>
      <w:r w:rsidRPr="000E296D">
        <w:rPr>
          <w:rFonts w:eastAsiaTheme="minorEastAsia"/>
        </w:rPr>
        <w:t xml:space="preserve"> que en Cross-</w:t>
      </w:r>
      <w:proofErr w:type="spellStart"/>
      <w:r w:rsidRPr="000E296D">
        <w:rPr>
          <w:rFonts w:eastAsiaTheme="minorEastAsia"/>
        </w:rPr>
        <w:t>Attention</w:t>
      </w:r>
      <w:proofErr w:type="spellEnd"/>
      <w:r w:rsidRPr="000E296D">
        <w:rPr>
          <w:rFonts w:eastAsiaTheme="minorEastAsia"/>
        </w:rPr>
        <w:t xml:space="preserve"> las </w:t>
      </w:r>
      <w:proofErr w:type="spellStart"/>
      <w:r w:rsidRPr="000E296D">
        <w:rPr>
          <w:rFonts w:eastAsiaTheme="minorEastAsia"/>
        </w:rPr>
        <w:t>queries</w:t>
      </w:r>
      <w:proofErr w:type="spellEnd"/>
      <w:r w:rsidRPr="000E296D">
        <w:rPr>
          <w:rFonts w:eastAsiaTheme="minorEastAsia"/>
        </w:rPr>
        <w:t xml:space="preserve"> vienen de la capa anterior del </w:t>
      </w:r>
      <w:proofErr w:type="spellStart"/>
      <w:r w:rsidRPr="000E296D">
        <w:rPr>
          <w:rFonts w:eastAsiaTheme="minorEastAsia"/>
        </w:rPr>
        <w:t>decoder</w:t>
      </w:r>
      <w:proofErr w:type="spellEnd"/>
      <w:r w:rsidRPr="000E296D">
        <w:rPr>
          <w:rFonts w:eastAsiaTheme="minorEastAsia"/>
        </w:rPr>
        <w:t xml:space="preserve"> y las </w:t>
      </w:r>
      <w:proofErr w:type="spellStart"/>
      <w:r w:rsidRPr="000E296D">
        <w:rPr>
          <w:rFonts w:eastAsiaTheme="minorEastAsia"/>
        </w:rPr>
        <w:t>keys</w:t>
      </w:r>
      <w:proofErr w:type="spellEnd"/>
      <w:r w:rsidRPr="000E296D">
        <w:rPr>
          <w:rFonts w:eastAsiaTheme="minorEastAsia"/>
        </w:rPr>
        <w:t>/</w:t>
      </w:r>
      <w:proofErr w:type="spellStart"/>
      <w:r w:rsidRPr="000E296D">
        <w:rPr>
          <w:rFonts w:eastAsiaTheme="minorEastAsia"/>
        </w:rPr>
        <w:t>values</w:t>
      </w:r>
      <w:proofErr w:type="spellEnd"/>
      <w:r w:rsidRPr="000E296D">
        <w:rPr>
          <w:rFonts w:eastAsiaTheme="minorEastAsia"/>
        </w:rPr>
        <w:t xml:space="preserve"> de la salida del </w:t>
      </w:r>
      <w:proofErr w:type="spellStart"/>
      <w:r w:rsidRPr="000E296D">
        <w:rPr>
          <w:rFonts w:eastAsiaTheme="minorEastAsia"/>
        </w:rPr>
        <w:t>encoder</w:t>
      </w:r>
      <w:proofErr w:type="spellEnd"/>
      <w:r w:rsidRPr="000E296D">
        <w:rPr>
          <w:rFonts w:eastAsiaTheme="minorEastAsia"/>
        </w:rPr>
        <w:t>.</w:t>
      </w:r>
    </w:p>
    <w:p w14:paraId="51667EB3" w14:textId="3A8B49CF" w:rsidR="00C749BF" w:rsidRPr="00C749BF" w:rsidRDefault="000E296D" w:rsidP="00C749BF">
      <w:pPr>
        <w:pStyle w:val="Prrafodelista"/>
        <w:numPr>
          <w:ilvl w:val="0"/>
          <w:numId w:val="2"/>
        </w:numPr>
        <w:rPr>
          <w:rFonts w:eastAsiaTheme="minorEastAsia"/>
          <w:highlight w:val="yellow"/>
        </w:rPr>
      </w:pPr>
      <w:r w:rsidRPr="00C749BF">
        <w:rPr>
          <w:rFonts w:eastAsiaTheme="minorEastAsia"/>
          <w:b/>
          <w:bCs/>
          <w:highlight w:val="yellow"/>
        </w:rPr>
        <w:t xml:space="preserve">Mio: </w:t>
      </w:r>
      <w:r w:rsidRPr="00C749BF">
        <w:rPr>
          <w:rFonts w:eastAsiaTheme="minorEastAsia"/>
          <w:highlight w:val="yellow"/>
        </w:rPr>
        <w:t xml:space="preserve">que </w:t>
      </w:r>
      <m:oMath>
        <m:sSub>
          <m:sSubPr>
            <m:ctrlPr>
              <w:rPr>
                <w:rFonts w:ascii="Cambria Math" w:eastAsiaTheme="minorEastAsia" w:hAnsi="Cambria Math"/>
                <w:highlight w:val="yellow"/>
              </w:rPr>
            </m:ctrlPr>
          </m:sSubPr>
          <m:e>
            <m:r>
              <w:rPr>
                <w:rFonts w:ascii="Cambria Math" w:eastAsiaTheme="minorEastAsia" w:hAnsi="Cambria Math"/>
                <w:highlight w:val="yellow"/>
              </w:rPr>
              <m:t>K</m:t>
            </m:r>
          </m:e>
          <m:sub>
            <m:r>
              <w:rPr>
                <w:rFonts w:ascii="Cambria Math" w:eastAsiaTheme="minorEastAsia" w:hAnsi="Cambria Math"/>
                <w:highlight w:val="yellow"/>
              </w:rPr>
              <m:t>i</m:t>
            </m:r>
          </m:sub>
        </m:sSub>
        <m:r>
          <w:rPr>
            <w:rFonts w:ascii="Cambria Math" w:eastAsiaTheme="minorEastAsia" w:hAnsi="Cambria Math"/>
            <w:highlight w:val="yellow"/>
          </w:rPr>
          <m:t>, </m:t>
        </m:r>
        <m:sSub>
          <m:sSubPr>
            <m:ctrlPr>
              <w:rPr>
                <w:rFonts w:ascii="Cambria Math" w:eastAsiaTheme="minorEastAsia" w:hAnsi="Cambria Math"/>
                <w:highlight w:val="yellow"/>
              </w:rPr>
            </m:ctrlPr>
          </m:sSubPr>
          <m:e>
            <m:r>
              <w:rPr>
                <w:rFonts w:ascii="Cambria Math" w:eastAsiaTheme="minorEastAsia" w:hAnsi="Cambria Math"/>
                <w:highlight w:val="yellow"/>
              </w:rPr>
              <m:t>V</m:t>
            </m:r>
          </m:e>
          <m:sub>
            <m:r>
              <w:rPr>
                <w:rFonts w:ascii="Cambria Math" w:eastAsiaTheme="minorEastAsia" w:hAnsi="Cambria Math"/>
                <w:highlight w:val="yellow"/>
              </w:rPr>
              <m:t>i</m:t>
            </m:r>
          </m:sub>
        </m:sSub>
      </m:oMath>
      <w:r w:rsidRPr="00C749BF">
        <w:rPr>
          <w:rFonts w:eastAsiaTheme="minorEastAsia"/>
          <w:highlight w:val="yellow"/>
        </w:rPr>
        <w:t xml:space="preserve"> de Cross-Attention no cambian entre rondas y por eso no llevan cache propio; es una consecuencia lógica de que </w:t>
      </w:r>
      <m:oMath>
        <m:sSub>
          <m:sSubPr>
            <m:ctrlPr>
              <w:rPr>
                <w:rFonts w:ascii="Cambria Math" w:eastAsiaTheme="minorEastAsia" w:hAnsi="Cambria Math"/>
                <w:highlight w:val="yellow"/>
              </w:rPr>
            </m:ctrlPr>
          </m:sSubPr>
          <m:e>
            <m:r>
              <w:rPr>
                <w:rFonts w:ascii="Cambria Math" w:eastAsiaTheme="minorEastAsia" w:hAnsi="Cambria Math"/>
                <w:highlight w:val="yellow"/>
              </w:rPr>
              <m:t>E</m:t>
            </m:r>
          </m:e>
          <m:sub>
            <m:r>
              <w:rPr>
                <w:rFonts w:ascii="Cambria Math" w:eastAsiaTheme="minorEastAsia" w:hAnsi="Cambria Math"/>
                <w:highlight w:val="yellow"/>
              </w:rPr>
              <m:t>out</m:t>
            </m:r>
          </m:sub>
        </m:sSub>
      </m:oMath>
      <w:r w:rsidRPr="00C749BF">
        <w:rPr>
          <w:rFonts w:eastAsiaTheme="minorEastAsia"/>
          <w:highlight w:val="yellow"/>
        </w:rPr>
        <w:t xml:space="preserve"> sea fija, pero </w:t>
      </w:r>
      <w:r w:rsidR="00C749BF" w:rsidRPr="00C749BF">
        <w:rPr>
          <w:rFonts w:eastAsiaTheme="minorEastAsia"/>
          <w:highlight w:val="yellow"/>
        </w:rPr>
        <w:t xml:space="preserve">no lo vi </w:t>
      </w:r>
      <w:proofErr w:type="gramStart"/>
      <w:r w:rsidR="00C749BF" w:rsidRPr="00C749BF">
        <w:rPr>
          <w:rFonts w:eastAsiaTheme="minorEastAsia"/>
          <w:highlight w:val="yellow"/>
        </w:rPr>
        <w:t>confirmado línea</w:t>
      </w:r>
      <w:proofErr w:type="gramEnd"/>
      <w:r w:rsidR="00C749BF" w:rsidRPr="00C749BF">
        <w:rPr>
          <w:rFonts w:eastAsiaTheme="minorEastAsia"/>
          <w:highlight w:val="yellow"/>
        </w:rPr>
        <w:t xml:space="preserve"> por línea en el código.</w:t>
      </w:r>
    </w:p>
    <w:p w14:paraId="01BA849E" w14:textId="68D931EF" w:rsidR="001B679E" w:rsidRDefault="00B80C82" w:rsidP="00F2648A">
      <w:pPr>
        <w:pStyle w:val="Prrafodelista"/>
        <w:numPr>
          <w:ilvl w:val="0"/>
          <w:numId w:val="2"/>
        </w:numPr>
        <w:rPr>
          <w:rFonts w:eastAsiaTheme="minorEastAsia"/>
        </w:rPr>
      </w:pPr>
      <w:r w:rsidRPr="00B80C82">
        <w:rPr>
          <w:rFonts w:eastAsiaTheme="minorEastAsia"/>
        </w:rPr>
        <w:t>Los porcentajes del ejemplo son inventados.</w:t>
      </w:r>
    </w:p>
    <w:p w14:paraId="401BA2D6" w14:textId="77777777" w:rsidR="00B80C82" w:rsidRPr="00B80C82" w:rsidRDefault="00B80C82" w:rsidP="00B80C82">
      <w:pPr>
        <w:ind w:left="360"/>
        <w:rPr>
          <w:rFonts w:eastAsiaTheme="minorEastAsia"/>
        </w:rPr>
      </w:pPr>
    </w:p>
    <w:p w14:paraId="746AE02F" w14:textId="77777777" w:rsidR="000B4786" w:rsidRPr="002D0C01" w:rsidRDefault="000B4786" w:rsidP="002D0C01">
      <w:pPr>
        <w:rPr>
          <w:rFonts w:eastAsiaTheme="minorEastAsia"/>
        </w:rPr>
      </w:pPr>
    </w:p>
    <w:p w14:paraId="1F4A35AA" w14:textId="77777777" w:rsidR="002D0C01" w:rsidRPr="002D0C01" w:rsidRDefault="002D0C01" w:rsidP="002D0C01">
      <w:pPr>
        <w:rPr>
          <w:sz w:val="24"/>
          <w:szCs w:val="28"/>
        </w:rPr>
      </w:pPr>
    </w:p>
    <w:p w14:paraId="210DEFDA" w14:textId="77777777" w:rsidR="00E402BB" w:rsidRPr="00FB4CA7" w:rsidRDefault="00E402BB" w:rsidP="00FB4CA7"/>
    <w:p w14:paraId="098EA227" w14:textId="77777777" w:rsidR="00FB4CA7" w:rsidRDefault="00FB4CA7" w:rsidP="00D0064B">
      <w:pPr>
        <w:ind w:left="360"/>
        <w:rPr>
          <w:rFonts w:eastAsiaTheme="minorEastAsia"/>
        </w:rPr>
      </w:pPr>
    </w:p>
    <w:p w14:paraId="04889362" w14:textId="375CD151" w:rsidR="00B80C82" w:rsidRDefault="00B80C82" w:rsidP="00B80C82">
      <w:pPr>
        <w:pStyle w:val="Ttulo6"/>
        <w:rPr>
          <w:b/>
          <w:bCs/>
          <w:i w:val="0"/>
          <w:iCs w:val="0"/>
          <w:sz w:val="24"/>
          <w:szCs w:val="28"/>
        </w:rPr>
      </w:pPr>
      <w:r w:rsidRPr="00070087">
        <w:rPr>
          <w:b/>
          <w:bCs/>
          <w:i w:val="0"/>
          <w:iCs w:val="0"/>
          <w:sz w:val="24"/>
          <w:szCs w:val="28"/>
          <w:highlight w:val="yellow"/>
        </w:rPr>
        <w:lastRenderedPageBreak/>
        <w:t>1.12.10.5.2.</w:t>
      </w:r>
      <w:r w:rsidR="00070087" w:rsidRPr="00070087">
        <w:rPr>
          <w:b/>
          <w:bCs/>
          <w:i w:val="0"/>
          <w:iCs w:val="0"/>
          <w:sz w:val="24"/>
          <w:szCs w:val="28"/>
          <w:highlight w:val="yellow"/>
        </w:rPr>
        <w:t xml:space="preserve">4: B4. Residual + </w:t>
      </w:r>
      <w:proofErr w:type="spellStart"/>
      <w:r w:rsidR="00070087" w:rsidRPr="00070087">
        <w:rPr>
          <w:b/>
          <w:bCs/>
          <w:i w:val="0"/>
          <w:iCs w:val="0"/>
          <w:sz w:val="24"/>
          <w:szCs w:val="28"/>
          <w:highlight w:val="yellow"/>
        </w:rPr>
        <w:t>LayernNorm</w:t>
      </w:r>
      <w:proofErr w:type="spellEnd"/>
      <w:r w:rsidR="00070087" w:rsidRPr="00070087">
        <w:rPr>
          <w:b/>
          <w:bCs/>
          <w:i w:val="0"/>
          <w:iCs w:val="0"/>
          <w:sz w:val="24"/>
          <w:szCs w:val="28"/>
          <w:highlight w:val="yellow"/>
        </w:rPr>
        <w:t xml:space="preserve"> #2</w:t>
      </w:r>
    </w:p>
    <w:p w14:paraId="12CF87F1" w14:textId="0917AF26" w:rsidR="00070087" w:rsidRDefault="00070087" w:rsidP="00070087">
      <w:r w:rsidRPr="00070087">
        <w:rPr>
          <w:noProof/>
        </w:rPr>
        <w:drawing>
          <wp:inline distT="0" distB="0" distL="0" distR="0" wp14:anchorId="6CA6F56E" wp14:editId="39B8CC75">
            <wp:extent cx="5502117" cy="304826"/>
            <wp:effectExtent l="19050" t="19050" r="22860" b="19050"/>
            <wp:docPr id="888724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24655" name=""/>
                    <pic:cNvPicPr/>
                  </pic:nvPicPr>
                  <pic:blipFill>
                    <a:blip r:embed="rId387"/>
                    <a:stretch>
                      <a:fillRect/>
                    </a:stretch>
                  </pic:blipFill>
                  <pic:spPr>
                    <a:xfrm>
                      <a:off x="0" y="0"/>
                      <a:ext cx="5502117" cy="304826"/>
                    </a:xfrm>
                    <a:prstGeom prst="rect">
                      <a:avLst/>
                    </a:prstGeom>
                    <a:ln w="12700">
                      <a:solidFill>
                        <a:schemeClr val="tx1"/>
                      </a:solidFill>
                    </a:ln>
                  </pic:spPr>
                </pic:pic>
              </a:graphicData>
            </a:graphic>
          </wp:inline>
        </w:drawing>
      </w:r>
    </w:p>
    <w:p w14:paraId="78B31038" w14:textId="29D782BB" w:rsidR="00B75079" w:rsidRDefault="00B75079" w:rsidP="00070087">
      <w:r w:rsidRPr="00B75079">
        <w:rPr>
          <w:noProof/>
        </w:rPr>
        <w:drawing>
          <wp:inline distT="0" distB="0" distL="0" distR="0" wp14:anchorId="4BBEF967" wp14:editId="71F612D3">
            <wp:extent cx="6226080" cy="807790"/>
            <wp:effectExtent l="19050" t="19050" r="22860" b="11430"/>
            <wp:docPr id="878728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28665" name=""/>
                    <pic:cNvPicPr/>
                  </pic:nvPicPr>
                  <pic:blipFill>
                    <a:blip r:embed="rId388"/>
                    <a:stretch>
                      <a:fillRect/>
                    </a:stretch>
                  </pic:blipFill>
                  <pic:spPr>
                    <a:xfrm>
                      <a:off x="0" y="0"/>
                      <a:ext cx="6226080" cy="807790"/>
                    </a:xfrm>
                    <a:prstGeom prst="rect">
                      <a:avLst/>
                    </a:prstGeom>
                    <a:ln w="19050">
                      <a:solidFill>
                        <a:schemeClr val="tx1"/>
                      </a:solidFill>
                    </a:ln>
                  </pic:spPr>
                </pic:pic>
              </a:graphicData>
            </a:graphic>
          </wp:inline>
        </w:drawing>
      </w:r>
    </w:p>
    <w:p w14:paraId="53FB11E0" w14:textId="2537A0A5" w:rsidR="00070087" w:rsidRDefault="00070087" w:rsidP="00070087">
      <w:pPr>
        <w:pStyle w:val="Ttulo6"/>
        <w:rPr>
          <w:b/>
          <w:bCs/>
          <w:i w:val="0"/>
          <w:iCs w:val="0"/>
          <w:sz w:val="24"/>
          <w:szCs w:val="28"/>
        </w:rPr>
      </w:pPr>
      <w:r w:rsidRPr="00C365CE">
        <w:rPr>
          <w:b/>
          <w:bCs/>
          <w:i w:val="0"/>
          <w:iCs w:val="0"/>
          <w:sz w:val="24"/>
          <w:szCs w:val="28"/>
          <w:highlight w:val="yellow"/>
        </w:rPr>
        <w:t>1.12.10.5.2.</w:t>
      </w:r>
      <w:r w:rsidR="002535FA" w:rsidRPr="00C365CE">
        <w:rPr>
          <w:b/>
          <w:bCs/>
          <w:i w:val="0"/>
          <w:iCs w:val="0"/>
          <w:sz w:val="24"/>
          <w:szCs w:val="28"/>
          <w:highlight w:val="yellow"/>
        </w:rPr>
        <w:t xml:space="preserve">5: B5. </w:t>
      </w:r>
      <w:proofErr w:type="spellStart"/>
      <w:r w:rsidR="002535FA" w:rsidRPr="00C365CE">
        <w:rPr>
          <w:b/>
          <w:bCs/>
          <w:i w:val="0"/>
          <w:iCs w:val="0"/>
          <w:sz w:val="24"/>
          <w:szCs w:val="28"/>
          <w:highlight w:val="yellow"/>
        </w:rPr>
        <w:t>Feed</w:t>
      </w:r>
      <w:proofErr w:type="spellEnd"/>
      <w:r w:rsidR="002535FA" w:rsidRPr="00C365CE">
        <w:rPr>
          <w:b/>
          <w:bCs/>
          <w:i w:val="0"/>
          <w:iCs w:val="0"/>
          <w:sz w:val="24"/>
          <w:szCs w:val="28"/>
          <w:highlight w:val="yellow"/>
        </w:rPr>
        <w:t>-Forward</w:t>
      </w:r>
    </w:p>
    <w:p w14:paraId="321FD77B" w14:textId="7828A32D" w:rsidR="002535FA" w:rsidRDefault="000F36F9" w:rsidP="002535FA">
      <w:r w:rsidRPr="000F36F9">
        <w:t xml:space="preserve">Es el </w:t>
      </w:r>
      <w:proofErr w:type="spellStart"/>
      <w:r w:rsidRPr="000F36F9">
        <w:rPr>
          <w:b/>
          <w:bCs/>
        </w:rPr>
        <w:t>Feed</w:t>
      </w:r>
      <w:proofErr w:type="spellEnd"/>
      <w:r w:rsidRPr="000F36F9">
        <w:rPr>
          <w:b/>
          <w:bCs/>
        </w:rPr>
        <w:t>-Forward</w:t>
      </w:r>
      <w:r w:rsidRPr="000F36F9">
        <w:t xml:space="preserve"> de la Capa 1: la última </w:t>
      </w:r>
      <w:proofErr w:type="spellStart"/>
      <w:r w:rsidRPr="000F36F9">
        <w:t>sub-capa</w:t>
      </w:r>
      <w:proofErr w:type="spellEnd"/>
      <w:r w:rsidRPr="000F36F9">
        <w:t xml:space="preserve">, después de Residual + </w:t>
      </w:r>
      <w:proofErr w:type="spellStart"/>
      <w:r w:rsidRPr="000F36F9">
        <w:t>LayerNorm</w:t>
      </w:r>
      <w:proofErr w:type="spellEnd"/>
      <w:r w:rsidRPr="000F36F9">
        <w:t xml:space="preserve"> #2. A diferencia de Self-</w:t>
      </w:r>
      <w:proofErr w:type="spellStart"/>
      <w:r w:rsidRPr="000F36F9">
        <w:t>Attention</w:t>
      </w:r>
      <w:proofErr w:type="spellEnd"/>
      <w:r w:rsidRPr="000F36F9">
        <w:t xml:space="preserve"> y Cross-</w:t>
      </w:r>
      <w:proofErr w:type="spellStart"/>
      <w:r w:rsidRPr="000F36F9">
        <w:t>Attention</w:t>
      </w:r>
      <w:proofErr w:type="spellEnd"/>
      <w:r w:rsidRPr="000F36F9">
        <w:t>,</w:t>
      </w:r>
      <w:r w:rsidR="003D658D">
        <w:t xml:space="preserve"> no compara “Der” con nadie </w:t>
      </w:r>
      <w:proofErr w:type="spellStart"/>
      <w:r w:rsidR="003D658D">
        <w:t>mas</w:t>
      </w:r>
      <w:proofErr w:type="spellEnd"/>
      <w:r w:rsidR="003D658D">
        <w:t>: solo lo transforma con dos tablas de pesos y una regla intermedia.</w:t>
      </w:r>
    </w:p>
    <w:p w14:paraId="36761310" w14:textId="77777777" w:rsidR="00071B73" w:rsidRPr="00071B73" w:rsidRDefault="00071B73" w:rsidP="00071B73">
      <w:pPr>
        <w:rPr>
          <w:b/>
          <w:bCs/>
          <w:sz w:val="24"/>
          <w:szCs w:val="28"/>
        </w:rPr>
      </w:pPr>
      <w:r w:rsidRPr="00071B73">
        <w:rPr>
          <w:b/>
          <w:bCs/>
          <w:sz w:val="24"/>
          <w:szCs w:val="28"/>
          <w:highlight w:val="yellow"/>
        </w:rPr>
        <w:t>Punto de partida</w:t>
      </w:r>
    </w:p>
    <w:p w14:paraId="518DB8E7" w14:textId="7B33FB08" w:rsidR="003D658D" w:rsidRDefault="00071B73" w:rsidP="002535FA">
      <w:r w:rsidRPr="00071B73">
        <w:rPr>
          <w:noProof/>
        </w:rPr>
        <w:drawing>
          <wp:inline distT="0" distB="0" distL="0" distR="0" wp14:anchorId="1432670F" wp14:editId="53EF9A55">
            <wp:extent cx="5427133" cy="2534829"/>
            <wp:effectExtent l="19050" t="19050" r="21590" b="18415"/>
            <wp:docPr id="111481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1738" name=""/>
                    <pic:cNvPicPr/>
                  </pic:nvPicPr>
                  <pic:blipFill>
                    <a:blip r:embed="rId389"/>
                    <a:stretch>
                      <a:fillRect/>
                    </a:stretch>
                  </pic:blipFill>
                  <pic:spPr>
                    <a:xfrm>
                      <a:off x="0" y="0"/>
                      <a:ext cx="5432093" cy="2537145"/>
                    </a:xfrm>
                    <a:prstGeom prst="rect">
                      <a:avLst/>
                    </a:prstGeom>
                    <a:ln w="12700">
                      <a:solidFill>
                        <a:schemeClr val="tx1"/>
                      </a:solidFill>
                    </a:ln>
                  </pic:spPr>
                </pic:pic>
              </a:graphicData>
            </a:graphic>
          </wp:inline>
        </w:drawing>
      </w:r>
    </w:p>
    <w:p w14:paraId="3F6957D0" w14:textId="77777777" w:rsidR="00071B73" w:rsidRPr="00D276F5" w:rsidRDefault="00071B73" w:rsidP="00071B73">
      <w:pPr>
        <w:rPr>
          <w:b/>
          <w:bCs/>
          <w:sz w:val="24"/>
          <w:szCs w:val="28"/>
        </w:rPr>
      </w:pPr>
      <w:r w:rsidRPr="00D276F5">
        <w:rPr>
          <w:b/>
          <w:bCs/>
          <w:sz w:val="24"/>
          <w:szCs w:val="28"/>
        </w:rPr>
        <w:t>La fórmula completa</w:t>
      </w:r>
    </w:p>
    <w:p w14:paraId="2441A89E" w14:textId="782170F1" w:rsidR="00071B73" w:rsidRDefault="00E13208" w:rsidP="002535FA">
      <w:r w:rsidRPr="00E13208">
        <w:rPr>
          <w:noProof/>
        </w:rPr>
        <w:drawing>
          <wp:inline distT="0" distB="0" distL="0" distR="0" wp14:anchorId="35F6C942" wp14:editId="43601949">
            <wp:extent cx="5227773" cy="419136"/>
            <wp:effectExtent l="19050" t="19050" r="11430" b="19050"/>
            <wp:docPr id="168082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25387" name=""/>
                    <pic:cNvPicPr/>
                  </pic:nvPicPr>
                  <pic:blipFill>
                    <a:blip r:embed="rId390"/>
                    <a:stretch>
                      <a:fillRect/>
                    </a:stretch>
                  </pic:blipFill>
                  <pic:spPr>
                    <a:xfrm>
                      <a:off x="0" y="0"/>
                      <a:ext cx="5227773" cy="419136"/>
                    </a:xfrm>
                    <a:prstGeom prst="rect">
                      <a:avLst/>
                    </a:prstGeom>
                    <a:ln w="12700">
                      <a:solidFill>
                        <a:schemeClr val="tx1"/>
                      </a:solidFill>
                    </a:ln>
                  </pic:spPr>
                </pic:pic>
              </a:graphicData>
            </a:graphic>
          </wp:inline>
        </w:drawing>
      </w:r>
    </w:p>
    <w:p w14:paraId="2575BFC1" w14:textId="77777777" w:rsidR="00E13208" w:rsidRPr="00D25020" w:rsidRDefault="00E13208" w:rsidP="00E13208">
      <w:pPr>
        <w:rPr>
          <w:b/>
          <w:bCs/>
          <w:sz w:val="24"/>
          <w:szCs w:val="28"/>
        </w:rPr>
      </w:pPr>
      <w:r w:rsidRPr="00D25020">
        <w:rPr>
          <w:b/>
          <w:bCs/>
          <w:sz w:val="24"/>
          <w:szCs w:val="28"/>
          <w:highlight w:val="yellow"/>
        </w:rPr>
        <w:t>Paso 1: agrandar de 512 a 2048</w:t>
      </w:r>
    </w:p>
    <w:p w14:paraId="7C3EAB99" w14:textId="1CFFE172" w:rsidR="00E13208" w:rsidRPr="002535FA" w:rsidRDefault="008D26F4" w:rsidP="002535FA">
      <w:r w:rsidRPr="008D26F4">
        <w:rPr>
          <w:noProof/>
        </w:rPr>
        <w:drawing>
          <wp:inline distT="0" distB="0" distL="0" distR="0" wp14:anchorId="1F788C1C" wp14:editId="6EA3E2C3">
            <wp:extent cx="5616427" cy="281964"/>
            <wp:effectExtent l="0" t="0" r="3810" b="3810"/>
            <wp:docPr id="43026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6286" name=""/>
                    <pic:cNvPicPr/>
                  </pic:nvPicPr>
                  <pic:blipFill>
                    <a:blip r:embed="rId391"/>
                    <a:stretch>
                      <a:fillRect/>
                    </a:stretch>
                  </pic:blipFill>
                  <pic:spPr>
                    <a:xfrm>
                      <a:off x="0" y="0"/>
                      <a:ext cx="5616427" cy="281964"/>
                    </a:xfrm>
                    <a:prstGeom prst="rect">
                      <a:avLst/>
                    </a:prstGeom>
                  </pic:spPr>
                </pic:pic>
              </a:graphicData>
            </a:graphic>
          </wp:inline>
        </w:drawing>
      </w:r>
    </w:p>
    <w:p w14:paraId="6895537B" w14:textId="70AF9691" w:rsidR="00070087" w:rsidRPr="00070087" w:rsidRDefault="008D26F4" w:rsidP="00070087">
      <w:r w:rsidRPr="008D26F4">
        <w:t xml:space="preserve">Un número, misma mecánica de siempre: </w:t>
      </w:r>
      <w:proofErr w:type="spellStart"/>
      <w:r w:rsidRPr="008D26F4">
        <w:t>tomás</w:t>
      </w:r>
      <w:proofErr w:type="spellEnd"/>
      <w:r w:rsidRPr="008D26F4">
        <w:t xml:space="preserve"> una columna de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8D26F4">
        <w:t xml:space="preserve"> (512 pesos), la multiplicás con los 512 números de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8D26F4">
        <w:t xml:space="preserve"> y sumás, y al final le sumás el sesgo:</w:t>
      </w:r>
    </w:p>
    <w:p w14:paraId="21102C84" w14:textId="60AD405C" w:rsidR="00B80C82" w:rsidRPr="005027F5" w:rsidRDefault="00840E22" w:rsidP="00840E22">
      <w:pPr>
        <w:rPr>
          <w:rFonts w:eastAsiaTheme="minorEastAsia"/>
          <w:b/>
          <w:bCs/>
        </w:rPr>
      </w:pPr>
      <w:r w:rsidRPr="00840E22">
        <w:rPr>
          <w:rFonts w:eastAsiaTheme="minorEastAsia"/>
          <w:noProof/>
        </w:rPr>
        <w:drawing>
          <wp:anchor distT="0" distB="0" distL="114300" distR="114300" simplePos="0" relativeHeight="251658240" behindDoc="0" locked="0" layoutInCell="1" allowOverlap="1" wp14:anchorId="5628F6C3" wp14:editId="606DC964">
            <wp:simplePos x="476250" y="7071783"/>
            <wp:positionH relativeFrom="column">
              <wp:align>left</wp:align>
            </wp:positionH>
            <wp:positionV relativeFrom="paragraph">
              <wp:align>top</wp:align>
            </wp:positionV>
            <wp:extent cx="5700254" cy="662997"/>
            <wp:effectExtent l="19050" t="19050" r="15240" b="22860"/>
            <wp:wrapSquare wrapText="bothSides"/>
            <wp:docPr id="385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0" name=""/>
                    <pic:cNvPicPr/>
                  </pic:nvPicPr>
                  <pic:blipFill>
                    <a:blip r:embed="rId392">
                      <a:extLst>
                        <a:ext uri="{28A0092B-C50C-407E-A947-70E740481C1C}">
                          <a14:useLocalDpi xmlns:a14="http://schemas.microsoft.com/office/drawing/2010/main" val="0"/>
                        </a:ext>
                      </a:extLst>
                    </a:blip>
                    <a:stretch>
                      <a:fillRect/>
                    </a:stretch>
                  </pic:blipFill>
                  <pic:spPr>
                    <a:xfrm>
                      <a:off x="0" y="0"/>
                      <a:ext cx="5700254" cy="662997"/>
                    </a:xfrm>
                    <a:prstGeom prst="rect">
                      <a:avLst/>
                    </a:prstGeom>
                    <a:ln w="12700">
                      <a:solidFill>
                        <a:schemeClr val="tx1"/>
                      </a:solidFill>
                    </a:ln>
                  </pic:spPr>
                </pic:pic>
              </a:graphicData>
            </a:graphic>
          </wp:anchor>
        </w:drawing>
      </w:r>
      <w:r w:rsidR="00D25020">
        <w:rPr>
          <w:rFonts w:eastAsiaTheme="minorEastAsia"/>
        </w:rPr>
        <w:br w:type="textWrapping" w:clear="all"/>
      </w:r>
      <w:r w:rsidR="005027F5" w:rsidRPr="005027F5">
        <w:rPr>
          <w:rFonts w:eastAsiaTheme="minorEastAsia"/>
          <w:b/>
          <w:bCs/>
        </w:rPr>
        <w:t xml:space="preserve">[h y </w:t>
      </w:r>
      <w:proofErr w:type="spellStart"/>
      <w:r w:rsidR="005027F5" w:rsidRPr="005027F5">
        <w:rPr>
          <w:rFonts w:eastAsiaTheme="minorEastAsia"/>
          <w:b/>
          <w:bCs/>
        </w:rPr>
        <w:t>ReLU</w:t>
      </w:r>
      <w:proofErr w:type="spellEnd"/>
      <w:r w:rsidR="005027F5" w:rsidRPr="005027F5">
        <w:rPr>
          <w:rFonts w:eastAsiaTheme="minorEastAsia"/>
          <w:b/>
          <w:bCs/>
        </w:rPr>
        <w:t>(h) miden 1 x 2048]</w:t>
      </w:r>
    </w:p>
    <w:p w14:paraId="28F17E3B" w14:textId="3215BA47" w:rsidR="00840E22" w:rsidRDefault="00D25020" w:rsidP="00840E22">
      <w:pPr>
        <w:rPr>
          <w:rFonts w:eastAsiaTheme="minorEastAsia"/>
        </w:rPr>
      </w:pPr>
      <w:r w:rsidRPr="00D25020">
        <w:rPr>
          <w:rFonts w:eastAsiaTheme="minorEastAsia"/>
        </w:rPr>
        <w:t xml:space="preserve">Se repite 2048 veces. Cuesta </w:t>
      </w:r>
      <w:r>
        <w:rPr>
          <w:rFonts w:eastAsiaTheme="minorEastAsia"/>
        </w:rPr>
        <w:t>512 x 2048</w:t>
      </w:r>
      <w:r w:rsidRPr="00D25020">
        <w:rPr>
          <w:rFonts w:eastAsiaTheme="minorEastAsia"/>
        </w:rPr>
        <w:t>=</w:t>
      </w:r>
      <w:r>
        <w:rPr>
          <w:rFonts w:eastAsiaTheme="minorEastAsia"/>
        </w:rPr>
        <w:t xml:space="preserve"> </w:t>
      </w:r>
      <w:r w:rsidRPr="00D25020">
        <w:rPr>
          <w:rFonts w:eastAsiaTheme="minorEastAsia"/>
        </w:rPr>
        <w:t>1.048.576 productos.</w:t>
      </w:r>
    </w:p>
    <w:p w14:paraId="740FB1F4" w14:textId="77777777" w:rsidR="008D39A5" w:rsidRPr="008D39A5" w:rsidRDefault="008D39A5" w:rsidP="008D39A5">
      <w:pPr>
        <w:rPr>
          <w:rFonts w:eastAsiaTheme="minorEastAsia"/>
          <w:b/>
          <w:bCs/>
          <w:sz w:val="24"/>
          <w:szCs w:val="28"/>
        </w:rPr>
      </w:pPr>
      <w:r w:rsidRPr="008D39A5">
        <w:rPr>
          <w:rFonts w:eastAsiaTheme="minorEastAsia"/>
          <w:b/>
          <w:bCs/>
          <w:sz w:val="24"/>
          <w:szCs w:val="28"/>
          <w:highlight w:val="yellow"/>
        </w:rPr>
        <w:t xml:space="preserve">Paso 2: </w:t>
      </w:r>
      <w:proofErr w:type="spellStart"/>
      <w:r w:rsidRPr="008D39A5">
        <w:rPr>
          <w:rFonts w:eastAsiaTheme="minorEastAsia"/>
          <w:b/>
          <w:bCs/>
          <w:sz w:val="24"/>
          <w:szCs w:val="28"/>
          <w:highlight w:val="yellow"/>
        </w:rPr>
        <w:t>ReLU</w:t>
      </w:r>
      <w:proofErr w:type="spellEnd"/>
    </w:p>
    <w:p w14:paraId="56646371" w14:textId="5454B9BA" w:rsidR="008D39A5" w:rsidRDefault="008D39A5" w:rsidP="00840E22">
      <w:pPr>
        <w:rPr>
          <w:rFonts w:eastAsiaTheme="minorEastAsia"/>
        </w:rPr>
      </w:pPr>
      <w:r w:rsidRPr="008D39A5">
        <w:rPr>
          <w:rFonts w:eastAsiaTheme="minorEastAsia"/>
          <w:noProof/>
        </w:rPr>
        <w:lastRenderedPageBreak/>
        <w:drawing>
          <wp:inline distT="0" distB="0" distL="0" distR="0" wp14:anchorId="5165E8DD" wp14:editId="206A8014">
            <wp:extent cx="6005080" cy="396274"/>
            <wp:effectExtent l="19050" t="19050" r="15240" b="22860"/>
            <wp:docPr id="1363279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79409" name=""/>
                    <pic:cNvPicPr/>
                  </pic:nvPicPr>
                  <pic:blipFill>
                    <a:blip r:embed="rId393"/>
                    <a:stretch>
                      <a:fillRect/>
                    </a:stretch>
                  </pic:blipFill>
                  <pic:spPr>
                    <a:xfrm>
                      <a:off x="0" y="0"/>
                      <a:ext cx="6005080" cy="396274"/>
                    </a:xfrm>
                    <a:prstGeom prst="rect">
                      <a:avLst/>
                    </a:prstGeom>
                    <a:ln w="19050">
                      <a:solidFill>
                        <a:schemeClr val="tx1"/>
                      </a:solidFill>
                    </a:ln>
                  </pic:spPr>
                </pic:pic>
              </a:graphicData>
            </a:graphic>
          </wp:inline>
        </w:drawing>
      </w:r>
    </w:p>
    <w:p w14:paraId="3DED719C" w14:textId="5A26359D" w:rsidR="00001E9C" w:rsidRPr="005027F5" w:rsidRDefault="00001E9C" w:rsidP="00840E22">
      <w:pPr>
        <w:rPr>
          <w:rFonts w:eastAsiaTheme="minorEastAsia"/>
          <w:b/>
          <w:bCs/>
        </w:rPr>
      </w:pPr>
      <w:r w:rsidRPr="005027F5">
        <w:rPr>
          <w:rFonts w:eastAsiaTheme="minorEastAsia"/>
          <w:b/>
          <w:bCs/>
        </w:rPr>
        <w:t>[</w:t>
      </w:r>
      <w:r w:rsidR="005027F5" w:rsidRPr="005027F5">
        <w:rPr>
          <w:rFonts w:eastAsiaTheme="minorEastAsia"/>
          <w:b/>
          <w:bCs/>
        </w:rPr>
        <w:t xml:space="preserve">h y </w:t>
      </w:r>
      <w:proofErr w:type="spellStart"/>
      <w:r w:rsidR="005027F5" w:rsidRPr="005027F5">
        <w:rPr>
          <w:rFonts w:eastAsiaTheme="minorEastAsia"/>
          <w:b/>
          <w:bCs/>
        </w:rPr>
        <w:t>ReLU</w:t>
      </w:r>
      <w:proofErr w:type="spellEnd"/>
      <w:r w:rsidR="005027F5" w:rsidRPr="005027F5">
        <w:rPr>
          <w:rFonts w:eastAsiaTheme="minorEastAsia"/>
          <w:b/>
          <w:bCs/>
        </w:rPr>
        <w:t>(h) miden 1 x 2048</w:t>
      </w:r>
      <w:r w:rsidRPr="005027F5">
        <w:rPr>
          <w:rFonts w:eastAsiaTheme="minorEastAsia"/>
          <w:b/>
          <w:bCs/>
        </w:rPr>
        <w:t>]</w:t>
      </w:r>
    </w:p>
    <w:p w14:paraId="5913ECEF" w14:textId="658B8015" w:rsidR="008D39A5" w:rsidRDefault="000F4CCC" w:rsidP="00840E22">
      <w:pPr>
        <w:rPr>
          <w:rFonts w:eastAsiaTheme="minorEastAsia"/>
        </w:rPr>
      </w:pPr>
      <w:r>
        <w:rPr>
          <w:rFonts w:eastAsiaTheme="minorEastAsia"/>
        </w:rPr>
        <w:t xml:space="preserve">Se aplica a cada uno de los 2048 </w:t>
      </w:r>
      <w:proofErr w:type="spellStart"/>
      <w:r>
        <w:rPr>
          <w:rFonts w:eastAsiaTheme="minorEastAsia"/>
        </w:rPr>
        <w:t>numeros</w:t>
      </w:r>
      <w:proofErr w:type="spellEnd"/>
      <w:r>
        <w:rPr>
          <w:rFonts w:eastAsiaTheme="minorEastAsia"/>
        </w:rPr>
        <w:t xml:space="preserve"> por separado: si es negativo, queda en 0; si es positivo, queda igual. No mezcla </w:t>
      </w:r>
      <w:proofErr w:type="spellStart"/>
      <w:r>
        <w:rPr>
          <w:rFonts w:eastAsiaTheme="minorEastAsia"/>
        </w:rPr>
        <w:t>numeros</w:t>
      </w:r>
      <w:proofErr w:type="spellEnd"/>
      <w:r>
        <w:rPr>
          <w:rFonts w:eastAsiaTheme="minorEastAsia"/>
        </w:rPr>
        <w:t xml:space="preserve"> entre </w:t>
      </w:r>
      <w:proofErr w:type="spellStart"/>
      <w:r>
        <w:rPr>
          <w:rFonts w:eastAsiaTheme="minorEastAsia"/>
        </w:rPr>
        <w:t>si</w:t>
      </w:r>
      <w:proofErr w:type="spellEnd"/>
      <w:r>
        <w:rPr>
          <w:rFonts w:eastAsiaTheme="minorEastAsia"/>
        </w:rPr>
        <w:t>, y no tiene pesos entrenados.</w:t>
      </w:r>
    </w:p>
    <w:p w14:paraId="412FF93F" w14:textId="77777777" w:rsidR="00CA6A0A" w:rsidRPr="00CA6A0A" w:rsidRDefault="00CA6A0A" w:rsidP="00CA6A0A">
      <w:pPr>
        <w:rPr>
          <w:rFonts w:eastAsiaTheme="minorEastAsia"/>
          <w:b/>
          <w:bCs/>
          <w:sz w:val="24"/>
          <w:szCs w:val="28"/>
        </w:rPr>
      </w:pPr>
      <w:r w:rsidRPr="00CA6A0A">
        <w:rPr>
          <w:rFonts w:eastAsiaTheme="minorEastAsia"/>
          <w:b/>
          <w:bCs/>
          <w:sz w:val="24"/>
          <w:szCs w:val="28"/>
          <w:highlight w:val="yellow"/>
        </w:rPr>
        <w:t>Paso 3: achicar de 2048 a 512</w:t>
      </w:r>
    </w:p>
    <w:p w14:paraId="737552DC" w14:textId="5C333D23" w:rsidR="00CA6A0A" w:rsidRDefault="00B0693D" w:rsidP="00840E22">
      <w:pPr>
        <w:rPr>
          <w:rFonts w:eastAsiaTheme="minorEastAsia"/>
        </w:rPr>
      </w:pPr>
      <w:r w:rsidRPr="00B0693D">
        <w:rPr>
          <w:rFonts w:eastAsiaTheme="minorEastAsia"/>
          <w:noProof/>
        </w:rPr>
        <w:drawing>
          <wp:inline distT="0" distB="0" distL="0" distR="0" wp14:anchorId="34BD43BA" wp14:editId="5380A494">
            <wp:extent cx="5360345" cy="931334"/>
            <wp:effectExtent l="0" t="0" r="0" b="2540"/>
            <wp:docPr id="1511499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99899" name=""/>
                    <pic:cNvPicPr/>
                  </pic:nvPicPr>
                  <pic:blipFill>
                    <a:blip r:embed="rId394"/>
                    <a:stretch>
                      <a:fillRect/>
                    </a:stretch>
                  </pic:blipFill>
                  <pic:spPr>
                    <a:xfrm>
                      <a:off x="0" y="0"/>
                      <a:ext cx="5363673" cy="931912"/>
                    </a:xfrm>
                    <a:prstGeom prst="rect">
                      <a:avLst/>
                    </a:prstGeom>
                  </pic:spPr>
                </pic:pic>
              </a:graphicData>
            </a:graphic>
          </wp:inline>
        </w:drawing>
      </w:r>
    </w:p>
    <w:p w14:paraId="34F758E8" w14:textId="38ABF075" w:rsidR="00540013" w:rsidRDefault="00540013" w:rsidP="00840E22">
      <w:pPr>
        <w:rPr>
          <w:rFonts w:eastAsiaTheme="minorEastAsia"/>
        </w:rPr>
      </w:pPr>
      <w:r w:rsidRPr="00540013">
        <w:rPr>
          <w:rFonts w:eastAsiaTheme="minorEastAsia"/>
        </w:rPr>
        <w:t xml:space="preserve">Se repite 512 veces. Cuesta </w:t>
      </w:r>
      <w:r>
        <w:rPr>
          <w:rFonts w:eastAsiaTheme="minorEastAsia"/>
        </w:rPr>
        <w:t xml:space="preserve">2048 x 512 </w:t>
      </w:r>
      <w:r w:rsidRPr="00540013">
        <w:rPr>
          <w:rFonts w:eastAsiaTheme="minorEastAsia"/>
        </w:rPr>
        <w:t>=1.048.576 productos, el doble que la Self-</w:t>
      </w:r>
      <w:proofErr w:type="spellStart"/>
      <w:r w:rsidRPr="00540013">
        <w:rPr>
          <w:rFonts w:eastAsiaTheme="minorEastAsia"/>
        </w:rPr>
        <w:t>Attention</w:t>
      </w:r>
      <w:proofErr w:type="spellEnd"/>
      <w:r w:rsidRPr="00540013">
        <w:rPr>
          <w:rFonts w:eastAsiaTheme="minorEastAsia"/>
        </w:rPr>
        <w:t xml:space="preserve"> y el Cross-</w:t>
      </w:r>
      <w:proofErr w:type="spellStart"/>
      <w:r w:rsidRPr="00540013">
        <w:rPr>
          <w:rFonts w:eastAsiaTheme="minorEastAsia"/>
        </w:rPr>
        <w:t>Attention</w:t>
      </w:r>
      <w:proofErr w:type="spellEnd"/>
      <w:r w:rsidRPr="00540013">
        <w:rPr>
          <w:rFonts w:eastAsiaTheme="minorEastAsia"/>
        </w:rPr>
        <w:t xml:space="preserve"> juntos.</w:t>
      </w:r>
    </w:p>
    <w:p w14:paraId="22764E36" w14:textId="77777777" w:rsidR="005A3DC3" w:rsidRPr="005A3DC3" w:rsidRDefault="005A3DC3" w:rsidP="005A3DC3">
      <w:pPr>
        <w:rPr>
          <w:rFonts w:eastAsiaTheme="minorEastAsia"/>
          <w:b/>
          <w:bCs/>
          <w:sz w:val="24"/>
          <w:szCs w:val="28"/>
        </w:rPr>
      </w:pPr>
      <w:r w:rsidRPr="005A3DC3">
        <w:rPr>
          <w:rFonts w:eastAsiaTheme="minorEastAsia"/>
          <w:b/>
          <w:bCs/>
          <w:sz w:val="24"/>
          <w:szCs w:val="28"/>
          <w:highlight w:val="yellow"/>
        </w:rPr>
        <w:t>Por qué "agranda y después achica"</w:t>
      </w:r>
    </w:p>
    <w:p w14:paraId="5F785863" w14:textId="77777777" w:rsidR="00D8388E" w:rsidRPr="00D8388E" w:rsidRDefault="00D8388E" w:rsidP="00D8388E">
      <w:pPr>
        <w:rPr>
          <w:rFonts w:eastAsiaTheme="minorEastAsia"/>
        </w:rPr>
      </w:pPr>
      <w:r w:rsidRPr="00D8388E">
        <w:rPr>
          <w:rFonts w:eastAsiaTheme="minorEastAsia"/>
        </w:rPr>
        <w:t>Con la tabla que ya vimos:</w:t>
      </w:r>
    </w:p>
    <w:p w14:paraId="2C00FB27" w14:textId="79BDDFF3" w:rsidR="005A3DC3" w:rsidRDefault="00D8388E" w:rsidP="00840E22">
      <w:pPr>
        <w:rPr>
          <w:rFonts w:eastAsiaTheme="minorEastAsia"/>
        </w:rPr>
      </w:pPr>
      <w:r w:rsidRPr="00D8388E">
        <w:rPr>
          <w:rFonts w:eastAsiaTheme="minorEastAsia"/>
          <w:noProof/>
        </w:rPr>
        <w:drawing>
          <wp:inline distT="0" distB="0" distL="0" distR="0" wp14:anchorId="044567DD" wp14:editId="75AE430D">
            <wp:extent cx="6340389" cy="1486029"/>
            <wp:effectExtent l="0" t="0" r="3810" b="0"/>
            <wp:docPr id="1893323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23294" name=""/>
                    <pic:cNvPicPr/>
                  </pic:nvPicPr>
                  <pic:blipFill>
                    <a:blip r:embed="rId395"/>
                    <a:stretch>
                      <a:fillRect/>
                    </a:stretch>
                  </pic:blipFill>
                  <pic:spPr>
                    <a:xfrm>
                      <a:off x="0" y="0"/>
                      <a:ext cx="6340389" cy="1486029"/>
                    </a:xfrm>
                    <a:prstGeom prst="rect">
                      <a:avLst/>
                    </a:prstGeom>
                  </pic:spPr>
                </pic:pic>
              </a:graphicData>
            </a:graphic>
          </wp:inline>
        </w:drawing>
      </w:r>
    </w:p>
    <w:p w14:paraId="3215F7F2" w14:textId="2DBF51A9" w:rsidR="00D8388E" w:rsidRDefault="00D8388E" w:rsidP="00840E22">
      <w:pPr>
        <w:rPr>
          <w:rFonts w:eastAsiaTheme="minorEastAsia"/>
        </w:rPr>
      </w:pPr>
      <w:r>
        <w:rPr>
          <w:rFonts w:eastAsiaTheme="minorEastAsia"/>
        </w:rPr>
        <w:t xml:space="preserve">Con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oMath>
      <w:r>
        <w:rPr>
          <w:rFonts w:eastAsiaTheme="minorEastAsia"/>
        </w:rPr>
        <w:t xml:space="preserve"> el modelo puede combinar los 512 numeros de “Der” de 2048 formas distintas, y ReLU </w:t>
      </w:r>
      <w:r w:rsidR="00B2769B">
        <w:rPr>
          <w:rFonts w:eastAsiaTheme="minorEastAsia"/>
        </w:rPr>
        <w:t xml:space="preserve">descarta las combinaciones que dieron negativo.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oMath>
      <w:r w:rsidR="00B2769B">
        <w:rPr>
          <w:rFonts w:eastAsiaTheme="minorEastAsia"/>
        </w:rPr>
        <w:t xml:space="preserve">toma lo que quedo y lo comprime de nuevo a 512, para que encaje con el resto del modelo. Si no hubiera ReLU en el medio, hacer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oMath>
      <w:r w:rsidR="00B2769B">
        <w:rPr>
          <w:rFonts w:eastAsiaTheme="minorEastAsia"/>
        </w:rPr>
        <w:t xml:space="preserve"> y depues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oMath>
      <w:r w:rsidR="00B2769B">
        <w:rPr>
          <w:rFonts w:eastAsiaTheme="minorEastAsia"/>
        </w:rPr>
        <w:t xml:space="preserve"> seria</w:t>
      </w:r>
      <w:r w:rsidR="003E3B4C">
        <w:rPr>
          <w:rFonts w:eastAsiaTheme="minorEastAsia"/>
        </w:rPr>
        <w:t xml:space="preserve"> </w:t>
      </w:r>
      <w:proofErr w:type="spellStart"/>
      <w:r w:rsidR="003E3B4C">
        <w:rPr>
          <w:rFonts w:eastAsiaTheme="minorEastAsia"/>
        </w:rPr>
        <w:t>mateamticamente</w:t>
      </w:r>
      <w:proofErr w:type="spellEnd"/>
      <w:r w:rsidR="003E3B4C">
        <w:rPr>
          <w:rFonts w:eastAsiaTheme="minorEastAsia"/>
        </w:rPr>
        <w:t xml:space="preserve"> igual a una sola tabla, y </w:t>
      </w:r>
      <w:proofErr w:type="spellStart"/>
      <w:r w:rsidR="003E3B4C">
        <w:rPr>
          <w:rFonts w:eastAsiaTheme="minorEastAsia"/>
        </w:rPr>
        <w:t>nose</w:t>
      </w:r>
      <w:proofErr w:type="spellEnd"/>
      <w:r w:rsidR="003E3B4C">
        <w:rPr>
          <w:rFonts w:eastAsiaTheme="minorEastAsia"/>
        </w:rPr>
        <w:t xml:space="preserve"> ganaría nada por tener dos.</w:t>
      </w:r>
    </w:p>
    <w:p w14:paraId="1C7959EA" w14:textId="77777777" w:rsidR="00DC6075" w:rsidRPr="00DC6075" w:rsidRDefault="00DC6075" w:rsidP="00DC6075">
      <w:pPr>
        <w:rPr>
          <w:rFonts w:eastAsiaTheme="minorEastAsia"/>
          <w:b/>
          <w:bCs/>
        </w:rPr>
      </w:pPr>
      <w:r w:rsidRPr="00DC6075">
        <w:rPr>
          <w:rFonts w:eastAsiaTheme="minorEastAsia"/>
          <w:b/>
          <w:bCs/>
        </w:rPr>
        <w:t>Ejemplo chico (4 números en vez de 512, 6 números intermedios en vez de 2048)</w:t>
      </w:r>
    </w:p>
    <w:p w14:paraId="387B25F0" w14:textId="2AC9629A" w:rsidR="003E3B4C" w:rsidRDefault="00DC6075" w:rsidP="00840E22">
      <w:pPr>
        <w:rPr>
          <w:rFonts w:eastAsiaTheme="minorEastAsia"/>
        </w:rPr>
      </w:pPr>
      <w:r w:rsidRPr="00DC6075">
        <w:rPr>
          <w:rFonts w:eastAsiaTheme="minorEastAsia"/>
          <w:noProof/>
        </w:rPr>
        <w:drawing>
          <wp:inline distT="0" distB="0" distL="0" distR="0" wp14:anchorId="0AD86EE9" wp14:editId="3CB3AE11">
            <wp:extent cx="5969000" cy="2374840"/>
            <wp:effectExtent l="0" t="0" r="0" b="6985"/>
            <wp:docPr id="1775118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18989" name=""/>
                    <pic:cNvPicPr/>
                  </pic:nvPicPr>
                  <pic:blipFill>
                    <a:blip r:embed="rId396"/>
                    <a:stretch>
                      <a:fillRect/>
                    </a:stretch>
                  </pic:blipFill>
                  <pic:spPr>
                    <a:xfrm>
                      <a:off x="0" y="0"/>
                      <a:ext cx="5972829" cy="2376363"/>
                    </a:xfrm>
                    <a:prstGeom prst="rect">
                      <a:avLst/>
                    </a:prstGeom>
                  </pic:spPr>
                </pic:pic>
              </a:graphicData>
            </a:graphic>
          </wp:inline>
        </w:drawing>
      </w:r>
    </w:p>
    <w:p w14:paraId="4316A817" w14:textId="18B1039B" w:rsidR="00B943A4" w:rsidRDefault="00B943A4" w:rsidP="00840E22">
      <w:pPr>
        <w:rPr>
          <w:rFonts w:eastAsiaTheme="minorEastAsia"/>
        </w:rPr>
      </w:pPr>
      <w:r>
        <w:rPr>
          <w:rFonts w:eastAsiaTheme="minorEastAsia"/>
        </w:rPr>
        <w:lastRenderedPageBreak/>
        <w:t xml:space="preserve">Con una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oMath>
      <w:r>
        <w:rPr>
          <w:rFonts w:eastAsiaTheme="minorEastAsia"/>
        </w:rPr>
        <w:t xml:space="preserve"> (6x4) y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oMath>
      <w:r>
        <w:rPr>
          <w:rFonts w:eastAsiaTheme="minorEastAsia"/>
        </w:rPr>
        <w:t>que no repito acá, se vuelve a comprimir a un vector de 4 numeros.</w:t>
      </w:r>
    </w:p>
    <w:p w14:paraId="7AF7F4E9" w14:textId="77777777" w:rsidR="00B943A4" w:rsidRDefault="00B943A4" w:rsidP="00B943A4">
      <w:pPr>
        <w:rPr>
          <w:rFonts w:eastAsiaTheme="minorEastAsia"/>
          <w:b/>
          <w:bCs/>
        </w:rPr>
      </w:pPr>
    </w:p>
    <w:p w14:paraId="3D412DE4" w14:textId="77777777" w:rsidR="00B943A4" w:rsidRDefault="00B943A4" w:rsidP="00B943A4">
      <w:pPr>
        <w:rPr>
          <w:rFonts w:eastAsiaTheme="minorEastAsia"/>
          <w:b/>
          <w:bCs/>
        </w:rPr>
      </w:pPr>
    </w:p>
    <w:p w14:paraId="0D14F315" w14:textId="157B7B98" w:rsidR="00B943A4" w:rsidRPr="00B943A4" w:rsidRDefault="00B943A4" w:rsidP="00B943A4">
      <w:pPr>
        <w:rPr>
          <w:rFonts w:eastAsiaTheme="minorEastAsia"/>
          <w:b/>
          <w:bCs/>
        </w:rPr>
      </w:pPr>
      <w:r w:rsidRPr="00B943A4">
        <w:rPr>
          <w:rFonts w:eastAsiaTheme="minorEastAsia"/>
          <w:b/>
          <w:bCs/>
        </w:rPr>
        <w:t>Cuánto pesa este paso, comparado con lo anterior</w:t>
      </w:r>
    </w:p>
    <w:p w14:paraId="1D029466" w14:textId="73A13D79" w:rsidR="00B943A4" w:rsidRDefault="00E152E2" w:rsidP="00840E22">
      <w:pPr>
        <w:rPr>
          <w:rFonts w:eastAsiaTheme="minorEastAsia"/>
        </w:rPr>
      </w:pPr>
      <w:r w:rsidRPr="00E152E2">
        <w:rPr>
          <w:rFonts w:eastAsiaTheme="minorEastAsia"/>
          <w:noProof/>
        </w:rPr>
        <w:drawing>
          <wp:inline distT="0" distB="0" distL="0" distR="0" wp14:anchorId="0BC04206" wp14:editId="69B19C58">
            <wp:extent cx="6416596" cy="1524132"/>
            <wp:effectExtent l="0" t="0" r="3810" b="0"/>
            <wp:docPr id="2074581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81538" name=""/>
                    <pic:cNvPicPr/>
                  </pic:nvPicPr>
                  <pic:blipFill>
                    <a:blip r:embed="rId397"/>
                    <a:stretch>
                      <a:fillRect/>
                    </a:stretch>
                  </pic:blipFill>
                  <pic:spPr>
                    <a:xfrm>
                      <a:off x="0" y="0"/>
                      <a:ext cx="6416596" cy="1524132"/>
                    </a:xfrm>
                    <a:prstGeom prst="rect">
                      <a:avLst/>
                    </a:prstGeom>
                  </pic:spPr>
                </pic:pic>
              </a:graphicData>
            </a:graphic>
          </wp:inline>
        </w:drawing>
      </w:r>
    </w:p>
    <w:p w14:paraId="609F9A30" w14:textId="77777777" w:rsidR="00E152E2" w:rsidRPr="00E152E2" w:rsidRDefault="00E152E2" w:rsidP="00E152E2">
      <w:pPr>
        <w:rPr>
          <w:rFonts w:eastAsiaTheme="minorEastAsia"/>
        </w:rPr>
      </w:pPr>
      <w:r w:rsidRPr="00E152E2">
        <w:rPr>
          <w:rFonts w:eastAsiaTheme="minorEastAsia"/>
        </w:rPr>
        <w:t xml:space="preserve">Estos números los calculé yo a partir de los tamaños. </w:t>
      </w:r>
      <w:proofErr w:type="spellStart"/>
      <w:r w:rsidRPr="00E152E2">
        <w:rPr>
          <w:rFonts w:eastAsiaTheme="minorEastAsia"/>
        </w:rPr>
        <w:t>Feed</w:t>
      </w:r>
      <w:proofErr w:type="spellEnd"/>
      <w:r w:rsidRPr="00E152E2">
        <w:rPr>
          <w:rFonts w:eastAsiaTheme="minorEastAsia"/>
        </w:rPr>
        <w:t>-Forward es la parte más pesada de una capa: cerca del doble de las otras dos juntas.</w:t>
      </w:r>
    </w:p>
    <w:p w14:paraId="4A72428D" w14:textId="77777777" w:rsidR="00E152E2" w:rsidRPr="00E152E2" w:rsidRDefault="00E152E2" w:rsidP="00E152E2">
      <w:pPr>
        <w:rPr>
          <w:rFonts w:eastAsiaTheme="minorEastAsia"/>
          <w:b/>
          <w:bCs/>
          <w:sz w:val="24"/>
          <w:szCs w:val="28"/>
        </w:rPr>
      </w:pPr>
      <w:r w:rsidRPr="00E152E2">
        <w:rPr>
          <w:rFonts w:eastAsiaTheme="minorEastAsia"/>
          <w:b/>
          <w:bCs/>
          <w:sz w:val="24"/>
          <w:szCs w:val="28"/>
        </w:rPr>
        <w:t>Qué sale y qué sigue</w:t>
      </w:r>
    </w:p>
    <w:p w14:paraId="56847F19" w14:textId="5308DAA0" w:rsidR="00E152E2" w:rsidRDefault="00E152E2" w:rsidP="00840E22">
      <w:pPr>
        <w:rPr>
          <w:rFonts w:eastAsiaTheme="minorEastAsia"/>
        </w:rPr>
      </w:pPr>
      <m:oMath>
        <m:r>
          <w:rPr>
            <w:rFonts w:ascii="Cambria Math" w:eastAsiaTheme="minorEastAsia" w:hAnsi="Cambria Math"/>
          </w:rPr>
          <m:t>Sublaye</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3</m:t>
            </m:r>
          </m:sub>
        </m:sSub>
      </m:oMath>
      <w:r>
        <w:rPr>
          <w:rFonts w:eastAsiaTheme="minorEastAsia"/>
        </w:rPr>
        <w:t xml:space="preserve"> , de 1 x 512: pasa por Residual + LayerNorm # 3, y ahí termina la Capa 1. Lo que salga entra como x de la Capa 2.</w:t>
      </w:r>
    </w:p>
    <w:p w14:paraId="03EC8CAE" w14:textId="77777777" w:rsidR="00736C3A" w:rsidRPr="00736C3A" w:rsidRDefault="00736C3A" w:rsidP="00736C3A">
      <w:pPr>
        <w:rPr>
          <w:rFonts w:eastAsiaTheme="minorEastAsia"/>
          <w:b/>
          <w:bCs/>
        </w:rPr>
      </w:pPr>
      <w:r w:rsidRPr="00736C3A">
        <w:rPr>
          <w:rFonts w:eastAsiaTheme="minorEastAsia"/>
          <w:b/>
          <w:bCs/>
        </w:rPr>
        <w:t xml:space="preserve">Qué es del </w:t>
      </w:r>
      <w:proofErr w:type="spellStart"/>
      <w:r w:rsidRPr="00736C3A">
        <w:rPr>
          <w:rFonts w:eastAsiaTheme="minorEastAsia"/>
          <w:b/>
          <w:bCs/>
        </w:rPr>
        <w:t>paper</w:t>
      </w:r>
      <w:proofErr w:type="spellEnd"/>
      <w:r w:rsidRPr="00736C3A">
        <w:rPr>
          <w:rFonts w:eastAsiaTheme="minorEastAsia"/>
          <w:b/>
          <w:bCs/>
        </w:rPr>
        <w:t xml:space="preserve"> y qué mío</w:t>
      </w:r>
    </w:p>
    <w:p w14:paraId="24DD9DD1" w14:textId="2C3EA39D" w:rsidR="00736C3A" w:rsidRDefault="00736C3A" w:rsidP="00736C3A">
      <w:pPr>
        <w:pStyle w:val="Prrafodelista"/>
        <w:numPr>
          <w:ilvl w:val="0"/>
          <w:numId w:val="2"/>
        </w:numPr>
        <w:rPr>
          <w:rFonts w:eastAsiaTheme="minorEastAsia"/>
        </w:rPr>
      </w:pPr>
      <w:r>
        <w:rPr>
          <w:rFonts w:eastAsiaTheme="minorEastAsia"/>
          <w:b/>
          <w:bCs/>
        </w:rPr>
        <w:t xml:space="preserve">Del </w:t>
      </w:r>
      <w:proofErr w:type="spellStart"/>
      <w:r>
        <w:rPr>
          <w:rFonts w:eastAsiaTheme="minorEastAsia"/>
          <w:b/>
          <w:bCs/>
        </w:rPr>
        <w:t>paper</w:t>
      </w:r>
      <w:proofErr w:type="spellEnd"/>
      <w:r>
        <w:rPr>
          <w:rFonts w:eastAsiaTheme="minorEastAsia"/>
          <w:b/>
          <w:bCs/>
        </w:rPr>
        <w:t xml:space="preserve"> (</w:t>
      </w:r>
      <w:proofErr w:type="spellStart"/>
      <w:r>
        <w:rPr>
          <w:rFonts w:eastAsiaTheme="minorEastAsia"/>
          <w:b/>
          <w:bCs/>
        </w:rPr>
        <w:t>Seccion</w:t>
      </w:r>
      <w:proofErr w:type="spellEnd"/>
      <w:r>
        <w:rPr>
          <w:rFonts w:eastAsiaTheme="minorEastAsia"/>
          <w:b/>
          <w:bCs/>
        </w:rPr>
        <w:t xml:space="preserve"> 3.3): </w:t>
      </w:r>
      <w:r>
        <w:rPr>
          <w:rFonts w:eastAsiaTheme="minorEastAsia"/>
        </w:rPr>
        <w:t xml:space="preserve">La </w:t>
      </w:r>
      <w:proofErr w:type="spellStart"/>
      <w:r>
        <w:rPr>
          <w:rFonts w:eastAsiaTheme="minorEastAsia"/>
        </w:rPr>
        <w:t>formula</w:t>
      </w:r>
      <w:proofErr w:type="spellEnd"/>
      <w:r>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ff</m:t>
            </m:r>
          </m:sub>
        </m:sSub>
        <m:r>
          <w:rPr>
            <w:rFonts w:ascii="Cambria Math" w:eastAsiaTheme="minorEastAsia" w:hAnsi="Cambria Math"/>
          </w:rPr>
          <m:t>=2048</m:t>
        </m:r>
      </m:oMath>
      <w:r>
        <w:rPr>
          <w:rFonts w:eastAsiaTheme="minorEastAsia"/>
        </w:rPr>
        <w:t>, y que las mismas matrices se aplican a cada posición por separado.</w:t>
      </w:r>
    </w:p>
    <w:p w14:paraId="71649502" w14:textId="11E31B89" w:rsidR="00736C3A" w:rsidRDefault="00437D6F" w:rsidP="00736C3A">
      <w:pPr>
        <w:pStyle w:val="Prrafodelista"/>
        <w:numPr>
          <w:ilvl w:val="0"/>
          <w:numId w:val="2"/>
        </w:numPr>
        <w:rPr>
          <w:rFonts w:eastAsiaTheme="minorEastAsia"/>
        </w:rPr>
      </w:pPr>
      <w:r w:rsidRPr="00437D6F">
        <w:rPr>
          <w:rFonts w:eastAsiaTheme="minorEastAsia"/>
          <w:b/>
          <w:bCs/>
        </w:rPr>
        <w:t>Verificado (</w:t>
      </w:r>
      <w:proofErr w:type="spellStart"/>
      <w:r w:rsidRPr="00437D6F">
        <w:rPr>
          <w:rFonts w:eastAsiaTheme="minorEastAsia"/>
          <w:b/>
          <w:bCs/>
        </w:rPr>
        <w:t>paper</w:t>
      </w:r>
      <w:proofErr w:type="spellEnd"/>
      <w:r w:rsidRPr="00437D6F">
        <w:rPr>
          <w:rFonts w:eastAsiaTheme="minorEastAsia"/>
          <w:b/>
          <w:bCs/>
        </w:rPr>
        <w:t>, Sección 3.3):</w:t>
      </w:r>
      <w:r w:rsidRPr="00437D6F">
        <w:rPr>
          <w:rFonts w:eastAsiaTheme="minorEastAsia"/>
        </w:rPr>
        <w:t xml:space="preserve"> </w:t>
      </w:r>
      <w:r w:rsidRPr="00437D6F">
        <w:rPr>
          <w:rFonts w:eastAsiaTheme="minorEastAsia"/>
          <w:i/>
          <w:iCs/>
        </w:rPr>
        <w:t>"</w:t>
      </w:r>
      <w:proofErr w:type="spellStart"/>
      <w:r w:rsidRPr="00437D6F">
        <w:rPr>
          <w:rFonts w:eastAsiaTheme="minorEastAsia"/>
          <w:i/>
          <w:iCs/>
        </w:rPr>
        <w:t>the</w:t>
      </w:r>
      <w:proofErr w:type="spellEnd"/>
      <w:r w:rsidRPr="00437D6F">
        <w:rPr>
          <w:rFonts w:eastAsiaTheme="minorEastAsia"/>
          <w:i/>
          <w:iCs/>
        </w:rPr>
        <w:t xml:space="preserve"> linear </w:t>
      </w:r>
      <w:proofErr w:type="spellStart"/>
      <w:r w:rsidRPr="00437D6F">
        <w:rPr>
          <w:rFonts w:eastAsiaTheme="minorEastAsia"/>
          <w:i/>
          <w:iCs/>
        </w:rPr>
        <w:t>transformations</w:t>
      </w:r>
      <w:proofErr w:type="spellEnd"/>
      <w:r w:rsidRPr="00437D6F">
        <w:rPr>
          <w:rFonts w:eastAsiaTheme="minorEastAsia"/>
          <w:i/>
          <w:iCs/>
        </w:rPr>
        <w:t xml:space="preserve"> are </w:t>
      </w:r>
      <w:proofErr w:type="spellStart"/>
      <w:r w:rsidRPr="00437D6F">
        <w:rPr>
          <w:rFonts w:eastAsiaTheme="minorEastAsia"/>
          <w:i/>
          <w:iCs/>
        </w:rPr>
        <w:t>the</w:t>
      </w:r>
      <w:proofErr w:type="spellEnd"/>
      <w:r w:rsidRPr="00437D6F">
        <w:rPr>
          <w:rFonts w:eastAsiaTheme="minorEastAsia"/>
          <w:i/>
          <w:iCs/>
        </w:rPr>
        <w:t xml:space="preserve"> </w:t>
      </w:r>
      <w:proofErr w:type="spellStart"/>
      <w:r w:rsidRPr="00437D6F">
        <w:rPr>
          <w:rFonts w:eastAsiaTheme="minorEastAsia"/>
          <w:i/>
          <w:iCs/>
        </w:rPr>
        <w:t>same</w:t>
      </w:r>
      <w:proofErr w:type="spellEnd"/>
      <w:r w:rsidRPr="00437D6F">
        <w:rPr>
          <w:rFonts w:eastAsiaTheme="minorEastAsia"/>
          <w:i/>
          <w:iCs/>
        </w:rPr>
        <w:t xml:space="preserve"> </w:t>
      </w:r>
      <w:proofErr w:type="spellStart"/>
      <w:r w:rsidRPr="00437D6F">
        <w:rPr>
          <w:rFonts w:eastAsiaTheme="minorEastAsia"/>
          <w:i/>
          <w:iCs/>
        </w:rPr>
        <w:t>across</w:t>
      </w:r>
      <w:proofErr w:type="spellEnd"/>
      <w:r w:rsidRPr="00437D6F">
        <w:rPr>
          <w:rFonts w:eastAsiaTheme="minorEastAsia"/>
          <w:i/>
          <w:iCs/>
        </w:rPr>
        <w:t xml:space="preserve"> </w:t>
      </w:r>
      <w:proofErr w:type="spellStart"/>
      <w:r w:rsidRPr="00437D6F">
        <w:rPr>
          <w:rFonts w:eastAsiaTheme="minorEastAsia"/>
          <w:i/>
          <w:iCs/>
        </w:rPr>
        <w:t>different</w:t>
      </w:r>
      <w:proofErr w:type="spellEnd"/>
      <w:r w:rsidRPr="00437D6F">
        <w:rPr>
          <w:rFonts w:eastAsiaTheme="minorEastAsia"/>
          <w:i/>
          <w:iCs/>
        </w:rPr>
        <w:t xml:space="preserve"> positions, </w:t>
      </w:r>
      <w:proofErr w:type="spellStart"/>
      <w:r w:rsidRPr="00437D6F">
        <w:rPr>
          <w:rFonts w:eastAsiaTheme="minorEastAsia"/>
          <w:i/>
          <w:iCs/>
        </w:rPr>
        <w:t>they</w:t>
      </w:r>
      <w:proofErr w:type="spellEnd"/>
      <w:r w:rsidRPr="00437D6F">
        <w:rPr>
          <w:rFonts w:eastAsiaTheme="minorEastAsia"/>
          <w:i/>
          <w:iCs/>
        </w:rPr>
        <w:t xml:space="preserve"> use </w:t>
      </w:r>
      <w:proofErr w:type="spellStart"/>
      <w:r w:rsidRPr="00437D6F">
        <w:rPr>
          <w:rFonts w:eastAsiaTheme="minorEastAsia"/>
          <w:i/>
          <w:iCs/>
        </w:rPr>
        <w:t>different</w:t>
      </w:r>
      <w:proofErr w:type="spellEnd"/>
      <w:r w:rsidRPr="00437D6F">
        <w:rPr>
          <w:rFonts w:eastAsiaTheme="minorEastAsia"/>
          <w:i/>
          <w:iCs/>
        </w:rPr>
        <w:t xml:space="preserve"> </w:t>
      </w:r>
      <w:proofErr w:type="spellStart"/>
      <w:r w:rsidRPr="00437D6F">
        <w:rPr>
          <w:rFonts w:eastAsiaTheme="minorEastAsia"/>
          <w:i/>
          <w:iCs/>
        </w:rPr>
        <w:t>parameters</w:t>
      </w:r>
      <w:proofErr w:type="spellEnd"/>
      <w:r w:rsidRPr="00437D6F">
        <w:rPr>
          <w:rFonts w:eastAsiaTheme="minorEastAsia"/>
          <w:i/>
          <w:iCs/>
        </w:rPr>
        <w:t xml:space="preserve"> </w:t>
      </w:r>
      <w:proofErr w:type="spellStart"/>
      <w:r w:rsidRPr="00437D6F">
        <w:rPr>
          <w:rFonts w:eastAsiaTheme="minorEastAsia"/>
          <w:i/>
          <w:iCs/>
        </w:rPr>
        <w:t>from</w:t>
      </w:r>
      <w:proofErr w:type="spellEnd"/>
      <w:r w:rsidRPr="00437D6F">
        <w:rPr>
          <w:rFonts w:eastAsiaTheme="minorEastAsia"/>
          <w:i/>
          <w:iCs/>
        </w:rPr>
        <w:t xml:space="preserve"> </w:t>
      </w:r>
      <w:proofErr w:type="spellStart"/>
      <w:r w:rsidRPr="00437D6F">
        <w:rPr>
          <w:rFonts w:eastAsiaTheme="minorEastAsia"/>
          <w:i/>
          <w:iCs/>
        </w:rPr>
        <w:t>layer</w:t>
      </w:r>
      <w:proofErr w:type="spellEnd"/>
      <w:r w:rsidRPr="00437D6F">
        <w:rPr>
          <w:rFonts w:eastAsiaTheme="minorEastAsia"/>
          <w:i/>
          <w:iCs/>
        </w:rPr>
        <w:t xml:space="preserve"> </w:t>
      </w:r>
      <w:proofErr w:type="spellStart"/>
      <w:r w:rsidRPr="00437D6F">
        <w:rPr>
          <w:rFonts w:eastAsiaTheme="minorEastAsia"/>
          <w:i/>
          <w:iCs/>
        </w:rPr>
        <w:t>to</w:t>
      </w:r>
      <w:proofErr w:type="spellEnd"/>
      <w:r w:rsidRPr="00437D6F">
        <w:rPr>
          <w:rFonts w:eastAsiaTheme="minorEastAsia"/>
          <w:i/>
          <w:iCs/>
        </w:rPr>
        <w:t xml:space="preserve"> </w:t>
      </w:r>
      <w:proofErr w:type="spellStart"/>
      <w:r w:rsidRPr="00437D6F">
        <w:rPr>
          <w:rFonts w:eastAsiaTheme="minorEastAsia"/>
          <w:i/>
          <w:iCs/>
        </w:rPr>
        <w:t>layer</w:t>
      </w:r>
      <w:proofErr w:type="spellEnd"/>
      <w:r w:rsidRPr="00437D6F">
        <w:rPr>
          <w:rFonts w:eastAsiaTheme="minorEastAsia"/>
          <w:i/>
          <w:iCs/>
        </w:rPr>
        <w:t>"</w:t>
      </w:r>
      <w:r w:rsidRPr="00437D6F">
        <w:rPr>
          <w:rFonts w:eastAsiaTheme="minorEastAsia"/>
        </w:rPr>
        <w:t xml:space="preserve">. Es la misma tabla para "Der" </w:t>
      </w:r>
      <w:proofErr w:type="gramStart"/>
      <w:r w:rsidRPr="00437D6F">
        <w:rPr>
          <w:rFonts w:eastAsiaTheme="minorEastAsia"/>
        </w:rPr>
        <w:t>que</w:t>
      </w:r>
      <w:proofErr w:type="gramEnd"/>
      <w:r w:rsidRPr="00437D6F">
        <w:rPr>
          <w:rFonts w:eastAsiaTheme="minorEastAsia"/>
        </w:rPr>
        <w:t xml:space="preserve"> para cualquier otro token, y distinta en cada una de las 6 capas.</w:t>
      </w:r>
    </w:p>
    <w:p w14:paraId="23F60DDC" w14:textId="056539DB" w:rsidR="00437D6F" w:rsidRDefault="00437D6F" w:rsidP="00736C3A">
      <w:pPr>
        <w:pStyle w:val="Prrafodelista"/>
        <w:numPr>
          <w:ilvl w:val="0"/>
          <w:numId w:val="2"/>
        </w:numPr>
        <w:rPr>
          <w:rFonts w:eastAsiaTheme="minorEastAsia"/>
        </w:rPr>
      </w:pPr>
      <w:r w:rsidRPr="00437D6F">
        <w:rPr>
          <w:rFonts w:eastAsiaTheme="minorEastAsia"/>
          <w:b/>
          <w:bCs/>
        </w:rPr>
        <w:t>Mío:</w:t>
      </w:r>
      <w:r w:rsidRPr="00437D6F">
        <w:rPr>
          <w:rFonts w:eastAsiaTheme="minorEastAsia"/>
        </w:rPr>
        <w:t xml:space="preserve"> el ejemplo de los 4 números, el conteo de productos y la explicación de "agranda y después achica".</w:t>
      </w:r>
    </w:p>
    <w:p w14:paraId="2CD9C84D" w14:textId="77777777" w:rsidR="00437D6F" w:rsidRDefault="00437D6F" w:rsidP="00437D6F">
      <w:pPr>
        <w:pBdr>
          <w:bottom w:val="single" w:sz="6" w:space="1" w:color="auto"/>
        </w:pBdr>
        <w:rPr>
          <w:rFonts w:eastAsiaTheme="minorEastAsia"/>
        </w:rPr>
      </w:pPr>
    </w:p>
    <w:p w14:paraId="6AAAC588" w14:textId="7EEBF21F" w:rsidR="00437D6F" w:rsidRDefault="00437D6F" w:rsidP="00437D6F">
      <w:pPr>
        <w:rPr>
          <w:rFonts w:eastAsiaTheme="minorEastAsia"/>
        </w:rPr>
      </w:pPr>
      <w:r w:rsidRPr="00437D6F">
        <w:rPr>
          <w:rFonts w:eastAsiaTheme="minorEastAsia"/>
          <w:noProof/>
        </w:rPr>
        <w:drawing>
          <wp:inline distT="0" distB="0" distL="0" distR="0" wp14:anchorId="3CB489B2" wp14:editId="1246C786">
            <wp:extent cx="5044877" cy="617273"/>
            <wp:effectExtent l="19050" t="19050" r="22860" b="11430"/>
            <wp:docPr id="559692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92329" name=""/>
                    <pic:cNvPicPr/>
                  </pic:nvPicPr>
                  <pic:blipFill>
                    <a:blip r:embed="rId398"/>
                    <a:stretch>
                      <a:fillRect/>
                    </a:stretch>
                  </pic:blipFill>
                  <pic:spPr>
                    <a:xfrm>
                      <a:off x="0" y="0"/>
                      <a:ext cx="5044877" cy="617273"/>
                    </a:xfrm>
                    <a:prstGeom prst="rect">
                      <a:avLst/>
                    </a:prstGeom>
                    <a:ln w="19050">
                      <a:solidFill>
                        <a:schemeClr val="tx1"/>
                      </a:solidFill>
                    </a:ln>
                  </pic:spPr>
                </pic:pic>
              </a:graphicData>
            </a:graphic>
          </wp:inline>
        </w:drawing>
      </w:r>
    </w:p>
    <w:p w14:paraId="6798D228" w14:textId="4C856680" w:rsidR="00437D6F" w:rsidRDefault="00437D6F" w:rsidP="00437D6F">
      <w:pPr>
        <w:rPr>
          <w:rFonts w:eastAsiaTheme="minorEastAsia"/>
        </w:rPr>
      </w:pPr>
      <w:r>
        <w:rPr>
          <w:rFonts w:eastAsiaTheme="minorEastAsia"/>
        </w:rPr>
        <w:t xml:space="preserve">Ninguna las asocia como “la traducción correcta va a ser Hund”. </w:t>
      </w:r>
    </w:p>
    <w:p w14:paraId="6184DE73" w14:textId="3E348863" w:rsidR="00437D6F" w:rsidRPr="00437D6F" w:rsidRDefault="00437D6F" w:rsidP="00437D6F">
      <w:pPr>
        <w:rPr>
          <w:rFonts w:eastAsiaTheme="minorEastAsia"/>
        </w:rPr>
      </w:pPr>
      <w:r>
        <w:rPr>
          <w:rFonts w:eastAsiaTheme="minorEastAsia"/>
        </w:rPr>
        <w:t xml:space="preserve">La que </w:t>
      </w:r>
      <w:proofErr w:type="spellStart"/>
      <w:r>
        <w:rPr>
          <w:rFonts w:eastAsiaTheme="minorEastAsia"/>
        </w:rPr>
        <w:t>mas</w:t>
      </w:r>
      <w:proofErr w:type="spellEnd"/>
      <w:r>
        <w:rPr>
          <w:rFonts w:eastAsiaTheme="minorEastAsia"/>
        </w:rPr>
        <w:t xml:space="preserve"> se acerca a “dirección” es </w:t>
      </w:r>
      <w:r>
        <w:rPr>
          <w:rFonts w:eastAsiaTheme="minorEastAsia"/>
          <w:b/>
          <w:bCs/>
        </w:rPr>
        <w:t>Self-</w:t>
      </w:r>
      <w:proofErr w:type="spellStart"/>
      <w:r>
        <w:rPr>
          <w:rFonts w:eastAsiaTheme="minorEastAsia"/>
          <w:b/>
          <w:bCs/>
        </w:rPr>
        <w:t>Attention</w:t>
      </w:r>
      <w:proofErr w:type="spellEnd"/>
      <w:r>
        <w:rPr>
          <w:rFonts w:eastAsiaTheme="minorEastAsia"/>
          <w:b/>
          <w:bCs/>
        </w:rPr>
        <w:t xml:space="preserve"> enmascarada, </w:t>
      </w:r>
      <w:r>
        <w:rPr>
          <w:rFonts w:eastAsiaTheme="minorEastAsia"/>
        </w:rPr>
        <w:t>porque relaciona a “Der” con los tokens alemanes ya escritos (</w:t>
      </w:r>
      <w:r w:rsidR="00384369">
        <w:rPr>
          <w:rFonts w:eastAsiaTheme="minorEastAsia"/>
        </w:rPr>
        <w:t xml:space="preserve">y con “Hund” recién en la Ronda 3, cuando </w:t>
      </w:r>
      <w:r w:rsidR="00E65E7A">
        <w:rPr>
          <w:rFonts w:eastAsiaTheme="minorEastAsia"/>
        </w:rPr>
        <w:t>“Hund” ya existe y mira hacia atrás a “Der”). Cross-</w:t>
      </w:r>
      <w:proofErr w:type="spellStart"/>
      <w:r w:rsidR="00E65E7A">
        <w:rPr>
          <w:rFonts w:eastAsiaTheme="minorEastAsia"/>
        </w:rPr>
        <w:t>Attention</w:t>
      </w:r>
      <w:proofErr w:type="spellEnd"/>
      <w:r w:rsidR="00E65E7A">
        <w:rPr>
          <w:rFonts w:eastAsiaTheme="minorEastAsia"/>
        </w:rPr>
        <w:t xml:space="preserve"> conecta “Der” con </w:t>
      </w:r>
      <w:proofErr w:type="gramStart"/>
      <w:r w:rsidR="00E65E7A">
        <w:rPr>
          <w:rFonts w:eastAsiaTheme="minorEastAsia"/>
        </w:rPr>
        <w:t xml:space="preserve">el </w:t>
      </w:r>
      <w:proofErr w:type="spellStart"/>
      <w:r w:rsidR="00E65E7A">
        <w:rPr>
          <w:rFonts w:eastAsiaTheme="minorEastAsia"/>
        </w:rPr>
        <w:t>ingles</w:t>
      </w:r>
      <w:proofErr w:type="spellEnd"/>
      <w:proofErr w:type="gramEnd"/>
      <w:r w:rsidR="00E65E7A">
        <w:rPr>
          <w:rFonts w:eastAsiaTheme="minorEastAsia"/>
        </w:rPr>
        <w:t xml:space="preserve">, no con “Hund”. </w:t>
      </w:r>
      <w:r w:rsidR="0043278C">
        <w:rPr>
          <w:rFonts w:eastAsiaTheme="minorEastAsia"/>
        </w:rPr>
        <w:t xml:space="preserve">No con “Hund”. </w:t>
      </w:r>
      <w:r w:rsidR="0043278C" w:rsidRPr="0043278C">
        <w:rPr>
          <w:rFonts w:eastAsiaTheme="minorEastAsia"/>
        </w:rPr>
        <w:t xml:space="preserve">La decisión de que siga "Hund" la da el </w:t>
      </w:r>
      <w:proofErr w:type="spellStart"/>
      <w:r w:rsidR="0043278C" w:rsidRPr="0043278C">
        <w:rPr>
          <w:rFonts w:eastAsiaTheme="minorEastAsia"/>
          <w:b/>
          <w:bCs/>
        </w:rPr>
        <w:t>softmax</w:t>
      </w:r>
      <w:proofErr w:type="spellEnd"/>
      <w:r w:rsidR="0043278C" w:rsidRPr="0043278C">
        <w:rPr>
          <w:rFonts w:eastAsiaTheme="minorEastAsia"/>
          <w:b/>
          <w:bCs/>
        </w:rPr>
        <w:t xml:space="preserve"> final</w:t>
      </w:r>
      <w:r w:rsidR="0043278C" w:rsidRPr="0043278C">
        <w:rPr>
          <w:rFonts w:eastAsiaTheme="minorEastAsia"/>
        </w:rPr>
        <w:t>, después de las 6 capas.</w:t>
      </w:r>
    </w:p>
    <w:p w14:paraId="4ED55165" w14:textId="77777777" w:rsidR="00E152E2" w:rsidRDefault="00E152E2" w:rsidP="00840E22">
      <w:pPr>
        <w:rPr>
          <w:rFonts w:eastAsiaTheme="minorEastAsia"/>
        </w:rPr>
      </w:pPr>
    </w:p>
    <w:p w14:paraId="54DC0FCB" w14:textId="77777777" w:rsidR="00D276F5" w:rsidRDefault="00D276F5" w:rsidP="00840E22">
      <w:pPr>
        <w:rPr>
          <w:rFonts w:eastAsiaTheme="minorEastAsia"/>
        </w:rPr>
      </w:pPr>
    </w:p>
    <w:p w14:paraId="2E19ADFF" w14:textId="77777777" w:rsidR="00D276F5" w:rsidRDefault="00D276F5" w:rsidP="00840E22">
      <w:pPr>
        <w:rPr>
          <w:rFonts w:eastAsiaTheme="minorEastAsia"/>
        </w:rPr>
      </w:pPr>
    </w:p>
    <w:p w14:paraId="72F38811" w14:textId="665F0A96" w:rsidR="0043278C" w:rsidRDefault="0043278C" w:rsidP="0043278C">
      <w:pPr>
        <w:pStyle w:val="Ttulo6"/>
        <w:rPr>
          <w:b/>
          <w:bCs/>
          <w:i w:val="0"/>
          <w:iCs w:val="0"/>
          <w:sz w:val="24"/>
          <w:szCs w:val="28"/>
        </w:rPr>
      </w:pPr>
      <w:r w:rsidRPr="00B75079">
        <w:rPr>
          <w:b/>
          <w:bCs/>
          <w:i w:val="0"/>
          <w:iCs w:val="0"/>
          <w:sz w:val="24"/>
          <w:szCs w:val="28"/>
          <w:highlight w:val="yellow"/>
        </w:rPr>
        <w:lastRenderedPageBreak/>
        <w:t>1.12.10.5.2.</w:t>
      </w:r>
      <w:r w:rsidR="00B75079" w:rsidRPr="00B75079">
        <w:rPr>
          <w:b/>
          <w:bCs/>
          <w:i w:val="0"/>
          <w:iCs w:val="0"/>
          <w:sz w:val="24"/>
          <w:szCs w:val="28"/>
          <w:highlight w:val="yellow"/>
        </w:rPr>
        <w:t xml:space="preserve">6: B6. Residual + </w:t>
      </w:r>
      <w:proofErr w:type="spellStart"/>
      <w:r w:rsidR="00B75079" w:rsidRPr="00B75079">
        <w:rPr>
          <w:b/>
          <w:bCs/>
          <w:i w:val="0"/>
          <w:iCs w:val="0"/>
          <w:sz w:val="24"/>
          <w:szCs w:val="28"/>
          <w:highlight w:val="yellow"/>
        </w:rPr>
        <w:t>LayerNorm</w:t>
      </w:r>
      <w:proofErr w:type="spellEnd"/>
      <w:r w:rsidR="00B75079" w:rsidRPr="00B75079">
        <w:rPr>
          <w:b/>
          <w:bCs/>
          <w:i w:val="0"/>
          <w:iCs w:val="0"/>
          <w:sz w:val="24"/>
          <w:szCs w:val="28"/>
          <w:highlight w:val="yellow"/>
        </w:rPr>
        <w:t xml:space="preserve"> #3</w:t>
      </w:r>
    </w:p>
    <w:p w14:paraId="3805D9EE" w14:textId="47050D42" w:rsidR="00B75079" w:rsidRDefault="00E47B52" w:rsidP="00B75079">
      <w:r w:rsidRPr="00E47B52">
        <w:rPr>
          <w:noProof/>
        </w:rPr>
        <w:drawing>
          <wp:inline distT="0" distB="0" distL="0" distR="0" wp14:anchorId="27DA8880" wp14:editId="05B36315">
            <wp:extent cx="5029636" cy="236240"/>
            <wp:effectExtent l="0" t="0" r="0" b="0"/>
            <wp:docPr id="1518298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98337" name=""/>
                    <pic:cNvPicPr/>
                  </pic:nvPicPr>
                  <pic:blipFill>
                    <a:blip r:embed="rId399"/>
                    <a:stretch>
                      <a:fillRect/>
                    </a:stretch>
                  </pic:blipFill>
                  <pic:spPr>
                    <a:xfrm>
                      <a:off x="0" y="0"/>
                      <a:ext cx="5029636" cy="236240"/>
                    </a:xfrm>
                    <a:prstGeom prst="rect">
                      <a:avLst/>
                    </a:prstGeom>
                  </pic:spPr>
                </pic:pic>
              </a:graphicData>
            </a:graphic>
          </wp:inline>
        </w:drawing>
      </w:r>
    </w:p>
    <w:p w14:paraId="0EE1C58A" w14:textId="11697CF5" w:rsidR="00E47B52" w:rsidRDefault="00E47B52" w:rsidP="00B75079">
      <w:pPr>
        <w:rPr>
          <w:rFonts w:eastAsiaTheme="minorEastAsia"/>
        </w:rPr>
      </w:pPr>
      <w:r>
        <w:t xml:space="preserve">Este </w:t>
      </w:r>
      <m:oMath>
        <m:sSub>
          <m:sSubPr>
            <m:ctrlPr>
              <w:rPr>
                <w:rFonts w:ascii="Cambria Math" w:hAnsi="Cambria Math"/>
              </w:rPr>
            </m:ctrlPr>
          </m:sSubPr>
          <m:e>
            <m:r>
              <w:rPr>
                <w:rFonts w:ascii="Cambria Math" w:hAnsi="Cambria Math"/>
              </w:rPr>
              <m:t>y</m:t>
            </m:r>
          </m:e>
          <m:sub>
            <m:r>
              <w:rPr>
                <w:rFonts w:ascii="Cambria Math" w:hAnsi="Cambria Math"/>
              </w:rPr>
              <m:t>3</m:t>
            </m:r>
          </m:sub>
        </m:sSub>
      </m:oMath>
      <w:r>
        <w:rPr>
          <w:rFonts w:eastAsiaTheme="minorEastAsia"/>
        </w:rPr>
        <w:t xml:space="preserve"> es la entrada de la Capa 2</w:t>
      </w:r>
    </w:p>
    <w:p w14:paraId="623DE2DA" w14:textId="2795BB5E" w:rsidR="001C27A8" w:rsidRDefault="001C27A8" w:rsidP="001C27A8">
      <w:pPr>
        <w:pStyle w:val="Ttulo5"/>
        <w:rPr>
          <w:b/>
          <w:bCs/>
          <w:sz w:val="24"/>
        </w:rPr>
      </w:pPr>
      <w:r w:rsidRPr="001C27A8">
        <w:rPr>
          <w:b/>
          <w:bCs/>
          <w:sz w:val="24"/>
          <w:highlight w:val="yellow"/>
        </w:rPr>
        <w:t>1.12.10.5.3: C. Capas 2 a 6</w:t>
      </w:r>
    </w:p>
    <w:p w14:paraId="13AAB469" w14:textId="7147E135" w:rsidR="001C27A8" w:rsidRDefault="001C27A8" w:rsidP="001C27A8">
      <w:r>
        <w:t xml:space="preserve">Repiten B1 a B6, cada una con sus propias matrices y su propio cache. En cada capa, el cache de K y V pasa de 1 fila a 2. Los puntajes </w:t>
      </w:r>
      <w:r w:rsidR="00282B0F">
        <w:t xml:space="preserve">son </w:t>
      </w:r>
      <w:r>
        <w:t xml:space="preserve">de [1 x 2] en </w:t>
      </w:r>
      <w:proofErr w:type="spellStart"/>
      <w:r w:rsidR="00282B0F">
        <w:t>self-attention</w:t>
      </w:r>
      <w:proofErr w:type="spellEnd"/>
      <w:r w:rsidR="00282B0F">
        <w:t xml:space="preserve"> y [1 x 5] en Cross-</w:t>
      </w:r>
      <w:proofErr w:type="spellStart"/>
      <w:r w:rsidR="00282B0F">
        <w:t>Attention</w:t>
      </w:r>
      <w:proofErr w:type="spellEnd"/>
      <w:r w:rsidR="00282B0F">
        <w:t>.</w:t>
      </w:r>
    </w:p>
    <w:p w14:paraId="752C5DCC" w14:textId="77777777" w:rsidR="00305FDC" w:rsidRDefault="00305FDC" w:rsidP="001C27A8"/>
    <w:p w14:paraId="13D20C80" w14:textId="77777777" w:rsidR="00305FDC" w:rsidRDefault="00305FDC" w:rsidP="001C27A8"/>
    <w:p w14:paraId="4AC5F108" w14:textId="77777777" w:rsidR="00305FDC" w:rsidRDefault="00305FDC" w:rsidP="001C27A8"/>
    <w:p w14:paraId="2C8B4440" w14:textId="77777777" w:rsidR="00305FDC" w:rsidRDefault="00305FDC" w:rsidP="001C27A8"/>
    <w:p w14:paraId="4A92D72B" w14:textId="77777777" w:rsidR="00305FDC" w:rsidRDefault="00305FDC" w:rsidP="001C27A8"/>
    <w:p w14:paraId="2F4DF743" w14:textId="77777777" w:rsidR="00305FDC" w:rsidRDefault="00305FDC" w:rsidP="001C27A8"/>
    <w:p w14:paraId="52D49025" w14:textId="77777777" w:rsidR="00305FDC" w:rsidRDefault="00305FDC" w:rsidP="001C27A8"/>
    <w:p w14:paraId="125E23D1" w14:textId="77777777" w:rsidR="00305FDC" w:rsidRDefault="00305FDC" w:rsidP="001C27A8"/>
    <w:p w14:paraId="0A621B10" w14:textId="77777777" w:rsidR="00305FDC" w:rsidRDefault="00305FDC" w:rsidP="001C27A8"/>
    <w:p w14:paraId="64E48BB6" w14:textId="77777777" w:rsidR="00305FDC" w:rsidRDefault="00305FDC" w:rsidP="001C27A8"/>
    <w:p w14:paraId="1793CA78" w14:textId="77777777" w:rsidR="00305FDC" w:rsidRDefault="00305FDC" w:rsidP="001C27A8"/>
    <w:p w14:paraId="57D67729" w14:textId="77777777" w:rsidR="00305FDC" w:rsidRDefault="00305FDC" w:rsidP="001C27A8"/>
    <w:p w14:paraId="589A37A0" w14:textId="77777777" w:rsidR="00305FDC" w:rsidRDefault="00305FDC" w:rsidP="001C27A8"/>
    <w:p w14:paraId="62BFF4F8" w14:textId="77777777" w:rsidR="00305FDC" w:rsidRDefault="00305FDC" w:rsidP="001C27A8"/>
    <w:p w14:paraId="3A0C0F6C" w14:textId="77777777" w:rsidR="00305FDC" w:rsidRDefault="00305FDC" w:rsidP="001C27A8"/>
    <w:p w14:paraId="6C355C56" w14:textId="77777777" w:rsidR="00305FDC" w:rsidRDefault="00305FDC" w:rsidP="001C27A8"/>
    <w:p w14:paraId="4659C494" w14:textId="77777777" w:rsidR="00305FDC" w:rsidRDefault="00305FDC" w:rsidP="001C27A8"/>
    <w:p w14:paraId="6A698035" w14:textId="77777777" w:rsidR="00305FDC" w:rsidRDefault="00305FDC" w:rsidP="001C27A8"/>
    <w:p w14:paraId="7C6B3778" w14:textId="77777777" w:rsidR="00305FDC" w:rsidRDefault="00305FDC" w:rsidP="001C27A8"/>
    <w:p w14:paraId="6CBA6169" w14:textId="77777777" w:rsidR="00305FDC" w:rsidRDefault="00305FDC" w:rsidP="001C27A8"/>
    <w:p w14:paraId="0BD66627" w14:textId="77777777" w:rsidR="00305FDC" w:rsidRDefault="00305FDC" w:rsidP="001C27A8"/>
    <w:p w14:paraId="627B25D7" w14:textId="77777777" w:rsidR="00305FDC" w:rsidRDefault="00305FDC" w:rsidP="001C27A8"/>
    <w:p w14:paraId="0B5D09BE" w14:textId="591E98BE" w:rsidR="00282B0F" w:rsidRDefault="00282B0F" w:rsidP="00282B0F">
      <w:pPr>
        <w:pStyle w:val="Ttulo5"/>
        <w:rPr>
          <w:b/>
          <w:bCs/>
          <w:sz w:val="24"/>
        </w:rPr>
      </w:pPr>
      <w:r w:rsidRPr="00AC2CD5">
        <w:rPr>
          <w:b/>
          <w:bCs/>
          <w:sz w:val="24"/>
          <w:highlight w:val="yellow"/>
        </w:rPr>
        <w:lastRenderedPageBreak/>
        <w:t>1.12.10.5.</w:t>
      </w:r>
      <w:r w:rsidR="00AC2CD5" w:rsidRPr="00AC2CD5">
        <w:rPr>
          <w:b/>
          <w:bCs/>
          <w:sz w:val="24"/>
          <w:highlight w:val="yellow"/>
        </w:rPr>
        <w:t>4</w:t>
      </w:r>
      <w:r w:rsidRPr="00AC2CD5">
        <w:rPr>
          <w:b/>
          <w:bCs/>
          <w:sz w:val="24"/>
          <w:highlight w:val="yellow"/>
        </w:rPr>
        <w:t xml:space="preserve">: </w:t>
      </w:r>
      <w:r w:rsidR="00AC2CD5" w:rsidRPr="00AC2CD5">
        <w:rPr>
          <w:b/>
          <w:bCs/>
          <w:sz w:val="24"/>
          <w:highlight w:val="yellow"/>
        </w:rPr>
        <w:t>D</w:t>
      </w:r>
      <w:r w:rsidRPr="00AC2CD5">
        <w:rPr>
          <w:b/>
          <w:bCs/>
          <w:sz w:val="24"/>
          <w:highlight w:val="yellow"/>
        </w:rPr>
        <w:t xml:space="preserve">. </w:t>
      </w:r>
      <w:r w:rsidR="00AC2CD5" w:rsidRPr="00AC2CD5">
        <w:rPr>
          <w:b/>
          <w:bCs/>
          <w:sz w:val="24"/>
          <w:highlight w:val="yellow"/>
        </w:rPr>
        <w:t>De la Capa 6 al ID</w:t>
      </w:r>
    </w:p>
    <w:p w14:paraId="1421005F" w14:textId="1A51A5EB" w:rsidR="00AC2CD5" w:rsidRDefault="00AC2CD5" w:rsidP="00AC2CD5">
      <w:r w:rsidRPr="00AC2CD5">
        <w:rPr>
          <w:noProof/>
        </w:rPr>
        <w:drawing>
          <wp:inline distT="0" distB="0" distL="0" distR="0" wp14:anchorId="4956FB3E" wp14:editId="28F14F51">
            <wp:extent cx="6294665" cy="1729890"/>
            <wp:effectExtent l="0" t="0" r="0" b="3810"/>
            <wp:docPr id="1366273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73412" name=""/>
                    <pic:cNvPicPr/>
                  </pic:nvPicPr>
                  <pic:blipFill>
                    <a:blip r:embed="rId400"/>
                    <a:stretch>
                      <a:fillRect/>
                    </a:stretch>
                  </pic:blipFill>
                  <pic:spPr>
                    <a:xfrm>
                      <a:off x="0" y="0"/>
                      <a:ext cx="6294665" cy="172989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0790"/>
      </w:tblGrid>
      <w:tr w:rsidR="00AC2CD5" w14:paraId="1968D9BB" w14:textId="77777777" w:rsidTr="00AC2CD5">
        <w:tc>
          <w:tcPr>
            <w:tcW w:w="10790" w:type="dxa"/>
          </w:tcPr>
          <w:p w14:paraId="5901AC5F" w14:textId="77777777" w:rsidR="00AC2CD5" w:rsidRDefault="0021729A" w:rsidP="00AC2CD5">
            <w:r w:rsidRPr="0021729A">
              <w:rPr>
                <w:noProof/>
              </w:rPr>
              <w:drawing>
                <wp:inline distT="0" distB="0" distL="0" distR="0" wp14:anchorId="03871A5D" wp14:editId="62F9B5BE">
                  <wp:extent cx="5372566" cy="381033"/>
                  <wp:effectExtent l="19050" t="19050" r="19050" b="19050"/>
                  <wp:docPr id="545027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27442" name=""/>
                          <pic:cNvPicPr/>
                        </pic:nvPicPr>
                        <pic:blipFill>
                          <a:blip r:embed="rId401"/>
                          <a:stretch>
                            <a:fillRect/>
                          </a:stretch>
                        </pic:blipFill>
                        <pic:spPr>
                          <a:xfrm>
                            <a:off x="0" y="0"/>
                            <a:ext cx="5372566" cy="381033"/>
                          </a:xfrm>
                          <a:prstGeom prst="rect">
                            <a:avLst/>
                          </a:prstGeom>
                          <a:ln w="19050">
                            <a:solidFill>
                              <a:schemeClr val="tx1"/>
                            </a:solidFill>
                          </a:ln>
                        </pic:spPr>
                      </pic:pic>
                    </a:graphicData>
                  </a:graphic>
                </wp:inline>
              </w:drawing>
            </w:r>
          </w:p>
          <w:p w14:paraId="038B9320" w14:textId="51E97F7D" w:rsidR="0021729A" w:rsidRDefault="0021729A" w:rsidP="00AC2CD5">
            <w:r>
              <w:t xml:space="preserve">Ninguno por </w:t>
            </w:r>
            <w:proofErr w:type="spellStart"/>
            <w:r>
              <w:t>si</w:t>
            </w:r>
            <w:proofErr w:type="spellEnd"/>
            <w:r>
              <w:t xml:space="preserve"> solo: es </w:t>
            </w:r>
            <w:r>
              <w:rPr>
                <w:b/>
                <w:bCs/>
              </w:rPr>
              <w:t xml:space="preserve">la acumulación de todos los pasos anteriores, </w:t>
            </w:r>
            <w:proofErr w:type="spellStart"/>
            <w:r>
              <w:t>concentada</w:t>
            </w:r>
            <w:proofErr w:type="spellEnd"/>
            <w:r>
              <w:t xml:space="preserve"> en y3. La respuesta corta a “¿Cuál da la idea?” es que ningún paso “decide” nada solo - </w:t>
            </w:r>
            <w:r w:rsidR="00936BDC" w:rsidRPr="00936BDC">
              <w:t xml:space="preserve">recién el conjunto completo termina apuntando a "Hund". Pero si hay que señalar </w:t>
            </w:r>
            <w:r w:rsidR="00936BDC" w:rsidRPr="00936BDC">
              <w:rPr>
                <w:b/>
                <w:bCs/>
              </w:rPr>
              <w:t>dónde se acumula esa evidencia</w:t>
            </w:r>
            <w:r w:rsidR="00936BDC" w:rsidRPr="00936BDC">
              <w:t>, son dos momentos.</w:t>
            </w:r>
          </w:p>
          <w:p w14:paraId="707C3741" w14:textId="77777777" w:rsidR="00936BDC" w:rsidRDefault="00936BDC" w:rsidP="00AC2CD5"/>
          <w:p w14:paraId="452EE762" w14:textId="77777777" w:rsidR="00936BDC" w:rsidRPr="00936BDC" w:rsidRDefault="00936BDC" w:rsidP="00936BDC">
            <w:pPr>
              <w:rPr>
                <w:b/>
                <w:bCs/>
              </w:rPr>
            </w:pPr>
            <w:r w:rsidRPr="00936BDC">
              <w:rPr>
                <w:b/>
                <w:bCs/>
              </w:rPr>
              <w:t>Los dos momentos que más aportan</w:t>
            </w:r>
          </w:p>
          <w:p w14:paraId="5DCDA7A4" w14:textId="65532BFD" w:rsidR="00936BDC" w:rsidRDefault="00D276F5" w:rsidP="00AC2CD5">
            <w:r w:rsidRPr="00D276F5">
              <w:rPr>
                <w:noProof/>
              </w:rPr>
              <w:drawing>
                <wp:inline distT="0" distB="0" distL="0" distR="0" wp14:anchorId="42CB7BB3" wp14:editId="460D11A3">
                  <wp:extent cx="5588000" cy="2129082"/>
                  <wp:effectExtent l="0" t="0" r="0" b="5080"/>
                  <wp:docPr id="1063009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09713" name=""/>
                          <pic:cNvPicPr/>
                        </pic:nvPicPr>
                        <pic:blipFill>
                          <a:blip r:embed="rId402"/>
                          <a:stretch>
                            <a:fillRect/>
                          </a:stretch>
                        </pic:blipFill>
                        <pic:spPr>
                          <a:xfrm>
                            <a:off x="0" y="0"/>
                            <a:ext cx="5591352" cy="2130359"/>
                          </a:xfrm>
                          <a:prstGeom prst="rect">
                            <a:avLst/>
                          </a:prstGeom>
                        </pic:spPr>
                      </pic:pic>
                    </a:graphicData>
                  </a:graphic>
                </wp:inline>
              </w:drawing>
            </w:r>
          </w:p>
          <w:p w14:paraId="2305E143" w14:textId="77777777" w:rsidR="00D276F5" w:rsidRPr="00D276F5" w:rsidRDefault="00D276F5" w:rsidP="00D276F5">
            <w:pPr>
              <w:rPr>
                <w:b/>
                <w:bCs/>
              </w:rPr>
            </w:pPr>
            <w:r w:rsidRPr="00D276F5">
              <w:rPr>
                <w:b/>
                <w:bCs/>
              </w:rPr>
              <w:t>Por qué no es un solo paso</w:t>
            </w:r>
          </w:p>
          <w:p w14:paraId="460E371F" w14:textId="77777777" w:rsidR="00D276F5" w:rsidRDefault="00D276F5" w:rsidP="00535FC5"/>
          <w:p w14:paraId="58C08673" w14:textId="143229B2" w:rsidR="00535FC5" w:rsidRPr="00535FC5" w:rsidRDefault="00535FC5" w:rsidP="00535FC5">
            <w:pPr>
              <w:pStyle w:val="Prrafodelista"/>
              <w:numPr>
                <w:ilvl w:val="0"/>
                <w:numId w:val="2"/>
              </w:numPr>
            </w:pPr>
            <w:r w:rsidRPr="00535FC5">
              <w:rPr>
                <w:b/>
                <w:bCs/>
              </w:rPr>
              <w:t>Self-</w:t>
            </w:r>
            <w:proofErr w:type="spellStart"/>
            <w:r w:rsidRPr="00535FC5">
              <w:rPr>
                <w:b/>
                <w:bCs/>
              </w:rPr>
              <w:t>Attention</w:t>
            </w:r>
            <w:proofErr w:type="spellEnd"/>
            <w:r w:rsidRPr="00535FC5">
              <w:rPr>
                <w:b/>
                <w:bCs/>
              </w:rPr>
              <w:t xml:space="preserve"> enmascarada</w:t>
            </w:r>
            <w:r w:rsidRPr="00535FC5">
              <w:t xml:space="preserve"> solo mira lo ya escrito en alemán ([inicio], "Der"). No tiene ninguna pista de "</w:t>
            </w:r>
            <w:proofErr w:type="spellStart"/>
            <w:r w:rsidRPr="00535FC5">
              <w:t>dog</w:t>
            </w:r>
            <w:proofErr w:type="spellEnd"/>
            <w:r w:rsidRPr="00535FC5">
              <w:t>" ahí.</w:t>
            </w:r>
          </w:p>
          <w:p w14:paraId="6CF2CC3B" w14:textId="184F1994" w:rsidR="00535FC5" w:rsidRPr="00535FC5" w:rsidRDefault="00535FC5" w:rsidP="00535FC5">
            <w:pPr>
              <w:pStyle w:val="Prrafodelista"/>
              <w:numPr>
                <w:ilvl w:val="0"/>
                <w:numId w:val="2"/>
              </w:numPr>
            </w:pPr>
            <w:r w:rsidRPr="00535FC5">
              <w:rPr>
                <w:b/>
                <w:bCs/>
              </w:rPr>
              <w:t>Cross-</w:t>
            </w:r>
            <w:proofErr w:type="spellStart"/>
            <w:r w:rsidRPr="00535FC5">
              <w:rPr>
                <w:b/>
                <w:bCs/>
              </w:rPr>
              <w:t>Attention</w:t>
            </w:r>
            <w:proofErr w:type="spellEnd"/>
            <w:r w:rsidRPr="00535FC5">
              <w:t xml:space="preserve"> es la única </w:t>
            </w:r>
            <w:proofErr w:type="spellStart"/>
            <w:r w:rsidRPr="00535FC5">
              <w:t>sub-capa</w:t>
            </w:r>
            <w:proofErr w:type="spellEnd"/>
            <w:r w:rsidRPr="00535FC5">
              <w:t xml:space="preserve"> que toca el inglés, así que es donde entra la información necesaria para saber que hay que traducir "</w:t>
            </w:r>
            <w:proofErr w:type="spellStart"/>
            <w:r w:rsidRPr="00535FC5">
              <w:t>dog</w:t>
            </w:r>
            <w:proofErr w:type="spellEnd"/>
            <w:r w:rsidRPr="00535FC5">
              <w:t>".</w:t>
            </w:r>
          </w:p>
          <w:p w14:paraId="3991E733" w14:textId="68B45734" w:rsidR="00535FC5" w:rsidRPr="00535FC5" w:rsidRDefault="00535FC5" w:rsidP="00535FC5">
            <w:pPr>
              <w:pStyle w:val="Prrafodelista"/>
              <w:numPr>
                <w:ilvl w:val="0"/>
                <w:numId w:val="2"/>
              </w:numPr>
            </w:pPr>
            <w:proofErr w:type="spellStart"/>
            <w:r w:rsidRPr="00535FC5">
              <w:rPr>
                <w:b/>
                <w:bCs/>
              </w:rPr>
              <w:t>Feed</w:t>
            </w:r>
            <w:proofErr w:type="spellEnd"/>
            <w:r w:rsidRPr="00535FC5">
              <w:rPr>
                <w:b/>
                <w:bCs/>
              </w:rPr>
              <w:t>-Forward</w:t>
            </w:r>
            <w:r w:rsidRPr="00535FC5">
              <w:t xml:space="preserve"> no mira ninguna otra palabra: solo transforma lo que ya llegó. No agrega información nueva sobre el inglés, pero sí "decide" qué hacer con la que ya tiene.</w:t>
            </w:r>
          </w:p>
          <w:p w14:paraId="2D5F5B6E" w14:textId="4152891A" w:rsidR="00535FC5" w:rsidRPr="00535FC5" w:rsidRDefault="00535FC5" w:rsidP="00535FC5">
            <w:pPr>
              <w:pStyle w:val="Prrafodelista"/>
              <w:numPr>
                <w:ilvl w:val="0"/>
                <w:numId w:val="2"/>
              </w:numPr>
            </w:pPr>
            <w:r w:rsidRPr="00535FC5">
              <w:t xml:space="preserve">Esto se repite 6 veces (una por capa), y recién $y_3$ de la Capa 6 es la versión final: la capa lineal y el </w:t>
            </w:r>
            <w:proofErr w:type="spellStart"/>
            <w:r w:rsidRPr="00535FC5">
              <w:t>softmax</w:t>
            </w:r>
            <w:proofErr w:type="spellEnd"/>
            <w:r w:rsidRPr="00535FC5">
              <w:t xml:space="preserve"> solo </w:t>
            </w:r>
            <w:r w:rsidRPr="00535FC5">
              <w:rPr>
                <w:b/>
                <w:bCs/>
              </w:rPr>
              <w:t>leen</w:t>
            </w:r>
            <w:r w:rsidRPr="00535FC5">
              <w:t xml:space="preserve"> esa versión, no agregan ninguna pista nueva.</w:t>
            </w:r>
          </w:p>
          <w:p w14:paraId="580251B0" w14:textId="77777777" w:rsidR="00535FC5" w:rsidRDefault="00535FC5" w:rsidP="00535FC5"/>
          <w:p w14:paraId="00634C70" w14:textId="77777777" w:rsidR="00305FDC" w:rsidRDefault="00305FDC" w:rsidP="00535FC5">
            <w:pPr>
              <w:rPr>
                <w:b/>
                <w:bCs/>
              </w:rPr>
            </w:pPr>
          </w:p>
          <w:p w14:paraId="24A5E78E" w14:textId="77777777" w:rsidR="00305FDC" w:rsidRDefault="00305FDC" w:rsidP="00535FC5">
            <w:pPr>
              <w:rPr>
                <w:b/>
                <w:bCs/>
              </w:rPr>
            </w:pPr>
          </w:p>
          <w:p w14:paraId="7B0A9764" w14:textId="7C780D5F" w:rsidR="00535FC5" w:rsidRDefault="00535FC5" w:rsidP="00535FC5">
            <w:pPr>
              <w:rPr>
                <w:b/>
                <w:bCs/>
              </w:rPr>
            </w:pPr>
            <w:r w:rsidRPr="00535FC5">
              <w:rPr>
                <w:b/>
                <w:bCs/>
              </w:rPr>
              <w:t>En una línea</w:t>
            </w:r>
          </w:p>
          <w:p w14:paraId="3560A821" w14:textId="77777777" w:rsidR="00E34955" w:rsidRDefault="00E34955" w:rsidP="00535FC5">
            <w:pPr>
              <w:rPr>
                <w:b/>
                <w:bCs/>
              </w:rPr>
            </w:pPr>
          </w:p>
          <w:p w14:paraId="30F945F7" w14:textId="208BB04B" w:rsidR="00E34955" w:rsidRPr="00E34955" w:rsidRDefault="00E34955" w:rsidP="00535FC5">
            <w:r w:rsidRPr="00E34955">
              <w:t>La pista de "Hund" entra en la Cross-</w:t>
            </w:r>
            <w:proofErr w:type="spellStart"/>
            <w:r w:rsidRPr="00E34955">
              <w:t>Attention</w:t>
            </w:r>
            <w:proofErr w:type="spellEnd"/>
            <w:r w:rsidRPr="00E34955">
              <w:t xml:space="preserve"> (porque ahí se consulta "</w:t>
            </w:r>
            <w:proofErr w:type="spellStart"/>
            <w:r w:rsidRPr="00E34955">
              <w:t>dog</w:t>
            </w:r>
            <w:proofErr w:type="spellEnd"/>
            <w:r w:rsidRPr="00E34955">
              <w:t xml:space="preserve">"), y se va refinando en cada una de las 6 vueltas de </w:t>
            </w:r>
            <w:proofErr w:type="spellStart"/>
            <w:r w:rsidRPr="00E34955">
              <w:t>Feed</w:t>
            </w:r>
            <w:proofErr w:type="spellEnd"/>
            <w:r w:rsidRPr="00E34955">
              <w:t xml:space="preserve">-Forward, hasta que </w:t>
            </w:r>
            <m:oMath>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3</m:t>
                  </m:r>
                </m:sub>
              </m:sSub>
            </m:oMath>
            <w:r w:rsidRPr="00305FDC">
              <w:rPr>
                <w:b/>
                <w:bCs/>
              </w:rPr>
              <w:t xml:space="preserve"> queda lo bastante cerca del embedding de "Hund" como para que gane el softmax</w:t>
            </w:r>
            <w:r w:rsidRPr="00E34955">
              <w:t xml:space="preserve">. La capa lineal y el </w:t>
            </w:r>
            <w:proofErr w:type="spellStart"/>
            <w:r w:rsidRPr="00E34955">
              <w:t>softmax</w:t>
            </w:r>
            <w:proofErr w:type="spellEnd"/>
            <w:r w:rsidRPr="00E34955">
              <w:t xml:space="preserve"> no "deciden": solo miden qué tan cerca quedó.</w:t>
            </w:r>
          </w:p>
          <w:p w14:paraId="6BAC766D" w14:textId="77777777" w:rsidR="0021729A" w:rsidRDefault="0021729A" w:rsidP="00AC2CD5"/>
          <w:p w14:paraId="0E9C334D" w14:textId="415F63DE" w:rsidR="0021729A" w:rsidRDefault="0021729A" w:rsidP="00AC2CD5"/>
        </w:tc>
      </w:tr>
    </w:tbl>
    <w:p w14:paraId="666353CC" w14:textId="77777777" w:rsidR="00AC2CD5" w:rsidRDefault="00AC2CD5" w:rsidP="00AC2CD5"/>
    <w:p w14:paraId="48A5D05A" w14:textId="12278512" w:rsidR="00DA371C" w:rsidRDefault="00BC23DC" w:rsidP="00AC2CD5">
      <w:pPr>
        <w:rPr>
          <w:rFonts w:eastAsiaTheme="minorEastAsia"/>
        </w:rPr>
      </w:pPr>
      <w:r>
        <w:lastRenderedPageBreak/>
        <w:t xml:space="preserve">Es el tramo final de la Ronda 2: toma </w:t>
      </w:r>
      <m:oMath>
        <m:sSub>
          <m:sSubPr>
            <m:ctrlPr>
              <w:rPr>
                <w:rFonts w:ascii="Cambria Math" w:hAnsi="Cambria Math"/>
              </w:rPr>
            </m:ctrlPr>
          </m:sSubPr>
          <m:e>
            <m:r>
              <w:rPr>
                <w:rFonts w:ascii="Cambria Math" w:hAnsi="Cambria Math"/>
              </w:rPr>
              <m:t>y</m:t>
            </m:r>
          </m:e>
          <m:sub>
            <m:r>
              <w:rPr>
                <w:rFonts w:ascii="Cambria Math" w:hAnsi="Cambria Math"/>
              </w:rPr>
              <m:t>3</m:t>
            </m:r>
          </m:sub>
        </m:sSub>
      </m:oMath>
      <w:r>
        <w:rPr>
          <w:rFonts w:eastAsiaTheme="minorEastAsia"/>
        </w:rPr>
        <w:t xml:space="preserve"> (lo que salió de la Capa 6, ya con las 3 sub-capas repetidas 6 veces) y lo convierte en el ID de la palabra siguiente. </w:t>
      </w:r>
      <w:r w:rsidRPr="00BC23DC">
        <w:rPr>
          <w:rFonts w:eastAsiaTheme="minorEastAsia"/>
        </w:rPr>
        <w:t>Cuatro pasos, ninguno vuelve a comparar tokens entre sí: acá se decide, no se mezcla información.</w:t>
      </w:r>
    </w:p>
    <w:p w14:paraId="2176008F" w14:textId="574A5B36" w:rsidR="00DA371C" w:rsidRPr="00DA371C" w:rsidRDefault="00DA371C" w:rsidP="00DA371C">
      <w:pPr>
        <w:rPr>
          <w:b/>
          <w:bCs/>
          <w:sz w:val="24"/>
          <w:szCs w:val="28"/>
        </w:rPr>
      </w:pPr>
      <w:r w:rsidRPr="00DA371C">
        <w:rPr>
          <w:b/>
          <w:bCs/>
          <w:sz w:val="24"/>
          <w:szCs w:val="28"/>
          <w:highlight w:val="yellow"/>
        </w:rPr>
        <w:t>Paso 1: y3 de la Capa 6</w:t>
      </w:r>
    </w:p>
    <w:p w14:paraId="02B25660" w14:textId="5D602FA3" w:rsidR="00DA371C" w:rsidRDefault="00AD0A4F" w:rsidP="00AC2CD5">
      <w:r w:rsidRPr="00AD0A4F">
        <w:rPr>
          <w:noProof/>
        </w:rPr>
        <w:drawing>
          <wp:inline distT="0" distB="0" distL="0" distR="0" wp14:anchorId="4E105D46" wp14:editId="64D73732">
            <wp:extent cx="6073666" cy="998307"/>
            <wp:effectExtent l="0" t="0" r="3810" b="0"/>
            <wp:docPr id="974468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68774" name=""/>
                    <pic:cNvPicPr/>
                  </pic:nvPicPr>
                  <pic:blipFill>
                    <a:blip r:embed="rId403"/>
                    <a:stretch>
                      <a:fillRect/>
                    </a:stretch>
                  </pic:blipFill>
                  <pic:spPr>
                    <a:xfrm>
                      <a:off x="0" y="0"/>
                      <a:ext cx="6073666" cy="998307"/>
                    </a:xfrm>
                    <a:prstGeom prst="rect">
                      <a:avLst/>
                    </a:prstGeom>
                  </pic:spPr>
                </pic:pic>
              </a:graphicData>
            </a:graphic>
          </wp:inline>
        </w:drawing>
      </w:r>
    </w:p>
    <w:p w14:paraId="6ACF04AD" w14:textId="77777777" w:rsidR="00AD0A4F" w:rsidRPr="00AD0A4F" w:rsidRDefault="00AD0A4F" w:rsidP="00AD0A4F">
      <w:pPr>
        <w:rPr>
          <w:b/>
          <w:bCs/>
          <w:sz w:val="24"/>
          <w:szCs w:val="28"/>
        </w:rPr>
      </w:pPr>
      <w:r w:rsidRPr="00AD0A4F">
        <w:rPr>
          <w:b/>
          <w:bCs/>
          <w:sz w:val="24"/>
          <w:szCs w:val="28"/>
          <w:highlight w:val="yellow"/>
        </w:rPr>
        <w:t>Paso 2: capa lineal</w:t>
      </w:r>
    </w:p>
    <w:p w14:paraId="12356698" w14:textId="7397E548" w:rsidR="00AD0A4F" w:rsidRDefault="00AD0A4F" w:rsidP="00AC2CD5">
      <w:r w:rsidRPr="00AD0A4F">
        <w:rPr>
          <w:noProof/>
        </w:rPr>
        <w:drawing>
          <wp:inline distT="0" distB="0" distL="0" distR="0" wp14:anchorId="2543DE5D" wp14:editId="43FAC2EF">
            <wp:extent cx="5464013" cy="396274"/>
            <wp:effectExtent l="19050" t="19050" r="22860" b="22860"/>
            <wp:docPr id="642865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5958" name=""/>
                    <pic:cNvPicPr/>
                  </pic:nvPicPr>
                  <pic:blipFill>
                    <a:blip r:embed="rId404"/>
                    <a:stretch>
                      <a:fillRect/>
                    </a:stretch>
                  </pic:blipFill>
                  <pic:spPr>
                    <a:xfrm>
                      <a:off x="0" y="0"/>
                      <a:ext cx="5464013" cy="396274"/>
                    </a:xfrm>
                    <a:prstGeom prst="rect">
                      <a:avLst/>
                    </a:prstGeom>
                    <a:ln w="12700">
                      <a:solidFill>
                        <a:schemeClr val="tx1"/>
                      </a:solidFill>
                    </a:ln>
                  </pic:spPr>
                </pic:pic>
              </a:graphicData>
            </a:graphic>
          </wp:inline>
        </w:drawing>
      </w:r>
    </w:p>
    <w:p w14:paraId="2D57C5EE" w14:textId="44A6BDA1" w:rsidR="00AD0A4F" w:rsidRDefault="00AD0A4F" w:rsidP="00AC2CD5">
      <w:r>
        <w:t>Un numero de la salida:</w:t>
      </w:r>
    </w:p>
    <w:p w14:paraId="755A3EBD" w14:textId="236865BA" w:rsidR="00AD0A4F" w:rsidRDefault="00D23D30" w:rsidP="00AC2CD5">
      <w:r w:rsidRPr="00D23D30">
        <w:rPr>
          <w:noProof/>
        </w:rPr>
        <w:drawing>
          <wp:inline distT="0" distB="0" distL="0" distR="0" wp14:anchorId="77135A26" wp14:editId="2729EC6A">
            <wp:extent cx="5486875" cy="609653"/>
            <wp:effectExtent l="19050" t="19050" r="19050" b="19050"/>
            <wp:docPr id="1330430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30748" name=""/>
                    <pic:cNvPicPr/>
                  </pic:nvPicPr>
                  <pic:blipFill>
                    <a:blip r:embed="rId405"/>
                    <a:stretch>
                      <a:fillRect/>
                    </a:stretch>
                  </pic:blipFill>
                  <pic:spPr>
                    <a:xfrm>
                      <a:off x="0" y="0"/>
                      <a:ext cx="5486875" cy="609653"/>
                    </a:xfrm>
                    <a:prstGeom prst="rect">
                      <a:avLst/>
                    </a:prstGeom>
                    <a:ln w="12700">
                      <a:solidFill>
                        <a:schemeClr val="tx1"/>
                      </a:solidFill>
                    </a:ln>
                  </pic:spPr>
                </pic:pic>
              </a:graphicData>
            </a:graphic>
          </wp:inline>
        </w:drawing>
      </w:r>
    </w:p>
    <w:p w14:paraId="298E3B86" w14:textId="3E3D2E19" w:rsidR="00D23D30" w:rsidRDefault="00D23D30" w:rsidP="00AC2CD5">
      <w:pPr>
        <w:rPr>
          <w:rFonts w:eastAsiaTheme="minorEastAsia"/>
        </w:rPr>
      </w:pPr>
      <w:r>
        <w:t xml:space="preserve">Es un producto punto entre </w:t>
      </w:r>
      <m:oMath>
        <m:sSub>
          <m:sSubPr>
            <m:ctrlPr>
              <w:rPr>
                <w:rFonts w:ascii="Cambria Math" w:hAnsi="Cambria Math"/>
              </w:rPr>
            </m:ctrlPr>
          </m:sSubPr>
          <m:e>
            <m:r>
              <w:rPr>
                <w:rFonts w:ascii="Cambria Math" w:hAnsi="Cambria Math"/>
              </w:rPr>
              <m:t>y</m:t>
            </m:r>
          </m:e>
          <m:sub>
            <m:r>
              <w:rPr>
                <w:rFonts w:ascii="Cambria Math" w:hAnsi="Cambria Math"/>
              </w:rPr>
              <m:t>3</m:t>
            </m:r>
          </m:sub>
        </m:sSub>
      </m:oMath>
      <w:r>
        <w:rPr>
          <w:rFonts w:eastAsiaTheme="minorEastAsia"/>
        </w:rPr>
        <w:t xml:space="preserve"> y la fila </w:t>
      </w:r>
      <w:r>
        <w:rPr>
          <w:rFonts w:eastAsiaTheme="minorEastAsia"/>
          <w:i/>
          <w:iCs/>
        </w:rPr>
        <w:t xml:space="preserve">j </w:t>
      </w:r>
      <w:r>
        <w:rPr>
          <w:rFonts w:eastAsiaTheme="minorEastAsia"/>
        </w:rPr>
        <w:t xml:space="preserve">de </w:t>
      </w:r>
      <w:r w:rsidRPr="00D23D30">
        <w:rPr>
          <w:rFonts w:eastAsiaTheme="minorEastAsia"/>
          <w:i/>
          <w:iCs/>
        </w:rPr>
        <w:t>E</w:t>
      </w:r>
      <w:r>
        <w:rPr>
          <w:rFonts w:eastAsiaTheme="minorEastAsia"/>
          <w:i/>
          <w:iCs/>
        </w:rPr>
        <w:t xml:space="preserve">, </w:t>
      </w:r>
      <w:r>
        <w:rPr>
          <w:rFonts w:eastAsiaTheme="minorEastAsia"/>
        </w:rPr>
        <w:t xml:space="preserve">la tabla de </w:t>
      </w:r>
      <w:proofErr w:type="spellStart"/>
      <w:r>
        <w:rPr>
          <w:rFonts w:eastAsiaTheme="minorEastAsia"/>
        </w:rPr>
        <w:t>embeddings</w:t>
      </w:r>
      <w:proofErr w:type="spellEnd"/>
      <w:r>
        <w:rPr>
          <w:rFonts w:eastAsiaTheme="minorEastAsia"/>
        </w:rPr>
        <w:t xml:space="preserve"> (</w:t>
      </w:r>
      <w:proofErr w:type="spellStart"/>
      <w:r>
        <w:rPr>
          <w:rFonts w:eastAsiaTheme="minorEastAsia"/>
        </w:rPr>
        <w:t>Seccion</w:t>
      </w:r>
      <w:proofErr w:type="spellEnd"/>
      <w:r>
        <w:rPr>
          <w:rFonts w:eastAsiaTheme="minorEastAsia"/>
        </w:rPr>
        <w:t xml:space="preserve"> 3.4 del </w:t>
      </w:r>
      <w:proofErr w:type="spellStart"/>
      <w:r>
        <w:rPr>
          <w:rFonts w:eastAsiaTheme="minorEastAsia"/>
        </w:rPr>
        <w:t>paper</w:t>
      </w:r>
      <w:proofErr w:type="spellEnd"/>
      <w:r>
        <w:rPr>
          <w:rFonts w:eastAsiaTheme="minorEastAsia"/>
        </w:rPr>
        <w:t xml:space="preserve">: </w:t>
      </w:r>
      <w:proofErr w:type="spellStart"/>
      <w:r>
        <w:rPr>
          <w:rFonts w:eastAsiaTheme="minorEastAsia"/>
        </w:rPr>
        <w:t>esla</w:t>
      </w:r>
      <w:proofErr w:type="spellEnd"/>
      <w:r>
        <w:rPr>
          <w:rFonts w:eastAsiaTheme="minorEastAsia"/>
        </w:rPr>
        <w:t xml:space="preserve"> misma tabla que se </w:t>
      </w:r>
      <w:proofErr w:type="spellStart"/>
      <w:r>
        <w:rPr>
          <w:rFonts w:eastAsiaTheme="minorEastAsia"/>
        </w:rPr>
        <w:t>uso</w:t>
      </w:r>
      <w:proofErr w:type="spellEnd"/>
      <w:r>
        <w:rPr>
          <w:rFonts w:eastAsiaTheme="minorEastAsia"/>
        </w:rPr>
        <w:t xml:space="preserve"> al entrar). Mide que tan alineado esta y3</w:t>
      </w:r>
      <w:r w:rsidR="00FF5D7A">
        <w:rPr>
          <w:rFonts w:eastAsiaTheme="minorEastAsia"/>
        </w:rPr>
        <w:t xml:space="preserve"> con el token j: si y3 apunta parecido a la fila de “Hund”, el </w:t>
      </w:r>
      <w:proofErr w:type="spellStart"/>
      <w:r w:rsidR="00FF5D7A">
        <w:rPr>
          <w:rFonts w:eastAsiaTheme="minorEastAsia"/>
        </w:rPr>
        <w:t>logit</w:t>
      </w:r>
      <w:proofErr w:type="spellEnd"/>
      <w:r w:rsidR="00FF5D7A">
        <w:rPr>
          <w:rFonts w:eastAsiaTheme="minorEastAsia"/>
        </w:rPr>
        <w:t xml:space="preserve"> de “Hund” sale alto.</w:t>
      </w:r>
    </w:p>
    <w:p w14:paraId="43111689" w14:textId="033EA345" w:rsidR="00FF5D7A" w:rsidRDefault="00A1526F" w:rsidP="00FF5D7A">
      <w:pPr>
        <w:pStyle w:val="Prrafodelista"/>
        <w:numPr>
          <w:ilvl w:val="0"/>
          <w:numId w:val="2"/>
        </w:numPr>
      </w:pPr>
      <w:r w:rsidRPr="00A1526F">
        <w:t>37.000 productos punto, cada uno de 512 términos: 37.000</w:t>
      </w:r>
      <w:r>
        <w:t xml:space="preserve"> x </w:t>
      </w:r>
      <w:r w:rsidRPr="00A1526F">
        <w:t>512=18.944.000 productos.</w:t>
      </w:r>
    </w:p>
    <w:p w14:paraId="0417E4B3" w14:textId="162719A0" w:rsidR="00A1526F" w:rsidRDefault="00B57C5F" w:rsidP="00FF5D7A">
      <w:pPr>
        <w:pStyle w:val="Prrafodelista"/>
        <w:numPr>
          <w:ilvl w:val="0"/>
          <w:numId w:val="2"/>
        </w:numPr>
      </w:pPr>
      <w:r>
        <w:t xml:space="preserve">No hay sesgo (no verificado en el </w:t>
      </w:r>
      <w:proofErr w:type="spellStart"/>
      <w:proofErr w:type="gramStart"/>
      <w:r>
        <w:t>paper</w:t>
      </w:r>
      <w:proofErr w:type="spellEnd"/>
      <w:proofErr w:type="gramEnd"/>
      <w:r>
        <w:t xml:space="preserve"> que lo tenga).</w:t>
      </w:r>
    </w:p>
    <w:p w14:paraId="316E5B68" w14:textId="1E54CF3E" w:rsidR="00B57C5F" w:rsidRDefault="00B57C5F" w:rsidP="00B57C5F">
      <w:pPr>
        <w:pStyle w:val="Prrafodelista"/>
        <w:numPr>
          <w:ilvl w:val="0"/>
          <w:numId w:val="2"/>
        </w:numPr>
      </w:pPr>
      <w:r>
        <w:t xml:space="preserve">Los </w:t>
      </w:r>
      <w:proofErr w:type="spellStart"/>
      <w:r>
        <w:t>logits</w:t>
      </w:r>
      <w:proofErr w:type="spellEnd"/>
      <w:r>
        <w:t xml:space="preserve"> son puntajes crudos: pueden ser negativos o </w:t>
      </w:r>
      <w:proofErr w:type="spellStart"/>
      <w:r>
        <w:t>mayors</w:t>
      </w:r>
      <w:proofErr w:type="spellEnd"/>
      <w:r>
        <w:t xml:space="preserve"> a 1.</w:t>
      </w:r>
    </w:p>
    <w:p w14:paraId="334CAD72" w14:textId="77777777" w:rsidR="00B57C5F" w:rsidRPr="00B57C5F" w:rsidRDefault="00B57C5F" w:rsidP="00B57C5F">
      <w:pPr>
        <w:rPr>
          <w:b/>
          <w:bCs/>
          <w:sz w:val="24"/>
          <w:szCs w:val="28"/>
        </w:rPr>
      </w:pPr>
      <w:r w:rsidRPr="00B57C5F">
        <w:rPr>
          <w:b/>
          <w:bCs/>
          <w:sz w:val="24"/>
          <w:szCs w:val="28"/>
          <w:highlight w:val="yellow"/>
        </w:rPr>
        <w:t xml:space="preserve">Paso 3: </w:t>
      </w:r>
      <w:proofErr w:type="spellStart"/>
      <w:r w:rsidRPr="00B57C5F">
        <w:rPr>
          <w:b/>
          <w:bCs/>
          <w:sz w:val="24"/>
          <w:szCs w:val="28"/>
          <w:highlight w:val="yellow"/>
        </w:rPr>
        <w:t>softmax</w:t>
      </w:r>
      <w:proofErr w:type="spellEnd"/>
    </w:p>
    <w:p w14:paraId="7A1DFF1D" w14:textId="48708DEF" w:rsidR="009007BE" w:rsidRPr="00D23D30" w:rsidRDefault="009007BE" w:rsidP="00B57C5F">
      <w:r w:rsidRPr="009007BE">
        <w:rPr>
          <w:noProof/>
        </w:rPr>
        <w:drawing>
          <wp:inline distT="0" distB="0" distL="0" distR="0" wp14:anchorId="56592D6C" wp14:editId="4441D89B">
            <wp:extent cx="5528733" cy="875439"/>
            <wp:effectExtent l="19050" t="19050" r="15240" b="20320"/>
            <wp:docPr id="329243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43458" name=""/>
                    <pic:cNvPicPr/>
                  </pic:nvPicPr>
                  <pic:blipFill>
                    <a:blip r:embed="rId406"/>
                    <a:stretch>
                      <a:fillRect/>
                    </a:stretch>
                  </pic:blipFill>
                  <pic:spPr>
                    <a:xfrm>
                      <a:off x="0" y="0"/>
                      <a:ext cx="5541269" cy="877424"/>
                    </a:xfrm>
                    <a:prstGeom prst="rect">
                      <a:avLst/>
                    </a:prstGeom>
                    <a:ln w="19050">
                      <a:solidFill>
                        <a:schemeClr val="tx1"/>
                      </a:solidFill>
                    </a:ln>
                  </pic:spPr>
                </pic:pic>
              </a:graphicData>
            </a:graphic>
          </wp:inline>
        </w:drawing>
      </w:r>
    </w:p>
    <w:p w14:paraId="7D1EEEBE" w14:textId="5208FA69" w:rsidR="009007BE" w:rsidRPr="00DD740B" w:rsidRDefault="009007BE" w:rsidP="009007BE">
      <w:pPr>
        <w:rPr>
          <w:b/>
          <w:bCs/>
          <w:sz w:val="24"/>
          <w:szCs w:val="28"/>
        </w:rPr>
      </w:pPr>
      <w:r w:rsidRPr="00DD740B">
        <w:rPr>
          <w:b/>
          <w:bCs/>
          <w:sz w:val="24"/>
          <w:szCs w:val="28"/>
          <w:highlight w:val="yellow"/>
        </w:rPr>
        <w:t xml:space="preserve">Paso 4: </w:t>
      </w:r>
      <w:proofErr w:type="spellStart"/>
      <w:r w:rsidRPr="00DD740B">
        <w:rPr>
          <w:b/>
          <w:bCs/>
          <w:sz w:val="24"/>
          <w:szCs w:val="28"/>
          <w:highlight w:val="yellow"/>
        </w:rPr>
        <w:t>arg</w:t>
      </w:r>
      <w:proofErr w:type="spellEnd"/>
      <w:r w:rsidRPr="00DD740B">
        <w:rPr>
          <w:b/>
          <w:bCs/>
          <w:sz w:val="24"/>
          <w:szCs w:val="28"/>
          <w:highlight w:val="yellow"/>
        </w:rPr>
        <w:t xml:space="preserve"> </w:t>
      </w:r>
      <w:proofErr w:type="spellStart"/>
      <w:r w:rsidRPr="00DD740B">
        <w:rPr>
          <w:b/>
          <w:bCs/>
          <w:sz w:val="24"/>
          <w:szCs w:val="28"/>
          <w:highlight w:val="yellow"/>
        </w:rPr>
        <w:t>max</w:t>
      </w:r>
      <w:proofErr w:type="spellEnd"/>
    </w:p>
    <w:p w14:paraId="4461E86C" w14:textId="01F8E802" w:rsidR="009007BE" w:rsidRDefault="00DD740B" w:rsidP="009007BE">
      <w:pPr>
        <w:rPr>
          <w:b/>
          <w:bCs/>
          <w:sz w:val="24"/>
          <w:szCs w:val="28"/>
        </w:rPr>
      </w:pPr>
      <w:r w:rsidRPr="00DD740B">
        <w:rPr>
          <w:b/>
          <w:bCs/>
          <w:noProof/>
          <w:sz w:val="24"/>
          <w:szCs w:val="28"/>
        </w:rPr>
        <w:drawing>
          <wp:inline distT="0" distB="0" distL="0" distR="0" wp14:anchorId="44E946DB" wp14:editId="445006E5">
            <wp:extent cx="6187976" cy="1539373"/>
            <wp:effectExtent l="0" t="0" r="3810" b="3810"/>
            <wp:docPr id="176578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8865" name=""/>
                    <pic:cNvPicPr/>
                  </pic:nvPicPr>
                  <pic:blipFill>
                    <a:blip r:embed="rId407"/>
                    <a:stretch>
                      <a:fillRect/>
                    </a:stretch>
                  </pic:blipFill>
                  <pic:spPr>
                    <a:xfrm>
                      <a:off x="0" y="0"/>
                      <a:ext cx="6187976" cy="1539373"/>
                    </a:xfrm>
                    <a:prstGeom prst="rect">
                      <a:avLst/>
                    </a:prstGeom>
                  </pic:spPr>
                </pic:pic>
              </a:graphicData>
            </a:graphic>
          </wp:inline>
        </w:drawing>
      </w:r>
    </w:p>
    <w:p w14:paraId="61063CBD" w14:textId="77777777" w:rsidR="00DD740B" w:rsidRDefault="00DD740B" w:rsidP="009007BE">
      <w:pPr>
        <w:rPr>
          <w:b/>
          <w:bCs/>
          <w:sz w:val="24"/>
          <w:szCs w:val="28"/>
        </w:rPr>
      </w:pPr>
    </w:p>
    <w:p w14:paraId="68AAA812" w14:textId="77777777" w:rsidR="00DD740B" w:rsidRPr="00DD740B" w:rsidRDefault="00DD740B" w:rsidP="00DD740B">
      <w:pPr>
        <w:rPr>
          <w:b/>
          <w:bCs/>
          <w:sz w:val="24"/>
          <w:szCs w:val="28"/>
        </w:rPr>
      </w:pPr>
      <w:r w:rsidRPr="00DD740B">
        <w:rPr>
          <w:b/>
          <w:bCs/>
          <w:sz w:val="24"/>
          <w:szCs w:val="28"/>
          <w:highlight w:val="yellow"/>
        </w:rPr>
        <w:lastRenderedPageBreak/>
        <w:t>Los cuatro pasos, en una tabla</w:t>
      </w:r>
    </w:p>
    <w:p w14:paraId="286C1146" w14:textId="31AAB637" w:rsidR="00DD740B" w:rsidRDefault="00DD740B" w:rsidP="009007BE">
      <w:pPr>
        <w:rPr>
          <w:b/>
          <w:bCs/>
          <w:sz w:val="24"/>
          <w:szCs w:val="28"/>
        </w:rPr>
      </w:pPr>
      <w:r w:rsidRPr="00DD740B">
        <w:rPr>
          <w:b/>
          <w:bCs/>
          <w:noProof/>
          <w:sz w:val="24"/>
          <w:szCs w:val="28"/>
        </w:rPr>
        <w:drawing>
          <wp:inline distT="0" distB="0" distL="0" distR="0" wp14:anchorId="7D1D3298" wp14:editId="642AF085">
            <wp:extent cx="6264183" cy="1806097"/>
            <wp:effectExtent l="0" t="0" r="3810" b="3810"/>
            <wp:docPr id="1289522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22701" name=""/>
                    <pic:cNvPicPr/>
                  </pic:nvPicPr>
                  <pic:blipFill>
                    <a:blip r:embed="rId408"/>
                    <a:stretch>
                      <a:fillRect/>
                    </a:stretch>
                  </pic:blipFill>
                  <pic:spPr>
                    <a:xfrm>
                      <a:off x="0" y="0"/>
                      <a:ext cx="6264183" cy="1806097"/>
                    </a:xfrm>
                    <a:prstGeom prst="rect">
                      <a:avLst/>
                    </a:prstGeom>
                  </pic:spPr>
                </pic:pic>
              </a:graphicData>
            </a:graphic>
          </wp:inline>
        </w:drawing>
      </w:r>
    </w:p>
    <w:p w14:paraId="2F460160" w14:textId="29BC767C" w:rsidR="00B62105" w:rsidRPr="00B62105" w:rsidRDefault="00B62105" w:rsidP="009007BE">
      <w:r w:rsidRPr="00B62105">
        <w:t>Se ve el mismo patrón que en toda la Capa 1: entra un vector grande, pasa por una tabla, y sale algo más chico. Acá el "achicamiento" final es extremo: de 37.000 números a uno solo.</w:t>
      </w:r>
    </w:p>
    <w:p w14:paraId="7CC43C5B" w14:textId="77777777" w:rsidR="00B62105" w:rsidRPr="00B62105" w:rsidRDefault="00B62105" w:rsidP="00B62105">
      <w:pPr>
        <w:rPr>
          <w:b/>
          <w:bCs/>
          <w:sz w:val="24"/>
          <w:szCs w:val="28"/>
        </w:rPr>
      </w:pPr>
      <w:r w:rsidRPr="003E17B8">
        <w:rPr>
          <w:b/>
          <w:bCs/>
          <w:sz w:val="24"/>
          <w:szCs w:val="28"/>
          <w:highlight w:val="yellow"/>
        </w:rPr>
        <w:t>Qué representa el resultado</w:t>
      </w:r>
    </w:p>
    <w:p w14:paraId="71090777" w14:textId="104BC9E4" w:rsidR="00B62105" w:rsidRPr="003E17B8" w:rsidRDefault="003E17B8" w:rsidP="009007BE">
      <w:r w:rsidRPr="003E17B8">
        <w:t xml:space="preserve">El ID 5002 no lleva la probabilidad adentro: es solo una dirección, como vimos antes. Con ese ID se busca la palabra en </w:t>
      </w:r>
      <w:proofErr w:type="spellStart"/>
      <w:proofErr w:type="gramStart"/>
      <w:r w:rsidRPr="003E17B8">
        <w:t>vocab.json</w:t>
      </w:r>
      <w:proofErr w:type="spellEnd"/>
      <w:proofErr w:type="gramEnd"/>
      <w:r w:rsidRPr="003E17B8">
        <w:t xml:space="preserve"> (para el texto) y su fila en $E$ (para convertirlo en vector y arrancar la Ronda 3).</w:t>
      </w:r>
    </w:p>
    <w:p w14:paraId="441D2FDE" w14:textId="77777777" w:rsidR="003E17B8" w:rsidRPr="003E17B8" w:rsidRDefault="003E17B8" w:rsidP="003E17B8">
      <w:pPr>
        <w:rPr>
          <w:b/>
          <w:bCs/>
          <w:sz w:val="24"/>
          <w:szCs w:val="28"/>
        </w:rPr>
      </w:pPr>
      <w:r w:rsidRPr="003E17B8">
        <w:rPr>
          <w:b/>
          <w:bCs/>
          <w:sz w:val="24"/>
          <w:szCs w:val="28"/>
          <w:highlight w:val="yellow"/>
        </w:rPr>
        <w:t xml:space="preserve">Qué es del </w:t>
      </w:r>
      <w:proofErr w:type="spellStart"/>
      <w:r w:rsidRPr="003E17B8">
        <w:rPr>
          <w:b/>
          <w:bCs/>
          <w:sz w:val="24"/>
          <w:szCs w:val="28"/>
          <w:highlight w:val="yellow"/>
        </w:rPr>
        <w:t>paper</w:t>
      </w:r>
      <w:proofErr w:type="spellEnd"/>
      <w:r w:rsidRPr="003E17B8">
        <w:rPr>
          <w:b/>
          <w:bCs/>
          <w:sz w:val="24"/>
          <w:szCs w:val="28"/>
          <w:highlight w:val="yellow"/>
        </w:rPr>
        <w:t xml:space="preserve"> y qué mío</w:t>
      </w:r>
    </w:p>
    <w:p w14:paraId="524AF7B6" w14:textId="16B19122" w:rsidR="00815EA8" w:rsidRPr="00815EA8" w:rsidRDefault="00815EA8" w:rsidP="00815EA8">
      <w:pPr>
        <w:pStyle w:val="Prrafodelista"/>
        <w:numPr>
          <w:ilvl w:val="0"/>
          <w:numId w:val="2"/>
        </w:numPr>
      </w:pPr>
      <w:r w:rsidRPr="00815EA8">
        <w:rPr>
          <w:b/>
          <w:bCs/>
        </w:rPr>
        <w:t xml:space="preserve">Del </w:t>
      </w:r>
      <w:proofErr w:type="spellStart"/>
      <w:r w:rsidRPr="00815EA8">
        <w:rPr>
          <w:b/>
          <w:bCs/>
        </w:rPr>
        <w:t>paper</w:t>
      </w:r>
      <w:proofErr w:type="spellEnd"/>
      <w:r w:rsidRPr="00815EA8">
        <w:rPr>
          <w:b/>
          <w:bCs/>
        </w:rPr>
        <w:t xml:space="preserve"> (Sección 3.4):</w:t>
      </w:r>
      <w:r w:rsidRPr="00815EA8">
        <w:t xml:space="preserve"> que la capa lineal y el </w:t>
      </w:r>
      <w:proofErr w:type="spellStart"/>
      <w:r w:rsidRPr="00815EA8">
        <w:t>softmax</w:t>
      </w:r>
      <w:proofErr w:type="spellEnd"/>
      <w:r w:rsidRPr="00815EA8">
        <w:t xml:space="preserve"> convierten la salida del </w:t>
      </w:r>
      <w:proofErr w:type="spellStart"/>
      <w:r w:rsidRPr="00815EA8">
        <w:t>decoder</w:t>
      </w:r>
      <w:proofErr w:type="spellEnd"/>
      <w:r w:rsidRPr="00815EA8">
        <w:t xml:space="preserve"> en probabilidades del siguiente token, y que comparte la matriz de </w:t>
      </w:r>
      <w:proofErr w:type="spellStart"/>
      <w:r w:rsidRPr="00815EA8">
        <w:t>embeddings</w:t>
      </w:r>
      <w:proofErr w:type="spellEnd"/>
      <w:r w:rsidRPr="00815EA8">
        <w:t>.</w:t>
      </w:r>
    </w:p>
    <w:p w14:paraId="210DDCC2" w14:textId="12581D2E" w:rsidR="00815EA8" w:rsidRPr="00815EA8" w:rsidRDefault="00815EA8" w:rsidP="00815EA8">
      <w:pPr>
        <w:pStyle w:val="Prrafodelista"/>
        <w:numPr>
          <w:ilvl w:val="0"/>
          <w:numId w:val="2"/>
        </w:numPr>
      </w:pPr>
      <w:proofErr w:type="spellStart"/>
      <w:r w:rsidRPr="00815EA8">
        <w:rPr>
          <w:b/>
          <w:bCs/>
        </w:rPr>
        <w:t>arg</w:t>
      </w:r>
      <w:proofErr w:type="spellEnd"/>
      <w:r w:rsidRPr="00815EA8">
        <w:rPr>
          <w:b/>
          <w:bCs/>
        </w:rPr>
        <w:t>\</w:t>
      </w:r>
      <w:proofErr w:type="spellStart"/>
      <w:r w:rsidRPr="00815EA8">
        <w:rPr>
          <w:b/>
          <w:bCs/>
        </w:rPr>
        <w:t>max</w:t>
      </w:r>
      <w:proofErr w:type="spellEnd"/>
      <w:r w:rsidRPr="00815EA8">
        <w:rPr>
          <w:b/>
          <w:bCs/>
        </w:rPr>
        <w:t xml:space="preserve"> es </w:t>
      </w:r>
      <w:proofErr w:type="spellStart"/>
      <w:r w:rsidRPr="00815EA8">
        <w:rPr>
          <w:b/>
          <w:bCs/>
        </w:rPr>
        <w:t>greedy</w:t>
      </w:r>
      <w:proofErr w:type="spellEnd"/>
      <w:r w:rsidRPr="00815EA8">
        <w:rPr>
          <w:b/>
          <w:bCs/>
        </w:rPr>
        <w:t xml:space="preserve">, y el </w:t>
      </w:r>
      <w:proofErr w:type="spellStart"/>
      <w:proofErr w:type="gramStart"/>
      <w:r w:rsidRPr="00815EA8">
        <w:rPr>
          <w:b/>
          <w:bCs/>
        </w:rPr>
        <w:t>paper</w:t>
      </w:r>
      <w:proofErr w:type="spellEnd"/>
      <w:proofErr w:type="gramEnd"/>
      <w:r w:rsidRPr="00815EA8">
        <w:rPr>
          <w:b/>
          <w:bCs/>
        </w:rPr>
        <w:t xml:space="preserve"> usa </w:t>
      </w:r>
      <w:proofErr w:type="spellStart"/>
      <w:r w:rsidRPr="00815EA8">
        <w:rPr>
          <w:b/>
          <w:bCs/>
        </w:rPr>
        <w:t>beam</w:t>
      </w:r>
      <w:proofErr w:type="spellEnd"/>
      <w:r w:rsidRPr="00815EA8">
        <w:rPr>
          <w:b/>
          <w:bCs/>
        </w:rPr>
        <w:t xml:space="preserve"> </w:t>
      </w:r>
      <w:proofErr w:type="spellStart"/>
      <w:r w:rsidRPr="00815EA8">
        <w:rPr>
          <w:b/>
          <w:bCs/>
        </w:rPr>
        <w:t>search</w:t>
      </w:r>
      <w:proofErr w:type="spellEnd"/>
      <w:r w:rsidRPr="00815EA8">
        <w:t xml:space="preserve"> (Sección 6.1), como ya vimos.</w:t>
      </w:r>
    </w:p>
    <w:p w14:paraId="2BDAB793" w14:textId="06B27BBB" w:rsidR="00815EA8" w:rsidRPr="00815EA8" w:rsidRDefault="00815EA8" w:rsidP="00815EA8">
      <w:pPr>
        <w:pStyle w:val="Prrafodelista"/>
        <w:numPr>
          <w:ilvl w:val="0"/>
          <w:numId w:val="2"/>
        </w:numPr>
      </w:pPr>
      <w:r w:rsidRPr="00815EA8">
        <w:rPr>
          <w:b/>
          <w:bCs/>
        </w:rPr>
        <w:t>Mío:</w:t>
      </w:r>
      <w:r w:rsidRPr="00815EA8">
        <w:t xml:space="preserve"> que no hay sesgo en la capa lineal (lo saqué del documento por no estar en el </w:t>
      </w:r>
      <w:proofErr w:type="spellStart"/>
      <w:proofErr w:type="gramStart"/>
      <w:r w:rsidRPr="00815EA8">
        <w:t>paper</w:t>
      </w:r>
      <w:proofErr w:type="spellEnd"/>
      <w:proofErr w:type="gramEnd"/>
      <w:r w:rsidRPr="00815EA8">
        <w:t xml:space="preserve">), el conteo de productos y la lectura de "qué tan alineado está </w:t>
      </w:r>
      <w:r>
        <w:t>y3</w:t>
      </w:r>
    </w:p>
    <w:p w14:paraId="00C1459E" w14:textId="29720E31" w:rsidR="00815EA8" w:rsidRPr="00815EA8" w:rsidRDefault="00815EA8" w:rsidP="00815EA8">
      <w:pPr>
        <w:pStyle w:val="Prrafodelista"/>
        <w:numPr>
          <w:ilvl w:val="0"/>
          <w:numId w:val="2"/>
        </w:numPr>
      </w:pPr>
      <w:r w:rsidRPr="00815EA8">
        <w:t>El ID 5002 es inventado.</w:t>
      </w:r>
    </w:p>
    <w:p w14:paraId="2EC23905" w14:textId="77777777" w:rsidR="003E17B8" w:rsidRPr="003E17B8" w:rsidRDefault="003E17B8" w:rsidP="00815EA8"/>
    <w:p w14:paraId="6687BDF6" w14:textId="77777777" w:rsidR="00305FDC" w:rsidRDefault="00305FDC" w:rsidP="00AC2CD5"/>
    <w:p w14:paraId="19FCE550" w14:textId="77777777" w:rsidR="00305FDC" w:rsidRDefault="00305FDC" w:rsidP="00AC2CD5"/>
    <w:p w14:paraId="17164E93" w14:textId="77777777" w:rsidR="00305FDC" w:rsidRDefault="00305FDC" w:rsidP="00AC2CD5"/>
    <w:p w14:paraId="687749DC" w14:textId="77777777" w:rsidR="00305FDC" w:rsidRDefault="00305FDC" w:rsidP="00AC2CD5"/>
    <w:p w14:paraId="5A5BAF38" w14:textId="77777777" w:rsidR="00305FDC" w:rsidRDefault="00305FDC" w:rsidP="00AC2CD5"/>
    <w:p w14:paraId="4E7C0F3C" w14:textId="77777777" w:rsidR="00305FDC" w:rsidRDefault="00305FDC" w:rsidP="00AC2CD5"/>
    <w:p w14:paraId="17484317" w14:textId="77777777" w:rsidR="00305FDC" w:rsidRDefault="00305FDC" w:rsidP="00AC2CD5"/>
    <w:p w14:paraId="72AAB555" w14:textId="77777777" w:rsidR="00305FDC" w:rsidRDefault="00305FDC" w:rsidP="00AC2CD5"/>
    <w:p w14:paraId="613D50A5" w14:textId="77777777" w:rsidR="00305FDC" w:rsidRDefault="00305FDC" w:rsidP="00AC2CD5"/>
    <w:p w14:paraId="5CF5F1DD" w14:textId="77777777" w:rsidR="00305FDC" w:rsidRDefault="00305FDC" w:rsidP="00AC2CD5"/>
    <w:p w14:paraId="2FDAA8EC" w14:textId="77777777" w:rsidR="00305FDC" w:rsidRDefault="00305FDC" w:rsidP="00AC2CD5"/>
    <w:p w14:paraId="7C335FD2" w14:textId="77777777" w:rsidR="00305FDC" w:rsidRDefault="00305FDC" w:rsidP="00AC2CD5"/>
    <w:p w14:paraId="672B1B89" w14:textId="77777777" w:rsidR="00305FDC" w:rsidRDefault="00305FDC" w:rsidP="00AC2CD5"/>
    <w:p w14:paraId="6590E9E6" w14:textId="77777777" w:rsidR="00305FDC" w:rsidRDefault="00305FDC" w:rsidP="00AC2CD5"/>
    <w:p w14:paraId="7902F059" w14:textId="20755C12" w:rsidR="00AC2CD5" w:rsidRDefault="00AC2CD5" w:rsidP="00AC2CD5">
      <w:pPr>
        <w:pStyle w:val="Ttulo5"/>
        <w:rPr>
          <w:b/>
          <w:bCs/>
          <w:sz w:val="24"/>
        </w:rPr>
      </w:pPr>
      <w:r w:rsidRPr="00E331DB">
        <w:rPr>
          <w:b/>
          <w:bCs/>
          <w:sz w:val="24"/>
          <w:highlight w:val="yellow"/>
        </w:rPr>
        <w:t>1.12.10.5.</w:t>
      </w:r>
      <w:r w:rsidR="00C34E8A" w:rsidRPr="00E331DB">
        <w:rPr>
          <w:b/>
          <w:bCs/>
          <w:sz w:val="24"/>
          <w:highlight w:val="yellow"/>
        </w:rPr>
        <w:t>5: E. Estado al termina la Ronda 2</w:t>
      </w:r>
    </w:p>
    <w:p w14:paraId="7FDA5E1A" w14:textId="0C37BE26" w:rsidR="00C34E8A" w:rsidRDefault="00C34E8A" w:rsidP="00C34E8A">
      <w:r>
        <w:t xml:space="preserve">- </w:t>
      </w:r>
      <w:r w:rsidRPr="00C34E8A">
        <w:t>La secuencia queda [inicio, 5001, 5002].</w:t>
      </w:r>
    </w:p>
    <w:p w14:paraId="197DC574" w14:textId="520DA672" w:rsidR="00C34E8A" w:rsidRDefault="00C34E8A" w:rsidP="00C34E8A">
      <w:r>
        <w:t xml:space="preserve">- </w:t>
      </w:r>
      <w:r w:rsidR="00E331DB">
        <w:t xml:space="preserve">Cada capa tiene 2 filas en su cache. En total hay </w:t>
      </w:r>
      <w:proofErr w:type="spellStart"/>
      <w:r w:rsidR="00E331DB">
        <w:t>guardadso</w:t>
      </w:r>
      <w:proofErr w:type="spellEnd"/>
      <w:r w:rsidR="00E331DB">
        <w:t xml:space="preserve"> 6 capas x 2 (K y V) x 2 filas x 512 = 12.288 </w:t>
      </w:r>
      <w:proofErr w:type="spellStart"/>
      <w:r w:rsidR="00E331DB">
        <w:t>numeros</w:t>
      </w:r>
      <w:proofErr w:type="spellEnd"/>
      <w:r w:rsidR="00E331DB">
        <w:t xml:space="preserve"> (6.144 al terminar la Ronda 1).</w:t>
      </w:r>
    </w:p>
    <w:p w14:paraId="4475CD17" w14:textId="44EC299E" w:rsidR="00E331DB" w:rsidRDefault="00E331DB" w:rsidP="00C34E8A">
      <w:r>
        <w:t>- El ID 5002 arranca la Ronda 3 y repite el Paso A con la posición 2.</w:t>
      </w:r>
    </w:p>
    <w:p w14:paraId="74D39246" w14:textId="77777777" w:rsidR="00E331DB" w:rsidRPr="00C34E8A" w:rsidRDefault="00E331DB" w:rsidP="00C34E8A"/>
    <w:p w14:paraId="73E2C14A" w14:textId="59826260" w:rsidR="00E331DB" w:rsidRDefault="00E331DB" w:rsidP="00E331DB">
      <w:pPr>
        <w:pStyle w:val="Ttulo5"/>
        <w:rPr>
          <w:b/>
          <w:bCs/>
          <w:sz w:val="24"/>
        </w:rPr>
      </w:pPr>
      <w:r w:rsidRPr="00DA7A74">
        <w:rPr>
          <w:b/>
          <w:bCs/>
          <w:sz w:val="24"/>
          <w:highlight w:val="yellow"/>
        </w:rPr>
        <w:t>1.12.10.5.</w:t>
      </w:r>
      <w:r w:rsidR="00DA7A74" w:rsidRPr="00DA7A74">
        <w:rPr>
          <w:b/>
          <w:bCs/>
          <w:sz w:val="24"/>
          <w:highlight w:val="yellow"/>
        </w:rPr>
        <w:t xml:space="preserve">6: Que es de la implementación oficial y que es </w:t>
      </w:r>
      <w:proofErr w:type="spellStart"/>
      <w:r w:rsidR="00DA7A74" w:rsidRPr="00DA7A74">
        <w:rPr>
          <w:b/>
          <w:bCs/>
          <w:sz w:val="24"/>
          <w:highlight w:val="yellow"/>
        </w:rPr>
        <w:t>mio</w:t>
      </w:r>
      <w:proofErr w:type="spellEnd"/>
    </w:p>
    <w:p w14:paraId="2A45D2C5" w14:textId="6FCFB19A" w:rsidR="00DA7A74" w:rsidRDefault="00DA7A74" w:rsidP="00DA7A74">
      <w:r>
        <w:rPr>
          <w:b/>
          <w:bCs/>
        </w:rPr>
        <w:t xml:space="preserve">- </w:t>
      </w:r>
      <w:r w:rsidRPr="00DA7A74">
        <w:rPr>
          <w:b/>
          <w:bCs/>
        </w:rPr>
        <w:t xml:space="preserve">Verificado en el código oficial de </w:t>
      </w:r>
      <w:proofErr w:type="spellStart"/>
      <w:r w:rsidRPr="00DA7A74">
        <w:rPr>
          <w:b/>
          <w:bCs/>
        </w:rPr>
        <w:t>TensorFlow</w:t>
      </w:r>
      <w:proofErr w:type="spellEnd"/>
      <w:r w:rsidRPr="00DA7A74">
        <w:rPr>
          <w:b/>
          <w:bCs/>
        </w:rPr>
        <w:t>:</w:t>
      </w:r>
      <w:r w:rsidRPr="00DA7A74">
        <w:t xml:space="preserve"> entra solo el último ID, hay un cache por capa y el </w:t>
      </w:r>
      <w:proofErr w:type="spellStart"/>
      <w:r w:rsidRPr="00DA7A74">
        <w:t>Encoder</w:t>
      </w:r>
      <w:proofErr w:type="spellEnd"/>
      <w:r w:rsidRPr="00DA7A74">
        <w:t xml:space="preserve"> no vuelve a correr. La capa lineal usa la misma matriz que los </w:t>
      </w:r>
      <w:proofErr w:type="spellStart"/>
      <w:r w:rsidRPr="00DA7A74">
        <w:t>embeddings</w:t>
      </w:r>
      <w:proofErr w:type="spellEnd"/>
      <w:r w:rsidRPr="00DA7A74">
        <w:t>.</w:t>
      </w:r>
    </w:p>
    <w:p w14:paraId="0015C9DE" w14:textId="564F915B" w:rsidR="00DA7A74" w:rsidRDefault="00DA7A74" w:rsidP="00DA7A74">
      <w:r>
        <w:t xml:space="preserve">- </w:t>
      </w:r>
      <w:r>
        <w:rPr>
          <w:b/>
          <w:bCs/>
        </w:rPr>
        <w:t xml:space="preserve">Ese código normaliza antes de cada subcapa, </w:t>
      </w:r>
      <w:r>
        <w:t xml:space="preserve">no </w:t>
      </w:r>
      <w:proofErr w:type="spellStart"/>
      <w:r>
        <w:t>despues</w:t>
      </w:r>
      <w:proofErr w:type="spellEnd"/>
      <w:r>
        <w:t xml:space="preserve">. </w:t>
      </w:r>
      <w:r w:rsidR="002F4178" w:rsidRPr="002F4178">
        <w:t xml:space="preserve">no después. Mantuve la fórmula del </w:t>
      </w:r>
      <w:proofErr w:type="spellStart"/>
      <w:r w:rsidR="002F4178" w:rsidRPr="002F4178">
        <w:t>paper</w:t>
      </w:r>
      <w:proofErr w:type="spellEnd"/>
      <w:r w:rsidR="002F4178" w:rsidRPr="002F4178">
        <w:t>, $</w:t>
      </w:r>
      <w:proofErr w:type="spellStart"/>
      <w:proofErr w:type="gramStart"/>
      <w:r w:rsidR="002F4178" w:rsidRPr="002F4178">
        <w:t>LayerNorm</w:t>
      </w:r>
      <w:proofErr w:type="spellEnd"/>
      <w:r w:rsidR="002F4178" w:rsidRPr="002F4178">
        <w:t>(</w:t>
      </w:r>
      <w:proofErr w:type="gramEnd"/>
      <w:r w:rsidR="002F4178" w:rsidRPr="002F4178">
        <w:t xml:space="preserve">x + </w:t>
      </w:r>
      <w:proofErr w:type="spellStart"/>
      <w:proofErr w:type="gramStart"/>
      <w:r w:rsidR="002F4178" w:rsidRPr="002F4178">
        <w:t>Sublayer</w:t>
      </w:r>
      <w:proofErr w:type="spellEnd"/>
      <w:r w:rsidR="002F4178" w:rsidRPr="002F4178">
        <w:t>)$</w:t>
      </w:r>
      <w:proofErr w:type="gramEnd"/>
      <w:r w:rsidR="002F4178" w:rsidRPr="002F4178">
        <w:t>, por consistencia con el documento.</w:t>
      </w:r>
    </w:p>
    <w:p w14:paraId="37BB9C1B" w14:textId="4F11E32F" w:rsidR="002F4178" w:rsidRDefault="002F4178" w:rsidP="00DA7A74">
      <w:r>
        <w:t xml:space="preserve">- </w:t>
      </w:r>
      <w:r w:rsidRPr="002F4178">
        <w:rPr>
          <w:b/>
          <w:bCs/>
        </w:rPr>
        <w:t>No verifiqué</w:t>
      </w:r>
      <w:r w:rsidRPr="002F4178">
        <w:t xml:space="preserve"> si los K/V de Cross-</w:t>
      </w:r>
      <w:proofErr w:type="spellStart"/>
      <w:r w:rsidRPr="002F4178">
        <w:t>Attention</w:t>
      </w:r>
      <w:proofErr w:type="spellEnd"/>
      <w:r w:rsidRPr="002F4178">
        <w:t xml:space="preserve"> se recalculan en cada ronda o se guardan. El resultado matemático es el mismo.</w:t>
      </w:r>
    </w:p>
    <w:tbl>
      <w:tblPr>
        <w:tblStyle w:val="Tablaconcuadrcula"/>
        <w:tblW w:w="0" w:type="auto"/>
        <w:tblLook w:val="04A0" w:firstRow="1" w:lastRow="0" w:firstColumn="1" w:lastColumn="0" w:noHBand="0" w:noVBand="1"/>
      </w:tblPr>
      <w:tblGrid>
        <w:gridCol w:w="10790"/>
      </w:tblGrid>
      <w:tr w:rsidR="00836794" w14:paraId="2B1CBB51" w14:textId="77777777" w:rsidTr="00836794">
        <w:tc>
          <w:tcPr>
            <w:tcW w:w="10790" w:type="dxa"/>
          </w:tcPr>
          <w:p w14:paraId="6EBD81B2" w14:textId="77777777" w:rsidR="00836794" w:rsidRPr="00836794" w:rsidRDefault="00836794" w:rsidP="00DA7A74">
            <w:pPr>
              <w:rPr>
                <w:b/>
                <w:bCs/>
                <w:sz w:val="24"/>
                <w:szCs w:val="28"/>
              </w:rPr>
            </w:pPr>
            <w:r w:rsidRPr="00836794">
              <w:rPr>
                <w:b/>
                <w:bCs/>
                <w:sz w:val="24"/>
                <w:szCs w:val="28"/>
                <w:highlight w:val="yellow"/>
              </w:rPr>
              <w:t>Verificado</w:t>
            </w:r>
          </w:p>
          <w:p w14:paraId="62436D37" w14:textId="77777777" w:rsidR="00006240" w:rsidRPr="00006240" w:rsidRDefault="00006240" w:rsidP="00006240">
            <w:pPr>
              <w:rPr>
                <w:b/>
                <w:bCs/>
              </w:rPr>
            </w:pPr>
            <w:r w:rsidRPr="00006240">
              <w:rPr>
                <w:b/>
                <w:bCs/>
              </w:rPr>
              <w:t>Sí, se guardan. Confirmado en dos fuentes independientes.</w:t>
            </w:r>
          </w:p>
          <w:p w14:paraId="758E8252" w14:textId="77777777" w:rsidR="00836794" w:rsidRDefault="00836794" w:rsidP="00006240">
            <w:pPr>
              <w:rPr>
                <w:b/>
                <w:bCs/>
              </w:rPr>
            </w:pPr>
          </w:p>
          <w:p w14:paraId="04EA4E08" w14:textId="56A374D8" w:rsidR="00006240" w:rsidRPr="00006240" w:rsidRDefault="00006240" w:rsidP="00006240">
            <w:pPr>
              <w:pStyle w:val="Prrafodelista"/>
              <w:numPr>
                <w:ilvl w:val="0"/>
                <w:numId w:val="2"/>
              </w:numPr>
            </w:pPr>
            <w:proofErr w:type="spellStart"/>
            <w:r w:rsidRPr="00006240">
              <w:t>HuggingFace</w:t>
            </w:r>
            <w:proofErr w:type="spellEnd"/>
            <w:r w:rsidRPr="00006240">
              <w:t xml:space="preserve"> (</w:t>
            </w:r>
            <w:r w:rsidRPr="00006240">
              <w:rPr>
                <w:b/>
                <w:bCs/>
              </w:rPr>
              <w:t>modeling_tf_encoder_decoder.py</w:t>
            </w:r>
            <w:r w:rsidRPr="00006240">
              <w:t>): la Cross-</w:t>
            </w:r>
            <w:proofErr w:type="spellStart"/>
            <w:r w:rsidRPr="00006240">
              <w:t>Attention</w:t>
            </w:r>
            <w:proofErr w:type="spellEnd"/>
            <w:r w:rsidRPr="00006240">
              <w:t xml:space="preserve"> del </w:t>
            </w:r>
            <w:proofErr w:type="spellStart"/>
            <w:r w:rsidRPr="00006240">
              <w:t>decoder</w:t>
            </w:r>
            <w:proofErr w:type="spellEnd"/>
            <w:r w:rsidRPr="00006240">
              <w:t xml:space="preserve"> usa </w:t>
            </w:r>
            <w:proofErr w:type="spellStart"/>
            <w:r w:rsidRPr="00006240">
              <w:rPr>
                <w:b/>
                <w:bCs/>
              </w:rPr>
              <w:t>encoder_</w:t>
            </w:r>
            <w:proofErr w:type="gramStart"/>
            <w:r w:rsidRPr="00006240">
              <w:rPr>
                <w:b/>
                <w:bCs/>
              </w:rPr>
              <w:t>outputs.last</w:t>
            </w:r>
            <w:proofErr w:type="gramEnd"/>
            <w:r w:rsidRPr="00006240">
              <w:rPr>
                <w:b/>
                <w:bCs/>
              </w:rPr>
              <w:t>_hidden_state</w:t>
            </w:r>
            <w:proofErr w:type="spellEnd"/>
            <w:r w:rsidRPr="00006240">
              <w:t>, ya calculado una sola vez, y la caché documentada (</w:t>
            </w:r>
            <w:proofErr w:type="spellStart"/>
            <w:r w:rsidRPr="00006240">
              <w:rPr>
                <w:b/>
                <w:bCs/>
              </w:rPr>
              <w:t>past_key_values</w:t>
            </w:r>
            <w:proofErr w:type="spellEnd"/>
            <w:r w:rsidRPr="00006240">
              <w:t>) sirve para "acelerar la decodificación", lo mismo que ya vimos para Self-</w:t>
            </w:r>
            <w:proofErr w:type="spellStart"/>
            <w:r w:rsidRPr="00006240">
              <w:t>Attention</w:t>
            </w:r>
            <w:proofErr w:type="spellEnd"/>
            <w:r w:rsidRPr="00006240">
              <w:t>.</w:t>
            </w:r>
          </w:p>
          <w:p w14:paraId="2BC04DB1" w14:textId="06CBAA85" w:rsidR="00006240" w:rsidRPr="00006240" w:rsidRDefault="00006240" w:rsidP="00006240">
            <w:pPr>
              <w:pStyle w:val="Prrafodelista"/>
              <w:numPr>
                <w:ilvl w:val="0"/>
                <w:numId w:val="2"/>
              </w:numPr>
            </w:pPr>
            <w:proofErr w:type="spellStart"/>
            <w:r w:rsidRPr="00006240">
              <w:rPr>
                <w:b/>
                <w:bCs/>
              </w:rPr>
              <w:t>EncoderDecoderCache</w:t>
            </w:r>
            <w:proofErr w:type="spellEnd"/>
            <w:r w:rsidRPr="00006240">
              <w:t xml:space="preserve"> de la librería </w:t>
            </w:r>
            <w:proofErr w:type="spellStart"/>
            <w:r w:rsidRPr="00006240">
              <w:rPr>
                <w:b/>
                <w:bCs/>
              </w:rPr>
              <w:t>transformers</w:t>
            </w:r>
            <w:proofErr w:type="spellEnd"/>
            <w:r w:rsidRPr="00006240">
              <w:t xml:space="preserve">: gestiona por separado la caché de </w:t>
            </w:r>
            <w:proofErr w:type="spellStart"/>
            <w:r w:rsidRPr="00006240">
              <w:t>self-attention</w:t>
            </w:r>
            <w:proofErr w:type="spellEnd"/>
            <w:r w:rsidRPr="00006240">
              <w:t xml:space="preserve"> y la de </w:t>
            </w:r>
            <w:proofErr w:type="spellStart"/>
            <w:r w:rsidRPr="00006240">
              <w:t>cross-attention</w:t>
            </w:r>
            <w:proofErr w:type="spellEnd"/>
            <w:r w:rsidRPr="00006240">
              <w:t>, confirmando que la de Cross-</w:t>
            </w:r>
            <w:proofErr w:type="spellStart"/>
            <w:r w:rsidRPr="00006240">
              <w:t>Attention</w:t>
            </w:r>
            <w:proofErr w:type="spellEnd"/>
            <w:r w:rsidRPr="00006240">
              <w:t xml:space="preserve"> también se guarda y no se recalcula.</w:t>
            </w:r>
          </w:p>
          <w:p w14:paraId="21879D4F" w14:textId="77777777" w:rsidR="00006240" w:rsidRPr="00006240" w:rsidRDefault="00006240" w:rsidP="00006240">
            <w:pPr>
              <w:rPr>
                <w:b/>
                <w:bCs/>
              </w:rPr>
            </w:pPr>
          </w:p>
          <w:p w14:paraId="355B75EB" w14:textId="46E74BB6" w:rsidR="00836794" w:rsidRDefault="0021729A" w:rsidP="00DA7A74">
            <w:pPr>
              <w:rPr>
                <w:b/>
                <w:bCs/>
              </w:rPr>
            </w:pPr>
            <w:r w:rsidRPr="0021729A">
              <w:rPr>
                <w:b/>
                <w:bCs/>
                <w:noProof/>
              </w:rPr>
              <w:drawing>
                <wp:inline distT="0" distB="0" distL="0" distR="0" wp14:anchorId="325054C4" wp14:editId="4ED0C043">
                  <wp:extent cx="6248942" cy="769687"/>
                  <wp:effectExtent l="0" t="0" r="0" b="0"/>
                  <wp:docPr id="593648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48686" name=""/>
                          <pic:cNvPicPr/>
                        </pic:nvPicPr>
                        <pic:blipFill>
                          <a:blip r:embed="rId409"/>
                          <a:stretch>
                            <a:fillRect/>
                          </a:stretch>
                        </pic:blipFill>
                        <pic:spPr>
                          <a:xfrm>
                            <a:off x="0" y="0"/>
                            <a:ext cx="6248942" cy="769687"/>
                          </a:xfrm>
                          <a:prstGeom prst="rect">
                            <a:avLst/>
                          </a:prstGeom>
                        </pic:spPr>
                      </pic:pic>
                    </a:graphicData>
                  </a:graphic>
                </wp:inline>
              </w:drawing>
            </w:r>
          </w:p>
          <w:p w14:paraId="7932C0D6" w14:textId="7EBCA7E7" w:rsidR="00836794" w:rsidRPr="00836794" w:rsidRDefault="00836794" w:rsidP="00DA7A74">
            <w:pPr>
              <w:rPr>
                <w:b/>
                <w:bCs/>
              </w:rPr>
            </w:pPr>
          </w:p>
        </w:tc>
      </w:tr>
    </w:tbl>
    <w:p w14:paraId="0D18D4BC" w14:textId="77777777" w:rsidR="00836794" w:rsidRDefault="00836794" w:rsidP="00DA7A74"/>
    <w:p w14:paraId="6DBC3F74" w14:textId="21685A5B" w:rsidR="00282B0F" w:rsidRPr="001C27A8" w:rsidRDefault="002F4178" w:rsidP="001C27A8">
      <w:r w:rsidRPr="002F4178">
        <w:t>Los números (5001, 5002, los pesos de atención) son inventados.</w:t>
      </w:r>
    </w:p>
    <w:p w14:paraId="4BB462C4" w14:textId="77777777" w:rsidR="001C27A8" w:rsidRPr="00B75079" w:rsidRDefault="001C27A8" w:rsidP="00B75079"/>
    <w:p w14:paraId="338C6C9C" w14:textId="77777777" w:rsidR="0043278C" w:rsidRDefault="0043278C" w:rsidP="00840E22">
      <w:pPr>
        <w:rPr>
          <w:rFonts w:eastAsiaTheme="minorEastAsia"/>
        </w:rPr>
      </w:pPr>
    </w:p>
    <w:p w14:paraId="032DC8E5" w14:textId="77777777" w:rsidR="00844874" w:rsidRDefault="00844874" w:rsidP="00840E22">
      <w:pPr>
        <w:rPr>
          <w:rFonts w:eastAsiaTheme="minorEastAsia"/>
        </w:rPr>
      </w:pPr>
    </w:p>
    <w:p w14:paraId="7A55CED0" w14:textId="77777777" w:rsidR="00844874" w:rsidRDefault="00844874" w:rsidP="00840E22">
      <w:pPr>
        <w:rPr>
          <w:rFonts w:eastAsiaTheme="minorEastAsia"/>
        </w:rPr>
      </w:pPr>
    </w:p>
    <w:p w14:paraId="21729966" w14:textId="77777777" w:rsidR="00844874" w:rsidRDefault="00844874" w:rsidP="00840E22">
      <w:pPr>
        <w:rPr>
          <w:rFonts w:eastAsiaTheme="minorEastAsia"/>
        </w:rPr>
      </w:pPr>
    </w:p>
    <w:p w14:paraId="23352277" w14:textId="77777777" w:rsidR="00844874" w:rsidRPr="00F921DC" w:rsidRDefault="00844874" w:rsidP="00840E22">
      <w:pPr>
        <w:rPr>
          <w:rFonts w:eastAsiaTheme="minorEastAsia"/>
        </w:rPr>
      </w:pPr>
    </w:p>
    <w:p w14:paraId="57DB3373" w14:textId="77777777" w:rsidR="00B4759F" w:rsidRDefault="00B4759F" w:rsidP="00301819">
      <w:pPr>
        <w:rPr>
          <w:sz w:val="24"/>
          <w:szCs w:val="28"/>
        </w:rPr>
      </w:pPr>
    </w:p>
    <w:p w14:paraId="07A78041" w14:textId="23D78BCD" w:rsidR="00884BDC" w:rsidRPr="0031464A" w:rsidRDefault="00884BDC" w:rsidP="0031464A">
      <w:pPr>
        <w:pStyle w:val="Ttulo3"/>
        <w:rPr>
          <w:rFonts w:cs="Arial"/>
          <w:b/>
          <w:bCs/>
          <w:sz w:val="24"/>
          <w:szCs w:val="24"/>
        </w:rPr>
      </w:pPr>
      <w:bookmarkStart w:id="63" w:name="_Toc243791152"/>
      <w:r w:rsidRPr="00FA7F87">
        <w:rPr>
          <w:rFonts w:cs="Arial"/>
          <w:b/>
          <w:bCs/>
          <w:sz w:val="24"/>
          <w:szCs w:val="24"/>
          <w:highlight w:val="yellow"/>
        </w:rPr>
        <w:lastRenderedPageBreak/>
        <w:t>1.12.</w:t>
      </w:r>
      <w:r w:rsidR="00390854">
        <w:rPr>
          <w:rFonts w:cs="Arial"/>
          <w:b/>
          <w:bCs/>
          <w:sz w:val="24"/>
          <w:szCs w:val="24"/>
          <w:highlight w:val="yellow"/>
        </w:rPr>
        <w:t>7:</w:t>
      </w:r>
      <w:r w:rsidRPr="00FA7F87">
        <w:rPr>
          <w:rFonts w:cs="Arial"/>
          <w:b/>
          <w:bCs/>
          <w:sz w:val="24"/>
          <w:szCs w:val="24"/>
          <w:highlight w:val="yellow"/>
        </w:rPr>
        <w:t xml:space="preserve"> </w:t>
      </w:r>
      <w:proofErr w:type="spellStart"/>
      <w:r w:rsidR="00DE69E0" w:rsidRPr="00FA7F87">
        <w:rPr>
          <w:rFonts w:cs="Arial"/>
          <w:b/>
          <w:bCs/>
          <w:sz w:val="24"/>
          <w:szCs w:val="24"/>
          <w:highlight w:val="yellow"/>
        </w:rPr>
        <w:t>Po</w:t>
      </w:r>
      <w:r w:rsidR="00155D37">
        <w:rPr>
          <w:rFonts w:cs="Arial"/>
          <w:b/>
          <w:bCs/>
          <w:sz w:val="24"/>
          <w:szCs w:val="24"/>
          <w:highlight w:val="yellow"/>
        </w:rPr>
        <w:t xml:space="preserve">r </w:t>
      </w:r>
      <w:r w:rsidR="00DE69E0" w:rsidRPr="00FA7F87">
        <w:rPr>
          <w:rFonts w:cs="Arial"/>
          <w:b/>
          <w:bCs/>
          <w:sz w:val="24"/>
          <w:szCs w:val="24"/>
          <w:highlight w:val="yellow"/>
        </w:rPr>
        <w:t>que</w:t>
      </w:r>
      <w:proofErr w:type="spellEnd"/>
      <w:r w:rsidR="00DE69E0" w:rsidRPr="00FA7F87">
        <w:rPr>
          <w:rFonts w:cs="Arial"/>
          <w:b/>
          <w:bCs/>
          <w:sz w:val="24"/>
          <w:szCs w:val="24"/>
          <w:highlight w:val="yellow"/>
        </w:rPr>
        <w:t xml:space="preserve"> esto es mejor que lo anterior (RNN)</w:t>
      </w:r>
      <w:r w:rsidR="001E08DF" w:rsidRPr="00FA7F87">
        <w:rPr>
          <w:rFonts w:cs="Arial"/>
          <w:b/>
          <w:bCs/>
          <w:sz w:val="24"/>
          <w:szCs w:val="24"/>
          <w:highlight w:val="yellow"/>
        </w:rPr>
        <w:t xml:space="preserve"> – los 3 cr</w:t>
      </w:r>
      <w:r w:rsidR="00FA7F87" w:rsidRPr="00FA7F87">
        <w:rPr>
          <w:rFonts w:cs="Arial"/>
          <w:b/>
          <w:bCs/>
          <w:sz w:val="24"/>
          <w:szCs w:val="24"/>
          <w:highlight w:val="yellow"/>
        </w:rPr>
        <w:t xml:space="preserve">iterios del </w:t>
      </w:r>
      <w:proofErr w:type="spellStart"/>
      <w:r w:rsidR="00FA7F87" w:rsidRPr="00FA7F87">
        <w:rPr>
          <w:rFonts w:cs="Arial"/>
          <w:b/>
          <w:bCs/>
          <w:sz w:val="24"/>
          <w:szCs w:val="24"/>
          <w:highlight w:val="yellow"/>
        </w:rPr>
        <w:t>paper</w:t>
      </w:r>
      <w:bookmarkEnd w:id="63"/>
      <w:proofErr w:type="spellEnd"/>
    </w:p>
    <w:p w14:paraId="7860D2E1" w14:textId="0A505E29" w:rsidR="00E61FCB" w:rsidRDefault="006841F5" w:rsidP="005137E1">
      <w:r>
        <w:t xml:space="preserve">El </w:t>
      </w:r>
      <w:proofErr w:type="spellStart"/>
      <w:proofErr w:type="gramStart"/>
      <w:r>
        <w:t>paper</w:t>
      </w:r>
      <w:proofErr w:type="spellEnd"/>
      <w:proofErr w:type="gramEnd"/>
      <w:r>
        <w:t xml:space="preserve"> no compara Self-</w:t>
      </w:r>
      <w:proofErr w:type="spellStart"/>
      <w:r w:rsidR="00844874">
        <w:t>Attention</w:t>
      </w:r>
      <w:proofErr w:type="spellEnd"/>
      <w:r>
        <w:t xml:space="preserve"> </w:t>
      </w:r>
      <w:r w:rsidR="00FA47F5">
        <w:t xml:space="preserve">contra </w:t>
      </w:r>
      <w:r w:rsidR="00844874">
        <w:t>RNN</w:t>
      </w:r>
      <w:r w:rsidR="00FA47F5">
        <w:t xml:space="preserve"> de forma vaga – plantea explícitamente </w:t>
      </w:r>
      <w:r w:rsidR="00FA47F5">
        <w:rPr>
          <w:b/>
          <w:bCs/>
        </w:rPr>
        <w:t xml:space="preserve">3 criterios </w:t>
      </w:r>
      <w:r w:rsidR="00FA47F5">
        <w:t>(</w:t>
      </w:r>
      <w:proofErr w:type="spellStart"/>
      <w:r w:rsidR="00FA47F5">
        <w:t>Seccion</w:t>
      </w:r>
      <w:proofErr w:type="spellEnd"/>
      <w:r w:rsidR="00FA47F5">
        <w:t xml:space="preserve"> 4, </w:t>
      </w:r>
      <w:r w:rsidR="00EB2DBD" w:rsidRPr="00EB2DBD">
        <w:t>"Why Self-</w:t>
      </w:r>
      <w:proofErr w:type="spellStart"/>
      <w:r w:rsidR="00EB2DBD" w:rsidRPr="00EB2DBD">
        <w:t>Attention</w:t>
      </w:r>
      <w:proofErr w:type="spellEnd"/>
      <w:r w:rsidR="00EB2DBD" w:rsidRPr="00EB2DBD">
        <w:t>"</w:t>
      </w:r>
      <w:r w:rsidR="00EB2DBD">
        <w:t>) para justificar la elección.</w:t>
      </w:r>
    </w:p>
    <w:p w14:paraId="054BBDCA" w14:textId="6E070D26" w:rsidR="00EB2DBD" w:rsidRDefault="00D0583F">
      <w:pPr>
        <w:pStyle w:val="Prrafodelista"/>
        <w:numPr>
          <w:ilvl w:val="0"/>
          <w:numId w:val="26"/>
        </w:numPr>
        <w:rPr>
          <w:b/>
          <w:bCs/>
        </w:rPr>
      </w:pPr>
      <w:r>
        <w:rPr>
          <w:b/>
          <w:bCs/>
        </w:rPr>
        <w:t>Complejidad computación total por capa</w:t>
      </w:r>
    </w:p>
    <w:p w14:paraId="7E60EBC5" w14:textId="0FBDBC45" w:rsidR="00D0583F" w:rsidRPr="00D0583F" w:rsidRDefault="00D0583F">
      <w:pPr>
        <w:pStyle w:val="Prrafodelista"/>
        <w:numPr>
          <w:ilvl w:val="0"/>
          <w:numId w:val="26"/>
        </w:numPr>
        <w:rPr>
          <w:b/>
          <w:bCs/>
        </w:rPr>
      </w:pPr>
      <w:r>
        <w:rPr>
          <w:b/>
          <w:bCs/>
        </w:rPr>
        <w:t xml:space="preserve">Cuanto computo se puede paralelizar, </w:t>
      </w:r>
      <w:r>
        <w:t>medido como la cantidad mínima de operaciones secuenciales necesarias</w:t>
      </w:r>
    </w:p>
    <w:p w14:paraId="33C34313" w14:textId="57224DDC" w:rsidR="00610C87" w:rsidRPr="0049467B" w:rsidRDefault="00D0583F">
      <w:pPr>
        <w:pStyle w:val="Prrafodelista"/>
        <w:numPr>
          <w:ilvl w:val="0"/>
          <w:numId w:val="26"/>
        </w:numPr>
        <w:rPr>
          <w:b/>
          <w:bCs/>
        </w:rPr>
      </w:pPr>
      <w:r>
        <w:rPr>
          <w:b/>
          <w:bCs/>
        </w:rPr>
        <w:t>La longi</w:t>
      </w:r>
      <w:r w:rsidR="00910E19">
        <w:rPr>
          <w:b/>
          <w:bCs/>
        </w:rPr>
        <w:t>tud del camino</w:t>
      </w:r>
      <w:r w:rsidR="00610C87">
        <w:t xml:space="preserve"> entre dependencias de largo alcance en la red – cuanto </w:t>
      </w:r>
      <w:proofErr w:type="spellStart"/>
      <w:r w:rsidR="00610C87">
        <w:t>mas</w:t>
      </w:r>
      <w:proofErr w:type="spellEnd"/>
      <w:r w:rsidR="00610C87">
        <w:t xml:space="preserve"> cortos </w:t>
      </w:r>
      <w:proofErr w:type="spellStart"/>
      <w:r w:rsidR="00610C87">
        <w:t>es</w:t>
      </w:r>
      <w:r w:rsidR="00250A10">
        <w:t>esos</w:t>
      </w:r>
      <w:proofErr w:type="spellEnd"/>
      <w:r w:rsidR="00250A10">
        <w:t xml:space="preserve"> </w:t>
      </w:r>
      <w:r w:rsidR="00610C87">
        <w:t>so caminos, más fácil es aprender relaciones entre palabras lejanas</w:t>
      </w:r>
      <w:r w:rsidR="0049467B">
        <w:t>.</w:t>
      </w:r>
    </w:p>
    <w:tbl>
      <w:tblPr>
        <w:tblStyle w:val="Tablaconcuadrcula4-nfasis4"/>
        <w:tblW w:w="0" w:type="auto"/>
        <w:tblLook w:val="04A0" w:firstRow="1" w:lastRow="0" w:firstColumn="1" w:lastColumn="0" w:noHBand="0" w:noVBand="1"/>
      </w:tblPr>
      <w:tblGrid>
        <w:gridCol w:w="2697"/>
        <w:gridCol w:w="2697"/>
        <w:gridCol w:w="2698"/>
        <w:gridCol w:w="2698"/>
      </w:tblGrid>
      <w:tr w:rsidR="0049467B" w14:paraId="70609233" w14:textId="77777777" w:rsidTr="00A328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7AECF59B" w14:textId="2267197C" w:rsidR="0049467B" w:rsidRDefault="0049467B" w:rsidP="0049467B">
            <w:pPr>
              <w:rPr>
                <w:b w:val="0"/>
                <w:bCs w:val="0"/>
              </w:rPr>
            </w:pPr>
            <w:r>
              <w:rPr>
                <w:b w:val="0"/>
                <w:bCs w:val="0"/>
              </w:rPr>
              <w:t>Tipo de capa</w:t>
            </w:r>
          </w:p>
        </w:tc>
        <w:tc>
          <w:tcPr>
            <w:tcW w:w="2697" w:type="dxa"/>
          </w:tcPr>
          <w:p w14:paraId="6F972807" w14:textId="40832BB5" w:rsidR="0049467B" w:rsidRDefault="0049467B" w:rsidP="004946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Comp</w:t>
            </w:r>
            <w:r w:rsidR="00BB53FC">
              <w:rPr>
                <w:b w:val="0"/>
                <w:bCs w:val="0"/>
              </w:rPr>
              <w:t>lejidad por capa</w:t>
            </w:r>
          </w:p>
        </w:tc>
        <w:tc>
          <w:tcPr>
            <w:tcW w:w="2698" w:type="dxa"/>
          </w:tcPr>
          <w:p w14:paraId="14E783F7" w14:textId="34DCD2BF" w:rsidR="0049467B" w:rsidRDefault="00BB53FC" w:rsidP="004946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Operaciones secuenciales</w:t>
            </w:r>
          </w:p>
        </w:tc>
        <w:tc>
          <w:tcPr>
            <w:tcW w:w="2698" w:type="dxa"/>
          </w:tcPr>
          <w:p w14:paraId="10BE521B" w14:textId="210E8613" w:rsidR="0049467B" w:rsidRDefault="00BB53FC" w:rsidP="004946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Longi</w:t>
            </w:r>
            <w:r w:rsidR="005E5C7A">
              <w:rPr>
                <w:b w:val="0"/>
                <w:bCs w:val="0"/>
              </w:rPr>
              <w:t>tud máxima de camino</w:t>
            </w:r>
          </w:p>
        </w:tc>
      </w:tr>
      <w:tr w:rsidR="0049467B" w14:paraId="4F0013A8" w14:textId="77777777" w:rsidTr="00A32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43D597CD" w14:textId="5E51A237" w:rsidR="0049467B" w:rsidRPr="005E5C7A" w:rsidRDefault="005E5C7A" w:rsidP="0049467B">
            <w:pPr>
              <w:rPr>
                <w:b w:val="0"/>
                <w:bCs w:val="0"/>
              </w:rPr>
            </w:pPr>
            <w:r>
              <w:rPr>
                <w:b w:val="0"/>
                <w:bCs w:val="0"/>
              </w:rPr>
              <w:t>Self-</w:t>
            </w:r>
            <w:proofErr w:type="spellStart"/>
            <w:r>
              <w:rPr>
                <w:b w:val="0"/>
                <w:bCs w:val="0"/>
              </w:rPr>
              <w:t>Attention</w:t>
            </w:r>
            <w:proofErr w:type="spellEnd"/>
            <w:r>
              <w:rPr>
                <w:b w:val="0"/>
                <w:bCs w:val="0"/>
              </w:rPr>
              <w:t xml:space="preserve"> </w:t>
            </w:r>
          </w:p>
        </w:tc>
        <w:tc>
          <w:tcPr>
            <w:tcW w:w="2697" w:type="dxa"/>
          </w:tcPr>
          <w:p w14:paraId="742D7540" w14:textId="3ED0D92E" w:rsidR="0049467B" w:rsidRDefault="0002745B" w:rsidP="0049467B">
            <w:pPr>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e>
                </m:d>
              </m:oMath>
            </m:oMathPara>
          </w:p>
        </w:tc>
        <w:tc>
          <w:tcPr>
            <w:tcW w:w="2698" w:type="dxa"/>
          </w:tcPr>
          <w:p w14:paraId="0EF81A07" w14:textId="0F20F211" w:rsidR="0049467B" w:rsidRDefault="0002745B" w:rsidP="0049467B">
            <w:pPr>
              <w:cnfStyle w:val="000000100000" w:firstRow="0" w:lastRow="0" w:firstColumn="0" w:lastColumn="0" w:oddVBand="0" w:evenVBand="0" w:oddHBand="1" w:evenHBand="0" w:firstRowFirstColumn="0" w:firstRowLastColumn="0" w:lastRowFirstColumn="0" w:lastRowLastColumn="0"/>
              <w:rPr>
                <w:b/>
                <w:bCs/>
              </w:rPr>
            </w:pPr>
            <w:proofErr w:type="gramStart"/>
            <w:r>
              <w:rPr>
                <w:b/>
                <w:bCs/>
              </w:rPr>
              <w:t>O(</w:t>
            </w:r>
            <w:proofErr w:type="gramEnd"/>
            <w:r>
              <w:rPr>
                <w:b/>
                <w:bCs/>
              </w:rPr>
              <w:t>1)</w:t>
            </w:r>
          </w:p>
        </w:tc>
        <w:tc>
          <w:tcPr>
            <w:tcW w:w="2698" w:type="dxa"/>
          </w:tcPr>
          <w:p w14:paraId="5F0B4918" w14:textId="063E95BF" w:rsidR="0049467B" w:rsidRDefault="0002745B" w:rsidP="0049467B">
            <w:pPr>
              <w:cnfStyle w:val="000000100000" w:firstRow="0" w:lastRow="0" w:firstColumn="0" w:lastColumn="0" w:oddVBand="0" w:evenVBand="0" w:oddHBand="1" w:evenHBand="0" w:firstRowFirstColumn="0" w:firstRowLastColumn="0" w:lastRowFirstColumn="0" w:lastRowLastColumn="0"/>
              <w:rPr>
                <w:b/>
                <w:bCs/>
              </w:rPr>
            </w:pPr>
            <w:proofErr w:type="gramStart"/>
            <w:r>
              <w:rPr>
                <w:b/>
                <w:bCs/>
              </w:rPr>
              <w:t>O(</w:t>
            </w:r>
            <w:proofErr w:type="gramEnd"/>
            <w:r>
              <w:rPr>
                <w:b/>
                <w:bCs/>
              </w:rPr>
              <w:t>1)</w:t>
            </w:r>
          </w:p>
        </w:tc>
      </w:tr>
      <w:tr w:rsidR="0049467B" w14:paraId="1A1F2A76" w14:textId="77777777" w:rsidTr="00A328A9">
        <w:tc>
          <w:tcPr>
            <w:cnfStyle w:val="001000000000" w:firstRow="0" w:lastRow="0" w:firstColumn="1" w:lastColumn="0" w:oddVBand="0" w:evenVBand="0" w:oddHBand="0" w:evenHBand="0" w:firstRowFirstColumn="0" w:firstRowLastColumn="0" w:lastRowFirstColumn="0" w:lastRowLastColumn="0"/>
            <w:tcW w:w="2697" w:type="dxa"/>
          </w:tcPr>
          <w:p w14:paraId="50FEEA20" w14:textId="56036733" w:rsidR="0049467B" w:rsidRPr="0002745B" w:rsidRDefault="0002745B" w:rsidP="0049467B">
            <w:pPr>
              <w:rPr>
                <w:b w:val="0"/>
                <w:bCs w:val="0"/>
              </w:rPr>
            </w:pPr>
            <w:r>
              <w:rPr>
                <w:b w:val="0"/>
                <w:bCs w:val="0"/>
              </w:rPr>
              <w:t>Recurrente (RNN)</w:t>
            </w:r>
          </w:p>
        </w:tc>
        <w:tc>
          <w:tcPr>
            <w:tcW w:w="2697" w:type="dxa"/>
          </w:tcPr>
          <w:p w14:paraId="5E689C26" w14:textId="7383CF5F" w:rsidR="0049467B" w:rsidRDefault="0002745B" w:rsidP="0049467B">
            <w:pPr>
              <w:cnfStyle w:val="000000000000" w:firstRow="0" w:lastRow="0" w:firstColumn="0" w:lastColumn="0" w:oddVBand="0" w:evenVBand="0" w:oddHBand="0" w:evenHBand="0" w:firstRowFirstColumn="0" w:firstRowLastColumn="0" w:lastRowFirstColumn="0" w:lastRowLastColumn="0"/>
              <w:rPr>
                <w:b/>
                <w:bCs/>
              </w:rPr>
            </w:pPr>
            <m:oMathPara>
              <m:oMath>
                <m:r>
                  <w:rPr>
                    <w:rFonts w:ascii="Cambria Math" w:hAnsi="Cambria Math"/>
                  </w:rPr>
                  <m:t>O</m:t>
                </m:r>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2</m:t>
                        </m:r>
                      </m:sup>
                    </m:sSup>
                  </m:e>
                </m:d>
              </m:oMath>
            </m:oMathPara>
          </w:p>
        </w:tc>
        <w:tc>
          <w:tcPr>
            <w:tcW w:w="2698" w:type="dxa"/>
          </w:tcPr>
          <w:p w14:paraId="6E3B456E" w14:textId="16750D2A" w:rsidR="0049467B" w:rsidRDefault="0002745B" w:rsidP="0049467B">
            <w:pPr>
              <w:cnfStyle w:val="000000000000" w:firstRow="0" w:lastRow="0" w:firstColumn="0" w:lastColumn="0" w:oddVBand="0" w:evenVBand="0" w:oddHBand="0" w:evenHBand="0" w:firstRowFirstColumn="0" w:firstRowLastColumn="0" w:lastRowFirstColumn="0" w:lastRowLastColumn="0"/>
              <w:rPr>
                <w:b/>
                <w:bCs/>
              </w:rPr>
            </w:pPr>
            <w:r>
              <w:rPr>
                <w:b/>
                <w:bCs/>
              </w:rPr>
              <w:t>O(n)</w:t>
            </w:r>
          </w:p>
        </w:tc>
        <w:tc>
          <w:tcPr>
            <w:tcW w:w="2698" w:type="dxa"/>
          </w:tcPr>
          <w:p w14:paraId="72E36ED1" w14:textId="133E8346" w:rsidR="0049467B" w:rsidRDefault="0002745B" w:rsidP="0049467B">
            <w:pPr>
              <w:cnfStyle w:val="000000000000" w:firstRow="0" w:lastRow="0" w:firstColumn="0" w:lastColumn="0" w:oddVBand="0" w:evenVBand="0" w:oddHBand="0" w:evenHBand="0" w:firstRowFirstColumn="0" w:firstRowLastColumn="0" w:lastRowFirstColumn="0" w:lastRowLastColumn="0"/>
              <w:rPr>
                <w:b/>
                <w:bCs/>
              </w:rPr>
            </w:pPr>
            <w:r>
              <w:rPr>
                <w:b/>
                <w:bCs/>
              </w:rPr>
              <w:t>O(n)</w:t>
            </w:r>
          </w:p>
        </w:tc>
      </w:tr>
      <w:tr w:rsidR="0002745B" w14:paraId="6953BEA8" w14:textId="77777777" w:rsidTr="00A32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4C9A72D0" w14:textId="2C034261" w:rsidR="0002745B" w:rsidRPr="0002745B" w:rsidRDefault="0002745B" w:rsidP="0049467B">
            <w:proofErr w:type="spellStart"/>
            <w:r>
              <w:t>Convolucioal</w:t>
            </w:r>
            <w:proofErr w:type="spellEnd"/>
            <w:r>
              <w:t xml:space="preserve"> </w:t>
            </w:r>
          </w:p>
        </w:tc>
        <w:tc>
          <w:tcPr>
            <w:tcW w:w="2697" w:type="dxa"/>
          </w:tcPr>
          <w:p w14:paraId="5C338654" w14:textId="223C4F7A" w:rsidR="0002745B" w:rsidRPr="0002745B" w:rsidRDefault="0002745B" w:rsidP="0049467B">
            <w:pPr>
              <w:cnfStyle w:val="000000100000" w:firstRow="0" w:lastRow="0" w:firstColumn="0" w:lastColumn="0" w:oddVBand="0" w:evenVBand="0" w:oddHBand="1" w:evenHBand="0" w:firstRowFirstColumn="0" w:firstRowLastColumn="0" w:lastRowFirstColumn="0" w:lastRowLastColumn="0"/>
              <w:rPr>
                <w:rFonts w:eastAsia="Aptos" w:cs="Times New Roman"/>
              </w:rPr>
            </w:pPr>
            <m:oMathPara>
              <m:oMath>
                <m:r>
                  <w:rPr>
                    <w:rFonts w:ascii="Cambria Math" w:eastAsia="Aptos" w:hAnsi="Cambria Math" w:cs="Times New Roman"/>
                  </w:rPr>
                  <m:t>O</m:t>
                </m:r>
                <m:d>
                  <m:dPr>
                    <m:ctrlPr>
                      <w:rPr>
                        <w:rFonts w:ascii="Cambria Math" w:eastAsia="Aptos" w:hAnsi="Cambria Math" w:cs="Times New Roman"/>
                      </w:rPr>
                    </m:ctrlPr>
                  </m:dPr>
                  <m:e>
                    <m:r>
                      <w:rPr>
                        <w:rFonts w:ascii="Cambria Math" w:eastAsia="Aptos" w:hAnsi="Cambria Math" w:cs="Times New Roman"/>
                      </w:rPr>
                      <m:t>k⋅n⋅</m:t>
                    </m:r>
                    <m:sSup>
                      <m:sSupPr>
                        <m:ctrlPr>
                          <w:rPr>
                            <w:rFonts w:ascii="Cambria Math" w:eastAsia="Aptos" w:hAnsi="Cambria Math" w:cs="Times New Roman"/>
                          </w:rPr>
                        </m:ctrlPr>
                      </m:sSupPr>
                      <m:e>
                        <m:r>
                          <w:rPr>
                            <w:rFonts w:ascii="Cambria Math" w:eastAsia="Aptos" w:hAnsi="Cambria Math" w:cs="Times New Roman"/>
                          </w:rPr>
                          <m:t>d</m:t>
                        </m:r>
                      </m:e>
                      <m:sup>
                        <m:r>
                          <w:rPr>
                            <w:rFonts w:ascii="Cambria Math" w:eastAsia="Aptos" w:hAnsi="Cambria Math" w:cs="Times New Roman"/>
                          </w:rPr>
                          <m:t>2</m:t>
                        </m:r>
                      </m:sup>
                    </m:sSup>
                  </m:e>
                </m:d>
              </m:oMath>
            </m:oMathPara>
          </w:p>
        </w:tc>
        <w:tc>
          <w:tcPr>
            <w:tcW w:w="2698" w:type="dxa"/>
          </w:tcPr>
          <w:p w14:paraId="3FB52C84" w14:textId="617E7F5B" w:rsidR="0002745B" w:rsidRDefault="0002745B" w:rsidP="0049467B">
            <w:pPr>
              <w:cnfStyle w:val="000000100000" w:firstRow="0" w:lastRow="0" w:firstColumn="0" w:lastColumn="0" w:oddVBand="0" w:evenVBand="0" w:oddHBand="1" w:evenHBand="0" w:firstRowFirstColumn="0" w:firstRowLastColumn="0" w:lastRowFirstColumn="0" w:lastRowLastColumn="0"/>
              <w:rPr>
                <w:b/>
                <w:bCs/>
              </w:rPr>
            </w:pPr>
            <w:proofErr w:type="gramStart"/>
            <w:r>
              <w:rPr>
                <w:b/>
                <w:bCs/>
              </w:rPr>
              <w:t>O(</w:t>
            </w:r>
            <w:proofErr w:type="gramEnd"/>
            <w:r>
              <w:rPr>
                <w:b/>
                <w:bCs/>
              </w:rPr>
              <w:t>1)</w:t>
            </w:r>
          </w:p>
        </w:tc>
        <w:tc>
          <w:tcPr>
            <w:tcW w:w="2698" w:type="dxa"/>
          </w:tcPr>
          <w:p w14:paraId="2479A24A" w14:textId="2987155E" w:rsidR="0002745B" w:rsidRDefault="0002745B" w:rsidP="0049467B">
            <w:pPr>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O</m:t>
                </m:r>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k</m:t>
                            </m:r>
                          </m:sub>
                        </m:sSub>
                      </m:fName>
                      <m:e>
                        <m:d>
                          <m:dPr>
                            <m:ctrlPr>
                              <w:rPr>
                                <w:rFonts w:ascii="Cambria Math" w:hAnsi="Cambria Math"/>
                              </w:rPr>
                            </m:ctrlPr>
                          </m:dPr>
                          <m:e>
                            <m:r>
                              <w:rPr>
                                <w:rFonts w:ascii="Cambria Math" w:hAnsi="Cambria Math"/>
                              </w:rPr>
                              <m:t>n</m:t>
                            </m:r>
                          </m:e>
                        </m:d>
                      </m:e>
                    </m:func>
                  </m:e>
                </m:d>
              </m:oMath>
            </m:oMathPara>
          </w:p>
        </w:tc>
      </w:tr>
      <w:tr w:rsidR="0002745B" w14:paraId="252BBE3B" w14:textId="77777777" w:rsidTr="00A328A9">
        <w:tc>
          <w:tcPr>
            <w:cnfStyle w:val="001000000000" w:firstRow="0" w:lastRow="0" w:firstColumn="1" w:lastColumn="0" w:oddVBand="0" w:evenVBand="0" w:oddHBand="0" w:evenHBand="0" w:firstRowFirstColumn="0" w:firstRowLastColumn="0" w:lastRowFirstColumn="0" w:lastRowLastColumn="0"/>
            <w:tcW w:w="2697" w:type="dxa"/>
          </w:tcPr>
          <w:p w14:paraId="4B845378" w14:textId="65E29AEF" w:rsidR="0002745B" w:rsidRDefault="00A328A9" w:rsidP="0049467B">
            <w:r>
              <w:t>Self-</w:t>
            </w:r>
            <w:proofErr w:type="spellStart"/>
            <w:r>
              <w:t>attention</w:t>
            </w:r>
            <w:proofErr w:type="spellEnd"/>
            <w:r>
              <w:t xml:space="preserve"> (restringida)</w:t>
            </w:r>
          </w:p>
        </w:tc>
        <w:tc>
          <w:tcPr>
            <w:tcW w:w="2697" w:type="dxa"/>
          </w:tcPr>
          <w:p w14:paraId="2E8306ED" w14:textId="624E665F" w:rsidR="0002745B" w:rsidRPr="0002745B" w:rsidRDefault="00A328A9" w:rsidP="0049467B">
            <w:pPr>
              <w:cnfStyle w:val="000000000000" w:firstRow="0" w:lastRow="0" w:firstColumn="0" w:lastColumn="0" w:oddVBand="0" w:evenVBand="0" w:oddHBand="0" w:evenHBand="0" w:firstRowFirstColumn="0" w:firstRowLastColumn="0" w:lastRowFirstColumn="0" w:lastRowLastColumn="0"/>
              <w:rPr>
                <w:rFonts w:eastAsia="Aptos" w:cs="Times New Roman"/>
              </w:rPr>
            </w:pPr>
            <m:oMathPara>
              <m:oMath>
                <m:r>
                  <w:rPr>
                    <w:rFonts w:ascii="Cambria Math" w:eastAsia="Aptos" w:hAnsi="Cambria Math" w:cs="Times New Roman"/>
                  </w:rPr>
                  <m:t>O</m:t>
                </m:r>
                <m:d>
                  <m:dPr>
                    <m:ctrlPr>
                      <w:rPr>
                        <w:rFonts w:ascii="Cambria Math" w:eastAsia="Aptos" w:hAnsi="Cambria Math" w:cs="Times New Roman"/>
                      </w:rPr>
                    </m:ctrlPr>
                  </m:dPr>
                  <m:e>
                    <m:r>
                      <w:rPr>
                        <w:rFonts w:ascii="Cambria Math" w:eastAsia="Aptos" w:hAnsi="Cambria Math" w:cs="Times New Roman"/>
                      </w:rPr>
                      <m:t>r⋅n⋅d</m:t>
                    </m:r>
                  </m:e>
                </m:d>
              </m:oMath>
            </m:oMathPara>
          </w:p>
        </w:tc>
        <w:tc>
          <w:tcPr>
            <w:tcW w:w="2698" w:type="dxa"/>
          </w:tcPr>
          <w:p w14:paraId="73AD6DE3" w14:textId="10B954C7" w:rsidR="0002745B" w:rsidRDefault="00A328A9" w:rsidP="0049467B">
            <w:pPr>
              <w:cnfStyle w:val="000000000000" w:firstRow="0" w:lastRow="0" w:firstColumn="0" w:lastColumn="0" w:oddVBand="0" w:evenVBand="0" w:oddHBand="0" w:evenHBand="0" w:firstRowFirstColumn="0" w:firstRowLastColumn="0" w:lastRowFirstColumn="0" w:lastRowLastColumn="0"/>
              <w:rPr>
                <w:b/>
                <w:bCs/>
              </w:rPr>
            </w:pPr>
            <w:proofErr w:type="gramStart"/>
            <w:r>
              <w:rPr>
                <w:b/>
                <w:bCs/>
              </w:rPr>
              <w:t>O(</w:t>
            </w:r>
            <w:proofErr w:type="gramEnd"/>
            <w:r>
              <w:rPr>
                <w:b/>
                <w:bCs/>
              </w:rPr>
              <w:t>1)</w:t>
            </w:r>
          </w:p>
        </w:tc>
        <w:tc>
          <w:tcPr>
            <w:tcW w:w="2698" w:type="dxa"/>
          </w:tcPr>
          <w:p w14:paraId="5F5D9BB8" w14:textId="3A53174F" w:rsidR="0002745B" w:rsidRPr="0002745B" w:rsidRDefault="00A328A9" w:rsidP="0049467B">
            <w:pPr>
              <w:cnfStyle w:val="000000000000" w:firstRow="0" w:lastRow="0" w:firstColumn="0" w:lastColumn="0" w:oddVBand="0" w:evenVBand="0" w:oddHBand="0" w:evenHBand="0" w:firstRowFirstColumn="0" w:firstRowLastColumn="0" w:lastRowFirstColumn="0" w:lastRowLastColumn="0"/>
              <w:rPr>
                <w:rFonts w:eastAsia="Aptos" w:cs="Times New Roman"/>
              </w:rPr>
            </w:pPr>
            <m:oMathPara>
              <m:oMath>
                <m:r>
                  <w:rPr>
                    <w:rFonts w:ascii="Cambria Math" w:eastAsia="Aptos" w:hAnsi="Cambria Math" w:cs="Times New Roman"/>
                  </w:rPr>
                  <m:t>O</m:t>
                </m:r>
                <m:d>
                  <m:dPr>
                    <m:ctrlPr>
                      <w:rPr>
                        <w:rFonts w:ascii="Cambria Math" w:eastAsia="Aptos" w:hAnsi="Cambria Math" w:cs="Times New Roman"/>
                      </w:rPr>
                    </m:ctrlPr>
                  </m:dPr>
                  <m:e>
                    <m:r>
                      <w:rPr>
                        <w:rFonts w:ascii="Cambria Math" w:eastAsia="Aptos" w:hAnsi="Cambria Math" w:cs="Times New Roman"/>
                      </w:rPr>
                      <m:t>n/r</m:t>
                    </m:r>
                  </m:e>
                </m:d>
              </m:oMath>
            </m:oMathPara>
          </w:p>
        </w:tc>
      </w:tr>
    </w:tbl>
    <w:p w14:paraId="795438B9" w14:textId="77777777" w:rsidR="0049467B" w:rsidRDefault="0049467B" w:rsidP="0049467B">
      <w:pPr>
        <w:pBdr>
          <w:bottom w:val="single" w:sz="6" w:space="1" w:color="auto"/>
        </w:pBdr>
        <w:rPr>
          <w:b/>
          <w:bCs/>
        </w:rPr>
      </w:pPr>
    </w:p>
    <w:p w14:paraId="0D2597C2" w14:textId="4561199C" w:rsidR="00155D37" w:rsidRDefault="00155D37" w:rsidP="0049467B">
      <w:pPr>
        <w:pBdr>
          <w:bottom w:val="single" w:sz="6" w:space="1" w:color="auto"/>
        </w:pBdr>
      </w:pPr>
      <w:r>
        <w:t xml:space="preserve">La ventaja clave: en una RNN, para que la palabra 1 “se entere” de la palabra 100, la información tiene que pasar por 99 intermedios. En el </w:t>
      </w:r>
      <w:proofErr w:type="spellStart"/>
      <w:r>
        <w:t>Transformer</w:t>
      </w:r>
      <w:proofErr w:type="spellEnd"/>
      <w:r>
        <w:t xml:space="preserve">, </w:t>
      </w:r>
      <w:r>
        <w:rPr>
          <w:b/>
          <w:bCs/>
        </w:rPr>
        <w:t xml:space="preserve">cualquier palabra puede conectarse directamente con cualquier otra en un solo paso </w:t>
      </w:r>
      <w:r w:rsidR="00E331DC">
        <w:rPr>
          <w:b/>
          <w:bCs/>
        </w:rPr>
        <w:t>–</w:t>
      </w:r>
      <w:r>
        <w:rPr>
          <w:b/>
          <w:bCs/>
        </w:rPr>
        <w:t xml:space="preserve"> </w:t>
      </w:r>
      <w:r w:rsidR="00E331DC">
        <w:t xml:space="preserve">por eso entiende </w:t>
      </w:r>
      <w:proofErr w:type="gramStart"/>
      <w:r w:rsidR="00E331DC">
        <w:t>mejor relaciones</w:t>
      </w:r>
      <w:proofErr w:type="gramEnd"/>
      <w:r w:rsidR="00E331DC">
        <w:t xml:space="preserve"> entre palabras </w:t>
      </w:r>
      <w:proofErr w:type="spellStart"/>
      <w:r w:rsidR="00E331DC">
        <w:t>lejadas</w:t>
      </w:r>
      <w:proofErr w:type="spellEnd"/>
      <w:r w:rsidR="00E331DC">
        <w:t>, y por eso el Cross-</w:t>
      </w:r>
      <w:proofErr w:type="spellStart"/>
      <w:r w:rsidR="00E331DC">
        <w:t>Attention</w:t>
      </w:r>
      <w:proofErr w:type="spellEnd"/>
      <w:r w:rsidR="00E331DC">
        <w:t xml:space="preserve"> puede “mirar” cualquier palabra de la oración en ingles sin importar que tan lejos este de la palabra alemana que se </w:t>
      </w:r>
      <w:r w:rsidR="001730FB">
        <w:t>está</w:t>
      </w:r>
      <w:r w:rsidR="00E331DC">
        <w:t xml:space="preserve"> generando.</w:t>
      </w:r>
    </w:p>
    <w:p w14:paraId="746E0AC3" w14:textId="6261A403" w:rsidR="00E331DC" w:rsidRPr="006F25E2" w:rsidRDefault="00426F6B" w:rsidP="0049467B">
      <w:pPr>
        <w:pBdr>
          <w:bottom w:val="single" w:sz="6" w:space="1" w:color="auto"/>
        </w:pBdr>
        <w:rPr>
          <w:sz w:val="24"/>
          <w:szCs w:val="28"/>
        </w:rPr>
      </w:pPr>
      <w:r w:rsidRPr="006F25E2">
        <w:rPr>
          <w:b/>
          <w:bCs/>
          <w:sz w:val="24"/>
          <w:szCs w:val="28"/>
          <w:highlight w:val="yellow"/>
        </w:rPr>
        <w:t xml:space="preserve">Dato adicional del </w:t>
      </w:r>
      <w:proofErr w:type="spellStart"/>
      <w:r w:rsidRPr="006F25E2">
        <w:rPr>
          <w:b/>
          <w:bCs/>
          <w:sz w:val="24"/>
          <w:szCs w:val="28"/>
          <w:highlight w:val="yellow"/>
        </w:rPr>
        <w:t>paper</w:t>
      </w:r>
      <w:proofErr w:type="spellEnd"/>
      <w:r w:rsidRPr="006F25E2">
        <w:rPr>
          <w:b/>
          <w:bCs/>
          <w:sz w:val="24"/>
          <w:szCs w:val="28"/>
          <w:highlight w:val="yellow"/>
        </w:rPr>
        <w:t xml:space="preserve">: </w:t>
      </w:r>
      <w:r w:rsidRPr="006F25E2">
        <w:rPr>
          <w:sz w:val="24"/>
          <w:szCs w:val="28"/>
          <w:highlight w:val="yellow"/>
        </w:rPr>
        <w:t xml:space="preserve">cuando la longitud de la secuencia n es menor que la dimensión del modelo d (que es el caso </w:t>
      </w:r>
      <w:proofErr w:type="spellStart"/>
      <w:r w:rsidRPr="006F25E2">
        <w:rPr>
          <w:sz w:val="24"/>
          <w:szCs w:val="28"/>
          <w:highlight w:val="yellow"/>
        </w:rPr>
        <w:t>mas</w:t>
      </w:r>
      <w:proofErr w:type="spellEnd"/>
      <w:r w:rsidRPr="006F25E2">
        <w:rPr>
          <w:sz w:val="24"/>
          <w:szCs w:val="28"/>
          <w:highlight w:val="yellow"/>
        </w:rPr>
        <w:t xml:space="preserve"> común con las representaciones de oraciones que usan los modelos de traducción de vanguardia), Self-</w:t>
      </w:r>
      <w:proofErr w:type="spellStart"/>
      <w:r w:rsidRPr="006F25E2">
        <w:rPr>
          <w:sz w:val="24"/>
          <w:szCs w:val="28"/>
          <w:highlight w:val="yellow"/>
        </w:rPr>
        <w:t>Attention</w:t>
      </w:r>
      <w:proofErr w:type="spellEnd"/>
      <w:r w:rsidRPr="006F25E2">
        <w:rPr>
          <w:sz w:val="24"/>
          <w:szCs w:val="28"/>
          <w:highlight w:val="yellow"/>
        </w:rPr>
        <w:t xml:space="preserve"> </w:t>
      </w:r>
      <w:r w:rsidRPr="006F25E2">
        <w:rPr>
          <w:b/>
          <w:bCs/>
          <w:sz w:val="24"/>
          <w:szCs w:val="28"/>
          <w:highlight w:val="yellow"/>
        </w:rPr>
        <w:t xml:space="preserve">es directamente </w:t>
      </w:r>
      <w:proofErr w:type="spellStart"/>
      <w:r w:rsidRPr="006F25E2">
        <w:rPr>
          <w:b/>
          <w:bCs/>
          <w:sz w:val="24"/>
          <w:szCs w:val="28"/>
          <w:highlight w:val="yellow"/>
        </w:rPr>
        <w:t>mas</w:t>
      </w:r>
      <w:proofErr w:type="spellEnd"/>
      <w:r w:rsidRPr="006F25E2">
        <w:rPr>
          <w:b/>
          <w:bCs/>
          <w:sz w:val="24"/>
          <w:szCs w:val="28"/>
          <w:highlight w:val="yellow"/>
        </w:rPr>
        <w:t xml:space="preserve"> rápida </w:t>
      </w:r>
      <w:r w:rsidRPr="006F25E2">
        <w:rPr>
          <w:sz w:val="24"/>
          <w:szCs w:val="28"/>
          <w:highlight w:val="yellow"/>
        </w:rPr>
        <w:t xml:space="preserve">que </w:t>
      </w:r>
      <w:proofErr w:type="gramStart"/>
      <w:r w:rsidRPr="006F25E2">
        <w:rPr>
          <w:sz w:val="24"/>
          <w:szCs w:val="28"/>
          <w:highlight w:val="yellow"/>
        </w:rPr>
        <w:t>un capa recurrente</w:t>
      </w:r>
      <w:proofErr w:type="gramEnd"/>
      <w:r w:rsidRPr="006F25E2">
        <w:rPr>
          <w:sz w:val="24"/>
          <w:szCs w:val="28"/>
          <w:highlight w:val="yellow"/>
        </w:rPr>
        <w:t xml:space="preserve">, no solo mas </w:t>
      </w:r>
      <w:proofErr w:type="spellStart"/>
      <w:r w:rsidRPr="006F25E2">
        <w:rPr>
          <w:sz w:val="24"/>
          <w:szCs w:val="28"/>
          <w:highlight w:val="yellow"/>
        </w:rPr>
        <w:t>paralelizable</w:t>
      </w:r>
      <w:proofErr w:type="spellEnd"/>
      <w:r w:rsidRPr="006F25E2">
        <w:rPr>
          <w:sz w:val="24"/>
          <w:szCs w:val="28"/>
          <w:highlight w:val="yellow"/>
        </w:rPr>
        <w:t>.</w:t>
      </w:r>
    </w:p>
    <w:p w14:paraId="7A12AF93" w14:textId="5E5F4D6A" w:rsidR="00936028" w:rsidRPr="00774BE4" w:rsidRDefault="00774BE4" w:rsidP="0049467B">
      <w:pPr>
        <w:pBdr>
          <w:bottom w:val="single" w:sz="6" w:space="1" w:color="auto"/>
        </w:pBdr>
      </w:pPr>
      <w:r w:rsidRPr="00774BE4">
        <w:rPr>
          <w:b/>
          <w:bCs/>
        </w:rPr>
        <w:t xml:space="preserve">Beneficio adicional que menciona el </w:t>
      </w:r>
      <w:proofErr w:type="spellStart"/>
      <w:proofErr w:type="gramStart"/>
      <w:r w:rsidRPr="00774BE4">
        <w:rPr>
          <w:b/>
          <w:bCs/>
        </w:rPr>
        <w:t>paper</w:t>
      </w:r>
      <w:proofErr w:type="spellEnd"/>
      <w:proofErr w:type="gramEnd"/>
      <w:r w:rsidRPr="00774BE4">
        <w:t>:</w:t>
      </w:r>
      <w:r>
        <w:t xml:space="preserve"> Self-</w:t>
      </w:r>
      <w:proofErr w:type="spellStart"/>
      <w:r>
        <w:t>Attention</w:t>
      </w:r>
      <w:proofErr w:type="spellEnd"/>
      <w:r>
        <w:t xml:space="preserve"> puede producir modelos </w:t>
      </w:r>
      <w:proofErr w:type="spellStart"/>
      <w:r>
        <w:t>mas</w:t>
      </w:r>
      <w:proofErr w:type="spellEnd"/>
      <w:r>
        <w:t xml:space="preserve"> “interpretables” – los autores inspeccionaron las distribuciones de atención de </w:t>
      </w:r>
      <w:r w:rsidR="00F024B8">
        <w:t xml:space="preserve">sus modelos entrenados y encontraron que las distintas cabezas aprenden a realizar tareas diferentes, muchas de ellas relacionadas con la estructura </w:t>
      </w:r>
      <w:r w:rsidR="00936028">
        <w:t xml:space="preserve">sintáctica y semántica de las oraciones (esto esta desarrollado con ejemplos visuales en el apéndice del </w:t>
      </w:r>
      <w:proofErr w:type="spellStart"/>
      <w:r w:rsidR="00936028">
        <w:t>paper</w:t>
      </w:r>
      <w:proofErr w:type="spellEnd"/>
      <w:r w:rsidR="00936028">
        <w:t>).</w:t>
      </w:r>
    </w:p>
    <w:p w14:paraId="3D43842D" w14:textId="77777777" w:rsidR="00426F6B" w:rsidRPr="00426F6B" w:rsidRDefault="00426F6B" w:rsidP="0049467B">
      <w:pPr>
        <w:pBdr>
          <w:bottom w:val="single" w:sz="6" w:space="1" w:color="auto"/>
        </w:pBdr>
      </w:pPr>
    </w:p>
    <w:p w14:paraId="18D2024D" w14:textId="77777777" w:rsidR="00F84D7E" w:rsidRDefault="00F84D7E" w:rsidP="00F84D7E">
      <w:pPr>
        <w:rPr>
          <w:b/>
          <w:bCs/>
          <w:sz w:val="24"/>
          <w:szCs w:val="28"/>
        </w:rPr>
      </w:pPr>
      <w:r w:rsidRPr="00F84D7E">
        <w:rPr>
          <w:b/>
          <w:bCs/>
          <w:sz w:val="24"/>
          <w:szCs w:val="28"/>
          <w:highlight w:val="yellow"/>
        </w:rPr>
        <w:t>Qué significa cada columna</w:t>
      </w:r>
    </w:p>
    <w:p w14:paraId="283FBCB0" w14:textId="77777777" w:rsidR="00390854" w:rsidRDefault="00390854" w:rsidP="00F84D7E">
      <w:pPr>
        <w:rPr>
          <w:b/>
          <w:bCs/>
          <w:sz w:val="24"/>
          <w:szCs w:val="28"/>
        </w:rPr>
      </w:pPr>
    </w:p>
    <w:p w14:paraId="36359AC9" w14:textId="77777777" w:rsidR="00390854" w:rsidRDefault="00390854" w:rsidP="00F84D7E">
      <w:pPr>
        <w:rPr>
          <w:b/>
          <w:bCs/>
          <w:sz w:val="24"/>
          <w:szCs w:val="28"/>
        </w:rPr>
      </w:pPr>
    </w:p>
    <w:p w14:paraId="625C375C" w14:textId="77777777" w:rsidR="00390854" w:rsidRDefault="00390854" w:rsidP="00F84D7E">
      <w:pPr>
        <w:rPr>
          <w:b/>
          <w:bCs/>
          <w:sz w:val="24"/>
          <w:szCs w:val="28"/>
        </w:rPr>
      </w:pPr>
    </w:p>
    <w:p w14:paraId="445C2F72" w14:textId="77777777" w:rsidR="00390854" w:rsidRDefault="00390854" w:rsidP="00F84D7E">
      <w:pPr>
        <w:rPr>
          <w:b/>
          <w:bCs/>
          <w:sz w:val="24"/>
          <w:szCs w:val="28"/>
        </w:rPr>
      </w:pPr>
    </w:p>
    <w:p w14:paraId="32702A31" w14:textId="77777777" w:rsidR="00390854" w:rsidRDefault="00390854" w:rsidP="00F84D7E">
      <w:pPr>
        <w:rPr>
          <w:b/>
          <w:bCs/>
          <w:sz w:val="24"/>
          <w:szCs w:val="28"/>
        </w:rPr>
      </w:pPr>
    </w:p>
    <w:p w14:paraId="2E55DD74" w14:textId="77777777" w:rsidR="00390854" w:rsidRPr="00F84D7E" w:rsidRDefault="00390854" w:rsidP="00F84D7E">
      <w:pPr>
        <w:rPr>
          <w:b/>
          <w:bCs/>
          <w:sz w:val="24"/>
          <w:szCs w:val="28"/>
        </w:rPr>
      </w:pPr>
    </w:p>
    <w:p w14:paraId="3BE776F6" w14:textId="4AA4221E" w:rsidR="00DE73DC" w:rsidRPr="005C451D" w:rsidRDefault="00FA6D88" w:rsidP="00FA6D88">
      <w:pPr>
        <w:pStyle w:val="Ttulo4"/>
        <w:rPr>
          <w:rFonts w:cs="Arial"/>
          <w:b/>
          <w:bCs/>
          <w:i w:val="0"/>
          <w:iCs w:val="0"/>
          <w:sz w:val="24"/>
        </w:rPr>
      </w:pPr>
      <w:r w:rsidRPr="005C451D">
        <w:rPr>
          <w:rFonts w:cs="Arial"/>
          <w:b/>
          <w:bCs/>
          <w:i w:val="0"/>
          <w:iCs w:val="0"/>
          <w:sz w:val="24"/>
          <w:highlight w:val="yellow"/>
        </w:rPr>
        <w:lastRenderedPageBreak/>
        <w:t>1.12.</w:t>
      </w:r>
      <w:r w:rsidR="00390854">
        <w:rPr>
          <w:rFonts w:cs="Arial"/>
          <w:b/>
          <w:bCs/>
          <w:i w:val="0"/>
          <w:iCs w:val="0"/>
          <w:sz w:val="24"/>
          <w:highlight w:val="yellow"/>
        </w:rPr>
        <w:t>7</w:t>
      </w:r>
      <w:r w:rsidRPr="005C451D">
        <w:rPr>
          <w:rFonts w:cs="Arial"/>
          <w:b/>
          <w:bCs/>
          <w:i w:val="0"/>
          <w:iCs w:val="0"/>
          <w:sz w:val="24"/>
          <w:highlight w:val="yellow"/>
        </w:rPr>
        <w:t xml:space="preserve">.1 </w:t>
      </w:r>
      <w:r w:rsidR="00F84D7E" w:rsidRPr="005C451D">
        <w:rPr>
          <w:rFonts w:cs="Arial"/>
          <w:b/>
          <w:bCs/>
          <w:i w:val="0"/>
          <w:iCs w:val="0"/>
          <w:sz w:val="24"/>
          <w:highlight w:val="yellow"/>
        </w:rPr>
        <w:t>Complejidad por capa –</w:t>
      </w:r>
      <w:r w:rsidR="00F84D7E" w:rsidRPr="005C451D">
        <w:rPr>
          <w:rFonts w:cs="Arial"/>
          <w:b/>
          <w:bCs/>
          <w:i w:val="0"/>
          <w:iCs w:val="0"/>
          <w:sz w:val="24"/>
        </w:rPr>
        <w:t xml:space="preserve"> </w:t>
      </w:r>
    </w:p>
    <w:p w14:paraId="4E33A897" w14:textId="4344A7D5" w:rsidR="00F84D7E" w:rsidRDefault="00F84D7E" w:rsidP="00610C87">
      <w:r>
        <w:t>cuanto trabajo (</w:t>
      </w:r>
      <w:r w:rsidR="000D2044">
        <w:t>cuantas</w:t>
      </w:r>
      <w:r>
        <w:t xml:space="preserve"> operaciones) hace </w:t>
      </w:r>
      <w:r>
        <w:rPr>
          <w:b/>
          <w:bCs/>
        </w:rPr>
        <w:t xml:space="preserve">una sola capa </w:t>
      </w:r>
      <w:r>
        <w:t xml:space="preserve">para procesar toda la secuencia, en función de n (cantidad de tokens), y </w:t>
      </w:r>
      <w:r w:rsidR="00B1340D">
        <w:t xml:space="preserve">d </w:t>
      </w:r>
      <w:r w:rsidR="0079759E">
        <w:t>(tam</w:t>
      </w:r>
      <w:r w:rsidR="000D2044">
        <w:t>año</w:t>
      </w:r>
      <w:r w:rsidR="004E5F8F">
        <w:t xml:space="preserve"> del vector, 512 en nuestro caso). Es el costo total de </w:t>
      </w:r>
      <w:r w:rsidR="000A0BA3">
        <w:t>cómputo</w:t>
      </w:r>
      <w:r w:rsidR="004E5F8F">
        <w:t>, sumando todo lo que se cal</w:t>
      </w:r>
      <w:r w:rsidR="003C231B">
        <w:t>cula, aunque se haga en paralelo.</w:t>
      </w:r>
    </w:p>
    <w:tbl>
      <w:tblPr>
        <w:tblStyle w:val="Tablaconcuadrcula"/>
        <w:tblW w:w="0" w:type="auto"/>
        <w:tblLook w:val="04A0" w:firstRow="1" w:lastRow="0" w:firstColumn="1" w:lastColumn="0" w:noHBand="0" w:noVBand="1"/>
      </w:tblPr>
      <w:tblGrid>
        <w:gridCol w:w="10790"/>
      </w:tblGrid>
      <w:tr w:rsidR="003C3AE6" w14:paraId="644352B0" w14:textId="77777777" w:rsidTr="003C3AE6">
        <w:tc>
          <w:tcPr>
            <w:tcW w:w="10790" w:type="dxa"/>
          </w:tcPr>
          <w:p w14:paraId="0954D5AE" w14:textId="7015E524" w:rsidR="003C3AE6" w:rsidRPr="000B7691" w:rsidRDefault="000B7691" w:rsidP="00610C87">
            <w:pPr>
              <w:rPr>
                <w:rFonts w:eastAsiaTheme="minorEastAsia"/>
                <w:b/>
                <w:bCs/>
                <w:sz w:val="24"/>
                <w:szCs w:val="28"/>
              </w:rPr>
            </w:pPr>
            <w:r w:rsidRPr="000B7691">
              <w:rPr>
                <w:b/>
                <w:bCs/>
                <w:sz w:val="24"/>
                <w:szCs w:val="28"/>
              </w:rPr>
              <w:t xml:space="preserve">Complejidad </w:t>
            </w:r>
            <w:proofErr w:type="gramStart"/>
            <w:r w:rsidRPr="000B7691">
              <w:rPr>
                <w:b/>
                <w:bCs/>
                <w:sz w:val="24"/>
                <w:szCs w:val="28"/>
              </w:rPr>
              <w:t>pro capa</w:t>
            </w:r>
            <w:proofErr w:type="gramEnd"/>
            <w:r w:rsidRPr="000B7691">
              <w:rPr>
                <w:b/>
                <w:bCs/>
                <w:sz w:val="24"/>
                <w:szCs w:val="28"/>
              </w:rPr>
              <w:t xml:space="preserve">: </w:t>
            </w:r>
            <m:oMath>
              <m:r>
                <w:rPr>
                  <w:rFonts w:ascii="Cambria Math" w:hAnsi="Cambria Math"/>
                  <w:sz w:val="24"/>
                  <w:szCs w:val="28"/>
                </w:rPr>
                <m:t>O</m:t>
              </m:r>
              <m:d>
                <m:dPr>
                  <m:ctrlPr>
                    <w:rPr>
                      <w:rFonts w:ascii="Cambria Math" w:hAnsi="Cambria Math"/>
                      <w:sz w:val="24"/>
                      <w:szCs w:val="28"/>
                    </w:rPr>
                  </m:ctrlPr>
                </m:dPr>
                <m:e>
                  <m:sSup>
                    <m:sSupPr>
                      <m:ctrlPr>
                        <w:rPr>
                          <w:rFonts w:ascii="Cambria Math" w:hAnsi="Cambria Math"/>
                          <w:sz w:val="24"/>
                          <w:szCs w:val="28"/>
                        </w:rPr>
                      </m:ctrlPr>
                    </m:sSupPr>
                    <m:e>
                      <m:r>
                        <w:rPr>
                          <w:rFonts w:ascii="Cambria Math" w:hAnsi="Cambria Math"/>
                          <w:sz w:val="24"/>
                          <w:szCs w:val="28"/>
                        </w:rPr>
                        <m:t>n</m:t>
                      </m:r>
                    </m:e>
                    <m:sup>
                      <m:r>
                        <w:rPr>
                          <w:rFonts w:ascii="Cambria Math" w:hAnsi="Cambria Math"/>
                          <w:sz w:val="24"/>
                          <w:szCs w:val="28"/>
                        </w:rPr>
                        <m:t>2</m:t>
                      </m:r>
                    </m:sup>
                  </m:sSup>
                  <m:r>
                    <w:rPr>
                      <w:rFonts w:ascii="Cambria Math" w:hAnsi="Cambria Math"/>
                      <w:sz w:val="24"/>
                      <w:szCs w:val="28"/>
                    </w:rPr>
                    <m:t>⋅d</m:t>
                  </m:r>
                </m:e>
              </m:d>
            </m:oMath>
            <w:r w:rsidRPr="000B7691">
              <w:rPr>
                <w:rFonts w:eastAsiaTheme="minorEastAsia"/>
                <w:sz w:val="24"/>
                <w:szCs w:val="28"/>
              </w:rPr>
              <w:t xml:space="preserve"> </w:t>
            </w:r>
            <w:r w:rsidRPr="000B7691">
              <w:rPr>
                <w:rFonts w:eastAsiaTheme="minorEastAsia"/>
                <w:b/>
                <w:bCs/>
                <w:sz w:val="24"/>
                <w:szCs w:val="28"/>
              </w:rPr>
              <w:t xml:space="preserve">para </w:t>
            </w:r>
            <w:proofErr w:type="spellStart"/>
            <w:r w:rsidRPr="000B7691">
              <w:rPr>
                <w:rFonts w:eastAsiaTheme="minorEastAsia"/>
                <w:b/>
                <w:bCs/>
                <w:sz w:val="24"/>
                <w:szCs w:val="28"/>
              </w:rPr>
              <w:t>self-attention</w:t>
            </w:r>
            <w:proofErr w:type="spellEnd"/>
            <w:r w:rsidRPr="000B7691">
              <w:rPr>
                <w:rFonts w:eastAsiaTheme="minorEastAsia"/>
                <w:b/>
                <w:bCs/>
                <w:sz w:val="24"/>
                <w:szCs w:val="28"/>
              </w:rPr>
              <w:t>.</w:t>
            </w:r>
          </w:p>
          <w:p w14:paraId="2D6B8EEE" w14:textId="28F274BB" w:rsidR="000B7691" w:rsidRDefault="00AB7F83" w:rsidP="00610C87">
            <w:proofErr w:type="spellStart"/>
            <w:r>
              <w:t>Recorda</w:t>
            </w:r>
            <w:proofErr w:type="spellEnd"/>
            <w:r>
              <w:t xml:space="preserve"> el </w:t>
            </w:r>
            <w:proofErr w:type="spellStart"/>
            <w:r>
              <w:t>calculo</w:t>
            </w:r>
            <w:proofErr w:type="spellEnd"/>
            <w:r>
              <w:t xml:space="preserve"> que ya hicimos: cada uno de los 5 tokens compara su </w:t>
            </w:r>
            <w:proofErr w:type="spellStart"/>
            <w:r>
              <w:t>query</w:t>
            </w:r>
            <w:proofErr w:type="spellEnd"/>
            <w:r>
              <w:t xml:space="preserve"> contra los </w:t>
            </w:r>
            <w:proofErr w:type="spellStart"/>
            <w:r>
              <w:t>keys</w:t>
            </w:r>
            <w:proofErr w:type="spellEnd"/>
            <w:r>
              <w:t xml:space="preserve"> de </w:t>
            </w:r>
            <w:r>
              <w:rPr>
                <w:b/>
                <w:bCs/>
              </w:rPr>
              <w:t xml:space="preserve">todos </w:t>
            </w:r>
            <w:r>
              <w:t xml:space="preserve">los demás tokens (incluido el mismo). Eso son 5 x </w:t>
            </w:r>
            <w:r w:rsidR="00624080">
              <w:t xml:space="preserve">5 = 25 comparaciones, cada uno con vectores de d = 512 </w:t>
            </w:r>
            <w:proofErr w:type="spellStart"/>
            <w:r w:rsidR="00624080">
              <w:t>numeros</w:t>
            </w:r>
            <w:proofErr w:type="spellEnd"/>
            <w:r w:rsidR="00624080">
              <w:t>:</w:t>
            </w:r>
          </w:p>
          <w:p w14:paraId="3A9D65EF" w14:textId="4CD6B798" w:rsidR="00624080" w:rsidRDefault="00C95FEA" w:rsidP="00610C87">
            <w:r w:rsidRPr="00C95FEA">
              <w:rPr>
                <w:noProof/>
              </w:rPr>
              <w:drawing>
                <wp:inline distT="0" distB="0" distL="0" distR="0" wp14:anchorId="644E1A68" wp14:editId="00ACC74F">
                  <wp:extent cx="5044877" cy="350550"/>
                  <wp:effectExtent l="19050" t="19050" r="22860" b="11430"/>
                  <wp:docPr id="1254080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80829" name=""/>
                          <pic:cNvPicPr/>
                        </pic:nvPicPr>
                        <pic:blipFill>
                          <a:blip r:embed="rId410"/>
                          <a:stretch>
                            <a:fillRect/>
                          </a:stretch>
                        </pic:blipFill>
                        <pic:spPr>
                          <a:xfrm>
                            <a:off x="0" y="0"/>
                            <a:ext cx="5044877" cy="350550"/>
                          </a:xfrm>
                          <a:prstGeom prst="rect">
                            <a:avLst/>
                          </a:prstGeom>
                          <a:ln w="12700">
                            <a:solidFill>
                              <a:schemeClr val="tx1"/>
                            </a:solidFill>
                          </a:ln>
                        </pic:spPr>
                      </pic:pic>
                    </a:graphicData>
                  </a:graphic>
                </wp:inline>
              </w:drawing>
            </w:r>
          </w:p>
          <w:p w14:paraId="5D6D9B6E" w14:textId="77777777" w:rsidR="00C95FEA" w:rsidRDefault="00C95FEA" w:rsidP="00610C87"/>
          <w:p w14:paraId="6A759E04" w14:textId="77777777" w:rsidR="003C3AE6" w:rsidRDefault="00D808E6" w:rsidP="00610C87">
            <w:pPr>
              <w:rPr>
                <w:rFonts w:eastAsiaTheme="minorEastAsia"/>
              </w:rPr>
            </w:pPr>
            <w:r>
              <w:t xml:space="preserve">Si la oración tuviera 10 tokens en vez de 5, serian </w:t>
            </w:r>
            <m:oMath>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×512=51.200</m:t>
              </m:r>
            </m:oMath>
            <w:r>
              <w:rPr>
                <w:rFonts w:eastAsiaTheme="minorEastAsia"/>
              </w:rPr>
              <w:t xml:space="preserve"> – </w:t>
            </w:r>
            <w:r>
              <w:rPr>
                <w:rFonts w:eastAsiaTheme="minorEastAsia"/>
                <w:b/>
                <w:bCs/>
              </w:rPr>
              <w:t xml:space="preserve">4 veces </w:t>
            </w:r>
            <w:r w:rsidR="003273DE">
              <w:rPr>
                <w:rFonts w:eastAsiaTheme="minorEastAsia"/>
                <w:b/>
                <w:bCs/>
              </w:rPr>
              <w:t>más</w:t>
            </w:r>
            <w:r>
              <w:rPr>
                <w:rFonts w:eastAsiaTheme="minorEastAsia"/>
                <w:b/>
                <w:bCs/>
              </w:rPr>
              <w:t xml:space="preserve">, </w:t>
            </w:r>
            <w:r>
              <w:rPr>
                <w:rFonts w:eastAsiaTheme="minorEastAsia"/>
              </w:rPr>
              <w:t>no el d</w:t>
            </w:r>
            <w:r w:rsidR="001352D9">
              <w:rPr>
                <w:rFonts w:eastAsiaTheme="minorEastAsia"/>
              </w:rPr>
              <w:t xml:space="preserve">oble, porque crece con </w:t>
            </w:r>
            <m:oMath>
              <m:sSup>
                <m:sSupPr>
                  <m:ctrlPr>
                    <w:rPr>
                      <w:rFonts w:ascii="Cambria Math" w:hAnsi="Cambria Math"/>
                    </w:rPr>
                  </m:ctrlPr>
                </m:sSupPr>
                <m:e>
                  <m:r>
                    <w:rPr>
                      <w:rFonts w:ascii="Cambria Math" w:hAnsi="Cambria Math"/>
                    </w:rPr>
                    <m:t>n</m:t>
                  </m:r>
                </m:e>
                <m:sup>
                  <m:r>
                    <w:rPr>
                      <w:rFonts w:ascii="Cambria Math" w:hAnsi="Cambria Math"/>
                    </w:rPr>
                    <m:t>2</m:t>
                  </m:r>
                </m:sup>
              </m:sSup>
            </m:oMath>
            <w:r w:rsidR="00DB4316">
              <w:rPr>
                <w:rFonts w:eastAsiaTheme="minorEastAsia"/>
              </w:rPr>
              <w:t>.</w:t>
            </w:r>
          </w:p>
          <w:p w14:paraId="415B86BF" w14:textId="77777777" w:rsidR="001449CC" w:rsidRDefault="001449CC" w:rsidP="00610C87">
            <w:pPr>
              <w:pBdr>
                <w:bottom w:val="single" w:sz="6" w:space="1" w:color="auto"/>
              </w:pBdr>
              <w:rPr>
                <w:rFonts w:eastAsiaTheme="minorEastAsia"/>
              </w:rPr>
            </w:pPr>
          </w:p>
          <w:p w14:paraId="5612E540" w14:textId="36B31B19" w:rsidR="001449CC" w:rsidRDefault="001449CC" w:rsidP="00610C87">
            <w:pPr>
              <w:rPr>
                <w:rFonts w:eastAsiaTheme="minorEastAsia"/>
              </w:rPr>
            </w:pPr>
            <w:r w:rsidRPr="001449CC">
              <w:rPr>
                <w:rFonts w:eastAsiaTheme="minorEastAsia"/>
                <w:noProof/>
              </w:rPr>
              <w:drawing>
                <wp:inline distT="0" distB="0" distL="0" distR="0" wp14:anchorId="10236BBF" wp14:editId="161F9603">
                  <wp:extent cx="5044877" cy="396274"/>
                  <wp:effectExtent l="19050" t="19050" r="22860" b="22860"/>
                  <wp:docPr id="729317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17978" name=""/>
                          <pic:cNvPicPr/>
                        </pic:nvPicPr>
                        <pic:blipFill>
                          <a:blip r:embed="rId411"/>
                          <a:stretch>
                            <a:fillRect/>
                          </a:stretch>
                        </pic:blipFill>
                        <pic:spPr>
                          <a:xfrm>
                            <a:off x="0" y="0"/>
                            <a:ext cx="5044877" cy="396274"/>
                          </a:xfrm>
                          <a:prstGeom prst="rect">
                            <a:avLst/>
                          </a:prstGeom>
                          <a:ln w="19050">
                            <a:solidFill>
                              <a:schemeClr val="tx1"/>
                            </a:solidFill>
                          </a:ln>
                        </pic:spPr>
                      </pic:pic>
                    </a:graphicData>
                  </a:graphic>
                </wp:inline>
              </w:drawing>
            </w:r>
          </w:p>
          <w:p w14:paraId="7BF5CD68" w14:textId="77777777" w:rsidR="001449CC" w:rsidRDefault="001449CC" w:rsidP="00610C87">
            <w:pPr>
              <w:rPr>
                <w:rFonts w:eastAsiaTheme="minorEastAsia"/>
              </w:rPr>
            </w:pPr>
          </w:p>
          <w:p w14:paraId="33CDF42C" w14:textId="78EB8145" w:rsidR="001449CC" w:rsidRDefault="001449CC" w:rsidP="00610C87">
            <w:pPr>
              <w:rPr>
                <w:rFonts w:eastAsiaTheme="minorEastAsia"/>
              </w:rPr>
            </w:pPr>
            <w:r>
              <w:rPr>
                <w:rFonts w:eastAsiaTheme="minorEastAsia"/>
              </w:rPr>
              <w:t xml:space="preserve">Vamos con </w:t>
            </w:r>
            <m:oMath>
              <m:r>
                <w:rPr>
                  <w:rFonts w:ascii="Cambria Math" w:eastAsiaTheme="minorEastAsia" w:hAnsi="Cambria Math"/>
                </w:rPr>
                <m:t>O</m:t>
              </m:r>
              <m:d>
                <m:dPr>
                  <m:ctrlPr>
                    <w:rPr>
                      <w:rFonts w:ascii="Cambria Math" w:eastAsiaTheme="minorEastAsia" w:hAnsi="Cambria Math"/>
                    </w:rPr>
                  </m:ctrlPr>
                </m:dPr>
                <m:e>
                  <m:r>
                    <w:rPr>
                      <w:rFonts w:ascii="Cambria Math" w:eastAsiaTheme="minorEastAsia" w:hAnsi="Cambria Math"/>
                    </w:rPr>
                    <m:t>n⋅</m:t>
                  </m:r>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2</m:t>
                      </m:r>
                    </m:sup>
                  </m:sSup>
                </m:e>
              </m:d>
            </m:oMath>
            <w:r>
              <w:rPr>
                <w:rFonts w:eastAsiaTheme="minorEastAsia"/>
              </w:rPr>
              <w:t xml:space="preserve"> de la RNN, viendo primero de donde sale cada factor, y después por que en la practica compensa el resultado que viste.</w:t>
            </w:r>
          </w:p>
          <w:p w14:paraId="19E690CF" w14:textId="77777777" w:rsidR="001449CC" w:rsidRDefault="001449CC" w:rsidP="00610C87">
            <w:pPr>
              <w:rPr>
                <w:rFonts w:eastAsiaTheme="minorEastAsia"/>
              </w:rPr>
            </w:pPr>
          </w:p>
          <w:p w14:paraId="70FF945D" w14:textId="26CD6C03" w:rsidR="000034EF" w:rsidRPr="0094709A" w:rsidRDefault="001449CC" w:rsidP="000034EF">
            <w:pPr>
              <w:rPr>
                <w:rFonts w:eastAsiaTheme="minorEastAsia"/>
                <w:b/>
                <w:bCs/>
                <w:sz w:val="28"/>
                <w:szCs w:val="32"/>
              </w:rPr>
            </w:pPr>
            <w:r w:rsidRPr="0094709A">
              <w:rPr>
                <w:rFonts w:eastAsiaTheme="minorEastAsia"/>
                <w:b/>
                <w:bCs/>
                <w:sz w:val="28"/>
                <w:szCs w:val="32"/>
              </w:rPr>
              <w:t xml:space="preserve"> </w:t>
            </w:r>
            <w:r w:rsidR="000034EF" w:rsidRPr="0094709A">
              <w:rPr>
                <w:rFonts w:eastAsiaTheme="minorEastAsia"/>
                <w:b/>
                <w:bCs/>
                <w:sz w:val="28"/>
                <w:szCs w:val="32"/>
                <w:highlight w:val="yellow"/>
              </w:rPr>
              <w:t>De dónde sale cada parte de la fórmula</w:t>
            </w:r>
          </w:p>
          <w:p w14:paraId="3F9A187E" w14:textId="6C8A18B7" w:rsidR="001449CC" w:rsidRDefault="000034EF" w:rsidP="00610C87">
            <w:pPr>
              <w:rPr>
                <w:rFonts w:eastAsiaTheme="minorEastAsia"/>
                <w:i/>
                <w:iCs/>
              </w:rPr>
            </w:pPr>
            <w:r>
              <w:rPr>
                <w:rFonts w:eastAsiaTheme="minorEastAsia"/>
              </w:rPr>
              <w:t xml:space="preserve">Una RNN procesa la oración </w:t>
            </w:r>
            <w:r>
              <w:rPr>
                <w:rFonts w:eastAsiaTheme="minorEastAsia"/>
                <w:b/>
                <w:bCs/>
              </w:rPr>
              <w:t xml:space="preserve">token por token, </w:t>
            </w:r>
            <w:r>
              <w:rPr>
                <w:rFonts w:eastAsiaTheme="minorEastAsia"/>
              </w:rPr>
              <w:t xml:space="preserve">en n pasos (uno por palabra). En </w:t>
            </w:r>
            <w:r>
              <w:rPr>
                <w:rFonts w:eastAsiaTheme="minorEastAsia"/>
                <w:b/>
                <w:bCs/>
              </w:rPr>
              <w:t xml:space="preserve">cada uno </w:t>
            </w:r>
            <w:r>
              <w:rPr>
                <w:rFonts w:eastAsiaTheme="minorEastAsia"/>
              </w:rPr>
              <w:t xml:space="preserve">de esos pasos, hace un </w:t>
            </w:r>
            <w:r w:rsidR="008B720B">
              <w:rPr>
                <w:rFonts w:eastAsiaTheme="minorEastAsia"/>
              </w:rPr>
              <w:t>cálculo</w:t>
            </w:r>
            <w:r>
              <w:rPr>
                <w:rFonts w:eastAsiaTheme="minorEastAsia"/>
              </w:rPr>
              <w:t xml:space="preserve"> interno que combina el </w:t>
            </w:r>
            <w:r w:rsidR="008B720B">
              <w:rPr>
                <w:rFonts w:eastAsiaTheme="minorEastAsia"/>
              </w:rPr>
              <w:t xml:space="preserve">vector del token actual con el “estado oculto” (la memoria acumulada hasta ese momento) – y ese cálculo es una multiplicación de matrices con vectores de tamaño </w:t>
            </w:r>
            <w:r w:rsidR="008B720B">
              <w:rPr>
                <w:rFonts w:eastAsiaTheme="minorEastAsia"/>
                <w:i/>
                <w:iCs/>
              </w:rPr>
              <w:t>d:</w:t>
            </w:r>
          </w:p>
          <w:p w14:paraId="47221FB5" w14:textId="28FAF448" w:rsidR="008B720B" w:rsidRDefault="00A83E21" w:rsidP="00610C87">
            <w:pPr>
              <w:rPr>
                <w:rFonts w:eastAsiaTheme="minorEastAsia"/>
                <w:i/>
                <w:iCs/>
              </w:rPr>
            </w:pPr>
            <w:r w:rsidRPr="00A83E21">
              <w:rPr>
                <w:rFonts w:eastAsiaTheme="minorEastAsia"/>
                <w:i/>
                <w:iCs/>
                <w:noProof/>
              </w:rPr>
              <w:drawing>
                <wp:inline distT="0" distB="0" distL="0" distR="0" wp14:anchorId="3E7A26BA" wp14:editId="298C7B1B">
                  <wp:extent cx="5806943" cy="441998"/>
                  <wp:effectExtent l="19050" t="19050" r="22860" b="15240"/>
                  <wp:docPr id="1588131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31418" name=""/>
                          <pic:cNvPicPr/>
                        </pic:nvPicPr>
                        <pic:blipFill>
                          <a:blip r:embed="rId412"/>
                          <a:stretch>
                            <a:fillRect/>
                          </a:stretch>
                        </pic:blipFill>
                        <pic:spPr>
                          <a:xfrm>
                            <a:off x="0" y="0"/>
                            <a:ext cx="5806943" cy="441998"/>
                          </a:xfrm>
                          <a:prstGeom prst="rect">
                            <a:avLst/>
                          </a:prstGeom>
                          <a:ln w="12700">
                            <a:solidFill>
                              <a:schemeClr val="tx1"/>
                            </a:solidFill>
                          </a:ln>
                        </pic:spPr>
                      </pic:pic>
                    </a:graphicData>
                  </a:graphic>
                </wp:inline>
              </w:drawing>
            </w:r>
          </w:p>
          <w:p w14:paraId="6A0F2A53" w14:textId="31051640" w:rsidR="00A83E21" w:rsidRDefault="007D4EB1" w:rsidP="00610C87">
            <w:pPr>
              <w:rPr>
                <w:rFonts w:eastAsiaTheme="minorEastAsia"/>
              </w:rPr>
            </w:pPr>
            <w:r>
              <w:rPr>
                <w:rFonts w:eastAsiaTheme="minorEastAsia"/>
              </w:rPr>
              <w:t xml:space="preserve">Esa multiplicación de matriz (d x d) por vector (d) cuesta </w:t>
            </w:r>
            <m:oMath>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2</m:t>
                  </m:r>
                </m:sup>
              </m:sSup>
            </m:oMath>
            <w:r>
              <w:rPr>
                <w:rFonts w:eastAsiaTheme="minorEastAsia"/>
              </w:rPr>
              <w:t xml:space="preserve"> operaciones – es la misma lógica que ya vimos con nuestras matrices </w:t>
            </w:r>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Q</m:t>
                  </m:r>
                </m:sup>
              </m:sSubSup>
            </m:oMath>
            <w:r w:rsidR="00411371">
              <w:rPr>
                <w:rFonts w:eastAsiaTheme="minorEastAsia"/>
              </w:rPr>
              <w:t xml:space="preserve"> de 512 x 64: multiplicar una matriz por un vector cuesta (filas x columnas) operaciones.</w:t>
            </w:r>
          </w:p>
          <w:p w14:paraId="07CB1FC5" w14:textId="457D02E4" w:rsidR="00A83E21" w:rsidRDefault="005211FD" w:rsidP="00610C87">
            <w:pPr>
              <w:rPr>
                <w:rFonts w:eastAsiaTheme="minorEastAsia"/>
              </w:rPr>
            </w:pPr>
            <w:r w:rsidRPr="005211FD">
              <w:rPr>
                <w:rFonts w:eastAsiaTheme="minorEastAsia"/>
                <w:noProof/>
              </w:rPr>
              <w:drawing>
                <wp:inline distT="0" distB="0" distL="0" distR="0" wp14:anchorId="67E4B7C6" wp14:editId="73135982">
                  <wp:extent cx="5380186" cy="548688"/>
                  <wp:effectExtent l="19050" t="19050" r="11430" b="22860"/>
                  <wp:docPr id="307862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62060" name=""/>
                          <pic:cNvPicPr/>
                        </pic:nvPicPr>
                        <pic:blipFill>
                          <a:blip r:embed="rId413"/>
                          <a:stretch>
                            <a:fillRect/>
                          </a:stretch>
                        </pic:blipFill>
                        <pic:spPr>
                          <a:xfrm>
                            <a:off x="0" y="0"/>
                            <a:ext cx="5380186" cy="548688"/>
                          </a:xfrm>
                          <a:prstGeom prst="rect">
                            <a:avLst/>
                          </a:prstGeom>
                          <a:ln w="12700">
                            <a:solidFill>
                              <a:schemeClr val="tx1"/>
                            </a:solidFill>
                          </a:ln>
                        </pic:spPr>
                      </pic:pic>
                    </a:graphicData>
                  </a:graphic>
                </wp:inline>
              </w:drawing>
            </w:r>
          </w:p>
          <w:p w14:paraId="16416BCC" w14:textId="77777777" w:rsidR="005211FD" w:rsidRPr="005211FD" w:rsidRDefault="005211FD" w:rsidP="005211FD">
            <w:pPr>
              <w:rPr>
                <w:rFonts w:eastAsiaTheme="minorEastAsia"/>
                <w:b/>
                <w:bCs/>
                <w:sz w:val="24"/>
                <w:szCs w:val="28"/>
              </w:rPr>
            </w:pPr>
            <w:r w:rsidRPr="005211FD">
              <w:rPr>
                <w:rFonts w:eastAsiaTheme="minorEastAsia"/>
                <w:b/>
                <w:bCs/>
                <w:sz w:val="24"/>
                <w:szCs w:val="28"/>
                <w:highlight w:val="yellow"/>
              </w:rPr>
              <w:t>Con nuestra oración, número por número</w:t>
            </w:r>
          </w:p>
          <w:p w14:paraId="133B25AB" w14:textId="6F9C7C5B" w:rsidR="008B720B" w:rsidRDefault="005211FD" w:rsidP="00610C87">
            <w:pPr>
              <w:rPr>
                <w:rFonts w:eastAsiaTheme="minorEastAsia"/>
              </w:rPr>
            </w:pPr>
            <w:r>
              <w:rPr>
                <w:rFonts w:eastAsiaTheme="minorEastAsia"/>
              </w:rPr>
              <w:t>“</w:t>
            </w:r>
            <w:proofErr w:type="spellStart"/>
            <w:r>
              <w:rPr>
                <w:rFonts w:eastAsiaTheme="minorEastAsia"/>
              </w:rPr>
              <w:t>the</w:t>
            </w:r>
            <w:proofErr w:type="spellEnd"/>
            <w:r>
              <w:rPr>
                <w:rFonts w:eastAsiaTheme="minorEastAsia"/>
              </w:rPr>
              <w:t xml:space="preserve"> </w:t>
            </w:r>
            <w:proofErr w:type="spellStart"/>
            <w:r>
              <w:rPr>
                <w:rFonts w:eastAsiaTheme="minorEastAsia"/>
              </w:rPr>
              <w:t>dog</w:t>
            </w:r>
            <w:proofErr w:type="spellEnd"/>
            <w:r>
              <w:rPr>
                <w:rFonts w:eastAsiaTheme="minorEastAsia"/>
              </w:rPr>
              <w:t xml:space="preserve"> </w:t>
            </w:r>
            <w:proofErr w:type="spellStart"/>
            <w:r>
              <w:rPr>
                <w:rFonts w:eastAsiaTheme="minorEastAsia"/>
              </w:rPr>
              <w:t>eats</w:t>
            </w:r>
            <w:proofErr w:type="spellEnd"/>
            <w:r>
              <w:rPr>
                <w:rFonts w:eastAsiaTheme="minorEastAsia"/>
              </w:rPr>
              <w:t xml:space="preserve"> bread” tiene n = 5 tokens, y d = 512 (el tamaño del vector).</w:t>
            </w:r>
          </w:p>
          <w:p w14:paraId="13CD0132" w14:textId="2CCFE09A" w:rsidR="005211FD" w:rsidRDefault="007F0D98" w:rsidP="00610C87">
            <w:pPr>
              <w:rPr>
                <w:rFonts w:eastAsiaTheme="minorEastAsia"/>
              </w:rPr>
            </w:pPr>
            <w:r w:rsidRPr="007F0D98">
              <w:rPr>
                <w:rFonts w:eastAsiaTheme="minorEastAsia"/>
                <w:noProof/>
              </w:rPr>
              <w:drawing>
                <wp:inline distT="0" distB="0" distL="0" distR="0" wp14:anchorId="3DE82FF7" wp14:editId="20DF49C3">
                  <wp:extent cx="6416596" cy="2034716"/>
                  <wp:effectExtent l="19050" t="19050" r="22860" b="22860"/>
                  <wp:docPr id="159324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4166" name=""/>
                          <pic:cNvPicPr/>
                        </pic:nvPicPr>
                        <pic:blipFill>
                          <a:blip r:embed="rId414"/>
                          <a:stretch>
                            <a:fillRect/>
                          </a:stretch>
                        </pic:blipFill>
                        <pic:spPr>
                          <a:xfrm>
                            <a:off x="0" y="0"/>
                            <a:ext cx="6416596" cy="2034716"/>
                          </a:xfrm>
                          <a:prstGeom prst="rect">
                            <a:avLst/>
                          </a:prstGeom>
                          <a:ln w="19050">
                            <a:solidFill>
                              <a:schemeClr val="tx1"/>
                            </a:solidFill>
                          </a:ln>
                        </pic:spPr>
                      </pic:pic>
                    </a:graphicData>
                  </a:graphic>
                </wp:inline>
              </w:drawing>
            </w:r>
          </w:p>
          <w:p w14:paraId="1C164C43" w14:textId="64E484D9" w:rsidR="007F0D98" w:rsidRDefault="007F0D98" w:rsidP="00610C87">
            <w:pPr>
              <w:rPr>
                <w:rFonts w:eastAsiaTheme="minorEastAsia"/>
              </w:rPr>
            </w:pPr>
            <w:r>
              <w:rPr>
                <w:rFonts w:eastAsiaTheme="minorEastAsia"/>
              </w:rPr>
              <w:t xml:space="preserve">Eso coincide exactamente con el </w:t>
            </w:r>
            <w:proofErr w:type="spellStart"/>
            <w:r>
              <w:rPr>
                <w:rFonts w:eastAsiaTheme="minorEastAsia"/>
              </w:rPr>
              <w:t>numero</w:t>
            </w:r>
            <w:proofErr w:type="spellEnd"/>
            <w:r>
              <w:rPr>
                <w:rFonts w:eastAsiaTheme="minorEastAsia"/>
              </w:rPr>
              <w:t xml:space="preserve"> que ya calculamos antes: </w:t>
            </w:r>
            <m:oMath>
              <m:r>
                <w:rPr>
                  <w:rFonts w:ascii="Cambria Math" w:eastAsiaTheme="minorEastAsia" w:hAnsi="Cambria Math"/>
                </w:rPr>
                <m:t>5×</m:t>
              </m:r>
              <m:sSup>
                <m:sSupPr>
                  <m:ctrlPr>
                    <w:rPr>
                      <w:rFonts w:ascii="Cambria Math" w:eastAsiaTheme="minorEastAsia" w:hAnsi="Cambria Math"/>
                    </w:rPr>
                  </m:ctrlPr>
                </m:sSupPr>
                <m:e>
                  <m:r>
                    <w:rPr>
                      <w:rFonts w:ascii="Cambria Math" w:eastAsiaTheme="minorEastAsia" w:hAnsi="Cambria Math"/>
                    </w:rPr>
                    <m:t>512</m:t>
                  </m:r>
                </m:e>
                <m:sup>
                  <m:r>
                    <w:rPr>
                      <w:rFonts w:ascii="Cambria Math" w:eastAsiaTheme="minorEastAsia" w:hAnsi="Cambria Math"/>
                    </w:rPr>
                    <m:t>2</m:t>
                  </m:r>
                </m:sup>
              </m:sSup>
              <m:r>
                <w:rPr>
                  <w:rFonts w:ascii="Cambria Math" w:eastAsiaTheme="minorEastAsia" w:hAnsi="Cambria Math"/>
                </w:rPr>
                <m:t>=1.310.720</m:t>
              </m:r>
            </m:oMath>
          </w:p>
          <w:p w14:paraId="16A78D6A" w14:textId="77777777" w:rsidR="005211FD" w:rsidRDefault="005211FD" w:rsidP="00610C87">
            <w:pPr>
              <w:rPr>
                <w:rFonts w:eastAsiaTheme="minorEastAsia"/>
              </w:rPr>
            </w:pPr>
          </w:p>
          <w:p w14:paraId="1CF6553B" w14:textId="77777777" w:rsidR="006C64F3" w:rsidRPr="006C64F3" w:rsidRDefault="006C64F3" w:rsidP="006C64F3">
            <w:pPr>
              <w:rPr>
                <w:rFonts w:eastAsiaTheme="minorEastAsia"/>
                <w:b/>
                <w:bCs/>
                <w:sz w:val="24"/>
                <w:szCs w:val="28"/>
              </w:rPr>
            </w:pPr>
            <w:r w:rsidRPr="006C64F3">
              <w:rPr>
                <w:rFonts w:eastAsiaTheme="minorEastAsia"/>
                <w:b/>
                <w:bCs/>
                <w:sz w:val="24"/>
                <w:szCs w:val="28"/>
                <w:highlight w:val="yellow"/>
              </w:rPr>
              <w:t>Por qué esto "compensa" comparado con Self-</w:t>
            </w:r>
            <w:proofErr w:type="spellStart"/>
            <w:r w:rsidRPr="006C64F3">
              <w:rPr>
                <w:rFonts w:eastAsiaTheme="minorEastAsia"/>
                <w:b/>
                <w:bCs/>
                <w:sz w:val="24"/>
                <w:szCs w:val="28"/>
                <w:highlight w:val="yellow"/>
              </w:rPr>
              <w:t>Attention</w:t>
            </w:r>
            <w:proofErr w:type="spellEnd"/>
          </w:p>
          <w:p w14:paraId="0A92329C" w14:textId="77777777" w:rsidR="006C64F3" w:rsidRPr="006C64F3" w:rsidRDefault="006C64F3" w:rsidP="006C64F3">
            <w:pPr>
              <w:rPr>
                <w:rFonts w:eastAsiaTheme="minorEastAsia"/>
              </w:rPr>
            </w:pPr>
            <w:proofErr w:type="spellStart"/>
            <w:r w:rsidRPr="006C64F3">
              <w:rPr>
                <w:rFonts w:eastAsiaTheme="minorEastAsia"/>
              </w:rPr>
              <w:lastRenderedPageBreak/>
              <w:t>Recordá</w:t>
            </w:r>
            <w:proofErr w:type="spellEnd"/>
            <w:r w:rsidRPr="006C64F3">
              <w:rPr>
                <w:rFonts w:eastAsiaTheme="minorEastAsia"/>
              </w:rPr>
              <w:t xml:space="preserve"> los dos números que ya vimos, lado a lado:</w:t>
            </w:r>
          </w:p>
          <w:p w14:paraId="5322F17F" w14:textId="623C5AA2" w:rsidR="006C64F3" w:rsidRDefault="006C64F3" w:rsidP="00610C87">
            <w:pPr>
              <w:rPr>
                <w:rFonts w:eastAsiaTheme="minorEastAsia"/>
              </w:rPr>
            </w:pPr>
            <w:r w:rsidRPr="006C64F3">
              <w:rPr>
                <w:rFonts w:eastAsiaTheme="minorEastAsia"/>
                <w:noProof/>
              </w:rPr>
              <w:drawing>
                <wp:inline distT="0" distB="0" distL="0" distR="0" wp14:anchorId="406DE772" wp14:editId="558566D2">
                  <wp:extent cx="6363251" cy="1143099"/>
                  <wp:effectExtent l="19050" t="19050" r="19050" b="19050"/>
                  <wp:docPr id="554624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24963" name=""/>
                          <pic:cNvPicPr/>
                        </pic:nvPicPr>
                        <pic:blipFill>
                          <a:blip r:embed="rId415"/>
                          <a:stretch>
                            <a:fillRect/>
                          </a:stretch>
                        </pic:blipFill>
                        <pic:spPr>
                          <a:xfrm>
                            <a:off x="0" y="0"/>
                            <a:ext cx="6363251" cy="1143099"/>
                          </a:xfrm>
                          <a:prstGeom prst="rect">
                            <a:avLst/>
                          </a:prstGeom>
                          <a:ln w="12700">
                            <a:solidFill>
                              <a:schemeClr val="tx1"/>
                            </a:solidFill>
                          </a:ln>
                        </pic:spPr>
                      </pic:pic>
                    </a:graphicData>
                  </a:graphic>
                </wp:inline>
              </w:drawing>
            </w:r>
          </w:p>
          <w:p w14:paraId="6A626939" w14:textId="77777777" w:rsidR="006C64F3" w:rsidRDefault="006C64F3" w:rsidP="00610C87">
            <w:pPr>
              <w:rPr>
                <w:rFonts w:eastAsiaTheme="minorEastAsia"/>
              </w:rPr>
            </w:pPr>
          </w:p>
          <w:p w14:paraId="427B42AA" w14:textId="37E82AC2" w:rsidR="00BC0E1E" w:rsidRDefault="00BC0E1E" w:rsidP="00610C87">
            <w:pPr>
              <w:rPr>
                <w:rFonts w:eastAsiaTheme="minorEastAsia"/>
              </w:rPr>
            </w:pPr>
            <w:r w:rsidRPr="00BC0E1E">
              <w:rPr>
                <w:rFonts w:eastAsiaTheme="minorEastAsia"/>
              </w:rPr>
              <w:t xml:space="preserve">Con estos números concretos, </w:t>
            </w:r>
            <w:r w:rsidRPr="00BC0E1E">
              <w:rPr>
                <w:rFonts w:eastAsiaTheme="minorEastAsia"/>
                <w:b/>
                <w:bCs/>
              </w:rPr>
              <w:t>Self-</w:t>
            </w:r>
            <w:proofErr w:type="spellStart"/>
            <w:r w:rsidRPr="00BC0E1E">
              <w:rPr>
                <w:rFonts w:eastAsiaTheme="minorEastAsia"/>
                <w:b/>
                <w:bCs/>
              </w:rPr>
              <w:t>Attention</w:t>
            </w:r>
            <w:proofErr w:type="spellEnd"/>
            <w:r w:rsidRPr="00BC0E1E">
              <w:rPr>
                <w:rFonts w:eastAsiaTheme="minorEastAsia"/>
                <w:b/>
                <w:bCs/>
              </w:rPr>
              <w:t xml:space="preserve"> es mucho más barata</w:t>
            </w:r>
            <w:r w:rsidRPr="00BC0E1E">
              <w:rPr>
                <w:rFonts w:eastAsiaTheme="minorEastAsia"/>
              </w:rPr>
              <w:t xml:space="preserve"> en operaciones totales</w:t>
            </w:r>
            <w:r>
              <w:rPr>
                <w:rFonts w:eastAsiaTheme="minorEastAsia"/>
              </w:rPr>
              <w:t xml:space="preserve"> – 100 veces menos. Esto pasa porque d = 512 es un numero mucho </w:t>
            </w:r>
            <w:proofErr w:type="spellStart"/>
            <w:r>
              <w:rPr>
                <w:rFonts w:eastAsiaTheme="minorEastAsia"/>
              </w:rPr>
              <w:t>mas</w:t>
            </w:r>
            <w:proofErr w:type="spellEnd"/>
            <w:r>
              <w:rPr>
                <w:rFonts w:eastAsiaTheme="minorEastAsia"/>
              </w:rPr>
              <w:t xml:space="preserve"> grande que n = 5, y en la </w:t>
            </w:r>
            <w:proofErr w:type="spellStart"/>
            <w:r>
              <w:rPr>
                <w:rFonts w:eastAsiaTheme="minorEastAsia"/>
              </w:rPr>
              <w:t>formula</w:t>
            </w:r>
            <w:proofErr w:type="spellEnd"/>
            <w:r>
              <w:rPr>
                <w:rFonts w:eastAsiaTheme="minorEastAsia"/>
              </w:rPr>
              <w:t xml:space="preserve"> de la RNN ese </w:t>
            </w:r>
            <w:r>
              <w:rPr>
                <w:rFonts w:eastAsiaTheme="minorEastAsia"/>
                <w:i/>
                <w:iCs/>
              </w:rPr>
              <w:t xml:space="preserve">d </w:t>
            </w:r>
            <w:r>
              <w:rPr>
                <w:rFonts w:eastAsiaTheme="minorEastAsia"/>
              </w:rPr>
              <w:t xml:space="preserve">esta </w:t>
            </w:r>
            <w:r>
              <w:rPr>
                <w:rFonts w:eastAsiaTheme="minorEastAsia"/>
                <w:b/>
                <w:bCs/>
              </w:rPr>
              <w:t xml:space="preserve">elevado al cuadrado </w:t>
            </w:r>
            <w:r>
              <w:rPr>
                <w:rFonts w:eastAsiaTheme="minorEastAsia"/>
              </w:rPr>
              <w:t>(</w:t>
            </w:r>
            <m:oMath>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2</m:t>
                  </m:r>
                </m:sup>
              </m:sSup>
            </m:oMath>
            <w:r w:rsidR="00867F09">
              <w:rPr>
                <w:rFonts w:eastAsiaTheme="minorEastAsia"/>
              </w:rPr>
              <w:t>), mientras que en Self-Attention el que esta al cuadrado es n (el mas chico de los dos).</w:t>
            </w:r>
          </w:p>
          <w:p w14:paraId="538CF7C5" w14:textId="77777777" w:rsidR="00867F09" w:rsidRDefault="00867F09" w:rsidP="00610C87">
            <w:pPr>
              <w:rPr>
                <w:rFonts w:eastAsiaTheme="minorEastAsia"/>
              </w:rPr>
            </w:pPr>
          </w:p>
          <w:p w14:paraId="1E38D0D3" w14:textId="77777777" w:rsidR="003642A4" w:rsidRPr="00912C04" w:rsidRDefault="003642A4" w:rsidP="003642A4">
            <w:pPr>
              <w:rPr>
                <w:rFonts w:eastAsiaTheme="minorEastAsia"/>
                <w:b/>
                <w:bCs/>
                <w:sz w:val="24"/>
                <w:szCs w:val="28"/>
              </w:rPr>
            </w:pPr>
            <w:proofErr w:type="gramStart"/>
            <w:r w:rsidRPr="00912C04">
              <w:rPr>
                <w:rFonts w:eastAsiaTheme="minorEastAsia"/>
                <w:b/>
                <w:bCs/>
                <w:sz w:val="24"/>
                <w:szCs w:val="28"/>
                <w:highlight w:val="yellow"/>
              </w:rPr>
              <w:t>Cuándo</w:t>
            </w:r>
            <w:proofErr w:type="gramEnd"/>
            <w:r w:rsidRPr="00912C04">
              <w:rPr>
                <w:rFonts w:eastAsiaTheme="minorEastAsia"/>
                <w:b/>
                <w:bCs/>
                <w:sz w:val="24"/>
                <w:szCs w:val="28"/>
                <w:highlight w:val="yellow"/>
              </w:rPr>
              <w:t xml:space="preserve"> se invertiría la comparación</w:t>
            </w:r>
          </w:p>
          <w:p w14:paraId="7A44BC2F" w14:textId="08935D09" w:rsidR="006C64F3" w:rsidRDefault="00912C04" w:rsidP="00610C87">
            <w:pPr>
              <w:rPr>
                <w:rFonts w:eastAsiaTheme="minorEastAsia"/>
              </w:rPr>
            </w:pPr>
            <w:r>
              <w:rPr>
                <w:rFonts w:eastAsiaTheme="minorEastAsia"/>
              </w:rPr>
              <w:t xml:space="preserve">Si la operación fuera muchísimo </w:t>
            </w:r>
            <w:proofErr w:type="spellStart"/>
            <w:r>
              <w:rPr>
                <w:rFonts w:eastAsiaTheme="minorEastAsia"/>
              </w:rPr>
              <w:t>mas</w:t>
            </w:r>
            <w:proofErr w:type="spellEnd"/>
            <w:r>
              <w:rPr>
                <w:rFonts w:eastAsiaTheme="minorEastAsia"/>
              </w:rPr>
              <w:t xml:space="preserve"> larga que d – por ejemplo, n = 10.000 tokens con el mismo d = 512 – ahí si Self-</w:t>
            </w:r>
            <w:proofErr w:type="spellStart"/>
            <w:r>
              <w:rPr>
                <w:rFonts w:eastAsiaTheme="minorEastAsia"/>
              </w:rPr>
              <w:t>Attention</w:t>
            </w:r>
            <w:proofErr w:type="spellEnd"/>
            <w:r>
              <w:rPr>
                <w:rFonts w:eastAsiaTheme="minorEastAsia"/>
              </w:rPr>
              <w:t xml:space="preserve"> (</w:t>
            </w:r>
            <m:oMath>
              <m:sSup>
                <m:sSupPr>
                  <m:ctrlPr>
                    <w:rPr>
                      <w:rFonts w:ascii="Cambria Math" w:eastAsiaTheme="minorEastAsia" w:hAnsi="Cambria Math"/>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⋅d</m:t>
              </m:r>
            </m:oMath>
            <w:r w:rsidR="00294608">
              <w:rPr>
                <w:rFonts w:eastAsiaTheme="minorEastAsia"/>
              </w:rPr>
              <w:t>) empezaría a ser mas cara que la RNN (</w:t>
            </w:r>
            <m:oMath>
              <m:r>
                <w:rPr>
                  <w:rFonts w:ascii="Cambria Math" w:eastAsiaTheme="minorEastAsia" w:hAnsi="Cambria Math"/>
                </w:rPr>
                <m:t>n⋅</m:t>
              </m:r>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2</m:t>
                  </m:r>
                </m:sup>
              </m:sSup>
            </m:oMath>
            <w:r w:rsidR="0003029E">
              <w:rPr>
                <w:rFonts w:eastAsiaTheme="minorEastAsia"/>
              </w:rPr>
              <w:t xml:space="preserve">), porque el </w:t>
            </w:r>
            <m:oMath>
              <m:sSup>
                <m:sSupPr>
                  <m:ctrlPr>
                    <w:rPr>
                      <w:rFonts w:ascii="Cambria Math" w:eastAsiaTheme="minorEastAsia" w:hAnsi="Cambria Math"/>
                    </w:rPr>
                  </m:ctrlPr>
                </m:sSupPr>
                <m:e>
                  <m:r>
                    <w:rPr>
                      <w:rFonts w:ascii="Cambria Math" w:eastAsiaTheme="minorEastAsia" w:hAnsi="Cambria Math"/>
                    </w:rPr>
                    <m:t>n</m:t>
                  </m:r>
                </m:e>
                <m:sup>
                  <m:r>
                    <w:rPr>
                      <w:rFonts w:ascii="Cambria Math" w:eastAsiaTheme="minorEastAsia" w:hAnsi="Cambria Math"/>
                    </w:rPr>
                    <m:t>2</m:t>
                  </m:r>
                </m:sup>
              </m:sSup>
            </m:oMath>
            <w:r w:rsidR="0003029E">
              <w:rPr>
                <w:rFonts w:eastAsiaTheme="minorEastAsia"/>
              </w:rPr>
              <w:t xml:space="preserve"> ya crecería mas rápido que el </w:t>
            </w:r>
            <m:oMath>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2</m:t>
                  </m:r>
                </m:sup>
              </m:sSup>
            </m:oMath>
            <w:r w:rsidR="0003029E">
              <w:rPr>
                <w:rFonts w:eastAsiaTheme="minorEastAsia"/>
              </w:rPr>
              <w:t>fijo:</w:t>
            </w:r>
          </w:p>
          <w:p w14:paraId="70B3632F" w14:textId="77777777" w:rsidR="0003029E" w:rsidRDefault="0003029E" w:rsidP="00610C87">
            <w:pPr>
              <w:rPr>
                <w:rFonts w:eastAsiaTheme="minorEastAsia"/>
              </w:rPr>
            </w:pPr>
          </w:p>
          <w:p w14:paraId="32D7A7A6" w14:textId="2B23299E" w:rsidR="0003029E" w:rsidRDefault="00327BE5" w:rsidP="00610C87">
            <w:pPr>
              <w:rPr>
                <w:rFonts w:eastAsiaTheme="minorEastAsia"/>
              </w:rPr>
            </w:pPr>
            <w:r w:rsidRPr="00327BE5">
              <w:rPr>
                <w:rFonts w:eastAsiaTheme="minorEastAsia"/>
                <w:noProof/>
              </w:rPr>
              <w:drawing>
                <wp:inline distT="0" distB="0" distL="0" distR="0" wp14:anchorId="7F004D10" wp14:editId="574E6563">
                  <wp:extent cx="6401355" cy="762066"/>
                  <wp:effectExtent l="19050" t="19050" r="19050" b="19050"/>
                  <wp:docPr id="347419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19910" name=""/>
                          <pic:cNvPicPr/>
                        </pic:nvPicPr>
                        <pic:blipFill>
                          <a:blip r:embed="rId416"/>
                          <a:stretch>
                            <a:fillRect/>
                          </a:stretch>
                        </pic:blipFill>
                        <pic:spPr>
                          <a:xfrm>
                            <a:off x="0" y="0"/>
                            <a:ext cx="6401355" cy="762066"/>
                          </a:xfrm>
                          <a:prstGeom prst="rect">
                            <a:avLst/>
                          </a:prstGeom>
                          <a:ln w="12700">
                            <a:solidFill>
                              <a:schemeClr val="tx1"/>
                            </a:solidFill>
                          </a:ln>
                        </pic:spPr>
                      </pic:pic>
                    </a:graphicData>
                  </a:graphic>
                </wp:inline>
              </w:drawing>
            </w:r>
          </w:p>
          <w:p w14:paraId="5CC1FD6C" w14:textId="1B9DB739" w:rsidR="00327BE5" w:rsidRDefault="00327BE5" w:rsidP="00610C87">
            <w:pPr>
              <w:rPr>
                <w:rFonts w:eastAsiaTheme="minorEastAsia"/>
              </w:rPr>
            </w:pPr>
            <w:proofErr w:type="spellStart"/>
            <w:r>
              <w:rPr>
                <w:rFonts w:eastAsiaTheme="minorEastAsia"/>
              </w:rPr>
              <w:t>Aca</w:t>
            </w:r>
            <w:proofErr w:type="spellEnd"/>
            <w:r>
              <w:rPr>
                <w:rFonts w:eastAsiaTheme="minorEastAsia"/>
              </w:rPr>
              <w:t xml:space="preserve"> la RNN seria -20 veces </w:t>
            </w:r>
            <w:proofErr w:type="spellStart"/>
            <w:r>
              <w:rPr>
                <w:rFonts w:eastAsiaTheme="minorEastAsia"/>
              </w:rPr>
              <w:t>mas</w:t>
            </w:r>
            <w:proofErr w:type="spellEnd"/>
            <w:r>
              <w:rPr>
                <w:rFonts w:eastAsiaTheme="minorEastAsia"/>
              </w:rPr>
              <w:t xml:space="preserve"> barata. Es exactamente lo que menciona el fragmento que </w:t>
            </w:r>
            <w:proofErr w:type="spellStart"/>
            <w:r>
              <w:rPr>
                <w:rFonts w:eastAsiaTheme="minorEastAsia"/>
              </w:rPr>
              <w:t>cistaste</w:t>
            </w:r>
            <w:proofErr w:type="spellEnd"/>
            <w:r>
              <w:rPr>
                <w:rFonts w:eastAsiaTheme="minorEastAsia"/>
              </w:rPr>
              <w:t>: Self-</w:t>
            </w:r>
            <w:proofErr w:type="spellStart"/>
            <w:r>
              <w:rPr>
                <w:rFonts w:eastAsiaTheme="minorEastAsia"/>
              </w:rPr>
              <w:t>Attention</w:t>
            </w:r>
            <w:proofErr w:type="spellEnd"/>
            <w:r>
              <w:rPr>
                <w:rFonts w:eastAsiaTheme="minorEastAsia"/>
              </w:rPr>
              <w:t xml:space="preserve"> es peor cuando n es enorme, pero mejor cuando d es el que domina – que es el caso típico en traducción, donde las oraciones (los n) suelen ser mucho </w:t>
            </w:r>
            <w:proofErr w:type="spellStart"/>
            <w:r>
              <w:rPr>
                <w:rFonts w:eastAsiaTheme="minorEastAsia"/>
              </w:rPr>
              <w:t>mas</w:t>
            </w:r>
            <w:proofErr w:type="spellEnd"/>
            <w:r>
              <w:rPr>
                <w:rFonts w:eastAsiaTheme="minorEastAsia"/>
              </w:rPr>
              <w:t xml:space="preserve"> cortas que el tamaño del vector interno del modelo (d = 512 o </w:t>
            </w:r>
            <w:proofErr w:type="spellStart"/>
            <w:r>
              <w:rPr>
                <w:rFonts w:eastAsiaTheme="minorEastAsia"/>
              </w:rPr>
              <w:t>mas</w:t>
            </w:r>
            <w:proofErr w:type="spellEnd"/>
            <w:r>
              <w:rPr>
                <w:rFonts w:eastAsiaTheme="minorEastAsia"/>
              </w:rPr>
              <w:t>).</w:t>
            </w:r>
          </w:p>
          <w:p w14:paraId="4C702912" w14:textId="77777777" w:rsidR="0003029E" w:rsidRDefault="0003029E" w:rsidP="00610C87">
            <w:pPr>
              <w:rPr>
                <w:rFonts w:eastAsiaTheme="minorEastAsia"/>
              </w:rPr>
            </w:pPr>
          </w:p>
          <w:p w14:paraId="7C74D1E3" w14:textId="29AB6FB4" w:rsidR="00F53FB9" w:rsidRPr="00F53FB9" w:rsidRDefault="00F53FB9" w:rsidP="00610C87">
            <w:pPr>
              <w:rPr>
                <w:rFonts w:eastAsiaTheme="minorEastAsia"/>
                <w:b/>
                <w:bCs/>
                <w:sz w:val="32"/>
                <w:szCs w:val="36"/>
              </w:rPr>
            </w:pPr>
            <w:r w:rsidRPr="00F53FB9">
              <w:rPr>
                <w:rFonts w:eastAsiaTheme="minorEastAsia"/>
                <w:b/>
                <w:bCs/>
                <w:sz w:val="32"/>
                <w:szCs w:val="36"/>
                <w:highlight w:val="yellow"/>
              </w:rPr>
              <w:t>Se infiere que la d tiene que ser mayor que la entrada para mayor contexto en significado de cada palabra individual</w:t>
            </w:r>
          </w:p>
          <w:p w14:paraId="7ABD1EFE" w14:textId="77777777" w:rsidR="00F53FB9" w:rsidRDefault="00F53FB9" w:rsidP="00610C87">
            <w:pPr>
              <w:rPr>
                <w:rFonts w:eastAsiaTheme="minorEastAsia"/>
              </w:rPr>
            </w:pPr>
          </w:p>
          <w:p w14:paraId="6E0AF662" w14:textId="50ABB392" w:rsidR="00F53FB9" w:rsidRPr="00F53FB9" w:rsidRDefault="00F53FB9" w:rsidP="00610C87">
            <w:pPr>
              <w:rPr>
                <w:rFonts w:eastAsiaTheme="minorEastAsia"/>
                <w:b/>
                <w:bCs/>
                <w:sz w:val="24"/>
                <w:szCs w:val="28"/>
              </w:rPr>
            </w:pPr>
            <w:r w:rsidRPr="00F53FB9">
              <w:rPr>
                <w:rFonts w:eastAsiaTheme="minorEastAsia"/>
                <w:b/>
                <w:bCs/>
                <w:sz w:val="24"/>
                <w:szCs w:val="28"/>
                <w:highlight w:val="yellow"/>
              </w:rPr>
              <w:t>Resumen</w:t>
            </w:r>
          </w:p>
          <w:p w14:paraId="6530AA7F" w14:textId="149F2B24" w:rsidR="005211FD" w:rsidRPr="005211FD" w:rsidRDefault="00F53FB9" w:rsidP="00610C87">
            <w:pPr>
              <w:rPr>
                <w:rFonts w:eastAsiaTheme="minorEastAsia"/>
              </w:rPr>
            </w:pPr>
            <m:oMath>
              <m:r>
                <w:rPr>
                  <w:rFonts w:ascii="Cambria Math" w:eastAsiaTheme="minorEastAsia" w:hAnsi="Cambria Math"/>
                </w:rPr>
                <m:t>O</m:t>
              </m:r>
              <m:d>
                <m:dPr>
                  <m:ctrlPr>
                    <w:rPr>
                      <w:rFonts w:ascii="Cambria Math" w:eastAsiaTheme="minorEastAsia" w:hAnsi="Cambria Math"/>
                    </w:rPr>
                  </m:ctrlPr>
                </m:dPr>
                <m:e>
                  <m:r>
                    <w:rPr>
                      <w:rFonts w:ascii="Cambria Math" w:eastAsiaTheme="minorEastAsia" w:hAnsi="Cambria Math"/>
                    </w:rPr>
                    <m:t>n⋅</m:t>
                  </m:r>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2</m:t>
                      </m:r>
                    </m:sup>
                  </m:sSup>
                </m:e>
              </m:d>
            </m:oMath>
            <w:r>
              <w:rPr>
                <w:rFonts w:eastAsiaTheme="minorEastAsia"/>
              </w:rPr>
              <w:t xml:space="preserve"> para la RNN significa: n </w:t>
            </w:r>
            <w:r>
              <w:rPr>
                <w:rFonts w:eastAsiaTheme="minorEastAsia"/>
                <w:b/>
                <w:bCs/>
              </w:rPr>
              <w:t xml:space="preserve">pasos obligatoriamente en fila </w:t>
            </w:r>
            <w:r>
              <w:rPr>
                <w:rFonts w:eastAsiaTheme="minorEastAsia"/>
              </w:rPr>
              <w:t xml:space="preserve">(uno por token), y </w:t>
            </w:r>
            <w:r>
              <w:rPr>
                <w:rFonts w:eastAsiaTheme="minorEastAsia"/>
                <w:b/>
                <w:bCs/>
              </w:rPr>
              <w:t xml:space="preserve">cada paso </w:t>
            </w:r>
            <w:r>
              <w:rPr>
                <w:rFonts w:eastAsiaTheme="minorEastAsia"/>
              </w:rPr>
              <w:t xml:space="preserve">cuesta </w:t>
            </w:r>
            <m:oMath>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2</m:t>
                  </m:r>
                </m:sup>
              </m:sSup>
            </m:oMath>
            <w:r>
              <w:rPr>
                <w:rFonts w:eastAsiaTheme="minorEastAsia"/>
              </w:rPr>
              <w:t>operaciones porque involucra multiplicar una matriz de d x d por un vector – el costo total es el producto de esas dos cosas.</w:t>
            </w:r>
          </w:p>
          <w:p w14:paraId="7EC84671" w14:textId="5F674C44" w:rsidR="008B720B" w:rsidRPr="008B720B" w:rsidRDefault="008B720B" w:rsidP="00610C87">
            <w:pPr>
              <w:rPr>
                <w:rFonts w:eastAsiaTheme="minorEastAsia"/>
              </w:rPr>
            </w:pPr>
          </w:p>
        </w:tc>
      </w:tr>
    </w:tbl>
    <w:p w14:paraId="0997E958" w14:textId="77777777" w:rsidR="003C3AE6" w:rsidRDefault="003C3AE6" w:rsidP="00610C87"/>
    <w:p w14:paraId="01B6BECC" w14:textId="77777777" w:rsidR="00390854" w:rsidRDefault="00390854" w:rsidP="00610C87"/>
    <w:p w14:paraId="6B5BE558" w14:textId="3F7A57BB" w:rsidR="00390854" w:rsidRDefault="00390854">
      <w:r>
        <w:br w:type="page"/>
      </w:r>
    </w:p>
    <w:p w14:paraId="62428BC5" w14:textId="6D68CF82" w:rsidR="005C451D" w:rsidRPr="005C451D" w:rsidRDefault="005C451D" w:rsidP="005C451D">
      <w:pPr>
        <w:pStyle w:val="Ttulo4"/>
        <w:rPr>
          <w:rFonts w:cs="Arial"/>
          <w:b/>
          <w:bCs/>
          <w:i w:val="0"/>
          <w:iCs w:val="0"/>
          <w:sz w:val="24"/>
        </w:rPr>
      </w:pPr>
      <w:r w:rsidRPr="005C451D">
        <w:rPr>
          <w:rFonts w:cs="Arial"/>
          <w:b/>
          <w:bCs/>
          <w:i w:val="0"/>
          <w:iCs w:val="0"/>
          <w:sz w:val="24"/>
          <w:highlight w:val="yellow"/>
        </w:rPr>
        <w:lastRenderedPageBreak/>
        <w:t>1.12.</w:t>
      </w:r>
      <w:r w:rsidR="00390854">
        <w:rPr>
          <w:rFonts w:cs="Arial"/>
          <w:b/>
          <w:bCs/>
          <w:i w:val="0"/>
          <w:iCs w:val="0"/>
          <w:sz w:val="24"/>
          <w:highlight w:val="yellow"/>
        </w:rPr>
        <w:t>7</w:t>
      </w:r>
      <w:r w:rsidRPr="005C451D">
        <w:rPr>
          <w:rFonts w:cs="Arial"/>
          <w:b/>
          <w:bCs/>
          <w:i w:val="0"/>
          <w:iCs w:val="0"/>
          <w:sz w:val="24"/>
          <w:highlight w:val="yellow"/>
        </w:rPr>
        <w:t>.</w:t>
      </w:r>
      <w:r>
        <w:rPr>
          <w:rFonts w:cs="Arial"/>
          <w:b/>
          <w:bCs/>
          <w:i w:val="0"/>
          <w:iCs w:val="0"/>
          <w:sz w:val="24"/>
          <w:highlight w:val="yellow"/>
        </w:rPr>
        <w:t xml:space="preserve">2 Operaciones secuenciales </w:t>
      </w:r>
      <w:r w:rsidRPr="005C451D">
        <w:rPr>
          <w:rFonts w:cs="Arial"/>
          <w:b/>
          <w:bCs/>
          <w:i w:val="0"/>
          <w:iCs w:val="0"/>
          <w:sz w:val="24"/>
          <w:highlight w:val="yellow"/>
        </w:rPr>
        <w:t>–</w:t>
      </w:r>
      <w:r w:rsidRPr="005C451D">
        <w:rPr>
          <w:rFonts w:cs="Arial"/>
          <w:b/>
          <w:bCs/>
          <w:i w:val="0"/>
          <w:iCs w:val="0"/>
          <w:sz w:val="24"/>
        </w:rPr>
        <w:t xml:space="preserve"> </w:t>
      </w:r>
    </w:p>
    <w:p w14:paraId="48A45BFA" w14:textId="19FEFBF5" w:rsidR="006157EC" w:rsidRDefault="003C231B" w:rsidP="00650E95">
      <w:r>
        <w:t xml:space="preserve">cuantos pasos </w:t>
      </w:r>
      <w:r>
        <w:rPr>
          <w:b/>
          <w:bCs/>
        </w:rPr>
        <w:t xml:space="preserve">tienen que hacerse uno detrás de otro, </w:t>
      </w:r>
      <w:r>
        <w:t xml:space="preserve">sin poder paralelizarse, </w:t>
      </w:r>
      <w:r w:rsidR="00D1684A">
        <w:t>porque</w:t>
      </w:r>
      <w:r>
        <w:t xml:space="preserve"> cada uno depende del resultado del anterior.</w:t>
      </w:r>
      <w:r w:rsidR="00D1684A">
        <w:t xml:space="preserve"> Es la </w:t>
      </w:r>
      <w:proofErr w:type="spellStart"/>
      <w:r w:rsidR="00D1684A">
        <w:t>matrice</w:t>
      </w:r>
      <w:proofErr w:type="spellEnd"/>
      <w:r w:rsidR="00D1684A">
        <w:t xml:space="preserve"> de </w:t>
      </w:r>
      <w:r w:rsidR="00D1684A">
        <w:rPr>
          <w:b/>
          <w:bCs/>
        </w:rPr>
        <w:t xml:space="preserve">latencia mínima: </w:t>
      </w:r>
      <w:r w:rsidR="00D1684A">
        <w:t xml:space="preserve">aunque tuvieras infinitas </w:t>
      </w:r>
      <w:proofErr w:type="spellStart"/>
      <w:r w:rsidR="00D1684A">
        <w:t>GPUs</w:t>
      </w:r>
      <w:proofErr w:type="spellEnd"/>
      <w:r w:rsidR="00D1684A">
        <w:t xml:space="preserve">, no podrías bajar de ese </w:t>
      </w:r>
      <w:proofErr w:type="spellStart"/>
      <w:r w:rsidR="00D1684A">
        <w:t>numero</w:t>
      </w:r>
      <w:proofErr w:type="spellEnd"/>
      <w:r w:rsidR="00D1684A">
        <w:t xml:space="preserve"> de pasos.</w:t>
      </w:r>
    </w:p>
    <w:tbl>
      <w:tblPr>
        <w:tblStyle w:val="Tablaconcuadrcula"/>
        <w:tblW w:w="0" w:type="auto"/>
        <w:tblLook w:val="04A0" w:firstRow="1" w:lastRow="0" w:firstColumn="1" w:lastColumn="0" w:noHBand="0" w:noVBand="1"/>
      </w:tblPr>
      <w:tblGrid>
        <w:gridCol w:w="10790"/>
      </w:tblGrid>
      <w:tr w:rsidR="006157EC" w14:paraId="1A5D2665" w14:textId="77777777" w:rsidTr="006157EC">
        <w:tc>
          <w:tcPr>
            <w:tcW w:w="10790" w:type="dxa"/>
          </w:tcPr>
          <w:p w14:paraId="0A4C93B9" w14:textId="05FA5719" w:rsidR="00533C21" w:rsidRPr="007066EB" w:rsidRDefault="00584452" w:rsidP="00650E95">
            <w:pPr>
              <w:rPr>
                <w:b/>
                <w:bCs/>
                <w:sz w:val="24"/>
                <w:szCs w:val="28"/>
              </w:rPr>
            </w:pPr>
            <w:r w:rsidRPr="007066EB">
              <w:rPr>
                <w:rFonts w:eastAsiaTheme="minorEastAsia"/>
                <w:b/>
                <w:bCs/>
                <w:sz w:val="24"/>
                <w:szCs w:val="28"/>
                <w:highlight w:val="yellow"/>
              </w:rPr>
              <w:t xml:space="preserve">Operaciones </w:t>
            </w:r>
            <w:proofErr w:type="spellStart"/>
            <w:r w:rsidRPr="007066EB">
              <w:rPr>
                <w:rFonts w:eastAsiaTheme="minorEastAsia"/>
                <w:b/>
                <w:bCs/>
                <w:sz w:val="24"/>
                <w:szCs w:val="28"/>
                <w:highlight w:val="yellow"/>
              </w:rPr>
              <w:t>secuencailes</w:t>
            </w:r>
            <w:proofErr w:type="spellEnd"/>
            <w:r w:rsidRPr="007066EB">
              <w:rPr>
                <w:rFonts w:eastAsiaTheme="minorEastAsia"/>
                <w:b/>
                <w:bCs/>
                <w:sz w:val="24"/>
                <w:szCs w:val="28"/>
                <w:highlight w:val="yellow"/>
              </w:rPr>
              <w:t xml:space="preserve"> </w:t>
            </w:r>
            <m:oMath>
              <m:r>
                <m:rPr>
                  <m:sty m:val="bi"/>
                </m:rPr>
                <w:rPr>
                  <w:rFonts w:ascii="Cambria Math" w:hAnsi="Cambria Math"/>
                  <w:sz w:val="24"/>
                  <w:szCs w:val="28"/>
                  <w:highlight w:val="yellow"/>
                </w:rPr>
                <m:t>O</m:t>
              </m:r>
              <m:d>
                <m:dPr>
                  <m:ctrlPr>
                    <w:rPr>
                      <w:rFonts w:ascii="Cambria Math" w:hAnsi="Cambria Math"/>
                      <w:b/>
                      <w:bCs/>
                      <w:sz w:val="24"/>
                      <w:szCs w:val="28"/>
                      <w:highlight w:val="yellow"/>
                    </w:rPr>
                  </m:ctrlPr>
                </m:dPr>
                <m:e>
                  <m:r>
                    <m:rPr>
                      <m:sty m:val="bi"/>
                    </m:rPr>
                    <w:rPr>
                      <w:rFonts w:ascii="Cambria Math" w:hAnsi="Cambria Math"/>
                      <w:sz w:val="24"/>
                      <w:szCs w:val="28"/>
                      <w:highlight w:val="yellow"/>
                    </w:rPr>
                    <m:t>1</m:t>
                  </m:r>
                </m:e>
              </m:d>
            </m:oMath>
          </w:p>
          <w:p w14:paraId="79A51969" w14:textId="77777777" w:rsidR="00584452" w:rsidRDefault="00584452" w:rsidP="00650E95">
            <w:pPr>
              <w:rPr>
                <w:b/>
                <w:bCs/>
              </w:rPr>
            </w:pPr>
          </w:p>
          <w:p w14:paraId="37590858" w14:textId="0AC835A2" w:rsidR="00974D8A" w:rsidRDefault="00974D8A" w:rsidP="00650E95">
            <w:r>
              <w:rPr>
                <w:b/>
                <w:bCs/>
              </w:rPr>
              <w:t xml:space="preserve">Con </w:t>
            </w:r>
            <w:proofErr w:type="spellStart"/>
            <w:r>
              <w:rPr>
                <w:b/>
                <w:bCs/>
              </w:rPr>
              <w:t>self-attention</w:t>
            </w:r>
            <w:proofErr w:type="spellEnd"/>
            <w:r>
              <w:rPr>
                <w:b/>
                <w:bCs/>
              </w:rPr>
              <w:t xml:space="preserve"> (nuestro caso): </w:t>
            </w:r>
            <w:r>
              <w:t xml:space="preserve">las 25 comparaciones de arriba se calculan </w:t>
            </w:r>
            <w:r>
              <w:rPr>
                <w:b/>
                <w:bCs/>
              </w:rPr>
              <w:t xml:space="preserve">todas a la vez, </w:t>
            </w:r>
            <w:r>
              <w:t>en paralelo – “</w:t>
            </w:r>
            <w:proofErr w:type="spellStart"/>
            <w:r>
              <w:t>eats</w:t>
            </w:r>
            <w:proofErr w:type="spellEnd"/>
            <w:r>
              <w:t>” comparándose con “</w:t>
            </w:r>
            <w:proofErr w:type="spellStart"/>
            <w:r>
              <w:t>dog</w:t>
            </w:r>
            <w:proofErr w:type="spellEnd"/>
            <w:r>
              <w:t>” no tiene que esperar a que “</w:t>
            </w:r>
            <w:proofErr w:type="spellStart"/>
            <w:r>
              <w:t>dog</w:t>
            </w:r>
            <w:proofErr w:type="spellEnd"/>
            <w:r>
              <w:t xml:space="preserve">” termine de compararse con “The”. Por eso es </w:t>
            </w:r>
            <w:proofErr w:type="gramStart"/>
            <w:r>
              <w:t>O(</w:t>
            </w:r>
            <w:proofErr w:type="gramEnd"/>
            <w:r>
              <w:t xml:space="preserve">1): </w:t>
            </w:r>
            <w:r>
              <w:rPr>
                <w:b/>
                <w:bCs/>
              </w:rPr>
              <w:t xml:space="preserve">1 solo paso, </w:t>
            </w:r>
            <w:r>
              <w:t>sin importar si la oración tiene 5 tokens o 500.</w:t>
            </w:r>
          </w:p>
          <w:p w14:paraId="458F5BD8" w14:textId="77777777" w:rsidR="00974D8A" w:rsidRDefault="00974D8A" w:rsidP="00650E95"/>
          <w:p w14:paraId="50694B0F" w14:textId="2E2BD399" w:rsidR="006157EC" w:rsidRDefault="003F7186" w:rsidP="00650E95">
            <w:r>
              <w:rPr>
                <w:b/>
                <w:bCs/>
              </w:rPr>
              <w:t>Con una RNN (</w:t>
            </w:r>
            <w:r>
              <w:t xml:space="preserve">para comparar): para procesar “The </w:t>
            </w:r>
            <w:proofErr w:type="spellStart"/>
            <w:r>
              <w:t>dog</w:t>
            </w:r>
            <w:proofErr w:type="spellEnd"/>
            <w:r>
              <w:t xml:space="preserve"> </w:t>
            </w:r>
            <w:proofErr w:type="spellStart"/>
            <w:r>
              <w:t>eats</w:t>
            </w:r>
            <w:proofErr w:type="spellEnd"/>
            <w:r>
              <w:t xml:space="preserve"> bread”, una RNN tiene que leer </w:t>
            </w:r>
            <w:r w:rsidR="00EA7F9E">
              <w:rPr>
                <w:b/>
                <w:bCs/>
              </w:rPr>
              <w:t xml:space="preserve">The, </w:t>
            </w:r>
            <w:r w:rsidR="00EA7F9E">
              <w:t xml:space="preserve">esperar a terminar, recién ahí leer </w:t>
            </w:r>
            <w:proofErr w:type="spellStart"/>
            <w:r w:rsidR="00EA7F9E">
              <w:rPr>
                <w:b/>
                <w:bCs/>
              </w:rPr>
              <w:t>dog</w:t>
            </w:r>
            <w:proofErr w:type="spellEnd"/>
            <w:r w:rsidR="00EA7F9E">
              <w:rPr>
                <w:b/>
                <w:bCs/>
              </w:rPr>
              <w:t xml:space="preserve">, </w:t>
            </w:r>
            <w:r w:rsidR="00EA7F9E">
              <w:t xml:space="preserve">esperar, </w:t>
            </w:r>
            <w:proofErr w:type="spellStart"/>
            <w:r w:rsidR="00EA7F9E">
              <w:t>despues</w:t>
            </w:r>
            <w:proofErr w:type="spellEnd"/>
            <w:r w:rsidR="00EA7F9E">
              <w:t xml:space="preserve"> </w:t>
            </w:r>
            <w:proofErr w:type="spellStart"/>
            <w:r w:rsidR="00EA7F9E">
              <w:rPr>
                <w:b/>
                <w:bCs/>
              </w:rPr>
              <w:t>eats</w:t>
            </w:r>
            <w:proofErr w:type="spellEnd"/>
            <w:r w:rsidR="00EA7F9E">
              <w:rPr>
                <w:b/>
                <w:bCs/>
              </w:rPr>
              <w:t xml:space="preserve">, </w:t>
            </w:r>
            <w:proofErr w:type="spellStart"/>
            <w:r w:rsidR="00EA7F9E">
              <w:t>despues</w:t>
            </w:r>
            <w:proofErr w:type="spellEnd"/>
            <w:r w:rsidR="00EA7F9E">
              <w:t xml:space="preserve"> </w:t>
            </w:r>
            <w:r w:rsidR="00EA7F9E">
              <w:rPr>
                <w:b/>
                <w:bCs/>
              </w:rPr>
              <w:t xml:space="preserve">bread. </w:t>
            </w:r>
            <w:r w:rsidR="00EA7F9E">
              <w:t xml:space="preserve">Son </w:t>
            </w:r>
            <w:r w:rsidR="00EA7F9E">
              <w:rPr>
                <w:b/>
                <w:bCs/>
              </w:rPr>
              <w:t xml:space="preserve">4 pasos obligatoriamente en fila – </w:t>
            </w:r>
            <w:r w:rsidR="00E9030A" w:rsidRPr="00E9030A">
              <w:t>no se puede empezar el paso 3 sin haber terminado el paso 2.</w:t>
            </w:r>
            <w:r w:rsidR="00E9030A">
              <w:t xml:space="preserve"> Con n = 5 tokens, son n = 5 pasos secuenciales</w:t>
            </w:r>
            <w:r w:rsidR="00E83DDE">
              <w:t>; con 500 tok</w:t>
            </w:r>
            <w:r w:rsidR="00584452">
              <w:t>ens, serian 500 pasos, uno atrás del otro.</w:t>
            </w:r>
          </w:p>
          <w:p w14:paraId="273AEB2F" w14:textId="77777777" w:rsidR="006157EC" w:rsidRDefault="006157EC" w:rsidP="00650E95"/>
        </w:tc>
      </w:tr>
    </w:tbl>
    <w:p w14:paraId="55A78582" w14:textId="77777777" w:rsidR="005C451D" w:rsidRDefault="005C451D" w:rsidP="00650E95"/>
    <w:p w14:paraId="52EE3B00" w14:textId="0DC5F4FE" w:rsidR="00DE73DC" w:rsidRPr="005C451D" w:rsidRDefault="005C451D" w:rsidP="005C451D">
      <w:pPr>
        <w:pStyle w:val="Ttulo4"/>
        <w:rPr>
          <w:b/>
          <w:bCs/>
          <w:i w:val="0"/>
          <w:iCs w:val="0"/>
          <w:sz w:val="24"/>
        </w:rPr>
      </w:pPr>
      <w:r w:rsidRPr="005C451D">
        <w:rPr>
          <w:b/>
          <w:bCs/>
          <w:i w:val="0"/>
          <w:iCs w:val="0"/>
          <w:sz w:val="24"/>
          <w:highlight w:val="yellow"/>
        </w:rPr>
        <w:t>1.12.</w:t>
      </w:r>
      <w:r w:rsidR="00390854">
        <w:rPr>
          <w:b/>
          <w:bCs/>
          <w:i w:val="0"/>
          <w:iCs w:val="0"/>
          <w:sz w:val="24"/>
          <w:highlight w:val="yellow"/>
        </w:rPr>
        <w:t>7</w:t>
      </w:r>
      <w:r w:rsidRPr="005C451D">
        <w:rPr>
          <w:b/>
          <w:bCs/>
          <w:i w:val="0"/>
          <w:iCs w:val="0"/>
          <w:sz w:val="24"/>
          <w:highlight w:val="yellow"/>
        </w:rPr>
        <w:t xml:space="preserve">.3: </w:t>
      </w:r>
      <w:r w:rsidR="00D1684A" w:rsidRPr="005C451D">
        <w:rPr>
          <w:b/>
          <w:bCs/>
          <w:i w:val="0"/>
          <w:iCs w:val="0"/>
          <w:sz w:val="24"/>
          <w:highlight w:val="yellow"/>
        </w:rPr>
        <w:t>Longitud máxima de camino –</w:t>
      </w:r>
    </w:p>
    <w:p w14:paraId="00C63BA6" w14:textId="39CB9A61" w:rsidR="00D1684A" w:rsidRDefault="00D1684A" w:rsidP="00650E95">
      <w:pPr>
        <w:pBdr>
          <w:bottom w:val="single" w:sz="6" w:space="1" w:color="auto"/>
        </w:pBdr>
      </w:pPr>
      <w:r>
        <w:rPr>
          <w:b/>
          <w:bCs/>
        </w:rPr>
        <w:t xml:space="preserve"> </w:t>
      </w:r>
      <w:r>
        <w:t xml:space="preserve">cuantos “saltos” como máximo tiene que dar la información para ir de un token a otro cualquiera de la secuencia. Es la </w:t>
      </w:r>
      <w:proofErr w:type="spellStart"/>
      <w:r>
        <w:t>matrice</w:t>
      </w:r>
      <w:proofErr w:type="spellEnd"/>
      <w:r>
        <w:t xml:space="preserve"> que ya vimos: en Self-</w:t>
      </w:r>
      <w:proofErr w:type="spellStart"/>
      <w:r>
        <w:t>Attention</w:t>
      </w:r>
      <w:proofErr w:type="spellEnd"/>
      <w:r>
        <w:t xml:space="preserve"> es </w:t>
      </w:r>
      <w:r w:rsidR="003C3AE6">
        <w:t>O(n) porque la información tiene que pasar por cada palabra intermedia.</w:t>
      </w:r>
    </w:p>
    <w:p w14:paraId="7876D654" w14:textId="29D8324C" w:rsidR="0008335A" w:rsidRPr="00DE5C99" w:rsidRDefault="001228B4" w:rsidP="00650E95">
      <w:r>
        <w:t>Cuantos “saltos” como máximo tiene que dar la información para ir de un token a otro cualquiera de la secuencia. Es la mét</w:t>
      </w:r>
      <w:r w:rsidR="0008335A">
        <w:t>rica que ya vimos en Self-</w:t>
      </w:r>
      <w:proofErr w:type="spellStart"/>
      <w:r w:rsidR="0008335A">
        <w:t>Attention</w:t>
      </w:r>
      <w:proofErr w:type="spellEnd"/>
      <w:r w:rsidR="0008335A">
        <w:t xml:space="preserve"> es </w:t>
      </w:r>
      <w:proofErr w:type="gramStart"/>
      <w:r w:rsidR="0008335A">
        <w:t>O(</w:t>
      </w:r>
      <w:proofErr w:type="gramEnd"/>
      <w:r w:rsidR="0008335A">
        <w:t>1) porque cualquier palabra se conecta directo con cualquier otra; en una RNN es O(n) porque la información tiene que pasar por cada palabra intermedia.</w:t>
      </w:r>
    </w:p>
    <w:tbl>
      <w:tblPr>
        <w:tblStyle w:val="Tablaconcuadrcula"/>
        <w:tblW w:w="0" w:type="auto"/>
        <w:tblLook w:val="04A0" w:firstRow="1" w:lastRow="0" w:firstColumn="1" w:lastColumn="0" w:noHBand="0" w:noVBand="1"/>
      </w:tblPr>
      <w:tblGrid>
        <w:gridCol w:w="10790"/>
      </w:tblGrid>
      <w:tr w:rsidR="006463E1" w14:paraId="0D8A11D7" w14:textId="77777777" w:rsidTr="006463E1">
        <w:tc>
          <w:tcPr>
            <w:tcW w:w="10790" w:type="dxa"/>
          </w:tcPr>
          <w:p w14:paraId="07F60F68" w14:textId="40FFC6EC" w:rsidR="005B7B27" w:rsidRDefault="006463E1" w:rsidP="00650E95">
            <w:pPr>
              <w:rPr>
                <w:sz w:val="24"/>
                <w:szCs w:val="28"/>
              </w:rPr>
            </w:pPr>
            <w:r w:rsidRPr="005B7B27">
              <w:rPr>
                <w:b/>
                <w:bCs/>
                <w:sz w:val="24"/>
                <w:szCs w:val="28"/>
              </w:rPr>
              <w:t xml:space="preserve">Longitud máxima de camino: </w:t>
            </w:r>
            <w:proofErr w:type="gramStart"/>
            <w:r w:rsidR="00E754D1" w:rsidRPr="005B7B27">
              <w:rPr>
                <w:sz w:val="24"/>
                <w:szCs w:val="28"/>
              </w:rPr>
              <w:t>O(</w:t>
            </w:r>
            <w:proofErr w:type="gramEnd"/>
            <w:r w:rsidR="00E754D1" w:rsidRPr="005B7B27">
              <w:rPr>
                <w:sz w:val="24"/>
                <w:szCs w:val="28"/>
              </w:rPr>
              <w:t>1) vs O(n)</w:t>
            </w:r>
          </w:p>
          <w:p w14:paraId="511C5E87" w14:textId="77777777" w:rsidR="0094709A" w:rsidRDefault="0094709A" w:rsidP="00650E95">
            <w:pPr>
              <w:rPr>
                <w:sz w:val="24"/>
                <w:szCs w:val="28"/>
              </w:rPr>
            </w:pPr>
          </w:p>
          <w:p w14:paraId="3ADD0C12" w14:textId="7F420C65" w:rsidR="005B7B27" w:rsidRPr="001B694F" w:rsidRDefault="005B7B27" w:rsidP="00650E95">
            <w:r w:rsidRPr="001B694F">
              <w:t>Con “</w:t>
            </w:r>
            <w:proofErr w:type="spellStart"/>
            <w:r w:rsidRPr="001B694F">
              <w:t>eats</w:t>
            </w:r>
            <w:proofErr w:type="spellEnd"/>
            <w:r w:rsidRPr="001B694F">
              <w:t>”: para que “</w:t>
            </w:r>
            <w:proofErr w:type="spellStart"/>
            <w:r w:rsidRPr="001B694F">
              <w:t>eats</w:t>
            </w:r>
            <w:proofErr w:type="spellEnd"/>
            <w:r w:rsidR="00DC297B" w:rsidRPr="001B694F">
              <w:t>” (posición 2) se entere de “bread” (posición 4), en Self-</w:t>
            </w:r>
            <w:proofErr w:type="spellStart"/>
            <w:r w:rsidR="00DC297B" w:rsidRPr="001B694F">
              <w:t>Attention</w:t>
            </w:r>
            <w:proofErr w:type="spellEnd"/>
            <w:r w:rsidR="00DC297B" w:rsidRPr="001B694F">
              <w:t xml:space="preserve"> es </w:t>
            </w:r>
            <w:r w:rsidR="00DC297B" w:rsidRPr="001B694F">
              <w:rPr>
                <w:b/>
                <w:bCs/>
              </w:rPr>
              <w:t xml:space="preserve">un solo salto directo – </w:t>
            </w:r>
            <w:proofErr w:type="spellStart"/>
            <w:r w:rsidR="00DC297B" w:rsidRPr="001B694F">
              <w:t>query</w:t>
            </w:r>
            <w:proofErr w:type="spellEnd"/>
            <w:r w:rsidR="00DC297B" w:rsidRPr="001B694F">
              <w:t xml:space="preserve"> de “</w:t>
            </w:r>
            <w:proofErr w:type="spellStart"/>
            <w:r w:rsidR="00DC297B" w:rsidRPr="001B694F">
              <w:t>eats</w:t>
            </w:r>
            <w:proofErr w:type="spellEnd"/>
            <w:r w:rsidR="00DC297B" w:rsidRPr="001B694F">
              <w:t xml:space="preserve">” </w:t>
            </w:r>
            <w:r w:rsidR="001B694F" w:rsidRPr="001B694F">
              <w:t xml:space="preserve">contra </w:t>
            </w:r>
            <w:proofErr w:type="spellStart"/>
            <w:r w:rsidR="001B694F" w:rsidRPr="001B694F">
              <w:t>key</w:t>
            </w:r>
            <w:proofErr w:type="spellEnd"/>
            <w:r w:rsidR="001B694F" w:rsidRPr="001B694F">
              <w:t xml:space="preserve"> de “bread”, sin pasar por nada intermedio. Eso es </w:t>
            </w:r>
            <w:proofErr w:type="gramStart"/>
            <w:r w:rsidR="001B694F" w:rsidRPr="001B694F">
              <w:t>O(</w:t>
            </w:r>
            <w:proofErr w:type="gramEnd"/>
            <w:r w:rsidR="001B694F" w:rsidRPr="001B694F">
              <w:t>1).</w:t>
            </w:r>
          </w:p>
          <w:p w14:paraId="446FBA40" w14:textId="77777777" w:rsidR="001B694F" w:rsidRDefault="001B694F" w:rsidP="00650E95">
            <w:pPr>
              <w:rPr>
                <w:sz w:val="24"/>
                <w:szCs w:val="28"/>
              </w:rPr>
            </w:pPr>
          </w:p>
          <w:p w14:paraId="10AC06D7" w14:textId="77777777" w:rsidR="00E754D1" w:rsidRDefault="001B694F" w:rsidP="00650E95">
            <w:r w:rsidRPr="000F2CFD">
              <w:t xml:space="preserve">En una </w:t>
            </w:r>
            <w:r w:rsidR="005C2D1A" w:rsidRPr="000F2CFD">
              <w:t>RNN, para que la información de “The” (posición 0) llegue hasta “bread” (posición 4</w:t>
            </w:r>
            <w:r w:rsidR="000F2CFD">
              <w:t xml:space="preserve">), tiene que </w:t>
            </w:r>
            <w:r w:rsidR="000F2CFD">
              <w:rPr>
                <w:b/>
                <w:bCs/>
              </w:rPr>
              <w:t xml:space="preserve">pasar por </w:t>
            </w:r>
            <w:r w:rsidR="000F2CFD">
              <w:t>“</w:t>
            </w:r>
            <w:proofErr w:type="spellStart"/>
            <w:r w:rsidR="000F2CFD">
              <w:t>dog</w:t>
            </w:r>
            <w:proofErr w:type="spellEnd"/>
            <w:r w:rsidR="000F2CFD">
              <w:t xml:space="preserve">” </w:t>
            </w:r>
            <w:r w:rsidR="00EC5790">
              <w:t>y “</w:t>
            </w:r>
            <w:proofErr w:type="spellStart"/>
            <w:r w:rsidR="00EC5790">
              <w:t>eats</w:t>
            </w:r>
            <w:proofErr w:type="spellEnd"/>
            <w:r w:rsidR="00EC5790">
              <w:t xml:space="preserve">” en el camino – 3 saltos intermedios para llegar. Con una oración de n palabras, en el peor caso (la primera palabra influyendo la </w:t>
            </w:r>
            <w:proofErr w:type="spellStart"/>
            <w:r w:rsidR="00EC5790">
              <w:t>ultima</w:t>
            </w:r>
            <w:proofErr w:type="spellEnd"/>
            <w:r w:rsidR="00EC5790">
              <w:t>) son n – 1 saltos, que se escribe como O(n).</w:t>
            </w:r>
          </w:p>
          <w:p w14:paraId="7CE52F48" w14:textId="77777777" w:rsidR="00DB55B7" w:rsidRDefault="00DB55B7" w:rsidP="00650E95"/>
          <w:p w14:paraId="2B03047F" w14:textId="77777777" w:rsidR="0008335A" w:rsidRPr="00335991" w:rsidRDefault="00CB0D77" w:rsidP="00650E95">
            <w:pPr>
              <w:rPr>
                <w:b/>
                <w:bCs/>
                <w:sz w:val="24"/>
                <w:szCs w:val="28"/>
              </w:rPr>
            </w:pPr>
            <w:r w:rsidRPr="00335991">
              <w:rPr>
                <w:b/>
                <w:bCs/>
                <w:sz w:val="24"/>
                <w:szCs w:val="28"/>
                <w:highlight w:val="yellow"/>
              </w:rPr>
              <w:t>Resumen, con nuestra oración concreta (</w:t>
            </w:r>
            <w:r w:rsidR="00335991" w:rsidRPr="00335991">
              <w:rPr>
                <w:b/>
                <w:bCs/>
                <w:sz w:val="24"/>
                <w:szCs w:val="28"/>
                <w:highlight w:val="yellow"/>
              </w:rPr>
              <w:t>n = 5)</w:t>
            </w:r>
          </w:p>
          <w:p w14:paraId="2B2ED8A0" w14:textId="483E922A" w:rsidR="00335991" w:rsidRDefault="00B806EC" w:rsidP="00650E95">
            <w:r w:rsidRPr="00B806EC">
              <w:rPr>
                <w:noProof/>
              </w:rPr>
              <w:drawing>
                <wp:inline distT="0" distB="0" distL="0" distR="0" wp14:anchorId="237A3A43" wp14:editId="3D989306">
                  <wp:extent cx="5054600" cy="1922476"/>
                  <wp:effectExtent l="0" t="0" r="0" b="1905"/>
                  <wp:docPr id="1046408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08142" name=""/>
                          <pic:cNvPicPr/>
                        </pic:nvPicPr>
                        <pic:blipFill>
                          <a:blip r:embed="rId417"/>
                          <a:stretch>
                            <a:fillRect/>
                          </a:stretch>
                        </pic:blipFill>
                        <pic:spPr>
                          <a:xfrm>
                            <a:off x="0" y="0"/>
                            <a:ext cx="5058631" cy="1924009"/>
                          </a:xfrm>
                          <a:prstGeom prst="rect">
                            <a:avLst/>
                          </a:prstGeom>
                        </pic:spPr>
                      </pic:pic>
                    </a:graphicData>
                  </a:graphic>
                </wp:inline>
              </w:drawing>
            </w:r>
          </w:p>
          <w:p w14:paraId="2657CE14" w14:textId="77777777" w:rsidR="00B806EC" w:rsidRDefault="00B806EC" w:rsidP="00650E95"/>
          <w:p w14:paraId="2B0C2F94" w14:textId="000CCADD" w:rsidR="00335991" w:rsidRPr="002860CA" w:rsidRDefault="00DB65CA" w:rsidP="00DB65CA">
            <w:proofErr w:type="spellStart"/>
            <w:r w:rsidRPr="00DB65CA">
              <w:t>Fijate</w:t>
            </w:r>
            <w:proofErr w:type="spellEnd"/>
            <w:r w:rsidRPr="00DB65CA">
              <w:t xml:space="preserve"> el dato interesante en la primera fila:</w:t>
            </w:r>
            <w:r w:rsidR="005C3EF3">
              <w:t xml:space="preserve"> con d = 512 (grande) y n=5 (chico</w:t>
            </w:r>
            <w:proofErr w:type="gramStart"/>
            <w:r w:rsidR="005C3EF3">
              <w:t xml:space="preserve">) </w:t>
            </w:r>
            <w:r w:rsidR="002860CA">
              <w:t>,</w:t>
            </w:r>
            <w:proofErr w:type="gramEnd"/>
            <w:r w:rsidR="002860CA">
              <w:t xml:space="preserve"> </w:t>
            </w:r>
            <w:proofErr w:type="spellStart"/>
            <w:r w:rsidR="002860CA">
              <w:t>self-attention</w:t>
            </w:r>
            <w:proofErr w:type="spellEnd"/>
            <w:r w:rsidR="002860CA">
              <w:t xml:space="preserve"> termina siendo </w:t>
            </w:r>
            <w:proofErr w:type="spellStart"/>
            <w:r w:rsidR="002860CA">
              <w:rPr>
                <w:b/>
                <w:bCs/>
              </w:rPr>
              <w:t>mas</w:t>
            </w:r>
            <w:proofErr w:type="spellEnd"/>
            <w:r w:rsidR="002860CA">
              <w:rPr>
                <w:b/>
                <w:bCs/>
              </w:rPr>
              <w:t xml:space="preserve"> barata </w:t>
            </w:r>
            <w:r w:rsidR="002860CA">
              <w:t>en operaciones totales que la RNN</w:t>
            </w:r>
            <w:r w:rsidR="008F2844">
              <w:t xml:space="preserve">, a pesar de tener </w:t>
            </w:r>
            <m:oMath>
              <m:sSup>
                <m:sSupPr>
                  <m:ctrlPr>
                    <w:rPr>
                      <w:rFonts w:ascii="Cambria Math" w:hAnsi="Cambria Math"/>
                    </w:rPr>
                  </m:ctrlPr>
                </m:sSupPr>
                <m:e>
                  <m:r>
                    <w:rPr>
                      <w:rFonts w:ascii="Cambria Math" w:hAnsi="Cambria Math"/>
                    </w:rPr>
                    <m:t>n</m:t>
                  </m:r>
                </m:e>
                <m:sup>
                  <m:r>
                    <w:rPr>
                      <w:rFonts w:ascii="Cambria Math" w:hAnsi="Cambria Math"/>
                    </w:rPr>
                    <m:t>2</m:t>
                  </m:r>
                </m:sup>
              </m:sSup>
            </m:oMath>
            <w:r w:rsidR="005F305B">
              <w:rPr>
                <w:rFonts w:eastAsiaTheme="minorEastAsia"/>
              </w:rPr>
              <w:t xml:space="preserve"> en su formaula – es justo el caso que mencionamos en el documento, donde n </w:t>
            </w:r>
            <m:oMath>
              <m:r>
                <w:rPr>
                  <w:rFonts w:ascii="Cambria Math" w:hAnsi="Cambria Math"/>
                </w:rPr>
                <m:t>n&lt;d</m:t>
              </m:r>
            </m:oMath>
            <w:r w:rsidR="005F305B">
              <w:rPr>
                <w:rFonts w:eastAsiaTheme="minorEastAsia"/>
              </w:rPr>
              <w:t xml:space="preserve"> favorece a Self-Attention</w:t>
            </w:r>
            <w:r w:rsidR="0089472E">
              <w:rPr>
                <w:rFonts w:eastAsiaTheme="minorEastAsia"/>
              </w:rPr>
              <w:t>.</w:t>
            </w:r>
          </w:p>
        </w:tc>
      </w:tr>
    </w:tbl>
    <w:p w14:paraId="354065D2" w14:textId="179696D6" w:rsidR="006463E1" w:rsidRDefault="006463E1" w:rsidP="00650E95">
      <w:pPr>
        <w:pBdr>
          <w:bottom w:val="single" w:sz="6" w:space="1" w:color="auto"/>
        </w:pBdr>
      </w:pPr>
    </w:p>
    <w:p w14:paraId="17D21A40" w14:textId="77777777" w:rsidR="005C451D" w:rsidRDefault="005C451D" w:rsidP="00650E95">
      <w:pPr>
        <w:rPr>
          <w:b/>
          <w:bCs/>
          <w:sz w:val="24"/>
          <w:szCs w:val="28"/>
          <w:highlight w:val="yellow"/>
        </w:rPr>
      </w:pPr>
    </w:p>
    <w:p w14:paraId="27F15F43" w14:textId="22A42935" w:rsidR="00542215" w:rsidRPr="005C451D" w:rsidRDefault="005C451D" w:rsidP="005C451D">
      <w:pPr>
        <w:pStyle w:val="Ttulo4"/>
        <w:rPr>
          <w:b/>
          <w:bCs/>
          <w:i w:val="0"/>
          <w:iCs w:val="0"/>
          <w:sz w:val="24"/>
        </w:rPr>
      </w:pPr>
      <w:r w:rsidRPr="005C451D">
        <w:rPr>
          <w:b/>
          <w:bCs/>
          <w:i w:val="0"/>
          <w:iCs w:val="0"/>
          <w:sz w:val="24"/>
          <w:highlight w:val="yellow"/>
        </w:rPr>
        <w:t>1.12.</w:t>
      </w:r>
      <w:r w:rsidR="00390854">
        <w:rPr>
          <w:b/>
          <w:bCs/>
          <w:i w:val="0"/>
          <w:iCs w:val="0"/>
          <w:sz w:val="24"/>
          <w:highlight w:val="yellow"/>
        </w:rPr>
        <w:t>7</w:t>
      </w:r>
      <w:r w:rsidRPr="005C451D">
        <w:rPr>
          <w:b/>
          <w:bCs/>
          <w:i w:val="0"/>
          <w:iCs w:val="0"/>
          <w:sz w:val="24"/>
          <w:highlight w:val="yellow"/>
        </w:rPr>
        <w:t xml:space="preserve">.4 </w:t>
      </w:r>
      <w:r w:rsidR="00542215" w:rsidRPr="005C451D">
        <w:rPr>
          <w:b/>
          <w:bCs/>
          <w:i w:val="0"/>
          <w:iCs w:val="0"/>
          <w:sz w:val="24"/>
          <w:highlight w:val="yellow"/>
        </w:rPr>
        <w:t xml:space="preserve">La jerarquía de Big-O, de </w:t>
      </w:r>
      <w:r w:rsidRPr="005C451D">
        <w:rPr>
          <w:b/>
          <w:bCs/>
          <w:i w:val="0"/>
          <w:iCs w:val="0"/>
          <w:sz w:val="24"/>
          <w:highlight w:val="yellow"/>
        </w:rPr>
        <w:t>más</w:t>
      </w:r>
      <w:r w:rsidR="00542215" w:rsidRPr="005C451D">
        <w:rPr>
          <w:b/>
          <w:bCs/>
          <w:i w:val="0"/>
          <w:iCs w:val="0"/>
          <w:sz w:val="24"/>
          <w:highlight w:val="yellow"/>
        </w:rPr>
        <w:t xml:space="preserve"> rápida a </w:t>
      </w:r>
      <w:proofErr w:type="spellStart"/>
      <w:r w:rsidR="00542215" w:rsidRPr="005C451D">
        <w:rPr>
          <w:b/>
          <w:bCs/>
          <w:i w:val="0"/>
          <w:iCs w:val="0"/>
          <w:sz w:val="24"/>
          <w:highlight w:val="yellow"/>
        </w:rPr>
        <w:t>mas</w:t>
      </w:r>
      <w:proofErr w:type="spellEnd"/>
      <w:r w:rsidR="00542215" w:rsidRPr="005C451D">
        <w:rPr>
          <w:b/>
          <w:bCs/>
          <w:i w:val="0"/>
          <w:iCs w:val="0"/>
          <w:sz w:val="24"/>
          <w:highlight w:val="yellow"/>
        </w:rPr>
        <w:t xml:space="preserve"> lenta.</w:t>
      </w:r>
    </w:p>
    <w:p w14:paraId="6B7CF2BF" w14:textId="77777777" w:rsidR="009C13CB" w:rsidRPr="009C13CB" w:rsidRDefault="009C13CB" w:rsidP="009C13CB">
      <w:r w:rsidRPr="009C13CB">
        <w:t>Esta es la escala estándar que se usa en diseño de algoritmos, de menor a mayor crecimiento:</w:t>
      </w:r>
    </w:p>
    <w:p w14:paraId="3C1B41FB" w14:textId="01DBD871" w:rsidR="00542215" w:rsidRDefault="009C13CB" w:rsidP="00650E95">
      <w:r w:rsidRPr="009C13CB">
        <w:rPr>
          <w:noProof/>
        </w:rPr>
        <w:drawing>
          <wp:inline distT="0" distB="0" distL="0" distR="0" wp14:anchorId="6A0B1C3F" wp14:editId="589A27FD">
            <wp:extent cx="6340389" cy="396274"/>
            <wp:effectExtent l="19050" t="19050" r="22860" b="22860"/>
            <wp:docPr id="475190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90963" name=""/>
                    <pic:cNvPicPr/>
                  </pic:nvPicPr>
                  <pic:blipFill>
                    <a:blip r:embed="rId418"/>
                    <a:stretch>
                      <a:fillRect/>
                    </a:stretch>
                  </pic:blipFill>
                  <pic:spPr>
                    <a:xfrm>
                      <a:off x="0" y="0"/>
                      <a:ext cx="6340389" cy="396274"/>
                    </a:xfrm>
                    <a:prstGeom prst="rect">
                      <a:avLst/>
                    </a:prstGeom>
                    <a:ln w="19050">
                      <a:solidFill>
                        <a:schemeClr val="tx1"/>
                      </a:solidFill>
                    </a:ln>
                  </pic:spPr>
                </pic:pic>
              </a:graphicData>
            </a:graphic>
          </wp:inline>
        </w:drawing>
      </w:r>
    </w:p>
    <w:p w14:paraId="35183520" w14:textId="699097C5" w:rsidR="00AD098A" w:rsidRDefault="0096301B" w:rsidP="00650E95">
      <w:r w:rsidRPr="0096301B">
        <w:rPr>
          <w:noProof/>
        </w:rPr>
        <w:drawing>
          <wp:inline distT="0" distB="0" distL="0" distR="0" wp14:anchorId="60CE849E" wp14:editId="763E79B0">
            <wp:extent cx="4583430" cy="1925988"/>
            <wp:effectExtent l="19050" t="19050" r="26670" b="17145"/>
            <wp:docPr id="835094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94276" name=""/>
                    <pic:cNvPicPr/>
                  </pic:nvPicPr>
                  <pic:blipFill>
                    <a:blip r:embed="rId419"/>
                    <a:stretch>
                      <a:fillRect/>
                    </a:stretch>
                  </pic:blipFill>
                  <pic:spPr>
                    <a:xfrm>
                      <a:off x="0" y="0"/>
                      <a:ext cx="4589391" cy="1928493"/>
                    </a:xfrm>
                    <a:prstGeom prst="rect">
                      <a:avLst/>
                    </a:prstGeom>
                    <a:ln w="12700">
                      <a:solidFill>
                        <a:schemeClr val="tx1"/>
                      </a:solidFill>
                    </a:ln>
                  </pic:spPr>
                </pic:pic>
              </a:graphicData>
            </a:graphic>
          </wp:inline>
        </w:drawing>
      </w:r>
    </w:p>
    <w:p w14:paraId="362F57AE" w14:textId="77777777" w:rsidR="00623157" w:rsidRPr="00623157" w:rsidRDefault="00623157" w:rsidP="00623157">
      <w:pPr>
        <w:rPr>
          <w:b/>
          <w:bCs/>
          <w:sz w:val="24"/>
          <w:szCs w:val="28"/>
        </w:rPr>
      </w:pPr>
      <w:r w:rsidRPr="00623157">
        <w:rPr>
          <w:b/>
          <w:bCs/>
          <w:sz w:val="24"/>
          <w:szCs w:val="28"/>
          <w:highlight w:val="yellow"/>
        </w:rPr>
        <w:t>Ubicando la tabla del documento en esa jerarquía</w:t>
      </w:r>
    </w:p>
    <w:p w14:paraId="52F3D685" w14:textId="52ECE120" w:rsidR="003E1B55" w:rsidRDefault="00AD098A" w:rsidP="00650E95">
      <w:r w:rsidRPr="00AD098A">
        <w:rPr>
          <w:noProof/>
        </w:rPr>
        <w:drawing>
          <wp:inline distT="0" distB="0" distL="0" distR="0" wp14:anchorId="02C10864" wp14:editId="643CB1A5">
            <wp:extent cx="4507230" cy="1787349"/>
            <wp:effectExtent l="19050" t="19050" r="26670" b="22860"/>
            <wp:docPr id="1836511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11919" name=""/>
                    <pic:cNvPicPr/>
                  </pic:nvPicPr>
                  <pic:blipFill>
                    <a:blip r:embed="rId420"/>
                    <a:stretch>
                      <a:fillRect/>
                    </a:stretch>
                  </pic:blipFill>
                  <pic:spPr>
                    <a:xfrm>
                      <a:off x="0" y="0"/>
                      <a:ext cx="4519007" cy="1792019"/>
                    </a:xfrm>
                    <a:prstGeom prst="rect">
                      <a:avLst/>
                    </a:prstGeom>
                    <a:ln w="19050">
                      <a:solidFill>
                        <a:schemeClr val="tx1"/>
                      </a:solidFill>
                    </a:ln>
                  </pic:spPr>
                </pic:pic>
              </a:graphicData>
            </a:graphic>
          </wp:inline>
        </w:drawing>
      </w:r>
    </w:p>
    <w:tbl>
      <w:tblPr>
        <w:tblStyle w:val="Tablaconcuadrcula4-nfasis4"/>
        <w:tblW w:w="0" w:type="auto"/>
        <w:tblLook w:val="04A0" w:firstRow="1" w:lastRow="0" w:firstColumn="1" w:lastColumn="0" w:noHBand="0" w:noVBand="1"/>
      </w:tblPr>
      <w:tblGrid>
        <w:gridCol w:w="3596"/>
        <w:gridCol w:w="3597"/>
        <w:gridCol w:w="3597"/>
      </w:tblGrid>
      <w:tr w:rsidR="005C451D" w14:paraId="681EB7F1" w14:textId="77777777" w:rsidTr="006B4F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0921CEC" w14:textId="0F1028CD" w:rsidR="005C451D" w:rsidRPr="005C451D" w:rsidRDefault="006B4F21" w:rsidP="00650E95">
            <w:pPr>
              <w:rPr>
                <w:b w:val="0"/>
                <w:bCs w:val="0"/>
              </w:rPr>
            </w:pPr>
            <w:r w:rsidRPr="006B4F21">
              <w:t>Columna de la tabla</w:t>
            </w:r>
          </w:p>
        </w:tc>
        <w:tc>
          <w:tcPr>
            <w:tcW w:w="3597" w:type="dxa"/>
          </w:tcPr>
          <w:p w14:paraId="506C3D6F" w14:textId="7210DABD" w:rsidR="005C451D" w:rsidRPr="006B4F21" w:rsidRDefault="006B4F21" w:rsidP="00650E95">
            <w:pPr>
              <w:cnfStyle w:val="100000000000" w:firstRow="1" w:lastRow="0" w:firstColumn="0" w:lastColumn="0" w:oddVBand="0" w:evenVBand="0" w:oddHBand="0" w:evenHBand="0" w:firstRowFirstColumn="0" w:firstRowLastColumn="0" w:lastRowFirstColumn="0" w:lastRowLastColumn="0"/>
            </w:pPr>
            <w:r w:rsidRPr="006B4F21">
              <w:t>Categoría de Big-O</w:t>
            </w:r>
          </w:p>
        </w:tc>
        <w:tc>
          <w:tcPr>
            <w:tcW w:w="3597" w:type="dxa"/>
          </w:tcPr>
          <w:p w14:paraId="637DB1E6" w14:textId="667389D8" w:rsidR="005C451D" w:rsidRPr="006B4F21" w:rsidRDefault="006B4F21" w:rsidP="00650E95">
            <w:pPr>
              <w:cnfStyle w:val="100000000000" w:firstRow="1" w:lastRow="0" w:firstColumn="0" w:lastColumn="0" w:oddVBand="0" w:evenVBand="0" w:oddHBand="0" w:evenHBand="0" w:firstRowFirstColumn="0" w:firstRowLastColumn="0" w:lastRowFirstColumn="0" w:lastRowLastColumn="0"/>
            </w:pPr>
            <w:r w:rsidRPr="006B4F21">
              <w:t>Donde queda en la jerarquía</w:t>
            </w:r>
          </w:p>
        </w:tc>
      </w:tr>
      <w:tr w:rsidR="005C451D" w14:paraId="3E72E2B9" w14:textId="77777777" w:rsidTr="006B4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D838E42" w14:textId="356B561B" w:rsidR="005C451D" w:rsidRDefault="006B4F21" w:rsidP="00650E95">
            <w:r>
              <w:t>Self-</w:t>
            </w:r>
            <w:proofErr w:type="spellStart"/>
            <w:r>
              <w:t>Attention</w:t>
            </w:r>
            <w:proofErr w:type="spellEnd"/>
            <w:r>
              <w:t xml:space="preserve">: </w:t>
            </w:r>
            <m:oMath>
              <m:r>
                <m:rPr>
                  <m:sty m:val="bi"/>
                </m:rPr>
                <w:rPr>
                  <w:rFonts w:ascii="Cambria Math" w:hAnsi="Cambria Math"/>
                </w:rPr>
                <m:t>O</m:t>
              </m:r>
              <m:d>
                <m:dPr>
                  <m:ctrlPr>
                    <w:rPr>
                      <w:rFonts w:ascii="Cambria Math" w:hAnsi="Cambria Math"/>
                    </w:rPr>
                  </m:ctrlPr>
                </m:dPr>
                <m:e>
                  <m:sSup>
                    <m:sSupPr>
                      <m:ctrlPr>
                        <w:rPr>
                          <w:rFonts w:ascii="Cambria Math" w:hAnsi="Cambria Math"/>
                        </w:rPr>
                      </m:ctrlPr>
                    </m:sSupPr>
                    <m:e>
                      <m:r>
                        <m:rPr>
                          <m:sty m:val="bi"/>
                        </m:rPr>
                        <w:rPr>
                          <w:rFonts w:ascii="Cambria Math" w:hAnsi="Cambria Math"/>
                        </w:rPr>
                        <m:t>n</m:t>
                      </m:r>
                    </m:e>
                    <m:sup>
                      <m:r>
                        <m:rPr>
                          <m:sty m:val="bi"/>
                        </m:rPr>
                        <w:rPr>
                          <w:rFonts w:ascii="Cambria Math" w:hAnsi="Cambria Math"/>
                        </w:rPr>
                        <m:t>2</m:t>
                      </m:r>
                    </m:sup>
                  </m:sSup>
                  <m:r>
                    <m:rPr>
                      <m:sty m:val="bi"/>
                    </m:rPr>
                    <w:rPr>
                      <w:rFonts w:ascii="Cambria Math" w:hAnsi="Cambria Math"/>
                    </w:rPr>
                    <m:t>⋅d</m:t>
                  </m:r>
                </m:e>
              </m:d>
            </m:oMath>
          </w:p>
        </w:tc>
        <w:tc>
          <w:tcPr>
            <w:tcW w:w="3597" w:type="dxa"/>
          </w:tcPr>
          <w:p w14:paraId="3AF587E4" w14:textId="6A9858A8" w:rsidR="005C451D" w:rsidRDefault="006B4F21" w:rsidP="00650E95">
            <w:pPr>
              <w:cnfStyle w:val="000000100000" w:firstRow="0" w:lastRow="0" w:firstColumn="0" w:lastColumn="0" w:oddVBand="0" w:evenVBand="0" w:oddHBand="1" w:evenHBand="0" w:firstRowFirstColumn="0" w:firstRowLastColumn="0" w:lastRowFirstColumn="0" w:lastRowLastColumn="0"/>
            </w:pPr>
            <w:proofErr w:type="spellStart"/>
            <w:r>
              <w:t>Cuadratica</w:t>
            </w:r>
            <w:proofErr w:type="spellEnd"/>
            <w:r>
              <w:t xml:space="preserve"> en n</w:t>
            </w:r>
          </w:p>
        </w:tc>
        <w:tc>
          <w:tcPr>
            <w:tcW w:w="3597" w:type="dxa"/>
          </w:tcPr>
          <w:p w14:paraId="786B10DD" w14:textId="412A98B1" w:rsidR="005C451D" w:rsidRDefault="006B4F21" w:rsidP="00650E95">
            <w:pPr>
              <w:cnfStyle w:val="000000100000" w:firstRow="0" w:lastRow="0" w:firstColumn="0" w:lastColumn="0" w:oddVBand="0" w:evenVBand="0" w:oddHBand="1" w:evenHBand="0" w:firstRowFirstColumn="0" w:firstRowLastColumn="0" w:lastRowFirstColumn="0" w:lastRowLastColumn="0"/>
            </w:pPr>
            <w:r>
              <w:t>Peor que O(n), mejor que</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p>
        </w:tc>
      </w:tr>
      <w:tr w:rsidR="005C451D" w14:paraId="1631D94D" w14:textId="77777777" w:rsidTr="006B4F21">
        <w:tc>
          <w:tcPr>
            <w:cnfStyle w:val="001000000000" w:firstRow="0" w:lastRow="0" w:firstColumn="1" w:lastColumn="0" w:oddVBand="0" w:evenVBand="0" w:oddHBand="0" w:evenHBand="0" w:firstRowFirstColumn="0" w:firstRowLastColumn="0" w:lastRowFirstColumn="0" w:lastRowLastColumn="0"/>
            <w:tcW w:w="3596" w:type="dxa"/>
          </w:tcPr>
          <w:p w14:paraId="5870B789" w14:textId="307A4C4C" w:rsidR="005C451D" w:rsidRPr="006B4F21" w:rsidRDefault="006B4F21" w:rsidP="00650E95">
            <w:r>
              <w:t xml:space="preserve">RNN: </w:t>
            </w:r>
            <m:oMath>
              <m:r>
                <m:rPr>
                  <m:sty m:val="bi"/>
                </m:rPr>
                <w:rPr>
                  <w:rFonts w:ascii="Cambria Math" w:hAnsi="Cambria Math"/>
                </w:rPr>
                <m:t>O</m:t>
              </m:r>
              <m:d>
                <m:dPr>
                  <m:ctrlPr>
                    <w:rPr>
                      <w:rFonts w:ascii="Cambria Math" w:hAnsi="Cambria Math"/>
                    </w:rPr>
                  </m:ctrlPr>
                </m:dPr>
                <m:e>
                  <m:r>
                    <m:rPr>
                      <m:sty m:val="bi"/>
                    </m:rPr>
                    <w:rPr>
                      <w:rFonts w:ascii="Cambria Math" w:hAnsi="Cambria Math"/>
                    </w:rPr>
                    <m:t>n⋅</m:t>
                  </m:r>
                  <m:sSup>
                    <m:sSupPr>
                      <m:ctrlPr>
                        <w:rPr>
                          <w:rFonts w:ascii="Cambria Math" w:hAnsi="Cambria Math"/>
                        </w:rPr>
                      </m:ctrlPr>
                    </m:sSupPr>
                    <m:e>
                      <m:r>
                        <m:rPr>
                          <m:sty m:val="bi"/>
                        </m:rPr>
                        <w:rPr>
                          <w:rFonts w:ascii="Cambria Math" w:hAnsi="Cambria Math"/>
                        </w:rPr>
                        <m:t>d</m:t>
                      </m:r>
                    </m:e>
                    <m:sup>
                      <m:r>
                        <m:rPr>
                          <m:sty m:val="bi"/>
                        </m:rPr>
                        <w:rPr>
                          <w:rFonts w:ascii="Cambria Math" w:hAnsi="Cambria Math"/>
                        </w:rPr>
                        <m:t>2</m:t>
                      </m:r>
                    </m:sup>
                  </m:sSup>
                </m:e>
              </m:d>
            </m:oMath>
          </w:p>
        </w:tc>
        <w:tc>
          <w:tcPr>
            <w:tcW w:w="3597" w:type="dxa"/>
          </w:tcPr>
          <w:p w14:paraId="773DE4EC" w14:textId="44AED210" w:rsidR="005C451D" w:rsidRDefault="006B4F21" w:rsidP="00650E95">
            <w:pPr>
              <w:cnfStyle w:val="000000000000" w:firstRow="0" w:lastRow="0" w:firstColumn="0" w:lastColumn="0" w:oddVBand="0" w:evenVBand="0" w:oddHBand="0" w:evenHBand="0" w:firstRowFirstColumn="0" w:firstRowLastColumn="0" w:lastRowFirstColumn="0" w:lastRowLastColumn="0"/>
            </w:pPr>
            <w:r>
              <w:t>Lineal en n</w:t>
            </w:r>
          </w:p>
        </w:tc>
        <w:tc>
          <w:tcPr>
            <w:tcW w:w="3597" w:type="dxa"/>
          </w:tcPr>
          <w:p w14:paraId="1C842FFE" w14:textId="5DA3EE72" w:rsidR="005C451D" w:rsidRDefault="006B4F21" w:rsidP="00650E95">
            <w:pPr>
              <w:cnfStyle w:val="000000000000" w:firstRow="0" w:lastRow="0" w:firstColumn="0" w:lastColumn="0" w:oddVBand="0" w:evenVBand="0" w:oddHBand="0" w:evenHBand="0" w:firstRowFirstColumn="0" w:firstRowLastColumn="0" w:lastRowFirstColumn="0" w:lastRowLastColumn="0"/>
            </w:pPr>
            <w:r>
              <w:t xml:space="preserve">Mejor que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Pr>
                <w:rFonts w:eastAsiaTheme="minorEastAsia"/>
              </w:rPr>
              <w:t xml:space="preserve"> en n, pero peor en d si d es grande</w:t>
            </w:r>
          </w:p>
        </w:tc>
      </w:tr>
      <w:tr w:rsidR="006B4F21" w14:paraId="08B455DB" w14:textId="77777777" w:rsidTr="006B4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4C66B96" w14:textId="743C9F3F" w:rsidR="006B4F21" w:rsidRPr="00D315BF" w:rsidRDefault="00D315BF" w:rsidP="00650E95">
            <w:pPr>
              <w:rPr>
                <w:b w:val="0"/>
                <w:bCs w:val="0"/>
              </w:rPr>
            </w:pPr>
            <w:r>
              <w:t xml:space="preserve">Convolucional: </w:t>
            </w:r>
            <m:oMath>
              <m:r>
                <m:rPr>
                  <m:sty m:val="bi"/>
                </m:rPr>
                <w:rPr>
                  <w:rFonts w:ascii="Cambria Math" w:hAnsi="Cambria Math"/>
                </w:rPr>
                <m:t>O</m:t>
              </m:r>
              <m:d>
                <m:dPr>
                  <m:ctrlPr>
                    <w:rPr>
                      <w:rFonts w:ascii="Cambria Math" w:hAnsi="Cambria Math"/>
                    </w:rPr>
                  </m:ctrlPr>
                </m:dPr>
                <m:e>
                  <m:r>
                    <m:rPr>
                      <m:sty m:val="bi"/>
                    </m:rPr>
                    <w:rPr>
                      <w:rFonts w:ascii="Cambria Math" w:hAnsi="Cambria Math"/>
                    </w:rPr>
                    <m:t>k⋅n⋅</m:t>
                  </m:r>
                  <m:sSup>
                    <m:sSupPr>
                      <m:ctrlPr>
                        <w:rPr>
                          <w:rFonts w:ascii="Cambria Math" w:hAnsi="Cambria Math"/>
                        </w:rPr>
                      </m:ctrlPr>
                    </m:sSupPr>
                    <m:e>
                      <m:r>
                        <m:rPr>
                          <m:sty m:val="bi"/>
                        </m:rPr>
                        <w:rPr>
                          <w:rFonts w:ascii="Cambria Math" w:hAnsi="Cambria Math"/>
                        </w:rPr>
                        <m:t>d</m:t>
                      </m:r>
                    </m:e>
                    <m:sup>
                      <m:r>
                        <m:rPr>
                          <m:sty m:val="bi"/>
                        </m:rPr>
                        <w:rPr>
                          <w:rFonts w:ascii="Cambria Math" w:hAnsi="Cambria Math"/>
                        </w:rPr>
                        <m:t>2</m:t>
                      </m:r>
                    </m:sup>
                  </m:sSup>
                </m:e>
              </m:d>
            </m:oMath>
          </w:p>
        </w:tc>
        <w:tc>
          <w:tcPr>
            <w:tcW w:w="3597" w:type="dxa"/>
          </w:tcPr>
          <w:p w14:paraId="1B1A215A" w14:textId="65D4DC2B" w:rsidR="006B4F21" w:rsidRDefault="00527FB7" w:rsidP="00650E95">
            <w:pPr>
              <w:cnfStyle w:val="000000100000" w:firstRow="0" w:lastRow="0" w:firstColumn="0" w:lastColumn="0" w:oddVBand="0" w:evenVBand="0" w:oddHBand="1" w:evenHBand="0" w:firstRowFirstColumn="0" w:firstRowLastColumn="0" w:lastRowFirstColumn="0" w:lastRowLastColumn="0"/>
            </w:pPr>
            <w:r>
              <w:t>Lineal en n</w:t>
            </w:r>
          </w:p>
        </w:tc>
        <w:tc>
          <w:tcPr>
            <w:tcW w:w="3597" w:type="dxa"/>
          </w:tcPr>
          <w:p w14:paraId="547E3497" w14:textId="26CCEE27" w:rsidR="006B4F21" w:rsidRDefault="00527FB7" w:rsidP="00650E95">
            <w:pPr>
              <w:cnfStyle w:val="000000100000" w:firstRow="0" w:lastRow="0" w:firstColumn="0" w:lastColumn="0" w:oddVBand="0" w:evenVBand="0" w:oddHBand="1" w:evenHBand="0" w:firstRowFirstColumn="0" w:firstRowLastColumn="0" w:lastRowFirstColumn="0" w:lastRowLastColumn="0"/>
            </w:pPr>
            <w:r>
              <w:t>Similar a RNN en n, con una constante k extra</w:t>
            </w:r>
          </w:p>
        </w:tc>
      </w:tr>
      <w:tr w:rsidR="00527FB7" w14:paraId="2CBD4B1C" w14:textId="77777777" w:rsidTr="006B4F21">
        <w:tc>
          <w:tcPr>
            <w:cnfStyle w:val="001000000000" w:firstRow="0" w:lastRow="0" w:firstColumn="1" w:lastColumn="0" w:oddVBand="0" w:evenVBand="0" w:oddHBand="0" w:evenHBand="0" w:firstRowFirstColumn="0" w:firstRowLastColumn="0" w:lastRowFirstColumn="0" w:lastRowLastColumn="0"/>
            <w:tcW w:w="3596" w:type="dxa"/>
          </w:tcPr>
          <w:p w14:paraId="35E39C8B" w14:textId="660BDC4B" w:rsidR="00527FB7" w:rsidRPr="00C40A0A" w:rsidRDefault="00C40A0A" w:rsidP="00650E95">
            <w:pPr>
              <w:rPr>
                <w:b w:val="0"/>
                <w:bCs w:val="0"/>
              </w:rPr>
            </w:pPr>
            <w:r>
              <w:t>Self-</w:t>
            </w:r>
            <w:proofErr w:type="spellStart"/>
            <w:r>
              <w:t>Attention</w:t>
            </w:r>
            <w:proofErr w:type="spellEnd"/>
            <w:r>
              <w:t xml:space="preserve"> restringida: </w:t>
            </w:r>
            <m:oMath>
              <m:r>
                <m:rPr>
                  <m:sty m:val="bi"/>
                </m:rPr>
                <w:rPr>
                  <w:rFonts w:ascii="Cambria Math" w:hAnsi="Cambria Math"/>
                </w:rPr>
                <m:t>O</m:t>
              </m:r>
              <m:d>
                <m:dPr>
                  <m:ctrlPr>
                    <w:rPr>
                      <w:rFonts w:ascii="Cambria Math" w:hAnsi="Cambria Math"/>
                    </w:rPr>
                  </m:ctrlPr>
                </m:dPr>
                <m:e>
                  <m:r>
                    <m:rPr>
                      <m:sty m:val="bi"/>
                    </m:rPr>
                    <w:rPr>
                      <w:rFonts w:ascii="Cambria Math" w:hAnsi="Cambria Math"/>
                    </w:rPr>
                    <m:t>r⋅n⋅d</m:t>
                  </m:r>
                </m:e>
              </m:d>
            </m:oMath>
          </w:p>
        </w:tc>
        <w:tc>
          <w:tcPr>
            <w:tcW w:w="3597" w:type="dxa"/>
          </w:tcPr>
          <w:p w14:paraId="77F9546A" w14:textId="3F50C087" w:rsidR="00527FB7" w:rsidRDefault="00C40A0A" w:rsidP="00650E95">
            <w:pPr>
              <w:cnfStyle w:val="000000000000" w:firstRow="0" w:lastRow="0" w:firstColumn="0" w:lastColumn="0" w:oddVBand="0" w:evenVBand="0" w:oddHBand="0" w:evenHBand="0" w:firstRowFirstColumn="0" w:firstRowLastColumn="0" w:lastRowFirstColumn="0" w:lastRowLastColumn="0"/>
            </w:pPr>
            <w:r>
              <w:t>Lineal en n</w:t>
            </w:r>
          </w:p>
        </w:tc>
        <w:tc>
          <w:tcPr>
            <w:tcW w:w="3597" w:type="dxa"/>
          </w:tcPr>
          <w:p w14:paraId="33285122" w14:textId="6C538721" w:rsidR="00527FB7" w:rsidRDefault="00C40A0A" w:rsidP="00650E95">
            <w:pPr>
              <w:cnfStyle w:val="000000000000" w:firstRow="0" w:lastRow="0" w:firstColumn="0" w:lastColumn="0" w:oddVBand="0" w:evenVBand="0" w:oddHBand="0" w:evenHBand="0" w:firstRowFirstColumn="0" w:firstRowLastColumn="0" w:lastRowFirstColumn="0" w:lastRowLastColumn="0"/>
            </w:pPr>
            <w:r>
              <w:t>Mejor que Self-</w:t>
            </w:r>
            <w:proofErr w:type="spellStart"/>
            <w:r>
              <w:t>Attention</w:t>
            </w:r>
            <w:proofErr w:type="spellEnd"/>
            <w:r>
              <w:t xml:space="preserve"> completa cuando n es muy grande</w:t>
            </w:r>
          </w:p>
        </w:tc>
      </w:tr>
    </w:tbl>
    <w:p w14:paraId="49D9873B" w14:textId="77777777" w:rsidR="005C451D" w:rsidRDefault="005C451D" w:rsidP="00650E95"/>
    <w:p w14:paraId="125DD129" w14:textId="224E504F" w:rsidR="009174AA" w:rsidRDefault="002D5098" w:rsidP="00650E95">
      <w:r w:rsidRPr="002D5098">
        <w:rPr>
          <w:b/>
          <w:bCs/>
        </w:rPr>
        <w:t>Un matiz importante:</w:t>
      </w:r>
      <w:r>
        <w:rPr>
          <w:b/>
          <w:bCs/>
        </w:rPr>
        <w:t xml:space="preserve"> </w:t>
      </w:r>
      <w:r>
        <w:t xml:space="preserve">Estas </w:t>
      </w:r>
      <w:proofErr w:type="spellStart"/>
      <w:r>
        <w:t>formulas</w:t>
      </w:r>
      <w:proofErr w:type="spellEnd"/>
      <w:r>
        <w:t xml:space="preserve"> tienen dos variables (n y d), así que no se puede decir “una es siempre </w:t>
      </w:r>
      <w:proofErr w:type="spellStart"/>
      <w:r>
        <w:t>mas</w:t>
      </w:r>
      <w:proofErr w:type="spellEnd"/>
      <w:r>
        <w:t xml:space="preserve"> rápida que otra” sin saber los valores concretos. Self-</w:t>
      </w:r>
      <w:proofErr w:type="spellStart"/>
      <w:r>
        <w:t>Attention</w:t>
      </w:r>
      <w:proofErr w:type="spellEnd"/>
      <w:r>
        <w:t xml:space="preserve"> es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e>
        </m:d>
      </m:oMath>
      <w:r>
        <w:rPr>
          <w:rFonts w:eastAsiaTheme="minorEastAsia"/>
        </w:rPr>
        <w:t xml:space="preserve">: peor que las otras cuando n (el largo de la secuencia) es enorme, pero mejor cuando d (el tamaño del vector) es el que domina – que es justo el caso típico en traduccion, </w:t>
      </w:r>
      <w:r w:rsidR="000C7574">
        <w:rPr>
          <w:rFonts w:eastAsiaTheme="minorEastAsia"/>
        </w:rPr>
        <w:t>como ya vimos en el documento (donde n suele ser menor que d).</w:t>
      </w:r>
    </w:p>
    <w:tbl>
      <w:tblPr>
        <w:tblStyle w:val="Tablaconcuadrcula"/>
        <w:tblW w:w="0" w:type="auto"/>
        <w:tblLook w:val="04A0" w:firstRow="1" w:lastRow="0" w:firstColumn="1" w:lastColumn="0" w:noHBand="0" w:noVBand="1"/>
      </w:tblPr>
      <w:tblGrid>
        <w:gridCol w:w="10790"/>
      </w:tblGrid>
      <w:tr w:rsidR="00C40A0A" w14:paraId="501EB4C9" w14:textId="77777777" w:rsidTr="00C40A0A">
        <w:tc>
          <w:tcPr>
            <w:tcW w:w="10790" w:type="dxa"/>
          </w:tcPr>
          <w:p w14:paraId="2AAFAB05" w14:textId="5A687B86" w:rsidR="00C40A0A" w:rsidRDefault="009174AA" w:rsidP="00650E95">
            <w:r w:rsidRPr="009174AA">
              <w:rPr>
                <w:noProof/>
              </w:rPr>
              <w:drawing>
                <wp:inline distT="0" distB="0" distL="0" distR="0" wp14:anchorId="7557BABD" wp14:editId="554AF5CF">
                  <wp:extent cx="2339543" cy="419136"/>
                  <wp:effectExtent l="19050" t="19050" r="22860" b="19050"/>
                  <wp:docPr id="395511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1796" name=""/>
                          <pic:cNvPicPr/>
                        </pic:nvPicPr>
                        <pic:blipFill>
                          <a:blip r:embed="rId421"/>
                          <a:stretch>
                            <a:fillRect/>
                          </a:stretch>
                        </pic:blipFill>
                        <pic:spPr>
                          <a:xfrm>
                            <a:off x="0" y="0"/>
                            <a:ext cx="2339543" cy="419136"/>
                          </a:xfrm>
                          <a:prstGeom prst="rect">
                            <a:avLst/>
                          </a:prstGeom>
                          <a:ln w="12700">
                            <a:solidFill>
                              <a:schemeClr val="tx1"/>
                            </a:solidFill>
                          </a:ln>
                        </pic:spPr>
                      </pic:pic>
                    </a:graphicData>
                  </a:graphic>
                </wp:inline>
              </w:drawing>
            </w:r>
          </w:p>
          <w:p w14:paraId="1885BDC7" w14:textId="08392FAD" w:rsidR="009174AA" w:rsidRDefault="009174AA" w:rsidP="00650E95">
            <w:r>
              <w:t>Es una variante de Self-</w:t>
            </w:r>
            <w:proofErr w:type="spellStart"/>
            <w:r>
              <w:t>Attention</w:t>
            </w:r>
            <w:proofErr w:type="spellEnd"/>
            <w:r>
              <w:t xml:space="preserve"> donde cada token </w:t>
            </w:r>
            <w:r>
              <w:rPr>
                <w:b/>
                <w:bCs/>
              </w:rPr>
              <w:t xml:space="preserve">no </w:t>
            </w:r>
            <w:r>
              <w:t xml:space="preserve">mira a todos los demás, sino solo a los r vecinos </w:t>
            </w:r>
            <w:proofErr w:type="spellStart"/>
            <w:r>
              <w:t>mas</w:t>
            </w:r>
            <w:proofErr w:type="spellEnd"/>
            <w:r>
              <w:t xml:space="preserve"> cercanos (una “ventana” alrededor suyo), en vez de comparar contra la secuencia entera.</w:t>
            </w:r>
          </w:p>
          <w:p w14:paraId="70779476" w14:textId="77777777" w:rsidR="009174AA" w:rsidRDefault="009174AA" w:rsidP="00650E95"/>
          <w:p w14:paraId="14B93185" w14:textId="38D59114" w:rsidR="009174AA" w:rsidRDefault="00D5280B" w:rsidP="00650E95">
            <w:r>
              <w:t xml:space="preserve">Por eso su </w:t>
            </w:r>
            <w:proofErr w:type="spellStart"/>
            <w:r>
              <w:t>formula</w:t>
            </w:r>
            <w:proofErr w:type="spellEnd"/>
            <w:r>
              <w:t xml:space="preserve"> es </w:t>
            </w:r>
            <m:oMath>
              <m:r>
                <w:rPr>
                  <w:rFonts w:ascii="Cambria Math" w:hAnsi="Cambria Math"/>
                </w:rPr>
                <m:t>O</m:t>
              </m:r>
              <m:d>
                <m:dPr>
                  <m:ctrlPr>
                    <w:rPr>
                      <w:rFonts w:ascii="Cambria Math" w:hAnsi="Cambria Math"/>
                    </w:rPr>
                  </m:ctrlPr>
                </m:dPr>
                <m:e>
                  <m:r>
                    <w:rPr>
                      <w:rFonts w:ascii="Cambria Math" w:hAnsi="Cambria Math"/>
                    </w:rPr>
                    <m:t>r⋅n⋅d</m:t>
                  </m:r>
                </m:e>
              </m:d>
            </m:oMath>
            <w:r>
              <w:rPr>
                <w:rFonts w:eastAsiaTheme="minorEastAsia"/>
              </w:rPr>
              <w:t xml:space="preserve"> en vez de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e>
              </m:d>
            </m:oMath>
            <w:r>
              <w:rPr>
                <w:rFonts w:eastAsiaTheme="minorEastAsia"/>
              </w:rPr>
              <w:t xml:space="preserve">: en lugar de n comparaciones por token, hace solo r (mucho menor que n si la secuencia es larga) – y por eso la longitud máxima de camino sube a </w:t>
            </w:r>
            <m:oMath>
              <m:r>
                <w:rPr>
                  <w:rFonts w:ascii="Cambria Math" w:hAnsi="Cambria Math"/>
                </w:rPr>
                <m:t>O</m:t>
              </m:r>
              <m:d>
                <m:dPr>
                  <m:ctrlPr>
                    <w:rPr>
                      <w:rFonts w:ascii="Cambria Math" w:hAnsi="Cambria Math"/>
                    </w:rPr>
                  </m:ctrlPr>
                </m:dPr>
                <m:e>
                  <m:r>
                    <w:rPr>
                      <w:rFonts w:ascii="Cambria Math" w:hAnsi="Cambria Math"/>
                    </w:rPr>
                    <m:t>n/r</m:t>
                  </m:r>
                </m:e>
              </m:d>
            </m:oMath>
            <w:r w:rsidR="006412FF">
              <w:rPr>
                <w:rFonts w:eastAsiaTheme="minorEastAsia"/>
              </w:rPr>
              <w:t xml:space="preserve">, porque ya no hay conexión directa entre dos tokens muy lejanos. </w:t>
            </w:r>
            <w:r w:rsidR="00D73B96" w:rsidRPr="00D73B96">
              <w:rPr>
                <w:rFonts w:eastAsiaTheme="minorEastAsia"/>
              </w:rPr>
              <w:t xml:space="preserve">El </w:t>
            </w:r>
            <w:proofErr w:type="spellStart"/>
            <w:proofErr w:type="gramStart"/>
            <w:r w:rsidR="00D73B96" w:rsidRPr="00D73B96">
              <w:rPr>
                <w:rFonts w:eastAsiaTheme="minorEastAsia"/>
              </w:rPr>
              <w:t>paper</w:t>
            </w:r>
            <w:proofErr w:type="spellEnd"/>
            <w:proofErr w:type="gramEnd"/>
            <w:r w:rsidR="00D73B96" w:rsidRPr="00D73B96">
              <w:rPr>
                <w:rFonts w:eastAsiaTheme="minorEastAsia"/>
              </w:rPr>
              <w:t xml:space="preserve"> la menciona como algo a futuro, no como parte del modelo que implementaron.</w:t>
            </w:r>
          </w:p>
          <w:p w14:paraId="3FD7AD43" w14:textId="77777777" w:rsidR="009174AA" w:rsidRDefault="009174AA" w:rsidP="00650E95"/>
        </w:tc>
      </w:tr>
    </w:tbl>
    <w:p w14:paraId="09133197" w14:textId="77777777" w:rsidR="00C40A0A" w:rsidRDefault="00C40A0A" w:rsidP="00650E95"/>
    <w:p w14:paraId="062EF1C7" w14:textId="440F2283" w:rsidR="000C7574" w:rsidRDefault="000C7574" w:rsidP="000C7574">
      <w:pPr>
        <w:pStyle w:val="Ttulo4"/>
        <w:rPr>
          <w:b/>
          <w:bCs/>
          <w:i w:val="0"/>
          <w:iCs w:val="0"/>
          <w:sz w:val="24"/>
        </w:rPr>
      </w:pPr>
      <w:r w:rsidRPr="00FC1936">
        <w:rPr>
          <w:b/>
          <w:bCs/>
          <w:i w:val="0"/>
          <w:iCs w:val="0"/>
          <w:sz w:val="24"/>
          <w:highlight w:val="yellow"/>
        </w:rPr>
        <w:t>1.12.</w:t>
      </w:r>
      <w:r w:rsidR="00390854">
        <w:rPr>
          <w:b/>
          <w:bCs/>
          <w:i w:val="0"/>
          <w:iCs w:val="0"/>
          <w:sz w:val="24"/>
          <w:highlight w:val="yellow"/>
        </w:rPr>
        <w:t>7</w:t>
      </w:r>
      <w:r w:rsidRPr="00FC1936">
        <w:rPr>
          <w:b/>
          <w:bCs/>
          <w:i w:val="0"/>
          <w:iCs w:val="0"/>
          <w:sz w:val="24"/>
          <w:highlight w:val="yellow"/>
        </w:rPr>
        <w:t>.</w:t>
      </w:r>
      <w:r w:rsidR="00FC1936" w:rsidRPr="00FC1936">
        <w:rPr>
          <w:b/>
          <w:bCs/>
          <w:i w:val="0"/>
          <w:iCs w:val="0"/>
          <w:sz w:val="24"/>
          <w:highlight w:val="yellow"/>
        </w:rPr>
        <w:t>5: La jerarquía de “Operaciones secuenciales” en esta tabla, en particular</w:t>
      </w:r>
    </w:p>
    <w:p w14:paraId="056E627A" w14:textId="59B897AC" w:rsidR="00FC1936" w:rsidRDefault="00075599" w:rsidP="00FC1936">
      <w:r w:rsidRPr="00075599">
        <w:t>Acá la comparación es más directa, porque todas dependen solo de</w:t>
      </w:r>
      <w:r>
        <w:t xml:space="preserve"> n:</w:t>
      </w:r>
    </w:p>
    <w:p w14:paraId="158A597E" w14:textId="0DE79356" w:rsidR="00075599" w:rsidRDefault="00075599" w:rsidP="00FC1936">
      <w:r w:rsidRPr="00075599">
        <w:rPr>
          <w:noProof/>
        </w:rPr>
        <w:drawing>
          <wp:inline distT="0" distB="0" distL="0" distR="0" wp14:anchorId="080BFD7F" wp14:editId="17C7F079">
            <wp:extent cx="5692633" cy="609653"/>
            <wp:effectExtent l="19050" t="19050" r="22860" b="19050"/>
            <wp:docPr id="755179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79620" name=""/>
                    <pic:cNvPicPr/>
                  </pic:nvPicPr>
                  <pic:blipFill>
                    <a:blip r:embed="rId422"/>
                    <a:stretch>
                      <a:fillRect/>
                    </a:stretch>
                  </pic:blipFill>
                  <pic:spPr>
                    <a:xfrm>
                      <a:off x="0" y="0"/>
                      <a:ext cx="5692633" cy="609653"/>
                    </a:xfrm>
                    <a:prstGeom prst="rect">
                      <a:avLst/>
                    </a:prstGeom>
                    <a:ln w="19050">
                      <a:solidFill>
                        <a:schemeClr val="tx1"/>
                      </a:solidFill>
                    </a:ln>
                  </pic:spPr>
                </pic:pic>
              </a:graphicData>
            </a:graphic>
          </wp:inline>
        </w:drawing>
      </w:r>
    </w:p>
    <w:p w14:paraId="14A13423" w14:textId="2D06128A" w:rsidR="005C451D" w:rsidRDefault="007279F3" w:rsidP="00650E95">
      <w:r w:rsidRPr="007279F3">
        <w:rPr>
          <w:noProof/>
        </w:rPr>
        <w:drawing>
          <wp:inline distT="0" distB="0" distL="0" distR="0" wp14:anchorId="5D020562" wp14:editId="76244012">
            <wp:extent cx="6210300" cy="1198358"/>
            <wp:effectExtent l="19050" t="19050" r="19050" b="20955"/>
            <wp:docPr id="637916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16648" name=""/>
                    <pic:cNvPicPr/>
                  </pic:nvPicPr>
                  <pic:blipFill>
                    <a:blip r:embed="rId423"/>
                    <a:stretch>
                      <a:fillRect/>
                    </a:stretch>
                  </pic:blipFill>
                  <pic:spPr>
                    <a:xfrm>
                      <a:off x="0" y="0"/>
                      <a:ext cx="6217572" cy="1199761"/>
                    </a:xfrm>
                    <a:prstGeom prst="rect">
                      <a:avLst/>
                    </a:prstGeom>
                    <a:ln w="9525">
                      <a:solidFill>
                        <a:schemeClr val="tx1"/>
                      </a:solidFill>
                    </a:ln>
                  </pic:spPr>
                </pic:pic>
              </a:graphicData>
            </a:graphic>
          </wp:inline>
        </w:drawing>
      </w:r>
    </w:p>
    <w:p w14:paraId="792F00AA" w14:textId="1DBF8E94" w:rsidR="00541AC1" w:rsidRDefault="00541AC1" w:rsidP="00541AC1">
      <w:pPr>
        <w:rPr>
          <w:rFonts w:eastAsiaTheme="minorEastAsia"/>
        </w:rPr>
      </w:pPr>
      <w:r>
        <w:t>Esta es la razón principal por que la que Self-</w:t>
      </w:r>
      <w:proofErr w:type="spellStart"/>
      <w:r>
        <w:t>Attention</w:t>
      </w:r>
      <w:proofErr w:type="spellEnd"/>
      <w:r>
        <w:t xml:space="preserve"> le gano a las RNN en velocidad de </w:t>
      </w:r>
      <w:proofErr w:type="spellStart"/>
      <w:r>
        <w:t>entranemiento</w:t>
      </w:r>
      <w:proofErr w:type="spellEnd"/>
      <w:r>
        <w:t>: No importa que tan larga sea la oración, siempre necesita la misma cantidad mínima de pasos secuenciales (</w:t>
      </w:r>
      <w:proofErr w:type="gramStart"/>
      <w:r>
        <w:t>O(</w:t>
      </w:r>
      <w:proofErr w:type="gramEnd"/>
      <w:r>
        <w:t xml:space="preserve">1)), mientras que una RNN necesita </w:t>
      </w:r>
      <w:proofErr w:type="spellStart"/>
      <w:r>
        <w:t>mas</w:t>
      </w:r>
      <w:proofErr w:type="spellEnd"/>
      <w:r>
        <w:t xml:space="preserve"> pasos cuanto </w:t>
      </w:r>
      <w:proofErr w:type="spellStart"/>
      <w:r>
        <w:t>mas</w:t>
      </w:r>
      <w:proofErr w:type="spellEnd"/>
      <w:r>
        <w:t xml:space="preserve"> larga es la oración </w:t>
      </w:r>
      <m:oMath>
        <m:r>
          <w:rPr>
            <w:rFonts w:ascii="Cambria Math" w:hAnsi="Cambria Math"/>
          </w:rPr>
          <m:t>O</m:t>
        </m:r>
        <m:d>
          <m:dPr>
            <m:ctrlPr>
              <w:rPr>
                <w:rFonts w:ascii="Cambria Math" w:hAnsi="Cambria Math"/>
              </w:rPr>
            </m:ctrlPr>
          </m:dPr>
          <m:e>
            <m:r>
              <w:rPr>
                <w:rFonts w:ascii="Cambria Math" w:hAnsi="Cambria Math"/>
              </w:rPr>
              <m:t>n</m:t>
            </m:r>
          </m:e>
        </m:d>
      </m:oMath>
      <w:r>
        <w:rPr>
          <w:rFonts w:eastAsiaTheme="minorEastAsia"/>
        </w:rPr>
        <w:t>.</w:t>
      </w:r>
    </w:p>
    <w:p w14:paraId="5F725F87" w14:textId="77777777" w:rsidR="00541AC1" w:rsidRDefault="00541AC1" w:rsidP="00541AC1"/>
    <w:p w14:paraId="6B63C6B4" w14:textId="77777777" w:rsidR="00390854" w:rsidRDefault="00390854" w:rsidP="00541AC1"/>
    <w:p w14:paraId="18BF6B06" w14:textId="02799030" w:rsidR="00390854" w:rsidRDefault="00390854">
      <w:r>
        <w:br w:type="page"/>
      </w:r>
    </w:p>
    <w:p w14:paraId="04FE3274" w14:textId="21B4DC2B" w:rsidR="00390854" w:rsidRDefault="00390854" w:rsidP="00390854">
      <w:pPr>
        <w:pStyle w:val="Ttulo3"/>
        <w:rPr>
          <w:rFonts w:cs="Arial"/>
          <w:b/>
          <w:bCs/>
          <w:sz w:val="24"/>
          <w:szCs w:val="24"/>
        </w:rPr>
      </w:pPr>
      <w:bookmarkStart w:id="64" w:name="_Toc243791153"/>
      <w:r w:rsidRPr="00390854">
        <w:rPr>
          <w:rFonts w:cs="Arial"/>
          <w:b/>
          <w:bCs/>
          <w:sz w:val="24"/>
          <w:szCs w:val="24"/>
          <w:highlight w:val="yellow"/>
        </w:rPr>
        <w:lastRenderedPageBreak/>
        <w:t xml:space="preserve">1.12.8: Como se </w:t>
      </w:r>
      <w:proofErr w:type="spellStart"/>
      <w:r w:rsidRPr="00390854">
        <w:rPr>
          <w:rFonts w:cs="Arial"/>
          <w:b/>
          <w:bCs/>
          <w:sz w:val="24"/>
          <w:szCs w:val="24"/>
          <w:highlight w:val="yellow"/>
        </w:rPr>
        <w:t>entreno</w:t>
      </w:r>
      <w:proofErr w:type="spellEnd"/>
      <w:r w:rsidRPr="00390854">
        <w:rPr>
          <w:rFonts w:cs="Arial"/>
          <w:b/>
          <w:bCs/>
          <w:sz w:val="24"/>
          <w:szCs w:val="24"/>
          <w:highlight w:val="yellow"/>
        </w:rPr>
        <w:t xml:space="preserve"> realmente este modelo (</w:t>
      </w:r>
      <w:proofErr w:type="spellStart"/>
      <w:r w:rsidRPr="00390854">
        <w:rPr>
          <w:rFonts w:cs="Arial"/>
          <w:b/>
          <w:bCs/>
          <w:sz w:val="24"/>
          <w:szCs w:val="24"/>
          <w:highlight w:val="yellow"/>
        </w:rPr>
        <w:t>Seccion</w:t>
      </w:r>
      <w:proofErr w:type="spellEnd"/>
      <w:r w:rsidRPr="00390854">
        <w:rPr>
          <w:rFonts w:cs="Arial"/>
          <w:b/>
          <w:bCs/>
          <w:sz w:val="24"/>
          <w:szCs w:val="24"/>
          <w:highlight w:val="yellow"/>
        </w:rPr>
        <w:t xml:space="preserve"> 5 del </w:t>
      </w:r>
      <w:proofErr w:type="spellStart"/>
      <w:r w:rsidRPr="00390854">
        <w:rPr>
          <w:rFonts w:cs="Arial"/>
          <w:b/>
          <w:bCs/>
          <w:sz w:val="24"/>
          <w:szCs w:val="24"/>
          <w:highlight w:val="yellow"/>
        </w:rPr>
        <w:t>paper</w:t>
      </w:r>
      <w:proofErr w:type="spellEnd"/>
      <w:r w:rsidRPr="00390854">
        <w:rPr>
          <w:rFonts w:cs="Arial"/>
          <w:b/>
          <w:bCs/>
          <w:sz w:val="24"/>
          <w:szCs w:val="24"/>
          <w:highlight w:val="yellow"/>
        </w:rPr>
        <w:t>)</w:t>
      </w:r>
      <w:r w:rsidR="00C245A0">
        <w:rPr>
          <w:rFonts w:cs="Arial"/>
          <w:b/>
          <w:bCs/>
          <w:sz w:val="24"/>
          <w:szCs w:val="24"/>
        </w:rPr>
        <w:t xml:space="preserve"> – 65.000.000 de parámetros</w:t>
      </w:r>
      <w:bookmarkEnd w:id="64"/>
    </w:p>
    <w:p w14:paraId="3AB0510D" w14:textId="77777777" w:rsidR="00390854" w:rsidRPr="00390854" w:rsidRDefault="00390854" w:rsidP="00390854">
      <w:pPr>
        <w:rPr>
          <w:b/>
          <w:bCs/>
          <w:sz w:val="24"/>
          <w:szCs w:val="28"/>
        </w:rPr>
      </w:pPr>
      <w:r w:rsidRPr="00390854">
        <w:rPr>
          <w:b/>
          <w:bCs/>
          <w:sz w:val="24"/>
          <w:szCs w:val="28"/>
          <w:highlight w:val="yellow"/>
        </w:rPr>
        <w:t>Datos de entrenamiento</w:t>
      </w:r>
    </w:p>
    <w:p w14:paraId="72610DB9" w14:textId="5F86AB1B" w:rsidR="00390854" w:rsidRDefault="002F1781" w:rsidP="00390854">
      <w:r>
        <w:t xml:space="preserve">El </w:t>
      </w:r>
      <w:proofErr w:type="spellStart"/>
      <w:proofErr w:type="gramStart"/>
      <w:r>
        <w:t>paper</w:t>
      </w:r>
      <w:proofErr w:type="spellEnd"/>
      <w:proofErr w:type="gramEnd"/>
      <w:r>
        <w:t xml:space="preserve"> entreno con el </w:t>
      </w:r>
      <w:proofErr w:type="spellStart"/>
      <w:r>
        <w:t>dataset</w:t>
      </w:r>
      <w:proofErr w:type="spellEnd"/>
      <w:r>
        <w:t xml:space="preserve"> estándar </w:t>
      </w:r>
      <w:r w:rsidRPr="002F1781">
        <w:rPr>
          <w:b/>
          <w:bCs/>
        </w:rPr>
        <w:t>WMT 2014 English-German</w:t>
      </w:r>
      <w:r>
        <w:rPr>
          <w:b/>
          <w:bCs/>
        </w:rPr>
        <w:t xml:space="preserve">m, </w:t>
      </w:r>
      <w:r>
        <w:t xml:space="preserve">de aproximadamente </w:t>
      </w:r>
      <w:r w:rsidRPr="002F1781">
        <w:rPr>
          <w:b/>
          <w:bCs/>
        </w:rPr>
        <w:t>4.5 millones de pares de oraciones</w:t>
      </w:r>
      <w:r>
        <w:t xml:space="preserve">. </w:t>
      </w:r>
      <w:r w:rsidRPr="002F1781">
        <w:t>El</w:t>
      </w:r>
      <w:r>
        <w:rPr>
          <w:b/>
          <w:bCs/>
        </w:rPr>
        <w:t xml:space="preserve"> </w:t>
      </w:r>
      <w:r>
        <w:t xml:space="preserve">vocabulario compartido entre </w:t>
      </w:r>
      <w:proofErr w:type="spellStart"/>
      <w:r>
        <w:t>ingles</w:t>
      </w:r>
      <w:proofErr w:type="spellEnd"/>
      <w:r>
        <w:t xml:space="preserve"> y alemán, generado con </w:t>
      </w:r>
      <w:r w:rsidR="00890CD2" w:rsidRPr="00890CD2">
        <w:t>byte-</w:t>
      </w:r>
      <w:proofErr w:type="spellStart"/>
      <w:r w:rsidR="00890CD2" w:rsidRPr="00890CD2">
        <w:t>pair</w:t>
      </w:r>
      <w:proofErr w:type="spellEnd"/>
      <w:r w:rsidR="00890CD2" w:rsidRPr="00890CD2">
        <w:t xml:space="preserve"> </w:t>
      </w:r>
      <w:proofErr w:type="spellStart"/>
      <w:r w:rsidR="00890CD2" w:rsidRPr="00890CD2">
        <w:t>encoding</w:t>
      </w:r>
      <w:proofErr w:type="spellEnd"/>
      <w:r w:rsidR="00890CD2">
        <w:t xml:space="preserve">, tiene unos </w:t>
      </w:r>
      <w:r w:rsidR="00890CD2">
        <w:rPr>
          <w:b/>
          <w:bCs/>
        </w:rPr>
        <w:t xml:space="preserve">37.000 tokens </w:t>
      </w:r>
      <w:r w:rsidR="00890CD2">
        <w:t xml:space="preserve">(el mismo </w:t>
      </w:r>
      <w:proofErr w:type="spellStart"/>
      <w:r w:rsidR="00890CD2">
        <w:t>numero</w:t>
      </w:r>
      <w:proofErr w:type="spellEnd"/>
      <w:r w:rsidR="00890CD2">
        <w:t xml:space="preserve"> que ya mencionamos en la Fase Previa de este documento). Para </w:t>
      </w:r>
      <w:proofErr w:type="spellStart"/>
      <w:r w:rsidR="00890CD2">
        <w:t>ingles</w:t>
      </w:r>
      <w:proofErr w:type="spellEnd"/>
      <w:r w:rsidR="00890CD2">
        <w:t>-</w:t>
      </w:r>
      <w:proofErr w:type="spellStart"/>
      <w:r w:rsidR="00890CD2">
        <w:t>fraces</w:t>
      </w:r>
      <w:proofErr w:type="spellEnd"/>
      <w:r w:rsidR="00890CD2">
        <w:t xml:space="preserve"> usaron un </w:t>
      </w:r>
      <w:proofErr w:type="spellStart"/>
      <w:r w:rsidR="00890CD2">
        <w:t>dataset</w:t>
      </w:r>
      <w:proofErr w:type="spellEnd"/>
      <w:r w:rsidR="00890CD2">
        <w:t xml:space="preserve"> bastante </w:t>
      </w:r>
      <w:proofErr w:type="spellStart"/>
      <w:r w:rsidR="00890CD2">
        <w:t>mas</w:t>
      </w:r>
      <w:proofErr w:type="spellEnd"/>
      <w:r w:rsidR="00890CD2">
        <w:t xml:space="preserve"> grande: </w:t>
      </w:r>
      <w:r w:rsidR="00EA320D">
        <w:t>3</w:t>
      </w:r>
      <w:r w:rsidR="00EA320D" w:rsidRPr="00EA320D">
        <w:t>6 millones de oraciones, con un vocabulario de 32.000 "</w:t>
      </w:r>
      <w:proofErr w:type="spellStart"/>
      <w:r w:rsidR="00EA320D" w:rsidRPr="00EA320D">
        <w:t>word-pieces</w:t>
      </w:r>
      <w:proofErr w:type="spellEnd"/>
      <w:r w:rsidR="00EA320D" w:rsidRPr="00EA320D">
        <w:t>".</w:t>
      </w:r>
    </w:p>
    <w:p w14:paraId="00BE3C98" w14:textId="77777777" w:rsidR="00EA320D" w:rsidRPr="00EA320D" w:rsidRDefault="00EA320D" w:rsidP="00EA320D">
      <w:pPr>
        <w:rPr>
          <w:b/>
          <w:bCs/>
          <w:sz w:val="24"/>
          <w:szCs w:val="28"/>
        </w:rPr>
      </w:pPr>
      <w:r w:rsidRPr="00EA320D">
        <w:rPr>
          <w:b/>
          <w:bCs/>
          <w:sz w:val="24"/>
          <w:szCs w:val="28"/>
          <w:highlight w:val="yellow"/>
        </w:rPr>
        <w:t>Hardware y tiempos reales</w:t>
      </w:r>
    </w:p>
    <w:p w14:paraId="3CBC2B0F" w14:textId="6E57CFA9" w:rsidR="00EA320D" w:rsidRDefault="00EA320D" w:rsidP="00390854">
      <w:r>
        <w:t xml:space="preserve">Entrenaron en </w:t>
      </w:r>
      <w:r>
        <w:rPr>
          <w:b/>
          <w:bCs/>
        </w:rPr>
        <w:t xml:space="preserve">una sola maquina con 8 </w:t>
      </w:r>
      <w:proofErr w:type="spellStart"/>
      <w:r>
        <w:rPr>
          <w:b/>
          <w:bCs/>
        </w:rPr>
        <w:t>GPUs</w:t>
      </w:r>
      <w:proofErr w:type="spellEnd"/>
      <w:r>
        <w:rPr>
          <w:b/>
          <w:bCs/>
        </w:rPr>
        <w:t xml:space="preserve"> NVIDIA P100. </w:t>
      </w:r>
      <w:r>
        <w:t xml:space="preserve">El modelo base (el de 65 millones de parámetros que venimos usando de referencia) tardo </w:t>
      </w:r>
      <w:r w:rsidR="00485FFD">
        <w:rPr>
          <w:b/>
          <w:bCs/>
        </w:rPr>
        <w:t>12 horas (</w:t>
      </w:r>
      <w:r w:rsidR="00485FFD">
        <w:t xml:space="preserve">100.000 pasos, </w:t>
      </w:r>
      <w:r w:rsidR="006A3C5E" w:rsidRPr="006A3C5E">
        <w:t>~</w:t>
      </w:r>
      <w:r w:rsidR="006A3C5E">
        <w:t xml:space="preserve">0.4 segundos cada uno). El modelo “grande” (213 millones de parámetros) tardo </w:t>
      </w:r>
      <w:r w:rsidR="006A3C5E">
        <w:rPr>
          <w:b/>
          <w:bCs/>
        </w:rPr>
        <w:t xml:space="preserve">3.5 </w:t>
      </w:r>
      <w:proofErr w:type="spellStart"/>
      <w:r w:rsidR="006A3C5E">
        <w:rPr>
          <w:b/>
          <w:bCs/>
        </w:rPr>
        <w:t>dias</w:t>
      </w:r>
      <w:proofErr w:type="spellEnd"/>
      <w:r w:rsidR="006A3C5E">
        <w:rPr>
          <w:b/>
          <w:bCs/>
        </w:rPr>
        <w:t xml:space="preserve"> </w:t>
      </w:r>
      <w:r w:rsidR="006A3C5E">
        <w:t>(300.000 pasos, -1 s</w:t>
      </w:r>
      <w:r w:rsidR="00446EE7">
        <w:t>egundo cada uno).</w:t>
      </w:r>
    </w:p>
    <w:p w14:paraId="0F5A5670" w14:textId="3F1E65C6" w:rsidR="00446EE7" w:rsidRPr="00446EE7" w:rsidRDefault="00446EE7" w:rsidP="00390854">
      <w:pPr>
        <w:rPr>
          <w:b/>
          <w:bCs/>
          <w:sz w:val="24"/>
          <w:szCs w:val="28"/>
        </w:rPr>
      </w:pPr>
      <w:r w:rsidRPr="00446EE7">
        <w:rPr>
          <w:b/>
          <w:bCs/>
          <w:sz w:val="24"/>
          <w:szCs w:val="28"/>
          <w:highlight w:val="yellow"/>
        </w:rPr>
        <w:t xml:space="preserve">El optimizador: Adam, con una formula especifica de </w:t>
      </w:r>
      <w:proofErr w:type="spellStart"/>
      <w:r w:rsidRPr="00446EE7">
        <w:rPr>
          <w:b/>
          <w:bCs/>
          <w:sz w:val="24"/>
          <w:szCs w:val="28"/>
          <w:highlight w:val="yellow"/>
        </w:rPr>
        <w:t>larning</w:t>
      </w:r>
      <w:proofErr w:type="spellEnd"/>
      <w:r w:rsidRPr="00446EE7">
        <w:rPr>
          <w:b/>
          <w:bCs/>
          <w:sz w:val="24"/>
          <w:szCs w:val="28"/>
          <w:highlight w:val="yellow"/>
        </w:rPr>
        <w:t xml:space="preserve"> </w:t>
      </w:r>
      <w:proofErr w:type="spellStart"/>
      <w:r w:rsidRPr="00446EE7">
        <w:rPr>
          <w:b/>
          <w:bCs/>
          <w:sz w:val="24"/>
          <w:szCs w:val="28"/>
          <w:highlight w:val="yellow"/>
        </w:rPr>
        <w:t>rate</w:t>
      </w:r>
      <w:proofErr w:type="spellEnd"/>
    </w:p>
    <w:p w14:paraId="2480ECF7" w14:textId="69055859" w:rsidR="00446EE7" w:rsidRDefault="00AD60A2" w:rsidP="00390854">
      <w:pPr>
        <w:rPr>
          <w:rFonts w:eastAsiaTheme="minorEastAsia"/>
        </w:rPr>
      </w:pPr>
      <w:r>
        <w:t xml:space="preserve">Usaron el optimizador </w:t>
      </w:r>
      <w:r>
        <w:rPr>
          <w:b/>
          <w:bCs/>
        </w:rPr>
        <w:t xml:space="preserve">Adam, </w:t>
      </w:r>
      <w:r>
        <w:t xml:space="preserve">con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=0.9</m:t>
        </m:r>
      </m:oMath>
      <w:r>
        <w:rPr>
          <w:rFonts w:eastAsiaTheme="minor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=0.9</m:t>
        </m:r>
        <m:r>
          <w:rPr>
            <w:rFonts w:ascii="Cambria Math" w:eastAsiaTheme="minorEastAsia" w:hAnsi="Cambria Math"/>
          </w:rPr>
          <m:t>8</m:t>
        </m:r>
      </m:oMath>
      <w:r w:rsidR="00DA0B82">
        <w:rPr>
          <w:rFonts w:eastAsiaTheme="minorEastAsia"/>
        </w:rPr>
        <w:t xml:space="preserve">, </w:t>
      </w:r>
      <m:oMath>
        <m:r>
          <w:rPr>
            <w:rFonts w:ascii="Cambria Math" w:hAnsi="Cambria Math"/>
          </w:rPr>
          <m:t>ϵ=</m:t>
        </m:r>
        <m:sSup>
          <m:sSupPr>
            <m:ctrlPr>
              <w:rPr>
                <w:rFonts w:ascii="Cambria Math" w:hAnsi="Cambria Math"/>
              </w:rPr>
            </m:ctrlPr>
          </m:sSupPr>
          <m:e>
            <m:r>
              <w:rPr>
                <w:rFonts w:ascii="Cambria Math" w:hAnsi="Cambria Math"/>
              </w:rPr>
              <m:t>10</m:t>
            </m:r>
          </m:e>
          <m:sup>
            <m:r>
              <w:rPr>
                <w:rFonts w:ascii="Cambria Math" w:hAnsi="Cambria Math"/>
              </w:rPr>
              <m:t>-9</m:t>
            </m:r>
          </m:sup>
        </m:sSup>
      </m:oMath>
      <w:r w:rsidR="00DA0B82">
        <w:rPr>
          <w:rFonts w:eastAsiaTheme="minorEastAsia"/>
        </w:rPr>
        <w:t xml:space="preserve">. Pero lo interesante es que el </w:t>
      </w:r>
      <w:proofErr w:type="spellStart"/>
      <w:r w:rsidR="00DA0B82">
        <w:rPr>
          <w:rFonts w:eastAsiaTheme="minorEastAsia"/>
          <w:i/>
          <w:iCs/>
        </w:rPr>
        <w:t>learning</w:t>
      </w:r>
      <w:proofErr w:type="spellEnd"/>
      <w:r w:rsidR="00DA0B82">
        <w:rPr>
          <w:rFonts w:eastAsiaTheme="minorEastAsia"/>
          <w:i/>
          <w:iCs/>
        </w:rPr>
        <w:t xml:space="preserve"> </w:t>
      </w:r>
      <w:proofErr w:type="spellStart"/>
      <w:r w:rsidR="00DA0B82">
        <w:rPr>
          <w:rFonts w:eastAsiaTheme="minorEastAsia"/>
          <w:i/>
          <w:iCs/>
        </w:rPr>
        <w:t>rate</w:t>
      </w:r>
      <w:proofErr w:type="spellEnd"/>
      <w:r w:rsidR="00DA0B82">
        <w:rPr>
          <w:rFonts w:eastAsiaTheme="minorEastAsia"/>
        </w:rPr>
        <w:t xml:space="preserve"> (que tan grandes son los ajustes en cada paso de </w:t>
      </w:r>
      <w:proofErr w:type="spellStart"/>
      <w:r w:rsidR="00DA0B82">
        <w:rPr>
          <w:rFonts w:eastAsiaTheme="minorEastAsia"/>
        </w:rPr>
        <w:t>backpropagation</w:t>
      </w:r>
      <w:proofErr w:type="spellEnd"/>
      <w:r w:rsidR="00DA0B82">
        <w:rPr>
          <w:rFonts w:eastAsiaTheme="minorEastAsia"/>
        </w:rPr>
        <w:t xml:space="preserve">) no fue constante – </w:t>
      </w:r>
      <w:proofErr w:type="spellStart"/>
      <w:r w:rsidR="00DA0B82">
        <w:rPr>
          <w:rFonts w:eastAsiaTheme="minorEastAsia"/>
        </w:rPr>
        <w:t>sigui</w:t>
      </w:r>
      <w:proofErr w:type="spellEnd"/>
      <w:r w:rsidR="00DA0B82">
        <w:rPr>
          <w:rFonts w:eastAsiaTheme="minorEastAsia"/>
        </w:rPr>
        <w:t xml:space="preserve"> esta </w:t>
      </w:r>
      <w:proofErr w:type="spellStart"/>
      <w:r w:rsidR="00DA0B82">
        <w:rPr>
          <w:rFonts w:eastAsiaTheme="minorEastAsia"/>
        </w:rPr>
        <w:t>formula</w:t>
      </w:r>
      <w:proofErr w:type="spellEnd"/>
      <w:r w:rsidR="00DA0B82">
        <w:rPr>
          <w:rFonts w:eastAsiaTheme="minorEastAsia"/>
        </w:rPr>
        <w:t>:</w:t>
      </w:r>
    </w:p>
    <w:p w14:paraId="6A813C5F" w14:textId="327DCB8F" w:rsidR="00DA0B82" w:rsidRDefault="00F062E2" w:rsidP="00390854">
      <w:r w:rsidRPr="00F062E2">
        <w:rPr>
          <w:noProof/>
        </w:rPr>
        <w:drawing>
          <wp:inline distT="0" distB="0" distL="0" distR="0" wp14:anchorId="1EF70E5C" wp14:editId="4BE1A3E9">
            <wp:extent cx="5395428" cy="396274"/>
            <wp:effectExtent l="38100" t="38100" r="34290" b="41910"/>
            <wp:docPr id="1861620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20197" name=""/>
                    <pic:cNvPicPr/>
                  </pic:nvPicPr>
                  <pic:blipFill>
                    <a:blip r:embed="rId424"/>
                    <a:stretch>
                      <a:fillRect/>
                    </a:stretch>
                  </pic:blipFill>
                  <pic:spPr>
                    <a:xfrm>
                      <a:off x="0" y="0"/>
                      <a:ext cx="5395428" cy="396274"/>
                    </a:xfrm>
                    <a:prstGeom prst="rect">
                      <a:avLst/>
                    </a:prstGeom>
                    <a:ln w="28575">
                      <a:solidFill>
                        <a:schemeClr val="tx1"/>
                      </a:solidFill>
                    </a:ln>
                  </pic:spPr>
                </pic:pic>
              </a:graphicData>
            </a:graphic>
          </wp:inline>
        </w:drawing>
      </w:r>
    </w:p>
    <w:p w14:paraId="7787E6E7" w14:textId="77777777" w:rsidR="00CD4E3E" w:rsidRPr="00CD4E3E" w:rsidRDefault="00CD4E3E" w:rsidP="00CD4E3E">
      <w:pPr>
        <w:pBdr>
          <w:bottom w:val="single" w:sz="6" w:space="1" w:color="auto"/>
        </w:pBdr>
        <w:rPr>
          <w:b/>
          <w:bCs/>
        </w:rPr>
      </w:pPr>
      <w:r w:rsidRPr="00CD4E3E">
        <w:rPr>
          <w:b/>
          <w:bCs/>
        </w:rPr>
        <w:t>Qué es el optimizador Adam</w:t>
      </w:r>
    </w:p>
    <w:p w14:paraId="6DADCEF3" w14:textId="0CFA6904" w:rsidR="00180623" w:rsidRDefault="0001611F" w:rsidP="00390854">
      <w:pPr>
        <w:pBdr>
          <w:bottom w:val="single" w:sz="6" w:space="1" w:color="auto"/>
        </w:pBdr>
      </w:pPr>
      <w:r w:rsidRPr="0001611F">
        <w:rPr>
          <w:noProof/>
        </w:rPr>
        <w:drawing>
          <wp:inline distT="0" distB="0" distL="0" distR="0" wp14:anchorId="7D9B72AD" wp14:editId="67E2CF0B">
            <wp:extent cx="5783580" cy="663086"/>
            <wp:effectExtent l="0" t="0" r="7620" b="3810"/>
            <wp:docPr id="1519800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00858" name=""/>
                    <pic:cNvPicPr/>
                  </pic:nvPicPr>
                  <pic:blipFill>
                    <a:blip r:embed="rId425"/>
                    <a:stretch>
                      <a:fillRect/>
                    </a:stretch>
                  </pic:blipFill>
                  <pic:spPr>
                    <a:xfrm>
                      <a:off x="0" y="0"/>
                      <a:ext cx="5788804" cy="663685"/>
                    </a:xfrm>
                    <a:prstGeom prst="rect">
                      <a:avLst/>
                    </a:prstGeom>
                  </pic:spPr>
                </pic:pic>
              </a:graphicData>
            </a:graphic>
          </wp:inline>
        </w:drawing>
      </w:r>
    </w:p>
    <w:p w14:paraId="102ED3FF" w14:textId="01439E20" w:rsidR="0001611F" w:rsidRDefault="0001611F" w:rsidP="00390854">
      <w:pPr>
        <w:pBdr>
          <w:bottom w:val="single" w:sz="6" w:space="1" w:color="auto"/>
        </w:pBdr>
      </w:pPr>
      <w:r>
        <w:rPr>
          <w:b/>
          <w:bCs/>
        </w:rPr>
        <w:t xml:space="preserve">El problema que Adam resuelve: </w:t>
      </w:r>
      <w:r>
        <w:t xml:space="preserve">usar el </w:t>
      </w:r>
      <w:r>
        <w:rPr>
          <w:b/>
          <w:bCs/>
        </w:rPr>
        <w:t xml:space="preserve">mismo </w:t>
      </w:r>
      <w:proofErr w:type="spellStart"/>
      <w:r>
        <w:t>learning</w:t>
      </w:r>
      <w:proofErr w:type="spellEnd"/>
      <w:r>
        <w:t xml:space="preserve"> </w:t>
      </w:r>
      <w:proofErr w:type="spellStart"/>
      <w:r>
        <w:t>rate</w:t>
      </w:r>
      <w:proofErr w:type="spellEnd"/>
      <w:r>
        <w:t xml:space="preserve"> para </w:t>
      </w:r>
      <w:r>
        <w:rPr>
          <w:b/>
          <w:bCs/>
        </w:rPr>
        <w:t xml:space="preserve">todos </w:t>
      </w:r>
      <w:r>
        <w:t xml:space="preserve">los pesos del modelo no es ideal – algunos pesos necesitan ajustes grandes, otros necesitas ajustes muy finos, </w:t>
      </w:r>
      <w:r w:rsidR="004E59AC">
        <w:t xml:space="preserve">y esto puede cambiar durante el entrenamiento. Adam ajusta el “tamaño de paso” </w:t>
      </w:r>
      <w:r w:rsidR="004E59AC">
        <w:rPr>
          <w:b/>
          <w:bCs/>
        </w:rPr>
        <w:t xml:space="preserve">de forma individual para cada peso, </w:t>
      </w:r>
      <w:r w:rsidR="004E59AC">
        <w:t>basándose en su historial de gradientes.</w:t>
      </w:r>
    </w:p>
    <w:p w14:paraId="5991A83E" w14:textId="6CBFC860" w:rsidR="00255DED" w:rsidRDefault="00255DED" w:rsidP="00390854">
      <w:pPr>
        <w:pBdr>
          <w:bottom w:val="single" w:sz="6" w:space="1" w:color="auto"/>
        </w:pBdr>
      </w:pPr>
      <w:r>
        <w:t>Adam lleva un promedio de los gradientes recientes de cada peso (para suavizar el “ruido” de un solo paso) y también un promedio de que tan grandes han sido esos gradientes al cuadrado (para saber si ese peso necesita pasos grandes o chicos). Combina ambas cosas para decidir el ajuste de cada peso, paso a paso.</w:t>
      </w:r>
    </w:p>
    <w:p w14:paraId="0593D0A9" w14:textId="77777777" w:rsidR="00180623" w:rsidRDefault="00180623" w:rsidP="00390854">
      <w:pPr>
        <w:pBdr>
          <w:bottom w:val="single" w:sz="6" w:space="1" w:color="auto"/>
        </w:pBdr>
      </w:pPr>
    </w:p>
    <w:p w14:paraId="0C9D2E19" w14:textId="0CB823C9" w:rsidR="00390854" w:rsidRPr="00511545" w:rsidRDefault="00F062E2" w:rsidP="00541AC1">
      <w:pPr>
        <w:rPr>
          <w:b/>
          <w:bCs/>
          <w:sz w:val="24"/>
          <w:szCs w:val="28"/>
        </w:rPr>
      </w:pPr>
      <w:r w:rsidRPr="00511545">
        <w:rPr>
          <w:b/>
          <w:bCs/>
          <w:sz w:val="24"/>
          <w:szCs w:val="28"/>
          <w:highlight w:val="yellow"/>
        </w:rPr>
        <w:t xml:space="preserve">Que son </w:t>
      </w:r>
      <m:oMath>
        <m:sSub>
          <m:sSubPr>
            <m:ctrlPr>
              <w:rPr>
                <w:rFonts w:ascii="Cambria Math" w:hAnsi="Cambria Math"/>
                <w:b/>
                <w:bCs/>
                <w:sz w:val="24"/>
                <w:szCs w:val="28"/>
                <w:highlight w:val="yellow"/>
              </w:rPr>
            </m:ctrlPr>
          </m:sSubPr>
          <m:e>
            <m:r>
              <m:rPr>
                <m:sty m:val="bi"/>
              </m:rPr>
              <w:rPr>
                <w:rFonts w:ascii="Cambria Math" w:hAnsi="Cambria Math"/>
                <w:sz w:val="24"/>
                <w:szCs w:val="28"/>
                <w:highlight w:val="yellow"/>
              </w:rPr>
              <m:t>β</m:t>
            </m:r>
          </m:e>
          <m:sub>
            <m:r>
              <m:rPr>
                <m:sty m:val="bi"/>
              </m:rPr>
              <w:rPr>
                <w:rFonts w:ascii="Cambria Math" w:hAnsi="Cambria Math"/>
                <w:sz w:val="24"/>
                <w:szCs w:val="28"/>
                <w:highlight w:val="yellow"/>
              </w:rPr>
              <m:t>1</m:t>
            </m:r>
          </m:sub>
        </m:sSub>
      </m:oMath>
      <w:r w:rsidRPr="00511545">
        <w:rPr>
          <w:rFonts w:eastAsiaTheme="minorEastAsia"/>
          <w:b/>
          <w:bCs/>
          <w:sz w:val="24"/>
          <w:szCs w:val="28"/>
          <w:highlight w:val="yellow"/>
        </w:rPr>
        <w:t>,</w:t>
      </w:r>
      <m:oMath>
        <m:sSub>
          <m:sSubPr>
            <m:ctrlPr>
              <w:rPr>
                <w:rFonts w:ascii="Cambria Math" w:hAnsi="Cambria Math"/>
                <w:b/>
                <w:bCs/>
                <w:sz w:val="24"/>
                <w:szCs w:val="28"/>
                <w:highlight w:val="yellow"/>
              </w:rPr>
            </m:ctrlPr>
          </m:sSubPr>
          <m:e>
            <m:r>
              <m:rPr>
                <m:sty m:val="bi"/>
              </m:rPr>
              <w:rPr>
                <w:rFonts w:ascii="Cambria Math" w:hAnsi="Cambria Math"/>
                <w:sz w:val="24"/>
                <w:szCs w:val="28"/>
                <w:highlight w:val="yellow"/>
              </w:rPr>
              <m:t>β</m:t>
            </m:r>
          </m:e>
          <m:sub>
            <m:r>
              <m:rPr>
                <m:sty m:val="bi"/>
              </m:rPr>
              <w:rPr>
                <w:rFonts w:ascii="Cambria Math" w:hAnsi="Cambria Math"/>
                <w:sz w:val="24"/>
                <w:szCs w:val="28"/>
                <w:highlight w:val="yellow"/>
              </w:rPr>
              <m:t>2</m:t>
            </m:r>
          </m:sub>
        </m:sSub>
        <m:r>
          <m:rPr>
            <m:sty m:val="bi"/>
          </m:rPr>
          <w:rPr>
            <w:rFonts w:ascii="Cambria Math" w:hAnsi="Cambria Math"/>
            <w:sz w:val="24"/>
            <w:szCs w:val="28"/>
            <w:highlight w:val="yellow"/>
          </w:rPr>
          <m:t>,ϵ</m:t>
        </m:r>
      </m:oMath>
    </w:p>
    <w:p w14:paraId="26E81EB7" w14:textId="7A889AB1" w:rsidR="00541AC1" w:rsidRDefault="00F35E8C" w:rsidP="00650E95">
      <w:r w:rsidRPr="00F35E8C">
        <w:rPr>
          <w:noProof/>
        </w:rPr>
        <w:drawing>
          <wp:inline distT="0" distB="0" distL="0" distR="0" wp14:anchorId="65A36399" wp14:editId="6939A4DC">
            <wp:extent cx="4290060" cy="1337548"/>
            <wp:effectExtent l="0" t="0" r="0" b="0"/>
            <wp:docPr id="1108093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93193" name=""/>
                    <pic:cNvPicPr/>
                  </pic:nvPicPr>
                  <pic:blipFill>
                    <a:blip r:embed="rId426"/>
                    <a:stretch>
                      <a:fillRect/>
                    </a:stretch>
                  </pic:blipFill>
                  <pic:spPr>
                    <a:xfrm>
                      <a:off x="0" y="0"/>
                      <a:ext cx="4298926" cy="1340312"/>
                    </a:xfrm>
                    <a:prstGeom prst="rect">
                      <a:avLst/>
                    </a:prstGeom>
                  </pic:spPr>
                </pic:pic>
              </a:graphicData>
            </a:graphic>
          </wp:inline>
        </w:drawing>
      </w:r>
    </w:p>
    <w:p w14:paraId="46C3A6BD" w14:textId="77777777" w:rsidR="00355E38" w:rsidRDefault="00355E38" w:rsidP="00650E95"/>
    <w:tbl>
      <w:tblPr>
        <w:tblStyle w:val="Tablaconcuadrcula"/>
        <w:tblW w:w="0" w:type="auto"/>
        <w:tblLook w:val="04A0" w:firstRow="1" w:lastRow="0" w:firstColumn="1" w:lastColumn="0" w:noHBand="0" w:noVBand="1"/>
      </w:tblPr>
      <w:tblGrid>
        <w:gridCol w:w="3596"/>
        <w:gridCol w:w="3597"/>
        <w:gridCol w:w="3597"/>
      </w:tblGrid>
      <w:tr w:rsidR="00F35E8C" w14:paraId="58462245" w14:textId="77777777" w:rsidTr="00F35E8C">
        <w:tc>
          <w:tcPr>
            <w:tcW w:w="3596" w:type="dxa"/>
          </w:tcPr>
          <w:p w14:paraId="17833A00" w14:textId="7CAD4BB3" w:rsidR="00F35E8C" w:rsidRPr="00F35E8C" w:rsidRDefault="00F35E8C" w:rsidP="00650E95">
            <w:pPr>
              <w:rPr>
                <w:b/>
                <w:bCs/>
              </w:rPr>
            </w:pPr>
            <w:proofErr w:type="spellStart"/>
            <w:r>
              <w:rPr>
                <w:b/>
                <w:bCs/>
              </w:rPr>
              <w:lastRenderedPageBreak/>
              <w:t>Parametro</w:t>
            </w:r>
            <w:proofErr w:type="spellEnd"/>
          </w:p>
        </w:tc>
        <w:tc>
          <w:tcPr>
            <w:tcW w:w="3597" w:type="dxa"/>
          </w:tcPr>
          <w:p w14:paraId="2054DF1A" w14:textId="769F83D3" w:rsidR="00F35E8C" w:rsidRPr="00F35E8C" w:rsidRDefault="00F35E8C" w:rsidP="00650E95">
            <w:pPr>
              <w:rPr>
                <w:b/>
                <w:bCs/>
              </w:rPr>
            </w:pPr>
            <w:r>
              <w:rPr>
                <w:b/>
                <w:bCs/>
              </w:rPr>
              <w:t>Que es</w:t>
            </w:r>
          </w:p>
        </w:tc>
        <w:tc>
          <w:tcPr>
            <w:tcW w:w="3597" w:type="dxa"/>
          </w:tcPr>
          <w:p w14:paraId="72FFBEC3" w14:textId="40068A51" w:rsidR="00F35E8C" w:rsidRPr="00F35E8C" w:rsidRDefault="00F35E8C" w:rsidP="00650E95">
            <w:pPr>
              <w:rPr>
                <w:b/>
                <w:bCs/>
              </w:rPr>
            </w:pPr>
            <w:r>
              <w:rPr>
                <w:b/>
                <w:bCs/>
              </w:rPr>
              <w:t xml:space="preserve">Valor del </w:t>
            </w:r>
            <w:proofErr w:type="spellStart"/>
            <w:r>
              <w:rPr>
                <w:b/>
                <w:bCs/>
              </w:rPr>
              <w:t>paper</w:t>
            </w:r>
            <w:proofErr w:type="spellEnd"/>
          </w:p>
        </w:tc>
      </w:tr>
      <w:tr w:rsidR="00F35E8C" w14:paraId="75F4762F" w14:textId="77777777" w:rsidTr="00F35E8C">
        <w:tc>
          <w:tcPr>
            <w:tcW w:w="3596" w:type="dxa"/>
          </w:tcPr>
          <w:p w14:paraId="159D8C68" w14:textId="6193D5F7" w:rsidR="00F35E8C" w:rsidRPr="00F35E8C" w:rsidRDefault="006A027B" w:rsidP="00650E95">
            <w:pPr>
              <w:rPr>
                <w:b/>
                <w:bCs/>
              </w:rPr>
            </w:pPr>
            <m:oMathPara>
              <m:oMath>
                <m:sSub>
                  <m:sSubPr>
                    <m:ctrlPr>
                      <w:rPr>
                        <w:rFonts w:ascii="Cambria Math" w:hAnsi="Cambria Math"/>
                      </w:rPr>
                    </m:ctrlPr>
                  </m:sSubPr>
                  <m:e>
                    <m:r>
                      <w:rPr>
                        <w:rFonts w:ascii="Cambria Math" w:hAnsi="Cambria Math"/>
                      </w:rPr>
                      <m:t>β</m:t>
                    </m:r>
                  </m:e>
                  <m:sub>
                    <m:r>
                      <w:rPr>
                        <w:rFonts w:ascii="Cambria Math" w:hAnsi="Cambria Math"/>
                      </w:rPr>
                      <m:t>1</m:t>
                    </m:r>
                  </m:sub>
                </m:sSub>
              </m:oMath>
            </m:oMathPara>
          </w:p>
        </w:tc>
        <w:tc>
          <w:tcPr>
            <w:tcW w:w="3597" w:type="dxa"/>
          </w:tcPr>
          <w:p w14:paraId="5820355E" w14:textId="4A05FC37" w:rsidR="00F35E8C" w:rsidRPr="00F35E8C" w:rsidRDefault="00F35E8C" w:rsidP="00650E95">
            <w:r>
              <w:t>Que tan “memoria” tiene el promedio de gradiente reciente (</w:t>
            </w:r>
            <w:proofErr w:type="spellStart"/>
            <w:r>
              <w:t>mas</w:t>
            </w:r>
            <w:proofErr w:type="spellEnd"/>
            <w:r>
              <w:t xml:space="preserve"> cerca de 1 = memoria </w:t>
            </w:r>
            <w:proofErr w:type="spellStart"/>
            <w:r>
              <w:t>mas</w:t>
            </w:r>
            <w:proofErr w:type="spellEnd"/>
            <w:r>
              <w:t xml:space="preserve"> larga)</w:t>
            </w:r>
          </w:p>
        </w:tc>
        <w:tc>
          <w:tcPr>
            <w:tcW w:w="3597" w:type="dxa"/>
          </w:tcPr>
          <w:p w14:paraId="66AC2AD7" w14:textId="17ACB707" w:rsidR="00F35E8C" w:rsidRDefault="00F35E8C" w:rsidP="00650E95">
            <w:r>
              <w:t>0.9</w:t>
            </w:r>
          </w:p>
        </w:tc>
      </w:tr>
      <w:tr w:rsidR="00F35E8C" w14:paraId="253A16CB" w14:textId="77777777" w:rsidTr="00F35E8C">
        <w:tc>
          <w:tcPr>
            <w:tcW w:w="3596" w:type="dxa"/>
          </w:tcPr>
          <w:p w14:paraId="3E66E17C" w14:textId="66B36068" w:rsidR="00F35E8C" w:rsidRDefault="006A027B" w:rsidP="00650E95">
            <m:oMathPara>
              <m:oMath>
                <m:sSub>
                  <m:sSubPr>
                    <m:ctrlPr>
                      <w:rPr>
                        <w:rFonts w:ascii="Cambria Math" w:hAnsi="Cambria Math"/>
                      </w:rPr>
                    </m:ctrlPr>
                  </m:sSubPr>
                  <m:e>
                    <m:r>
                      <w:rPr>
                        <w:rFonts w:ascii="Cambria Math" w:hAnsi="Cambria Math"/>
                      </w:rPr>
                      <m:t>β</m:t>
                    </m:r>
                  </m:e>
                  <m:sub>
                    <m:r>
                      <w:rPr>
                        <w:rFonts w:ascii="Cambria Math" w:hAnsi="Cambria Math"/>
                      </w:rPr>
                      <m:t>2</m:t>
                    </m:r>
                  </m:sub>
                </m:sSub>
              </m:oMath>
            </m:oMathPara>
          </w:p>
        </w:tc>
        <w:tc>
          <w:tcPr>
            <w:tcW w:w="3597" w:type="dxa"/>
          </w:tcPr>
          <w:p w14:paraId="0BE527FE" w14:textId="5861DBA4" w:rsidR="00F35E8C" w:rsidRDefault="00073E75" w:rsidP="00650E95">
            <w:r>
              <w:t>Lo mismo, pero para el promedio de los gradientes al cuadrado</w:t>
            </w:r>
          </w:p>
        </w:tc>
        <w:tc>
          <w:tcPr>
            <w:tcW w:w="3597" w:type="dxa"/>
          </w:tcPr>
          <w:p w14:paraId="713BFBDC" w14:textId="4FA1D1FC" w:rsidR="00F35E8C" w:rsidRDefault="00073E75" w:rsidP="00650E95">
            <w:r>
              <w:t>0.98</w:t>
            </w:r>
          </w:p>
        </w:tc>
      </w:tr>
      <w:tr w:rsidR="00073E75" w14:paraId="52D1625B" w14:textId="77777777" w:rsidTr="00F35E8C">
        <w:tc>
          <w:tcPr>
            <w:tcW w:w="3596" w:type="dxa"/>
          </w:tcPr>
          <w:p w14:paraId="5ED864CE" w14:textId="71D95A10" w:rsidR="00073E75" w:rsidRPr="00073E75" w:rsidRDefault="003C30FF" w:rsidP="00650E95">
            <w:pPr>
              <w:rPr>
                <w:rFonts w:eastAsia="Aptos" w:cs="Times New Roman"/>
              </w:rPr>
            </w:pPr>
            <m:oMathPara>
              <m:oMath>
                <m:r>
                  <w:rPr>
                    <w:rFonts w:ascii="Cambria Math" w:eastAsia="Aptos" w:hAnsi="Cambria Math" w:cs="Times New Roman"/>
                  </w:rPr>
                  <m:t>ϵ</m:t>
                </m:r>
              </m:oMath>
            </m:oMathPara>
          </w:p>
        </w:tc>
        <w:tc>
          <w:tcPr>
            <w:tcW w:w="3597" w:type="dxa"/>
          </w:tcPr>
          <w:p w14:paraId="2EA02388" w14:textId="6E7C072D" w:rsidR="00073E75" w:rsidRDefault="003C30FF" w:rsidP="00650E95">
            <w:r>
              <w:t xml:space="preserve">Un </w:t>
            </w:r>
            <w:proofErr w:type="spellStart"/>
            <w:r>
              <w:t>numero</w:t>
            </w:r>
            <w:proofErr w:type="spellEnd"/>
            <w:r>
              <w:t xml:space="preserve"> muy chico que se suma para evitar dividir por cero en los cálculos internos de Adam</w:t>
            </w:r>
          </w:p>
        </w:tc>
        <w:tc>
          <w:tcPr>
            <w:tcW w:w="3597" w:type="dxa"/>
          </w:tcPr>
          <w:p w14:paraId="507FD313" w14:textId="4D8F7C08" w:rsidR="00073E75" w:rsidRDefault="006A027B" w:rsidP="00650E95">
            <m:oMathPara>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9</m:t>
                    </m:r>
                  </m:sup>
                </m:sSup>
              </m:oMath>
            </m:oMathPara>
          </w:p>
        </w:tc>
      </w:tr>
    </w:tbl>
    <w:p w14:paraId="6B722730" w14:textId="505C24DF" w:rsidR="00830509" w:rsidRDefault="00830509" w:rsidP="00650E95">
      <w:pPr>
        <w:pBdr>
          <w:bottom w:val="single" w:sz="6" w:space="1" w:color="auto"/>
        </w:pBdr>
        <w:rPr>
          <w:rFonts w:eastAsiaTheme="minorEastAsia"/>
        </w:rPr>
      </w:pPr>
      <w:r>
        <w:t xml:space="preserve">Estos tres son </w:t>
      </w:r>
      <w:proofErr w:type="spellStart"/>
      <w:r>
        <w:rPr>
          <w:b/>
          <w:bCs/>
        </w:rPr>
        <w:t>hiperparametros</w:t>
      </w:r>
      <w:proofErr w:type="spellEnd"/>
      <w:r>
        <w:rPr>
          <w:b/>
          <w:bCs/>
        </w:rPr>
        <w:t xml:space="preserve"> estándar </w:t>
      </w:r>
      <w:r>
        <w:t xml:space="preserve">de Adam – el </w:t>
      </w:r>
      <w:proofErr w:type="spellStart"/>
      <w:proofErr w:type="gramStart"/>
      <w:r>
        <w:t>paper</w:t>
      </w:r>
      <w:proofErr w:type="spellEnd"/>
      <w:proofErr w:type="gramEnd"/>
      <w:r>
        <w:t xml:space="preserve"> usa valores </w:t>
      </w:r>
      <w:r w:rsidR="005154D7">
        <w:t xml:space="preserve">ligeramente distintos a los típicos que (que suelen ser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=0.999</m:t>
        </m:r>
      </m:oMath>
      <w:r w:rsidR="005154D7">
        <w:rPr>
          <w:rFonts w:eastAsiaTheme="minorEastAsia"/>
        </w:rPr>
        <w:t>) para adaptarlo al entrenamiento de este modelo especifico.</w:t>
      </w:r>
    </w:p>
    <w:p w14:paraId="6959057A" w14:textId="77777777" w:rsidR="00EE1D81" w:rsidRPr="00EE1D81" w:rsidRDefault="00EE1D81" w:rsidP="00EE1D81">
      <w:pPr>
        <w:rPr>
          <w:b/>
          <w:bCs/>
          <w:sz w:val="24"/>
          <w:szCs w:val="28"/>
        </w:rPr>
      </w:pPr>
      <w:r w:rsidRPr="00EE1D81">
        <w:rPr>
          <w:b/>
          <w:bCs/>
          <w:sz w:val="24"/>
          <w:szCs w:val="28"/>
          <w:highlight w:val="yellow"/>
        </w:rPr>
        <w:t xml:space="preserve">El </w:t>
      </w:r>
      <w:proofErr w:type="spellStart"/>
      <w:r w:rsidRPr="00EE1D81">
        <w:rPr>
          <w:b/>
          <w:bCs/>
          <w:sz w:val="24"/>
          <w:szCs w:val="28"/>
          <w:highlight w:val="yellow"/>
        </w:rPr>
        <w:t>learning</w:t>
      </w:r>
      <w:proofErr w:type="spellEnd"/>
      <w:r w:rsidRPr="00EE1D81">
        <w:rPr>
          <w:b/>
          <w:bCs/>
          <w:sz w:val="24"/>
          <w:szCs w:val="28"/>
          <w:highlight w:val="yellow"/>
        </w:rPr>
        <w:t xml:space="preserve"> </w:t>
      </w:r>
      <w:proofErr w:type="spellStart"/>
      <w:r w:rsidRPr="00EE1D81">
        <w:rPr>
          <w:b/>
          <w:bCs/>
          <w:sz w:val="24"/>
          <w:szCs w:val="28"/>
          <w:highlight w:val="yellow"/>
        </w:rPr>
        <w:t>rate</w:t>
      </w:r>
      <w:proofErr w:type="spellEnd"/>
      <w:r w:rsidRPr="00EE1D81">
        <w:rPr>
          <w:b/>
          <w:bCs/>
          <w:sz w:val="24"/>
          <w:szCs w:val="28"/>
          <w:highlight w:val="yellow"/>
        </w:rPr>
        <w:t>: por qué no es un número fijo</w:t>
      </w:r>
    </w:p>
    <w:p w14:paraId="5D4A198E" w14:textId="45E075EA" w:rsidR="00EE5549" w:rsidRDefault="00E258BB" w:rsidP="00650E95">
      <w:pPr>
        <w:rPr>
          <w:rFonts w:eastAsiaTheme="minorEastAsia"/>
        </w:rPr>
      </w:pPr>
      <w:r>
        <w:t xml:space="preserve">El </w:t>
      </w:r>
      <w:proofErr w:type="spellStart"/>
      <w:r w:rsidRPr="00E258BB">
        <w:rPr>
          <w:i/>
          <w:iCs/>
        </w:rPr>
        <w:t>learning</w:t>
      </w:r>
      <w:proofErr w:type="spellEnd"/>
      <w:r w:rsidRPr="00E258BB">
        <w:rPr>
          <w:i/>
          <w:iCs/>
        </w:rPr>
        <w:t xml:space="preserve"> </w:t>
      </w:r>
      <w:proofErr w:type="spellStart"/>
      <w:r w:rsidRPr="00E258BB">
        <w:rPr>
          <w:i/>
          <w:iCs/>
        </w:rPr>
        <w:t>rate</w:t>
      </w:r>
      <w:proofErr w:type="spellEnd"/>
      <w:r>
        <w:rPr>
          <w:i/>
          <w:iCs/>
        </w:rPr>
        <w:t xml:space="preserve"> </w:t>
      </w:r>
      <w:r>
        <w:t xml:space="preserve">es “que tan grande es cada ajuste” que se </w:t>
      </w:r>
      <w:proofErr w:type="gramStart"/>
      <w:r>
        <w:t>le</w:t>
      </w:r>
      <w:proofErr w:type="gramEnd"/>
      <w:r>
        <w:t xml:space="preserve"> hace a los pesos del modelo en cada paso de entrenamiento (</w:t>
      </w:r>
      <w:proofErr w:type="spellStart"/>
      <w:r>
        <w:t>recorda</w:t>
      </w:r>
      <w:proofErr w:type="spellEnd"/>
      <w:r>
        <w:t xml:space="preserve">: </w:t>
      </w:r>
      <m:oMath>
        <m:r>
          <w:rPr>
            <w:rFonts w:ascii="Cambria Math" w:hAnsi="Cambria Math"/>
          </w:rPr>
          <m:t>w←w-η </m:t>
        </m:r>
        <m:sSub>
          <m:sSubPr>
            <m:ctrlPr>
              <w:rPr>
                <w:rFonts w:ascii="Cambria Math" w:hAnsi="Cambria Math"/>
              </w:rPr>
            </m:ctrlPr>
          </m:sSubPr>
          <m:e>
            <m:r>
              <w:rPr>
                <w:rFonts w:ascii="Cambria Math" w:hAnsi="Cambria Math"/>
              </w:rPr>
              <m:t>∇</m:t>
            </m:r>
          </m:e>
          <m:sub>
            <m:r>
              <w:rPr>
                <w:rFonts w:ascii="Cambria Math" w:hAnsi="Cambria Math"/>
              </w:rPr>
              <m:t>w</m:t>
            </m:r>
          </m:sub>
        </m:sSub>
        <m:r>
          <w:rPr>
            <w:rFonts w:ascii="Cambria Math" w:hAnsi="Cambria Math"/>
          </w:rPr>
          <m:t>L</m:t>
        </m:r>
      </m:oMath>
      <w:r w:rsidR="0039361B">
        <w:rPr>
          <w:rFonts w:eastAsiaTheme="minorEastAsia"/>
        </w:rPr>
        <w:t xml:space="preserve">, donde </w:t>
      </w:r>
      <m:oMath>
        <m:r>
          <w:rPr>
            <w:rFonts w:ascii="Cambria Math" w:hAnsi="Cambria Math"/>
          </w:rPr>
          <m:t>η</m:t>
        </m:r>
      </m:oMath>
      <w:r w:rsidR="0039361B">
        <w:rPr>
          <w:rFonts w:eastAsiaTheme="minorEastAsia"/>
        </w:rPr>
        <w:t xml:space="preserve"> es justo este numero). El </w:t>
      </w:r>
      <w:proofErr w:type="gramStart"/>
      <w:r w:rsidR="0039361B">
        <w:rPr>
          <w:rFonts w:eastAsiaTheme="minorEastAsia"/>
        </w:rPr>
        <w:t>paper</w:t>
      </w:r>
      <w:proofErr w:type="gramEnd"/>
      <w:r w:rsidR="0039361B">
        <w:rPr>
          <w:rFonts w:eastAsiaTheme="minorEastAsia"/>
        </w:rPr>
        <w:t xml:space="preserve"> no usa un </w:t>
      </w:r>
      <m:oMath>
        <m:r>
          <w:rPr>
            <w:rFonts w:ascii="Cambria Math" w:hAnsi="Cambria Math"/>
          </w:rPr>
          <m:t>η</m:t>
        </m:r>
      </m:oMath>
      <w:r w:rsidR="0039361B">
        <w:rPr>
          <w:rFonts w:eastAsiaTheme="minorEastAsia"/>
        </w:rPr>
        <w:t xml:space="preserve"> constante – lo hace variar siguiendo esta formula:</w:t>
      </w:r>
    </w:p>
    <w:p w14:paraId="762D9E2A" w14:textId="225EAE10" w:rsidR="0039361B" w:rsidRDefault="00A03078" w:rsidP="00650E95">
      <w:r w:rsidRPr="00A03078">
        <w:rPr>
          <w:noProof/>
        </w:rPr>
        <w:drawing>
          <wp:inline distT="0" distB="0" distL="0" distR="0" wp14:anchorId="25486CF6" wp14:editId="2B83621A">
            <wp:extent cx="3886200" cy="308874"/>
            <wp:effectExtent l="38100" t="38100" r="38100" b="34290"/>
            <wp:docPr id="1073401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01677" name=""/>
                    <pic:cNvPicPr/>
                  </pic:nvPicPr>
                  <pic:blipFill>
                    <a:blip r:embed="rId427"/>
                    <a:stretch>
                      <a:fillRect/>
                    </a:stretch>
                  </pic:blipFill>
                  <pic:spPr>
                    <a:xfrm>
                      <a:off x="0" y="0"/>
                      <a:ext cx="3891061" cy="309260"/>
                    </a:xfrm>
                    <a:prstGeom prst="rect">
                      <a:avLst/>
                    </a:prstGeom>
                    <a:ln w="28575">
                      <a:solidFill>
                        <a:schemeClr val="tx1"/>
                      </a:solidFill>
                    </a:ln>
                  </pic:spPr>
                </pic:pic>
              </a:graphicData>
            </a:graphic>
          </wp:inline>
        </w:drawing>
      </w:r>
    </w:p>
    <w:tbl>
      <w:tblPr>
        <w:tblStyle w:val="Tablaconcuadrcula4-nfasis4"/>
        <w:tblW w:w="0" w:type="auto"/>
        <w:tblLook w:val="04A0" w:firstRow="1" w:lastRow="0" w:firstColumn="1" w:lastColumn="0" w:noHBand="0" w:noVBand="1"/>
      </w:tblPr>
      <w:tblGrid>
        <w:gridCol w:w="3596"/>
        <w:gridCol w:w="3597"/>
        <w:gridCol w:w="3597"/>
      </w:tblGrid>
      <w:tr w:rsidR="00A877B4" w14:paraId="4C5F65A6" w14:textId="77777777" w:rsidTr="00A877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A3D7E66" w14:textId="41D51AF7" w:rsidR="00A877B4" w:rsidRPr="00A877B4" w:rsidRDefault="00A877B4" w:rsidP="00650E95">
            <w:pPr>
              <w:rPr>
                <w:b w:val="0"/>
                <w:bCs w:val="0"/>
              </w:rPr>
            </w:pPr>
            <w:r>
              <w:rPr>
                <w:b w:val="0"/>
                <w:bCs w:val="0"/>
              </w:rPr>
              <w:t>Símbolo</w:t>
            </w:r>
          </w:p>
        </w:tc>
        <w:tc>
          <w:tcPr>
            <w:tcW w:w="3597" w:type="dxa"/>
          </w:tcPr>
          <w:p w14:paraId="7426B86A" w14:textId="48E968A8" w:rsidR="00A877B4" w:rsidRPr="00A877B4" w:rsidRDefault="00A877B4" w:rsidP="00650E9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es</w:t>
            </w:r>
          </w:p>
        </w:tc>
        <w:tc>
          <w:tcPr>
            <w:tcW w:w="3597" w:type="dxa"/>
          </w:tcPr>
          <w:p w14:paraId="0C7DACEB" w14:textId="692CFAC7" w:rsidR="00A877B4" w:rsidRPr="00A877B4" w:rsidRDefault="00A877B4" w:rsidP="00650E9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Valor en el </w:t>
            </w:r>
            <w:proofErr w:type="spellStart"/>
            <w:proofErr w:type="gramStart"/>
            <w:r>
              <w:rPr>
                <w:b w:val="0"/>
                <w:bCs w:val="0"/>
              </w:rPr>
              <w:t>paper</w:t>
            </w:r>
            <w:proofErr w:type="spellEnd"/>
            <w:proofErr w:type="gramEnd"/>
          </w:p>
        </w:tc>
      </w:tr>
      <w:tr w:rsidR="00A877B4" w14:paraId="122B35F6" w14:textId="77777777" w:rsidTr="00A87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2CB6694" w14:textId="17FABFD6" w:rsidR="00A877B4" w:rsidRDefault="00BE1750" w:rsidP="00650E95">
            <m:oMathPara>
              <m:oMath>
                <m:r>
                  <m:rPr>
                    <m:sty m:val="bi"/>
                  </m:rPr>
                  <w:rPr>
                    <w:rFonts w:ascii="Cambria Math" w:hAnsi="Cambria Math"/>
                  </w:rPr>
                  <m:t>lrate</m:t>
                </m:r>
              </m:oMath>
            </m:oMathPara>
          </w:p>
        </w:tc>
        <w:tc>
          <w:tcPr>
            <w:tcW w:w="3597" w:type="dxa"/>
          </w:tcPr>
          <w:p w14:paraId="502AE400" w14:textId="4033BC53" w:rsidR="00A877B4" w:rsidRDefault="00BE1750" w:rsidP="00650E95">
            <w:pPr>
              <w:cnfStyle w:val="000000100000" w:firstRow="0" w:lastRow="0" w:firstColumn="0" w:lastColumn="0" w:oddVBand="0" w:evenVBand="0" w:oddHBand="1" w:evenHBand="0" w:firstRowFirstColumn="0" w:firstRowLastColumn="0" w:lastRowFirstColumn="0" w:lastRowLastColumn="0"/>
            </w:pPr>
            <w:r>
              <w:t xml:space="preserve">El </w:t>
            </w:r>
            <w:proofErr w:type="spellStart"/>
            <w:r>
              <w:t>learning</w:t>
            </w:r>
            <w:proofErr w:type="spellEnd"/>
            <w:r>
              <w:t xml:space="preserve"> </w:t>
            </w:r>
            <w:proofErr w:type="spellStart"/>
            <w:r>
              <w:t>rate</w:t>
            </w:r>
            <w:proofErr w:type="spellEnd"/>
            <w:r>
              <w:t xml:space="preserve"> (tasa de aprendizaje) resultante, para ese paso especifico</w:t>
            </w:r>
          </w:p>
        </w:tc>
        <w:tc>
          <w:tcPr>
            <w:tcW w:w="3597" w:type="dxa"/>
          </w:tcPr>
          <w:p w14:paraId="1879C299" w14:textId="5F281AC4" w:rsidR="00A877B4" w:rsidRDefault="00BE1750" w:rsidP="00650E95">
            <w:pPr>
              <w:cnfStyle w:val="000000100000" w:firstRow="0" w:lastRow="0" w:firstColumn="0" w:lastColumn="0" w:oddVBand="0" w:evenVBand="0" w:oddHBand="1" w:evenHBand="0" w:firstRowFirstColumn="0" w:firstRowLastColumn="0" w:lastRowFirstColumn="0" w:lastRowLastColumn="0"/>
            </w:pPr>
            <w:r>
              <w:t xml:space="preserve">Varia en cada paso </w:t>
            </w:r>
          </w:p>
        </w:tc>
      </w:tr>
      <w:tr w:rsidR="00A877B4" w14:paraId="6A567469" w14:textId="77777777" w:rsidTr="00A877B4">
        <w:tc>
          <w:tcPr>
            <w:cnfStyle w:val="001000000000" w:firstRow="0" w:lastRow="0" w:firstColumn="1" w:lastColumn="0" w:oddVBand="0" w:evenVBand="0" w:oddHBand="0" w:evenHBand="0" w:firstRowFirstColumn="0" w:firstRowLastColumn="0" w:lastRowFirstColumn="0" w:lastRowLastColumn="0"/>
            <w:tcW w:w="3596" w:type="dxa"/>
          </w:tcPr>
          <w:p w14:paraId="1EC1D1B2" w14:textId="776148E1" w:rsidR="00A877B4" w:rsidRDefault="006A027B" w:rsidP="00650E95">
            <m:oMathPara>
              <m:oMath>
                <m:sSubSup>
                  <m:sSubSupPr>
                    <m:ctrlPr>
                      <w:rPr>
                        <w:rFonts w:ascii="Cambria Math" w:hAnsi="Cambria Math"/>
                      </w:rPr>
                    </m:ctrlPr>
                  </m:sSubSupPr>
                  <m:e>
                    <m:r>
                      <m:rPr>
                        <m:sty m:val="bi"/>
                      </m:rPr>
                      <w:rPr>
                        <w:rFonts w:ascii="Cambria Math" w:hAnsi="Cambria Math"/>
                      </w:rPr>
                      <m:t>d</m:t>
                    </m:r>
                  </m:e>
                  <m:sub>
                    <m:r>
                      <m:rPr>
                        <m:sty m:val="bi"/>
                      </m:rPr>
                      <w:rPr>
                        <w:rFonts w:ascii="Cambria Math" w:hAnsi="Cambria Math"/>
                      </w:rPr>
                      <m:t>model</m:t>
                    </m:r>
                  </m:sub>
                  <m:sup>
                    <m:r>
                      <m:rPr>
                        <m:sty m:val="bi"/>
                      </m:rPr>
                      <w:rPr>
                        <w:rFonts w:ascii="Cambria Math" w:hAnsi="Cambria Math"/>
                      </w:rPr>
                      <m:t>-</m:t>
                    </m:r>
                    <m:r>
                      <m:rPr>
                        <m:sty m:val="bi"/>
                      </m:rPr>
                      <w:rPr>
                        <w:rFonts w:ascii="Cambria Math" w:hAnsi="Cambria Math"/>
                      </w:rPr>
                      <m:t>0</m:t>
                    </m:r>
                    <m:r>
                      <m:rPr>
                        <m:sty m:val="bi"/>
                      </m:rPr>
                      <w:rPr>
                        <w:rFonts w:ascii="Cambria Math" w:hAnsi="Cambria Math"/>
                      </w:rPr>
                      <m:t>.</m:t>
                    </m:r>
                    <m:r>
                      <m:rPr>
                        <m:sty m:val="bi"/>
                      </m:rPr>
                      <w:rPr>
                        <w:rFonts w:ascii="Cambria Math" w:hAnsi="Cambria Math"/>
                      </w:rPr>
                      <m:t>5</m:t>
                    </m:r>
                  </m:sup>
                </m:sSubSup>
              </m:oMath>
            </m:oMathPara>
          </w:p>
        </w:tc>
        <w:tc>
          <w:tcPr>
            <w:tcW w:w="3597" w:type="dxa"/>
          </w:tcPr>
          <w:p w14:paraId="0C965D67" w14:textId="050C2728" w:rsidR="00A877B4" w:rsidRDefault="008A3204" w:rsidP="00650E95">
            <w:pPr>
              <w:cnfStyle w:val="000000000000" w:firstRow="0" w:lastRow="0" w:firstColumn="0" w:lastColumn="0" w:oddVBand="0" w:evenVBand="0" w:oddHBand="0" w:evenHBand="0" w:firstRowFirstColumn="0" w:firstRowLastColumn="0" w:lastRowFirstColumn="0" w:lastRowLastColumn="0"/>
            </w:pPr>
            <w:r>
              <w:t>Una constante que depende del tamaño del modelo – “escala” todo el resultado hacia abajo.</w:t>
            </w:r>
          </w:p>
        </w:tc>
        <w:tc>
          <w:tcPr>
            <w:tcW w:w="3597" w:type="dxa"/>
          </w:tcPr>
          <w:p w14:paraId="7F89F3AF" w14:textId="162CF375" w:rsidR="00A877B4" w:rsidRDefault="006A027B" w:rsidP="00650E95">
            <w:pPr>
              <w:cnfStyle w:val="000000000000" w:firstRow="0"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w:rPr>
                        <w:rFonts w:ascii="Cambria Math" w:hAnsi="Cambria Math"/>
                      </w:rPr>
                      <m:t>512</m:t>
                    </m:r>
                  </m:e>
                  <m:sup>
                    <m:r>
                      <w:rPr>
                        <w:rFonts w:ascii="Cambria Math" w:hAnsi="Cambria Math"/>
                      </w:rPr>
                      <m:t>-</m:t>
                    </m:r>
                    <m:r>
                      <w:rPr>
                        <w:rFonts w:ascii="Cambria Math" w:hAnsi="Cambria Math"/>
                      </w:rPr>
                      <m:t>0.5</m:t>
                    </m:r>
                  </m:sup>
                </m:sSup>
                <m:r>
                  <w:rPr>
                    <w:rFonts w:ascii="Cambria Math" w:hAnsi="Cambria Math"/>
                  </w:rPr>
                  <m:t>≈0.0442</m:t>
                </m:r>
              </m:oMath>
            </m:oMathPara>
          </w:p>
        </w:tc>
      </w:tr>
      <w:tr w:rsidR="00A877B4" w14:paraId="241152B0" w14:textId="77777777" w:rsidTr="00A87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1BCD975" w14:textId="5B7DB40D" w:rsidR="00A877B4" w:rsidRPr="00B21D93" w:rsidRDefault="00B21D93" w:rsidP="00650E95">
            <w:pPr>
              <w:rPr>
                <w:b w:val="0"/>
                <w:bCs w:val="0"/>
                <w:i/>
                <w:iCs/>
              </w:rPr>
            </w:pPr>
            <w:proofErr w:type="spellStart"/>
            <w:r>
              <w:rPr>
                <w:b w:val="0"/>
                <w:bCs w:val="0"/>
                <w:i/>
                <w:iCs/>
              </w:rPr>
              <w:t>Step_num</w:t>
            </w:r>
            <w:proofErr w:type="spellEnd"/>
          </w:p>
        </w:tc>
        <w:tc>
          <w:tcPr>
            <w:tcW w:w="3597" w:type="dxa"/>
          </w:tcPr>
          <w:p w14:paraId="14EF13E8" w14:textId="6453DB8A" w:rsidR="00A877B4" w:rsidRDefault="00F765AC" w:rsidP="00650E95">
            <w:pPr>
              <w:cnfStyle w:val="000000100000" w:firstRow="0" w:lastRow="0" w:firstColumn="0" w:lastColumn="0" w:oddVBand="0" w:evenVBand="0" w:oddHBand="1" w:evenHBand="0" w:firstRowFirstColumn="0" w:firstRowLastColumn="0" w:lastRowFirstColumn="0" w:lastRowLastColumn="0"/>
            </w:pPr>
            <w:r>
              <w:t xml:space="preserve">El </w:t>
            </w:r>
            <w:proofErr w:type="spellStart"/>
            <w:r>
              <w:t>numero</w:t>
            </w:r>
            <w:proofErr w:type="spellEnd"/>
            <w:r>
              <w:t xml:space="preserve"> de paso de entrenamiento en el que estas (1,2,3…, 100.000)</w:t>
            </w:r>
          </w:p>
        </w:tc>
        <w:tc>
          <w:tcPr>
            <w:tcW w:w="3597" w:type="dxa"/>
          </w:tcPr>
          <w:p w14:paraId="32DB59D0" w14:textId="2FFCAB61" w:rsidR="00A877B4" w:rsidRDefault="00F765AC" w:rsidP="00650E95">
            <w:pPr>
              <w:cnfStyle w:val="000000100000" w:firstRow="0" w:lastRow="0" w:firstColumn="0" w:lastColumn="0" w:oddVBand="0" w:evenVBand="0" w:oddHBand="1" w:evenHBand="0" w:firstRowFirstColumn="0" w:firstRowLastColumn="0" w:lastRowFirstColumn="0" w:lastRowLastColumn="0"/>
            </w:pPr>
            <w:r>
              <w:t>Variable, el eje del entrenamiento</w:t>
            </w:r>
          </w:p>
        </w:tc>
      </w:tr>
      <w:tr w:rsidR="00F765AC" w14:paraId="6D4B6BD3" w14:textId="77777777" w:rsidTr="00A877B4">
        <w:tc>
          <w:tcPr>
            <w:cnfStyle w:val="001000000000" w:firstRow="0" w:lastRow="0" w:firstColumn="1" w:lastColumn="0" w:oddVBand="0" w:evenVBand="0" w:oddHBand="0" w:evenHBand="0" w:firstRowFirstColumn="0" w:firstRowLastColumn="0" w:lastRowFirstColumn="0" w:lastRowLastColumn="0"/>
            <w:tcW w:w="3596" w:type="dxa"/>
          </w:tcPr>
          <w:p w14:paraId="35153080" w14:textId="04481707" w:rsidR="00F765AC" w:rsidRDefault="00D64A00" w:rsidP="00650E95">
            <w:pPr>
              <w:rPr>
                <w:b w:val="0"/>
                <w:bCs w:val="0"/>
                <w:i/>
                <w:iCs/>
              </w:rPr>
            </w:pPr>
            <m:oMathPara>
              <m:oMath>
                <m:r>
                  <m:rPr>
                    <m:sty m:val="bi"/>
                  </m:rPr>
                  <w:rPr>
                    <w:rFonts w:ascii="Cambria Math" w:hAnsi="Cambria Math"/>
                  </w:rPr>
                  <m:t>ste</m:t>
                </m:r>
                <m:sSub>
                  <m:sSubPr>
                    <m:ctrlPr>
                      <w:rPr>
                        <w:rFonts w:ascii="Cambria Math" w:hAnsi="Cambria Math"/>
                        <w:b w:val="0"/>
                        <w:bCs w:val="0"/>
                        <w:i/>
                      </w:rPr>
                    </m:ctrlPr>
                  </m:sSubPr>
                  <m:e>
                    <m:r>
                      <m:rPr>
                        <m:sty m:val="bi"/>
                      </m:rPr>
                      <w:rPr>
                        <w:rFonts w:ascii="Cambria Math" w:hAnsi="Cambria Math"/>
                      </w:rPr>
                      <m:t>p</m:t>
                    </m:r>
                    <m:ctrlPr>
                      <w:rPr>
                        <w:rFonts w:ascii="Cambria Math" w:hAnsi="Cambria Math"/>
                        <w:i/>
                      </w:rPr>
                    </m:ctrlPr>
                  </m:e>
                  <m:sub>
                    <m:r>
                      <m:rPr>
                        <m:sty m:val="bi"/>
                      </m:rPr>
                      <w:rPr>
                        <w:rFonts w:ascii="Cambria Math" w:hAnsi="Cambria Math"/>
                      </w:rPr>
                      <m:t>nu</m:t>
                    </m:r>
                    <m:sSup>
                      <m:sSupPr>
                        <m:ctrlPr>
                          <w:rPr>
                            <w:rFonts w:ascii="Cambria Math" w:hAnsi="Cambria Math"/>
                          </w:rPr>
                        </m:ctrlPr>
                      </m:sSupPr>
                      <m:e>
                        <m:r>
                          <m:rPr>
                            <m:sty m:val="bi"/>
                          </m:rPr>
                          <w:rPr>
                            <w:rFonts w:ascii="Cambria Math" w:hAnsi="Cambria Math"/>
                          </w:rPr>
                          <m:t>m</m:t>
                        </m:r>
                      </m:e>
                      <m:sup>
                        <m:r>
                          <m:rPr>
                            <m:sty m:val="bi"/>
                          </m:rPr>
                          <w:rPr>
                            <w:rFonts w:ascii="Cambria Math" w:hAnsi="Cambria Math"/>
                          </w:rPr>
                          <m:t>-0.5</m:t>
                        </m:r>
                      </m:sup>
                    </m:sSup>
                  </m:sub>
                </m:sSub>
              </m:oMath>
            </m:oMathPara>
          </w:p>
        </w:tc>
        <w:tc>
          <w:tcPr>
            <w:tcW w:w="3597" w:type="dxa"/>
          </w:tcPr>
          <w:p w14:paraId="08F25FEB" w14:textId="270465AE" w:rsidR="00F765AC" w:rsidRDefault="00D64A00" w:rsidP="00650E95">
            <w:pPr>
              <w:cnfStyle w:val="000000000000" w:firstRow="0" w:lastRow="0" w:firstColumn="0" w:lastColumn="0" w:oddVBand="0" w:evenVBand="0" w:oddHBand="0" w:evenHBand="0" w:firstRowFirstColumn="0" w:firstRowLastColumn="0" w:lastRowFirstColumn="0" w:lastRowLastColumn="0"/>
            </w:pPr>
            <w:r>
              <w:t xml:space="preserve">El primer </w:t>
            </w:r>
            <w:proofErr w:type="spellStart"/>
            <w:r>
              <w:t>termino</w:t>
            </w:r>
            <w:proofErr w:type="spellEnd"/>
            <w:r>
              <w:t xml:space="preserve"> dentro del min – decrece a medida que avanza el entrenamiento</w:t>
            </w:r>
          </w:p>
        </w:tc>
        <w:tc>
          <w:tcPr>
            <w:tcW w:w="3597" w:type="dxa"/>
          </w:tcPr>
          <w:p w14:paraId="55565D70" w14:textId="3F692337" w:rsidR="00F765AC" w:rsidRDefault="006A027B" w:rsidP="00650E95">
            <w:pPr>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rPr>
                        </m:ctrlPr>
                      </m:radPr>
                      <m:deg/>
                      <m:e>
                        <m:r>
                          <w:rPr>
                            <w:rFonts w:ascii="Cambria Math" w:hAnsi="Cambria Math"/>
                          </w:rPr>
                          <m:t>step</m:t>
                        </m:r>
                        <m:r>
                          <w:rPr>
                            <w:rFonts w:ascii="Cambria Math" w:hAnsi="Cambria Math"/>
                          </w:rPr>
                          <m:t>_</m:t>
                        </m:r>
                        <m:r>
                          <w:rPr>
                            <w:rFonts w:ascii="Cambria Math" w:hAnsi="Cambria Math"/>
                          </w:rPr>
                          <m:t>num</m:t>
                        </m:r>
                      </m:e>
                    </m:rad>
                  </m:den>
                </m:f>
              </m:oMath>
            </m:oMathPara>
          </w:p>
        </w:tc>
      </w:tr>
      <w:tr w:rsidR="003325C3" w14:paraId="1226B24A" w14:textId="77777777" w:rsidTr="00A87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796D5D6" w14:textId="37FC3894" w:rsidR="003325C3" w:rsidRPr="003325C3" w:rsidRDefault="003325C3" w:rsidP="00650E95">
            <w:pPr>
              <w:rPr>
                <w:rFonts w:eastAsia="Aptos" w:cs="Times New Roman"/>
                <w:b w:val="0"/>
                <w:bCs w:val="0"/>
              </w:rPr>
            </w:pPr>
            <w:proofErr w:type="spellStart"/>
            <w:r w:rsidRPr="003325C3">
              <w:rPr>
                <w:rFonts w:eastAsia="Aptos" w:cs="Times New Roman"/>
                <w:b w:val="0"/>
                <w:bCs w:val="0"/>
              </w:rPr>
              <w:t>Warmup_steps</w:t>
            </w:r>
            <w:proofErr w:type="spellEnd"/>
          </w:p>
        </w:tc>
        <w:tc>
          <w:tcPr>
            <w:tcW w:w="3597" w:type="dxa"/>
          </w:tcPr>
          <w:p w14:paraId="70967783" w14:textId="70F5259D" w:rsidR="003325C3" w:rsidRDefault="003005C8" w:rsidP="00650E95">
            <w:pPr>
              <w:cnfStyle w:val="000000100000" w:firstRow="0" w:lastRow="0" w:firstColumn="0" w:lastColumn="0" w:oddVBand="0" w:evenVBand="0" w:oddHBand="1" w:evenHBand="0" w:firstRowFirstColumn="0" w:firstRowLastColumn="0" w:lastRowFirstColumn="0" w:lastRowLastColumn="0"/>
            </w:pPr>
            <w:r>
              <w:t>Cuantos pasos dura la fase de “calentamiento”</w:t>
            </w:r>
          </w:p>
        </w:tc>
        <w:tc>
          <w:tcPr>
            <w:tcW w:w="3597" w:type="dxa"/>
          </w:tcPr>
          <w:p w14:paraId="5773D7B2" w14:textId="5A3A7F43" w:rsidR="003325C3" w:rsidRDefault="003005C8" w:rsidP="00650E95">
            <w:pPr>
              <w:cnfStyle w:val="000000100000" w:firstRow="0" w:lastRow="0" w:firstColumn="0" w:lastColumn="0" w:oddVBand="0" w:evenVBand="0" w:oddHBand="1" w:evenHBand="0" w:firstRowFirstColumn="0" w:firstRowLastColumn="0" w:lastRowFirstColumn="0" w:lastRowLastColumn="0"/>
              <w:rPr>
                <w:rFonts w:eastAsia="Aptos" w:cs="Times New Roman"/>
              </w:rPr>
            </w:pPr>
            <w:r>
              <w:rPr>
                <w:rFonts w:eastAsia="Aptos" w:cs="Times New Roman"/>
              </w:rPr>
              <w:t>4.000 (fijo)</w:t>
            </w:r>
          </w:p>
        </w:tc>
      </w:tr>
      <w:tr w:rsidR="003005C8" w14:paraId="276ACF54" w14:textId="77777777" w:rsidTr="00A877B4">
        <w:tc>
          <w:tcPr>
            <w:cnfStyle w:val="001000000000" w:firstRow="0" w:lastRow="0" w:firstColumn="1" w:lastColumn="0" w:oddVBand="0" w:evenVBand="0" w:oddHBand="0" w:evenHBand="0" w:firstRowFirstColumn="0" w:firstRowLastColumn="0" w:lastRowFirstColumn="0" w:lastRowLastColumn="0"/>
            <w:tcW w:w="3596" w:type="dxa"/>
          </w:tcPr>
          <w:p w14:paraId="5A38F339" w14:textId="6A6E0702" w:rsidR="003005C8" w:rsidRPr="003325C3" w:rsidRDefault="003005C8" w:rsidP="00650E95">
            <w:pPr>
              <w:rPr>
                <w:rFonts w:eastAsia="Aptos" w:cs="Times New Roman"/>
                <w:b w:val="0"/>
                <w:bCs w:val="0"/>
              </w:rPr>
            </w:pPr>
            <m:oMathPara>
              <m:oMath>
                <m:r>
                  <m:rPr>
                    <m:sty m:val="bi"/>
                  </m:rPr>
                  <w:rPr>
                    <w:rFonts w:ascii="Cambria Math" w:eastAsia="Aptos" w:hAnsi="Cambria Math" w:cs="Times New Roman"/>
                  </w:rPr>
                  <m:t>ste</m:t>
                </m:r>
                <m:sSub>
                  <m:sSubPr>
                    <m:ctrlPr>
                      <w:rPr>
                        <w:rFonts w:ascii="Cambria Math" w:eastAsia="Aptos" w:hAnsi="Cambria Math" w:cs="Times New Roman"/>
                        <w:b w:val="0"/>
                        <w:bCs w:val="0"/>
                        <w:i/>
                      </w:rPr>
                    </m:ctrlPr>
                  </m:sSubPr>
                  <m:e>
                    <m:r>
                      <m:rPr>
                        <m:sty m:val="bi"/>
                      </m:rPr>
                      <w:rPr>
                        <w:rFonts w:ascii="Cambria Math" w:eastAsia="Aptos" w:hAnsi="Cambria Math" w:cs="Times New Roman"/>
                      </w:rPr>
                      <m:t>p</m:t>
                    </m:r>
                    <m:ctrlPr>
                      <w:rPr>
                        <w:rFonts w:ascii="Cambria Math" w:eastAsia="Aptos" w:hAnsi="Cambria Math" w:cs="Times New Roman"/>
                        <w:i/>
                      </w:rPr>
                    </m:ctrlPr>
                  </m:e>
                  <m:sub>
                    <m:r>
                      <m:rPr>
                        <m:sty m:val="bi"/>
                      </m:rPr>
                      <w:rPr>
                        <w:rFonts w:ascii="Cambria Math" w:eastAsia="Aptos" w:hAnsi="Cambria Math" w:cs="Times New Roman"/>
                      </w:rPr>
                      <m:t>num</m:t>
                    </m:r>
                  </m:sub>
                </m:sSub>
                <m:r>
                  <m:rPr>
                    <m:sty m:val="bi"/>
                  </m:rPr>
                  <w:rPr>
                    <w:rFonts w:ascii="Cambria Math" w:eastAsia="Aptos" w:hAnsi="Cambria Math" w:cs="Times New Roman"/>
                  </w:rPr>
                  <m:t>⋅warmu</m:t>
                </m:r>
                <m:sSub>
                  <m:sSubPr>
                    <m:ctrlPr>
                      <w:rPr>
                        <w:rFonts w:ascii="Cambria Math" w:eastAsia="Aptos" w:hAnsi="Cambria Math" w:cs="Times New Roman"/>
                        <w:b w:val="0"/>
                        <w:bCs w:val="0"/>
                        <w:i/>
                      </w:rPr>
                    </m:ctrlPr>
                  </m:sSubPr>
                  <m:e>
                    <m:r>
                      <m:rPr>
                        <m:sty m:val="bi"/>
                      </m:rPr>
                      <w:rPr>
                        <w:rFonts w:ascii="Cambria Math" w:eastAsia="Aptos" w:hAnsi="Cambria Math" w:cs="Times New Roman"/>
                      </w:rPr>
                      <m:t>p</m:t>
                    </m:r>
                    <m:ctrlPr>
                      <w:rPr>
                        <w:rFonts w:ascii="Cambria Math" w:eastAsia="Aptos" w:hAnsi="Cambria Math" w:cs="Times New Roman"/>
                        <w:i/>
                      </w:rPr>
                    </m:ctrlPr>
                  </m:e>
                  <m:sub>
                    <m:r>
                      <m:rPr>
                        <m:sty m:val="bi"/>
                      </m:rPr>
                      <w:rPr>
                        <w:rFonts w:ascii="Cambria Math" w:eastAsia="Aptos" w:hAnsi="Cambria Math" w:cs="Times New Roman"/>
                      </w:rPr>
                      <m:t>step</m:t>
                    </m:r>
                    <m:sSup>
                      <m:sSupPr>
                        <m:ctrlPr>
                          <w:rPr>
                            <w:rFonts w:ascii="Cambria Math" w:eastAsia="Aptos" w:hAnsi="Cambria Math" w:cs="Times New Roman"/>
                          </w:rPr>
                        </m:ctrlPr>
                      </m:sSupPr>
                      <m:e>
                        <m:r>
                          <m:rPr>
                            <m:sty m:val="bi"/>
                          </m:rPr>
                          <w:rPr>
                            <w:rFonts w:ascii="Cambria Math" w:eastAsia="Aptos" w:hAnsi="Cambria Math" w:cs="Times New Roman"/>
                          </w:rPr>
                          <m:t>s</m:t>
                        </m:r>
                      </m:e>
                      <m:sup>
                        <m:r>
                          <m:rPr>
                            <m:sty m:val="bi"/>
                          </m:rPr>
                          <w:rPr>
                            <w:rFonts w:ascii="Cambria Math" w:eastAsia="Aptos" w:hAnsi="Cambria Math" w:cs="Times New Roman"/>
                          </w:rPr>
                          <m:t>-1.5</m:t>
                        </m:r>
                      </m:sup>
                    </m:sSup>
                  </m:sub>
                </m:sSub>
              </m:oMath>
            </m:oMathPara>
          </w:p>
        </w:tc>
        <w:tc>
          <w:tcPr>
            <w:tcW w:w="3597" w:type="dxa"/>
          </w:tcPr>
          <w:p w14:paraId="55D7AA7F" w14:textId="394BAF47" w:rsidR="003005C8" w:rsidRDefault="003005C8" w:rsidP="00650E95">
            <w:pPr>
              <w:cnfStyle w:val="000000000000" w:firstRow="0" w:lastRow="0" w:firstColumn="0" w:lastColumn="0" w:oddVBand="0" w:evenVBand="0" w:oddHBand="0" w:evenHBand="0" w:firstRowFirstColumn="0" w:firstRowLastColumn="0" w:lastRowFirstColumn="0" w:lastRowLastColumn="0"/>
            </w:pPr>
            <w:r>
              <w:t>El segundo termino dentro del min – crece linealmente con el paso</w:t>
            </w:r>
          </w:p>
        </w:tc>
        <w:tc>
          <w:tcPr>
            <w:tcW w:w="3597" w:type="dxa"/>
          </w:tcPr>
          <w:p w14:paraId="4DB4AD57" w14:textId="2B96AA99" w:rsidR="003005C8" w:rsidRDefault="003005C8" w:rsidP="00650E95">
            <w:pPr>
              <w:cnfStyle w:val="000000000000" w:firstRow="0" w:lastRow="0" w:firstColumn="0" w:lastColumn="0" w:oddVBand="0" w:evenVBand="0" w:oddHBand="0" w:evenHBand="0" w:firstRowFirstColumn="0" w:firstRowLastColumn="0" w:lastRowFirstColumn="0" w:lastRowLastColumn="0"/>
              <w:rPr>
                <w:rFonts w:eastAsia="Aptos" w:cs="Times New Roman"/>
              </w:rPr>
            </w:pPr>
            <w:r>
              <w:rPr>
                <w:rFonts w:eastAsia="Aptos" w:cs="Times New Roman"/>
              </w:rPr>
              <w:t xml:space="preserve">Crece mientras </w:t>
            </w:r>
            <w:proofErr w:type="spellStart"/>
            <w:r>
              <w:rPr>
                <w:rFonts w:eastAsia="Aptos" w:cs="Times New Roman"/>
              </w:rPr>
              <w:t>step_num</w:t>
            </w:r>
            <w:proofErr w:type="spellEnd"/>
            <w:r>
              <w:rPr>
                <w:rFonts w:eastAsia="Aptos" w:cs="Times New Roman"/>
              </w:rPr>
              <w:t xml:space="preserve"> sube</w:t>
            </w:r>
          </w:p>
        </w:tc>
      </w:tr>
      <w:tr w:rsidR="003005C8" w14:paraId="79ED3506" w14:textId="77777777" w:rsidTr="00A87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E79CC55" w14:textId="5843D1E7" w:rsidR="003005C8" w:rsidRPr="003005C8" w:rsidRDefault="000132FB" w:rsidP="00650E95">
            <w:pPr>
              <w:rPr>
                <w:rFonts w:eastAsia="Aptos" w:cs="Times New Roman"/>
              </w:rPr>
            </w:pPr>
            <w:r>
              <w:rPr>
                <w:rFonts w:eastAsia="Aptos" w:cs="Times New Roman"/>
              </w:rPr>
              <w:t>Min</w:t>
            </w:r>
            <w:proofErr w:type="gramStart"/>
            <w:r>
              <w:rPr>
                <w:rFonts w:eastAsia="Aptos" w:cs="Times New Roman"/>
              </w:rPr>
              <w:t>(,.,</w:t>
            </w:r>
            <w:proofErr w:type="gramEnd"/>
            <w:r>
              <w:rPr>
                <w:rFonts w:eastAsia="Aptos" w:cs="Times New Roman"/>
              </w:rPr>
              <w:t>)</w:t>
            </w:r>
          </w:p>
        </w:tc>
        <w:tc>
          <w:tcPr>
            <w:tcW w:w="3597" w:type="dxa"/>
          </w:tcPr>
          <w:p w14:paraId="31A0AED3" w14:textId="6DBEE4F7" w:rsidR="003005C8" w:rsidRPr="000132FB" w:rsidRDefault="000132FB" w:rsidP="00650E95">
            <w:pPr>
              <w:cnfStyle w:val="000000100000" w:firstRow="0" w:lastRow="0" w:firstColumn="0" w:lastColumn="0" w:oddVBand="0" w:evenVBand="0" w:oddHBand="1" w:evenHBand="0" w:firstRowFirstColumn="0" w:firstRowLastColumn="0" w:lastRowFirstColumn="0" w:lastRowLastColumn="0"/>
            </w:pPr>
            <w:r>
              <w:t xml:space="preserve">Se queda con el </w:t>
            </w:r>
            <w:r>
              <w:rPr>
                <w:b/>
                <w:bCs/>
              </w:rPr>
              <w:t xml:space="preserve">menor </w:t>
            </w:r>
            <w:r>
              <w:t xml:space="preserve">de los dos términos </w:t>
            </w:r>
          </w:p>
        </w:tc>
        <w:tc>
          <w:tcPr>
            <w:tcW w:w="3597" w:type="dxa"/>
          </w:tcPr>
          <w:p w14:paraId="7C5F953D" w14:textId="2E128FD8" w:rsidR="003005C8" w:rsidRDefault="000132FB" w:rsidP="00650E95">
            <w:pPr>
              <w:cnfStyle w:val="000000100000" w:firstRow="0" w:lastRow="0" w:firstColumn="0" w:lastColumn="0" w:oddVBand="0" w:evenVBand="0" w:oddHBand="1" w:evenHBand="0" w:firstRowFirstColumn="0" w:firstRowLastColumn="0" w:lastRowFirstColumn="0" w:lastRowLastColumn="0"/>
              <w:rPr>
                <w:rFonts w:eastAsia="Aptos" w:cs="Times New Roman"/>
              </w:rPr>
            </w:pPr>
            <w:r>
              <w:rPr>
                <w:rFonts w:eastAsia="Aptos" w:cs="Times New Roman"/>
              </w:rPr>
              <w:t>Decide que tramo de la curva estas</w:t>
            </w:r>
          </w:p>
        </w:tc>
      </w:tr>
    </w:tbl>
    <w:p w14:paraId="4D27D247" w14:textId="77777777" w:rsidR="009B0A13" w:rsidRDefault="009B0A13" w:rsidP="00650E95"/>
    <w:p w14:paraId="00A1FB31" w14:textId="0F2FA99E" w:rsidR="009B0A13" w:rsidRPr="009B0A13" w:rsidRDefault="009B0A13" w:rsidP="00650E95">
      <w:pPr>
        <w:rPr>
          <w:rFonts w:eastAsiaTheme="minorEastAsia"/>
          <w:b/>
          <w:bCs/>
          <w:sz w:val="24"/>
          <w:szCs w:val="28"/>
        </w:rPr>
      </w:pPr>
      <w:r w:rsidRPr="009B0A13">
        <w:rPr>
          <w:b/>
          <w:bCs/>
          <w:sz w:val="24"/>
          <w:szCs w:val="28"/>
          <w:highlight w:val="yellow"/>
        </w:rPr>
        <w:t xml:space="preserve">Ejemplo numérico: calculando </w:t>
      </w:r>
      <m:oMath>
        <m:r>
          <w:rPr>
            <w:rFonts w:ascii="Cambria Math" w:hAnsi="Cambria Math"/>
            <w:sz w:val="24"/>
            <w:szCs w:val="28"/>
            <w:highlight w:val="yellow"/>
          </w:rPr>
          <m:t>lrate</m:t>
        </m:r>
      </m:oMath>
      <w:r w:rsidRPr="009B0A13">
        <w:rPr>
          <w:rFonts w:eastAsiaTheme="minorEastAsia"/>
          <w:sz w:val="24"/>
          <w:szCs w:val="28"/>
          <w:highlight w:val="yellow"/>
        </w:rPr>
        <w:t xml:space="preserve"> </w:t>
      </w:r>
      <w:r w:rsidRPr="009B0A13">
        <w:rPr>
          <w:rFonts w:eastAsiaTheme="minorEastAsia"/>
          <w:b/>
          <w:bCs/>
          <w:sz w:val="24"/>
          <w:szCs w:val="28"/>
          <w:highlight w:val="yellow"/>
        </w:rPr>
        <w:t>en distintos pasos</w:t>
      </w:r>
    </w:p>
    <w:p w14:paraId="125FC255" w14:textId="6B9F5C9F" w:rsidR="009B0A13" w:rsidRPr="000B1453" w:rsidRDefault="009B0A13" w:rsidP="00650E95">
      <w:pPr>
        <w:rPr>
          <w:rFonts w:eastAsiaTheme="minorEastAsia" w:cs="Arial"/>
        </w:rPr>
      </w:pPr>
      <w:r w:rsidRPr="000B1453">
        <w:rPr>
          <w:rFonts w:eastAsiaTheme="minorEastAsia" w:cs="Arial"/>
        </w:rPr>
        <w:t xml:space="preserve">Con </w:t>
      </w:r>
      <m:oMath>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model</m:t>
            </m:r>
          </m:sub>
        </m:sSub>
        <m:r>
          <w:rPr>
            <w:rFonts w:ascii="Cambria Math" w:eastAsiaTheme="minorEastAsia" w:hAnsi="Cambria Math" w:cs="Arial"/>
          </w:rPr>
          <m:t>=512</m:t>
        </m:r>
      </m:oMath>
      <w:r w:rsidRPr="000B1453">
        <w:rPr>
          <w:rFonts w:eastAsiaTheme="minorEastAsia" w:cs="Arial"/>
        </w:rPr>
        <w:t xml:space="preserve"> (así que </w:t>
      </w:r>
      <m:oMath>
        <m:sSubSup>
          <m:sSubSupPr>
            <m:ctrlPr>
              <w:rPr>
                <w:rFonts w:ascii="Cambria Math" w:eastAsiaTheme="minorEastAsia" w:hAnsi="Cambria Math" w:cs="Arial"/>
              </w:rPr>
            </m:ctrlPr>
          </m:sSubSupPr>
          <m:e>
            <m:r>
              <w:rPr>
                <w:rFonts w:ascii="Cambria Math" w:eastAsiaTheme="minorEastAsia" w:hAnsi="Cambria Math" w:cs="Arial"/>
              </w:rPr>
              <m:t>d</m:t>
            </m:r>
          </m:e>
          <m:sub>
            <m:r>
              <w:rPr>
                <w:rFonts w:ascii="Cambria Math" w:eastAsiaTheme="minorEastAsia" w:hAnsi="Cambria Math" w:cs="Arial"/>
              </w:rPr>
              <m:t>model</m:t>
            </m:r>
          </m:sub>
          <m:sup>
            <m:r>
              <w:rPr>
                <w:rFonts w:ascii="Cambria Math" w:eastAsiaTheme="minorEastAsia" w:hAnsi="Cambria Math" w:cs="Arial"/>
              </w:rPr>
              <m:t>-0.5</m:t>
            </m:r>
          </m:sup>
        </m:sSubSup>
        <m:r>
          <w:rPr>
            <w:rFonts w:ascii="Cambria Math" w:eastAsiaTheme="minorEastAsia" w:hAnsi="Cambria Math" w:cs="Arial"/>
          </w:rPr>
          <m:t>=</m:t>
        </m:r>
        <m:sSup>
          <m:sSupPr>
            <m:ctrlPr>
              <w:rPr>
                <w:rFonts w:ascii="Cambria Math" w:eastAsiaTheme="minorEastAsia" w:hAnsi="Cambria Math" w:cs="Arial"/>
              </w:rPr>
            </m:ctrlPr>
          </m:sSupPr>
          <m:e>
            <m:r>
              <w:rPr>
                <w:rFonts w:ascii="Cambria Math" w:eastAsiaTheme="minorEastAsia" w:hAnsi="Cambria Math" w:cs="Arial"/>
              </w:rPr>
              <m:t>512</m:t>
            </m:r>
          </m:e>
          <m:sup>
            <m:r>
              <w:rPr>
                <w:rFonts w:ascii="Cambria Math" w:eastAsiaTheme="minorEastAsia" w:hAnsi="Cambria Math" w:cs="Arial"/>
              </w:rPr>
              <m:t>-0.5</m:t>
            </m:r>
          </m:sup>
        </m:sSup>
        <m:r>
          <w:rPr>
            <w:rFonts w:ascii="Cambria Math" w:eastAsiaTheme="minorEastAsia" w:hAnsi="Cambria Math" w:cs="Arial"/>
          </w:rPr>
          <m:t>≈0.04419</m:t>
        </m:r>
      </m:oMath>
      <w:r w:rsidRPr="000B1453">
        <w:rPr>
          <w:rFonts w:eastAsiaTheme="minorEastAsia" w:cs="Arial"/>
        </w:rPr>
        <w:t xml:space="preserve">) y </w:t>
      </w:r>
      <m:oMath>
        <m:r>
          <w:rPr>
            <w:rFonts w:ascii="Cambria Math" w:eastAsiaTheme="minorEastAsia" w:hAnsi="Cambria Math" w:cs="Arial"/>
          </w:rPr>
          <m:t>warmup_steps=4.000</m:t>
        </m:r>
      </m:oMath>
      <w:r w:rsidR="000B1453" w:rsidRPr="000B1453">
        <w:rPr>
          <w:rFonts w:eastAsiaTheme="minorEastAsia" w:cs="Arial"/>
        </w:rPr>
        <w:t>:</w:t>
      </w:r>
    </w:p>
    <w:p w14:paraId="39D8B983" w14:textId="5F76F755" w:rsidR="000B1453" w:rsidRDefault="004F2B7E" w:rsidP="00650E95">
      <w:pPr>
        <w:rPr>
          <w:rFonts w:eastAsiaTheme="minorEastAsia"/>
          <w:b/>
          <w:bCs/>
        </w:rPr>
      </w:pPr>
      <w:r>
        <w:rPr>
          <w:rFonts w:eastAsiaTheme="minorEastAsia"/>
          <w:b/>
          <w:bCs/>
        </w:rPr>
        <w:t>Paso 1 (recién arrancando):</w:t>
      </w:r>
    </w:p>
    <w:p w14:paraId="547D2EDB" w14:textId="72B8CA6F" w:rsidR="004F2B7E" w:rsidRDefault="00DE2462" w:rsidP="00650E95">
      <w:pPr>
        <w:rPr>
          <w:rFonts w:eastAsiaTheme="minorEastAsia"/>
          <w:b/>
          <w:bCs/>
        </w:rPr>
      </w:pPr>
      <w:r w:rsidRPr="00DE2462">
        <w:rPr>
          <w:rFonts w:eastAsiaTheme="minorEastAsia"/>
          <w:b/>
          <w:bCs/>
          <w:noProof/>
        </w:rPr>
        <w:drawing>
          <wp:inline distT="0" distB="0" distL="0" distR="0" wp14:anchorId="363AEF66" wp14:editId="7EF32A56">
            <wp:extent cx="3756660" cy="1011239"/>
            <wp:effectExtent l="19050" t="19050" r="15240" b="17780"/>
            <wp:docPr id="1008867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67132" name=""/>
                    <pic:cNvPicPr/>
                  </pic:nvPicPr>
                  <pic:blipFill>
                    <a:blip r:embed="rId428"/>
                    <a:stretch>
                      <a:fillRect/>
                    </a:stretch>
                  </pic:blipFill>
                  <pic:spPr>
                    <a:xfrm>
                      <a:off x="0" y="0"/>
                      <a:ext cx="3766185" cy="1013803"/>
                    </a:xfrm>
                    <a:prstGeom prst="rect">
                      <a:avLst/>
                    </a:prstGeom>
                    <a:ln w="12700">
                      <a:solidFill>
                        <a:schemeClr val="tx1"/>
                      </a:solidFill>
                    </a:ln>
                  </pic:spPr>
                </pic:pic>
              </a:graphicData>
            </a:graphic>
          </wp:inline>
        </w:drawing>
      </w:r>
    </w:p>
    <w:p w14:paraId="1C05B6DB" w14:textId="77777777" w:rsidR="00BF3562" w:rsidRPr="00BF3562" w:rsidRDefault="00BF3562" w:rsidP="00BF3562">
      <w:pPr>
        <w:rPr>
          <w:rFonts w:eastAsiaTheme="minorEastAsia"/>
          <w:b/>
          <w:bCs/>
        </w:rPr>
      </w:pPr>
      <w:r w:rsidRPr="00BF3562">
        <w:rPr>
          <w:rFonts w:eastAsiaTheme="minorEastAsia"/>
          <w:b/>
          <w:bCs/>
        </w:rPr>
        <w:lastRenderedPageBreak/>
        <w:t xml:space="preserve">Paso 2.000 (en medio del </w:t>
      </w:r>
      <w:proofErr w:type="spellStart"/>
      <w:r w:rsidRPr="00BF3562">
        <w:rPr>
          <w:rFonts w:eastAsiaTheme="minorEastAsia"/>
          <w:b/>
          <w:bCs/>
        </w:rPr>
        <w:t>warmup</w:t>
      </w:r>
      <w:proofErr w:type="spellEnd"/>
      <w:r w:rsidRPr="00BF3562">
        <w:rPr>
          <w:rFonts w:eastAsiaTheme="minorEastAsia"/>
          <w:b/>
          <w:bCs/>
        </w:rPr>
        <w:t>):</w:t>
      </w:r>
    </w:p>
    <w:p w14:paraId="65831312" w14:textId="4D840010" w:rsidR="00BF3562" w:rsidRDefault="0067718C" w:rsidP="00650E95">
      <w:pPr>
        <w:rPr>
          <w:rFonts w:eastAsiaTheme="minorEastAsia"/>
          <w:b/>
          <w:bCs/>
        </w:rPr>
      </w:pPr>
      <w:r w:rsidRPr="0067718C">
        <w:rPr>
          <w:rFonts w:eastAsiaTheme="minorEastAsia"/>
          <w:b/>
          <w:bCs/>
          <w:noProof/>
        </w:rPr>
        <w:drawing>
          <wp:inline distT="0" distB="0" distL="0" distR="0" wp14:anchorId="5C033802" wp14:editId="0D6DBC30">
            <wp:extent cx="4229100" cy="959333"/>
            <wp:effectExtent l="19050" t="19050" r="19050" b="12700"/>
            <wp:docPr id="807464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64920" name=""/>
                    <pic:cNvPicPr/>
                  </pic:nvPicPr>
                  <pic:blipFill>
                    <a:blip r:embed="rId429"/>
                    <a:stretch>
                      <a:fillRect/>
                    </a:stretch>
                  </pic:blipFill>
                  <pic:spPr>
                    <a:xfrm>
                      <a:off x="0" y="0"/>
                      <a:ext cx="4236969" cy="961118"/>
                    </a:xfrm>
                    <a:prstGeom prst="rect">
                      <a:avLst/>
                    </a:prstGeom>
                    <a:ln w="12700">
                      <a:solidFill>
                        <a:schemeClr val="tx1"/>
                      </a:solidFill>
                    </a:ln>
                  </pic:spPr>
                </pic:pic>
              </a:graphicData>
            </a:graphic>
          </wp:inline>
        </w:drawing>
      </w:r>
    </w:p>
    <w:p w14:paraId="2CAB9C70" w14:textId="77777777" w:rsidR="0067718C" w:rsidRPr="0067718C" w:rsidRDefault="0067718C" w:rsidP="0067718C">
      <w:pPr>
        <w:rPr>
          <w:rFonts w:eastAsiaTheme="minorEastAsia"/>
          <w:b/>
          <w:bCs/>
        </w:rPr>
      </w:pPr>
      <w:r w:rsidRPr="0067718C">
        <w:rPr>
          <w:rFonts w:eastAsiaTheme="minorEastAsia"/>
          <w:b/>
          <w:bCs/>
        </w:rPr>
        <w:t>Paso 4.000 (justo en el punto de cambio — el pico):</w:t>
      </w:r>
    </w:p>
    <w:p w14:paraId="3813D43B" w14:textId="1ECDDE8E" w:rsidR="0067718C" w:rsidRDefault="0067718C" w:rsidP="00650E95">
      <w:pPr>
        <w:rPr>
          <w:rFonts w:eastAsiaTheme="minorEastAsia"/>
          <w:b/>
          <w:bCs/>
        </w:rPr>
      </w:pPr>
      <w:r w:rsidRPr="0067718C">
        <w:rPr>
          <w:rFonts w:eastAsiaTheme="minorEastAsia"/>
          <w:b/>
          <w:bCs/>
          <w:noProof/>
        </w:rPr>
        <w:drawing>
          <wp:inline distT="0" distB="0" distL="0" distR="0" wp14:anchorId="5ADFBE5B" wp14:editId="0E6E1582">
            <wp:extent cx="4396740" cy="1018248"/>
            <wp:effectExtent l="19050" t="19050" r="22860" b="10795"/>
            <wp:docPr id="1533171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71881" name=""/>
                    <pic:cNvPicPr/>
                  </pic:nvPicPr>
                  <pic:blipFill>
                    <a:blip r:embed="rId430"/>
                    <a:stretch>
                      <a:fillRect/>
                    </a:stretch>
                  </pic:blipFill>
                  <pic:spPr>
                    <a:xfrm>
                      <a:off x="0" y="0"/>
                      <a:ext cx="4406978" cy="1020619"/>
                    </a:xfrm>
                    <a:prstGeom prst="rect">
                      <a:avLst/>
                    </a:prstGeom>
                    <a:ln w="19050">
                      <a:solidFill>
                        <a:schemeClr val="tx1"/>
                      </a:solidFill>
                    </a:ln>
                  </pic:spPr>
                </pic:pic>
              </a:graphicData>
            </a:graphic>
          </wp:inline>
        </w:drawing>
      </w:r>
    </w:p>
    <w:p w14:paraId="031F9D72" w14:textId="77777777" w:rsidR="0067718C" w:rsidRPr="0067718C" w:rsidRDefault="0067718C" w:rsidP="0067718C">
      <w:pPr>
        <w:rPr>
          <w:rFonts w:eastAsiaTheme="minorEastAsia"/>
          <w:b/>
          <w:bCs/>
        </w:rPr>
      </w:pPr>
      <w:r w:rsidRPr="0067718C">
        <w:rPr>
          <w:rFonts w:eastAsiaTheme="minorEastAsia"/>
          <w:b/>
          <w:bCs/>
        </w:rPr>
        <w:t xml:space="preserve">Paso 10.000 (bajando, después del </w:t>
      </w:r>
      <w:proofErr w:type="spellStart"/>
      <w:r w:rsidRPr="0067718C">
        <w:rPr>
          <w:rFonts w:eastAsiaTheme="minorEastAsia"/>
          <w:b/>
          <w:bCs/>
        </w:rPr>
        <w:t>warmup</w:t>
      </w:r>
      <w:proofErr w:type="spellEnd"/>
      <w:r w:rsidRPr="0067718C">
        <w:rPr>
          <w:rFonts w:eastAsiaTheme="minorEastAsia"/>
          <w:b/>
          <w:bCs/>
        </w:rPr>
        <w:t>):</w:t>
      </w:r>
    </w:p>
    <w:p w14:paraId="0031CE5D" w14:textId="736913D6" w:rsidR="0067718C" w:rsidRDefault="00C34A3B" w:rsidP="00650E95">
      <w:pPr>
        <w:rPr>
          <w:rFonts w:eastAsiaTheme="minorEastAsia"/>
          <w:b/>
          <w:bCs/>
        </w:rPr>
      </w:pPr>
      <w:r w:rsidRPr="00C34A3B">
        <w:rPr>
          <w:rFonts w:eastAsiaTheme="minorEastAsia"/>
          <w:b/>
          <w:bCs/>
          <w:noProof/>
        </w:rPr>
        <w:drawing>
          <wp:inline distT="0" distB="0" distL="0" distR="0" wp14:anchorId="212AE637" wp14:editId="41CA2D68">
            <wp:extent cx="4450080" cy="1073974"/>
            <wp:effectExtent l="19050" t="19050" r="26670" b="12065"/>
            <wp:docPr id="1164013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13819" name=""/>
                    <pic:cNvPicPr/>
                  </pic:nvPicPr>
                  <pic:blipFill>
                    <a:blip r:embed="rId431"/>
                    <a:stretch>
                      <a:fillRect/>
                    </a:stretch>
                  </pic:blipFill>
                  <pic:spPr>
                    <a:xfrm>
                      <a:off x="0" y="0"/>
                      <a:ext cx="4461214" cy="1076661"/>
                    </a:xfrm>
                    <a:prstGeom prst="rect">
                      <a:avLst/>
                    </a:prstGeom>
                    <a:ln w="12700">
                      <a:solidFill>
                        <a:schemeClr val="tx1"/>
                      </a:solidFill>
                    </a:ln>
                  </pic:spPr>
                </pic:pic>
              </a:graphicData>
            </a:graphic>
          </wp:inline>
        </w:drawing>
      </w:r>
    </w:p>
    <w:p w14:paraId="617D8093" w14:textId="77777777" w:rsidR="00C34A3B" w:rsidRPr="00C34A3B" w:rsidRDefault="00C34A3B" w:rsidP="00C34A3B">
      <w:pPr>
        <w:rPr>
          <w:rFonts w:eastAsiaTheme="minorEastAsia"/>
          <w:b/>
          <w:bCs/>
        </w:rPr>
      </w:pPr>
      <w:r w:rsidRPr="00C34A3B">
        <w:rPr>
          <w:rFonts w:eastAsiaTheme="minorEastAsia"/>
          <w:b/>
          <w:bCs/>
        </w:rPr>
        <w:t>La tabla completa, viendo la curva</w:t>
      </w:r>
    </w:p>
    <w:p w14:paraId="29B5BB46" w14:textId="2C7EFFB6" w:rsidR="00C34A3B" w:rsidRDefault="00E36F68" w:rsidP="00650E95">
      <w:pPr>
        <w:rPr>
          <w:rFonts w:eastAsiaTheme="minorEastAsia"/>
          <w:b/>
          <w:bCs/>
        </w:rPr>
      </w:pPr>
      <w:r w:rsidRPr="00E36F68">
        <w:rPr>
          <w:rFonts w:eastAsiaTheme="minorEastAsia"/>
          <w:b/>
          <w:bCs/>
          <w:noProof/>
        </w:rPr>
        <w:drawing>
          <wp:inline distT="0" distB="0" distL="0" distR="0" wp14:anchorId="1F24A117" wp14:editId="5B47CC55">
            <wp:extent cx="4415790" cy="1287496"/>
            <wp:effectExtent l="19050" t="19050" r="22860" b="27305"/>
            <wp:docPr id="1071452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52225" name=""/>
                    <pic:cNvPicPr/>
                  </pic:nvPicPr>
                  <pic:blipFill>
                    <a:blip r:embed="rId432"/>
                    <a:stretch>
                      <a:fillRect/>
                    </a:stretch>
                  </pic:blipFill>
                  <pic:spPr>
                    <a:xfrm>
                      <a:off x="0" y="0"/>
                      <a:ext cx="4421475" cy="1289153"/>
                    </a:xfrm>
                    <a:prstGeom prst="rect">
                      <a:avLst/>
                    </a:prstGeom>
                    <a:ln w="19050">
                      <a:solidFill>
                        <a:schemeClr val="tx1"/>
                      </a:solidFill>
                    </a:ln>
                  </pic:spPr>
                </pic:pic>
              </a:graphicData>
            </a:graphic>
          </wp:inline>
        </w:drawing>
      </w:r>
    </w:p>
    <w:p w14:paraId="1EDEB6F4" w14:textId="77777777" w:rsidR="00E36F68" w:rsidRPr="00E36F68" w:rsidRDefault="00E36F68" w:rsidP="00E36F68">
      <w:pPr>
        <w:rPr>
          <w:rFonts w:eastAsiaTheme="minorEastAsia"/>
        </w:rPr>
      </w:pPr>
      <w:r w:rsidRPr="00E36F68">
        <w:rPr>
          <w:rFonts w:eastAsiaTheme="minorEastAsia"/>
        </w:rPr>
        <w:t xml:space="preserve">Se confirma exactamente el patrón que ya describimos: el </w:t>
      </w:r>
      <w:proofErr w:type="spellStart"/>
      <w:r w:rsidRPr="00E36F68">
        <w:rPr>
          <w:rFonts w:eastAsiaTheme="minorEastAsia"/>
        </w:rPr>
        <w:t>learning</w:t>
      </w:r>
      <w:proofErr w:type="spellEnd"/>
      <w:r w:rsidRPr="00E36F68">
        <w:rPr>
          <w:rFonts w:eastAsiaTheme="minorEastAsia"/>
        </w:rPr>
        <w:t xml:space="preserve"> </w:t>
      </w:r>
      <w:proofErr w:type="spellStart"/>
      <w:r w:rsidRPr="00E36F68">
        <w:rPr>
          <w:rFonts w:eastAsiaTheme="minorEastAsia"/>
        </w:rPr>
        <w:t>rate</w:t>
      </w:r>
      <w:proofErr w:type="spellEnd"/>
      <w:r w:rsidRPr="00E36F68">
        <w:rPr>
          <w:rFonts w:eastAsiaTheme="minorEastAsia"/>
        </w:rPr>
        <w:t xml:space="preserve"> sube durante los primeros 4.000 pasos, llega a su máximo justo ahí, y después empieza a bajar gradualmente.</w:t>
      </w:r>
    </w:p>
    <w:p w14:paraId="242866AF" w14:textId="38358386" w:rsidR="00E36F68" w:rsidRDefault="008D49F9" w:rsidP="00650E95">
      <w:pPr>
        <w:rPr>
          <w:rFonts w:eastAsiaTheme="minorEastAsia"/>
        </w:rPr>
      </w:pPr>
      <w:r>
        <w:rPr>
          <w:rFonts w:eastAsiaTheme="minorEastAsia"/>
          <w:b/>
          <w:bCs/>
        </w:rPr>
        <w:t xml:space="preserve">El </w:t>
      </w:r>
      <w:proofErr w:type="spellStart"/>
      <w:r>
        <w:rPr>
          <w:rFonts w:eastAsiaTheme="minorEastAsia"/>
        </w:rPr>
        <w:t>lrate</w:t>
      </w:r>
      <w:proofErr w:type="spellEnd"/>
      <w:r>
        <w:rPr>
          <w:rFonts w:eastAsiaTheme="minorEastAsia"/>
        </w:rPr>
        <w:t xml:space="preserve"> que calcula esa </w:t>
      </w:r>
      <w:proofErr w:type="spellStart"/>
      <w:r>
        <w:rPr>
          <w:rFonts w:eastAsiaTheme="minorEastAsia"/>
        </w:rPr>
        <w:t>formula</w:t>
      </w:r>
      <w:proofErr w:type="spellEnd"/>
      <w:r>
        <w:rPr>
          <w:rFonts w:eastAsiaTheme="minorEastAsia"/>
        </w:rPr>
        <w:t xml:space="preserve"> es exactamente el </w:t>
      </w:r>
      <m:oMath>
        <m:r>
          <w:rPr>
            <w:rFonts w:ascii="Cambria Math" w:eastAsiaTheme="minorEastAsia" w:hAnsi="Cambria Math"/>
          </w:rPr>
          <m:t>η</m:t>
        </m:r>
      </m:oMath>
      <w:r>
        <w:rPr>
          <w:rFonts w:eastAsiaTheme="minorEastAsia"/>
        </w:rPr>
        <w:t xml:space="preserve"> de la formula de descenso del gradiente (</w:t>
      </w:r>
      <m:oMath>
        <m:r>
          <w:rPr>
            <w:rFonts w:ascii="Cambria Math" w:eastAsiaTheme="minorEastAsia" w:hAnsi="Cambria Math"/>
          </w:rPr>
          <m:t>w←w-η </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w</m:t>
            </m:r>
          </m:sub>
        </m:sSub>
        <m:r>
          <w:rPr>
            <w:rFonts w:ascii="Cambria Math" w:eastAsiaTheme="minorEastAsia" w:hAnsi="Cambria Math"/>
          </w:rPr>
          <m:t>L</m:t>
        </m:r>
        <m:r>
          <w:rPr>
            <w:rFonts w:ascii="Cambria Math" w:eastAsiaTheme="minorEastAsia"/>
          </w:rPr>
          <m:t>)</m:t>
        </m:r>
      </m:oMath>
      <w:r>
        <w:rPr>
          <w:rFonts w:eastAsiaTheme="minorEastAsia"/>
        </w:rPr>
        <w:t>. Backpropagation calcula el gradiente (</w:t>
      </w:r>
      <m:oMath>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w</m:t>
            </m:r>
          </m:sub>
        </m:sSub>
        <m:r>
          <w:rPr>
            <w:rFonts w:ascii="Cambria Math" w:eastAsiaTheme="minorEastAsia" w:hAnsi="Cambria Math"/>
          </w:rPr>
          <m:t>L</m:t>
        </m:r>
      </m:oMath>
      <w:r>
        <w:rPr>
          <w:rFonts w:eastAsiaTheme="minorEastAsia"/>
        </w:rPr>
        <w:t xml:space="preserve">); esta formula decide </w:t>
      </w:r>
      <w:r>
        <w:rPr>
          <w:rFonts w:eastAsiaTheme="minorEastAsia"/>
          <w:b/>
          <w:bCs/>
        </w:rPr>
        <w:t xml:space="preserve">que tan grande </w:t>
      </w:r>
      <w:r>
        <w:rPr>
          <w:rFonts w:eastAsiaTheme="minorEastAsia"/>
        </w:rPr>
        <w:t xml:space="preserve">es el paso que se da en esa </w:t>
      </w:r>
      <w:proofErr w:type="spellStart"/>
      <w:r>
        <w:rPr>
          <w:rFonts w:eastAsiaTheme="minorEastAsia"/>
        </w:rPr>
        <w:t>direccion</w:t>
      </w:r>
      <w:proofErr w:type="spellEnd"/>
      <w:r>
        <w:rPr>
          <w:rFonts w:eastAsiaTheme="minorEastAsia"/>
        </w:rPr>
        <w:t>, en cada paso de entrenamiento.</w:t>
      </w:r>
    </w:p>
    <w:p w14:paraId="08CADB15" w14:textId="77777777" w:rsidR="009B0A13" w:rsidRDefault="009B0A13" w:rsidP="00650E95">
      <w:pPr>
        <w:pBdr>
          <w:bottom w:val="single" w:sz="6" w:space="1" w:color="auto"/>
        </w:pBdr>
        <w:rPr>
          <w:b/>
          <w:bCs/>
        </w:rPr>
      </w:pPr>
    </w:p>
    <w:p w14:paraId="4E11872E" w14:textId="77777777" w:rsidR="009B0A13" w:rsidRDefault="009B0A13" w:rsidP="00650E95">
      <w:pPr>
        <w:rPr>
          <w:b/>
          <w:bCs/>
        </w:rPr>
      </w:pPr>
    </w:p>
    <w:p w14:paraId="767E0DC1" w14:textId="694379B6" w:rsidR="00A62F61" w:rsidRDefault="00A62F61" w:rsidP="00650E95">
      <w:pPr>
        <w:rPr>
          <w:b/>
          <w:bCs/>
        </w:rPr>
      </w:pPr>
      <w:r>
        <w:rPr>
          <w:b/>
          <w:bCs/>
        </w:rPr>
        <w:t>Desarmando la formula en sus dos tramos</w:t>
      </w:r>
    </w:p>
    <w:p w14:paraId="371CA310" w14:textId="71967505" w:rsidR="00A62F61" w:rsidRDefault="006C2C52" w:rsidP="00650E95">
      <w:r>
        <w:t xml:space="preserve">La función </w:t>
      </w:r>
      <w:proofErr w:type="gramStart"/>
      <w:r>
        <w:t>min(</w:t>
      </w:r>
      <w:proofErr w:type="gramEnd"/>
      <w:r>
        <w:t xml:space="preserve">.,.) se queda con el </w:t>
      </w:r>
      <w:r>
        <w:rPr>
          <w:b/>
          <w:bCs/>
        </w:rPr>
        <w:t xml:space="preserve">menor </w:t>
      </w:r>
      <w:r>
        <w:t>de dos valores, y eso genera dos comportamientos distintos según en que paso del entrenamiento estes.</w:t>
      </w:r>
    </w:p>
    <w:p w14:paraId="072938EA" w14:textId="2C9F03BA" w:rsidR="006C2C52" w:rsidRDefault="00AF4A5C" w:rsidP="00650E95">
      <w:pPr>
        <w:rPr>
          <w:rFonts w:eastAsiaTheme="minorEastAsia"/>
        </w:rPr>
      </w:pPr>
      <w:r>
        <w:rPr>
          <w:b/>
          <w:bCs/>
        </w:rPr>
        <w:lastRenderedPageBreak/>
        <w:t xml:space="preserve">Tramo 1- los </w:t>
      </w:r>
      <w:r w:rsidR="0002159F">
        <w:rPr>
          <w:b/>
          <w:bCs/>
        </w:rPr>
        <w:t>primeros</w:t>
      </w:r>
      <w:r>
        <w:rPr>
          <w:b/>
          <w:bCs/>
        </w:rPr>
        <w:t xml:space="preserve"> 4.000 pasos (</w:t>
      </w:r>
      <w:proofErr w:type="spellStart"/>
      <w:r>
        <w:rPr>
          <w:b/>
          <w:bCs/>
        </w:rPr>
        <w:t>warmup</w:t>
      </w:r>
      <w:proofErr w:type="spellEnd"/>
      <w:r>
        <w:rPr>
          <w:b/>
          <w:bCs/>
        </w:rPr>
        <w:t xml:space="preserve">): </w:t>
      </w:r>
      <w:r>
        <w:t xml:space="preserve">acá gana el segundo </w:t>
      </w:r>
      <w:proofErr w:type="spellStart"/>
      <w:r>
        <w:t>termino</w:t>
      </w:r>
      <w:proofErr w:type="spellEnd"/>
      <w:r>
        <w:t xml:space="preserve">, </w:t>
      </w:r>
      <m:oMath>
        <m:r>
          <w:rPr>
            <w:rFonts w:ascii="Cambria Math" w:hAnsi="Cambria Math"/>
          </w:rPr>
          <m:t>step_num⋅warmup_step</m:t>
        </m:r>
        <m:sSup>
          <m:sSupPr>
            <m:ctrlPr>
              <w:rPr>
                <w:rFonts w:ascii="Cambria Math" w:hAnsi="Cambria Math"/>
              </w:rPr>
            </m:ctrlPr>
          </m:sSupPr>
          <m:e>
            <m:r>
              <w:rPr>
                <w:rFonts w:ascii="Cambria Math" w:hAnsi="Cambria Math"/>
              </w:rPr>
              <m:t>s</m:t>
            </m:r>
          </m:e>
          <m:sup>
            <m:r>
              <w:rPr>
                <w:rFonts w:ascii="Cambria Math" w:hAnsi="Cambria Math"/>
              </w:rPr>
              <m:t>-1.5</m:t>
            </m:r>
          </m:sup>
        </m:sSup>
      </m:oMath>
      <w:r w:rsidR="00FB2CCB">
        <w:rPr>
          <w:rFonts w:eastAsiaTheme="minorEastAsia"/>
        </w:rPr>
        <w:t xml:space="preserve">, que </w:t>
      </w:r>
      <w:r w:rsidR="00FB2CCB">
        <w:rPr>
          <w:rFonts w:eastAsiaTheme="minorEastAsia"/>
          <w:b/>
          <w:bCs/>
        </w:rPr>
        <w:t xml:space="preserve">crece linealmente </w:t>
      </w:r>
      <w:r w:rsidR="00FB2CCB">
        <w:rPr>
          <w:rFonts w:eastAsiaTheme="minorEastAsia"/>
        </w:rPr>
        <w:t xml:space="preserve">con el </w:t>
      </w:r>
      <w:proofErr w:type="spellStart"/>
      <w:r w:rsidR="00FB2CCB">
        <w:rPr>
          <w:rFonts w:eastAsiaTheme="minorEastAsia"/>
        </w:rPr>
        <w:t>numero</w:t>
      </w:r>
      <w:proofErr w:type="spellEnd"/>
      <w:r w:rsidR="00FB2CCB">
        <w:rPr>
          <w:rFonts w:eastAsiaTheme="minorEastAsia"/>
        </w:rPr>
        <w:t xml:space="preserve"> de paso – cuantos </w:t>
      </w:r>
      <w:proofErr w:type="spellStart"/>
      <w:r w:rsidR="00FB2CCB">
        <w:rPr>
          <w:rFonts w:eastAsiaTheme="minorEastAsia"/>
        </w:rPr>
        <w:t>mas</w:t>
      </w:r>
      <w:proofErr w:type="spellEnd"/>
      <w:r w:rsidR="00FB2CCB">
        <w:rPr>
          <w:rFonts w:eastAsiaTheme="minorEastAsia"/>
        </w:rPr>
        <w:t xml:space="preserve"> pasos van pasando, </w:t>
      </w:r>
      <w:proofErr w:type="spellStart"/>
      <w:r w:rsidR="00FB2CCB">
        <w:rPr>
          <w:rFonts w:eastAsiaTheme="minorEastAsia"/>
        </w:rPr>
        <w:t>mas</w:t>
      </w:r>
      <w:proofErr w:type="spellEnd"/>
      <w:r w:rsidR="00FB2CCB">
        <w:rPr>
          <w:rFonts w:eastAsiaTheme="minorEastAsia"/>
        </w:rPr>
        <w:t xml:space="preserve"> grande es el </w:t>
      </w:r>
      <w:proofErr w:type="spellStart"/>
      <w:r w:rsidR="00FB2CCB">
        <w:rPr>
          <w:rFonts w:eastAsiaTheme="minorEastAsia"/>
        </w:rPr>
        <w:t>learning</w:t>
      </w:r>
      <w:proofErr w:type="spellEnd"/>
      <w:r w:rsidR="00FB2CCB">
        <w:rPr>
          <w:rFonts w:eastAsiaTheme="minorEastAsia"/>
        </w:rPr>
        <w:t xml:space="preserve"> </w:t>
      </w:r>
      <w:proofErr w:type="spellStart"/>
      <w:r w:rsidR="00FB2CCB">
        <w:rPr>
          <w:rFonts w:eastAsiaTheme="minorEastAsia"/>
        </w:rPr>
        <w:t>rate</w:t>
      </w:r>
      <w:proofErr w:type="spellEnd"/>
      <w:r w:rsidR="00FB2CCB">
        <w:rPr>
          <w:rFonts w:eastAsiaTheme="minorEastAsia"/>
        </w:rPr>
        <w:t>.</w:t>
      </w:r>
    </w:p>
    <w:p w14:paraId="05D0108C" w14:textId="73E5DC88" w:rsidR="00FB2CCB" w:rsidRDefault="00FB2CCB" w:rsidP="00650E95">
      <w:pPr>
        <w:rPr>
          <w:rFonts w:eastAsiaTheme="minorEastAsia"/>
        </w:rPr>
      </w:pPr>
      <w:r>
        <w:rPr>
          <w:rFonts w:eastAsiaTheme="minorEastAsia"/>
          <w:b/>
          <w:bCs/>
        </w:rPr>
        <w:t xml:space="preserve">Tramo 2 – </w:t>
      </w:r>
      <w:r w:rsidR="0002159F">
        <w:rPr>
          <w:rFonts w:eastAsiaTheme="minorEastAsia"/>
          <w:b/>
          <w:bCs/>
        </w:rPr>
        <w:t>después</w:t>
      </w:r>
      <w:r>
        <w:rPr>
          <w:rFonts w:eastAsiaTheme="minorEastAsia"/>
          <w:b/>
          <w:bCs/>
        </w:rPr>
        <w:t xml:space="preserve"> del paso 4.000: </w:t>
      </w:r>
      <w:r>
        <w:rPr>
          <w:rFonts w:eastAsiaTheme="minorEastAsia"/>
        </w:rPr>
        <w:t xml:space="preserve">acá gana el primer </w:t>
      </w:r>
      <w:proofErr w:type="spellStart"/>
      <w:r>
        <w:rPr>
          <w:rFonts w:eastAsiaTheme="minorEastAsia"/>
        </w:rPr>
        <w:t>termino</w:t>
      </w:r>
      <w:proofErr w:type="spellEnd"/>
      <w:r>
        <w:rPr>
          <w:rFonts w:eastAsiaTheme="minorEastAsia"/>
        </w:rPr>
        <w:t xml:space="preserve">, </w:t>
      </w:r>
      <m:oMath>
        <m:r>
          <w:rPr>
            <w:rFonts w:ascii="Cambria Math" w:hAnsi="Cambria Math"/>
          </w:rPr>
          <m:t>step_nu</m:t>
        </m:r>
        <m:sSup>
          <m:sSupPr>
            <m:ctrlPr>
              <w:rPr>
                <w:rFonts w:ascii="Cambria Math" w:hAnsi="Cambria Math"/>
              </w:rPr>
            </m:ctrlPr>
          </m:sSupPr>
          <m:e>
            <m:r>
              <w:rPr>
                <w:rFonts w:ascii="Cambria Math" w:hAnsi="Cambria Math"/>
              </w:rPr>
              <m:t>m</m:t>
            </m:r>
          </m:e>
          <m:sup>
            <m:r>
              <w:rPr>
                <w:rFonts w:ascii="Cambria Math" w:hAnsi="Cambria Math"/>
              </w:rPr>
              <m:t>-0.5</m:t>
            </m:r>
          </m:sup>
        </m:sSup>
      </m:oMath>
      <w:r w:rsidR="005B6EDB">
        <w:rPr>
          <w:rFonts w:eastAsiaTheme="minorEastAsia"/>
        </w:rPr>
        <w:t xml:space="preserve">, que </w:t>
      </w:r>
      <w:r w:rsidR="005B6EDB">
        <w:rPr>
          <w:rFonts w:eastAsiaTheme="minorEastAsia"/>
          <w:b/>
          <w:bCs/>
        </w:rPr>
        <w:t xml:space="preserve">decrece – </w:t>
      </w:r>
      <w:r w:rsidR="005B6EDB">
        <w:rPr>
          <w:rFonts w:eastAsiaTheme="minorEastAsia"/>
        </w:rPr>
        <w:t xml:space="preserve">cuanto </w:t>
      </w:r>
      <w:proofErr w:type="spellStart"/>
      <w:r w:rsidR="005B6EDB">
        <w:rPr>
          <w:rFonts w:eastAsiaTheme="minorEastAsia"/>
        </w:rPr>
        <w:t>mas</w:t>
      </w:r>
      <w:proofErr w:type="spellEnd"/>
      <w:r w:rsidR="005B6EDB">
        <w:rPr>
          <w:rFonts w:eastAsiaTheme="minorEastAsia"/>
        </w:rPr>
        <w:t xml:space="preserve"> avanza el entrenamiento, </w:t>
      </w:r>
      <w:proofErr w:type="spellStart"/>
      <w:r w:rsidR="005B6EDB">
        <w:rPr>
          <w:rFonts w:eastAsiaTheme="minorEastAsia"/>
        </w:rPr>
        <w:t>mas</w:t>
      </w:r>
      <w:proofErr w:type="spellEnd"/>
      <w:r w:rsidR="005B6EDB">
        <w:rPr>
          <w:rFonts w:eastAsiaTheme="minorEastAsia"/>
        </w:rPr>
        <w:t xml:space="preserve"> chico se vuelve el </w:t>
      </w:r>
      <w:proofErr w:type="spellStart"/>
      <w:r w:rsidR="005B6EDB">
        <w:rPr>
          <w:rFonts w:eastAsiaTheme="minorEastAsia"/>
        </w:rPr>
        <w:t>learning</w:t>
      </w:r>
      <w:proofErr w:type="spellEnd"/>
      <w:r w:rsidR="005B6EDB">
        <w:rPr>
          <w:rFonts w:eastAsiaTheme="minorEastAsia"/>
        </w:rPr>
        <w:t xml:space="preserve"> </w:t>
      </w:r>
      <w:proofErr w:type="spellStart"/>
      <w:r w:rsidR="005B6EDB">
        <w:rPr>
          <w:rFonts w:eastAsiaTheme="minorEastAsia"/>
        </w:rPr>
        <w:t>rate</w:t>
      </w:r>
      <w:proofErr w:type="spellEnd"/>
      <w:r w:rsidR="005B6EDB">
        <w:rPr>
          <w:rFonts w:eastAsiaTheme="minorEastAsia"/>
        </w:rPr>
        <w:t xml:space="preserve"> (</w:t>
      </w:r>
      <w:r w:rsidR="009037E8">
        <w:rPr>
          <w:rFonts w:eastAsiaTheme="minorEastAsia"/>
        </w:rPr>
        <w:t xml:space="preserve">proporcional a </w:t>
      </w:r>
      <m:oMath>
        <m:r>
          <w:rPr>
            <w:rFonts w:ascii="Cambria Math" w:hAnsi="Cambria Math"/>
          </w:rPr>
          <m:t>1/</m:t>
        </m:r>
        <m:rad>
          <m:radPr>
            <m:degHide m:val="1"/>
            <m:ctrlPr>
              <w:rPr>
                <w:rFonts w:ascii="Cambria Math" w:hAnsi="Cambria Math"/>
              </w:rPr>
            </m:ctrlPr>
          </m:radPr>
          <m:deg/>
          <m:e>
            <m:r>
              <w:rPr>
                <w:rFonts w:ascii="Cambria Math" w:hAnsi="Cambria Math"/>
              </w:rPr>
              <m:t>step_num</m:t>
            </m:r>
          </m:e>
        </m:rad>
      </m:oMath>
      <w:r w:rsidR="00801EFC">
        <w:rPr>
          <w:rFonts w:eastAsiaTheme="minorEastAsia"/>
        </w:rPr>
        <w:t>).</w:t>
      </w:r>
    </w:p>
    <w:p w14:paraId="0DC85A09" w14:textId="77777777" w:rsidR="00801EFC" w:rsidRPr="0041066F" w:rsidRDefault="00801EFC" w:rsidP="00801EFC">
      <w:pPr>
        <w:rPr>
          <w:b/>
          <w:bCs/>
          <w:sz w:val="24"/>
          <w:szCs w:val="28"/>
        </w:rPr>
      </w:pPr>
      <w:r w:rsidRPr="0041066F">
        <w:rPr>
          <w:b/>
          <w:bCs/>
          <w:sz w:val="24"/>
          <w:szCs w:val="28"/>
          <w:highlight w:val="yellow"/>
        </w:rPr>
        <w:t>Con números concretos, para ver el patrón</w:t>
      </w:r>
    </w:p>
    <w:p w14:paraId="42A41F01" w14:textId="1E8DA03E" w:rsidR="00801EFC" w:rsidRDefault="0041066F" w:rsidP="00650E95">
      <w:pPr>
        <w:rPr>
          <w:i/>
          <w:iCs/>
        </w:rPr>
      </w:pPr>
      <w:r w:rsidRPr="0041066F">
        <w:rPr>
          <w:i/>
          <w:iCs/>
          <w:noProof/>
        </w:rPr>
        <w:drawing>
          <wp:inline distT="0" distB="0" distL="0" distR="0" wp14:anchorId="3A492844" wp14:editId="1F13D7C2">
            <wp:extent cx="5539740" cy="1089275"/>
            <wp:effectExtent l="0" t="0" r="3810" b="0"/>
            <wp:docPr id="115817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7292" name=""/>
                    <pic:cNvPicPr/>
                  </pic:nvPicPr>
                  <pic:blipFill>
                    <a:blip r:embed="rId433"/>
                    <a:stretch>
                      <a:fillRect/>
                    </a:stretch>
                  </pic:blipFill>
                  <pic:spPr>
                    <a:xfrm>
                      <a:off x="0" y="0"/>
                      <a:ext cx="5552844" cy="1091852"/>
                    </a:xfrm>
                    <a:prstGeom prst="rect">
                      <a:avLst/>
                    </a:prstGeom>
                  </pic:spPr>
                </pic:pic>
              </a:graphicData>
            </a:graphic>
          </wp:inline>
        </w:drawing>
      </w:r>
    </w:p>
    <w:p w14:paraId="178035A4" w14:textId="77777777" w:rsidR="00C74148" w:rsidRPr="00C74148" w:rsidRDefault="00C74148" w:rsidP="00C74148">
      <w:r w:rsidRPr="00C74148">
        <w:t xml:space="preserve">Es como una montaña: sube durante el </w:t>
      </w:r>
      <w:proofErr w:type="spellStart"/>
      <w:r w:rsidRPr="00C74148">
        <w:t>warmup</w:t>
      </w:r>
      <w:proofErr w:type="spellEnd"/>
      <w:r w:rsidRPr="00C74148">
        <w:t>, llega a un pico en el paso 4.000, y después baja gradualmente el resto del entrenamiento.</w:t>
      </w:r>
    </w:p>
    <w:p w14:paraId="32FB7143" w14:textId="77777777" w:rsidR="00C74148" w:rsidRPr="00C74148" w:rsidRDefault="00C74148" w:rsidP="00C74148">
      <w:pPr>
        <w:rPr>
          <w:b/>
          <w:bCs/>
          <w:sz w:val="24"/>
          <w:szCs w:val="28"/>
        </w:rPr>
      </w:pPr>
      <w:r w:rsidRPr="00C74148">
        <w:rPr>
          <w:b/>
          <w:bCs/>
          <w:sz w:val="24"/>
          <w:szCs w:val="28"/>
          <w:highlight w:val="yellow"/>
        </w:rPr>
        <w:t>Por qué tiene sentido este diseño</w:t>
      </w:r>
    </w:p>
    <w:p w14:paraId="7334D3E1" w14:textId="2DFF9A24" w:rsidR="00C74148" w:rsidRPr="004635C9" w:rsidRDefault="00BA1278" w:rsidP="00C74148">
      <w:pPr>
        <w:pStyle w:val="Prrafodelista"/>
        <w:numPr>
          <w:ilvl w:val="0"/>
          <w:numId w:val="2"/>
        </w:numPr>
        <w:rPr>
          <w:i/>
          <w:iCs/>
        </w:rPr>
      </w:pPr>
      <w:r>
        <w:rPr>
          <w:b/>
        </w:rPr>
        <w:t>Al principio (</w:t>
      </w:r>
      <w:proofErr w:type="spellStart"/>
      <w:r>
        <w:rPr>
          <w:b/>
        </w:rPr>
        <w:t>warmup</w:t>
      </w:r>
      <w:proofErr w:type="spellEnd"/>
      <w:r>
        <w:rPr>
          <w:b/>
        </w:rPr>
        <w:t xml:space="preserve">), </w:t>
      </w:r>
      <w:r>
        <w:rPr>
          <w:bCs/>
        </w:rPr>
        <w:t xml:space="preserve">las matrices todavía están casi al azar – si el </w:t>
      </w:r>
      <w:proofErr w:type="spellStart"/>
      <w:r>
        <w:rPr>
          <w:bCs/>
        </w:rPr>
        <w:t>learning</w:t>
      </w:r>
      <w:proofErr w:type="spellEnd"/>
      <w:r>
        <w:rPr>
          <w:bCs/>
        </w:rPr>
        <w:t xml:space="preserve"> </w:t>
      </w:r>
      <w:proofErr w:type="spellStart"/>
      <w:r>
        <w:rPr>
          <w:bCs/>
        </w:rPr>
        <w:t>rate</w:t>
      </w:r>
      <w:proofErr w:type="spellEnd"/>
      <w:r>
        <w:rPr>
          <w:bCs/>
        </w:rPr>
        <w:t xml:space="preserve"> fuera grande desde el primer paso, los ajustes podrías ser tan bruscos que el entrenam</w:t>
      </w:r>
      <w:r w:rsidR="004635C9">
        <w:rPr>
          <w:bCs/>
        </w:rPr>
        <w:t>iento se “rompa” o se vuelve inestable.</w:t>
      </w:r>
    </w:p>
    <w:p w14:paraId="5ED69F80" w14:textId="73598DB4" w:rsidR="004635C9" w:rsidRPr="00742468" w:rsidRDefault="002E3543" w:rsidP="00C74148">
      <w:pPr>
        <w:pStyle w:val="Prrafodelista"/>
        <w:numPr>
          <w:ilvl w:val="0"/>
          <w:numId w:val="2"/>
        </w:numPr>
        <w:rPr>
          <w:i/>
          <w:iCs/>
        </w:rPr>
      </w:pPr>
      <w:r>
        <w:rPr>
          <w:b/>
        </w:rPr>
        <w:t xml:space="preserve">Al final, </w:t>
      </w:r>
      <w:r>
        <w:rPr>
          <w:bCs/>
        </w:rPr>
        <w:t xml:space="preserve">el modelo ya aprendió patrones útiles – si el </w:t>
      </w:r>
      <w:proofErr w:type="spellStart"/>
      <w:r>
        <w:rPr>
          <w:bCs/>
        </w:rPr>
        <w:t>learning</w:t>
      </w:r>
      <w:proofErr w:type="spellEnd"/>
      <w:r>
        <w:rPr>
          <w:bCs/>
        </w:rPr>
        <w:t xml:space="preserve"> </w:t>
      </w:r>
      <w:proofErr w:type="spellStart"/>
      <w:r>
        <w:rPr>
          <w:bCs/>
        </w:rPr>
        <w:t>rate</w:t>
      </w:r>
      <w:proofErr w:type="spellEnd"/>
      <w:r>
        <w:rPr>
          <w:bCs/>
        </w:rPr>
        <w:t xml:space="preserve"> </w:t>
      </w:r>
      <w:proofErr w:type="spellStart"/>
      <w:r>
        <w:rPr>
          <w:bCs/>
        </w:rPr>
        <w:t>siguiega</w:t>
      </w:r>
      <w:proofErr w:type="spellEnd"/>
      <w:r>
        <w:rPr>
          <w:bCs/>
        </w:rPr>
        <w:t xml:space="preserve"> siendo grande. Cada ajuste podría “pisotear” lo que ya se aprendió bien, en vez de afinarlo.</w:t>
      </w:r>
    </w:p>
    <w:p w14:paraId="20494775" w14:textId="1B1541D5" w:rsidR="00742468" w:rsidRDefault="00742468" w:rsidP="00742468">
      <w:pPr>
        <w:pBdr>
          <w:bottom w:val="single" w:sz="6" w:space="1" w:color="auto"/>
        </w:pBdr>
        <w:rPr>
          <w:i/>
          <w:iCs/>
        </w:rPr>
      </w:pPr>
    </w:p>
    <w:p w14:paraId="2CB73783" w14:textId="11A983A7" w:rsidR="00742468" w:rsidRDefault="00742468" w:rsidP="00742468">
      <w:pPr>
        <w:rPr>
          <w:b/>
          <w:bCs/>
          <w:sz w:val="24"/>
          <w:szCs w:val="28"/>
        </w:rPr>
      </w:pPr>
      <w:r w:rsidRPr="00742468">
        <w:rPr>
          <w:b/>
          <w:bCs/>
          <w:sz w:val="24"/>
          <w:szCs w:val="28"/>
          <w:highlight w:val="yellow"/>
        </w:rPr>
        <w:t>Regularización: Evitando que el modelo memorice de mas</w:t>
      </w:r>
    </w:p>
    <w:p w14:paraId="50FE37F3" w14:textId="58895B03" w:rsidR="00742468" w:rsidRDefault="00742468" w:rsidP="00742468">
      <w:r w:rsidRPr="00742468">
        <w:t xml:space="preserve">El </w:t>
      </w:r>
      <w:proofErr w:type="spellStart"/>
      <w:proofErr w:type="gramStart"/>
      <w:r w:rsidRPr="00742468">
        <w:t>paper</w:t>
      </w:r>
      <w:proofErr w:type="spellEnd"/>
      <w:proofErr w:type="gramEnd"/>
      <w:r w:rsidRPr="00742468">
        <w:t xml:space="preserve"> usa 3 </w:t>
      </w:r>
      <w:proofErr w:type="spellStart"/>
      <w:r w:rsidRPr="00742468">
        <w:t>tecnicas</w:t>
      </w:r>
      <w:proofErr w:type="spellEnd"/>
      <w:r w:rsidRPr="00742468">
        <w:t xml:space="preserve"> para evitar el sobreajuste (que el modelo memorice los datos de entrenamiento en vez de aprender patrones generales):</w:t>
      </w:r>
    </w:p>
    <w:p w14:paraId="3B8511EA" w14:textId="32E89214" w:rsidR="00742468" w:rsidRDefault="00B27A54" w:rsidP="00742468">
      <w:r>
        <w:t xml:space="preserve">Un modelo puede </w:t>
      </w:r>
      <w:r>
        <w:rPr>
          <w:b/>
          <w:bCs/>
        </w:rPr>
        <w:t xml:space="preserve">memorizar </w:t>
      </w:r>
      <w:r>
        <w:t>los ejemplos de entrenamiento en vez de aprender patrones que se generalicen a oraciones nuevas – eso se llama sobreajuste (</w:t>
      </w:r>
      <w:proofErr w:type="spellStart"/>
      <w:r>
        <w:t>overfitting</w:t>
      </w:r>
      <w:proofErr w:type="spellEnd"/>
      <w:r>
        <w:t xml:space="preserve">). El </w:t>
      </w:r>
      <w:proofErr w:type="spellStart"/>
      <w:proofErr w:type="gramStart"/>
      <w:r>
        <w:t>paper</w:t>
      </w:r>
      <w:proofErr w:type="spellEnd"/>
      <w:proofErr w:type="gramEnd"/>
      <w:r>
        <w:t xml:space="preserve"> usa 2 </w:t>
      </w:r>
      <w:proofErr w:type="spellStart"/>
      <w:r>
        <w:t>tecnicas</w:t>
      </w:r>
      <w:proofErr w:type="spellEnd"/>
      <w:r>
        <w:t xml:space="preserve"> para evitarlo.</w:t>
      </w:r>
    </w:p>
    <w:p w14:paraId="3FD85167" w14:textId="6D77E8FA" w:rsidR="006A00B8" w:rsidRDefault="00B51E32">
      <w:pPr>
        <w:pStyle w:val="Prrafodelista"/>
        <w:numPr>
          <w:ilvl w:val="0"/>
          <w:numId w:val="27"/>
        </w:numPr>
        <w:rPr>
          <w:b/>
          <w:bCs/>
          <w:highlight w:val="yellow"/>
        </w:rPr>
      </w:pPr>
      <w:r w:rsidRPr="006A00B8">
        <w:rPr>
          <w:b/>
          <w:bCs/>
          <w:highlight w:val="yellow"/>
        </w:rPr>
        <w:t xml:space="preserve">Tenica 1: Residual </w:t>
      </w:r>
      <w:proofErr w:type="spellStart"/>
      <w:r w:rsidRPr="006A00B8">
        <w:rPr>
          <w:b/>
          <w:bCs/>
          <w:highlight w:val="yellow"/>
        </w:rPr>
        <w:t>Dropout</w:t>
      </w:r>
      <w:proofErr w:type="spellEnd"/>
    </w:p>
    <w:tbl>
      <w:tblPr>
        <w:tblStyle w:val="Tablaconcuadrcula"/>
        <w:tblW w:w="0" w:type="auto"/>
        <w:tblInd w:w="360" w:type="dxa"/>
        <w:tblLook w:val="04A0" w:firstRow="1" w:lastRow="0" w:firstColumn="1" w:lastColumn="0" w:noHBand="0" w:noVBand="1"/>
      </w:tblPr>
      <w:tblGrid>
        <w:gridCol w:w="10430"/>
      </w:tblGrid>
      <w:tr w:rsidR="006A00B8" w14:paraId="1AF3DE46" w14:textId="77777777" w:rsidTr="006A00B8">
        <w:tc>
          <w:tcPr>
            <w:tcW w:w="10790" w:type="dxa"/>
          </w:tcPr>
          <w:p w14:paraId="1C022FE3" w14:textId="6D317ED5" w:rsidR="006A00B8" w:rsidRPr="006A00B8" w:rsidRDefault="006A00B8" w:rsidP="006A00B8">
            <w:pPr>
              <w:rPr>
                <w:highlight w:val="yellow"/>
              </w:rPr>
            </w:pPr>
            <w:r>
              <w:rPr>
                <w:highlight w:val="yellow"/>
              </w:rPr>
              <w:t xml:space="preserve">Durante el entrenamiento, se “apaga” aleatoriamente una fracción de las neuronas en cada </w:t>
            </w:r>
            <w:proofErr w:type="spellStart"/>
            <w:r>
              <w:rPr>
                <w:highlight w:val="yellow"/>
              </w:rPr>
              <w:t>sub-capa</w:t>
            </w:r>
            <w:proofErr w:type="spellEnd"/>
            <w:r>
              <w:rPr>
                <w:highlight w:val="yellow"/>
              </w:rPr>
              <w:t xml:space="preserve"> (tasa </w:t>
            </w:r>
            <m:oMath>
              <m:sSub>
                <m:sSubPr>
                  <m:ctrlPr>
                    <w:rPr>
                      <w:rFonts w:ascii="Cambria Math" w:hAnsi="Cambria Math"/>
                    </w:rPr>
                  </m:ctrlPr>
                </m:sSubPr>
                <m:e>
                  <m:r>
                    <w:rPr>
                      <w:rFonts w:ascii="Cambria Math" w:hAnsi="Cambria Math"/>
                    </w:rPr>
                    <m:t>P</m:t>
                  </m:r>
                </m:e>
                <m:sub>
                  <m:r>
                    <w:rPr>
                      <w:rFonts w:ascii="Cambria Math" w:hAnsi="Cambria Math"/>
                    </w:rPr>
                    <m:t>drop</m:t>
                  </m:r>
                </m:sub>
              </m:sSub>
              <m:r>
                <w:rPr>
                  <w:rFonts w:ascii="Cambria Math" w:hAnsi="Cambria Math"/>
                </w:rPr>
                <m:t>=0.1</m:t>
              </m:r>
            </m:oMath>
            <w:r w:rsidR="0074532C">
              <w:rPr>
                <w:rFonts w:eastAsiaTheme="minorEastAsia"/>
              </w:rPr>
              <w:t xml:space="preserve"> para el modelo base) – tanto en las salidas de atention/feed-forward como en la suma de embeddings + positional encoding)</w:t>
            </w:r>
          </w:p>
        </w:tc>
      </w:tr>
    </w:tbl>
    <w:p w14:paraId="7059CF2E" w14:textId="444E75AD" w:rsidR="00B51E32" w:rsidRDefault="00B51E32" w:rsidP="00B51E32">
      <w:pPr>
        <w:ind w:left="360"/>
        <w:rPr>
          <w:rFonts w:eastAsiaTheme="minorEastAsia"/>
        </w:rPr>
      </w:pPr>
      <w:r>
        <w:t xml:space="preserve">Durante el entrenamiento (nunca en </w:t>
      </w:r>
      <w:r w:rsidR="005D63BB">
        <w:t>inferencia)</w:t>
      </w:r>
      <w:r>
        <w:t xml:space="preserve">, se </w:t>
      </w:r>
      <w:r>
        <w:rPr>
          <w:b/>
          <w:bCs/>
        </w:rPr>
        <w:t xml:space="preserve">apaga al azar </w:t>
      </w:r>
      <w:r>
        <w:t xml:space="preserve">una fracción de las neuronas – con </w:t>
      </w:r>
      <m:oMath>
        <m:sSub>
          <m:sSubPr>
            <m:ctrlPr>
              <w:rPr>
                <w:rFonts w:ascii="Cambria Math" w:hAnsi="Cambria Math"/>
              </w:rPr>
            </m:ctrlPr>
          </m:sSubPr>
          <m:e>
            <m:r>
              <w:rPr>
                <w:rFonts w:ascii="Cambria Math" w:hAnsi="Cambria Math"/>
              </w:rPr>
              <m:t>P</m:t>
            </m:r>
          </m:e>
          <m:sub>
            <m:r>
              <w:rPr>
                <w:rFonts w:ascii="Cambria Math" w:hAnsi="Cambria Math"/>
              </w:rPr>
              <m:t>drop</m:t>
            </m:r>
          </m:sub>
        </m:sSub>
        <m:r>
          <w:rPr>
            <w:rFonts w:ascii="Cambria Math" w:hAnsi="Cambria Math"/>
          </w:rPr>
          <m:t>=0.1</m:t>
        </m:r>
      </m:oMath>
      <w:r w:rsidR="00FA1169">
        <w:rPr>
          <w:rFonts w:eastAsiaTheme="minorEastAsia"/>
        </w:rPr>
        <w:t>, eso es un 10% de las conexiones, elegidas al azar en cada paso.</w:t>
      </w:r>
    </w:p>
    <w:p w14:paraId="4B75A7BE" w14:textId="762A00EB" w:rsidR="00FA1169" w:rsidRDefault="002F634E" w:rsidP="00B51E32">
      <w:pPr>
        <w:ind w:left="360"/>
        <w:rPr>
          <w:rFonts w:eastAsiaTheme="minorEastAsia"/>
        </w:rPr>
      </w:pPr>
      <w:proofErr w:type="spellStart"/>
      <w:r>
        <w:rPr>
          <w:rFonts w:eastAsiaTheme="minorEastAsia"/>
          <w:b/>
          <w:bCs/>
        </w:rPr>
        <w:t>Por que</w:t>
      </w:r>
      <w:proofErr w:type="spellEnd"/>
      <w:r>
        <w:rPr>
          <w:rFonts w:eastAsiaTheme="minorEastAsia"/>
          <w:b/>
          <w:bCs/>
        </w:rPr>
        <w:t xml:space="preserve"> ayuda: </w:t>
      </w:r>
      <w:r>
        <w:rPr>
          <w:rFonts w:eastAsiaTheme="minorEastAsia"/>
        </w:rPr>
        <w:t>Si el modelo supiera que siempre puede confiar en una neurona especifica, podría “</w:t>
      </w:r>
      <w:r w:rsidR="00F92ACE">
        <w:rPr>
          <w:rFonts w:eastAsiaTheme="minorEastAsia"/>
        </w:rPr>
        <w:t xml:space="preserve">especializarse” demasiado en esa única ruta – memorizando en vez de generalizando. Al apagar neuronas al azar, el modelo se ve obligado a aprender patrones </w:t>
      </w:r>
      <w:r w:rsidR="00F92ACE">
        <w:rPr>
          <w:rFonts w:eastAsiaTheme="minorEastAsia"/>
          <w:b/>
          <w:bCs/>
        </w:rPr>
        <w:t xml:space="preserve">redundantes, </w:t>
      </w:r>
      <w:r w:rsidR="00F92ACE">
        <w:rPr>
          <w:rFonts w:eastAsiaTheme="minorEastAsia"/>
        </w:rPr>
        <w:t xml:space="preserve">repartidos entre varias rutas, lo que lo hace </w:t>
      </w:r>
      <w:proofErr w:type="spellStart"/>
      <w:r w:rsidR="00F92ACE">
        <w:rPr>
          <w:rFonts w:eastAsiaTheme="minorEastAsia"/>
        </w:rPr>
        <w:t>mas</w:t>
      </w:r>
      <w:proofErr w:type="spellEnd"/>
      <w:r w:rsidR="00F92ACE">
        <w:rPr>
          <w:rFonts w:eastAsiaTheme="minorEastAsia"/>
        </w:rPr>
        <w:t xml:space="preserve"> robusto frente a datos nuevos.</w:t>
      </w:r>
    </w:p>
    <w:p w14:paraId="2B456538" w14:textId="1F5FF1D4" w:rsidR="00674353" w:rsidRDefault="00674353" w:rsidP="00B51E32">
      <w:pPr>
        <w:ind w:left="360"/>
        <w:rPr>
          <w:rFonts w:eastAsiaTheme="minorEastAsia"/>
        </w:rPr>
      </w:pPr>
      <w:r>
        <w:rPr>
          <w:rFonts w:eastAsiaTheme="minorEastAsia"/>
          <w:b/>
          <w:bCs/>
        </w:rPr>
        <w:t xml:space="preserve">Donde se aplica, </w:t>
      </w:r>
      <w:r>
        <w:rPr>
          <w:rFonts w:eastAsiaTheme="minorEastAsia"/>
        </w:rPr>
        <w:t xml:space="preserve">según el </w:t>
      </w:r>
      <w:proofErr w:type="spellStart"/>
      <w:proofErr w:type="gramStart"/>
      <w:r>
        <w:rPr>
          <w:rFonts w:eastAsiaTheme="minorEastAsia"/>
        </w:rPr>
        <w:t>paper</w:t>
      </w:r>
      <w:proofErr w:type="spellEnd"/>
      <w:proofErr w:type="gramEnd"/>
      <w:r>
        <w:rPr>
          <w:rFonts w:eastAsiaTheme="minorEastAsia"/>
        </w:rPr>
        <w:t xml:space="preserve">: en la salida de cada </w:t>
      </w:r>
      <w:proofErr w:type="spellStart"/>
      <w:r>
        <w:rPr>
          <w:rFonts w:eastAsiaTheme="minorEastAsia"/>
        </w:rPr>
        <w:t>sub-capa</w:t>
      </w:r>
      <w:proofErr w:type="spellEnd"/>
      <w:r>
        <w:rPr>
          <w:rFonts w:eastAsiaTheme="minorEastAsia"/>
        </w:rPr>
        <w:t xml:space="preserve"> (</w:t>
      </w:r>
      <w:r w:rsidR="00B2272A">
        <w:rPr>
          <w:rFonts w:eastAsiaTheme="minorEastAsia"/>
        </w:rPr>
        <w:t xml:space="preserve">antes de sumarla con Residual) y también en la suma de </w:t>
      </w:r>
      <w:proofErr w:type="spellStart"/>
      <w:r w:rsidR="00B2272A">
        <w:rPr>
          <w:rFonts w:eastAsiaTheme="minorEastAsia"/>
        </w:rPr>
        <w:t>embeddings</w:t>
      </w:r>
      <w:proofErr w:type="spellEnd"/>
      <w:r w:rsidR="00B2272A">
        <w:rPr>
          <w:rFonts w:eastAsiaTheme="minorEastAsia"/>
        </w:rPr>
        <w:t xml:space="preserve"> + </w:t>
      </w:r>
      <w:proofErr w:type="spellStart"/>
      <w:r w:rsidR="00B2272A">
        <w:rPr>
          <w:rFonts w:eastAsiaTheme="minorEastAsia"/>
        </w:rPr>
        <w:t>positional</w:t>
      </w:r>
      <w:proofErr w:type="spellEnd"/>
      <w:r w:rsidR="00B2272A">
        <w:rPr>
          <w:rFonts w:eastAsiaTheme="minorEastAsia"/>
        </w:rPr>
        <w:t xml:space="preserve"> </w:t>
      </w:r>
      <w:proofErr w:type="spellStart"/>
      <w:r w:rsidR="00B2272A">
        <w:rPr>
          <w:rFonts w:eastAsiaTheme="minorEastAsia"/>
        </w:rPr>
        <w:t>encoding</w:t>
      </w:r>
      <w:proofErr w:type="spellEnd"/>
      <w:r w:rsidR="00B2272A">
        <w:rPr>
          <w:rFonts w:eastAsiaTheme="minorEastAsia"/>
        </w:rPr>
        <w:t>.</w:t>
      </w:r>
    </w:p>
    <w:p w14:paraId="0B890240" w14:textId="4C41836A" w:rsidR="0074532C" w:rsidRDefault="005D63BB">
      <w:pPr>
        <w:pStyle w:val="Prrafodelista"/>
        <w:numPr>
          <w:ilvl w:val="0"/>
          <w:numId w:val="27"/>
        </w:numPr>
        <w:rPr>
          <w:b/>
          <w:bCs/>
          <w:highlight w:val="yellow"/>
        </w:rPr>
      </w:pPr>
      <w:r>
        <w:rPr>
          <w:b/>
          <w:bCs/>
          <w:highlight w:val="yellow"/>
        </w:rPr>
        <w:t xml:space="preserve">Técnica 2: </w:t>
      </w:r>
      <w:r w:rsidR="0074532C">
        <w:rPr>
          <w:b/>
          <w:bCs/>
          <w:highlight w:val="yellow"/>
        </w:rPr>
        <w:t xml:space="preserve">Label </w:t>
      </w:r>
      <w:proofErr w:type="spellStart"/>
      <w:r w:rsidR="0074532C">
        <w:rPr>
          <w:b/>
          <w:bCs/>
          <w:highlight w:val="yellow"/>
        </w:rPr>
        <w:t>Smoothing</w:t>
      </w:r>
      <w:proofErr w:type="spellEnd"/>
    </w:p>
    <w:tbl>
      <w:tblPr>
        <w:tblStyle w:val="Tablaconcuadrcula"/>
        <w:tblW w:w="0" w:type="auto"/>
        <w:tblInd w:w="360" w:type="dxa"/>
        <w:tblLook w:val="04A0" w:firstRow="1" w:lastRow="0" w:firstColumn="1" w:lastColumn="0" w:noHBand="0" w:noVBand="1"/>
      </w:tblPr>
      <w:tblGrid>
        <w:gridCol w:w="10430"/>
      </w:tblGrid>
      <w:tr w:rsidR="001C0F41" w14:paraId="0B65B14B" w14:textId="77777777" w:rsidTr="001C0F41">
        <w:tc>
          <w:tcPr>
            <w:tcW w:w="10790" w:type="dxa"/>
          </w:tcPr>
          <w:p w14:paraId="18338443" w14:textId="4116A9B1" w:rsidR="001C0F41" w:rsidRPr="00685619" w:rsidRDefault="00957F0E" w:rsidP="001C0F41">
            <w:pPr>
              <w:rPr>
                <w:highlight w:val="yellow"/>
              </w:rPr>
            </w:pPr>
            <w:r>
              <w:rPr>
                <w:highlight w:val="yellow"/>
              </w:rPr>
              <w:lastRenderedPageBreak/>
              <w:t xml:space="preserve">En vez de decirle al modelo “la respuesta correcta es 100% esta palabra, 0% todas las demás “, se usa un valor de </w:t>
            </w:r>
            <m:oMath>
              <m:sSub>
                <m:sSubPr>
                  <m:ctrlPr>
                    <w:rPr>
                      <w:rFonts w:ascii="Cambria Math" w:hAnsi="Cambria Math"/>
                    </w:rPr>
                  </m:ctrlPr>
                </m:sSubPr>
                <m:e>
                  <m:r>
                    <w:rPr>
                      <w:rFonts w:ascii="Cambria Math" w:hAnsi="Cambria Math"/>
                    </w:rPr>
                    <m:t>ϵ</m:t>
                  </m:r>
                </m:e>
                <m:sub>
                  <m:r>
                    <w:rPr>
                      <w:rFonts w:ascii="Cambria Math" w:hAnsi="Cambria Math"/>
                    </w:rPr>
                    <m:t>ls</m:t>
                  </m:r>
                </m:sub>
              </m:sSub>
              <m:r>
                <w:rPr>
                  <w:rFonts w:ascii="Cambria Math" w:hAnsi="Cambria Math"/>
                </w:rPr>
                <m:t>=0.1</m:t>
              </m:r>
            </m:oMath>
            <w:r>
              <w:rPr>
                <w:rFonts w:eastAsiaTheme="minorEastAsia"/>
              </w:rPr>
              <w:t xml:space="preserve"> que le resta un poco de certeza absoluta al objetivo de entrenamiento – esto empeora la “</w:t>
            </w:r>
            <w:r w:rsidR="00685619">
              <w:rPr>
                <w:rFonts w:eastAsiaTheme="minorEastAsia"/>
              </w:rPr>
              <w:t xml:space="preserve">perplejidad” (que tan segura esta la </w:t>
            </w:r>
            <w:proofErr w:type="spellStart"/>
            <w:r w:rsidR="00685619">
              <w:rPr>
                <w:rFonts w:eastAsiaTheme="minorEastAsia"/>
              </w:rPr>
              <w:t>predccion</w:t>
            </w:r>
            <w:proofErr w:type="spellEnd"/>
            <w:r w:rsidR="00685619">
              <w:rPr>
                <w:rFonts w:eastAsiaTheme="minorEastAsia"/>
              </w:rPr>
              <w:t xml:space="preserve">) pero </w:t>
            </w:r>
            <w:r w:rsidR="00685619">
              <w:rPr>
                <w:rFonts w:eastAsiaTheme="minorEastAsia"/>
                <w:b/>
                <w:bCs/>
              </w:rPr>
              <w:t xml:space="preserve">mejora </w:t>
            </w:r>
            <w:r w:rsidR="00685619">
              <w:rPr>
                <w:rFonts w:eastAsiaTheme="minorEastAsia"/>
              </w:rPr>
              <w:t xml:space="preserve">la </w:t>
            </w:r>
            <w:proofErr w:type="spellStart"/>
            <w:r w:rsidR="00685619">
              <w:rPr>
                <w:rFonts w:eastAsiaTheme="minorEastAsia"/>
              </w:rPr>
              <w:t>precision</w:t>
            </w:r>
            <w:proofErr w:type="spellEnd"/>
            <w:r w:rsidR="00685619">
              <w:rPr>
                <w:rFonts w:eastAsiaTheme="minorEastAsia"/>
              </w:rPr>
              <w:t xml:space="preserve"> y el puntaje BLEU final.</w:t>
            </w:r>
          </w:p>
        </w:tc>
      </w:tr>
    </w:tbl>
    <w:p w14:paraId="791912C0" w14:textId="3579640D" w:rsidR="0074532C" w:rsidRDefault="0074532C" w:rsidP="0074532C">
      <w:pPr>
        <w:ind w:left="360"/>
        <w:rPr>
          <w:rFonts w:eastAsiaTheme="minorEastAsia"/>
        </w:rPr>
      </w:pPr>
      <w:r w:rsidRPr="00166546">
        <w:t>Normalmente, entrenar un modelo significa decirle “la respuesta correcta es 100% esta palabra,</w:t>
      </w:r>
      <w:r w:rsidR="00757B59">
        <w:t xml:space="preserve"> 0% todas las demás” – un objetivo muy “duro” y absoluto. Label </w:t>
      </w:r>
      <w:proofErr w:type="spellStart"/>
      <w:r w:rsidR="00757B59">
        <w:t>Smoothing</w:t>
      </w:r>
      <w:proofErr w:type="spellEnd"/>
      <w:r w:rsidR="00757B59">
        <w:t xml:space="preserve">, </w:t>
      </w:r>
      <m:oMath>
        <m:sSub>
          <m:sSubPr>
            <m:ctrlPr>
              <w:rPr>
                <w:rFonts w:ascii="Cambria Math" w:hAnsi="Cambria Math"/>
              </w:rPr>
            </m:ctrlPr>
          </m:sSubPr>
          <m:e>
            <m:r>
              <w:rPr>
                <w:rFonts w:ascii="Cambria Math" w:hAnsi="Cambria Math"/>
              </w:rPr>
              <m:t>ϵ</m:t>
            </m:r>
          </m:e>
          <m:sub>
            <m:r>
              <w:rPr>
                <w:rFonts w:ascii="Cambria Math" w:hAnsi="Cambria Math"/>
              </w:rPr>
              <m:t>ls</m:t>
            </m:r>
          </m:sub>
        </m:sSub>
        <m:r>
          <w:rPr>
            <w:rFonts w:ascii="Cambria Math" w:hAnsi="Cambria Math"/>
          </w:rPr>
          <m:t>=0.1</m:t>
        </m:r>
      </m:oMath>
      <w:r w:rsidR="00757B59">
        <w:rPr>
          <w:rFonts w:eastAsiaTheme="minorEastAsia"/>
        </w:rPr>
        <w:t xml:space="preserve">, </w:t>
      </w:r>
      <w:r w:rsidR="00D3725F">
        <w:rPr>
          <w:rFonts w:eastAsiaTheme="minorEastAsia"/>
          <w:b/>
          <w:bCs/>
        </w:rPr>
        <w:t xml:space="preserve">suaviza </w:t>
      </w:r>
      <w:r w:rsidR="00D3725F">
        <w:rPr>
          <w:rFonts w:eastAsiaTheme="minorEastAsia"/>
        </w:rPr>
        <w:t xml:space="preserve">eso: en vez de 100%/0%, le dice algo como “95%” esta palabra, y </w:t>
      </w:r>
      <w:proofErr w:type="spellStart"/>
      <w:r w:rsidR="00D3725F">
        <w:rPr>
          <w:rFonts w:eastAsiaTheme="minorEastAsia"/>
        </w:rPr>
        <w:t>reparti</w:t>
      </w:r>
      <w:proofErr w:type="spellEnd"/>
      <w:r w:rsidR="00D3725F">
        <w:rPr>
          <w:rFonts w:eastAsiaTheme="minorEastAsia"/>
        </w:rPr>
        <w:t xml:space="preserve"> el 5% restante entre las demás”.</w:t>
      </w:r>
    </w:p>
    <w:p w14:paraId="6513D4E1" w14:textId="0E64841A" w:rsidR="00685619" w:rsidRPr="00685619" w:rsidRDefault="00D3725F" w:rsidP="00685619">
      <w:pPr>
        <w:ind w:left="360"/>
        <w:rPr>
          <w:rFonts w:eastAsiaTheme="minorEastAsia"/>
        </w:rPr>
      </w:pPr>
      <w:proofErr w:type="spellStart"/>
      <w:r>
        <w:rPr>
          <w:rFonts w:eastAsiaTheme="minorEastAsia"/>
          <w:b/>
          <w:bCs/>
        </w:rPr>
        <w:t>Por que</w:t>
      </w:r>
      <w:proofErr w:type="spellEnd"/>
      <w:r>
        <w:rPr>
          <w:rFonts w:eastAsiaTheme="minorEastAsia"/>
          <w:b/>
          <w:bCs/>
        </w:rPr>
        <w:t xml:space="preserve"> esto ayuda, aunque suene contraintuitivo</w:t>
      </w:r>
      <w:r w:rsidR="00F47294">
        <w:rPr>
          <w:rFonts w:eastAsiaTheme="minorEastAsia"/>
          <w:b/>
          <w:bCs/>
        </w:rPr>
        <w:t xml:space="preserve">: </w:t>
      </w:r>
      <w:r w:rsidR="00F47294">
        <w:rPr>
          <w:rFonts w:eastAsiaTheme="minorEastAsia"/>
        </w:rPr>
        <w:t xml:space="preserve">Si entrenas el modelo para estar 100% seguro siempre, se vuelve </w:t>
      </w:r>
      <w:r w:rsidR="00F47294">
        <w:rPr>
          <w:rFonts w:eastAsiaTheme="minorEastAsia"/>
          <w:b/>
          <w:bCs/>
        </w:rPr>
        <w:t xml:space="preserve">demasiado confiado – </w:t>
      </w:r>
      <w:r w:rsidR="00F47294">
        <w:rPr>
          <w:rFonts w:eastAsiaTheme="minorEastAsia"/>
        </w:rPr>
        <w:t xml:space="preserve">y eso lo </w:t>
      </w:r>
      <w:r w:rsidR="003E6C28">
        <w:rPr>
          <w:rFonts w:eastAsiaTheme="minorEastAsia"/>
        </w:rPr>
        <w:t xml:space="preserve">hace frágil ante situaciones ambiguas (donde en realidad hay </w:t>
      </w:r>
      <w:r w:rsidR="006F6BDC">
        <w:rPr>
          <w:rFonts w:eastAsiaTheme="minorEastAsia"/>
        </w:rPr>
        <w:t>más</w:t>
      </w:r>
      <w:r w:rsidR="003E6C28">
        <w:rPr>
          <w:rFonts w:eastAsiaTheme="minorEastAsia"/>
        </w:rPr>
        <w:t xml:space="preserve"> de una traducción razonable). Suavizar el objetivo hace que el modelo aprenda a repartir algo de probabilidad entre alternativas plausibles, lo cual mejora que tan bien generaliza a oración nuevas - </w:t>
      </w:r>
      <w:r w:rsidR="001C0F41" w:rsidRPr="001C0F41">
        <w:rPr>
          <w:rFonts w:eastAsiaTheme="minorEastAsia"/>
        </w:rPr>
        <w:t>aunque, como contrapartida, hace que la "perplejidad" (una métrica de qué tan segura está cada predicción) empeore un poco, porque el modelo ya no apunta a estar 100% seguro</w:t>
      </w:r>
    </w:p>
    <w:p w14:paraId="10B9D373" w14:textId="77777777" w:rsidR="00685619" w:rsidRPr="00685619" w:rsidRDefault="00685619" w:rsidP="00685619">
      <w:pPr>
        <w:rPr>
          <w:b/>
          <w:bCs/>
          <w:sz w:val="24"/>
          <w:szCs w:val="28"/>
        </w:rPr>
      </w:pPr>
      <w:r w:rsidRPr="00685619">
        <w:rPr>
          <w:b/>
          <w:bCs/>
          <w:sz w:val="24"/>
          <w:szCs w:val="28"/>
          <w:highlight w:val="yellow"/>
        </w:rPr>
        <w:t>Resumen de las tres técnicas juntas</w:t>
      </w:r>
    </w:p>
    <w:tbl>
      <w:tblPr>
        <w:tblStyle w:val="Tablaconcuadrcula4-nfasis4"/>
        <w:tblW w:w="0" w:type="auto"/>
        <w:tblLook w:val="04A0" w:firstRow="1" w:lastRow="0" w:firstColumn="1" w:lastColumn="0" w:noHBand="0" w:noVBand="1"/>
      </w:tblPr>
      <w:tblGrid>
        <w:gridCol w:w="3596"/>
        <w:gridCol w:w="3597"/>
        <w:gridCol w:w="3597"/>
      </w:tblGrid>
      <w:tr w:rsidR="00685619" w14:paraId="16D7FDF2" w14:textId="77777777" w:rsidTr="00A15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BBE362F" w14:textId="4742499D" w:rsidR="00685619" w:rsidRPr="00685619" w:rsidRDefault="00685619" w:rsidP="00685619">
            <w:pPr>
              <w:rPr>
                <w:b w:val="0"/>
                <w:bCs w:val="0"/>
              </w:rPr>
            </w:pPr>
            <w:proofErr w:type="spellStart"/>
            <w:r>
              <w:rPr>
                <w:b w:val="0"/>
                <w:bCs w:val="0"/>
              </w:rPr>
              <w:t>Tecnica</w:t>
            </w:r>
            <w:proofErr w:type="spellEnd"/>
          </w:p>
        </w:tc>
        <w:tc>
          <w:tcPr>
            <w:tcW w:w="3597" w:type="dxa"/>
          </w:tcPr>
          <w:p w14:paraId="3B316278" w14:textId="4AF49BC9" w:rsidR="00685619" w:rsidRPr="00685619" w:rsidRDefault="00685619" w:rsidP="00685619">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Que hace </w:t>
            </w:r>
          </w:p>
        </w:tc>
        <w:tc>
          <w:tcPr>
            <w:tcW w:w="3597" w:type="dxa"/>
          </w:tcPr>
          <w:p w14:paraId="709B74AD" w14:textId="6DCF9E1C" w:rsidR="00685619" w:rsidRPr="00685619" w:rsidRDefault="00685619" w:rsidP="00685619">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Para que sirve</w:t>
            </w:r>
          </w:p>
        </w:tc>
      </w:tr>
      <w:tr w:rsidR="00685619" w14:paraId="7B85AE08" w14:textId="77777777" w:rsidTr="00A15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735F25F" w14:textId="7E217556" w:rsidR="00685619" w:rsidRPr="00685619" w:rsidRDefault="00685619" w:rsidP="00685619">
            <w:pPr>
              <w:rPr>
                <w:b w:val="0"/>
                <w:bCs w:val="0"/>
              </w:rPr>
            </w:pPr>
            <w:proofErr w:type="spellStart"/>
            <w:r>
              <w:rPr>
                <w:b w:val="0"/>
                <w:bCs w:val="0"/>
              </w:rPr>
              <w:t>Learning</w:t>
            </w:r>
            <w:proofErr w:type="spellEnd"/>
            <w:r>
              <w:rPr>
                <w:b w:val="0"/>
                <w:bCs w:val="0"/>
              </w:rPr>
              <w:t xml:space="preserve"> </w:t>
            </w:r>
            <w:proofErr w:type="spellStart"/>
            <w:r>
              <w:rPr>
                <w:b w:val="0"/>
                <w:bCs w:val="0"/>
              </w:rPr>
              <w:t>rate</w:t>
            </w:r>
            <w:proofErr w:type="spellEnd"/>
            <w:r>
              <w:rPr>
                <w:b w:val="0"/>
                <w:bCs w:val="0"/>
              </w:rPr>
              <w:t xml:space="preserve"> variable</w:t>
            </w:r>
          </w:p>
        </w:tc>
        <w:tc>
          <w:tcPr>
            <w:tcW w:w="3597" w:type="dxa"/>
          </w:tcPr>
          <w:p w14:paraId="6BA00EF6" w14:textId="0C311D60" w:rsidR="00685619" w:rsidRPr="00685619" w:rsidRDefault="00685619" w:rsidP="00685619">
            <w:pPr>
              <w:cnfStyle w:val="000000100000" w:firstRow="0" w:lastRow="0" w:firstColumn="0" w:lastColumn="0" w:oddVBand="0" w:evenVBand="0" w:oddHBand="1" w:evenHBand="0" w:firstRowFirstColumn="0" w:firstRowLastColumn="0" w:lastRowFirstColumn="0" w:lastRowLastColumn="0"/>
              <w:rPr>
                <w:b/>
                <w:bCs/>
              </w:rPr>
            </w:pPr>
            <w:r>
              <w:rPr>
                <w:b/>
                <w:bCs/>
              </w:rPr>
              <w:t xml:space="preserve">Sube despacio al </w:t>
            </w:r>
            <w:proofErr w:type="spellStart"/>
            <w:r>
              <w:rPr>
                <w:b/>
                <w:bCs/>
              </w:rPr>
              <w:t>princio</w:t>
            </w:r>
            <w:proofErr w:type="spellEnd"/>
            <w:r>
              <w:rPr>
                <w:b/>
                <w:bCs/>
              </w:rPr>
              <w:t xml:space="preserve">, baja </w:t>
            </w:r>
            <w:proofErr w:type="spellStart"/>
            <w:r>
              <w:rPr>
                <w:b/>
                <w:bCs/>
              </w:rPr>
              <w:t>despues</w:t>
            </w:r>
            <w:proofErr w:type="spellEnd"/>
          </w:p>
        </w:tc>
        <w:tc>
          <w:tcPr>
            <w:tcW w:w="3597" w:type="dxa"/>
          </w:tcPr>
          <w:p w14:paraId="766AD54C" w14:textId="6D1C724E" w:rsidR="00685619" w:rsidRDefault="004B390C" w:rsidP="00685619">
            <w:pPr>
              <w:cnfStyle w:val="000000100000" w:firstRow="0" w:lastRow="0" w:firstColumn="0" w:lastColumn="0" w:oddVBand="0" w:evenVBand="0" w:oddHBand="1" w:evenHBand="0" w:firstRowFirstColumn="0" w:firstRowLastColumn="0" w:lastRowFirstColumn="0" w:lastRowLastColumn="0"/>
            </w:pPr>
            <w:r w:rsidRPr="004B390C">
              <w:t>Evitar inestabilidad al arrancar, afinar al final</w:t>
            </w:r>
          </w:p>
        </w:tc>
      </w:tr>
      <w:tr w:rsidR="004B390C" w14:paraId="57DB4584" w14:textId="77777777" w:rsidTr="00A151F8">
        <w:tc>
          <w:tcPr>
            <w:cnfStyle w:val="001000000000" w:firstRow="0" w:lastRow="0" w:firstColumn="1" w:lastColumn="0" w:oddVBand="0" w:evenVBand="0" w:oddHBand="0" w:evenHBand="0" w:firstRowFirstColumn="0" w:firstRowLastColumn="0" w:lastRowFirstColumn="0" w:lastRowLastColumn="0"/>
            <w:tcW w:w="3596" w:type="dxa"/>
          </w:tcPr>
          <w:p w14:paraId="4C531A5E" w14:textId="03FC9270" w:rsidR="004B390C" w:rsidRDefault="00A151F8" w:rsidP="00685619">
            <w:pPr>
              <w:rPr>
                <w:b w:val="0"/>
                <w:bCs w:val="0"/>
              </w:rPr>
            </w:pPr>
            <w:r w:rsidRPr="00A151F8">
              <w:t xml:space="preserve">Residual </w:t>
            </w:r>
            <w:proofErr w:type="spellStart"/>
            <w:r w:rsidRPr="00A151F8">
              <w:t>Dropout</w:t>
            </w:r>
            <w:proofErr w:type="spellEnd"/>
          </w:p>
        </w:tc>
        <w:tc>
          <w:tcPr>
            <w:tcW w:w="3597" w:type="dxa"/>
          </w:tcPr>
          <w:p w14:paraId="2B2761FD" w14:textId="3E7A7174" w:rsidR="004B390C" w:rsidRDefault="00A151F8" w:rsidP="00685619">
            <w:pPr>
              <w:cnfStyle w:val="000000000000" w:firstRow="0" w:lastRow="0" w:firstColumn="0" w:lastColumn="0" w:oddVBand="0" w:evenVBand="0" w:oddHBand="0" w:evenHBand="0" w:firstRowFirstColumn="0" w:firstRowLastColumn="0" w:lastRowFirstColumn="0" w:lastRowLastColumn="0"/>
              <w:rPr>
                <w:b/>
                <w:bCs/>
              </w:rPr>
            </w:pPr>
            <w:r w:rsidRPr="00A151F8">
              <w:rPr>
                <w:b/>
                <w:bCs/>
              </w:rPr>
              <w:t>Apaga neuronas al azar (10%)</w:t>
            </w:r>
          </w:p>
        </w:tc>
        <w:tc>
          <w:tcPr>
            <w:tcW w:w="3597" w:type="dxa"/>
          </w:tcPr>
          <w:p w14:paraId="20E6F896" w14:textId="5124423A" w:rsidR="004B390C" w:rsidRPr="004B390C" w:rsidRDefault="00A151F8" w:rsidP="00685619">
            <w:pPr>
              <w:cnfStyle w:val="000000000000" w:firstRow="0" w:lastRow="0" w:firstColumn="0" w:lastColumn="0" w:oddVBand="0" w:evenVBand="0" w:oddHBand="0" w:evenHBand="0" w:firstRowFirstColumn="0" w:firstRowLastColumn="0" w:lastRowFirstColumn="0" w:lastRowLastColumn="0"/>
            </w:pPr>
            <w:r w:rsidRPr="00A151F8">
              <w:t>Evitar que el modelo dependa de rutas específicas</w:t>
            </w:r>
          </w:p>
        </w:tc>
      </w:tr>
      <w:tr w:rsidR="00A151F8" w14:paraId="7ECEF36A" w14:textId="77777777" w:rsidTr="00A15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5421793" w14:textId="41048CFE" w:rsidR="00A151F8" w:rsidRPr="00A151F8" w:rsidRDefault="00A151F8" w:rsidP="00685619">
            <w:pPr>
              <w:rPr>
                <w:b w:val="0"/>
                <w:bCs w:val="0"/>
              </w:rPr>
            </w:pPr>
            <w:r w:rsidRPr="00A151F8">
              <w:t xml:space="preserve">Label </w:t>
            </w:r>
            <w:proofErr w:type="spellStart"/>
            <w:r w:rsidRPr="00A151F8">
              <w:t>Smoothing</w:t>
            </w:r>
            <w:proofErr w:type="spellEnd"/>
          </w:p>
        </w:tc>
        <w:tc>
          <w:tcPr>
            <w:tcW w:w="3597" w:type="dxa"/>
          </w:tcPr>
          <w:p w14:paraId="438F23AA" w14:textId="609FC1CE" w:rsidR="00A151F8" w:rsidRPr="00A151F8" w:rsidRDefault="00A151F8" w:rsidP="00685619">
            <w:pPr>
              <w:cnfStyle w:val="000000100000" w:firstRow="0" w:lastRow="0" w:firstColumn="0" w:lastColumn="0" w:oddVBand="0" w:evenVBand="0" w:oddHBand="1" w:evenHBand="0" w:firstRowFirstColumn="0" w:firstRowLastColumn="0" w:lastRowFirstColumn="0" w:lastRowLastColumn="0"/>
              <w:rPr>
                <w:b/>
                <w:bCs/>
              </w:rPr>
            </w:pPr>
            <w:r w:rsidRPr="00A151F8">
              <w:rPr>
                <w:b/>
                <w:bCs/>
              </w:rPr>
              <w:t>Suaviza el objetivo de 100%/0% a 90%/10%</w:t>
            </w:r>
          </w:p>
        </w:tc>
        <w:tc>
          <w:tcPr>
            <w:tcW w:w="3597" w:type="dxa"/>
          </w:tcPr>
          <w:p w14:paraId="6558129D" w14:textId="50642591" w:rsidR="00A151F8" w:rsidRPr="00A151F8" w:rsidRDefault="00A151F8" w:rsidP="00685619">
            <w:pPr>
              <w:cnfStyle w:val="000000100000" w:firstRow="0" w:lastRow="0" w:firstColumn="0" w:lastColumn="0" w:oddVBand="0" w:evenVBand="0" w:oddHBand="1" w:evenHBand="0" w:firstRowFirstColumn="0" w:firstRowLastColumn="0" w:lastRowFirstColumn="0" w:lastRowLastColumn="0"/>
            </w:pPr>
            <w:r w:rsidRPr="00A151F8">
              <w:t>Evitar exceso de confianza, mejorar generalización</w:t>
            </w:r>
          </w:p>
        </w:tc>
      </w:tr>
    </w:tbl>
    <w:p w14:paraId="110DBBEA" w14:textId="77777777" w:rsidR="00685619" w:rsidRPr="00F47294" w:rsidRDefault="00685619" w:rsidP="00685619"/>
    <w:p w14:paraId="5CD6A7BC" w14:textId="77777777" w:rsidR="00B2272A" w:rsidRDefault="00B2272A" w:rsidP="00B51E32">
      <w:pPr>
        <w:ind w:left="360"/>
      </w:pPr>
    </w:p>
    <w:p w14:paraId="3174E07B" w14:textId="77777777" w:rsidR="00A27B2D" w:rsidRDefault="00A27B2D" w:rsidP="00B51E32">
      <w:pPr>
        <w:ind w:left="360"/>
      </w:pPr>
    </w:p>
    <w:p w14:paraId="590FA5D1" w14:textId="485918DE" w:rsidR="00A27B2D" w:rsidRDefault="00A27B2D">
      <w:r>
        <w:br w:type="page"/>
      </w:r>
    </w:p>
    <w:p w14:paraId="51F75473" w14:textId="70B2F511" w:rsidR="00A27B2D" w:rsidRDefault="00A27B2D" w:rsidP="00A27B2D">
      <w:pPr>
        <w:pStyle w:val="Ttulo3"/>
        <w:rPr>
          <w:rFonts w:cs="Arial"/>
          <w:b/>
          <w:bCs/>
          <w:sz w:val="24"/>
          <w:szCs w:val="24"/>
        </w:rPr>
      </w:pPr>
      <w:bookmarkStart w:id="65" w:name="_Toc243791154"/>
      <w:r w:rsidRPr="00CA34F9">
        <w:rPr>
          <w:rFonts w:cs="Arial"/>
          <w:b/>
          <w:bCs/>
          <w:sz w:val="24"/>
          <w:szCs w:val="24"/>
          <w:highlight w:val="yellow"/>
        </w:rPr>
        <w:lastRenderedPageBreak/>
        <w:t xml:space="preserve">1.12.9: Beam Search: como se elige la traducción final </w:t>
      </w:r>
      <w:r w:rsidR="00CA34F9" w:rsidRPr="00CA34F9">
        <w:rPr>
          <w:rFonts w:cs="Arial"/>
          <w:b/>
          <w:bCs/>
          <w:sz w:val="24"/>
          <w:szCs w:val="24"/>
          <w:highlight w:val="yellow"/>
        </w:rPr>
        <w:t>+ Resultados: comparado contra que otros modelos</w:t>
      </w:r>
      <w:r w:rsidR="007A15D3">
        <w:rPr>
          <w:rFonts w:cs="Arial"/>
          <w:b/>
          <w:bCs/>
          <w:sz w:val="24"/>
          <w:szCs w:val="24"/>
        </w:rPr>
        <w:t xml:space="preserve"> + que pasa si cambias las piezas del modelo</w:t>
      </w:r>
      <w:bookmarkEnd w:id="65"/>
    </w:p>
    <w:p w14:paraId="1D1BE39A" w14:textId="629858BD" w:rsidR="00A27B2D" w:rsidRDefault="00820CD0" w:rsidP="00820CD0">
      <w:pPr>
        <w:rPr>
          <w:rFonts w:eastAsiaTheme="minorEastAsia"/>
        </w:rPr>
      </w:pPr>
      <w:r w:rsidRPr="00820CD0">
        <w:t xml:space="preserve">Un detalle que no mencionamos antes: en vez de simplemente elegir siempre "la palabra más probable" en cada ronda de generación (lo que se llama </w:t>
      </w:r>
      <w:proofErr w:type="spellStart"/>
      <w:r w:rsidRPr="00820CD0">
        <w:rPr>
          <w:i/>
          <w:iCs/>
        </w:rPr>
        <w:t>greedy</w:t>
      </w:r>
      <w:proofErr w:type="spellEnd"/>
      <w:r w:rsidRPr="00820CD0">
        <w:rPr>
          <w:i/>
          <w:iCs/>
        </w:rPr>
        <w:t xml:space="preserve"> </w:t>
      </w:r>
      <w:proofErr w:type="spellStart"/>
      <w:r w:rsidRPr="00820CD0">
        <w:rPr>
          <w:i/>
          <w:iCs/>
        </w:rPr>
        <w:t>decoding</w:t>
      </w:r>
      <w:proofErr w:type="spellEnd"/>
      <w:r w:rsidRPr="00820CD0">
        <w:t>),</w:t>
      </w:r>
      <w:r>
        <w:t xml:space="preserve"> el </w:t>
      </w:r>
      <w:proofErr w:type="spellStart"/>
      <w:proofErr w:type="gramStart"/>
      <w:r>
        <w:t>paper</w:t>
      </w:r>
      <w:proofErr w:type="spellEnd"/>
      <w:proofErr w:type="gramEnd"/>
      <w:r>
        <w:t xml:space="preserve"> usa </w:t>
      </w:r>
      <w:proofErr w:type="spellStart"/>
      <w:r>
        <w:rPr>
          <w:b/>
          <w:bCs/>
        </w:rPr>
        <w:t>beam</w:t>
      </w:r>
      <w:proofErr w:type="spellEnd"/>
      <w:r>
        <w:rPr>
          <w:b/>
          <w:bCs/>
        </w:rPr>
        <w:t xml:space="preserve"> </w:t>
      </w:r>
      <w:proofErr w:type="spellStart"/>
      <w:r>
        <w:rPr>
          <w:b/>
          <w:bCs/>
        </w:rPr>
        <w:t>search</w:t>
      </w:r>
      <w:proofErr w:type="spellEnd"/>
      <w:r>
        <w:rPr>
          <w:b/>
          <w:bCs/>
        </w:rPr>
        <w:t xml:space="preserve"> </w:t>
      </w:r>
      <w:r>
        <w:t>con un tamaño de haz de 4 (</w:t>
      </w:r>
      <w:proofErr w:type="spellStart"/>
      <w:r>
        <w:rPr>
          <w:i/>
          <w:iCs/>
        </w:rPr>
        <w:t>beam</w:t>
      </w:r>
      <w:proofErr w:type="spellEnd"/>
      <w:r>
        <w:rPr>
          <w:i/>
          <w:iCs/>
        </w:rPr>
        <w:t xml:space="preserve"> </w:t>
      </w:r>
      <w:proofErr w:type="spellStart"/>
      <w:r>
        <w:rPr>
          <w:i/>
          <w:iCs/>
        </w:rPr>
        <w:t>size</w:t>
      </w:r>
      <w:proofErr w:type="spellEnd"/>
      <w:r>
        <w:rPr>
          <w:i/>
          <w:iCs/>
        </w:rPr>
        <w:t xml:space="preserve"> = 4) </w:t>
      </w:r>
      <w:r>
        <w:t xml:space="preserve">y una penalización de longitud </w:t>
      </w:r>
      <m:oMath>
        <m:r>
          <w:rPr>
            <w:rFonts w:ascii="Cambria Math" w:hAnsi="Cambria Math"/>
          </w:rPr>
          <m:t>α=0.6</m:t>
        </m:r>
      </m:oMath>
      <w:r>
        <w:rPr>
          <w:rFonts w:eastAsiaTheme="minorEastAsia"/>
        </w:rPr>
        <w:t xml:space="preserve">. Esto significa que, en cada ronda, el modelo no se queda con una sola opción – mantiene las </w:t>
      </w:r>
      <w:r>
        <w:rPr>
          <w:rFonts w:eastAsiaTheme="minorEastAsia"/>
          <w:b/>
          <w:bCs/>
        </w:rPr>
        <w:t xml:space="preserve">4 mejores secuencias candidatas </w:t>
      </w:r>
      <w:r>
        <w:rPr>
          <w:rFonts w:eastAsiaTheme="minorEastAsia"/>
        </w:rPr>
        <w:t>en paralelo, y al final elige la que globalmente resulto mejor, en vez de tomar decisiones “verdes” (</w:t>
      </w:r>
      <w:proofErr w:type="spellStart"/>
      <w:r>
        <w:rPr>
          <w:rFonts w:eastAsiaTheme="minorEastAsia"/>
        </w:rPr>
        <w:t>greedy</w:t>
      </w:r>
      <w:proofErr w:type="spellEnd"/>
      <w:r>
        <w:rPr>
          <w:rFonts w:eastAsiaTheme="minorEastAsia"/>
        </w:rPr>
        <w:t>)</w:t>
      </w:r>
      <w:r w:rsidR="00CA34F9">
        <w:rPr>
          <w:rFonts w:eastAsiaTheme="minorEastAsia"/>
        </w:rPr>
        <w:t xml:space="preserve"> palabra por palabra que podrían no se la mejor </w:t>
      </w:r>
      <w:proofErr w:type="spellStart"/>
      <w:r w:rsidR="00CA34F9">
        <w:rPr>
          <w:rFonts w:eastAsiaTheme="minorEastAsia"/>
        </w:rPr>
        <w:t>traduccion</w:t>
      </w:r>
      <w:proofErr w:type="spellEnd"/>
      <w:r w:rsidR="00CA34F9">
        <w:rPr>
          <w:rFonts w:eastAsiaTheme="minorEastAsia"/>
        </w:rPr>
        <w:t xml:space="preserve"> completa.</w:t>
      </w:r>
    </w:p>
    <w:p w14:paraId="328A00C8" w14:textId="77777777" w:rsidR="002A5EB8" w:rsidRPr="002A5EB8" w:rsidRDefault="002A5EB8" w:rsidP="002A5EB8">
      <w:pPr>
        <w:rPr>
          <w:b/>
          <w:bCs/>
          <w:sz w:val="24"/>
          <w:szCs w:val="28"/>
        </w:rPr>
      </w:pPr>
      <w:r w:rsidRPr="002A5EB8">
        <w:rPr>
          <w:b/>
          <w:bCs/>
          <w:sz w:val="24"/>
          <w:szCs w:val="28"/>
          <w:highlight w:val="yellow"/>
        </w:rPr>
        <w:t>Resultados: comparado contra qué otros modelos</w:t>
      </w:r>
    </w:p>
    <w:p w14:paraId="2425E6A7" w14:textId="2FE3F6A9" w:rsidR="00CA34F9" w:rsidRDefault="00117707" w:rsidP="00820CD0">
      <w:r>
        <w:t xml:space="preserve">La tabla 2 del </w:t>
      </w:r>
      <w:proofErr w:type="spellStart"/>
      <w:r>
        <w:t>paper</w:t>
      </w:r>
      <w:proofErr w:type="spellEnd"/>
      <w:r>
        <w:t xml:space="preserve"> compara el </w:t>
      </w:r>
      <w:proofErr w:type="spellStart"/>
      <w:r>
        <w:t>Transfomer</w:t>
      </w:r>
      <w:proofErr w:type="spellEnd"/>
      <w:r>
        <w:t xml:space="preserve"> contra los mejores modelos de la época:</w:t>
      </w:r>
    </w:p>
    <w:tbl>
      <w:tblPr>
        <w:tblStyle w:val="Tablaconcuadrcula4-nfasis4"/>
        <w:tblW w:w="0" w:type="auto"/>
        <w:tblLook w:val="04A0" w:firstRow="1" w:lastRow="0" w:firstColumn="1" w:lastColumn="0" w:noHBand="0" w:noVBand="1"/>
      </w:tblPr>
      <w:tblGrid>
        <w:gridCol w:w="3596"/>
        <w:gridCol w:w="3597"/>
        <w:gridCol w:w="3597"/>
      </w:tblGrid>
      <w:tr w:rsidR="00117707" w14:paraId="075BF423" w14:textId="77777777" w:rsidTr="00CF21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shd w:val="clear" w:color="auto" w:fill="45B0E1" w:themeFill="accent1" w:themeFillTint="99"/>
          </w:tcPr>
          <w:p w14:paraId="08E561C5" w14:textId="0A2509F6" w:rsidR="00117707" w:rsidRPr="00CF2179" w:rsidRDefault="00117707" w:rsidP="00820CD0">
            <w:r w:rsidRPr="00CF2179">
              <w:t>Modelo</w:t>
            </w:r>
          </w:p>
        </w:tc>
        <w:tc>
          <w:tcPr>
            <w:tcW w:w="3597" w:type="dxa"/>
            <w:shd w:val="clear" w:color="auto" w:fill="45B0E1" w:themeFill="accent1" w:themeFillTint="99"/>
          </w:tcPr>
          <w:p w14:paraId="62E46F72" w14:textId="50011FEA" w:rsidR="00117707" w:rsidRPr="00CF2179" w:rsidRDefault="00117707" w:rsidP="00820CD0">
            <w:pPr>
              <w:cnfStyle w:val="100000000000" w:firstRow="1" w:lastRow="0" w:firstColumn="0" w:lastColumn="0" w:oddVBand="0" w:evenVBand="0" w:oddHBand="0" w:evenHBand="0" w:firstRowFirstColumn="0" w:firstRowLastColumn="0" w:lastRowFirstColumn="0" w:lastRowLastColumn="0"/>
            </w:pPr>
            <w:r w:rsidRPr="00CF2179">
              <w:t>BL</w:t>
            </w:r>
            <w:r w:rsidR="00EF1C38" w:rsidRPr="00CF2179">
              <w:t>EU (ingles-</w:t>
            </w:r>
            <w:proofErr w:type="spellStart"/>
            <w:r w:rsidR="00EF1C38" w:rsidRPr="00CF2179">
              <w:t>aleman</w:t>
            </w:r>
            <w:proofErr w:type="spellEnd"/>
            <w:r w:rsidR="00EF1C38" w:rsidRPr="00CF2179">
              <w:t>)</w:t>
            </w:r>
          </w:p>
        </w:tc>
        <w:tc>
          <w:tcPr>
            <w:tcW w:w="3597" w:type="dxa"/>
            <w:shd w:val="clear" w:color="auto" w:fill="45B0E1" w:themeFill="accent1" w:themeFillTint="99"/>
          </w:tcPr>
          <w:p w14:paraId="7094610C" w14:textId="79F648C7" w:rsidR="00117707" w:rsidRPr="00CF2179" w:rsidRDefault="00CF2179" w:rsidP="00820CD0">
            <w:pPr>
              <w:cnfStyle w:val="100000000000" w:firstRow="1" w:lastRow="0" w:firstColumn="0" w:lastColumn="0" w:oddVBand="0" w:evenVBand="0" w:oddHBand="0" w:evenHBand="0" w:firstRowFirstColumn="0" w:firstRowLastColumn="0" w:lastRowFirstColumn="0" w:lastRowLastColumn="0"/>
            </w:pPr>
            <w:r w:rsidRPr="00CF2179">
              <w:t>BLEU (ingles-</w:t>
            </w:r>
            <w:proofErr w:type="spellStart"/>
            <w:r w:rsidRPr="00CF2179">
              <w:t>aleman</w:t>
            </w:r>
            <w:proofErr w:type="spellEnd"/>
            <w:r w:rsidRPr="00CF2179">
              <w:t>)</w:t>
            </w:r>
          </w:p>
        </w:tc>
      </w:tr>
      <w:tr w:rsidR="00117707" w14:paraId="3FECC1EE" w14:textId="77777777" w:rsidTr="00117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DB1900B" w14:textId="6D3B0A8C" w:rsidR="00117707" w:rsidRPr="00CF2179" w:rsidRDefault="00CF2179" w:rsidP="00820CD0">
            <w:pPr>
              <w:rPr>
                <w:b w:val="0"/>
                <w:bCs w:val="0"/>
              </w:rPr>
            </w:pPr>
            <w:proofErr w:type="spellStart"/>
            <w:r>
              <w:rPr>
                <w:b w:val="0"/>
                <w:bCs w:val="0"/>
              </w:rPr>
              <w:t>ByteNet</w:t>
            </w:r>
            <w:proofErr w:type="spellEnd"/>
          </w:p>
        </w:tc>
        <w:tc>
          <w:tcPr>
            <w:tcW w:w="3597" w:type="dxa"/>
          </w:tcPr>
          <w:p w14:paraId="4FEFF214" w14:textId="1DD32984" w:rsidR="00117707" w:rsidRDefault="00CF2179" w:rsidP="00820CD0">
            <w:pPr>
              <w:cnfStyle w:val="000000100000" w:firstRow="0" w:lastRow="0" w:firstColumn="0" w:lastColumn="0" w:oddVBand="0" w:evenVBand="0" w:oddHBand="1" w:evenHBand="0" w:firstRowFirstColumn="0" w:firstRowLastColumn="0" w:lastRowFirstColumn="0" w:lastRowLastColumn="0"/>
            </w:pPr>
            <w:r>
              <w:t>23.75</w:t>
            </w:r>
          </w:p>
        </w:tc>
        <w:tc>
          <w:tcPr>
            <w:tcW w:w="3597" w:type="dxa"/>
          </w:tcPr>
          <w:p w14:paraId="4326BB50" w14:textId="14E6D503" w:rsidR="00117707" w:rsidRDefault="00CF2179" w:rsidP="00820CD0">
            <w:pPr>
              <w:cnfStyle w:val="000000100000" w:firstRow="0" w:lastRow="0" w:firstColumn="0" w:lastColumn="0" w:oddVBand="0" w:evenVBand="0" w:oddHBand="1" w:evenHBand="0" w:firstRowFirstColumn="0" w:firstRowLastColumn="0" w:lastRowFirstColumn="0" w:lastRowLastColumn="0"/>
            </w:pPr>
            <w:r>
              <w:t>-</w:t>
            </w:r>
          </w:p>
        </w:tc>
      </w:tr>
      <w:tr w:rsidR="00117707" w14:paraId="0D553ABC" w14:textId="77777777" w:rsidTr="00117707">
        <w:tc>
          <w:tcPr>
            <w:cnfStyle w:val="001000000000" w:firstRow="0" w:lastRow="0" w:firstColumn="1" w:lastColumn="0" w:oddVBand="0" w:evenVBand="0" w:oddHBand="0" w:evenHBand="0" w:firstRowFirstColumn="0" w:firstRowLastColumn="0" w:lastRowFirstColumn="0" w:lastRowLastColumn="0"/>
            <w:tcW w:w="3596" w:type="dxa"/>
          </w:tcPr>
          <w:p w14:paraId="78D8A771" w14:textId="4A72B38E" w:rsidR="00117707" w:rsidRPr="00CF2179" w:rsidRDefault="00CF2179" w:rsidP="00820CD0">
            <w:pPr>
              <w:rPr>
                <w:b w:val="0"/>
                <w:bCs w:val="0"/>
              </w:rPr>
            </w:pPr>
            <w:r w:rsidRPr="00CF2179">
              <w:rPr>
                <w:b w:val="0"/>
                <w:bCs w:val="0"/>
              </w:rPr>
              <w:t>GNMT + RL (Google, el estado del arte anterior)</w:t>
            </w:r>
          </w:p>
        </w:tc>
        <w:tc>
          <w:tcPr>
            <w:tcW w:w="3597" w:type="dxa"/>
          </w:tcPr>
          <w:p w14:paraId="2A9C8E0B" w14:textId="1A4535E5" w:rsidR="00117707" w:rsidRDefault="00CF2179" w:rsidP="00820CD0">
            <w:pPr>
              <w:cnfStyle w:val="000000000000" w:firstRow="0" w:lastRow="0" w:firstColumn="0" w:lastColumn="0" w:oddVBand="0" w:evenVBand="0" w:oddHBand="0" w:evenHBand="0" w:firstRowFirstColumn="0" w:firstRowLastColumn="0" w:lastRowFirstColumn="0" w:lastRowLastColumn="0"/>
            </w:pPr>
            <w:r>
              <w:t>24.6</w:t>
            </w:r>
          </w:p>
        </w:tc>
        <w:tc>
          <w:tcPr>
            <w:tcW w:w="3597" w:type="dxa"/>
          </w:tcPr>
          <w:p w14:paraId="5301F65D" w14:textId="7B7F32C8" w:rsidR="00117707" w:rsidRDefault="00CF2179" w:rsidP="00820CD0">
            <w:pPr>
              <w:cnfStyle w:val="000000000000" w:firstRow="0" w:lastRow="0" w:firstColumn="0" w:lastColumn="0" w:oddVBand="0" w:evenVBand="0" w:oddHBand="0" w:evenHBand="0" w:firstRowFirstColumn="0" w:firstRowLastColumn="0" w:lastRowFirstColumn="0" w:lastRowLastColumn="0"/>
            </w:pPr>
            <w:r>
              <w:t>39.92</w:t>
            </w:r>
          </w:p>
        </w:tc>
      </w:tr>
      <w:tr w:rsidR="00CF2179" w14:paraId="64AECA32" w14:textId="77777777" w:rsidTr="00117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C49A89F" w14:textId="2DE1A18C" w:rsidR="00CF2179" w:rsidRPr="00CF2179" w:rsidRDefault="00CF2179" w:rsidP="00820CD0">
            <w:pPr>
              <w:rPr>
                <w:b w:val="0"/>
                <w:bCs w:val="0"/>
              </w:rPr>
            </w:pPr>
            <w:r>
              <w:rPr>
                <w:b w:val="0"/>
                <w:bCs w:val="0"/>
              </w:rPr>
              <w:t>ConvS2S</w:t>
            </w:r>
          </w:p>
        </w:tc>
        <w:tc>
          <w:tcPr>
            <w:tcW w:w="3597" w:type="dxa"/>
          </w:tcPr>
          <w:p w14:paraId="30D6D9A4" w14:textId="64F562A8" w:rsidR="00CF2179" w:rsidRDefault="00CF2179" w:rsidP="00820CD0">
            <w:pPr>
              <w:cnfStyle w:val="000000100000" w:firstRow="0" w:lastRow="0" w:firstColumn="0" w:lastColumn="0" w:oddVBand="0" w:evenVBand="0" w:oddHBand="1" w:evenHBand="0" w:firstRowFirstColumn="0" w:firstRowLastColumn="0" w:lastRowFirstColumn="0" w:lastRowLastColumn="0"/>
            </w:pPr>
            <w:r>
              <w:t>25.16</w:t>
            </w:r>
          </w:p>
        </w:tc>
        <w:tc>
          <w:tcPr>
            <w:tcW w:w="3597" w:type="dxa"/>
          </w:tcPr>
          <w:p w14:paraId="3D684869" w14:textId="306EB83B" w:rsidR="00CF2179" w:rsidRDefault="00CF2179" w:rsidP="00820CD0">
            <w:pPr>
              <w:cnfStyle w:val="000000100000" w:firstRow="0" w:lastRow="0" w:firstColumn="0" w:lastColumn="0" w:oddVBand="0" w:evenVBand="0" w:oddHBand="1" w:evenHBand="0" w:firstRowFirstColumn="0" w:firstRowLastColumn="0" w:lastRowFirstColumn="0" w:lastRowLastColumn="0"/>
            </w:pPr>
            <w:r>
              <w:t>40.46</w:t>
            </w:r>
          </w:p>
        </w:tc>
      </w:tr>
      <w:tr w:rsidR="00CF2179" w14:paraId="1D73CAD5" w14:textId="77777777" w:rsidTr="00117707">
        <w:tc>
          <w:tcPr>
            <w:cnfStyle w:val="001000000000" w:firstRow="0" w:lastRow="0" w:firstColumn="1" w:lastColumn="0" w:oddVBand="0" w:evenVBand="0" w:oddHBand="0" w:evenHBand="0" w:firstRowFirstColumn="0" w:firstRowLastColumn="0" w:lastRowFirstColumn="0" w:lastRowLastColumn="0"/>
            <w:tcW w:w="3596" w:type="dxa"/>
          </w:tcPr>
          <w:p w14:paraId="5B13F312" w14:textId="780AB544" w:rsidR="00CF2179" w:rsidRDefault="00CF2179" w:rsidP="00820CD0">
            <w:pPr>
              <w:rPr>
                <w:b w:val="0"/>
                <w:bCs w:val="0"/>
              </w:rPr>
            </w:pPr>
            <w:proofErr w:type="spellStart"/>
            <w:r>
              <w:rPr>
                <w:b w:val="0"/>
                <w:bCs w:val="0"/>
              </w:rPr>
              <w:t>MoE</w:t>
            </w:r>
            <w:proofErr w:type="spellEnd"/>
            <w:r>
              <w:rPr>
                <w:b w:val="0"/>
                <w:bCs w:val="0"/>
              </w:rPr>
              <w:t xml:space="preserve"> (Mixture </w:t>
            </w:r>
            <w:proofErr w:type="spellStart"/>
            <w:r>
              <w:rPr>
                <w:b w:val="0"/>
                <w:bCs w:val="0"/>
              </w:rPr>
              <w:t>of</w:t>
            </w:r>
            <w:proofErr w:type="spellEnd"/>
            <w:r>
              <w:rPr>
                <w:b w:val="0"/>
                <w:bCs w:val="0"/>
              </w:rPr>
              <w:t xml:space="preserve"> </w:t>
            </w:r>
            <w:proofErr w:type="spellStart"/>
            <w:r>
              <w:rPr>
                <w:b w:val="0"/>
                <w:bCs w:val="0"/>
              </w:rPr>
              <w:t>Experts</w:t>
            </w:r>
            <w:proofErr w:type="spellEnd"/>
            <w:r>
              <w:rPr>
                <w:b w:val="0"/>
                <w:bCs w:val="0"/>
              </w:rPr>
              <w:t>)</w:t>
            </w:r>
          </w:p>
        </w:tc>
        <w:tc>
          <w:tcPr>
            <w:tcW w:w="3597" w:type="dxa"/>
          </w:tcPr>
          <w:p w14:paraId="2760F04D" w14:textId="21193043" w:rsidR="00CF2179" w:rsidRDefault="00CF2179" w:rsidP="00820CD0">
            <w:pPr>
              <w:cnfStyle w:val="000000000000" w:firstRow="0" w:lastRow="0" w:firstColumn="0" w:lastColumn="0" w:oddVBand="0" w:evenVBand="0" w:oddHBand="0" w:evenHBand="0" w:firstRowFirstColumn="0" w:firstRowLastColumn="0" w:lastRowFirstColumn="0" w:lastRowLastColumn="0"/>
            </w:pPr>
            <w:r>
              <w:t>26.03</w:t>
            </w:r>
          </w:p>
        </w:tc>
        <w:tc>
          <w:tcPr>
            <w:tcW w:w="3597" w:type="dxa"/>
          </w:tcPr>
          <w:p w14:paraId="4CEF8FFD" w14:textId="32E17C8F" w:rsidR="00CF2179" w:rsidRDefault="00CF2179" w:rsidP="00820CD0">
            <w:pPr>
              <w:cnfStyle w:val="000000000000" w:firstRow="0" w:lastRow="0" w:firstColumn="0" w:lastColumn="0" w:oddVBand="0" w:evenVBand="0" w:oddHBand="0" w:evenHBand="0" w:firstRowFirstColumn="0" w:firstRowLastColumn="0" w:lastRowFirstColumn="0" w:lastRowLastColumn="0"/>
            </w:pPr>
            <w:r>
              <w:t>40.56</w:t>
            </w:r>
          </w:p>
        </w:tc>
      </w:tr>
      <w:tr w:rsidR="00CF2179" w14:paraId="4A968E2B" w14:textId="77777777" w:rsidTr="00117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068D2FD" w14:textId="08AA28A7" w:rsidR="00CF2179" w:rsidRPr="00CF2179" w:rsidRDefault="00CF2179" w:rsidP="00820CD0">
            <w:proofErr w:type="spellStart"/>
            <w:r>
              <w:t>Transformer</w:t>
            </w:r>
            <w:proofErr w:type="spellEnd"/>
            <w:r>
              <w:t xml:space="preserve"> (base)</w:t>
            </w:r>
          </w:p>
        </w:tc>
        <w:tc>
          <w:tcPr>
            <w:tcW w:w="3597" w:type="dxa"/>
          </w:tcPr>
          <w:p w14:paraId="60730894" w14:textId="616FFB8E" w:rsidR="00CF2179" w:rsidRPr="00CF2179" w:rsidRDefault="00CF2179" w:rsidP="00820CD0">
            <w:pPr>
              <w:cnfStyle w:val="000000100000" w:firstRow="0" w:lastRow="0" w:firstColumn="0" w:lastColumn="0" w:oddVBand="0" w:evenVBand="0" w:oddHBand="1" w:evenHBand="0" w:firstRowFirstColumn="0" w:firstRowLastColumn="0" w:lastRowFirstColumn="0" w:lastRowLastColumn="0"/>
              <w:rPr>
                <w:b/>
                <w:bCs/>
              </w:rPr>
            </w:pPr>
            <w:r w:rsidRPr="00CF2179">
              <w:rPr>
                <w:b/>
                <w:bCs/>
              </w:rPr>
              <w:t>27.3</w:t>
            </w:r>
          </w:p>
        </w:tc>
        <w:tc>
          <w:tcPr>
            <w:tcW w:w="3597" w:type="dxa"/>
          </w:tcPr>
          <w:p w14:paraId="381CF959" w14:textId="344E75D8" w:rsidR="00CF2179" w:rsidRPr="00CF2179" w:rsidRDefault="00CF2179" w:rsidP="00820CD0">
            <w:pPr>
              <w:cnfStyle w:val="000000100000" w:firstRow="0" w:lastRow="0" w:firstColumn="0" w:lastColumn="0" w:oddVBand="0" w:evenVBand="0" w:oddHBand="1" w:evenHBand="0" w:firstRowFirstColumn="0" w:firstRowLastColumn="0" w:lastRowFirstColumn="0" w:lastRowLastColumn="0"/>
              <w:rPr>
                <w:b/>
                <w:bCs/>
              </w:rPr>
            </w:pPr>
            <w:r w:rsidRPr="00CF2179">
              <w:rPr>
                <w:b/>
                <w:bCs/>
              </w:rPr>
              <w:t>38.1</w:t>
            </w:r>
          </w:p>
        </w:tc>
      </w:tr>
      <w:tr w:rsidR="00CF2179" w14:paraId="0EF65A71" w14:textId="77777777" w:rsidTr="00117707">
        <w:tc>
          <w:tcPr>
            <w:cnfStyle w:val="001000000000" w:firstRow="0" w:lastRow="0" w:firstColumn="1" w:lastColumn="0" w:oddVBand="0" w:evenVBand="0" w:oddHBand="0" w:evenHBand="0" w:firstRowFirstColumn="0" w:firstRowLastColumn="0" w:lastRowFirstColumn="0" w:lastRowLastColumn="0"/>
            <w:tcW w:w="3596" w:type="dxa"/>
          </w:tcPr>
          <w:p w14:paraId="280FFA91" w14:textId="5021C6FD" w:rsidR="00CF2179" w:rsidRDefault="00CF2179" w:rsidP="00820CD0">
            <w:proofErr w:type="spellStart"/>
            <w:r>
              <w:t>Transformer</w:t>
            </w:r>
            <w:proofErr w:type="spellEnd"/>
            <w:r>
              <w:t xml:space="preserve"> (grande)</w:t>
            </w:r>
          </w:p>
        </w:tc>
        <w:tc>
          <w:tcPr>
            <w:tcW w:w="3597" w:type="dxa"/>
          </w:tcPr>
          <w:p w14:paraId="080C67F1" w14:textId="3F459C21" w:rsidR="00CF2179" w:rsidRPr="00CF2179" w:rsidRDefault="00CF2179" w:rsidP="00820CD0">
            <w:pPr>
              <w:cnfStyle w:val="000000000000" w:firstRow="0" w:lastRow="0" w:firstColumn="0" w:lastColumn="0" w:oddVBand="0" w:evenVBand="0" w:oddHBand="0" w:evenHBand="0" w:firstRowFirstColumn="0" w:firstRowLastColumn="0" w:lastRowFirstColumn="0" w:lastRowLastColumn="0"/>
              <w:rPr>
                <w:b/>
                <w:bCs/>
              </w:rPr>
            </w:pPr>
            <w:r>
              <w:rPr>
                <w:b/>
                <w:bCs/>
              </w:rPr>
              <w:t>28</w:t>
            </w:r>
            <w:r w:rsidR="008F6F44">
              <w:rPr>
                <w:b/>
                <w:bCs/>
              </w:rPr>
              <w:t>.4</w:t>
            </w:r>
          </w:p>
        </w:tc>
        <w:tc>
          <w:tcPr>
            <w:tcW w:w="3597" w:type="dxa"/>
          </w:tcPr>
          <w:p w14:paraId="5EFC452B" w14:textId="6026F2FF" w:rsidR="00CF2179" w:rsidRPr="00CF2179" w:rsidRDefault="008F6F44" w:rsidP="00820CD0">
            <w:pPr>
              <w:cnfStyle w:val="000000000000" w:firstRow="0" w:lastRow="0" w:firstColumn="0" w:lastColumn="0" w:oddVBand="0" w:evenVBand="0" w:oddHBand="0" w:evenHBand="0" w:firstRowFirstColumn="0" w:firstRowLastColumn="0" w:lastRowFirstColumn="0" w:lastRowLastColumn="0"/>
              <w:rPr>
                <w:b/>
                <w:bCs/>
              </w:rPr>
            </w:pPr>
            <w:r>
              <w:rPr>
                <w:b/>
                <w:bCs/>
              </w:rPr>
              <w:t>41.0</w:t>
            </w:r>
          </w:p>
        </w:tc>
      </w:tr>
    </w:tbl>
    <w:p w14:paraId="117BE2A6" w14:textId="77777777" w:rsidR="00117707" w:rsidRDefault="00117707" w:rsidP="00820CD0"/>
    <w:p w14:paraId="5C9B28ED" w14:textId="11EC49A2" w:rsidR="00B51E32" w:rsidRDefault="00687B76" w:rsidP="00742468">
      <w:r w:rsidRPr="00687B76">
        <w:t xml:space="preserve">El </w:t>
      </w:r>
      <w:proofErr w:type="spellStart"/>
      <w:r w:rsidRPr="00687B76">
        <w:t>Transformer</w:t>
      </w:r>
      <w:proofErr w:type="spellEnd"/>
      <w:r w:rsidRPr="00687B76">
        <w:t xml:space="preserve"> grande superó a todos los modelos anteriores (incluidos </w:t>
      </w:r>
      <w:proofErr w:type="spellStart"/>
      <w:r w:rsidRPr="00687B76">
        <w:rPr>
          <w:i/>
          <w:iCs/>
        </w:rPr>
        <w:t>ensembles</w:t>
      </w:r>
      <w:proofErr w:type="spellEnd"/>
      <w:r w:rsidRPr="00687B76">
        <w:t xml:space="preserve">, que combinan varios modelos) por más de 2 puntos BLEU en inglés-alemán, y lo hizo entrenando en una fracción del costo computacional de los mejores modelos anteriores — algunos de esos modelos anteriores costaron hasta </w:t>
      </w:r>
      <w:r w:rsidRPr="003B55B5">
        <w:rPr>
          <w:b/>
          <w:bCs/>
        </w:rPr>
        <w:t xml:space="preserve">8.0 × 10²⁰ </w:t>
      </w:r>
      <w:proofErr w:type="spellStart"/>
      <w:r w:rsidRPr="003B55B5">
        <w:rPr>
          <w:b/>
          <w:bCs/>
        </w:rPr>
        <w:t>FLOPs</w:t>
      </w:r>
      <w:proofErr w:type="spellEnd"/>
      <w:r w:rsidRPr="00687B76">
        <w:t xml:space="preserve"> en su versión ensemble, contra los </w:t>
      </w:r>
      <w:r w:rsidRPr="003B55B5">
        <w:rPr>
          <w:b/>
          <w:bCs/>
        </w:rPr>
        <w:t xml:space="preserve">2.3 × 10¹⁹ </w:t>
      </w:r>
      <w:proofErr w:type="spellStart"/>
      <w:r w:rsidRPr="003B55B5">
        <w:rPr>
          <w:b/>
          <w:bCs/>
        </w:rPr>
        <w:t>FLOPs</w:t>
      </w:r>
      <w:proofErr w:type="spellEnd"/>
      <w:r w:rsidRPr="00687B76">
        <w:t xml:space="preserve"> del </w:t>
      </w:r>
      <w:proofErr w:type="spellStart"/>
      <w:r w:rsidRPr="00687B76">
        <w:t>Transformer</w:t>
      </w:r>
      <w:proofErr w:type="spellEnd"/>
      <w:r w:rsidRPr="00687B76">
        <w:t xml:space="preserve"> grande — un ahorro de más de 30 veces.</w:t>
      </w:r>
    </w:p>
    <w:tbl>
      <w:tblPr>
        <w:tblStyle w:val="Tablaconcuadrcula"/>
        <w:tblW w:w="0" w:type="auto"/>
        <w:tblLook w:val="04A0" w:firstRow="1" w:lastRow="0" w:firstColumn="1" w:lastColumn="0" w:noHBand="0" w:noVBand="1"/>
      </w:tblPr>
      <w:tblGrid>
        <w:gridCol w:w="10790"/>
      </w:tblGrid>
      <w:tr w:rsidR="003B55B5" w14:paraId="73EA69B7" w14:textId="77777777" w:rsidTr="003B55B5">
        <w:tc>
          <w:tcPr>
            <w:tcW w:w="10790" w:type="dxa"/>
          </w:tcPr>
          <w:p w14:paraId="296DB983" w14:textId="77777777" w:rsidR="003B55B5" w:rsidRPr="003B55B5" w:rsidRDefault="003B55B5" w:rsidP="00742468">
            <w:pPr>
              <w:rPr>
                <w:b/>
                <w:bCs/>
                <w:sz w:val="24"/>
                <w:szCs w:val="28"/>
              </w:rPr>
            </w:pPr>
            <w:r w:rsidRPr="003B55B5">
              <w:rPr>
                <w:b/>
                <w:bCs/>
                <w:sz w:val="24"/>
                <w:szCs w:val="28"/>
                <w:highlight w:val="yellow"/>
              </w:rPr>
              <w:t>BLEU</w:t>
            </w:r>
          </w:p>
          <w:p w14:paraId="6353F89A" w14:textId="411E7D5A" w:rsidR="00807B04" w:rsidRPr="00807B04" w:rsidRDefault="007543B4" w:rsidP="00742468">
            <w:pPr>
              <w:rPr>
                <w:b/>
                <w:bCs/>
              </w:rPr>
            </w:pPr>
            <w:r>
              <w:t>Una métrica que mide que tan parecida es la traducción que genero el modelo a una traducción de referencia, comparando que fracción de palabras y secuencias cortas de palabras (n-gramas)</w:t>
            </w:r>
            <w:r w:rsidR="00807B04">
              <w:t xml:space="preserve"> coinciden entre las dos. Va de 0 a 100 (o 0 a 1): </w:t>
            </w:r>
            <w:proofErr w:type="spellStart"/>
            <w:r w:rsidR="00807B04">
              <w:t>mas</w:t>
            </w:r>
            <w:proofErr w:type="spellEnd"/>
            <w:r w:rsidR="00807B04">
              <w:t xml:space="preserve"> alto es mejor. </w:t>
            </w:r>
            <w:r w:rsidR="00807B04" w:rsidRPr="00807B04">
              <w:rPr>
                <w:b/>
                <w:bCs/>
                <w:highlight w:val="yellow"/>
              </w:rPr>
              <w:t>No mide significado, solo coincidencia de texto.</w:t>
            </w:r>
          </w:p>
          <w:p w14:paraId="400DFE87" w14:textId="5E8BD513" w:rsidR="003B55B5" w:rsidRDefault="003B55B5" w:rsidP="00742468"/>
        </w:tc>
      </w:tr>
    </w:tbl>
    <w:p w14:paraId="6322A7D2" w14:textId="77777777" w:rsidR="00916BF8" w:rsidRDefault="00916BF8" w:rsidP="00916BF8">
      <w:pPr>
        <w:rPr>
          <w:b/>
          <w:bCs/>
          <w:sz w:val="24"/>
          <w:szCs w:val="28"/>
        </w:rPr>
      </w:pPr>
      <w:r w:rsidRPr="00916BF8">
        <w:rPr>
          <w:b/>
          <w:bCs/>
          <w:sz w:val="24"/>
          <w:szCs w:val="28"/>
          <w:highlight w:val="yellow"/>
        </w:rPr>
        <w:t xml:space="preserve">Qué pasa si </w:t>
      </w:r>
      <w:proofErr w:type="spellStart"/>
      <w:r w:rsidRPr="00916BF8">
        <w:rPr>
          <w:b/>
          <w:bCs/>
          <w:sz w:val="24"/>
          <w:szCs w:val="28"/>
          <w:highlight w:val="yellow"/>
        </w:rPr>
        <w:t>cambiás</w:t>
      </w:r>
      <w:proofErr w:type="spellEnd"/>
      <w:r w:rsidRPr="00916BF8">
        <w:rPr>
          <w:b/>
          <w:bCs/>
          <w:sz w:val="24"/>
          <w:szCs w:val="28"/>
          <w:highlight w:val="yellow"/>
        </w:rPr>
        <w:t xml:space="preserve"> las piezas del modelo (Tabla 3 del </w:t>
      </w:r>
      <w:proofErr w:type="spellStart"/>
      <w:r w:rsidRPr="00916BF8">
        <w:rPr>
          <w:b/>
          <w:bCs/>
          <w:sz w:val="24"/>
          <w:szCs w:val="28"/>
          <w:highlight w:val="yellow"/>
        </w:rPr>
        <w:t>paper</w:t>
      </w:r>
      <w:proofErr w:type="spellEnd"/>
      <w:r w:rsidRPr="00916BF8">
        <w:rPr>
          <w:b/>
          <w:bCs/>
          <w:sz w:val="24"/>
          <w:szCs w:val="28"/>
          <w:highlight w:val="yellow"/>
        </w:rPr>
        <w:t>)</w:t>
      </w:r>
    </w:p>
    <w:p w14:paraId="0CB42012" w14:textId="4BFE3B6D" w:rsidR="00916BF8" w:rsidRPr="00916BF8" w:rsidRDefault="00916BF8" w:rsidP="00916BF8">
      <w:r w:rsidRPr="00916BF8">
        <w:t xml:space="preserve">El </w:t>
      </w:r>
      <w:proofErr w:type="spellStart"/>
      <w:proofErr w:type="gramStart"/>
      <w:r w:rsidRPr="00916BF8">
        <w:t>paper</w:t>
      </w:r>
      <w:proofErr w:type="spellEnd"/>
      <w:proofErr w:type="gramEnd"/>
      <w:r w:rsidRPr="00916BF8">
        <w:t xml:space="preserve"> también prueba variantes del modelo base, cambiando una pieza a la vez, para ver </w:t>
      </w:r>
      <w:proofErr w:type="spellStart"/>
      <w:r w:rsidRPr="00916BF8">
        <w:t>que</w:t>
      </w:r>
      <w:proofErr w:type="spellEnd"/>
      <w:r w:rsidRPr="00916BF8">
        <w:t xml:space="preserve"> tan importante es cada una:</w:t>
      </w:r>
    </w:p>
    <w:p w14:paraId="2A3647DD" w14:textId="76CE4A80" w:rsidR="00916BF8" w:rsidRDefault="008227E5" w:rsidP="008227E5">
      <w:pPr>
        <w:pStyle w:val="Prrafodelista"/>
        <w:numPr>
          <w:ilvl w:val="0"/>
          <w:numId w:val="2"/>
        </w:numPr>
        <w:rPr>
          <w:sz w:val="24"/>
          <w:szCs w:val="28"/>
        </w:rPr>
      </w:pPr>
      <w:r>
        <w:rPr>
          <w:b/>
          <w:bCs/>
          <w:sz w:val="24"/>
          <w:szCs w:val="28"/>
        </w:rPr>
        <w:t xml:space="preserve">Menos cabezas de atención (de 8 a 1): </w:t>
      </w:r>
      <w:r>
        <w:rPr>
          <w:sz w:val="24"/>
          <w:szCs w:val="28"/>
        </w:rPr>
        <w:t xml:space="preserve">El BLEU baja de 25.8 a 24.9 – confirma que Multi-Head </w:t>
      </w:r>
      <w:proofErr w:type="spellStart"/>
      <w:r>
        <w:rPr>
          <w:sz w:val="24"/>
          <w:szCs w:val="28"/>
        </w:rPr>
        <w:t>attention</w:t>
      </w:r>
      <w:proofErr w:type="spellEnd"/>
      <w:r>
        <w:rPr>
          <w:sz w:val="24"/>
          <w:szCs w:val="28"/>
        </w:rPr>
        <w:t xml:space="preserve"> realmente ayuda.</w:t>
      </w:r>
    </w:p>
    <w:p w14:paraId="08B3AACB" w14:textId="4549F20D" w:rsidR="008227E5" w:rsidRDefault="008227E5" w:rsidP="008227E5">
      <w:pPr>
        <w:pStyle w:val="Prrafodelista"/>
        <w:numPr>
          <w:ilvl w:val="0"/>
          <w:numId w:val="2"/>
        </w:numPr>
        <w:rPr>
          <w:sz w:val="24"/>
          <w:szCs w:val="28"/>
        </w:rPr>
      </w:pPr>
      <w:r>
        <w:rPr>
          <w:b/>
          <w:bCs/>
          <w:sz w:val="24"/>
          <w:szCs w:val="28"/>
        </w:rPr>
        <w:t xml:space="preserve">Demasiadas cabezas (32): </w:t>
      </w:r>
      <w:r>
        <w:rPr>
          <w:sz w:val="24"/>
          <w:szCs w:val="28"/>
        </w:rPr>
        <w:t xml:space="preserve">El BLEU también empeora un poco (25.4) – hay un punto optimo, no es “cuantas </w:t>
      </w:r>
      <w:r w:rsidR="00A96A37">
        <w:rPr>
          <w:sz w:val="24"/>
          <w:szCs w:val="28"/>
        </w:rPr>
        <w:t>más</w:t>
      </w:r>
      <w:r>
        <w:rPr>
          <w:sz w:val="24"/>
          <w:szCs w:val="28"/>
        </w:rPr>
        <w:t xml:space="preserve"> mejor”.</w:t>
      </w:r>
    </w:p>
    <w:p w14:paraId="0EAFC82F" w14:textId="1E61E846" w:rsidR="008227E5" w:rsidRPr="004C1D40" w:rsidRDefault="008227E5" w:rsidP="008227E5">
      <w:pPr>
        <w:pStyle w:val="Prrafodelista"/>
        <w:numPr>
          <w:ilvl w:val="0"/>
          <w:numId w:val="2"/>
        </w:numPr>
        <w:rPr>
          <w:sz w:val="24"/>
          <w:szCs w:val="28"/>
        </w:rPr>
      </w:pPr>
      <w:r>
        <w:rPr>
          <w:b/>
          <w:bCs/>
          <w:sz w:val="24"/>
          <w:szCs w:val="28"/>
        </w:rPr>
        <w:t xml:space="preserve">Reducir </w:t>
      </w:r>
      <m:oMath>
        <m:sSub>
          <m:sSubPr>
            <m:ctrlPr>
              <w:rPr>
                <w:rFonts w:ascii="Cambria Math" w:hAnsi="Cambria Math"/>
                <w:sz w:val="24"/>
                <w:szCs w:val="28"/>
              </w:rPr>
            </m:ctrlPr>
          </m:sSubPr>
          <m:e>
            <m:r>
              <w:rPr>
                <w:rFonts w:ascii="Cambria Math" w:hAnsi="Cambria Math"/>
                <w:sz w:val="24"/>
                <w:szCs w:val="28"/>
              </w:rPr>
              <m:t>d</m:t>
            </m:r>
          </m:e>
          <m:sub>
            <m:r>
              <w:rPr>
                <w:rFonts w:ascii="Cambria Math" w:hAnsi="Cambria Math"/>
                <w:sz w:val="24"/>
                <w:szCs w:val="28"/>
              </w:rPr>
              <m:t>k</m:t>
            </m:r>
          </m:sub>
        </m:sSub>
      </m:oMath>
      <w:r w:rsidR="004C1D40">
        <w:rPr>
          <w:rFonts w:eastAsiaTheme="minorEastAsia"/>
          <w:sz w:val="24"/>
          <w:szCs w:val="28"/>
        </w:rPr>
        <w:t xml:space="preserve"> </w:t>
      </w:r>
      <w:r w:rsidR="004C1D40">
        <w:rPr>
          <w:rFonts w:eastAsiaTheme="minorEastAsia"/>
          <w:b/>
          <w:bCs/>
          <w:sz w:val="24"/>
          <w:szCs w:val="28"/>
        </w:rPr>
        <w:t xml:space="preserve">(la dimensión de cada cabeza): </w:t>
      </w:r>
      <w:r w:rsidR="004C1D40">
        <w:rPr>
          <w:rFonts w:eastAsiaTheme="minorEastAsia"/>
          <w:sz w:val="24"/>
          <w:szCs w:val="28"/>
        </w:rPr>
        <w:t>empeora la calidad – sugiere que la función de compatibilidad entre Query y Key no es trivial de calcular con pocas dimensiones.</w:t>
      </w:r>
    </w:p>
    <w:p w14:paraId="214A5248" w14:textId="6570E603" w:rsidR="004C1D40" w:rsidRPr="00F51809" w:rsidRDefault="00376999" w:rsidP="008227E5">
      <w:pPr>
        <w:pStyle w:val="Prrafodelista"/>
        <w:numPr>
          <w:ilvl w:val="0"/>
          <w:numId w:val="2"/>
        </w:numPr>
        <w:rPr>
          <w:sz w:val="24"/>
          <w:szCs w:val="28"/>
          <w:highlight w:val="yellow"/>
        </w:rPr>
      </w:pPr>
      <w:r w:rsidRPr="00F51809">
        <w:rPr>
          <w:b/>
          <w:bCs/>
          <w:sz w:val="24"/>
          <w:szCs w:val="28"/>
          <w:highlight w:val="yellow"/>
        </w:rPr>
        <w:t xml:space="preserve">Modelos </w:t>
      </w:r>
      <w:proofErr w:type="spellStart"/>
      <w:r w:rsidRPr="00F51809">
        <w:rPr>
          <w:b/>
          <w:bCs/>
          <w:sz w:val="24"/>
          <w:szCs w:val="28"/>
          <w:highlight w:val="yellow"/>
        </w:rPr>
        <w:t>mas</w:t>
      </w:r>
      <w:proofErr w:type="spellEnd"/>
      <w:r w:rsidRPr="00F51809">
        <w:rPr>
          <w:b/>
          <w:bCs/>
          <w:sz w:val="24"/>
          <w:szCs w:val="28"/>
          <w:highlight w:val="yellow"/>
        </w:rPr>
        <w:t xml:space="preserve"> grandes (</w:t>
      </w:r>
      <w:proofErr w:type="spellStart"/>
      <w:r w:rsidRPr="00F51809">
        <w:rPr>
          <w:sz w:val="24"/>
          <w:szCs w:val="28"/>
          <w:highlight w:val="yellow"/>
        </w:rPr>
        <w:t>mas</w:t>
      </w:r>
      <w:proofErr w:type="spellEnd"/>
      <w:r w:rsidRPr="00F51809">
        <w:rPr>
          <w:sz w:val="24"/>
          <w:szCs w:val="28"/>
          <w:highlight w:val="yellow"/>
        </w:rPr>
        <w:t xml:space="preserve"> capas, mas </w:t>
      </w:r>
      <m:oMath>
        <m:sSub>
          <m:sSubPr>
            <m:ctrlPr>
              <w:rPr>
                <w:rFonts w:ascii="Cambria Math" w:hAnsi="Cambria Math"/>
                <w:sz w:val="24"/>
                <w:szCs w:val="28"/>
                <w:highlight w:val="yellow"/>
              </w:rPr>
            </m:ctrlPr>
          </m:sSubPr>
          <m:e>
            <m:r>
              <w:rPr>
                <w:rFonts w:ascii="Cambria Math" w:hAnsi="Cambria Math"/>
                <w:sz w:val="24"/>
                <w:szCs w:val="28"/>
                <w:highlight w:val="yellow"/>
              </w:rPr>
              <m:t>d</m:t>
            </m:r>
          </m:e>
          <m:sub>
            <m:r>
              <w:rPr>
                <w:rFonts w:ascii="Cambria Math" w:hAnsi="Cambria Math"/>
                <w:sz w:val="24"/>
                <w:szCs w:val="28"/>
                <w:highlight w:val="yellow"/>
              </w:rPr>
              <m:t>model</m:t>
            </m:r>
          </m:sub>
        </m:sSub>
      </m:oMath>
      <w:r w:rsidR="005905B2" w:rsidRPr="00F51809">
        <w:rPr>
          <w:rFonts w:eastAsiaTheme="minorEastAsia"/>
          <w:sz w:val="24"/>
          <w:szCs w:val="28"/>
          <w:highlight w:val="yellow"/>
        </w:rPr>
        <w:t>): mejoran los resultados, como es esperable.</w:t>
      </w:r>
    </w:p>
    <w:p w14:paraId="01D6AD1A" w14:textId="0A70624C" w:rsidR="005905B2" w:rsidRPr="005905B2" w:rsidRDefault="005905B2" w:rsidP="008227E5">
      <w:pPr>
        <w:pStyle w:val="Prrafodelista"/>
        <w:numPr>
          <w:ilvl w:val="0"/>
          <w:numId w:val="2"/>
        </w:numPr>
        <w:rPr>
          <w:sz w:val="24"/>
          <w:szCs w:val="28"/>
        </w:rPr>
      </w:pPr>
      <w:proofErr w:type="spellStart"/>
      <w:r>
        <w:rPr>
          <w:b/>
          <w:bCs/>
          <w:sz w:val="24"/>
          <w:szCs w:val="28"/>
        </w:rPr>
        <w:t>Dropout</w:t>
      </w:r>
      <w:proofErr w:type="spellEnd"/>
      <w:r>
        <w:rPr>
          <w:b/>
          <w:bCs/>
          <w:sz w:val="24"/>
          <w:szCs w:val="28"/>
        </w:rPr>
        <w:t xml:space="preserve">: </w:t>
      </w:r>
      <w:r>
        <w:rPr>
          <w:sz w:val="24"/>
          <w:szCs w:val="28"/>
        </w:rPr>
        <w:t>quitarlo del todo (</w:t>
      </w:r>
      <m:oMath>
        <m:sSub>
          <m:sSubPr>
            <m:ctrlPr>
              <w:rPr>
                <w:rFonts w:ascii="Cambria Math" w:hAnsi="Cambria Math"/>
                <w:sz w:val="24"/>
                <w:szCs w:val="28"/>
              </w:rPr>
            </m:ctrlPr>
          </m:sSubPr>
          <m:e>
            <m:r>
              <w:rPr>
                <w:rFonts w:ascii="Cambria Math" w:hAnsi="Cambria Math"/>
                <w:sz w:val="24"/>
                <w:szCs w:val="28"/>
              </w:rPr>
              <m:t>P</m:t>
            </m:r>
          </m:e>
          <m:sub>
            <m:r>
              <w:rPr>
                <w:rFonts w:ascii="Cambria Math" w:hAnsi="Cambria Math"/>
                <w:sz w:val="24"/>
                <w:szCs w:val="28"/>
              </w:rPr>
              <m:t>drop</m:t>
            </m:r>
          </m:sub>
        </m:sSub>
        <m:r>
          <w:rPr>
            <w:rFonts w:ascii="Cambria Math" w:hAnsi="Cambria Math"/>
            <w:sz w:val="24"/>
            <w:szCs w:val="28"/>
          </w:rPr>
          <m:t>=0</m:t>
        </m:r>
      </m:oMath>
      <w:r>
        <w:rPr>
          <w:rFonts w:eastAsiaTheme="minorEastAsia"/>
          <w:sz w:val="24"/>
          <w:szCs w:val="28"/>
        </w:rPr>
        <w:t>) empeora el resultado por sobreajuste; con demasiado dropout (0.2) también empeora, por quedarse “corto” de capacidad.</w:t>
      </w:r>
    </w:p>
    <w:p w14:paraId="4D9AF8A1" w14:textId="5C3C70D0" w:rsidR="005905B2" w:rsidRDefault="007A15D3" w:rsidP="008227E5">
      <w:pPr>
        <w:pStyle w:val="Prrafodelista"/>
        <w:numPr>
          <w:ilvl w:val="0"/>
          <w:numId w:val="2"/>
        </w:numPr>
        <w:rPr>
          <w:sz w:val="24"/>
          <w:szCs w:val="28"/>
        </w:rPr>
      </w:pPr>
      <w:proofErr w:type="spellStart"/>
      <w:r>
        <w:rPr>
          <w:b/>
          <w:bCs/>
          <w:sz w:val="24"/>
          <w:szCs w:val="28"/>
        </w:rPr>
        <w:t>Positional</w:t>
      </w:r>
      <w:proofErr w:type="spellEnd"/>
      <w:r>
        <w:rPr>
          <w:b/>
          <w:bCs/>
          <w:sz w:val="24"/>
          <w:szCs w:val="28"/>
        </w:rPr>
        <w:t xml:space="preserve"> </w:t>
      </w:r>
      <w:proofErr w:type="spellStart"/>
      <w:r>
        <w:rPr>
          <w:b/>
          <w:bCs/>
          <w:sz w:val="24"/>
          <w:szCs w:val="28"/>
        </w:rPr>
        <w:t>encoding</w:t>
      </w:r>
      <w:proofErr w:type="spellEnd"/>
      <w:r>
        <w:rPr>
          <w:b/>
          <w:bCs/>
          <w:sz w:val="24"/>
          <w:szCs w:val="28"/>
        </w:rPr>
        <w:t xml:space="preserve"> aprendido, en vez de las </w:t>
      </w:r>
      <w:proofErr w:type="spellStart"/>
      <w:r>
        <w:rPr>
          <w:b/>
          <w:bCs/>
          <w:sz w:val="24"/>
          <w:szCs w:val="28"/>
        </w:rPr>
        <w:t>formulas</w:t>
      </w:r>
      <w:proofErr w:type="spellEnd"/>
      <w:r>
        <w:rPr>
          <w:b/>
          <w:bCs/>
          <w:sz w:val="24"/>
          <w:szCs w:val="28"/>
        </w:rPr>
        <w:t xml:space="preserve"> de seno/coseno: </w:t>
      </w:r>
      <w:r>
        <w:rPr>
          <w:sz w:val="24"/>
          <w:szCs w:val="28"/>
        </w:rPr>
        <w:t xml:space="preserve">dio resultados casi idénticos (25.7 vs 25.8) – confirma que la elección especifica de la formula no es </w:t>
      </w:r>
      <w:proofErr w:type="spellStart"/>
      <w:r>
        <w:rPr>
          <w:sz w:val="24"/>
          <w:szCs w:val="28"/>
        </w:rPr>
        <w:t>critica</w:t>
      </w:r>
      <w:proofErr w:type="spellEnd"/>
      <w:r>
        <w:rPr>
          <w:sz w:val="24"/>
          <w:szCs w:val="28"/>
        </w:rPr>
        <w:t>, ambas funcionan parecido.</w:t>
      </w:r>
    </w:p>
    <w:p w14:paraId="1DBF794C" w14:textId="77777777" w:rsidR="007A15D3" w:rsidRPr="007A15D3" w:rsidRDefault="007A15D3" w:rsidP="007A15D3">
      <w:pPr>
        <w:rPr>
          <w:sz w:val="24"/>
          <w:szCs w:val="28"/>
        </w:rPr>
      </w:pPr>
    </w:p>
    <w:p w14:paraId="26FAA019" w14:textId="62716637" w:rsidR="00F51809" w:rsidRDefault="00F51809" w:rsidP="00F51809">
      <w:pPr>
        <w:pStyle w:val="Ttulo3"/>
        <w:rPr>
          <w:rFonts w:cs="Arial"/>
          <w:b/>
          <w:bCs/>
          <w:sz w:val="24"/>
          <w:szCs w:val="24"/>
        </w:rPr>
      </w:pPr>
      <w:bookmarkStart w:id="66" w:name="_Toc243791155"/>
      <w:r w:rsidRPr="00E9220F">
        <w:rPr>
          <w:rFonts w:cs="Arial"/>
          <w:b/>
          <w:bCs/>
          <w:sz w:val="24"/>
          <w:szCs w:val="24"/>
          <w:highlight w:val="yellow"/>
        </w:rPr>
        <w:t xml:space="preserve">1.12.10: </w:t>
      </w:r>
      <w:r w:rsidR="00E9220F" w:rsidRPr="00E9220F">
        <w:rPr>
          <w:rFonts w:cs="Arial"/>
          <w:b/>
          <w:bCs/>
          <w:sz w:val="24"/>
          <w:szCs w:val="24"/>
          <w:highlight w:val="yellow"/>
        </w:rPr>
        <w:t xml:space="preserve">Los números concretos de este </w:t>
      </w:r>
      <w:proofErr w:type="spellStart"/>
      <w:proofErr w:type="gramStart"/>
      <w:r w:rsidR="00E9220F" w:rsidRPr="00E9220F">
        <w:rPr>
          <w:rFonts w:cs="Arial"/>
          <w:b/>
          <w:bCs/>
          <w:sz w:val="24"/>
          <w:szCs w:val="24"/>
          <w:highlight w:val="yellow"/>
        </w:rPr>
        <w:t>paper</w:t>
      </w:r>
      <w:proofErr w:type="spellEnd"/>
      <w:proofErr w:type="gramEnd"/>
      <w:r w:rsidR="00E9220F" w:rsidRPr="00E9220F">
        <w:rPr>
          <w:rFonts w:cs="Arial"/>
          <w:b/>
          <w:bCs/>
          <w:sz w:val="24"/>
          <w:szCs w:val="24"/>
          <w:highlight w:val="yellow"/>
        </w:rPr>
        <w:t xml:space="preserve"> especifico</w:t>
      </w:r>
      <w:r w:rsidR="007F2D2D">
        <w:rPr>
          <w:rFonts w:cs="Arial"/>
          <w:b/>
          <w:bCs/>
          <w:sz w:val="24"/>
          <w:szCs w:val="24"/>
        </w:rPr>
        <w:t xml:space="preserve"> + Lo que quedo suelto: que usa realmente GPT (investigado)</w:t>
      </w:r>
      <w:r w:rsidR="00E94303">
        <w:rPr>
          <w:rFonts w:cs="Arial"/>
          <w:b/>
          <w:bCs/>
          <w:sz w:val="24"/>
          <w:szCs w:val="24"/>
        </w:rPr>
        <w:t xml:space="preserve"> + Por que se llama “</w:t>
      </w:r>
      <w:proofErr w:type="spellStart"/>
      <w:r w:rsidR="00E94303">
        <w:rPr>
          <w:rFonts w:cs="Arial"/>
          <w:b/>
          <w:bCs/>
          <w:sz w:val="24"/>
          <w:szCs w:val="24"/>
        </w:rPr>
        <w:t>decorder-only</w:t>
      </w:r>
      <w:proofErr w:type="spellEnd"/>
      <w:r w:rsidR="00E94303">
        <w:rPr>
          <w:rFonts w:cs="Arial"/>
          <w:b/>
          <w:bCs/>
          <w:sz w:val="24"/>
          <w:szCs w:val="24"/>
        </w:rPr>
        <w:t>”</w:t>
      </w:r>
      <w:bookmarkEnd w:id="66"/>
    </w:p>
    <w:tbl>
      <w:tblPr>
        <w:tblStyle w:val="Tablaconcuadrcula4-nfasis4"/>
        <w:tblW w:w="0" w:type="auto"/>
        <w:tblLook w:val="04A0" w:firstRow="1" w:lastRow="0" w:firstColumn="1" w:lastColumn="0" w:noHBand="0" w:noVBand="1"/>
      </w:tblPr>
      <w:tblGrid>
        <w:gridCol w:w="5395"/>
        <w:gridCol w:w="5395"/>
      </w:tblGrid>
      <w:tr w:rsidR="00530FF0" w14:paraId="29B2D57C" w14:textId="77777777" w:rsidTr="00530F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011C66D" w14:textId="16A7441E" w:rsidR="00530FF0" w:rsidRPr="00530FF0" w:rsidRDefault="00530FF0" w:rsidP="00E9220F">
            <w:proofErr w:type="spellStart"/>
            <w:r>
              <w:t>Parametro</w:t>
            </w:r>
            <w:proofErr w:type="spellEnd"/>
            <w:r>
              <w:tab/>
            </w:r>
          </w:p>
        </w:tc>
        <w:tc>
          <w:tcPr>
            <w:tcW w:w="5395" w:type="dxa"/>
          </w:tcPr>
          <w:p w14:paraId="44F5EDDB" w14:textId="30FD7879" w:rsidR="00530FF0" w:rsidRPr="00530FF0" w:rsidRDefault="00530FF0" w:rsidP="00E9220F">
            <w:pPr>
              <w:cnfStyle w:val="100000000000" w:firstRow="1" w:lastRow="0" w:firstColumn="0" w:lastColumn="0" w:oddVBand="0" w:evenVBand="0" w:oddHBand="0" w:evenHBand="0" w:firstRowFirstColumn="0" w:firstRowLastColumn="0" w:lastRowFirstColumn="0" w:lastRowLastColumn="0"/>
            </w:pPr>
            <w:r w:rsidRPr="00530FF0">
              <w:t>Valor</w:t>
            </w:r>
          </w:p>
        </w:tc>
      </w:tr>
      <w:tr w:rsidR="00530FF0" w14:paraId="4E3377EC" w14:textId="77777777" w:rsidTr="00530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CB4BEE0" w14:textId="63997102" w:rsidR="00530FF0" w:rsidRPr="0099409E" w:rsidRDefault="0099409E" w:rsidP="00E9220F">
            <w:pPr>
              <w:rPr>
                <w:b w:val="0"/>
                <w:bCs w:val="0"/>
              </w:rPr>
            </w:pPr>
            <w:r w:rsidRPr="0099409E">
              <w:rPr>
                <w:b w:val="0"/>
                <w:bCs w:val="0"/>
              </w:rPr>
              <w:t>Capas (</w:t>
            </w:r>
            <w:proofErr w:type="spellStart"/>
            <w:r w:rsidRPr="0099409E">
              <w:rPr>
                <w:b w:val="0"/>
                <w:bCs w:val="0"/>
              </w:rPr>
              <w:t>encoder</w:t>
            </w:r>
            <w:proofErr w:type="spellEnd"/>
            <w:r w:rsidRPr="0099409E">
              <w:rPr>
                <w:b w:val="0"/>
                <w:bCs w:val="0"/>
              </w:rPr>
              <w:t xml:space="preserve"> y </w:t>
            </w:r>
            <w:proofErr w:type="spellStart"/>
            <w:r w:rsidRPr="0099409E">
              <w:rPr>
                <w:b w:val="0"/>
                <w:bCs w:val="0"/>
              </w:rPr>
              <w:t>decoder</w:t>
            </w:r>
            <w:proofErr w:type="spellEnd"/>
            <w:r w:rsidRPr="0099409E">
              <w:rPr>
                <w:b w:val="0"/>
                <w:bCs w:val="0"/>
              </w:rPr>
              <w:t>)</w:t>
            </w:r>
          </w:p>
        </w:tc>
        <w:tc>
          <w:tcPr>
            <w:tcW w:w="5395" w:type="dxa"/>
          </w:tcPr>
          <w:p w14:paraId="4D0B867E" w14:textId="0F349A2A" w:rsidR="00530FF0" w:rsidRDefault="0099409E" w:rsidP="00E9220F">
            <w:pPr>
              <w:cnfStyle w:val="000000100000" w:firstRow="0" w:lastRow="0" w:firstColumn="0" w:lastColumn="0" w:oddVBand="0" w:evenVBand="0" w:oddHBand="1" w:evenHBand="0" w:firstRowFirstColumn="0" w:firstRowLastColumn="0" w:lastRowFirstColumn="0" w:lastRowLastColumn="0"/>
            </w:pPr>
            <w:r w:rsidRPr="0099409E">
              <w:t>6 cada uno</w:t>
            </w:r>
          </w:p>
        </w:tc>
      </w:tr>
      <w:tr w:rsidR="0099409E" w14:paraId="70E3DE36" w14:textId="77777777" w:rsidTr="00530FF0">
        <w:tc>
          <w:tcPr>
            <w:cnfStyle w:val="001000000000" w:firstRow="0" w:lastRow="0" w:firstColumn="1" w:lastColumn="0" w:oddVBand="0" w:evenVBand="0" w:oddHBand="0" w:evenHBand="0" w:firstRowFirstColumn="0" w:firstRowLastColumn="0" w:lastRowFirstColumn="0" w:lastRowLastColumn="0"/>
            <w:tcW w:w="5395" w:type="dxa"/>
          </w:tcPr>
          <w:p w14:paraId="57D749E8" w14:textId="41529340" w:rsidR="0099409E" w:rsidRPr="0099409E" w:rsidRDefault="0099409E" w:rsidP="00E9220F">
            <w:pPr>
              <w:rPr>
                <w:b w:val="0"/>
                <w:bCs w:val="0"/>
              </w:rPr>
            </w:pPr>
            <w:r w:rsidRPr="0099409E">
              <w:rPr>
                <w:b w:val="0"/>
                <w:bCs w:val="0"/>
              </w:rPr>
              <w:t>Dimensión del modelo (</w:t>
            </w:r>
            <w:proofErr w:type="spellStart"/>
            <w:r w:rsidRPr="0099409E">
              <w:t>d_model</w:t>
            </w:r>
            <w:proofErr w:type="spellEnd"/>
            <w:r w:rsidRPr="0099409E">
              <w:rPr>
                <w:b w:val="0"/>
                <w:bCs w:val="0"/>
              </w:rPr>
              <w:t>)</w:t>
            </w:r>
          </w:p>
        </w:tc>
        <w:tc>
          <w:tcPr>
            <w:tcW w:w="5395" w:type="dxa"/>
          </w:tcPr>
          <w:p w14:paraId="793B3EC4" w14:textId="06B564F6" w:rsidR="0099409E" w:rsidRPr="0099409E" w:rsidRDefault="0099409E" w:rsidP="00E9220F">
            <w:pPr>
              <w:cnfStyle w:val="000000000000" w:firstRow="0" w:lastRow="0" w:firstColumn="0" w:lastColumn="0" w:oddVBand="0" w:evenVBand="0" w:oddHBand="0" w:evenHBand="0" w:firstRowFirstColumn="0" w:firstRowLastColumn="0" w:lastRowFirstColumn="0" w:lastRowLastColumn="0"/>
            </w:pPr>
            <w:r>
              <w:t>512</w:t>
            </w:r>
          </w:p>
        </w:tc>
      </w:tr>
      <w:tr w:rsidR="0099409E" w14:paraId="0A25408A" w14:textId="77777777" w:rsidTr="00530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1B58D60" w14:textId="69E61F3F" w:rsidR="0099409E" w:rsidRPr="0099409E" w:rsidRDefault="0099409E" w:rsidP="00E9220F">
            <w:r>
              <w:rPr>
                <w:b w:val="0"/>
                <w:bCs w:val="0"/>
              </w:rPr>
              <w:t xml:space="preserve">Cabezas de </w:t>
            </w:r>
            <w:proofErr w:type="spellStart"/>
            <w:r>
              <w:rPr>
                <w:b w:val="0"/>
                <w:bCs w:val="0"/>
              </w:rPr>
              <w:t>atentcion</w:t>
            </w:r>
            <w:proofErr w:type="spellEnd"/>
            <w:r>
              <w:rPr>
                <w:b w:val="0"/>
                <w:bCs w:val="0"/>
              </w:rPr>
              <w:t xml:space="preserve"> (</w:t>
            </w:r>
            <w:r>
              <w:t>h)</w:t>
            </w:r>
          </w:p>
        </w:tc>
        <w:tc>
          <w:tcPr>
            <w:tcW w:w="5395" w:type="dxa"/>
          </w:tcPr>
          <w:p w14:paraId="2CFD3D4B" w14:textId="192DF8B7" w:rsidR="0099409E" w:rsidRDefault="00045578" w:rsidP="00E9220F">
            <w:pPr>
              <w:cnfStyle w:val="000000100000" w:firstRow="0" w:lastRow="0" w:firstColumn="0" w:lastColumn="0" w:oddVBand="0" w:evenVBand="0" w:oddHBand="1" w:evenHBand="0" w:firstRowFirstColumn="0" w:firstRowLastColumn="0" w:lastRowFirstColumn="0" w:lastRowLastColumn="0"/>
            </w:pPr>
            <w:r>
              <w:t>8</w:t>
            </w:r>
          </w:p>
        </w:tc>
      </w:tr>
      <w:tr w:rsidR="00045578" w14:paraId="1CA4B59C" w14:textId="77777777" w:rsidTr="00530FF0">
        <w:tc>
          <w:tcPr>
            <w:cnfStyle w:val="001000000000" w:firstRow="0" w:lastRow="0" w:firstColumn="1" w:lastColumn="0" w:oddVBand="0" w:evenVBand="0" w:oddHBand="0" w:evenHBand="0" w:firstRowFirstColumn="0" w:firstRowLastColumn="0" w:lastRowFirstColumn="0" w:lastRowLastColumn="0"/>
            <w:tcW w:w="5395" w:type="dxa"/>
          </w:tcPr>
          <w:p w14:paraId="1CA5DE62" w14:textId="017BB339" w:rsidR="00045578" w:rsidRPr="00045578" w:rsidRDefault="00045578" w:rsidP="00E9220F">
            <w:pPr>
              <w:rPr>
                <w:b w:val="0"/>
                <w:bCs w:val="0"/>
              </w:rPr>
            </w:pPr>
            <w:proofErr w:type="spellStart"/>
            <w:r>
              <w:rPr>
                <w:b w:val="0"/>
                <w:bCs w:val="0"/>
              </w:rPr>
              <w:t>Dimension</w:t>
            </w:r>
            <w:proofErr w:type="spellEnd"/>
            <w:r>
              <w:rPr>
                <w:b w:val="0"/>
                <w:bCs w:val="0"/>
              </w:rPr>
              <w:t xml:space="preserve"> de cada cabeza (</w:t>
            </w:r>
            <w:proofErr w:type="spellStart"/>
            <w:proofErr w:type="gramStart"/>
            <w:r>
              <w:t>dk,dv</w:t>
            </w:r>
            <w:proofErr w:type="spellEnd"/>
            <w:proofErr w:type="gramEnd"/>
            <w:r>
              <w:t>)</w:t>
            </w:r>
          </w:p>
        </w:tc>
        <w:tc>
          <w:tcPr>
            <w:tcW w:w="5395" w:type="dxa"/>
          </w:tcPr>
          <w:p w14:paraId="22511BD0" w14:textId="2440027F" w:rsidR="00045578" w:rsidRDefault="00045578" w:rsidP="00E9220F">
            <w:pPr>
              <w:cnfStyle w:val="000000000000" w:firstRow="0" w:lastRow="0" w:firstColumn="0" w:lastColumn="0" w:oddVBand="0" w:evenVBand="0" w:oddHBand="0" w:evenHBand="0" w:firstRowFirstColumn="0" w:firstRowLastColumn="0" w:lastRowFirstColumn="0" w:lastRowLastColumn="0"/>
            </w:pPr>
            <w:r>
              <w:t>64</w:t>
            </w:r>
          </w:p>
        </w:tc>
      </w:tr>
      <w:tr w:rsidR="00045578" w14:paraId="43110738" w14:textId="77777777" w:rsidTr="00530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B78EA0E" w14:textId="534DF843" w:rsidR="00045578" w:rsidRDefault="00045578" w:rsidP="00E9220F">
            <w:pPr>
              <w:rPr>
                <w:b w:val="0"/>
                <w:bCs w:val="0"/>
              </w:rPr>
            </w:pPr>
            <w:proofErr w:type="spellStart"/>
            <w:r>
              <w:rPr>
                <w:b w:val="0"/>
                <w:bCs w:val="0"/>
              </w:rPr>
              <w:t>Dimension</w:t>
            </w:r>
            <w:proofErr w:type="spellEnd"/>
            <w:r>
              <w:rPr>
                <w:b w:val="0"/>
                <w:bCs w:val="0"/>
              </w:rPr>
              <w:t xml:space="preserve"> interna del </w:t>
            </w:r>
            <w:proofErr w:type="spellStart"/>
            <w:r>
              <w:rPr>
                <w:b w:val="0"/>
                <w:bCs w:val="0"/>
              </w:rPr>
              <w:t>feed</w:t>
            </w:r>
            <w:proofErr w:type="spellEnd"/>
            <w:r>
              <w:rPr>
                <w:b w:val="0"/>
                <w:bCs w:val="0"/>
              </w:rPr>
              <w:t>-forward</w:t>
            </w:r>
          </w:p>
        </w:tc>
        <w:tc>
          <w:tcPr>
            <w:tcW w:w="5395" w:type="dxa"/>
          </w:tcPr>
          <w:p w14:paraId="78B7ED21" w14:textId="2A3964B4" w:rsidR="00045578" w:rsidRDefault="00045578" w:rsidP="00E9220F">
            <w:pPr>
              <w:cnfStyle w:val="000000100000" w:firstRow="0" w:lastRow="0" w:firstColumn="0" w:lastColumn="0" w:oddVBand="0" w:evenVBand="0" w:oddHBand="1" w:evenHBand="0" w:firstRowFirstColumn="0" w:firstRowLastColumn="0" w:lastRowFirstColumn="0" w:lastRowLastColumn="0"/>
            </w:pPr>
            <w:r>
              <w:t>2048</w:t>
            </w:r>
          </w:p>
        </w:tc>
      </w:tr>
      <w:tr w:rsidR="00045578" w14:paraId="77316B4C" w14:textId="77777777" w:rsidTr="00530FF0">
        <w:tc>
          <w:tcPr>
            <w:cnfStyle w:val="001000000000" w:firstRow="0" w:lastRow="0" w:firstColumn="1" w:lastColumn="0" w:oddVBand="0" w:evenVBand="0" w:oddHBand="0" w:evenHBand="0" w:firstRowFirstColumn="0" w:firstRowLastColumn="0" w:lastRowFirstColumn="0" w:lastRowLastColumn="0"/>
            <w:tcW w:w="5395" w:type="dxa"/>
          </w:tcPr>
          <w:p w14:paraId="2F807E58" w14:textId="2F36EAA3" w:rsidR="00045578" w:rsidRDefault="00045578" w:rsidP="00E9220F">
            <w:pPr>
              <w:rPr>
                <w:b w:val="0"/>
                <w:bCs w:val="0"/>
              </w:rPr>
            </w:pPr>
            <w:r>
              <w:rPr>
                <w:b w:val="0"/>
                <w:bCs w:val="0"/>
              </w:rPr>
              <w:t>Parámetros totales (modelo base)</w:t>
            </w:r>
          </w:p>
        </w:tc>
        <w:tc>
          <w:tcPr>
            <w:tcW w:w="5395" w:type="dxa"/>
          </w:tcPr>
          <w:p w14:paraId="6F7BB090" w14:textId="7679BD9F" w:rsidR="00045578" w:rsidRDefault="00045578" w:rsidP="00E9220F">
            <w:pPr>
              <w:cnfStyle w:val="000000000000" w:firstRow="0" w:lastRow="0" w:firstColumn="0" w:lastColumn="0" w:oddVBand="0" w:evenVBand="0" w:oddHBand="0" w:evenHBand="0" w:firstRowFirstColumn="0" w:firstRowLastColumn="0" w:lastRowFirstColumn="0" w:lastRowLastColumn="0"/>
            </w:pPr>
            <w:r>
              <w:t>65 millones</w:t>
            </w:r>
          </w:p>
        </w:tc>
      </w:tr>
      <w:tr w:rsidR="00045578" w14:paraId="69B1EA31" w14:textId="77777777" w:rsidTr="00530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8EE1743" w14:textId="3E01D5A7" w:rsidR="00045578" w:rsidRDefault="00045578" w:rsidP="00E9220F">
            <w:pPr>
              <w:rPr>
                <w:b w:val="0"/>
                <w:bCs w:val="0"/>
              </w:rPr>
            </w:pPr>
            <w:r>
              <w:rPr>
                <w:b w:val="0"/>
                <w:bCs w:val="0"/>
              </w:rPr>
              <w:t>Tiempo de entrenamiento</w:t>
            </w:r>
          </w:p>
        </w:tc>
        <w:tc>
          <w:tcPr>
            <w:tcW w:w="5395" w:type="dxa"/>
          </w:tcPr>
          <w:p w14:paraId="50FF3570" w14:textId="4D22FA36" w:rsidR="00045578" w:rsidRDefault="00045578" w:rsidP="00E9220F">
            <w:pPr>
              <w:cnfStyle w:val="000000100000" w:firstRow="0" w:lastRow="0" w:firstColumn="0" w:lastColumn="0" w:oddVBand="0" w:evenVBand="0" w:oddHBand="1" w:evenHBand="0" w:firstRowFirstColumn="0" w:firstRowLastColumn="0" w:lastRowFirstColumn="0" w:lastRowLastColumn="0"/>
            </w:pPr>
            <w:r>
              <w:t>12 horas, en 8 GPUS</w:t>
            </w:r>
          </w:p>
        </w:tc>
      </w:tr>
      <w:tr w:rsidR="00045578" w14:paraId="3EF46E9B" w14:textId="77777777" w:rsidTr="00530FF0">
        <w:tc>
          <w:tcPr>
            <w:cnfStyle w:val="001000000000" w:firstRow="0" w:lastRow="0" w:firstColumn="1" w:lastColumn="0" w:oddVBand="0" w:evenVBand="0" w:oddHBand="0" w:evenHBand="0" w:firstRowFirstColumn="0" w:firstRowLastColumn="0" w:lastRowFirstColumn="0" w:lastRowLastColumn="0"/>
            <w:tcW w:w="5395" w:type="dxa"/>
          </w:tcPr>
          <w:p w14:paraId="5DA8454A" w14:textId="5DD41136" w:rsidR="00045578" w:rsidRDefault="00045578" w:rsidP="00E9220F">
            <w:pPr>
              <w:rPr>
                <w:b w:val="0"/>
                <w:bCs w:val="0"/>
              </w:rPr>
            </w:pPr>
            <w:r>
              <w:rPr>
                <w:b w:val="0"/>
                <w:bCs w:val="0"/>
              </w:rPr>
              <w:t>Resultado real (BLEU, ingles -&gt; alemán)</w:t>
            </w:r>
          </w:p>
        </w:tc>
        <w:tc>
          <w:tcPr>
            <w:tcW w:w="5395" w:type="dxa"/>
          </w:tcPr>
          <w:p w14:paraId="1B76FDD4" w14:textId="423230F2" w:rsidR="00045578" w:rsidRDefault="00306FD2" w:rsidP="00E9220F">
            <w:pPr>
              <w:cnfStyle w:val="000000000000" w:firstRow="0" w:lastRow="0" w:firstColumn="0" w:lastColumn="0" w:oddVBand="0" w:evenVBand="0" w:oddHBand="0" w:evenHBand="0" w:firstRowFirstColumn="0" w:firstRowLastColumn="0" w:lastRowFirstColumn="0" w:lastRowLastColumn="0"/>
            </w:pPr>
            <w:r>
              <w:t>27.3 (modelo base) / 28.4 (modelo grande) – nuevo estado del arte en 2017</w:t>
            </w:r>
          </w:p>
        </w:tc>
      </w:tr>
    </w:tbl>
    <w:p w14:paraId="2E89052E" w14:textId="77777777" w:rsidR="00E9220F" w:rsidRPr="00E9220F" w:rsidRDefault="00E9220F" w:rsidP="00E9220F"/>
    <w:p w14:paraId="660515C3" w14:textId="77777777" w:rsidR="007F2D2D" w:rsidRPr="007F2D2D" w:rsidRDefault="007F2D2D" w:rsidP="007F2D2D">
      <w:r w:rsidRPr="007F2D2D">
        <w:t xml:space="preserve">Para tener perspectiva: este modelo "chico" de 65 millones de parámetros es </w:t>
      </w:r>
      <w:r w:rsidRPr="007F2D2D">
        <w:rPr>
          <w:b/>
          <w:bCs/>
        </w:rPr>
        <w:t>minúsculo</w:t>
      </w:r>
      <w:r w:rsidRPr="007F2D2D">
        <w:t xml:space="preserve"> comparado con los modelos actuales (GPT-5, Claude) que tienen cientos de miles de millones o billones de parámetros — pero el mecanismo de atención en sí sigue siendo esencialmente el mismo.</w:t>
      </w:r>
    </w:p>
    <w:p w14:paraId="600A9144" w14:textId="77777777" w:rsidR="007E2400" w:rsidRPr="007E2400" w:rsidRDefault="007E2400" w:rsidP="007E2400">
      <w:pPr>
        <w:rPr>
          <w:b/>
          <w:bCs/>
          <w:sz w:val="24"/>
          <w:szCs w:val="28"/>
        </w:rPr>
      </w:pPr>
      <w:r w:rsidRPr="007E2400">
        <w:rPr>
          <w:b/>
          <w:bCs/>
          <w:sz w:val="24"/>
          <w:szCs w:val="28"/>
          <w:highlight w:val="yellow"/>
        </w:rPr>
        <w:t>Lo que quedó suelto: qué usa realmente GPT (investigado)</w:t>
      </w:r>
    </w:p>
    <w:p w14:paraId="75D9861E" w14:textId="6D7CC0A4" w:rsidR="00916BF8" w:rsidRDefault="007E2400" w:rsidP="00742468">
      <w:r w:rsidRPr="007E2400">
        <w:t xml:space="preserve">El </w:t>
      </w:r>
      <w:proofErr w:type="spellStart"/>
      <w:proofErr w:type="gramStart"/>
      <w:r w:rsidRPr="007E2400">
        <w:t>paper</w:t>
      </w:r>
      <w:proofErr w:type="spellEnd"/>
      <w:proofErr w:type="gramEnd"/>
      <w:r w:rsidRPr="007E2400">
        <w:t xml:space="preserve"> de 2017 describe la arquitectura </w:t>
      </w:r>
      <w:r w:rsidRPr="007E2400">
        <w:rPr>
          <w:b/>
          <w:bCs/>
        </w:rPr>
        <w:t>completa</w:t>
      </w:r>
      <w:r w:rsidRPr="007E2400">
        <w:t xml:space="preserve"> que acabamos de recorrer — </w:t>
      </w:r>
      <w:proofErr w:type="spellStart"/>
      <w:r w:rsidRPr="007E2400">
        <w:t>Encoder</w:t>
      </w:r>
      <w:proofErr w:type="spellEnd"/>
      <w:r w:rsidRPr="007E2400">
        <w:t xml:space="preserve"> + </w:t>
      </w:r>
      <w:proofErr w:type="spellStart"/>
      <w:r w:rsidRPr="007E2400">
        <w:t>Decoder</w:t>
      </w:r>
      <w:proofErr w:type="spellEnd"/>
      <w:r w:rsidRPr="007E2400">
        <w:t xml:space="preserve"> + Cross-</w:t>
      </w:r>
      <w:proofErr w:type="spellStart"/>
      <w:r w:rsidRPr="007E2400">
        <w:t>Attention</w:t>
      </w:r>
      <w:proofErr w:type="spellEnd"/>
      <w:r w:rsidRPr="007E2400">
        <w:t xml:space="preserve">, pensada específicamente para </w:t>
      </w:r>
      <w:r w:rsidRPr="007E2400">
        <w:rPr>
          <w:b/>
          <w:bCs/>
        </w:rPr>
        <w:t>traducción</w:t>
      </w:r>
      <w:r w:rsidRPr="007E2400">
        <w:t xml:space="preserve"> (</w:t>
      </w:r>
      <w:proofErr w:type="spellStart"/>
      <w:r w:rsidRPr="007E2400">
        <w:t>Encoder</w:t>
      </w:r>
      <w:proofErr w:type="spellEnd"/>
      <w:r w:rsidRPr="007E2400">
        <w:t xml:space="preserve"> lee una oración en un idioma, </w:t>
      </w:r>
      <w:proofErr w:type="spellStart"/>
      <w:r w:rsidRPr="007E2400">
        <w:t>Decoder</w:t>
      </w:r>
      <w:proofErr w:type="spellEnd"/>
      <w:r w:rsidRPr="007E2400">
        <w:t xml:space="preserve"> genera la traducción en otro).</w:t>
      </w:r>
      <w:r w:rsidR="00CD59D8">
        <w:t xml:space="preserve"> Pero </w:t>
      </w:r>
      <w:r w:rsidR="00CD59D8">
        <w:rPr>
          <w:b/>
          <w:bCs/>
        </w:rPr>
        <w:t xml:space="preserve">GPT no usa esta arquitectura completa – </w:t>
      </w:r>
      <w:r w:rsidR="00CD59D8">
        <w:t>usa solo una parte, con modificaciones. Esto es clave para no quedarse con una idea incompleta.</w:t>
      </w:r>
    </w:p>
    <w:p w14:paraId="11A9D4E1" w14:textId="77777777" w:rsidR="00CD59D8" w:rsidRPr="00CD59D8" w:rsidRDefault="00CD59D8" w:rsidP="00CD59D8">
      <w:pPr>
        <w:rPr>
          <w:b/>
          <w:bCs/>
          <w:sz w:val="24"/>
          <w:szCs w:val="28"/>
        </w:rPr>
      </w:pPr>
      <w:r w:rsidRPr="00CD59D8">
        <w:rPr>
          <w:b/>
          <w:bCs/>
          <w:sz w:val="24"/>
          <w:szCs w:val="28"/>
          <w:highlight w:val="yellow"/>
        </w:rPr>
        <w:t>GPT es "</w:t>
      </w:r>
      <w:proofErr w:type="spellStart"/>
      <w:r w:rsidRPr="00CD59D8">
        <w:rPr>
          <w:b/>
          <w:bCs/>
          <w:sz w:val="24"/>
          <w:szCs w:val="28"/>
          <w:highlight w:val="yellow"/>
        </w:rPr>
        <w:t>decoder-only</w:t>
      </w:r>
      <w:proofErr w:type="spellEnd"/>
      <w:r w:rsidRPr="00CD59D8">
        <w:rPr>
          <w:b/>
          <w:bCs/>
          <w:sz w:val="24"/>
          <w:szCs w:val="28"/>
          <w:highlight w:val="yellow"/>
        </w:rPr>
        <w:t>" (solo decodificador)</w:t>
      </w:r>
    </w:p>
    <w:p w14:paraId="583FA07A" w14:textId="30258171" w:rsidR="00CD59D8" w:rsidRDefault="00DF587C" w:rsidP="00742468">
      <w:r w:rsidRPr="00DF587C">
        <w:t>Confirmado con múltiples fuentes técnicas: a partir de GPT-1 (2018),</w:t>
      </w:r>
      <w:r>
        <w:t xml:space="preserve"> </w:t>
      </w:r>
      <w:proofErr w:type="spellStart"/>
      <w:r>
        <w:t>OpenAI</w:t>
      </w:r>
      <w:proofErr w:type="spellEnd"/>
      <w:r>
        <w:t xml:space="preserve"> tomo </w:t>
      </w:r>
      <w:r>
        <w:rPr>
          <w:b/>
          <w:bCs/>
        </w:rPr>
        <w:t xml:space="preserve">solo el </w:t>
      </w:r>
      <w:proofErr w:type="spellStart"/>
      <w:r>
        <w:rPr>
          <w:b/>
          <w:bCs/>
        </w:rPr>
        <w:t>decoder</w:t>
      </w:r>
      <w:proofErr w:type="spellEnd"/>
      <w:r>
        <w:rPr>
          <w:b/>
          <w:bCs/>
        </w:rPr>
        <w:t xml:space="preserve"> </w:t>
      </w:r>
      <w:r>
        <w:t xml:space="preserve">del </w:t>
      </w:r>
      <w:proofErr w:type="spellStart"/>
      <w:r>
        <w:t>transformer</w:t>
      </w:r>
      <w:proofErr w:type="spellEnd"/>
      <w:r>
        <w:t xml:space="preserve"> original, y le saco la parte de </w:t>
      </w:r>
      <w:r>
        <w:rPr>
          <w:b/>
          <w:bCs/>
        </w:rPr>
        <w:t>Cross-</w:t>
      </w:r>
      <w:proofErr w:type="spellStart"/>
      <w:r>
        <w:rPr>
          <w:b/>
          <w:bCs/>
        </w:rPr>
        <w:t>Attention</w:t>
      </w:r>
      <w:proofErr w:type="spellEnd"/>
      <w:r>
        <w:rPr>
          <w:b/>
          <w:bCs/>
        </w:rPr>
        <w:t xml:space="preserve"> – </w:t>
      </w:r>
      <w:r>
        <w:t xml:space="preserve">porque GPT no necesita “traducir” de una secuencia a otra, solo necesita </w:t>
      </w:r>
      <w:r>
        <w:rPr>
          <w:b/>
          <w:bCs/>
        </w:rPr>
        <w:t xml:space="preserve">continuar </w:t>
      </w:r>
      <w:r>
        <w:t>una única secuencia de texto en el mismo idioma.</w:t>
      </w:r>
    </w:p>
    <w:p w14:paraId="1A469132" w14:textId="1DA98A6B" w:rsidR="00DF587C" w:rsidRDefault="00E94303" w:rsidP="00742468">
      <w:r w:rsidRPr="00E94303">
        <w:rPr>
          <w:noProof/>
        </w:rPr>
        <w:drawing>
          <wp:inline distT="0" distB="0" distL="0" distR="0" wp14:anchorId="0C2FE0E6" wp14:editId="21BD0ADE">
            <wp:extent cx="5191125" cy="2056093"/>
            <wp:effectExtent l="19050" t="19050" r="9525" b="20955"/>
            <wp:docPr id="1908720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20209" name=""/>
                    <pic:cNvPicPr/>
                  </pic:nvPicPr>
                  <pic:blipFill>
                    <a:blip r:embed="rId434"/>
                    <a:stretch>
                      <a:fillRect/>
                    </a:stretch>
                  </pic:blipFill>
                  <pic:spPr>
                    <a:xfrm>
                      <a:off x="0" y="0"/>
                      <a:ext cx="5196050" cy="2058044"/>
                    </a:xfrm>
                    <a:prstGeom prst="rect">
                      <a:avLst/>
                    </a:prstGeom>
                    <a:ln w="19050">
                      <a:solidFill>
                        <a:schemeClr val="tx1"/>
                      </a:solidFill>
                    </a:ln>
                  </pic:spPr>
                </pic:pic>
              </a:graphicData>
            </a:graphic>
          </wp:inline>
        </w:drawing>
      </w:r>
    </w:p>
    <w:p w14:paraId="2639AF62" w14:textId="77777777" w:rsidR="00E94303" w:rsidRPr="00E94303" w:rsidRDefault="00E94303" w:rsidP="00E94303">
      <w:pPr>
        <w:rPr>
          <w:b/>
          <w:bCs/>
          <w:sz w:val="24"/>
          <w:szCs w:val="28"/>
        </w:rPr>
      </w:pPr>
      <w:r w:rsidRPr="00E94303">
        <w:rPr>
          <w:b/>
          <w:bCs/>
          <w:sz w:val="24"/>
          <w:szCs w:val="28"/>
          <w:highlight w:val="yellow"/>
        </w:rPr>
        <w:t>Por qué se llama "</w:t>
      </w:r>
      <w:proofErr w:type="spellStart"/>
      <w:r w:rsidRPr="00E94303">
        <w:rPr>
          <w:b/>
          <w:bCs/>
          <w:sz w:val="24"/>
          <w:szCs w:val="28"/>
          <w:highlight w:val="yellow"/>
        </w:rPr>
        <w:t>decoder-only</w:t>
      </w:r>
      <w:proofErr w:type="spellEnd"/>
      <w:r w:rsidRPr="00E94303">
        <w:rPr>
          <w:b/>
          <w:bCs/>
          <w:sz w:val="24"/>
          <w:szCs w:val="28"/>
          <w:highlight w:val="yellow"/>
        </w:rPr>
        <w:t>" aunque el nombre confunda un poco</w:t>
      </w:r>
    </w:p>
    <w:p w14:paraId="5F404129" w14:textId="77777777" w:rsidR="001B7DA1" w:rsidRPr="001B7DA1" w:rsidRDefault="001B7DA1" w:rsidP="001B7DA1">
      <w:r w:rsidRPr="001B7DA1">
        <w:t xml:space="preserve">Una fuente lo aclara bien: la etiqueta es un poco engañosa — GPT no "decodifica" la salida de ningún </w:t>
      </w:r>
      <w:proofErr w:type="spellStart"/>
      <w:r w:rsidRPr="001B7DA1">
        <w:t>encoder</w:t>
      </w:r>
      <w:proofErr w:type="spellEnd"/>
      <w:r w:rsidRPr="001B7DA1">
        <w:t xml:space="preserve"> separado, simplemente lee y genera texto dentro de un mismo flujo continuo de tokens. Un nombre más preciso sería "</w:t>
      </w:r>
      <w:proofErr w:type="spellStart"/>
      <w:r w:rsidRPr="001B7DA1">
        <w:t>transformer</w:t>
      </w:r>
      <w:proofErr w:type="spellEnd"/>
      <w:r w:rsidRPr="001B7DA1">
        <w:t xml:space="preserve"> autorregresivo", pero el nombre "</w:t>
      </w:r>
      <w:proofErr w:type="spellStart"/>
      <w:r w:rsidRPr="001B7DA1">
        <w:t>decoder-only</w:t>
      </w:r>
      <w:proofErr w:type="spellEnd"/>
      <w:r w:rsidRPr="001B7DA1">
        <w:t>" quedó fijado por convención histórica.</w:t>
      </w:r>
    </w:p>
    <w:p w14:paraId="7F26BC80" w14:textId="77777777" w:rsidR="00E94303" w:rsidRDefault="00E94303" w:rsidP="00742468"/>
    <w:p w14:paraId="065F5C23" w14:textId="77777777" w:rsidR="004C1971" w:rsidRPr="004C1971" w:rsidRDefault="004C1971" w:rsidP="004C1971">
      <w:pPr>
        <w:rPr>
          <w:b/>
          <w:bCs/>
          <w:sz w:val="24"/>
          <w:szCs w:val="28"/>
        </w:rPr>
      </w:pPr>
      <w:r w:rsidRPr="004C1971">
        <w:rPr>
          <w:b/>
          <w:bCs/>
          <w:sz w:val="24"/>
          <w:szCs w:val="28"/>
          <w:highlight w:val="yellow"/>
        </w:rPr>
        <w:lastRenderedPageBreak/>
        <w:t>Por qué esta simplificación ganó (y se volvió el estándar)</w:t>
      </w:r>
    </w:p>
    <w:p w14:paraId="3176D294" w14:textId="77777777" w:rsidR="004C1971" w:rsidRPr="004C1971" w:rsidRDefault="004C1971" w:rsidP="004C1971">
      <w:r w:rsidRPr="004C1971">
        <w:t xml:space="preserve">Confirmado en varias fuentes: la arquitectura </w:t>
      </w:r>
      <w:proofErr w:type="spellStart"/>
      <w:r w:rsidRPr="004C1971">
        <w:t>decoder-only</w:t>
      </w:r>
      <w:proofErr w:type="spellEnd"/>
      <w:r w:rsidRPr="004C1971">
        <w:t xml:space="preserve"> terminó </w:t>
      </w:r>
      <w:r w:rsidRPr="004C1971">
        <w:rPr>
          <w:b/>
          <w:bCs/>
        </w:rPr>
        <w:t>desplazando</w:t>
      </w:r>
      <w:r w:rsidRPr="004C1971">
        <w:t xml:space="preserve"> a la arquitectura completa </w:t>
      </w:r>
      <w:proofErr w:type="spellStart"/>
      <w:r w:rsidRPr="004C1971">
        <w:t>encoder-decoder</w:t>
      </w:r>
      <w:proofErr w:type="spellEnd"/>
      <w:r w:rsidRPr="004C1971">
        <w:t xml:space="preserve"> para la mayoría de los usos, por razones prácticas:</w:t>
      </w:r>
    </w:p>
    <w:p w14:paraId="41E4F41A" w14:textId="0C954F84" w:rsidR="0065155B" w:rsidRPr="0065155B" w:rsidRDefault="0065155B" w:rsidP="0065155B">
      <w:pPr>
        <w:pStyle w:val="Prrafodelista"/>
        <w:numPr>
          <w:ilvl w:val="0"/>
          <w:numId w:val="2"/>
        </w:numPr>
      </w:pPr>
      <w:r w:rsidRPr="0065155B">
        <w:rPr>
          <w:b/>
          <w:bCs/>
        </w:rPr>
        <w:t>Unificación</w:t>
      </w:r>
      <w:r w:rsidRPr="0065155B">
        <w:t>: cualquier tarea se puede plantear como "continuar este texto" — no hace falta diseñar una entrada y salida separadas</w:t>
      </w:r>
    </w:p>
    <w:p w14:paraId="0775598C" w14:textId="55740E34" w:rsidR="0065155B" w:rsidRPr="0065155B" w:rsidRDefault="0065155B" w:rsidP="0065155B">
      <w:pPr>
        <w:pStyle w:val="Prrafodelista"/>
        <w:numPr>
          <w:ilvl w:val="0"/>
          <w:numId w:val="2"/>
        </w:numPr>
      </w:pPr>
      <w:r w:rsidRPr="0065155B">
        <w:rPr>
          <w:b/>
          <w:bCs/>
        </w:rPr>
        <w:t>Escala más eficiente</w:t>
      </w:r>
      <w:r w:rsidRPr="0065155B">
        <w:t>: una sola pila, no dos — más simple de entrenar a tamaños enormes</w:t>
      </w:r>
    </w:p>
    <w:p w14:paraId="313D58A5" w14:textId="3A648691" w:rsidR="004C1971" w:rsidRDefault="0065155B" w:rsidP="0065155B">
      <w:pPr>
        <w:pStyle w:val="Prrafodelista"/>
        <w:numPr>
          <w:ilvl w:val="0"/>
          <w:numId w:val="2"/>
        </w:numPr>
      </w:pPr>
      <w:r w:rsidRPr="0065155B">
        <w:rPr>
          <w:b/>
          <w:bCs/>
        </w:rPr>
        <w:t>El entrenamiento en paralelo sigue funcionando</w:t>
      </w:r>
      <w:r w:rsidRPr="0065155B">
        <w:t xml:space="preserve">: gracias al </w:t>
      </w:r>
      <w:proofErr w:type="spellStart"/>
      <w:r w:rsidRPr="0065155B">
        <w:t>masking</w:t>
      </w:r>
      <w:proofErr w:type="spellEnd"/>
      <w:r w:rsidRPr="0065155B">
        <w:t xml:space="preserve"> causal, cada predicción de "siguiente token" solo mira hacia atrás, así que todas las posiciones de una secuencia se pueden entrenar a la vez</w:t>
      </w:r>
    </w:p>
    <w:p w14:paraId="5A015162" w14:textId="77777777" w:rsidR="0065155B" w:rsidRPr="0065155B" w:rsidRDefault="0065155B" w:rsidP="0065155B">
      <w:pPr>
        <w:rPr>
          <w:b/>
          <w:bCs/>
          <w:sz w:val="24"/>
          <w:szCs w:val="28"/>
        </w:rPr>
      </w:pPr>
      <w:r w:rsidRPr="0065155B">
        <w:rPr>
          <w:b/>
          <w:bCs/>
          <w:sz w:val="24"/>
          <w:szCs w:val="28"/>
          <w:highlight w:val="yellow"/>
        </w:rPr>
        <w:t>Dónde quedó la arquitectura completa (</w:t>
      </w:r>
      <w:proofErr w:type="spellStart"/>
      <w:r w:rsidRPr="0065155B">
        <w:rPr>
          <w:b/>
          <w:bCs/>
          <w:sz w:val="24"/>
          <w:szCs w:val="28"/>
          <w:highlight w:val="yellow"/>
        </w:rPr>
        <w:t>encoder-decoder</w:t>
      </w:r>
      <w:proofErr w:type="spellEnd"/>
      <w:r w:rsidRPr="0065155B">
        <w:rPr>
          <w:b/>
          <w:bCs/>
          <w:sz w:val="24"/>
          <w:szCs w:val="28"/>
          <w:highlight w:val="yellow"/>
        </w:rPr>
        <w:t>)</w:t>
      </w:r>
    </w:p>
    <w:p w14:paraId="31F28B50" w14:textId="72859C6F" w:rsidR="00E94303" w:rsidRDefault="0065155B" w:rsidP="00742468">
      <w:r>
        <w:t xml:space="preserve">No desapareció – sigue siendo la mejor opción para tareas </w:t>
      </w:r>
      <w:proofErr w:type="spellStart"/>
      <w:r>
        <w:t>especificas</w:t>
      </w:r>
      <w:proofErr w:type="spellEnd"/>
      <w:r>
        <w:t xml:space="preserve"> de “traducir una cosa en otra”, exactamente el caso de uso que recorrimos en este documento (o</w:t>
      </w:r>
      <w:r w:rsidR="00F53F46">
        <w:t xml:space="preserve"> resumir un texto largo a uno corto). El ejemplo </w:t>
      </w:r>
      <w:proofErr w:type="spellStart"/>
      <w:r w:rsidR="00F53F46">
        <w:t>mas</w:t>
      </w:r>
      <w:proofErr w:type="spellEnd"/>
      <w:r w:rsidR="00F53F46">
        <w:t xml:space="preserve"> conocido es </w:t>
      </w:r>
      <w:r w:rsidR="00F53F46">
        <w:rPr>
          <w:b/>
          <w:bCs/>
        </w:rPr>
        <w:t xml:space="preserve">T5 </w:t>
      </w:r>
      <w:r w:rsidR="00F53F46">
        <w:t>de Google, que si usa la arquitectura completa con Cross-</w:t>
      </w:r>
      <w:proofErr w:type="spellStart"/>
      <w:r w:rsidR="00F53F46">
        <w:t>Attention</w:t>
      </w:r>
      <w:proofErr w:type="spellEnd"/>
      <w:r w:rsidR="00F53F46">
        <w:t>.</w:t>
      </w:r>
    </w:p>
    <w:p w14:paraId="3A2C6D35" w14:textId="77777777" w:rsidR="00505A7B" w:rsidRPr="00505A7B" w:rsidRDefault="00505A7B" w:rsidP="00505A7B">
      <w:pPr>
        <w:rPr>
          <w:b/>
          <w:bCs/>
          <w:sz w:val="24"/>
          <w:szCs w:val="28"/>
        </w:rPr>
      </w:pPr>
      <w:r w:rsidRPr="00505A7B">
        <w:rPr>
          <w:b/>
          <w:bCs/>
          <w:sz w:val="24"/>
          <w:szCs w:val="28"/>
          <w:highlight w:val="yellow"/>
        </w:rPr>
        <w:t>Y el otro lado: los modelos "</w:t>
      </w:r>
      <w:proofErr w:type="spellStart"/>
      <w:r w:rsidRPr="00505A7B">
        <w:rPr>
          <w:b/>
          <w:bCs/>
          <w:sz w:val="24"/>
          <w:szCs w:val="28"/>
          <w:highlight w:val="yellow"/>
        </w:rPr>
        <w:t>encoder-only</w:t>
      </w:r>
      <w:proofErr w:type="spellEnd"/>
      <w:r w:rsidRPr="00505A7B">
        <w:rPr>
          <w:b/>
          <w:bCs/>
          <w:sz w:val="24"/>
          <w:szCs w:val="28"/>
          <w:highlight w:val="yellow"/>
        </w:rPr>
        <w:t>"</w:t>
      </w:r>
    </w:p>
    <w:p w14:paraId="5E3FF9A7" w14:textId="58831DF7" w:rsidR="00505A7B" w:rsidRDefault="00E85102" w:rsidP="00742468">
      <w:proofErr w:type="spellStart"/>
      <w:r>
        <w:t>Tambien</w:t>
      </w:r>
      <w:proofErr w:type="spellEnd"/>
      <w:r>
        <w:t xml:space="preserve"> existe una tercera variante, que </w:t>
      </w:r>
      <w:r>
        <w:rPr>
          <w:b/>
          <w:bCs/>
        </w:rPr>
        <w:t xml:space="preserve">no genera texto – </w:t>
      </w:r>
      <w:r>
        <w:t xml:space="preserve">se usa para </w:t>
      </w:r>
      <w:r>
        <w:rPr>
          <w:b/>
          <w:bCs/>
        </w:rPr>
        <w:t xml:space="preserve">entender/clasificar </w:t>
      </w:r>
      <w:r>
        <w:t xml:space="preserve">texto (por ejemplo, análisis de </w:t>
      </w:r>
      <w:r w:rsidR="00AE3F93">
        <w:t xml:space="preserve">sentimiento, búsqueda). El ejemplo </w:t>
      </w:r>
      <w:proofErr w:type="spellStart"/>
      <w:r w:rsidR="00AE3F93">
        <w:t>mas</w:t>
      </w:r>
      <w:proofErr w:type="spellEnd"/>
      <w:r w:rsidR="00AE3F93">
        <w:t xml:space="preserve"> conocido es </w:t>
      </w:r>
      <w:r w:rsidR="00AE3F93">
        <w:rPr>
          <w:b/>
          <w:bCs/>
        </w:rPr>
        <w:t>BERT (</w:t>
      </w:r>
      <w:r w:rsidR="00AE3F93">
        <w:t>Google, 2019).</w:t>
      </w:r>
    </w:p>
    <w:p w14:paraId="4FEA4307" w14:textId="77777777" w:rsidR="00AE3F93" w:rsidRPr="00AE3F93" w:rsidRDefault="00AE3F93" w:rsidP="00AE3F93">
      <w:pPr>
        <w:rPr>
          <w:b/>
          <w:bCs/>
          <w:sz w:val="24"/>
          <w:szCs w:val="28"/>
        </w:rPr>
      </w:pPr>
      <w:r w:rsidRPr="00AE3F93">
        <w:rPr>
          <w:b/>
          <w:bCs/>
          <w:sz w:val="24"/>
          <w:szCs w:val="28"/>
          <w:highlight w:val="yellow"/>
        </w:rPr>
        <w:t xml:space="preserve">Resumen de las 3 variantes que nacieron del mismo </w:t>
      </w:r>
      <w:proofErr w:type="spellStart"/>
      <w:r w:rsidRPr="00AE3F93">
        <w:rPr>
          <w:b/>
          <w:bCs/>
          <w:sz w:val="24"/>
          <w:szCs w:val="28"/>
          <w:highlight w:val="yellow"/>
        </w:rPr>
        <w:t>paper</w:t>
      </w:r>
      <w:proofErr w:type="spellEnd"/>
    </w:p>
    <w:tbl>
      <w:tblPr>
        <w:tblStyle w:val="Tablaconcuadrcula"/>
        <w:tblW w:w="0" w:type="auto"/>
        <w:tblLook w:val="04A0" w:firstRow="1" w:lastRow="0" w:firstColumn="1" w:lastColumn="0" w:noHBand="0" w:noVBand="1"/>
      </w:tblPr>
      <w:tblGrid>
        <w:gridCol w:w="2697"/>
        <w:gridCol w:w="2697"/>
        <w:gridCol w:w="2698"/>
        <w:gridCol w:w="2698"/>
      </w:tblGrid>
      <w:tr w:rsidR="00AE3F93" w14:paraId="2D88756C" w14:textId="77777777" w:rsidTr="00AE3F93">
        <w:tc>
          <w:tcPr>
            <w:tcW w:w="2697" w:type="dxa"/>
          </w:tcPr>
          <w:p w14:paraId="6D2A5CD6" w14:textId="36216E0A" w:rsidR="00AE3F93" w:rsidRPr="00AE3F93" w:rsidRDefault="00AE3F93" w:rsidP="00742468">
            <w:pPr>
              <w:rPr>
                <w:b/>
                <w:bCs/>
              </w:rPr>
            </w:pPr>
            <w:r>
              <w:rPr>
                <w:b/>
                <w:bCs/>
              </w:rPr>
              <w:t>Variante</w:t>
            </w:r>
          </w:p>
        </w:tc>
        <w:tc>
          <w:tcPr>
            <w:tcW w:w="2697" w:type="dxa"/>
          </w:tcPr>
          <w:p w14:paraId="0D386080" w14:textId="17BA5D46" w:rsidR="00AE3F93" w:rsidRPr="00AE3F93" w:rsidRDefault="00AE3F93" w:rsidP="00742468">
            <w:pPr>
              <w:rPr>
                <w:b/>
                <w:bCs/>
              </w:rPr>
            </w:pPr>
            <w:r>
              <w:rPr>
                <w:b/>
                <w:bCs/>
              </w:rPr>
              <w:t>Usa</w:t>
            </w:r>
          </w:p>
        </w:tc>
        <w:tc>
          <w:tcPr>
            <w:tcW w:w="2698" w:type="dxa"/>
          </w:tcPr>
          <w:p w14:paraId="46DAD190" w14:textId="10C8BBE5" w:rsidR="00AE3F93" w:rsidRPr="00AE3F93" w:rsidRDefault="00AE3F93" w:rsidP="00742468">
            <w:pPr>
              <w:rPr>
                <w:b/>
                <w:bCs/>
              </w:rPr>
            </w:pPr>
            <w:r>
              <w:rPr>
                <w:b/>
                <w:bCs/>
              </w:rPr>
              <w:t>Para que sirve</w:t>
            </w:r>
          </w:p>
        </w:tc>
        <w:tc>
          <w:tcPr>
            <w:tcW w:w="2698" w:type="dxa"/>
          </w:tcPr>
          <w:p w14:paraId="53A64A97" w14:textId="08E556D0" w:rsidR="00AE3F93" w:rsidRPr="00AE3F93" w:rsidRDefault="00AE3F93" w:rsidP="00742468">
            <w:pPr>
              <w:rPr>
                <w:b/>
                <w:bCs/>
              </w:rPr>
            </w:pPr>
            <w:r>
              <w:rPr>
                <w:b/>
                <w:bCs/>
              </w:rPr>
              <w:t>Ejemplo</w:t>
            </w:r>
          </w:p>
        </w:tc>
      </w:tr>
      <w:tr w:rsidR="00AE3F93" w14:paraId="2F7ABCEC" w14:textId="77777777" w:rsidTr="00AE3F93">
        <w:tc>
          <w:tcPr>
            <w:tcW w:w="2697" w:type="dxa"/>
          </w:tcPr>
          <w:p w14:paraId="670D7FA8" w14:textId="064D824B" w:rsidR="00AE3F93" w:rsidRPr="00AE3F93" w:rsidRDefault="00AE3F93" w:rsidP="00742468">
            <w:pPr>
              <w:rPr>
                <w:b/>
                <w:bCs/>
              </w:rPr>
            </w:pPr>
            <w:proofErr w:type="spellStart"/>
            <w:r>
              <w:rPr>
                <w:b/>
                <w:bCs/>
              </w:rPr>
              <w:t>Encoder-only</w:t>
            </w:r>
            <w:proofErr w:type="spellEnd"/>
          </w:p>
        </w:tc>
        <w:tc>
          <w:tcPr>
            <w:tcW w:w="2697" w:type="dxa"/>
          </w:tcPr>
          <w:p w14:paraId="0BE73E8E" w14:textId="4102D31F" w:rsidR="00AE3F93" w:rsidRPr="00AE3F93" w:rsidRDefault="00AE3F93" w:rsidP="00742468">
            <w:r>
              <w:t>Solo la mitad “</w:t>
            </w:r>
            <w:proofErr w:type="spellStart"/>
            <w:r>
              <w:t>encoder</w:t>
            </w:r>
            <w:proofErr w:type="spellEnd"/>
            <w:r>
              <w:t>”</w:t>
            </w:r>
          </w:p>
        </w:tc>
        <w:tc>
          <w:tcPr>
            <w:tcW w:w="2698" w:type="dxa"/>
          </w:tcPr>
          <w:p w14:paraId="41577DFD" w14:textId="7F10187F" w:rsidR="00AE3F93" w:rsidRDefault="00AE3F93" w:rsidP="00742468">
            <w:r>
              <w:t>Entender</w:t>
            </w:r>
            <w:r w:rsidR="005C30FB">
              <w:t>/</w:t>
            </w:r>
            <w:r w:rsidR="008352C5">
              <w:t>clasificar texto</w:t>
            </w:r>
          </w:p>
        </w:tc>
        <w:tc>
          <w:tcPr>
            <w:tcW w:w="2698" w:type="dxa"/>
          </w:tcPr>
          <w:p w14:paraId="548939C9" w14:textId="743F4EF7" w:rsidR="00AE3F93" w:rsidRDefault="008352C5" w:rsidP="00742468">
            <w:r>
              <w:t>BERT</w:t>
            </w:r>
          </w:p>
        </w:tc>
      </w:tr>
      <w:tr w:rsidR="00AE3F93" w14:paraId="496F01DF" w14:textId="77777777" w:rsidTr="00AE3F93">
        <w:tc>
          <w:tcPr>
            <w:tcW w:w="2697" w:type="dxa"/>
          </w:tcPr>
          <w:p w14:paraId="12AE689A" w14:textId="29A29409" w:rsidR="00AE3F93" w:rsidRPr="00164184" w:rsidRDefault="00164184" w:rsidP="00742468">
            <w:pPr>
              <w:rPr>
                <w:b/>
                <w:bCs/>
              </w:rPr>
            </w:pPr>
            <w:proofErr w:type="spellStart"/>
            <w:r w:rsidRPr="00164184">
              <w:rPr>
                <w:b/>
                <w:bCs/>
              </w:rPr>
              <w:t>Decoder-only</w:t>
            </w:r>
            <w:proofErr w:type="spellEnd"/>
          </w:p>
        </w:tc>
        <w:tc>
          <w:tcPr>
            <w:tcW w:w="2697" w:type="dxa"/>
          </w:tcPr>
          <w:p w14:paraId="47EF9EA2" w14:textId="499AE187" w:rsidR="00AE3F93" w:rsidRDefault="00164184" w:rsidP="00742468">
            <w:r>
              <w:t>Solo la mitad “</w:t>
            </w:r>
            <w:proofErr w:type="spellStart"/>
            <w:r>
              <w:t>decoder</w:t>
            </w:r>
            <w:proofErr w:type="spellEnd"/>
            <w:r>
              <w:t>”, sin Cross-</w:t>
            </w:r>
            <w:proofErr w:type="spellStart"/>
            <w:r>
              <w:t>Attention</w:t>
            </w:r>
            <w:proofErr w:type="spellEnd"/>
          </w:p>
        </w:tc>
        <w:tc>
          <w:tcPr>
            <w:tcW w:w="2698" w:type="dxa"/>
          </w:tcPr>
          <w:p w14:paraId="4EA579A7" w14:textId="2EF68B6E" w:rsidR="00AE3F93" w:rsidRDefault="00164184" w:rsidP="00742468">
            <w:r>
              <w:t>Generar texto</w:t>
            </w:r>
          </w:p>
        </w:tc>
        <w:tc>
          <w:tcPr>
            <w:tcW w:w="2698" w:type="dxa"/>
          </w:tcPr>
          <w:p w14:paraId="3D38DC7A" w14:textId="50FEF26E" w:rsidR="00AE3F93" w:rsidRDefault="00164184" w:rsidP="00742468">
            <w:r w:rsidRPr="00164184">
              <w:t xml:space="preserve">GPT, Claude, Llama, Gemini, Qwen — prácticamente todos los </w:t>
            </w:r>
            <w:proofErr w:type="spellStart"/>
            <w:r w:rsidRPr="00164184">
              <w:t>LLMs</w:t>
            </w:r>
            <w:proofErr w:type="spellEnd"/>
            <w:r w:rsidRPr="00164184">
              <w:t xml:space="preserve"> modernos</w:t>
            </w:r>
          </w:p>
        </w:tc>
      </w:tr>
      <w:tr w:rsidR="00AE3F93" w14:paraId="0EED5050" w14:textId="77777777" w:rsidTr="00AE3F93">
        <w:tc>
          <w:tcPr>
            <w:tcW w:w="2697" w:type="dxa"/>
          </w:tcPr>
          <w:p w14:paraId="42A7A1C7" w14:textId="40A05CA4" w:rsidR="00AE3F93" w:rsidRDefault="001937F3" w:rsidP="00742468">
            <w:proofErr w:type="spellStart"/>
            <w:r w:rsidRPr="001937F3">
              <w:rPr>
                <w:b/>
                <w:bCs/>
              </w:rPr>
              <w:t>Encoder-Decoder</w:t>
            </w:r>
            <w:proofErr w:type="spellEnd"/>
            <w:r w:rsidRPr="001937F3">
              <w:t xml:space="preserve"> (completo, el que explica este documento)</w:t>
            </w:r>
          </w:p>
        </w:tc>
        <w:tc>
          <w:tcPr>
            <w:tcW w:w="2697" w:type="dxa"/>
          </w:tcPr>
          <w:p w14:paraId="33F619FF" w14:textId="1DCE83D9" w:rsidR="00AE3F93" w:rsidRDefault="001937F3" w:rsidP="00742468">
            <w:r w:rsidRPr="001937F3">
              <w:t>Las dos mitades, con Cross-</w:t>
            </w:r>
            <w:proofErr w:type="spellStart"/>
            <w:r w:rsidRPr="001937F3">
              <w:t>Attention</w:t>
            </w:r>
            <w:proofErr w:type="spellEnd"/>
          </w:p>
        </w:tc>
        <w:tc>
          <w:tcPr>
            <w:tcW w:w="2698" w:type="dxa"/>
          </w:tcPr>
          <w:p w14:paraId="03502927" w14:textId="2138FDC0" w:rsidR="00AE3F93" w:rsidRDefault="001937F3" w:rsidP="00742468">
            <w:r w:rsidRPr="001937F3">
              <w:t>Traducción, tareas de "transformar" un texto en otro</w:t>
            </w:r>
          </w:p>
        </w:tc>
        <w:tc>
          <w:tcPr>
            <w:tcW w:w="2698" w:type="dxa"/>
          </w:tcPr>
          <w:p w14:paraId="354764A8" w14:textId="7C5788F4" w:rsidR="00AE3F93" w:rsidRDefault="001937F3" w:rsidP="00742468">
            <w:r w:rsidRPr="001937F3">
              <w:t xml:space="preserve">T5, BART, y el propio </w:t>
            </w:r>
            <w:proofErr w:type="spellStart"/>
            <w:r w:rsidRPr="001937F3">
              <w:t>paper</w:t>
            </w:r>
            <w:proofErr w:type="spellEnd"/>
            <w:r w:rsidRPr="001937F3">
              <w:t xml:space="preserve"> original</w:t>
            </w:r>
          </w:p>
        </w:tc>
      </w:tr>
    </w:tbl>
    <w:p w14:paraId="51ADBD9B" w14:textId="77777777" w:rsidR="00AE3F93" w:rsidRDefault="00AE3F93" w:rsidP="00742468"/>
    <w:p w14:paraId="0DF18221" w14:textId="77777777" w:rsidR="001937F3" w:rsidRDefault="001937F3" w:rsidP="00742468"/>
    <w:p w14:paraId="4FC9456F" w14:textId="77798179" w:rsidR="001937F3" w:rsidRDefault="001937F3">
      <w:r>
        <w:br w:type="page"/>
      </w:r>
    </w:p>
    <w:p w14:paraId="52E9DE0E" w14:textId="3D482C2C" w:rsidR="001937F3" w:rsidRPr="00040C8A" w:rsidRDefault="001937F3" w:rsidP="001937F3">
      <w:pPr>
        <w:pStyle w:val="Ttulo3"/>
        <w:rPr>
          <w:rFonts w:cs="Arial"/>
          <w:b/>
          <w:bCs/>
          <w:sz w:val="24"/>
          <w:szCs w:val="24"/>
        </w:rPr>
      </w:pPr>
      <w:bookmarkStart w:id="67" w:name="_Toc243791156"/>
      <w:r w:rsidRPr="00040C8A">
        <w:rPr>
          <w:rFonts w:cs="Arial"/>
          <w:b/>
          <w:bCs/>
          <w:sz w:val="24"/>
          <w:szCs w:val="24"/>
          <w:highlight w:val="yellow"/>
        </w:rPr>
        <w:lastRenderedPageBreak/>
        <w:t>1.12.11: Conclusión: qué parte de "</w:t>
      </w:r>
      <w:proofErr w:type="spellStart"/>
      <w:r w:rsidRPr="00040C8A">
        <w:rPr>
          <w:rFonts w:cs="Arial"/>
          <w:b/>
          <w:bCs/>
          <w:sz w:val="24"/>
          <w:szCs w:val="24"/>
          <w:highlight w:val="yellow"/>
        </w:rPr>
        <w:t>Attention</w:t>
      </w:r>
      <w:proofErr w:type="spellEnd"/>
      <w:r w:rsidRPr="00040C8A">
        <w:rPr>
          <w:rFonts w:cs="Arial"/>
          <w:b/>
          <w:bCs/>
          <w:sz w:val="24"/>
          <w:szCs w:val="24"/>
          <w:highlight w:val="yellow"/>
        </w:rPr>
        <w:t xml:space="preserve"> </w:t>
      </w:r>
      <w:proofErr w:type="spellStart"/>
      <w:r w:rsidRPr="00040C8A">
        <w:rPr>
          <w:rFonts w:cs="Arial"/>
          <w:b/>
          <w:bCs/>
          <w:sz w:val="24"/>
          <w:szCs w:val="24"/>
          <w:highlight w:val="yellow"/>
        </w:rPr>
        <w:t>Is</w:t>
      </w:r>
      <w:proofErr w:type="spellEnd"/>
      <w:r w:rsidRPr="00040C8A">
        <w:rPr>
          <w:rFonts w:cs="Arial"/>
          <w:b/>
          <w:bCs/>
          <w:sz w:val="24"/>
          <w:szCs w:val="24"/>
          <w:highlight w:val="yellow"/>
        </w:rPr>
        <w:t xml:space="preserve"> </w:t>
      </w:r>
      <w:proofErr w:type="spellStart"/>
      <w:r w:rsidRPr="00040C8A">
        <w:rPr>
          <w:rFonts w:cs="Arial"/>
          <w:b/>
          <w:bCs/>
          <w:sz w:val="24"/>
          <w:szCs w:val="24"/>
          <w:highlight w:val="yellow"/>
        </w:rPr>
        <w:t>All</w:t>
      </w:r>
      <w:proofErr w:type="spellEnd"/>
      <w:r w:rsidRPr="00040C8A">
        <w:rPr>
          <w:rFonts w:cs="Arial"/>
          <w:b/>
          <w:bCs/>
          <w:sz w:val="24"/>
          <w:szCs w:val="24"/>
          <w:highlight w:val="yellow"/>
        </w:rPr>
        <w:t xml:space="preserve"> You Need" seguís usando hoy</w:t>
      </w:r>
      <w:r w:rsidR="00040C8A" w:rsidRPr="00040C8A">
        <w:rPr>
          <w:rFonts w:cs="Arial"/>
          <w:b/>
          <w:bCs/>
          <w:sz w:val="24"/>
          <w:szCs w:val="24"/>
          <w:highlight w:val="yellow"/>
        </w:rPr>
        <w:t xml:space="preserve"> + La conclusión del propio </w:t>
      </w:r>
      <w:proofErr w:type="spellStart"/>
      <w:r w:rsidR="00040C8A" w:rsidRPr="00040C8A">
        <w:rPr>
          <w:rFonts w:cs="Arial"/>
          <w:b/>
          <w:bCs/>
          <w:sz w:val="24"/>
          <w:szCs w:val="24"/>
          <w:highlight w:val="yellow"/>
        </w:rPr>
        <w:t>paper</w:t>
      </w:r>
      <w:proofErr w:type="spellEnd"/>
      <w:r w:rsidR="00040C8A" w:rsidRPr="00040C8A">
        <w:rPr>
          <w:rFonts w:cs="Arial"/>
          <w:b/>
          <w:bCs/>
          <w:sz w:val="24"/>
          <w:szCs w:val="24"/>
          <w:highlight w:val="yellow"/>
        </w:rPr>
        <w:t xml:space="preserve"> (</w:t>
      </w:r>
      <w:proofErr w:type="spellStart"/>
      <w:r w:rsidR="00040C8A" w:rsidRPr="00040C8A">
        <w:rPr>
          <w:rFonts w:cs="Arial"/>
          <w:b/>
          <w:bCs/>
          <w:sz w:val="24"/>
          <w:szCs w:val="24"/>
          <w:highlight w:val="yellow"/>
        </w:rPr>
        <w:t>Seccion</w:t>
      </w:r>
      <w:proofErr w:type="spellEnd"/>
      <w:r w:rsidR="00040C8A" w:rsidRPr="00040C8A">
        <w:rPr>
          <w:rFonts w:cs="Arial"/>
          <w:b/>
          <w:bCs/>
          <w:sz w:val="24"/>
          <w:szCs w:val="24"/>
          <w:highlight w:val="yellow"/>
        </w:rPr>
        <w:t xml:space="preserve"> 7)</w:t>
      </w:r>
      <w:bookmarkEnd w:id="67"/>
    </w:p>
    <w:p w14:paraId="6471C3F0" w14:textId="77777777" w:rsidR="00224C1F" w:rsidRPr="00224C1F" w:rsidRDefault="00224C1F" w:rsidP="00224C1F">
      <w:pPr>
        <w:pBdr>
          <w:bottom w:val="single" w:sz="6" w:space="1" w:color="auto"/>
        </w:pBdr>
      </w:pPr>
      <w:r w:rsidRPr="00224C1F">
        <w:t xml:space="preserve">Cuando </w:t>
      </w:r>
      <w:proofErr w:type="spellStart"/>
      <w:r w:rsidRPr="00224C1F">
        <w:t>usás</w:t>
      </w:r>
      <w:proofErr w:type="spellEnd"/>
      <w:r w:rsidRPr="00224C1F">
        <w:t xml:space="preserve"> GPT-5, Claude o Gemini, </w:t>
      </w:r>
      <w:r w:rsidRPr="00224C1F">
        <w:rPr>
          <w:b/>
          <w:bCs/>
        </w:rPr>
        <w:t>seguís usando exactamente el mismo mecanismo central</w:t>
      </w:r>
      <w:r w:rsidRPr="00224C1F">
        <w:t xml:space="preserve"> que describe el </w:t>
      </w:r>
      <w:proofErr w:type="spellStart"/>
      <w:proofErr w:type="gramStart"/>
      <w:r w:rsidRPr="00224C1F">
        <w:t>paper</w:t>
      </w:r>
      <w:proofErr w:type="spellEnd"/>
      <w:proofErr w:type="gramEnd"/>
      <w:r w:rsidRPr="00224C1F">
        <w:t xml:space="preserve"> de 2017 y que recorrimos en este documento — el Self-</w:t>
      </w:r>
      <w:proofErr w:type="spellStart"/>
      <w:r w:rsidRPr="00224C1F">
        <w:t>Attention</w:t>
      </w:r>
      <w:proofErr w:type="spellEnd"/>
      <w:r w:rsidRPr="00224C1F">
        <w:t xml:space="preserve">, el Multi-Head </w:t>
      </w:r>
      <w:proofErr w:type="spellStart"/>
      <w:r w:rsidRPr="00224C1F">
        <w:t>Attention</w:t>
      </w:r>
      <w:proofErr w:type="spellEnd"/>
      <w:r w:rsidRPr="00224C1F">
        <w:t xml:space="preserve">, el </w:t>
      </w:r>
      <w:proofErr w:type="spellStart"/>
      <w:r w:rsidRPr="00224C1F">
        <w:t>Feed</w:t>
      </w:r>
      <w:proofErr w:type="spellEnd"/>
      <w:r w:rsidRPr="00224C1F">
        <w:t xml:space="preserve">-Forward, el Residual + Layer Norm. Lo único que cambió es que se </w:t>
      </w:r>
      <w:r w:rsidRPr="00224C1F">
        <w:rPr>
          <w:b/>
          <w:bCs/>
        </w:rPr>
        <w:t>descartó la mitad "</w:t>
      </w:r>
      <w:proofErr w:type="spellStart"/>
      <w:r w:rsidRPr="00224C1F">
        <w:rPr>
          <w:b/>
          <w:bCs/>
        </w:rPr>
        <w:t>Encoder</w:t>
      </w:r>
      <w:proofErr w:type="spellEnd"/>
      <w:r w:rsidRPr="00224C1F">
        <w:rPr>
          <w:b/>
          <w:bCs/>
        </w:rPr>
        <w:t>" y el Cross-</w:t>
      </w:r>
      <w:proofErr w:type="spellStart"/>
      <w:r w:rsidRPr="00224C1F">
        <w:rPr>
          <w:b/>
          <w:bCs/>
        </w:rPr>
        <w:t>Attention</w:t>
      </w:r>
      <w:proofErr w:type="spellEnd"/>
      <w:r w:rsidRPr="00224C1F">
        <w:t xml:space="preserve"> de la arquitectura, quedándose solo con el </w:t>
      </w:r>
      <w:proofErr w:type="spellStart"/>
      <w:r w:rsidRPr="00224C1F">
        <w:t>Decoder</w:t>
      </w:r>
      <w:proofErr w:type="spellEnd"/>
      <w:r w:rsidRPr="00224C1F">
        <w:t xml:space="preserve"> (con su Self-</w:t>
      </w:r>
      <w:proofErr w:type="spellStart"/>
      <w:r w:rsidRPr="00224C1F">
        <w:t>Attention</w:t>
      </w:r>
      <w:proofErr w:type="spellEnd"/>
      <w:r w:rsidRPr="00224C1F">
        <w:t xml:space="preserve"> enmascarada), porque resultó ser la forma más simple y escalable de resolver la tarea que estos modelos realmente hacen: predecir la siguiente palabra, una y otra vez, en un único flujo continuo de texto — en vez de traducir entre dos secuencias distintas, como sí hace el modelo completo que explicamos acá, fiel al </w:t>
      </w:r>
      <w:proofErr w:type="spellStart"/>
      <w:r w:rsidRPr="00224C1F">
        <w:t>paper</w:t>
      </w:r>
      <w:proofErr w:type="spellEnd"/>
      <w:r w:rsidRPr="00224C1F">
        <w:t xml:space="preserve"> original.</w:t>
      </w:r>
    </w:p>
    <w:p w14:paraId="6FB71F8D" w14:textId="77777777" w:rsidR="005F3535" w:rsidRPr="005F3535" w:rsidRDefault="005F3535" w:rsidP="005F3535">
      <w:pPr>
        <w:rPr>
          <w:b/>
          <w:bCs/>
          <w:sz w:val="24"/>
          <w:szCs w:val="28"/>
        </w:rPr>
      </w:pPr>
      <w:r w:rsidRPr="005F3535">
        <w:rPr>
          <w:b/>
          <w:bCs/>
          <w:sz w:val="24"/>
          <w:szCs w:val="28"/>
          <w:highlight w:val="yellow"/>
        </w:rPr>
        <w:t xml:space="preserve">La conclusión del propio </w:t>
      </w:r>
      <w:proofErr w:type="spellStart"/>
      <w:r w:rsidRPr="005F3535">
        <w:rPr>
          <w:b/>
          <w:bCs/>
          <w:sz w:val="24"/>
          <w:szCs w:val="28"/>
          <w:highlight w:val="yellow"/>
        </w:rPr>
        <w:t>paper</w:t>
      </w:r>
      <w:proofErr w:type="spellEnd"/>
      <w:r w:rsidRPr="005F3535">
        <w:rPr>
          <w:b/>
          <w:bCs/>
          <w:sz w:val="24"/>
          <w:szCs w:val="28"/>
          <w:highlight w:val="yellow"/>
        </w:rPr>
        <w:t xml:space="preserve"> (Sección 7)</w:t>
      </w:r>
    </w:p>
    <w:p w14:paraId="188E72C7" w14:textId="48CA96E7" w:rsidR="00040C8A" w:rsidRDefault="005F3535" w:rsidP="001937F3">
      <w:r>
        <w:t xml:space="preserve">Vale la pena cerrar con lo que los propios autores escribieron al final, porque muestra que </w:t>
      </w:r>
      <w:r>
        <w:rPr>
          <w:b/>
          <w:bCs/>
        </w:rPr>
        <w:t xml:space="preserve">ya intuían hacia donde iba a evolucionar esto – </w:t>
      </w:r>
      <w:r>
        <w:t>aunque no midieran del todo el alcance real,</w:t>
      </w:r>
      <w:r w:rsidR="009A38DE">
        <w:t xml:space="preserve"> </w:t>
      </w:r>
      <w:r w:rsidR="009A38DE" w:rsidRPr="009A38DE">
        <w:t>como mencionamos al principio de este documento:</w:t>
      </w:r>
    </w:p>
    <w:p w14:paraId="10103485" w14:textId="77718491" w:rsidR="009A38DE" w:rsidRDefault="009A38DE" w:rsidP="009A38DE">
      <w:pPr>
        <w:pStyle w:val="Prrafodelista"/>
        <w:numPr>
          <w:ilvl w:val="0"/>
          <w:numId w:val="2"/>
        </w:numPr>
      </w:pPr>
      <w:r>
        <w:t xml:space="preserve">Se presento el </w:t>
      </w:r>
      <w:proofErr w:type="spellStart"/>
      <w:r>
        <w:t>Transformer</w:t>
      </w:r>
      <w:proofErr w:type="spellEnd"/>
      <w:r>
        <w:t xml:space="preserve"> como </w:t>
      </w:r>
      <w:r>
        <w:rPr>
          <w:b/>
          <w:bCs/>
        </w:rPr>
        <w:t xml:space="preserve">“el primer modelo de transducción de secuencias basado enteramente en atención”, </w:t>
      </w:r>
      <w:r>
        <w:t xml:space="preserve">reemplazando las capas recurrentes </w:t>
      </w:r>
      <w:proofErr w:type="spellStart"/>
      <w:r>
        <w:t>mas</w:t>
      </w:r>
      <w:proofErr w:type="spellEnd"/>
      <w:r>
        <w:t xml:space="preserve"> comunes en arquitecturas </w:t>
      </w:r>
      <w:proofErr w:type="spellStart"/>
      <w:r w:rsidR="009E6725">
        <w:t>encoder-decoder</w:t>
      </w:r>
      <w:proofErr w:type="spellEnd"/>
      <w:r w:rsidR="009E6725">
        <w:t xml:space="preserve"> con </w:t>
      </w:r>
      <w:proofErr w:type="spellStart"/>
      <w:r w:rsidR="009E6725">
        <w:t>self-attention</w:t>
      </w:r>
      <w:proofErr w:type="spellEnd"/>
      <w:r w:rsidR="009E6725">
        <w:t xml:space="preserve"> </w:t>
      </w:r>
      <w:proofErr w:type="spellStart"/>
      <w:r w:rsidR="009E6725">
        <w:t>multihead</w:t>
      </w:r>
      <w:proofErr w:type="spellEnd"/>
    </w:p>
    <w:p w14:paraId="23337AEA" w14:textId="2A9D2B9A" w:rsidR="00F70A24" w:rsidRDefault="009E6725" w:rsidP="00C978A6">
      <w:pPr>
        <w:pStyle w:val="Prrafodelista"/>
        <w:numPr>
          <w:ilvl w:val="0"/>
          <w:numId w:val="2"/>
        </w:numPr>
      </w:pPr>
      <w:r w:rsidRPr="009E6725">
        <w:t xml:space="preserve">Para tareas de traducción, el </w:t>
      </w:r>
      <w:proofErr w:type="spellStart"/>
      <w:r w:rsidRPr="009E6725">
        <w:t>Transformer</w:t>
      </w:r>
      <w:proofErr w:type="spellEnd"/>
      <w:r w:rsidRPr="009E6725">
        <w:t xml:space="preserve"> se entrena </w:t>
      </w:r>
      <w:r w:rsidRPr="009E6725">
        <w:rPr>
          <w:b/>
          <w:bCs/>
        </w:rPr>
        <w:t>significativamente más rápido</w:t>
      </w:r>
      <w:r w:rsidRPr="009E6725">
        <w:t xml:space="preserve"> que las arquitecturas basadas en capas recurrentes o convolucionales</w:t>
      </w:r>
    </w:p>
    <w:p w14:paraId="5F00DDF3" w14:textId="05EFD148" w:rsidR="0046351C" w:rsidRPr="00F50B9A" w:rsidRDefault="00F50B9A" w:rsidP="00C978A6">
      <w:pPr>
        <w:pStyle w:val="Prrafodelista"/>
        <w:numPr>
          <w:ilvl w:val="0"/>
          <w:numId w:val="2"/>
        </w:numPr>
      </w:pPr>
      <w:r w:rsidRPr="00F50B9A">
        <w:t xml:space="preserve">En ambas tareas de traducción (inglés-alemán e inglés-francés) lograron un nuevo estado del arte — en la primera, su mejor modelo </w:t>
      </w:r>
      <w:r w:rsidRPr="00F50B9A">
        <w:rPr>
          <w:b/>
          <w:bCs/>
        </w:rPr>
        <w:t xml:space="preserve">superó incluso a todos los </w:t>
      </w:r>
      <w:proofErr w:type="spellStart"/>
      <w:r w:rsidRPr="00F50B9A">
        <w:rPr>
          <w:b/>
          <w:bCs/>
        </w:rPr>
        <w:t>ensembles</w:t>
      </w:r>
      <w:proofErr w:type="spellEnd"/>
      <w:r w:rsidRPr="00F50B9A">
        <w:rPr>
          <w:b/>
          <w:bCs/>
        </w:rPr>
        <w:t xml:space="preserve"> reportados anteriormente</w:t>
      </w:r>
    </w:p>
    <w:p w14:paraId="67CADB85" w14:textId="48E73066" w:rsidR="00F50B9A" w:rsidRDefault="0073788A" w:rsidP="009A38DE">
      <w:pPr>
        <w:pStyle w:val="Prrafodelista"/>
        <w:numPr>
          <w:ilvl w:val="0"/>
          <w:numId w:val="2"/>
        </w:numPr>
      </w:pPr>
      <w:r>
        <w:t xml:space="preserve">Los autores se declararon </w:t>
      </w:r>
      <w:r>
        <w:rPr>
          <w:b/>
          <w:bCs/>
        </w:rPr>
        <w:t xml:space="preserve">entusiasmados por el futuro de los modelos basados en atención, </w:t>
      </w:r>
      <w:r>
        <w:t xml:space="preserve">y plantearon extenderlo a </w:t>
      </w:r>
      <w:r>
        <w:rPr>
          <w:b/>
          <w:bCs/>
        </w:rPr>
        <w:t xml:space="preserve">“modalidades de entrada y salidas distintas del texto” – </w:t>
      </w:r>
      <w:r>
        <w:t xml:space="preserve">específicamente mencionan </w:t>
      </w:r>
      <w:r>
        <w:rPr>
          <w:b/>
          <w:bCs/>
        </w:rPr>
        <w:t xml:space="preserve">imágenes, audio y video – </w:t>
      </w:r>
      <w:r>
        <w:t>e investigar mecanismos de atención locales y restringidos para manejar eficientemente entradas y salidas grandes.</w:t>
      </w:r>
    </w:p>
    <w:p w14:paraId="009B730C" w14:textId="77777777" w:rsidR="00F70A24" w:rsidRDefault="00F70A24" w:rsidP="00F70A24">
      <w:pPr>
        <w:pStyle w:val="Prrafodelista"/>
      </w:pPr>
    </w:p>
    <w:p w14:paraId="5CEF724B" w14:textId="4EE96279" w:rsidR="0073788A" w:rsidRDefault="00F70A24" w:rsidP="00E83692">
      <w:pPr>
        <w:pStyle w:val="Prrafodelista"/>
        <w:numPr>
          <w:ilvl w:val="0"/>
          <w:numId w:val="2"/>
        </w:numPr>
      </w:pPr>
      <w:r w:rsidRPr="00F70A24">
        <w:t xml:space="preserve">También plantearon como objetivo futuro </w:t>
      </w:r>
      <w:r w:rsidRPr="00F70A24">
        <w:rPr>
          <w:b/>
          <w:bCs/>
        </w:rPr>
        <w:t>"hacer la generación menos secuencial"</w:t>
      </w:r>
      <w:r w:rsidRPr="00F70A24">
        <w:t xml:space="preserve"> — es decir, reducir la necesidad de generar token por token, un problema que (como vimos en otro documento de este curso) sigue siendo un área activa de investigación hoy, con técnicas como </w:t>
      </w:r>
      <w:proofErr w:type="gramStart"/>
      <w:r w:rsidRPr="00F70A24">
        <w:t xml:space="preserve">el </w:t>
      </w:r>
      <w:r w:rsidRPr="00F70A24">
        <w:rPr>
          <w:i/>
          <w:iCs/>
        </w:rPr>
        <w:t>test</w:t>
      </w:r>
      <w:proofErr w:type="gramEnd"/>
      <w:r w:rsidRPr="00F70A24">
        <w:rPr>
          <w:i/>
          <w:iCs/>
        </w:rPr>
        <w:t>-time compute</w:t>
      </w:r>
      <w:r w:rsidRPr="00F70A24">
        <w:t xml:space="preserve"> y arquitecturas alternativas como Mamba</w:t>
      </w:r>
    </w:p>
    <w:tbl>
      <w:tblPr>
        <w:tblStyle w:val="Tablaconcuadrcula"/>
        <w:tblW w:w="0" w:type="auto"/>
        <w:tblLook w:val="04A0" w:firstRow="1" w:lastRow="0" w:firstColumn="1" w:lastColumn="0" w:noHBand="0" w:noVBand="1"/>
      </w:tblPr>
      <w:tblGrid>
        <w:gridCol w:w="10790"/>
      </w:tblGrid>
      <w:tr w:rsidR="00E83692" w14:paraId="220EE51A" w14:textId="77777777" w:rsidTr="00E83692">
        <w:tc>
          <w:tcPr>
            <w:tcW w:w="10790" w:type="dxa"/>
          </w:tcPr>
          <w:p w14:paraId="705E6B2B" w14:textId="77777777" w:rsidR="006040A2" w:rsidRPr="006040A2" w:rsidRDefault="006040A2" w:rsidP="006040A2">
            <w:r w:rsidRPr="006040A2">
              <w:rPr>
                <w:b/>
                <w:bCs/>
              </w:rPr>
              <w:t>Test-time compute:</w:t>
            </w:r>
            <w:r w:rsidRPr="006040A2">
              <w:t xml:space="preserve"> dejar que el modelo "piense más" en el momento de responder (generando más pasos de razonamiento, o explorando varias respuestas candidatas) en vez de solo hacerlo más grande en el entrenamiento — es la idea detrás del </w:t>
            </w:r>
            <w:proofErr w:type="spellStart"/>
            <w:r w:rsidRPr="006040A2">
              <w:t>budget</w:t>
            </w:r>
            <w:proofErr w:type="spellEnd"/>
            <w:r w:rsidRPr="006040A2">
              <w:t xml:space="preserve"> </w:t>
            </w:r>
            <w:proofErr w:type="spellStart"/>
            <w:r w:rsidRPr="006040A2">
              <w:t>forcing</w:t>
            </w:r>
            <w:proofErr w:type="spellEnd"/>
            <w:r w:rsidRPr="006040A2">
              <w:t xml:space="preserve"> que ya vimos (el </w:t>
            </w:r>
            <w:proofErr w:type="spellStart"/>
            <w:proofErr w:type="gramStart"/>
            <w:r w:rsidRPr="006040A2">
              <w:t>paper</w:t>
            </w:r>
            <w:proofErr w:type="spellEnd"/>
            <w:proofErr w:type="gramEnd"/>
            <w:r w:rsidRPr="006040A2">
              <w:t xml:space="preserve"> s1), y de los modelos "</w:t>
            </w:r>
            <w:proofErr w:type="spellStart"/>
            <w:r w:rsidRPr="006040A2">
              <w:t>reasoning</w:t>
            </w:r>
            <w:proofErr w:type="spellEnd"/>
            <w:r w:rsidRPr="006040A2">
              <w:t>".</w:t>
            </w:r>
          </w:p>
          <w:p w14:paraId="1A280CBF" w14:textId="77777777" w:rsidR="00E83692" w:rsidRDefault="00E83692" w:rsidP="00E83692"/>
          <w:p w14:paraId="4E8A3198" w14:textId="77777777" w:rsidR="006040A2" w:rsidRDefault="006040A2" w:rsidP="00E83692">
            <w:r w:rsidRPr="006040A2">
              <w:rPr>
                <w:b/>
                <w:bCs/>
              </w:rPr>
              <w:t>Mamba:</w:t>
            </w:r>
            <w:r w:rsidRPr="006040A2">
              <w:t xml:space="preserve"> una arquitectura alternativa al </w:t>
            </w:r>
            <w:proofErr w:type="spellStart"/>
            <w:r w:rsidRPr="006040A2">
              <w:t>Transformer</w:t>
            </w:r>
            <w:proofErr w:type="spellEnd"/>
            <w:r w:rsidRPr="006040A2">
              <w:t xml:space="preserve"> (basada en modelos de espacio de estados, SSM) que ya mencionamos en el Día 4 — procesa secuencias en $O(n)$ en vez de $O(n^</w:t>
            </w:r>
            <w:proofErr w:type="gramStart"/>
            <w:r w:rsidRPr="006040A2">
              <w:t>2)$</w:t>
            </w:r>
            <w:proofErr w:type="gramEnd"/>
            <w:r w:rsidRPr="006040A2">
              <w:t xml:space="preserve">, así que escala mejor con oraciones muy largas, a costa de perder algo de capacidad de </w:t>
            </w:r>
            <w:proofErr w:type="spellStart"/>
            <w:r w:rsidRPr="006040A2">
              <w:t>in-context</w:t>
            </w:r>
            <w:proofErr w:type="spellEnd"/>
            <w:r w:rsidRPr="006040A2">
              <w:t xml:space="preserve"> </w:t>
            </w:r>
            <w:proofErr w:type="spellStart"/>
            <w:r w:rsidRPr="006040A2">
              <w:t>learning</w:t>
            </w:r>
            <w:proofErr w:type="spellEnd"/>
            <w:r w:rsidRPr="006040A2">
              <w:t xml:space="preserve"> comparado con el </w:t>
            </w:r>
            <w:proofErr w:type="spellStart"/>
            <w:r w:rsidRPr="006040A2">
              <w:t>Transformer</w:t>
            </w:r>
            <w:proofErr w:type="spellEnd"/>
            <w:r w:rsidRPr="006040A2">
              <w:t>.</w:t>
            </w:r>
          </w:p>
          <w:p w14:paraId="0400BFAE" w14:textId="77777777" w:rsidR="006040A2" w:rsidRDefault="006040A2" w:rsidP="00E83692"/>
          <w:p w14:paraId="0247C1F3" w14:textId="77777777" w:rsidR="00F70A24" w:rsidRPr="00F70A24" w:rsidRDefault="00F70A24" w:rsidP="00F70A24">
            <w:r w:rsidRPr="00F70A24">
              <w:t xml:space="preserve">Ambas apuntan al mismo problema que el </w:t>
            </w:r>
            <w:proofErr w:type="spellStart"/>
            <w:proofErr w:type="gramStart"/>
            <w:r w:rsidRPr="00F70A24">
              <w:t>paper</w:t>
            </w:r>
            <w:proofErr w:type="spellEnd"/>
            <w:proofErr w:type="gramEnd"/>
            <w:r w:rsidRPr="00F70A24">
              <w:t xml:space="preserve"> dejó como objetivo futuro: "hacer la generación menos secuencial" — reducir la dependencia de generar token por token, cada uno esperando al anterior.</w:t>
            </w:r>
          </w:p>
          <w:p w14:paraId="6EE353B3" w14:textId="36F6DC83" w:rsidR="006040A2" w:rsidRDefault="006040A2" w:rsidP="00E83692"/>
        </w:tc>
      </w:tr>
    </w:tbl>
    <w:p w14:paraId="2C044584" w14:textId="2F571934" w:rsidR="0046351C" w:rsidRDefault="00C978A6" w:rsidP="00E83692">
      <w:r w:rsidRPr="00C978A6">
        <w:t>Ocho años después, buena parte de esa visión se cumplió: la atención se extendió a imágenes (Vision Transformers), a audio (Whisper, que ya usaste en tu curso), y es la base de prácticamente todos los sistemas de IA generativa modernos — confirmando que lo que los propios autores describieron modestamente como "una optimización" terminó siendo, en la práctica, el cambio de arquitectura más influyente de la última década en inteligencia artificial.</w:t>
      </w:r>
    </w:p>
    <w:p w14:paraId="2C85218A" w14:textId="030E2660" w:rsidR="00C978A6" w:rsidRDefault="00C978A6" w:rsidP="00C978A6">
      <w:pPr>
        <w:pStyle w:val="Ttulo3"/>
        <w:rPr>
          <w:rFonts w:cs="Arial"/>
          <w:b/>
          <w:bCs/>
          <w:sz w:val="24"/>
          <w:szCs w:val="24"/>
        </w:rPr>
      </w:pPr>
      <w:bookmarkStart w:id="68" w:name="_Toc243791157"/>
      <w:r w:rsidRPr="00750022">
        <w:rPr>
          <w:rFonts w:cs="Arial"/>
          <w:b/>
          <w:bCs/>
          <w:sz w:val="24"/>
          <w:szCs w:val="24"/>
          <w:highlight w:val="yellow"/>
        </w:rPr>
        <w:lastRenderedPageBreak/>
        <w:t xml:space="preserve">1.12.12 </w:t>
      </w:r>
      <w:r w:rsidR="002C5358" w:rsidRPr="00750022">
        <w:rPr>
          <w:rFonts w:cs="Arial"/>
          <w:b/>
          <w:bCs/>
          <w:sz w:val="24"/>
          <w:szCs w:val="24"/>
          <w:highlight w:val="yellow"/>
        </w:rPr>
        <w:t xml:space="preserve">Alternativas al </w:t>
      </w:r>
      <w:proofErr w:type="spellStart"/>
      <w:r w:rsidR="002C5358" w:rsidRPr="00750022">
        <w:rPr>
          <w:rFonts w:cs="Arial"/>
          <w:b/>
          <w:bCs/>
          <w:sz w:val="24"/>
          <w:szCs w:val="24"/>
          <w:highlight w:val="yellow"/>
        </w:rPr>
        <w:t>Transformer</w:t>
      </w:r>
      <w:proofErr w:type="spellEnd"/>
      <w:r w:rsidR="00F50E3F" w:rsidRPr="00750022">
        <w:rPr>
          <w:rFonts w:cs="Arial"/>
          <w:b/>
          <w:bCs/>
          <w:sz w:val="24"/>
          <w:szCs w:val="24"/>
          <w:highlight w:val="yellow"/>
        </w:rPr>
        <w:t xml:space="preserve"> + El </w:t>
      </w:r>
      <w:r w:rsidR="00153656" w:rsidRPr="00750022">
        <w:rPr>
          <w:rFonts w:cs="Arial"/>
          <w:b/>
          <w:bCs/>
          <w:sz w:val="24"/>
          <w:szCs w:val="24"/>
          <w:highlight w:val="yellow"/>
        </w:rPr>
        <w:t>patrón</w:t>
      </w:r>
      <w:r w:rsidR="00F50E3F" w:rsidRPr="00750022">
        <w:rPr>
          <w:rFonts w:cs="Arial"/>
          <w:b/>
          <w:bCs/>
          <w:sz w:val="24"/>
          <w:szCs w:val="24"/>
          <w:highlight w:val="yellow"/>
        </w:rPr>
        <w:t xml:space="preserve"> que domina</w:t>
      </w:r>
      <w:r w:rsidR="00153656" w:rsidRPr="00750022">
        <w:rPr>
          <w:rFonts w:cs="Arial"/>
          <w:b/>
          <w:bCs/>
          <w:sz w:val="24"/>
          <w:szCs w:val="24"/>
          <w:highlight w:val="yellow"/>
        </w:rPr>
        <w:t xml:space="preserve"> </w:t>
      </w:r>
      <w:r w:rsidR="00750022" w:rsidRPr="00750022">
        <w:rPr>
          <w:rFonts w:cs="Arial"/>
          <w:b/>
          <w:bCs/>
          <w:sz w:val="24"/>
          <w:szCs w:val="24"/>
          <w:highlight w:val="yellow"/>
        </w:rPr>
        <w:t xml:space="preserve">– presentación de algunos </w:t>
      </w:r>
      <w:proofErr w:type="spellStart"/>
      <w:r w:rsidR="00750022" w:rsidRPr="00750022">
        <w:rPr>
          <w:rFonts w:cs="Arial"/>
          <w:b/>
          <w:bCs/>
          <w:sz w:val="24"/>
          <w:szCs w:val="24"/>
          <w:highlight w:val="yellow"/>
        </w:rPr>
        <w:t>benchmark</w:t>
      </w:r>
      <w:bookmarkEnd w:id="68"/>
      <w:proofErr w:type="spellEnd"/>
    </w:p>
    <w:p w14:paraId="20B75B7A" w14:textId="77777777" w:rsidR="00C715A6" w:rsidRPr="00C715A6" w:rsidRDefault="00C715A6" w:rsidP="00C715A6">
      <w:pPr>
        <w:rPr>
          <w:b/>
          <w:bCs/>
        </w:rPr>
      </w:pPr>
      <w:r w:rsidRPr="00C715A6">
        <w:rPr>
          <w:b/>
          <w:bCs/>
        </w:rPr>
        <w:t>Las alternativas principales</w:t>
      </w:r>
    </w:p>
    <w:tbl>
      <w:tblPr>
        <w:tblStyle w:val="Tablaconcuadrcula4-nfasis4"/>
        <w:tblW w:w="0" w:type="auto"/>
        <w:tblLook w:val="04A0" w:firstRow="1" w:lastRow="0" w:firstColumn="1" w:lastColumn="0" w:noHBand="0" w:noVBand="1"/>
      </w:tblPr>
      <w:tblGrid>
        <w:gridCol w:w="3596"/>
        <w:gridCol w:w="3597"/>
        <w:gridCol w:w="3597"/>
      </w:tblGrid>
      <w:tr w:rsidR="00C715A6" w14:paraId="03193B21" w14:textId="77777777" w:rsidTr="00537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EB51A71" w14:textId="4DA0C7C0" w:rsidR="00C715A6" w:rsidRPr="00C715A6" w:rsidRDefault="00C715A6" w:rsidP="002C5358">
            <w:pPr>
              <w:rPr>
                <w:b w:val="0"/>
                <w:bCs w:val="0"/>
              </w:rPr>
            </w:pPr>
            <w:r>
              <w:rPr>
                <w:b w:val="0"/>
                <w:bCs w:val="0"/>
              </w:rPr>
              <w:t>Arquitectura</w:t>
            </w:r>
          </w:p>
        </w:tc>
        <w:tc>
          <w:tcPr>
            <w:tcW w:w="3597" w:type="dxa"/>
          </w:tcPr>
          <w:p w14:paraId="74C42588" w14:textId="07DD7B42" w:rsidR="00C715A6" w:rsidRPr="00C715A6" w:rsidRDefault="00C715A6" w:rsidP="002C5358">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Idea central</w:t>
            </w:r>
          </w:p>
        </w:tc>
        <w:tc>
          <w:tcPr>
            <w:tcW w:w="3597" w:type="dxa"/>
          </w:tcPr>
          <w:p w14:paraId="23E0D35C" w14:textId="51F82458" w:rsidR="00C715A6" w:rsidRPr="00C715A6" w:rsidRDefault="00C715A6" w:rsidP="002C5358">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Complejidad</w:t>
            </w:r>
          </w:p>
        </w:tc>
      </w:tr>
      <w:tr w:rsidR="00C715A6" w14:paraId="4F436C28" w14:textId="77777777" w:rsidTr="0053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9FE1822" w14:textId="77E7FCF8" w:rsidR="00C715A6" w:rsidRDefault="00C715A6" w:rsidP="002C5358">
            <w:r w:rsidRPr="00C715A6">
              <w:t>Mamba / Mamba-2 (SSM)</w:t>
            </w:r>
          </w:p>
        </w:tc>
        <w:tc>
          <w:tcPr>
            <w:tcW w:w="3597" w:type="dxa"/>
          </w:tcPr>
          <w:p w14:paraId="23F0C492" w14:textId="3324AF4E" w:rsidR="00C715A6" w:rsidRDefault="00C715A6" w:rsidP="002C5358">
            <w:pPr>
              <w:cnfStyle w:val="000000100000" w:firstRow="0" w:lastRow="0" w:firstColumn="0" w:lastColumn="0" w:oddVBand="0" w:evenVBand="0" w:oddHBand="1" w:evenHBand="0" w:firstRowFirstColumn="0" w:firstRowLastColumn="0" w:lastRowFirstColumn="0" w:lastRowLastColumn="0"/>
            </w:pPr>
            <w:r>
              <w:t>Modelos de espacio de estado: comprimen la secuencia en un “estado” en vez de comparar todos los tokens entre si</w:t>
            </w:r>
          </w:p>
        </w:tc>
        <w:tc>
          <w:tcPr>
            <w:tcW w:w="3597" w:type="dxa"/>
          </w:tcPr>
          <w:p w14:paraId="66B1D4F3" w14:textId="678DD39C" w:rsidR="00C715A6" w:rsidRDefault="00C715A6" w:rsidP="002C5358">
            <w:pPr>
              <w:cnfStyle w:val="000000100000" w:firstRow="0" w:lastRow="0" w:firstColumn="0" w:lastColumn="0" w:oddVBand="0" w:evenVBand="0" w:oddHBand="1" w:evenHBand="0" w:firstRowFirstColumn="0" w:firstRowLastColumn="0" w:lastRowFirstColumn="0" w:lastRowLastColumn="0"/>
            </w:pPr>
            <w:r>
              <w:t xml:space="preserve">O(n) lineal vs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Pr>
                <w:rFonts w:eastAsiaTheme="minorEastAsia"/>
              </w:rPr>
              <w:t xml:space="preserve"> de self-attention</w:t>
            </w:r>
          </w:p>
        </w:tc>
      </w:tr>
      <w:tr w:rsidR="00C715A6" w14:paraId="3F3AE9AD" w14:textId="77777777" w:rsidTr="0053776F">
        <w:tc>
          <w:tcPr>
            <w:cnfStyle w:val="001000000000" w:firstRow="0" w:lastRow="0" w:firstColumn="1" w:lastColumn="0" w:oddVBand="0" w:evenVBand="0" w:oddHBand="0" w:evenHBand="0" w:firstRowFirstColumn="0" w:firstRowLastColumn="0" w:lastRowFirstColumn="0" w:lastRowLastColumn="0"/>
            <w:tcW w:w="3596" w:type="dxa"/>
          </w:tcPr>
          <w:p w14:paraId="68991A5D" w14:textId="7F31E2BD" w:rsidR="00C715A6" w:rsidRPr="004E1CA4" w:rsidRDefault="004E1CA4" w:rsidP="002C5358">
            <w:pPr>
              <w:rPr>
                <w:b w:val="0"/>
                <w:bCs w:val="0"/>
              </w:rPr>
            </w:pPr>
            <w:r w:rsidRPr="004E1CA4">
              <w:rPr>
                <w:b w:val="0"/>
                <w:bCs w:val="0"/>
              </w:rPr>
              <w:t>RWKV</w:t>
            </w:r>
          </w:p>
        </w:tc>
        <w:tc>
          <w:tcPr>
            <w:tcW w:w="3597" w:type="dxa"/>
          </w:tcPr>
          <w:p w14:paraId="549547D6" w14:textId="5CCBDA52" w:rsidR="00C715A6" w:rsidRDefault="004E1CA4" w:rsidP="002C5358">
            <w:pPr>
              <w:cnfStyle w:val="000000000000" w:firstRow="0" w:lastRow="0" w:firstColumn="0" w:lastColumn="0" w:oddVBand="0" w:evenVBand="0" w:oddHBand="0" w:evenHBand="0" w:firstRowFirstColumn="0" w:firstRowLastColumn="0" w:lastRowFirstColumn="0" w:lastRowLastColumn="0"/>
            </w:pPr>
            <w:r>
              <w:t xml:space="preserve">Una RNN diseñada para poder entrenarse en paralelo como un </w:t>
            </w:r>
            <w:proofErr w:type="spellStart"/>
            <w:r>
              <w:t>Transformer</w:t>
            </w:r>
            <w:proofErr w:type="spellEnd"/>
          </w:p>
        </w:tc>
        <w:tc>
          <w:tcPr>
            <w:tcW w:w="3597" w:type="dxa"/>
          </w:tcPr>
          <w:p w14:paraId="7DF1C5B7" w14:textId="39A52464" w:rsidR="00C715A6" w:rsidRDefault="004E1CA4" w:rsidP="002C5358">
            <w:pPr>
              <w:cnfStyle w:val="000000000000" w:firstRow="0" w:lastRow="0" w:firstColumn="0" w:lastColumn="0" w:oddVBand="0" w:evenVBand="0" w:oddHBand="0" w:evenHBand="0" w:firstRowFirstColumn="0" w:firstRowLastColumn="0" w:lastRowFirstColumn="0" w:lastRowLastColumn="0"/>
            </w:pPr>
            <w:r>
              <w:t>O(n)</w:t>
            </w:r>
          </w:p>
        </w:tc>
      </w:tr>
      <w:tr w:rsidR="00C715A6" w14:paraId="072E340D" w14:textId="77777777" w:rsidTr="0053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22376C6" w14:textId="3AF70C98" w:rsidR="00C715A6" w:rsidRPr="004E1CA4" w:rsidRDefault="004E1CA4" w:rsidP="002C5358">
            <w:pPr>
              <w:rPr>
                <w:b w:val="0"/>
                <w:bCs w:val="0"/>
              </w:rPr>
            </w:pPr>
            <w:r>
              <w:rPr>
                <w:b w:val="0"/>
                <w:bCs w:val="0"/>
              </w:rPr>
              <w:t>x-LSTM</w:t>
            </w:r>
          </w:p>
        </w:tc>
        <w:tc>
          <w:tcPr>
            <w:tcW w:w="3597" w:type="dxa"/>
          </w:tcPr>
          <w:p w14:paraId="35907D78" w14:textId="1EB5A5CC" w:rsidR="00C715A6" w:rsidRDefault="004E1CA4" w:rsidP="002C5358">
            <w:pPr>
              <w:cnfStyle w:val="000000100000" w:firstRow="0" w:lastRow="0" w:firstColumn="0" w:lastColumn="0" w:oddVBand="0" w:evenVBand="0" w:oddHBand="1" w:evenHBand="0" w:firstRowFirstColumn="0" w:firstRowLastColumn="0" w:lastRowFirstColumn="0" w:lastRowLastColumn="0"/>
            </w:pPr>
            <w:r>
              <w:t>Una versión modernizada de las LSTM clásicas</w:t>
            </w:r>
          </w:p>
        </w:tc>
        <w:tc>
          <w:tcPr>
            <w:tcW w:w="3597" w:type="dxa"/>
          </w:tcPr>
          <w:p w14:paraId="032A41E2" w14:textId="17DE5004" w:rsidR="00C715A6" w:rsidRDefault="004E1CA4" w:rsidP="002C5358">
            <w:pPr>
              <w:cnfStyle w:val="000000100000" w:firstRow="0" w:lastRow="0" w:firstColumn="0" w:lastColumn="0" w:oddVBand="0" w:evenVBand="0" w:oddHBand="1" w:evenHBand="0" w:firstRowFirstColumn="0" w:firstRowLastColumn="0" w:lastRowFirstColumn="0" w:lastRowLastColumn="0"/>
            </w:pPr>
            <w:r>
              <w:t>O(n)</w:t>
            </w:r>
          </w:p>
        </w:tc>
      </w:tr>
      <w:tr w:rsidR="004E1CA4" w14:paraId="36C9F6D2" w14:textId="77777777" w:rsidTr="0053776F">
        <w:tc>
          <w:tcPr>
            <w:cnfStyle w:val="001000000000" w:firstRow="0" w:lastRow="0" w:firstColumn="1" w:lastColumn="0" w:oddVBand="0" w:evenVBand="0" w:oddHBand="0" w:evenHBand="0" w:firstRowFirstColumn="0" w:firstRowLastColumn="0" w:lastRowFirstColumn="0" w:lastRowLastColumn="0"/>
            <w:tcW w:w="3596" w:type="dxa"/>
          </w:tcPr>
          <w:p w14:paraId="00222742" w14:textId="639F24BD" w:rsidR="004E1CA4" w:rsidRPr="004E1CA4" w:rsidRDefault="004E1CA4" w:rsidP="002C5358">
            <w:pPr>
              <w:rPr>
                <w:b w:val="0"/>
                <w:bCs w:val="0"/>
              </w:rPr>
            </w:pPr>
            <w:r>
              <w:rPr>
                <w:b w:val="0"/>
                <w:bCs w:val="0"/>
              </w:rPr>
              <w:t>Modelos de difusión de lenguaje</w:t>
            </w:r>
          </w:p>
        </w:tc>
        <w:tc>
          <w:tcPr>
            <w:tcW w:w="3597" w:type="dxa"/>
          </w:tcPr>
          <w:p w14:paraId="3948BF62" w14:textId="1E870FFA" w:rsidR="004E1CA4" w:rsidRPr="0053776F" w:rsidRDefault="0053776F" w:rsidP="002C5358">
            <w:pPr>
              <w:cnfStyle w:val="000000000000" w:firstRow="0" w:lastRow="0" w:firstColumn="0" w:lastColumn="0" w:oddVBand="0" w:evenVBand="0" w:oddHBand="0" w:evenHBand="0" w:firstRowFirstColumn="0" w:firstRowLastColumn="0" w:lastRowFirstColumn="0" w:lastRowLastColumn="0"/>
            </w:pPr>
            <w:r>
              <w:t>En vez de generar token por token, “refinan” varios tokens a la vez en pasadas sucesivas</w:t>
            </w:r>
          </w:p>
        </w:tc>
        <w:tc>
          <w:tcPr>
            <w:tcW w:w="3597" w:type="dxa"/>
          </w:tcPr>
          <w:p w14:paraId="36E2D31E" w14:textId="3817B20A" w:rsidR="004E1CA4" w:rsidRDefault="0053776F" w:rsidP="002C5358">
            <w:pPr>
              <w:cnfStyle w:val="000000000000" w:firstRow="0" w:lastRow="0" w:firstColumn="0" w:lastColumn="0" w:oddVBand="0" w:evenVBand="0" w:oddHBand="0" w:evenHBand="0" w:firstRowFirstColumn="0" w:firstRowLastColumn="0" w:lastRowFirstColumn="0" w:lastRowLastColumn="0"/>
            </w:pPr>
            <w:r>
              <w:t>Genera varios tokens por pasada</w:t>
            </w:r>
          </w:p>
        </w:tc>
      </w:tr>
    </w:tbl>
    <w:p w14:paraId="1B2E33E5" w14:textId="77777777" w:rsidR="00AD62E1" w:rsidRDefault="00AD62E1" w:rsidP="002C5358"/>
    <w:p w14:paraId="1B78FFDF" w14:textId="77777777" w:rsidR="00F50E3F" w:rsidRPr="00F50E3F" w:rsidRDefault="00F50E3F" w:rsidP="00F50E3F">
      <w:pPr>
        <w:rPr>
          <w:b/>
          <w:bCs/>
          <w:sz w:val="24"/>
          <w:szCs w:val="28"/>
        </w:rPr>
      </w:pPr>
      <w:r w:rsidRPr="00F50E3F">
        <w:rPr>
          <w:b/>
          <w:bCs/>
          <w:sz w:val="24"/>
          <w:szCs w:val="28"/>
          <w:highlight w:val="yellow"/>
        </w:rPr>
        <w:t>El patrón que domina: híbridos, no reemplazos puros</w:t>
      </w:r>
    </w:p>
    <w:p w14:paraId="4626C76E" w14:textId="7BCB4380" w:rsidR="00F50E3F" w:rsidRDefault="00153656" w:rsidP="002C5358">
      <w:r>
        <w:t xml:space="preserve">La idea de “Mamba reemplaza al </w:t>
      </w:r>
      <w:proofErr w:type="spellStart"/>
      <w:r>
        <w:t>Transformer</w:t>
      </w:r>
      <w:proofErr w:type="spellEnd"/>
      <w:r>
        <w:t>” perdió fuerza. Lo que se consolido es intercala</w:t>
      </w:r>
      <w:r w:rsidR="00587123">
        <w:t xml:space="preserve">r capas de </w:t>
      </w:r>
      <w:proofErr w:type="spellStart"/>
      <w:r w:rsidR="00587123">
        <w:t>Attention</w:t>
      </w:r>
      <w:proofErr w:type="spellEnd"/>
      <w:r w:rsidR="00587123">
        <w:t xml:space="preserve"> con capas de Mamba en el mismo modelo – ejemplo real:</w:t>
      </w:r>
    </w:p>
    <w:p w14:paraId="7AAA33EE" w14:textId="0763B94D" w:rsidR="00587123" w:rsidRDefault="00DC01FF" w:rsidP="002C5358">
      <w:r w:rsidRPr="00DC01FF">
        <w:rPr>
          <w:b/>
          <w:bCs/>
        </w:rPr>
        <w:t>Jamba</w:t>
      </w:r>
      <w:r w:rsidRPr="00DC01FF">
        <w:t xml:space="preserve"> (AI21 Labs), con 43% Mamba-2 + 7% </w:t>
      </w:r>
      <w:proofErr w:type="spellStart"/>
      <w:r w:rsidRPr="00DC01FF">
        <w:t>Attention</w:t>
      </w:r>
      <w:proofErr w:type="spellEnd"/>
      <w:r w:rsidRPr="00DC01FF">
        <w:t xml:space="preserve"> + 50% MLP, superando a Llama-3.1-70B/405B en algunos </w:t>
      </w:r>
      <w:proofErr w:type="spellStart"/>
      <w:r w:rsidRPr="00DC01FF">
        <w:t>benchmarks</w:t>
      </w:r>
      <w:proofErr w:type="spellEnd"/>
      <w:r w:rsidRPr="00DC01FF">
        <w:t>.</w:t>
      </w:r>
      <w:r>
        <w:t xml:space="preserve"> La lógica: </w:t>
      </w:r>
      <w:proofErr w:type="spellStart"/>
      <w:r>
        <w:t>Attention</w:t>
      </w:r>
      <w:proofErr w:type="spellEnd"/>
      <w:r>
        <w:t xml:space="preserve"> sigue siendo mejor para razonamiento complejo y </w:t>
      </w:r>
      <w:proofErr w:type="spellStart"/>
      <w:r>
        <w:t>comaprar</w:t>
      </w:r>
      <w:proofErr w:type="spellEnd"/>
      <w:r>
        <w:t xml:space="preserve"> información a largo alcance; </w:t>
      </w:r>
      <w:r w:rsidRPr="00C430CC">
        <w:rPr>
          <w:b/>
          <w:bCs/>
        </w:rPr>
        <w:t xml:space="preserve">Mamba es mucho </w:t>
      </w:r>
      <w:proofErr w:type="spellStart"/>
      <w:r w:rsidRPr="00C430CC">
        <w:rPr>
          <w:b/>
          <w:bCs/>
        </w:rPr>
        <w:t>mas</w:t>
      </w:r>
      <w:proofErr w:type="spellEnd"/>
      <w:r w:rsidRPr="00C430CC">
        <w:rPr>
          <w:b/>
          <w:bCs/>
        </w:rPr>
        <w:t xml:space="preserve"> barato para la mayoría del procesamiento.</w:t>
      </w:r>
      <w:r w:rsidR="00C430CC">
        <w:rPr>
          <w:b/>
          <w:bCs/>
        </w:rPr>
        <w:t xml:space="preserve"> </w:t>
      </w:r>
      <w:r w:rsidR="00C430CC">
        <w:t>Un dato concreto de 2026.</w:t>
      </w:r>
    </w:p>
    <w:p w14:paraId="00DB4BF2" w14:textId="79D0147F" w:rsidR="00C430CC" w:rsidRDefault="00C430CC" w:rsidP="002C5358">
      <w:pPr>
        <w:rPr>
          <w:sz w:val="28"/>
          <w:szCs w:val="32"/>
        </w:rPr>
      </w:pPr>
      <w:r w:rsidRPr="00C430CC">
        <w:rPr>
          <w:b/>
          <w:bCs/>
          <w:sz w:val="28"/>
          <w:szCs w:val="32"/>
          <w:highlight w:val="yellow"/>
        </w:rPr>
        <w:t>Qwen3.5</w:t>
      </w:r>
      <w:r w:rsidRPr="00C430CC">
        <w:rPr>
          <w:sz w:val="28"/>
          <w:szCs w:val="32"/>
          <w:highlight w:val="yellow"/>
        </w:rPr>
        <w:t xml:space="preserve"> adoptó esta arquitectura híbrida en febrero, con buenos resultados en tareas de agentes y código usando solo 3B parámetros activos.</w:t>
      </w:r>
    </w:p>
    <w:p w14:paraId="1F00FEC0" w14:textId="77777777" w:rsidR="00730D28" w:rsidRPr="00730D28" w:rsidRDefault="00730D28" w:rsidP="00730D28">
      <w:pPr>
        <w:rPr>
          <w:b/>
          <w:bCs/>
          <w:sz w:val="24"/>
          <w:szCs w:val="28"/>
        </w:rPr>
      </w:pPr>
      <w:r w:rsidRPr="00730D28">
        <w:rPr>
          <w:b/>
          <w:bCs/>
          <w:sz w:val="24"/>
          <w:szCs w:val="28"/>
          <w:highlight w:val="yellow"/>
        </w:rPr>
        <w:t xml:space="preserve">El </w:t>
      </w:r>
      <w:proofErr w:type="spellStart"/>
      <w:r w:rsidRPr="00730D28">
        <w:rPr>
          <w:b/>
          <w:bCs/>
          <w:sz w:val="24"/>
          <w:szCs w:val="28"/>
          <w:highlight w:val="yellow"/>
        </w:rPr>
        <w:t>trade</w:t>
      </w:r>
      <w:proofErr w:type="spellEnd"/>
      <w:r w:rsidRPr="00730D28">
        <w:rPr>
          <w:b/>
          <w:bCs/>
          <w:sz w:val="24"/>
          <w:szCs w:val="28"/>
          <w:highlight w:val="yellow"/>
        </w:rPr>
        <w:t>-off que sigue sin resolverse</w:t>
      </w:r>
    </w:p>
    <w:p w14:paraId="307C52E6" w14:textId="026486B8" w:rsidR="00C978A6" w:rsidRPr="005F3535" w:rsidRDefault="003B4A18" w:rsidP="00E83692">
      <w:r w:rsidRPr="003B4A18">
        <w:t xml:space="preserve">Mamba-3B iguala la perplejidad de un </w:t>
      </w:r>
      <w:proofErr w:type="spellStart"/>
      <w:r w:rsidRPr="003B4A18">
        <w:t>Transformer</w:t>
      </w:r>
      <w:proofErr w:type="spellEnd"/>
      <w:r w:rsidRPr="003B4A18">
        <w:t xml:space="preserve"> de 6B con 5x más </w:t>
      </w:r>
      <w:proofErr w:type="spellStart"/>
      <w:r w:rsidRPr="003B4A18">
        <w:t>throughput</w:t>
      </w:r>
      <w:proofErr w:type="spellEnd"/>
      <w:r w:rsidRPr="003B4A18">
        <w:t xml:space="preserve"> — pero </w:t>
      </w:r>
      <w:r w:rsidRPr="003B4A18">
        <w:rPr>
          <w:b/>
          <w:bCs/>
        </w:rPr>
        <w:t xml:space="preserve">se queda atrás en </w:t>
      </w:r>
      <w:proofErr w:type="spellStart"/>
      <w:r w:rsidRPr="00A9070B">
        <w:rPr>
          <w:b/>
          <w:bCs/>
          <w:sz w:val="32"/>
          <w:szCs w:val="36"/>
          <w:highlight w:val="yellow"/>
        </w:rPr>
        <w:t>in-context</w:t>
      </w:r>
      <w:proofErr w:type="spellEnd"/>
      <w:r w:rsidRPr="00A9070B">
        <w:rPr>
          <w:b/>
          <w:bCs/>
          <w:sz w:val="32"/>
          <w:szCs w:val="36"/>
          <w:highlight w:val="yellow"/>
        </w:rPr>
        <w:t xml:space="preserve"> </w:t>
      </w:r>
      <w:proofErr w:type="spellStart"/>
      <w:r w:rsidRPr="00A9070B">
        <w:rPr>
          <w:b/>
          <w:bCs/>
          <w:sz w:val="32"/>
          <w:szCs w:val="36"/>
          <w:highlight w:val="yellow"/>
        </w:rPr>
        <w:t>learning</w:t>
      </w:r>
      <w:proofErr w:type="spellEnd"/>
      <w:r w:rsidRPr="00A9070B">
        <w:rPr>
          <w:sz w:val="32"/>
          <w:szCs w:val="36"/>
        </w:rPr>
        <w:t xml:space="preserve"> </w:t>
      </w:r>
      <w:r w:rsidRPr="003B4A18">
        <w:t>(MMLU: 46.3% vs 51.2% en modelos de 8B)</w:t>
      </w:r>
      <w:r>
        <w:t xml:space="preserve">. Es la misma limitación que ya vimos en tu documento: </w:t>
      </w:r>
      <w:r w:rsidR="00A9070B" w:rsidRPr="00A9070B">
        <w:t>Mamba gana en velocidad para secuencias largas, pierde algo de la capacidad de "aprender del contexto sobre la marcha" que tiene Self-</w:t>
      </w:r>
      <w:proofErr w:type="spellStart"/>
      <w:r w:rsidR="00A9070B" w:rsidRPr="00A9070B">
        <w:t>Attention</w:t>
      </w:r>
      <w:proofErr w:type="spellEnd"/>
      <w:r w:rsidR="00A9070B" w:rsidRPr="00A9070B">
        <w:t>.</w:t>
      </w:r>
    </w:p>
    <w:p w14:paraId="72722E09" w14:textId="77777777" w:rsidR="00A9070B" w:rsidRDefault="00A9070B" w:rsidP="00A9070B">
      <w:r w:rsidRPr="00A9070B">
        <w:t xml:space="preserve">Una estimación citada en una de las fuentes: ~45% de probabilidad de que los híbridos se vuelvan dominantes, contra ~35% de que el </w:t>
      </w:r>
      <w:proofErr w:type="spellStart"/>
      <w:r w:rsidRPr="00A9070B">
        <w:t>Transformer</w:t>
      </w:r>
      <w:proofErr w:type="spellEnd"/>
      <w:r w:rsidRPr="00A9070B">
        <w:t xml:space="preserve"> puro se mantenga — aunque es una proyección de un sitio de pronósticos, no un dato duro.</w:t>
      </w:r>
    </w:p>
    <w:p w14:paraId="23EE1262" w14:textId="77777777" w:rsidR="00197F90" w:rsidRDefault="00197F90" w:rsidP="00A9070B"/>
    <w:p w14:paraId="6C4405ED" w14:textId="77777777" w:rsidR="00197F90" w:rsidRDefault="00197F90" w:rsidP="00A9070B"/>
    <w:p w14:paraId="21751339" w14:textId="77777777" w:rsidR="00197F90" w:rsidRDefault="00197F90" w:rsidP="00A9070B"/>
    <w:p w14:paraId="7EE5F4B6" w14:textId="77777777" w:rsidR="00197F90" w:rsidRDefault="00197F90" w:rsidP="00A9070B"/>
    <w:p w14:paraId="6498D716" w14:textId="77777777" w:rsidR="00197F90" w:rsidRDefault="00197F90" w:rsidP="00A9070B"/>
    <w:p w14:paraId="1437FB0B" w14:textId="77777777" w:rsidR="00197F90" w:rsidRPr="00A9070B" w:rsidRDefault="00197F90" w:rsidP="00A9070B"/>
    <w:p w14:paraId="62CC68F1" w14:textId="77777777" w:rsidR="00AD62E1" w:rsidRPr="00AD62E1" w:rsidRDefault="00AD62E1" w:rsidP="00AD62E1">
      <w:pPr>
        <w:rPr>
          <w:b/>
          <w:bCs/>
          <w:sz w:val="24"/>
          <w:szCs w:val="28"/>
        </w:rPr>
      </w:pPr>
      <w:r w:rsidRPr="00AD62E1">
        <w:rPr>
          <w:b/>
          <w:bCs/>
          <w:sz w:val="24"/>
          <w:szCs w:val="28"/>
          <w:highlight w:val="yellow"/>
        </w:rPr>
        <w:lastRenderedPageBreak/>
        <w:t>En una frase</w:t>
      </w:r>
    </w:p>
    <w:p w14:paraId="1157D2D9" w14:textId="77777777" w:rsidR="00AD62E1" w:rsidRDefault="00AD62E1" w:rsidP="00AD62E1">
      <w:proofErr w:type="gramStart"/>
      <w:r w:rsidRPr="00AD62E1">
        <w:t>A día de hoy</w:t>
      </w:r>
      <w:proofErr w:type="gramEnd"/>
      <w:r w:rsidRPr="00AD62E1">
        <w:t xml:space="preserve"> no hay "el sucesor" del </w:t>
      </w:r>
      <w:proofErr w:type="spellStart"/>
      <w:r w:rsidRPr="00AD62E1">
        <w:t>Transformer</w:t>
      </w:r>
      <w:proofErr w:type="spellEnd"/>
      <w:r w:rsidRPr="00AD62E1">
        <w:t xml:space="preserve"> — hay un puñado de arquitecturas lineales (Mamba, RWKV) que se usan sobre todo </w:t>
      </w:r>
      <w:r w:rsidRPr="00AD62E1">
        <w:rPr>
          <w:b/>
          <w:bCs/>
        </w:rPr>
        <w:t>combinadas</w:t>
      </w:r>
      <w:r w:rsidRPr="00AD62E1">
        <w:t xml:space="preserve"> con </w:t>
      </w:r>
      <w:proofErr w:type="spellStart"/>
      <w:r w:rsidRPr="00AD62E1">
        <w:t>Attention</w:t>
      </w:r>
      <w:proofErr w:type="spellEnd"/>
      <w:r w:rsidRPr="00AD62E1">
        <w:t xml:space="preserve">, y los modelos de difusión como paradigma genuinamente distinto, todavía compitiendo parejo en algunos </w:t>
      </w:r>
      <w:proofErr w:type="spellStart"/>
      <w:r w:rsidRPr="00AD62E1">
        <w:t>benchmarks</w:t>
      </w:r>
      <w:proofErr w:type="spellEnd"/>
      <w:r w:rsidRPr="00AD62E1">
        <w:t xml:space="preserve"> y atrás en otros.</w:t>
      </w:r>
    </w:p>
    <w:p w14:paraId="671AAA75" w14:textId="5F73DA75" w:rsidR="00AD62E1" w:rsidRPr="00AD62E1" w:rsidRDefault="00AD62E1">
      <w:pPr>
        <w:pStyle w:val="Prrafodelista"/>
        <w:numPr>
          <w:ilvl w:val="0"/>
          <w:numId w:val="28"/>
        </w:numPr>
        <w:rPr>
          <w:b/>
          <w:bCs/>
        </w:rPr>
      </w:pPr>
      <w:r>
        <w:rPr>
          <w:b/>
          <w:bCs/>
        </w:rPr>
        <w:t xml:space="preserve">Perplejidad: </w:t>
      </w:r>
      <w:r>
        <w:t xml:space="preserve">Que tan “sorprendido” </w:t>
      </w:r>
      <w:proofErr w:type="spellStart"/>
      <w:r>
        <w:t>esta</w:t>
      </w:r>
      <w:proofErr w:type="spellEnd"/>
      <w:r>
        <w:t xml:space="preserve"> el modelo al ver el texto real – </w:t>
      </w:r>
      <w:proofErr w:type="spellStart"/>
      <w:r>
        <w:t>mas</w:t>
      </w:r>
      <w:proofErr w:type="spellEnd"/>
      <w:r>
        <w:t xml:space="preserve"> baja es mejor; mide que tan bien predice la siguiente palabra.</w:t>
      </w:r>
    </w:p>
    <w:p w14:paraId="1BB6B62E" w14:textId="1725BFE8" w:rsidR="00AD62E1" w:rsidRPr="00AD62E1" w:rsidRDefault="00AD62E1">
      <w:pPr>
        <w:pStyle w:val="Prrafodelista"/>
        <w:numPr>
          <w:ilvl w:val="0"/>
          <w:numId w:val="28"/>
        </w:numPr>
        <w:rPr>
          <w:b/>
          <w:bCs/>
        </w:rPr>
      </w:pPr>
      <w:proofErr w:type="spellStart"/>
      <w:r w:rsidRPr="00AD62E1">
        <w:rPr>
          <w:b/>
          <w:bCs/>
        </w:rPr>
        <w:t>Throughput</w:t>
      </w:r>
      <w:proofErr w:type="spellEnd"/>
      <w:r>
        <w:rPr>
          <w:b/>
          <w:bCs/>
        </w:rPr>
        <w:t xml:space="preserve">: </w:t>
      </w:r>
      <w:r>
        <w:t>cuantos tokens procesa el modelo por segundo – mide velocidad, no calidad</w:t>
      </w:r>
    </w:p>
    <w:p w14:paraId="084A4D17" w14:textId="2C2B81B5" w:rsidR="00197F90" w:rsidRPr="00510FE2" w:rsidRDefault="00750022">
      <w:pPr>
        <w:pStyle w:val="Prrafodelista"/>
        <w:numPr>
          <w:ilvl w:val="0"/>
          <w:numId w:val="28"/>
        </w:numPr>
        <w:rPr>
          <w:b/>
          <w:bCs/>
        </w:rPr>
      </w:pPr>
      <w:r w:rsidRPr="00750022">
        <w:rPr>
          <w:b/>
          <w:bCs/>
        </w:rPr>
        <w:t>MMLU</w:t>
      </w:r>
      <w:r>
        <w:rPr>
          <w:b/>
          <w:bCs/>
        </w:rPr>
        <w:t xml:space="preserve">: </w:t>
      </w:r>
      <w:r w:rsidRPr="00750022">
        <w:t xml:space="preserve">un </w:t>
      </w:r>
      <w:proofErr w:type="spellStart"/>
      <w:r w:rsidRPr="00750022">
        <w:t>benchmark</w:t>
      </w:r>
      <w:proofErr w:type="spellEnd"/>
      <w:r w:rsidRPr="00750022">
        <w:t xml:space="preserve"> de preguntas de opción múltiple sobre muchas materias (matemática, historia, derecho, etc.) que mide conocimiento y razonamiento general del modelo — se reporta como % de aciertos.</w:t>
      </w:r>
    </w:p>
    <w:p w14:paraId="5E87273D" w14:textId="0BE12554" w:rsidR="00197F90" w:rsidRDefault="00197F90" w:rsidP="00197F90">
      <w:pPr>
        <w:rPr>
          <w:b/>
          <w:bCs/>
        </w:rPr>
      </w:pPr>
      <w:r w:rsidRPr="00197F90">
        <w:rPr>
          <w:b/>
          <w:bCs/>
          <w:noProof/>
        </w:rPr>
        <w:drawing>
          <wp:inline distT="0" distB="0" distL="0" distR="0" wp14:anchorId="5761BB4A" wp14:editId="6C7ACB85">
            <wp:extent cx="2385267" cy="441998"/>
            <wp:effectExtent l="19050" t="19050" r="15240" b="15240"/>
            <wp:docPr id="1257358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58752" name=""/>
                    <pic:cNvPicPr/>
                  </pic:nvPicPr>
                  <pic:blipFill>
                    <a:blip r:embed="rId435"/>
                    <a:stretch>
                      <a:fillRect/>
                    </a:stretch>
                  </pic:blipFill>
                  <pic:spPr>
                    <a:xfrm>
                      <a:off x="0" y="0"/>
                      <a:ext cx="2385267" cy="441998"/>
                    </a:xfrm>
                    <a:prstGeom prst="rect">
                      <a:avLst/>
                    </a:prstGeom>
                    <a:ln w="12700">
                      <a:solidFill>
                        <a:schemeClr val="tx1"/>
                      </a:solidFill>
                    </a:ln>
                  </pic:spPr>
                </pic:pic>
              </a:graphicData>
            </a:graphic>
          </wp:inline>
        </w:drawing>
      </w:r>
    </w:p>
    <w:p w14:paraId="226E9C2B" w14:textId="6E2334D5" w:rsidR="00197F90" w:rsidRDefault="00197F90" w:rsidP="00197F90">
      <w:r w:rsidRPr="00197F90">
        <w:t>Mamba reemplaza el mecanismo de Self-</w:t>
      </w:r>
      <w:proofErr w:type="spellStart"/>
      <w:r w:rsidRPr="00197F90">
        <w:t>Attention</w:t>
      </w:r>
      <w:proofErr w:type="spellEnd"/>
      <w:r w:rsidRPr="00197F90">
        <w:t xml:space="preserve"> (donde cada token compara con </w:t>
      </w:r>
      <w:r w:rsidRPr="00197F90">
        <w:rPr>
          <w:i/>
          <w:iCs/>
        </w:rPr>
        <w:t>todos</w:t>
      </w:r>
      <w:r w:rsidRPr="00197F90">
        <w:t xml:space="preserve"> los demás)</w:t>
      </w:r>
      <w:r>
        <w:t xml:space="preserve"> por una </w:t>
      </w:r>
      <w:r>
        <w:rPr>
          <w:b/>
          <w:bCs/>
        </w:rPr>
        <w:t xml:space="preserve">“memoria” que se va actualizando token por token, </w:t>
      </w:r>
      <w:r>
        <w:t xml:space="preserve">como una </w:t>
      </w:r>
      <w:proofErr w:type="gramStart"/>
      <w:r>
        <w:t>RNN</w:t>
      </w:r>
      <w:proofErr w:type="gramEnd"/>
      <w:r>
        <w:t xml:space="preserve"> pero con </w:t>
      </w:r>
      <w:r w:rsidRPr="00DC4649">
        <w:rPr>
          <w:b/>
          <w:bCs/>
          <w:sz w:val="24"/>
          <w:szCs w:val="28"/>
          <w:highlight w:val="yellow"/>
        </w:rPr>
        <w:t>un diseño que si permite entrenarla en paralelo.</w:t>
      </w:r>
      <w:r w:rsidRPr="00DC4649">
        <w:rPr>
          <w:b/>
          <w:bCs/>
          <w:sz w:val="24"/>
          <w:szCs w:val="28"/>
        </w:rPr>
        <w:t xml:space="preserve"> </w:t>
      </w:r>
      <w:r>
        <w:t>Vamos con un ejemplo para que se vea la diferencia concreta.</w:t>
      </w:r>
    </w:p>
    <w:p w14:paraId="14C4E304" w14:textId="77777777" w:rsidR="0086307F" w:rsidRPr="0086307F" w:rsidRDefault="0086307F" w:rsidP="0086307F">
      <w:pPr>
        <w:rPr>
          <w:b/>
          <w:bCs/>
          <w:sz w:val="24"/>
          <w:szCs w:val="28"/>
        </w:rPr>
      </w:pPr>
      <w:r w:rsidRPr="0086307F">
        <w:rPr>
          <w:b/>
          <w:bCs/>
          <w:sz w:val="24"/>
          <w:szCs w:val="28"/>
          <w:highlight w:val="yellow"/>
        </w:rPr>
        <w:t>La diferencia de fondo con Self-</w:t>
      </w:r>
      <w:proofErr w:type="spellStart"/>
      <w:r w:rsidRPr="0086307F">
        <w:rPr>
          <w:b/>
          <w:bCs/>
          <w:sz w:val="24"/>
          <w:szCs w:val="28"/>
          <w:highlight w:val="yellow"/>
        </w:rPr>
        <w:t>Attention</w:t>
      </w:r>
      <w:proofErr w:type="spellEnd"/>
    </w:p>
    <w:p w14:paraId="64D7C17B" w14:textId="62381DA2" w:rsidR="00197F90" w:rsidRDefault="00CF7B32" w:rsidP="00197F90">
      <w:r w:rsidRPr="00CF7B32">
        <w:rPr>
          <w:noProof/>
        </w:rPr>
        <w:drawing>
          <wp:inline distT="0" distB="0" distL="0" distR="0" wp14:anchorId="1DD5C318" wp14:editId="68D5B5AA">
            <wp:extent cx="3960283" cy="1548633"/>
            <wp:effectExtent l="19050" t="19050" r="21590" b="13970"/>
            <wp:docPr id="1219082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82160" name=""/>
                    <pic:cNvPicPr/>
                  </pic:nvPicPr>
                  <pic:blipFill>
                    <a:blip r:embed="rId436"/>
                    <a:stretch>
                      <a:fillRect/>
                    </a:stretch>
                  </pic:blipFill>
                  <pic:spPr>
                    <a:xfrm>
                      <a:off x="0" y="0"/>
                      <a:ext cx="3974335" cy="1554128"/>
                    </a:xfrm>
                    <a:prstGeom prst="rect">
                      <a:avLst/>
                    </a:prstGeom>
                    <a:ln w="19050">
                      <a:solidFill>
                        <a:schemeClr val="tx1"/>
                      </a:solidFill>
                    </a:ln>
                  </pic:spPr>
                </pic:pic>
              </a:graphicData>
            </a:graphic>
          </wp:inline>
        </w:drawing>
      </w:r>
    </w:p>
    <w:p w14:paraId="54CD6ACA" w14:textId="77777777" w:rsidR="00CF7B32" w:rsidRPr="00CF7B32" w:rsidRDefault="00CF7B32" w:rsidP="00CF7B32">
      <w:pPr>
        <w:rPr>
          <w:b/>
          <w:bCs/>
          <w:sz w:val="24"/>
          <w:szCs w:val="28"/>
        </w:rPr>
      </w:pPr>
      <w:r w:rsidRPr="00CF7B32">
        <w:rPr>
          <w:b/>
          <w:bCs/>
          <w:sz w:val="24"/>
          <w:szCs w:val="28"/>
          <w:highlight w:val="yellow"/>
        </w:rPr>
        <w:t xml:space="preserve">Ejemplo con nuestra misma oración, "The </w:t>
      </w:r>
      <w:proofErr w:type="spellStart"/>
      <w:r w:rsidRPr="00CF7B32">
        <w:rPr>
          <w:b/>
          <w:bCs/>
          <w:sz w:val="24"/>
          <w:szCs w:val="28"/>
          <w:highlight w:val="yellow"/>
        </w:rPr>
        <w:t>dog</w:t>
      </w:r>
      <w:proofErr w:type="spellEnd"/>
      <w:r w:rsidRPr="00CF7B32">
        <w:rPr>
          <w:b/>
          <w:bCs/>
          <w:sz w:val="24"/>
          <w:szCs w:val="28"/>
          <w:highlight w:val="yellow"/>
        </w:rPr>
        <w:t xml:space="preserve"> </w:t>
      </w:r>
      <w:proofErr w:type="spellStart"/>
      <w:r w:rsidRPr="00CF7B32">
        <w:rPr>
          <w:b/>
          <w:bCs/>
          <w:sz w:val="24"/>
          <w:szCs w:val="28"/>
          <w:highlight w:val="yellow"/>
        </w:rPr>
        <w:t>eats</w:t>
      </w:r>
      <w:proofErr w:type="spellEnd"/>
      <w:r w:rsidRPr="00CF7B32">
        <w:rPr>
          <w:b/>
          <w:bCs/>
          <w:sz w:val="24"/>
          <w:szCs w:val="28"/>
          <w:highlight w:val="yellow"/>
        </w:rPr>
        <w:t xml:space="preserve"> bread"</w:t>
      </w:r>
    </w:p>
    <w:p w14:paraId="6E3403A5" w14:textId="77777777" w:rsidR="0096091E" w:rsidRPr="0096091E" w:rsidRDefault="0096091E" w:rsidP="0096091E">
      <w:r w:rsidRPr="0096091E">
        <w:rPr>
          <w:b/>
          <w:bCs/>
        </w:rPr>
        <w:t>Con Self-</w:t>
      </w:r>
      <w:proofErr w:type="spellStart"/>
      <w:r w:rsidRPr="0096091E">
        <w:rPr>
          <w:b/>
          <w:bCs/>
        </w:rPr>
        <w:t>Attention</w:t>
      </w:r>
      <w:proofErr w:type="spellEnd"/>
      <w:r w:rsidRPr="0096091E">
        <w:t xml:space="preserve"> (lo que ya vimos): cuando "</w:t>
      </w:r>
      <w:proofErr w:type="spellStart"/>
      <w:r w:rsidRPr="0096091E">
        <w:t>eats</w:t>
      </w:r>
      <w:proofErr w:type="spellEnd"/>
      <w:r w:rsidRPr="0096091E">
        <w:t>" calcula su atención, compara explícitamente contra "The", "</w:t>
      </w:r>
      <w:proofErr w:type="spellStart"/>
      <w:r w:rsidRPr="0096091E">
        <w:t>dog</w:t>
      </w:r>
      <w:proofErr w:type="spellEnd"/>
      <w:r w:rsidRPr="0096091E">
        <w:t>" y "bread" — 3 comparaciones directas, con sus propios Keys guardados en el cache.</w:t>
      </w:r>
    </w:p>
    <w:p w14:paraId="32540517" w14:textId="1A02AB55" w:rsidR="00902D31" w:rsidRDefault="0096091E" w:rsidP="00197F90">
      <w:r>
        <w:rPr>
          <w:b/>
          <w:bCs/>
        </w:rPr>
        <w:t xml:space="preserve">Con Mamba, </w:t>
      </w:r>
      <w:r>
        <w:t xml:space="preserve">en cambio, no hay comparación directa entre tokens. </w:t>
      </w:r>
      <w:r w:rsidR="00902D31" w:rsidRPr="00902D31">
        <w:t xml:space="preserve">Hay un </w:t>
      </w:r>
      <w:r w:rsidR="00902D31" w:rsidRPr="00902D31">
        <w:rPr>
          <w:b/>
          <w:bCs/>
        </w:rPr>
        <w:t>estado</w:t>
      </w:r>
      <w:r w:rsidR="00902D31" w:rsidRPr="00902D31">
        <w:t xml:space="preserve"> (un vector, </w:t>
      </w:r>
      <w:proofErr w:type="spellStart"/>
      <w:r w:rsidR="00902D31" w:rsidRPr="00902D31">
        <w:t>pensalo</w:t>
      </w:r>
      <w:proofErr w:type="spellEnd"/>
      <w:r w:rsidR="00902D31" w:rsidRPr="00902D31">
        <w:t xml:space="preserve"> como una "memoria resumida") que se va actualizando</w:t>
      </w:r>
      <w:r w:rsidR="00902D31">
        <w:t>:</w:t>
      </w:r>
    </w:p>
    <w:p w14:paraId="32B9EE75" w14:textId="2E2B9F00" w:rsidR="00902D31" w:rsidRDefault="00902D31" w:rsidP="00197F90">
      <w:r w:rsidRPr="00902D31">
        <w:rPr>
          <w:noProof/>
        </w:rPr>
        <w:drawing>
          <wp:inline distT="0" distB="0" distL="0" distR="0" wp14:anchorId="5A7F93D9" wp14:editId="6804C0F0">
            <wp:extent cx="5063067" cy="1617785"/>
            <wp:effectExtent l="19050" t="19050" r="23495" b="20955"/>
            <wp:docPr id="1392042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42137" name=""/>
                    <pic:cNvPicPr/>
                  </pic:nvPicPr>
                  <pic:blipFill>
                    <a:blip r:embed="rId437"/>
                    <a:stretch>
                      <a:fillRect/>
                    </a:stretch>
                  </pic:blipFill>
                  <pic:spPr>
                    <a:xfrm>
                      <a:off x="0" y="0"/>
                      <a:ext cx="5069879" cy="1619962"/>
                    </a:xfrm>
                    <a:prstGeom prst="rect">
                      <a:avLst/>
                    </a:prstGeom>
                    <a:ln w="19050">
                      <a:solidFill>
                        <a:schemeClr val="tx1"/>
                      </a:solidFill>
                    </a:ln>
                  </pic:spPr>
                </pic:pic>
              </a:graphicData>
            </a:graphic>
          </wp:inline>
        </w:drawing>
      </w:r>
    </w:p>
    <w:p w14:paraId="6989829D" w14:textId="74E75885" w:rsidR="00C143BD" w:rsidRDefault="00C143BD" w:rsidP="00197F90">
      <w:pPr>
        <w:rPr>
          <w:rFonts w:eastAsiaTheme="minorEastAsia"/>
        </w:rPr>
      </w:pPr>
      <w:r>
        <w:t xml:space="preserve">Para predecir que sigue </w:t>
      </w:r>
      <w:proofErr w:type="spellStart"/>
      <w:r>
        <w:t>despues</w:t>
      </w:r>
      <w:proofErr w:type="spellEnd"/>
      <w:r>
        <w:t xml:space="preserve"> de “bread”, mamba </w:t>
      </w:r>
      <w:r>
        <w:rPr>
          <w:b/>
          <w:bCs/>
        </w:rPr>
        <w:t xml:space="preserve">no </w:t>
      </w:r>
      <w:r>
        <w:t>vuelve a mirar “The” ni “</w:t>
      </w:r>
      <w:proofErr w:type="spellStart"/>
      <w:r>
        <w:t>dog</w:t>
      </w:r>
      <w:proofErr w:type="spellEnd"/>
      <w:r>
        <w:t xml:space="preserve">” directamente – usa solo </w:t>
      </w:r>
      <m:oMath>
        <m:sSub>
          <m:sSubPr>
            <m:ctrlPr>
              <w:rPr>
                <w:rFonts w:ascii="Cambria Math" w:hAnsi="Cambria Math"/>
              </w:rPr>
            </m:ctrlPr>
          </m:sSubPr>
          <m:e>
            <m:r>
              <w:rPr>
                <w:rFonts w:ascii="Cambria Math" w:hAnsi="Cambria Math"/>
              </w:rPr>
              <m:t>h</m:t>
            </m:r>
          </m:e>
          <m:sub>
            <m:r>
              <w:rPr>
                <w:rFonts w:ascii="Cambria Math" w:hAnsi="Cambria Math"/>
              </w:rPr>
              <m:t>4</m:t>
            </m:r>
          </m:sub>
        </m:sSub>
      </m:oMath>
      <w:r>
        <w:rPr>
          <w:rFonts w:eastAsiaTheme="minorEastAsia"/>
        </w:rPr>
        <w:t>, el estado acumulado, que ya “contiene” (de forma comprimida) la información relevante de todo lo anterior.</w:t>
      </w:r>
    </w:p>
    <w:p w14:paraId="17468B39" w14:textId="77777777" w:rsidR="00C143BD" w:rsidRDefault="00C143BD" w:rsidP="00197F90">
      <w:pPr>
        <w:pBdr>
          <w:bottom w:val="single" w:sz="6" w:space="1" w:color="auto"/>
        </w:pBdr>
      </w:pPr>
    </w:p>
    <w:p w14:paraId="24CE9065" w14:textId="77777777" w:rsidR="00510FE2" w:rsidRPr="007B18DB" w:rsidRDefault="00510FE2" w:rsidP="00510FE2">
      <w:pPr>
        <w:rPr>
          <w:b/>
          <w:bCs/>
          <w:sz w:val="24"/>
          <w:szCs w:val="28"/>
        </w:rPr>
      </w:pPr>
      <w:r w:rsidRPr="007B18DB">
        <w:rPr>
          <w:b/>
          <w:bCs/>
          <w:sz w:val="24"/>
          <w:szCs w:val="28"/>
          <w:highlight w:val="yellow"/>
        </w:rPr>
        <w:t>La pieza clave que hace a Mamba distinto de una RNN vieja</w:t>
      </w:r>
    </w:p>
    <w:p w14:paraId="7BF6C1D4" w14:textId="77777777" w:rsidR="007B18DB" w:rsidRPr="007B18DB" w:rsidRDefault="007B18DB" w:rsidP="007B18DB">
      <w:r w:rsidRPr="007B18DB">
        <w:t xml:space="preserve">La palabra "Selective" en "Selective State Space Model" es la novedad: a diferencia de una RNN clásica (que trata a todos los tokens igual), Mamba </w:t>
      </w:r>
      <w:r w:rsidRPr="007B18DB">
        <w:rPr>
          <w:b/>
          <w:bCs/>
        </w:rPr>
        <w:t>decide dinámicamente</w:t>
      </w:r>
      <w:r w:rsidRPr="007B18DB">
        <w:t xml:space="preserve"> qué tan importante es cada token nuevo para el estado — puede "darle mucho peso" a una palabra clave y casi ignorar una palabra de relleno, ajustando ese peso de forma distinta según el contenido. Eso es lo que recupera parte de la capacidad que las RNN clásicas no tenían.</w:t>
      </w:r>
    </w:p>
    <w:p w14:paraId="75A082D2" w14:textId="0DF341F0" w:rsidR="00510FE2" w:rsidRPr="007B18DB" w:rsidRDefault="007B18DB" w:rsidP="00197F90">
      <w:pPr>
        <w:rPr>
          <w:b/>
          <w:bCs/>
          <w:sz w:val="24"/>
          <w:szCs w:val="28"/>
        </w:rPr>
      </w:pPr>
      <w:r w:rsidRPr="007B18DB">
        <w:rPr>
          <w:b/>
          <w:bCs/>
          <w:sz w:val="24"/>
          <w:szCs w:val="28"/>
          <w:highlight w:val="yellow"/>
        </w:rPr>
        <w:t xml:space="preserve">Por qué esto da </w:t>
      </w:r>
      <m:oMath>
        <m:r>
          <m:rPr>
            <m:sty m:val="bi"/>
          </m:rPr>
          <w:rPr>
            <w:rFonts w:ascii="Cambria Math" w:hAnsi="Cambria Math"/>
            <w:sz w:val="24"/>
            <w:szCs w:val="28"/>
            <w:highlight w:val="yellow"/>
          </w:rPr>
          <m:t>O</m:t>
        </m:r>
        <m:d>
          <m:dPr>
            <m:ctrlPr>
              <w:rPr>
                <w:rFonts w:ascii="Cambria Math" w:hAnsi="Cambria Math"/>
                <w:b/>
                <w:bCs/>
                <w:sz w:val="24"/>
                <w:szCs w:val="28"/>
                <w:highlight w:val="yellow"/>
              </w:rPr>
            </m:ctrlPr>
          </m:dPr>
          <m:e>
            <m:r>
              <m:rPr>
                <m:sty m:val="bi"/>
              </m:rPr>
              <w:rPr>
                <w:rFonts w:ascii="Cambria Math" w:hAnsi="Cambria Math"/>
                <w:sz w:val="24"/>
                <w:szCs w:val="28"/>
                <w:highlight w:val="yellow"/>
              </w:rPr>
              <m:t>n</m:t>
            </m:r>
          </m:e>
        </m:d>
      </m:oMath>
      <w:r w:rsidRPr="007B18DB">
        <w:rPr>
          <w:rFonts w:eastAsiaTheme="minorEastAsia"/>
          <w:b/>
          <w:bCs/>
          <w:sz w:val="24"/>
          <w:szCs w:val="28"/>
          <w:highlight w:val="yellow"/>
        </w:rPr>
        <w:t xml:space="preserve"> en vez de </w:t>
      </w:r>
      <m:oMath>
        <m:r>
          <m:rPr>
            <m:sty m:val="bi"/>
          </m:rPr>
          <w:rPr>
            <w:rFonts w:ascii="Cambria Math" w:hAnsi="Cambria Math"/>
            <w:sz w:val="24"/>
            <w:szCs w:val="28"/>
            <w:highlight w:val="yellow"/>
          </w:rPr>
          <m:t>O</m:t>
        </m:r>
        <m:d>
          <m:dPr>
            <m:ctrlPr>
              <w:rPr>
                <w:rFonts w:ascii="Cambria Math" w:hAnsi="Cambria Math"/>
                <w:b/>
                <w:bCs/>
                <w:sz w:val="24"/>
                <w:szCs w:val="28"/>
                <w:highlight w:val="yellow"/>
              </w:rPr>
            </m:ctrlPr>
          </m:dPr>
          <m:e>
            <m:sSup>
              <m:sSupPr>
                <m:ctrlPr>
                  <w:rPr>
                    <w:rFonts w:ascii="Cambria Math" w:hAnsi="Cambria Math"/>
                    <w:b/>
                    <w:bCs/>
                    <w:sz w:val="24"/>
                    <w:szCs w:val="28"/>
                    <w:highlight w:val="yellow"/>
                  </w:rPr>
                </m:ctrlPr>
              </m:sSupPr>
              <m:e>
                <m:r>
                  <m:rPr>
                    <m:sty m:val="bi"/>
                  </m:rPr>
                  <w:rPr>
                    <w:rFonts w:ascii="Cambria Math" w:hAnsi="Cambria Math"/>
                    <w:sz w:val="24"/>
                    <w:szCs w:val="28"/>
                    <w:highlight w:val="yellow"/>
                  </w:rPr>
                  <m:t>n</m:t>
                </m:r>
              </m:e>
              <m:sup>
                <m:r>
                  <m:rPr>
                    <m:sty m:val="bi"/>
                  </m:rPr>
                  <w:rPr>
                    <w:rFonts w:ascii="Cambria Math" w:hAnsi="Cambria Math"/>
                    <w:sz w:val="24"/>
                    <w:szCs w:val="28"/>
                    <w:highlight w:val="yellow"/>
                  </w:rPr>
                  <m:t>2</m:t>
                </m:r>
              </m:sup>
            </m:sSup>
          </m:e>
        </m:d>
      </m:oMath>
    </w:p>
    <w:p w14:paraId="0B68EA1C" w14:textId="3620062A" w:rsidR="001937F3" w:rsidRDefault="007B18DB" w:rsidP="00742468">
      <w:pPr>
        <w:rPr>
          <w:rFonts w:eastAsiaTheme="minorEastAsia"/>
        </w:rPr>
      </w:pPr>
      <w:r>
        <w:t xml:space="preserve">Cada token nuevo solo necesita </w:t>
      </w:r>
      <w:r>
        <w:rPr>
          <w:b/>
          <w:bCs/>
        </w:rPr>
        <w:t xml:space="preserve">una actualización del estado </w:t>
      </w:r>
      <w:r>
        <w:t xml:space="preserve">(un </w:t>
      </w:r>
      <w:proofErr w:type="spellStart"/>
      <w:r>
        <w:t>calculo</w:t>
      </w:r>
      <w:proofErr w:type="spellEnd"/>
      <w:r>
        <w:t xml:space="preserve"> de tamaño fijo) – no comparaciones contra todos los tokens anteriores. Por eso, si la oración tiene 10.000 </w:t>
      </w:r>
      <w:r w:rsidR="00041946">
        <w:t xml:space="preserve">palabras, el costo crece proporcional 10.000, no a </w:t>
      </w:r>
      <m:oMath>
        <m:sSup>
          <m:sSupPr>
            <m:ctrlPr>
              <w:rPr>
                <w:rFonts w:ascii="Cambria Math" w:hAnsi="Cambria Math"/>
              </w:rPr>
            </m:ctrlPr>
          </m:sSupPr>
          <m:e>
            <m:r>
              <w:rPr>
                <w:rFonts w:ascii="Cambria Math" w:hAnsi="Cambria Math"/>
              </w:rPr>
              <m:t>10.000</m:t>
            </m:r>
          </m:e>
          <m:sup>
            <m:r>
              <w:rPr>
                <w:rFonts w:ascii="Cambria Math" w:hAnsi="Cambria Math"/>
              </w:rPr>
              <m:t>2</m:t>
            </m:r>
          </m:sup>
        </m:sSup>
      </m:oMath>
      <w:r w:rsidR="00041946">
        <w:rPr>
          <w:rFonts w:eastAsiaTheme="minorEastAsia"/>
        </w:rPr>
        <w:t>.</w:t>
      </w:r>
    </w:p>
    <w:p w14:paraId="254F52C1" w14:textId="77777777" w:rsidR="00041946" w:rsidRPr="00041946" w:rsidRDefault="00041946" w:rsidP="00041946">
      <w:pPr>
        <w:rPr>
          <w:b/>
          <w:bCs/>
          <w:sz w:val="24"/>
          <w:szCs w:val="28"/>
        </w:rPr>
      </w:pPr>
      <w:r w:rsidRPr="00041946">
        <w:rPr>
          <w:b/>
          <w:bCs/>
          <w:sz w:val="24"/>
          <w:szCs w:val="28"/>
          <w:highlight w:val="yellow"/>
        </w:rPr>
        <w:t xml:space="preserve">El costo de esto: por qué pierde en </w:t>
      </w:r>
      <w:proofErr w:type="spellStart"/>
      <w:r w:rsidRPr="00041946">
        <w:rPr>
          <w:b/>
          <w:bCs/>
          <w:sz w:val="24"/>
          <w:szCs w:val="28"/>
          <w:highlight w:val="yellow"/>
        </w:rPr>
        <w:t>in-context</w:t>
      </w:r>
      <w:proofErr w:type="spellEnd"/>
      <w:r w:rsidRPr="00041946">
        <w:rPr>
          <w:b/>
          <w:bCs/>
          <w:sz w:val="24"/>
          <w:szCs w:val="28"/>
          <w:highlight w:val="yellow"/>
        </w:rPr>
        <w:t xml:space="preserve"> </w:t>
      </w:r>
      <w:proofErr w:type="spellStart"/>
      <w:r w:rsidRPr="00041946">
        <w:rPr>
          <w:b/>
          <w:bCs/>
          <w:sz w:val="24"/>
          <w:szCs w:val="28"/>
          <w:highlight w:val="yellow"/>
        </w:rPr>
        <w:t>learning</w:t>
      </w:r>
      <w:proofErr w:type="spellEnd"/>
    </w:p>
    <w:p w14:paraId="63FC2FF0" w14:textId="6FF9AFF4" w:rsidR="00041946" w:rsidRDefault="00C8426E" w:rsidP="00742468">
      <w:r>
        <w:t xml:space="preserve">Como toda la información pasada queda </w:t>
      </w:r>
      <w:r>
        <w:rPr>
          <w:b/>
          <w:bCs/>
        </w:rPr>
        <w:t xml:space="preserve">comprimida en un solo vector de tamaño fijo (h), </w:t>
      </w:r>
      <w:r>
        <w:t xml:space="preserve">hay un </w:t>
      </w:r>
      <w:proofErr w:type="spellStart"/>
      <w:r>
        <w:t>limite</w:t>
      </w:r>
      <w:proofErr w:type="spellEnd"/>
      <w:r>
        <w:t xml:space="preserve"> a cuanto detalle puede “recordar” – es como resumir un libro entero en una sola </w:t>
      </w:r>
      <w:proofErr w:type="spellStart"/>
      <w:r>
        <w:t>pagina</w:t>
      </w:r>
      <w:proofErr w:type="spellEnd"/>
      <w:r>
        <w:t xml:space="preserve">: </w:t>
      </w:r>
      <w:proofErr w:type="spellStart"/>
      <w:r>
        <w:t>perdes</w:t>
      </w:r>
      <w:proofErr w:type="spellEnd"/>
      <w:r>
        <w:t xml:space="preserve"> matices. Self-</w:t>
      </w:r>
      <w:proofErr w:type="spellStart"/>
      <w:r>
        <w:t>Attention</w:t>
      </w:r>
      <w:proofErr w:type="spellEnd"/>
      <w:r>
        <w:t>,</w:t>
      </w:r>
      <w:r w:rsidR="00A14A60">
        <w:t xml:space="preserve"> en cambio, mantiene acceso directo a cada token anterior (</w:t>
      </w:r>
      <w:proofErr w:type="spellStart"/>
      <w:r w:rsidR="00A14A60">
        <w:t>via</w:t>
      </w:r>
      <w:proofErr w:type="spellEnd"/>
      <w:r w:rsidR="00A14A60">
        <w:t xml:space="preserve"> el cache de K/V), sin comprimir nada </w:t>
      </w:r>
      <w:r w:rsidR="00A14A60" w:rsidRPr="0019004B">
        <w:rPr>
          <w:b/>
          <w:bCs/>
          <w:sz w:val="24"/>
          <w:szCs w:val="28"/>
          <w:highlight w:val="yellow"/>
        </w:rPr>
        <w:t>– por eso le va mejor en tareas donde hace falta recuperar un detalle especifico de muy atrás en el contexto.</w:t>
      </w:r>
    </w:p>
    <w:p w14:paraId="27DA9DAA" w14:textId="77777777" w:rsidR="00A14A60" w:rsidRPr="00C8426E" w:rsidRDefault="00A14A60" w:rsidP="00742468"/>
    <w:p w14:paraId="7BDF26F4" w14:textId="77777777" w:rsidR="00807B04" w:rsidRPr="00687B76" w:rsidRDefault="00807B04" w:rsidP="00742468"/>
    <w:p w14:paraId="46A65E62" w14:textId="77777777" w:rsidR="002E3543" w:rsidRDefault="002E3543" w:rsidP="00742468">
      <w:pPr>
        <w:ind w:left="360"/>
        <w:rPr>
          <w:i/>
          <w:iCs/>
        </w:rPr>
      </w:pPr>
    </w:p>
    <w:p w14:paraId="2EBBA268" w14:textId="77777777" w:rsidR="00F00B84" w:rsidRDefault="00F00B84" w:rsidP="00742468">
      <w:pPr>
        <w:ind w:left="360"/>
        <w:rPr>
          <w:i/>
          <w:iCs/>
        </w:rPr>
      </w:pPr>
    </w:p>
    <w:p w14:paraId="43944249" w14:textId="29BFCCE7" w:rsidR="00F00B84" w:rsidRDefault="00F00B84">
      <w:pPr>
        <w:rPr>
          <w:i/>
          <w:iCs/>
        </w:rPr>
      </w:pPr>
      <w:r>
        <w:rPr>
          <w:i/>
          <w:iCs/>
        </w:rPr>
        <w:br w:type="page"/>
      </w:r>
    </w:p>
    <w:p w14:paraId="3E24805A" w14:textId="05DAAE8B" w:rsidR="00F00B84" w:rsidRDefault="0086158C">
      <w:pPr>
        <w:pStyle w:val="Ttulo2"/>
        <w:numPr>
          <w:ilvl w:val="1"/>
          <w:numId w:val="29"/>
        </w:numPr>
        <w:rPr>
          <w:rFonts w:cs="Arial"/>
          <w:b/>
          <w:bCs/>
          <w:sz w:val="24"/>
          <w:highlight w:val="yellow"/>
        </w:rPr>
      </w:pPr>
      <w:r>
        <w:rPr>
          <w:rFonts w:ascii="Arial" w:hAnsi="Arial" w:cs="Arial"/>
          <w:b/>
          <w:bCs/>
          <w:sz w:val="24"/>
          <w:szCs w:val="24"/>
          <w:highlight w:val="yellow"/>
        </w:rPr>
        <w:lastRenderedPageBreak/>
        <w:t xml:space="preserve"> </w:t>
      </w:r>
      <w:bookmarkStart w:id="69" w:name="_Toc243791158"/>
      <w:r w:rsidR="00F00B84">
        <w:rPr>
          <w:rFonts w:ascii="Arial" w:hAnsi="Arial" w:cs="Arial"/>
          <w:b/>
          <w:bCs/>
          <w:sz w:val="24"/>
          <w:szCs w:val="24"/>
          <w:highlight w:val="yellow"/>
        </w:rPr>
        <w:t xml:space="preserve">DIA </w:t>
      </w:r>
      <w:r w:rsidR="00C40CEA">
        <w:rPr>
          <w:rFonts w:ascii="Arial" w:hAnsi="Arial" w:cs="Arial"/>
          <w:b/>
          <w:bCs/>
          <w:sz w:val="24"/>
          <w:szCs w:val="24"/>
          <w:highlight w:val="yellow"/>
        </w:rPr>
        <w:t xml:space="preserve">4 [01-10] - </w:t>
      </w:r>
      <w:r w:rsidRPr="0086158C">
        <w:rPr>
          <w:rFonts w:cs="Arial"/>
          <w:b/>
          <w:bCs/>
          <w:sz w:val="24"/>
          <w:highlight w:val="yellow"/>
        </w:rPr>
        <w:t xml:space="preserve">Evolución de los Modelos de Lenguaje: De la Ingeniería de </w:t>
      </w:r>
      <w:proofErr w:type="spellStart"/>
      <w:r w:rsidRPr="0086158C">
        <w:rPr>
          <w:rFonts w:cs="Arial"/>
          <w:b/>
          <w:bCs/>
          <w:sz w:val="24"/>
          <w:highlight w:val="yellow"/>
        </w:rPr>
        <w:t>Prompts</w:t>
      </w:r>
      <w:proofErr w:type="spellEnd"/>
      <w:r w:rsidRPr="0086158C">
        <w:rPr>
          <w:rFonts w:cs="Arial"/>
          <w:b/>
          <w:bCs/>
          <w:sz w:val="24"/>
          <w:highlight w:val="yellow"/>
        </w:rPr>
        <w:t xml:space="preserve"> a la IA </w:t>
      </w:r>
      <w:proofErr w:type="spellStart"/>
      <w:r w:rsidRPr="0086158C">
        <w:rPr>
          <w:rFonts w:cs="Arial"/>
          <w:b/>
          <w:bCs/>
          <w:sz w:val="24"/>
          <w:highlight w:val="yellow"/>
        </w:rPr>
        <w:t>Agéntica</w:t>
      </w:r>
      <w:bookmarkEnd w:id="69"/>
      <w:proofErr w:type="spellEnd"/>
    </w:p>
    <w:p w14:paraId="4ECA37B1" w14:textId="1BAA0123" w:rsidR="0086158C" w:rsidRDefault="0086158C" w:rsidP="0086158C">
      <w:pPr>
        <w:rPr>
          <w:highlight w:val="yellow"/>
        </w:rPr>
      </w:pPr>
      <w:r w:rsidRPr="0086158C">
        <w:rPr>
          <w:noProof/>
          <w:highlight w:val="yellow"/>
        </w:rPr>
        <w:drawing>
          <wp:inline distT="0" distB="0" distL="0" distR="0" wp14:anchorId="090A2300" wp14:editId="5157F31D">
            <wp:extent cx="6544733" cy="2934222"/>
            <wp:effectExtent l="0" t="0" r="0" b="0"/>
            <wp:docPr id="1487050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6547640" cy="2935525"/>
                    </a:xfrm>
                    <a:prstGeom prst="rect">
                      <a:avLst/>
                    </a:prstGeom>
                    <a:noFill/>
                    <a:ln>
                      <a:noFill/>
                    </a:ln>
                  </pic:spPr>
                </pic:pic>
              </a:graphicData>
            </a:graphic>
          </wp:inline>
        </w:drawing>
      </w:r>
    </w:p>
    <w:p w14:paraId="6669D2DF" w14:textId="77777777" w:rsidR="005458CC" w:rsidRPr="005458CC" w:rsidRDefault="005458CC" w:rsidP="005458CC">
      <w:pPr>
        <w:rPr>
          <w:b/>
          <w:bCs/>
          <w:sz w:val="24"/>
          <w:szCs w:val="28"/>
          <w:highlight w:val="yellow"/>
        </w:rPr>
      </w:pPr>
      <w:r w:rsidRPr="005458CC">
        <w:rPr>
          <w:b/>
          <w:bCs/>
          <w:sz w:val="24"/>
          <w:szCs w:val="28"/>
          <w:highlight w:val="yellow"/>
        </w:rPr>
        <w:t>Contexto Previo (El texto)</w:t>
      </w:r>
    </w:p>
    <w:p w14:paraId="1B151D31" w14:textId="7EADBF9F" w:rsidR="0086158C" w:rsidRDefault="005052E8" w:rsidP="0086158C">
      <w:r w:rsidRPr="005052E8">
        <w:t xml:space="preserve">Antes de llegar a estas etapas, el texto menciona el origen del </w:t>
      </w:r>
      <w:proofErr w:type="spellStart"/>
      <w:r w:rsidRPr="005052E8">
        <w:rPr>
          <w:i/>
          <w:iCs/>
        </w:rPr>
        <w:t>Transformer</w:t>
      </w:r>
      <w:proofErr w:type="spellEnd"/>
      <w:r w:rsidRPr="005052E8">
        <w:t xml:space="preserve"> (la arquitectura actual de la IA). </w:t>
      </w:r>
      <w:r>
        <w:t xml:space="preserve">Antes de </w:t>
      </w:r>
      <w:proofErr w:type="spellStart"/>
      <w:r>
        <w:t>el</w:t>
      </w:r>
      <w:proofErr w:type="spellEnd"/>
      <w:r>
        <w:t xml:space="preserve">, existía la </w:t>
      </w:r>
      <w:r>
        <w:rPr>
          <w:b/>
          <w:bCs/>
        </w:rPr>
        <w:t xml:space="preserve">LSTM </w:t>
      </w:r>
      <w:r>
        <w:t xml:space="preserve">(memoria a largo corto plazo), que era potente pero muy difícil de paralelizar (entrenar paso a paso era lento). El </w:t>
      </w:r>
      <w:proofErr w:type="spellStart"/>
      <w:r>
        <w:rPr>
          <w:b/>
          <w:bCs/>
        </w:rPr>
        <w:t>Transfoormer</w:t>
      </w:r>
      <w:proofErr w:type="spellEnd"/>
      <w:r>
        <w:rPr>
          <w:b/>
          <w:bCs/>
        </w:rPr>
        <w:t xml:space="preserve"> </w:t>
      </w:r>
      <w:r>
        <w:t xml:space="preserve">simplifico esto con el concepto de </w:t>
      </w:r>
      <w:r>
        <w:rPr>
          <w:b/>
          <w:bCs/>
        </w:rPr>
        <w:t>“</w:t>
      </w:r>
      <w:proofErr w:type="spellStart"/>
      <w:r>
        <w:rPr>
          <w:b/>
          <w:bCs/>
        </w:rPr>
        <w:t>Attention</w:t>
      </w:r>
      <w:proofErr w:type="spellEnd"/>
      <w:r>
        <w:rPr>
          <w:b/>
          <w:bCs/>
        </w:rPr>
        <w:t xml:space="preserve">”, </w:t>
      </w:r>
      <w:r>
        <w:t xml:space="preserve">permitiendo procesar todo en paralelo, lo que llevo la </w:t>
      </w:r>
      <w:r>
        <w:rPr>
          <w:b/>
          <w:bCs/>
        </w:rPr>
        <w:t xml:space="preserve">Inteligencia Emergente: </w:t>
      </w:r>
      <w:r>
        <w:t xml:space="preserve">La capacidad de que una maquina no solo prediga palabras probables, sino que de respuestas exactas y precisas (como resolver un problema matemático), </w:t>
      </w:r>
      <w:r w:rsidR="00540DFA" w:rsidRPr="00540DFA">
        <w:t xml:space="preserve">algo que aún sorprende a los expertos (y que fue muy criticado en el famoso </w:t>
      </w:r>
      <w:proofErr w:type="spellStart"/>
      <w:r w:rsidR="00540DFA" w:rsidRPr="00540DFA">
        <w:t>paper</w:t>
      </w:r>
      <w:proofErr w:type="spellEnd"/>
      <w:r w:rsidR="00540DFA" w:rsidRPr="00540DFA">
        <w:t xml:space="preserve"> de los "loros estocásticos" en 2023).</w:t>
      </w:r>
    </w:p>
    <w:p w14:paraId="6775A255" w14:textId="77777777" w:rsidR="00540DFA" w:rsidRPr="00540DFA" w:rsidRDefault="00540DFA" w:rsidP="00540DFA">
      <w:pPr>
        <w:rPr>
          <w:b/>
          <w:bCs/>
          <w:sz w:val="24"/>
          <w:szCs w:val="28"/>
        </w:rPr>
      </w:pPr>
      <w:r w:rsidRPr="00540DFA">
        <w:rPr>
          <w:b/>
          <w:bCs/>
          <w:sz w:val="24"/>
          <w:szCs w:val="28"/>
          <w:highlight w:val="yellow"/>
        </w:rPr>
        <w:t>Las 4 Etapas de la Imagen (Explicadas con el texto)</w:t>
      </w:r>
    </w:p>
    <w:p w14:paraId="51567EC1" w14:textId="77777777" w:rsidR="00540DFA" w:rsidRPr="00661464" w:rsidRDefault="00540DFA" w:rsidP="00540DFA">
      <w:pPr>
        <w:rPr>
          <w:sz w:val="24"/>
          <w:szCs w:val="28"/>
        </w:rPr>
      </w:pPr>
      <w:r w:rsidRPr="00EB473D">
        <w:rPr>
          <w:b/>
          <w:bCs/>
          <w:sz w:val="24"/>
          <w:szCs w:val="28"/>
          <w:highlight w:val="yellow"/>
        </w:rPr>
        <w:t xml:space="preserve">1. </w:t>
      </w:r>
      <w:proofErr w:type="spellStart"/>
      <w:r w:rsidRPr="00EB473D">
        <w:rPr>
          <w:b/>
          <w:bCs/>
          <w:sz w:val="24"/>
          <w:szCs w:val="28"/>
          <w:highlight w:val="yellow"/>
        </w:rPr>
        <w:t>Prompt</w:t>
      </w:r>
      <w:proofErr w:type="spellEnd"/>
      <w:r w:rsidRPr="00EB473D">
        <w:rPr>
          <w:b/>
          <w:bCs/>
          <w:sz w:val="24"/>
          <w:szCs w:val="28"/>
          <w:highlight w:val="yellow"/>
        </w:rPr>
        <w:t xml:space="preserve"> </w:t>
      </w:r>
      <w:proofErr w:type="spellStart"/>
      <w:r w:rsidRPr="00EB473D">
        <w:rPr>
          <w:b/>
          <w:bCs/>
          <w:sz w:val="24"/>
          <w:szCs w:val="28"/>
          <w:highlight w:val="yellow"/>
        </w:rPr>
        <w:t>Engineers</w:t>
      </w:r>
      <w:proofErr w:type="spellEnd"/>
      <w:r w:rsidRPr="00EB473D">
        <w:rPr>
          <w:b/>
          <w:bCs/>
          <w:sz w:val="24"/>
          <w:szCs w:val="28"/>
          <w:highlight w:val="yellow"/>
        </w:rPr>
        <w:t xml:space="preserve"> (Ingenieros de </w:t>
      </w:r>
      <w:proofErr w:type="spellStart"/>
      <w:r w:rsidRPr="00EB473D">
        <w:rPr>
          <w:b/>
          <w:bCs/>
          <w:sz w:val="24"/>
          <w:szCs w:val="28"/>
          <w:highlight w:val="yellow"/>
        </w:rPr>
        <w:t>Prompts</w:t>
      </w:r>
      <w:proofErr w:type="spellEnd"/>
      <w:r w:rsidRPr="00EB473D">
        <w:rPr>
          <w:b/>
          <w:bCs/>
          <w:sz w:val="24"/>
          <w:szCs w:val="28"/>
          <w:highlight w:val="yellow"/>
        </w:rPr>
        <w:t>) - "El auge y la caída"</w:t>
      </w:r>
    </w:p>
    <w:p w14:paraId="4F868059" w14:textId="74AFE23B" w:rsidR="00661464" w:rsidRPr="00661464" w:rsidRDefault="00661464" w:rsidP="00661464">
      <w:pPr>
        <w:pStyle w:val="Prrafodelista"/>
        <w:numPr>
          <w:ilvl w:val="0"/>
          <w:numId w:val="2"/>
        </w:numPr>
      </w:pPr>
      <w:r w:rsidRPr="00661464">
        <w:rPr>
          <w:b/>
          <w:bCs/>
        </w:rPr>
        <w:t>Qué era:</w:t>
      </w:r>
      <w:r w:rsidRPr="00661464">
        <w:t xml:space="preserve"> Hubo un tiempo en que saber escribir instrucciones (</w:t>
      </w:r>
      <w:proofErr w:type="spellStart"/>
      <w:r w:rsidRPr="00661464">
        <w:t>prompts</w:t>
      </w:r>
      <w:proofErr w:type="spellEnd"/>
      <w:r w:rsidRPr="00661464">
        <w:t>) perfectas para la IA era un trabajo muy bien pagado (de seis cifras).</w:t>
      </w:r>
    </w:p>
    <w:p w14:paraId="75F6AAFF" w14:textId="0CB60CE0" w:rsidR="00661464" w:rsidRDefault="00661464" w:rsidP="00661464">
      <w:pPr>
        <w:pStyle w:val="Prrafodelista"/>
        <w:numPr>
          <w:ilvl w:val="0"/>
          <w:numId w:val="2"/>
        </w:numPr>
      </w:pPr>
      <w:r w:rsidRPr="00661464">
        <w:rPr>
          <w:b/>
          <w:bCs/>
        </w:rPr>
        <w:t>Qué pasó:</w:t>
      </w:r>
      <w:r w:rsidRPr="00661464">
        <w:t xml:space="preserve"> La gente aprendió los trucos (dar contexto, definir el estilo). Ahora "todos somos ingenieros de </w:t>
      </w:r>
      <w:proofErr w:type="spellStart"/>
      <w:r w:rsidRPr="00661464">
        <w:t>prompts</w:t>
      </w:r>
      <w:proofErr w:type="spellEnd"/>
      <w:r w:rsidRPr="00661464">
        <w:t>". Se volvió una habilidad básica y dejó de ser un título laboral único. La imagen muestra a un humano dictando instrucciones a un robot.</w:t>
      </w:r>
    </w:p>
    <w:p w14:paraId="152CDFFF" w14:textId="77777777" w:rsidR="00661464" w:rsidRPr="00661464" w:rsidRDefault="00661464" w:rsidP="00661464">
      <w:pPr>
        <w:rPr>
          <w:sz w:val="24"/>
          <w:szCs w:val="28"/>
        </w:rPr>
      </w:pPr>
      <w:r w:rsidRPr="00EB473D">
        <w:rPr>
          <w:b/>
          <w:bCs/>
          <w:sz w:val="24"/>
          <w:szCs w:val="28"/>
          <w:highlight w:val="yellow"/>
        </w:rPr>
        <w:t>2. Copilots (Copilotos)</w:t>
      </w:r>
    </w:p>
    <w:p w14:paraId="329F8BA0" w14:textId="77777777" w:rsidR="001A5CB4" w:rsidRPr="001A5CB4" w:rsidRDefault="001A5CB4">
      <w:pPr>
        <w:numPr>
          <w:ilvl w:val="0"/>
          <w:numId w:val="30"/>
        </w:numPr>
      </w:pPr>
      <w:r w:rsidRPr="001A5CB4">
        <w:rPr>
          <w:b/>
          <w:bCs/>
        </w:rPr>
        <w:t>Qué es:</w:t>
      </w:r>
      <w:r w:rsidRPr="001A5CB4">
        <w:t xml:space="preserve"> La llegada de herramientas como Microsoft </w:t>
      </w:r>
      <w:proofErr w:type="spellStart"/>
      <w:r w:rsidRPr="001A5CB4">
        <w:t>Copilot</w:t>
      </w:r>
      <w:proofErr w:type="spellEnd"/>
      <w:r w:rsidRPr="001A5CB4">
        <w:t xml:space="preserve"> o GitHub </w:t>
      </w:r>
      <w:proofErr w:type="spellStart"/>
      <w:r w:rsidRPr="001A5CB4">
        <w:t>Copilot</w:t>
      </w:r>
      <w:proofErr w:type="spellEnd"/>
      <w:r w:rsidRPr="001A5CB4">
        <w:t>.</w:t>
      </w:r>
    </w:p>
    <w:p w14:paraId="2DBC366B" w14:textId="77777777" w:rsidR="001A5CB4" w:rsidRDefault="001A5CB4">
      <w:pPr>
        <w:numPr>
          <w:ilvl w:val="0"/>
          <w:numId w:val="30"/>
        </w:numPr>
      </w:pPr>
      <w:r w:rsidRPr="001A5CB4">
        <w:rPr>
          <w:b/>
          <w:bCs/>
        </w:rPr>
        <w:t>El cambio:</w:t>
      </w:r>
      <w:r w:rsidRPr="001A5CB4">
        <w:t xml:space="preserve"> Se pasó de solo dar órdenes a una </w:t>
      </w:r>
      <w:r w:rsidRPr="001A5CB4">
        <w:rPr>
          <w:b/>
          <w:bCs/>
        </w:rPr>
        <w:t>colaboración humano-IA</w:t>
      </w:r>
      <w:r w:rsidRPr="001A5CB4">
        <w:t>. La IA actúa como un asistente que automatiza tareas manuales y enriquece el trabajo, trabajando "mano a mano" con el humano (como se ve en la imagen, el humano trabajando junto a la pantalla del robot).</w:t>
      </w:r>
    </w:p>
    <w:p w14:paraId="3F763DD9" w14:textId="77777777" w:rsidR="00EB473D" w:rsidRDefault="00EB473D" w:rsidP="00EB473D"/>
    <w:p w14:paraId="5646FC3F" w14:textId="77777777" w:rsidR="00EB473D" w:rsidRDefault="00EB473D" w:rsidP="00EB473D"/>
    <w:p w14:paraId="6A087A9F" w14:textId="77777777" w:rsidR="00EB473D" w:rsidRDefault="00EB473D" w:rsidP="00EB473D"/>
    <w:p w14:paraId="746DEB21" w14:textId="77777777" w:rsidR="00EB473D" w:rsidRPr="001A5CB4" w:rsidRDefault="00EB473D" w:rsidP="00EB473D"/>
    <w:p w14:paraId="1970E64A" w14:textId="77777777" w:rsidR="00EB473D" w:rsidRPr="00EB473D" w:rsidRDefault="00EB473D" w:rsidP="00EB473D">
      <w:pPr>
        <w:rPr>
          <w:sz w:val="24"/>
          <w:szCs w:val="28"/>
        </w:rPr>
      </w:pPr>
      <w:r w:rsidRPr="00EB473D">
        <w:rPr>
          <w:b/>
          <w:bCs/>
          <w:sz w:val="24"/>
          <w:szCs w:val="28"/>
          <w:highlight w:val="yellow"/>
        </w:rPr>
        <w:lastRenderedPageBreak/>
        <w:t xml:space="preserve">3. </w:t>
      </w:r>
      <w:proofErr w:type="spellStart"/>
      <w:r w:rsidRPr="00EB473D">
        <w:rPr>
          <w:b/>
          <w:bCs/>
          <w:sz w:val="24"/>
          <w:szCs w:val="28"/>
          <w:highlight w:val="yellow"/>
        </w:rPr>
        <w:t>Context</w:t>
      </w:r>
      <w:proofErr w:type="spellEnd"/>
      <w:r w:rsidRPr="00EB473D">
        <w:rPr>
          <w:b/>
          <w:bCs/>
          <w:sz w:val="24"/>
          <w:szCs w:val="28"/>
          <w:highlight w:val="yellow"/>
        </w:rPr>
        <w:t xml:space="preserve"> </w:t>
      </w:r>
      <w:proofErr w:type="spellStart"/>
      <w:r w:rsidRPr="00EB473D">
        <w:rPr>
          <w:b/>
          <w:bCs/>
          <w:sz w:val="24"/>
          <w:szCs w:val="28"/>
          <w:highlight w:val="yellow"/>
        </w:rPr>
        <w:t>Engineering</w:t>
      </w:r>
      <w:proofErr w:type="spellEnd"/>
      <w:r w:rsidRPr="00EB473D">
        <w:rPr>
          <w:b/>
          <w:bCs/>
          <w:sz w:val="24"/>
          <w:szCs w:val="28"/>
          <w:highlight w:val="yellow"/>
        </w:rPr>
        <w:t xml:space="preserve"> (Ingeniería de Contexto) - RAG</w:t>
      </w:r>
    </w:p>
    <w:p w14:paraId="53E3B28E" w14:textId="1B408516" w:rsidR="00EB473D" w:rsidRPr="00EB473D" w:rsidRDefault="00EB473D" w:rsidP="00EB473D">
      <w:pPr>
        <w:pStyle w:val="Prrafodelista"/>
        <w:numPr>
          <w:ilvl w:val="0"/>
          <w:numId w:val="2"/>
        </w:numPr>
      </w:pPr>
      <w:r w:rsidRPr="00EB473D">
        <w:rPr>
          <w:b/>
          <w:bCs/>
        </w:rPr>
        <w:t>Qué es:</w:t>
      </w:r>
      <w:r w:rsidRPr="00EB473D">
        <w:t xml:space="preserve"> La evolución del </w:t>
      </w:r>
      <w:proofErr w:type="spellStart"/>
      <w:r w:rsidRPr="00EB473D">
        <w:t>prompt</w:t>
      </w:r>
      <w:proofErr w:type="spellEnd"/>
      <w:r w:rsidRPr="00EB473D">
        <w:t xml:space="preserve"> </w:t>
      </w:r>
      <w:proofErr w:type="spellStart"/>
      <w:r w:rsidRPr="00EB473D">
        <w:t>engineering</w:t>
      </w:r>
      <w:proofErr w:type="spellEnd"/>
      <w:r w:rsidRPr="00EB473D">
        <w:t xml:space="preserve">. Ya no se trata solo de escribir una buena pregunta, sino de </w:t>
      </w:r>
      <w:r w:rsidRPr="00EB473D">
        <w:rPr>
          <w:b/>
          <w:bCs/>
        </w:rPr>
        <w:t>reflexionar ampliamente sobre toda la información</w:t>
      </w:r>
      <w:r w:rsidRPr="00EB473D">
        <w:t xml:space="preserve"> que se le da a la IA.</w:t>
      </w:r>
    </w:p>
    <w:p w14:paraId="6145D191" w14:textId="77777777" w:rsidR="00EB473D" w:rsidRPr="00EB473D" w:rsidRDefault="00EB473D">
      <w:pPr>
        <w:numPr>
          <w:ilvl w:val="0"/>
          <w:numId w:val="31"/>
        </w:numPr>
      </w:pPr>
      <w:r w:rsidRPr="00EB473D">
        <w:rPr>
          <w:b/>
          <w:bCs/>
        </w:rPr>
        <w:t>Cómo funciona:</w:t>
      </w:r>
      <w:r w:rsidRPr="00EB473D">
        <w:t xml:space="preserve"> Incluye darle información específica del negocio, unir datos de manera convincente y equipar al modelo con </w:t>
      </w:r>
      <w:r w:rsidRPr="00EB473D">
        <w:rPr>
          <w:b/>
          <w:bCs/>
        </w:rPr>
        <w:t>herramientas</w:t>
      </w:r>
      <w:r w:rsidRPr="00EB473D">
        <w:t>. Todo se reduce a darle mejores secuencias de entrada para que la salida esté alineada con lo que necesitas (ejemplo del texto: si quieres informar sobre precios de billetes, debes asegurarte de incluir esos precios en el contexto de entrada). RAG (</w:t>
      </w:r>
      <w:proofErr w:type="spellStart"/>
      <w:r w:rsidRPr="00EB473D">
        <w:t>Retrieval-Augmented</w:t>
      </w:r>
      <w:proofErr w:type="spellEnd"/>
      <w:r w:rsidRPr="00EB473D">
        <w:t xml:space="preserve"> </w:t>
      </w:r>
      <w:proofErr w:type="spellStart"/>
      <w:r w:rsidRPr="00EB473D">
        <w:t>Generation</w:t>
      </w:r>
      <w:proofErr w:type="spellEnd"/>
      <w:r w:rsidRPr="00EB473D">
        <w:t>) es una técnica clave aquí.</w:t>
      </w:r>
    </w:p>
    <w:p w14:paraId="1B3F6D0B" w14:textId="77777777" w:rsidR="00EB473D" w:rsidRDefault="00EB473D" w:rsidP="00EB473D"/>
    <w:p w14:paraId="27BA9B2E" w14:textId="77777777" w:rsidR="00E91F89" w:rsidRPr="00E91F89" w:rsidRDefault="00E91F89" w:rsidP="00E91F89">
      <w:pPr>
        <w:rPr>
          <w:sz w:val="24"/>
          <w:szCs w:val="28"/>
        </w:rPr>
      </w:pPr>
      <w:r w:rsidRPr="00E91F89">
        <w:rPr>
          <w:b/>
          <w:bCs/>
          <w:sz w:val="24"/>
          <w:szCs w:val="28"/>
          <w:highlight w:val="yellow"/>
        </w:rPr>
        <w:t xml:space="preserve">4. </w:t>
      </w:r>
      <w:proofErr w:type="spellStart"/>
      <w:r w:rsidRPr="00E91F89">
        <w:rPr>
          <w:b/>
          <w:bCs/>
          <w:sz w:val="24"/>
          <w:szCs w:val="28"/>
          <w:highlight w:val="yellow"/>
        </w:rPr>
        <w:t>Agentic</w:t>
      </w:r>
      <w:proofErr w:type="spellEnd"/>
      <w:r w:rsidRPr="00E91F89">
        <w:rPr>
          <w:b/>
          <w:bCs/>
          <w:sz w:val="24"/>
          <w:szCs w:val="28"/>
          <w:highlight w:val="yellow"/>
        </w:rPr>
        <w:t xml:space="preserve"> AI (IA </w:t>
      </w:r>
      <w:proofErr w:type="spellStart"/>
      <w:r w:rsidRPr="00E91F89">
        <w:rPr>
          <w:b/>
          <w:bCs/>
          <w:sz w:val="24"/>
          <w:szCs w:val="28"/>
          <w:highlight w:val="yellow"/>
        </w:rPr>
        <w:t>Agéntica</w:t>
      </w:r>
      <w:proofErr w:type="spellEnd"/>
      <w:r w:rsidRPr="00E91F89">
        <w:rPr>
          <w:b/>
          <w:bCs/>
          <w:sz w:val="24"/>
          <w:szCs w:val="28"/>
          <w:highlight w:val="yellow"/>
        </w:rPr>
        <w:t xml:space="preserve">) - Claude Code, Cursor </w:t>
      </w:r>
      <w:proofErr w:type="spellStart"/>
      <w:r w:rsidRPr="00E91F89">
        <w:rPr>
          <w:b/>
          <w:bCs/>
          <w:sz w:val="24"/>
          <w:szCs w:val="28"/>
          <w:highlight w:val="yellow"/>
        </w:rPr>
        <w:t>Agents</w:t>
      </w:r>
      <w:proofErr w:type="spellEnd"/>
    </w:p>
    <w:p w14:paraId="6CE86800" w14:textId="77777777" w:rsidR="00E91F89" w:rsidRPr="00E91F89" w:rsidRDefault="00E91F89">
      <w:pPr>
        <w:numPr>
          <w:ilvl w:val="0"/>
          <w:numId w:val="32"/>
        </w:numPr>
      </w:pPr>
      <w:r w:rsidRPr="00E91F89">
        <w:rPr>
          <w:b/>
          <w:bCs/>
        </w:rPr>
        <w:t>Qué es:</w:t>
      </w:r>
      <w:r w:rsidRPr="00E91F89">
        <w:t xml:space="preserve"> El tema más candente actualmente. Se define de dos formas principales:</w:t>
      </w:r>
    </w:p>
    <w:p w14:paraId="2AEAB912" w14:textId="77777777" w:rsidR="00E91F89" w:rsidRPr="00E91F89" w:rsidRDefault="00E91F89">
      <w:pPr>
        <w:numPr>
          <w:ilvl w:val="1"/>
          <w:numId w:val="32"/>
        </w:numPr>
      </w:pPr>
      <w:r w:rsidRPr="00E91F89">
        <w:t>Un sistema donde un LLM controla el flujo de trabajo (decide qué hacer a continuación, llama a otras IAs o usa herramientas).</w:t>
      </w:r>
    </w:p>
    <w:p w14:paraId="09CA9EC4" w14:textId="77777777" w:rsidR="00E91F89" w:rsidRPr="00E91F89" w:rsidRDefault="00E91F89">
      <w:pPr>
        <w:numPr>
          <w:ilvl w:val="1"/>
          <w:numId w:val="32"/>
        </w:numPr>
      </w:pPr>
      <w:r w:rsidRPr="00E91F89">
        <w:t xml:space="preserve">Un LLM en un </w:t>
      </w:r>
      <w:r w:rsidRPr="00E91F89">
        <w:rPr>
          <w:b/>
          <w:bCs/>
        </w:rPr>
        <w:t>bucle</w:t>
      </w:r>
      <w:r w:rsidRPr="00E91F89">
        <w:t xml:space="preserve"> (</w:t>
      </w:r>
      <w:proofErr w:type="spellStart"/>
      <w:r w:rsidRPr="00E91F89">
        <w:t>loop</w:t>
      </w:r>
      <w:proofErr w:type="spellEnd"/>
      <w:r w:rsidRPr="00E91F89">
        <w:t>). Se llama a sí mismo repetidamente y tiene acceso a herramientas para tomar acciones.</w:t>
      </w:r>
    </w:p>
    <w:p w14:paraId="3D3973A9" w14:textId="77777777" w:rsidR="00E91F89" w:rsidRPr="00E91F89" w:rsidRDefault="00E91F89">
      <w:pPr>
        <w:numPr>
          <w:ilvl w:val="0"/>
          <w:numId w:val="32"/>
        </w:numPr>
      </w:pPr>
      <w:r w:rsidRPr="00E91F89">
        <w:rPr>
          <w:b/>
          <w:bCs/>
        </w:rPr>
        <w:t>La clave - Autonomía:</w:t>
      </w:r>
      <w:r w:rsidRPr="00E91F89">
        <w:t xml:space="preserve"> La IA es dueña de su propio destino. Planifica, ejecuta y marca tareas pendientes (como se ve en Claude Code). Aunque suene a "vudú", todo se reduce a predecir tokens: la IA genera una secuencia de salida que incluye instrucciones sobre qué actividad realizar a continuación. La imagen muestra a un robot integrado completamente en un entorno de oficina, tomando el control de tareas.</w:t>
      </w:r>
    </w:p>
    <w:p w14:paraId="6016E58C" w14:textId="77777777" w:rsidR="00E91F89" w:rsidRPr="00530537" w:rsidRDefault="00E91F89" w:rsidP="00E91F89">
      <w:pPr>
        <w:rPr>
          <w:b/>
          <w:bCs/>
          <w:sz w:val="24"/>
          <w:szCs w:val="28"/>
        </w:rPr>
      </w:pPr>
      <w:r w:rsidRPr="00530537">
        <w:rPr>
          <w:b/>
          <w:bCs/>
          <w:sz w:val="24"/>
          <w:szCs w:val="28"/>
          <w:highlight w:val="yellow"/>
        </w:rPr>
        <w:t>En resumen</w:t>
      </w:r>
    </w:p>
    <w:p w14:paraId="658042F1" w14:textId="77777777" w:rsidR="00530537" w:rsidRPr="00530537" w:rsidRDefault="00530537" w:rsidP="00530537">
      <w:r w:rsidRPr="00530537">
        <w:t xml:space="preserve">El texto y la imagen narran el viaje desde que </w:t>
      </w:r>
      <w:r w:rsidRPr="00530537">
        <w:rPr>
          <w:b/>
          <w:bCs/>
        </w:rPr>
        <w:t>escribíamos instrucciones manuales</w:t>
      </w:r>
      <w:r w:rsidRPr="00530537">
        <w:t xml:space="preserve"> (</w:t>
      </w:r>
      <w:proofErr w:type="spellStart"/>
      <w:r w:rsidRPr="00530537">
        <w:t>Prompt</w:t>
      </w:r>
      <w:proofErr w:type="spellEnd"/>
      <w:r w:rsidRPr="00530537">
        <w:t xml:space="preserve"> </w:t>
      </w:r>
      <w:proofErr w:type="spellStart"/>
      <w:r w:rsidRPr="00530537">
        <w:t>Engineering</w:t>
      </w:r>
      <w:proofErr w:type="spellEnd"/>
      <w:r w:rsidRPr="00530537">
        <w:t xml:space="preserve">), pasando por </w:t>
      </w:r>
      <w:r w:rsidRPr="00530537">
        <w:rPr>
          <w:b/>
          <w:bCs/>
        </w:rPr>
        <w:t>trabajar junto a la IA</w:t>
      </w:r>
      <w:r w:rsidRPr="00530537">
        <w:t xml:space="preserve"> (Copilots), luego </w:t>
      </w:r>
      <w:r w:rsidRPr="00530537">
        <w:rPr>
          <w:b/>
          <w:bCs/>
        </w:rPr>
        <w:t>darle un contexto rico y herramientas</w:t>
      </w:r>
      <w:r w:rsidRPr="00530537">
        <w:t xml:space="preserve"> (</w:t>
      </w:r>
      <w:proofErr w:type="spellStart"/>
      <w:r w:rsidRPr="00530537">
        <w:t>Context</w:t>
      </w:r>
      <w:proofErr w:type="spellEnd"/>
      <w:r w:rsidRPr="00530537">
        <w:t xml:space="preserve"> </w:t>
      </w:r>
      <w:proofErr w:type="spellStart"/>
      <w:r w:rsidRPr="00530537">
        <w:t>Engineering</w:t>
      </w:r>
      <w:proofErr w:type="spellEnd"/>
      <w:r w:rsidRPr="00530537">
        <w:t xml:space="preserve">/RAG), hasta llegar al presente, donde </w:t>
      </w:r>
      <w:r w:rsidRPr="00530537">
        <w:rPr>
          <w:b/>
          <w:bCs/>
        </w:rPr>
        <w:t>la IA se ejecuta a sí misma en bucles autónomos</w:t>
      </w:r>
      <w:r w:rsidRPr="00530537">
        <w:t xml:space="preserve"> para resolver problemas complejos (</w:t>
      </w:r>
      <w:proofErr w:type="spellStart"/>
      <w:r w:rsidRPr="00530537">
        <w:t>Agentic</w:t>
      </w:r>
      <w:proofErr w:type="spellEnd"/>
      <w:r w:rsidRPr="00530537">
        <w:t xml:space="preserve"> AI). El autor menciona al final que construirán algunos de estos agentes en la última semana del curso, como el que reservó un pastel de </w:t>
      </w:r>
      <w:proofErr w:type="spellStart"/>
      <w:r w:rsidRPr="00530537">
        <w:t>banoffee</w:t>
      </w:r>
      <w:proofErr w:type="spellEnd"/>
      <w:r w:rsidRPr="00530537">
        <w:t>.</w:t>
      </w:r>
    </w:p>
    <w:p w14:paraId="3CDFFC2B" w14:textId="77777777" w:rsidR="00E91F89" w:rsidRPr="00E91F89" w:rsidRDefault="00E91F89" w:rsidP="00E91F89"/>
    <w:p w14:paraId="24F0905D" w14:textId="77777777" w:rsidR="00E91F89" w:rsidRPr="00EB473D" w:rsidRDefault="00E91F89" w:rsidP="00EB473D"/>
    <w:p w14:paraId="0A7F680F" w14:textId="52E33AD6" w:rsidR="00661464" w:rsidRPr="00661464" w:rsidRDefault="00661464" w:rsidP="001A5CB4"/>
    <w:p w14:paraId="7E49A174" w14:textId="77777777" w:rsidR="00540DFA" w:rsidRPr="00540DFA" w:rsidRDefault="00540DFA" w:rsidP="00661464"/>
    <w:p w14:paraId="31EB8654" w14:textId="77777777" w:rsidR="00540DFA" w:rsidRDefault="00540DFA" w:rsidP="0086158C"/>
    <w:p w14:paraId="4CF4B160" w14:textId="77777777" w:rsidR="00235C8D" w:rsidRDefault="00235C8D" w:rsidP="0086158C"/>
    <w:p w14:paraId="1FBE4ECB" w14:textId="62E18E65" w:rsidR="00235C8D" w:rsidRDefault="00235C8D">
      <w:r>
        <w:br w:type="page"/>
      </w:r>
    </w:p>
    <w:p w14:paraId="3B56A6E4" w14:textId="3E7D314F" w:rsidR="00235C8D" w:rsidRDefault="00754AD7" w:rsidP="00754AD7">
      <w:pPr>
        <w:pStyle w:val="Ttulo2"/>
        <w:numPr>
          <w:ilvl w:val="1"/>
          <w:numId w:val="29"/>
        </w:numPr>
        <w:rPr>
          <w:rFonts w:ascii="Arial" w:hAnsi="Arial" w:cs="Arial"/>
          <w:b/>
          <w:bCs/>
          <w:sz w:val="24"/>
          <w:szCs w:val="24"/>
          <w:highlight w:val="yellow"/>
        </w:rPr>
      </w:pPr>
      <w:r>
        <w:rPr>
          <w:rFonts w:ascii="Arial" w:hAnsi="Arial" w:cs="Arial"/>
          <w:b/>
          <w:bCs/>
          <w:sz w:val="24"/>
          <w:szCs w:val="24"/>
          <w:highlight w:val="yellow"/>
        </w:rPr>
        <w:lastRenderedPageBreak/>
        <w:t xml:space="preserve"> </w:t>
      </w:r>
      <w:bookmarkStart w:id="70" w:name="_Toc243791159"/>
      <w:r w:rsidR="00235C8D">
        <w:rPr>
          <w:rFonts w:ascii="Arial" w:hAnsi="Arial" w:cs="Arial"/>
          <w:b/>
          <w:bCs/>
          <w:sz w:val="24"/>
          <w:szCs w:val="24"/>
          <w:highlight w:val="yellow"/>
        </w:rPr>
        <w:t xml:space="preserve">DIA 4 [02-10] – Numero de parámetros en modelos (log </w:t>
      </w:r>
      <w:proofErr w:type="spellStart"/>
      <w:r w:rsidR="00235C8D">
        <w:rPr>
          <w:rFonts w:ascii="Arial" w:hAnsi="Arial" w:cs="Arial"/>
          <w:b/>
          <w:bCs/>
          <w:sz w:val="24"/>
          <w:szCs w:val="24"/>
          <w:highlight w:val="yellow"/>
        </w:rPr>
        <w:t>scale</w:t>
      </w:r>
      <w:proofErr w:type="spellEnd"/>
      <w:r w:rsidR="00235C8D">
        <w:rPr>
          <w:rFonts w:ascii="Arial" w:hAnsi="Arial" w:cs="Arial"/>
          <w:b/>
          <w:bCs/>
          <w:sz w:val="24"/>
          <w:szCs w:val="24"/>
          <w:highlight w:val="yellow"/>
        </w:rPr>
        <w:t>)</w:t>
      </w:r>
      <w:bookmarkEnd w:id="70"/>
    </w:p>
    <w:p w14:paraId="11259463" w14:textId="610A3E72" w:rsidR="00235C8D" w:rsidRDefault="005721B5" w:rsidP="00235C8D">
      <w:pPr>
        <w:rPr>
          <w:highlight w:val="yellow"/>
        </w:rPr>
      </w:pPr>
      <w:r w:rsidRPr="005721B5">
        <w:rPr>
          <w:noProof/>
        </w:rPr>
        <w:drawing>
          <wp:inline distT="0" distB="0" distL="0" distR="0" wp14:anchorId="610A95D8" wp14:editId="104C1C26">
            <wp:extent cx="5926667" cy="2865653"/>
            <wp:effectExtent l="0" t="0" r="0" b="0"/>
            <wp:docPr id="718616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16824" name=""/>
                    <pic:cNvPicPr/>
                  </pic:nvPicPr>
                  <pic:blipFill>
                    <a:blip r:embed="rId439"/>
                    <a:stretch>
                      <a:fillRect/>
                    </a:stretch>
                  </pic:blipFill>
                  <pic:spPr>
                    <a:xfrm>
                      <a:off x="0" y="0"/>
                      <a:ext cx="5930477" cy="2867495"/>
                    </a:xfrm>
                    <a:prstGeom prst="rect">
                      <a:avLst/>
                    </a:prstGeom>
                  </pic:spPr>
                </pic:pic>
              </a:graphicData>
            </a:graphic>
          </wp:inline>
        </w:drawing>
      </w:r>
    </w:p>
    <w:p w14:paraId="299EF0CF" w14:textId="26DAA987" w:rsidR="00A2038A" w:rsidRPr="003C6C86" w:rsidRDefault="003C6C86" w:rsidP="003C6C86">
      <w:pPr>
        <w:pStyle w:val="Ttulo3"/>
        <w:rPr>
          <w:b/>
          <w:bCs/>
          <w:sz w:val="24"/>
          <w:szCs w:val="24"/>
          <w:highlight w:val="yellow"/>
        </w:rPr>
      </w:pPr>
      <w:bookmarkStart w:id="71" w:name="_Toc243791160"/>
      <w:r w:rsidRPr="003C6C86">
        <w:rPr>
          <w:b/>
          <w:bCs/>
          <w:sz w:val="24"/>
          <w:szCs w:val="24"/>
          <w:highlight w:val="yellow"/>
        </w:rPr>
        <w:t>1.1</w:t>
      </w:r>
      <w:r w:rsidR="00754AD7">
        <w:rPr>
          <w:b/>
          <w:bCs/>
          <w:sz w:val="24"/>
          <w:szCs w:val="24"/>
          <w:highlight w:val="yellow"/>
        </w:rPr>
        <w:t>4</w:t>
      </w:r>
      <w:r w:rsidRPr="003C6C86">
        <w:rPr>
          <w:b/>
          <w:bCs/>
          <w:sz w:val="24"/>
          <w:szCs w:val="24"/>
          <w:highlight w:val="yellow"/>
        </w:rPr>
        <w:t xml:space="preserve">.1 Que es un parámetro </w:t>
      </w:r>
      <w:r w:rsidR="004E3068">
        <w:rPr>
          <w:b/>
          <w:bCs/>
          <w:sz w:val="24"/>
          <w:szCs w:val="24"/>
          <w:highlight w:val="yellow"/>
        </w:rPr>
        <w:t>– abreviaturas</w:t>
      </w:r>
      <w:bookmarkEnd w:id="71"/>
    </w:p>
    <w:p w14:paraId="22F622C4" w14:textId="71BFC50D" w:rsidR="003C6C86" w:rsidRDefault="00E86DB4" w:rsidP="003C6C86">
      <w:r w:rsidRPr="00E86DB4">
        <w:t xml:space="preserve">Son los números que la red ajusta mientras entrena (pesos y sesgos). Con ellos transforma una entrada en una salida. </w:t>
      </w:r>
      <w:r>
        <w:t xml:space="preserve">Mas parámetros significa </w:t>
      </w:r>
      <w:proofErr w:type="spellStart"/>
      <w:r>
        <w:t>mas</w:t>
      </w:r>
      <w:proofErr w:type="spellEnd"/>
      <w:r>
        <w:t xml:space="preserve"> “perillas” para guardar patrones.</w:t>
      </w:r>
    </w:p>
    <w:tbl>
      <w:tblPr>
        <w:tblStyle w:val="Tablaconcuadrcula4-nfasis4"/>
        <w:tblW w:w="0" w:type="auto"/>
        <w:tblLook w:val="04A0" w:firstRow="1" w:lastRow="0" w:firstColumn="1" w:lastColumn="0" w:noHBand="0" w:noVBand="1"/>
      </w:tblPr>
      <w:tblGrid>
        <w:gridCol w:w="3596"/>
        <w:gridCol w:w="3597"/>
        <w:gridCol w:w="3597"/>
      </w:tblGrid>
      <w:tr w:rsidR="00E86DB4" w14:paraId="6764AC9F" w14:textId="77777777" w:rsidTr="00E86D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F52BD6E" w14:textId="6A328A4C" w:rsidR="00E86DB4" w:rsidRPr="00E86DB4" w:rsidRDefault="00E86DB4" w:rsidP="003C6C86">
            <w:pPr>
              <w:rPr>
                <w:b w:val="0"/>
                <w:bCs w:val="0"/>
              </w:rPr>
            </w:pPr>
            <w:r>
              <w:rPr>
                <w:b w:val="0"/>
                <w:bCs w:val="0"/>
              </w:rPr>
              <w:t>Época</w:t>
            </w:r>
          </w:p>
        </w:tc>
        <w:tc>
          <w:tcPr>
            <w:tcW w:w="3597" w:type="dxa"/>
          </w:tcPr>
          <w:p w14:paraId="343A1222" w14:textId="64FA996B" w:rsidR="00E86DB4" w:rsidRPr="00E86DB4" w:rsidRDefault="00E86DB4" w:rsidP="003C6C8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Parámetros</w:t>
            </w:r>
          </w:p>
        </w:tc>
        <w:tc>
          <w:tcPr>
            <w:tcW w:w="3597" w:type="dxa"/>
          </w:tcPr>
          <w:p w14:paraId="32D66EC8" w14:textId="4526F466" w:rsidR="00E86DB4" w:rsidRPr="00E86DB4" w:rsidRDefault="00E86DB4" w:rsidP="003C6C8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Ejemplo</w:t>
            </w:r>
          </w:p>
        </w:tc>
      </w:tr>
      <w:tr w:rsidR="00E86DB4" w14:paraId="2BEE221E" w14:textId="77777777" w:rsidTr="00E86D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C3F31EC" w14:textId="2A3D9B1C" w:rsidR="00E86DB4" w:rsidRPr="00E86DB4" w:rsidRDefault="00E86DB4" w:rsidP="003C6C86">
            <w:pPr>
              <w:rPr>
                <w:b w:val="0"/>
                <w:bCs w:val="0"/>
              </w:rPr>
            </w:pPr>
            <w:r>
              <w:rPr>
                <w:b w:val="0"/>
                <w:bCs w:val="0"/>
              </w:rPr>
              <w:t xml:space="preserve">ML tradicional </w:t>
            </w:r>
          </w:p>
        </w:tc>
        <w:tc>
          <w:tcPr>
            <w:tcW w:w="3597" w:type="dxa"/>
          </w:tcPr>
          <w:p w14:paraId="3F6ADC43" w14:textId="76FD6E11" w:rsidR="00E86DB4" w:rsidRDefault="00E86DB4" w:rsidP="003C6C86">
            <w:pPr>
              <w:cnfStyle w:val="000000100000" w:firstRow="0" w:lastRow="0" w:firstColumn="0" w:lastColumn="0" w:oddVBand="0" w:evenVBand="0" w:oddHBand="1" w:evenHBand="0" w:firstRowFirstColumn="0" w:firstRowLastColumn="0" w:lastRowFirstColumn="0" w:lastRowLastColumn="0"/>
            </w:pPr>
            <w:r>
              <w:t>-20 a 200</w:t>
            </w:r>
          </w:p>
        </w:tc>
        <w:tc>
          <w:tcPr>
            <w:tcW w:w="3597" w:type="dxa"/>
          </w:tcPr>
          <w:p w14:paraId="0190D2A8" w14:textId="78CFE6B4" w:rsidR="00E86DB4" w:rsidRDefault="006F4707" w:rsidP="003C6C86">
            <w:pPr>
              <w:cnfStyle w:val="000000100000" w:firstRow="0" w:lastRow="0" w:firstColumn="0" w:lastColumn="0" w:oddVBand="0" w:evenVBand="0" w:oddHBand="1" w:evenHBand="0" w:firstRowFirstColumn="0" w:firstRowLastColumn="0" w:lastRowFirstColumn="0" w:lastRowLastColumn="0"/>
            </w:pPr>
            <w:r w:rsidRPr="006F4707">
              <w:t>Solvencia crediticia con 20–30 factores</w:t>
            </w:r>
          </w:p>
        </w:tc>
      </w:tr>
      <w:tr w:rsidR="00E86DB4" w14:paraId="4AFB05A8" w14:textId="77777777" w:rsidTr="00E86DB4">
        <w:tc>
          <w:tcPr>
            <w:cnfStyle w:val="001000000000" w:firstRow="0" w:lastRow="0" w:firstColumn="1" w:lastColumn="0" w:oddVBand="0" w:evenVBand="0" w:oddHBand="0" w:evenHBand="0" w:firstRowFirstColumn="0" w:firstRowLastColumn="0" w:lastRowFirstColumn="0" w:lastRowLastColumn="0"/>
            <w:tcW w:w="3596" w:type="dxa"/>
          </w:tcPr>
          <w:p w14:paraId="699F9D62" w14:textId="1DB7BE0B" w:rsidR="00E86DB4" w:rsidRPr="006F4707" w:rsidRDefault="006F4707" w:rsidP="003C6C86">
            <w:pPr>
              <w:rPr>
                <w:b w:val="0"/>
                <w:bCs w:val="0"/>
              </w:rPr>
            </w:pPr>
            <w:r w:rsidRPr="006F4707">
              <w:rPr>
                <w:b w:val="0"/>
                <w:bCs w:val="0"/>
              </w:rPr>
              <w:t>Primeras redes profundas</w:t>
            </w:r>
          </w:p>
        </w:tc>
        <w:tc>
          <w:tcPr>
            <w:tcW w:w="3597" w:type="dxa"/>
          </w:tcPr>
          <w:p w14:paraId="2B659EB1" w14:textId="14390C45" w:rsidR="00E86DB4" w:rsidRDefault="006F4707" w:rsidP="003C6C86">
            <w:pPr>
              <w:cnfStyle w:val="000000000000" w:firstRow="0" w:lastRow="0" w:firstColumn="0" w:lastColumn="0" w:oddVBand="0" w:evenVBand="0" w:oddHBand="0" w:evenHBand="0" w:firstRowFirstColumn="0" w:firstRowLastColumn="0" w:lastRowFirstColumn="0" w:lastRowLastColumn="0"/>
            </w:pPr>
            <w:r>
              <w:t>Millones</w:t>
            </w:r>
          </w:p>
        </w:tc>
        <w:tc>
          <w:tcPr>
            <w:tcW w:w="3597" w:type="dxa"/>
          </w:tcPr>
          <w:p w14:paraId="7485C59D" w14:textId="73C58C33" w:rsidR="00E86DB4" w:rsidRDefault="006F4707" w:rsidP="003C6C86">
            <w:pPr>
              <w:cnfStyle w:val="000000000000" w:firstRow="0" w:lastRow="0" w:firstColumn="0" w:lastColumn="0" w:oddVBand="0" w:evenVBand="0" w:oddHBand="0" w:evenHBand="0" w:firstRowFirstColumn="0" w:firstRowLastColumn="0" w:lastRowFirstColumn="0" w:lastRowLastColumn="0"/>
            </w:pPr>
            <w:r w:rsidRPr="006F4707">
              <w:t>GPT-1: 117 M</w:t>
            </w:r>
          </w:p>
        </w:tc>
      </w:tr>
      <w:tr w:rsidR="006F4707" w14:paraId="548D6B43" w14:textId="77777777" w:rsidTr="00E86D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BB77551" w14:textId="128076C7" w:rsidR="006F4707" w:rsidRPr="006F4707" w:rsidRDefault="006F4707" w:rsidP="003C6C86">
            <w:pPr>
              <w:rPr>
                <w:b w:val="0"/>
                <w:bCs w:val="0"/>
              </w:rPr>
            </w:pPr>
            <w:proofErr w:type="spellStart"/>
            <w:r>
              <w:rPr>
                <w:b w:val="0"/>
                <w:bCs w:val="0"/>
              </w:rPr>
              <w:t>LLMs</w:t>
            </w:r>
            <w:proofErr w:type="spellEnd"/>
            <w:r>
              <w:rPr>
                <w:b w:val="0"/>
                <w:bCs w:val="0"/>
              </w:rPr>
              <w:t xml:space="preserve"> actuales</w:t>
            </w:r>
          </w:p>
        </w:tc>
        <w:tc>
          <w:tcPr>
            <w:tcW w:w="3597" w:type="dxa"/>
          </w:tcPr>
          <w:p w14:paraId="281C7979" w14:textId="48635ED7" w:rsidR="006F4707" w:rsidRDefault="006F4707" w:rsidP="003C6C86">
            <w:pPr>
              <w:cnfStyle w:val="000000100000" w:firstRow="0" w:lastRow="0" w:firstColumn="0" w:lastColumn="0" w:oddVBand="0" w:evenVBand="0" w:oddHBand="1" w:evenHBand="0" w:firstRowFirstColumn="0" w:firstRowLastColumn="0" w:lastRowFirstColumn="0" w:lastRowLastColumn="0"/>
            </w:pPr>
            <w:r w:rsidRPr="006F4707">
              <w:t>miles de millones a billones</w:t>
            </w:r>
          </w:p>
        </w:tc>
        <w:tc>
          <w:tcPr>
            <w:tcW w:w="3597" w:type="dxa"/>
          </w:tcPr>
          <w:p w14:paraId="676CD0A6" w14:textId="33E746E0" w:rsidR="006F4707" w:rsidRPr="006F4707" w:rsidRDefault="00263765" w:rsidP="003C6C86">
            <w:pPr>
              <w:cnfStyle w:val="000000100000" w:firstRow="0" w:lastRow="0" w:firstColumn="0" w:lastColumn="0" w:oddVBand="0" w:evenVBand="0" w:oddHBand="1" w:evenHBand="0" w:firstRowFirstColumn="0" w:firstRowLastColumn="0" w:lastRowFirstColumn="0" w:lastRowLastColumn="0"/>
            </w:pPr>
            <w:r w:rsidRPr="00263765">
              <w:t>Llama 3.1: 8 mil millones; GPT-4: 1,76 billones (rumor)</w:t>
            </w:r>
          </w:p>
        </w:tc>
      </w:tr>
    </w:tbl>
    <w:p w14:paraId="04B5820F" w14:textId="77777777" w:rsidR="00E86DB4" w:rsidRPr="00E86DB4" w:rsidRDefault="00E86DB4" w:rsidP="003C6C86"/>
    <w:p w14:paraId="02C41127" w14:textId="3A067E5E" w:rsidR="000F4BB3" w:rsidRDefault="00AD768E" w:rsidP="00235C8D">
      <w:pPr>
        <w:rPr>
          <w:highlight w:val="yellow"/>
        </w:rPr>
      </w:pPr>
      <w:r w:rsidRPr="00AD768E">
        <w:rPr>
          <w:noProof/>
        </w:rPr>
        <w:drawing>
          <wp:inline distT="0" distB="0" distL="0" distR="0" wp14:anchorId="262AB324" wp14:editId="4F27417F">
            <wp:extent cx="6477561" cy="990686"/>
            <wp:effectExtent l="0" t="0" r="0" b="0"/>
            <wp:docPr id="1192251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51379" name=""/>
                    <pic:cNvPicPr/>
                  </pic:nvPicPr>
                  <pic:blipFill>
                    <a:blip r:embed="rId440"/>
                    <a:stretch>
                      <a:fillRect/>
                    </a:stretch>
                  </pic:blipFill>
                  <pic:spPr>
                    <a:xfrm>
                      <a:off x="0" y="0"/>
                      <a:ext cx="6477561" cy="990686"/>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0790"/>
      </w:tblGrid>
      <w:tr w:rsidR="00AD768E" w14:paraId="5EE0DB16" w14:textId="77777777" w:rsidTr="00AD768E">
        <w:tc>
          <w:tcPr>
            <w:tcW w:w="10790" w:type="dxa"/>
          </w:tcPr>
          <w:p w14:paraId="682B272E" w14:textId="77777777" w:rsidR="00AD768E" w:rsidRPr="00AD768E" w:rsidRDefault="00AD768E" w:rsidP="00235C8D">
            <w:r w:rsidRPr="00AD768E">
              <w:t>Ejemplo práctico con cuentas reales.</w:t>
            </w:r>
          </w:p>
          <w:p w14:paraId="34F05139" w14:textId="77777777" w:rsidR="00AD768E" w:rsidRPr="004E3068" w:rsidRDefault="00AD768E" w:rsidP="00235C8D">
            <w:proofErr w:type="spellStart"/>
            <w:r w:rsidRPr="004E3068">
              <w:t>Scoring</w:t>
            </w:r>
            <w:proofErr w:type="spellEnd"/>
            <w:r w:rsidRPr="004E3068">
              <w:t xml:space="preserve"> con 3 factores: y = w1 * ingreso + w2*deuda + w3*edad + b, son 4 </w:t>
            </w:r>
            <w:proofErr w:type="spellStart"/>
            <w:r w:rsidRPr="004E3068">
              <w:t>parametros</w:t>
            </w:r>
            <w:proofErr w:type="spellEnd"/>
          </w:p>
          <w:p w14:paraId="467C1822" w14:textId="77777777" w:rsidR="00AD768E" w:rsidRPr="004E3068" w:rsidRDefault="00AD768E" w:rsidP="00235C8D">
            <w:r w:rsidRPr="004E3068">
              <w:t xml:space="preserve">Una capa lineal de 512 a 512 </w:t>
            </w:r>
            <w:r w:rsidR="004E3068" w:rsidRPr="004E3068">
              <w:t>+ 512 = 262.656 parámetros.</w:t>
            </w:r>
          </w:p>
          <w:p w14:paraId="59280ACE" w14:textId="77777777" w:rsidR="004E3068" w:rsidRPr="004E3068" w:rsidRDefault="004E3068" w:rsidP="004E3068">
            <w:r w:rsidRPr="004E3068">
              <w:t>Un modelo de 8 mil millones equivale a unas 8.000.000.000 / 262.656 ≈ 30.458 capas de ese tamaño.</w:t>
            </w:r>
          </w:p>
          <w:p w14:paraId="76B0274E" w14:textId="4F741D46" w:rsidR="004E3068" w:rsidRDefault="004E3068" w:rsidP="00235C8D">
            <w:pPr>
              <w:rPr>
                <w:highlight w:val="yellow"/>
              </w:rPr>
            </w:pPr>
          </w:p>
        </w:tc>
      </w:tr>
    </w:tbl>
    <w:p w14:paraId="516389D6" w14:textId="77777777" w:rsidR="00AD768E" w:rsidRDefault="00AD768E" w:rsidP="00235C8D">
      <w:pPr>
        <w:rPr>
          <w:highlight w:val="yellow"/>
        </w:rPr>
      </w:pPr>
    </w:p>
    <w:p w14:paraId="0B8010DA" w14:textId="673EC3A3" w:rsidR="005721B5" w:rsidRPr="004E3068" w:rsidRDefault="004E3068" w:rsidP="00235C8D">
      <w:pPr>
        <w:rPr>
          <w:b/>
          <w:bCs/>
          <w:sz w:val="24"/>
          <w:szCs w:val="28"/>
        </w:rPr>
      </w:pPr>
      <w:r w:rsidRPr="004E3068">
        <w:rPr>
          <w:b/>
          <w:bCs/>
          <w:sz w:val="24"/>
          <w:szCs w:val="28"/>
        </w:rPr>
        <w:t>Abreviaturas</w:t>
      </w:r>
    </w:p>
    <w:tbl>
      <w:tblPr>
        <w:tblStyle w:val="Tablaconcuadrcula4-nfasis4"/>
        <w:tblW w:w="0" w:type="auto"/>
        <w:tblLook w:val="04A0" w:firstRow="1" w:lastRow="0" w:firstColumn="1" w:lastColumn="0" w:noHBand="0" w:noVBand="1"/>
      </w:tblPr>
      <w:tblGrid>
        <w:gridCol w:w="2697"/>
        <w:gridCol w:w="2697"/>
        <w:gridCol w:w="2698"/>
        <w:gridCol w:w="2698"/>
      </w:tblGrid>
      <w:tr w:rsidR="00BF40E5" w14:paraId="16332133" w14:textId="77777777" w:rsidTr="00BF40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052C899B" w14:textId="4DEC6C9E" w:rsidR="00BF40E5" w:rsidRPr="00BF40E5" w:rsidRDefault="00BF40E5" w:rsidP="00235C8D">
            <w:pPr>
              <w:rPr>
                <w:b w:val="0"/>
                <w:bCs w:val="0"/>
              </w:rPr>
            </w:pPr>
            <w:r w:rsidRPr="00BF40E5">
              <w:rPr>
                <w:b w:val="0"/>
                <w:bCs w:val="0"/>
              </w:rPr>
              <w:t>Sigla</w:t>
            </w:r>
          </w:p>
        </w:tc>
        <w:tc>
          <w:tcPr>
            <w:tcW w:w="2697" w:type="dxa"/>
          </w:tcPr>
          <w:p w14:paraId="18A7B2A3" w14:textId="5AAC25D5" w:rsidR="00BF40E5" w:rsidRPr="00BF40E5" w:rsidRDefault="00BF40E5" w:rsidP="00235C8D">
            <w:pPr>
              <w:cnfStyle w:val="100000000000" w:firstRow="1" w:lastRow="0" w:firstColumn="0" w:lastColumn="0" w:oddVBand="0" w:evenVBand="0" w:oddHBand="0" w:evenHBand="0" w:firstRowFirstColumn="0" w:firstRowLastColumn="0" w:lastRowFirstColumn="0" w:lastRowLastColumn="0"/>
              <w:rPr>
                <w:b w:val="0"/>
                <w:bCs w:val="0"/>
              </w:rPr>
            </w:pPr>
            <w:r w:rsidRPr="00BF40E5">
              <w:rPr>
                <w:b w:val="0"/>
                <w:bCs w:val="0"/>
              </w:rPr>
              <w:t>Ingles</w:t>
            </w:r>
          </w:p>
        </w:tc>
        <w:tc>
          <w:tcPr>
            <w:tcW w:w="2698" w:type="dxa"/>
          </w:tcPr>
          <w:p w14:paraId="747CDAF2" w14:textId="3CBD00D1" w:rsidR="00BF40E5" w:rsidRPr="00BF40E5" w:rsidRDefault="00BF40E5" w:rsidP="00235C8D">
            <w:pPr>
              <w:cnfStyle w:val="100000000000" w:firstRow="1" w:lastRow="0" w:firstColumn="0" w:lastColumn="0" w:oddVBand="0" w:evenVBand="0" w:oddHBand="0" w:evenHBand="0" w:firstRowFirstColumn="0" w:firstRowLastColumn="0" w:lastRowFirstColumn="0" w:lastRowLastColumn="0"/>
              <w:rPr>
                <w:b w:val="0"/>
                <w:bCs w:val="0"/>
              </w:rPr>
            </w:pPr>
            <w:r w:rsidRPr="00BF40E5">
              <w:rPr>
                <w:b w:val="0"/>
                <w:bCs w:val="0"/>
              </w:rPr>
              <w:t>Español</w:t>
            </w:r>
          </w:p>
        </w:tc>
        <w:tc>
          <w:tcPr>
            <w:tcW w:w="2698" w:type="dxa"/>
          </w:tcPr>
          <w:p w14:paraId="74E87DE8" w14:textId="11E69BB4" w:rsidR="00BF40E5" w:rsidRPr="00BF40E5" w:rsidRDefault="00BF40E5" w:rsidP="00235C8D">
            <w:pPr>
              <w:cnfStyle w:val="100000000000" w:firstRow="1" w:lastRow="0" w:firstColumn="0" w:lastColumn="0" w:oddVBand="0" w:evenVBand="0" w:oddHBand="0" w:evenHBand="0" w:firstRowFirstColumn="0" w:firstRowLastColumn="0" w:lastRowFirstColumn="0" w:lastRowLastColumn="0"/>
              <w:rPr>
                <w:b w:val="0"/>
                <w:bCs w:val="0"/>
              </w:rPr>
            </w:pPr>
            <w:r w:rsidRPr="00BF40E5">
              <w:rPr>
                <w:b w:val="0"/>
                <w:bCs w:val="0"/>
              </w:rPr>
              <w:t>Potencia</w:t>
            </w:r>
          </w:p>
        </w:tc>
      </w:tr>
      <w:tr w:rsidR="00BF40E5" w14:paraId="0B8A1B85" w14:textId="77777777" w:rsidTr="00E82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shd w:val="clear" w:color="auto" w:fill="auto"/>
          </w:tcPr>
          <w:p w14:paraId="428D5501" w14:textId="3B03192B" w:rsidR="00BF40E5" w:rsidRPr="00E82F1B" w:rsidRDefault="00BF40E5" w:rsidP="00235C8D">
            <w:pPr>
              <w:rPr>
                <w:b w:val="0"/>
                <w:bCs w:val="0"/>
              </w:rPr>
            </w:pPr>
            <w:r w:rsidRPr="00E82F1B">
              <w:rPr>
                <w:b w:val="0"/>
                <w:bCs w:val="0"/>
              </w:rPr>
              <w:t>M</w:t>
            </w:r>
          </w:p>
        </w:tc>
        <w:tc>
          <w:tcPr>
            <w:tcW w:w="2697" w:type="dxa"/>
            <w:shd w:val="clear" w:color="auto" w:fill="auto"/>
          </w:tcPr>
          <w:p w14:paraId="4302D909" w14:textId="73A6316A" w:rsidR="00BF40E5" w:rsidRPr="00E82F1B" w:rsidRDefault="00BF40E5" w:rsidP="00235C8D">
            <w:pPr>
              <w:cnfStyle w:val="000000100000" w:firstRow="0" w:lastRow="0" w:firstColumn="0" w:lastColumn="0" w:oddVBand="0" w:evenVBand="0" w:oddHBand="1" w:evenHBand="0" w:firstRowFirstColumn="0" w:firstRowLastColumn="0" w:lastRowFirstColumn="0" w:lastRowLastColumn="0"/>
              <w:rPr>
                <w:b/>
                <w:bCs/>
              </w:rPr>
            </w:pPr>
            <w:r w:rsidRPr="00E82F1B">
              <w:rPr>
                <w:b/>
                <w:bCs/>
              </w:rPr>
              <w:t>Million</w:t>
            </w:r>
          </w:p>
        </w:tc>
        <w:tc>
          <w:tcPr>
            <w:tcW w:w="2698" w:type="dxa"/>
            <w:shd w:val="clear" w:color="auto" w:fill="auto"/>
          </w:tcPr>
          <w:p w14:paraId="5F4D07A8" w14:textId="14A238E8" w:rsidR="00BF40E5" w:rsidRPr="00E82F1B" w:rsidRDefault="00BF40E5" w:rsidP="00235C8D">
            <w:pPr>
              <w:cnfStyle w:val="000000100000" w:firstRow="0" w:lastRow="0" w:firstColumn="0" w:lastColumn="0" w:oddVBand="0" w:evenVBand="0" w:oddHBand="1" w:evenHBand="0" w:firstRowFirstColumn="0" w:firstRowLastColumn="0" w:lastRowFirstColumn="0" w:lastRowLastColumn="0"/>
              <w:rPr>
                <w:b/>
                <w:bCs/>
              </w:rPr>
            </w:pPr>
            <w:r w:rsidRPr="00E82F1B">
              <w:rPr>
                <w:b/>
                <w:bCs/>
              </w:rPr>
              <w:t>Millón</w:t>
            </w:r>
          </w:p>
        </w:tc>
        <w:tc>
          <w:tcPr>
            <w:tcW w:w="2698" w:type="dxa"/>
            <w:shd w:val="clear" w:color="auto" w:fill="auto"/>
          </w:tcPr>
          <w:p w14:paraId="292BAC9F" w14:textId="05889AC1" w:rsidR="00BF40E5" w:rsidRPr="00E82F1B" w:rsidRDefault="00BF40E5" w:rsidP="00235C8D">
            <w:pPr>
              <w:cnfStyle w:val="000000100000" w:firstRow="0" w:lastRow="0" w:firstColumn="0" w:lastColumn="0" w:oddVBand="0" w:evenVBand="0" w:oddHBand="1" w:evenHBand="0" w:firstRowFirstColumn="0" w:firstRowLastColumn="0" w:lastRowFirstColumn="0" w:lastRowLastColumn="0"/>
              <w:rPr>
                <w:b/>
                <w:bCs/>
              </w:rPr>
            </w:pPr>
            <w:r w:rsidRPr="00E82F1B">
              <w:rPr>
                <w:b/>
                <w:bCs/>
              </w:rPr>
              <w:t>10^6</w:t>
            </w:r>
          </w:p>
        </w:tc>
      </w:tr>
      <w:tr w:rsidR="00BF40E5" w14:paraId="38646E2A" w14:textId="77777777" w:rsidTr="00BF40E5">
        <w:tc>
          <w:tcPr>
            <w:cnfStyle w:val="001000000000" w:firstRow="0" w:lastRow="0" w:firstColumn="1" w:lastColumn="0" w:oddVBand="0" w:evenVBand="0" w:oddHBand="0" w:evenHBand="0" w:firstRowFirstColumn="0" w:firstRowLastColumn="0" w:lastRowFirstColumn="0" w:lastRowLastColumn="0"/>
            <w:tcW w:w="2697" w:type="dxa"/>
          </w:tcPr>
          <w:p w14:paraId="4C4E62EE" w14:textId="7BA784F9" w:rsidR="00BF40E5" w:rsidRPr="00E82F1B" w:rsidRDefault="00BF40E5" w:rsidP="00235C8D">
            <w:pPr>
              <w:rPr>
                <w:b w:val="0"/>
                <w:bCs w:val="0"/>
              </w:rPr>
            </w:pPr>
            <w:r w:rsidRPr="00E82F1B">
              <w:rPr>
                <w:b w:val="0"/>
                <w:bCs w:val="0"/>
              </w:rPr>
              <w:t>B</w:t>
            </w:r>
          </w:p>
        </w:tc>
        <w:tc>
          <w:tcPr>
            <w:tcW w:w="2697" w:type="dxa"/>
          </w:tcPr>
          <w:p w14:paraId="76362557" w14:textId="3D215755" w:rsidR="00BF40E5" w:rsidRPr="00E82F1B" w:rsidRDefault="00BF40E5" w:rsidP="00235C8D">
            <w:pPr>
              <w:cnfStyle w:val="000000000000" w:firstRow="0" w:lastRow="0" w:firstColumn="0" w:lastColumn="0" w:oddVBand="0" w:evenVBand="0" w:oddHBand="0" w:evenHBand="0" w:firstRowFirstColumn="0" w:firstRowLastColumn="0" w:lastRowFirstColumn="0" w:lastRowLastColumn="0"/>
              <w:rPr>
                <w:b/>
                <w:bCs/>
              </w:rPr>
            </w:pPr>
            <w:r w:rsidRPr="00E82F1B">
              <w:rPr>
                <w:b/>
                <w:bCs/>
              </w:rPr>
              <w:t>Billion</w:t>
            </w:r>
          </w:p>
        </w:tc>
        <w:tc>
          <w:tcPr>
            <w:tcW w:w="2698" w:type="dxa"/>
          </w:tcPr>
          <w:p w14:paraId="1643757E" w14:textId="449C8C4A" w:rsidR="00BF40E5" w:rsidRPr="00E82F1B" w:rsidRDefault="00BF40E5" w:rsidP="00235C8D">
            <w:pPr>
              <w:cnfStyle w:val="000000000000" w:firstRow="0" w:lastRow="0" w:firstColumn="0" w:lastColumn="0" w:oddVBand="0" w:evenVBand="0" w:oddHBand="0" w:evenHBand="0" w:firstRowFirstColumn="0" w:firstRowLastColumn="0" w:lastRowFirstColumn="0" w:lastRowLastColumn="0"/>
              <w:rPr>
                <w:b/>
                <w:bCs/>
              </w:rPr>
            </w:pPr>
            <w:r w:rsidRPr="00E82F1B">
              <w:rPr>
                <w:b/>
                <w:bCs/>
              </w:rPr>
              <w:t>mil millones</w:t>
            </w:r>
          </w:p>
        </w:tc>
        <w:tc>
          <w:tcPr>
            <w:tcW w:w="2698" w:type="dxa"/>
          </w:tcPr>
          <w:p w14:paraId="34FF120E" w14:textId="265EF96A" w:rsidR="00BF40E5" w:rsidRPr="00E82F1B" w:rsidRDefault="00BF40E5" w:rsidP="00235C8D">
            <w:pPr>
              <w:cnfStyle w:val="000000000000" w:firstRow="0" w:lastRow="0" w:firstColumn="0" w:lastColumn="0" w:oddVBand="0" w:evenVBand="0" w:oddHBand="0" w:evenHBand="0" w:firstRowFirstColumn="0" w:firstRowLastColumn="0" w:lastRowFirstColumn="0" w:lastRowLastColumn="0"/>
              <w:rPr>
                <w:b/>
                <w:bCs/>
              </w:rPr>
            </w:pPr>
            <w:r w:rsidRPr="00E82F1B">
              <w:rPr>
                <w:b/>
                <w:bCs/>
              </w:rPr>
              <w:t>10^9</w:t>
            </w:r>
          </w:p>
        </w:tc>
      </w:tr>
      <w:tr w:rsidR="00BF40E5" w14:paraId="52CAD7E7" w14:textId="77777777" w:rsidTr="00E82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shd w:val="clear" w:color="auto" w:fill="auto"/>
          </w:tcPr>
          <w:p w14:paraId="64309275" w14:textId="59C960F6" w:rsidR="00BF40E5" w:rsidRPr="00E82F1B" w:rsidRDefault="00E82F1B" w:rsidP="00235C8D">
            <w:pPr>
              <w:rPr>
                <w:b w:val="0"/>
                <w:bCs w:val="0"/>
              </w:rPr>
            </w:pPr>
            <w:r w:rsidRPr="00E82F1B">
              <w:rPr>
                <w:b w:val="0"/>
                <w:bCs w:val="0"/>
              </w:rPr>
              <w:t>T</w:t>
            </w:r>
          </w:p>
        </w:tc>
        <w:tc>
          <w:tcPr>
            <w:tcW w:w="2697" w:type="dxa"/>
            <w:shd w:val="clear" w:color="auto" w:fill="auto"/>
          </w:tcPr>
          <w:p w14:paraId="366F7D81" w14:textId="257BBC49" w:rsidR="00BF40E5" w:rsidRPr="00E82F1B" w:rsidRDefault="00E82F1B" w:rsidP="00235C8D">
            <w:pPr>
              <w:cnfStyle w:val="000000100000" w:firstRow="0" w:lastRow="0" w:firstColumn="0" w:lastColumn="0" w:oddVBand="0" w:evenVBand="0" w:oddHBand="1" w:evenHBand="0" w:firstRowFirstColumn="0" w:firstRowLastColumn="0" w:lastRowFirstColumn="0" w:lastRowLastColumn="0"/>
              <w:rPr>
                <w:b/>
                <w:bCs/>
              </w:rPr>
            </w:pPr>
            <w:r w:rsidRPr="00E82F1B">
              <w:rPr>
                <w:b/>
                <w:bCs/>
              </w:rPr>
              <w:t>Trillion</w:t>
            </w:r>
          </w:p>
        </w:tc>
        <w:tc>
          <w:tcPr>
            <w:tcW w:w="2698" w:type="dxa"/>
            <w:shd w:val="clear" w:color="auto" w:fill="auto"/>
          </w:tcPr>
          <w:p w14:paraId="6E2E8006" w14:textId="0994B6E4" w:rsidR="00BF40E5" w:rsidRPr="00E82F1B" w:rsidRDefault="00E82F1B" w:rsidP="00235C8D">
            <w:pPr>
              <w:cnfStyle w:val="000000100000" w:firstRow="0" w:lastRow="0" w:firstColumn="0" w:lastColumn="0" w:oddVBand="0" w:evenVBand="0" w:oddHBand="1" w:evenHBand="0" w:firstRowFirstColumn="0" w:firstRowLastColumn="0" w:lastRowFirstColumn="0" w:lastRowLastColumn="0"/>
              <w:rPr>
                <w:b/>
                <w:bCs/>
              </w:rPr>
            </w:pPr>
            <w:r w:rsidRPr="00E82F1B">
              <w:rPr>
                <w:b/>
                <w:bCs/>
              </w:rPr>
              <w:t>Billón</w:t>
            </w:r>
          </w:p>
        </w:tc>
        <w:tc>
          <w:tcPr>
            <w:tcW w:w="2698" w:type="dxa"/>
            <w:shd w:val="clear" w:color="auto" w:fill="auto"/>
          </w:tcPr>
          <w:p w14:paraId="08F24EEF" w14:textId="17E2DC5F" w:rsidR="00BF40E5" w:rsidRPr="00E82F1B" w:rsidRDefault="00E82F1B" w:rsidP="00235C8D">
            <w:pPr>
              <w:cnfStyle w:val="000000100000" w:firstRow="0" w:lastRow="0" w:firstColumn="0" w:lastColumn="0" w:oddVBand="0" w:evenVBand="0" w:oddHBand="1" w:evenHBand="0" w:firstRowFirstColumn="0" w:firstRowLastColumn="0" w:lastRowFirstColumn="0" w:lastRowLastColumn="0"/>
              <w:rPr>
                <w:b/>
                <w:bCs/>
              </w:rPr>
            </w:pPr>
            <w:r w:rsidRPr="00E82F1B">
              <w:rPr>
                <w:b/>
                <w:bCs/>
              </w:rPr>
              <w:t>10^12</w:t>
            </w:r>
          </w:p>
        </w:tc>
      </w:tr>
    </w:tbl>
    <w:p w14:paraId="6904CFD6" w14:textId="77777777" w:rsidR="004E3068" w:rsidRPr="004E3068" w:rsidRDefault="004E3068" w:rsidP="00235C8D">
      <w:pPr>
        <w:rPr>
          <w:b/>
          <w:bCs/>
          <w:highlight w:val="yellow"/>
        </w:rPr>
      </w:pPr>
    </w:p>
    <w:p w14:paraId="6EE15053" w14:textId="77777777" w:rsidR="00E82F1B" w:rsidRDefault="00E82F1B" w:rsidP="00E82F1B">
      <w:r w:rsidRPr="00E82F1B">
        <w:t>Por eso "1,76 billones" de la transcripción es lo mismo que 1.76T de la diapositiva.</w:t>
      </w:r>
    </w:p>
    <w:p w14:paraId="3306B08D" w14:textId="61D33BFE" w:rsidR="00A80E43" w:rsidRPr="003C6C86" w:rsidRDefault="00A80E43" w:rsidP="00A80E43">
      <w:pPr>
        <w:pStyle w:val="Ttulo3"/>
        <w:rPr>
          <w:b/>
          <w:bCs/>
          <w:sz w:val="24"/>
          <w:szCs w:val="24"/>
          <w:highlight w:val="yellow"/>
        </w:rPr>
      </w:pPr>
      <w:bookmarkStart w:id="72" w:name="_Toc243791161"/>
      <w:r w:rsidRPr="003C6C86">
        <w:rPr>
          <w:b/>
          <w:bCs/>
          <w:sz w:val="24"/>
          <w:szCs w:val="24"/>
          <w:highlight w:val="yellow"/>
        </w:rPr>
        <w:lastRenderedPageBreak/>
        <w:t>1.1</w:t>
      </w:r>
      <w:r w:rsidR="00754AD7">
        <w:rPr>
          <w:b/>
          <w:bCs/>
          <w:sz w:val="24"/>
          <w:szCs w:val="24"/>
          <w:highlight w:val="yellow"/>
        </w:rPr>
        <w:t>4</w:t>
      </w:r>
      <w:r w:rsidRPr="003C6C86">
        <w:rPr>
          <w:b/>
          <w:bCs/>
          <w:sz w:val="24"/>
          <w:szCs w:val="24"/>
          <w:highlight w:val="yellow"/>
        </w:rPr>
        <w:t>.</w:t>
      </w:r>
      <w:r w:rsidR="002A77E0">
        <w:rPr>
          <w:b/>
          <w:bCs/>
          <w:sz w:val="24"/>
          <w:szCs w:val="24"/>
          <w:highlight w:val="yellow"/>
        </w:rPr>
        <w:t>2 La diapositiva: parámetros en escala logarítmica</w:t>
      </w:r>
      <w:r w:rsidR="00A618BC">
        <w:rPr>
          <w:b/>
          <w:bCs/>
          <w:sz w:val="24"/>
          <w:szCs w:val="24"/>
          <w:highlight w:val="yellow"/>
        </w:rPr>
        <w:t xml:space="preserve"> – Ordenes de magnitud</w:t>
      </w:r>
      <w:bookmarkEnd w:id="72"/>
    </w:p>
    <w:p w14:paraId="0ADBF305" w14:textId="1B0AA821" w:rsidR="00A80E43" w:rsidRDefault="00772DAF" w:rsidP="00E82F1B">
      <w:r w:rsidRPr="00772DAF">
        <w:rPr>
          <w:noProof/>
        </w:rPr>
        <w:drawing>
          <wp:inline distT="0" distB="0" distL="0" distR="0" wp14:anchorId="02E0C66B" wp14:editId="4CD33DA8">
            <wp:extent cx="6690940" cy="2377646"/>
            <wp:effectExtent l="19050" t="19050" r="15240" b="22860"/>
            <wp:docPr id="194729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97433" name=""/>
                    <pic:cNvPicPr/>
                  </pic:nvPicPr>
                  <pic:blipFill>
                    <a:blip r:embed="rId441"/>
                    <a:stretch>
                      <a:fillRect/>
                    </a:stretch>
                  </pic:blipFill>
                  <pic:spPr>
                    <a:xfrm>
                      <a:off x="0" y="0"/>
                      <a:ext cx="6690940" cy="2377646"/>
                    </a:xfrm>
                    <a:prstGeom prst="rect">
                      <a:avLst/>
                    </a:prstGeom>
                    <a:ln w="19050">
                      <a:solidFill>
                        <a:schemeClr val="tx1"/>
                      </a:solidFill>
                    </a:ln>
                  </pic:spPr>
                </pic:pic>
              </a:graphicData>
            </a:graphic>
          </wp:inline>
        </w:drawing>
      </w:r>
    </w:p>
    <w:p w14:paraId="67335F42" w14:textId="022045D8" w:rsidR="00772DAF" w:rsidRDefault="00772DAF" w:rsidP="00E82F1B">
      <w:r>
        <w:t xml:space="preserve">Cada marca vale 10 veces la anterior. Los </w:t>
      </w:r>
      <w:r w:rsidR="00C06F00">
        <w:t>colores son</w:t>
      </w:r>
      <w:r>
        <w:t xml:space="preserve"> los de la diapositiva; la leyenda es </w:t>
      </w:r>
      <w:r w:rsidR="00C06F00">
        <w:t>interpretación</w:t>
      </w:r>
      <w:r>
        <w:t xml:space="preserve"> </w:t>
      </w:r>
      <w:r w:rsidR="00725CD0">
        <w:t>mía</w:t>
      </w:r>
      <w:r>
        <w:t>.</w:t>
      </w:r>
    </w:p>
    <w:p w14:paraId="08B95626" w14:textId="60A4FF00" w:rsidR="00725CD0" w:rsidRDefault="00725CD0" w:rsidP="00E82F1B">
      <w:r w:rsidRPr="00725CD0">
        <w:rPr>
          <w:noProof/>
        </w:rPr>
        <w:drawing>
          <wp:inline distT="0" distB="0" distL="0" distR="0" wp14:anchorId="34D79DA9" wp14:editId="2538C21C">
            <wp:extent cx="6447079" cy="3055885"/>
            <wp:effectExtent l="19050" t="19050" r="11430" b="11430"/>
            <wp:docPr id="1057438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38845" name=""/>
                    <pic:cNvPicPr/>
                  </pic:nvPicPr>
                  <pic:blipFill>
                    <a:blip r:embed="rId442"/>
                    <a:stretch>
                      <a:fillRect/>
                    </a:stretch>
                  </pic:blipFill>
                  <pic:spPr>
                    <a:xfrm>
                      <a:off x="0" y="0"/>
                      <a:ext cx="6447079" cy="3055885"/>
                    </a:xfrm>
                    <a:prstGeom prst="rect">
                      <a:avLst/>
                    </a:prstGeom>
                    <a:ln w="19050">
                      <a:solidFill>
                        <a:schemeClr val="tx1"/>
                      </a:solidFill>
                    </a:ln>
                  </pic:spPr>
                </pic:pic>
              </a:graphicData>
            </a:graphic>
          </wp:inline>
        </w:drawing>
      </w:r>
    </w:p>
    <w:tbl>
      <w:tblPr>
        <w:tblStyle w:val="Tablaconcuadrcula4-nfasis4"/>
        <w:tblW w:w="0" w:type="auto"/>
        <w:tblLook w:val="04A0" w:firstRow="1" w:lastRow="0" w:firstColumn="1" w:lastColumn="0" w:noHBand="0" w:noVBand="1"/>
      </w:tblPr>
      <w:tblGrid>
        <w:gridCol w:w="2697"/>
        <w:gridCol w:w="2697"/>
        <w:gridCol w:w="2698"/>
        <w:gridCol w:w="2698"/>
      </w:tblGrid>
      <w:tr w:rsidR="00C06F00" w14:paraId="1DC41F90" w14:textId="77777777" w:rsidTr="00AC71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132702B5" w14:textId="0EEBA605" w:rsidR="00C06F00" w:rsidRPr="00C06F00" w:rsidRDefault="00C06F00" w:rsidP="00E82F1B">
            <w:pPr>
              <w:rPr>
                <w:b w:val="0"/>
                <w:bCs w:val="0"/>
              </w:rPr>
            </w:pPr>
            <w:r>
              <w:rPr>
                <w:b w:val="0"/>
                <w:bCs w:val="0"/>
              </w:rPr>
              <w:t>Modelo</w:t>
            </w:r>
          </w:p>
        </w:tc>
        <w:tc>
          <w:tcPr>
            <w:tcW w:w="2697" w:type="dxa"/>
          </w:tcPr>
          <w:p w14:paraId="5A9FA881" w14:textId="6B2DFFB8" w:rsidR="00C06F00" w:rsidRPr="00C06F00" w:rsidRDefault="00C06F00" w:rsidP="00E82F1B">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Parametros</w:t>
            </w:r>
            <w:proofErr w:type="spellEnd"/>
          </w:p>
        </w:tc>
        <w:tc>
          <w:tcPr>
            <w:tcW w:w="2698" w:type="dxa"/>
          </w:tcPr>
          <w:p w14:paraId="3A103308" w14:textId="37811789" w:rsidR="00C06F00" w:rsidRPr="00C06F00" w:rsidRDefault="00C06F00" w:rsidP="00E82F1B">
            <w:pPr>
              <w:cnfStyle w:val="100000000000" w:firstRow="1" w:lastRow="0" w:firstColumn="0" w:lastColumn="0" w:oddVBand="0" w:evenVBand="0" w:oddHBand="0" w:evenHBand="0" w:firstRowFirstColumn="0" w:firstRowLastColumn="0" w:lastRowFirstColumn="0" w:lastRowLastColumn="0"/>
              <w:rPr>
                <w:b w:val="0"/>
                <w:bCs w:val="0"/>
              </w:rPr>
            </w:pPr>
            <w:r w:rsidRPr="00C06F00">
              <w:rPr>
                <w:b w:val="0"/>
                <w:bCs w:val="0"/>
              </w:rPr>
              <w:t>Tipo</w:t>
            </w:r>
          </w:p>
        </w:tc>
        <w:tc>
          <w:tcPr>
            <w:tcW w:w="2698" w:type="dxa"/>
          </w:tcPr>
          <w:p w14:paraId="1A828F67" w14:textId="5BEE997A" w:rsidR="00C06F00" w:rsidRPr="00C06F00" w:rsidRDefault="00C06F00" w:rsidP="00E82F1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Estado de la cifra</w:t>
            </w:r>
          </w:p>
        </w:tc>
      </w:tr>
      <w:tr w:rsidR="00C06F00" w14:paraId="6E261CF0" w14:textId="77777777" w:rsidTr="00AC7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07FB932F" w14:textId="575C299F" w:rsidR="00C06F00" w:rsidRPr="00C06F00" w:rsidRDefault="00C06F00" w:rsidP="00E82F1B">
            <w:r w:rsidRPr="00C06F00">
              <w:t>GPT-1</w:t>
            </w:r>
          </w:p>
        </w:tc>
        <w:tc>
          <w:tcPr>
            <w:tcW w:w="2697" w:type="dxa"/>
          </w:tcPr>
          <w:p w14:paraId="36A08E0A" w14:textId="77777777" w:rsidR="00C06F00" w:rsidRDefault="00C06F00" w:rsidP="00E82F1B">
            <w:pPr>
              <w:cnfStyle w:val="000000100000" w:firstRow="0" w:lastRow="0" w:firstColumn="0" w:lastColumn="0" w:oddVBand="0" w:evenVBand="0" w:oddHBand="1" w:evenHBand="0" w:firstRowFirstColumn="0" w:firstRowLastColumn="0" w:lastRowFirstColumn="0" w:lastRowLastColumn="0"/>
            </w:pPr>
            <w:r>
              <w:t>117M</w:t>
            </w:r>
          </w:p>
          <w:p w14:paraId="7028BE59" w14:textId="77777777" w:rsidR="00C06F00" w:rsidRDefault="00C06F00" w:rsidP="00E82F1B">
            <w:pPr>
              <w:cnfStyle w:val="000000100000" w:firstRow="0" w:lastRow="0" w:firstColumn="0" w:lastColumn="0" w:oddVBand="0" w:evenVBand="0" w:oddHBand="1" w:evenHBand="0" w:firstRowFirstColumn="0" w:firstRowLastColumn="0" w:lastRowFirstColumn="0" w:lastRowLastColumn="0"/>
            </w:pPr>
          </w:p>
          <w:p w14:paraId="594A2A92" w14:textId="3EE2E1FE" w:rsidR="00C06F00" w:rsidRDefault="00C06F00" w:rsidP="00E82F1B">
            <w:pPr>
              <w:cnfStyle w:val="000000100000" w:firstRow="0" w:lastRow="0" w:firstColumn="0" w:lastColumn="0" w:oddVBand="0" w:evenVBand="0" w:oddHBand="1" w:evenHBand="0" w:firstRowFirstColumn="0" w:firstRowLastColumn="0" w:lastRowFirstColumn="0" w:lastRowLastColumn="0"/>
            </w:pPr>
          </w:p>
        </w:tc>
        <w:tc>
          <w:tcPr>
            <w:tcW w:w="2698" w:type="dxa"/>
          </w:tcPr>
          <w:p w14:paraId="0D4FFB3C" w14:textId="5FACA03F" w:rsidR="00C06F00" w:rsidRDefault="00C06F00" w:rsidP="00E82F1B">
            <w:pPr>
              <w:cnfStyle w:val="000000100000" w:firstRow="0" w:lastRow="0" w:firstColumn="0" w:lastColumn="0" w:oddVBand="0" w:evenVBand="0" w:oddHBand="1" w:evenHBand="0" w:firstRowFirstColumn="0" w:firstRowLastColumn="0" w:lastRowFirstColumn="0" w:lastRowLastColumn="0"/>
            </w:pPr>
            <w:r w:rsidRPr="00C06F00">
              <w:t>GPT</w:t>
            </w:r>
          </w:p>
        </w:tc>
        <w:tc>
          <w:tcPr>
            <w:tcW w:w="2698" w:type="dxa"/>
          </w:tcPr>
          <w:p w14:paraId="5065D841" w14:textId="34D29081" w:rsidR="00C06F00" w:rsidRDefault="00C06F00" w:rsidP="00E82F1B">
            <w:pPr>
              <w:cnfStyle w:val="000000100000" w:firstRow="0" w:lastRow="0" w:firstColumn="0" w:lastColumn="0" w:oddVBand="0" w:evenVBand="0" w:oddHBand="1" w:evenHBand="0" w:firstRowFirstColumn="0" w:firstRowLastColumn="0" w:lastRowFirstColumn="0" w:lastRowLastColumn="0"/>
            </w:pPr>
            <w:r>
              <w:t>Publicada</w:t>
            </w:r>
          </w:p>
        </w:tc>
      </w:tr>
      <w:tr w:rsidR="00C06F00" w14:paraId="2D491EF6" w14:textId="77777777" w:rsidTr="00AC7132">
        <w:tc>
          <w:tcPr>
            <w:cnfStyle w:val="001000000000" w:firstRow="0" w:lastRow="0" w:firstColumn="1" w:lastColumn="0" w:oddVBand="0" w:evenVBand="0" w:oddHBand="0" w:evenHBand="0" w:firstRowFirstColumn="0" w:firstRowLastColumn="0" w:lastRowFirstColumn="0" w:lastRowLastColumn="0"/>
            <w:tcW w:w="2697" w:type="dxa"/>
          </w:tcPr>
          <w:p w14:paraId="47310F89" w14:textId="2F135C43" w:rsidR="00C06F00" w:rsidRDefault="00C06F00" w:rsidP="00E82F1B">
            <w:r>
              <w:t>GPT-2</w:t>
            </w:r>
          </w:p>
        </w:tc>
        <w:tc>
          <w:tcPr>
            <w:tcW w:w="2697" w:type="dxa"/>
          </w:tcPr>
          <w:p w14:paraId="402DC76C" w14:textId="729CC576" w:rsidR="00C06F00" w:rsidRDefault="00C06F00" w:rsidP="00E82F1B">
            <w:pPr>
              <w:cnfStyle w:val="000000000000" w:firstRow="0" w:lastRow="0" w:firstColumn="0" w:lastColumn="0" w:oddVBand="0" w:evenVBand="0" w:oddHBand="0" w:evenHBand="0" w:firstRowFirstColumn="0" w:firstRowLastColumn="0" w:lastRowFirstColumn="0" w:lastRowLastColumn="0"/>
            </w:pPr>
            <w:r w:rsidRPr="00C06F00">
              <w:t>1,5 B</w:t>
            </w:r>
          </w:p>
        </w:tc>
        <w:tc>
          <w:tcPr>
            <w:tcW w:w="2698" w:type="dxa"/>
          </w:tcPr>
          <w:p w14:paraId="37484D1B" w14:textId="5CAAE80E" w:rsidR="00C06F00" w:rsidRDefault="00C06F00" w:rsidP="00E82F1B">
            <w:pPr>
              <w:cnfStyle w:val="000000000000" w:firstRow="0" w:lastRow="0" w:firstColumn="0" w:lastColumn="0" w:oddVBand="0" w:evenVBand="0" w:oddHBand="0" w:evenHBand="0" w:firstRowFirstColumn="0" w:firstRowLastColumn="0" w:lastRowFirstColumn="0" w:lastRowLastColumn="0"/>
            </w:pPr>
            <w:r>
              <w:t>GPT</w:t>
            </w:r>
          </w:p>
        </w:tc>
        <w:tc>
          <w:tcPr>
            <w:tcW w:w="2698" w:type="dxa"/>
          </w:tcPr>
          <w:p w14:paraId="6BC2DA99" w14:textId="4E51CC27" w:rsidR="00C06F00" w:rsidRDefault="00C06F00" w:rsidP="00E82F1B">
            <w:pPr>
              <w:cnfStyle w:val="000000000000" w:firstRow="0" w:lastRow="0" w:firstColumn="0" w:lastColumn="0" w:oddVBand="0" w:evenVBand="0" w:oddHBand="0" w:evenHBand="0" w:firstRowFirstColumn="0" w:firstRowLastColumn="0" w:lastRowFirstColumn="0" w:lastRowLastColumn="0"/>
            </w:pPr>
            <w:proofErr w:type="spellStart"/>
            <w:r>
              <w:t>Version</w:t>
            </w:r>
            <w:proofErr w:type="spellEnd"/>
            <w:r>
              <w:t xml:space="preserve"> </w:t>
            </w:r>
            <w:proofErr w:type="spellStart"/>
            <w:r>
              <w:t>mas</w:t>
            </w:r>
            <w:proofErr w:type="spellEnd"/>
            <w:r>
              <w:t xml:space="preserve"> grande</w:t>
            </w:r>
          </w:p>
        </w:tc>
      </w:tr>
      <w:tr w:rsidR="00C06F00" w14:paraId="4D2B68E8" w14:textId="77777777" w:rsidTr="00AC7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6110FFCC" w14:textId="5A89BB89" w:rsidR="00C06F00" w:rsidRDefault="00C06F00" w:rsidP="00E82F1B">
            <w:r>
              <w:t>Llama 3.2</w:t>
            </w:r>
          </w:p>
        </w:tc>
        <w:tc>
          <w:tcPr>
            <w:tcW w:w="2697" w:type="dxa"/>
          </w:tcPr>
          <w:p w14:paraId="643218C3" w14:textId="43B8B517" w:rsidR="00C06F00" w:rsidRPr="00C06F00" w:rsidRDefault="003B281C" w:rsidP="00E82F1B">
            <w:pPr>
              <w:cnfStyle w:val="000000100000" w:firstRow="0" w:lastRow="0" w:firstColumn="0" w:lastColumn="0" w:oddVBand="0" w:evenVBand="0" w:oddHBand="1" w:evenHBand="0" w:firstRowFirstColumn="0" w:firstRowLastColumn="0" w:lastRowFirstColumn="0" w:lastRowLastColumn="0"/>
            </w:pPr>
            <w:r>
              <w:t>3B</w:t>
            </w:r>
          </w:p>
        </w:tc>
        <w:tc>
          <w:tcPr>
            <w:tcW w:w="2698" w:type="dxa"/>
          </w:tcPr>
          <w:p w14:paraId="70ECE101" w14:textId="295AC1A8" w:rsidR="00C06F00" w:rsidRDefault="003B281C" w:rsidP="00E82F1B">
            <w:pPr>
              <w:cnfStyle w:val="000000100000" w:firstRow="0" w:lastRow="0" w:firstColumn="0" w:lastColumn="0" w:oddVBand="0" w:evenVBand="0" w:oddHBand="1" w:evenHBand="0" w:firstRowFirstColumn="0" w:firstRowLastColumn="0" w:lastRowFirstColumn="0" w:lastRowLastColumn="0"/>
            </w:pPr>
            <w:r w:rsidRPr="003B281C">
              <w:t>Abierto</w:t>
            </w:r>
          </w:p>
        </w:tc>
        <w:tc>
          <w:tcPr>
            <w:tcW w:w="2698" w:type="dxa"/>
          </w:tcPr>
          <w:p w14:paraId="4A80E058" w14:textId="41B0B184" w:rsidR="00C06F00" w:rsidRDefault="003B281C" w:rsidP="00E82F1B">
            <w:pPr>
              <w:cnfStyle w:val="000000100000" w:firstRow="0" w:lastRow="0" w:firstColumn="0" w:lastColumn="0" w:oddVBand="0" w:evenVBand="0" w:oddHBand="1" w:evenHBand="0" w:firstRowFirstColumn="0" w:firstRowLastColumn="0" w:lastRowFirstColumn="0" w:lastRowLastColumn="0"/>
            </w:pPr>
            <w:r w:rsidRPr="003B281C">
              <w:t>Según la diapositiva</w:t>
            </w:r>
          </w:p>
        </w:tc>
      </w:tr>
      <w:tr w:rsidR="003B281C" w14:paraId="31C6EC2D" w14:textId="77777777" w:rsidTr="00AC7132">
        <w:tc>
          <w:tcPr>
            <w:cnfStyle w:val="001000000000" w:firstRow="0" w:lastRow="0" w:firstColumn="1" w:lastColumn="0" w:oddVBand="0" w:evenVBand="0" w:oddHBand="0" w:evenHBand="0" w:firstRowFirstColumn="0" w:firstRowLastColumn="0" w:lastRowFirstColumn="0" w:lastRowLastColumn="0"/>
            <w:tcW w:w="2697" w:type="dxa"/>
          </w:tcPr>
          <w:p w14:paraId="04D5B41D" w14:textId="56EB0D6E" w:rsidR="003B281C" w:rsidRDefault="003B281C" w:rsidP="00E82F1B">
            <w:r w:rsidRPr="003B281C">
              <w:t>Llama 3.1</w:t>
            </w:r>
          </w:p>
        </w:tc>
        <w:tc>
          <w:tcPr>
            <w:tcW w:w="2697" w:type="dxa"/>
          </w:tcPr>
          <w:p w14:paraId="156B7329" w14:textId="636F5B4F" w:rsidR="003B281C" w:rsidRDefault="003B281C" w:rsidP="00E82F1B">
            <w:pPr>
              <w:cnfStyle w:val="000000000000" w:firstRow="0" w:lastRow="0" w:firstColumn="0" w:lastColumn="0" w:oddVBand="0" w:evenVBand="0" w:oddHBand="0" w:evenHBand="0" w:firstRowFirstColumn="0" w:firstRowLastColumn="0" w:lastRowFirstColumn="0" w:lastRowLastColumn="0"/>
            </w:pPr>
            <w:r w:rsidRPr="003B281C">
              <w:t>8 B</w:t>
            </w:r>
          </w:p>
        </w:tc>
        <w:tc>
          <w:tcPr>
            <w:tcW w:w="2698" w:type="dxa"/>
          </w:tcPr>
          <w:p w14:paraId="562DAF54" w14:textId="09ED58EE" w:rsidR="003B281C" w:rsidRPr="003B281C" w:rsidRDefault="00E713C0" w:rsidP="00E82F1B">
            <w:pPr>
              <w:cnfStyle w:val="000000000000" w:firstRow="0" w:lastRow="0" w:firstColumn="0" w:lastColumn="0" w:oddVBand="0" w:evenVBand="0" w:oddHBand="0" w:evenHBand="0" w:firstRowFirstColumn="0" w:firstRowLastColumn="0" w:lastRowFirstColumn="0" w:lastRowLastColumn="0"/>
            </w:pPr>
            <w:r w:rsidRPr="003B281C">
              <w:t>Abierto</w:t>
            </w:r>
          </w:p>
        </w:tc>
        <w:tc>
          <w:tcPr>
            <w:tcW w:w="2698" w:type="dxa"/>
          </w:tcPr>
          <w:p w14:paraId="31AC15A3" w14:textId="6377FBB0" w:rsidR="003B281C" w:rsidRPr="003B281C" w:rsidRDefault="00E713C0" w:rsidP="00E82F1B">
            <w:pPr>
              <w:cnfStyle w:val="000000000000" w:firstRow="0" w:lastRow="0" w:firstColumn="0" w:lastColumn="0" w:oddVBand="0" w:evenVBand="0" w:oddHBand="0" w:evenHBand="0" w:firstRowFirstColumn="0" w:firstRowLastColumn="0" w:lastRowFirstColumn="0" w:lastRowLastColumn="0"/>
            </w:pPr>
            <w:r w:rsidRPr="003B281C">
              <w:t>Según la diapositiva</w:t>
            </w:r>
          </w:p>
        </w:tc>
      </w:tr>
      <w:tr w:rsidR="00E713C0" w14:paraId="46E6F3E5" w14:textId="77777777" w:rsidTr="00AC7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181822D4" w14:textId="4270DE57" w:rsidR="00E713C0" w:rsidRPr="003B281C" w:rsidRDefault="00E713C0" w:rsidP="00E82F1B">
            <w:r w:rsidRPr="003B281C">
              <w:t>Llama 3.</w:t>
            </w:r>
            <w:r>
              <w:t>3</w:t>
            </w:r>
          </w:p>
        </w:tc>
        <w:tc>
          <w:tcPr>
            <w:tcW w:w="2697" w:type="dxa"/>
          </w:tcPr>
          <w:p w14:paraId="70FCEE83" w14:textId="605AF5D7" w:rsidR="00E713C0" w:rsidRPr="003B281C" w:rsidRDefault="00E713C0" w:rsidP="00E82F1B">
            <w:pPr>
              <w:cnfStyle w:val="000000100000" w:firstRow="0" w:lastRow="0" w:firstColumn="0" w:lastColumn="0" w:oddVBand="0" w:evenVBand="0" w:oddHBand="1" w:evenHBand="0" w:firstRowFirstColumn="0" w:firstRowLastColumn="0" w:lastRowFirstColumn="0" w:lastRowLastColumn="0"/>
            </w:pPr>
            <w:r>
              <w:t>70B</w:t>
            </w:r>
          </w:p>
        </w:tc>
        <w:tc>
          <w:tcPr>
            <w:tcW w:w="2698" w:type="dxa"/>
          </w:tcPr>
          <w:p w14:paraId="32570D14" w14:textId="24F0DDA4" w:rsidR="00E713C0" w:rsidRPr="003B281C" w:rsidRDefault="00E713C0" w:rsidP="00E82F1B">
            <w:pPr>
              <w:cnfStyle w:val="000000100000" w:firstRow="0" w:lastRow="0" w:firstColumn="0" w:lastColumn="0" w:oddVBand="0" w:evenVBand="0" w:oddHBand="1" w:evenHBand="0" w:firstRowFirstColumn="0" w:firstRowLastColumn="0" w:lastRowFirstColumn="0" w:lastRowLastColumn="0"/>
            </w:pPr>
            <w:r w:rsidRPr="003B281C">
              <w:t>Abierto</w:t>
            </w:r>
          </w:p>
        </w:tc>
        <w:tc>
          <w:tcPr>
            <w:tcW w:w="2698" w:type="dxa"/>
          </w:tcPr>
          <w:p w14:paraId="509D8AE9" w14:textId="7458CC27" w:rsidR="00E713C0" w:rsidRPr="003B281C" w:rsidRDefault="00E713C0" w:rsidP="00E82F1B">
            <w:pPr>
              <w:cnfStyle w:val="000000100000" w:firstRow="0" w:lastRow="0" w:firstColumn="0" w:lastColumn="0" w:oddVBand="0" w:evenVBand="0" w:oddHBand="1" w:evenHBand="0" w:firstRowFirstColumn="0" w:firstRowLastColumn="0" w:lastRowFirstColumn="0" w:lastRowLastColumn="0"/>
            </w:pPr>
            <w:r w:rsidRPr="003B281C">
              <w:t>Según la diapositiva</w:t>
            </w:r>
          </w:p>
        </w:tc>
      </w:tr>
      <w:tr w:rsidR="00E713C0" w14:paraId="0673A70A" w14:textId="77777777" w:rsidTr="00AC7132">
        <w:tc>
          <w:tcPr>
            <w:cnfStyle w:val="001000000000" w:firstRow="0" w:lastRow="0" w:firstColumn="1" w:lastColumn="0" w:oddVBand="0" w:evenVBand="0" w:oddHBand="0" w:evenHBand="0" w:firstRowFirstColumn="0" w:firstRowLastColumn="0" w:lastRowFirstColumn="0" w:lastRowLastColumn="0"/>
            <w:tcW w:w="2697" w:type="dxa"/>
          </w:tcPr>
          <w:p w14:paraId="12FA2F0D" w14:textId="33945F21" w:rsidR="00E713C0" w:rsidRPr="003B281C" w:rsidRDefault="00E713C0" w:rsidP="00E82F1B">
            <w:r w:rsidRPr="00E713C0">
              <w:t>GPT-OSS</w:t>
            </w:r>
          </w:p>
        </w:tc>
        <w:tc>
          <w:tcPr>
            <w:tcW w:w="2697" w:type="dxa"/>
          </w:tcPr>
          <w:p w14:paraId="22EBAF63" w14:textId="6DDF7440" w:rsidR="00E713C0" w:rsidRDefault="00E713C0" w:rsidP="00E82F1B">
            <w:pPr>
              <w:cnfStyle w:val="000000000000" w:firstRow="0" w:lastRow="0" w:firstColumn="0" w:lastColumn="0" w:oddVBand="0" w:evenVBand="0" w:oddHBand="0" w:evenHBand="0" w:firstRowFirstColumn="0" w:firstRowLastColumn="0" w:lastRowFirstColumn="0" w:lastRowLastColumn="0"/>
            </w:pPr>
            <w:r w:rsidRPr="00E713C0">
              <w:t>120 B</w:t>
            </w:r>
          </w:p>
        </w:tc>
        <w:tc>
          <w:tcPr>
            <w:tcW w:w="2698" w:type="dxa"/>
          </w:tcPr>
          <w:p w14:paraId="46B41C24" w14:textId="2543EEF0" w:rsidR="00E713C0" w:rsidRPr="003B281C" w:rsidRDefault="00E713C0" w:rsidP="00E82F1B">
            <w:pPr>
              <w:cnfStyle w:val="000000000000" w:firstRow="0" w:lastRow="0" w:firstColumn="0" w:lastColumn="0" w:oddVBand="0" w:evenVBand="0" w:oddHBand="0" w:evenHBand="0" w:firstRowFirstColumn="0" w:firstRowLastColumn="0" w:lastRowFirstColumn="0" w:lastRowLastColumn="0"/>
            </w:pPr>
            <w:r w:rsidRPr="003B281C">
              <w:t>Abierto</w:t>
            </w:r>
          </w:p>
        </w:tc>
        <w:tc>
          <w:tcPr>
            <w:tcW w:w="2698" w:type="dxa"/>
          </w:tcPr>
          <w:p w14:paraId="06A86D3E" w14:textId="6922D37F" w:rsidR="00E713C0" w:rsidRPr="003B281C" w:rsidRDefault="006B7BC1" w:rsidP="00E82F1B">
            <w:pPr>
              <w:cnfStyle w:val="000000000000" w:firstRow="0" w:lastRow="0" w:firstColumn="0" w:lastColumn="0" w:oddVBand="0" w:evenVBand="0" w:oddHBand="0" w:evenHBand="0" w:firstRowFirstColumn="0" w:firstRowLastColumn="0" w:lastRowFirstColumn="0" w:lastRowLastColumn="0"/>
            </w:pPr>
            <w:r w:rsidRPr="006B7BC1">
              <w:t>Según la diapositiva</w:t>
            </w:r>
          </w:p>
        </w:tc>
      </w:tr>
      <w:tr w:rsidR="006B7BC1" w14:paraId="3AAE744C" w14:textId="77777777" w:rsidTr="00AC7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69713D3E" w14:textId="6351B419" w:rsidR="006B7BC1" w:rsidRPr="00E713C0" w:rsidRDefault="006B7BC1" w:rsidP="00E82F1B">
            <w:r>
              <w:t>GPT-3</w:t>
            </w:r>
          </w:p>
        </w:tc>
        <w:tc>
          <w:tcPr>
            <w:tcW w:w="2697" w:type="dxa"/>
          </w:tcPr>
          <w:p w14:paraId="3847700E" w14:textId="34F00E83" w:rsidR="006B7BC1" w:rsidRPr="00E713C0" w:rsidRDefault="006B7BC1" w:rsidP="00E82F1B">
            <w:pPr>
              <w:cnfStyle w:val="000000100000" w:firstRow="0" w:lastRow="0" w:firstColumn="0" w:lastColumn="0" w:oddVBand="0" w:evenVBand="0" w:oddHBand="1" w:evenHBand="0" w:firstRowFirstColumn="0" w:firstRowLastColumn="0" w:lastRowFirstColumn="0" w:lastRowLastColumn="0"/>
            </w:pPr>
            <w:r w:rsidRPr="006B7BC1">
              <w:t>175 B</w:t>
            </w:r>
          </w:p>
        </w:tc>
        <w:tc>
          <w:tcPr>
            <w:tcW w:w="2698" w:type="dxa"/>
          </w:tcPr>
          <w:p w14:paraId="27A29E95" w14:textId="48D78D49" w:rsidR="006B7BC1" w:rsidRPr="003B281C" w:rsidRDefault="00883E13" w:rsidP="00E82F1B">
            <w:pPr>
              <w:cnfStyle w:val="000000100000" w:firstRow="0" w:lastRow="0" w:firstColumn="0" w:lastColumn="0" w:oddVBand="0" w:evenVBand="0" w:oddHBand="1" w:evenHBand="0" w:firstRowFirstColumn="0" w:firstRowLastColumn="0" w:lastRowFirstColumn="0" w:lastRowLastColumn="0"/>
            </w:pPr>
            <w:r w:rsidRPr="00883E13">
              <w:t>GPT</w:t>
            </w:r>
          </w:p>
        </w:tc>
        <w:tc>
          <w:tcPr>
            <w:tcW w:w="2698" w:type="dxa"/>
          </w:tcPr>
          <w:p w14:paraId="24AA7746" w14:textId="457A8ECD" w:rsidR="006B7BC1" w:rsidRPr="006B7BC1" w:rsidRDefault="00883E13" w:rsidP="00E82F1B">
            <w:pPr>
              <w:cnfStyle w:val="000000100000" w:firstRow="0" w:lastRow="0" w:firstColumn="0" w:lastColumn="0" w:oddVBand="0" w:evenVBand="0" w:oddHBand="1" w:evenHBand="0" w:firstRowFirstColumn="0" w:firstRowLastColumn="0" w:lastRowFirstColumn="0" w:lastRowLastColumn="0"/>
            </w:pPr>
            <w:r w:rsidRPr="00883E13">
              <w:t xml:space="preserve">Publicada por </w:t>
            </w:r>
            <w:proofErr w:type="spellStart"/>
            <w:r w:rsidRPr="00883E13">
              <w:t>OpenAI</w:t>
            </w:r>
            <w:proofErr w:type="spellEnd"/>
          </w:p>
        </w:tc>
      </w:tr>
      <w:tr w:rsidR="00883E13" w14:paraId="3754481B" w14:textId="77777777" w:rsidTr="00AC7132">
        <w:tc>
          <w:tcPr>
            <w:cnfStyle w:val="001000000000" w:firstRow="0" w:lastRow="0" w:firstColumn="1" w:lastColumn="0" w:oddVBand="0" w:evenVBand="0" w:oddHBand="0" w:evenHBand="0" w:firstRowFirstColumn="0" w:firstRowLastColumn="0" w:lastRowFirstColumn="0" w:lastRowLastColumn="0"/>
            <w:tcW w:w="2697" w:type="dxa"/>
          </w:tcPr>
          <w:p w14:paraId="4F5A3E5D" w14:textId="457E110B" w:rsidR="00883E13" w:rsidRDefault="00883E13" w:rsidP="00E82F1B">
            <w:proofErr w:type="spellStart"/>
            <w:r w:rsidRPr="00883E13">
              <w:t>DeepSeek</w:t>
            </w:r>
            <w:proofErr w:type="spellEnd"/>
          </w:p>
        </w:tc>
        <w:tc>
          <w:tcPr>
            <w:tcW w:w="2697" w:type="dxa"/>
          </w:tcPr>
          <w:p w14:paraId="54174F06" w14:textId="572B476F" w:rsidR="00883E13" w:rsidRPr="006B7BC1" w:rsidRDefault="00883E13" w:rsidP="00E82F1B">
            <w:pPr>
              <w:cnfStyle w:val="000000000000" w:firstRow="0" w:lastRow="0" w:firstColumn="0" w:lastColumn="0" w:oddVBand="0" w:evenVBand="0" w:oddHBand="0" w:evenHBand="0" w:firstRowFirstColumn="0" w:firstRowLastColumn="0" w:lastRowFirstColumn="0" w:lastRowLastColumn="0"/>
            </w:pPr>
            <w:r w:rsidRPr="00883E13">
              <w:t>671 B</w:t>
            </w:r>
          </w:p>
        </w:tc>
        <w:tc>
          <w:tcPr>
            <w:tcW w:w="2698" w:type="dxa"/>
          </w:tcPr>
          <w:p w14:paraId="1D3F7FD5" w14:textId="6402F2A6" w:rsidR="00883E13" w:rsidRPr="00883E13" w:rsidRDefault="00883E13" w:rsidP="00E82F1B">
            <w:pPr>
              <w:cnfStyle w:val="000000000000" w:firstRow="0" w:lastRow="0" w:firstColumn="0" w:lastColumn="0" w:oddVBand="0" w:evenVBand="0" w:oddHBand="0" w:evenHBand="0" w:firstRowFirstColumn="0" w:firstRowLastColumn="0" w:lastRowFirstColumn="0" w:lastRowLastColumn="0"/>
            </w:pPr>
            <w:r w:rsidRPr="00883E13">
              <w:t>Abierto</w:t>
            </w:r>
          </w:p>
        </w:tc>
        <w:tc>
          <w:tcPr>
            <w:tcW w:w="2698" w:type="dxa"/>
          </w:tcPr>
          <w:p w14:paraId="2817E260" w14:textId="128F40FD" w:rsidR="00883E13" w:rsidRPr="00883E13" w:rsidRDefault="00883E13" w:rsidP="00E82F1B">
            <w:pPr>
              <w:cnfStyle w:val="000000000000" w:firstRow="0" w:lastRow="0" w:firstColumn="0" w:lastColumn="0" w:oddVBand="0" w:evenVBand="0" w:oddHBand="0" w:evenHBand="0" w:firstRowFirstColumn="0" w:firstRowLastColumn="0" w:lastRowFirstColumn="0" w:lastRowLastColumn="0"/>
            </w:pPr>
            <w:r w:rsidRPr="00883E13">
              <w:t>Total (mezcla de expertos)</w:t>
            </w:r>
          </w:p>
        </w:tc>
      </w:tr>
      <w:tr w:rsidR="00883E13" w14:paraId="3ED579D0" w14:textId="77777777" w:rsidTr="00AC7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2A2EDB4F" w14:textId="09F5C819" w:rsidR="00883E13" w:rsidRPr="00883E13" w:rsidRDefault="00883E13" w:rsidP="00E82F1B">
            <w:r w:rsidRPr="00883E13">
              <w:t>GPT-4</w:t>
            </w:r>
          </w:p>
        </w:tc>
        <w:tc>
          <w:tcPr>
            <w:tcW w:w="2697" w:type="dxa"/>
          </w:tcPr>
          <w:p w14:paraId="62A0222A" w14:textId="3D041B33" w:rsidR="00883E13" w:rsidRPr="00883E13" w:rsidRDefault="00883E13" w:rsidP="00E82F1B">
            <w:pPr>
              <w:cnfStyle w:val="000000100000" w:firstRow="0" w:lastRow="0" w:firstColumn="0" w:lastColumn="0" w:oddVBand="0" w:evenVBand="0" w:oddHBand="1" w:evenHBand="0" w:firstRowFirstColumn="0" w:firstRowLastColumn="0" w:lastRowFirstColumn="0" w:lastRowLastColumn="0"/>
            </w:pPr>
            <w:r w:rsidRPr="00883E13">
              <w:t>1,76 T</w:t>
            </w:r>
          </w:p>
        </w:tc>
        <w:tc>
          <w:tcPr>
            <w:tcW w:w="2698" w:type="dxa"/>
          </w:tcPr>
          <w:p w14:paraId="344B9580" w14:textId="1D18274F" w:rsidR="00883E13" w:rsidRPr="00883E13" w:rsidRDefault="00883E13" w:rsidP="00E82F1B">
            <w:pPr>
              <w:cnfStyle w:val="000000100000" w:firstRow="0" w:lastRow="0" w:firstColumn="0" w:lastColumn="0" w:oddVBand="0" w:evenVBand="0" w:oddHBand="1" w:evenHBand="0" w:firstRowFirstColumn="0" w:firstRowLastColumn="0" w:lastRowFirstColumn="0" w:lastRowLastColumn="0"/>
            </w:pPr>
            <w:r w:rsidRPr="00883E13">
              <w:t>GPT</w:t>
            </w:r>
          </w:p>
        </w:tc>
        <w:tc>
          <w:tcPr>
            <w:tcW w:w="2698" w:type="dxa"/>
          </w:tcPr>
          <w:p w14:paraId="52B32D16" w14:textId="0C2C7F7E" w:rsidR="00883E13" w:rsidRPr="00883E13" w:rsidRDefault="00883E13" w:rsidP="00E82F1B">
            <w:pPr>
              <w:cnfStyle w:val="000000100000" w:firstRow="0" w:lastRow="0" w:firstColumn="0" w:lastColumn="0" w:oddVBand="0" w:evenVBand="0" w:oddHBand="1" w:evenHBand="0" w:firstRowFirstColumn="0" w:firstRowLastColumn="0" w:lastRowFirstColumn="0" w:lastRowLastColumn="0"/>
            </w:pPr>
            <w:r w:rsidRPr="00883E13">
              <w:t xml:space="preserve">Rumor </w:t>
            </w:r>
            <w:proofErr w:type="spellStart"/>
            <w:r w:rsidRPr="00883E13">
              <w:t>OpenAI</w:t>
            </w:r>
            <w:proofErr w:type="spellEnd"/>
            <w:r w:rsidRPr="00883E13">
              <w:t xml:space="preserve"> no la confirmó</w:t>
            </w:r>
          </w:p>
        </w:tc>
      </w:tr>
      <w:tr w:rsidR="00883E13" w14:paraId="1008D2FE" w14:textId="77777777" w:rsidTr="00AC7132">
        <w:tc>
          <w:tcPr>
            <w:cnfStyle w:val="001000000000" w:firstRow="0" w:lastRow="0" w:firstColumn="1" w:lastColumn="0" w:oddVBand="0" w:evenVBand="0" w:oddHBand="0" w:evenHBand="0" w:firstRowFirstColumn="0" w:firstRowLastColumn="0" w:lastRowFirstColumn="0" w:lastRowLastColumn="0"/>
            <w:tcW w:w="2697" w:type="dxa"/>
          </w:tcPr>
          <w:p w14:paraId="66A51447" w14:textId="4340B090" w:rsidR="00883E13" w:rsidRPr="00883E13" w:rsidRDefault="00883E13" w:rsidP="00E82F1B">
            <w:r w:rsidRPr="00883E13">
              <w:t>Frontera reciente</w:t>
            </w:r>
          </w:p>
        </w:tc>
        <w:tc>
          <w:tcPr>
            <w:tcW w:w="2697" w:type="dxa"/>
          </w:tcPr>
          <w:p w14:paraId="6607CD2B" w14:textId="0A52B2DF" w:rsidR="00883E13" w:rsidRPr="00883E13" w:rsidRDefault="00725CD0" w:rsidP="00E82F1B">
            <w:pPr>
              <w:cnfStyle w:val="000000000000" w:firstRow="0" w:lastRow="0" w:firstColumn="0" w:lastColumn="0" w:oddVBand="0" w:evenVBand="0" w:oddHBand="0" w:evenHBand="0" w:firstRowFirstColumn="0" w:firstRowLastColumn="0" w:lastRowFirstColumn="0" w:lastRowLastColumn="0"/>
            </w:pPr>
            <w:r w:rsidRPr="00725CD0">
              <w:t>—</w:t>
            </w:r>
          </w:p>
        </w:tc>
        <w:tc>
          <w:tcPr>
            <w:tcW w:w="2698" w:type="dxa"/>
          </w:tcPr>
          <w:p w14:paraId="5456E19B" w14:textId="360FD4D4" w:rsidR="00883E13" w:rsidRPr="00883E13" w:rsidRDefault="00725CD0" w:rsidP="00E82F1B">
            <w:pPr>
              <w:cnfStyle w:val="000000000000" w:firstRow="0" w:lastRow="0" w:firstColumn="0" w:lastColumn="0" w:oddVBand="0" w:evenVBand="0" w:oddHBand="0" w:evenHBand="0" w:firstRowFirstColumn="0" w:firstRowLastColumn="0" w:lastRowFirstColumn="0" w:lastRowLastColumn="0"/>
            </w:pPr>
            <w:r w:rsidRPr="00725CD0">
              <w:t>—</w:t>
            </w:r>
          </w:p>
        </w:tc>
        <w:tc>
          <w:tcPr>
            <w:tcW w:w="2698" w:type="dxa"/>
          </w:tcPr>
          <w:p w14:paraId="2419E23C" w14:textId="4F180789" w:rsidR="00883E13" w:rsidRPr="00883E13" w:rsidRDefault="00725CD0" w:rsidP="00E82F1B">
            <w:pPr>
              <w:cnfStyle w:val="000000000000" w:firstRow="0" w:lastRow="0" w:firstColumn="0" w:lastColumn="0" w:oddVBand="0" w:evenVBand="0" w:oddHBand="0" w:evenHBand="0" w:firstRowFirstColumn="0" w:firstRowLastColumn="0" w:lastRowFirstColumn="0" w:lastRowLastColumn="0"/>
            </w:pPr>
            <w:r w:rsidRPr="00725CD0">
              <w:t>No divulgado</w:t>
            </w:r>
          </w:p>
        </w:tc>
      </w:tr>
    </w:tbl>
    <w:p w14:paraId="32094770" w14:textId="77777777" w:rsidR="00C06F00" w:rsidRDefault="00C06F00" w:rsidP="00E82F1B"/>
    <w:p w14:paraId="05A4C680" w14:textId="24DBF239" w:rsidR="00E040CD" w:rsidRDefault="00E040CD" w:rsidP="00E82F1B">
      <w:pPr>
        <w:rPr>
          <w:b/>
          <w:bCs/>
        </w:rPr>
      </w:pPr>
      <w:r w:rsidRPr="00E040CD">
        <w:rPr>
          <w:b/>
          <w:bCs/>
          <w:noProof/>
        </w:rPr>
        <w:lastRenderedPageBreak/>
        <w:drawing>
          <wp:inline distT="0" distB="0" distL="0" distR="0" wp14:anchorId="5D08EB9E" wp14:editId="76CC8B59">
            <wp:extent cx="6439458" cy="1044030"/>
            <wp:effectExtent l="19050" t="19050" r="19050" b="22860"/>
            <wp:docPr id="2066659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59524" name=""/>
                    <pic:cNvPicPr/>
                  </pic:nvPicPr>
                  <pic:blipFill>
                    <a:blip r:embed="rId443"/>
                    <a:stretch>
                      <a:fillRect/>
                    </a:stretch>
                  </pic:blipFill>
                  <pic:spPr>
                    <a:xfrm>
                      <a:off x="0" y="0"/>
                      <a:ext cx="6439458" cy="1044030"/>
                    </a:xfrm>
                    <a:prstGeom prst="rect">
                      <a:avLst/>
                    </a:prstGeom>
                    <a:ln w="19050">
                      <a:solidFill>
                        <a:schemeClr val="tx1"/>
                      </a:solidFill>
                    </a:ln>
                  </pic:spPr>
                </pic:pic>
              </a:graphicData>
            </a:graphic>
          </wp:inline>
        </w:drawing>
      </w:r>
    </w:p>
    <w:p w14:paraId="09DB6A54" w14:textId="005CDD5C" w:rsidR="00725CD0" w:rsidRPr="003A4BA7" w:rsidRDefault="00725CD0" w:rsidP="00E82F1B">
      <w:pPr>
        <w:rPr>
          <w:b/>
          <w:bCs/>
        </w:rPr>
      </w:pPr>
      <w:r w:rsidRPr="003A4BA7">
        <w:rPr>
          <w:b/>
          <w:bCs/>
        </w:rPr>
        <w:t>Cuentas rápidas sobre la escala.</w:t>
      </w:r>
    </w:p>
    <w:p w14:paraId="759E36AC" w14:textId="052C4723" w:rsidR="00725CD0" w:rsidRPr="00244144" w:rsidRDefault="00725CD0" w:rsidP="00725CD0">
      <w:pPr>
        <w:pStyle w:val="Prrafodelista"/>
        <w:numPr>
          <w:ilvl w:val="1"/>
          <w:numId w:val="32"/>
        </w:numPr>
        <w:rPr>
          <w:szCs w:val="22"/>
        </w:rPr>
      </w:pPr>
      <w:r w:rsidRPr="00244144">
        <w:rPr>
          <w:szCs w:val="22"/>
        </w:rPr>
        <w:t xml:space="preserve">GPT-2 a GPT-3: 175B / 1,5B </w:t>
      </w:r>
      <w:r w:rsidR="00244144" w:rsidRPr="00244144">
        <w:rPr>
          <w:szCs w:val="22"/>
        </w:rPr>
        <w:t>≈ </w:t>
      </w:r>
      <w:r w:rsidRPr="00244144">
        <w:rPr>
          <w:szCs w:val="22"/>
        </w:rPr>
        <w:t xml:space="preserve">117 </w:t>
      </w:r>
      <w:r w:rsidR="003A4BA7" w:rsidRPr="00244144">
        <w:rPr>
          <w:szCs w:val="22"/>
        </w:rPr>
        <w:t>(casi 2 marcas)</w:t>
      </w:r>
    </w:p>
    <w:p w14:paraId="423F6E6A" w14:textId="0EB1B075" w:rsidR="003A4BA7" w:rsidRPr="00244144" w:rsidRDefault="002B3B0A" w:rsidP="00725CD0">
      <w:pPr>
        <w:pStyle w:val="Prrafodelista"/>
        <w:numPr>
          <w:ilvl w:val="1"/>
          <w:numId w:val="32"/>
        </w:numPr>
        <w:rPr>
          <w:b/>
          <w:bCs/>
          <w:szCs w:val="22"/>
        </w:rPr>
      </w:pPr>
      <w:r w:rsidRPr="00244144">
        <w:rPr>
          <w:szCs w:val="22"/>
        </w:rPr>
        <w:t xml:space="preserve">GPT-3 a GPT4: 1,76T / 175B </w:t>
      </w:r>
      <w:r w:rsidR="00244144" w:rsidRPr="00244144">
        <w:rPr>
          <w:szCs w:val="22"/>
        </w:rPr>
        <w:t>≈</w:t>
      </w:r>
      <w:r w:rsidRPr="00244144">
        <w:rPr>
          <w:szCs w:val="22"/>
        </w:rPr>
        <w:t xml:space="preserve"> 10 veces (1 marca)</w:t>
      </w:r>
    </w:p>
    <w:p w14:paraId="660CCFFC" w14:textId="58F0616E" w:rsidR="002B3B0A" w:rsidRDefault="00F16E81" w:rsidP="00725CD0">
      <w:pPr>
        <w:pStyle w:val="Prrafodelista"/>
        <w:numPr>
          <w:ilvl w:val="1"/>
          <w:numId w:val="32"/>
        </w:numPr>
        <w:rPr>
          <w:szCs w:val="22"/>
        </w:rPr>
      </w:pPr>
      <w:r w:rsidRPr="00244144">
        <w:rPr>
          <w:szCs w:val="22"/>
        </w:rPr>
        <w:t xml:space="preserve">GPT1-1 a GPT-4: </w:t>
      </w:r>
      <w:r w:rsidR="00244144" w:rsidRPr="00244144">
        <w:rPr>
          <w:szCs w:val="22"/>
        </w:rPr>
        <w:t>1,76 T / 117M ≈ 15.043 veces</w:t>
      </w:r>
    </w:p>
    <w:p w14:paraId="26D07BF8" w14:textId="1ABEFE2C" w:rsidR="00244144" w:rsidRDefault="00244144" w:rsidP="00244144">
      <w:pPr>
        <w:rPr>
          <w:b/>
          <w:bCs/>
          <w:szCs w:val="22"/>
        </w:rPr>
      </w:pPr>
      <w:r>
        <w:rPr>
          <w:szCs w:val="22"/>
        </w:rPr>
        <w:t xml:space="preserve">Muestrean </w:t>
      </w:r>
      <w:r>
        <w:rPr>
          <w:b/>
          <w:bCs/>
          <w:szCs w:val="22"/>
        </w:rPr>
        <w:t xml:space="preserve">cuantas veces </w:t>
      </w:r>
      <w:proofErr w:type="spellStart"/>
      <w:r>
        <w:rPr>
          <w:b/>
          <w:bCs/>
          <w:szCs w:val="22"/>
        </w:rPr>
        <w:t>mas</w:t>
      </w:r>
      <w:proofErr w:type="spellEnd"/>
      <w:r>
        <w:rPr>
          <w:b/>
          <w:bCs/>
          <w:szCs w:val="22"/>
        </w:rPr>
        <w:t xml:space="preserve"> grande y complejo </w:t>
      </w:r>
      <w:r>
        <w:rPr>
          <w:szCs w:val="22"/>
        </w:rPr>
        <w:t xml:space="preserve">se volvió cada modelo de </w:t>
      </w:r>
      <w:proofErr w:type="spellStart"/>
      <w:r>
        <w:rPr>
          <w:szCs w:val="22"/>
        </w:rPr>
        <w:t>ia</w:t>
      </w:r>
      <w:proofErr w:type="spellEnd"/>
      <w:r>
        <w:rPr>
          <w:szCs w:val="22"/>
        </w:rPr>
        <w:t xml:space="preserve"> en </w:t>
      </w:r>
      <w:proofErr w:type="spellStart"/>
      <w:r>
        <w:rPr>
          <w:szCs w:val="22"/>
        </w:rPr>
        <w:t>comapracion</w:t>
      </w:r>
      <w:proofErr w:type="spellEnd"/>
      <w:r>
        <w:rPr>
          <w:szCs w:val="22"/>
        </w:rPr>
        <w:t xml:space="preserve"> con versión anterior, basándose en su cantidad de </w:t>
      </w:r>
      <w:r>
        <w:rPr>
          <w:b/>
          <w:bCs/>
          <w:szCs w:val="22"/>
        </w:rPr>
        <w:t>parámetros.</w:t>
      </w:r>
    </w:p>
    <w:p w14:paraId="516231AD" w14:textId="70BA6CDB" w:rsidR="00244144" w:rsidRDefault="00244144" w:rsidP="00244144">
      <w:pPr>
        <w:rPr>
          <w:b/>
          <w:bCs/>
          <w:sz w:val="24"/>
        </w:rPr>
      </w:pPr>
      <w:r w:rsidRPr="001F11CD">
        <w:rPr>
          <w:b/>
          <w:bCs/>
          <w:sz w:val="24"/>
          <w:highlight w:val="yellow"/>
        </w:rPr>
        <w:t>1. Las letras (M, B, T)</w:t>
      </w:r>
    </w:p>
    <w:p w14:paraId="4B257681" w14:textId="16C71BEB" w:rsidR="001F11CD" w:rsidRPr="00447A45" w:rsidRDefault="00447A45" w:rsidP="00244144">
      <w:pPr>
        <w:rPr>
          <w:szCs w:val="22"/>
        </w:rPr>
      </w:pPr>
      <w:r w:rsidRPr="00447A45">
        <w:rPr>
          <w:szCs w:val="22"/>
        </w:rPr>
        <w:t xml:space="preserve">Representan la cantidad de parámetros del modelo. </w:t>
      </w:r>
      <w:r w:rsidRPr="00E92938">
        <w:rPr>
          <w:b/>
          <w:bCs/>
          <w:szCs w:val="22"/>
        </w:rPr>
        <w:t>Los parámetros son los valores internos (como “conexiones neuronales”)</w:t>
      </w:r>
      <w:r w:rsidRPr="00447A45">
        <w:rPr>
          <w:szCs w:val="22"/>
        </w:rPr>
        <w:t xml:space="preserve"> que la IA ajusta durante su entrenamiento para aprender a procesar el lenguaje.</w:t>
      </w:r>
    </w:p>
    <w:p w14:paraId="5430D107" w14:textId="694ED1E9" w:rsidR="00447A45" w:rsidRDefault="00E92938" w:rsidP="00244144">
      <w:pPr>
        <w:rPr>
          <w:b/>
          <w:bCs/>
          <w:sz w:val="24"/>
        </w:rPr>
      </w:pPr>
      <w:r w:rsidRPr="00E92938">
        <w:rPr>
          <w:b/>
          <w:bCs/>
          <w:sz w:val="24"/>
          <w:highlight w:val="yellow"/>
        </w:rPr>
        <w:t>2. El cálculo de las "veces"</w:t>
      </w:r>
    </w:p>
    <w:p w14:paraId="5E553DDE" w14:textId="6679FFAF" w:rsidR="007814F3" w:rsidRPr="0071236A" w:rsidRDefault="0071236A" w:rsidP="00244144">
      <w:pPr>
        <w:rPr>
          <w:szCs w:val="22"/>
        </w:rPr>
      </w:pPr>
      <w:r w:rsidRPr="0071236A">
        <w:rPr>
          <w:szCs w:val="22"/>
        </w:rPr>
        <w:t>Las divisiones muestran el factor de crecimiento entre una generación y otra:</w:t>
      </w:r>
    </w:p>
    <w:p w14:paraId="37C78DDF" w14:textId="49854ADF" w:rsidR="0071236A" w:rsidRPr="0071236A" w:rsidRDefault="0071236A" w:rsidP="0071236A">
      <w:pPr>
        <w:pStyle w:val="Prrafodelista"/>
        <w:numPr>
          <w:ilvl w:val="0"/>
          <w:numId w:val="31"/>
        </w:numPr>
        <w:rPr>
          <w:szCs w:val="22"/>
        </w:rPr>
      </w:pPr>
      <w:r w:rsidRPr="0071236A">
        <w:rPr>
          <w:b/>
          <w:bCs/>
          <w:szCs w:val="22"/>
        </w:rPr>
        <w:t>175 B / 1,5 B ≈ 117 veces:</w:t>
      </w:r>
      <w:r w:rsidRPr="0071236A">
        <w:rPr>
          <w:szCs w:val="22"/>
        </w:rPr>
        <w:t xml:space="preserve"> Para pasar de GPT-2 a GPT-3, </w:t>
      </w:r>
      <w:proofErr w:type="spellStart"/>
      <w:r w:rsidRPr="0071236A">
        <w:rPr>
          <w:szCs w:val="22"/>
        </w:rPr>
        <w:t>OpenAI</w:t>
      </w:r>
      <w:proofErr w:type="spellEnd"/>
      <w:r w:rsidRPr="0071236A">
        <w:rPr>
          <w:szCs w:val="22"/>
        </w:rPr>
        <w:t xml:space="preserve"> hizo el modelo 117 veces más masivo.</w:t>
      </w:r>
    </w:p>
    <w:p w14:paraId="7D9A6EB6" w14:textId="1A83DA22" w:rsidR="0071236A" w:rsidRPr="0071236A" w:rsidRDefault="0071236A" w:rsidP="0071236A">
      <w:pPr>
        <w:pStyle w:val="Prrafodelista"/>
        <w:numPr>
          <w:ilvl w:val="0"/>
          <w:numId w:val="31"/>
        </w:numPr>
        <w:rPr>
          <w:szCs w:val="22"/>
        </w:rPr>
      </w:pPr>
      <w:r w:rsidRPr="0071236A">
        <w:rPr>
          <w:b/>
          <w:bCs/>
          <w:szCs w:val="22"/>
        </w:rPr>
        <w:t>1,76 T / 175 B ≈ 10 veces:</w:t>
      </w:r>
      <w:r w:rsidRPr="0071236A">
        <w:rPr>
          <w:szCs w:val="22"/>
        </w:rPr>
        <w:t xml:space="preserve"> GPT-4 es aproximadamente 10 veces más grande que GPT-3.</w:t>
      </w:r>
    </w:p>
    <w:p w14:paraId="28963FFE" w14:textId="21BBD6FA" w:rsidR="0071236A" w:rsidRPr="0071236A" w:rsidRDefault="0071236A" w:rsidP="0071236A">
      <w:pPr>
        <w:pStyle w:val="Prrafodelista"/>
        <w:numPr>
          <w:ilvl w:val="0"/>
          <w:numId w:val="31"/>
        </w:numPr>
        <w:rPr>
          <w:szCs w:val="22"/>
        </w:rPr>
      </w:pPr>
      <w:r w:rsidRPr="0071236A">
        <w:rPr>
          <w:b/>
          <w:bCs/>
          <w:szCs w:val="22"/>
        </w:rPr>
        <w:t>1,76 T / 117 M ≈ 15.043 veces:</w:t>
      </w:r>
      <w:r w:rsidRPr="0071236A">
        <w:rPr>
          <w:szCs w:val="22"/>
        </w:rPr>
        <w:t xml:space="preserve"> Si comparas el primer modelo (GPT-1) con GPT-4, el tamaño de la red neuronal creció más de 15.000 veces.</w:t>
      </w:r>
    </w:p>
    <w:p w14:paraId="0E942204" w14:textId="3A4E28CD" w:rsidR="0071236A" w:rsidRDefault="0071236A" w:rsidP="00244144">
      <w:pPr>
        <w:rPr>
          <w:b/>
          <w:bCs/>
          <w:sz w:val="24"/>
        </w:rPr>
      </w:pPr>
      <w:r w:rsidRPr="0071236A">
        <w:rPr>
          <w:b/>
          <w:bCs/>
          <w:sz w:val="24"/>
          <w:highlight w:val="yellow"/>
        </w:rPr>
        <w:t>3. ¿Qué significan las "marcas"?</w:t>
      </w:r>
    </w:p>
    <w:p w14:paraId="1CEF369E" w14:textId="3070364D" w:rsidR="0071236A" w:rsidRDefault="0071236A" w:rsidP="00244144">
      <w:pPr>
        <w:rPr>
          <w:szCs w:val="22"/>
        </w:rPr>
      </w:pPr>
      <w:r w:rsidRPr="0071236A">
        <w:rPr>
          <w:szCs w:val="22"/>
        </w:rPr>
        <w:t xml:space="preserve">El texto usa “marcas” para referirse a los </w:t>
      </w:r>
      <w:proofErr w:type="spellStart"/>
      <w:r w:rsidRPr="0071236A">
        <w:rPr>
          <w:b/>
          <w:bCs/>
          <w:szCs w:val="22"/>
        </w:rPr>
        <w:t>ordenes</w:t>
      </w:r>
      <w:proofErr w:type="spellEnd"/>
      <w:r w:rsidRPr="0071236A">
        <w:rPr>
          <w:b/>
          <w:bCs/>
          <w:szCs w:val="22"/>
        </w:rPr>
        <w:t xml:space="preserve"> de magnitud </w:t>
      </w:r>
      <w:r w:rsidRPr="0071236A">
        <w:rPr>
          <w:szCs w:val="22"/>
        </w:rPr>
        <w:t>(saltos multiplicados por 10). En tecnología, medir en ordenes de magnitud ayuda a entender crecimientos exponenciales:</w:t>
      </w:r>
    </w:p>
    <w:p w14:paraId="6E90A642" w14:textId="1CC16C15" w:rsidR="00B1266B" w:rsidRDefault="00B1266B" w:rsidP="00B1266B">
      <w:pPr>
        <w:pStyle w:val="Prrafodelista"/>
        <w:numPr>
          <w:ilvl w:val="0"/>
          <w:numId w:val="31"/>
        </w:numPr>
        <w:rPr>
          <w:szCs w:val="22"/>
        </w:rPr>
      </w:pPr>
      <w:r>
        <w:rPr>
          <w:szCs w:val="22"/>
        </w:rPr>
        <w:t>Multiplicar por 10 = 1 orden de magnitud (1 marca)</w:t>
      </w:r>
    </w:p>
    <w:p w14:paraId="04965079" w14:textId="752487F4" w:rsidR="00B1266B" w:rsidRPr="00E040CD" w:rsidRDefault="00B1266B" w:rsidP="00B1266B">
      <w:pPr>
        <w:pStyle w:val="Prrafodelista"/>
        <w:numPr>
          <w:ilvl w:val="0"/>
          <w:numId w:val="31"/>
        </w:numPr>
        <w:rPr>
          <w:szCs w:val="22"/>
        </w:rPr>
      </w:pPr>
      <w:r>
        <w:rPr>
          <w:szCs w:val="22"/>
        </w:rPr>
        <w:t xml:space="preserve">Multiplicar por 100 = 2 </w:t>
      </w:r>
      <w:proofErr w:type="spellStart"/>
      <w:r>
        <w:rPr>
          <w:szCs w:val="22"/>
        </w:rPr>
        <w:t>ordenes</w:t>
      </w:r>
      <w:proofErr w:type="spellEnd"/>
      <w:r>
        <w:rPr>
          <w:szCs w:val="22"/>
        </w:rPr>
        <w:t xml:space="preserve"> de magnitud (2 marcas). Como 117 </w:t>
      </w:r>
      <w:proofErr w:type="spellStart"/>
      <w:r>
        <w:rPr>
          <w:szCs w:val="22"/>
        </w:rPr>
        <w:t>esta</w:t>
      </w:r>
      <w:proofErr w:type="spellEnd"/>
      <w:r>
        <w:rPr>
          <w:szCs w:val="22"/>
        </w:rPr>
        <w:t xml:space="preserve"> cerca de 100, el texto dice “casi 2 marcas”</w:t>
      </w:r>
    </w:p>
    <w:p w14:paraId="7D662F5F" w14:textId="244B7561" w:rsidR="00E040CD" w:rsidRPr="00B1266B" w:rsidRDefault="00E040CD" w:rsidP="00B1266B">
      <w:pPr>
        <w:rPr>
          <w:szCs w:val="22"/>
        </w:rPr>
      </w:pPr>
      <w:r w:rsidRPr="00E040CD">
        <w:rPr>
          <w:szCs w:val="22"/>
        </w:rPr>
        <w:t xml:space="preserve">En resumen, esas cuentas ilustran el crecimiento explosivo de los recursos y la escala que </w:t>
      </w:r>
      <w:proofErr w:type="spellStart"/>
      <w:r w:rsidRPr="00E040CD">
        <w:rPr>
          <w:szCs w:val="22"/>
        </w:rPr>
        <w:t>OpenAI</w:t>
      </w:r>
      <w:proofErr w:type="spellEnd"/>
      <w:r w:rsidRPr="00E040CD">
        <w:rPr>
          <w:szCs w:val="22"/>
        </w:rPr>
        <w:t xml:space="preserve"> necesitó inyectar en sus modelos para lograr que pasaran de generar textos básicos (GPT-1) a tener razonamiento complejo (GPT-4).</w:t>
      </w:r>
    </w:p>
    <w:p w14:paraId="3A5F297F" w14:textId="77777777" w:rsidR="0071236A" w:rsidRPr="0071236A" w:rsidRDefault="0071236A" w:rsidP="00244144">
      <w:pPr>
        <w:rPr>
          <w:sz w:val="24"/>
        </w:rPr>
      </w:pPr>
    </w:p>
    <w:p w14:paraId="7356DB02" w14:textId="77777777" w:rsidR="00772DAF" w:rsidRPr="00E82F1B" w:rsidRDefault="00772DAF" w:rsidP="00E82F1B"/>
    <w:p w14:paraId="0220B1EE" w14:textId="77777777" w:rsidR="00235C8D" w:rsidRDefault="00235C8D" w:rsidP="0086158C"/>
    <w:p w14:paraId="5156B81A" w14:textId="77777777" w:rsidR="00E040CD" w:rsidRDefault="00E040CD" w:rsidP="0086158C"/>
    <w:p w14:paraId="18FF6B7A" w14:textId="19CAE537" w:rsidR="00E040CD" w:rsidRDefault="00E040CD">
      <w:r>
        <w:br w:type="page"/>
      </w:r>
    </w:p>
    <w:p w14:paraId="741271D8" w14:textId="56A2666F" w:rsidR="00E040CD" w:rsidRDefault="00E040CD" w:rsidP="00E040CD">
      <w:pPr>
        <w:pStyle w:val="Ttulo3"/>
        <w:rPr>
          <w:b/>
          <w:bCs/>
          <w:sz w:val="24"/>
          <w:szCs w:val="24"/>
          <w:highlight w:val="yellow"/>
        </w:rPr>
      </w:pPr>
      <w:bookmarkStart w:id="73" w:name="_Toc243791162"/>
      <w:r w:rsidRPr="003C6C86">
        <w:rPr>
          <w:b/>
          <w:bCs/>
          <w:sz w:val="24"/>
          <w:szCs w:val="24"/>
          <w:highlight w:val="yellow"/>
        </w:rPr>
        <w:lastRenderedPageBreak/>
        <w:t>1.1</w:t>
      </w:r>
      <w:r w:rsidR="00754AD7">
        <w:rPr>
          <w:b/>
          <w:bCs/>
          <w:sz w:val="24"/>
          <w:szCs w:val="24"/>
          <w:highlight w:val="yellow"/>
        </w:rPr>
        <w:t>4</w:t>
      </w:r>
      <w:r w:rsidRPr="003C6C86">
        <w:rPr>
          <w:b/>
          <w:bCs/>
          <w:sz w:val="24"/>
          <w:szCs w:val="24"/>
          <w:highlight w:val="yellow"/>
        </w:rPr>
        <w:t>.</w:t>
      </w:r>
      <w:r>
        <w:rPr>
          <w:b/>
          <w:bCs/>
          <w:sz w:val="24"/>
          <w:szCs w:val="24"/>
          <w:highlight w:val="yellow"/>
        </w:rPr>
        <w:t>3 ¿Qué es escala logarítmica?</w:t>
      </w:r>
      <w:bookmarkEnd w:id="73"/>
    </w:p>
    <w:p w14:paraId="1240512C" w14:textId="0B70EB2E" w:rsidR="00E040CD" w:rsidRDefault="003E15CA" w:rsidP="00E040CD">
      <w:pPr>
        <w:rPr>
          <w:highlight w:val="yellow"/>
        </w:rPr>
      </w:pPr>
      <w:r w:rsidRPr="00772DAF">
        <w:rPr>
          <w:noProof/>
        </w:rPr>
        <w:drawing>
          <wp:inline distT="0" distB="0" distL="0" distR="0" wp14:anchorId="05FAE97B" wp14:editId="14240842">
            <wp:extent cx="6297930" cy="2237989"/>
            <wp:effectExtent l="19050" t="19050" r="26670" b="10160"/>
            <wp:docPr id="1962988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97433" name=""/>
                    <pic:cNvPicPr/>
                  </pic:nvPicPr>
                  <pic:blipFill>
                    <a:blip r:embed="rId441"/>
                    <a:stretch>
                      <a:fillRect/>
                    </a:stretch>
                  </pic:blipFill>
                  <pic:spPr>
                    <a:xfrm>
                      <a:off x="0" y="0"/>
                      <a:ext cx="6301915" cy="2239405"/>
                    </a:xfrm>
                    <a:prstGeom prst="rect">
                      <a:avLst/>
                    </a:prstGeom>
                    <a:ln w="19050">
                      <a:solidFill>
                        <a:schemeClr val="tx1"/>
                      </a:solidFill>
                    </a:ln>
                  </pic:spPr>
                </pic:pic>
              </a:graphicData>
            </a:graphic>
          </wp:inline>
        </w:drawing>
      </w:r>
    </w:p>
    <w:p w14:paraId="3136DC8F" w14:textId="0EA798E6" w:rsidR="00E46629" w:rsidRDefault="00E46629" w:rsidP="00E040CD">
      <w:r w:rsidRPr="00E46629">
        <w:rPr>
          <w:b/>
          <w:bCs/>
        </w:rPr>
        <w:t>El problema con una escala normal (lineal):</w:t>
      </w:r>
      <w:r w:rsidRPr="00E46629">
        <w:t xml:space="preserve"> si pusieras GPT-1 (117M) y GPT-4 (1,76T)</w:t>
      </w:r>
      <w:r>
        <w:t xml:space="preserve"> en una recta donde cada centímetro vale lo mismo,</w:t>
      </w:r>
      <w:r w:rsidR="002A1A7E">
        <w:t xml:space="preserve"> </w:t>
      </w:r>
      <w:r w:rsidR="002A1A7E" w:rsidRPr="002A1A7E">
        <w:t>GPT-1 prácticamente desaparecería pegado al cero, porque 117 millones es casi nada comparado con 1,76 billones. Todos los modelos chicos (Llama 3.2 con 3B, GPT-2 con 1,5B) quedarían amontonados e ilegibles en un mismo punto.</w:t>
      </w:r>
    </w:p>
    <w:p w14:paraId="7BFA2807" w14:textId="700F52EE" w:rsidR="002A1A7E" w:rsidRDefault="002A1A7E" w:rsidP="00E040CD">
      <w:r w:rsidRPr="002A1A7E">
        <w:rPr>
          <w:b/>
          <w:bCs/>
        </w:rPr>
        <w:t>Qué hace la escala logarítmica:</w:t>
      </w:r>
      <w:r>
        <w:rPr>
          <w:b/>
          <w:bCs/>
        </w:rPr>
        <w:t xml:space="preserve"> </w:t>
      </w:r>
      <w:r>
        <w:t xml:space="preserve">En vez de que cada marca sume una cantidad fija, cada marca </w:t>
      </w:r>
      <w:r>
        <w:rPr>
          <w:i/>
          <w:iCs/>
        </w:rPr>
        <w:t xml:space="preserve">multiplica </w:t>
      </w:r>
      <w:r>
        <w:t>por 10 (</w:t>
      </w:r>
      <w:r w:rsidR="005A6A29" w:rsidRPr="005A6A29">
        <w:t>1B → 10B → 100B → 1T → 10T</w:t>
      </w:r>
      <w:r w:rsidR="005A6A29">
        <w:t xml:space="preserve">). </w:t>
      </w:r>
      <w:proofErr w:type="spellStart"/>
      <w:r w:rsidR="005A6A29">
        <w:t>Asi</w:t>
      </w:r>
      <w:proofErr w:type="spellEnd"/>
      <w:r w:rsidR="005A6A29">
        <w:t>:</w:t>
      </w:r>
    </w:p>
    <w:p w14:paraId="2A9F3DC0" w14:textId="0BB24CB7" w:rsidR="005A6A29" w:rsidRDefault="005A6A29" w:rsidP="005A6A29">
      <w:pPr>
        <w:pStyle w:val="Prrafodelista"/>
        <w:numPr>
          <w:ilvl w:val="0"/>
          <w:numId w:val="31"/>
        </w:numPr>
      </w:pPr>
      <w:r>
        <w:t xml:space="preserve">La distancia entre 1B y 10B es la misma entre 100B y 1T, aunque en números absolutos </w:t>
      </w:r>
      <w:proofErr w:type="spellStart"/>
      <w:r>
        <w:t>enna</w:t>
      </w:r>
      <w:proofErr w:type="spellEnd"/>
      <w:r>
        <w:t xml:space="preserve"> diferencia es </w:t>
      </w:r>
      <w:r w:rsidR="000102CD" w:rsidRPr="000102CD">
        <w:t>"solo" 9 mil millones y la otra son 900 mil millones.</w:t>
      </w:r>
    </w:p>
    <w:p w14:paraId="16DD461D" w14:textId="1C37A25E" w:rsidR="000102CD" w:rsidRPr="00965845" w:rsidRDefault="000102CD" w:rsidP="005A6A29">
      <w:pPr>
        <w:pStyle w:val="Prrafodelista"/>
        <w:numPr>
          <w:ilvl w:val="0"/>
          <w:numId w:val="31"/>
        </w:numPr>
        <w:rPr>
          <w:b/>
          <w:bCs/>
        </w:rPr>
      </w:pPr>
      <w:r>
        <w:t xml:space="preserve">No </w:t>
      </w:r>
      <w:proofErr w:type="spellStart"/>
      <w:r>
        <w:t>improta</w:t>
      </w:r>
      <w:proofErr w:type="spellEnd"/>
      <w:r>
        <w:t xml:space="preserve"> cuanto creció en términos absolutos, sino cuantas </w:t>
      </w:r>
      <w:r w:rsidRPr="00965845">
        <w:rPr>
          <w:b/>
          <w:bCs/>
        </w:rPr>
        <w:t>veces se multiplico (el orden de magnitud).</w:t>
      </w:r>
    </w:p>
    <w:p w14:paraId="13893FF9" w14:textId="16C644AC" w:rsidR="003E15CA" w:rsidRDefault="00F41124" w:rsidP="00F41124">
      <w:r w:rsidRPr="00F41124">
        <w:rPr>
          <w:noProof/>
        </w:rPr>
        <w:drawing>
          <wp:inline distT="0" distB="0" distL="0" distR="0" wp14:anchorId="4F4547E2" wp14:editId="3FD46145">
            <wp:extent cx="5570220" cy="2203674"/>
            <wp:effectExtent l="19050" t="19050" r="11430" b="25400"/>
            <wp:docPr id="907088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88293" name=""/>
                    <pic:cNvPicPr/>
                  </pic:nvPicPr>
                  <pic:blipFill>
                    <a:blip r:embed="rId444"/>
                    <a:stretch>
                      <a:fillRect/>
                    </a:stretch>
                  </pic:blipFill>
                  <pic:spPr>
                    <a:xfrm>
                      <a:off x="0" y="0"/>
                      <a:ext cx="5573896" cy="2205128"/>
                    </a:xfrm>
                    <a:prstGeom prst="rect">
                      <a:avLst/>
                    </a:prstGeom>
                    <a:ln w="19050">
                      <a:solidFill>
                        <a:schemeClr val="tx1"/>
                      </a:solidFill>
                    </a:ln>
                  </pic:spPr>
                </pic:pic>
              </a:graphicData>
            </a:graphic>
          </wp:inline>
        </w:drawing>
      </w:r>
    </w:p>
    <w:p w14:paraId="29AF2AC3" w14:textId="10967D59" w:rsidR="00F41124" w:rsidRDefault="00F41124" w:rsidP="00F41124">
      <w:r>
        <w:t xml:space="preserve">Regla practica: </w:t>
      </w:r>
      <w:r w:rsidR="0067420F" w:rsidRPr="0067420F">
        <w:t> en escala log, moverse una marca a la derecha = multiplicar por 10. Moverse dos marcas = multiplicar por 100. No importa si partes de 1B o de 100B, la misma distancia visual siempre representa el mismo factor multiplicativo.</w:t>
      </w:r>
    </w:p>
    <w:p w14:paraId="785F151E" w14:textId="77777777" w:rsidR="0067420F" w:rsidRPr="0067420F" w:rsidRDefault="0067420F" w:rsidP="0067420F">
      <w:pPr>
        <w:pBdr>
          <w:bottom w:val="single" w:sz="6" w:space="1" w:color="auto"/>
        </w:pBdr>
      </w:pPr>
      <w:r>
        <w:rPr>
          <w:b/>
          <w:bCs/>
        </w:rPr>
        <w:t xml:space="preserve">En corto: </w:t>
      </w:r>
      <w:r>
        <w:t>S</w:t>
      </w:r>
      <w:r w:rsidRPr="0067420F">
        <w:t>e usa escala logarítmica porque el rango de tamaños (de 117M a 1,76T) abarca más de 4 órdenes de magnitud. Con escala lineal, los modelos chicos serían invisibles. Con escala log, cada modelo es visualmente comparable, aunque uno sea mil veces más grande que otro.</w:t>
      </w:r>
    </w:p>
    <w:p w14:paraId="2DE73F1F" w14:textId="77777777" w:rsidR="00C115BC" w:rsidRDefault="00C115BC" w:rsidP="00F41124"/>
    <w:p w14:paraId="63A126A9" w14:textId="77777777" w:rsidR="00C115BC" w:rsidRDefault="00C115BC" w:rsidP="00F41124"/>
    <w:p w14:paraId="2FDDB6F8" w14:textId="24C1D470" w:rsidR="00C115BC" w:rsidRPr="00910ED6" w:rsidRDefault="00C115BC" w:rsidP="00F41124">
      <w:pPr>
        <w:rPr>
          <w:b/>
          <w:bCs/>
          <w:sz w:val="24"/>
          <w:szCs w:val="28"/>
        </w:rPr>
      </w:pPr>
      <w:r w:rsidRPr="00910ED6">
        <w:rPr>
          <w:b/>
          <w:bCs/>
          <w:sz w:val="24"/>
          <w:szCs w:val="28"/>
          <w:highlight w:val="yellow"/>
        </w:rPr>
        <w:lastRenderedPageBreak/>
        <w:t xml:space="preserve">Con </w:t>
      </w:r>
      <w:r w:rsidR="00910ED6" w:rsidRPr="00910ED6">
        <w:rPr>
          <w:b/>
          <w:bCs/>
          <w:sz w:val="24"/>
          <w:szCs w:val="28"/>
          <w:highlight w:val="yellow"/>
        </w:rPr>
        <w:t>más</w:t>
      </w:r>
      <w:r w:rsidRPr="00910ED6">
        <w:rPr>
          <w:b/>
          <w:bCs/>
          <w:sz w:val="24"/>
          <w:szCs w:val="28"/>
          <w:highlight w:val="yellow"/>
        </w:rPr>
        <w:t xml:space="preserve"> analogías</w:t>
      </w:r>
    </w:p>
    <w:p w14:paraId="6E82F2D5" w14:textId="77777777" w:rsidR="00910ED6" w:rsidRPr="00910ED6" w:rsidRDefault="00910ED6" w:rsidP="00910ED6">
      <w:r w:rsidRPr="00910ED6">
        <w:t>Dale, vamos más despacio, sin gráficos esta vez.</w:t>
      </w:r>
    </w:p>
    <w:p w14:paraId="30AACD31" w14:textId="77777777" w:rsidR="00910ED6" w:rsidRPr="00910ED6" w:rsidRDefault="00910ED6" w:rsidP="00910ED6">
      <w:r w:rsidRPr="00910ED6">
        <w:rPr>
          <w:b/>
          <w:bCs/>
        </w:rPr>
        <w:t>La idea central:</w:t>
      </w:r>
      <w:r w:rsidRPr="00910ED6">
        <w:t xml:space="preserve"> una escala normal (lineal) mide "cuánto sumaste". Una escala logarítmica mide "cuántas veces multiplicaste".</w:t>
      </w:r>
    </w:p>
    <w:p w14:paraId="238E955D" w14:textId="77777777" w:rsidR="00910ED6" w:rsidRPr="00910ED6" w:rsidRDefault="00910ED6" w:rsidP="00910ED6">
      <w:r w:rsidRPr="00910ED6">
        <w:t>Pensemos en una regla común, de esas que usas en el colegio:</w:t>
      </w:r>
    </w:p>
    <w:p w14:paraId="3004CBFB" w14:textId="77777777" w:rsidR="00910ED6" w:rsidRPr="00910ED6" w:rsidRDefault="00910ED6">
      <w:pPr>
        <w:pStyle w:val="Prrafodelista"/>
        <w:numPr>
          <w:ilvl w:val="0"/>
          <w:numId w:val="33"/>
        </w:numPr>
      </w:pPr>
      <w:r w:rsidRPr="00910ED6">
        <w:t>Del 0 al 1 hay 1 cm.</w:t>
      </w:r>
    </w:p>
    <w:p w14:paraId="431222B1" w14:textId="77777777" w:rsidR="00910ED6" w:rsidRPr="00910ED6" w:rsidRDefault="00910ED6">
      <w:pPr>
        <w:pStyle w:val="Prrafodelista"/>
        <w:numPr>
          <w:ilvl w:val="0"/>
          <w:numId w:val="33"/>
        </w:numPr>
      </w:pPr>
      <w:r w:rsidRPr="00910ED6">
        <w:t>Del 1 al 2 hay 1 cm.</w:t>
      </w:r>
    </w:p>
    <w:p w14:paraId="29C9B738" w14:textId="77777777" w:rsidR="00910ED6" w:rsidRPr="00910ED6" w:rsidRDefault="00910ED6">
      <w:pPr>
        <w:pStyle w:val="Prrafodelista"/>
        <w:numPr>
          <w:ilvl w:val="0"/>
          <w:numId w:val="33"/>
        </w:numPr>
      </w:pPr>
      <w:r w:rsidRPr="00910ED6">
        <w:t>Del 99 al 100 hay 1 cm.</w:t>
      </w:r>
    </w:p>
    <w:p w14:paraId="3A86ADCB" w14:textId="77777777" w:rsidR="00910ED6" w:rsidRPr="00910ED6" w:rsidRDefault="00910ED6" w:rsidP="00910ED6">
      <w:r w:rsidRPr="00910ED6">
        <w:t>Siempre la misma distancia = siempre la misma suma (+1). Esa es la escala lineal.</w:t>
      </w:r>
    </w:p>
    <w:p w14:paraId="5BC62567" w14:textId="77777777" w:rsidR="00910ED6" w:rsidRPr="00910ED6" w:rsidRDefault="00910ED6" w:rsidP="00910ED6">
      <w:r w:rsidRPr="00910ED6">
        <w:t xml:space="preserve">Ahora la escala logarítmica funciona </w:t>
      </w:r>
      <w:proofErr w:type="gramStart"/>
      <w:r w:rsidRPr="00910ED6">
        <w:t>distinto</w:t>
      </w:r>
      <w:proofErr w:type="gramEnd"/>
      <w:r w:rsidRPr="00910ED6">
        <w:t>:</w:t>
      </w:r>
    </w:p>
    <w:p w14:paraId="5B95C665" w14:textId="77777777" w:rsidR="00910ED6" w:rsidRPr="00910ED6" w:rsidRDefault="00910ED6">
      <w:pPr>
        <w:pStyle w:val="Prrafodelista"/>
        <w:numPr>
          <w:ilvl w:val="0"/>
          <w:numId w:val="34"/>
        </w:numPr>
      </w:pPr>
      <w:r w:rsidRPr="00910ED6">
        <w:t>Del 1 al 10 hay 1 cm.</w:t>
      </w:r>
    </w:p>
    <w:p w14:paraId="1BE8F2B3" w14:textId="77777777" w:rsidR="00910ED6" w:rsidRPr="00910ED6" w:rsidRDefault="00910ED6">
      <w:pPr>
        <w:pStyle w:val="Prrafodelista"/>
        <w:numPr>
          <w:ilvl w:val="0"/>
          <w:numId w:val="34"/>
        </w:numPr>
      </w:pPr>
      <w:r w:rsidRPr="00910ED6">
        <w:t>Del 10 al 100 hay 1 cm (otra vez la misma distancia).</w:t>
      </w:r>
    </w:p>
    <w:p w14:paraId="3EEC0CE2" w14:textId="77777777" w:rsidR="00B7252F" w:rsidRDefault="00910ED6">
      <w:pPr>
        <w:pStyle w:val="Prrafodelista"/>
        <w:numPr>
          <w:ilvl w:val="0"/>
          <w:numId w:val="34"/>
        </w:numPr>
      </w:pPr>
      <w:r w:rsidRPr="00910ED6">
        <w:t>Del 100 al 1.000 hay 1 cm.</w:t>
      </w:r>
    </w:p>
    <w:p w14:paraId="5DA225BD" w14:textId="4185A3DC" w:rsidR="00910ED6" w:rsidRPr="00B7252F" w:rsidRDefault="00910ED6" w:rsidP="00B7252F">
      <w:r w:rsidRPr="00B7252F">
        <w:rPr>
          <w:rFonts w:cs="Arial"/>
          <w:szCs w:val="22"/>
        </w:rPr>
        <w:t>Es decir: la misma distancia = siempre multiplicar por 10. No importa si vas de 1 a 10, o de 1.000.000 a 10.000.000 — la misma marca en el eje representa "le agregué un cero".</w:t>
      </w:r>
    </w:p>
    <w:p w14:paraId="435A1F85" w14:textId="77777777" w:rsidR="003B7F1A" w:rsidRPr="0059146B" w:rsidRDefault="003B7F1A" w:rsidP="003B7F1A">
      <w:pPr>
        <w:rPr>
          <w:sz w:val="24"/>
          <w:szCs w:val="28"/>
        </w:rPr>
      </w:pPr>
      <w:r w:rsidRPr="0059146B">
        <w:rPr>
          <w:b/>
          <w:bCs/>
          <w:sz w:val="24"/>
          <w:szCs w:val="28"/>
          <w:highlight w:val="yellow"/>
        </w:rPr>
        <w:t>¿Por qué sirve para los parámetros de los modelos?</w:t>
      </w:r>
    </w:p>
    <w:p w14:paraId="669A3E51" w14:textId="77777777" w:rsidR="0059146B" w:rsidRPr="0059146B" w:rsidRDefault="0059146B" w:rsidP="0059146B">
      <w:r w:rsidRPr="0059146B">
        <w:t>Mira estos números:</w:t>
      </w:r>
    </w:p>
    <w:p w14:paraId="46559EFD" w14:textId="2D252F0A" w:rsidR="0059146B" w:rsidRPr="0059146B" w:rsidRDefault="0059146B">
      <w:pPr>
        <w:pStyle w:val="Prrafodelista"/>
        <w:numPr>
          <w:ilvl w:val="0"/>
          <w:numId w:val="34"/>
        </w:numPr>
      </w:pPr>
      <w:r w:rsidRPr="0059146B">
        <w:t>GPT-1: 117.000.000</w:t>
      </w:r>
    </w:p>
    <w:p w14:paraId="5DC12986" w14:textId="35FE7DF4" w:rsidR="0059146B" w:rsidRPr="0059146B" w:rsidRDefault="0059146B">
      <w:pPr>
        <w:pStyle w:val="Prrafodelista"/>
        <w:numPr>
          <w:ilvl w:val="0"/>
          <w:numId w:val="34"/>
        </w:numPr>
      </w:pPr>
      <w:r w:rsidRPr="0059146B">
        <w:t>GPT-4: 1.760.000.000.000</w:t>
      </w:r>
    </w:p>
    <w:p w14:paraId="5662DCCF" w14:textId="77777777" w:rsidR="0059146B" w:rsidRPr="0059146B" w:rsidRDefault="0059146B" w:rsidP="0059146B">
      <w:r w:rsidRPr="0059146B">
        <w:t>Si usaras una regla normal donde 1 cm = 1 millón, para llegar a GPT-4 necesitarías una regla de casi 18 kilómetros de largo. Y en esos 18 km, GPT-1 estaría a solo 1,17 metros del inicio: un punto invisible pegado al cero.</w:t>
      </w:r>
    </w:p>
    <w:p w14:paraId="29BDD6F4" w14:textId="77777777" w:rsidR="0059146B" w:rsidRPr="0059146B" w:rsidRDefault="0059146B" w:rsidP="0059146B">
      <w:r w:rsidRPr="0059146B">
        <w:t>En cambio, en escala logarítmica, cada "salto de 10 veces" ocupa el mismo espacio chico. Así:</w:t>
      </w:r>
    </w:p>
    <w:p w14:paraId="72EC1BBD" w14:textId="15836604" w:rsidR="0059146B" w:rsidRPr="0059146B" w:rsidRDefault="0059146B">
      <w:pPr>
        <w:pStyle w:val="Prrafodelista"/>
        <w:numPr>
          <w:ilvl w:val="0"/>
          <w:numId w:val="34"/>
        </w:numPr>
      </w:pPr>
      <w:r w:rsidRPr="0059146B">
        <w:t>117M está en una posición.</w:t>
      </w:r>
    </w:p>
    <w:p w14:paraId="66F11E57" w14:textId="6C5E7FAB" w:rsidR="0059146B" w:rsidRPr="0059146B" w:rsidRDefault="0059146B">
      <w:pPr>
        <w:pStyle w:val="Prrafodelista"/>
        <w:numPr>
          <w:ilvl w:val="0"/>
          <w:numId w:val="34"/>
        </w:numPr>
      </w:pPr>
      <w:r w:rsidRPr="0059146B">
        <w:t>1,5B (GPT-2) está un poco más allá.</w:t>
      </w:r>
    </w:p>
    <w:p w14:paraId="4B25D309" w14:textId="55D1E564" w:rsidR="0059146B" w:rsidRPr="0059146B" w:rsidRDefault="0059146B">
      <w:pPr>
        <w:pStyle w:val="Prrafodelista"/>
        <w:numPr>
          <w:ilvl w:val="0"/>
          <w:numId w:val="34"/>
        </w:numPr>
      </w:pPr>
      <w:r w:rsidRPr="0059146B">
        <w:t>1,76T (GPT-4) está más allá todavía.</w:t>
      </w:r>
    </w:p>
    <w:p w14:paraId="051DDB89" w14:textId="77777777" w:rsidR="0059146B" w:rsidRDefault="0059146B" w:rsidP="0059146B">
      <w:pPr>
        <w:pBdr>
          <w:bottom w:val="single" w:sz="6" w:space="1" w:color="auto"/>
        </w:pBdr>
      </w:pPr>
      <w:r w:rsidRPr="0059146B">
        <w:t>Y los cuatro modelos caben cómodos en una sola imagen, legibles, sin que ninguno desaparezca.</w:t>
      </w:r>
    </w:p>
    <w:p w14:paraId="09B41CFF" w14:textId="29275DA6" w:rsidR="0059146B" w:rsidRDefault="00C550B0" w:rsidP="0059146B">
      <w:r w:rsidRPr="00C550B0">
        <w:rPr>
          <w:noProof/>
        </w:rPr>
        <w:drawing>
          <wp:inline distT="0" distB="0" distL="0" distR="0" wp14:anchorId="66407880" wp14:editId="42194557">
            <wp:extent cx="2350770" cy="350355"/>
            <wp:effectExtent l="19050" t="19050" r="11430" b="12065"/>
            <wp:docPr id="1624402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02092" name=""/>
                    <pic:cNvPicPr/>
                  </pic:nvPicPr>
                  <pic:blipFill>
                    <a:blip r:embed="rId445"/>
                    <a:stretch>
                      <a:fillRect/>
                    </a:stretch>
                  </pic:blipFill>
                  <pic:spPr>
                    <a:xfrm>
                      <a:off x="0" y="0"/>
                      <a:ext cx="2372666" cy="353618"/>
                    </a:xfrm>
                    <a:prstGeom prst="rect">
                      <a:avLst/>
                    </a:prstGeom>
                    <a:ln w="19050">
                      <a:solidFill>
                        <a:schemeClr val="tx1"/>
                      </a:solidFill>
                    </a:ln>
                  </pic:spPr>
                </pic:pic>
              </a:graphicData>
            </a:graphic>
          </wp:inline>
        </w:drawing>
      </w:r>
    </w:p>
    <w:p w14:paraId="04238366" w14:textId="7E576798" w:rsidR="00C550B0" w:rsidRPr="00C550B0" w:rsidRDefault="00C550B0" w:rsidP="00C550B0">
      <w:r w:rsidRPr="00C550B0">
        <w:rPr>
          <w:b/>
          <w:bCs/>
        </w:rPr>
        <w:t>La fórmula clave:</w:t>
      </w:r>
      <w:r w:rsidRPr="00C550B0">
        <w:t xml:space="preserve"> en escala logarítmica, la posición de un número es su </w:t>
      </w:r>
      <w:r w:rsidRPr="00C550B0">
        <w:rPr>
          <w:i/>
          <w:iCs/>
        </w:rPr>
        <w:t>exponente</w:t>
      </w:r>
      <w:r w:rsidRPr="00C550B0">
        <w:t xml:space="preserve"> en base 10, no el número mismo.</w:t>
      </w:r>
      <w:r>
        <w:br/>
      </w:r>
      <w:r w:rsidRPr="00C550B0">
        <w:t>Para un número N, su posición es: log</w:t>
      </w:r>
      <w:r w:rsidRPr="00C550B0">
        <w:rPr>
          <w:rFonts w:ascii="Cambria Math" w:hAnsi="Cambria Math" w:cs="Cambria Math"/>
        </w:rPr>
        <w:t>₁₀</w:t>
      </w:r>
      <w:r w:rsidRPr="00C550B0">
        <w:t>(N)</w:t>
      </w:r>
    </w:p>
    <w:p w14:paraId="799EF956" w14:textId="77777777" w:rsidR="00C550B0" w:rsidRPr="00C550B0" w:rsidRDefault="00C550B0" w:rsidP="00C550B0">
      <w:r w:rsidRPr="00C550B0">
        <w:rPr>
          <w:b/>
          <w:bCs/>
        </w:rPr>
        <w:t>Ejemplo breve:</w:t>
      </w:r>
    </w:p>
    <w:p w14:paraId="4AB74F77" w14:textId="215E85DE" w:rsidR="00C550B0" w:rsidRDefault="00B7252F" w:rsidP="0059146B">
      <w:r w:rsidRPr="00B7252F">
        <w:rPr>
          <w:noProof/>
        </w:rPr>
        <w:lastRenderedPageBreak/>
        <w:drawing>
          <wp:inline distT="0" distB="0" distL="0" distR="0" wp14:anchorId="42425351" wp14:editId="20A2694F">
            <wp:extent cx="4701847" cy="1531620"/>
            <wp:effectExtent l="19050" t="19050" r="22860" b="11430"/>
            <wp:docPr id="792026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26319" name=""/>
                    <pic:cNvPicPr/>
                  </pic:nvPicPr>
                  <pic:blipFill>
                    <a:blip r:embed="rId446"/>
                    <a:stretch>
                      <a:fillRect/>
                    </a:stretch>
                  </pic:blipFill>
                  <pic:spPr>
                    <a:xfrm>
                      <a:off x="0" y="0"/>
                      <a:ext cx="4704749" cy="1532565"/>
                    </a:xfrm>
                    <a:prstGeom prst="rect">
                      <a:avLst/>
                    </a:prstGeom>
                    <a:ln w="12700">
                      <a:solidFill>
                        <a:schemeClr val="tx1"/>
                      </a:solidFill>
                    </a:ln>
                  </pic:spPr>
                </pic:pic>
              </a:graphicData>
            </a:graphic>
          </wp:inline>
        </w:drawing>
      </w:r>
    </w:p>
    <w:p w14:paraId="2B867FCE" w14:textId="77777777" w:rsidR="000C49E5" w:rsidRDefault="000C49E5" w:rsidP="000C49E5">
      <w:r w:rsidRPr="000C49E5">
        <w:t xml:space="preserve">Cada vez que el número se multiplica por 10, la posición solo sube de a </w:t>
      </w:r>
      <w:r w:rsidRPr="000C49E5">
        <w:rPr>
          <w:b/>
          <w:bCs/>
        </w:rPr>
        <w:t>1 unidad</w:t>
      </w:r>
      <w:r w:rsidRPr="000C49E5">
        <w:t>. Por eso la distancia entre cada marca es siempre igual, aunque el número crezca muchísimo más rápido.</w:t>
      </w:r>
    </w:p>
    <w:p w14:paraId="6F52796F" w14:textId="77777777" w:rsidR="000C49E5" w:rsidRPr="000C49E5" w:rsidRDefault="000C49E5" w:rsidP="000C49E5">
      <w:pPr>
        <w:rPr>
          <w:sz w:val="24"/>
          <w:szCs w:val="28"/>
        </w:rPr>
      </w:pPr>
      <w:r w:rsidRPr="000C49E5">
        <w:rPr>
          <w:b/>
          <w:bCs/>
          <w:sz w:val="24"/>
          <w:szCs w:val="28"/>
          <w:highlight w:val="yellow"/>
        </w:rPr>
        <w:t>Con tus modelos:</w:t>
      </w:r>
    </w:p>
    <w:p w14:paraId="3210668B" w14:textId="16FE2748" w:rsidR="000C49E5" w:rsidRDefault="000C49E5" w:rsidP="000C49E5">
      <w:r w:rsidRPr="000C49E5">
        <w:rPr>
          <w:noProof/>
        </w:rPr>
        <w:drawing>
          <wp:inline distT="0" distB="0" distL="0" distR="0" wp14:anchorId="2F35A21D" wp14:editId="79B93ED2">
            <wp:extent cx="4861560" cy="1390687"/>
            <wp:effectExtent l="19050" t="19050" r="15240" b="19050"/>
            <wp:docPr id="762870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70386" name=""/>
                    <pic:cNvPicPr/>
                  </pic:nvPicPr>
                  <pic:blipFill>
                    <a:blip r:embed="rId447"/>
                    <a:stretch>
                      <a:fillRect/>
                    </a:stretch>
                  </pic:blipFill>
                  <pic:spPr>
                    <a:xfrm>
                      <a:off x="0" y="0"/>
                      <a:ext cx="4867510" cy="1392389"/>
                    </a:xfrm>
                    <a:prstGeom prst="rect">
                      <a:avLst/>
                    </a:prstGeom>
                    <a:ln w="19050">
                      <a:solidFill>
                        <a:schemeClr val="tx1"/>
                      </a:solidFill>
                    </a:ln>
                  </pic:spPr>
                </pic:pic>
              </a:graphicData>
            </a:graphic>
          </wp:inline>
        </w:drawing>
      </w:r>
    </w:p>
    <w:p w14:paraId="1A4E454C" w14:textId="32697786" w:rsidR="0024054A" w:rsidRDefault="0017519A" w:rsidP="000C49E5">
      <w:r>
        <w:t xml:space="preserve">Entonces en el grafico, GPT-1 se dibuja en la posición 8, GPT-2 en la 9, GPT-3 en la 11, GPT-4 en la 12. </w:t>
      </w:r>
      <w:r w:rsidR="00152A67" w:rsidRPr="00152A67">
        <w:t>Son posiciones chicas y cercanas entre sí, aunque los números reales sean brutalmente distintos (de 117 millones a 1,76 billones).</w:t>
      </w:r>
    </w:p>
    <w:p w14:paraId="362E72F8" w14:textId="77777777" w:rsidR="00152A67" w:rsidRPr="00152A67" w:rsidRDefault="00152A67" w:rsidP="00152A67">
      <w:r w:rsidRPr="00152A67">
        <w:rPr>
          <w:b/>
          <w:bCs/>
        </w:rPr>
        <w:t>La cuenta a mano, paso a paso con GPT-3:</w:t>
      </w:r>
    </w:p>
    <w:p w14:paraId="78130B1A" w14:textId="33A76965" w:rsidR="00152A67" w:rsidRPr="005A0D53" w:rsidRDefault="00E967CE">
      <w:pPr>
        <w:pStyle w:val="Prrafodelista"/>
        <w:numPr>
          <w:ilvl w:val="0"/>
          <w:numId w:val="35"/>
        </w:numPr>
        <w:rPr>
          <w:rFonts w:cs="Arial"/>
          <w:szCs w:val="22"/>
        </w:rPr>
      </w:pPr>
      <w:r w:rsidRPr="005A0D53">
        <w:rPr>
          <w:rFonts w:cs="Arial"/>
          <w:szCs w:val="22"/>
        </w:rPr>
        <w:t>GPT-3 tiene 175.000.000.000 parámetros.</w:t>
      </w:r>
    </w:p>
    <w:p w14:paraId="13A4C5AA" w14:textId="77777777" w:rsidR="005A0D53" w:rsidRPr="005A0D53" w:rsidRDefault="005A0D53">
      <w:pPr>
        <w:pStyle w:val="Prrafodelista"/>
        <w:numPr>
          <w:ilvl w:val="0"/>
          <w:numId w:val="35"/>
        </w:numPr>
        <w:rPr>
          <w:rFonts w:cs="Arial"/>
          <w:szCs w:val="22"/>
        </w:rPr>
      </w:pPr>
      <w:r w:rsidRPr="005A0D53">
        <w:rPr>
          <w:rFonts w:cs="Arial"/>
          <w:szCs w:val="22"/>
        </w:rPr>
        <w:t>Lo escribes en notación científica: 1,75 × 10¹¹.</w:t>
      </w:r>
    </w:p>
    <w:p w14:paraId="5A2FCD00" w14:textId="77777777" w:rsidR="005A0D53" w:rsidRPr="005A0D53" w:rsidRDefault="005A0D53">
      <w:pPr>
        <w:pStyle w:val="Prrafodelista"/>
        <w:numPr>
          <w:ilvl w:val="0"/>
          <w:numId w:val="35"/>
        </w:numPr>
        <w:rPr>
          <w:rFonts w:cs="Arial"/>
          <w:szCs w:val="22"/>
        </w:rPr>
      </w:pPr>
      <w:r w:rsidRPr="005A0D53">
        <w:rPr>
          <w:rFonts w:eastAsia="Times New Roman" w:cs="Arial"/>
          <w:kern w:val="0"/>
          <w:szCs w:val="22"/>
          <w:lang w:eastAsia="es-CL"/>
          <w14:ligatures w14:val="none"/>
        </w:rPr>
        <w:t>log</w:t>
      </w:r>
      <w:r w:rsidRPr="005A0D53">
        <w:rPr>
          <w:rFonts w:ascii="Cambria Math" w:eastAsia="Times New Roman" w:hAnsi="Cambria Math" w:cs="Cambria Math"/>
          <w:kern w:val="0"/>
          <w:szCs w:val="22"/>
          <w:lang w:eastAsia="es-CL"/>
          <w14:ligatures w14:val="none"/>
        </w:rPr>
        <w:t>₁</w:t>
      </w:r>
      <w:proofErr w:type="gramStart"/>
      <w:r w:rsidRPr="005A0D53">
        <w:rPr>
          <w:rFonts w:ascii="Cambria Math" w:eastAsia="Times New Roman" w:hAnsi="Cambria Math" w:cs="Cambria Math"/>
          <w:kern w:val="0"/>
          <w:szCs w:val="22"/>
          <w:lang w:eastAsia="es-CL"/>
          <w14:ligatures w14:val="none"/>
        </w:rPr>
        <w:t>₀</w:t>
      </w:r>
      <w:r w:rsidRPr="005A0D53">
        <w:rPr>
          <w:rFonts w:eastAsia="Times New Roman" w:cs="Arial"/>
          <w:kern w:val="0"/>
          <w:szCs w:val="22"/>
          <w:lang w:eastAsia="es-CL"/>
          <w14:ligatures w14:val="none"/>
        </w:rPr>
        <w:t>(</w:t>
      </w:r>
      <w:proofErr w:type="gramEnd"/>
      <w:r w:rsidRPr="005A0D53">
        <w:rPr>
          <w:rFonts w:eastAsia="Times New Roman" w:cs="Arial"/>
          <w:kern w:val="0"/>
          <w:szCs w:val="22"/>
          <w:lang w:eastAsia="es-CL"/>
          <w14:ligatures w14:val="none"/>
        </w:rPr>
        <w:t>1,75 × 10¹¹) = log</w:t>
      </w:r>
      <w:r w:rsidRPr="005A0D53">
        <w:rPr>
          <w:rFonts w:ascii="Cambria Math" w:eastAsia="Times New Roman" w:hAnsi="Cambria Math" w:cs="Cambria Math"/>
          <w:kern w:val="0"/>
          <w:szCs w:val="22"/>
          <w:lang w:eastAsia="es-CL"/>
          <w14:ligatures w14:val="none"/>
        </w:rPr>
        <w:t>₁</w:t>
      </w:r>
      <w:proofErr w:type="gramStart"/>
      <w:r w:rsidRPr="005A0D53">
        <w:rPr>
          <w:rFonts w:ascii="Cambria Math" w:eastAsia="Times New Roman" w:hAnsi="Cambria Math" w:cs="Cambria Math"/>
          <w:kern w:val="0"/>
          <w:szCs w:val="22"/>
          <w:lang w:eastAsia="es-CL"/>
          <w14:ligatures w14:val="none"/>
        </w:rPr>
        <w:t>₀</w:t>
      </w:r>
      <w:r w:rsidRPr="005A0D53">
        <w:rPr>
          <w:rFonts w:eastAsia="Times New Roman" w:cs="Arial"/>
          <w:kern w:val="0"/>
          <w:szCs w:val="22"/>
          <w:lang w:eastAsia="es-CL"/>
          <w14:ligatures w14:val="none"/>
        </w:rPr>
        <w:t>(</w:t>
      </w:r>
      <w:proofErr w:type="gramEnd"/>
      <w:r w:rsidRPr="005A0D53">
        <w:rPr>
          <w:rFonts w:eastAsia="Times New Roman" w:cs="Arial"/>
          <w:kern w:val="0"/>
          <w:szCs w:val="22"/>
          <w:lang w:eastAsia="es-CL"/>
          <w14:ligatures w14:val="none"/>
        </w:rPr>
        <w:t>1,75) + 11 ≈ 0,24 + 11 = 11,24.</w:t>
      </w:r>
    </w:p>
    <w:p w14:paraId="60AFE37C" w14:textId="473BBF89" w:rsidR="005A0D53" w:rsidRPr="005A0D53" w:rsidRDefault="005A0D53">
      <w:pPr>
        <w:pStyle w:val="Prrafodelista"/>
        <w:numPr>
          <w:ilvl w:val="0"/>
          <w:numId w:val="35"/>
        </w:numPr>
        <w:rPr>
          <w:rFonts w:cs="Arial"/>
          <w:szCs w:val="22"/>
        </w:rPr>
      </w:pPr>
      <w:r w:rsidRPr="005A0D53">
        <w:rPr>
          <w:rFonts w:eastAsia="Times New Roman" w:cs="Arial"/>
          <w:kern w:val="0"/>
          <w:szCs w:val="22"/>
          <w:lang w:eastAsia="es-CL"/>
          <w14:ligatures w14:val="none"/>
        </w:rPr>
        <w:t>Esa es su posición en el eje: 11,24.</w:t>
      </w:r>
    </w:p>
    <w:p w14:paraId="799F33AF" w14:textId="54EC2344" w:rsidR="001432AF" w:rsidRDefault="001432AF">
      <w:r>
        <w:br w:type="page"/>
      </w:r>
    </w:p>
    <w:p w14:paraId="760B36DD" w14:textId="590A0A0D" w:rsidR="00B63CD9" w:rsidRDefault="00B63CD9" w:rsidP="00B63CD9">
      <w:pPr>
        <w:pStyle w:val="Ttulo3"/>
        <w:rPr>
          <w:b/>
          <w:bCs/>
          <w:sz w:val="24"/>
          <w:szCs w:val="24"/>
          <w:highlight w:val="yellow"/>
        </w:rPr>
      </w:pPr>
      <w:bookmarkStart w:id="74" w:name="_Toc243791163"/>
      <w:r w:rsidRPr="003C6C86">
        <w:rPr>
          <w:b/>
          <w:bCs/>
          <w:sz w:val="24"/>
          <w:szCs w:val="24"/>
          <w:highlight w:val="yellow"/>
        </w:rPr>
        <w:lastRenderedPageBreak/>
        <w:t>1.1</w:t>
      </w:r>
      <w:r w:rsidR="00754AD7">
        <w:rPr>
          <w:b/>
          <w:bCs/>
          <w:sz w:val="24"/>
          <w:szCs w:val="24"/>
          <w:highlight w:val="yellow"/>
        </w:rPr>
        <w:t>4</w:t>
      </w:r>
      <w:r w:rsidRPr="003C6C86">
        <w:rPr>
          <w:b/>
          <w:bCs/>
          <w:sz w:val="24"/>
          <w:szCs w:val="24"/>
          <w:highlight w:val="yellow"/>
        </w:rPr>
        <w:t>.</w:t>
      </w:r>
      <w:r>
        <w:rPr>
          <w:b/>
          <w:bCs/>
          <w:sz w:val="24"/>
          <w:szCs w:val="24"/>
          <w:highlight w:val="yellow"/>
        </w:rPr>
        <w:t>4 ¿Qué son los parámetros?</w:t>
      </w:r>
      <w:r w:rsidR="00FF660C">
        <w:rPr>
          <w:b/>
          <w:bCs/>
          <w:sz w:val="24"/>
          <w:szCs w:val="24"/>
          <w:highlight w:val="yellow"/>
        </w:rPr>
        <w:t xml:space="preserve"> (números que un modelo ajusta durante el entrenamiento)</w:t>
      </w:r>
      <w:r w:rsidR="008B50EC">
        <w:rPr>
          <w:b/>
          <w:bCs/>
          <w:sz w:val="24"/>
          <w:szCs w:val="24"/>
          <w:highlight w:val="yellow"/>
        </w:rPr>
        <w:t xml:space="preserve"> + z= </w:t>
      </w:r>
      <w:proofErr w:type="spellStart"/>
      <w:r w:rsidR="008B50EC">
        <w:rPr>
          <w:b/>
          <w:bCs/>
          <w:sz w:val="24"/>
          <w:szCs w:val="24"/>
          <w:highlight w:val="yellow"/>
        </w:rPr>
        <w:t>Wx</w:t>
      </w:r>
      <w:proofErr w:type="spellEnd"/>
      <w:r w:rsidR="008B50EC">
        <w:rPr>
          <w:b/>
          <w:bCs/>
          <w:sz w:val="24"/>
          <w:szCs w:val="24"/>
          <w:highlight w:val="yellow"/>
        </w:rPr>
        <w:t xml:space="preserve"> + b</w:t>
      </w:r>
      <w:r w:rsidR="00347281">
        <w:rPr>
          <w:b/>
          <w:bCs/>
          <w:sz w:val="24"/>
          <w:szCs w:val="24"/>
          <w:highlight w:val="yellow"/>
        </w:rPr>
        <w:t xml:space="preserve"> + función de activación</w:t>
      </w:r>
      <w:bookmarkEnd w:id="74"/>
    </w:p>
    <w:p w14:paraId="1F0DAD29" w14:textId="506CE766" w:rsidR="00B63CD9" w:rsidRDefault="00063855" w:rsidP="00B63CD9">
      <w:r>
        <w:t xml:space="preserve">Los parámetros son los números que un modelo ajusta durante el entrenamiento: pesos y sesgos que determinan como transforma entradas en salidas. </w:t>
      </w:r>
      <w:r w:rsidR="00412AB5">
        <w:t>Todo lo que el modelo “sabe” esta guardado en esos valores.</w:t>
      </w:r>
    </w:p>
    <w:p w14:paraId="09799998" w14:textId="39EB3C57" w:rsidR="00412AB5" w:rsidRDefault="00412AB5">
      <w:pPr>
        <w:pStyle w:val="Prrafodelista"/>
        <w:numPr>
          <w:ilvl w:val="0"/>
          <w:numId w:val="34"/>
        </w:numPr>
      </w:pPr>
      <w:r>
        <w:rPr>
          <w:b/>
          <w:bCs/>
        </w:rPr>
        <w:t xml:space="preserve">Pesos: </w:t>
      </w:r>
      <w:r>
        <w:t>Miden la importancia de cada entrada.</w:t>
      </w:r>
    </w:p>
    <w:p w14:paraId="340A7308" w14:textId="4DED5E9E" w:rsidR="00412AB5" w:rsidRDefault="00412AB5">
      <w:pPr>
        <w:pStyle w:val="Prrafodelista"/>
        <w:numPr>
          <w:ilvl w:val="0"/>
          <w:numId w:val="34"/>
        </w:numPr>
      </w:pPr>
      <w:r>
        <w:rPr>
          <w:b/>
          <w:bCs/>
        </w:rPr>
        <w:t xml:space="preserve">Sesgos: </w:t>
      </w:r>
      <w:r>
        <w:t>desplazan el resultado</w:t>
      </w:r>
    </w:p>
    <w:p w14:paraId="736EDA1D" w14:textId="7D5D5614" w:rsidR="00412AB5" w:rsidRPr="008B50EC" w:rsidRDefault="008B50EC">
      <w:pPr>
        <w:pStyle w:val="Prrafodelista"/>
        <w:numPr>
          <w:ilvl w:val="0"/>
          <w:numId w:val="34"/>
        </w:numPr>
      </w:pPr>
      <w:r>
        <w:t xml:space="preserve">Cada neurona calcula </w:t>
      </w:r>
      <w:r>
        <w:rPr>
          <w:b/>
          <w:bCs/>
        </w:rPr>
        <w:t xml:space="preserve">z = </w:t>
      </w:r>
      <w:proofErr w:type="spellStart"/>
      <w:r>
        <w:rPr>
          <w:b/>
          <w:bCs/>
        </w:rPr>
        <w:t>Wx</w:t>
      </w:r>
      <w:proofErr w:type="spellEnd"/>
      <w:r>
        <w:rPr>
          <w:b/>
          <w:bCs/>
        </w:rPr>
        <w:t xml:space="preserve"> + b, </w:t>
      </w:r>
      <w:r>
        <w:t xml:space="preserve">y los </w:t>
      </w:r>
      <w:proofErr w:type="spellStart"/>
      <w:r>
        <w:t>prametros</w:t>
      </w:r>
      <w:proofErr w:type="spellEnd"/>
      <w:r>
        <w:t xml:space="preserve"> son el conjunto de todas las </w:t>
      </w:r>
      <w:r>
        <w:rPr>
          <w:b/>
          <w:bCs/>
        </w:rPr>
        <w:t>W y b.</w:t>
      </w:r>
    </w:p>
    <w:p w14:paraId="11E71C10" w14:textId="0DE10066" w:rsidR="0086029D" w:rsidRDefault="0086029D">
      <w:pPr>
        <w:pStyle w:val="Prrafodelista"/>
        <w:numPr>
          <w:ilvl w:val="0"/>
          <w:numId w:val="34"/>
        </w:numPr>
      </w:pPr>
      <w:proofErr w:type="spellStart"/>
      <w:r>
        <w:t>Empizan</w:t>
      </w:r>
      <w:proofErr w:type="spellEnd"/>
      <w:r>
        <w:t xml:space="preserve"> con valores aleatorios pequeños, así que al inicio el modelo se equivoca casi siempre; el entrenamiento los va afinando.</w:t>
      </w:r>
    </w:p>
    <w:p w14:paraId="597B96B6" w14:textId="77777777" w:rsidR="001432AF" w:rsidRPr="00970457" w:rsidRDefault="001432AF" w:rsidP="001432AF">
      <w:pPr>
        <w:rPr>
          <w:sz w:val="24"/>
          <w:szCs w:val="28"/>
        </w:rPr>
      </w:pPr>
      <w:r w:rsidRPr="00970457">
        <w:rPr>
          <w:b/>
          <w:bCs/>
          <w:sz w:val="24"/>
          <w:szCs w:val="28"/>
        </w:rPr>
        <w:t>Ejemplo práctico (números inventados, para visualizar):</w:t>
      </w:r>
    </w:p>
    <w:p w14:paraId="09C788D9" w14:textId="4E24C263" w:rsidR="001432AF" w:rsidRDefault="001432AF" w:rsidP="0086029D">
      <w:r>
        <w:t>Una neurona que predice si aprueban un crédito con 2 entradas: ingreso = 3 y deuda = 1.</w:t>
      </w:r>
    </w:p>
    <w:p w14:paraId="4C44ECC5" w14:textId="021D5D58" w:rsidR="001432AF" w:rsidRDefault="00970457">
      <w:pPr>
        <w:pStyle w:val="Prrafodelista"/>
        <w:numPr>
          <w:ilvl w:val="0"/>
          <w:numId w:val="34"/>
        </w:numPr>
      </w:pPr>
      <w:r>
        <w:t>Pesos: w1 = 0,8, y w2 = -0.5; sesgo: b = 0,1</w:t>
      </w:r>
    </w:p>
    <w:p w14:paraId="06897099" w14:textId="7A171597" w:rsidR="00970457" w:rsidRPr="00D516B9" w:rsidRDefault="00565704">
      <w:pPr>
        <w:pStyle w:val="Prrafodelista"/>
        <w:numPr>
          <w:ilvl w:val="0"/>
          <w:numId w:val="34"/>
        </w:numPr>
      </w:pPr>
      <w:r>
        <w:t xml:space="preserve">Z = (0,8 x 3) + (-0,5 x 1) + 0,1 = </w:t>
      </w:r>
      <w:r w:rsidRPr="00565704">
        <w:t xml:space="preserve">2,4 − 0,5 + 0,1 = </w:t>
      </w:r>
      <w:r w:rsidRPr="00565704">
        <w:rPr>
          <w:b/>
          <w:bCs/>
        </w:rPr>
        <w:t>2,0</w:t>
      </w:r>
    </w:p>
    <w:p w14:paraId="1E4B7FDB" w14:textId="77777777" w:rsidR="00D516B9" w:rsidRDefault="00D516B9" w:rsidP="00D516B9"/>
    <w:p w14:paraId="179BB871" w14:textId="12B9BEE1" w:rsidR="00D516B9" w:rsidRDefault="00321C88" w:rsidP="00D516B9">
      <w:pPr>
        <w:pBdr>
          <w:bottom w:val="single" w:sz="6" w:space="1" w:color="auto"/>
        </w:pBdr>
      </w:pPr>
      <w:r>
        <w:t xml:space="preserve">Esa neurona tiene 3 </w:t>
      </w:r>
      <w:proofErr w:type="spellStart"/>
      <w:r>
        <w:t>parametros</w:t>
      </w:r>
      <w:proofErr w:type="spellEnd"/>
      <w:r>
        <w:t xml:space="preserve"> (w1, w2, b). Un modelo de 8B tiene 8.000 millones de números como esos. Por eso el tamaño en parámetros se usa </w:t>
      </w:r>
      <w:r w:rsidR="00DC175A">
        <w:t xml:space="preserve">como medida de escala: </w:t>
      </w:r>
      <w:r w:rsidR="00B4782A" w:rsidRPr="00B4782A">
        <w:t>se correlaciona fuertemente con la capacidad del modelo, y también define cuánta memoria necesitas (7B en FP16 ocupan unos 14 GB).</w:t>
      </w:r>
    </w:p>
    <w:p w14:paraId="175DD360" w14:textId="2EF187EB" w:rsidR="00B4782A" w:rsidRDefault="00B4782A" w:rsidP="00D516B9">
      <w:r w:rsidRPr="00B4782A">
        <w:rPr>
          <w:noProof/>
        </w:rPr>
        <w:drawing>
          <wp:inline distT="0" distB="0" distL="0" distR="0" wp14:anchorId="02F80C2E" wp14:editId="199F32D8">
            <wp:extent cx="2600325" cy="742950"/>
            <wp:effectExtent l="19050" t="19050" r="28575" b="19050"/>
            <wp:docPr id="2108086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6433" name=""/>
                    <pic:cNvPicPr/>
                  </pic:nvPicPr>
                  <pic:blipFill>
                    <a:blip r:embed="rId448"/>
                    <a:stretch>
                      <a:fillRect/>
                    </a:stretch>
                  </pic:blipFill>
                  <pic:spPr>
                    <a:xfrm>
                      <a:off x="0" y="0"/>
                      <a:ext cx="2602468" cy="743562"/>
                    </a:xfrm>
                    <a:prstGeom prst="rect">
                      <a:avLst/>
                    </a:prstGeom>
                    <a:ln w="12700">
                      <a:solidFill>
                        <a:schemeClr val="tx1"/>
                      </a:solidFill>
                    </a:ln>
                  </pic:spPr>
                </pic:pic>
              </a:graphicData>
            </a:graphic>
          </wp:inline>
        </w:drawing>
      </w:r>
    </w:p>
    <w:p w14:paraId="206014AE" w14:textId="08301C68" w:rsidR="00B4782A" w:rsidRDefault="00B4782A" w:rsidP="00D516B9">
      <w:r>
        <w:t xml:space="preserve">Es la </w:t>
      </w:r>
      <w:proofErr w:type="spellStart"/>
      <w:r>
        <w:t>formula</w:t>
      </w:r>
      <w:proofErr w:type="spellEnd"/>
      <w:r>
        <w:t xml:space="preserve"> de lo que </w:t>
      </w:r>
      <w:r w:rsidR="009E5EE5">
        <w:t>hace una capa de neuronas: tomas las entradas, las pondera y les suma un desplazamiento.</w:t>
      </w:r>
    </w:p>
    <w:p w14:paraId="7DC4D539" w14:textId="70EA33FD" w:rsidR="009E5EE5" w:rsidRDefault="009E5EE5">
      <w:pPr>
        <w:pStyle w:val="Prrafodelista"/>
        <w:numPr>
          <w:ilvl w:val="0"/>
          <w:numId w:val="34"/>
        </w:numPr>
      </w:pPr>
      <w:r>
        <w:rPr>
          <w:b/>
          <w:bCs/>
        </w:rPr>
        <w:t xml:space="preserve">X: </w:t>
      </w:r>
      <w:r>
        <w:t>vector de entrada (los datos que entran).</w:t>
      </w:r>
    </w:p>
    <w:p w14:paraId="255713FF" w14:textId="7705F994" w:rsidR="009E5EE5" w:rsidRPr="009E5EE5" w:rsidRDefault="009E5EE5">
      <w:pPr>
        <w:pStyle w:val="Prrafodelista"/>
        <w:numPr>
          <w:ilvl w:val="0"/>
          <w:numId w:val="34"/>
        </w:numPr>
        <w:rPr>
          <w:b/>
          <w:bCs/>
        </w:rPr>
      </w:pPr>
      <w:r w:rsidRPr="009E5EE5">
        <w:rPr>
          <w:b/>
          <w:bCs/>
        </w:rPr>
        <w:t>W:</w:t>
      </w:r>
      <w:r>
        <w:rPr>
          <w:b/>
          <w:bCs/>
        </w:rPr>
        <w:t xml:space="preserve"> </w:t>
      </w:r>
      <w:r>
        <w:t>matriz de pesos (</w:t>
      </w:r>
      <w:proofErr w:type="spellStart"/>
      <w:r>
        <w:t>caunto</w:t>
      </w:r>
      <w:proofErr w:type="spellEnd"/>
      <w:r>
        <w:t xml:space="preserve"> importa cada entrada)</w:t>
      </w:r>
    </w:p>
    <w:p w14:paraId="5377927A" w14:textId="020384F4" w:rsidR="009E5EE5" w:rsidRPr="009E5EE5" w:rsidRDefault="009E5EE5">
      <w:pPr>
        <w:pStyle w:val="Prrafodelista"/>
        <w:numPr>
          <w:ilvl w:val="0"/>
          <w:numId w:val="34"/>
        </w:numPr>
        <w:rPr>
          <w:b/>
          <w:bCs/>
        </w:rPr>
      </w:pPr>
      <w:r>
        <w:rPr>
          <w:b/>
          <w:bCs/>
        </w:rPr>
        <w:t xml:space="preserve">B: </w:t>
      </w:r>
      <w:r>
        <w:t>vector de sesgos (el desplazamiento)</w:t>
      </w:r>
    </w:p>
    <w:p w14:paraId="746292C9" w14:textId="1DF169CA" w:rsidR="009E5EE5" w:rsidRPr="009E5EE5" w:rsidRDefault="009E5EE5">
      <w:pPr>
        <w:pStyle w:val="Prrafodelista"/>
        <w:numPr>
          <w:ilvl w:val="0"/>
          <w:numId w:val="34"/>
        </w:numPr>
        <w:rPr>
          <w:b/>
          <w:bCs/>
        </w:rPr>
      </w:pPr>
      <w:r>
        <w:rPr>
          <w:b/>
          <w:bCs/>
        </w:rPr>
        <w:t xml:space="preserve">Z: </w:t>
      </w:r>
      <w:r>
        <w:t>el resultado antes de la función de activación.</w:t>
      </w:r>
    </w:p>
    <w:p w14:paraId="5E495488" w14:textId="26490C2E" w:rsidR="009E5EE5" w:rsidRDefault="00A25C6C" w:rsidP="009E5EE5">
      <w:r>
        <w:rPr>
          <w:b/>
          <w:bCs/>
        </w:rPr>
        <w:t xml:space="preserve">Control de tamaños </w:t>
      </w:r>
      <w:r>
        <w:t>(capa con 2 entradas y 1 neurona):</w:t>
      </w:r>
    </w:p>
    <w:p w14:paraId="4EA1BCF3" w14:textId="676170F7" w:rsidR="00A25C6C" w:rsidRDefault="00A25C6C" w:rsidP="009E5EE5">
      <w:r>
        <w:t>[1 x 2] * [2 x1] + [1 x 1] = [1 x 1]</w:t>
      </w:r>
    </w:p>
    <w:p w14:paraId="26598F80" w14:textId="77777777" w:rsidR="00A25C6C" w:rsidRPr="00A25C6C" w:rsidRDefault="00A25C6C" w:rsidP="00A25C6C">
      <w:r w:rsidRPr="00A25C6C">
        <w:rPr>
          <w:b/>
          <w:bCs/>
        </w:rPr>
        <w:t>Con el ejemplo de antes</w:t>
      </w:r>
      <w:r w:rsidRPr="00A25C6C">
        <w:t xml:space="preserve"> (números inventados):</w:t>
      </w:r>
    </w:p>
    <w:p w14:paraId="54E2F665" w14:textId="0A2E0464" w:rsidR="00A25C6C" w:rsidRDefault="00B12819">
      <w:pPr>
        <w:pStyle w:val="Prrafodelista"/>
        <w:numPr>
          <w:ilvl w:val="0"/>
          <w:numId w:val="34"/>
        </w:numPr>
      </w:pPr>
      <w:r w:rsidRPr="00B12819">
        <w:t>W = [0,8 −0,5], x = [3, 1]ᵀ, b = 0,1</w:t>
      </w:r>
    </w:p>
    <w:p w14:paraId="158A8707" w14:textId="03AB27E7" w:rsidR="00B12819" w:rsidRPr="00B12819" w:rsidRDefault="00B12819">
      <w:pPr>
        <w:pStyle w:val="Prrafodelista"/>
        <w:numPr>
          <w:ilvl w:val="0"/>
          <w:numId w:val="34"/>
        </w:numPr>
      </w:pPr>
      <w:r w:rsidRPr="00B12819">
        <w:t xml:space="preserve">z = (0,8·3) + (−0,5·1) + 0,1 = 2,4 − 0,5 + 0,1 = </w:t>
      </w:r>
      <w:r w:rsidRPr="00B12819">
        <w:rPr>
          <w:b/>
          <w:bCs/>
        </w:rPr>
        <w:t>2,0</w:t>
      </w:r>
    </w:p>
    <w:p w14:paraId="1EF57F19" w14:textId="21C5903A" w:rsidR="00B12819" w:rsidRDefault="00B12819" w:rsidP="00B12819">
      <w:r>
        <w:rPr>
          <w:b/>
          <w:bCs/>
        </w:rPr>
        <w:t xml:space="preserve">Con una capa </w:t>
      </w:r>
      <w:proofErr w:type="spellStart"/>
      <w:r>
        <w:rPr>
          <w:b/>
          <w:bCs/>
        </w:rPr>
        <w:t>mas</w:t>
      </w:r>
      <w:proofErr w:type="spellEnd"/>
      <w:r>
        <w:rPr>
          <w:b/>
          <w:bCs/>
        </w:rPr>
        <w:t xml:space="preserve"> grande </w:t>
      </w:r>
      <w:r>
        <w:t xml:space="preserve">(la de </w:t>
      </w:r>
      <w:r w:rsidRPr="00B12819">
        <w:t>512→512 que vimos</w:t>
      </w:r>
      <w:r>
        <w:t>):</w:t>
      </w:r>
    </w:p>
    <w:p w14:paraId="72745F41" w14:textId="36A6B6BB" w:rsidR="00B12819" w:rsidRDefault="00B12819">
      <w:pPr>
        <w:pStyle w:val="Prrafodelista"/>
        <w:numPr>
          <w:ilvl w:val="0"/>
          <w:numId w:val="34"/>
        </w:numPr>
      </w:pPr>
      <w:r>
        <w:t>W es [512x512], x es [512 x 1], b es [512 x 1], así que z es [512 x 1].</w:t>
      </w:r>
    </w:p>
    <w:p w14:paraId="4E162C7E" w14:textId="07566380" w:rsidR="00B12819" w:rsidRDefault="009B25DD">
      <w:pPr>
        <w:pStyle w:val="Prrafodelista"/>
        <w:numPr>
          <w:ilvl w:val="0"/>
          <w:numId w:val="34"/>
        </w:numPr>
      </w:pPr>
      <w:r w:rsidRPr="009B25DD">
        <w:t xml:space="preserve">Parámetros: 512×512 (en W) + 512 (en b) = </w:t>
      </w:r>
      <w:r w:rsidRPr="009B25DD">
        <w:rPr>
          <w:b/>
          <w:bCs/>
        </w:rPr>
        <w:t>262.656</w:t>
      </w:r>
      <w:r w:rsidRPr="009B25DD">
        <w:t>.</w:t>
      </w:r>
    </w:p>
    <w:p w14:paraId="5F9F3B0F" w14:textId="4DEC6298" w:rsidR="00F145F0" w:rsidRDefault="00F145F0" w:rsidP="00F145F0">
      <w:r>
        <w:t xml:space="preserve">Los parámetros son justamente todo lo que hay en W y b. después, </w:t>
      </w:r>
      <w:r>
        <w:rPr>
          <w:b/>
          <w:bCs/>
        </w:rPr>
        <w:t xml:space="preserve">z </w:t>
      </w:r>
      <w:r>
        <w:t xml:space="preserve">pasa por una </w:t>
      </w:r>
      <w:r>
        <w:rPr>
          <w:b/>
          <w:bCs/>
        </w:rPr>
        <w:t xml:space="preserve">función de activación </w:t>
      </w:r>
      <w:r>
        <w:t>que decide que sale de la neurona.</w:t>
      </w:r>
    </w:p>
    <w:tbl>
      <w:tblPr>
        <w:tblStyle w:val="Tablaconcuadrcula"/>
        <w:tblW w:w="0" w:type="auto"/>
        <w:tblLook w:val="04A0" w:firstRow="1" w:lastRow="0" w:firstColumn="1" w:lastColumn="0" w:noHBand="0" w:noVBand="1"/>
      </w:tblPr>
      <w:tblGrid>
        <w:gridCol w:w="10790"/>
      </w:tblGrid>
      <w:tr w:rsidR="006321C9" w14:paraId="317234BA" w14:textId="77777777" w:rsidTr="006321C9">
        <w:tc>
          <w:tcPr>
            <w:tcW w:w="10790" w:type="dxa"/>
          </w:tcPr>
          <w:p w14:paraId="4CCD49B8" w14:textId="77777777" w:rsidR="006321C9" w:rsidRDefault="00EB37B8" w:rsidP="00F145F0">
            <w:r w:rsidRPr="00EB37B8">
              <w:rPr>
                <w:noProof/>
              </w:rPr>
              <w:lastRenderedPageBreak/>
              <w:drawing>
                <wp:inline distT="0" distB="0" distL="0" distR="0" wp14:anchorId="17B6C691" wp14:editId="1ED8E962">
                  <wp:extent cx="4694327" cy="1386960"/>
                  <wp:effectExtent l="38100" t="38100" r="30480" b="41910"/>
                  <wp:docPr id="123522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2371" name=""/>
                          <pic:cNvPicPr/>
                        </pic:nvPicPr>
                        <pic:blipFill>
                          <a:blip r:embed="rId449"/>
                          <a:stretch>
                            <a:fillRect/>
                          </a:stretch>
                        </pic:blipFill>
                        <pic:spPr>
                          <a:xfrm>
                            <a:off x="0" y="0"/>
                            <a:ext cx="4694327" cy="1386960"/>
                          </a:xfrm>
                          <a:prstGeom prst="rect">
                            <a:avLst/>
                          </a:prstGeom>
                          <a:ln w="38100">
                            <a:solidFill>
                              <a:srgbClr val="EE0000"/>
                            </a:solidFill>
                          </a:ln>
                        </pic:spPr>
                      </pic:pic>
                    </a:graphicData>
                  </a:graphic>
                </wp:inline>
              </w:drawing>
            </w:r>
          </w:p>
          <w:p w14:paraId="4F1F13A5" w14:textId="77777777" w:rsidR="00EB37B8" w:rsidRDefault="00EB37B8" w:rsidP="00F145F0"/>
          <w:p w14:paraId="4C743545" w14:textId="7CDDCE7C" w:rsidR="00EB37B8" w:rsidRDefault="00EB37B8" w:rsidP="00F145F0">
            <w:r w:rsidRPr="00EB37B8">
              <w:t>En estas matemáticas,</w:t>
            </w:r>
            <w:r>
              <w:t xml:space="preserve"> la “neurona” no </w:t>
            </w:r>
            <w:proofErr w:type="spellStart"/>
            <w:r>
              <w:t>esta</w:t>
            </w:r>
            <w:proofErr w:type="spellEnd"/>
            <w:r>
              <w:t xml:space="preserve"> representada por una sola letra, sino que es la </w:t>
            </w:r>
            <w:r>
              <w:rPr>
                <w:b/>
                <w:bCs/>
              </w:rPr>
              <w:t xml:space="preserve">unidad computacional completa </w:t>
            </w:r>
            <w:r>
              <w:t>que agrupa esos elementos para tomar una decisión.</w:t>
            </w:r>
          </w:p>
          <w:p w14:paraId="222C9089" w14:textId="77777777" w:rsidR="00EB37B8" w:rsidRDefault="00EB37B8" w:rsidP="00F145F0"/>
          <w:p w14:paraId="483FCDEA" w14:textId="77777777" w:rsidR="00D21027" w:rsidRPr="00D21027" w:rsidRDefault="00D21027" w:rsidP="00D21027">
            <w:r w:rsidRPr="00D21027">
              <w:t>Para entender dónde está la neurona, hay que mirar cómo se reparten los datos dentro de las matrices y vectores:</w:t>
            </w:r>
          </w:p>
          <w:p w14:paraId="52CB75C1" w14:textId="77777777" w:rsidR="00D21027" w:rsidRDefault="00D21027" w:rsidP="009B2F68"/>
          <w:p w14:paraId="41AB78EB" w14:textId="5C0E9D5C" w:rsidR="009B2F68" w:rsidRDefault="009B2F68">
            <w:pPr>
              <w:pStyle w:val="Prrafodelista"/>
              <w:numPr>
                <w:ilvl w:val="0"/>
                <w:numId w:val="34"/>
              </w:numPr>
            </w:pPr>
            <w:r w:rsidRPr="00123220">
              <w:rPr>
                <w:b/>
                <w:bCs/>
              </w:rPr>
              <w:t>Sus conexiones (Pesos en W):</w:t>
            </w:r>
            <w:r>
              <w:t xml:space="preserve"> Una sola neurona es dueña de </w:t>
            </w:r>
            <w:r>
              <w:rPr>
                <w:b/>
                <w:bCs/>
              </w:rPr>
              <w:t xml:space="preserve">una fila completa </w:t>
            </w:r>
            <w:r>
              <w:t xml:space="preserve">de la matriz W. Esa fila contiene la importancia de </w:t>
            </w:r>
            <w:r w:rsidRPr="00123220">
              <w:rPr>
                <w:b/>
                <w:bCs/>
                <w:i/>
                <w:iCs/>
                <w:sz w:val="24"/>
                <w:szCs w:val="28"/>
                <w:highlight w:val="yellow"/>
              </w:rPr>
              <w:t>esa neurona especifica</w:t>
            </w:r>
            <w:r>
              <w:rPr>
                <w:i/>
                <w:iCs/>
              </w:rPr>
              <w:t xml:space="preserve"> </w:t>
            </w:r>
            <w:r>
              <w:t>le da a cada uno de los datos de entrada.</w:t>
            </w:r>
          </w:p>
          <w:p w14:paraId="645ED0C4" w14:textId="6FAD2DD1" w:rsidR="00123220" w:rsidRDefault="00123220">
            <w:pPr>
              <w:pStyle w:val="Prrafodelista"/>
              <w:numPr>
                <w:ilvl w:val="0"/>
                <w:numId w:val="34"/>
              </w:numPr>
            </w:pPr>
            <w:r>
              <w:rPr>
                <w:b/>
                <w:bCs/>
              </w:rPr>
              <w:t xml:space="preserve">Su sensibilidad (Sesgo b): </w:t>
            </w:r>
            <w:r>
              <w:t xml:space="preserve">Una sola neurona es dueña de un </w:t>
            </w:r>
            <w:r>
              <w:rPr>
                <w:b/>
                <w:bCs/>
              </w:rPr>
              <w:t xml:space="preserve">solo </w:t>
            </w:r>
            <w:proofErr w:type="spellStart"/>
            <w:r>
              <w:rPr>
                <w:b/>
                <w:bCs/>
              </w:rPr>
              <w:t>numero</w:t>
            </w:r>
            <w:proofErr w:type="spellEnd"/>
            <w:r>
              <w:rPr>
                <w:b/>
                <w:bCs/>
              </w:rPr>
              <w:t xml:space="preserve"> </w:t>
            </w:r>
            <w:r>
              <w:t xml:space="preserve">dentro del vector </w:t>
            </w:r>
            <w:r>
              <w:rPr>
                <w:i/>
                <w:iCs/>
              </w:rPr>
              <w:t xml:space="preserve">b. </w:t>
            </w:r>
            <w:r>
              <w:t>Es su umbral o ajuste personal.</w:t>
            </w:r>
          </w:p>
          <w:p w14:paraId="262AB51F" w14:textId="1111AAB4" w:rsidR="00123220" w:rsidRDefault="00021598">
            <w:pPr>
              <w:pStyle w:val="Prrafodelista"/>
              <w:numPr>
                <w:ilvl w:val="0"/>
                <w:numId w:val="34"/>
              </w:numPr>
            </w:pPr>
            <w:r>
              <w:rPr>
                <w:b/>
                <w:bCs/>
              </w:rPr>
              <w:t xml:space="preserve">Su </w:t>
            </w:r>
            <w:proofErr w:type="spellStart"/>
            <w:r>
              <w:rPr>
                <w:b/>
                <w:bCs/>
              </w:rPr>
              <w:t>calculo</w:t>
            </w:r>
            <w:proofErr w:type="spellEnd"/>
            <w:r>
              <w:rPr>
                <w:b/>
                <w:bCs/>
              </w:rPr>
              <w:t xml:space="preserve"> interno (Resultado z): </w:t>
            </w:r>
            <w:r w:rsidRPr="00021598">
              <w:t>El</w:t>
            </w:r>
            <w:r>
              <w:rPr>
                <w:b/>
                <w:bCs/>
              </w:rPr>
              <w:t xml:space="preserve"> </w:t>
            </w:r>
            <w:r w:rsidRPr="00021598">
              <w:t>resultado</w:t>
            </w:r>
            <w:r>
              <w:t xml:space="preserve"> matemático de esa </w:t>
            </w:r>
            <w:proofErr w:type="spellStart"/>
            <w:r>
              <w:t>neruona</w:t>
            </w:r>
            <w:proofErr w:type="spellEnd"/>
            <w:r>
              <w:t xml:space="preserve"> es </w:t>
            </w:r>
            <w:r>
              <w:rPr>
                <w:b/>
                <w:bCs/>
              </w:rPr>
              <w:t xml:space="preserve">un solo </w:t>
            </w:r>
            <w:proofErr w:type="spellStart"/>
            <w:r>
              <w:rPr>
                <w:b/>
                <w:bCs/>
              </w:rPr>
              <w:t>numero</w:t>
            </w:r>
            <w:proofErr w:type="spellEnd"/>
            <w:r>
              <w:rPr>
                <w:b/>
                <w:bCs/>
              </w:rPr>
              <w:t xml:space="preserve"> </w:t>
            </w:r>
            <w:r>
              <w:t>dentro del vector z.</w:t>
            </w:r>
          </w:p>
          <w:p w14:paraId="25A233C0" w14:textId="77777777" w:rsidR="00021598" w:rsidRDefault="00021598" w:rsidP="00021598"/>
          <w:p w14:paraId="11814ED2" w14:textId="77777777" w:rsidR="00A3705E" w:rsidRPr="00A3705E" w:rsidRDefault="00A3705E" w:rsidP="00A3705E">
            <w:r w:rsidRPr="00A3705E">
              <w:rPr>
                <w:b/>
                <w:bCs/>
              </w:rPr>
              <w:t>Viéndolo en tus ejemplos:</w:t>
            </w:r>
          </w:p>
          <w:p w14:paraId="7D3C89E1" w14:textId="2CF39201" w:rsidR="00F34B88" w:rsidRPr="00F34B88" w:rsidRDefault="00F34B88" w:rsidP="00F34B88">
            <w:r w:rsidRPr="00F34B88">
              <w:t xml:space="preserve">En tu primer ejemplo (Capa con 2 entradas y 1 neurona), </w:t>
            </w:r>
            <w:r w:rsidRPr="00F34B88">
              <w:rPr>
                <w:b/>
                <w:bCs/>
              </w:rPr>
              <w:t>todo el cálculo representa a una sola neurona</w:t>
            </w:r>
            <w:r w:rsidRPr="00F34B88">
              <w:t xml:space="preserve">. Esa única neurona tiene los pesos </w:t>
            </w:r>
            <w:r w:rsidRPr="00F34B88">
              <w:rPr>
                <w:b/>
                <w:bCs/>
              </w:rPr>
              <w:t>[0,8 −0,5]</w:t>
            </w:r>
            <w:r w:rsidRPr="00F34B88">
              <w:t xml:space="preserve">, tiene el sesgo </w:t>
            </w:r>
            <w:r w:rsidRPr="00F34B88">
              <w:rPr>
                <w:b/>
                <w:bCs/>
              </w:rPr>
              <w:t>0,1</w:t>
            </w:r>
            <w:r w:rsidRPr="00F34B88">
              <w:t xml:space="preserve">, junta las entradas </w:t>
            </w:r>
            <w:r w:rsidRPr="00F34B88">
              <w:rPr>
                <w:b/>
                <w:bCs/>
              </w:rPr>
              <w:t>[3, 1],</w:t>
            </w:r>
            <w:r w:rsidRPr="00F34B88">
              <w:t xml:space="preserve"> y calcula que su valor interno </w:t>
            </w:r>
            <m:oMath>
              <m:r>
                <w:rPr>
                  <w:rFonts w:ascii="Cambria Math" w:hAnsi="Cambria Math"/>
                </w:rPr>
                <m:t>z</m:t>
              </m:r>
            </m:oMath>
            <w:r w:rsidRPr="00F34B88">
              <w:t xml:space="preserve"> es </w:t>
            </w:r>
            <w:r w:rsidRPr="00F34B88">
              <w:rPr>
                <w:b/>
                <w:bCs/>
              </w:rPr>
              <w:t>2,0.</w:t>
            </w:r>
            <w:r w:rsidRPr="00F34B88">
              <w:t xml:space="preserve"> Después de esto, la neurona pasará ese </w:t>
            </w:r>
            <w:r w:rsidRPr="00F34B88">
              <w:rPr>
                <w:b/>
                <w:bCs/>
              </w:rPr>
              <w:t>2,0</w:t>
            </w:r>
            <w:r w:rsidRPr="00F34B88">
              <w:t xml:space="preserve"> por su función de activación para emitir su "disparo" final.</w:t>
            </w:r>
          </w:p>
          <w:p w14:paraId="3E4E0156" w14:textId="77777777" w:rsidR="00021598" w:rsidRDefault="00021598" w:rsidP="00021598"/>
          <w:p w14:paraId="563E041A" w14:textId="77777777" w:rsidR="00F57610" w:rsidRPr="00F57610" w:rsidRDefault="00F57610" w:rsidP="00F57610">
            <w:r w:rsidRPr="00F57610">
              <w:t xml:space="preserve">En tu segundo ejemplo (Capa de 512 entradas a 512 salidas), </w:t>
            </w:r>
            <w:r w:rsidRPr="00F57610">
              <w:rPr>
                <w:b/>
                <w:bCs/>
              </w:rPr>
              <w:t>ahí hay 512 neuronas trabajando en paralelo</w:t>
            </w:r>
            <w:r w:rsidRPr="00F57610">
              <w:t>.</w:t>
            </w:r>
          </w:p>
          <w:p w14:paraId="36DF61A5" w14:textId="6B86701C" w:rsidR="00F34B88" w:rsidRDefault="00F34B88" w:rsidP="00F57610"/>
          <w:p w14:paraId="1ACFEC7B" w14:textId="62281878" w:rsidR="00F57610" w:rsidRDefault="00AE24FB">
            <w:pPr>
              <w:pStyle w:val="Prrafodelista"/>
              <w:numPr>
                <w:ilvl w:val="0"/>
                <w:numId w:val="34"/>
              </w:numPr>
            </w:pPr>
            <w:r>
              <w:t>La matriz W de [512 x 512] significa que hay 512 neuronas, y cada una tiene 512 pesos.</w:t>
            </w:r>
          </w:p>
          <w:p w14:paraId="202F5E50" w14:textId="6DA9B5E3" w:rsidR="00AE24FB" w:rsidRDefault="00AE24FB">
            <w:pPr>
              <w:pStyle w:val="Prrafodelista"/>
              <w:numPr>
                <w:ilvl w:val="0"/>
                <w:numId w:val="34"/>
              </w:numPr>
            </w:pPr>
            <w:r>
              <w:t>El vector de b [512 x 1] significa que cada una de las 512 neuronas tiene su propio sesgo individual.</w:t>
            </w:r>
          </w:p>
          <w:p w14:paraId="15A5DE37" w14:textId="70C5B0F5" w:rsidR="004D40C5" w:rsidRPr="004D40C5" w:rsidRDefault="004D40C5">
            <w:pPr>
              <w:pStyle w:val="Prrafodelista"/>
              <w:numPr>
                <w:ilvl w:val="0"/>
                <w:numId w:val="34"/>
              </w:numPr>
            </w:pPr>
            <w:r w:rsidRPr="004D40C5">
              <w:t xml:space="preserve">El vector </w:t>
            </w:r>
            <m:oMath>
              <m:r>
                <w:rPr>
                  <w:rFonts w:ascii="Cambria Math" w:hAnsi="Cambria Math"/>
                </w:rPr>
                <m:t>z</m:t>
              </m:r>
            </m:oMath>
            <w:r w:rsidRPr="004D40C5">
              <w:t xml:space="preserve"> de [512×1] contiene los 512 resultados individuales (uno por cada neurona) antes de pasar por la función de activación.</w:t>
            </w:r>
          </w:p>
          <w:p w14:paraId="64BBCDFD" w14:textId="77777777" w:rsidR="00AE24FB" w:rsidRDefault="00AE24FB" w:rsidP="004D40C5"/>
          <w:p w14:paraId="11B6105D" w14:textId="5DD27109" w:rsidR="00EB37B8" w:rsidRPr="009842A4" w:rsidRDefault="006D7DF1" w:rsidP="00F145F0">
            <w:pPr>
              <w:rPr>
                <w:bCs/>
                <w:sz w:val="24"/>
                <w:szCs w:val="28"/>
              </w:rPr>
            </w:pPr>
            <w:r w:rsidRPr="009842A4">
              <w:rPr>
                <w:sz w:val="24"/>
                <w:szCs w:val="28"/>
                <w:highlight w:val="yellow"/>
              </w:rPr>
              <w:t xml:space="preserve">En resumen, </w:t>
            </w:r>
            <w:r w:rsidRPr="009842A4">
              <w:rPr>
                <w:b/>
                <w:bCs/>
                <w:sz w:val="24"/>
                <w:szCs w:val="28"/>
                <w:highlight w:val="yellow"/>
              </w:rPr>
              <w:t xml:space="preserve">los parámetros </w:t>
            </w:r>
            <w:r w:rsidRPr="009842A4">
              <w:rPr>
                <w:bCs/>
                <w:sz w:val="24"/>
                <w:szCs w:val="28"/>
                <w:highlight w:val="yellow"/>
              </w:rPr>
              <w:t xml:space="preserve">(los valores dentro de W y b) son el “cerebro” de la neurona, las </w:t>
            </w:r>
            <w:r w:rsidRPr="009842A4">
              <w:rPr>
                <w:b/>
                <w:sz w:val="24"/>
                <w:szCs w:val="28"/>
                <w:highlight w:val="yellow"/>
              </w:rPr>
              <w:t xml:space="preserve">entradas </w:t>
            </w:r>
            <w:r w:rsidRPr="009842A4">
              <w:rPr>
                <w:bCs/>
                <w:sz w:val="24"/>
                <w:szCs w:val="28"/>
                <w:highlight w:val="yellow"/>
              </w:rPr>
              <w:t xml:space="preserve">(x son lo que la neurona esta “mirando”, y la neurona en si misma es el </w:t>
            </w:r>
            <w:r w:rsidR="004A4423" w:rsidRPr="009842A4">
              <w:rPr>
                <w:bCs/>
                <w:sz w:val="24"/>
                <w:szCs w:val="28"/>
                <w:highlight w:val="yellow"/>
              </w:rPr>
              <w:t>mecanismo que toma x, lo multiplica por W, le suma b, y decide que señal enviar hacia adelante.</w:t>
            </w:r>
          </w:p>
          <w:p w14:paraId="400596AD" w14:textId="7866B83C" w:rsidR="00EB37B8" w:rsidRDefault="00EB37B8" w:rsidP="00F145F0"/>
        </w:tc>
      </w:tr>
    </w:tbl>
    <w:p w14:paraId="08CEB8ED" w14:textId="77777777" w:rsidR="006321C9" w:rsidRPr="00F145F0" w:rsidRDefault="006321C9" w:rsidP="00F145F0">
      <w:pPr>
        <w:pBdr>
          <w:bottom w:val="single" w:sz="6" w:space="1" w:color="auto"/>
        </w:pBdr>
      </w:pPr>
    </w:p>
    <w:p w14:paraId="2B147672" w14:textId="77777777" w:rsidR="00855522" w:rsidRDefault="00855522" w:rsidP="009E5EE5">
      <w:pPr>
        <w:rPr>
          <w:b/>
          <w:bCs/>
          <w:sz w:val="24"/>
          <w:szCs w:val="28"/>
          <w:highlight w:val="yellow"/>
        </w:rPr>
      </w:pPr>
    </w:p>
    <w:p w14:paraId="5A749844" w14:textId="77777777" w:rsidR="00855522" w:rsidRDefault="00855522" w:rsidP="009E5EE5">
      <w:pPr>
        <w:rPr>
          <w:b/>
          <w:bCs/>
          <w:sz w:val="24"/>
          <w:szCs w:val="28"/>
          <w:highlight w:val="yellow"/>
        </w:rPr>
      </w:pPr>
    </w:p>
    <w:p w14:paraId="5ED6CAA4" w14:textId="77777777" w:rsidR="00855522" w:rsidRDefault="00855522" w:rsidP="009E5EE5">
      <w:pPr>
        <w:rPr>
          <w:b/>
          <w:bCs/>
          <w:sz w:val="24"/>
          <w:szCs w:val="28"/>
          <w:highlight w:val="yellow"/>
        </w:rPr>
      </w:pPr>
    </w:p>
    <w:p w14:paraId="49A0BFE4" w14:textId="77777777" w:rsidR="00855522" w:rsidRDefault="00855522" w:rsidP="009E5EE5">
      <w:pPr>
        <w:rPr>
          <w:b/>
          <w:bCs/>
          <w:sz w:val="24"/>
          <w:szCs w:val="28"/>
          <w:highlight w:val="yellow"/>
        </w:rPr>
      </w:pPr>
    </w:p>
    <w:p w14:paraId="73735822" w14:textId="77777777" w:rsidR="00855522" w:rsidRDefault="00855522" w:rsidP="009E5EE5">
      <w:pPr>
        <w:rPr>
          <w:b/>
          <w:bCs/>
          <w:sz w:val="24"/>
          <w:szCs w:val="28"/>
          <w:highlight w:val="yellow"/>
        </w:rPr>
      </w:pPr>
    </w:p>
    <w:p w14:paraId="167F2151" w14:textId="77777777" w:rsidR="00855522" w:rsidRDefault="00855522" w:rsidP="009E5EE5">
      <w:pPr>
        <w:rPr>
          <w:b/>
          <w:bCs/>
          <w:sz w:val="24"/>
          <w:szCs w:val="28"/>
          <w:highlight w:val="yellow"/>
        </w:rPr>
      </w:pPr>
    </w:p>
    <w:p w14:paraId="32B56862" w14:textId="2B091533" w:rsidR="009842A4" w:rsidRPr="009842A4" w:rsidRDefault="009842A4" w:rsidP="009E5EE5">
      <w:pPr>
        <w:rPr>
          <w:b/>
          <w:bCs/>
          <w:sz w:val="24"/>
          <w:szCs w:val="28"/>
        </w:rPr>
      </w:pPr>
      <w:r w:rsidRPr="00855522">
        <w:rPr>
          <w:b/>
          <w:bCs/>
          <w:sz w:val="24"/>
          <w:szCs w:val="28"/>
          <w:highlight w:val="yellow"/>
        </w:rPr>
        <w:lastRenderedPageBreak/>
        <w:t xml:space="preserve">Que </w:t>
      </w:r>
      <w:r w:rsidR="00855522" w:rsidRPr="00855522">
        <w:rPr>
          <w:b/>
          <w:bCs/>
          <w:sz w:val="24"/>
          <w:szCs w:val="28"/>
          <w:highlight w:val="yellow"/>
        </w:rPr>
        <w:t>sería</w:t>
      </w:r>
      <w:r w:rsidRPr="00855522">
        <w:rPr>
          <w:b/>
          <w:bCs/>
          <w:sz w:val="24"/>
          <w:szCs w:val="28"/>
          <w:highlight w:val="yellow"/>
        </w:rPr>
        <w:t xml:space="preserve"> la </w:t>
      </w:r>
      <w:r w:rsidR="00855522" w:rsidRPr="00855522">
        <w:rPr>
          <w:b/>
          <w:bCs/>
          <w:sz w:val="24"/>
          <w:szCs w:val="28"/>
          <w:highlight w:val="yellow"/>
        </w:rPr>
        <w:t>función</w:t>
      </w:r>
      <w:r w:rsidRPr="00855522">
        <w:rPr>
          <w:b/>
          <w:bCs/>
          <w:sz w:val="24"/>
          <w:szCs w:val="28"/>
          <w:highlight w:val="yellow"/>
        </w:rPr>
        <w:t xml:space="preserve"> de activación </w:t>
      </w:r>
      <w:proofErr w:type="spellStart"/>
      <w:r w:rsidRPr="00855522">
        <w:rPr>
          <w:b/>
          <w:bCs/>
          <w:sz w:val="24"/>
          <w:szCs w:val="28"/>
          <w:highlight w:val="yellow"/>
        </w:rPr>
        <w:t>ReLU</w:t>
      </w:r>
      <w:proofErr w:type="spellEnd"/>
    </w:p>
    <w:p w14:paraId="78C77E41" w14:textId="27517C77" w:rsidR="009842A4" w:rsidRDefault="00C15A5C" w:rsidP="009E5EE5">
      <w:proofErr w:type="spellStart"/>
      <w:r>
        <w:t>R</w:t>
      </w:r>
      <w:r w:rsidR="002C08C5">
        <w:t>eLU</w:t>
      </w:r>
      <w:proofErr w:type="spellEnd"/>
      <w:r w:rsidR="002C08C5">
        <w:t xml:space="preserve"> es una </w:t>
      </w:r>
      <w:r w:rsidR="007E2793">
        <w:t>función</w:t>
      </w:r>
      <w:r w:rsidR="002C08C5">
        <w:t xml:space="preserve"> de activación, pero no la única. </w:t>
      </w:r>
      <w:r w:rsidR="007E2793">
        <w:t xml:space="preserve">Es la </w:t>
      </w:r>
      <w:proofErr w:type="spellStart"/>
      <w:r w:rsidR="007E2793">
        <w:t>mas</w:t>
      </w:r>
      <w:proofErr w:type="spellEnd"/>
      <w:r w:rsidR="007E2793">
        <w:t xml:space="preserve"> simple: </w:t>
      </w:r>
      <w:proofErr w:type="spellStart"/>
      <w:r w:rsidR="007E2793" w:rsidRPr="007E2793">
        <w:rPr>
          <w:b/>
          <w:bCs/>
        </w:rPr>
        <w:t>ReLU</w:t>
      </w:r>
      <w:proofErr w:type="spellEnd"/>
      <w:r w:rsidR="007E2793" w:rsidRPr="007E2793">
        <w:rPr>
          <w:b/>
          <w:bCs/>
        </w:rPr>
        <w:t xml:space="preserve"> (z) = </w:t>
      </w:r>
      <w:proofErr w:type="spellStart"/>
      <w:r w:rsidR="007E2793" w:rsidRPr="007E2793">
        <w:rPr>
          <w:b/>
          <w:bCs/>
        </w:rPr>
        <w:t>max</w:t>
      </w:r>
      <w:proofErr w:type="spellEnd"/>
      <w:r w:rsidR="007E2793" w:rsidRPr="007E2793">
        <w:rPr>
          <w:b/>
          <w:bCs/>
        </w:rPr>
        <w:t xml:space="preserve"> (0, z),</w:t>
      </w:r>
      <w:r w:rsidR="007E2793">
        <w:t xml:space="preserve"> o sea, si z es negativo sale 0 y si es positivo pasa igual.</w:t>
      </w:r>
    </w:p>
    <w:p w14:paraId="49C2AED1" w14:textId="77777777" w:rsidR="007E2793" w:rsidRPr="007E2793" w:rsidRDefault="007E2793" w:rsidP="007E2793">
      <w:r w:rsidRPr="007E2793">
        <w:rPr>
          <w:b/>
          <w:bCs/>
        </w:rPr>
        <w:t>Ejemplo con el z anterior:</w:t>
      </w:r>
    </w:p>
    <w:p w14:paraId="218690EE" w14:textId="64632EBC" w:rsidR="00F02D72" w:rsidRPr="00F02D72" w:rsidRDefault="00F02D72">
      <w:pPr>
        <w:pStyle w:val="Prrafodelista"/>
        <w:numPr>
          <w:ilvl w:val="0"/>
          <w:numId w:val="34"/>
        </w:numPr>
      </w:pPr>
      <w:r w:rsidRPr="00F02D72">
        <w:t xml:space="preserve">z = 2,0 → </w:t>
      </w:r>
      <w:proofErr w:type="spellStart"/>
      <w:proofErr w:type="gramStart"/>
      <w:r w:rsidRPr="00F02D72">
        <w:t>ReLU</w:t>
      </w:r>
      <w:proofErr w:type="spellEnd"/>
      <w:r w:rsidRPr="00F02D72">
        <w:t>(</w:t>
      </w:r>
      <w:proofErr w:type="gramEnd"/>
      <w:r w:rsidRPr="00F02D72">
        <w:t xml:space="preserve">2,0) = </w:t>
      </w:r>
      <w:r w:rsidRPr="00F02D72">
        <w:rPr>
          <w:b/>
          <w:bCs/>
        </w:rPr>
        <w:t>2,0</w:t>
      </w:r>
    </w:p>
    <w:p w14:paraId="4272BB33" w14:textId="567619D8" w:rsidR="00F02D72" w:rsidRPr="00F02D72" w:rsidRDefault="00F02D72">
      <w:pPr>
        <w:pStyle w:val="Prrafodelista"/>
        <w:numPr>
          <w:ilvl w:val="0"/>
          <w:numId w:val="34"/>
        </w:numPr>
      </w:pPr>
      <w:r w:rsidRPr="00F02D72">
        <w:t xml:space="preserve">z = −1,5 → </w:t>
      </w:r>
      <w:proofErr w:type="spellStart"/>
      <w:proofErr w:type="gramStart"/>
      <w:r w:rsidRPr="00F02D72">
        <w:t>ReLU</w:t>
      </w:r>
      <w:proofErr w:type="spellEnd"/>
      <w:r w:rsidRPr="00F02D72">
        <w:t>(</w:t>
      </w:r>
      <w:proofErr w:type="gramEnd"/>
      <w:r w:rsidRPr="00F02D72">
        <w:t xml:space="preserve">−1,5) = </w:t>
      </w:r>
      <w:r w:rsidRPr="00F02D72">
        <w:rPr>
          <w:b/>
          <w:bCs/>
        </w:rPr>
        <w:t>0</w:t>
      </w:r>
    </w:p>
    <w:p w14:paraId="3B92CE67" w14:textId="77777777" w:rsidR="00F02D72" w:rsidRPr="00F02D72" w:rsidRDefault="00F02D72" w:rsidP="00F02D72">
      <w:r w:rsidRPr="00F02D72">
        <w:t xml:space="preserve">Qué se usa hoy en los </w:t>
      </w:r>
      <w:proofErr w:type="spellStart"/>
      <w:r w:rsidRPr="00F02D72">
        <w:t>LLMs</w:t>
      </w:r>
      <w:proofErr w:type="spellEnd"/>
      <w:r w:rsidRPr="00F02D72">
        <w:t>, según lo que sé (no lo verifiqué ahora):</w:t>
      </w:r>
    </w:p>
    <w:p w14:paraId="4CB953C1" w14:textId="675E3062" w:rsidR="007E2793" w:rsidRDefault="00B82A38">
      <w:pPr>
        <w:pStyle w:val="Prrafodelista"/>
        <w:numPr>
          <w:ilvl w:val="0"/>
          <w:numId w:val="34"/>
        </w:numPr>
      </w:pPr>
      <w:r>
        <w:t xml:space="preserve">Reds clásicas: </w:t>
      </w:r>
      <w:proofErr w:type="spellStart"/>
      <w:r>
        <w:t>ReLU</w:t>
      </w:r>
      <w:proofErr w:type="spellEnd"/>
    </w:p>
    <w:p w14:paraId="0D7C0E5B" w14:textId="0763FEA7" w:rsidR="00B82A38" w:rsidRDefault="00B82A38">
      <w:pPr>
        <w:pStyle w:val="Prrafodelista"/>
        <w:numPr>
          <w:ilvl w:val="0"/>
          <w:numId w:val="34"/>
        </w:numPr>
      </w:pPr>
      <w:r>
        <w:t xml:space="preserve">GPT-2 y GP3-3: GELU, una versión </w:t>
      </w:r>
      <w:proofErr w:type="spellStart"/>
      <w:r>
        <w:t>mas</w:t>
      </w:r>
      <w:proofErr w:type="spellEnd"/>
      <w:r>
        <w:t xml:space="preserve"> su</w:t>
      </w:r>
      <w:r w:rsidR="00662B2D">
        <w:t xml:space="preserve">ave de </w:t>
      </w:r>
      <w:proofErr w:type="spellStart"/>
      <w:r w:rsidR="00662B2D">
        <w:t>ReLU</w:t>
      </w:r>
      <w:proofErr w:type="spellEnd"/>
    </w:p>
    <w:p w14:paraId="34AA6EC2" w14:textId="10E23418" w:rsidR="00662B2D" w:rsidRPr="007E2793" w:rsidRDefault="00662B2D">
      <w:pPr>
        <w:pStyle w:val="Prrafodelista"/>
        <w:numPr>
          <w:ilvl w:val="0"/>
          <w:numId w:val="34"/>
        </w:numPr>
      </w:pPr>
      <w:r>
        <w:t xml:space="preserve">Llama y varios modelos recientes: </w:t>
      </w:r>
      <w:proofErr w:type="spellStart"/>
      <w:r>
        <w:t>SwiGLU</w:t>
      </w:r>
      <w:proofErr w:type="spellEnd"/>
      <w:r>
        <w:t xml:space="preserve">, una </w:t>
      </w:r>
      <w:proofErr w:type="spellStart"/>
      <w:r>
        <w:t>variate</w:t>
      </w:r>
      <w:proofErr w:type="spellEnd"/>
      <w:r>
        <w:t xml:space="preserve"> con compuestas</w:t>
      </w:r>
    </w:p>
    <w:p w14:paraId="77A0406D" w14:textId="19C2BBEC" w:rsidR="00874981" w:rsidRPr="00874981" w:rsidRDefault="00874981" w:rsidP="009E5EE5">
      <w:r>
        <w:t xml:space="preserve">La idea es la misma en todas: meter </w:t>
      </w:r>
      <w:proofErr w:type="gramStart"/>
      <w:r w:rsidR="00D35038">
        <w:t>un no</w:t>
      </w:r>
      <w:r>
        <w:t xml:space="preserve"> linealidad</w:t>
      </w:r>
      <w:proofErr w:type="gramEnd"/>
      <w:r>
        <w:t xml:space="preserve"> </w:t>
      </w:r>
      <w:proofErr w:type="spellStart"/>
      <w:r>
        <w:t>despues</w:t>
      </w:r>
      <w:proofErr w:type="spellEnd"/>
      <w:r>
        <w:t xml:space="preserve"> de </w:t>
      </w:r>
      <w:proofErr w:type="spellStart"/>
      <w:r>
        <w:rPr>
          <w:b/>
          <w:bCs/>
        </w:rPr>
        <w:t>Wx</w:t>
      </w:r>
      <w:proofErr w:type="spellEnd"/>
      <w:r>
        <w:rPr>
          <w:b/>
          <w:bCs/>
        </w:rPr>
        <w:t xml:space="preserve"> + b. </w:t>
      </w:r>
      <w:r>
        <w:t>Sin ella, apilar muchas capas equivaldría a una sola.</w:t>
      </w:r>
    </w:p>
    <w:p w14:paraId="1E8F2F03" w14:textId="77777777" w:rsidR="00B63CD9" w:rsidRPr="0059146B" w:rsidRDefault="00B63CD9" w:rsidP="0059146B"/>
    <w:p w14:paraId="0FED40D6" w14:textId="77777777" w:rsidR="00C74148" w:rsidRDefault="00C74148" w:rsidP="00650E95">
      <w:pPr>
        <w:rPr>
          <w:i/>
          <w:iCs/>
        </w:rPr>
      </w:pPr>
    </w:p>
    <w:p w14:paraId="22567CEE" w14:textId="77777777" w:rsidR="00463DD5" w:rsidRDefault="00463DD5" w:rsidP="00650E95">
      <w:pPr>
        <w:rPr>
          <w:i/>
          <w:iCs/>
        </w:rPr>
      </w:pPr>
    </w:p>
    <w:p w14:paraId="0164FB6D" w14:textId="1A0E3BAC" w:rsidR="00463DD5" w:rsidRDefault="00463DD5">
      <w:pPr>
        <w:rPr>
          <w:i/>
          <w:iCs/>
        </w:rPr>
      </w:pPr>
      <w:r>
        <w:rPr>
          <w:i/>
          <w:iCs/>
        </w:rPr>
        <w:br w:type="page"/>
      </w:r>
    </w:p>
    <w:p w14:paraId="2F13FC5E" w14:textId="6B5BCCFB" w:rsidR="00463DD5" w:rsidRDefault="00463DD5" w:rsidP="00A65963">
      <w:pPr>
        <w:pStyle w:val="Ttulo3"/>
        <w:rPr>
          <w:b/>
          <w:bCs/>
          <w:sz w:val="24"/>
          <w:szCs w:val="24"/>
          <w:highlight w:val="yellow"/>
        </w:rPr>
      </w:pPr>
      <w:bookmarkStart w:id="75" w:name="_Toc243791164"/>
      <w:r w:rsidRPr="003C6C86">
        <w:rPr>
          <w:b/>
          <w:bCs/>
          <w:sz w:val="24"/>
          <w:szCs w:val="24"/>
          <w:highlight w:val="yellow"/>
        </w:rPr>
        <w:lastRenderedPageBreak/>
        <w:t>1.1</w:t>
      </w:r>
      <w:r w:rsidR="00754AD7">
        <w:rPr>
          <w:b/>
          <w:bCs/>
          <w:sz w:val="24"/>
          <w:szCs w:val="24"/>
          <w:highlight w:val="yellow"/>
        </w:rPr>
        <w:t>4</w:t>
      </w:r>
      <w:r w:rsidRPr="003C6C86">
        <w:rPr>
          <w:b/>
          <w:bCs/>
          <w:sz w:val="24"/>
          <w:szCs w:val="24"/>
          <w:highlight w:val="yellow"/>
        </w:rPr>
        <w:t>.</w:t>
      </w:r>
      <w:r w:rsidR="00A65963">
        <w:rPr>
          <w:b/>
          <w:bCs/>
          <w:sz w:val="24"/>
          <w:szCs w:val="24"/>
          <w:highlight w:val="yellow"/>
        </w:rPr>
        <w:t>5 Mas con menos: el caso Gemma</w:t>
      </w:r>
      <w:r w:rsidR="000E0F25">
        <w:rPr>
          <w:b/>
          <w:bCs/>
          <w:sz w:val="24"/>
          <w:szCs w:val="24"/>
          <w:highlight w:val="yellow"/>
        </w:rPr>
        <w:t xml:space="preserve"> + Variantes de tamaño: nano, mini, completo</w:t>
      </w:r>
      <w:bookmarkEnd w:id="75"/>
    </w:p>
    <w:p w14:paraId="061B94BE" w14:textId="71C4E4AD" w:rsidR="00A65963" w:rsidRDefault="00EB5B10" w:rsidP="00A65963">
      <w:r w:rsidRPr="00EB5B10">
        <w:t>Regla general: más parámetros, modelo más inteligente, porque absorbe más datos de entrenamiento. Pero el profesor destaca que hoy se condensa mejor la información.</w:t>
      </w:r>
    </w:p>
    <w:tbl>
      <w:tblPr>
        <w:tblStyle w:val="Tablaconcuadrcula4-nfasis4"/>
        <w:tblW w:w="0" w:type="auto"/>
        <w:tblLook w:val="04A0" w:firstRow="1" w:lastRow="0" w:firstColumn="1" w:lastColumn="0" w:noHBand="0" w:noVBand="1"/>
      </w:tblPr>
      <w:tblGrid>
        <w:gridCol w:w="3596"/>
        <w:gridCol w:w="3597"/>
        <w:gridCol w:w="3597"/>
      </w:tblGrid>
      <w:tr w:rsidR="00EB5B10" w14:paraId="05E55AEB" w14:textId="77777777" w:rsidTr="004A72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5ABDE79" w14:textId="77777777" w:rsidR="00EB5B10" w:rsidRDefault="00EB5B10" w:rsidP="00A65963"/>
        </w:tc>
        <w:tc>
          <w:tcPr>
            <w:tcW w:w="3597" w:type="dxa"/>
          </w:tcPr>
          <w:p w14:paraId="2D8276B7" w14:textId="7A04DE5D" w:rsidR="00EB5B10" w:rsidRPr="00EB5B10" w:rsidRDefault="00EB5B10" w:rsidP="00A6596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GPT-2 (2019)</w:t>
            </w:r>
          </w:p>
        </w:tc>
        <w:tc>
          <w:tcPr>
            <w:tcW w:w="3597" w:type="dxa"/>
          </w:tcPr>
          <w:p w14:paraId="01110B26" w14:textId="11387EB3" w:rsidR="00EB5B10" w:rsidRPr="00EB5B10" w:rsidRDefault="00EB5B10" w:rsidP="00A6596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Gemma 3 270 M (</w:t>
            </w:r>
            <w:r w:rsidR="006371AB">
              <w:rPr>
                <w:b w:val="0"/>
                <w:bCs w:val="0"/>
              </w:rPr>
              <w:t>2025)</w:t>
            </w:r>
          </w:p>
        </w:tc>
      </w:tr>
      <w:tr w:rsidR="00EB5B10" w14:paraId="04BFF9EB" w14:textId="77777777" w:rsidTr="004A72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ADD9FFF" w14:textId="21C94A0B" w:rsidR="00EB5B10" w:rsidRDefault="006371AB" w:rsidP="00A65963">
            <w:proofErr w:type="spellStart"/>
            <w:r>
              <w:t>Parametros</w:t>
            </w:r>
            <w:proofErr w:type="spellEnd"/>
          </w:p>
        </w:tc>
        <w:tc>
          <w:tcPr>
            <w:tcW w:w="3597" w:type="dxa"/>
          </w:tcPr>
          <w:p w14:paraId="334FC892" w14:textId="1A4F2300" w:rsidR="00EB5B10" w:rsidRDefault="006371AB" w:rsidP="00A65963">
            <w:pPr>
              <w:cnfStyle w:val="000000100000" w:firstRow="0" w:lastRow="0" w:firstColumn="0" w:lastColumn="0" w:oddVBand="0" w:evenVBand="0" w:oddHBand="1" w:evenHBand="0" w:firstRowFirstColumn="0" w:firstRowLastColumn="0" w:lastRowFirstColumn="0" w:lastRowLastColumn="0"/>
            </w:pPr>
            <w:r>
              <w:t>1,5B</w:t>
            </w:r>
          </w:p>
        </w:tc>
        <w:tc>
          <w:tcPr>
            <w:tcW w:w="3597" w:type="dxa"/>
          </w:tcPr>
          <w:p w14:paraId="16CE55D8" w14:textId="5D519391" w:rsidR="00EB5B10" w:rsidRDefault="006371AB" w:rsidP="00A65963">
            <w:pPr>
              <w:cnfStyle w:val="000000100000" w:firstRow="0" w:lastRow="0" w:firstColumn="0" w:lastColumn="0" w:oddVBand="0" w:evenVBand="0" w:oddHBand="1" w:evenHBand="0" w:firstRowFirstColumn="0" w:firstRowLastColumn="0" w:lastRowFirstColumn="0" w:lastRowLastColumn="0"/>
            </w:pPr>
            <w:r w:rsidRPr="006371AB">
              <w:t>~270 M</w:t>
            </w:r>
          </w:p>
        </w:tc>
      </w:tr>
      <w:tr w:rsidR="00EB5B10" w14:paraId="2B774196" w14:textId="77777777" w:rsidTr="004A727F">
        <w:tc>
          <w:tcPr>
            <w:cnfStyle w:val="001000000000" w:firstRow="0" w:lastRow="0" w:firstColumn="1" w:lastColumn="0" w:oddVBand="0" w:evenVBand="0" w:oddHBand="0" w:evenHBand="0" w:firstRowFirstColumn="0" w:firstRowLastColumn="0" w:lastRowFirstColumn="0" w:lastRowLastColumn="0"/>
            <w:tcW w:w="3596" w:type="dxa"/>
          </w:tcPr>
          <w:p w14:paraId="53E3538F" w14:textId="68379101" w:rsidR="00EB5B10" w:rsidRDefault="006371AB" w:rsidP="00A65963">
            <w:r>
              <w:t>Desglose</w:t>
            </w:r>
          </w:p>
        </w:tc>
        <w:tc>
          <w:tcPr>
            <w:tcW w:w="3597" w:type="dxa"/>
          </w:tcPr>
          <w:p w14:paraId="53096EB6" w14:textId="36C2B90B" w:rsidR="00EB5B10" w:rsidRDefault="006371AB" w:rsidP="00A65963">
            <w:pPr>
              <w:cnfStyle w:val="000000000000" w:firstRow="0" w:lastRow="0" w:firstColumn="0" w:lastColumn="0" w:oddVBand="0" w:evenVBand="0" w:oddHBand="0" w:evenHBand="0" w:firstRowFirstColumn="0" w:firstRowLastColumn="0" w:lastRowFirstColumn="0" w:lastRowLastColumn="0"/>
            </w:pPr>
            <w:r>
              <w:t>-</w:t>
            </w:r>
          </w:p>
        </w:tc>
        <w:tc>
          <w:tcPr>
            <w:tcW w:w="3597" w:type="dxa"/>
          </w:tcPr>
          <w:p w14:paraId="2BE92D2F" w14:textId="5C1B428F" w:rsidR="00EB5B10" w:rsidRDefault="006371AB" w:rsidP="00A65963">
            <w:pPr>
              <w:cnfStyle w:val="000000000000" w:firstRow="0" w:lastRow="0" w:firstColumn="0" w:lastColumn="0" w:oddVBand="0" w:evenVBand="0" w:oddHBand="0" w:evenHBand="0" w:firstRowFirstColumn="0" w:firstRowLastColumn="0" w:lastRowFirstColumn="0" w:lastRowLastColumn="0"/>
            </w:pPr>
            <w:r>
              <w:t xml:space="preserve">-170 M de </w:t>
            </w:r>
            <w:proofErr w:type="spellStart"/>
            <w:r w:rsidR="004A727F">
              <w:t>embeddings</w:t>
            </w:r>
            <w:proofErr w:type="spellEnd"/>
            <w:r w:rsidR="004A727F">
              <w:t xml:space="preserve"> (vocabulario de 262.144 tokens) + -100M en bloques </w:t>
            </w:r>
            <w:proofErr w:type="spellStart"/>
            <w:r w:rsidR="004A727F">
              <w:t>transformer</w:t>
            </w:r>
            <w:proofErr w:type="spellEnd"/>
          </w:p>
        </w:tc>
      </w:tr>
      <w:tr w:rsidR="004A727F" w14:paraId="5FD2D185" w14:textId="77777777" w:rsidTr="004A72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0162408" w14:textId="3FF8B56D" w:rsidR="004A727F" w:rsidRDefault="004A727F" w:rsidP="00A65963">
            <w:r>
              <w:t>Tokens de entrenamiento</w:t>
            </w:r>
          </w:p>
        </w:tc>
        <w:tc>
          <w:tcPr>
            <w:tcW w:w="3597" w:type="dxa"/>
          </w:tcPr>
          <w:p w14:paraId="2C711342" w14:textId="4354F096" w:rsidR="004A727F" w:rsidRDefault="004A727F" w:rsidP="00A65963">
            <w:pPr>
              <w:cnfStyle w:val="000000100000" w:firstRow="0" w:lastRow="0" w:firstColumn="0" w:lastColumn="0" w:oddVBand="0" w:evenVBand="0" w:oddHBand="1" w:evenHBand="0" w:firstRowFirstColumn="0" w:firstRowLastColumn="0" w:lastRowFirstColumn="0" w:lastRowLastColumn="0"/>
            </w:pPr>
            <w:r>
              <w:t>-</w:t>
            </w:r>
          </w:p>
        </w:tc>
        <w:tc>
          <w:tcPr>
            <w:tcW w:w="3597" w:type="dxa"/>
          </w:tcPr>
          <w:p w14:paraId="08FCA857" w14:textId="34DEB55A" w:rsidR="004A727F" w:rsidRDefault="004A727F" w:rsidP="00A65963">
            <w:pPr>
              <w:cnfStyle w:val="000000100000" w:firstRow="0" w:lastRow="0" w:firstColumn="0" w:lastColumn="0" w:oddVBand="0" w:evenVBand="0" w:oddHBand="1" w:evenHBand="0" w:firstRowFirstColumn="0" w:firstRowLastColumn="0" w:lastRowFirstColumn="0" w:lastRowLastColumn="0"/>
            </w:pPr>
            <w:r>
              <w:t xml:space="preserve">6 </w:t>
            </w:r>
            <w:proofErr w:type="spellStart"/>
            <w:r>
              <w:t>bllones</w:t>
            </w:r>
            <w:proofErr w:type="spellEnd"/>
          </w:p>
        </w:tc>
      </w:tr>
    </w:tbl>
    <w:p w14:paraId="59BDC79F" w14:textId="77777777" w:rsidR="00EB5B10" w:rsidRDefault="00EB5B10" w:rsidP="00A65963"/>
    <w:p w14:paraId="02D3583F" w14:textId="1B6614B4" w:rsidR="002343AC" w:rsidRDefault="0004489B" w:rsidP="00A65963">
      <w:r w:rsidRPr="0004489B">
        <w:rPr>
          <w:noProof/>
        </w:rPr>
        <w:drawing>
          <wp:inline distT="0" distB="0" distL="0" distR="0" wp14:anchorId="363504E0" wp14:editId="2B08C3CB">
            <wp:extent cx="6408975" cy="769687"/>
            <wp:effectExtent l="0" t="0" r="0" b="0"/>
            <wp:docPr id="1556114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14089" name=""/>
                    <pic:cNvPicPr/>
                  </pic:nvPicPr>
                  <pic:blipFill>
                    <a:blip r:embed="rId450"/>
                    <a:stretch>
                      <a:fillRect/>
                    </a:stretch>
                  </pic:blipFill>
                  <pic:spPr>
                    <a:xfrm>
                      <a:off x="0" y="0"/>
                      <a:ext cx="6408975" cy="769687"/>
                    </a:xfrm>
                    <a:prstGeom prst="rect">
                      <a:avLst/>
                    </a:prstGeom>
                  </pic:spPr>
                </pic:pic>
              </a:graphicData>
            </a:graphic>
          </wp:inline>
        </w:drawing>
      </w:r>
    </w:p>
    <w:p w14:paraId="22A835FF" w14:textId="6AB4E5EA" w:rsidR="002343AC" w:rsidRDefault="00FB38B1" w:rsidP="00A65963">
      <w:r w:rsidRPr="00FB38B1">
        <w:t>Que Gemma supere a GPT-2 lo dice el profesor. Mi interpretación del porqué: mejores datos, mejor arquitectura y muchísimo más entrenamiento por parámetro.</w:t>
      </w:r>
    </w:p>
    <w:p w14:paraId="045C1647" w14:textId="00ED176C" w:rsidR="005F4823" w:rsidRDefault="00DC5026" w:rsidP="00A65963">
      <w:r>
        <w:t xml:space="preserve">Los 170 millones representan el </w:t>
      </w:r>
      <w:r w:rsidRPr="00DC5026">
        <w:rPr>
          <w:b/>
          <w:bCs/>
        </w:rPr>
        <w:t>total de números (celdas) que</w:t>
      </w:r>
      <w:r>
        <w:t xml:space="preserve"> hay dentro de una enorme matriz matemática, que funciona como el “diccionario” de la IA.</w:t>
      </w:r>
    </w:p>
    <w:p w14:paraId="4B733E6F" w14:textId="65C110A0" w:rsidR="00DC5026" w:rsidRDefault="00E04801">
      <w:pPr>
        <w:pStyle w:val="Prrafodelista"/>
        <w:numPr>
          <w:ilvl w:val="0"/>
          <w:numId w:val="34"/>
        </w:numPr>
      </w:pPr>
      <w:r>
        <w:rPr>
          <w:b/>
          <w:bCs/>
        </w:rPr>
        <w:t xml:space="preserve">Las Filas (Los Tokens): </w:t>
      </w:r>
      <w:r>
        <w:t xml:space="preserve">El modelo tiene un vocabulario de </w:t>
      </w:r>
      <w:r w:rsidRPr="00E04801">
        <w:rPr>
          <w:b/>
          <w:bCs/>
        </w:rPr>
        <w:t>262.144</w:t>
      </w:r>
      <w:r>
        <w:rPr>
          <w:b/>
          <w:bCs/>
        </w:rPr>
        <w:t xml:space="preserve"> </w:t>
      </w:r>
      <w:r>
        <w:t xml:space="preserve">palabras o fragmentos de palabras. Cada fila </w:t>
      </w:r>
      <w:r w:rsidR="00C64663">
        <w:t>de la tabla corresponde a un token diferente.</w:t>
      </w:r>
    </w:p>
    <w:p w14:paraId="4DF09964" w14:textId="7C18342E" w:rsidR="00C64663" w:rsidRDefault="00C64663">
      <w:pPr>
        <w:pStyle w:val="Prrafodelista"/>
        <w:numPr>
          <w:ilvl w:val="0"/>
          <w:numId w:val="34"/>
        </w:numPr>
      </w:pPr>
      <w:r>
        <w:t xml:space="preserve">Las columnas (Las Dimensiones): cada fila tiene una cantidad fija de columnas (probablemente </w:t>
      </w:r>
      <w:r w:rsidRPr="00383409">
        <w:rPr>
          <w:b/>
          <w:bCs/>
        </w:rPr>
        <w:t>6</w:t>
      </w:r>
      <w:r w:rsidR="001A6891" w:rsidRPr="00383409">
        <w:rPr>
          <w:b/>
          <w:bCs/>
        </w:rPr>
        <w:t>40</w:t>
      </w:r>
      <w:r w:rsidR="00431702">
        <w:t>, basada en las matemáticas del modelo). Estas columnas almacenan números que representan el “significado” o las características de esa palabra.</w:t>
      </w:r>
    </w:p>
    <w:p w14:paraId="4C0DD80E" w14:textId="32EDD92B" w:rsidR="001D750F" w:rsidRDefault="001D750F">
      <w:pPr>
        <w:pStyle w:val="Prrafodelista"/>
        <w:numPr>
          <w:ilvl w:val="0"/>
          <w:numId w:val="34"/>
        </w:numPr>
      </w:pPr>
      <w:r>
        <w:rPr>
          <w:b/>
          <w:bCs/>
        </w:rPr>
        <w:t xml:space="preserve">El </w:t>
      </w:r>
      <w:proofErr w:type="spellStart"/>
      <w:r>
        <w:rPr>
          <w:b/>
          <w:bCs/>
        </w:rPr>
        <w:t>Calculo</w:t>
      </w:r>
      <w:proofErr w:type="spellEnd"/>
      <w:r>
        <w:rPr>
          <w:b/>
          <w:bCs/>
        </w:rPr>
        <w:t xml:space="preserve"> de los </w:t>
      </w:r>
      <w:proofErr w:type="spellStart"/>
      <w:r>
        <w:rPr>
          <w:b/>
          <w:bCs/>
        </w:rPr>
        <w:t>Parametros</w:t>
      </w:r>
      <w:proofErr w:type="spellEnd"/>
      <w:r>
        <w:rPr>
          <w:b/>
          <w:bCs/>
        </w:rPr>
        <w:t xml:space="preserve">: </w:t>
      </w:r>
      <w:r w:rsidR="00995B4F" w:rsidRPr="00995B4F">
        <w:t xml:space="preserve">Si multiplicas las filas por las columnas (262.144 × 640), te da aproximadamente 167,7 millones de parámetros, que es de donde salen los "~170 M" de </w:t>
      </w:r>
      <w:proofErr w:type="spellStart"/>
      <w:r w:rsidR="00995B4F" w:rsidRPr="00995B4F">
        <w:t>embeddings</w:t>
      </w:r>
      <w:proofErr w:type="spellEnd"/>
      <w:r w:rsidR="00995B4F" w:rsidRPr="00995B4F">
        <w:t>.</w:t>
      </w:r>
    </w:p>
    <w:p w14:paraId="5BAC5F45" w14:textId="77777777" w:rsidR="00EA41B5" w:rsidRDefault="00EA41B5" w:rsidP="00EA41B5"/>
    <w:p w14:paraId="49FBEABA" w14:textId="77777777" w:rsidR="00EA41B5" w:rsidRPr="00EA41B5" w:rsidRDefault="00EA41B5" w:rsidP="00EA41B5">
      <w:pPr>
        <w:rPr>
          <w:b/>
          <w:bCs/>
          <w:sz w:val="24"/>
          <w:szCs w:val="28"/>
        </w:rPr>
      </w:pPr>
      <w:r w:rsidRPr="000656D7">
        <w:rPr>
          <w:b/>
          <w:bCs/>
          <w:sz w:val="24"/>
          <w:szCs w:val="28"/>
          <w:highlight w:val="yellow"/>
        </w:rPr>
        <w:t xml:space="preserve">Selección de Row Vector en </w:t>
      </w:r>
      <w:proofErr w:type="spellStart"/>
      <w:r w:rsidRPr="000656D7">
        <w:rPr>
          <w:b/>
          <w:bCs/>
          <w:sz w:val="24"/>
          <w:szCs w:val="28"/>
          <w:highlight w:val="yellow"/>
        </w:rPr>
        <w:t>Embedding</w:t>
      </w:r>
      <w:proofErr w:type="spellEnd"/>
    </w:p>
    <w:p w14:paraId="564E3E85" w14:textId="77777777" w:rsidR="00EA41B5" w:rsidRPr="00EA41B5" w:rsidRDefault="00EA41B5" w:rsidP="00EA41B5">
      <w:r w:rsidRPr="00EA41B5">
        <w:t>Búsqueda por índice (</w:t>
      </w:r>
      <w:proofErr w:type="spellStart"/>
      <w:r w:rsidRPr="00EA41B5">
        <w:t>lookup</w:t>
      </w:r>
      <w:proofErr w:type="spellEnd"/>
      <w:r w:rsidRPr="00EA41B5">
        <w:t>) del token en la matriz de parámetros</w:t>
      </w:r>
    </w:p>
    <w:p w14:paraId="18959678" w14:textId="4BD00840" w:rsidR="00EA41B5" w:rsidRDefault="000656D7" w:rsidP="00EA41B5">
      <w:r w:rsidRPr="000656D7">
        <w:rPr>
          <w:noProof/>
        </w:rPr>
        <w:drawing>
          <wp:inline distT="0" distB="0" distL="0" distR="0" wp14:anchorId="06D967EE" wp14:editId="784C5D7E">
            <wp:extent cx="6200775" cy="2553260"/>
            <wp:effectExtent l="0" t="0" r="0" b="0"/>
            <wp:docPr id="1053481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81751" name=""/>
                    <pic:cNvPicPr/>
                  </pic:nvPicPr>
                  <pic:blipFill>
                    <a:blip r:embed="rId451"/>
                    <a:stretch>
                      <a:fillRect/>
                    </a:stretch>
                  </pic:blipFill>
                  <pic:spPr>
                    <a:xfrm>
                      <a:off x="0" y="0"/>
                      <a:ext cx="6203202" cy="2554259"/>
                    </a:xfrm>
                    <a:prstGeom prst="rect">
                      <a:avLst/>
                    </a:prstGeom>
                  </pic:spPr>
                </pic:pic>
              </a:graphicData>
            </a:graphic>
          </wp:inline>
        </w:drawing>
      </w:r>
    </w:p>
    <w:p w14:paraId="472F5792" w14:textId="1E69B013" w:rsidR="000656D7" w:rsidRPr="000656D7" w:rsidRDefault="000656D7" w:rsidP="000656D7">
      <w:pPr>
        <w:rPr>
          <w:b/>
          <w:bCs/>
          <w:sz w:val="24"/>
          <w:szCs w:val="28"/>
        </w:rPr>
      </w:pPr>
      <w:r w:rsidRPr="000656D7">
        <w:rPr>
          <w:b/>
          <w:bCs/>
          <w:sz w:val="24"/>
          <w:szCs w:val="28"/>
          <w:highlight w:val="yellow"/>
        </w:rPr>
        <w:lastRenderedPageBreak/>
        <w:t>¿Por qué Gemma gasta tanto en esto?</w:t>
      </w:r>
    </w:p>
    <w:p w14:paraId="42F2B5A0" w14:textId="2416B036" w:rsidR="000656D7" w:rsidRDefault="00E12667" w:rsidP="00EA41B5">
      <w:r>
        <w:t xml:space="preserve">Cuando escribes una palabra, la red neuronal no entiendes letras. Lo primero que hace es ir a su tabla de </w:t>
      </w:r>
      <w:proofErr w:type="spellStart"/>
      <w:r>
        <w:t>embeddings</w:t>
      </w:r>
      <w:proofErr w:type="spellEnd"/>
      <w:r>
        <w:t xml:space="preserve">, buscar la fila de esa palabra, y sacar sus 640 </w:t>
      </w:r>
      <w:proofErr w:type="spellStart"/>
      <w:r>
        <w:t>numeros</w:t>
      </w:r>
      <w:proofErr w:type="spellEnd"/>
      <w:r>
        <w:t>.</w:t>
      </w:r>
      <w:r w:rsidR="00B3599F">
        <w:t xml:space="preserve"> Ese vector de números es el “</w:t>
      </w:r>
      <w:proofErr w:type="spellStart"/>
      <w:r w:rsidR="00B3599F">
        <w:t>embedding</w:t>
      </w:r>
      <w:proofErr w:type="spellEnd"/>
      <w:r w:rsidR="00B3599F">
        <w:t>”.</w:t>
      </w:r>
    </w:p>
    <w:p w14:paraId="70887678" w14:textId="3A9E86AC" w:rsidR="00B3599F" w:rsidRDefault="00B3599F" w:rsidP="00EA41B5">
      <w:pPr>
        <w:pBdr>
          <w:bottom w:val="single" w:sz="6" w:space="1" w:color="auto"/>
        </w:pBdr>
      </w:pPr>
      <w:r>
        <w:t xml:space="preserve">En este modelo particular </w:t>
      </w:r>
      <w:proofErr w:type="gramStart"/>
      <w:r>
        <w:t>( Gemma</w:t>
      </w:r>
      <w:proofErr w:type="gramEnd"/>
      <w:r>
        <w:t xml:space="preserve"> 3 270M), ocurre algo muy peculiar con el diseño: </w:t>
      </w:r>
      <w:r w:rsidR="00DC6A52">
        <w:t>el modelo tiene un vocabulario gigantesco (</w:t>
      </w:r>
      <w:proofErr w:type="spellStart"/>
      <w:r w:rsidR="00DC6A52">
        <w:t>mas</w:t>
      </w:r>
      <w:proofErr w:type="spellEnd"/>
      <w:r w:rsidR="00DC6A52">
        <w:t xml:space="preserve"> de 260.000 palabras para poder hablar muchos idiomas). Por lo tanto, gasta la mayor parte de su “cerebro” (170 millones </w:t>
      </w:r>
      <w:r w:rsidR="0057590E">
        <w:t>de parámetros) solo en aprender este diccionario. Le quedan solo 100 millones de parámetros para hacer el razonamiento real en las capas siguientes.</w:t>
      </w:r>
    </w:p>
    <w:p w14:paraId="333F0C59" w14:textId="77777777" w:rsidR="000E0F25" w:rsidRPr="000E0F25" w:rsidRDefault="000E0F25" w:rsidP="000E0F25">
      <w:pPr>
        <w:rPr>
          <w:b/>
          <w:bCs/>
          <w:sz w:val="24"/>
          <w:szCs w:val="28"/>
        </w:rPr>
      </w:pPr>
      <w:r w:rsidRPr="000E0F25">
        <w:rPr>
          <w:b/>
          <w:bCs/>
          <w:sz w:val="24"/>
          <w:szCs w:val="28"/>
          <w:highlight w:val="yellow"/>
        </w:rPr>
        <w:t>Variantes de tamaño: nano, mini, completo</w:t>
      </w:r>
    </w:p>
    <w:tbl>
      <w:tblPr>
        <w:tblStyle w:val="Tablaconcuadrcula4-nfasis4"/>
        <w:tblW w:w="0" w:type="auto"/>
        <w:tblLook w:val="04A0" w:firstRow="1" w:lastRow="0" w:firstColumn="1" w:lastColumn="0" w:noHBand="0" w:noVBand="1"/>
      </w:tblPr>
      <w:tblGrid>
        <w:gridCol w:w="2158"/>
        <w:gridCol w:w="2158"/>
        <w:gridCol w:w="2158"/>
        <w:gridCol w:w="2158"/>
        <w:gridCol w:w="2158"/>
      </w:tblGrid>
      <w:tr w:rsidR="005F0CBA" w14:paraId="7C49393A" w14:textId="77777777" w:rsidTr="009426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46DCEA3E" w14:textId="0D5AE858" w:rsidR="005F0CBA" w:rsidRPr="005F0CBA" w:rsidRDefault="005F0CBA" w:rsidP="00EA41B5">
            <w:pPr>
              <w:rPr>
                <w:b w:val="0"/>
                <w:bCs w:val="0"/>
              </w:rPr>
            </w:pPr>
            <w:r>
              <w:rPr>
                <w:b w:val="0"/>
                <w:bCs w:val="0"/>
              </w:rPr>
              <w:t>Familia</w:t>
            </w:r>
          </w:p>
        </w:tc>
        <w:tc>
          <w:tcPr>
            <w:tcW w:w="2158" w:type="dxa"/>
          </w:tcPr>
          <w:p w14:paraId="241337BF" w14:textId="3B37C3F4" w:rsidR="005F0CBA" w:rsidRPr="005F0CBA" w:rsidRDefault="005F0CBA" w:rsidP="00EA41B5">
            <w:pPr>
              <w:cnfStyle w:val="100000000000" w:firstRow="1" w:lastRow="0" w:firstColumn="0" w:lastColumn="0" w:oddVBand="0" w:evenVBand="0" w:oddHBand="0" w:evenHBand="0" w:firstRowFirstColumn="0" w:firstRowLastColumn="0" w:lastRowFirstColumn="0" w:lastRowLastColumn="0"/>
              <w:rPr>
                <w:b w:val="0"/>
                <w:bCs w:val="0"/>
              </w:rPr>
            </w:pPr>
            <w:r w:rsidRPr="005F0CBA">
              <w:rPr>
                <w:b w:val="0"/>
                <w:bCs w:val="0"/>
              </w:rPr>
              <w:t>Chico</w:t>
            </w:r>
          </w:p>
        </w:tc>
        <w:tc>
          <w:tcPr>
            <w:tcW w:w="2158" w:type="dxa"/>
          </w:tcPr>
          <w:p w14:paraId="104E7175" w14:textId="28589271" w:rsidR="005F0CBA" w:rsidRPr="005F0CBA" w:rsidRDefault="005F0CBA" w:rsidP="00EA41B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Mediano</w:t>
            </w:r>
          </w:p>
        </w:tc>
        <w:tc>
          <w:tcPr>
            <w:tcW w:w="2158" w:type="dxa"/>
          </w:tcPr>
          <w:p w14:paraId="2C634B87" w14:textId="43989448" w:rsidR="005F0CBA" w:rsidRPr="005F0CBA" w:rsidRDefault="005F0CBA" w:rsidP="00EA41B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Grande</w:t>
            </w:r>
          </w:p>
        </w:tc>
        <w:tc>
          <w:tcPr>
            <w:tcW w:w="2158" w:type="dxa"/>
          </w:tcPr>
          <w:p w14:paraId="78555275" w14:textId="27C9094B" w:rsidR="005F0CBA" w:rsidRPr="005F0CBA" w:rsidRDefault="005F0CBA" w:rsidP="00EA41B5">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Parametros</w:t>
            </w:r>
            <w:proofErr w:type="spellEnd"/>
          </w:p>
        </w:tc>
      </w:tr>
      <w:tr w:rsidR="005F0CBA" w14:paraId="6DB011AE" w14:textId="77777777" w:rsidTr="00942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20256779" w14:textId="525D1309" w:rsidR="005F0CBA" w:rsidRPr="005F0CBA" w:rsidRDefault="005F0CBA" w:rsidP="00EA41B5">
            <w:r w:rsidRPr="005F0CBA">
              <w:t>Gpt5</w:t>
            </w:r>
          </w:p>
        </w:tc>
        <w:tc>
          <w:tcPr>
            <w:tcW w:w="2158" w:type="dxa"/>
          </w:tcPr>
          <w:p w14:paraId="55FF5B1B" w14:textId="39F8ACAF" w:rsidR="005F0CBA" w:rsidRDefault="005F0CBA" w:rsidP="00EA41B5">
            <w:pPr>
              <w:cnfStyle w:val="000000100000" w:firstRow="0" w:lastRow="0" w:firstColumn="0" w:lastColumn="0" w:oddVBand="0" w:evenVBand="0" w:oddHBand="1" w:evenHBand="0" w:firstRowFirstColumn="0" w:firstRowLastColumn="0" w:lastRowFirstColumn="0" w:lastRowLastColumn="0"/>
            </w:pPr>
            <w:r>
              <w:t>Nano</w:t>
            </w:r>
          </w:p>
        </w:tc>
        <w:tc>
          <w:tcPr>
            <w:tcW w:w="2158" w:type="dxa"/>
          </w:tcPr>
          <w:p w14:paraId="405705F5" w14:textId="1B1E4648" w:rsidR="005F0CBA" w:rsidRDefault="005F0CBA" w:rsidP="00EA41B5">
            <w:pPr>
              <w:cnfStyle w:val="000000100000" w:firstRow="0" w:lastRow="0" w:firstColumn="0" w:lastColumn="0" w:oddVBand="0" w:evenVBand="0" w:oddHBand="1" w:evenHBand="0" w:firstRowFirstColumn="0" w:firstRowLastColumn="0" w:lastRowFirstColumn="0" w:lastRowLastColumn="0"/>
            </w:pPr>
            <w:r>
              <w:t>Mini</w:t>
            </w:r>
          </w:p>
        </w:tc>
        <w:tc>
          <w:tcPr>
            <w:tcW w:w="2158" w:type="dxa"/>
          </w:tcPr>
          <w:p w14:paraId="658C581A" w14:textId="24A7855D" w:rsidR="005F0CBA" w:rsidRDefault="005F0CBA" w:rsidP="00EA41B5">
            <w:pPr>
              <w:cnfStyle w:val="000000100000" w:firstRow="0" w:lastRow="0" w:firstColumn="0" w:lastColumn="0" w:oddVBand="0" w:evenVBand="0" w:oddHBand="1" w:evenHBand="0" w:firstRowFirstColumn="0" w:firstRowLastColumn="0" w:lastRowFirstColumn="0" w:lastRowLastColumn="0"/>
            </w:pPr>
            <w:r>
              <w:t>Completo</w:t>
            </w:r>
          </w:p>
        </w:tc>
        <w:tc>
          <w:tcPr>
            <w:tcW w:w="2158" w:type="dxa"/>
          </w:tcPr>
          <w:p w14:paraId="541CBDF4" w14:textId="75666D9C" w:rsidR="005F0CBA" w:rsidRDefault="005F0CBA" w:rsidP="00EA41B5">
            <w:pPr>
              <w:cnfStyle w:val="000000100000" w:firstRow="0" w:lastRow="0" w:firstColumn="0" w:lastColumn="0" w:oddVBand="0" w:evenVBand="0" w:oddHBand="1" w:evenHBand="0" w:firstRowFirstColumn="0" w:firstRowLastColumn="0" w:lastRowFirstColumn="0" w:lastRowLastColumn="0"/>
            </w:pPr>
            <w:r>
              <w:t>No divulgados</w:t>
            </w:r>
          </w:p>
        </w:tc>
      </w:tr>
      <w:tr w:rsidR="005F0CBA" w14:paraId="180F8A4B" w14:textId="77777777" w:rsidTr="00942671">
        <w:tc>
          <w:tcPr>
            <w:cnfStyle w:val="001000000000" w:firstRow="0" w:lastRow="0" w:firstColumn="1" w:lastColumn="0" w:oddVBand="0" w:evenVBand="0" w:oddHBand="0" w:evenHBand="0" w:firstRowFirstColumn="0" w:firstRowLastColumn="0" w:lastRowFirstColumn="0" w:lastRowLastColumn="0"/>
            <w:tcW w:w="2158" w:type="dxa"/>
          </w:tcPr>
          <w:p w14:paraId="16A32A76" w14:textId="50346E41" w:rsidR="005F0CBA" w:rsidRDefault="00BE1335" w:rsidP="00EA41B5">
            <w:r>
              <w:t>Cloude</w:t>
            </w:r>
          </w:p>
        </w:tc>
        <w:tc>
          <w:tcPr>
            <w:tcW w:w="2158" w:type="dxa"/>
          </w:tcPr>
          <w:p w14:paraId="0CA0BA3A" w14:textId="1A7064E3" w:rsidR="005F0CBA" w:rsidRDefault="00BE1335" w:rsidP="00EA41B5">
            <w:pPr>
              <w:cnfStyle w:val="000000000000" w:firstRow="0" w:lastRow="0" w:firstColumn="0" w:lastColumn="0" w:oddVBand="0" w:evenVBand="0" w:oddHBand="0" w:evenHBand="0" w:firstRowFirstColumn="0" w:firstRowLastColumn="0" w:lastRowFirstColumn="0" w:lastRowLastColumn="0"/>
            </w:pPr>
            <w:r>
              <w:t>Haiku</w:t>
            </w:r>
          </w:p>
        </w:tc>
        <w:tc>
          <w:tcPr>
            <w:tcW w:w="2158" w:type="dxa"/>
          </w:tcPr>
          <w:p w14:paraId="0D14EFE2" w14:textId="6E420D56" w:rsidR="005F0CBA" w:rsidRDefault="00BE1335" w:rsidP="00EA41B5">
            <w:pPr>
              <w:cnfStyle w:val="000000000000" w:firstRow="0" w:lastRow="0" w:firstColumn="0" w:lastColumn="0" w:oddVBand="0" w:evenVBand="0" w:oddHBand="0" w:evenHBand="0" w:firstRowFirstColumn="0" w:firstRowLastColumn="0" w:lastRowFirstColumn="0" w:lastRowLastColumn="0"/>
            </w:pPr>
            <w:r>
              <w:t>Sonnet</w:t>
            </w:r>
          </w:p>
        </w:tc>
        <w:tc>
          <w:tcPr>
            <w:tcW w:w="2158" w:type="dxa"/>
          </w:tcPr>
          <w:p w14:paraId="7743560A" w14:textId="0D01207B" w:rsidR="005F0CBA" w:rsidRDefault="00BE1335" w:rsidP="00EA41B5">
            <w:pPr>
              <w:cnfStyle w:val="000000000000" w:firstRow="0" w:lastRow="0" w:firstColumn="0" w:lastColumn="0" w:oddVBand="0" w:evenVBand="0" w:oddHBand="0" w:evenHBand="0" w:firstRowFirstColumn="0" w:firstRowLastColumn="0" w:lastRowFirstColumn="0" w:lastRowLastColumn="0"/>
            </w:pPr>
            <w:r w:rsidRPr="00BE1335">
              <w:t>Opus</w:t>
            </w:r>
          </w:p>
        </w:tc>
        <w:tc>
          <w:tcPr>
            <w:tcW w:w="2158" w:type="dxa"/>
          </w:tcPr>
          <w:p w14:paraId="6D48AC86" w14:textId="41BDDB13" w:rsidR="005F0CBA" w:rsidRDefault="00BE1335" w:rsidP="00EA41B5">
            <w:pPr>
              <w:cnfStyle w:val="000000000000" w:firstRow="0" w:lastRow="0" w:firstColumn="0" w:lastColumn="0" w:oddVBand="0" w:evenVBand="0" w:oddHBand="0" w:evenHBand="0" w:firstRowFirstColumn="0" w:firstRowLastColumn="0" w:lastRowFirstColumn="0" w:lastRowLastColumn="0"/>
            </w:pPr>
            <w:r w:rsidRPr="00BE1335">
              <w:t>No divulgados</w:t>
            </w:r>
          </w:p>
        </w:tc>
      </w:tr>
      <w:tr w:rsidR="00BE1335" w14:paraId="5FD383C1" w14:textId="77777777" w:rsidTr="00942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0504609" w14:textId="531ABEFB" w:rsidR="00BE1335" w:rsidRDefault="00BE1335" w:rsidP="00EA41B5">
            <w:r w:rsidRPr="00BE1335">
              <w:t>Gemma 3</w:t>
            </w:r>
          </w:p>
        </w:tc>
        <w:tc>
          <w:tcPr>
            <w:tcW w:w="2158" w:type="dxa"/>
          </w:tcPr>
          <w:p w14:paraId="329B986B" w14:textId="68B334EB" w:rsidR="00BE1335" w:rsidRDefault="006D2780" w:rsidP="00EA41B5">
            <w:pPr>
              <w:cnfStyle w:val="000000100000" w:firstRow="0" w:lastRow="0" w:firstColumn="0" w:lastColumn="0" w:oddVBand="0" w:evenVBand="0" w:oddHBand="1" w:evenHBand="0" w:firstRowFirstColumn="0" w:firstRowLastColumn="0" w:lastRowFirstColumn="0" w:lastRowLastColumn="0"/>
            </w:pPr>
            <w:r w:rsidRPr="006D2780">
              <w:t>270M, 1B</w:t>
            </w:r>
          </w:p>
        </w:tc>
        <w:tc>
          <w:tcPr>
            <w:tcW w:w="2158" w:type="dxa"/>
          </w:tcPr>
          <w:p w14:paraId="16330FD9" w14:textId="7CEFC061" w:rsidR="00BE1335" w:rsidRDefault="006D2780" w:rsidP="00EA41B5">
            <w:pPr>
              <w:cnfStyle w:val="000000100000" w:firstRow="0" w:lastRow="0" w:firstColumn="0" w:lastColumn="0" w:oddVBand="0" w:evenVBand="0" w:oddHBand="1" w:evenHBand="0" w:firstRowFirstColumn="0" w:firstRowLastColumn="0" w:lastRowFirstColumn="0" w:lastRowLastColumn="0"/>
            </w:pPr>
            <w:r w:rsidRPr="006D2780">
              <w:t>4B, 12B</w:t>
            </w:r>
          </w:p>
        </w:tc>
        <w:tc>
          <w:tcPr>
            <w:tcW w:w="2158" w:type="dxa"/>
          </w:tcPr>
          <w:p w14:paraId="3FF3BC8B" w14:textId="1146AC36" w:rsidR="00BE1335" w:rsidRPr="00BE1335" w:rsidRDefault="006D2780" w:rsidP="00EA41B5">
            <w:pPr>
              <w:cnfStyle w:val="000000100000" w:firstRow="0" w:lastRow="0" w:firstColumn="0" w:lastColumn="0" w:oddVBand="0" w:evenVBand="0" w:oddHBand="1" w:evenHBand="0" w:firstRowFirstColumn="0" w:firstRowLastColumn="0" w:lastRowFirstColumn="0" w:lastRowLastColumn="0"/>
            </w:pPr>
            <w:r w:rsidRPr="006D2780">
              <w:t>27B</w:t>
            </w:r>
          </w:p>
        </w:tc>
        <w:tc>
          <w:tcPr>
            <w:tcW w:w="2158" w:type="dxa"/>
          </w:tcPr>
          <w:p w14:paraId="0494E9A1" w14:textId="1C0DDE73" w:rsidR="00BE1335" w:rsidRPr="00BE1335" w:rsidRDefault="006D2780" w:rsidP="00EA41B5">
            <w:pPr>
              <w:cnfStyle w:val="000000100000" w:firstRow="0" w:lastRow="0" w:firstColumn="0" w:lastColumn="0" w:oddVBand="0" w:evenVBand="0" w:oddHBand="1" w:evenHBand="0" w:firstRowFirstColumn="0" w:firstRowLastColumn="0" w:lastRowFirstColumn="0" w:lastRowLastColumn="0"/>
            </w:pPr>
            <w:r w:rsidRPr="006D2780">
              <w:t>Públicos</w:t>
            </w:r>
          </w:p>
        </w:tc>
      </w:tr>
      <w:tr w:rsidR="006D2780" w14:paraId="4A4810EE" w14:textId="77777777" w:rsidTr="00942671">
        <w:tc>
          <w:tcPr>
            <w:cnfStyle w:val="001000000000" w:firstRow="0" w:lastRow="0" w:firstColumn="1" w:lastColumn="0" w:oddVBand="0" w:evenVBand="0" w:oddHBand="0" w:evenHBand="0" w:firstRowFirstColumn="0" w:firstRowLastColumn="0" w:lastRowFirstColumn="0" w:lastRowLastColumn="0"/>
            <w:tcW w:w="2158" w:type="dxa"/>
          </w:tcPr>
          <w:p w14:paraId="0E7C9F14" w14:textId="637E54D3" w:rsidR="006D2780" w:rsidRPr="00BE1335" w:rsidRDefault="006D2780" w:rsidP="00EA41B5">
            <w:r w:rsidRPr="006D2780">
              <w:t>Llama 3.x</w:t>
            </w:r>
          </w:p>
        </w:tc>
        <w:tc>
          <w:tcPr>
            <w:tcW w:w="2158" w:type="dxa"/>
          </w:tcPr>
          <w:p w14:paraId="5DEF6960" w14:textId="312E9929" w:rsidR="006D2780" w:rsidRPr="006D2780" w:rsidRDefault="006D2780" w:rsidP="00EA41B5">
            <w:pPr>
              <w:cnfStyle w:val="000000000000" w:firstRow="0" w:lastRow="0" w:firstColumn="0" w:lastColumn="0" w:oddVBand="0" w:evenVBand="0" w:oddHBand="0" w:evenHBand="0" w:firstRowFirstColumn="0" w:firstRowLastColumn="0" w:lastRowFirstColumn="0" w:lastRowLastColumn="0"/>
            </w:pPr>
            <w:r w:rsidRPr="006D2780">
              <w:t>3B, 8B</w:t>
            </w:r>
          </w:p>
        </w:tc>
        <w:tc>
          <w:tcPr>
            <w:tcW w:w="2158" w:type="dxa"/>
          </w:tcPr>
          <w:p w14:paraId="44AA8109" w14:textId="15B781BD" w:rsidR="006D2780" w:rsidRPr="006D2780" w:rsidRDefault="006D2780" w:rsidP="00EA41B5">
            <w:pPr>
              <w:cnfStyle w:val="000000000000" w:firstRow="0" w:lastRow="0" w:firstColumn="0" w:lastColumn="0" w:oddVBand="0" w:evenVBand="0" w:oddHBand="0" w:evenHBand="0" w:firstRowFirstColumn="0" w:firstRowLastColumn="0" w:lastRowFirstColumn="0" w:lastRowLastColumn="0"/>
            </w:pPr>
            <w:r>
              <w:t>-</w:t>
            </w:r>
          </w:p>
        </w:tc>
        <w:tc>
          <w:tcPr>
            <w:tcW w:w="2158" w:type="dxa"/>
          </w:tcPr>
          <w:p w14:paraId="5C250518" w14:textId="329A56CE" w:rsidR="006D2780" w:rsidRPr="006D2780" w:rsidRDefault="006D2780" w:rsidP="00EA41B5">
            <w:pPr>
              <w:cnfStyle w:val="000000000000" w:firstRow="0" w:lastRow="0" w:firstColumn="0" w:lastColumn="0" w:oddVBand="0" w:evenVBand="0" w:oddHBand="0" w:evenHBand="0" w:firstRowFirstColumn="0" w:firstRowLastColumn="0" w:lastRowFirstColumn="0" w:lastRowLastColumn="0"/>
            </w:pPr>
            <w:r w:rsidRPr="006D2780">
              <w:t>70B</w:t>
            </w:r>
          </w:p>
        </w:tc>
        <w:tc>
          <w:tcPr>
            <w:tcW w:w="2158" w:type="dxa"/>
          </w:tcPr>
          <w:p w14:paraId="134146DC" w14:textId="2C787E86" w:rsidR="006D2780" w:rsidRPr="006D2780" w:rsidRDefault="00942671" w:rsidP="00EA41B5">
            <w:pPr>
              <w:cnfStyle w:val="000000000000" w:firstRow="0" w:lastRow="0" w:firstColumn="0" w:lastColumn="0" w:oddVBand="0" w:evenVBand="0" w:oddHBand="0" w:evenHBand="0" w:firstRowFirstColumn="0" w:firstRowLastColumn="0" w:lastRowFirstColumn="0" w:lastRowLastColumn="0"/>
            </w:pPr>
            <w:r w:rsidRPr="00942671">
              <w:t>Públicos</w:t>
            </w:r>
          </w:p>
        </w:tc>
      </w:tr>
    </w:tbl>
    <w:p w14:paraId="72E34BCE" w14:textId="77777777" w:rsidR="000E0F25" w:rsidRDefault="000E0F25" w:rsidP="00EA41B5"/>
    <w:p w14:paraId="2FBB392B" w14:textId="77777777" w:rsidR="00A310B9" w:rsidRPr="00A310B9" w:rsidRDefault="00A310B9" w:rsidP="00A310B9">
      <w:r w:rsidRPr="00A310B9">
        <w:t>El precio refleja el costo computacional de calcular todos esos parámetros. Que los modelos cerrados sean tres tamaños distintos es una interpretación general, no un dato confirmado.</w:t>
      </w:r>
    </w:p>
    <w:p w14:paraId="65C2ED7C" w14:textId="445AE3E0" w:rsidR="000656D7" w:rsidRDefault="000656D7" w:rsidP="00EA41B5"/>
    <w:p w14:paraId="6AA1D53E" w14:textId="77777777" w:rsidR="00A310B9" w:rsidRDefault="00A310B9" w:rsidP="00EA41B5"/>
    <w:p w14:paraId="5E0501F5" w14:textId="012908E5" w:rsidR="00A310B9" w:rsidRDefault="00A310B9">
      <w:r>
        <w:br w:type="page"/>
      </w:r>
    </w:p>
    <w:p w14:paraId="1E46FA75" w14:textId="41C9FBC0" w:rsidR="00A310B9" w:rsidRDefault="00A310B9" w:rsidP="00D73BA6">
      <w:pPr>
        <w:pStyle w:val="Ttulo3"/>
        <w:rPr>
          <w:b/>
          <w:bCs/>
          <w:sz w:val="24"/>
          <w:szCs w:val="24"/>
          <w:highlight w:val="yellow"/>
        </w:rPr>
      </w:pPr>
      <w:bookmarkStart w:id="76" w:name="_Toc243791165"/>
      <w:r w:rsidRPr="003C6C86">
        <w:rPr>
          <w:b/>
          <w:bCs/>
          <w:sz w:val="24"/>
          <w:szCs w:val="24"/>
          <w:highlight w:val="yellow"/>
        </w:rPr>
        <w:lastRenderedPageBreak/>
        <w:t>1.1</w:t>
      </w:r>
      <w:r w:rsidR="00754AD7">
        <w:rPr>
          <w:b/>
          <w:bCs/>
          <w:sz w:val="24"/>
          <w:szCs w:val="24"/>
          <w:highlight w:val="yellow"/>
        </w:rPr>
        <w:t>4</w:t>
      </w:r>
      <w:r w:rsidRPr="003C6C86">
        <w:rPr>
          <w:b/>
          <w:bCs/>
          <w:sz w:val="24"/>
          <w:szCs w:val="24"/>
          <w:highlight w:val="yellow"/>
        </w:rPr>
        <w:t>.</w:t>
      </w:r>
      <w:r w:rsidR="00D73BA6">
        <w:rPr>
          <w:b/>
          <w:bCs/>
          <w:sz w:val="24"/>
          <w:szCs w:val="24"/>
          <w:highlight w:val="yellow"/>
        </w:rPr>
        <w:t>6 Escalado en tiempo de entrenamiento y Chinchilla</w:t>
      </w:r>
      <w:r w:rsidR="00F46A70">
        <w:rPr>
          <w:b/>
          <w:bCs/>
          <w:sz w:val="24"/>
          <w:szCs w:val="24"/>
          <w:highlight w:val="yellow"/>
        </w:rPr>
        <w:t xml:space="preserve"> – “sobrecalentamiento”</w:t>
      </w:r>
      <w:bookmarkEnd w:id="76"/>
      <w:r w:rsidR="00F46A70">
        <w:rPr>
          <w:b/>
          <w:bCs/>
          <w:sz w:val="24"/>
          <w:szCs w:val="24"/>
          <w:highlight w:val="yellow"/>
        </w:rPr>
        <w:t xml:space="preserve"> </w:t>
      </w:r>
    </w:p>
    <w:p w14:paraId="23F4F12C" w14:textId="2BC48E7B" w:rsidR="00D73BA6" w:rsidRDefault="00BC3967" w:rsidP="00D73BA6">
      <w:r>
        <w:rPr>
          <w:b/>
          <w:bCs/>
        </w:rPr>
        <w:t xml:space="preserve">Cuantos textos (datos) debe leer un modelo según su tamaño </w:t>
      </w:r>
      <w:r>
        <w:t xml:space="preserve">para ser eficiente, y </w:t>
      </w:r>
      <w:r>
        <w:rPr>
          <w:b/>
          <w:bCs/>
        </w:rPr>
        <w:t xml:space="preserve">cuanta memoria RAM necesitas para usarlo </w:t>
      </w:r>
      <w:r>
        <w:t>en tu computadora.</w:t>
      </w:r>
    </w:p>
    <w:p w14:paraId="2B5F598B" w14:textId="2DC4C62F" w:rsidR="007960AE" w:rsidRPr="00C77E04" w:rsidRDefault="007960AE" w:rsidP="00C77E04">
      <w:pPr>
        <w:pStyle w:val="Ttulo4"/>
        <w:rPr>
          <w:b/>
          <w:bCs/>
          <w:i w:val="0"/>
          <w:iCs w:val="0"/>
          <w:sz w:val="24"/>
          <w:highlight w:val="yellow"/>
        </w:rPr>
      </w:pPr>
      <w:r w:rsidRPr="00C77E04">
        <w:rPr>
          <w:b/>
          <w:bCs/>
          <w:i w:val="0"/>
          <w:iCs w:val="0"/>
          <w:sz w:val="24"/>
          <w:highlight w:val="yellow"/>
        </w:rPr>
        <w:t>1.</w:t>
      </w:r>
      <w:r w:rsidR="00C77E04" w:rsidRPr="00C77E04">
        <w:rPr>
          <w:b/>
          <w:bCs/>
          <w:i w:val="0"/>
          <w:iCs w:val="0"/>
          <w:sz w:val="24"/>
          <w:highlight w:val="yellow"/>
        </w:rPr>
        <w:t>1</w:t>
      </w:r>
      <w:r w:rsidR="00FB4065">
        <w:rPr>
          <w:b/>
          <w:bCs/>
          <w:i w:val="0"/>
          <w:iCs w:val="0"/>
          <w:sz w:val="24"/>
          <w:highlight w:val="yellow"/>
        </w:rPr>
        <w:t>4</w:t>
      </w:r>
      <w:r w:rsidR="00C77E04" w:rsidRPr="00C77E04">
        <w:rPr>
          <w:b/>
          <w:bCs/>
          <w:i w:val="0"/>
          <w:iCs w:val="0"/>
          <w:sz w:val="24"/>
          <w:highlight w:val="yellow"/>
        </w:rPr>
        <w:t xml:space="preserve">.6.1: </w:t>
      </w:r>
      <w:r w:rsidRPr="00C77E04">
        <w:rPr>
          <w:b/>
          <w:bCs/>
          <w:i w:val="0"/>
          <w:iCs w:val="0"/>
          <w:sz w:val="24"/>
          <w:highlight w:val="yellow"/>
        </w:rPr>
        <w:t xml:space="preserve"> La Ley de Chinchilla (El equilibrio entre tamaño y lectura)</w:t>
      </w:r>
    </w:p>
    <w:p w14:paraId="4720F6CA" w14:textId="77777777" w:rsidR="00FD3C83" w:rsidRPr="00FD3C83" w:rsidRDefault="00FD3C83" w:rsidP="00FD3C83">
      <w:pPr>
        <w:rPr>
          <w:b/>
          <w:bCs/>
        </w:rPr>
      </w:pPr>
      <w:r w:rsidRPr="00FD3C83">
        <w:rPr>
          <w:b/>
          <w:bCs/>
        </w:rPr>
        <w:t>Conceptos base:</w:t>
      </w:r>
    </w:p>
    <w:p w14:paraId="56A8859D" w14:textId="0153537D" w:rsidR="00FD3C83" w:rsidRPr="008F7154" w:rsidRDefault="00FD3C83">
      <w:pPr>
        <w:pStyle w:val="Prrafodelista"/>
        <w:numPr>
          <w:ilvl w:val="0"/>
          <w:numId w:val="34"/>
        </w:numPr>
      </w:pPr>
      <w:r w:rsidRPr="008F7154">
        <w:t>Parámetros: la "capacidad del cerebro" del modelo.</w:t>
      </w:r>
    </w:p>
    <w:p w14:paraId="1A1AB6E6" w14:textId="28AF7EFA" w:rsidR="00FD3C83" w:rsidRPr="008F7154" w:rsidRDefault="00FD3C83">
      <w:pPr>
        <w:pStyle w:val="Prrafodelista"/>
        <w:numPr>
          <w:ilvl w:val="0"/>
          <w:numId w:val="34"/>
        </w:numPr>
      </w:pPr>
      <w:r w:rsidRPr="008F7154">
        <w:t>Tokens: los trozos de texto que lee al entrenar, como los libros que estudia.</w:t>
      </w:r>
    </w:p>
    <w:p w14:paraId="0DE74763" w14:textId="0E7E8A01" w:rsidR="00FD3C83" w:rsidRPr="008F7154" w:rsidRDefault="00FD3C83">
      <w:pPr>
        <w:pStyle w:val="Prrafodelista"/>
        <w:numPr>
          <w:ilvl w:val="0"/>
          <w:numId w:val="34"/>
        </w:numPr>
      </w:pPr>
      <w:r w:rsidRPr="008F7154">
        <w:t xml:space="preserve">Chinchilla: estudio de </w:t>
      </w:r>
      <w:proofErr w:type="spellStart"/>
      <w:r w:rsidRPr="008F7154">
        <w:t>DeepMind</w:t>
      </w:r>
      <w:proofErr w:type="spellEnd"/>
      <w:r w:rsidRPr="008F7154">
        <w:t xml:space="preserve"> (2022) que encontró que, con un presupuesto de cómputo fijo, lo óptimo es unos 20 tokens por cada parámetro.</w:t>
      </w:r>
    </w:p>
    <w:p w14:paraId="5F17A4C1" w14:textId="77777777" w:rsidR="008F7154" w:rsidRPr="008F7154" w:rsidRDefault="008F7154" w:rsidP="008F7154">
      <w:pPr>
        <w:pStyle w:val="NormalWeb"/>
        <w:rPr>
          <w:rFonts w:ascii="Arial" w:hAnsi="Arial" w:cs="Arial"/>
          <w:sz w:val="22"/>
          <w:szCs w:val="22"/>
        </w:rPr>
      </w:pPr>
      <w:r w:rsidRPr="008F7154">
        <w:rPr>
          <w:rStyle w:val="Fuerte"/>
          <w:rFonts w:ascii="Arial" w:hAnsi="Arial" w:cs="Arial"/>
          <w:sz w:val="22"/>
          <w:szCs w:val="22"/>
        </w:rPr>
        <w:t>Analogía:</w:t>
      </w:r>
      <w:r w:rsidRPr="008F7154">
        <w:rPr>
          <w:rFonts w:ascii="Arial" w:hAnsi="Arial" w:cs="Arial"/>
          <w:sz w:val="22"/>
          <w:szCs w:val="22"/>
        </w:rPr>
        <w:t xml:space="preserve"> un estudiante con mucha capacidad que leyó pocos libros rinde menos que uno con menos capacidad que leyó muchos.</w:t>
      </w:r>
    </w:p>
    <w:p w14:paraId="2BB9E1D2" w14:textId="77777777" w:rsidR="008B2527" w:rsidRPr="008B2527" w:rsidRDefault="008B2527" w:rsidP="008B2527">
      <w:pPr>
        <w:rPr>
          <w:b/>
          <w:bCs/>
        </w:rPr>
      </w:pPr>
      <w:r w:rsidRPr="008B2527">
        <w:rPr>
          <w:b/>
          <w:bCs/>
        </w:rPr>
        <w:t>La tabla, fila por fila:</w:t>
      </w:r>
    </w:p>
    <w:p w14:paraId="6E4D8658" w14:textId="713DC360" w:rsidR="0061480B" w:rsidRDefault="002F1AAF" w:rsidP="0061480B">
      <w:pPr>
        <w:rPr>
          <w:b/>
          <w:bCs/>
        </w:rPr>
      </w:pPr>
      <w:r w:rsidRPr="002F1AAF">
        <w:rPr>
          <w:b/>
          <w:bCs/>
          <w:noProof/>
        </w:rPr>
        <w:drawing>
          <wp:inline distT="0" distB="0" distL="0" distR="0" wp14:anchorId="697D29AA" wp14:editId="08E4E0FC">
            <wp:extent cx="6124575" cy="1729898"/>
            <wp:effectExtent l="0" t="0" r="0" b="3810"/>
            <wp:docPr id="887049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49038" name=""/>
                    <pic:cNvPicPr/>
                  </pic:nvPicPr>
                  <pic:blipFill>
                    <a:blip r:embed="rId452"/>
                    <a:stretch>
                      <a:fillRect/>
                    </a:stretch>
                  </pic:blipFill>
                  <pic:spPr>
                    <a:xfrm>
                      <a:off x="0" y="0"/>
                      <a:ext cx="6128611" cy="1731038"/>
                    </a:xfrm>
                    <a:prstGeom prst="rect">
                      <a:avLst/>
                    </a:prstGeom>
                  </pic:spPr>
                </pic:pic>
              </a:graphicData>
            </a:graphic>
          </wp:inline>
        </w:drawing>
      </w:r>
    </w:p>
    <w:p w14:paraId="43E43734" w14:textId="77777777" w:rsidR="002F1AAF" w:rsidRPr="00875109" w:rsidRDefault="002F1AAF" w:rsidP="002F1AAF">
      <w:r w:rsidRPr="00875109">
        <w:t>Por qué Llama 3 8B se "sobreentrena": entrenar cuesta una sola vez, pero usar el modelo cuesta cada vez que alguien lo corre. Si lo entrenas de más, queda chico (barato de usar) y aun así rinde bien.</w:t>
      </w:r>
    </w:p>
    <w:p w14:paraId="2526A8B8" w14:textId="77777777" w:rsidR="002F1AAF" w:rsidRPr="00875109" w:rsidRDefault="002F1AAF" w:rsidP="002F1AAF">
      <w:r w:rsidRPr="00875109">
        <w:t>Las calculadoras del widget:</w:t>
      </w:r>
    </w:p>
    <w:p w14:paraId="5723519E" w14:textId="77777777" w:rsidR="002F1AAF" w:rsidRPr="00875109" w:rsidRDefault="002F1AAF">
      <w:pPr>
        <w:numPr>
          <w:ilvl w:val="0"/>
          <w:numId w:val="46"/>
        </w:numPr>
      </w:pPr>
      <w:r w:rsidRPr="00875109">
        <w:t>Chinchilla: 8 B parámetros × 20 = 160 B tokens óptimos. Llama 3 usó más de 15 T, o sea unas 94 veces más: 15.000 / 160 ≈ 94.</w:t>
      </w:r>
    </w:p>
    <w:p w14:paraId="00FEEBC6" w14:textId="77777777" w:rsidR="002F1AAF" w:rsidRPr="00875109" w:rsidRDefault="002F1AAF">
      <w:pPr>
        <w:numPr>
          <w:ilvl w:val="0"/>
          <w:numId w:val="46"/>
        </w:numPr>
      </w:pPr>
      <w:r w:rsidRPr="00875109">
        <w:t>RAM: 8 B parámetros × 2 bytes (FP16) = 16 GB solo para guardar los pesos.</w:t>
      </w:r>
    </w:p>
    <w:p w14:paraId="0CD0AD7F" w14:textId="77777777" w:rsidR="002F1AAF" w:rsidRDefault="002F1AAF" w:rsidP="0061480B">
      <w:pPr>
        <w:pBdr>
          <w:bottom w:val="single" w:sz="6" w:space="1" w:color="auto"/>
        </w:pBdr>
        <w:rPr>
          <w:b/>
          <w:bCs/>
        </w:rPr>
      </w:pPr>
    </w:p>
    <w:p w14:paraId="3BD41C2A" w14:textId="77777777" w:rsidR="00961DFA" w:rsidRDefault="00961DFA" w:rsidP="001A64D7">
      <w:pPr>
        <w:rPr>
          <w:b/>
          <w:bCs/>
          <w:sz w:val="24"/>
          <w:szCs w:val="28"/>
          <w:highlight w:val="yellow"/>
        </w:rPr>
      </w:pPr>
    </w:p>
    <w:p w14:paraId="3DDE8795" w14:textId="77777777" w:rsidR="00961DFA" w:rsidRDefault="00961DFA" w:rsidP="001A64D7">
      <w:pPr>
        <w:rPr>
          <w:b/>
          <w:bCs/>
          <w:sz w:val="24"/>
          <w:szCs w:val="28"/>
          <w:highlight w:val="yellow"/>
        </w:rPr>
      </w:pPr>
    </w:p>
    <w:p w14:paraId="46EA89AE" w14:textId="77777777" w:rsidR="00961DFA" w:rsidRDefault="00961DFA" w:rsidP="001A64D7">
      <w:pPr>
        <w:rPr>
          <w:b/>
          <w:bCs/>
          <w:sz w:val="24"/>
          <w:szCs w:val="28"/>
          <w:highlight w:val="yellow"/>
        </w:rPr>
      </w:pPr>
    </w:p>
    <w:p w14:paraId="496C8842" w14:textId="77777777" w:rsidR="00961DFA" w:rsidRDefault="00961DFA" w:rsidP="001A64D7">
      <w:pPr>
        <w:rPr>
          <w:b/>
          <w:bCs/>
          <w:sz w:val="24"/>
          <w:szCs w:val="28"/>
          <w:highlight w:val="yellow"/>
        </w:rPr>
      </w:pPr>
    </w:p>
    <w:p w14:paraId="13D3354E" w14:textId="77777777" w:rsidR="00961DFA" w:rsidRDefault="00961DFA" w:rsidP="001A64D7">
      <w:pPr>
        <w:rPr>
          <w:b/>
          <w:bCs/>
          <w:sz w:val="24"/>
          <w:szCs w:val="28"/>
          <w:highlight w:val="yellow"/>
        </w:rPr>
      </w:pPr>
    </w:p>
    <w:p w14:paraId="1BA411C1" w14:textId="77777777" w:rsidR="00961DFA" w:rsidRDefault="00961DFA" w:rsidP="001A64D7">
      <w:pPr>
        <w:rPr>
          <w:b/>
          <w:bCs/>
          <w:sz w:val="24"/>
          <w:szCs w:val="28"/>
          <w:highlight w:val="yellow"/>
        </w:rPr>
      </w:pPr>
    </w:p>
    <w:p w14:paraId="2CA1B2DA" w14:textId="77777777" w:rsidR="00961DFA" w:rsidRDefault="00961DFA" w:rsidP="001A64D7">
      <w:pPr>
        <w:rPr>
          <w:b/>
          <w:bCs/>
          <w:sz w:val="24"/>
          <w:szCs w:val="28"/>
          <w:highlight w:val="yellow"/>
        </w:rPr>
      </w:pPr>
    </w:p>
    <w:p w14:paraId="75B44C53" w14:textId="77777777" w:rsidR="00961DFA" w:rsidRDefault="00961DFA" w:rsidP="001A64D7">
      <w:pPr>
        <w:rPr>
          <w:b/>
          <w:bCs/>
          <w:sz w:val="24"/>
          <w:szCs w:val="28"/>
          <w:highlight w:val="yellow"/>
        </w:rPr>
      </w:pPr>
    </w:p>
    <w:p w14:paraId="591DC5A3" w14:textId="52572F09" w:rsidR="001A64D7" w:rsidRPr="001A64D7" w:rsidRDefault="001A64D7" w:rsidP="001A64D7">
      <w:pPr>
        <w:rPr>
          <w:b/>
          <w:bCs/>
          <w:sz w:val="24"/>
          <w:szCs w:val="28"/>
        </w:rPr>
      </w:pPr>
      <w:r w:rsidRPr="001A64D7">
        <w:rPr>
          <w:b/>
          <w:bCs/>
          <w:sz w:val="24"/>
          <w:szCs w:val="28"/>
          <w:highlight w:val="yellow"/>
        </w:rPr>
        <w:lastRenderedPageBreak/>
        <w:t>Escalado en tiempo de entrenamiento y Chinchilla</w:t>
      </w:r>
    </w:p>
    <w:p w14:paraId="7F78F1D8" w14:textId="77777777" w:rsidR="001A64D7" w:rsidRPr="00DC14EC" w:rsidRDefault="001A64D7" w:rsidP="001A64D7">
      <w:pPr>
        <w:rPr>
          <w:b/>
          <w:bCs/>
          <w:sz w:val="24"/>
          <w:szCs w:val="28"/>
        </w:rPr>
      </w:pPr>
      <w:r w:rsidRPr="00DC14EC">
        <w:rPr>
          <w:b/>
          <w:bCs/>
          <w:sz w:val="24"/>
          <w:szCs w:val="28"/>
          <w:highlight w:val="yellow"/>
        </w:rPr>
        <w:t>1. Tres conceptos que no hay que mezclar</w:t>
      </w:r>
    </w:p>
    <w:tbl>
      <w:tblPr>
        <w:tblStyle w:val="Tablaconcuadrcula4-nfasis4"/>
        <w:tblW w:w="0" w:type="auto"/>
        <w:tblLook w:val="04A0" w:firstRow="1" w:lastRow="0" w:firstColumn="1" w:lastColumn="0" w:noHBand="0" w:noVBand="1"/>
      </w:tblPr>
      <w:tblGrid>
        <w:gridCol w:w="3596"/>
        <w:gridCol w:w="3597"/>
        <w:gridCol w:w="3597"/>
      </w:tblGrid>
      <w:tr w:rsidR="001A64D7" w14:paraId="163FE000" w14:textId="77777777" w:rsidTr="00DA3E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6B80408" w14:textId="756371CF" w:rsidR="001A64D7" w:rsidRPr="00DA3E28" w:rsidRDefault="00DA3E28" w:rsidP="0061480B">
            <w:pPr>
              <w:rPr>
                <w:b w:val="0"/>
                <w:bCs w:val="0"/>
                <w:sz w:val="24"/>
                <w:szCs w:val="28"/>
              </w:rPr>
            </w:pPr>
            <w:r w:rsidRPr="00DA3E28">
              <w:rPr>
                <w:b w:val="0"/>
                <w:bCs w:val="0"/>
                <w:sz w:val="24"/>
                <w:szCs w:val="28"/>
              </w:rPr>
              <w:t>Concepto</w:t>
            </w:r>
          </w:p>
        </w:tc>
        <w:tc>
          <w:tcPr>
            <w:tcW w:w="3597" w:type="dxa"/>
          </w:tcPr>
          <w:p w14:paraId="4C7F877D" w14:textId="1D5E9535" w:rsidR="001A64D7" w:rsidRPr="00DA3E28" w:rsidRDefault="00DA3E28" w:rsidP="0061480B">
            <w:pPr>
              <w:cnfStyle w:val="100000000000" w:firstRow="1" w:lastRow="0" w:firstColumn="0" w:lastColumn="0" w:oddVBand="0" w:evenVBand="0" w:oddHBand="0" w:evenHBand="0" w:firstRowFirstColumn="0" w:firstRowLastColumn="0" w:lastRowFirstColumn="0" w:lastRowLastColumn="0"/>
              <w:rPr>
                <w:b w:val="0"/>
                <w:bCs w:val="0"/>
                <w:sz w:val="24"/>
                <w:szCs w:val="28"/>
              </w:rPr>
            </w:pPr>
            <w:r w:rsidRPr="00DA3E28">
              <w:rPr>
                <w:sz w:val="24"/>
                <w:szCs w:val="28"/>
              </w:rPr>
              <w:t>Qué es</w:t>
            </w:r>
          </w:p>
        </w:tc>
        <w:tc>
          <w:tcPr>
            <w:tcW w:w="3597" w:type="dxa"/>
          </w:tcPr>
          <w:p w14:paraId="537DA56B" w14:textId="7C7F6BFD" w:rsidR="001A64D7" w:rsidRPr="00DA3E28" w:rsidRDefault="00DA3E28" w:rsidP="0061480B">
            <w:pPr>
              <w:cnfStyle w:val="100000000000" w:firstRow="1" w:lastRow="0" w:firstColumn="0" w:lastColumn="0" w:oddVBand="0" w:evenVBand="0" w:oddHBand="0" w:evenHBand="0" w:firstRowFirstColumn="0" w:firstRowLastColumn="0" w:lastRowFirstColumn="0" w:lastRowLastColumn="0"/>
              <w:rPr>
                <w:b w:val="0"/>
                <w:bCs w:val="0"/>
                <w:sz w:val="24"/>
                <w:szCs w:val="28"/>
              </w:rPr>
            </w:pPr>
            <w:r w:rsidRPr="00DA3E28">
              <w:rPr>
                <w:sz w:val="24"/>
                <w:szCs w:val="28"/>
              </w:rPr>
              <w:t>Ejemplo</w:t>
            </w:r>
          </w:p>
        </w:tc>
      </w:tr>
      <w:tr w:rsidR="001A64D7" w14:paraId="196858CD" w14:textId="77777777" w:rsidTr="00DA3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B812995" w14:textId="005575D3" w:rsidR="001A64D7" w:rsidRDefault="00DA3E28" w:rsidP="0061480B">
            <w:pPr>
              <w:rPr>
                <w:b w:val="0"/>
                <w:bCs w:val="0"/>
              </w:rPr>
            </w:pPr>
            <w:r w:rsidRPr="00DA3E28">
              <w:rPr>
                <w:b w:val="0"/>
                <w:bCs w:val="0"/>
              </w:rPr>
              <w:t>Parámetros</w:t>
            </w:r>
          </w:p>
        </w:tc>
        <w:tc>
          <w:tcPr>
            <w:tcW w:w="3597" w:type="dxa"/>
          </w:tcPr>
          <w:p w14:paraId="1524FAD8" w14:textId="5699DAEA" w:rsidR="001A64D7" w:rsidRPr="00DA3E28" w:rsidRDefault="00DA3E28" w:rsidP="0061480B">
            <w:pPr>
              <w:cnfStyle w:val="000000100000" w:firstRow="0" w:lastRow="0" w:firstColumn="0" w:lastColumn="0" w:oddVBand="0" w:evenVBand="0" w:oddHBand="1" w:evenHBand="0" w:firstRowFirstColumn="0" w:firstRowLastColumn="0" w:lastRowFirstColumn="0" w:lastRowLastColumn="0"/>
            </w:pPr>
            <w:r w:rsidRPr="00DA3E28">
              <w:t xml:space="preserve">Números internos (pesos y sesgos) que el modelo ajusta al entrenar. Miden el </w:t>
            </w:r>
            <w:r w:rsidRPr="00DA3E28">
              <w:rPr>
                <w:i/>
                <w:iCs/>
              </w:rPr>
              <w:t>tamaño</w:t>
            </w:r>
            <w:r w:rsidRPr="00DA3E28">
              <w:t xml:space="preserve"> del modelo.</w:t>
            </w:r>
          </w:p>
        </w:tc>
        <w:tc>
          <w:tcPr>
            <w:tcW w:w="3597" w:type="dxa"/>
          </w:tcPr>
          <w:p w14:paraId="46B7EF69" w14:textId="71934F90" w:rsidR="001A64D7" w:rsidRDefault="00DA3E28" w:rsidP="0061480B">
            <w:pPr>
              <w:cnfStyle w:val="000000100000" w:firstRow="0" w:lastRow="0" w:firstColumn="0" w:lastColumn="0" w:oddVBand="0" w:evenVBand="0" w:oddHBand="1" w:evenHBand="0" w:firstRowFirstColumn="0" w:firstRowLastColumn="0" w:lastRowFirstColumn="0" w:lastRowLastColumn="0"/>
              <w:rPr>
                <w:b/>
                <w:bCs/>
              </w:rPr>
            </w:pPr>
            <w:r w:rsidRPr="00DA3E28">
              <w:rPr>
                <w:b/>
                <w:bCs/>
              </w:rPr>
              <w:t>Llama 3 8B: 8.000 millones</w:t>
            </w:r>
          </w:p>
        </w:tc>
      </w:tr>
      <w:tr w:rsidR="001A64D7" w14:paraId="0699B0BC" w14:textId="77777777" w:rsidTr="00DA3E28">
        <w:tc>
          <w:tcPr>
            <w:cnfStyle w:val="001000000000" w:firstRow="0" w:lastRow="0" w:firstColumn="1" w:lastColumn="0" w:oddVBand="0" w:evenVBand="0" w:oddHBand="0" w:evenHBand="0" w:firstRowFirstColumn="0" w:firstRowLastColumn="0" w:lastRowFirstColumn="0" w:lastRowLastColumn="0"/>
            <w:tcW w:w="3596" w:type="dxa"/>
          </w:tcPr>
          <w:p w14:paraId="53237927" w14:textId="4FF55A16" w:rsidR="001A64D7" w:rsidRDefault="00DA3E28" w:rsidP="0061480B">
            <w:pPr>
              <w:rPr>
                <w:b w:val="0"/>
                <w:bCs w:val="0"/>
              </w:rPr>
            </w:pPr>
            <w:r w:rsidRPr="00DA3E28">
              <w:rPr>
                <w:b w:val="0"/>
                <w:bCs w:val="0"/>
              </w:rPr>
              <w:t>Tokens del vocabulario</w:t>
            </w:r>
          </w:p>
        </w:tc>
        <w:tc>
          <w:tcPr>
            <w:tcW w:w="3597" w:type="dxa"/>
          </w:tcPr>
          <w:p w14:paraId="12EBAE5A" w14:textId="43D08496" w:rsidR="001A64D7" w:rsidRPr="00961DFA" w:rsidRDefault="00961DFA" w:rsidP="0061480B">
            <w:pPr>
              <w:cnfStyle w:val="000000000000" w:firstRow="0" w:lastRow="0" w:firstColumn="0" w:lastColumn="0" w:oddVBand="0" w:evenVBand="0" w:oddHBand="0" w:evenHBand="0" w:firstRowFirstColumn="0" w:firstRowLastColumn="0" w:lastRowFirstColumn="0" w:lastRowLastColumn="0"/>
            </w:pPr>
            <w:r w:rsidRPr="00961DFA">
              <w:t xml:space="preserve">Lista fija de trozos de texto que el modelo conoce. Cada uno tiene 1 </w:t>
            </w:r>
            <w:proofErr w:type="spellStart"/>
            <w:r w:rsidRPr="00961DFA">
              <w:t>embedding</w:t>
            </w:r>
            <w:proofErr w:type="spellEnd"/>
            <w:r w:rsidRPr="00961DFA">
              <w:t xml:space="preserve"> (un vector), y esa tabla es parte de los parámetros.</w:t>
            </w:r>
          </w:p>
        </w:tc>
        <w:tc>
          <w:tcPr>
            <w:tcW w:w="3597" w:type="dxa"/>
          </w:tcPr>
          <w:p w14:paraId="768C7CB9" w14:textId="6D974198" w:rsidR="001A64D7" w:rsidRDefault="00961DFA" w:rsidP="0061480B">
            <w:pPr>
              <w:cnfStyle w:val="000000000000" w:firstRow="0" w:lastRow="0" w:firstColumn="0" w:lastColumn="0" w:oddVBand="0" w:evenVBand="0" w:oddHBand="0" w:evenHBand="0" w:firstRowFirstColumn="0" w:firstRowLastColumn="0" w:lastRowFirstColumn="0" w:lastRowLastColumn="0"/>
              <w:rPr>
                <w:b/>
                <w:bCs/>
              </w:rPr>
            </w:pPr>
            <w:r w:rsidRPr="00961DFA">
              <w:rPr>
                <w:b/>
                <w:bCs/>
              </w:rPr>
              <w:t>Gemma 3: 262.144 tokens</w:t>
            </w:r>
          </w:p>
        </w:tc>
      </w:tr>
      <w:tr w:rsidR="00961DFA" w14:paraId="5AB91FFD" w14:textId="77777777" w:rsidTr="00DA3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4BDD527" w14:textId="5E6C73F8" w:rsidR="00961DFA" w:rsidRPr="00961DFA" w:rsidRDefault="00961DFA" w:rsidP="0061480B">
            <w:pPr>
              <w:rPr>
                <w:b w:val="0"/>
                <w:bCs w:val="0"/>
              </w:rPr>
            </w:pPr>
            <w:r w:rsidRPr="00961DFA">
              <w:rPr>
                <w:b w:val="0"/>
                <w:bCs w:val="0"/>
              </w:rPr>
              <w:t>Tokens de entrenamiento</w:t>
            </w:r>
          </w:p>
        </w:tc>
        <w:tc>
          <w:tcPr>
            <w:tcW w:w="3597" w:type="dxa"/>
          </w:tcPr>
          <w:p w14:paraId="31A738EC" w14:textId="05363213" w:rsidR="00961DFA" w:rsidRPr="00961DFA" w:rsidRDefault="00961DFA" w:rsidP="0061480B">
            <w:pPr>
              <w:cnfStyle w:val="000000100000" w:firstRow="0" w:lastRow="0" w:firstColumn="0" w:lastColumn="0" w:oddVBand="0" w:evenVBand="0" w:oddHBand="1" w:evenHBand="0" w:firstRowFirstColumn="0" w:firstRowLastColumn="0" w:lastRowFirstColumn="0" w:lastRowLastColumn="0"/>
            </w:pPr>
            <w:r w:rsidRPr="00961DFA">
              <w:t>Cantidad total de texto que el modelo lee para aprender. Se repiten tokens del mismo vocabulario millones de veces.</w:t>
            </w:r>
          </w:p>
        </w:tc>
        <w:tc>
          <w:tcPr>
            <w:tcW w:w="3597" w:type="dxa"/>
          </w:tcPr>
          <w:p w14:paraId="773F8408" w14:textId="63B2D2DE" w:rsidR="00961DFA" w:rsidRPr="00961DFA" w:rsidRDefault="00961DFA" w:rsidP="0061480B">
            <w:pPr>
              <w:cnfStyle w:val="000000100000" w:firstRow="0" w:lastRow="0" w:firstColumn="0" w:lastColumn="0" w:oddVBand="0" w:evenVBand="0" w:oddHBand="1" w:evenHBand="0" w:firstRowFirstColumn="0" w:firstRowLastColumn="0" w:lastRowFirstColumn="0" w:lastRowLastColumn="0"/>
              <w:rPr>
                <w:b/>
                <w:bCs/>
              </w:rPr>
            </w:pPr>
            <w:r w:rsidRPr="00961DFA">
              <w:rPr>
                <w:b/>
                <w:bCs/>
              </w:rPr>
              <w:t>Gemma 3 270M: 6 billones</w:t>
            </w:r>
          </w:p>
        </w:tc>
      </w:tr>
    </w:tbl>
    <w:p w14:paraId="607CD885" w14:textId="77777777" w:rsidR="00875109" w:rsidRDefault="00875109" w:rsidP="0061480B">
      <w:pPr>
        <w:rPr>
          <w:b/>
          <w:bCs/>
        </w:rPr>
      </w:pPr>
    </w:p>
    <w:p w14:paraId="0EFC97D5" w14:textId="77777777" w:rsidR="00DC14EC" w:rsidRPr="00DC14EC" w:rsidRDefault="00DC14EC" w:rsidP="00DC14EC">
      <w:pPr>
        <w:rPr>
          <w:b/>
          <w:bCs/>
        </w:rPr>
      </w:pPr>
      <w:r w:rsidRPr="00DC14EC">
        <w:rPr>
          <w:b/>
          <w:bCs/>
        </w:rPr>
        <w:t xml:space="preserve">El "1 token = 1 </w:t>
      </w:r>
      <w:proofErr w:type="spellStart"/>
      <w:r w:rsidRPr="00DC14EC">
        <w:rPr>
          <w:b/>
          <w:bCs/>
        </w:rPr>
        <w:t>embedding</w:t>
      </w:r>
      <w:proofErr w:type="spellEnd"/>
      <w:r w:rsidRPr="00DC14EC">
        <w:rPr>
          <w:b/>
          <w:bCs/>
        </w:rPr>
        <w:t>" es cierto, pero es la forma en que un token entra al modelo. No tiene nada que ver con la regla de Chinchilla.</w:t>
      </w:r>
    </w:p>
    <w:p w14:paraId="124480B6" w14:textId="77777777" w:rsidR="00DC14EC" w:rsidRPr="00DC14EC" w:rsidRDefault="00DC14EC" w:rsidP="00DC14EC">
      <w:pPr>
        <w:rPr>
          <w:b/>
          <w:bCs/>
          <w:sz w:val="24"/>
          <w:szCs w:val="28"/>
        </w:rPr>
      </w:pPr>
      <w:r w:rsidRPr="00DC14EC">
        <w:rPr>
          <w:b/>
          <w:bCs/>
          <w:sz w:val="24"/>
          <w:szCs w:val="28"/>
          <w:highlight w:val="yellow"/>
        </w:rPr>
        <w:t>2. Qué dice Chinchilla</w:t>
      </w:r>
    </w:p>
    <w:p w14:paraId="30916915" w14:textId="77777777" w:rsidR="00DC14EC" w:rsidRPr="00DC14EC" w:rsidRDefault="00DC14EC" w:rsidP="00DC14EC">
      <w:r w:rsidRPr="00DC14EC">
        <w:t>Chinchilla (</w:t>
      </w:r>
      <w:proofErr w:type="spellStart"/>
      <w:r w:rsidRPr="00DC14EC">
        <w:t>DeepMind</w:t>
      </w:r>
      <w:proofErr w:type="spellEnd"/>
      <w:r w:rsidRPr="00DC14EC">
        <w:t xml:space="preserve">, 2022) encontró que, con un cómputo de entrenamiento fijo, </w:t>
      </w:r>
      <w:r w:rsidRPr="00DC14EC">
        <w:rPr>
          <w:b/>
          <w:bCs/>
          <w:sz w:val="24"/>
          <w:szCs w:val="28"/>
        </w:rPr>
        <w:t>parámetros y datos deben crecer juntos.</w:t>
      </w:r>
      <w:r w:rsidRPr="00DC14EC">
        <w:rPr>
          <w:sz w:val="24"/>
          <w:szCs w:val="28"/>
        </w:rPr>
        <w:t xml:space="preserve"> </w:t>
      </w:r>
      <w:r w:rsidRPr="00DC14EC">
        <w:t xml:space="preserve">La referencia es de unos </w:t>
      </w:r>
      <w:r w:rsidRPr="00DC14EC">
        <w:rPr>
          <w:b/>
          <w:bCs/>
        </w:rPr>
        <w:t>20 tokens por parámetro:</w:t>
      </w:r>
    </w:p>
    <w:p w14:paraId="0238051F" w14:textId="1BEE558E" w:rsidR="0061480B" w:rsidRDefault="001A7958" w:rsidP="0061480B">
      <w:pPr>
        <w:rPr>
          <w:b/>
          <w:bCs/>
        </w:rPr>
      </w:pPr>
      <w:r w:rsidRPr="001A7958">
        <w:rPr>
          <w:b/>
          <w:bCs/>
          <w:noProof/>
        </w:rPr>
        <w:drawing>
          <wp:inline distT="0" distB="0" distL="0" distR="0" wp14:anchorId="2154DB04" wp14:editId="0990F7A2">
            <wp:extent cx="3101609" cy="281964"/>
            <wp:effectExtent l="38100" t="38100" r="41910" b="41910"/>
            <wp:docPr id="1809324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24253" name=""/>
                    <pic:cNvPicPr/>
                  </pic:nvPicPr>
                  <pic:blipFill>
                    <a:blip r:embed="rId453"/>
                    <a:stretch>
                      <a:fillRect/>
                    </a:stretch>
                  </pic:blipFill>
                  <pic:spPr>
                    <a:xfrm>
                      <a:off x="0" y="0"/>
                      <a:ext cx="3101609" cy="281964"/>
                    </a:xfrm>
                    <a:prstGeom prst="rect">
                      <a:avLst/>
                    </a:prstGeom>
                    <a:ln w="28575">
                      <a:solidFill>
                        <a:schemeClr val="tx1"/>
                      </a:solidFill>
                    </a:ln>
                  </pic:spPr>
                </pic:pic>
              </a:graphicData>
            </a:graphic>
          </wp:inline>
        </w:drawing>
      </w:r>
    </w:p>
    <w:p w14:paraId="719504E9" w14:textId="77777777" w:rsidR="004E027D" w:rsidRPr="004E027D" w:rsidRDefault="004E027D" w:rsidP="004E027D">
      <w:pPr>
        <w:rPr>
          <w:b/>
          <w:bCs/>
          <w:sz w:val="24"/>
          <w:szCs w:val="28"/>
        </w:rPr>
      </w:pPr>
      <w:r w:rsidRPr="004E027D">
        <w:rPr>
          <w:b/>
          <w:bCs/>
          <w:sz w:val="24"/>
          <w:szCs w:val="28"/>
          <w:highlight w:val="yellow"/>
        </w:rPr>
        <w:t>3. Cómo NO se interpreta</w:t>
      </w:r>
    </w:p>
    <w:p w14:paraId="7E5DF9AD" w14:textId="77777777" w:rsidR="004A6F45" w:rsidRPr="004A6F45" w:rsidRDefault="004A6F45" w:rsidP="004A6F45">
      <w:r w:rsidRPr="004A6F45">
        <w:t>El 20 no significa que cada parámetro reciba o procese 20 tokens. Lo que pasa en realidad:</w:t>
      </w:r>
    </w:p>
    <w:p w14:paraId="76406BF0" w14:textId="1F1EFA54" w:rsidR="004A6F45" w:rsidRPr="004A6F45" w:rsidRDefault="004A6F45">
      <w:pPr>
        <w:pStyle w:val="Prrafodelista"/>
        <w:numPr>
          <w:ilvl w:val="0"/>
          <w:numId w:val="34"/>
        </w:numPr>
      </w:pPr>
      <w:r w:rsidRPr="004A6F45">
        <w:t xml:space="preserve">Cada token que entra pasa por (casi) todos los parámetros del modelo y los ajusta un poquito. En modelos de mezcla de expertos, </w:t>
      </w:r>
      <w:proofErr w:type="gramStart"/>
      <w:r w:rsidRPr="004A6F45">
        <w:t>solo</w:t>
      </w:r>
      <w:proofErr w:type="gramEnd"/>
      <w:r w:rsidRPr="004A6F45">
        <w:t xml:space="preserve"> por una parte.</w:t>
      </w:r>
    </w:p>
    <w:p w14:paraId="2079CD67" w14:textId="056475CA" w:rsidR="004A6F45" w:rsidRPr="004A6F45" w:rsidRDefault="004A6F45">
      <w:pPr>
        <w:pStyle w:val="Prrafodelista"/>
        <w:numPr>
          <w:ilvl w:val="0"/>
          <w:numId w:val="34"/>
        </w:numPr>
      </w:pPr>
      <w:r w:rsidRPr="004A6F45">
        <w:t>Cada parámetro termina siendo ajustado por todos los tokens, no solo por 20.</w:t>
      </w:r>
    </w:p>
    <w:p w14:paraId="578C50D6" w14:textId="6F72C7B6" w:rsidR="0061480B" w:rsidRPr="004A6F45" w:rsidRDefault="004A6F45">
      <w:pPr>
        <w:pStyle w:val="Prrafodelista"/>
        <w:numPr>
          <w:ilvl w:val="0"/>
          <w:numId w:val="34"/>
        </w:numPr>
      </w:pPr>
      <w:r w:rsidRPr="004A6F45">
        <w:t xml:space="preserve">El 20 es </w:t>
      </w:r>
      <w:r w:rsidRPr="004A6F45">
        <w:rPr>
          <w:b/>
          <w:bCs/>
        </w:rPr>
        <w:t>una proporción total</w:t>
      </w:r>
      <w:r w:rsidRPr="004A6F45">
        <w:t>: "el modelo completo recibe 20 veces más tokens que parámetros tiene".</w:t>
      </w:r>
    </w:p>
    <w:p w14:paraId="76F7A7BD" w14:textId="77777777" w:rsidR="004A6F45" w:rsidRPr="004A6F45" w:rsidRDefault="004A6F45" w:rsidP="004A6F45">
      <w:pPr>
        <w:rPr>
          <w:b/>
          <w:bCs/>
          <w:sz w:val="24"/>
          <w:szCs w:val="28"/>
        </w:rPr>
      </w:pPr>
      <w:r w:rsidRPr="004A6F45">
        <w:rPr>
          <w:b/>
          <w:bCs/>
          <w:sz w:val="24"/>
          <w:szCs w:val="28"/>
          <w:highlight w:val="yellow"/>
        </w:rPr>
        <w:t>4. Por qué se divide</w:t>
      </w:r>
    </w:p>
    <w:p w14:paraId="7C8A6B6E" w14:textId="77777777" w:rsidR="00195EEF" w:rsidRPr="00195EEF" w:rsidRDefault="00195EEF" w:rsidP="00195EEF">
      <w:r w:rsidRPr="00195EEF">
        <w:t>Dividir sirve para comparar modelos de distinto tamaño con un solo número (datos inventados):</w:t>
      </w:r>
    </w:p>
    <w:p w14:paraId="088FC6F2" w14:textId="27C1CAA2" w:rsidR="004A6F45" w:rsidRDefault="00195EEF" w:rsidP="0061480B">
      <w:pPr>
        <w:rPr>
          <w:b/>
          <w:bCs/>
        </w:rPr>
      </w:pPr>
      <w:r w:rsidRPr="00195EEF">
        <w:rPr>
          <w:b/>
          <w:bCs/>
          <w:noProof/>
        </w:rPr>
        <w:drawing>
          <wp:inline distT="0" distB="0" distL="0" distR="0" wp14:anchorId="50877188" wp14:editId="1BA1C2CF">
            <wp:extent cx="5867400" cy="1324215"/>
            <wp:effectExtent l="19050" t="19050" r="19050" b="28575"/>
            <wp:docPr id="2077166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66638" name=""/>
                    <pic:cNvPicPr/>
                  </pic:nvPicPr>
                  <pic:blipFill>
                    <a:blip r:embed="rId454"/>
                    <a:stretch>
                      <a:fillRect/>
                    </a:stretch>
                  </pic:blipFill>
                  <pic:spPr>
                    <a:xfrm>
                      <a:off x="0" y="0"/>
                      <a:ext cx="5870914" cy="1325008"/>
                    </a:xfrm>
                    <a:prstGeom prst="rect">
                      <a:avLst/>
                    </a:prstGeom>
                    <a:ln w="19050">
                      <a:solidFill>
                        <a:schemeClr val="tx1"/>
                      </a:solidFill>
                    </a:ln>
                  </pic:spPr>
                </pic:pic>
              </a:graphicData>
            </a:graphic>
          </wp:inline>
        </w:drawing>
      </w:r>
    </w:p>
    <w:p w14:paraId="6AE2CC1B" w14:textId="77777777" w:rsidR="00195EEF" w:rsidRPr="00195EEF" w:rsidRDefault="00195EEF" w:rsidP="00195EEF">
      <w:r w:rsidRPr="00195EEF">
        <w:t>A y B tienen tamaños distintos, pero la misma proporción. Es como comparar autos por km/litro: 300 km con 20 litros y 600 km con 40 litros rinden igual (15 km/litro).</w:t>
      </w:r>
    </w:p>
    <w:p w14:paraId="6628C39F" w14:textId="77777777" w:rsidR="00BE3637" w:rsidRPr="00BE3637" w:rsidRDefault="00BE3637" w:rsidP="00BE3637">
      <w:pPr>
        <w:rPr>
          <w:b/>
          <w:bCs/>
          <w:sz w:val="24"/>
          <w:szCs w:val="28"/>
        </w:rPr>
      </w:pPr>
      <w:r w:rsidRPr="00BE3637">
        <w:rPr>
          <w:b/>
          <w:bCs/>
          <w:sz w:val="24"/>
          <w:szCs w:val="28"/>
          <w:highlight w:val="yellow"/>
        </w:rPr>
        <w:lastRenderedPageBreak/>
        <w:t>5. Ejemplo mínimo paso a paso</w:t>
      </w:r>
    </w:p>
    <w:p w14:paraId="1B164DFE" w14:textId="77777777" w:rsidR="00BE3637" w:rsidRPr="00BE3637" w:rsidRDefault="00BE3637" w:rsidP="00BE3637">
      <w:pPr>
        <w:rPr>
          <w:b/>
          <w:bCs/>
        </w:rPr>
      </w:pPr>
      <w:r w:rsidRPr="00BE3637">
        <w:rPr>
          <w:b/>
          <w:bCs/>
        </w:rPr>
        <w:t xml:space="preserve">Modelo de 2 parámetros (w y b) que calcula salida = </w:t>
      </w:r>
      <w:proofErr w:type="spellStart"/>
      <w:r w:rsidRPr="00BE3637">
        <w:rPr>
          <w:b/>
          <w:bCs/>
        </w:rPr>
        <w:t>w·entrada</w:t>
      </w:r>
      <w:proofErr w:type="spellEnd"/>
      <w:r w:rsidRPr="00BE3637">
        <w:rPr>
          <w:b/>
          <w:bCs/>
        </w:rPr>
        <w:t xml:space="preserve"> + b. Le muestras 40 ejemplos.</w:t>
      </w:r>
    </w:p>
    <w:p w14:paraId="41BAD1CE" w14:textId="77777777" w:rsidR="00BE3637" w:rsidRPr="00BE3637" w:rsidRDefault="00BE3637">
      <w:pPr>
        <w:pStyle w:val="Prrafodelista"/>
        <w:numPr>
          <w:ilvl w:val="0"/>
          <w:numId w:val="47"/>
        </w:numPr>
      </w:pPr>
      <w:r w:rsidRPr="00BE3637">
        <w:t>Cada ejemplo pasa por w y por b.</w:t>
      </w:r>
    </w:p>
    <w:p w14:paraId="370F9F15" w14:textId="77777777" w:rsidR="00BE3637" w:rsidRPr="00BE3637" w:rsidRDefault="00BE3637">
      <w:pPr>
        <w:pStyle w:val="Prrafodelista"/>
        <w:numPr>
          <w:ilvl w:val="0"/>
          <w:numId w:val="47"/>
        </w:numPr>
      </w:pPr>
      <w:r w:rsidRPr="00BE3637">
        <w:t>El modelo se equivoca un poco y se corrigen w y b.</w:t>
      </w:r>
    </w:p>
    <w:p w14:paraId="6D56BAE6" w14:textId="77777777" w:rsidR="00BE3637" w:rsidRPr="00BE3637" w:rsidRDefault="00BE3637">
      <w:pPr>
        <w:pStyle w:val="Prrafodelista"/>
        <w:numPr>
          <w:ilvl w:val="0"/>
          <w:numId w:val="47"/>
        </w:numPr>
      </w:pPr>
      <w:r w:rsidRPr="00BE3637">
        <w:t>Ejemplos ÷ parámetros = 40 ÷ 2 = 20.</w:t>
      </w:r>
    </w:p>
    <w:p w14:paraId="140EB995" w14:textId="77777777" w:rsidR="00BE3637" w:rsidRPr="006B3535" w:rsidRDefault="00BE3637" w:rsidP="00BE3637">
      <w:pPr>
        <w:rPr>
          <w:b/>
          <w:bCs/>
          <w:sz w:val="24"/>
          <w:szCs w:val="28"/>
        </w:rPr>
      </w:pPr>
      <w:r w:rsidRPr="006B3535">
        <w:rPr>
          <w:b/>
          <w:bCs/>
          <w:sz w:val="24"/>
          <w:szCs w:val="28"/>
          <w:highlight w:val="yellow"/>
        </w:rPr>
        <w:t>6. Cuentas para practicar</w:t>
      </w:r>
    </w:p>
    <w:p w14:paraId="1795DE63" w14:textId="77777777" w:rsidR="00840725" w:rsidRPr="00284F2C" w:rsidRDefault="00840725">
      <w:pPr>
        <w:numPr>
          <w:ilvl w:val="0"/>
          <w:numId w:val="48"/>
        </w:numPr>
      </w:pPr>
      <w:r w:rsidRPr="00284F2C">
        <w:rPr>
          <w:b/>
          <w:bCs/>
        </w:rPr>
        <w:t>Conozco los parámetros, quiero los tokens (× 20):</w:t>
      </w:r>
      <w:r w:rsidRPr="00284F2C">
        <w:t xml:space="preserve"> 8 B → 160 B tokens. 9 B → 180 B. 70 B → 1,4 T.</w:t>
      </w:r>
    </w:p>
    <w:p w14:paraId="6B814624" w14:textId="77777777" w:rsidR="00840725" w:rsidRPr="00284F2C" w:rsidRDefault="00840725">
      <w:pPr>
        <w:numPr>
          <w:ilvl w:val="0"/>
          <w:numId w:val="48"/>
        </w:numPr>
      </w:pPr>
      <w:r w:rsidRPr="00284F2C">
        <w:rPr>
          <w:b/>
          <w:bCs/>
        </w:rPr>
        <w:t>Conozco los tokens, quiero el modelo (÷ 20):</w:t>
      </w:r>
      <w:r w:rsidRPr="00284F2C">
        <w:t xml:space="preserve"> 1 T ÷ 20 = 50 B parámetros.</w:t>
      </w:r>
    </w:p>
    <w:p w14:paraId="13F235CA" w14:textId="00A3E600" w:rsidR="00BE3637" w:rsidRPr="00284F2C" w:rsidRDefault="00840725">
      <w:pPr>
        <w:numPr>
          <w:ilvl w:val="0"/>
          <w:numId w:val="48"/>
        </w:numPr>
      </w:pPr>
      <w:r w:rsidRPr="00284F2C">
        <w:rPr>
          <w:b/>
          <w:bCs/>
        </w:rPr>
        <w:t>Diagnóstico:</w:t>
      </w:r>
      <w:r w:rsidRPr="00284F2C">
        <w:t xml:space="preserve"> 5.000 tokens y 50 parámetros dan 5.000 ÷ 50 = 100, que es 5 veces más que 20, así que está sobreentrenado.</w:t>
      </w:r>
    </w:p>
    <w:p w14:paraId="12A8242C" w14:textId="77777777" w:rsidR="00284F2C" w:rsidRPr="00284F2C" w:rsidRDefault="00284F2C" w:rsidP="00284F2C">
      <w:pPr>
        <w:rPr>
          <w:b/>
          <w:bCs/>
          <w:sz w:val="24"/>
          <w:szCs w:val="28"/>
        </w:rPr>
      </w:pPr>
      <w:r w:rsidRPr="00284F2C">
        <w:rPr>
          <w:b/>
          <w:bCs/>
          <w:sz w:val="24"/>
          <w:szCs w:val="28"/>
          <w:highlight w:val="yellow"/>
        </w:rPr>
        <w:t>7. Modelos reales</w:t>
      </w:r>
    </w:p>
    <w:p w14:paraId="2096D2D7" w14:textId="248C65A3" w:rsidR="00284F2C" w:rsidRDefault="00A97D71" w:rsidP="006B3535">
      <w:pPr>
        <w:rPr>
          <w:b/>
          <w:bCs/>
        </w:rPr>
      </w:pPr>
      <w:r w:rsidRPr="00A97D71">
        <w:rPr>
          <w:b/>
          <w:bCs/>
          <w:noProof/>
        </w:rPr>
        <w:drawing>
          <wp:inline distT="0" distB="0" distL="0" distR="0" wp14:anchorId="3923E878" wp14:editId="4E15C370">
            <wp:extent cx="4591050" cy="1500706"/>
            <wp:effectExtent l="19050" t="19050" r="19050" b="23495"/>
            <wp:docPr id="238452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52826" name=""/>
                    <pic:cNvPicPr/>
                  </pic:nvPicPr>
                  <pic:blipFill>
                    <a:blip r:embed="rId455"/>
                    <a:stretch>
                      <a:fillRect/>
                    </a:stretch>
                  </pic:blipFill>
                  <pic:spPr>
                    <a:xfrm>
                      <a:off x="0" y="0"/>
                      <a:ext cx="4596903" cy="1502619"/>
                    </a:xfrm>
                    <a:prstGeom prst="rect">
                      <a:avLst/>
                    </a:prstGeom>
                    <a:ln w="19050">
                      <a:solidFill>
                        <a:schemeClr val="tx1"/>
                      </a:solidFill>
                    </a:ln>
                  </pic:spPr>
                </pic:pic>
              </a:graphicData>
            </a:graphic>
          </wp:inline>
        </w:drawing>
      </w:r>
    </w:p>
    <w:p w14:paraId="3D77199B" w14:textId="77777777" w:rsidR="00754D84" w:rsidRPr="00D8517B" w:rsidRDefault="00754D84">
      <w:pPr>
        <w:numPr>
          <w:ilvl w:val="0"/>
          <w:numId w:val="49"/>
        </w:numPr>
      </w:pPr>
      <w:r w:rsidRPr="00D8517B">
        <w:t>Chinchilla (70 B) superó a Gopher (280 B) usando el mismo cómputo de entrenamiento.</w:t>
      </w:r>
    </w:p>
    <w:p w14:paraId="1D1E12E5" w14:textId="77777777" w:rsidR="00754D84" w:rsidRPr="00D8517B" w:rsidRDefault="00754D84">
      <w:pPr>
        <w:numPr>
          <w:ilvl w:val="0"/>
          <w:numId w:val="49"/>
        </w:numPr>
      </w:pPr>
      <w:r w:rsidRPr="00D8517B">
        <w:t>Entrenar cuesta una sola vez, pero usar el modelo cuesta cada vez que alguien lo corre. Por eso hoy se sobreentrenan modelos chicos a propósito: quedan baratos de usar y rinden bien.</w:t>
      </w:r>
    </w:p>
    <w:p w14:paraId="5E54700A" w14:textId="77777777" w:rsidR="00D8517B" w:rsidRPr="00E11D95" w:rsidRDefault="00D8517B" w:rsidP="00D8517B">
      <w:pPr>
        <w:rPr>
          <w:b/>
          <w:bCs/>
          <w:sz w:val="24"/>
          <w:szCs w:val="28"/>
        </w:rPr>
      </w:pPr>
      <w:r w:rsidRPr="00E11D95">
        <w:rPr>
          <w:b/>
          <w:bCs/>
          <w:sz w:val="24"/>
          <w:szCs w:val="28"/>
          <w:highlight w:val="yellow"/>
        </w:rPr>
        <w:t>8. RAM solo para los pesos</w:t>
      </w:r>
    </w:p>
    <w:p w14:paraId="665061D3" w14:textId="77777777" w:rsidR="00E11D95" w:rsidRPr="00E11D95" w:rsidRDefault="00E11D95" w:rsidP="00E11D95">
      <w:r w:rsidRPr="00E11D95">
        <w:t>RAM ≈ parámetros × bytes por parámetro</w:t>
      </w:r>
    </w:p>
    <w:p w14:paraId="1BA9D76B" w14:textId="3F6FDC06" w:rsidR="00BE3637" w:rsidRDefault="00E11D95" w:rsidP="0061480B">
      <w:pPr>
        <w:rPr>
          <w:b/>
          <w:bCs/>
        </w:rPr>
      </w:pPr>
      <w:r w:rsidRPr="00E11D95">
        <w:rPr>
          <w:b/>
          <w:bCs/>
          <w:noProof/>
        </w:rPr>
        <w:drawing>
          <wp:inline distT="0" distB="0" distL="0" distR="0" wp14:anchorId="4158A7E6" wp14:editId="0F860FED">
            <wp:extent cx="4648200" cy="831843"/>
            <wp:effectExtent l="19050" t="19050" r="19050" b="26035"/>
            <wp:docPr id="156735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59099" name=""/>
                    <pic:cNvPicPr/>
                  </pic:nvPicPr>
                  <pic:blipFill>
                    <a:blip r:embed="rId456"/>
                    <a:stretch>
                      <a:fillRect/>
                    </a:stretch>
                  </pic:blipFill>
                  <pic:spPr>
                    <a:xfrm>
                      <a:off x="0" y="0"/>
                      <a:ext cx="4661979" cy="834309"/>
                    </a:xfrm>
                    <a:prstGeom prst="rect">
                      <a:avLst/>
                    </a:prstGeom>
                    <a:ln w="19050">
                      <a:solidFill>
                        <a:schemeClr val="tx1"/>
                      </a:solidFill>
                    </a:ln>
                  </pic:spPr>
                </pic:pic>
              </a:graphicData>
            </a:graphic>
          </wp:inline>
        </w:drawing>
      </w:r>
    </w:p>
    <w:p w14:paraId="341D8900" w14:textId="77777777" w:rsidR="00F728F7" w:rsidRDefault="00F728F7" w:rsidP="00F728F7">
      <w:pPr>
        <w:rPr>
          <w:b/>
          <w:bCs/>
          <w:sz w:val="24"/>
          <w:szCs w:val="28"/>
        </w:rPr>
      </w:pPr>
      <w:r w:rsidRPr="00F728F7">
        <w:rPr>
          <w:b/>
          <w:bCs/>
          <w:sz w:val="24"/>
          <w:szCs w:val="28"/>
        </w:rPr>
        <w:t>Esto no incluye el contexto (KV cache) ni el sistema, así que en la práctica necesitas algo más.</w:t>
      </w:r>
    </w:p>
    <w:p w14:paraId="083E0DAD" w14:textId="77777777" w:rsidR="00F728F7" w:rsidRPr="00F728F7" w:rsidRDefault="00F728F7" w:rsidP="00F728F7">
      <w:pPr>
        <w:rPr>
          <w:b/>
          <w:bCs/>
          <w:sz w:val="24"/>
          <w:szCs w:val="28"/>
        </w:rPr>
      </w:pPr>
      <w:r w:rsidRPr="00F728F7">
        <w:rPr>
          <w:b/>
          <w:bCs/>
          <w:sz w:val="24"/>
          <w:szCs w:val="28"/>
          <w:highlight w:val="yellow"/>
        </w:rPr>
        <w:t>9. Resumen</w:t>
      </w:r>
    </w:p>
    <w:p w14:paraId="57AC5CBE" w14:textId="77777777" w:rsidR="008B2D05" w:rsidRPr="008B2D05" w:rsidRDefault="008B2D05">
      <w:pPr>
        <w:numPr>
          <w:ilvl w:val="0"/>
          <w:numId w:val="50"/>
        </w:numPr>
        <w:rPr>
          <w:sz w:val="24"/>
          <w:szCs w:val="28"/>
        </w:rPr>
      </w:pPr>
      <w:r w:rsidRPr="008B2D05">
        <w:rPr>
          <w:sz w:val="24"/>
          <w:szCs w:val="28"/>
        </w:rPr>
        <w:t>Parámetros = tamaño del modelo. Tokens de entrenamiento = cuánto texto leyó.</w:t>
      </w:r>
    </w:p>
    <w:p w14:paraId="0A6ECA2E" w14:textId="77777777" w:rsidR="008B2D05" w:rsidRPr="008B2D05" w:rsidRDefault="008B2D05">
      <w:pPr>
        <w:numPr>
          <w:ilvl w:val="0"/>
          <w:numId w:val="50"/>
        </w:numPr>
        <w:rPr>
          <w:sz w:val="24"/>
          <w:szCs w:val="28"/>
        </w:rPr>
      </w:pPr>
      <w:r w:rsidRPr="008B2D05">
        <w:rPr>
          <w:sz w:val="24"/>
          <w:szCs w:val="28"/>
        </w:rPr>
        <w:t>Chinchilla propone unos 20 tokens por parámetro, como proporción total y no como reparto.</w:t>
      </w:r>
    </w:p>
    <w:p w14:paraId="574F026D" w14:textId="77777777" w:rsidR="008B2D05" w:rsidRPr="008B2D05" w:rsidRDefault="008B2D05">
      <w:pPr>
        <w:numPr>
          <w:ilvl w:val="0"/>
          <w:numId w:val="50"/>
        </w:numPr>
        <w:rPr>
          <w:sz w:val="24"/>
          <w:szCs w:val="28"/>
        </w:rPr>
      </w:pPr>
      <w:r w:rsidRPr="008B2D05">
        <w:rPr>
          <w:sz w:val="24"/>
          <w:szCs w:val="28"/>
        </w:rPr>
        <w:t xml:space="preserve">Gopher y GPT-3 estaban </w:t>
      </w:r>
      <w:proofErr w:type="spellStart"/>
      <w:r w:rsidRPr="008B2D05">
        <w:rPr>
          <w:sz w:val="24"/>
          <w:szCs w:val="28"/>
        </w:rPr>
        <w:t>subentrenados</w:t>
      </w:r>
      <w:proofErr w:type="spellEnd"/>
      <w:r w:rsidRPr="008B2D05">
        <w:rPr>
          <w:sz w:val="24"/>
          <w:szCs w:val="28"/>
        </w:rPr>
        <w:t>; Llama 3 y Gemma se sobreentrenan a propósito para ser baratos de usar.</w:t>
      </w:r>
    </w:p>
    <w:p w14:paraId="4F9F66F6" w14:textId="77777777" w:rsidR="00F728F7" w:rsidRPr="00F728F7" w:rsidRDefault="00F728F7" w:rsidP="008B2D05">
      <w:pPr>
        <w:rPr>
          <w:b/>
          <w:bCs/>
          <w:sz w:val="24"/>
          <w:szCs w:val="28"/>
        </w:rPr>
      </w:pPr>
    </w:p>
    <w:p w14:paraId="1ED833F5" w14:textId="77777777" w:rsidR="00F728F7" w:rsidRPr="00F728F7" w:rsidRDefault="00F728F7" w:rsidP="00F728F7">
      <w:pPr>
        <w:rPr>
          <w:b/>
          <w:bCs/>
          <w:sz w:val="24"/>
          <w:szCs w:val="28"/>
        </w:rPr>
      </w:pPr>
    </w:p>
    <w:p w14:paraId="329303C5" w14:textId="5331A0B9" w:rsidR="00A06301" w:rsidRPr="00F26A12" w:rsidRDefault="00F26A12" w:rsidP="00F26A12">
      <w:pPr>
        <w:pStyle w:val="Ttulo4"/>
        <w:rPr>
          <w:b/>
          <w:bCs/>
          <w:i w:val="0"/>
          <w:iCs w:val="0"/>
          <w:sz w:val="24"/>
        </w:rPr>
      </w:pPr>
      <w:r w:rsidRPr="00F26A12">
        <w:rPr>
          <w:b/>
          <w:bCs/>
          <w:i w:val="0"/>
          <w:iCs w:val="0"/>
          <w:sz w:val="24"/>
          <w:highlight w:val="yellow"/>
        </w:rPr>
        <w:t>1.1</w:t>
      </w:r>
      <w:r w:rsidR="00FB4065">
        <w:rPr>
          <w:b/>
          <w:bCs/>
          <w:i w:val="0"/>
          <w:iCs w:val="0"/>
          <w:sz w:val="24"/>
          <w:highlight w:val="yellow"/>
        </w:rPr>
        <w:t>4</w:t>
      </w:r>
      <w:r w:rsidRPr="00F26A12">
        <w:rPr>
          <w:b/>
          <w:bCs/>
          <w:i w:val="0"/>
          <w:iCs w:val="0"/>
          <w:sz w:val="24"/>
          <w:highlight w:val="yellow"/>
        </w:rPr>
        <w:t>.6.2:</w:t>
      </w:r>
      <w:r w:rsidR="00A06301" w:rsidRPr="00F26A12">
        <w:rPr>
          <w:b/>
          <w:bCs/>
          <w:i w:val="0"/>
          <w:iCs w:val="0"/>
          <w:sz w:val="24"/>
          <w:highlight w:val="yellow"/>
        </w:rPr>
        <w:t xml:space="preserve"> El "Sobreentrenamiento" actual (El caso de Llama 3 8B)</w:t>
      </w:r>
    </w:p>
    <w:p w14:paraId="35BCF768" w14:textId="77777777" w:rsidR="00DD0B1A" w:rsidRPr="00DD0B1A" w:rsidRDefault="00DD0B1A" w:rsidP="00DD0B1A">
      <w:pPr>
        <w:jc w:val="both"/>
      </w:pPr>
      <w:r w:rsidRPr="00DD0B1A">
        <w:t>Hoy en día, laboratorios como Meta (creadores de Llama) rompen la regla de Chinchilla a propósito.</w:t>
      </w:r>
    </w:p>
    <w:p w14:paraId="2D6C192A" w14:textId="77777777" w:rsidR="00DD0B1A" w:rsidRDefault="00DD0B1A" w:rsidP="00DD0B1A">
      <w:pPr>
        <w:jc w:val="both"/>
      </w:pPr>
      <w:r w:rsidRPr="00DD0B1A">
        <w:t>Llama 3 8B es un modelo "pequeño" (8.000 millones de parámetros), pero lo forzaron a leer la brutalidad de 15 billones de tokens (ratio 1.875 a 1). ¿Por qué lo hacen? Entrenarlo costó carísimo, pero como el modelo resultante es pequeño, millones de personas pueden descargarlo y correrlo gratis y rápido en laptops comunes. El sobreentrenamiento hace que un modelo pequeño sea excepcionalmente listo.</w:t>
      </w:r>
    </w:p>
    <w:p w14:paraId="0584B644" w14:textId="77777777" w:rsidR="00E01A49" w:rsidRPr="00E01A49" w:rsidRDefault="00E01A49" w:rsidP="00E01A49">
      <w:pPr>
        <w:jc w:val="both"/>
      </w:pPr>
      <w:r w:rsidRPr="00E01A49">
        <w:t xml:space="preserve">Es una decisión de </w:t>
      </w:r>
      <w:r w:rsidRPr="00E01A49">
        <w:rPr>
          <w:b/>
          <w:bCs/>
        </w:rPr>
        <w:t>dónde gastar la plata</w:t>
      </w:r>
      <w:r w:rsidRPr="00E01A49">
        <w:t>: pagar más una sola vez (entrenar) para pagar menos todas las veces (usar).</w:t>
      </w:r>
    </w:p>
    <w:p w14:paraId="60E28195" w14:textId="77777777" w:rsidR="00EB732D" w:rsidRPr="00EB732D" w:rsidRDefault="00EB732D" w:rsidP="00EB732D">
      <w:pPr>
        <w:jc w:val="both"/>
      </w:pPr>
      <w:r w:rsidRPr="00EB732D">
        <w:rPr>
          <w:b/>
          <w:bCs/>
        </w:rPr>
        <w:t>Dos costos distintos:</w:t>
      </w:r>
    </w:p>
    <w:p w14:paraId="683254ED" w14:textId="0678C741" w:rsidR="00DD0B1A" w:rsidRDefault="00EB732D" w:rsidP="00DD0B1A">
      <w:pPr>
        <w:jc w:val="both"/>
      </w:pPr>
      <w:r w:rsidRPr="00EB732D">
        <w:rPr>
          <w:noProof/>
        </w:rPr>
        <w:drawing>
          <wp:inline distT="0" distB="0" distL="0" distR="0" wp14:anchorId="6280AD07" wp14:editId="295F8138">
            <wp:extent cx="5267325" cy="904426"/>
            <wp:effectExtent l="38100" t="38100" r="28575" b="29210"/>
            <wp:docPr id="1821471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71800" name=""/>
                    <pic:cNvPicPr/>
                  </pic:nvPicPr>
                  <pic:blipFill>
                    <a:blip r:embed="rId457"/>
                    <a:stretch>
                      <a:fillRect/>
                    </a:stretch>
                  </pic:blipFill>
                  <pic:spPr>
                    <a:xfrm>
                      <a:off x="0" y="0"/>
                      <a:ext cx="5279599" cy="906533"/>
                    </a:xfrm>
                    <a:prstGeom prst="rect">
                      <a:avLst/>
                    </a:prstGeom>
                    <a:ln w="28575">
                      <a:solidFill>
                        <a:schemeClr val="accent1"/>
                      </a:solidFill>
                    </a:ln>
                  </pic:spPr>
                </pic:pic>
              </a:graphicData>
            </a:graphic>
          </wp:inline>
        </w:drawing>
      </w:r>
    </w:p>
    <w:p w14:paraId="7D61AAD0" w14:textId="68B5C5AE" w:rsidR="00EB732D" w:rsidRDefault="00EB732D" w:rsidP="00DD0B1A">
      <w:pPr>
        <w:jc w:val="both"/>
      </w:pPr>
      <w:r w:rsidRPr="00EB732D">
        <w:rPr>
          <w:b/>
          <w:bCs/>
        </w:rPr>
        <w:t>Qué optimiza Chinchilla:</w:t>
      </w:r>
      <w:r w:rsidRPr="00EB732D">
        <w:t xml:space="preserve"> el costo de entrenar. Responde "con X de presupuesto de entrenamiento, ¿qué combinación de tamaño y datos da el mejor modelo?". No dice nada sobre cuánto cuesta usarlo después. Por eso "romperla" no es un error: Meta optimiza otra cosa.</w:t>
      </w:r>
    </w:p>
    <w:p w14:paraId="3516DF59" w14:textId="77777777" w:rsidR="00EB732D" w:rsidRPr="00EB732D" w:rsidRDefault="00EB732D" w:rsidP="00EB732D">
      <w:pPr>
        <w:jc w:val="both"/>
      </w:pPr>
      <w:r w:rsidRPr="00EB732D">
        <w:rPr>
          <w:b/>
          <w:bCs/>
        </w:rPr>
        <w:t>Ejemplo con números inventados (solo para visualizar):</w:t>
      </w:r>
    </w:p>
    <w:p w14:paraId="27F4BEB2" w14:textId="6A79C43F" w:rsidR="00EB732D" w:rsidRDefault="00804F21" w:rsidP="00DD0B1A">
      <w:pPr>
        <w:jc w:val="both"/>
      </w:pPr>
      <w:r w:rsidRPr="00804F21">
        <w:rPr>
          <w:noProof/>
        </w:rPr>
        <w:drawing>
          <wp:inline distT="0" distB="0" distL="0" distR="0" wp14:anchorId="5C6A8D7C" wp14:editId="787A8447">
            <wp:extent cx="4972050" cy="1474305"/>
            <wp:effectExtent l="19050" t="19050" r="19050" b="12065"/>
            <wp:docPr id="1765162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62188" name=""/>
                    <pic:cNvPicPr/>
                  </pic:nvPicPr>
                  <pic:blipFill>
                    <a:blip r:embed="rId458"/>
                    <a:stretch>
                      <a:fillRect/>
                    </a:stretch>
                  </pic:blipFill>
                  <pic:spPr>
                    <a:xfrm>
                      <a:off x="0" y="0"/>
                      <a:ext cx="4980005" cy="1476664"/>
                    </a:xfrm>
                    <a:prstGeom prst="rect">
                      <a:avLst/>
                    </a:prstGeom>
                    <a:ln w="19050">
                      <a:solidFill>
                        <a:schemeClr val="tx1"/>
                      </a:solidFill>
                    </a:ln>
                  </pic:spPr>
                </pic:pic>
              </a:graphicData>
            </a:graphic>
          </wp:inline>
        </w:drawing>
      </w:r>
    </w:p>
    <w:p w14:paraId="2624A732" w14:textId="77777777" w:rsidR="00057827" w:rsidRPr="00057827" w:rsidRDefault="00057827" w:rsidP="00057827">
      <w:pPr>
        <w:jc w:val="both"/>
      </w:pPr>
      <w:r w:rsidRPr="00057827">
        <w:t>B costó más de entrenar (130 vs 100), pero como se usa muchísimo, termina saliendo ~9 veces más barato. Y si le diste mucha lectura, un modelo chico puede rendir parecido a uno más grande.</w:t>
      </w:r>
    </w:p>
    <w:p w14:paraId="3C32B96B" w14:textId="77777777" w:rsidR="00057827" w:rsidRPr="00057827" w:rsidRDefault="00057827" w:rsidP="00057827">
      <w:pPr>
        <w:jc w:val="both"/>
      </w:pPr>
      <w:r w:rsidRPr="00057827">
        <w:rPr>
          <w:b/>
          <w:bCs/>
        </w:rPr>
        <w:t>Analogía:</w:t>
      </w:r>
      <w:r w:rsidRPr="00057827">
        <w:t xml:space="preserve"> un estudiante con poca capacidad que estudió el triple rinde bien en el examen, y además "pesa" poco para llevarlo a todos lados.</w:t>
      </w:r>
    </w:p>
    <w:p w14:paraId="2B1764B9" w14:textId="77777777" w:rsidR="004B77F7" w:rsidRPr="004B77F7" w:rsidRDefault="004B77F7" w:rsidP="004B77F7">
      <w:pPr>
        <w:jc w:val="both"/>
      </w:pPr>
      <w:r w:rsidRPr="004B77F7">
        <w:t>Dos matices sobre el párrafo que pegaste, porque exagera un poco:</w:t>
      </w:r>
    </w:p>
    <w:p w14:paraId="3B7FD477" w14:textId="2FDBC86B" w:rsidR="004B77F7" w:rsidRPr="004B77F7" w:rsidRDefault="004B77F7">
      <w:pPr>
        <w:pStyle w:val="Prrafodelista"/>
        <w:numPr>
          <w:ilvl w:val="0"/>
          <w:numId w:val="34"/>
        </w:numPr>
        <w:jc w:val="both"/>
      </w:pPr>
      <w:r w:rsidRPr="004B77F7">
        <w:t>"Excepcionalmente listo" es un adjetivo: el modelo de 8 B mejora con más lectura, pero no alcanza a los modelos mucho más grandes en todo.</w:t>
      </w:r>
    </w:p>
    <w:p w14:paraId="7DFF939A" w14:textId="19667A74" w:rsidR="00804F21" w:rsidRPr="00DD0B1A" w:rsidRDefault="004B77F7">
      <w:pPr>
        <w:pStyle w:val="Prrafodelista"/>
        <w:numPr>
          <w:ilvl w:val="0"/>
          <w:numId w:val="34"/>
        </w:numPr>
        <w:jc w:val="both"/>
      </w:pPr>
      <w:r w:rsidRPr="004B77F7">
        <w:t>"Laptops comunes": los pesos de 8 B en FP16 ocupan 16 GB, así que en un laptop normal normalmente se usa una versión comprimida (cuantizada, ~4 bits ≈ 4 GB).</w:t>
      </w:r>
    </w:p>
    <w:p w14:paraId="3F50860C" w14:textId="77777777" w:rsidR="00180555" w:rsidRPr="00180555" w:rsidRDefault="00180555" w:rsidP="00180555">
      <w:pPr>
        <w:rPr>
          <w:b/>
          <w:bCs/>
        </w:rPr>
      </w:pPr>
      <w:r w:rsidRPr="00180555">
        <w:rPr>
          <w:b/>
          <w:bCs/>
        </w:rPr>
        <w:t>Entonces, ¿por qué leer de más?</w:t>
      </w:r>
    </w:p>
    <w:p w14:paraId="1930D285" w14:textId="77777777" w:rsidR="0044297D" w:rsidRPr="0044297D" w:rsidRDefault="0044297D" w:rsidP="0044297D">
      <w:r w:rsidRPr="0044297D">
        <w:t>Un modelo de 8 B es chico, y eso lo limita. Pero si lo dejas leer muchísimo más, aprovecha mejor esa capacidad y rinde mucho mejor de lo que rendiría con poca lectura. No llega al nivel de los modelos gigantes, pero se acerca bastante.</w:t>
      </w:r>
    </w:p>
    <w:p w14:paraId="1C81928F" w14:textId="77777777" w:rsidR="0044297D" w:rsidRPr="0044297D" w:rsidRDefault="0044297D" w:rsidP="0044297D">
      <w:pPr>
        <w:rPr>
          <w:b/>
          <w:bCs/>
        </w:rPr>
      </w:pPr>
      <w:r w:rsidRPr="0044297D">
        <w:rPr>
          <w:b/>
          <w:bCs/>
        </w:rPr>
        <w:lastRenderedPageBreak/>
        <w:t>Y por qué importa que sea chico:</w:t>
      </w:r>
    </w:p>
    <w:p w14:paraId="27650F5A" w14:textId="0FDC78AC" w:rsidR="0044297D" w:rsidRPr="001D1698" w:rsidRDefault="0044297D">
      <w:pPr>
        <w:pStyle w:val="Prrafodelista"/>
        <w:numPr>
          <w:ilvl w:val="0"/>
          <w:numId w:val="34"/>
        </w:numPr>
      </w:pPr>
      <w:r w:rsidRPr="001D1698">
        <w:t>Un modelo de 70 B puede ser más listo, pero necesita mucha memoria (muy caro correrlo).</w:t>
      </w:r>
    </w:p>
    <w:p w14:paraId="08715491" w14:textId="27D0F054" w:rsidR="00A06301" w:rsidRPr="00F26A12" w:rsidRDefault="0044297D">
      <w:pPr>
        <w:pStyle w:val="Prrafodelista"/>
        <w:numPr>
          <w:ilvl w:val="0"/>
          <w:numId w:val="34"/>
        </w:numPr>
      </w:pPr>
      <w:r w:rsidRPr="001D1698">
        <w:t>Uno de 8 B ocupa 16 GB en FP16, o unos 4 GB comprimido, y corre en equipos normales.</w:t>
      </w:r>
    </w:p>
    <w:p w14:paraId="59E22276" w14:textId="77777777" w:rsidR="001D1698" w:rsidRPr="001D1698" w:rsidRDefault="001D1698" w:rsidP="001D1698">
      <w:pPr>
        <w:rPr>
          <w:b/>
          <w:bCs/>
        </w:rPr>
      </w:pPr>
      <w:r w:rsidRPr="001D1698">
        <w:rPr>
          <w:b/>
          <w:bCs/>
        </w:rPr>
        <w:t>La decisión de Meta, en una línea:</w:t>
      </w:r>
    </w:p>
    <w:p w14:paraId="47951DD4" w14:textId="77777777" w:rsidR="005328F9" w:rsidRPr="005328F9" w:rsidRDefault="005328F9" w:rsidP="005328F9">
      <w:r w:rsidRPr="005328F9">
        <w:t xml:space="preserve">"Pagamos más una vez para que el modelo chico quede lo más capaz posible, </w:t>
      </w:r>
      <w:r w:rsidRPr="00F26A12">
        <w:rPr>
          <w:b/>
          <w:bCs/>
          <w:sz w:val="28"/>
          <w:szCs w:val="32"/>
          <w:highlight w:val="yellow"/>
        </w:rPr>
        <w:t>porque así mucha gente lo puede correr barato."</w:t>
      </w:r>
    </w:p>
    <w:p w14:paraId="3C8ACED3" w14:textId="77777777" w:rsidR="005328F9" w:rsidRDefault="005328F9" w:rsidP="005328F9">
      <w:pPr>
        <w:rPr>
          <w:b/>
          <w:bCs/>
          <w:sz w:val="28"/>
          <w:szCs w:val="32"/>
        </w:rPr>
      </w:pPr>
      <w:r w:rsidRPr="00F26A12">
        <w:rPr>
          <w:b/>
          <w:bCs/>
          <w:sz w:val="28"/>
          <w:szCs w:val="32"/>
        </w:rPr>
        <w:t>El beneficio de que lo usen: un modelo "bastante listo" que cualquiera puede correr vale más que uno "muy listo" que casi nadie puede correr.</w:t>
      </w:r>
    </w:p>
    <w:p w14:paraId="506BF92D" w14:textId="77777777" w:rsidR="00DB3192" w:rsidRDefault="00DB3192" w:rsidP="005328F9">
      <w:pPr>
        <w:rPr>
          <w:b/>
          <w:bCs/>
          <w:sz w:val="28"/>
          <w:szCs w:val="32"/>
        </w:rPr>
      </w:pPr>
    </w:p>
    <w:p w14:paraId="7C5DBC1B" w14:textId="77777777" w:rsidR="00DB3192" w:rsidRDefault="00DB3192" w:rsidP="005328F9">
      <w:pPr>
        <w:rPr>
          <w:b/>
          <w:bCs/>
          <w:sz w:val="28"/>
          <w:szCs w:val="32"/>
        </w:rPr>
      </w:pPr>
    </w:p>
    <w:p w14:paraId="1559FD9E" w14:textId="77777777" w:rsidR="00DB3192" w:rsidRDefault="00DB3192" w:rsidP="005328F9">
      <w:pPr>
        <w:rPr>
          <w:b/>
          <w:bCs/>
          <w:sz w:val="28"/>
          <w:szCs w:val="32"/>
        </w:rPr>
      </w:pPr>
    </w:p>
    <w:p w14:paraId="5304D455" w14:textId="77777777" w:rsidR="00DB3192" w:rsidRDefault="00DB3192" w:rsidP="005328F9">
      <w:pPr>
        <w:rPr>
          <w:b/>
          <w:bCs/>
          <w:sz w:val="28"/>
          <w:szCs w:val="32"/>
        </w:rPr>
      </w:pPr>
    </w:p>
    <w:p w14:paraId="2932B721" w14:textId="77777777" w:rsidR="008B2D05" w:rsidRDefault="008B2D05" w:rsidP="005328F9">
      <w:pPr>
        <w:rPr>
          <w:b/>
          <w:bCs/>
          <w:sz w:val="28"/>
          <w:szCs w:val="32"/>
        </w:rPr>
      </w:pPr>
    </w:p>
    <w:p w14:paraId="63765571" w14:textId="77777777" w:rsidR="008B2D05" w:rsidRDefault="008B2D05" w:rsidP="005328F9">
      <w:pPr>
        <w:rPr>
          <w:b/>
          <w:bCs/>
          <w:sz w:val="28"/>
          <w:szCs w:val="32"/>
        </w:rPr>
      </w:pPr>
    </w:p>
    <w:p w14:paraId="4326214C" w14:textId="77777777" w:rsidR="008B2D05" w:rsidRDefault="008B2D05" w:rsidP="005328F9">
      <w:pPr>
        <w:rPr>
          <w:b/>
          <w:bCs/>
          <w:sz w:val="28"/>
          <w:szCs w:val="32"/>
        </w:rPr>
      </w:pPr>
    </w:p>
    <w:p w14:paraId="0BA8AF8C" w14:textId="77777777" w:rsidR="008B2D05" w:rsidRDefault="008B2D05" w:rsidP="005328F9">
      <w:pPr>
        <w:rPr>
          <w:b/>
          <w:bCs/>
          <w:sz w:val="28"/>
          <w:szCs w:val="32"/>
        </w:rPr>
      </w:pPr>
    </w:p>
    <w:p w14:paraId="3683C0CA" w14:textId="77777777" w:rsidR="008B2D05" w:rsidRDefault="008B2D05" w:rsidP="005328F9">
      <w:pPr>
        <w:rPr>
          <w:b/>
          <w:bCs/>
          <w:sz w:val="28"/>
          <w:szCs w:val="32"/>
        </w:rPr>
      </w:pPr>
    </w:p>
    <w:p w14:paraId="2EC2AAF7" w14:textId="77777777" w:rsidR="008B2D05" w:rsidRDefault="008B2D05" w:rsidP="005328F9">
      <w:pPr>
        <w:rPr>
          <w:b/>
          <w:bCs/>
          <w:sz w:val="28"/>
          <w:szCs w:val="32"/>
        </w:rPr>
      </w:pPr>
    </w:p>
    <w:p w14:paraId="22C16B41" w14:textId="77777777" w:rsidR="008B2D05" w:rsidRDefault="008B2D05" w:rsidP="005328F9">
      <w:pPr>
        <w:rPr>
          <w:b/>
          <w:bCs/>
          <w:sz w:val="28"/>
          <w:szCs w:val="32"/>
        </w:rPr>
      </w:pPr>
    </w:p>
    <w:p w14:paraId="347FB582" w14:textId="77777777" w:rsidR="008B2D05" w:rsidRDefault="008B2D05" w:rsidP="005328F9">
      <w:pPr>
        <w:rPr>
          <w:b/>
          <w:bCs/>
          <w:sz w:val="28"/>
          <w:szCs w:val="32"/>
        </w:rPr>
      </w:pPr>
    </w:p>
    <w:p w14:paraId="4C4173A5" w14:textId="77777777" w:rsidR="008B2D05" w:rsidRDefault="008B2D05" w:rsidP="005328F9">
      <w:pPr>
        <w:rPr>
          <w:b/>
          <w:bCs/>
          <w:sz w:val="28"/>
          <w:szCs w:val="32"/>
        </w:rPr>
      </w:pPr>
    </w:p>
    <w:p w14:paraId="2C22E9B7" w14:textId="77777777" w:rsidR="00DB3192" w:rsidRDefault="00DB3192" w:rsidP="005328F9">
      <w:pPr>
        <w:rPr>
          <w:b/>
          <w:bCs/>
          <w:sz w:val="28"/>
          <w:szCs w:val="32"/>
        </w:rPr>
      </w:pPr>
    </w:p>
    <w:p w14:paraId="33D7E524" w14:textId="77777777" w:rsidR="00DB3192" w:rsidRDefault="00DB3192" w:rsidP="005328F9">
      <w:pPr>
        <w:rPr>
          <w:b/>
          <w:bCs/>
          <w:sz w:val="28"/>
          <w:szCs w:val="32"/>
        </w:rPr>
      </w:pPr>
    </w:p>
    <w:p w14:paraId="165C814B" w14:textId="77777777" w:rsidR="00DB3192" w:rsidRDefault="00DB3192" w:rsidP="005328F9">
      <w:pPr>
        <w:rPr>
          <w:b/>
          <w:bCs/>
          <w:sz w:val="28"/>
          <w:szCs w:val="32"/>
        </w:rPr>
      </w:pPr>
    </w:p>
    <w:p w14:paraId="18F1888A" w14:textId="77777777" w:rsidR="00DB3192" w:rsidRDefault="00DB3192" w:rsidP="005328F9">
      <w:pPr>
        <w:rPr>
          <w:b/>
          <w:bCs/>
          <w:sz w:val="28"/>
          <w:szCs w:val="32"/>
        </w:rPr>
      </w:pPr>
    </w:p>
    <w:p w14:paraId="48E740A8" w14:textId="77777777" w:rsidR="00DB3192" w:rsidRDefault="00DB3192" w:rsidP="005328F9">
      <w:pPr>
        <w:rPr>
          <w:b/>
          <w:bCs/>
          <w:sz w:val="28"/>
          <w:szCs w:val="32"/>
        </w:rPr>
      </w:pPr>
    </w:p>
    <w:p w14:paraId="531B7D0C" w14:textId="77777777" w:rsidR="00DB3192" w:rsidRPr="00F26A12" w:rsidRDefault="00DB3192" w:rsidP="005328F9">
      <w:pPr>
        <w:rPr>
          <w:b/>
          <w:bCs/>
          <w:sz w:val="28"/>
          <w:szCs w:val="32"/>
        </w:rPr>
      </w:pPr>
    </w:p>
    <w:p w14:paraId="22158621" w14:textId="57637A9C" w:rsidR="00F26A12" w:rsidRDefault="00F26A12" w:rsidP="00F26A12">
      <w:pPr>
        <w:pStyle w:val="Ttulo4"/>
        <w:rPr>
          <w:b/>
          <w:bCs/>
          <w:i w:val="0"/>
          <w:iCs w:val="0"/>
          <w:sz w:val="24"/>
        </w:rPr>
      </w:pPr>
      <w:r w:rsidRPr="0088235F">
        <w:rPr>
          <w:b/>
          <w:bCs/>
          <w:i w:val="0"/>
          <w:iCs w:val="0"/>
          <w:sz w:val="24"/>
          <w:highlight w:val="yellow"/>
        </w:rPr>
        <w:lastRenderedPageBreak/>
        <w:t>1.1</w:t>
      </w:r>
      <w:r w:rsidR="00FB4065">
        <w:rPr>
          <w:b/>
          <w:bCs/>
          <w:i w:val="0"/>
          <w:iCs w:val="0"/>
          <w:sz w:val="24"/>
          <w:highlight w:val="yellow"/>
        </w:rPr>
        <w:t>4</w:t>
      </w:r>
      <w:r w:rsidRPr="0088235F">
        <w:rPr>
          <w:b/>
          <w:bCs/>
          <w:i w:val="0"/>
          <w:iCs w:val="0"/>
          <w:sz w:val="24"/>
          <w:highlight w:val="yellow"/>
        </w:rPr>
        <w:t>.6.</w:t>
      </w:r>
      <w:r w:rsidR="008F51B1" w:rsidRPr="0088235F">
        <w:rPr>
          <w:b/>
          <w:bCs/>
          <w:i w:val="0"/>
          <w:iCs w:val="0"/>
          <w:sz w:val="24"/>
          <w:highlight w:val="yellow"/>
        </w:rPr>
        <w:t xml:space="preserve">3: </w:t>
      </w:r>
      <w:r w:rsidR="009F2293" w:rsidRPr="0088235F">
        <w:rPr>
          <w:b/>
          <w:bCs/>
          <w:i w:val="0"/>
          <w:iCs w:val="0"/>
          <w:sz w:val="24"/>
          <w:highlight w:val="yellow"/>
        </w:rPr>
        <w:t>La RAM y los formatos (FP16 – INT8 – 4bits)</w:t>
      </w:r>
      <w:r w:rsidR="0088235F" w:rsidRPr="0088235F">
        <w:rPr>
          <w:b/>
          <w:bCs/>
          <w:i w:val="0"/>
          <w:iCs w:val="0"/>
          <w:sz w:val="24"/>
          <w:highlight w:val="yellow"/>
        </w:rPr>
        <w:t xml:space="preserve"> – cada parámetro es un numero guardado en la memoria</w:t>
      </w:r>
    </w:p>
    <w:p w14:paraId="3A0CE286" w14:textId="7C7DE70D" w:rsidR="008F51B1" w:rsidRPr="008F51B1" w:rsidRDefault="008F51B1" w:rsidP="008F51B1">
      <w:r w:rsidRPr="008F51B1">
        <w:rPr>
          <w:noProof/>
        </w:rPr>
        <w:drawing>
          <wp:inline distT="0" distB="0" distL="0" distR="0" wp14:anchorId="0515E665" wp14:editId="6F1207E8">
            <wp:extent cx="1836579" cy="358171"/>
            <wp:effectExtent l="19050" t="19050" r="11430" b="22860"/>
            <wp:docPr id="2092731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31596" name=""/>
                    <pic:cNvPicPr/>
                  </pic:nvPicPr>
                  <pic:blipFill>
                    <a:blip r:embed="rId459"/>
                    <a:stretch>
                      <a:fillRect/>
                    </a:stretch>
                  </pic:blipFill>
                  <pic:spPr>
                    <a:xfrm>
                      <a:off x="0" y="0"/>
                      <a:ext cx="1836579" cy="358171"/>
                    </a:xfrm>
                    <a:prstGeom prst="rect">
                      <a:avLst/>
                    </a:prstGeom>
                    <a:ln w="12700">
                      <a:solidFill>
                        <a:schemeClr val="tx1"/>
                      </a:solidFill>
                    </a:ln>
                  </pic:spPr>
                </pic:pic>
              </a:graphicData>
            </a:graphic>
          </wp:inline>
        </w:drawing>
      </w:r>
    </w:p>
    <w:p w14:paraId="5555517F" w14:textId="5E6346DE" w:rsidR="001D1698" w:rsidRPr="008D6F92" w:rsidRDefault="008F51B1" w:rsidP="0044297D">
      <w:pPr>
        <w:rPr>
          <w:b/>
          <w:bCs/>
          <w:sz w:val="24"/>
          <w:szCs w:val="28"/>
        </w:rPr>
      </w:pPr>
      <w:r w:rsidRPr="008D6F92">
        <w:rPr>
          <w:sz w:val="24"/>
          <w:szCs w:val="28"/>
        </w:rPr>
        <w:t xml:space="preserve">Son tres formas de guardar un numero en el computador. Cada una usa una </w:t>
      </w:r>
      <w:r w:rsidR="008D6F92" w:rsidRPr="008D6F92">
        <w:rPr>
          <w:sz w:val="24"/>
          <w:szCs w:val="28"/>
        </w:rPr>
        <w:t xml:space="preserve">cantidad distinta de </w:t>
      </w:r>
      <w:r w:rsidR="008D6F92" w:rsidRPr="008D6F92">
        <w:rPr>
          <w:b/>
          <w:bCs/>
          <w:sz w:val="24"/>
          <w:szCs w:val="28"/>
        </w:rPr>
        <w:t>bits.</w:t>
      </w:r>
    </w:p>
    <w:p w14:paraId="780ABA01" w14:textId="6FA3A166" w:rsidR="008D6F92" w:rsidRDefault="008D6F92" w:rsidP="0044297D">
      <w:r>
        <w:rPr>
          <w:b/>
          <w:bCs/>
        </w:rPr>
        <w:t xml:space="preserve">Un bit </w:t>
      </w:r>
      <w:r>
        <w:t xml:space="preserve">es lo </w:t>
      </w:r>
      <w:r w:rsidR="0089644B">
        <w:t>mínimo que se guarda</w:t>
      </w:r>
      <w:r w:rsidR="00005BC6">
        <w:t xml:space="preserve">: un 0 o un 1. Con </w:t>
      </w:r>
      <w:proofErr w:type="spellStart"/>
      <w:r w:rsidR="00005BC6">
        <w:t>mas</w:t>
      </w:r>
      <w:proofErr w:type="spellEnd"/>
      <w:r w:rsidR="00005BC6">
        <w:t xml:space="preserve"> bits puedes distinguir </w:t>
      </w:r>
      <w:proofErr w:type="spellStart"/>
      <w:r w:rsidR="00005BC6">
        <w:t>mas</w:t>
      </w:r>
      <w:proofErr w:type="spellEnd"/>
      <w:r w:rsidR="00005BC6">
        <w:t xml:space="preserve"> valores diferentes, y la cantidad es 2 elevado al </w:t>
      </w:r>
      <w:proofErr w:type="spellStart"/>
      <w:r w:rsidR="00005BC6">
        <w:t>numero</w:t>
      </w:r>
      <w:proofErr w:type="spellEnd"/>
      <w:r w:rsidR="00005BC6">
        <w:t xml:space="preserve"> de bits.</w:t>
      </w:r>
    </w:p>
    <w:tbl>
      <w:tblPr>
        <w:tblStyle w:val="Tablaconcuadrcula4-nfasis3"/>
        <w:tblW w:w="0" w:type="auto"/>
        <w:tblLook w:val="04A0" w:firstRow="1" w:lastRow="0" w:firstColumn="1" w:lastColumn="0" w:noHBand="0" w:noVBand="1"/>
      </w:tblPr>
      <w:tblGrid>
        <w:gridCol w:w="2697"/>
        <w:gridCol w:w="2697"/>
        <w:gridCol w:w="2698"/>
        <w:gridCol w:w="2698"/>
      </w:tblGrid>
      <w:tr w:rsidR="00005BC6" w14:paraId="504E4F8F" w14:textId="77777777" w:rsidTr="00EE5C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63D022FD" w14:textId="6920B5B1" w:rsidR="00005BC6" w:rsidRPr="00EE5C94" w:rsidRDefault="00EE5C94" w:rsidP="0044297D">
            <w:pPr>
              <w:rPr>
                <w:b w:val="0"/>
                <w:bCs w:val="0"/>
              </w:rPr>
            </w:pPr>
            <w:r>
              <w:rPr>
                <w:b w:val="0"/>
                <w:bCs w:val="0"/>
              </w:rPr>
              <w:t>Formato</w:t>
            </w:r>
          </w:p>
        </w:tc>
        <w:tc>
          <w:tcPr>
            <w:tcW w:w="2697" w:type="dxa"/>
          </w:tcPr>
          <w:p w14:paraId="42DB235E" w14:textId="1F5B3574" w:rsidR="00005BC6" w:rsidRPr="00EE5C94" w:rsidRDefault="00EE5C94" w:rsidP="0044297D">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significa</w:t>
            </w:r>
          </w:p>
        </w:tc>
        <w:tc>
          <w:tcPr>
            <w:tcW w:w="2698" w:type="dxa"/>
          </w:tcPr>
          <w:p w14:paraId="6BE8B6B8" w14:textId="47710BF9" w:rsidR="00005BC6" w:rsidRPr="00EE5C94" w:rsidRDefault="00EE5C94" w:rsidP="0044297D">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Bits</w:t>
            </w:r>
          </w:p>
        </w:tc>
        <w:tc>
          <w:tcPr>
            <w:tcW w:w="2698" w:type="dxa"/>
          </w:tcPr>
          <w:p w14:paraId="59B6AE6C" w14:textId="080174E1" w:rsidR="00005BC6" w:rsidRPr="00EE5C94" w:rsidRDefault="00EE5C94" w:rsidP="0044297D">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Valores posibles</w:t>
            </w:r>
          </w:p>
        </w:tc>
      </w:tr>
      <w:tr w:rsidR="00005BC6" w14:paraId="15E9CD04" w14:textId="77777777" w:rsidTr="00EE5C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674EF11F" w14:textId="4632804F" w:rsidR="00005BC6" w:rsidRDefault="00EE5C94" w:rsidP="0044297D">
            <w:r>
              <w:t>FP16</w:t>
            </w:r>
          </w:p>
        </w:tc>
        <w:tc>
          <w:tcPr>
            <w:tcW w:w="2697" w:type="dxa"/>
          </w:tcPr>
          <w:p w14:paraId="5A8519BD" w14:textId="1C38DFA4" w:rsidR="00005BC6" w:rsidRPr="00676B4B" w:rsidRDefault="00676B4B" w:rsidP="0044297D">
            <w:pPr>
              <w:cnfStyle w:val="000000100000" w:firstRow="0" w:lastRow="0" w:firstColumn="0" w:lastColumn="0" w:oddVBand="0" w:evenVBand="0" w:oddHBand="1" w:evenHBand="0" w:firstRowFirstColumn="0" w:firstRowLastColumn="0" w:lastRowFirstColumn="0" w:lastRowLastColumn="0"/>
              <w:rPr>
                <w:b/>
                <w:bCs/>
              </w:rPr>
            </w:pPr>
            <w:proofErr w:type="spellStart"/>
            <w:r>
              <w:rPr>
                <w:b/>
                <w:bCs/>
              </w:rPr>
              <w:t>Float</w:t>
            </w:r>
            <w:proofErr w:type="spellEnd"/>
            <w:r>
              <w:rPr>
                <w:b/>
                <w:bCs/>
              </w:rPr>
              <w:t xml:space="preserve"> Point 16: </w:t>
            </w:r>
            <w:proofErr w:type="spellStart"/>
            <w:r>
              <w:rPr>
                <w:b/>
                <w:bCs/>
              </w:rPr>
              <w:t>numero</w:t>
            </w:r>
            <w:proofErr w:type="spellEnd"/>
            <w:r>
              <w:rPr>
                <w:b/>
                <w:bCs/>
              </w:rPr>
              <w:t xml:space="preserve"> con decimales</w:t>
            </w:r>
          </w:p>
        </w:tc>
        <w:tc>
          <w:tcPr>
            <w:tcW w:w="2698" w:type="dxa"/>
          </w:tcPr>
          <w:p w14:paraId="3F393B95" w14:textId="0A4D8025" w:rsidR="00005BC6" w:rsidRDefault="00676B4B" w:rsidP="0044297D">
            <w:pPr>
              <w:cnfStyle w:val="000000100000" w:firstRow="0" w:lastRow="0" w:firstColumn="0" w:lastColumn="0" w:oddVBand="0" w:evenVBand="0" w:oddHBand="1" w:evenHBand="0" w:firstRowFirstColumn="0" w:firstRowLastColumn="0" w:lastRowFirstColumn="0" w:lastRowLastColumn="0"/>
            </w:pPr>
            <w:r>
              <w:t>16</w:t>
            </w:r>
          </w:p>
        </w:tc>
        <w:tc>
          <w:tcPr>
            <w:tcW w:w="2698" w:type="dxa"/>
          </w:tcPr>
          <w:p w14:paraId="11AF8764" w14:textId="441F3325" w:rsidR="00005BC6" w:rsidRDefault="00676B4B" w:rsidP="0044297D">
            <w:pPr>
              <w:cnfStyle w:val="000000100000" w:firstRow="0" w:lastRow="0" w:firstColumn="0" w:lastColumn="0" w:oddVBand="0" w:evenVBand="0" w:oddHBand="1" w:evenHBand="0" w:firstRowFirstColumn="0" w:firstRowLastColumn="0" w:lastRowFirstColumn="0" w:lastRowLastColumn="0"/>
            </w:pPr>
            <w:r w:rsidRPr="00676B4B">
              <w:t>2¹⁶ = 65.536 combinaciones</w:t>
            </w:r>
          </w:p>
        </w:tc>
      </w:tr>
      <w:tr w:rsidR="00005BC6" w14:paraId="4B02AFFB" w14:textId="77777777" w:rsidTr="00EE5C94">
        <w:tc>
          <w:tcPr>
            <w:cnfStyle w:val="001000000000" w:firstRow="0" w:lastRow="0" w:firstColumn="1" w:lastColumn="0" w:oddVBand="0" w:evenVBand="0" w:oddHBand="0" w:evenHBand="0" w:firstRowFirstColumn="0" w:firstRowLastColumn="0" w:lastRowFirstColumn="0" w:lastRowLastColumn="0"/>
            <w:tcW w:w="2697" w:type="dxa"/>
          </w:tcPr>
          <w:p w14:paraId="456AC315" w14:textId="5619485B" w:rsidR="00005BC6" w:rsidRDefault="00676B4B" w:rsidP="0044297D">
            <w:r w:rsidRPr="00676B4B">
              <w:t>INT8</w:t>
            </w:r>
          </w:p>
        </w:tc>
        <w:tc>
          <w:tcPr>
            <w:tcW w:w="2697" w:type="dxa"/>
          </w:tcPr>
          <w:p w14:paraId="2BCAD20C" w14:textId="7B03E4D8" w:rsidR="00005BC6" w:rsidRDefault="00676B4B" w:rsidP="0044297D">
            <w:pPr>
              <w:cnfStyle w:val="000000000000" w:firstRow="0" w:lastRow="0" w:firstColumn="0" w:lastColumn="0" w:oddVBand="0" w:evenVBand="0" w:oddHBand="0" w:evenHBand="0" w:firstRowFirstColumn="0" w:firstRowLastColumn="0" w:lastRowFirstColumn="0" w:lastRowLastColumn="0"/>
            </w:pPr>
            <w:proofErr w:type="spellStart"/>
            <w:r w:rsidRPr="00676B4B">
              <w:t>Integer</w:t>
            </w:r>
            <w:proofErr w:type="spellEnd"/>
            <w:r w:rsidRPr="00676B4B">
              <w:t xml:space="preserve"> 8: número entero</w:t>
            </w:r>
          </w:p>
        </w:tc>
        <w:tc>
          <w:tcPr>
            <w:tcW w:w="2698" w:type="dxa"/>
          </w:tcPr>
          <w:p w14:paraId="1EE8F2E6" w14:textId="29527CF6" w:rsidR="00005BC6" w:rsidRDefault="006C23F8" w:rsidP="0044297D">
            <w:pPr>
              <w:cnfStyle w:val="000000000000" w:firstRow="0" w:lastRow="0" w:firstColumn="0" w:lastColumn="0" w:oddVBand="0" w:evenVBand="0" w:oddHBand="0" w:evenHBand="0" w:firstRowFirstColumn="0" w:firstRowLastColumn="0" w:lastRowFirstColumn="0" w:lastRowLastColumn="0"/>
            </w:pPr>
            <w:r>
              <w:t>8</w:t>
            </w:r>
          </w:p>
        </w:tc>
        <w:tc>
          <w:tcPr>
            <w:tcW w:w="2698" w:type="dxa"/>
          </w:tcPr>
          <w:p w14:paraId="69BB218B" w14:textId="56BC1ACF" w:rsidR="00005BC6" w:rsidRDefault="006C23F8" w:rsidP="0044297D">
            <w:pPr>
              <w:cnfStyle w:val="000000000000" w:firstRow="0" w:lastRow="0" w:firstColumn="0" w:lastColumn="0" w:oddVBand="0" w:evenVBand="0" w:oddHBand="0" w:evenHBand="0" w:firstRowFirstColumn="0" w:firstRowLastColumn="0" w:lastRowFirstColumn="0" w:lastRowLastColumn="0"/>
            </w:pPr>
            <w:r w:rsidRPr="006C23F8">
              <w:t>2⁸ = 256 valores (por ejemplo, de −128 a 127)</w:t>
            </w:r>
          </w:p>
        </w:tc>
      </w:tr>
      <w:tr w:rsidR="00005BC6" w14:paraId="17E5AFA4" w14:textId="77777777" w:rsidTr="00EE5C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41260BE5" w14:textId="0AD3A236" w:rsidR="00005BC6" w:rsidRDefault="006C23F8" w:rsidP="0044297D">
            <w:r w:rsidRPr="006C23F8">
              <w:t>4 bits</w:t>
            </w:r>
          </w:p>
        </w:tc>
        <w:tc>
          <w:tcPr>
            <w:tcW w:w="2697" w:type="dxa"/>
          </w:tcPr>
          <w:p w14:paraId="6BA3369E" w14:textId="11D62810" w:rsidR="00005BC6" w:rsidRDefault="00234341" w:rsidP="0044297D">
            <w:pPr>
              <w:cnfStyle w:val="000000100000" w:firstRow="0" w:lastRow="0" w:firstColumn="0" w:lastColumn="0" w:oddVBand="0" w:evenVBand="0" w:oddHBand="1" w:evenHBand="0" w:firstRowFirstColumn="0" w:firstRowLastColumn="0" w:lastRowFirstColumn="0" w:lastRowLastColumn="0"/>
            </w:pPr>
            <w:r w:rsidRPr="00234341">
              <w:t>Entero de 4 bits</w:t>
            </w:r>
          </w:p>
        </w:tc>
        <w:tc>
          <w:tcPr>
            <w:tcW w:w="2698" w:type="dxa"/>
          </w:tcPr>
          <w:p w14:paraId="6F7330D9" w14:textId="22C048A0" w:rsidR="00005BC6" w:rsidRDefault="00234341" w:rsidP="0044297D">
            <w:pPr>
              <w:cnfStyle w:val="000000100000" w:firstRow="0" w:lastRow="0" w:firstColumn="0" w:lastColumn="0" w:oddVBand="0" w:evenVBand="0" w:oddHBand="1" w:evenHBand="0" w:firstRowFirstColumn="0" w:firstRowLastColumn="0" w:lastRowFirstColumn="0" w:lastRowLastColumn="0"/>
            </w:pPr>
            <w:r>
              <w:t>4</w:t>
            </w:r>
          </w:p>
        </w:tc>
        <w:tc>
          <w:tcPr>
            <w:tcW w:w="2698" w:type="dxa"/>
          </w:tcPr>
          <w:p w14:paraId="3125F2F0" w14:textId="69A46029" w:rsidR="00005BC6" w:rsidRDefault="00234341" w:rsidP="0044297D">
            <w:pPr>
              <w:cnfStyle w:val="000000100000" w:firstRow="0" w:lastRow="0" w:firstColumn="0" w:lastColumn="0" w:oddVBand="0" w:evenVBand="0" w:oddHBand="1" w:evenHBand="0" w:firstRowFirstColumn="0" w:firstRowLastColumn="0" w:lastRowFirstColumn="0" w:lastRowLastColumn="0"/>
            </w:pPr>
            <w:r w:rsidRPr="00234341">
              <w:t>2⁴ = 16 valores</w:t>
            </w:r>
          </w:p>
        </w:tc>
      </w:tr>
    </w:tbl>
    <w:p w14:paraId="39FA15A0" w14:textId="77777777" w:rsidR="00005BC6" w:rsidRDefault="00005BC6" w:rsidP="0044297D"/>
    <w:p w14:paraId="489EE688" w14:textId="15A49956" w:rsidR="00234341" w:rsidRDefault="00234341">
      <w:pPr>
        <w:pStyle w:val="Prrafodelista"/>
        <w:numPr>
          <w:ilvl w:val="0"/>
          <w:numId w:val="34"/>
        </w:numPr>
      </w:pPr>
      <w:r>
        <w:rPr>
          <w:b/>
          <w:bCs/>
        </w:rPr>
        <w:t xml:space="preserve">FP16 </w:t>
      </w:r>
      <w:r>
        <w:t>guarda decimales, por ejemplo 0,8731</w:t>
      </w:r>
    </w:p>
    <w:p w14:paraId="17818547" w14:textId="2AF63E5E" w:rsidR="002F6708" w:rsidRDefault="00234341">
      <w:pPr>
        <w:pStyle w:val="Prrafodelista"/>
        <w:numPr>
          <w:ilvl w:val="0"/>
          <w:numId w:val="34"/>
        </w:numPr>
      </w:pPr>
      <w:r>
        <w:rPr>
          <w:b/>
          <w:bCs/>
        </w:rPr>
        <w:t xml:space="preserve">INT8 y 4bits </w:t>
      </w:r>
      <w:r>
        <w:t xml:space="preserve">guardan solo enteros, así que para representar un </w:t>
      </w:r>
      <w:proofErr w:type="spellStart"/>
      <w:r>
        <w:t>parametro</w:t>
      </w:r>
      <w:proofErr w:type="spellEnd"/>
      <w:r>
        <w:t xml:space="preserve"> decimal hay que “traducirlo” con una escala</w:t>
      </w:r>
      <w:r w:rsidR="002F6708">
        <w:t>. Eso es cuantizar.</w:t>
      </w:r>
    </w:p>
    <w:p w14:paraId="16078F92" w14:textId="6CE88FCC" w:rsidR="004C6E82" w:rsidRDefault="004C6E82" w:rsidP="002F6708">
      <w:r w:rsidRPr="004C6E82">
        <w:rPr>
          <w:b/>
          <w:bCs/>
        </w:rPr>
        <w:t>Ejemplo de cuantización (simplificado, número inventado):</w:t>
      </w:r>
      <w:r w:rsidRPr="004C6E82">
        <w:t xml:space="preserve"> un parámetro vale 0,8731 y sus valores van entre −1 y 1.</w:t>
      </w:r>
    </w:p>
    <w:p w14:paraId="54478D3B" w14:textId="5CAA407B" w:rsidR="004C6E82" w:rsidRDefault="004C6E82">
      <w:pPr>
        <w:pStyle w:val="Prrafodelista"/>
        <w:numPr>
          <w:ilvl w:val="0"/>
          <w:numId w:val="34"/>
        </w:numPr>
      </w:pPr>
      <w:r>
        <w:rPr>
          <w:b/>
          <w:bCs/>
        </w:rPr>
        <w:t xml:space="preserve">INT8: </w:t>
      </w:r>
      <w:r w:rsidR="002713B5" w:rsidRPr="002713B5">
        <w:t xml:space="preserve">0,8731 × 127 = 110,9, que se redondea a </w:t>
      </w:r>
      <w:r w:rsidR="002713B5" w:rsidRPr="002713B5">
        <w:rPr>
          <w:b/>
          <w:bCs/>
        </w:rPr>
        <w:t>111</w:t>
      </w:r>
      <w:r w:rsidR="002713B5" w:rsidRPr="002713B5">
        <w:t xml:space="preserve">. Para recuperarlo: 111 / 127 </w:t>
      </w:r>
      <w:r w:rsidR="002713B5" w:rsidRPr="002713B5">
        <w:rPr>
          <w:b/>
          <w:bCs/>
        </w:rPr>
        <w:t>≈ 0,874.</w:t>
      </w:r>
      <w:r w:rsidR="002713B5" w:rsidRPr="002713B5">
        <w:t xml:space="preserve"> Error muy chico.</w:t>
      </w:r>
    </w:p>
    <w:p w14:paraId="41FC32A3" w14:textId="09FC5258" w:rsidR="00DB3192" w:rsidRDefault="002713B5">
      <w:pPr>
        <w:pStyle w:val="Prrafodelista"/>
        <w:numPr>
          <w:ilvl w:val="0"/>
          <w:numId w:val="34"/>
        </w:numPr>
      </w:pPr>
      <w:r>
        <w:rPr>
          <w:b/>
          <w:bCs/>
        </w:rPr>
        <w:t xml:space="preserve">4 bits: </w:t>
      </w:r>
      <w:r>
        <w:t>con 16 valores (-8 a 7) usamos la escala de 7: 0,</w:t>
      </w:r>
      <w:r w:rsidR="005C3096">
        <w:t xml:space="preserve">8731 x 7 = 6,1, que se redondea a </w:t>
      </w:r>
      <w:r w:rsidR="005C3096">
        <w:rPr>
          <w:b/>
          <w:bCs/>
        </w:rPr>
        <w:t xml:space="preserve">6. </w:t>
      </w:r>
      <w:r w:rsidR="005C3096">
        <w:t xml:space="preserve">Para recuperarlo: 6 / 7 </w:t>
      </w:r>
      <w:r w:rsidR="005C3096" w:rsidRPr="005C3096">
        <w:t xml:space="preserve">≈ </w:t>
      </w:r>
      <w:r w:rsidR="005C3096" w:rsidRPr="005C3096">
        <w:rPr>
          <w:b/>
          <w:bCs/>
        </w:rPr>
        <w:t>0,857</w:t>
      </w:r>
      <w:r w:rsidR="005C3096" w:rsidRPr="005C3096">
        <w:t>. Error mayor.</w:t>
      </w:r>
    </w:p>
    <w:p w14:paraId="08E0F776" w14:textId="77777777" w:rsidR="00DB3192" w:rsidRPr="00DB3192" w:rsidRDefault="00DB3192" w:rsidP="00DB3192">
      <w:r w:rsidRPr="00DB3192">
        <w:t>Eso es lo que significa "pierde un poquito de calidad": al recuperar el número, queda un poco distinto del original. Mientras menos bits, menos valores posibles y más error.</w:t>
      </w:r>
    </w:p>
    <w:p w14:paraId="39823240" w14:textId="77777777" w:rsidR="00DB3192" w:rsidRPr="00DB3192" w:rsidRDefault="00DB3192" w:rsidP="00DB3192">
      <w:r w:rsidRPr="00DB3192">
        <w:t>En la práctica los métodos de cuantización son más elaborados que esto (por ejemplo, usan una escala por grupo de parámetros), pero la idea es la misma.</w:t>
      </w:r>
    </w:p>
    <w:p w14:paraId="52CE868F" w14:textId="77777777" w:rsidR="00DB3192" w:rsidRDefault="00DB3192" w:rsidP="00DB3192">
      <w:r w:rsidRPr="00DB3192">
        <w:rPr>
          <w:b/>
          <w:bCs/>
        </w:rPr>
        <w:t>Por eso ocupan distinto espacio:</w:t>
      </w:r>
      <w:r w:rsidRPr="00DB3192">
        <w:t xml:space="preserve"> 16 bits son 2 bytes, 8 bits son 1 byte y 4 bits son 0,5 bytes, y de ahí salen los 16 GB, 8 GB y 4 GB del modelo de 8 B.</w:t>
      </w:r>
    </w:p>
    <w:tbl>
      <w:tblPr>
        <w:tblStyle w:val="Tablaconcuadrcula"/>
        <w:tblW w:w="0" w:type="auto"/>
        <w:tblLook w:val="04A0" w:firstRow="1" w:lastRow="0" w:firstColumn="1" w:lastColumn="0" w:noHBand="0" w:noVBand="1"/>
      </w:tblPr>
      <w:tblGrid>
        <w:gridCol w:w="10790"/>
      </w:tblGrid>
      <w:tr w:rsidR="00883F0C" w14:paraId="144C2AFE" w14:textId="77777777" w:rsidTr="00883F0C">
        <w:tc>
          <w:tcPr>
            <w:tcW w:w="10790" w:type="dxa"/>
          </w:tcPr>
          <w:p w14:paraId="642E1695" w14:textId="77777777" w:rsidR="00883F0C" w:rsidRDefault="00331280" w:rsidP="00DB3192">
            <w:r>
              <w:rPr>
                <w:b/>
                <w:bCs/>
              </w:rPr>
              <w:t xml:space="preserve">La idea: </w:t>
            </w:r>
            <w:r>
              <w:t xml:space="preserve">Quieres guardar el </w:t>
            </w:r>
            <w:proofErr w:type="spellStart"/>
            <w:r>
              <w:t>numero</w:t>
            </w:r>
            <w:proofErr w:type="spellEnd"/>
            <w:r>
              <w:t xml:space="preserve"> 0,8731, pero solo puedes anotar “en que marca de la regla cae”</w:t>
            </w:r>
          </w:p>
          <w:p w14:paraId="4AF199CA" w14:textId="77777777" w:rsidR="00251217" w:rsidRDefault="00251217" w:rsidP="00DB3192"/>
          <w:p w14:paraId="6450871B" w14:textId="77777777" w:rsidR="00251217" w:rsidRDefault="00251217" w:rsidP="00DB3192">
            <w:r w:rsidRPr="00B341D9">
              <w:rPr>
                <w:b/>
                <w:bCs/>
                <w:highlight w:val="yellow"/>
              </w:rPr>
              <w:t>Regla de INT8:</w:t>
            </w:r>
            <w:r>
              <w:rPr>
                <w:b/>
                <w:bCs/>
              </w:rPr>
              <w:t xml:space="preserve"> </w:t>
            </w:r>
            <w:r>
              <w:t>Va de -1 a 1 y tiene 255 marcas (</w:t>
            </w:r>
            <w:proofErr w:type="spellStart"/>
            <w:r>
              <w:t>mas</w:t>
            </w:r>
            <w:proofErr w:type="spellEnd"/>
            <w:r>
              <w:t xml:space="preserve"> o menos). Como hay muchas marcas, están muy juntas.</w:t>
            </w:r>
          </w:p>
          <w:p w14:paraId="659E7146" w14:textId="77777777" w:rsidR="00251217" w:rsidRDefault="00251217" w:rsidP="00DB3192"/>
          <w:p w14:paraId="4CF5153F" w14:textId="6C08D1D4" w:rsidR="00B341D9" w:rsidRDefault="00B341D9">
            <w:pPr>
              <w:pStyle w:val="Prrafodelista"/>
              <w:numPr>
                <w:ilvl w:val="0"/>
                <w:numId w:val="34"/>
              </w:numPr>
            </w:pPr>
            <w:r>
              <w:t>0,8731 cae casi justo en la marca numero 111 (de 127).</w:t>
            </w:r>
          </w:p>
          <w:p w14:paraId="6089F5C0" w14:textId="211DB48C" w:rsidR="00B341D9" w:rsidRDefault="00B341D9">
            <w:pPr>
              <w:pStyle w:val="Prrafodelista"/>
              <w:numPr>
                <w:ilvl w:val="0"/>
                <w:numId w:val="34"/>
              </w:numPr>
            </w:pPr>
            <w:r>
              <w:t>Anotas “111”.</w:t>
            </w:r>
          </w:p>
          <w:p w14:paraId="3051DF90" w14:textId="3AEBDCA8" w:rsidR="00B341D9" w:rsidRDefault="00B341D9">
            <w:pPr>
              <w:pStyle w:val="Prrafodelista"/>
              <w:numPr>
                <w:ilvl w:val="0"/>
                <w:numId w:val="34"/>
              </w:numPr>
            </w:pPr>
            <w:r>
              <w:t>Al recuperarlo, la marca 111 vale 0,</w:t>
            </w:r>
            <w:r w:rsidR="00F95AC5">
              <w:t>874.</w:t>
            </w:r>
          </w:p>
          <w:p w14:paraId="26869ACA" w14:textId="42B51264" w:rsidR="00F95AC5" w:rsidRDefault="00F95AC5">
            <w:pPr>
              <w:pStyle w:val="Prrafodelista"/>
              <w:numPr>
                <w:ilvl w:val="0"/>
                <w:numId w:val="34"/>
              </w:numPr>
            </w:pPr>
            <w:r>
              <w:t xml:space="preserve">Original: </w:t>
            </w:r>
            <w:r w:rsidRPr="00F95AC5">
              <w:t>0,8731 →</w:t>
            </w:r>
            <w:r w:rsidR="00105F8D" w:rsidRPr="00105F8D">
              <w:t xml:space="preserve"> recuperado: 0,874. Casi igual.</w:t>
            </w:r>
          </w:p>
          <w:p w14:paraId="0F6997A6" w14:textId="77777777" w:rsidR="00105F8D" w:rsidRDefault="00105F8D" w:rsidP="00105F8D"/>
          <w:p w14:paraId="1F42C6F6" w14:textId="5DDA4262" w:rsidR="00105F8D" w:rsidRDefault="00105F8D" w:rsidP="00105F8D">
            <w:r w:rsidRPr="00105F8D">
              <w:rPr>
                <w:b/>
                <w:bCs/>
                <w:highlight w:val="yellow"/>
              </w:rPr>
              <w:t>Regla de 4 bits:</w:t>
            </w:r>
            <w:r>
              <w:rPr>
                <w:b/>
                <w:bCs/>
              </w:rPr>
              <w:t xml:space="preserve"> </w:t>
            </w:r>
            <w:r>
              <w:t xml:space="preserve">va de -1 a 1, pero solo tiene unas 15 marcas. </w:t>
            </w:r>
            <w:r w:rsidRPr="00105F8D">
              <w:t>Como hay pocas, están muy separadas.</w:t>
            </w:r>
          </w:p>
          <w:p w14:paraId="0447DDE8" w14:textId="68417624" w:rsidR="00105F8D" w:rsidRDefault="001178A2">
            <w:pPr>
              <w:pStyle w:val="Prrafodelista"/>
              <w:numPr>
                <w:ilvl w:val="0"/>
                <w:numId w:val="34"/>
              </w:numPr>
            </w:pPr>
            <w:r>
              <w:t>0,8731 cae entre la marca 6 (0,857) y la marca 7 (1,0).</w:t>
            </w:r>
          </w:p>
          <w:p w14:paraId="64ACB9CF" w14:textId="6E58DA11" w:rsidR="001178A2" w:rsidRDefault="00CA1497">
            <w:pPr>
              <w:pStyle w:val="Prrafodelista"/>
              <w:numPr>
                <w:ilvl w:val="0"/>
                <w:numId w:val="34"/>
              </w:numPr>
            </w:pPr>
            <w:r w:rsidRPr="00CA1497">
              <w:t>Te quedas con la más cercana: la 6.</w:t>
            </w:r>
          </w:p>
          <w:p w14:paraId="07F3C08B" w14:textId="70C0C723" w:rsidR="00CA1497" w:rsidRDefault="00CA1497">
            <w:pPr>
              <w:pStyle w:val="Prrafodelista"/>
              <w:numPr>
                <w:ilvl w:val="0"/>
                <w:numId w:val="34"/>
              </w:numPr>
            </w:pPr>
            <w:r>
              <w:t>Al recuperarlo, la marca 6 vale 0,857</w:t>
            </w:r>
          </w:p>
          <w:p w14:paraId="74E7E09B" w14:textId="6751DAFB" w:rsidR="00CA1497" w:rsidRDefault="00CA1497">
            <w:pPr>
              <w:pStyle w:val="Prrafodelista"/>
              <w:numPr>
                <w:ilvl w:val="0"/>
                <w:numId w:val="34"/>
              </w:numPr>
            </w:pPr>
            <w:r>
              <w:t xml:space="preserve">Original: 0,8731 </w:t>
            </w:r>
            <w:r w:rsidR="00B31BF5" w:rsidRPr="00B31BF5">
              <w:t>→</w:t>
            </w:r>
            <w:r w:rsidR="00B31BF5">
              <w:t xml:space="preserve"> recuperado: 0,857. Se perdió un poco </w:t>
            </w:r>
            <w:proofErr w:type="spellStart"/>
            <w:r w:rsidR="00B31BF5">
              <w:t>mas</w:t>
            </w:r>
            <w:proofErr w:type="spellEnd"/>
            <w:r w:rsidR="00B31BF5">
              <w:t>.</w:t>
            </w:r>
          </w:p>
          <w:p w14:paraId="23EA9160" w14:textId="6EF8DB2D" w:rsidR="00B31BF5" w:rsidRDefault="00B31BF5" w:rsidP="002C318C">
            <w:pPr>
              <w:rPr>
                <w:b/>
                <w:bCs/>
              </w:rPr>
            </w:pPr>
            <w:r w:rsidRPr="00B31BF5">
              <w:rPr>
                <w:b/>
                <w:bCs/>
                <w:highlight w:val="yellow"/>
              </w:rPr>
              <w:lastRenderedPageBreak/>
              <w:t>Los cálculos de mi mensaje anterior son solo cómo se encuentra la marca:</w:t>
            </w:r>
          </w:p>
          <w:p w14:paraId="4344F172" w14:textId="5D2AAD15" w:rsidR="002C318C" w:rsidRPr="002C318C" w:rsidRDefault="002C318C">
            <w:pPr>
              <w:pStyle w:val="Prrafodelista"/>
              <w:numPr>
                <w:ilvl w:val="0"/>
                <w:numId w:val="34"/>
              </w:numPr>
            </w:pPr>
            <w:r w:rsidRPr="002C318C">
              <w:t>INT8: 0,8731 × 127 = 110,9, que se redondea a la marca 111. Para volver: 111 ÷ 127 ≈ 0,874.</w:t>
            </w:r>
          </w:p>
          <w:p w14:paraId="46EF85B2" w14:textId="4E221A14" w:rsidR="002C318C" w:rsidRDefault="002C318C">
            <w:pPr>
              <w:pStyle w:val="Prrafodelista"/>
              <w:numPr>
                <w:ilvl w:val="0"/>
                <w:numId w:val="34"/>
              </w:numPr>
            </w:pPr>
            <w:r w:rsidRPr="002C318C">
              <w:t>4 bits: 0,8731 × 7 = 6,1, que se redondea a la marca 6. Para volver: 6 ÷ 7 ≈ 0,857.</w:t>
            </w:r>
          </w:p>
          <w:p w14:paraId="22B459EB" w14:textId="77777777" w:rsidR="002C318C" w:rsidRDefault="002C318C" w:rsidP="002C318C"/>
          <w:p w14:paraId="4F9493F7" w14:textId="1BFEA86C" w:rsidR="002C318C" w:rsidRDefault="002C318C" w:rsidP="002C318C">
            <w:r>
              <w:t>Multiplicas por 127 (o por 7) para convertir el decimal en “numero de marca”. Al dividir por lo mismo, vuelves al decimal.</w:t>
            </w:r>
          </w:p>
          <w:p w14:paraId="17D7E3FE" w14:textId="77777777" w:rsidR="002C318C" w:rsidRDefault="002C318C" w:rsidP="002C318C"/>
          <w:p w14:paraId="094E11B8" w14:textId="77777777" w:rsidR="007C072D" w:rsidRPr="007C072D" w:rsidRDefault="007C072D" w:rsidP="007C072D">
            <w:r w:rsidRPr="007C072D">
              <w:rPr>
                <w:b/>
                <w:bCs/>
              </w:rPr>
              <w:t>Qué se aprende de esto:</w:t>
            </w:r>
          </w:p>
          <w:p w14:paraId="7F5F5581" w14:textId="066E6512" w:rsidR="002C318C" w:rsidRDefault="007C072D" w:rsidP="002C318C">
            <w:r w:rsidRPr="007C072D">
              <w:rPr>
                <w:noProof/>
              </w:rPr>
              <w:drawing>
                <wp:inline distT="0" distB="0" distL="0" distR="0" wp14:anchorId="54281AAF" wp14:editId="21949FCA">
                  <wp:extent cx="6363251" cy="1082134"/>
                  <wp:effectExtent l="0" t="0" r="0" b="3810"/>
                  <wp:docPr id="187927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7948" name=""/>
                          <pic:cNvPicPr/>
                        </pic:nvPicPr>
                        <pic:blipFill>
                          <a:blip r:embed="rId460"/>
                          <a:stretch>
                            <a:fillRect/>
                          </a:stretch>
                        </pic:blipFill>
                        <pic:spPr>
                          <a:xfrm>
                            <a:off x="0" y="0"/>
                            <a:ext cx="6363251" cy="1082134"/>
                          </a:xfrm>
                          <a:prstGeom prst="rect">
                            <a:avLst/>
                          </a:prstGeom>
                        </pic:spPr>
                      </pic:pic>
                    </a:graphicData>
                  </a:graphic>
                </wp:inline>
              </w:drawing>
            </w:r>
          </w:p>
          <w:p w14:paraId="244181AA" w14:textId="77777777" w:rsidR="00423B9F" w:rsidRDefault="00423B9F" w:rsidP="002C318C"/>
          <w:p w14:paraId="7FC1D7E8" w14:textId="59884FF2" w:rsidR="00251217" w:rsidRDefault="00423B9F" w:rsidP="00DB3192">
            <w:r w:rsidRPr="00423B9F">
              <w:rPr>
                <w:b/>
                <w:bCs/>
                <w:sz w:val="24"/>
                <w:szCs w:val="28"/>
              </w:rPr>
              <w:t>Mientras menos bits, menos marcas y más redondeo</w:t>
            </w:r>
            <w:r w:rsidRPr="00423B9F">
              <w:t>. Por eso un modelo en 4 bits ocupa menos espacio, pero pierde un poco de calidad.</w:t>
            </w:r>
          </w:p>
          <w:p w14:paraId="580A0AC6" w14:textId="6DEEF543" w:rsidR="00251217" w:rsidRPr="00251217" w:rsidRDefault="00251217" w:rsidP="00DB3192"/>
        </w:tc>
      </w:tr>
    </w:tbl>
    <w:p w14:paraId="78B422BD" w14:textId="77777777" w:rsidR="00883F0C" w:rsidRPr="00DB3192" w:rsidRDefault="00883F0C" w:rsidP="00DB3192"/>
    <w:p w14:paraId="2D7151C4" w14:textId="77777777" w:rsidR="00DB3192" w:rsidRDefault="00DB3192" w:rsidP="00DB3192">
      <w:pPr>
        <w:pBdr>
          <w:bottom w:val="single" w:sz="6" w:space="1" w:color="auto"/>
        </w:pBdr>
      </w:pPr>
    </w:p>
    <w:p w14:paraId="5C360A35" w14:textId="45D883CE" w:rsidR="00845264" w:rsidRDefault="00845264" w:rsidP="00DB3192">
      <w:pPr>
        <w:rPr>
          <w:b/>
          <w:bCs/>
          <w:sz w:val="28"/>
          <w:szCs w:val="32"/>
        </w:rPr>
      </w:pPr>
      <w:r w:rsidRPr="00845264">
        <w:rPr>
          <w:b/>
          <w:bCs/>
          <w:sz w:val="28"/>
          <w:szCs w:val="32"/>
          <w:highlight w:val="yellow"/>
        </w:rPr>
        <w:t>Sobre el parámetro</w:t>
      </w:r>
    </w:p>
    <w:tbl>
      <w:tblPr>
        <w:tblStyle w:val="Tablaconcuadrcula"/>
        <w:tblW w:w="0" w:type="auto"/>
        <w:tblLook w:val="04A0" w:firstRow="1" w:lastRow="0" w:firstColumn="1" w:lastColumn="0" w:noHBand="0" w:noVBand="1"/>
      </w:tblPr>
      <w:tblGrid>
        <w:gridCol w:w="10790"/>
      </w:tblGrid>
      <w:tr w:rsidR="0096448F" w14:paraId="34E06523" w14:textId="77777777" w:rsidTr="0096448F">
        <w:tc>
          <w:tcPr>
            <w:tcW w:w="10790" w:type="dxa"/>
          </w:tcPr>
          <w:p w14:paraId="309DCAB0" w14:textId="77777777" w:rsidR="0096448F" w:rsidRDefault="0096448F" w:rsidP="00DB3192">
            <w:pPr>
              <w:rPr>
                <w:b/>
                <w:bCs/>
                <w:sz w:val="28"/>
                <w:szCs w:val="32"/>
              </w:rPr>
            </w:pPr>
            <w:r w:rsidRPr="0096448F">
              <w:rPr>
                <w:b/>
                <w:bCs/>
                <w:noProof/>
                <w:sz w:val="28"/>
                <w:szCs w:val="32"/>
              </w:rPr>
              <w:drawing>
                <wp:inline distT="0" distB="0" distL="0" distR="0" wp14:anchorId="646E7D41" wp14:editId="660C810E">
                  <wp:extent cx="2362405" cy="396274"/>
                  <wp:effectExtent l="19050" t="19050" r="19050" b="22860"/>
                  <wp:docPr id="176020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0488" name=""/>
                          <pic:cNvPicPr/>
                        </pic:nvPicPr>
                        <pic:blipFill>
                          <a:blip r:embed="rId461"/>
                          <a:stretch>
                            <a:fillRect/>
                          </a:stretch>
                        </pic:blipFill>
                        <pic:spPr>
                          <a:xfrm>
                            <a:off x="0" y="0"/>
                            <a:ext cx="2362405" cy="396274"/>
                          </a:xfrm>
                          <a:prstGeom prst="rect">
                            <a:avLst/>
                          </a:prstGeom>
                          <a:ln w="19050">
                            <a:solidFill>
                              <a:schemeClr val="tx1"/>
                            </a:solidFill>
                          </a:ln>
                        </pic:spPr>
                      </pic:pic>
                    </a:graphicData>
                  </a:graphic>
                </wp:inline>
              </w:drawing>
            </w:r>
          </w:p>
          <w:p w14:paraId="098A769B" w14:textId="01FF7CED" w:rsidR="0096448F" w:rsidRDefault="0096448F" w:rsidP="00DB3192">
            <w:r w:rsidRPr="0096448F">
              <w:t xml:space="preserve">Un parámetro es </w:t>
            </w:r>
            <w:r w:rsidRPr="0096448F">
              <w:rPr>
                <w:b/>
                <w:bCs/>
              </w:rPr>
              <w:t xml:space="preserve">un número que el modelo aprendió durante el entrenamiento y que guarda en memoria. </w:t>
            </w:r>
            <w:r w:rsidRPr="0096448F">
              <w:t>Nada más</w:t>
            </w:r>
            <w:r>
              <w:t>.</w:t>
            </w:r>
          </w:p>
          <w:p w14:paraId="0E06C683" w14:textId="77777777" w:rsidR="0096448F" w:rsidRDefault="0096448F" w:rsidP="00DB3192"/>
          <w:p w14:paraId="705753C9" w14:textId="4A6012EB" w:rsidR="00E32910" w:rsidRDefault="00E32910" w:rsidP="00DB3192">
            <w:pPr>
              <w:rPr>
                <w:b/>
                <w:bCs/>
              </w:rPr>
            </w:pPr>
            <w:r>
              <w:rPr>
                <w:b/>
                <w:bCs/>
              </w:rPr>
              <w:t>Con todo lo que vimos:</w:t>
            </w:r>
          </w:p>
          <w:p w14:paraId="61053E8D" w14:textId="4D366199" w:rsidR="00E32910" w:rsidRPr="00E32910" w:rsidRDefault="00E32910" w:rsidP="00754AD7">
            <w:pPr>
              <w:pStyle w:val="Prrafodelista"/>
              <w:numPr>
                <w:ilvl w:val="1"/>
                <w:numId w:val="29"/>
              </w:numPr>
              <w:rPr>
                <w:b/>
                <w:bCs/>
              </w:rPr>
            </w:pPr>
            <w:r>
              <w:rPr>
                <w:b/>
                <w:bCs/>
              </w:rPr>
              <w:t xml:space="preserve">Se aprende: </w:t>
            </w:r>
            <w:r>
              <w:t>empieza al azar y el entrenamiento lo ajusta poco a poco (por ejemplo 0,8731).</w:t>
            </w:r>
          </w:p>
          <w:p w14:paraId="6E708CD0" w14:textId="065012D7" w:rsidR="00E32910" w:rsidRPr="00E32910" w:rsidRDefault="00E32910" w:rsidP="00754AD7">
            <w:pPr>
              <w:pStyle w:val="Prrafodelista"/>
              <w:numPr>
                <w:ilvl w:val="1"/>
                <w:numId w:val="29"/>
              </w:numPr>
              <w:rPr>
                <w:b/>
                <w:bCs/>
              </w:rPr>
            </w:pPr>
            <w:r>
              <w:rPr>
                <w:b/>
                <w:bCs/>
              </w:rPr>
              <w:t xml:space="preserve">Se usa en la cuenta z = </w:t>
            </w:r>
            <w:proofErr w:type="spellStart"/>
            <w:r>
              <w:rPr>
                <w:b/>
                <w:bCs/>
              </w:rPr>
              <w:t>Wx</w:t>
            </w:r>
            <w:proofErr w:type="spellEnd"/>
            <w:r>
              <w:rPr>
                <w:b/>
                <w:bCs/>
              </w:rPr>
              <w:t xml:space="preserve"> + b: </w:t>
            </w:r>
            <w:r>
              <w:t>Los pesos (W) multiplican las entradas y los sesgos (b) desplazan el resultado.</w:t>
            </w:r>
          </w:p>
          <w:p w14:paraId="242E55EF" w14:textId="6EDD475C" w:rsidR="00E32910" w:rsidRPr="00E34A4E" w:rsidRDefault="00E34A4E" w:rsidP="00754AD7">
            <w:pPr>
              <w:pStyle w:val="Prrafodelista"/>
              <w:numPr>
                <w:ilvl w:val="1"/>
                <w:numId w:val="29"/>
              </w:numPr>
              <w:rPr>
                <w:b/>
                <w:bCs/>
              </w:rPr>
            </w:pPr>
            <w:r>
              <w:rPr>
                <w:b/>
                <w:bCs/>
              </w:rPr>
              <w:t xml:space="preserve">Ocupa espacio: </w:t>
            </w:r>
            <w:r>
              <w:t>cada uno se guarda con 16, 8 o 4 bits, y por eso un modelo de 8 B pesa 16, 8 o 4 GB.</w:t>
            </w:r>
          </w:p>
          <w:p w14:paraId="4DA7496C" w14:textId="11C341B6" w:rsidR="00E34A4E" w:rsidRPr="00E34A4E" w:rsidRDefault="00E34A4E" w:rsidP="00754AD7">
            <w:pPr>
              <w:pStyle w:val="Prrafodelista"/>
              <w:numPr>
                <w:ilvl w:val="1"/>
                <w:numId w:val="29"/>
              </w:numPr>
              <w:rPr>
                <w:b/>
                <w:bCs/>
              </w:rPr>
            </w:pPr>
            <w:r>
              <w:rPr>
                <w:b/>
                <w:bCs/>
              </w:rPr>
              <w:t xml:space="preserve">Mide el tamaño del modelo: </w:t>
            </w:r>
            <w:r>
              <w:t xml:space="preserve">“8B” significa que hay 8.000 millones de esos números. </w:t>
            </w:r>
          </w:p>
          <w:p w14:paraId="7F491E21" w14:textId="6C42F039" w:rsidR="00E34A4E" w:rsidRPr="001B2904" w:rsidRDefault="00DE43CD" w:rsidP="00754AD7">
            <w:pPr>
              <w:pStyle w:val="Prrafodelista"/>
              <w:numPr>
                <w:ilvl w:val="1"/>
                <w:numId w:val="29"/>
              </w:numPr>
              <w:rPr>
                <w:b/>
                <w:bCs/>
              </w:rPr>
            </w:pPr>
            <w:r w:rsidRPr="00DE43CD">
              <w:rPr>
                <w:b/>
                <w:bCs/>
              </w:rPr>
              <w:t xml:space="preserve">Se relaciona con los datos: </w:t>
            </w:r>
            <w:r w:rsidRPr="00DE43CD">
              <w:t>Chinchilla dice que conviene entrenar con unos 20 tokens por cada parámetro.</w:t>
            </w:r>
          </w:p>
          <w:p w14:paraId="5E934A7B" w14:textId="77777777" w:rsidR="001B2904" w:rsidRDefault="001B2904" w:rsidP="001B2904">
            <w:pPr>
              <w:rPr>
                <w:b/>
                <w:bCs/>
              </w:rPr>
            </w:pPr>
          </w:p>
          <w:p w14:paraId="41BF07D7" w14:textId="23767DFA" w:rsidR="00F6590C" w:rsidRDefault="00F6590C" w:rsidP="001B2904">
            <w:r w:rsidRPr="00F6590C">
              <w:rPr>
                <w:b/>
                <w:bCs/>
              </w:rPr>
              <w:t>Ejemplo con una neurona (números inventados):</w:t>
            </w:r>
            <w:r w:rsidRPr="00F6590C">
              <w:t xml:space="preserve"> entradas 3 y 1, pesos 0,8 y −0,5, sesgo 0,1.</w:t>
            </w:r>
          </w:p>
          <w:p w14:paraId="693E763F" w14:textId="7861E730" w:rsidR="00F6590C" w:rsidRDefault="00F6590C" w:rsidP="001B2904">
            <w:pPr>
              <w:rPr>
                <w:b/>
                <w:bCs/>
              </w:rPr>
            </w:pPr>
            <w:r w:rsidRPr="00F6590C">
              <w:rPr>
                <w:b/>
                <w:bCs/>
                <w:noProof/>
              </w:rPr>
              <w:drawing>
                <wp:inline distT="0" distB="0" distL="0" distR="0" wp14:anchorId="5EEF1020" wp14:editId="3D0FB246">
                  <wp:extent cx="5883150" cy="320068"/>
                  <wp:effectExtent l="19050" t="19050" r="22860" b="22860"/>
                  <wp:docPr id="1510729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29227" name=""/>
                          <pic:cNvPicPr/>
                        </pic:nvPicPr>
                        <pic:blipFill>
                          <a:blip r:embed="rId462"/>
                          <a:stretch>
                            <a:fillRect/>
                          </a:stretch>
                        </pic:blipFill>
                        <pic:spPr>
                          <a:xfrm>
                            <a:off x="0" y="0"/>
                            <a:ext cx="5883150" cy="320068"/>
                          </a:xfrm>
                          <a:prstGeom prst="rect">
                            <a:avLst/>
                          </a:prstGeom>
                          <a:ln w="19050">
                            <a:solidFill>
                              <a:schemeClr val="tx1"/>
                            </a:solidFill>
                          </a:ln>
                        </pic:spPr>
                      </pic:pic>
                    </a:graphicData>
                  </a:graphic>
                </wp:inline>
              </w:drawing>
            </w:r>
          </w:p>
          <w:p w14:paraId="7C6474C3" w14:textId="425F21E7" w:rsidR="0096448F" w:rsidRPr="0096448F" w:rsidRDefault="00F6590C" w:rsidP="00F6590C">
            <w:r>
              <w:t xml:space="preserve">Los 3 </w:t>
            </w:r>
            <w:proofErr w:type="spellStart"/>
            <w:r>
              <w:t>numeros</w:t>
            </w:r>
            <w:proofErr w:type="spellEnd"/>
            <w:r>
              <w:t xml:space="preserve"> que el modelo aprendió (0,8, -0,5 y 0,1) son los parámetros. Un LLM es lo mismo, pero con miles de millones de números como esos.</w:t>
            </w:r>
          </w:p>
        </w:tc>
      </w:tr>
    </w:tbl>
    <w:p w14:paraId="67EDC640" w14:textId="77777777" w:rsidR="0096448F" w:rsidRPr="00845264" w:rsidRDefault="0096448F" w:rsidP="00DB3192">
      <w:pPr>
        <w:rPr>
          <w:b/>
          <w:bCs/>
          <w:sz w:val="28"/>
          <w:szCs w:val="32"/>
        </w:rPr>
      </w:pPr>
    </w:p>
    <w:p w14:paraId="6E6ADBFE" w14:textId="1BAD2375" w:rsidR="009F2293" w:rsidRDefault="009F2293" w:rsidP="00DB3192">
      <w:r>
        <w:t xml:space="preserve">Cada </w:t>
      </w:r>
      <w:r w:rsidR="00665D75">
        <w:t>parámetro</w:t>
      </w:r>
      <w:r>
        <w:t xml:space="preserve"> e</w:t>
      </w:r>
      <w:r w:rsidR="002F4E0C">
        <w:t xml:space="preserve">s un numero guardado en la memoria, y puedes guardarlo con </w:t>
      </w:r>
      <w:proofErr w:type="spellStart"/>
      <w:r w:rsidR="002F4E0C">
        <w:t>mas</w:t>
      </w:r>
      <w:proofErr w:type="spellEnd"/>
      <w:r w:rsidR="002F4E0C">
        <w:t xml:space="preserve"> o menos precisión. </w:t>
      </w:r>
      <w:r w:rsidR="002F4E0C" w:rsidRPr="0088235F">
        <w:rPr>
          <w:b/>
          <w:bCs/>
          <w:sz w:val="24"/>
          <w:szCs w:val="28"/>
        </w:rPr>
        <w:t>Mientras menos precisión, menos espacio ocupa.</w:t>
      </w:r>
    </w:p>
    <w:p w14:paraId="05668A69" w14:textId="06D659EB" w:rsidR="002F4E0C" w:rsidRDefault="00274105" w:rsidP="00DB3192">
      <w:r>
        <w:rPr>
          <w:b/>
          <w:bCs/>
        </w:rPr>
        <w:t xml:space="preserve">Un byte son 8 bits. </w:t>
      </w:r>
      <w:r>
        <w:t>Los formatos son solo cuantos bits usas por parámetros.</w:t>
      </w:r>
    </w:p>
    <w:p w14:paraId="1D4F59A3" w14:textId="26289223" w:rsidR="00274105" w:rsidRPr="00845264" w:rsidRDefault="00DD323B">
      <w:pPr>
        <w:pStyle w:val="Prrafodelista"/>
        <w:numPr>
          <w:ilvl w:val="0"/>
          <w:numId w:val="36"/>
        </w:numPr>
        <w:rPr>
          <w:rFonts w:cs="Arial"/>
          <w:szCs w:val="22"/>
        </w:rPr>
      </w:pPr>
      <w:r w:rsidRPr="00845264">
        <w:rPr>
          <w:rFonts w:cs="Arial"/>
          <w:szCs w:val="22"/>
        </w:rPr>
        <w:t>FP16: 16 bits = 2 bytes</w:t>
      </w:r>
    </w:p>
    <w:p w14:paraId="69853E0A" w14:textId="77777777" w:rsidR="00DD323B" w:rsidRPr="00845264" w:rsidRDefault="00DD323B">
      <w:pPr>
        <w:pStyle w:val="Prrafodelista"/>
        <w:numPr>
          <w:ilvl w:val="0"/>
          <w:numId w:val="36"/>
        </w:numPr>
        <w:spacing w:before="100" w:beforeAutospacing="1" w:after="100" w:afterAutospacing="1" w:line="240" w:lineRule="auto"/>
        <w:rPr>
          <w:rFonts w:eastAsia="Times New Roman" w:cs="Arial"/>
          <w:kern w:val="0"/>
          <w:szCs w:val="22"/>
          <w:lang w:eastAsia="es-CL"/>
          <w14:ligatures w14:val="none"/>
        </w:rPr>
      </w:pPr>
      <w:r w:rsidRPr="00845264">
        <w:rPr>
          <w:rFonts w:eastAsia="Times New Roman" w:cs="Arial"/>
          <w:kern w:val="0"/>
          <w:szCs w:val="22"/>
          <w:lang w:eastAsia="es-CL"/>
          <w14:ligatures w14:val="none"/>
        </w:rPr>
        <w:t>INT8: 8 bits = 1 byte</w:t>
      </w:r>
    </w:p>
    <w:p w14:paraId="73184ABC" w14:textId="08E2A341" w:rsidR="00DD323B" w:rsidRDefault="00AE261F">
      <w:pPr>
        <w:pStyle w:val="Prrafodelista"/>
        <w:numPr>
          <w:ilvl w:val="0"/>
          <w:numId w:val="36"/>
        </w:numPr>
        <w:rPr>
          <w:rFonts w:cs="Arial"/>
          <w:szCs w:val="22"/>
        </w:rPr>
      </w:pPr>
      <w:r w:rsidRPr="00845264">
        <w:rPr>
          <w:rFonts w:cs="Arial"/>
          <w:szCs w:val="22"/>
        </w:rPr>
        <w:t>4 bits = 0,5 bytes</w:t>
      </w:r>
    </w:p>
    <w:p w14:paraId="013D8CED" w14:textId="77777777" w:rsidR="003C1B88" w:rsidRPr="003C1B88" w:rsidRDefault="003C1B88" w:rsidP="003C1B88">
      <w:pPr>
        <w:rPr>
          <w:rFonts w:cs="Arial"/>
          <w:szCs w:val="22"/>
        </w:rPr>
      </w:pPr>
      <w:r w:rsidRPr="003C1B88">
        <w:rPr>
          <w:rFonts w:cs="Arial"/>
          <w:b/>
          <w:bCs/>
          <w:szCs w:val="22"/>
        </w:rPr>
        <w:t>Analogía con redondear (números inventados):</w:t>
      </w:r>
      <w:r w:rsidRPr="003C1B88">
        <w:rPr>
          <w:rFonts w:cs="Arial"/>
          <w:szCs w:val="22"/>
        </w:rPr>
        <w:t xml:space="preserve"> un parámetro vale 0,8731.</w:t>
      </w:r>
    </w:p>
    <w:p w14:paraId="3E58A3E8" w14:textId="274147FC" w:rsidR="003C1B88" w:rsidRDefault="00295CFF">
      <w:pPr>
        <w:pStyle w:val="Prrafodelista"/>
        <w:numPr>
          <w:ilvl w:val="0"/>
          <w:numId w:val="36"/>
        </w:numPr>
        <w:rPr>
          <w:rFonts w:cs="Arial"/>
          <w:szCs w:val="22"/>
        </w:rPr>
      </w:pPr>
      <w:r>
        <w:rPr>
          <w:rFonts w:cs="Arial"/>
          <w:szCs w:val="22"/>
        </w:rPr>
        <w:lastRenderedPageBreak/>
        <w:t>Guardado con mucha precisión: 0,8731</w:t>
      </w:r>
    </w:p>
    <w:p w14:paraId="77458B83" w14:textId="5ABFCD7F" w:rsidR="00295CFF" w:rsidRDefault="00295CFF">
      <w:pPr>
        <w:pStyle w:val="Prrafodelista"/>
        <w:numPr>
          <w:ilvl w:val="0"/>
          <w:numId w:val="36"/>
        </w:numPr>
        <w:rPr>
          <w:rFonts w:cs="Arial"/>
          <w:szCs w:val="22"/>
        </w:rPr>
      </w:pPr>
      <w:r>
        <w:rPr>
          <w:rFonts w:cs="Arial"/>
          <w:szCs w:val="22"/>
        </w:rPr>
        <w:t xml:space="preserve">Guardado </w:t>
      </w:r>
      <w:proofErr w:type="spellStart"/>
      <w:r>
        <w:rPr>
          <w:rFonts w:cs="Arial"/>
          <w:szCs w:val="22"/>
        </w:rPr>
        <w:t>mas</w:t>
      </w:r>
      <w:proofErr w:type="spellEnd"/>
      <w:r>
        <w:rPr>
          <w:rFonts w:cs="Arial"/>
          <w:szCs w:val="22"/>
        </w:rPr>
        <w:t xml:space="preserve"> redondeado: 0,87</w:t>
      </w:r>
    </w:p>
    <w:p w14:paraId="03372B4B" w14:textId="3879E673" w:rsidR="00295CFF" w:rsidRDefault="00295CFF">
      <w:pPr>
        <w:pStyle w:val="Prrafodelista"/>
        <w:numPr>
          <w:ilvl w:val="0"/>
          <w:numId w:val="36"/>
        </w:numPr>
        <w:rPr>
          <w:rFonts w:cs="Arial"/>
          <w:szCs w:val="22"/>
        </w:rPr>
      </w:pPr>
      <w:r>
        <w:rPr>
          <w:rFonts w:cs="Arial"/>
          <w:szCs w:val="22"/>
        </w:rPr>
        <w:t>Guardado muy redondeado: 0,9</w:t>
      </w:r>
    </w:p>
    <w:p w14:paraId="5C325BE3" w14:textId="63D0160C" w:rsidR="00295CFF" w:rsidRDefault="00295CFF" w:rsidP="00295CFF">
      <w:pPr>
        <w:rPr>
          <w:rFonts w:cs="Arial"/>
          <w:szCs w:val="22"/>
        </w:rPr>
      </w:pPr>
      <w:r>
        <w:rPr>
          <w:rFonts w:cs="Arial"/>
          <w:szCs w:val="22"/>
        </w:rPr>
        <w:t xml:space="preserve">Ocupa menos espacio, pero pierdes un poco de exactitud. A eso se le llama </w:t>
      </w:r>
      <w:r>
        <w:rPr>
          <w:rFonts w:cs="Arial"/>
          <w:b/>
          <w:bCs/>
          <w:szCs w:val="22"/>
        </w:rPr>
        <w:t xml:space="preserve">cuantización: </w:t>
      </w:r>
      <w:r w:rsidR="0039012D">
        <w:rPr>
          <w:rFonts w:cs="Arial"/>
          <w:szCs w:val="22"/>
        </w:rPr>
        <w:t>redondear los parámetros para que ocupen menos.</w:t>
      </w:r>
    </w:p>
    <w:p w14:paraId="5C77F569" w14:textId="77777777" w:rsidR="009D7700" w:rsidRPr="009D7700" w:rsidRDefault="009D7700" w:rsidP="009D7700">
      <w:pPr>
        <w:rPr>
          <w:rFonts w:cs="Arial"/>
          <w:szCs w:val="22"/>
        </w:rPr>
      </w:pPr>
      <w:r w:rsidRPr="009D7700">
        <w:rPr>
          <w:rFonts w:cs="Arial"/>
          <w:b/>
          <w:bCs/>
          <w:szCs w:val="22"/>
        </w:rPr>
        <w:t>La cuenta para un modelo de 8 B (8.000.000.000 parámetros):</w:t>
      </w:r>
    </w:p>
    <w:p w14:paraId="6DB2ABA6" w14:textId="2AF90800" w:rsidR="00363AD0" w:rsidRDefault="00363AD0" w:rsidP="00295CFF">
      <w:pPr>
        <w:rPr>
          <w:rFonts w:cs="Arial"/>
          <w:szCs w:val="22"/>
        </w:rPr>
      </w:pPr>
      <w:r w:rsidRPr="00363AD0">
        <w:rPr>
          <w:rFonts w:cs="Arial"/>
          <w:noProof/>
          <w:szCs w:val="22"/>
        </w:rPr>
        <w:drawing>
          <wp:inline distT="0" distB="0" distL="0" distR="0" wp14:anchorId="153F1C62" wp14:editId="31308749">
            <wp:extent cx="6348010" cy="1425063"/>
            <wp:effectExtent l="0" t="0" r="0" b="3810"/>
            <wp:docPr id="1764119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19364" name=""/>
                    <pic:cNvPicPr/>
                  </pic:nvPicPr>
                  <pic:blipFill>
                    <a:blip r:embed="rId463"/>
                    <a:stretch>
                      <a:fillRect/>
                    </a:stretch>
                  </pic:blipFill>
                  <pic:spPr>
                    <a:xfrm>
                      <a:off x="0" y="0"/>
                      <a:ext cx="6348010" cy="1425063"/>
                    </a:xfrm>
                    <a:prstGeom prst="rect">
                      <a:avLst/>
                    </a:prstGeom>
                  </pic:spPr>
                </pic:pic>
              </a:graphicData>
            </a:graphic>
          </wp:inline>
        </w:drawing>
      </w:r>
    </w:p>
    <w:p w14:paraId="32C73149" w14:textId="5200A06E" w:rsidR="00363AD0" w:rsidRDefault="00363AD0" w:rsidP="00295CFF">
      <w:pPr>
        <w:rPr>
          <w:rFonts w:cs="Arial"/>
          <w:b/>
          <w:bCs/>
          <w:szCs w:val="22"/>
        </w:rPr>
      </w:pPr>
      <w:r>
        <w:rPr>
          <w:rFonts w:cs="Arial"/>
          <w:szCs w:val="22"/>
        </w:rPr>
        <w:t xml:space="preserve">Formula: </w:t>
      </w:r>
      <w:r w:rsidRPr="00363AD0">
        <w:rPr>
          <w:rFonts w:cs="Arial"/>
          <w:b/>
          <w:bCs/>
          <w:sz w:val="24"/>
          <w:highlight w:val="yellow"/>
        </w:rPr>
        <w:t>Memoria = parámetros x bytes por parámetro</w:t>
      </w:r>
    </w:p>
    <w:p w14:paraId="43C107E5" w14:textId="446671FB" w:rsidR="00363AD0" w:rsidRPr="0047498F" w:rsidRDefault="0047498F">
      <w:pPr>
        <w:pStyle w:val="Prrafodelista"/>
        <w:numPr>
          <w:ilvl w:val="0"/>
          <w:numId w:val="36"/>
        </w:numPr>
        <w:rPr>
          <w:rFonts w:cs="Arial"/>
          <w:b/>
          <w:bCs/>
          <w:szCs w:val="22"/>
        </w:rPr>
      </w:pPr>
      <w:r>
        <w:rPr>
          <w:rFonts w:cs="Arial"/>
          <w:szCs w:val="22"/>
        </w:rPr>
        <w:t xml:space="preserve">La memoria que importa suele ser la de la </w:t>
      </w:r>
      <w:r>
        <w:rPr>
          <w:rFonts w:cs="Arial"/>
          <w:b/>
          <w:bCs/>
          <w:szCs w:val="22"/>
        </w:rPr>
        <w:t xml:space="preserve">tarjeta </w:t>
      </w:r>
      <w:proofErr w:type="spellStart"/>
      <w:r>
        <w:rPr>
          <w:rFonts w:cs="Arial"/>
          <w:b/>
          <w:bCs/>
          <w:szCs w:val="22"/>
        </w:rPr>
        <w:t>grafica</w:t>
      </w:r>
      <w:proofErr w:type="spellEnd"/>
      <w:r>
        <w:rPr>
          <w:rFonts w:cs="Arial"/>
          <w:b/>
          <w:bCs/>
          <w:szCs w:val="22"/>
        </w:rPr>
        <w:t xml:space="preserve"> (VRAM) </w:t>
      </w:r>
      <w:r>
        <w:rPr>
          <w:rFonts w:cs="Arial"/>
          <w:szCs w:val="22"/>
        </w:rPr>
        <w:t>si la usas. Si corres el modelo en el procesador, es la RAM normal.</w:t>
      </w:r>
    </w:p>
    <w:p w14:paraId="68C7E886" w14:textId="6CF2F9D7" w:rsidR="00363AD0" w:rsidRPr="0071295E" w:rsidRDefault="0047498F">
      <w:pPr>
        <w:pStyle w:val="Prrafodelista"/>
        <w:numPr>
          <w:ilvl w:val="0"/>
          <w:numId w:val="36"/>
        </w:numPr>
        <w:rPr>
          <w:rFonts w:cs="Arial"/>
          <w:b/>
          <w:bCs/>
          <w:szCs w:val="22"/>
        </w:rPr>
      </w:pPr>
      <w:r w:rsidRPr="008B7B59">
        <w:rPr>
          <w:rFonts w:cs="Arial"/>
          <w:b/>
          <w:bCs/>
          <w:sz w:val="28"/>
          <w:szCs w:val="28"/>
        </w:rPr>
        <w:t>Esos números son solo para los pesos</w:t>
      </w:r>
      <w:r w:rsidR="008B7B59" w:rsidRPr="008B7B59">
        <w:rPr>
          <w:rFonts w:cs="Arial"/>
          <w:b/>
          <w:bCs/>
          <w:sz w:val="28"/>
          <w:szCs w:val="28"/>
        </w:rPr>
        <w:t>.</w:t>
      </w:r>
      <w:r w:rsidR="008B7B59" w:rsidRPr="008B7B59">
        <w:rPr>
          <w:rFonts w:cs="Arial"/>
          <w:sz w:val="28"/>
          <w:szCs w:val="28"/>
        </w:rPr>
        <w:t xml:space="preserve"> </w:t>
      </w:r>
      <w:r w:rsidR="008B7B59">
        <w:rPr>
          <w:rFonts w:cs="Arial"/>
          <w:szCs w:val="22"/>
        </w:rPr>
        <w:t xml:space="preserve">Falta memoria extra para el contexto de la conversación y el sistema, así que en la </w:t>
      </w:r>
      <w:proofErr w:type="spellStart"/>
      <w:r w:rsidR="008B7B59">
        <w:rPr>
          <w:rFonts w:cs="Arial"/>
          <w:szCs w:val="22"/>
        </w:rPr>
        <w:t>practica</w:t>
      </w:r>
      <w:proofErr w:type="spellEnd"/>
      <w:r w:rsidR="008B7B59">
        <w:rPr>
          <w:rFonts w:cs="Arial"/>
          <w:szCs w:val="22"/>
        </w:rPr>
        <w:t xml:space="preserve"> necesitas algo </w:t>
      </w:r>
      <w:proofErr w:type="spellStart"/>
      <w:r w:rsidR="008B7B59">
        <w:rPr>
          <w:rFonts w:cs="Arial"/>
          <w:szCs w:val="22"/>
        </w:rPr>
        <w:t>mas</w:t>
      </w:r>
      <w:proofErr w:type="spellEnd"/>
      <w:r w:rsidR="008B7B59">
        <w:rPr>
          <w:rFonts w:cs="Arial"/>
          <w:szCs w:val="22"/>
        </w:rPr>
        <w:t>.</w:t>
      </w:r>
    </w:p>
    <w:tbl>
      <w:tblPr>
        <w:tblStyle w:val="Tablaconcuadrcula"/>
        <w:tblW w:w="0" w:type="auto"/>
        <w:tblLook w:val="04A0" w:firstRow="1" w:lastRow="0" w:firstColumn="1" w:lastColumn="0" w:noHBand="0" w:noVBand="1"/>
      </w:tblPr>
      <w:tblGrid>
        <w:gridCol w:w="10790"/>
      </w:tblGrid>
      <w:tr w:rsidR="00894F2C" w14:paraId="39DFFE44" w14:textId="77777777" w:rsidTr="00894F2C">
        <w:tc>
          <w:tcPr>
            <w:tcW w:w="10790" w:type="dxa"/>
          </w:tcPr>
          <w:p w14:paraId="07BD9172" w14:textId="77777777" w:rsidR="00894F2C" w:rsidRDefault="00663D07" w:rsidP="00295CFF">
            <w:pPr>
              <w:rPr>
                <w:rFonts w:cs="Arial"/>
                <w:szCs w:val="22"/>
              </w:rPr>
            </w:pPr>
            <w:r w:rsidRPr="00663D07">
              <w:rPr>
                <w:rFonts w:cs="Arial"/>
                <w:szCs w:val="22"/>
              </w:rPr>
              <w:t xml:space="preserve">El modelo es una lista de 8.000 millones de números. Cada número se guarda en el computador y ocupa espacio. Tú eliges </w:t>
            </w:r>
            <w:r w:rsidRPr="00663D07">
              <w:rPr>
                <w:rFonts w:cs="Arial"/>
                <w:b/>
                <w:bCs/>
                <w:szCs w:val="22"/>
              </w:rPr>
              <w:t>cuánto espacio le das a cada número</w:t>
            </w:r>
            <w:r w:rsidRPr="00663D07">
              <w:rPr>
                <w:rFonts w:cs="Arial"/>
                <w:szCs w:val="22"/>
              </w:rPr>
              <w:t>:</w:t>
            </w:r>
          </w:p>
          <w:p w14:paraId="612027BC" w14:textId="77777777" w:rsidR="00663D07" w:rsidRDefault="00663D07">
            <w:pPr>
              <w:pStyle w:val="Prrafodelista"/>
              <w:numPr>
                <w:ilvl w:val="0"/>
                <w:numId w:val="39"/>
              </w:numPr>
              <w:rPr>
                <w:rFonts w:cs="Arial"/>
                <w:szCs w:val="22"/>
              </w:rPr>
            </w:pPr>
            <w:r>
              <w:rPr>
                <w:rFonts w:cs="Arial"/>
                <w:b/>
                <w:bCs/>
                <w:szCs w:val="22"/>
              </w:rPr>
              <w:t xml:space="preserve">Espacio grande (FP16): </w:t>
            </w:r>
            <w:r>
              <w:rPr>
                <w:rFonts w:cs="Arial"/>
                <w:szCs w:val="22"/>
              </w:rPr>
              <w:t xml:space="preserve">Cada </w:t>
            </w:r>
            <w:proofErr w:type="spellStart"/>
            <w:r>
              <w:rPr>
                <w:rFonts w:cs="Arial"/>
                <w:szCs w:val="22"/>
              </w:rPr>
              <w:t>numero</w:t>
            </w:r>
            <w:proofErr w:type="spellEnd"/>
            <w:r>
              <w:rPr>
                <w:rFonts w:cs="Arial"/>
                <w:szCs w:val="22"/>
              </w:rPr>
              <w:t xml:space="preserve"> ocupa 2 bytes. Es la calidad alta.</w:t>
            </w:r>
          </w:p>
          <w:p w14:paraId="38B3C6A0" w14:textId="77777777" w:rsidR="00663D07" w:rsidRDefault="00663D07">
            <w:pPr>
              <w:pStyle w:val="Prrafodelista"/>
              <w:numPr>
                <w:ilvl w:val="0"/>
                <w:numId w:val="39"/>
              </w:numPr>
              <w:rPr>
                <w:rFonts w:cs="Arial"/>
                <w:szCs w:val="22"/>
              </w:rPr>
            </w:pPr>
            <w:r>
              <w:rPr>
                <w:rFonts w:cs="Arial"/>
                <w:b/>
                <w:bCs/>
                <w:szCs w:val="22"/>
              </w:rPr>
              <w:t>Espacio mediano (INT8):</w:t>
            </w:r>
            <w:r>
              <w:rPr>
                <w:rFonts w:cs="Arial"/>
                <w:szCs w:val="22"/>
              </w:rPr>
              <w:t xml:space="preserve"> Cada </w:t>
            </w:r>
            <w:proofErr w:type="spellStart"/>
            <w:r>
              <w:rPr>
                <w:rFonts w:cs="Arial"/>
                <w:szCs w:val="22"/>
              </w:rPr>
              <w:t>numero</w:t>
            </w:r>
            <w:proofErr w:type="spellEnd"/>
            <w:r>
              <w:rPr>
                <w:rFonts w:cs="Arial"/>
                <w:szCs w:val="22"/>
              </w:rPr>
              <w:t xml:space="preserve"> ocupa 1 byte. Calidad media.</w:t>
            </w:r>
          </w:p>
          <w:p w14:paraId="65740727" w14:textId="77777777" w:rsidR="00663D07" w:rsidRDefault="00663D07">
            <w:pPr>
              <w:pStyle w:val="Prrafodelista"/>
              <w:numPr>
                <w:ilvl w:val="0"/>
                <w:numId w:val="39"/>
              </w:numPr>
              <w:rPr>
                <w:rFonts w:cs="Arial"/>
                <w:szCs w:val="22"/>
              </w:rPr>
            </w:pPr>
            <w:r>
              <w:rPr>
                <w:rFonts w:cs="Arial"/>
                <w:b/>
                <w:bCs/>
                <w:szCs w:val="22"/>
              </w:rPr>
              <w:t xml:space="preserve">Espacio chico (4 bits): </w:t>
            </w:r>
            <w:r>
              <w:rPr>
                <w:rFonts w:cs="Arial"/>
                <w:szCs w:val="22"/>
              </w:rPr>
              <w:t xml:space="preserve">Cada </w:t>
            </w:r>
            <w:proofErr w:type="spellStart"/>
            <w:r>
              <w:rPr>
                <w:rFonts w:cs="Arial"/>
                <w:szCs w:val="22"/>
              </w:rPr>
              <w:t>numero</w:t>
            </w:r>
            <w:proofErr w:type="spellEnd"/>
            <w:r>
              <w:rPr>
                <w:rFonts w:cs="Arial"/>
                <w:szCs w:val="22"/>
              </w:rPr>
              <w:t xml:space="preserve"> ocupa 0,5 bytes. Calidad </w:t>
            </w:r>
            <w:proofErr w:type="spellStart"/>
            <w:r>
              <w:rPr>
                <w:rFonts w:cs="Arial"/>
                <w:szCs w:val="22"/>
              </w:rPr>
              <w:t>mas</w:t>
            </w:r>
            <w:proofErr w:type="spellEnd"/>
            <w:r>
              <w:rPr>
                <w:rFonts w:cs="Arial"/>
                <w:szCs w:val="22"/>
              </w:rPr>
              <w:t xml:space="preserve"> baja, pero ocupa poco.</w:t>
            </w:r>
          </w:p>
          <w:p w14:paraId="2864A1A4" w14:textId="77777777" w:rsidR="00663D07" w:rsidRDefault="00663D07" w:rsidP="00663D07">
            <w:pPr>
              <w:rPr>
                <w:rFonts w:cs="Arial"/>
                <w:szCs w:val="22"/>
              </w:rPr>
            </w:pPr>
          </w:p>
          <w:p w14:paraId="6E185043" w14:textId="77777777" w:rsidR="00635AFF" w:rsidRPr="00635AFF" w:rsidRDefault="00635AFF" w:rsidP="00635AFF">
            <w:pPr>
              <w:rPr>
                <w:rFonts w:cs="Arial"/>
                <w:szCs w:val="22"/>
              </w:rPr>
            </w:pPr>
            <w:r w:rsidRPr="00635AFF">
              <w:rPr>
                <w:rFonts w:cs="Arial"/>
                <w:b/>
                <w:bCs/>
                <w:szCs w:val="22"/>
              </w:rPr>
              <w:t>La cuenta es solo una multiplicación:</w:t>
            </w:r>
          </w:p>
          <w:p w14:paraId="2974AAC8" w14:textId="77777777" w:rsidR="0015336F" w:rsidRPr="00EE2094" w:rsidRDefault="0015336F">
            <w:pPr>
              <w:numPr>
                <w:ilvl w:val="0"/>
                <w:numId w:val="38"/>
              </w:numPr>
              <w:rPr>
                <w:rFonts w:cs="Arial"/>
                <w:sz w:val="28"/>
                <w:szCs w:val="28"/>
              </w:rPr>
            </w:pPr>
            <w:r w:rsidRPr="00EE2094">
              <w:rPr>
                <w:rFonts w:cs="Arial"/>
                <w:sz w:val="28"/>
                <w:szCs w:val="28"/>
              </w:rPr>
              <w:t xml:space="preserve">FP16: 8.000.000.000 × 2 = 16.000.000.000 bytes = </w:t>
            </w:r>
            <w:r w:rsidRPr="00EE2094">
              <w:rPr>
                <w:rFonts w:cs="Arial"/>
                <w:b/>
                <w:bCs/>
                <w:sz w:val="28"/>
                <w:szCs w:val="28"/>
              </w:rPr>
              <w:t>16 GB</w:t>
            </w:r>
          </w:p>
          <w:p w14:paraId="7BC87758" w14:textId="77777777" w:rsidR="0015336F" w:rsidRPr="00EE2094" w:rsidRDefault="0015336F">
            <w:pPr>
              <w:numPr>
                <w:ilvl w:val="0"/>
                <w:numId w:val="38"/>
              </w:numPr>
              <w:rPr>
                <w:rFonts w:cs="Arial"/>
                <w:sz w:val="28"/>
                <w:szCs w:val="28"/>
              </w:rPr>
            </w:pPr>
            <w:r w:rsidRPr="00EE2094">
              <w:rPr>
                <w:rFonts w:cs="Arial"/>
                <w:sz w:val="28"/>
                <w:szCs w:val="28"/>
              </w:rPr>
              <w:t xml:space="preserve">INT8: 8.000.000.000 × 1 = 8.000.000.000 bytes = </w:t>
            </w:r>
            <w:r w:rsidRPr="00EE2094">
              <w:rPr>
                <w:rFonts w:cs="Arial"/>
                <w:b/>
                <w:bCs/>
                <w:sz w:val="28"/>
                <w:szCs w:val="28"/>
              </w:rPr>
              <w:t>8 GB</w:t>
            </w:r>
          </w:p>
          <w:p w14:paraId="5497701E" w14:textId="77777777" w:rsidR="0015336F" w:rsidRPr="00EE2094" w:rsidRDefault="0015336F">
            <w:pPr>
              <w:numPr>
                <w:ilvl w:val="0"/>
                <w:numId w:val="38"/>
              </w:numPr>
              <w:rPr>
                <w:rFonts w:cs="Arial"/>
                <w:sz w:val="28"/>
                <w:szCs w:val="28"/>
              </w:rPr>
            </w:pPr>
            <w:r w:rsidRPr="00EE2094">
              <w:rPr>
                <w:rFonts w:cs="Arial"/>
                <w:sz w:val="28"/>
                <w:szCs w:val="28"/>
              </w:rPr>
              <w:t xml:space="preserve">4 bits: 8.000.000.000 × 0,5 = 4.000.000.000 bytes = </w:t>
            </w:r>
            <w:r w:rsidRPr="00EE2094">
              <w:rPr>
                <w:rFonts w:cs="Arial"/>
                <w:b/>
                <w:bCs/>
                <w:sz w:val="28"/>
                <w:szCs w:val="28"/>
              </w:rPr>
              <w:t>4 GB</w:t>
            </w:r>
          </w:p>
          <w:p w14:paraId="7A68539E" w14:textId="77777777" w:rsidR="00663D07" w:rsidRDefault="00663D07" w:rsidP="0015336F">
            <w:pPr>
              <w:rPr>
                <w:rFonts w:cs="Arial"/>
                <w:szCs w:val="22"/>
              </w:rPr>
            </w:pPr>
          </w:p>
          <w:p w14:paraId="44DD3C1C" w14:textId="77777777" w:rsidR="00FC0FD3" w:rsidRPr="00FC0FD3" w:rsidRDefault="00FC0FD3" w:rsidP="00FC0FD3">
            <w:pPr>
              <w:rPr>
                <w:rFonts w:cs="Arial"/>
                <w:szCs w:val="22"/>
              </w:rPr>
            </w:pPr>
            <w:r w:rsidRPr="00FC0FD3">
              <w:rPr>
                <w:rFonts w:cs="Arial"/>
                <w:szCs w:val="22"/>
              </w:rPr>
              <w:t xml:space="preserve">Es el </w:t>
            </w:r>
            <w:r w:rsidRPr="00FC0FD3">
              <w:rPr>
                <w:rFonts w:cs="Arial"/>
                <w:b/>
                <w:bCs/>
                <w:szCs w:val="22"/>
              </w:rPr>
              <w:t>mismo modelo</w:t>
            </w:r>
            <w:r w:rsidRPr="00FC0FD3">
              <w:rPr>
                <w:rFonts w:cs="Arial"/>
                <w:szCs w:val="22"/>
              </w:rPr>
              <w:t>, con los mismos 8.000 millones de números. Solo cambia cuánto espacio ocupa cada uno, igual que la foto en calidad alta o comprimida.</w:t>
            </w:r>
          </w:p>
          <w:p w14:paraId="75B13C92" w14:textId="77777777" w:rsidR="0015336F" w:rsidRDefault="0015336F" w:rsidP="0015336F">
            <w:pPr>
              <w:rPr>
                <w:rFonts w:cs="Arial"/>
                <w:szCs w:val="22"/>
              </w:rPr>
            </w:pPr>
          </w:p>
          <w:p w14:paraId="19688E9B" w14:textId="52F4E6CE" w:rsidR="0015336F" w:rsidRDefault="00F56449" w:rsidP="0015336F">
            <w:pPr>
              <w:rPr>
                <w:rFonts w:cs="Arial"/>
                <w:szCs w:val="22"/>
              </w:rPr>
            </w:pPr>
            <w:r>
              <w:rPr>
                <w:rFonts w:cs="Arial"/>
                <w:b/>
                <w:bCs/>
                <w:szCs w:val="22"/>
              </w:rPr>
              <w:t xml:space="preserve">Para que sirve: </w:t>
            </w:r>
            <w:r>
              <w:rPr>
                <w:rFonts w:cs="Arial"/>
                <w:szCs w:val="22"/>
              </w:rPr>
              <w:t xml:space="preserve">Si tu computador solo tiene 8 GB libres, el modelo en calidad alta (16GB) no te cabe, pero comprimido a 4 GB </w:t>
            </w:r>
            <w:proofErr w:type="spellStart"/>
            <w:r>
              <w:rPr>
                <w:rFonts w:cs="Arial"/>
                <w:szCs w:val="22"/>
              </w:rPr>
              <w:t>si</w:t>
            </w:r>
            <w:proofErr w:type="spellEnd"/>
            <w:r>
              <w:rPr>
                <w:rFonts w:cs="Arial"/>
                <w:szCs w:val="22"/>
              </w:rPr>
              <w:t>. Lo comprimido pierde un poco de calidad, pero puedes usarlo.</w:t>
            </w:r>
          </w:p>
          <w:p w14:paraId="0AA01205" w14:textId="38EAE0C1" w:rsidR="0015336F" w:rsidRPr="0015336F" w:rsidRDefault="0015336F" w:rsidP="0015336F">
            <w:pPr>
              <w:rPr>
                <w:rFonts w:cs="Arial"/>
                <w:szCs w:val="22"/>
              </w:rPr>
            </w:pPr>
          </w:p>
        </w:tc>
      </w:tr>
    </w:tbl>
    <w:p w14:paraId="08FF9848" w14:textId="77777777" w:rsidR="0039012D" w:rsidRDefault="0039012D" w:rsidP="00295CFF">
      <w:pPr>
        <w:rPr>
          <w:rFonts w:cs="Arial"/>
          <w:szCs w:val="22"/>
        </w:rPr>
      </w:pPr>
    </w:p>
    <w:p w14:paraId="7D81EF42" w14:textId="77777777" w:rsidR="00F6590C" w:rsidRDefault="00F6590C" w:rsidP="00295CFF">
      <w:pPr>
        <w:rPr>
          <w:rFonts w:cs="Arial"/>
          <w:szCs w:val="22"/>
        </w:rPr>
      </w:pPr>
    </w:p>
    <w:p w14:paraId="1A549C24" w14:textId="77777777" w:rsidR="005B585A" w:rsidRDefault="005B585A" w:rsidP="00295CFF">
      <w:pPr>
        <w:rPr>
          <w:rFonts w:cs="Arial"/>
          <w:szCs w:val="22"/>
        </w:rPr>
      </w:pPr>
    </w:p>
    <w:p w14:paraId="2794909F" w14:textId="77777777" w:rsidR="005B585A" w:rsidRDefault="005B585A" w:rsidP="00295CFF">
      <w:pPr>
        <w:rPr>
          <w:rFonts w:cs="Arial"/>
          <w:szCs w:val="22"/>
        </w:rPr>
      </w:pPr>
    </w:p>
    <w:p w14:paraId="45CDD867" w14:textId="77777777" w:rsidR="00F6590C" w:rsidRDefault="00F6590C" w:rsidP="00295CFF">
      <w:pPr>
        <w:rPr>
          <w:rFonts w:cs="Arial"/>
          <w:szCs w:val="22"/>
        </w:rPr>
      </w:pPr>
    </w:p>
    <w:tbl>
      <w:tblPr>
        <w:tblStyle w:val="Tablaconcuadrcula"/>
        <w:tblW w:w="0" w:type="auto"/>
        <w:tblLook w:val="04A0" w:firstRow="1" w:lastRow="0" w:firstColumn="1" w:lastColumn="0" w:noHBand="0" w:noVBand="1"/>
      </w:tblPr>
      <w:tblGrid>
        <w:gridCol w:w="10790"/>
      </w:tblGrid>
      <w:tr w:rsidR="00042338" w14:paraId="7A0C3729" w14:textId="77777777" w:rsidTr="00042338">
        <w:tc>
          <w:tcPr>
            <w:tcW w:w="10790" w:type="dxa"/>
          </w:tcPr>
          <w:p w14:paraId="73E992F3" w14:textId="67E79A60" w:rsidR="00042338" w:rsidRDefault="00042338" w:rsidP="00295CFF">
            <w:pPr>
              <w:rPr>
                <w:rFonts w:cs="Arial"/>
                <w:szCs w:val="22"/>
              </w:rPr>
            </w:pPr>
            <w:r w:rsidRPr="00042338">
              <w:rPr>
                <w:rFonts w:cs="Arial"/>
                <w:noProof/>
                <w:szCs w:val="22"/>
              </w:rPr>
              <w:lastRenderedPageBreak/>
              <w:drawing>
                <wp:inline distT="0" distB="0" distL="0" distR="0" wp14:anchorId="3B1A4199" wp14:editId="3CEA8141">
                  <wp:extent cx="4701947" cy="457240"/>
                  <wp:effectExtent l="19050" t="19050" r="22860" b="19050"/>
                  <wp:docPr id="1145607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07824" name=""/>
                          <pic:cNvPicPr/>
                        </pic:nvPicPr>
                        <pic:blipFill>
                          <a:blip r:embed="rId464"/>
                          <a:stretch>
                            <a:fillRect/>
                          </a:stretch>
                        </pic:blipFill>
                        <pic:spPr>
                          <a:xfrm>
                            <a:off x="0" y="0"/>
                            <a:ext cx="4701947" cy="457240"/>
                          </a:xfrm>
                          <a:prstGeom prst="rect">
                            <a:avLst/>
                          </a:prstGeom>
                          <a:ln w="12700">
                            <a:solidFill>
                              <a:schemeClr val="tx1"/>
                            </a:solidFill>
                          </a:ln>
                        </pic:spPr>
                      </pic:pic>
                    </a:graphicData>
                  </a:graphic>
                </wp:inline>
              </w:drawing>
            </w:r>
          </w:p>
          <w:p w14:paraId="40C06268" w14:textId="77777777" w:rsidR="00042338" w:rsidRPr="00042338" w:rsidRDefault="00042338" w:rsidP="00042338">
            <w:pPr>
              <w:rPr>
                <w:rFonts w:cs="Arial"/>
                <w:szCs w:val="22"/>
              </w:rPr>
            </w:pPr>
            <w:r w:rsidRPr="00042338">
              <w:rPr>
                <w:rFonts w:cs="Arial"/>
                <w:szCs w:val="22"/>
              </w:rPr>
              <w:t xml:space="preserve">No, en </w:t>
            </w:r>
            <w:r w:rsidRPr="00042338">
              <w:rPr>
                <w:rFonts w:cs="Arial"/>
                <w:b/>
                <w:bCs/>
                <w:szCs w:val="22"/>
              </w:rPr>
              <w:t>16 bits,</w:t>
            </w:r>
            <w:r w:rsidRPr="00042338">
              <w:rPr>
                <w:rFonts w:cs="Arial"/>
                <w:szCs w:val="22"/>
              </w:rPr>
              <w:t xml:space="preserve"> no en 16 números. Un bit es una casilla que solo puede valer 0 o 1.</w:t>
            </w:r>
          </w:p>
          <w:p w14:paraId="7ED03CEF" w14:textId="77777777" w:rsidR="00083D72" w:rsidRDefault="00083D72" w:rsidP="00A2135F">
            <w:pPr>
              <w:rPr>
                <w:rFonts w:cs="Arial"/>
                <w:b/>
                <w:bCs/>
                <w:szCs w:val="22"/>
              </w:rPr>
            </w:pPr>
          </w:p>
          <w:p w14:paraId="0DBEC6BD" w14:textId="007AB722" w:rsidR="00A2135F" w:rsidRPr="00083D72" w:rsidRDefault="00A2135F" w:rsidP="00A2135F">
            <w:pPr>
              <w:rPr>
                <w:rFonts w:cs="Arial"/>
                <w:szCs w:val="22"/>
              </w:rPr>
            </w:pPr>
            <w:r w:rsidRPr="00083D72">
              <w:rPr>
                <w:rFonts w:cs="Arial"/>
                <w:szCs w:val="22"/>
              </w:rPr>
              <w:t xml:space="preserve">Cada parámetro se guarda como una fila de 16 casillas de ceros y unos, por ejemplo </w:t>
            </w:r>
            <w:r w:rsidRPr="00083D72">
              <w:rPr>
                <w:rFonts w:cs="Arial"/>
                <w:b/>
                <w:bCs/>
                <w:szCs w:val="22"/>
              </w:rPr>
              <w:t>0011010110010110</w:t>
            </w:r>
            <w:r w:rsidRPr="00083D72">
              <w:rPr>
                <w:rFonts w:cs="Arial"/>
                <w:szCs w:val="22"/>
              </w:rPr>
              <w:t xml:space="preserve">. Esa fila representa </w:t>
            </w:r>
            <w:r w:rsidRPr="00083D72">
              <w:rPr>
                <w:rFonts w:cs="Arial"/>
                <w:b/>
                <w:bCs/>
                <w:szCs w:val="22"/>
              </w:rPr>
              <w:t>un solo número</w:t>
            </w:r>
            <w:r w:rsidRPr="00083D72">
              <w:rPr>
                <w:rFonts w:cs="Arial"/>
                <w:szCs w:val="22"/>
              </w:rPr>
              <w:t xml:space="preserve"> (como 0,8731).</w:t>
            </w:r>
          </w:p>
          <w:p w14:paraId="6ADB0538" w14:textId="77777777" w:rsidR="00A2135F" w:rsidRDefault="00A2135F" w:rsidP="00083D72">
            <w:pPr>
              <w:rPr>
                <w:rFonts w:cs="Arial"/>
                <w:b/>
                <w:bCs/>
                <w:szCs w:val="22"/>
              </w:rPr>
            </w:pPr>
          </w:p>
          <w:p w14:paraId="38E7ED82" w14:textId="77777777" w:rsidR="00083D72" w:rsidRPr="00083D72" w:rsidRDefault="00083D72">
            <w:pPr>
              <w:numPr>
                <w:ilvl w:val="0"/>
                <w:numId w:val="37"/>
              </w:numPr>
              <w:rPr>
                <w:rFonts w:cs="Arial"/>
                <w:szCs w:val="22"/>
              </w:rPr>
            </w:pPr>
            <w:r w:rsidRPr="00083D72">
              <w:rPr>
                <w:rFonts w:cs="Arial"/>
                <w:szCs w:val="22"/>
              </w:rPr>
              <w:t>FP16: 16 casillas por número (2 bytes).</w:t>
            </w:r>
          </w:p>
          <w:p w14:paraId="348F72B6" w14:textId="77777777" w:rsidR="00083D72" w:rsidRPr="00083D72" w:rsidRDefault="00083D72">
            <w:pPr>
              <w:numPr>
                <w:ilvl w:val="0"/>
                <w:numId w:val="37"/>
              </w:numPr>
              <w:rPr>
                <w:rFonts w:cs="Arial"/>
                <w:szCs w:val="22"/>
              </w:rPr>
            </w:pPr>
            <w:r w:rsidRPr="00083D72">
              <w:rPr>
                <w:rFonts w:cs="Arial"/>
                <w:szCs w:val="22"/>
              </w:rPr>
              <w:t>INT8: 8 casillas por número (1 byte).</w:t>
            </w:r>
          </w:p>
          <w:p w14:paraId="7E308BD3" w14:textId="77777777" w:rsidR="00083D72" w:rsidRPr="00083D72" w:rsidRDefault="00083D72">
            <w:pPr>
              <w:numPr>
                <w:ilvl w:val="0"/>
                <w:numId w:val="37"/>
              </w:numPr>
              <w:rPr>
                <w:rFonts w:cs="Arial"/>
                <w:szCs w:val="22"/>
              </w:rPr>
            </w:pPr>
            <w:r w:rsidRPr="00083D72">
              <w:rPr>
                <w:rFonts w:cs="Arial"/>
                <w:szCs w:val="22"/>
              </w:rPr>
              <w:t>4 bits: 4 casillas por número (0,5 bytes).</w:t>
            </w:r>
          </w:p>
          <w:p w14:paraId="7EA370A9" w14:textId="77777777" w:rsidR="00083D72" w:rsidRPr="00A2135F" w:rsidRDefault="00083D72" w:rsidP="00083D72">
            <w:pPr>
              <w:rPr>
                <w:rFonts w:cs="Arial"/>
                <w:b/>
                <w:bCs/>
                <w:szCs w:val="22"/>
              </w:rPr>
            </w:pPr>
          </w:p>
          <w:p w14:paraId="335EBD0D" w14:textId="5D35567B" w:rsidR="00042338" w:rsidRPr="00883F0C" w:rsidRDefault="00083D72" w:rsidP="00295CFF">
            <w:pPr>
              <w:rPr>
                <w:rFonts w:cs="Arial"/>
                <w:b/>
                <w:bCs/>
                <w:sz w:val="24"/>
              </w:rPr>
            </w:pPr>
            <w:r w:rsidRPr="00883F0C">
              <w:rPr>
                <w:rFonts w:cs="Arial"/>
                <w:b/>
                <w:bCs/>
                <w:sz w:val="24"/>
                <w:highlight w:val="yellow"/>
              </w:rPr>
              <w:t xml:space="preserve">Mas casillas permiten </w:t>
            </w:r>
            <w:proofErr w:type="spellStart"/>
            <w:r w:rsidRPr="00883F0C">
              <w:rPr>
                <w:rFonts w:cs="Arial"/>
                <w:b/>
                <w:bCs/>
                <w:sz w:val="24"/>
                <w:highlight w:val="yellow"/>
              </w:rPr>
              <w:t>mas</w:t>
            </w:r>
            <w:proofErr w:type="spellEnd"/>
            <w:r w:rsidRPr="00883F0C">
              <w:rPr>
                <w:rFonts w:cs="Arial"/>
                <w:b/>
                <w:bCs/>
                <w:sz w:val="24"/>
                <w:highlight w:val="yellow"/>
              </w:rPr>
              <w:t xml:space="preserve"> combinaciones de ceros y unos, o sea </w:t>
            </w:r>
            <w:proofErr w:type="spellStart"/>
            <w:r w:rsidRPr="00883F0C">
              <w:rPr>
                <w:rFonts w:cs="Arial"/>
                <w:b/>
                <w:bCs/>
                <w:sz w:val="24"/>
                <w:highlight w:val="yellow"/>
              </w:rPr>
              <w:t>mas</w:t>
            </w:r>
            <w:proofErr w:type="spellEnd"/>
            <w:r w:rsidRPr="00883F0C">
              <w:rPr>
                <w:rFonts w:cs="Arial"/>
                <w:b/>
                <w:bCs/>
                <w:sz w:val="24"/>
                <w:highlight w:val="yellow"/>
              </w:rPr>
              <w:t xml:space="preserve"> valores posibles y más precisión.</w:t>
            </w:r>
          </w:p>
          <w:p w14:paraId="03AF6040" w14:textId="77777777" w:rsidR="00042338" w:rsidRDefault="00042338" w:rsidP="00295CFF">
            <w:pPr>
              <w:rPr>
                <w:rFonts w:cs="Arial"/>
                <w:szCs w:val="22"/>
              </w:rPr>
            </w:pPr>
          </w:p>
        </w:tc>
      </w:tr>
    </w:tbl>
    <w:p w14:paraId="5B687432" w14:textId="437DC10A" w:rsidR="00F6590C" w:rsidRPr="00F2136F" w:rsidRDefault="00F2136F" w:rsidP="00295CFF">
      <w:pPr>
        <w:rPr>
          <w:rFonts w:cs="Arial"/>
          <w:b/>
          <w:bCs/>
          <w:sz w:val="28"/>
          <w:szCs w:val="28"/>
        </w:rPr>
      </w:pPr>
      <w:r w:rsidRPr="00F2136F">
        <w:rPr>
          <w:rFonts w:cs="Arial"/>
          <w:b/>
          <w:bCs/>
          <w:sz w:val="28"/>
          <w:szCs w:val="28"/>
        </w:rPr>
        <w:t>Otro ejemplo</w:t>
      </w:r>
    </w:p>
    <w:p w14:paraId="642F585A" w14:textId="3F8988CF" w:rsidR="00F2136F" w:rsidRPr="005A6DB4" w:rsidRDefault="00982EF7" w:rsidP="00295CFF">
      <w:pPr>
        <w:rPr>
          <w:rFonts w:cs="Arial"/>
          <w:b/>
          <w:bCs/>
          <w:sz w:val="24"/>
        </w:rPr>
      </w:pPr>
      <w:r w:rsidRPr="005A6DB4">
        <w:rPr>
          <w:rFonts w:cs="Arial"/>
          <w:b/>
          <w:bCs/>
          <w:sz w:val="24"/>
        </w:rPr>
        <w:t>Paso 1: cada parámetro es un número que hay que guardar.</w:t>
      </w:r>
    </w:p>
    <w:p w14:paraId="7B491E72" w14:textId="77777777" w:rsidR="005A6DB4" w:rsidRPr="005A6DB4" w:rsidRDefault="005A6DB4" w:rsidP="005A6DB4">
      <w:pPr>
        <w:rPr>
          <w:rFonts w:cs="Arial"/>
          <w:szCs w:val="22"/>
        </w:rPr>
      </w:pPr>
      <w:r w:rsidRPr="005A6DB4">
        <w:rPr>
          <w:rFonts w:cs="Arial"/>
          <w:szCs w:val="22"/>
        </w:rPr>
        <w:t>Los 10 números, por ejemplo: 0,87 / −0,5 / 0,1 / 0,33 y así hasta completar 10.</w:t>
      </w:r>
    </w:p>
    <w:p w14:paraId="65590C0A" w14:textId="77777777" w:rsidR="008B4A45" w:rsidRPr="008B4A45" w:rsidRDefault="008B4A45" w:rsidP="008B4A45">
      <w:pPr>
        <w:rPr>
          <w:rFonts w:cs="Arial"/>
          <w:sz w:val="24"/>
        </w:rPr>
      </w:pPr>
      <w:r w:rsidRPr="008B4A45">
        <w:rPr>
          <w:rFonts w:cs="Arial"/>
          <w:b/>
          <w:bCs/>
          <w:sz w:val="24"/>
        </w:rPr>
        <w:t>Paso 2: cada número ocupa un espacio fijo, según el formato.</w:t>
      </w:r>
    </w:p>
    <w:p w14:paraId="4B4BC2E4" w14:textId="22C598D3" w:rsidR="0077704F" w:rsidRPr="00BF0D64" w:rsidRDefault="0077704F">
      <w:pPr>
        <w:pStyle w:val="Prrafodelista"/>
        <w:numPr>
          <w:ilvl w:val="0"/>
          <w:numId w:val="40"/>
        </w:numPr>
        <w:rPr>
          <w:rFonts w:cs="Arial"/>
          <w:szCs w:val="22"/>
        </w:rPr>
      </w:pPr>
      <w:r w:rsidRPr="00BF0D64">
        <w:rPr>
          <w:rFonts w:cs="Arial"/>
          <w:szCs w:val="22"/>
        </w:rPr>
        <w:t>FP16: 2 bytes cada uno</w:t>
      </w:r>
    </w:p>
    <w:p w14:paraId="348080FE" w14:textId="4A019B43" w:rsidR="0077704F" w:rsidRPr="00BF0D64" w:rsidRDefault="0077704F">
      <w:pPr>
        <w:pStyle w:val="Prrafodelista"/>
        <w:numPr>
          <w:ilvl w:val="0"/>
          <w:numId w:val="40"/>
        </w:numPr>
        <w:rPr>
          <w:rFonts w:cs="Arial"/>
          <w:szCs w:val="22"/>
        </w:rPr>
      </w:pPr>
      <w:r w:rsidRPr="00BF0D64">
        <w:rPr>
          <w:rFonts w:cs="Arial"/>
          <w:szCs w:val="22"/>
        </w:rPr>
        <w:t>INT8: 1 byte cada uno</w:t>
      </w:r>
    </w:p>
    <w:p w14:paraId="40E153C9" w14:textId="354FB553" w:rsidR="0077704F" w:rsidRPr="00BF0D64" w:rsidRDefault="0077704F">
      <w:pPr>
        <w:pStyle w:val="Prrafodelista"/>
        <w:numPr>
          <w:ilvl w:val="0"/>
          <w:numId w:val="40"/>
        </w:numPr>
        <w:rPr>
          <w:rFonts w:cs="Arial"/>
          <w:szCs w:val="22"/>
        </w:rPr>
      </w:pPr>
      <w:r w:rsidRPr="00BF0D64">
        <w:rPr>
          <w:rFonts w:cs="Arial"/>
          <w:szCs w:val="22"/>
        </w:rPr>
        <w:t>4 bits: 0,5 bytes cada uno</w:t>
      </w:r>
    </w:p>
    <w:p w14:paraId="56CD9576" w14:textId="77777777" w:rsidR="00BF0D64" w:rsidRPr="009F7CAE" w:rsidRDefault="00BF0D64" w:rsidP="00BF0D64">
      <w:pPr>
        <w:rPr>
          <w:rFonts w:cs="Arial"/>
          <w:sz w:val="24"/>
        </w:rPr>
      </w:pPr>
      <w:r w:rsidRPr="009F7CAE">
        <w:rPr>
          <w:rFonts w:cs="Arial"/>
          <w:b/>
          <w:bCs/>
          <w:sz w:val="24"/>
        </w:rPr>
        <w:t>Paso 3: multiplicas cantidad de números × espacio de cada uno.</w:t>
      </w:r>
    </w:p>
    <w:p w14:paraId="7F1B028D" w14:textId="77777777" w:rsidR="009F7CAE" w:rsidRPr="009F7CAE" w:rsidRDefault="009F7CAE">
      <w:pPr>
        <w:numPr>
          <w:ilvl w:val="0"/>
          <w:numId w:val="41"/>
        </w:numPr>
        <w:rPr>
          <w:rFonts w:cs="Arial"/>
          <w:szCs w:val="22"/>
        </w:rPr>
      </w:pPr>
      <w:r w:rsidRPr="009F7CAE">
        <w:rPr>
          <w:rFonts w:cs="Arial"/>
          <w:szCs w:val="22"/>
        </w:rPr>
        <w:t xml:space="preserve">FP16: 10 × 2 = </w:t>
      </w:r>
      <w:r w:rsidRPr="009F7CAE">
        <w:rPr>
          <w:rFonts w:cs="Arial"/>
          <w:b/>
          <w:bCs/>
          <w:szCs w:val="22"/>
        </w:rPr>
        <w:t>20 bytes</w:t>
      </w:r>
    </w:p>
    <w:p w14:paraId="4A3DE850" w14:textId="77777777" w:rsidR="009F7CAE" w:rsidRPr="009F7CAE" w:rsidRDefault="009F7CAE">
      <w:pPr>
        <w:numPr>
          <w:ilvl w:val="0"/>
          <w:numId w:val="41"/>
        </w:numPr>
        <w:rPr>
          <w:rFonts w:cs="Arial"/>
          <w:szCs w:val="22"/>
        </w:rPr>
      </w:pPr>
      <w:r w:rsidRPr="009F7CAE">
        <w:rPr>
          <w:rFonts w:cs="Arial"/>
          <w:szCs w:val="22"/>
        </w:rPr>
        <w:t xml:space="preserve">INT8: 10 × 1 = </w:t>
      </w:r>
      <w:r w:rsidRPr="009F7CAE">
        <w:rPr>
          <w:rFonts w:cs="Arial"/>
          <w:b/>
          <w:bCs/>
          <w:szCs w:val="22"/>
        </w:rPr>
        <w:t>10 bytes</w:t>
      </w:r>
    </w:p>
    <w:p w14:paraId="4406201A" w14:textId="77777777" w:rsidR="009F7CAE" w:rsidRPr="00A91EF1" w:rsidRDefault="009F7CAE">
      <w:pPr>
        <w:numPr>
          <w:ilvl w:val="0"/>
          <w:numId w:val="41"/>
        </w:numPr>
        <w:rPr>
          <w:rFonts w:cs="Arial"/>
          <w:szCs w:val="22"/>
        </w:rPr>
      </w:pPr>
      <w:r w:rsidRPr="009F7CAE">
        <w:rPr>
          <w:rFonts w:cs="Arial"/>
          <w:szCs w:val="22"/>
        </w:rPr>
        <w:t xml:space="preserve">4 bits: 10 × 0,5 = </w:t>
      </w:r>
      <w:r w:rsidRPr="009F7CAE">
        <w:rPr>
          <w:rFonts w:cs="Arial"/>
          <w:b/>
          <w:bCs/>
          <w:szCs w:val="22"/>
        </w:rPr>
        <w:t>5 bytes</w:t>
      </w:r>
    </w:p>
    <w:p w14:paraId="60EC259A" w14:textId="77777777" w:rsidR="00A91EF1" w:rsidRPr="00A91EF1" w:rsidRDefault="00A91EF1" w:rsidP="00A91EF1">
      <w:pPr>
        <w:pStyle w:val="NormalWeb"/>
        <w:rPr>
          <w:rFonts w:ascii="Arial" w:hAnsi="Arial" w:cs="Arial"/>
          <w:sz w:val="22"/>
          <w:szCs w:val="22"/>
        </w:rPr>
      </w:pPr>
      <w:r w:rsidRPr="00A91EF1">
        <w:rPr>
          <w:rFonts w:ascii="Arial" w:hAnsi="Arial" w:cs="Arial"/>
          <w:sz w:val="22"/>
          <w:szCs w:val="22"/>
        </w:rPr>
        <w:t xml:space="preserve">Eso es toda la fórmula: </w:t>
      </w:r>
      <w:r w:rsidRPr="00A91EF1">
        <w:rPr>
          <w:rStyle w:val="Fuerte"/>
          <w:rFonts w:ascii="Arial" w:hAnsi="Arial" w:cs="Arial"/>
          <w:sz w:val="22"/>
          <w:szCs w:val="22"/>
        </w:rPr>
        <w:t>memoria = parámetros × bytes por parámetro</w:t>
      </w:r>
      <w:r w:rsidRPr="00A91EF1">
        <w:rPr>
          <w:rFonts w:ascii="Arial" w:hAnsi="Arial" w:cs="Arial"/>
          <w:sz w:val="22"/>
          <w:szCs w:val="22"/>
        </w:rPr>
        <w:t>.</w:t>
      </w:r>
    </w:p>
    <w:p w14:paraId="19268454" w14:textId="77777777" w:rsidR="00A91EF1" w:rsidRPr="00B770D2" w:rsidRDefault="00A91EF1" w:rsidP="00A91EF1">
      <w:pPr>
        <w:rPr>
          <w:rFonts w:cs="Arial"/>
          <w:sz w:val="24"/>
        </w:rPr>
      </w:pPr>
      <w:r w:rsidRPr="00B770D2">
        <w:rPr>
          <w:rFonts w:cs="Arial"/>
          <w:b/>
          <w:bCs/>
          <w:sz w:val="24"/>
        </w:rPr>
        <w:t>Paso 4: lo mismo, pero con 8.000 millones de números.</w:t>
      </w:r>
    </w:p>
    <w:p w14:paraId="18FD9E97" w14:textId="7902DC77" w:rsidR="00B770D2" w:rsidRPr="00B770D2" w:rsidRDefault="00B770D2">
      <w:pPr>
        <w:pStyle w:val="Prrafodelista"/>
        <w:numPr>
          <w:ilvl w:val="0"/>
          <w:numId w:val="41"/>
        </w:numPr>
        <w:rPr>
          <w:rFonts w:cs="Arial"/>
          <w:szCs w:val="22"/>
        </w:rPr>
      </w:pPr>
      <w:r w:rsidRPr="00B770D2">
        <w:rPr>
          <w:rFonts w:cs="Arial"/>
          <w:szCs w:val="22"/>
        </w:rPr>
        <w:t>FP16: 8.000.000.000 × 2 = 16.000.000.000 bytes</w:t>
      </w:r>
    </w:p>
    <w:p w14:paraId="54B9BE14" w14:textId="25E01431" w:rsidR="00B770D2" w:rsidRPr="00B770D2" w:rsidRDefault="00B770D2">
      <w:pPr>
        <w:pStyle w:val="Prrafodelista"/>
        <w:numPr>
          <w:ilvl w:val="0"/>
          <w:numId w:val="41"/>
        </w:numPr>
        <w:rPr>
          <w:rFonts w:cs="Arial"/>
          <w:szCs w:val="22"/>
        </w:rPr>
      </w:pPr>
      <w:r w:rsidRPr="00B770D2">
        <w:rPr>
          <w:rFonts w:cs="Arial"/>
          <w:szCs w:val="22"/>
        </w:rPr>
        <w:t>INT8: 8.000.000.000 × 1 = 8.000.000.000 bytes</w:t>
      </w:r>
    </w:p>
    <w:p w14:paraId="74BDDA15" w14:textId="20896678" w:rsidR="00B770D2" w:rsidRPr="00B770D2" w:rsidRDefault="00B770D2">
      <w:pPr>
        <w:pStyle w:val="Prrafodelista"/>
        <w:numPr>
          <w:ilvl w:val="0"/>
          <w:numId w:val="41"/>
        </w:numPr>
        <w:rPr>
          <w:rFonts w:cs="Arial"/>
          <w:szCs w:val="22"/>
        </w:rPr>
      </w:pPr>
      <w:r w:rsidRPr="00B770D2">
        <w:rPr>
          <w:rFonts w:cs="Arial"/>
          <w:szCs w:val="22"/>
        </w:rPr>
        <w:t>4 bits: 8.000.000.000 × 0,5 = 4.000.000.000 bytes</w:t>
      </w:r>
    </w:p>
    <w:p w14:paraId="75AF52D2" w14:textId="552C5402" w:rsidR="00A91EF1" w:rsidRPr="008E7B37" w:rsidRDefault="008E7B37" w:rsidP="00B770D2">
      <w:pPr>
        <w:rPr>
          <w:rFonts w:cs="Arial"/>
          <w:sz w:val="24"/>
        </w:rPr>
      </w:pPr>
      <w:r w:rsidRPr="008E7B37">
        <w:rPr>
          <w:rFonts w:cs="Arial"/>
          <w:b/>
          <w:bCs/>
          <w:sz w:val="24"/>
        </w:rPr>
        <w:t>Paso 5: pasar bytes a GB.</w:t>
      </w:r>
    </w:p>
    <w:p w14:paraId="4A106A45" w14:textId="77777777" w:rsidR="008E7B37" w:rsidRPr="008E7B37" w:rsidRDefault="008E7B37" w:rsidP="008E7B37">
      <w:pPr>
        <w:rPr>
          <w:rFonts w:cs="Arial"/>
          <w:szCs w:val="22"/>
        </w:rPr>
      </w:pPr>
      <w:r w:rsidRPr="008E7B37">
        <w:rPr>
          <w:rFonts w:cs="Arial"/>
          <w:szCs w:val="22"/>
        </w:rPr>
        <w:t>1 GB son 1.000.000.000 bytes (mil millones), así que:</w:t>
      </w:r>
    </w:p>
    <w:p w14:paraId="72C9C389" w14:textId="77777777" w:rsidR="008E7B37" w:rsidRPr="008E7B37" w:rsidRDefault="008E7B37">
      <w:pPr>
        <w:numPr>
          <w:ilvl w:val="0"/>
          <w:numId w:val="42"/>
        </w:numPr>
        <w:rPr>
          <w:rFonts w:cs="Arial"/>
          <w:szCs w:val="22"/>
        </w:rPr>
      </w:pPr>
      <w:r w:rsidRPr="008E7B37">
        <w:rPr>
          <w:rFonts w:cs="Arial"/>
          <w:szCs w:val="22"/>
        </w:rPr>
        <w:t xml:space="preserve">16.000.000.000 ÷ 1.000.000.000 = </w:t>
      </w:r>
      <w:r w:rsidRPr="008E7B37">
        <w:rPr>
          <w:rFonts w:cs="Arial"/>
          <w:b/>
          <w:bCs/>
          <w:szCs w:val="22"/>
        </w:rPr>
        <w:t>16 GB</w:t>
      </w:r>
    </w:p>
    <w:p w14:paraId="415F633E" w14:textId="77777777" w:rsidR="008E7B37" w:rsidRPr="008E7B37" w:rsidRDefault="008E7B37">
      <w:pPr>
        <w:numPr>
          <w:ilvl w:val="0"/>
          <w:numId w:val="42"/>
        </w:numPr>
        <w:rPr>
          <w:rFonts w:cs="Arial"/>
          <w:szCs w:val="22"/>
        </w:rPr>
      </w:pPr>
      <w:r w:rsidRPr="008E7B37">
        <w:rPr>
          <w:rFonts w:cs="Arial"/>
          <w:szCs w:val="22"/>
        </w:rPr>
        <w:t xml:space="preserve">8.000.000.000 ÷ 1.000.000.000 = </w:t>
      </w:r>
      <w:r w:rsidRPr="008E7B37">
        <w:rPr>
          <w:rFonts w:cs="Arial"/>
          <w:b/>
          <w:bCs/>
          <w:szCs w:val="22"/>
        </w:rPr>
        <w:t>8 GB</w:t>
      </w:r>
    </w:p>
    <w:p w14:paraId="6870DFE1" w14:textId="287B73B0" w:rsidR="001D631C" w:rsidRPr="001D631C" w:rsidRDefault="008E7B37">
      <w:pPr>
        <w:numPr>
          <w:ilvl w:val="0"/>
          <w:numId w:val="42"/>
        </w:numPr>
        <w:rPr>
          <w:rFonts w:cs="Arial"/>
          <w:szCs w:val="22"/>
        </w:rPr>
      </w:pPr>
      <w:r w:rsidRPr="008E7B37">
        <w:rPr>
          <w:rFonts w:cs="Arial"/>
          <w:szCs w:val="22"/>
        </w:rPr>
        <w:t xml:space="preserve">4.000.000.000 ÷ 1.000.000.000 = </w:t>
      </w:r>
      <w:r w:rsidRPr="008E7B37">
        <w:rPr>
          <w:rFonts w:cs="Arial"/>
          <w:b/>
          <w:bCs/>
          <w:szCs w:val="22"/>
        </w:rPr>
        <w:t>4 GB</w:t>
      </w:r>
    </w:p>
    <w:p w14:paraId="1CB8C4B7" w14:textId="2D986F70" w:rsidR="001D631C" w:rsidRPr="001D631C" w:rsidRDefault="001D631C" w:rsidP="001D631C">
      <w:pPr>
        <w:rPr>
          <w:rFonts w:cs="Arial"/>
          <w:sz w:val="24"/>
        </w:rPr>
      </w:pPr>
      <w:r w:rsidRPr="001D631C">
        <w:rPr>
          <w:rFonts w:cs="Arial"/>
          <w:b/>
          <w:bCs/>
          <w:sz w:val="24"/>
        </w:rPr>
        <w:t>Paso 6: para qué sirve.</w:t>
      </w:r>
    </w:p>
    <w:p w14:paraId="18EE109F" w14:textId="77777777" w:rsidR="001D631C" w:rsidRPr="001D631C" w:rsidRDefault="001D631C" w:rsidP="001D631C">
      <w:pPr>
        <w:rPr>
          <w:rFonts w:cs="Arial"/>
          <w:szCs w:val="22"/>
        </w:rPr>
      </w:pPr>
      <w:r w:rsidRPr="001D631C">
        <w:rPr>
          <w:rFonts w:cs="Arial"/>
          <w:szCs w:val="22"/>
        </w:rPr>
        <w:t>Es el mismo modelo, con los mismos 8.000 millones de números. Si tu computador tiene 8 GB libres:</w:t>
      </w:r>
    </w:p>
    <w:p w14:paraId="00007417" w14:textId="7731EFB8" w:rsidR="001D631C" w:rsidRPr="001D631C" w:rsidRDefault="001D631C">
      <w:pPr>
        <w:pStyle w:val="Prrafodelista"/>
        <w:numPr>
          <w:ilvl w:val="0"/>
          <w:numId w:val="42"/>
        </w:numPr>
        <w:rPr>
          <w:rFonts w:cs="Arial"/>
          <w:szCs w:val="22"/>
        </w:rPr>
      </w:pPr>
      <w:r w:rsidRPr="001D631C">
        <w:rPr>
          <w:rFonts w:cs="Arial"/>
          <w:szCs w:val="22"/>
        </w:rPr>
        <w:t>16 GB (FP16) → no cabe</w:t>
      </w:r>
    </w:p>
    <w:p w14:paraId="2C723F0B" w14:textId="6FBEB52E" w:rsidR="001D631C" w:rsidRPr="001D631C" w:rsidRDefault="001D631C">
      <w:pPr>
        <w:pStyle w:val="Prrafodelista"/>
        <w:numPr>
          <w:ilvl w:val="0"/>
          <w:numId w:val="42"/>
        </w:numPr>
        <w:rPr>
          <w:rFonts w:cs="Arial"/>
          <w:szCs w:val="22"/>
        </w:rPr>
      </w:pPr>
      <w:r w:rsidRPr="001D631C">
        <w:rPr>
          <w:rFonts w:cs="Arial"/>
          <w:szCs w:val="22"/>
        </w:rPr>
        <w:lastRenderedPageBreak/>
        <w:t>8 GB (INT8) → justo, casi sin margen (y falta espacio para otras cosas)</w:t>
      </w:r>
    </w:p>
    <w:p w14:paraId="35E954AD" w14:textId="06E1738D" w:rsidR="001D631C" w:rsidRPr="001D631C" w:rsidRDefault="001D631C">
      <w:pPr>
        <w:pStyle w:val="Prrafodelista"/>
        <w:numPr>
          <w:ilvl w:val="0"/>
          <w:numId w:val="42"/>
        </w:numPr>
        <w:rPr>
          <w:rFonts w:cs="Arial"/>
          <w:szCs w:val="22"/>
        </w:rPr>
      </w:pPr>
      <w:r w:rsidRPr="001D631C">
        <w:rPr>
          <w:rFonts w:cs="Arial"/>
          <w:szCs w:val="22"/>
        </w:rPr>
        <w:t>4 GB (4 bits) → cabe bien</w:t>
      </w:r>
    </w:p>
    <w:p w14:paraId="6E6B9A8F" w14:textId="77777777" w:rsidR="00A91EF1" w:rsidRPr="009F7CAE" w:rsidRDefault="00A91EF1" w:rsidP="00A91EF1">
      <w:pPr>
        <w:rPr>
          <w:rFonts w:cs="Arial"/>
          <w:szCs w:val="22"/>
        </w:rPr>
      </w:pPr>
    </w:p>
    <w:p w14:paraId="27EBC25C" w14:textId="24A24E44" w:rsidR="00BF0D64" w:rsidRDefault="00082845" w:rsidP="009F7CAE">
      <w:pPr>
        <w:rPr>
          <w:rFonts w:cs="Arial"/>
          <w:szCs w:val="22"/>
        </w:rPr>
      </w:pPr>
      <w:r w:rsidRPr="00082845">
        <w:rPr>
          <w:rFonts w:cs="Arial"/>
          <w:noProof/>
          <w:szCs w:val="22"/>
        </w:rPr>
        <w:drawing>
          <wp:inline distT="0" distB="0" distL="0" distR="0" wp14:anchorId="01A158C1" wp14:editId="5201651B">
            <wp:extent cx="4724400" cy="514324"/>
            <wp:effectExtent l="19050" t="19050" r="19050" b="19685"/>
            <wp:docPr id="331955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55123" name=""/>
                    <pic:cNvPicPr/>
                  </pic:nvPicPr>
                  <pic:blipFill>
                    <a:blip r:embed="rId465"/>
                    <a:stretch>
                      <a:fillRect/>
                    </a:stretch>
                  </pic:blipFill>
                  <pic:spPr>
                    <a:xfrm>
                      <a:off x="0" y="0"/>
                      <a:ext cx="4788022" cy="521250"/>
                    </a:xfrm>
                    <a:prstGeom prst="rect">
                      <a:avLst/>
                    </a:prstGeom>
                    <a:ln w="19050">
                      <a:solidFill>
                        <a:schemeClr val="tx1"/>
                      </a:solidFill>
                    </a:ln>
                  </pic:spPr>
                </pic:pic>
              </a:graphicData>
            </a:graphic>
          </wp:inline>
        </w:drawing>
      </w:r>
    </w:p>
    <w:p w14:paraId="326F96C7" w14:textId="77777777" w:rsidR="00082845" w:rsidRPr="00082845" w:rsidRDefault="00082845" w:rsidP="00082845">
      <w:pPr>
        <w:rPr>
          <w:rFonts w:cs="Arial"/>
          <w:szCs w:val="22"/>
        </w:rPr>
      </w:pPr>
      <w:r w:rsidRPr="00082845">
        <w:rPr>
          <w:rFonts w:cs="Arial"/>
          <w:b/>
          <w:bCs/>
          <w:szCs w:val="22"/>
        </w:rPr>
        <w:t>FP16 tiene la mayor calidad</w:t>
      </w:r>
      <w:r w:rsidRPr="00082845">
        <w:rPr>
          <w:rFonts w:cs="Arial"/>
          <w:szCs w:val="22"/>
        </w:rPr>
        <w:t>, después INT8 y al final 4 bits.</w:t>
      </w:r>
    </w:p>
    <w:p w14:paraId="387749E6" w14:textId="40DA3D4E" w:rsidR="00082845" w:rsidRDefault="00082845" w:rsidP="009F7CAE">
      <w:pPr>
        <w:rPr>
          <w:rFonts w:cs="Arial"/>
          <w:szCs w:val="22"/>
        </w:rPr>
      </w:pPr>
      <w:r w:rsidRPr="00082845">
        <w:rPr>
          <w:rFonts w:cs="Arial"/>
          <w:noProof/>
          <w:szCs w:val="22"/>
        </w:rPr>
        <w:drawing>
          <wp:inline distT="0" distB="0" distL="0" distR="0" wp14:anchorId="0F6EA936" wp14:editId="235E4839">
            <wp:extent cx="6302286" cy="1394581"/>
            <wp:effectExtent l="0" t="0" r="3810" b="0"/>
            <wp:docPr id="891413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13256" name=""/>
                    <pic:cNvPicPr/>
                  </pic:nvPicPr>
                  <pic:blipFill>
                    <a:blip r:embed="rId466"/>
                    <a:stretch>
                      <a:fillRect/>
                    </a:stretch>
                  </pic:blipFill>
                  <pic:spPr>
                    <a:xfrm>
                      <a:off x="0" y="0"/>
                      <a:ext cx="6302286" cy="1394581"/>
                    </a:xfrm>
                    <a:prstGeom prst="rect">
                      <a:avLst/>
                    </a:prstGeom>
                  </pic:spPr>
                </pic:pic>
              </a:graphicData>
            </a:graphic>
          </wp:inline>
        </w:drawing>
      </w:r>
    </w:p>
    <w:p w14:paraId="7D5D8A72" w14:textId="77777777" w:rsidR="009404BB" w:rsidRPr="009404BB" w:rsidRDefault="009404BB" w:rsidP="009404BB">
      <w:pPr>
        <w:rPr>
          <w:rFonts w:cs="Arial"/>
          <w:szCs w:val="22"/>
        </w:rPr>
      </w:pPr>
      <w:r w:rsidRPr="009404BB">
        <w:rPr>
          <w:rFonts w:cs="Arial"/>
          <w:b/>
          <w:bCs/>
          <w:szCs w:val="22"/>
        </w:rPr>
        <w:t>Regla simple:</w:t>
      </w:r>
      <w:r w:rsidRPr="009404BB">
        <w:rPr>
          <w:rFonts w:cs="Arial"/>
          <w:szCs w:val="22"/>
        </w:rPr>
        <w:t xml:space="preserve"> más espacio por parámetro significa más precisión, y más precisión significa mejor calidad. Es como la foto: la de 10 MB tiene mejor calidad que la comprimida de 3 MB.</w:t>
      </w:r>
    </w:p>
    <w:p w14:paraId="1C608825" w14:textId="77777777" w:rsidR="009404BB" w:rsidRPr="009404BB" w:rsidRDefault="009404BB" w:rsidP="009404BB">
      <w:pPr>
        <w:rPr>
          <w:rFonts w:cs="Arial"/>
          <w:szCs w:val="22"/>
        </w:rPr>
      </w:pPr>
      <w:r w:rsidRPr="009404BB">
        <w:rPr>
          <w:rFonts w:cs="Arial"/>
          <w:b/>
          <w:bCs/>
          <w:szCs w:val="22"/>
        </w:rPr>
        <w:t>Pero en la práctica:</w:t>
      </w:r>
    </w:p>
    <w:p w14:paraId="3E53AC50" w14:textId="77777777" w:rsidR="009404BB" w:rsidRPr="009404BB" w:rsidRDefault="009404BB">
      <w:pPr>
        <w:numPr>
          <w:ilvl w:val="0"/>
          <w:numId w:val="43"/>
        </w:numPr>
        <w:rPr>
          <w:rFonts w:cs="Arial"/>
          <w:szCs w:val="22"/>
        </w:rPr>
      </w:pPr>
      <w:r w:rsidRPr="009404BB">
        <w:rPr>
          <w:rFonts w:cs="Arial"/>
          <w:szCs w:val="22"/>
        </w:rPr>
        <w:t>La diferencia entre FP16 e INT8 suele ser muy chica.</w:t>
      </w:r>
    </w:p>
    <w:p w14:paraId="2B064DBC" w14:textId="77777777" w:rsidR="009404BB" w:rsidRPr="009404BB" w:rsidRDefault="009404BB">
      <w:pPr>
        <w:numPr>
          <w:ilvl w:val="0"/>
          <w:numId w:val="43"/>
        </w:numPr>
        <w:rPr>
          <w:rFonts w:cs="Arial"/>
          <w:szCs w:val="22"/>
        </w:rPr>
      </w:pPr>
      <w:proofErr w:type="gramStart"/>
      <w:r w:rsidRPr="009404BB">
        <w:rPr>
          <w:rFonts w:cs="Arial"/>
          <w:szCs w:val="22"/>
        </w:rPr>
        <w:t>4 bits pierde</w:t>
      </w:r>
      <w:proofErr w:type="gramEnd"/>
      <w:r w:rsidRPr="009404BB">
        <w:rPr>
          <w:rFonts w:cs="Arial"/>
          <w:szCs w:val="22"/>
        </w:rPr>
        <w:t xml:space="preserve"> algo más, aunque muchas veces sigue siendo usable.</w:t>
      </w:r>
    </w:p>
    <w:p w14:paraId="2BE0E284" w14:textId="77777777" w:rsidR="009404BB" w:rsidRPr="009404BB" w:rsidRDefault="009404BB">
      <w:pPr>
        <w:numPr>
          <w:ilvl w:val="0"/>
          <w:numId w:val="43"/>
        </w:numPr>
        <w:rPr>
          <w:rFonts w:cs="Arial"/>
          <w:szCs w:val="22"/>
        </w:rPr>
      </w:pPr>
      <w:r w:rsidRPr="009404BB">
        <w:rPr>
          <w:rFonts w:cs="Arial"/>
          <w:szCs w:val="22"/>
        </w:rPr>
        <w:t>Lo que pierde depende del modelo y del método de cuantización, y eso no lo verifiqué ahora, así que tómalo como una regla general.</w:t>
      </w:r>
    </w:p>
    <w:p w14:paraId="6D5EA4C9" w14:textId="77777777" w:rsidR="009404BB" w:rsidRPr="009404BB" w:rsidRDefault="009404BB" w:rsidP="009404BB">
      <w:pPr>
        <w:rPr>
          <w:rFonts w:cs="Arial"/>
          <w:szCs w:val="22"/>
        </w:rPr>
      </w:pPr>
      <w:r w:rsidRPr="009404BB">
        <w:rPr>
          <w:rFonts w:cs="Arial"/>
          <w:b/>
          <w:bCs/>
          <w:szCs w:val="22"/>
        </w:rPr>
        <w:t>Entonces la decisión es un intercambio:</w:t>
      </w:r>
      <w:r w:rsidRPr="009404BB">
        <w:rPr>
          <w:rFonts w:cs="Arial"/>
          <w:szCs w:val="22"/>
        </w:rPr>
        <w:t xml:space="preserve"> si tienes memoria de sobra, usas FP16. Si tienes poca, bajas a INT8 o a 4 bits y aceptas perder un poco de calidad.</w:t>
      </w:r>
    </w:p>
    <w:p w14:paraId="235A6AF8" w14:textId="66276E36" w:rsidR="009404BB" w:rsidRDefault="00203C23" w:rsidP="009F7CAE">
      <w:pPr>
        <w:rPr>
          <w:rFonts w:cs="Arial"/>
          <w:szCs w:val="22"/>
        </w:rPr>
      </w:pPr>
      <w:r w:rsidRPr="00203C23">
        <w:rPr>
          <w:rFonts w:cs="Arial"/>
          <w:noProof/>
          <w:szCs w:val="22"/>
        </w:rPr>
        <w:drawing>
          <wp:inline distT="0" distB="0" distL="0" distR="0" wp14:anchorId="11BC050E" wp14:editId="1986C677">
            <wp:extent cx="4371975" cy="466708"/>
            <wp:effectExtent l="19050" t="19050" r="9525" b="10160"/>
            <wp:docPr id="1943982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82976" name=""/>
                    <pic:cNvPicPr/>
                  </pic:nvPicPr>
                  <pic:blipFill>
                    <a:blip r:embed="rId467"/>
                    <a:stretch>
                      <a:fillRect/>
                    </a:stretch>
                  </pic:blipFill>
                  <pic:spPr>
                    <a:xfrm>
                      <a:off x="0" y="0"/>
                      <a:ext cx="4485080" cy="478782"/>
                    </a:xfrm>
                    <a:prstGeom prst="rect">
                      <a:avLst/>
                    </a:prstGeom>
                    <a:ln w="12700">
                      <a:solidFill>
                        <a:schemeClr val="tx1"/>
                      </a:solidFill>
                    </a:ln>
                  </pic:spPr>
                </pic:pic>
              </a:graphicData>
            </a:graphic>
          </wp:inline>
        </w:drawing>
      </w:r>
    </w:p>
    <w:p w14:paraId="587A315B" w14:textId="77777777" w:rsidR="00152586" w:rsidRPr="00152586" w:rsidRDefault="00152586" w:rsidP="00152586">
      <w:pPr>
        <w:rPr>
          <w:rFonts w:cs="Arial"/>
          <w:szCs w:val="22"/>
        </w:rPr>
      </w:pPr>
      <w:r w:rsidRPr="00152586">
        <w:rPr>
          <w:rFonts w:cs="Arial"/>
          <w:szCs w:val="22"/>
        </w:rPr>
        <w:t>Para sacar números de "calidad" usé el ejemplo del parámetro 0,8731, midiendo cuánto se aleja el valor recuperado del original.</w:t>
      </w:r>
    </w:p>
    <w:p w14:paraId="451810C7" w14:textId="54C06F35" w:rsidR="00203C23" w:rsidRPr="00BF0D64" w:rsidRDefault="00A85112" w:rsidP="009F7CAE">
      <w:pPr>
        <w:rPr>
          <w:rFonts w:cs="Arial"/>
          <w:szCs w:val="22"/>
        </w:rPr>
      </w:pPr>
      <w:r w:rsidRPr="00A85112">
        <w:rPr>
          <w:rFonts w:cs="Arial"/>
          <w:noProof/>
          <w:szCs w:val="22"/>
        </w:rPr>
        <w:drawing>
          <wp:inline distT="0" distB="0" distL="0" distR="0" wp14:anchorId="75771F5D" wp14:editId="58042AB7">
            <wp:extent cx="6363251" cy="1790855"/>
            <wp:effectExtent l="19050" t="19050" r="19050" b="19050"/>
            <wp:docPr id="820437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37369" name=""/>
                    <pic:cNvPicPr/>
                  </pic:nvPicPr>
                  <pic:blipFill>
                    <a:blip r:embed="rId468"/>
                    <a:stretch>
                      <a:fillRect/>
                    </a:stretch>
                  </pic:blipFill>
                  <pic:spPr>
                    <a:xfrm>
                      <a:off x="0" y="0"/>
                      <a:ext cx="6363251" cy="1790855"/>
                    </a:xfrm>
                    <a:prstGeom prst="rect">
                      <a:avLst/>
                    </a:prstGeom>
                    <a:ln w="19050">
                      <a:solidFill>
                        <a:schemeClr val="tx1"/>
                      </a:solidFill>
                    </a:ln>
                  </pic:spPr>
                </pic:pic>
              </a:graphicData>
            </a:graphic>
          </wp:inline>
        </w:drawing>
      </w:r>
    </w:p>
    <w:p w14:paraId="7A8E7E1A" w14:textId="77777777" w:rsidR="00C245EC" w:rsidRPr="00C245EC" w:rsidRDefault="00C245EC" w:rsidP="00C245EC">
      <w:pPr>
        <w:rPr>
          <w:rFonts w:cs="Arial"/>
          <w:szCs w:val="22"/>
        </w:rPr>
      </w:pPr>
      <w:r w:rsidRPr="00C245EC">
        <w:rPr>
          <w:rFonts w:cs="Arial"/>
          <w:b/>
          <w:bCs/>
          <w:szCs w:val="22"/>
        </w:rPr>
        <w:t>Cómo leerla:</w:t>
      </w:r>
    </w:p>
    <w:p w14:paraId="47889578" w14:textId="77777777" w:rsidR="00C245EC" w:rsidRPr="00C245EC" w:rsidRDefault="00C245EC">
      <w:pPr>
        <w:numPr>
          <w:ilvl w:val="0"/>
          <w:numId w:val="44"/>
        </w:numPr>
        <w:rPr>
          <w:rFonts w:cs="Arial"/>
          <w:szCs w:val="22"/>
        </w:rPr>
      </w:pPr>
      <w:r w:rsidRPr="00C245EC">
        <w:rPr>
          <w:rFonts w:cs="Arial"/>
          <w:b/>
          <w:bCs/>
          <w:szCs w:val="22"/>
        </w:rPr>
        <w:t>Error = |original − recuperado|.</w:t>
      </w:r>
      <w:r w:rsidRPr="00C245EC">
        <w:rPr>
          <w:rFonts w:cs="Arial"/>
          <w:szCs w:val="22"/>
        </w:rPr>
        <w:t xml:space="preserve"> Mientras más chico, más calidad.</w:t>
      </w:r>
    </w:p>
    <w:p w14:paraId="5DDAF755" w14:textId="77777777" w:rsidR="00C245EC" w:rsidRPr="00C245EC" w:rsidRDefault="00C245EC">
      <w:pPr>
        <w:numPr>
          <w:ilvl w:val="0"/>
          <w:numId w:val="44"/>
        </w:numPr>
        <w:rPr>
          <w:rFonts w:cs="Arial"/>
          <w:szCs w:val="22"/>
        </w:rPr>
      </w:pPr>
      <w:r w:rsidRPr="00C245EC">
        <w:rPr>
          <w:rFonts w:cs="Arial"/>
          <w:szCs w:val="22"/>
        </w:rPr>
        <w:lastRenderedPageBreak/>
        <w:t>INT8: |0,8731 − 0,8740| ≈ 0,0009.</w:t>
      </w:r>
    </w:p>
    <w:p w14:paraId="344F5072" w14:textId="77777777" w:rsidR="00C245EC" w:rsidRPr="00C245EC" w:rsidRDefault="00C245EC">
      <w:pPr>
        <w:numPr>
          <w:ilvl w:val="0"/>
          <w:numId w:val="44"/>
        </w:numPr>
        <w:rPr>
          <w:rFonts w:cs="Arial"/>
          <w:szCs w:val="22"/>
        </w:rPr>
      </w:pPr>
      <w:r w:rsidRPr="00C245EC">
        <w:rPr>
          <w:rFonts w:cs="Arial"/>
          <w:szCs w:val="22"/>
        </w:rPr>
        <w:t>4 bits: |0,8731 − 0,8571| ≈ 0,0160.</w:t>
      </w:r>
    </w:p>
    <w:p w14:paraId="61CDF3B6" w14:textId="77777777" w:rsidR="00C245EC" w:rsidRPr="00C245EC" w:rsidRDefault="00C245EC">
      <w:pPr>
        <w:numPr>
          <w:ilvl w:val="0"/>
          <w:numId w:val="44"/>
        </w:numPr>
        <w:rPr>
          <w:rFonts w:cs="Arial"/>
          <w:szCs w:val="22"/>
        </w:rPr>
      </w:pPr>
      <w:r w:rsidRPr="00C245EC">
        <w:rPr>
          <w:rFonts w:cs="Arial"/>
          <w:szCs w:val="22"/>
        </w:rPr>
        <w:t>FP16: es unas 18 veces más preciso que INT8 en este ejemplo (0,0009 ÷ 0,00005), y INT8 unas 17 veces más preciso que 4 bits (0,016 ÷ 0,0009).</w:t>
      </w:r>
    </w:p>
    <w:p w14:paraId="7CC7809A" w14:textId="77777777" w:rsidR="00BF0D64" w:rsidRDefault="00BF0D64" w:rsidP="0077704F">
      <w:pPr>
        <w:rPr>
          <w:rFonts w:cs="Arial"/>
          <w:szCs w:val="22"/>
        </w:rPr>
      </w:pPr>
    </w:p>
    <w:p w14:paraId="1A13D0CC" w14:textId="77777777" w:rsidR="005B585A" w:rsidRPr="005B585A" w:rsidRDefault="005B585A" w:rsidP="005B585A">
      <w:pPr>
        <w:rPr>
          <w:rFonts w:cs="Arial"/>
          <w:szCs w:val="22"/>
        </w:rPr>
      </w:pPr>
      <w:r w:rsidRPr="005B585A">
        <w:rPr>
          <w:rFonts w:cs="Arial"/>
          <w:b/>
          <w:bCs/>
          <w:szCs w:val="22"/>
        </w:rPr>
        <w:t>Ojo con dos cosas:</w:t>
      </w:r>
    </w:p>
    <w:p w14:paraId="053DCEFF" w14:textId="77777777" w:rsidR="005B585A" w:rsidRPr="005B585A" w:rsidRDefault="005B585A">
      <w:pPr>
        <w:numPr>
          <w:ilvl w:val="0"/>
          <w:numId w:val="45"/>
        </w:numPr>
        <w:rPr>
          <w:rFonts w:cs="Arial"/>
          <w:szCs w:val="22"/>
        </w:rPr>
      </w:pPr>
      <w:r w:rsidRPr="005B585A">
        <w:rPr>
          <w:rFonts w:cs="Arial"/>
          <w:szCs w:val="22"/>
        </w:rPr>
        <w:t xml:space="preserve">El error es de </w:t>
      </w:r>
      <w:r w:rsidRPr="005B585A">
        <w:rPr>
          <w:rFonts w:cs="Arial"/>
          <w:b/>
          <w:bCs/>
          <w:szCs w:val="22"/>
        </w:rPr>
        <w:t>un solo número de ejemplo</w:t>
      </w:r>
      <w:r w:rsidRPr="005B585A">
        <w:rPr>
          <w:rFonts w:cs="Arial"/>
          <w:szCs w:val="22"/>
        </w:rPr>
        <w:t>, y no del modelo completo. Cuánta calidad pierde un modelo real depende del método de cuantización, y eso no lo verifiqué.</w:t>
      </w:r>
    </w:p>
    <w:p w14:paraId="2F3AB88C" w14:textId="77777777" w:rsidR="005B585A" w:rsidRPr="005B585A" w:rsidRDefault="005B585A">
      <w:pPr>
        <w:numPr>
          <w:ilvl w:val="0"/>
          <w:numId w:val="45"/>
        </w:numPr>
        <w:rPr>
          <w:rFonts w:cs="Arial"/>
          <w:szCs w:val="22"/>
        </w:rPr>
      </w:pPr>
      <w:r w:rsidRPr="005B585A">
        <w:rPr>
          <w:rFonts w:cs="Arial"/>
          <w:szCs w:val="22"/>
        </w:rPr>
        <w:t>El valor de FP16 lo calculé con su precisión interna (1.788/2.048 ≈ 0,87305), así que es aproximado.</w:t>
      </w:r>
    </w:p>
    <w:p w14:paraId="7AC69744" w14:textId="77777777" w:rsidR="005B585A" w:rsidRPr="005B585A" w:rsidRDefault="005B585A" w:rsidP="005B585A">
      <w:pPr>
        <w:rPr>
          <w:rFonts w:cs="Arial"/>
          <w:szCs w:val="22"/>
        </w:rPr>
      </w:pPr>
      <w:r w:rsidRPr="005B585A">
        <w:rPr>
          <w:rFonts w:cs="Arial"/>
          <w:szCs w:val="22"/>
        </w:rPr>
        <w:t>La tendencia sí es clara: menos bits significan menos valores posibles, más error por parámetro y menos memoria.</w:t>
      </w:r>
    </w:p>
    <w:p w14:paraId="547D663C" w14:textId="77777777" w:rsidR="005B585A" w:rsidRPr="0077704F" w:rsidRDefault="005B585A" w:rsidP="0077704F">
      <w:pPr>
        <w:rPr>
          <w:rFonts w:cs="Arial"/>
          <w:szCs w:val="22"/>
        </w:rPr>
      </w:pPr>
    </w:p>
    <w:p w14:paraId="19C7066A" w14:textId="7067DD57" w:rsidR="00366DDD" w:rsidRDefault="00366DDD" w:rsidP="00366DDD">
      <w:pPr>
        <w:pStyle w:val="Ttulo4"/>
        <w:rPr>
          <w:b/>
          <w:bCs/>
          <w:i w:val="0"/>
          <w:iCs w:val="0"/>
          <w:sz w:val="24"/>
        </w:rPr>
      </w:pPr>
      <w:r w:rsidRPr="00366DDD">
        <w:rPr>
          <w:b/>
          <w:bCs/>
          <w:i w:val="0"/>
          <w:iCs w:val="0"/>
          <w:sz w:val="24"/>
          <w:highlight w:val="yellow"/>
        </w:rPr>
        <w:t>1.1</w:t>
      </w:r>
      <w:r w:rsidR="00FB4065">
        <w:rPr>
          <w:b/>
          <w:bCs/>
          <w:i w:val="0"/>
          <w:iCs w:val="0"/>
          <w:sz w:val="24"/>
          <w:highlight w:val="yellow"/>
        </w:rPr>
        <w:t>4</w:t>
      </w:r>
      <w:r w:rsidRPr="00366DDD">
        <w:rPr>
          <w:b/>
          <w:bCs/>
          <w:i w:val="0"/>
          <w:iCs w:val="0"/>
          <w:sz w:val="24"/>
          <w:highlight w:val="yellow"/>
        </w:rPr>
        <w:t>.6.4 Escalado en tiempo de inferencia</w:t>
      </w:r>
    </w:p>
    <w:p w14:paraId="4444B43D" w14:textId="77777777" w:rsidR="00F237C9" w:rsidRPr="00F237C9" w:rsidRDefault="00F237C9" w:rsidP="00F237C9">
      <w:r w:rsidRPr="00F237C9">
        <w:t xml:space="preserve">Inferencia es usar el modelo ya entrenado. Ahí hay trucos para sacarle más rendimiento </w:t>
      </w:r>
      <w:r w:rsidRPr="00F237C9">
        <w:rPr>
          <w:b/>
          <w:bCs/>
          <w:sz w:val="24"/>
          <w:szCs w:val="28"/>
          <w:highlight w:val="yellow"/>
        </w:rPr>
        <w:t>sin reentrenarlo.</w:t>
      </w:r>
    </w:p>
    <w:p w14:paraId="17B16335" w14:textId="403A0C32" w:rsidR="00366DDD" w:rsidRDefault="009A774C" w:rsidP="00366DDD">
      <w:r w:rsidRPr="009A774C">
        <w:rPr>
          <w:noProof/>
        </w:rPr>
        <w:drawing>
          <wp:inline distT="0" distB="0" distL="0" distR="0" wp14:anchorId="0DF2B79A" wp14:editId="1353B369">
            <wp:extent cx="6462320" cy="1082134"/>
            <wp:effectExtent l="19050" t="19050" r="15240" b="22860"/>
            <wp:docPr id="530839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39985" name=""/>
                    <pic:cNvPicPr/>
                  </pic:nvPicPr>
                  <pic:blipFill>
                    <a:blip r:embed="rId469"/>
                    <a:stretch>
                      <a:fillRect/>
                    </a:stretch>
                  </pic:blipFill>
                  <pic:spPr>
                    <a:xfrm>
                      <a:off x="0" y="0"/>
                      <a:ext cx="6462320" cy="1082134"/>
                    </a:xfrm>
                    <a:prstGeom prst="rect">
                      <a:avLst/>
                    </a:prstGeom>
                    <a:ln w="12700">
                      <a:solidFill>
                        <a:schemeClr val="tx1"/>
                      </a:solidFill>
                    </a:ln>
                  </pic:spPr>
                </pic:pic>
              </a:graphicData>
            </a:graphic>
          </wp:inline>
        </w:drawing>
      </w:r>
    </w:p>
    <w:p w14:paraId="34864444" w14:textId="0ED05A40" w:rsidR="009A774C" w:rsidRDefault="001955FA" w:rsidP="00366DDD">
      <w:r w:rsidRPr="001955FA">
        <w:rPr>
          <w:noProof/>
        </w:rPr>
        <w:drawing>
          <wp:inline distT="0" distB="0" distL="0" distR="0" wp14:anchorId="6A22F5C1" wp14:editId="7574B6A9">
            <wp:extent cx="6416596" cy="800169"/>
            <wp:effectExtent l="19050" t="19050" r="22860" b="19050"/>
            <wp:docPr id="1758008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8149" name=""/>
                    <pic:cNvPicPr/>
                  </pic:nvPicPr>
                  <pic:blipFill>
                    <a:blip r:embed="rId470"/>
                    <a:stretch>
                      <a:fillRect/>
                    </a:stretch>
                  </pic:blipFill>
                  <pic:spPr>
                    <a:xfrm>
                      <a:off x="0" y="0"/>
                      <a:ext cx="6416596" cy="800169"/>
                    </a:xfrm>
                    <a:prstGeom prst="rect">
                      <a:avLst/>
                    </a:prstGeom>
                    <a:ln w="19050">
                      <a:solidFill>
                        <a:schemeClr val="tx1"/>
                      </a:solidFill>
                    </a:ln>
                  </pic:spPr>
                </pic:pic>
              </a:graphicData>
            </a:graphic>
          </wp:inline>
        </w:drawing>
      </w:r>
    </w:p>
    <w:p w14:paraId="01CE61E2" w14:textId="77777777" w:rsidR="001955FA" w:rsidRDefault="001955FA" w:rsidP="001955FA">
      <w:pPr>
        <w:rPr>
          <w:b/>
          <w:bCs/>
          <w:sz w:val="24"/>
          <w:szCs w:val="28"/>
        </w:rPr>
      </w:pPr>
      <w:r w:rsidRPr="00CD5451">
        <w:rPr>
          <w:b/>
          <w:bCs/>
          <w:sz w:val="24"/>
          <w:szCs w:val="28"/>
          <w:highlight w:val="yellow"/>
        </w:rPr>
        <w:t>Dos ejes independientes (ortogonales): puedes usar ambos</w:t>
      </w:r>
    </w:p>
    <w:p w14:paraId="5FA3C0FE" w14:textId="0E23E46A" w:rsidR="00002083" w:rsidRDefault="00330276" w:rsidP="001955FA">
      <w:pPr>
        <w:rPr>
          <w:b/>
          <w:bCs/>
          <w:sz w:val="24"/>
          <w:szCs w:val="28"/>
        </w:rPr>
      </w:pPr>
      <w:r w:rsidRPr="00330276">
        <w:rPr>
          <w:b/>
          <w:bCs/>
          <w:noProof/>
          <w:sz w:val="24"/>
          <w:szCs w:val="28"/>
        </w:rPr>
        <w:drawing>
          <wp:inline distT="0" distB="0" distL="0" distR="0" wp14:anchorId="11FE6C4F" wp14:editId="64120CA9">
            <wp:extent cx="6416596" cy="1531753"/>
            <wp:effectExtent l="19050" t="19050" r="22860" b="11430"/>
            <wp:docPr id="964314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14618" name=""/>
                    <pic:cNvPicPr/>
                  </pic:nvPicPr>
                  <pic:blipFill>
                    <a:blip r:embed="rId471"/>
                    <a:stretch>
                      <a:fillRect/>
                    </a:stretch>
                  </pic:blipFill>
                  <pic:spPr>
                    <a:xfrm>
                      <a:off x="0" y="0"/>
                      <a:ext cx="6416596" cy="1531753"/>
                    </a:xfrm>
                    <a:prstGeom prst="rect">
                      <a:avLst/>
                    </a:prstGeom>
                    <a:ln w="19050">
                      <a:solidFill>
                        <a:schemeClr val="tx1"/>
                      </a:solidFill>
                    </a:ln>
                  </pic:spPr>
                </pic:pic>
              </a:graphicData>
            </a:graphic>
          </wp:inline>
        </w:drawing>
      </w:r>
    </w:p>
    <w:p w14:paraId="6CA7BC30" w14:textId="77777777" w:rsidR="006450C9" w:rsidRDefault="006450C9" w:rsidP="001955FA">
      <w:pPr>
        <w:rPr>
          <w:b/>
          <w:bCs/>
          <w:sz w:val="24"/>
          <w:szCs w:val="28"/>
        </w:rPr>
      </w:pPr>
    </w:p>
    <w:p w14:paraId="4AE26693" w14:textId="77777777" w:rsidR="00002083" w:rsidRDefault="00002083" w:rsidP="001955FA">
      <w:pPr>
        <w:rPr>
          <w:b/>
          <w:bCs/>
          <w:sz w:val="24"/>
          <w:szCs w:val="28"/>
        </w:rPr>
      </w:pPr>
    </w:p>
    <w:p w14:paraId="7758128E" w14:textId="77777777" w:rsidR="006450C9" w:rsidRDefault="006450C9" w:rsidP="001955FA">
      <w:pPr>
        <w:rPr>
          <w:b/>
          <w:bCs/>
          <w:sz w:val="24"/>
          <w:szCs w:val="28"/>
        </w:rPr>
      </w:pPr>
    </w:p>
    <w:p w14:paraId="31A22646" w14:textId="77777777" w:rsidR="006450C9" w:rsidRDefault="006450C9" w:rsidP="001955FA">
      <w:pPr>
        <w:rPr>
          <w:b/>
          <w:bCs/>
          <w:sz w:val="24"/>
          <w:szCs w:val="28"/>
        </w:rPr>
      </w:pPr>
    </w:p>
    <w:p w14:paraId="2DA8612C" w14:textId="77777777" w:rsidR="00002083" w:rsidRPr="00631EE8" w:rsidRDefault="00002083" w:rsidP="001955FA">
      <w:pPr>
        <w:rPr>
          <w:b/>
          <w:bCs/>
          <w:sz w:val="24"/>
          <w:szCs w:val="28"/>
        </w:rPr>
      </w:pPr>
    </w:p>
    <w:tbl>
      <w:tblPr>
        <w:tblStyle w:val="Tablaconcuadrcula"/>
        <w:tblW w:w="0" w:type="auto"/>
        <w:tblLook w:val="04A0" w:firstRow="1" w:lastRow="0" w:firstColumn="1" w:lastColumn="0" w:noHBand="0" w:noVBand="1"/>
      </w:tblPr>
      <w:tblGrid>
        <w:gridCol w:w="10790"/>
      </w:tblGrid>
      <w:tr w:rsidR="00CD5451" w14:paraId="43CC880E" w14:textId="77777777" w:rsidTr="00CD5451">
        <w:tc>
          <w:tcPr>
            <w:tcW w:w="10790" w:type="dxa"/>
          </w:tcPr>
          <w:p w14:paraId="330B7978" w14:textId="77777777" w:rsidR="00CD5451" w:rsidRDefault="00CD5451" w:rsidP="00366DDD">
            <w:r>
              <w:rPr>
                <w:b/>
                <w:bCs/>
              </w:rPr>
              <w:t xml:space="preserve">“Inferencia alta” significa que le das </w:t>
            </w:r>
            <w:proofErr w:type="spellStart"/>
            <w:r>
              <w:rPr>
                <w:b/>
                <w:bCs/>
              </w:rPr>
              <w:t>mas</w:t>
            </w:r>
            <w:proofErr w:type="spellEnd"/>
            <w:r>
              <w:rPr>
                <w:b/>
                <w:bCs/>
              </w:rPr>
              <w:t xml:space="preserve"> trabajo al modelo en el momento de usarlo, </w:t>
            </w:r>
            <w:r>
              <w:t xml:space="preserve">sin cambiarlo ni reentrenarlo. </w:t>
            </w:r>
            <w:r w:rsidR="008710EE" w:rsidRPr="008710EE">
              <w:t>Es un nombre que usé yo para el eje; en la transcripción se habla de</w:t>
            </w:r>
            <w:r w:rsidR="008710EE" w:rsidRPr="00384CC8">
              <w:rPr>
                <w:b/>
                <w:bCs/>
                <w:sz w:val="24"/>
                <w:szCs w:val="28"/>
              </w:rPr>
              <w:t xml:space="preserve"> </w:t>
            </w:r>
            <w:r w:rsidR="008710EE" w:rsidRPr="00384CC8">
              <w:rPr>
                <w:b/>
                <w:bCs/>
                <w:sz w:val="24"/>
                <w:szCs w:val="28"/>
                <w:highlight w:val="yellow"/>
              </w:rPr>
              <w:t>"escalado en tiempo de inferencia".</w:t>
            </w:r>
          </w:p>
          <w:p w14:paraId="5C965260" w14:textId="77777777" w:rsidR="008710EE" w:rsidRDefault="008710EE" w:rsidP="00366DDD"/>
          <w:p w14:paraId="472AD17B" w14:textId="77777777" w:rsidR="008710EE" w:rsidRDefault="008710EE" w:rsidP="00366DDD">
            <w:r>
              <w:rPr>
                <w:b/>
                <w:bCs/>
              </w:rPr>
              <w:t xml:space="preserve">Inferencia baja: </w:t>
            </w:r>
            <w:r>
              <w:t>respondes de una, sin ayuda extra</w:t>
            </w:r>
          </w:p>
          <w:p w14:paraId="21C9FB59" w14:textId="77777777" w:rsidR="008710EE" w:rsidRDefault="00541148" w:rsidP="00366DDD">
            <w:r w:rsidRPr="00541148">
              <w:rPr>
                <w:b/>
                <w:bCs/>
              </w:rPr>
              <w:t>Inferencia alta:</w:t>
            </w:r>
            <w:r w:rsidRPr="00541148">
              <w:t xml:space="preserve"> haces que el modelo gaste más cálculo antes de responder. Hay dos formas, las que mencionó el profesor:</w:t>
            </w:r>
          </w:p>
          <w:p w14:paraId="28840D01" w14:textId="77777777" w:rsidR="00541148" w:rsidRDefault="00541148">
            <w:pPr>
              <w:pStyle w:val="Prrafodelista"/>
              <w:numPr>
                <w:ilvl w:val="1"/>
                <w:numId w:val="44"/>
              </w:numPr>
            </w:pPr>
            <w:r>
              <w:rPr>
                <w:b/>
                <w:bCs/>
              </w:rPr>
              <w:t xml:space="preserve">Razonamiento: </w:t>
            </w:r>
            <w:r>
              <w:t xml:space="preserve">Le pides que primero genere tokens explicando como va a resolver el problema, y recién </w:t>
            </w:r>
            <w:proofErr w:type="spellStart"/>
            <w:r>
              <w:t>despues</w:t>
            </w:r>
            <w:proofErr w:type="spellEnd"/>
            <w:r>
              <w:t xml:space="preserve"> responda.</w:t>
            </w:r>
          </w:p>
          <w:p w14:paraId="4E22DFF6" w14:textId="77777777" w:rsidR="00541148" w:rsidRDefault="00541148">
            <w:pPr>
              <w:pStyle w:val="Prrafodelista"/>
              <w:numPr>
                <w:ilvl w:val="1"/>
                <w:numId w:val="44"/>
              </w:numPr>
            </w:pPr>
            <w:r>
              <w:rPr>
                <w:b/>
                <w:bCs/>
              </w:rPr>
              <w:t xml:space="preserve">Mas contexto (RAG): </w:t>
            </w:r>
            <w:r>
              <w:t>Le pegas información extra en la pregunta, y el modelo se apoya en ella.</w:t>
            </w:r>
          </w:p>
          <w:p w14:paraId="524B6FFC" w14:textId="77777777" w:rsidR="00384CC8" w:rsidRPr="00384CC8" w:rsidRDefault="00384CC8" w:rsidP="00384CC8">
            <w:r w:rsidRPr="00384CC8">
              <w:rPr>
                <w:b/>
                <w:bCs/>
              </w:rPr>
              <w:t>Ejemplo con 17 × 24:</w:t>
            </w:r>
          </w:p>
          <w:p w14:paraId="3313F662" w14:textId="4DC6DC37" w:rsidR="00384CC8" w:rsidRPr="00384CC8" w:rsidRDefault="00384CC8">
            <w:pPr>
              <w:pStyle w:val="Prrafodelista"/>
              <w:numPr>
                <w:ilvl w:val="0"/>
                <w:numId w:val="44"/>
              </w:numPr>
            </w:pPr>
            <w:r w:rsidRPr="00384CC8">
              <w:t>Inferencia baja: el modelo responde un número directo, y puede equivocarse.</w:t>
            </w:r>
          </w:p>
          <w:p w14:paraId="1FDFCD4B" w14:textId="29F9E0D9" w:rsidR="00384CC8" w:rsidRPr="00384CC8" w:rsidRDefault="00384CC8">
            <w:pPr>
              <w:pStyle w:val="Prrafodelista"/>
              <w:numPr>
                <w:ilvl w:val="0"/>
                <w:numId w:val="44"/>
              </w:numPr>
            </w:pPr>
            <w:r w:rsidRPr="00384CC8">
              <w:t xml:space="preserve">Inferencia alta: 17×20 = 340, 17×4 = 68, 340 + 68 = </w:t>
            </w:r>
            <w:r w:rsidRPr="00384CC8">
              <w:rPr>
                <w:b/>
                <w:bCs/>
              </w:rPr>
              <w:t>408</w:t>
            </w:r>
            <w:r w:rsidRPr="00384CC8">
              <w:t>. Generó más tokens, pero llegó mejor al resultado.</w:t>
            </w:r>
          </w:p>
          <w:p w14:paraId="73713DF2" w14:textId="77777777" w:rsidR="00541148" w:rsidRDefault="00541148" w:rsidP="00541148"/>
          <w:p w14:paraId="0BD99C40" w14:textId="77777777" w:rsidR="00F3187B" w:rsidRDefault="00F3187B" w:rsidP="00541148"/>
          <w:p w14:paraId="1E4D2C54" w14:textId="77777777" w:rsidR="00F3187B" w:rsidRDefault="00F3187B" w:rsidP="00541148"/>
          <w:p w14:paraId="21EF7DB3" w14:textId="77777777" w:rsidR="00F3187B" w:rsidRPr="00F3187B" w:rsidRDefault="00F3187B" w:rsidP="00F3187B">
            <w:r w:rsidRPr="00F3187B">
              <w:rPr>
                <w:b/>
                <w:bCs/>
              </w:rPr>
              <w:t>Cuesta más, igual que el entrenamiento:</w:t>
            </w:r>
            <w:r w:rsidRPr="00F3187B">
              <w:t xml:space="preserve"> más tokens generados significan más tiempo y más cómputo por cada respuesta.</w:t>
            </w:r>
          </w:p>
          <w:p w14:paraId="4C34F3FB" w14:textId="77777777" w:rsidR="00F3187B" w:rsidRDefault="00F3187B" w:rsidP="00541148"/>
          <w:p w14:paraId="7345559A" w14:textId="77777777" w:rsidR="00F3187B" w:rsidRPr="00F3187B" w:rsidRDefault="00F3187B" w:rsidP="00F3187B">
            <w:r w:rsidRPr="00F3187B">
              <w:rPr>
                <w:b/>
                <w:bCs/>
              </w:rPr>
              <w:t>Cómo se lee la tabla que pegaste:</w:t>
            </w:r>
          </w:p>
          <w:p w14:paraId="45F1DED2" w14:textId="0EF53DB8" w:rsidR="00F3187B" w:rsidRDefault="00F3187B">
            <w:pPr>
              <w:pStyle w:val="Prrafodelista"/>
              <w:numPr>
                <w:ilvl w:val="0"/>
                <w:numId w:val="44"/>
              </w:numPr>
            </w:pPr>
            <w:r>
              <w:rPr>
                <w:b/>
                <w:bCs/>
              </w:rPr>
              <w:t xml:space="preserve">Entrenamiento </w:t>
            </w:r>
            <w:r w:rsidRPr="00460E8A">
              <w:t xml:space="preserve">= </w:t>
            </w:r>
            <w:r w:rsidR="00460E8A" w:rsidRPr="00460E8A">
              <w:t>qué tan grande es el modelo y cuánto leyó (se decide una vez, al crearlo).</w:t>
            </w:r>
          </w:p>
          <w:p w14:paraId="1EF6ACD1" w14:textId="018BBB19" w:rsidR="00460E8A" w:rsidRDefault="00460E8A">
            <w:pPr>
              <w:pStyle w:val="Prrafodelista"/>
              <w:numPr>
                <w:ilvl w:val="0"/>
                <w:numId w:val="44"/>
              </w:numPr>
            </w:pPr>
            <w:r>
              <w:rPr>
                <w:b/>
                <w:bCs/>
              </w:rPr>
              <w:t xml:space="preserve">Inferencia = </w:t>
            </w:r>
            <w:r>
              <w:t>cuanto esfuerzo le pones cada vez que lo usas.</w:t>
            </w:r>
          </w:p>
          <w:p w14:paraId="48112280" w14:textId="77777777" w:rsidR="00460E8A" w:rsidRDefault="00460E8A" w:rsidP="00460E8A"/>
          <w:p w14:paraId="6466E8DE" w14:textId="1C3F0868" w:rsidR="00F3187B" w:rsidRDefault="00002083" w:rsidP="00541148">
            <w:r w:rsidRPr="00002083">
              <w:t>Son ejes independientes: un modelo chico con razonamiento y RAG (entrenamiento bajo, inferencia alta) puede rendir mejor que uno grande respondiendo directo en algunas tareas. Esa última frase es una idea general de la transcripción, no un resultado que haya verificado.</w:t>
            </w:r>
          </w:p>
          <w:p w14:paraId="1D2C33D1" w14:textId="4FF4BE4D" w:rsidR="00384CC8" w:rsidRPr="008710EE" w:rsidRDefault="00384CC8" w:rsidP="00541148"/>
        </w:tc>
      </w:tr>
    </w:tbl>
    <w:p w14:paraId="541DFB04" w14:textId="77777777" w:rsidR="001955FA" w:rsidRDefault="001955FA" w:rsidP="00366DDD"/>
    <w:p w14:paraId="0E83185B" w14:textId="77777777" w:rsidR="004044CD" w:rsidRDefault="004044CD" w:rsidP="00366DDD"/>
    <w:p w14:paraId="73C5DC4C" w14:textId="77777777" w:rsidR="004044CD" w:rsidRDefault="004044CD" w:rsidP="00366DDD"/>
    <w:p w14:paraId="3003EA5D" w14:textId="77777777" w:rsidR="004044CD" w:rsidRDefault="004044CD" w:rsidP="00366DDD"/>
    <w:p w14:paraId="161B1DE2" w14:textId="77777777" w:rsidR="004044CD" w:rsidRDefault="004044CD" w:rsidP="00366DDD"/>
    <w:p w14:paraId="69B075A1" w14:textId="77777777" w:rsidR="004044CD" w:rsidRDefault="004044CD" w:rsidP="00366DDD"/>
    <w:p w14:paraId="06B2BC17" w14:textId="77777777" w:rsidR="004044CD" w:rsidRDefault="004044CD" w:rsidP="00366DDD"/>
    <w:p w14:paraId="501170E8" w14:textId="77777777" w:rsidR="004044CD" w:rsidRDefault="004044CD" w:rsidP="00366DDD"/>
    <w:p w14:paraId="585E4203" w14:textId="77777777" w:rsidR="004044CD" w:rsidRDefault="004044CD" w:rsidP="00366DDD"/>
    <w:p w14:paraId="21E5E928" w14:textId="77777777" w:rsidR="004044CD" w:rsidRDefault="004044CD" w:rsidP="00366DDD"/>
    <w:p w14:paraId="6C3971F4" w14:textId="77777777" w:rsidR="004044CD" w:rsidRDefault="004044CD" w:rsidP="00366DDD"/>
    <w:p w14:paraId="03A00CA3" w14:textId="77777777" w:rsidR="004044CD" w:rsidRDefault="004044CD" w:rsidP="00366DDD"/>
    <w:p w14:paraId="6FE963F8" w14:textId="77777777" w:rsidR="004044CD" w:rsidRDefault="004044CD" w:rsidP="00366DDD"/>
    <w:p w14:paraId="77D1F321" w14:textId="77777777" w:rsidR="004044CD" w:rsidRDefault="004044CD" w:rsidP="00366DDD"/>
    <w:p w14:paraId="42A8D663" w14:textId="20EF4081" w:rsidR="00723776" w:rsidRDefault="00723776" w:rsidP="00723776">
      <w:pPr>
        <w:pStyle w:val="Ttulo4"/>
        <w:rPr>
          <w:b/>
          <w:bCs/>
          <w:i w:val="0"/>
          <w:iCs w:val="0"/>
          <w:sz w:val="24"/>
        </w:rPr>
      </w:pPr>
      <w:r w:rsidRPr="004044CD">
        <w:rPr>
          <w:b/>
          <w:bCs/>
          <w:i w:val="0"/>
          <w:iCs w:val="0"/>
          <w:sz w:val="24"/>
          <w:highlight w:val="yellow"/>
        </w:rPr>
        <w:lastRenderedPageBreak/>
        <w:t>1.1</w:t>
      </w:r>
      <w:r w:rsidR="00FB4065">
        <w:rPr>
          <w:b/>
          <w:bCs/>
          <w:i w:val="0"/>
          <w:iCs w:val="0"/>
          <w:sz w:val="24"/>
          <w:highlight w:val="yellow"/>
        </w:rPr>
        <w:t>4</w:t>
      </w:r>
      <w:r w:rsidRPr="004044CD">
        <w:rPr>
          <w:b/>
          <w:bCs/>
          <w:i w:val="0"/>
          <w:iCs w:val="0"/>
          <w:sz w:val="24"/>
          <w:highlight w:val="yellow"/>
        </w:rPr>
        <w:t>.6.5 Mezcla de expertos (</w:t>
      </w:r>
      <w:proofErr w:type="spellStart"/>
      <w:r w:rsidRPr="004044CD">
        <w:rPr>
          <w:b/>
          <w:bCs/>
          <w:i w:val="0"/>
          <w:iCs w:val="0"/>
          <w:sz w:val="24"/>
          <w:highlight w:val="yellow"/>
        </w:rPr>
        <w:t>MoE</w:t>
      </w:r>
      <w:proofErr w:type="spellEnd"/>
      <w:r w:rsidRPr="004044CD">
        <w:rPr>
          <w:b/>
          <w:bCs/>
          <w:i w:val="0"/>
          <w:iCs w:val="0"/>
          <w:sz w:val="24"/>
          <w:highlight w:val="yellow"/>
        </w:rPr>
        <w:t>)</w:t>
      </w:r>
      <w:r w:rsidR="004044CD" w:rsidRPr="004044CD">
        <w:rPr>
          <w:b/>
          <w:bCs/>
          <w:i w:val="0"/>
          <w:iCs w:val="0"/>
          <w:sz w:val="24"/>
          <w:highlight w:val="yellow"/>
        </w:rPr>
        <w:t xml:space="preserve"> + Resumen</w:t>
      </w:r>
    </w:p>
    <w:p w14:paraId="5759F448" w14:textId="77777777" w:rsidR="00DE5362" w:rsidRPr="00DE5362" w:rsidRDefault="00DE5362" w:rsidP="00DE5362">
      <w:r w:rsidRPr="00DE5362">
        <w:t>Los modelos grandes suelen contener muchos submodelos "expertos". Para cada token se activa solo una parte, así que el cómputo depende de los parámetros activos, pero la memoria depende de los totales.</w:t>
      </w:r>
    </w:p>
    <w:p w14:paraId="3D18DDD2" w14:textId="3030EB03" w:rsidR="00723776" w:rsidRDefault="003D7E85" w:rsidP="00723776">
      <w:r w:rsidRPr="003D7E85">
        <w:rPr>
          <w:noProof/>
        </w:rPr>
        <w:drawing>
          <wp:inline distT="0" distB="0" distL="0" distR="0" wp14:anchorId="5FB4B00C" wp14:editId="6B61C487">
            <wp:extent cx="5596890" cy="1473914"/>
            <wp:effectExtent l="19050" t="19050" r="22860" b="12065"/>
            <wp:docPr id="1650480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80864" name=""/>
                    <pic:cNvPicPr/>
                  </pic:nvPicPr>
                  <pic:blipFill>
                    <a:blip r:embed="rId472"/>
                    <a:stretch>
                      <a:fillRect/>
                    </a:stretch>
                  </pic:blipFill>
                  <pic:spPr>
                    <a:xfrm>
                      <a:off x="0" y="0"/>
                      <a:ext cx="5599719" cy="1474659"/>
                    </a:xfrm>
                    <a:prstGeom prst="rect">
                      <a:avLst/>
                    </a:prstGeom>
                    <a:ln w="19050">
                      <a:solidFill>
                        <a:schemeClr val="tx1"/>
                      </a:solidFill>
                    </a:ln>
                  </pic:spPr>
                </pic:pic>
              </a:graphicData>
            </a:graphic>
          </wp:inline>
        </w:drawing>
      </w:r>
    </w:p>
    <w:p w14:paraId="196B0ECC" w14:textId="41DBB7DF" w:rsidR="003D7E85" w:rsidRDefault="004044CD" w:rsidP="00723776">
      <w:r w:rsidRPr="004044CD">
        <w:rPr>
          <w:noProof/>
        </w:rPr>
        <w:drawing>
          <wp:inline distT="0" distB="0" distL="0" distR="0" wp14:anchorId="2529B61D" wp14:editId="6A8FA99E">
            <wp:extent cx="5791200" cy="595034"/>
            <wp:effectExtent l="19050" t="19050" r="19050" b="14605"/>
            <wp:docPr id="111372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2913" name=""/>
                    <pic:cNvPicPr/>
                  </pic:nvPicPr>
                  <pic:blipFill>
                    <a:blip r:embed="rId473"/>
                    <a:stretch>
                      <a:fillRect/>
                    </a:stretch>
                  </pic:blipFill>
                  <pic:spPr>
                    <a:xfrm>
                      <a:off x="0" y="0"/>
                      <a:ext cx="5814618" cy="597440"/>
                    </a:xfrm>
                    <a:prstGeom prst="rect">
                      <a:avLst/>
                    </a:prstGeom>
                    <a:ln w="19050">
                      <a:solidFill>
                        <a:schemeClr val="tx1"/>
                      </a:solidFill>
                    </a:ln>
                  </pic:spPr>
                </pic:pic>
              </a:graphicData>
            </a:graphic>
          </wp:inline>
        </w:drawing>
      </w:r>
    </w:p>
    <w:p w14:paraId="40A61436" w14:textId="39348A64" w:rsidR="009873A4" w:rsidRDefault="004044CD" w:rsidP="00723776">
      <w:r w:rsidRPr="004044CD">
        <w:t>* Dato de mi conocimiento previo, no lo verifiqué en esta búsqueda. Las cifras de GPT-4 vienen de filtraciones.</w:t>
      </w:r>
    </w:p>
    <w:tbl>
      <w:tblPr>
        <w:tblStyle w:val="Tablaconcuadrcula"/>
        <w:tblW w:w="0" w:type="auto"/>
        <w:tblLook w:val="04A0" w:firstRow="1" w:lastRow="0" w:firstColumn="1" w:lastColumn="0" w:noHBand="0" w:noVBand="1"/>
      </w:tblPr>
      <w:tblGrid>
        <w:gridCol w:w="10790"/>
      </w:tblGrid>
      <w:tr w:rsidR="009873A4" w14:paraId="2458973C" w14:textId="77777777" w:rsidTr="009873A4">
        <w:tc>
          <w:tcPr>
            <w:tcW w:w="10790" w:type="dxa"/>
          </w:tcPr>
          <w:p w14:paraId="5726D0D0" w14:textId="77777777" w:rsidR="009873A4" w:rsidRPr="009873A4" w:rsidRDefault="009873A4" w:rsidP="009873A4">
            <w:r w:rsidRPr="009873A4">
              <w:t>Piensa en un hospital con 8 especialistas, donde un recepcionista (el "</w:t>
            </w:r>
            <w:proofErr w:type="spellStart"/>
            <w:r w:rsidRPr="009873A4">
              <w:t>router</w:t>
            </w:r>
            <w:proofErr w:type="spellEnd"/>
            <w:r w:rsidRPr="009873A4">
              <w:t>") decide a cuáles 2 mandar cada caso.</w:t>
            </w:r>
          </w:p>
          <w:p w14:paraId="6A227519" w14:textId="77777777" w:rsidR="009873A4" w:rsidRDefault="009873A4" w:rsidP="00723776"/>
          <w:p w14:paraId="7D3AFF16" w14:textId="6C763044" w:rsidR="009873A4" w:rsidRDefault="009873A4" w:rsidP="00723776">
            <w:pPr>
              <w:rPr>
                <w:b/>
                <w:bCs/>
              </w:rPr>
            </w:pPr>
            <w:r>
              <w:rPr>
                <w:b/>
                <w:bCs/>
              </w:rPr>
              <w:t>Modelo de juguete (</w:t>
            </w:r>
            <w:r w:rsidR="00212ACB">
              <w:rPr>
                <w:b/>
                <w:bCs/>
              </w:rPr>
              <w:t>números inventados):</w:t>
            </w:r>
          </w:p>
          <w:p w14:paraId="6F14BBDD" w14:textId="5A840322" w:rsidR="00212ACB" w:rsidRPr="00160433" w:rsidRDefault="00212ACB">
            <w:pPr>
              <w:pStyle w:val="Prrafodelista"/>
              <w:numPr>
                <w:ilvl w:val="0"/>
                <w:numId w:val="44"/>
              </w:numPr>
            </w:pPr>
            <w:r w:rsidRPr="00160433">
              <w:t>8 expertos de 10 B parámetros cada uno.</w:t>
            </w:r>
          </w:p>
          <w:p w14:paraId="0978004E" w14:textId="7A662FCB" w:rsidR="00212ACB" w:rsidRPr="00160433" w:rsidRDefault="00212ACB">
            <w:pPr>
              <w:pStyle w:val="Prrafodelista"/>
              <w:numPr>
                <w:ilvl w:val="0"/>
                <w:numId w:val="44"/>
              </w:numPr>
            </w:pPr>
            <w:r w:rsidRPr="00160433">
              <w:t xml:space="preserve">Parámetros totales: 8 × 10 B = </w:t>
            </w:r>
            <w:r w:rsidRPr="00160433">
              <w:rPr>
                <w:b/>
                <w:bCs/>
              </w:rPr>
              <w:t>80 B.</w:t>
            </w:r>
          </w:p>
          <w:p w14:paraId="5BB05CEB" w14:textId="78B2B404" w:rsidR="00212ACB" w:rsidRPr="00160433" w:rsidRDefault="00212ACB">
            <w:pPr>
              <w:pStyle w:val="Prrafodelista"/>
              <w:numPr>
                <w:ilvl w:val="0"/>
                <w:numId w:val="44"/>
              </w:numPr>
            </w:pPr>
            <w:r w:rsidRPr="00160433">
              <w:t xml:space="preserve">Por cada token, el </w:t>
            </w:r>
            <w:proofErr w:type="spellStart"/>
            <w:r w:rsidRPr="00160433">
              <w:t>router</w:t>
            </w:r>
            <w:proofErr w:type="spellEnd"/>
            <w:r w:rsidRPr="00160433">
              <w:t xml:space="preserve"> elige 2 expertos: 2 × 10 B </w:t>
            </w:r>
            <w:r w:rsidRPr="00160433">
              <w:rPr>
                <w:b/>
                <w:bCs/>
              </w:rPr>
              <w:t>= 20 B activos.</w:t>
            </w:r>
          </w:p>
          <w:p w14:paraId="1DEC368C" w14:textId="77777777" w:rsidR="00212ACB" w:rsidRDefault="00212ACB" w:rsidP="00723776">
            <w:pPr>
              <w:rPr>
                <w:b/>
                <w:bCs/>
              </w:rPr>
            </w:pPr>
          </w:p>
          <w:p w14:paraId="25F0C937" w14:textId="1F7E3F00" w:rsidR="00212ACB" w:rsidRDefault="00160433" w:rsidP="00723776">
            <w:pPr>
              <w:rPr>
                <w:b/>
                <w:bCs/>
              </w:rPr>
            </w:pPr>
            <w:r>
              <w:rPr>
                <w:b/>
                <w:bCs/>
              </w:rPr>
              <w:t>Que cuesta cada cosa:</w:t>
            </w:r>
          </w:p>
          <w:tbl>
            <w:tblPr>
              <w:tblStyle w:val="Tablaconcuadrcula4-nfasis4"/>
              <w:tblW w:w="0" w:type="auto"/>
              <w:tblLook w:val="04A0" w:firstRow="1" w:lastRow="0" w:firstColumn="1" w:lastColumn="0" w:noHBand="0" w:noVBand="1"/>
            </w:tblPr>
            <w:tblGrid>
              <w:gridCol w:w="3521"/>
              <w:gridCol w:w="3521"/>
              <w:gridCol w:w="3522"/>
            </w:tblGrid>
            <w:tr w:rsidR="00160433" w14:paraId="67D06DBA" w14:textId="77777777" w:rsidTr="00CD4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6785A966" w14:textId="5DB2E3EE" w:rsidR="00160433" w:rsidRDefault="00160433" w:rsidP="00723776">
                  <w:pPr>
                    <w:rPr>
                      <w:b w:val="0"/>
                      <w:bCs w:val="0"/>
                    </w:rPr>
                  </w:pPr>
                  <w:r>
                    <w:rPr>
                      <w:b w:val="0"/>
                      <w:bCs w:val="0"/>
                    </w:rPr>
                    <w:t>Recurso</w:t>
                  </w:r>
                </w:p>
              </w:tc>
              <w:tc>
                <w:tcPr>
                  <w:tcW w:w="3521" w:type="dxa"/>
                </w:tcPr>
                <w:p w14:paraId="0DC09383" w14:textId="6772B99C" w:rsidR="00160433" w:rsidRDefault="00160433" w:rsidP="0072377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Depende de </w:t>
                  </w:r>
                </w:p>
              </w:tc>
              <w:tc>
                <w:tcPr>
                  <w:tcW w:w="3522" w:type="dxa"/>
                </w:tcPr>
                <w:p w14:paraId="2FE7B9D2" w14:textId="58EAE265" w:rsidR="00160433" w:rsidRDefault="00160433" w:rsidP="0072377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Cuenta</w:t>
                  </w:r>
                </w:p>
              </w:tc>
            </w:tr>
            <w:tr w:rsidR="00160433" w14:paraId="0D93B58E" w14:textId="77777777" w:rsidTr="00CD4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420E5A80" w14:textId="1FAE407A" w:rsidR="00160433" w:rsidRPr="00160433" w:rsidRDefault="00160433" w:rsidP="00723776">
                  <w:r>
                    <w:t>Computo (velocidad)</w:t>
                  </w:r>
                </w:p>
              </w:tc>
              <w:tc>
                <w:tcPr>
                  <w:tcW w:w="3521" w:type="dxa"/>
                </w:tcPr>
                <w:p w14:paraId="3BB2C9DA" w14:textId="3DB6D70E" w:rsidR="00160433" w:rsidRPr="00160433" w:rsidRDefault="00CD4AE5" w:rsidP="00723776">
                  <w:pPr>
                    <w:cnfStyle w:val="000000100000" w:firstRow="0" w:lastRow="0" w:firstColumn="0" w:lastColumn="0" w:oddVBand="0" w:evenVBand="0" w:oddHBand="1" w:evenHBand="0" w:firstRowFirstColumn="0" w:firstRowLastColumn="0" w:lastRowFirstColumn="0" w:lastRowLastColumn="0"/>
                  </w:pPr>
                  <w:r>
                    <w:t>Parámetros activos</w:t>
                  </w:r>
                </w:p>
              </w:tc>
              <w:tc>
                <w:tcPr>
                  <w:tcW w:w="3522" w:type="dxa"/>
                </w:tcPr>
                <w:p w14:paraId="54F67282" w14:textId="09DC0BFB" w:rsidR="00160433" w:rsidRPr="00CD4AE5" w:rsidRDefault="00CD4AE5" w:rsidP="00723776">
                  <w:pPr>
                    <w:cnfStyle w:val="000000100000" w:firstRow="0" w:lastRow="0" w:firstColumn="0" w:lastColumn="0" w:oddVBand="0" w:evenVBand="0" w:oddHBand="1" w:evenHBand="0" w:firstRowFirstColumn="0" w:firstRowLastColumn="0" w:lastRowFirstColumn="0" w:lastRowLastColumn="0"/>
                  </w:pPr>
                  <w:r>
                    <w:t>Como un modelo de 20 B</w:t>
                  </w:r>
                </w:p>
              </w:tc>
            </w:tr>
            <w:tr w:rsidR="00160433" w14:paraId="60AE0A74" w14:textId="77777777" w:rsidTr="00CD4AE5">
              <w:tc>
                <w:tcPr>
                  <w:cnfStyle w:val="001000000000" w:firstRow="0" w:lastRow="0" w:firstColumn="1" w:lastColumn="0" w:oddVBand="0" w:evenVBand="0" w:oddHBand="0" w:evenHBand="0" w:firstRowFirstColumn="0" w:firstRowLastColumn="0" w:lastRowFirstColumn="0" w:lastRowLastColumn="0"/>
                  <w:tcW w:w="3521" w:type="dxa"/>
                </w:tcPr>
                <w:p w14:paraId="76A8B145" w14:textId="4245E390" w:rsidR="00160433" w:rsidRPr="00CD4AE5" w:rsidRDefault="00CD4AE5" w:rsidP="00723776">
                  <w:r>
                    <w:t>Memoria</w:t>
                  </w:r>
                </w:p>
              </w:tc>
              <w:tc>
                <w:tcPr>
                  <w:tcW w:w="3521" w:type="dxa"/>
                </w:tcPr>
                <w:p w14:paraId="40A5961C" w14:textId="4B5B813C" w:rsidR="00160433" w:rsidRPr="00CD4AE5" w:rsidRDefault="00CD4AE5" w:rsidP="00723776">
                  <w:pPr>
                    <w:cnfStyle w:val="000000000000" w:firstRow="0" w:lastRow="0" w:firstColumn="0" w:lastColumn="0" w:oddVBand="0" w:evenVBand="0" w:oddHBand="0" w:evenHBand="0" w:firstRowFirstColumn="0" w:firstRowLastColumn="0" w:lastRowFirstColumn="0" w:lastRowLastColumn="0"/>
                  </w:pPr>
                  <w:r>
                    <w:t>Parámetros totales</w:t>
                  </w:r>
                </w:p>
              </w:tc>
              <w:tc>
                <w:tcPr>
                  <w:tcW w:w="3522" w:type="dxa"/>
                </w:tcPr>
                <w:p w14:paraId="2B7C7555" w14:textId="0B611C51" w:rsidR="00160433" w:rsidRPr="00CD4AE5" w:rsidRDefault="00CD4AE5" w:rsidP="00723776">
                  <w:pPr>
                    <w:cnfStyle w:val="000000000000" w:firstRow="0" w:lastRow="0" w:firstColumn="0" w:lastColumn="0" w:oddVBand="0" w:evenVBand="0" w:oddHBand="0" w:evenHBand="0" w:firstRowFirstColumn="0" w:firstRowLastColumn="0" w:lastRowFirstColumn="0" w:lastRowLastColumn="0"/>
                    <w:rPr>
                      <w:b/>
                      <w:bCs/>
                    </w:rPr>
                  </w:pPr>
                  <w:r>
                    <w:t xml:space="preserve">80 B x 2 </w:t>
                  </w:r>
                  <w:proofErr w:type="spellStart"/>
                  <w:r>
                    <w:t>buyes</w:t>
                  </w:r>
                  <w:proofErr w:type="spellEnd"/>
                  <w:r>
                    <w:t xml:space="preserve"> (FP16) = </w:t>
                  </w:r>
                  <w:r>
                    <w:rPr>
                      <w:b/>
                      <w:bCs/>
                    </w:rPr>
                    <w:t>160 GB</w:t>
                  </w:r>
                </w:p>
              </w:tc>
            </w:tr>
          </w:tbl>
          <w:p w14:paraId="443DB1F8" w14:textId="77777777" w:rsidR="00160433" w:rsidRPr="00160433" w:rsidRDefault="00160433" w:rsidP="00723776">
            <w:pPr>
              <w:rPr>
                <w:b/>
                <w:bCs/>
              </w:rPr>
            </w:pPr>
          </w:p>
          <w:p w14:paraId="0D990CBE" w14:textId="61CC896E" w:rsidR="00821659" w:rsidRPr="00821659" w:rsidRDefault="00821659" w:rsidP="00821659">
            <w:r w:rsidRPr="00821659">
              <w:t>Los 8 expertos tienen que estar cargados en memoria, aunque en cada token solo trabajen 2.</w:t>
            </w:r>
          </w:p>
          <w:p w14:paraId="0DE05196" w14:textId="41BA039C" w:rsidR="009873A4" w:rsidRDefault="00821659" w:rsidP="00723776">
            <w:pPr>
              <w:rPr>
                <w:b/>
                <w:bCs/>
              </w:rPr>
            </w:pPr>
            <w:r>
              <w:rPr>
                <w:b/>
                <w:bCs/>
              </w:rPr>
              <w:t>Un token pasando por el modelo:</w:t>
            </w:r>
          </w:p>
          <w:p w14:paraId="0681A53D" w14:textId="77777777" w:rsidR="00821659" w:rsidRDefault="00821659" w:rsidP="00723776">
            <w:pPr>
              <w:rPr>
                <w:b/>
                <w:bCs/>
              </w:rPr>
            </w:pPr>
          </w:p>
          <w:p w14:paraId="11C609F3" w14:textId="77777777" w:rsidR="00D0617E" w:rsidRPr="00D0617E" w:rsidRDefault="00D0617E">
            <w:pPr>
              <w:numPr>
                <w:ilvl w:val="0"/>
                <w:numId w:val="51"/>
              </w:numPr>
            </w:pPr>
            <w:r w:rsidRPr="00D0617E">
              <w:t>Entra el token "casa".</w:t>
            </w:r>
          </w:p>
          <w:p w14:paraId="75787256" w14:textId="77777777" w:rsidR="00D0617E" w:rsidRPr="00D0617E" w:rsidRDefault="00D0617E">
            <w:pPr>
              <w:numPr>
                <w:ilvl w:val="0"/>
                <w:numId w:val="51"/>
              </w:numPr>
            </w:pPr>
            <w:r w:rsidRPr="00D0617E">
              <w:t xml:space="preserve">El </w:t>
            </w:r>
            <w:proofErr w:type="spellStart"/>
            <w:r w:rsidRPr="00D0617E">
              <w:t>router</w:t>
            </w:r>
            <w:proofErr w:type="spellEnd"/>
            <w:r w:rsidRPr="00D0617E">
              <w:t xml:space="preserve"> puntúa a los 8 expertos y elige los 2 mejores (por ejemplo, el 3 y el 7).</w:t>
            </w:r>
          </w:p>
          <w:p w14:paraId="28C73CE3" w14:textId="77777777" w:rsidR="00D0617E" w:rsidRPr="00D0617E" w:rsidRDefault="00D0617E">
            <w:pPr>
              <w:numPr>
                <w:ilvl w:val="0"/>
                <w:numId w:val="51"/>
              </w:numPr>
            </w:pPr>
            <w:r w:rsidRPr="00D0617E">
              <w:t>Solo esos 2 hacen la cuenta.</w:t>
            </w:r>
          </w:p>
          <w:p w14:paraId="7E779CD0" w14:textId="77777777" w:rsidR="00D0617E" w:rsidRPr="00D0617E" w:rsidRDefault="00D0617E">
            <w:pPr>
              <w:numPr>
                <w:ilvl w:val="0"/>
                <w:numId w:val="51"/>
              </w:numPr>
            </w:pPr>
            <w:r w:rsidRPr="00D0617E">
              <w:t>Los otros 6 descansan para ese token.</w:t>
            </w:r>
          </w:p>
          <w:p w14:paraId="4DC7DB49" w14:textId="77777777" w:rsidR="00D0617E" w:rsidRPr="00D0617E" w:rsidRDefault="00D0617E">
            <w:pPr>
              <w:numPr>
                <w:ilvl w:val="0"/>
                <w:numId w:val="51"/>
              </w:numPr>
              <w:rPr>
                <w:b/>
                <w:bCs/>
              </w:rPr>
            </w:pPr>
            <w:r w:rsidRPr="00D0617E">
              <w:t>El siguiente token puede usar otros 2 expertos distintos</w:t>
            </w:r>
            <w:r w:rsidRPr="00D0617E">
              <w:rPr>
                <w:b/>
                <w:bCs/>
              </w:rPr>
              <w:t>.</w:t>
            </w:r>
          </w:p>
          <w:p w14:paraId="52C3769B" w14:textId="77777777" w:rsidR="00D0617E" w:rsidRDefault="00D0617E" w:rsidP="00723776">
            <w:pPr>
              <w:rPr>
                <w:b/>
                <w:bCs/>
              </w:rPr>
            </w:pPr>
          </w:p>
          <w:p w14:paraId="0C4A149D" w14:textId="3DCBAE61" w:rsidR="00D0617E" w:rsidRDefault="00D0617E" w:rsidP="00723776">
            <w:pPr>
              <w:rPr>
                <w:b/>
                <w:bCs/>
              </w:rPr>
            </w:pPr>
            <w:r>
              <w:rPr>
                <w:b/>
                <w:bCs/>
              </w:rPr>
              <w:t>Con un caso real, Llama 4 Maverick:</w:t>
            </w:r>
          </w:p>
          <w:p w14:paraId="3B8C40A3" w14:textId="142F643D" w:rsidR="00D0617E" w:rsidRPr="00212FC6" w:rsidRDefault="00212FC6">
            <w:pPr>
              <w:pStyle w:val="Prrafodelista"/>
              <w:numPr>
                <w:ilvl w:val="0"/>
                <w:numId w:val="44"/>
              </w:numPr>
              <w:rPr>
                <w:b/>
                <w:bCs/>
              </w:rPr>
            </w:pPr>
            <w:r>
              <w:t>128 expertos, 400 B totales, 17B activos.</w:t>
            </w:r>
          </w:p>
          <w:p w14:paraId="21C0011F" w14:textId="62E98B08" w:rsidR="00212FC6" w:rsidRPr="00212FC6" w:rsidRDefault="00212FC6">
            <w:pPr>
              <w:pStyle w:val="Prrafodelista"/>
              <w:numPr>
                <w:ilvl w:val="0"/>
                <w:numId w:val="44"/>
              </w:numPr>
              <w:rPr>
                <w:b/>
                <w:bCs/>
              </w:rPr>
            </w:pPr>
            <w:r w:rsidRPr="00212FC6">
              <w:t>17 ÷ 400 = 4,25%</w:t>
            </w:r>
            <w:r>
              <w:rPr>
                <w:b/>
                <w:bCs/>
              </w:rPr>
              <w:t xml:space="preserve"> </w:t>
            </w:r>
            <w:r>
              <w:t>del modelo trabaja por token.</w:t>
            </w:r>
          </w:p>
          <w:p w14:paraId="51A0F22F" w14:textId="3B7E0A43" w:rsidR="00212FC6" w:rsidRPr="00212FC6" w:rsidRDefault="00212FC6">
            <w:pPr>
              <w:pStyle w:val="Prrafodelista"/>
              <w:numPr>
                <w:ilvl w:val="0"/>
                <w:numId w:val="44"/>
              </w:numPr>
              <w:rPr>
                <w:b/>
                <w:bCs/>
              </w:rPr>
            </w:pPr>
            <w:r>
              <w:t xml:space="preserve">Computo de un modelo de 17B, pero guardarlo en FP16 cuesta 400 B x 2 = </w:t>
            </w:r>
            <w:r>
              <w:rPr>
                <w:b/>
                <w:bCs/>
              </w:rPr>
              <w:t>800 GB.</w:t>
            </w:r>
          </w:p>
          <w:p w14:paraId="5B21376F" w14:textId="77777777" w:rsidR="00821659" w:rsidRDefault="00821659" w:rsidP="00723776"/>
        </w:tc>
      </w:tr>
    </w:tbl>
    <w:p w14:paraId="53EAE6CB" w14:textId="77777777" w:rsidR="009873A4" w:rsidRDefault="009873A4" w:rsidP="00723776"/>
    <w:p w14:paraId="7509F9B0" w14:textId="77777777" w:rsidR="004044CD" w:rsidRDefault="004044CD" w:rsidP="00723776"/>
    <w:p w14:paraId="559AC23E" w14:textId="77777777" w:rsidR="004044CD" w:rsidRDefault="004044CD" w:rsidP="00723776"/>
    <w:p w14:paraId="738D2CAF" w14:textId="77777777" w:rsidR="004044CD" w:rsidRDefault="004044CD" w:rsidP="00723776"/>
    <w:p w14:paraId="10C6D564" w14:textId="77777777" w:rsidR="004044CD" w:rsidRDefault="004044CD" w:rsidP="00723776"/>
    <w:p w14:paraId="33B094C3" w14:textId="098481E3" w:rsidR="004044CD" w:rsidRPr="004044CD" w:rsidRDefault="004044CD" w:rsidP="00723776">
      <w:pPr>
        <w:rPr>
          <w:b/>
          <w:bCs/>
          <w:sz w:val="24"/>
          <w:szCs w:val="28"/>
        </w:rPr>
      </w:pPr>
      <w:r w:rsidRPr="004044CD">
        <w:rPr>
          <w:b/>
          <w:bCs/>
          <w:sz w:val="24"/>
          <w:szCs w:val="28"/>
          <w:highlight w:val="yellow"/>
        </w:rPr>
        <w:lastRenderedPageBreak/>
        <w:t>Resumen</w:t>
      </w:r>
    </w:p>
    <w:p w14:paraId="2CE40537" w14:textId="10B1DA0A" w:rsidR="00723776" w:rsidRDefault="004B7EA9" w:rsidP="00366DDD">
      <w:r w:rsidRPr="004B7EA9">
        <w:rPr>
          <w:noProof/>
        </w:rPr>
        <w:drawing>
          <wp:inline distT="0" distB="0" distL="0" distR="0" wp14:anchorId="120678F8" wp14:editId="7E959766">
            <wp:extent cx="5638800" cy="1929063"/>
            <wp:effectExtent l="19050" t="19050" r="19050" b="14605"/>
            <wp:docPr id="1967223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23759" name=""/>
                    <pic:cNvPicPr/>
                  </pic:nvPicPr>
                  <pic:blipFill>
                    <a:blip r:embed="rId474"/>
                    <a:stretch>
                      <a:fillRect/>
                    </a:stretch>
                  </pic:blipFill>
                  <pic:spPr>
                    <a:xfrm>
                      <a:off x="0" y="0"/>
                      <a:ext cx="5643484" cy="1930665"/>
                    </a:xfrm>
                    <a:prstGeom prst="rect">
                      <a:avLst/>
                    </a:prstGeom>
                    <a:ln w="19050">
                      <a:solidFill>
                        <a:schemeClr val="tx1"/>
                      </a:solidFill>
                    </a:ln>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4B7EA9" w14:paraId="2008EB83" w14:textId="77777777" w:rsidTr="004B7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D1CDA89" w14:textId="51D4E538" w:rsidR="004B7EA9" w:rsidRPr="004B7EA9" w:rsidRDefault="004B7EA9" w:rsidP="00366DDD">
            <w:pPr>
              <w:rPr>
                <w:b w:val="0"/>
                <w:bCs w:val="0"/>
              </w:rPr>
            </w:pPr>
            <w:r>
              <w:rPr>
                <w:b w:val="0"/>
                <w:bCs w:val="0"/>
              </w:rPr>
              <w:t>Idea</w:t>
            </w:r>
          </w:p>
        </w:tc>
        <w:tc>
          <w:tcPr>
            <w:tcW w:w="5395" w:type="dxa"/>
          </w:tcPr>
          <w:p w14:paraId="56F8C0CA" w14:textId="7EE4661B" w:rsidR="004B7EA9" w:rsidRPr="004B7EA9" w:rsidRDefault="004B7EA9" w:rsidP="00366DDD">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En una línea</w:t>
            </w:r>
          </w:p>
        </w:tc>
      </w:tr>
      <w:tr w:rsidR="004B7EA9" w14:paraId="299C80F8" w14:textId="77777777" w:rsidTr="004B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13FCA2C" w14:textId="63793235" w:rsidR="004B7EA9" w:rsidRPr="004B7EA9" w:rsidRDefault="004B7EA9" w:rsidP="00366DDD">
            <w:proofErr w:type="spellStart"/>
            <w:r>
              <w:t>Parametro</w:t>
            </w:r>
            <w:proofErr w:type="spellEnd"/>
          </w:p>
        </w:tc>
        <w:tc>
          <w:tcPr>
            <w:tcW w:w="5395" w:type="dxa"/>
          </w:tcPr>
          <w:p w14:paraId="573BBBB2" w14:textId="502946CD" w:rsidR="004B7EA9" w:rsidRDefault="004B7EA9" w:rsidP="00366DDD">
            <w:pPr>
              <w:cnfStyle w:val="000000100000" w:firstRow="0" w:lastRow="0" w:firstColumn="0" w:lastColumn="0" w:oddVBand="0" w:evenVBand="0" w:oddHBand="1" w:evenHBand="0" w:firstRowFirstColumn="0" w:firstRowLastColumn="0" w:lastRowFirstColumn="0" w:lastRowLastColumn="0"/>
            </w:pPr>
            <w:proofErr w:type="spellStart"/>
            <w:r>
              <w:t>Numero</w:t>
            </w:r>
            <w:proofErr w:type="spellEnd"/>
            <w:r>
              <w:t xml:space="preserve"> que la red aprende; hoy hay miles de millones o billones</w:t>
            </w:r>
          </w:p>
        </w:tc>
      </w:tr>
      <w:tr w:rsidR="004B7EA9" w14:paraId="3FF73E4B" w14:textId="77777777" w:rsidTr="004B7EA9">
        <w:tc>
          <w:tcPr>
            <w:cnfStyle w:val="001000000000" w:firstRow="0" w:lastRow="0" w:firstColumn="1" w:lastColumn="0" w:oddVBand="0" w:evenVBand="0" w:oddHBand="0" w:evenHBand="0" w:firstRowFirstColumn="0" w:firstRowLastColumn="0" w:lastRowFirstColumn="0" w:lastRowLastColumn="0"/>
            <w:tcW w:w="5395" w:type="dxa"/>
          </w:tcPr>
          <w:p w14:paraId="740C73BF" w14:textId="384660B3" w:rsidR="004B7EA9" w:rsidRDefault="004B7EA9" w:rsidP="00366DDD">
            <w:r>
              <w:t xml:space="preserve">Mas parámetros </w:t>
            </w:r>
          </w:p>
        </w:tc>
        <w:tc>
          <w:tcPr>
            <w:tcW w:w="5395" w:type="dxa"/>
          </w:tcPr>
          <w:p w14:paraId="1CC1556F" w14:textId="00DDFF2B" w:rsidR="004B7EA9" w:rsidRDefault="004B7EA9" w:rsidP="00366DDD">
            <w:pPr>
              <w:cnfStyle w:val="000000000000" w:firstRow="0" w:lastRow="0" w:firstColumn="0" w:lastColumn="0" w:oddVBand="0" w:evenVBand="0" w:oddHBand="0" w:evenHBand="0" w:firstRowFirstColumn="0" w:firstRowLastColumn="0" w:lastRowFirstColumn="0" w:lastRowLastColumn="0"/>
            </w:pPr>
            <w:r>
              <w:t xml:space="preserve">En general </w:t>
            </w:r>
            <w:proofErr w:type="spellStart"/>
            <w:r>
              <w:t>mas</w:t>
            </w:r>
            <w:proofErr w:type="spellEnd"/>
            <w:r>
              <w:t xml:space="preserve"> inteligente, pero se puede hacer </w:t>
            </w:r>
            <w:proofErr w:type="spellStart"/>
            <w:r>
              <w:t>mas</w:t>
            </w:r>
            <w:proofErr w:type="spellEnd"/>
            <w:r>
              <w:t xml:space="preserve"> con menos (Gemma 270M)</w:t>
            </w:r>
          </w:p>
        </w:tc>
      </w:tr>
      <w:tr w:rsidR="004B7EA9" w14:paraId="4997C9E1" w14:textId="77777777" w:rsidTr="004B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B1D9B37" w14:textId="7431CD01" w:rsidR="004B7EA9" w:rsidRDefault="004B7EA9" w:rsidP="00366DDD">
            <w:r>
              <w:t>Variantes</w:t>
            </w:r>
          </w:p>
        </w:tc>
        <w:tc>
          <w:tcPr>
            <w:tcW w:w="5395" w:type="dxa"/>
          </w:tcPr>
          <w:p w14:paraId="09D849E7" w14:textId="06940F8D" w:rsidR="004B7EA9" w:rsidRDefault="004B7EA9" w:rsidP="00366DDD">
            <w:pPr>
              <w:cnfStyle w:val="000000100000" w:firstRow="0" w:lastRow="0" w:firstColumn="0" w:lastColumn="0" w:oddVBand="0" w:evenVBand="0" w:oddHBand="1" w:evenHBand="0" w:firstRowFirstColumn="0" w:firstRowLastColumn="0" w:lastRowFirstColumn="0" w:lastRowLastColumn="0"/>
            </w:pPr>
            <w:r>
              <w:t>Distintos tamaños con distinto costo computacional</w:t>
            </w:r>
          </w:p>
        </w:tc>
      </w:tr>
      <w:tr w:rsidR="004B7EA9" w14:paraId="33E91A5A" w14:textId="77777777" w:rsidTr="004B7EA9">
        <w:tc>
          <w:tcPr>
            <w:cnfStyle w:val="001000000000" w:firstRow="0" w:lastRow="0" w:firstColumn="1" w:lastColumn="0" w:oddVBand="0" w:evenVBand="0" w:oddHBand="0" w:evenHBand="0" w:firstRowFirstColumn="0" w:firstRowLastColumn="0" w:lastRowFirstColumn="0" w:lastRowLastColumn="0"/>
            <w:tcW w:w="5395" w:type="dxa"/>
          </w:tcPr>
          <w:p w14:paraId="386A546B" w14:textId="304D9EA7" w:rsidR="004B7EA9" w:rsidRDefault="001855FE" w:rsidP="00366DDD">
            <w:r>
              <w:rPr>
                <w:b w:val="0"/>
                <w:bCs w:val="0"/>
              </w:rPr>
              <w:t>Escalado de entrenamiento</w:t>
            </w:r>
          </w:p>
        </w:tc>
        <w:tc>
          <w:tcPr>
            <w:tcW w:w="5395" w:type="dxa"/>
          </w:tcPr>
          <w:p w14:paraId="62355ACB" w14:textId="755A7053" w:rsidR="004B7EA9" w:rsidRDefault="001855FE" w:rsidP="00366DDD">
            <w:pPr>
              <w:cnfStyle w:val="000000000000" w:firstRow="0" w:lastRow="0" w:firstColumn="0" w:lastColumn="0" w:oddVBand="0" w:evenVBand="0" w:oddHBand="0" w:evenHBand="0" w:firstRowFirstColumn="0" w:firstRowLastColumn="0" w:lastRowFirstColumn="0" w:lastRowLastColumn="0"/>
            </w:pPr>
            <w:r>
              <w:t xml:space="preserve">Mas parámetros y </w:t>
            </w:r>
            <w:proofErr w:type="spellStart"/>
            <w:r>
              <w:t>mas</w:t>
            </w:r>
            <w:proofErr w:type="spellEnd"/>
            <w:r>
              <w:t xml:space="preserve"> datos; </w:t>
            </w:r>
            <w:proofErr w:type="spellStart"/>
            <w:r>
              <w:t>chinllina</w:t>
            </w:r>
            <w:proofErr w:type="spellEnd"/>
            <w:r>
              <w:t xml:space="preserve"> propone -20 tokens por </w:t>
            </w:r>
            <w:proofErr w:type="spellStart"/>
            <w:r>
              <w:t>parametro</w:t>
            </w:r>
            <w:proofErr w:type="spellEnd"/>
          </w:p>
        </w:tc>
      </w:tr>
      <w:tr w:rsidR="001855FE" w14:paraId="532D1B1C" w14:textId="77777777" w:rsidTr="004B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9036500" w14:textId="2E4E7464" w:rsidR="001855FE" w:rsidRDefault="001855FE" w:rsidP="00366DDD">
            <w:pPr>
              <w:rPr>
                <w:b w:val="0"/>
                <w:bCs w:val="0"/>
              </w:rPr>
            </w:pPr>
            <w:r>
              <w:rPr>
                <w:b w:val="0"/>
                <w:bCs w:val="0"/>
              </w:rPr>
              <w:t xml:space="preserve">Escalado de inferencia </w:t>
            </w:r>
          </w:p>
        </w:tc>
        <w:tc>
          <w:tcPr>
            <w:tcW w:w="5395" w:type="dxa"/>
          </w:tcPr>
          <w:p w14:paraId="32466F6B" w14:textId="14770911" w:rsidR="001855FE" w:rsidRDefault="001855FE" w:rsidP="00366DDD">
            <w:pPr>
              <w:cnfStyle w:val="000000100000" w:firstRow="0" w:lastRow="0" w:firstColumn="0" w:lastColumn="0" w:oddVBand="0" w:evenVBand="0" w:oddHBand="1" w:evenHBand="0" w:firstRowFirstColumn="0" w:firstRowLastColumn="0" w:lastRowFirstColumn="0" w:lastRowLastColumn="0"/>
            </w:pPr>
            <w:r>
              <w:t xml:space="preserve">Razonamiento y </w:t>
            </w:r>
            <w:proofErr w:type="spellStart"/>
            <w:r>
              <w:t>mas</w:t>
            </w:r>
            <w:proofErr w:type="spellEnd"/>
            <w:r>
              <w:t xml:space="preserve"> contexto (RAG) al momento de usar el modelo</w:t>
            </w:r>
          </w:p>
        </w:tc>
      </w:tr>
      <w:tr w:rsidR="001855FE" w14:paraId="2C61D0C5" w14:textId="77777777" w:rsidTr="004B7EA9">
        <w:tc>
          <w:tcPr>
            <w:cnfStyle w:val="001000000000" w:firstRow="0" w:lastRow="0" w:firstColumn="1" w:lastColumn="0" w:oddVBand="0" w:evenVBand="0" w:oddHBand="0" w:evenHBand="0" w:firstRowFirstColumn="0" w:firstRowLastColumn="0" w:lastRowFirstColumn="0" w:lastRowLastColumn="0"/>
            <w:tcW w:w="5395" w:type="dxa"/>
          </w:tcPr>
          <w:p w14:paraId="22825069" w14:textId="09EC9006" w:rsidR="001855FE" w:rsidRDefault="001855FE" w:rsidP="00366DDD">
            <w:pPr>
              <w:rPr>
                <w:b w:val="0"/>
                <w:bCs w:val="0"/>
              </w:rPr>
            </w:pPr>
            <w:r>
              <w:rPr>
                <w:b w:val="0"/>
                <w:bCs w:val="0"/>
              </w:rPr>
              <w:t>Escala log</w:t>
            </w:r>
          </w:p>
        </w:tc>
        <w:tc>
          <w:tcPr>
            <w:tcW w:w="5395" w:type="dxa"/>
          </w:tcPr>
          <w:p w14:paraId="7C538D54" w14:textId="1116B420" w:rsidR="001855FE" w:rsidRDefault="001855FE" w:rsidP="00366DDD">
            <w:pPr>
              <w:cnfStyle w:val="000000000000" w:firstRow="0" w:lastRow="0" w:firstColumn="0" w:lastColumn="0" w:oddVBand="0" w:evenVBand="0" w:oddHBand="0" w:evenHBand="0" w:firstRowFirstColumn="0" w:firstRowLastColumn="0" w:lastRowFirstColumn="0" w:lastRowLastColumn="0"/>
            </w:pPr>
            <w:r>
              <w:t xml:space="preserve">Cada marca es 10 veces mayor </w:t>
            </w:r>
          </w:p>
        </w:tc>
      </w:tr>
      <w:tr w:rsidR="001855FE" w14:paraId="52E0EC1C" w14:textId="77777777" w:rsidTr="004B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C2C909B" w14:textId="69EEF48A" w:rsidR="001855FE" w:rsidRDefault="001855FE" w:rsidP="00366DDD">
            <w:pPr>
              <w:rPr>
                <w:b w:val="0"/>
                <w:bCs w:val="0"/>
              </w:rPr>
            </w:pPr>
            <w:proofErr w:type="spellStart"/>
            <w:r>
              <w:rPr>
                <w:b w:val="0"/>
                <w:bCs w:val="0"/>
              </w:rPr>
              <w:t>MoE</w:t>
            </w:r>
            <w:proofErr w:type="spellEnd"/>
          </w:p>
        </w:tc>
        <w:tc>
          <w:tcPr>
            <w:tcW w:w="5395" w:type="dxa"/>
          </w:tcPr>
          <w:p w14:paraId="44B445A7" w14:textId="05B70C24" w:rsidR="001855FE" w:rsidRDefault="001855FE" w:rsidP="00366DDD">
            <w:pPr>
              <w:cnfStyle w:val="000000100000" w:firstRow="0" w:lastRow="0" w:firstColumn="0" w:lastColumn="0" w:oddVBand="0" w:evenVBand="0" w:oddHBand="1" w:evenHBand="0" w:firstRowFirstColumn="0" w:firstRowLastColumn="0" w:lastRowFirstColumn="0" w:lastRowLastColumn="0"/>
            </w:pPr>
            <w:r>
              <w:t>Muchos expertos; solo se activan algunos por pregunta</w:t>
            </w:r>
          </w:p>
        </w:tc>
      </w:tr>
    </w:tbl>
    <w:p w14:paraId="0EC89F29" w14:textId="77777777" w:rsidR="004B7EA9" w:rsidRDefault="004B7EA9" w:rsidP="00366DDD"/>
    <w:p w14:paraId="38101BFB" w14:textId="77777777" w:rsidR="00E6657C" w:rsidRDefault="00E6657C" w:rsidP="00366DDD"/>
    <w:p w14:paraId="05D53A8C" w14:textId="6033C714" w:rsidR="00E6657C" w:rsidRDefault="00E6657C">
      <w:r>
        <w:br w:type="page"/>
      </w:r>
    </w:p>
    <w:p w14:paraId="06614890" w14:textId="3783E296" w:rsidR="00E6657C" w:rsidRDefault="007D06E2">
      <w:pPr>
        <w:pStyle w:val="Ttulo2"/>
        <w:numPr>
          <w:ilvl w:val="1"/>
          <w:numId w:val="52"/>
        </w:numPr>
        <w:rPr>
          <w:rFonts w:ascii="Arial" w:hAnsi="Arial" w:cs="Arial"/>
          <w:b/>
          <w:bCs/>
          <w:sz w:val="24"/>
          <w:szCs w:val="24"/>
          <w:highlight w:val="yellow"/>
        </w:rPr>
      </w:pPr>
      <w:r>
        <w:rPr>
          <w:rFonts w:ascii="Arial" w:hAnsi="Arial" w:cs="Arial"/>
          <w:b/>
          <w:bCs/>
          <w:sz w:val="24"/>
          <w:szCs w:val="24"/>
          <w:highlight w:val="yellow"/>
        </w:rPr>
        <w:lastRenderedPageBreak/>
        <w:t xml:space="preserve"> </w:t>
      </w:r>
      <w:bookmarkStart w:id="77" w:name="_Toc243791166"/>
      <w:r w:rsidR="00E6657C">
        <w:rPr>
          <w:rFonts w:ascii="Arial" w:hAnsi="Arial" w:cs="Arial"/>
          <w:b/>
          <w:bCs/>
          <w:sz w:val="24"/>
          <w:szCs w:val="24"/>
          <w:highlight w:val="yellow"/>
        </w:rPr>
        <w:t xml:space="preserve">DIA </w:t>
      </w:r>
      <w:r w:rsidR="00FB4065">
        <w:rPr>
          <w:rFonts w:ascii="Arial" w:hAnsi="Arial" w:cs="Arial"/>
          <w:b/>
          <w:bCs/>
          <w:sz w:val="24"/>
          <w:szCs w:val="24"/>
          <w:highlight w:val="yellow"/>
        </w:rPr>
        <w:t>4 ¿Qué es un token?</w:t>
      </w:r>
      <w:r w:rsidR="00B10BB3">
        <w:rPr>
          <w:rFonts w:ascii="Arial" w:hAnsi="Arial" w:cs="Arial"/>
          <w:b/>
          <w:bCs/>
          <w:sz w:val="24"/>
          <w:szCs w:val="24"/>
          <w:highlight w:val="yellow"/>
        </w:rPr>
        <w:t xml:space="preserve"> – carácter vs palabra vs token</w:t>
      </w:r>
      <w:r w:rsidR="00A34C16">
        <w:rPr>
          <w:rFonts w:ascii="Arial" w:hAnsi="Arial" w:cs="Arial"/>
          <w:b/>
          <w:bCs/>
          <w:sz w:val="24"/>
          <w:szCs w:val="24"/>
          <w:highlight w:val="yellow"/>
        </w:rPr>
        <w:t xml:space="preserve"> – Las raíces de palabras</w:t>
      </w:r>
      <w:r w:rsidR="00026047">
        <w:rPr>
          <w:rFonts w:ascii="Arial" w:hAnsi="Arial" w:cs="Arial"/>
          <w:b/>
          <w:bCs/>
          <w:sz w:val="24"/>
          <w:szCs w:val="24"/>
          <w:highlight w:val="yellow"/>
        </w:rPr>
        <w:t xml:space="preserve"> – Token, ID y vector no son lo mismo – el </w:t>
      </w:r>
      <w:proofErr w:type="spellStart"/>
      <w:r w:rsidR="00026047">
        <w:rPr>
          <w:rFonts w:ascii="Arial" w:hAnsi="Arial" w:cs="Arial"/>
          <w:b/>
          <w:bCs/>
          <w:sz w:val="24"/>
          <w:szCs w:val="24"/>
          <w:highlight w:val="yellow"/>
        </w:rPr>
        <w:t>tokenizador</w:t>
      </w:r>
      <w:proofErr w:type="spellEnd"/>
      <w:r w:rsidR="00026047">
        <w:rPr>
          <w:rFonts w:ascii="Arial" w:hAnsi="Arial" w:cs="Arial"/>
          <w:b/>
          <w:bCs/>
          <w:sz w:val="24"/>
          <w:szCs w:val="24"/>
          <w:highlight w:val="yellow"/>
        </w:rPr>
        <w:t xml:space="preserve"> de GPT</w:t>
      </w:r>
      <w:bookmarkEnd w:id="77"/>
    </w:p>
    <w:p w14:paraId="5319B686" w14:textId="33DC8824" w:rsidR="00FB4065" w:rsidRDefault="00FB4065" w:rsidP="00FB4065">
      <w:pPr>
        <w:pBdr>
          <w:bottom w:val="single" w:sz="6" w:space="1" w:color="auto"/>
        </w:pBdr>
        <w:rPr>
          <w:highlight w:val="yellow"/>
        </w:rPr>
      </w:pPr>
      <w:r w:rsidRPr="00FB4065">
        <w:rPr>
          <w:noProof/>
        </w:rPr>
        <w:drawing>
          <wp:inline distT="0" distB="0" distL="0" distR="0" wp14:anchorId="36539F8D" wp14:editId="6CFF2C61">
            <wp:extent cx="5006340" cy="2548598"/>
            <wp:effectExtent l="0" t="0" r="3810" b="4445"/>
            <wp:docPr id="1553078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78972" name=""/>
                    <pic:cNvPicPr/>
                  </pic:nvPicPr>
                  <pic:blipFill>
                    <a:blip r:embed="rId475"/>
                    <a:stretch>
                      <a:fillRect/>
                    </a:stretch>
                  </pic:blipFill>
                  <pic:spPr>
                    <a:xfrm>
                      <a:off x="0" y="0"/>
                      <a:ext cx="5010336" cy="2550632"/>
                    </a:xfrm>
                    <a:prstGeom prst="rect">
                      <a:avLst/>
                    </a:prstGeom>
                  </pic:spPr>
                </pic:pic>
              </a:graphicData>
            </a:graphic>
          </wp:inline>
        </w:drawing>
      </w:r>
      <w:r w:rsidRPr="00FB4065">
        <w:rPr>
          <w:noProof/>
        </w:rPr>
        <w:drawing>
          <wp:inline distT="0" distB="0" distL="0" distR="0" wp14:anchorId="7DC757E9" wp14:editId="65338DA6">
            <wp:extent cx="4975860" cy="2187075"/>
            <wp:effectExtent l="0" t="0" r="0" b="3810"/>
            <wp:docPr id="304641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41989" name=""/>
                    <pic:cNvPicPr/>
                  </pic:nvPicPr>
                  <pic:blipFill>
                    <a:blip r:embed="rId476"/>
                    <a:stretch>
                      <a:fillRect/>
                    </a:stretch>
                  </pic:blipFill>
                  <pic:spPr>
                    <a:xfrm>
                      <a:off x="0" y="0"/>
                      <a:ext cx="4985432" cy="2191282"/>
                    </a:xfrm>
                    <a:prstGeom prst="rect">
                      <a:avLst/>
                    </a:prstGeom>
                  </pic:spPr>
                </pic:pic>
              </a:graphicData>
            </a:graphic>
          </wp:inline>
        </w:drawing>
      </w:r>
    </w:p>
    <w:p w14:paraId="34702291" w14:textId="77777777" w:rsidR="00FB4065" w:rsidRPr="00FB4065" w:rsidRDefault="00FB4065" w:rsidP="00FB4065">
      <w:pPr>
        <w:rPr>
          <w:b/>
          <w:bCs/>
          <w:sz w:val="24"/>
          <w:szCs w:val="28"/>
          <w:highlight w:val="yellow"/>
        </w:rPr>
      </w:pPr>
      <w:r w:rsidRPr="00FB4065">
        <w:rPr>
          <w:b/>
          <w:bCs/>
          <w:sz w:val="24"/>
          <w:szCs w:val="28"/>
          <w:highlight w:val="yellow"/>
        </w:rPr>
        <w:t>1. Idea central</w:t>
      </w:r>
    </w:p>
    <w:p w14:paraId="761961C3" w14:textId="77777777" w:rsidR="00F26996" w:rsidRPr="00F26996" w:rsidRDefault="00F26996" w:rsidP="00F26996">
      <w:r w:rsidRPr="00F26996">
        <w:t xml:space="preserve">Un </w:t>
      </w:r>
      <w:r w:rsidRPr="00F26996">
        <w:rPr>
          <w:b/>
          <w:bCs/>
        </w:rPr>
        <w:t>token</w:t>
      </w:r>
      <w:r w:rsidRPr="00F26996">
        <w:t xml:space="preserve"> es un trozo de texto que el modelo trata como una unidad: puede ser una palabra, un fragmento de palabra o incluso dos palabras muy comunes juntas. El modelo tiene una lista fija de esos trozos (su </w:t>
      </w:r>
      <w:r w:rsidRPr="00F26996">
        <w:rPr>
          <w:b/>
          <w:bCs/>
        </w:rPr>
        <w:t>vocabulario</w:t>
      </w:r>
      <w:r w:rsidRPr="00F26996">
        <w:t>), y todo texto se convierte en una secuencia de ellos.</w:t>
      </w:r>
    </w:p>
    <w:p w14:paraId="253B1F0A" w14:textId="77777777" w:rsidR="00F26996" w:rsidRDefault="00F26996" w:rsidP="00F26996">
      <w:pPr>
        <w:rPr>
          <w:b/>
          <w:bCs/>
          <w:sz w:val="24"/>
          <w:szCs w:val="28"/>
          <w:highlight w:val="yellow"/>
        </w:rPr>
      </w:pPr>
      <w:r w:rsidRPr="00F26996">
        <w:rPr>
          <w:b/>
          <w:bCs/>
          <w:sz w:val="24"/>
          <w:szCs w:val="28"/>
          <w:highlight w:val="yellow"/>
        </w:rPr>
        <w:t>2. Cómo se llegó a los tokens (diapositiva 1)</w:t>
      </w:r>
    </w:p>
    <w:p w14:paraId="1414F4E3" w14:textId="24709008" w:rsidR="00040D21" w:rsidRDefault="008B7CFF" w:rsidP="00F26996">
      <w:pPr>
        <w:rPr>
          <w:b/>
          <w:bCs/>
          <w:sz w:val="24"/>
          <w:szCs w:val="28"/>
          <w:highlight w:val="yellow"/>
        </w:rPr>
      </w:pPr>
      <w:r w:rsidRPr="008B7CFF">
        <w:rPr>
          <w:b/>
          <w:bCs/>
          <w:noProof/>
          <w:sz w:val="24"/>
          <w:szCs w:val="28"/>
        </w:rPr>
        <w:drawing>
          <wp:inline distT="0" distB="0" distL="0" distR="0" wp14:anchorId="0D524A2B" wp14:editId="6A933F7A">
            <wp:extent cx="5777542" cy="1809750"/>
            <wp:effectExtent l="19050" t="19050" r="13970" b="19050"/>
            <wp:docPr id="2108556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56969" name=""/>
                    <pic:cNvPicPr/>
                  </pic:nvPicPr>
                  <pic:blipFill>
                    <a:blip r:embed="rId477"/>
                    <a:stretch>
                      <a:fillRect/>
                    </a:stretch>
                  </pic:blipFill>
                  <pic:spPr>
                    <a:xfrm>
                      <a:off x="0" y="0"/>
                      <a:ext cx="5779213" cy="1810273"/>
                    </a:xfrm>
                    <a:prstGeom prst="rect">
                      <a:avLst/>
                    </a:prstGeom>
                    <a:ln w="19050">
                      <a:solidFill>
                        <a:schemeClr val="tx1"/>
                      </a:solidFill>
                    </a:ln>
                  </pic:spPr>
                </pic:pic>
              </a:graphicData>
            </a:graphic>
          </wp:inline>
        </w:drawing>
      </w:r>
    </w:p>
    <w:p w14:paraId="7BC9A251" w14:textId="77777777" w:rsidR="008B7CFF" w:rsidRDefault="008B7CFF" w:rsidP="00F26996">
      <w:pPr>
        <w:rPr>
          <w:b/>
          <w:bCs/>
          <w:sz w:val="24"/>
          <w:szCs w:val="28"/>
          <w:highlight w:val="yellow"/>
        </w:rPr>
      </w:pPr>
    </w:p>
    <w:p w14:paraId="7D8A3C3D" w14:textId="77777777" w:rsidR="008B7CFF" w:rsidRPr="00F26996" w:rsidRDefault="008B7CFF" w:rsidP="00F26996">
      <w:pPr>
        <w:rPr>
          <w:b/>
          <w:bCs/>
          <w:sz w:val="24"/>
          <w:szCs w:val="28"/>
          <w:highlight w:val="yellow"/>
        </w:rPr>
      </w:pPr>
    </w:p>
    <w:tbl>
      <w:tblPr>
        <w:tblStyle w:val="Tablaconcuadrcula4-nfasis4"/>
        <w:tblW w:w="0" w:type="auto"/>
        <w:tblLook w:val="04A0" w:firstRow="1" w:lastRow="0" w:firstColumn="1" w:lastColumn="0" w:noHBand="0" w:noVBand="1"/>
      </w:tblPr>
      <w:tblGrid>
        <w:gridCol w:w="2697"/>
        <w:gridCol w:w="2697"/>
        <w:gridCol w:w="2698"/>
        <w:gridCol w:w="2698"/>
      </w:tblGrid>
      <w:tr w:rsidR="00181273" w14:paraId="41EC734C" w14:textId="77777777" w:rsidTr="001812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0D14553A" w14:textId="6AA1468F" w:rsidR="00181273" w:rsidRPr="00181273" w:rsidRDefault="00181273" w:rsidP="00FB4065">
            <w:pPr>
              <w:rPr>
                <w:b w:val="0"/>
                <w:bCs w:val="0"/>
              </w:rPr>
            </w:pPr>
            <w:r w:rsidRPr="00181273">
              <w:rPr>
                <w:b w:val="0"/>
                <w:bCs w:val="0"/>
              </w:rPr>
              <w:lastRenderedPageBreak/>
              <w:t>Etapa</w:t>
            </w:r>
          </w:p>
        </w:tc>
        <w:tc>
          <w:tcPr>
            <w:tcW w:w="2697" w:type="dxa"/>
          </w:tcPr>
          <w:p w14:paraId="601649F7" w14:textId="2FB2D493" w:rsidR="00181273" w:rsidRPr="00181273" w:rsidRDefault="00181273" w:rsidP="00FB4065">
            <w:pPr>
              <w:cnfStyle w:val="100000000000" w:firstRow="1" w:lastRow="0" w:firstColumn="0" w:lastColumn="0" w:oddVBand="0" w:evenVBand="0" w:oddHBand="0" w:evenHBand="0" w:firstRowFirstColumn="0" w:firstRowLastColumn="0" w:lastRowFirstColumn="0" w:lastRowLastColumn="0"/>
              <w:rPr>
                <w:b w:val="0"/>
                <w:bCs w:val="0"/>
              </w:rPr>
            </w:pPr>
            <w:r w:rsidRPr="00181273">
              <w:rPr>
                <w:b w:val="0"/>
                <w:bCs w:val="0"/>
              </w:rPr>
              <w:t>Que predice</w:t>
            </w:r>
          </w:p>
        </w:tc>
        <w:tc>
          <w:tcPr>
            <w:tcW w:w="2698" w:type="dxa"/>
          </w:tcPr>
          <w:p w14:paraId="522075E6" w14:textId="294C7CDB" w:rsidR="00181273" w:rsidRPr="00181273" w:rsidRDefault="00181273" w:rsidP="00FB4065">
            <w:pPr>
              <w:cnfStyle w:val="100000000000" w:firstRow="1" w:lastRow="0" w:firstColumn="0" w:lastColumn="0" w:oddVBand="0" w:evenVBand="0" w:oddHBand="0" w:evenHBand="0" w:firstRowFirstColumn="0" w:firstRowLastColumn="0" w:lastRowFirstColumn="0" w:lastRowLastColumn="0"/>
              <w:rPr>
                <w:b w:val="0"/>
                <w:bCs w:val="0"/>
              </w:rPr>
            </w:pPr>
            <w:r w:rsidRPr="00181273">
              <w:rPr>
                <w:b w:val="0"/>
                <w:bCs w:val="0"/>
              </w:rPr>
              <w:t>Vocabulario</w:t>
            </w:r>
          </w:p>
        </w:tc>
        <w:tc>
          <w:tcPr>
            <w:tcW w:w="2698" w:type="dxa"/>
          </w:tcPr>
          <w:p w14:paraId="4257EB58" w14:textId="35A4A8C1" w:rsidR="00181273" w:rsidRPr="00181273" w:rsidRDefault="00181273" w:rsidP="00FB4065">
            <w:pPr>
              <w:cnfStyle w:val="100000000000" w:firstRow="1" w:lastRow="0" w:firstColumn="0" w:lastColumn="0" w:oddVBand="0" w:evenVBand="0" w:oddHBand="0" w:evenHBand="0" w:firstRowFirstColumn="0" w:firstRowLastColumn="0" w:lastRowFirstColumn="0" w:lastRowLastColumn="0"/>
              <w:rPr>
                <w:b w:val="0"/>
                <w:bCs w:val="0"/>
              </w:rPr>
            </w:pPr>
            <w:r w:rsidRPr="00181273">
              <w:rPr>
                <w:b w:val="0"/>
                <w:bCs w:val="0"/>
              </w:rPr>
              <w:t>Problema o ventaja</w:t>
            </w:r>
          </w:p>
        </w:tc>
      </w:tr>
      <w:tr w:rsidR="00181273" w14:paraId="65CF978B" w14:textId="77777777" w:rsidTr="001812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27100CC4" w14:textId="5F357C71" w:rsidR="00181273" w:rsidRPr="00924606" w:rsidRDefault="00181273" w:rsidP="00FB4065">
            <w:r w:rsidRPr="00924606">
              <w:t>Primeros días: caracteres</w:t>
            </w:r>
          </w:p>
        </w:tc>
        <w:tc>
          <w:tcPr>
            <w:tcW w:w="2697" w:type="dxa"/>
          </w:tcPr>
          <w:p w14:paraId="2DC69318" w14:textId="414932D4" w:rsidR="00181273" w:rsidRPr="00924606" w:rsidRDefault="00181273" w:rsidP="00FB4065">
            <w:pPr>
              <w:cnfStyle w:val="000000100000" w:firstRow="0" w:lastRow="0" w:firstColumn="0" w:lastColumn="0" w:oddVBand="0" w:evenVBand="0" w:oddHBand="1" w:evenHBand="0" w:firstRowFirstColumn="0" w:firstRowLastColumn="0" w:lastRowFirstColumn="0" w:lastRowLastColumn="0"/>
            </w:pPr>
            <w:r w:rsidRPr="00924606">
              <w:t>El siguiente carácter</w:t>
            </w:r>
          </w:p>
        </w:tc>
        <w:tc>
          <w:tcPr>
            <w:tcW w:w="2698" w:type="dxa"/>
          </w:tcPr>
          <w:p w14:paraId="3605DC08" w14:textId="19D8F2D3" w:rsidR="00181273" w:rsidRPr="00924606" w:rsidRDefault="00181273" w:rsidP="00FB4065">
            <w:pPr>
              <w:cnfStyle w:val="000000100000" w:firstRow="0" w:lastRow="0" w:firstColumn="0" w:lastColumn="0" w:oddVBand="0" w:evenVBand="0" w:oddHBand="1" w:evenHBand="0" w:firstRowFirstColumn="0" w:firstRowLastColumn="0" w:lastRowFirstColumn="0" w:lastRowLastColumn="0"/>
            </w:pPr>
            <w:r w:rsidRPr="00924606">
              <w:t>Chico (~100)</w:t>
            </w:r>
          </w:p>
        </w:tc>
        <w:tc>
          <w:tcPr>
            <w:tcW w:w="2698" w:type="dxa"/>
          </w:tcPr>
          <w:p w14:paraId="19D6F05B" w14:textId="7A1F1078" w:rsidR="00181273" w:rsidRPr="00924606" w:rsidRDefault="00181273" w:rsidP="00FB4065">
            <w:pPr>
              <w:cnfStyle w:val="000000100000" w:firstRow="0" w:lastRow="0" w:firstColumn="0" w:lastColumn="0" w:oddVBand="0" w:evenVBand="0" w:oddHBand="1" w:evenHBand="0" w:firstRowFirstColumn="0" w:firstRowLastColumn="0" w:lastRowFirstColumn="0" w:lastRowLastColumn="0"/>
            </w:pPr>
            <w:r w:rsidRPr="00924606">
              <w:t>Ocupa poca memoria y es eficiente, pero le exige demasiado a la red: armar palabras y asociarlas a significado</w:t>
            </w:r>
          </w:p>
        </w:tc>
      </w:tr>
      <w:tr w:rsidR="00181273" w14:paraId="72137199" w14:textId="77777777" w:rsidTr="00181273">
        <w:tc>
          <w:tcPr>
            <w:cnfStyle w:val="001000000000" w:firstRow="0" w:lastRow="0" w:firstColumn="1" w:lastColumn="0" w:oddVBand="0" w:evenVBand="0" w:oddHBand="0" w:evenHBand="0" w:firstRowFirstColumn="0" w:firstRowLastColumn="0" w:lastRowFirstColumn="0" w:lastRowLastColumn="0"/>
            <w:tcW w:w="2697" w:type="dxa"/>
          </w:tcPr>
          <w:p w14:paraId="67F58A15" w14:textId="4E1AC9B9" w:rsidR="00181273" w:rsidRPr="00924606" w:rsidRDefault="002C5ECF" w:rsidP="00FB4065">
            <w:proofErr w:type="spellStart"/>
            <w:r w:rsidRPr="00924606">
              <w:t>Despues</w:t>
            </w:r>
            <w:proofErr w:type="spellEnd"/>
            <w:r w:rsidRPr="00924606">
              <w:t>: palabras</w:t>
            </w:r>
          </w:p>
        </w:tc>
        <w:tc>
          <w:tcPr>
            <w:tcW w:w="2697" w:type="dxa"/>
          </w:tcPr>
          <w:p w14:paraId="51BF389F" w14:textId="3994089C" w:rsidR="00181273" w:rsidRPr="00924606" w:rsidRDefault="002C5ECF" w:rsidP="00FB4065">
            <w:pPr>
              <w:cnfStyle w:val="000000000000" w:firstRow="0" w:lastRow="0" w:firstColumn="0" w:lastColumn="0" w:oddVBand="0" w:evenVBand="0" w:oddHBand="0" w:evenHBand="0" w:firstRowFirstColumn="0" w:firstRowLastColumn="0" w:lastRowFirstColumn="0" w:lastRowLastColumn="0"/>
            </w:pPr>
            <w:r w:rsidRPr="00924606">
              <w:t>La siguiente palabra</w:t>
            </w:r>
          </w:p>
        </w:tc>
        <w:tc>
          <w:tcPr>
            <w:tcW w:w="2698" w:type="dxa"/>
          </w:tcPr>
          <w:p w14:paraId="2FEC024E" w14:textId="26340037" w:rsidR="00181273" w:rsidRPr="00924606" w:rsidRDefault="002C5ECF" w:rsidP="00FB4065">
            <w:pPr>
              <w:cnfStyle w:val="000000000000" w:firstRow="0" w:lastRow="0" w:firstColumn="0" w:lastColumn="0" w:oddVBand="0" w:evenVBand="0" w:oddHBand="0" w:evenHBand="0" w:firstRowFirstColumn="0" w:firstRowLastColumn="0" w:lastRowFirstColumn="0" w:lastRowLastColumn="0"/>
            </w:pPr>
            <w:r w:rsidRPr="00924606">
              <w:t>Enorme</w:t>
            </w:r>
          </w:p>
        </w:tc>
        <w:tc>
          <w:tcPr>
            <w:tcW w:w="2698" w:type="dxa"/>
          </w:tcPr>
          <w:p w14:paraId="0C213C50" w14:textId="58600BC2" w:rsidR="00181273" w:rsidRPr="00924606" w:rsidRDefault="002C5ECF" w:rsidP="00FB4065">
            <w:pPr>
              <w:cnfStyle w:val="000000000000" w:firstRow="0" w:lastRow="0" w:firstColumn="0" w:lastColumn="0" w:oddVBand="0" w:evenVBand="0" w:oddHBand="0" w:evenHBand="0" w:firstRowFirstColumn="0" w:firstRowLastColumn="0" w:lastRowFirstColumn="0" w:lastRowLastColumn="0"/>
            </w:pPr>
            <w:r w:rsidRPr="00924606">
              <w:t>Mas fácil de aprender, pero hay tantas palabras (y nombres propios) que hubo que omitir las raras, y el modelo no las entendía</w:t>
            </w:r>
          </w:p>
        </w:tc>
      </w:tr>
      <w:tr w:rsidR="00924606" w14:paraId="103A53AA" w14:textId="77777777" w:rsidTr="001812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4A1193B9" w14:textId="3401EE78" w:rsidR="00924606" w:rsidRPr="00924606" w:rsidRDefault="00924606" w:rsidP="00FB4065">
            <w:r>
              <w:t>El avance: tokens</w:t>
            </w:r>
          </w:p>
        </w:tc>
        <w:tc>
          <w:tcPr>
            <w:tcW w:w="2697" w:type="dxa"/>
          </w:tcPr>
          <w:p w14:paraId="1F5CEA77" w14:textId="24238A77" w:rsidR="00924606" w:rsidRPr="00924606" w:rsidRDefault="00924606" w:rsidP="00FB4065">
            <w:pPr>
              <w:cnfStyle w:val="000000100000" w:firstRow="0" w:lastRow="0" w:firstColumn="0" w:lastColumn="0" w:oddVBand="0" w:evenVBand="0" w:oddHBand="1" w:evenHBand="0" w:firstRowFirstColumn="0" w:firstRowLastColumn="0" w:lastRowFirstColumn="0" w:lastRowLastColumn="0"/>
            </w:pPr>
            <w:r>
              <w:t>El siguiente trozo de palabra</w:t>
            </w:r>
          </w:p>
        </w:tc>
        <w:tc>
          <w:tcPr>
            <w:tcW w:w="2698" w:type="dxa"/>
          </w:tcPr>
          <w:p w14:paraId="4A9B8AEE" w14:textId="69B3F91C" w:rsidR="00924606" w:rsidRPr="00924606" w:rsidRDefault="00924606" w:rsidP="00FB4065">
            <w:pPr>
              <w:cnfStyle w:val="000000100000" w:firstRow="0" w:lastRow="0" w:firstColumn="0" w:lastColumn="0" w:oddVBand="0" w:evenVBand="0" w:oddHBand="1" w:evenHBand="0" w:firstRowFirstColumn="0" w:firstRowLastColumn="0" w:lastRowFirstColumn="0" w:lastRowLastColumn="0"/>
            </w:pPr>
            <w:r>
              <w:t>Manejable</w:t>
            </w:r>
          </w:p>
        </w:tc>
        <w:tc>
          <w:tcPr>
            <w:tcW w:w="2698" w:type="dxa"/>
          </w:tcPr>
          <w:p w14:paraId="4C2DB30A" w14:textId="6A651EC1" w:rsidR="00924606" w:rsidRPr="00924606" w:rsidRDefault="00924606" w:rsidP="00FB4065">
            <w:pPr>
              <w:cnfStyle w:val="000000100000" w:firstRow="0" w:lastRow="0" w:firstColumn="0" w:lastColumn="0" w:oddVBand="0" w:evenVBand="0" w:oddHBand="1" w:evenHBand="0" w:firstRowFirstColumn="0" w:firstRowLastColumn="0" w:lastRowFirstColumn="0" w:lastRowLastColumn="0"/>
            </w:pPr>
            <w:proofErr w:type="spellStart"/>
            <w:r>
              <w:t>Termino</w:t>
            </w:r>
            <w:proofErr w:type="spellEnd"/>
            <w:r>
              <w:t xml:space="preserve"> medio: información útil para la red y maneja bien las raíces de palabras</w:t>
            </w:r>
          </w:p>
        </w:tc>
      </w:tr>
    </w:tbl>
    <w:p w14:paraId="3F60FFD7" w14:textId="77777777" w:rsidR="00FB4065" w:rsidRDefault="00FB4065" w:rsidP="00FB4065">
      <w:pPr>
        <w:rPr>
          <w:highlight w:val="yellow"/>
        </w:rPr>
      </w:pPr>
    </w:p>
    <w:tbl>
      <w:tblPr>
        <w:tblStyle w:val="Tablaconcuadrcula"/>
        <w:tblW w:w="0" w:type="auto"/>
        <w:tblLook w:val="04A0" w:firstRow="1" w:lastRow="0" w:firstColumn="1" w:lastColumn="0" w:noHBand="0" w:noVBand="1"/>
      </w:tblPr>
      <w:tblGrid>
        <w:gridCol w:w="10790"/>
      </w:tblGrid>
      <w:tr w:rsidR="00924606" w14:paraId="41DE038A" w14:textId="77777777" w:rsidTr="00924606">
        <w:tc>
          <w:tcPr>
            <w:tcW w:w="10790" w:type="dxa"/>
          </w:tcPr>
          <w:p w14:paraId="669BBD16" w14:textId="7FB5DC2E" w:rsidR="00984E11" w:rsidRPr="00984E11" w:rsidRDefault="00984E11" w:rsidP="00924606">
            <w:pPr>
              <w:rPr>
                <w:b/>
                <w:bCs/>
                <w:sz w:val="24"/>
                <w:szCs w:val="28"/>
              </w:rPr>
            </w:pPr>
            <w:r w:rsidRPr="00984E11">
              <w:rPr>
                <w:b/>
                <w:bCs/>
                <w:sz w:val="24"/>
                <w:szCs w:val="28"/>
              </w:rPr>
              <w:t>Ejemplos:</w:t>
            </w:r>
          </w:p>
          <w:p w14:paraId="14D04EBB" w14:textId="62EC0D05" w:rsidR="00984E11" w:rsidRPr="00984E11" w:rsidRDefault="00984E11" w:rsidP="00924606">
            <w:pPr>
              <w:rPr>
                <w:b/>
                <w:bCs/>
              </w:rPr>
            </w:pPr>
            <w:r w:rsidRPr="00984E11">
              <w:rPr>
                <w:b/>
                <w:bCs/>
              </w:rPr>
              <w:t>Uso la frase de la diapositiva, "</w:t>
            </w:r>
            <w:proofErr w:type="spellStart"/>
            <w:r w:rsidRPr="00984E11">
              <w:rPr>
                <w:b/>
                <w:bCs/>
              </w:rPr>
              <w:t>An</w:t>
            </w:r>
            <w:proofErr w:type="spellEnd"/>
            <w:r w:rsidRPr="00984E11">
              <w:rPr>
                <w:b/>
                <w:bCs/>
              </w:rPr>
              <w:t xml:space="preserve"> </w:t>
            </w:r>
            <w:proofErr w:type="spellStart"/>
            <w:r w:rsidRPr="00984E11">
              <w:rPr>
                <w:b/>
                <w:bCs/>
              </w:rPr>
              <w:t>important</w:t>
            </w:r>
            <w:proofErr w:type="spellEnd"/>
            <w:r w:rsidRPr="00984E11">
              <w:rPr>
                <w:b/>
                <w:bCs/>
              </w:rPr>
              <w:t xml:space="preserve"> </w:t>
            </w:r>
            <w:proofErr w:type="spellStart"/>
            <w:r w:rsidRPr="00984E11">
              <w:rPr>
                <w:b/>
                <w:bCs/>
              </w:rPr>
              <w:t>sentence</w:t>
            </w:r>
            <w:proofErr w:type="spellEnd"/>
            <w:r w:rsidRPr="00984E11">
              <w:rPr>
                <w:b/>
                <w:bCs/>
              </w:rPr>
              <w:t xml:space="preserve"> </w:t>
            </w:r>
            <w:proofErr w:type="spellStart"/>
            <w:r w:rsidRPr="00984E11">
              <w:rPr>
                <w:b/>
                <w:bCs/>
              </w:rPr>
              <w:t>for</w:t>
            </w:r>
            <w:proofErr w:type="spellEnd"/>
            <w:r w:rsidRPr="00984E11">
              <w:rPr>
                <w:b/>
                <w:bCs/>
              </w:rPr>
              <w:t xml:space="preserve"> </w:t>
            </w:r>
            <w:proofErr w:type="spellStart"/>
            <w:r w:rsidRPr="00984E11">
              <w:rPr>
                <w:b/>
                <w:bCs/>
              </w:rPr>
              <w:t>my</w:t>
            </w:r>
            <w:proofErr w:type="spellEnd"/>
            <w:r w:rsidRPr="00984E11">
              <w:rPr>
                <w:b/>
                <w:bCs/>
              </w:rPr>
              <w:t xml:space="preserve"> </w:t>
            </w:r>
            <w:proofErr w:type="spellStart"/>
            <w:r w:rsidRPr="00984E11">
              <w:rPr>
                <w:b/>
                <w:bCs/>
              </w:rPr>
              <w:t>class</w:t>
            </w:r>
            <w:proofErr w:type="spellEnd"/>
            <w:r w:rsidRPr="00984E11">
              <w:rPr>
                <w:b/>
                <w:bCs/>
              </w:rPr>
              <w:t xml:space="preserve"> </w:t>
            </w:r>
            <w:proofErr w:type="spellStart"/>
            <w:r w:rsidRPr="00984E11">
              <w:rPr>
                <w:b/>
                <w:bCs/>
              </w:rPr>
              <w:t>of</w:t>
            </w:r>
            <w:proofErr w:type="spellEnd"/>
            <w:r w:rsidRPr="00984E11">
              <w:rPr>
                <w:b/>
                <w:bCs/>
              </w:rPr>
              <w:t xml:space="preserve"> AI </w:t>
            </w:r>
            <w:proofErr w:type="spellStart"/>
            <w:r w:rsidRPr="00984E11">
              <w:rPr>
                <w:b/>
                <w:bCs/>
              </w:rPr>
              <w:t>engineers</w:t>
            </w:r>
            <w:proofErr w:type="spellEnd"/>
            <w:r w:rsidRPr="00984E11">
              <w:rPr>
                <w:b/>
                <w:bCs/>
              </w:rPr>
              <w:t>", y una palabra rara.</w:t>
            </w:r>
          </w:p>
          <w:p w14:paraId="6812BC9A" w14:textId="77777777" w:rsidR="00984E11" w:rsidRDefault="00984E11" w:rsidP="00924606">
            <w:pPr>
              <w:rPr>
                <w:b/>
                <w:bCs/>
                <w:highlight w:val="yellow"/>
              </w:rPr>
            </w:pPr>
          </w:p>
          <w:p w14:paraId="791FB9FD" w14:textId="7FB1EE5F" w:rsidR="00924606" w:rsidRPr="00924606" w:rsidRDefault="00924606" w:rsidP="00924606">
            <w:pPr>
              <w:rPr>
                <w:b/>
                <w:bCs/>
                <w:highlight w:val="yellow"/>
              </w:rPr>
            </w:pPr>
            <w:r w:rsidRPr="00924606">
              <w:rPr>
                <w:b/>
                <w:bCs/>
                <w:highlight w:val="yellow"/>
              </w:rPr>
              <w:t>Ejemplo 1: la misma frase en los tres enfoques</w:t>
            </w:r>
          </w:p>
          <w:p w14:paraId="700692D4" w14:textId="77777777" w:rsidR="00924606" w:rsidRDefault="00FF0BD6" w:rsidP="00FB4065">
            <w:pPr>
              <w:rPr>
                <w:highlight w:val="yellow"/>
              </w:rPr>
            </w:pPr>
            <w:r w:rsidRPr="00FF0BD6">
              <w:rPr>
                <w:noProof/>
              </w:rPr>
              <w:drawing>
                <wp:inline distT="0" distB="0" distL="0" distR="0" wp14:anchorId="25363427" wp14:editId="0F46892F">
                  <wp:extent cx="5852160" cy="1885541"/>
                  <wp:effectExtent l="19050" t="19050" r="15240" b="19685"/>
                  <wp:docPr id="1695913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13552" name=""/>
                          <pic:cNvPicPr/>
                        </pic:nvPicPr>
                        <pic:blipFill>
                          <a:blip r:embed="rId478"/>
                          <a:stretch>
                            <a:fillRect/>
                          </a:stretch>
                        </pic:blipFill>
                        <pic:spPr>
                          <a:xfrm>
                            <a:off x="0" y="0"/>
                            <a:ext cx="5857657" cy="1887312"/>
                          </a:xfrm>
                          <a:prstGeom prst="rect">
                            <a:avLst/>
                          </a:prstGeom>
                          <a:ln w="19050">
                            <a:solidFill>
                              <a:schemeClr val="tx1"/>
                            </a:solidFill>
                          </a:ln>
                        </pic:spPr>
                      </pic:pic>
                    </a:graphicData>
                  </a:graphic>
                </wp:inline>
              </w:drawing>
            </w:r>
          </w:p>
          <w:p w14:paraId="57DABF18" w14:textId="77777777" w:rsidR="00FF0BD6" w:rsidRDefault="00FF0BD6" w:rsidP="00FB4065">
            <w:pPr>
              <w:rPr>
                <w:highlight w:val="yellow"/>
              </w:rPr>
            </w:pPr>
          </w:p>
          <w:p w14:paraId="2F83801A" w14:textId="77777777" w:rsidR="00FF0BD6" w:rsidRDefault="00FF0BD6" w:rsidP="00FF0BD6">
            <w:r w:rsidRPr="00FF0BD6">
              <w:t>Los 50 y los 9 salen de la diapositiva. En esta frase, palabras y tokens dan lo mismo porque todas son comunes.</w:t>
            </w:r>
          </w:p>
          <w:p w14:paraId="3A010C1C" w14:textId="77777777" w:rsidR="00FF0BD6" w:rsidRDefault="00FF0BD6" w:rsidP="00FF0BD6"/>
          <w:p w14:paraId="7E19DEF7" w14:textId="77777777" w:rsidR="00FF0BD6" w:rsidRPr="00FF0BD6" w:rsidRDefault="00FF0BD6" w:rsidP="00FF0BD6">
            <w:pPr>
              <w:rPr>
                <w:b/>
                <w:bCs/>
                <w:sz w:val="24"/>
                <w:szCs w:val="28"/>
              </w:rPr>
            </w:pPr>
            <w:r w:rsidRPr="00FF0BD6">
              <w:rPr>
                <w:b/>
                <w:bCs/>
                <w:sz w:val="24"/>
                <w:szCs w:val="28"/>
                <w:highlight w:val="yellow"/>
              </w:rPr>
              <w:t>Ejemplo 2: el problema de caracteres</w:t>
            </w:r>
          </w:p>
          <w:p w14:paraId="4F5CE687" w14:textId="77777777" w:rsidR="00AC4D57" w:rsidRPr="00AC4D57" w:rsidRDefault="00AC4D57" w:rsidP="00AC4D57">
            <w:r w:rsidRPr="00AC4D57">
              <w:t>Para escribir "</w:t>
            </w:r>
            <w:proofErr w:type="spellStart"/>
            <w:r w:rsidRPr="00AC4D57">
              <w:t>important</w:t>
            </w:r>
            <w:proofErr w:type="spellEnd"/>
            <w:r w:rsidRPr="00AC4D57">
              <w:t>", la red tiene que predecir letra por letra: después de "</w:t>
            </w:r>
            <w:proofErr w:type="spellStart"/>
            <w:r w:rsidRPr="00AC4D57">
              <w:t>impor</w:t>
            </w:r>
            <w:proofErr w:type="spellEnd"/>
            <w:r w:rsidRPr="00AC4D57">
              <w:t xml:space="preserve">" viene "t", y así sigue. </w:t>
            </w:r>
            <w:proofErr w:type="gramStart"/>
            <w:r w:rsidRPr="00AC4D57">
              <w:t>Además</w:t>
            </w:r>
            <w:proofErr w:type="gramEnd"/>
            <w:r w:rsidRPr="00AC4D57">
              <w:t xml:space="preserve"> tiene que aprender por sí sola que esas 9 letras juntas significan algo. Por eso decía el profesor que se le exigía demasiado a la red.</w:t>
            </w:r>
          </w:p>
          <w:p w14:paraId="3C05B4A7" w14:textId="77777777" w:rsidR="00FF0BD6" w:rsidRDefault="00FF0BD6" w:rsidP="00FF0BD6"/>
          <w:p w14:paraId="4383CB35" w14:textId="77777777" w:rsidR="00AC4D57" w:rsidRPr="00AC4D57" w:rsidRDefault="00AC4D57" w:rsidP="00AC4D57">
            <w:pPr>
              <w:rPr>
                <w:b/>
                <w:bCs/>
                <w:sz w:val="24"/>
                <w:szCs w:val="28"/>
              </w:rPr>
            </w:pPr>
            <w:r w:rsidRPr="00AC4D57">
              <w:rPr>
                <w:b/>
                <w:bCs/>
                <w:sz w:val="24"/>
                <w:szCs w:val="28"/>
                <w:highlight w:val="yellow"/>
              </w:rPr>
              <w:t>Ejemplo 3: el problema de palabras (ilustrativo, no verificado)</w:t>
            </w:r>
          </w:p>
          <w:p w14:paraId="6892CC6B" w14:textId="77777777" w:rsidR="00AC4D57" w:rsidRDefault="00AC4D57" w:rsidP="00AC4D57">
            <w:r w:rsidRPr="00AC4D57">
              <w:t>Imagina un vocabulario de palabras que no incluye "Arenas". La frase "Vivo en Punta Arenas" quedaría como "Vivo en Punta [desconocida]". El modelo no entiende esa parte. Y como hay tantos nombres propios y lugares, el vocabulario tendría que ser gigante o dejar muchas palabras afuera.</w:t>
            </w:r>
          </w:p>
          <w:p w14:paraId="0DB562DF" w14:textId="77777777" w:rsidR="00AC4D57" w:rsidRDefault="00AC4D57" w:rsidP="00AC4D57"/>
          <w:p w14:paraId="711D770A" w14:textId="77777777" w:rsidR="00AC4D57" w:rsidRPr="00AC4D57" w:rsidRDefault="00AC4D57" w:rsidP="00AC4D57">
            <w:pPr>
              <w:rPr>
                <w:b/>
                <w:bCs/>
                <w:sz w:val="24"/>
                <w:szCs w:val="28"/>
              </w:rPr>
            </w:pPr>
            <w:r w:rsidRPr="00AC4D57">
              <w:rPr>
                <w:b/>
                <w:bCs/>
                <w:sz w:val="24"/>
                <w:szCs w:val="28"/>
                <w:highlight w:val="yellow"/>
              </w:rPr>
              <w:t>Ejemplo 4: cómo lo resuelven los tokens (ilustrativo)</w:t>
            </w:r>
          </w:p>
          <w:p w14:paraId="2B85DD1B" w14:textId="77777777" w:rsidR="00FD4D83" w:rsidRPr="00FD4D83" w:rsidRDefault="00FD4D83" w:rsidP="00FD4D83">
            <w:r w:rsidRPr="00FD4D83">
              <w:t>Con tokens, "Arenas" no queda afuera: se parte en trozos conocidos, por ejemplo "Aren" + "as", y el modelo trabaja con eso. En el peor caso, se parte hasta llegar a letras sueltas.</w:t>
            </w:r>
          </w:p>
          <w:p w14:paraId="1C88D710" w14:textId="77777777" w:rsidR="00AC4D57" w:rsidRPr="00AC4D57" w:rsidRDefault="00AC4D57" w:rsidP="00AC4D57"/>
          <w:p w14:paraId="7DA14767" w14:textId="77777777" w:rsidR="00FD4D83" w:rsidRPr="00FD4D83" w:rsidRDefault="00FD4D83" w:rsidP="00FD4D83">
            <w:pPr>
              <w:rPr>
                <w:b/>
                <w:bCs/>
                <w:sz w:val="24"/>
                <w:szCs w:val="28"/>
              </w:rPr>
            </w:pPr>
            <w:r w:rsidRPr="00FD4D83">
              <w:rPr>
                <w:b/>
                <w:bCs/>
                <w:sz w:val="24"/>
                <w:szCs w:val="28"/>
                <w:highlight w:val="yellow"/>
              </w:rPr>
              <w:t>Ejemplo 5: raíces de palabras (inventado)</w:t>
            </w:r>
          </w:p>
          <w:p w14:paraId="2C3C9F27" w14:textId="0F2ED886" w:rsidR="00AC4D57" w:rsidRDefault="00FD4D83" w:rsidP="00FF0BD6">
            <w:r w:rsidRPr="00FD4D83">
              <w:rPr>
                <w:noProof/>
              </w:rPr>
              <w:lastRenderedPageBreak/>
              <w:drawing>
                <wp:inline distT="0" distB="0" distL="0" distR="0" wp14:anchorId="133536DE" wp14:editId="424B2860">
                  <wp:extent cx="5562600" cy="1259962"/>
                  <wp:effectExtent l="19050" t="19050" r="19050" b="16510"/>
                  <wp:docPr id="559037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37904" name=""/>
                          <pic:cNvPicPr/>
                        </pic:nvPicPr>
                        <pic:blipFill>
                          <a:blip r:embed="rId479"/>
                          <a:stretch>
                            <a:fillRect/>
                          </a:stretch>
                        </pic:blipFill>
                        <pic:spPr>
                          <a:xfrm>
                            <a:off x="0" y="0"/>
                            <a:ext cx="5568278" cy="1261248"/>
                          </a:xfrm>
                          <a:prstGeom prst="rect">
                            <a:avLst/>
                          </a:prstGeom>
                          <a:ln w="19050">
                            <a:solidFill>
                              <a:schemeClr val="tx1"/>
                            </a:solidFill>
                          </a:ln>
                        </pic:spPr>
                      </pic:pic>
                    </a:graphicData>
                  </a:graphic>
                </wp:inline>
              </w:drawing>
            </w:r>
          </w:p>
          <w:p w14:paraId="0721357C" w14:textId="77777777" w:rsidR="00447BE5" w:rsidRPr="00447BE5" w:rsidRDefault="00447BE5" w:rsidP="00447BE5">
            <w:r w:rsidRPr="00447BE5">
              <w:t>Con palabras necesitas 3 entradas independientes, y el modelo no sabe que se parecen. Con tokens reutilizas "jug", y se nota que comparten significado.</w:t>
            </w:r>
          </w:p>
          <w:p w14:paraId="6926DFD2" w14:textId="77777777" w:rsidR="00447BE5" w:rsidRPr="00FF0BD6" w:rsidRDefault="00447BE5" w:rsidP="00FF0BD6"/>
          <w:p w14:paraId="1D4D9E1A" w14:textId="77777777" w:rsidR="00447BE5" w:rsidRPr="00447BE5" w:rsidRDefault="00447BE5" w:rsidP="00447BE5">
            <w:r w:rsidRPr="00447BE5">
              <w:t xml:space="preserve">Los ejemplos 3, 4 y 5 son para visualizar la idea. Un </w:t>
            </w:r>
            <w:proofErr w:type="spellStart"/>
            <w:r w:rsidRPr="00447BE5">
              <w:t>tokenizador</w:t>
            </w:r>
            <w:proofErr w:type="spellEnd"/>
            <w:r w:rsidRPr="00447BE5">
              <w:t xml:space="preserve"> real puede partir distinto, y eso no lo verifiqué.</w:t>
            </w:r>
          </w:p>
          <w:p w14:paraId="5CA236EC" w14:textId="77777777" w:rsidR="00FF0BD6" w:rsidRDefault="00FF0BD6" w:rsidP="00FB4065">
            <w:pPr>
              <w:rPr>
                <w:highlight w:val="yellow"/>
              </w:rPr>
            </w:pPr>
          </w:p>
          <w:p w14:paraId="01129B57" w14:textId="4559E86B" w:rsidR="00FF0BD6" w:rsidRDefault="00FF0BD6" w:rsidP="00FB4065">
            <w:pPr>
              <w:rPr>
                <w:highlight w:val="yellow"/>
              </w:rPr>
            </w:pPr>
          </w:p>
        </w:tc>
      </w:tr>
    </w:tbl>
    <w:p w14:paraId="44B8412B" w14:textId="77777777" w:rsidR="00924606" w:rsidRPr="00FB4065" w:rsidRDefault="00924606" w:rsidP="00FB4065">
      <w:pPr>
        <w:rPr>
          <w:highlight w:val="yellow"/>
        </w:rPr>
      </w:pPr>
    </w:p>
    <w:p w14:paraId="3D692946" w14:textId="77777777" w:rsidR="00E6657C" w:rsidRDefault="00E6657C" w:rsidP="00366DDD"/>
    <w:tbl>
      <w:tblPr>
        <w:tblStyle w:val="Tablaconcuadrcula"/>
        <w:tblW w:w="0" w:type="auto"/>
        <w:tblLook w:val="04A0" w:firstRow="1" w:lastRow="0" w:firstColumn="1" w:lastColumn="0" w:noHBand="0" w:noVBand="1"/>
      </w:tblPr>
      <w:tblGrid>
        <w:gridCol w:w="10790"/>
      </w:tblGrid>
      <w:tr w:rsidR="00447BE5" w14:paraId="1DA8F124" w14:textId="77777777" w:rsidTr="00447BE5">
        <w:tc>
          <w:tcPr>
            <w:tcW w:w="10790" w:type="dxa"/>
          </w:tcPr>
          <w:p w14:paraId="3F58CFF1" w14:textId="77777777" w:rsidR="00447BE5" w:rsidRPr="00447BE5" w:rsidRDefault="00447BE5" w:rsidP="00366DDD">
            <w:pPr>
              <w:rPr>
                <w:b/>
                <w:bCs/>
                <w:sz w:val="24"/>
                <w:szCs w:val="28"/>
              </w:rPr>
            </w:pPr>
            <w:r w:rsidRPr="00447BE5">
              <w:rPr>
                <w:b/>
                <w:bCs/>
                <w:sz w:val="24"/>
                <w:szCs w:val="28"/>
                <w:highlight w:val="yellow"/>
              </w:rPr>
              <w:t>Diferencia entre palabra y token</w:t>
            </w:r>
          </w:p>
          <w:p w14:paraId="59B40DB4" w14:textId="77777777" w:rsidR="00AE2D2E" w:rsidRPr="00AE2D2E" w:rsidRDefault="00AE2D2E" w:rsidP="00AE2D2E">
            <w:r w:rsidRPr="00AE2D2E">
              <w:t xml:space="preserve">La confusión es lógica: en la frase de la diapositiva dan exactamente lo mismo, porque todas son palabras comunes. La diferencia solo aparece con </w:t>
            </w:r>
            <w:r w:rsidRPr="00AE2D2E">
              <w:rPr>
                <w:b/>
                <w:bCs/>
              </w:rPr>
              <w:t>palabras raras o poco comunes.</w:t>
            </w:r>
          </w:p>
          <w:p w14:paraId="0076007C" w14:textId="77777777" w:rsidR="00447BE5" w:rsidRDefault="00447BE5" w:rsidP="00366DDD">
            <w:pPr>
              <w:rPr>
                <w:b/>
                <w:bCs/>
              </w:rPr>
            </w:pPr>
          </w:p>
          <w:p w14:paraId="50965DC2" w14:textId="77777777" w:rsidR="00AE2D2E" w:rsidRPr="00AE2D2E" w:rsidRDefault="00AE2D2E" w:rsidP="00AE2D2E">
            <w:pPr>
              <w:rPr>
                <w:b/>
                <w:bCs/>
              </w:rPr>
            </w:pPr>
            <w:r w:rsidRPr="00AE2D2E">
              <w:rPr>
                <w:b/>
                <w:bCs/>
              </w:rPr>
              <w:t>La diferencia en una línea:</w:t>
            </w:r>
          </w:p>
          <w:p w14:paraId="562ED76A" w14:textId="6818C980" w:rsidR="00AE2D2E" w:rsidRPr="00AE2D2E" w:rsidRDefault="00AE2D2E">
            <w:pPr>
              <w:pStyle w:val="Prrafodelista"/>
              <w:numPr>
                <w:ilvl w:val="0"/>
                <w:numId w:val="44"/>
              </w:numPr>
            </w:pPr>
            <w:r w:rsidRPr="00AE2D2E">
              <w:rPr>
                <w:b/>
                <w:bCs/>
              </w:rPr>
              <w:t>Enfoque de palabras:</w:t>
            </w:r>
            <w:r w:rsidRPr="00AE2D2E">
              <w:t xml:space="preserve"> la unidad es siempre la palabra entera. Si la palabra no está en la lista, no existe para el modelo.</w:t>
            </w:r>
          </w:p>
          <w:p w14:paraId="5E0AD134" w14:textId="6D7D61C5" w:rsidR="00AE2D2E" w:rsidRPr="00AE2D2E" w:rsidRDefault="00AE2D2E">
            <w:pPr>
              <w:pStyle w:val="Prrafodelista"/>
              <w:numPr>
                <w:ilvl w:val="0"/>
                <w:numId w:val="44"/>
              </w:numPr>
            </w:pPr>
            <w:r w:rsidRPr="00AE2D2E">
              <w:rPr>
                <w:b/>
                <w:bCs/>
              </w:rPr>
              <w:t>Enfoque de tokens:</w:t>
            </w:r>
            <w:r w:rsidRPr="00AE2D2E">
              <w:t xml:space="preserve"> la unidad es un trozo. A veces el trozo es una palabra entera, pero si la palabra es rara se parte</w:t>
            </w:r>
            <w:r w:rsidRPr="00C22825">
              <w:rPr>
                <w:b/>
                <w:bCs/>
                <w:sz w:val="24"/>
                <w:szCs w:val="28"/>
              </w:rPr>
              <w:t xml:space="preserve"> en trozos más chicos que sí están en la lista.</w:t>
            </w:r>
          </w:p>
          <w:p w14:paraId="63D809FA" w14:textId="77777777" w:rsidR="00AE2D2E" w:rsidRPr="00AE2D2E" w:rsidRDefault="00AE2D2E" w:rsidP="00AE2D2E"/>
          <w:p w14:paraId="54B1C89D" w14:textId="77777777" w:rsidR="00C22825" w:rsidRPr="00C22825" w:rsidRDefault="00C22825" w:rsidP="00C22825">
            <w:r w:rsidRPr="00C22825">
              <w:rPr>
                <w:b/>
                <w:bCs/>
              </w:rPr>
              <w:t>Analogía con piezas de LEGO:</w:t>
            </w:r>
          </w:p>
          <w:p w14:paraId="1563C7E4" w14:textId="77777777" w:rsidR="00447BE5" w:rsidRDefault="00447BE5" w:rsidP="002A2118"/>
          <w:p w14:paraId="3634143E" w14:textId="7B501577" w:rsidR="002A2118" w:rsidRPr="002A2118" w:rsidRDefault="002A2118">
            <w:pPr>
              <w:pStyle w:val="Prrafodelista"/>
              <w:numPr>
                <w:ilvl w:val="0"/>
                <w:numId w:val="44"/>
              </w:numPr>
            </w:pPr>
            <w:r w:rsidRPr="002A2118">
              <w:t>Palabras = piezas que ya vienen armadas (una casa, un auto, un árbol). Si te piden algo que no viene armado, no puedes hacerlo.</w:t>
            </w:r>
          </w:p>
          <w:p w14:paraId="06F96691" w14:textId="741C367C" w:rsidR="002A2118" w:rsidRDefault="002A2118">
            <w:pPr>
              <w:pStyle w:val="Prrafodelista"/>
              <w:numPr>
                <w:ilvl w:val="0"/>
                <w:numId w:val="44"/>
              </w:numPr>
            </w:pPr>
            <w:r w:rsidRPr="002A2118">
              <w:t>Tokens = piezas sueltas (ladrillos, ventanas, ruedas). Con ellas armas casi cualquier cosa.</w:t>
            </w:r>
          </w:p>
          <w:p w14:paraId="33FB5BCD" w14:textId="77777777" w:rsidR="002A2118" w:rsidRDefault="002A2118" w:rsidP="002A2118"/>
          <w:p w14:paraId="66071B53" w14:textId="77777777" w:rsidR="002A2118" w:rsidRPr="002A2118" w:rsidRDefault="002A2118" w:rsidP="002A2118">
            <w:r w:rsidRPr="002A2118">
              <w:rPr>
                <w:b/>
                <w:bCs/>
              </w:rPr>
              <w:t>Ejemplo con una palabra rara (ilustrativo, no verificado):</w:t>
            </w:r>
          </w:p>
          <w:p w14:paraId="0766808C" w14:textId="77777777" w:rsidR="002A2118" w:rsidRPr="002A2118" w:rsidRDefault="002A2118" w:rsidP="002A2118"/>
          <w:p w14:paraId="2DE4B43B" w14:textId="77777777" w:rsidR="002A2118" w:rsidRPr="002A2118" w:rsidRDefault="002A2118" w:rsidP="002A2118">
            <w:r w:rsidRPr="002A2118">
              <w:t>Supón que ambos sistemas conocen "gato", pero ninguno tiene "gatuno" como entrada propia.</w:t>
            </w:r>
          </w:p>
          <w:p w14:paraId="50FE2889" w14:textId="63E5F501" w:rsidR="002A2118" w:rsidRDefault="0082420B" w:rsidP="002A2118">
            <w:r w:rsidRPr="0082420B">
              <w:rPr>
                <w:noProof/>
              </w:rPr>
              <w:drawing>
                <wp:inline distT="0" distB="0" distL="0" distR="0" wp14:anchorId="07F51A62" wp14:editId="28AFFB28">
                  <wp:extent cx="6370872" cy="1082134"/>
                  <wp:effectExtent l="19050" t="19050" r="11430" b="22860"/>
                  <wp:docPr id="693293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93226" name=""/>
                          <pic:cNvPicPr/>
                        </pic:nvPicPr>
                        <pic:blipFill>
                          <a:blip r:embed="rId480"/>
                          <a:stretch>
                            <a:fillRect/>
                          </a:stretch>
                        </pic:blipFill>
                        <pic:spPr>
                          <a:xfrm>
                            <a:off x="0" y="0"/>
                            <a:ext cx="6370872" cy="1082134"/>
                          </a:xfrm>
                          <a:prstGeom prst="rect">
                            <a:avLst/>
                          </a:prstGeom>
                          <a:ln w="19050">
                            <a:solidFill>
                              <a:schemeClr val="tx1"/>
                            </a:solidFill>
                          </a:ln>
                        </pic:spPr>
                      </pic:pic>
                    </a:graphicData>
                  </a:graphic>
                </wp:inline>
              </w:drawing>
            </w:r>
          </w:p>
          <w:p w14:paraId="15F8233D" w14:textId="77777777" w:rsidR="0082420B" w:rsidRDefault="0082420B" w:rsidP="002A2118"/>
          <w:p w14:paraId="02AE1B9E" w14:textId="22CF4383" w:rsidR="0082420B" w:rsidRPr="0082420B" w:rsidRDefault="0082420B">
            <w:pPr>
              <w:pStyle w:val="Prrafodelista"/>
              <w:numPr>
                <w:ilvl w:val="0"/>
                <w:numId w:val="44"/>
              </w:numPr>
            </w:pPr>
            <w:r w:rsidRPr="0082420B">
              <w:t>Con palabras, "gatuno" se pierde y el modelo no entiende nada de esa parte.</w:t>
            </w:r>
          </w:p>
          <w:p w14:paraId="6C662C0D" w14:textId="30FC7960" w:rsidR="0082420B" w:rsidRPr="0082420B" w:rsidRDefault="0082420B">
            <w:pPr>
              <w:pStyle w:val="Prrafodelista"/>
              <w:numPr>
                <w:ilvl w:val="0"/>
                <w:numId w:val="44"/>
              </w:numPr>
            </w:pPr>
            <w:r w:rsidRPr="0082420B">
              <w:t>Con tokens, el modelo igual la procesa, y además ve el trozo "</w:t>
            </w:r>
            <w:proofErr w:type="spellStart"/>
            <w:r w:rsidRPr="0082420B">
              <w:t>gat</w:t>
            </w:r>
            <w:proofErr w:type="spellEnd"/>
            <w:r w:rsidRPr="0082420B">
              <w:t>" que ya conoce.</w:t>
            </w:r>
          </w:p>
          <w:p w14:paraId="3D4A24AA" w14:textId="77777777" w:rsidR="0082420B" w:rsidRDefault="0082420B" w:rsidP="002A2118"/>
          <w:p w14:paraId="5214AF91" w14:textId="77777777" w:rsidR="003F02C3" w:rsidRPr="003F02C3" w:rsidRDefault="003F02C3" w:rsidP="003F02C3">
            <w:r w:rsidRPr="003F02C3">
              <w:rPr>
                <w:b/>
                <w:bCs/>
              </w:rPr>
              <w:t>Por qué importa:</w:t>
            </w:r>
            <w:r w:rsidRPr="003F02C3">
              <w:t xml:space="preserve"> en un idioma hay cientos de miles de palabras, más nombres propios y palabras nuevas todos los días. Con palabras tendrías que elegir entre una lista gigante o dejar muchas afuera. Con tokens usas una lista de tamaño manejable (por ejemplo ~100.000) y aun así cubres casi todo, porque lo raro se arma con trozos.</w:t>
            </w:r>
          </w:p>
          <w:p w14:paraId="0156640D" w14:textId="77777777" w:rsidR="0082420B" w:rsidRDefault="0082420B" w:rsidP="002A2118"/>
          <w:p w14:paraId="2A947DC0" w14:textId="0EAAA314" w:rsidR="00447BE5" w:rsidRPr="00447BE5" w:rsidRDefault="00DE34D4" w:rsidP="00B37DE2">
            <w:pPr>
              <w:rPr>
                <w:b/>
                <w:bCs/>
              </w:rPr>
            </w:pPr>
            <w:r w:rsidRPr="00DE34D4">
              <w:rPr>
                <w:b/>
                <w:bCs/>
              </w:rPr>
              <w:t>Resumen:</w:t>
            </w:r>
            <w:r w:rsidRPr="00DE34D4">
              <w:t xml:space="preserve"> en palabras comunes palabra y token son lo mismo, y en palabras raras el</w:t>
            </w:r>
            <w:r w:rsidRPr="00DE34D4">
              <w:rPr>
                <w:b/>
                <w:bCs/>
                <w:sz w:val="24"/>
                <w:szCs w:val="28"/>
              </w:rPr>
              <w:t xml:space="preserve"> </w:t>
            </w:r>
            <w:r w:rsidRPr="00DE34D4">
              <w:rPr>
                <w:b/>
                <w:bCs/>
                <w:sz w:val="24"/>
                <w:szCs w:val="28"/>
                <w:highlight w:val="yellow"/>
              </w:rPr>
              <w:t>token se parte para no quedarse sin poder representarlas.</w:t>
            </w:r>
          </w:p>
        </w:tc>
      </w:tr>
    </w:tbl>
    <w:p w14:paraId="49E6BEE0" w14:textId="77777777" w:rsidR="00B10BB3" w:rsidRPr="00B10BB3" w:rsidRDefault="00B10BB3" w:rsidP="00B10BB3">
      <w:pPr>
        <w:rPr>
          <w:rFonts w:cs="Arial"/>
          <w:b/>
          <w:bCs/>
          <w:sz w:val="24"/>
        </w:rPr>
      </w:pPr>
      <w:r w:rsidRPr="00B10BB3">
        <w:rPr>
          <w:rFonts w:cs="Arial"/>
          <w:b/>
          <w:bCs/>
          <w:sz w:val="24"/>
          <w:highlight w:val="yellow"/>
        </w:rPr>
        <w:lastRenderedPageBreak/>
        <w:t>3. Por qué el vocabulario de tokens se puede limitar</w:t>
      </w:r>
    </w:p>
    <w:p w14:paraId="1DA80C90" w14:textId="77777777" w:rsidR="004D4D58" w:rsidRPr="004D4D58" w:rsidRDefault="004D4D58" w:rsidP="004D4D58">
      <w:pPr>
        <w:rPr>
          <w:rFonts w:cs="Arial"/>
          <w:szCs w:val="22"/>
        </w:rPr>
      </w:pPr>
      <w:r w:rsidRPr="004D4D58">
        <w:rPr>
          <w:rFonts w:cs="Arial"/>
          <w:szCs w:val="22"/>
        </w:rPr>
        <w:t xml:space="preserve">Como los tokens son trozos, puedes fijar un tamaño de vocabulario y aun así representar cualquier texto. Si una palabra no está, se parte en trozos más chicos, </w:t>
      </w:r>
      <w:r w:rsidRPr="004D4D58">
        <w:rPr>
          <w:rFonts w:cs="Arial"/>
          <w:b/>
          <w:bCs/>
          <w:sz w:val="24"/>
        </w:rPr>
        <w:t>y en el peor caso se llega hasta el nivel de carácter. Así no queda ninguna palabra sin poder representarse.</w:t>
      </w:r>
    </w:p>
    <w:p w14:paraId="6ABEADB9" w14:textId="77777777" w:rsidR="004D4D58" w:rsidRPr="004D4D58" w:rsidRDefault="004D4D58" w:rsidP="004D4D58">
      <w:pPr>
        <w:rPr>
          <w:rFonts w:cs="Arial"/>
          <w:szCs w:val="22"/>
        </w:rPr>
      </w:pPr>
      <w:r w:rsidRPr="004D4D58">
        <w:rPr>
          <w:rFonts w:cs="Arial"/>
          <w:szCs w:val="22"/>
        </w:rPr>
        <w:t>Ejemplo (ilustrativo, no verificado): si "Punta Arenas" no estuviera como token, podría partirse en trozos como "Pun" + "</w:t>
      </w:r>
      <w:proofErr w:type="spellStart"/>
      <w:r w:rsidRPr="004D4D58">
        <w:rPr>
          <w:rFonts w:cs="Arial"/>
          <w:szCs w:val="22"/>
        </w:rPr>
        <w:t>ta</w:t>
      </w:r>
      <w:proofErr w:type="spellEnd"/>
      <w:r w:rsidRPr="004D4D58">
        <w:rPr>
          <w:rFonts w:cs="Arial"/>
          <w:szCs w:val="22"/>
        </w:rPr>
        <w:t>" + " Aren" + "as".</w:t>
      </w:r>
    </w:p>
    <w:p w14:paraId="00C850D6" w14:textId="77777777" w:rsidR="004D4D58" w:rsidRPr="004D4D58" w:rsidRDefault="004D4D58" w:rsidP="004D4D58">
      <w:pPr>
        <w:rPr>
          <w:rFonts w:cs="Arial"/>
          <w:szCs w:val="22"/>
        </w:rPr>
      </w:pPr>
      <w:r w:rsidRPr="004D4D58">
        <w:rPr>
          <w:rFonts w:cs="Arial"/>
          <w:szCs w:val="22"/>
        </w:rPr>
        <w:t>Tamaños reales de vocabulario (verificados en fuentes):</w:t>
      </w:r>
    </w:p>
    <w:p w14:paraId="49D7AF9B" w14:textId="5565D370" w:rsidR="00A34C16" w:rsidRDefault="004D4D58" w:rsidP="00295CFF">
      <w:pPr>
        <w:rPr>
          <w:rFonts w:cs="Arial"/>
          <w:szCs w:val="22"/>
        </w:rPr>
      </w:pPr>
      <w:r w:rsidRPr="004D4D58">
        <w:rPr>
          <w:rFonts w:cs="Arial"/>
          <w:noProof/>
          <w:szCs w:val="22"/>
        </w:rPr>
        <w:drawing>
          <wp:inline distT="0" distB="0" distL="0" distR="0" wp14:anchorId="096BA529" wp14:editId="4F61A54F">
            <wp:extent cx="4130040" cy="1802834"/>
            <wp:effectExtent l="0" t="0" r="3810" b="6985"/>
            <wp:docPr id="1223808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08460" name=""/>
                    <pic:cNvPicPr/>
                  </pic:nvPicPr>
                  <pic:blipFill>
                    <a:blip r:embed="rId481"/>
                    <a:stretch>
                      <a:fillRect/>
                    </a:stretch>
                  </pic:blipFill>
                  <pic:spPr>
                    <a:xfrm>
                      <a:off x="0" y="0"/>
                      <a:ext cx="4137048" cy="1805893"/>
                    </a:xfrm>
                    <a:prstGeom prst="rect">
                      <a:avLst/>
                    </a:prstGeom>
                  </pic:spPr>
                </pic:pic>
              </a:graphicData>
            </a:graphic>
          </wp:inline>
        </w:drawing>
      </w:r>
    </w:p>
    <w:p w14:paraId="40E11E25" w14:textId="77777777" w:rsidR="00A34C16" w:rsidRPr="00A34C16" w:rsidRDefault="00A34C16" w:rsidP="00A34C16">
      <w:pPr>
        <w:rPr>
          <w:rFonts w:cs="Arial"/>
          <w:b/>
          <w:bCs/>
          <w:sz w:val="24"/>
        </w:rPr>
      </w:pPr>
      <w:r w:rsidRPr="00A34C16">
        <w:rPr>
          <w:rFonts w:cs="Arial"/>
          <w:b/>
          <w:bCs/>
          <w:sz w:val="24"/>
          <w:highlight w:val="yellow"/>
        </w:rPr>
        <w:t>4. Las raíces de palabras</w:t>
      </w:r>
    </w:p>
    <w:p w14:paraId="50C0E31F" w14:textId="77777777" w:rsidR="00E56DE2" w:rsidRPr="00E56DE2" w:rsidRDefault="00E56DE2" w:rsidP="00E56DE2">
      <w:pPr>
        <w:rPr>
          <w:rFonts w:cs="Arial"/>
          <w:szCs w:val="22"/>
        </w:rPr>
      </w:pPr>
      <w:r w:rsidRPr="00E56DE2">
        <w:rPr>
          <w:rFonts w:cs="Arial"/>
          <w:szCs w:val="22"/>
        </w:rPr>
        <w:t>Un trozo de caracteres (la raíz) aparece seguido de distintas terminaciones, que solo modifican su significado. Con tokens, el modelo reutiliza la raíz.</w:t>
      </w:r>
    </w:p>
    <w:p w14:paraId="398E9342" w14:textId="77777777" w:rsidR="00E56DE2" w:rsidRPr="00E56DE2" w:rsidRDefault="00E56DE2" w:rsidP="00E56DE2">
      <w:pPr>
        <w:rPr>
          <w:rFonts w:cs="Arial"/>
          <w:szCs w:val="22"/>
        </w:rPr>
      </w:pPr>
      <w:r w:rsidRPr="00E56DE2">
        <w:rPr>
          <w:rFonts w:cs="Arial"/>
          <w:szCs w:val="22"/>
        </w:rPr>
        <w:t xml:space="preserve">Ejemplo (inventado, un </w:t>
      </w:r>
      <w:proofErr w:type="spellStart"/>
      <w:r w:rsidRPr="00E56DE2">
        <w:rPr>
          <w:rFonts w:cs="Arial"/>
          <w:szCs w:val="22"/>
        </w:rPr>
        <w:t>tokenizador</w:t>
      </w:r>
      <w:proofErr w:type="spellEnd"/>
      <w:r w:rsidRPr="00E56DE2">
        <w:rPr>
          <w:rFonts w:cs="Arial"/>
          <w:szCs w:val="22"/>
        </w:rPr>
        <w:t xml:space="preserve"> real puede partir distinto): "jugar" = jug + ar, "jugando" = jug + ando, "jugador" = jug + ador. Así no necesitas una entrada independiente por cada palabra.</w:t>
      </w:r>
    </w:p>
    <w:p w14:paraId="5564C592" w14:textId="77777777" w:rsidR="00026047" w:rsidRPr="00026047" w:rsidRDefault="00026047" w:rsidP="00026047">
      <w:pPr>
        <w:rPr>
          <w:rFonts w:cs="Arial"/>
          <w:b/>
          <w:bCs/>
          <w:sz w:val="24"/>
        </w:rPr>
      </w:pPr>
      <w:r w:rsidRPr="00026047">
        <w:rPr>
          <w:rFonts w:cs="Arial"/>
          <w:b/>
          <w:bCs/>
          <w:sz w:val="24"/>
          <w:highlight w:val="yellow"/>
        </w:rPr>
        <w:t>5. Token, ID y vector no son lo mismo</w:t>
      </w:r>
    </w:p>
    <w:p w14:paraId="1CAAEC35" w14:textId="0F2B38AE" w:rsidR="00A34C16" w:rsidRDefault="00026047" w:rsidP="00295CFF">
      <w:pPr>
        <w:rPr>
          <w:rFonts w:cs="Arial"/>
          <w:szCs w:val="22"/>
        </w:rPr>
      </w:pPr>
      <w:r>
        <w:rPr>
          <w:rFonts w:cs="Arial"/>
          <w:szCs w:val="22"/>
        </w:rPr>
        <w:t xml:space="preserve">La </w:t>
      </w:r>
      <w:r>
        <w:rPr>
          <w:rFonts w:cs="Arial"/>
          <w:b/>
          <w:bCs/>
          <w:szCs w:val="22"/>
        </w:rPr>
        <w:t xml:space="preserve">primera entrada </w:t>
      </w:r>
      <w:r>
        <w:rPr>
          <w:rFonts w:cs="Arial"/>
          <w:szCs w:val="22"/>
        </w:rPr>
        <w:t xml:space="preserve">al modelo es el </w:t>
      </w:r>
      <w:r>
        <w:rPr>
          <w:rFonts w:cs="Arial"/>
          <w:b/>
          <w:bCs/>
          <w:szCs w:val="22"/>
        </w:rPr>
        <w:t xml:space="preserve">ID del token </w:t>
      </w:r>
      <w:r>
        <w:rPr>
          <w:rFonts w:cs="Arial"/>
          <w:szCs w:val="22"/>
        </w:rPr>
        <w:t xml:space="preserve">(un </w:t>
      </w:r>
      <w:proofErr w:type="spellStart"/>
      <w:r>
        <w:rPr>
          <w:rFonts w:cs="Arial"/>
          <w:szCs w:val="22"/>
        </w:rPr>
        <w:t>numero</w:t>
      </w:r>
      <w:proofErr w:type="spellEnd"/>
      <w:r>
        <w:rPr>
          <w:rFonts w:cs="Arial"/>
          <w:szCs w:val="22"/>
        </w:rPr>
        <w:t xml:space="preserve"> que dice cual token es). Los </w:t>
      </w:r>
      <w:r>
        <w:rPr>
          <w:rFonts w:cs="Arial"/>
          <w:b/>
          <w:bCs/>
          <w:szCs w:val="22"/>
        </w:rPr>
        <w:t xml:space="preserve">vectores </w:t>
      </w:r>
      <w:r>
        <w:rPr>
          <w:rFonts w:cs="Arial"/>
          <w:szCs w:val="22"/>
        </w:rPr>
        <w:t>(</w:t>
      </w:r>
      <w:proofErr w:type="spellStart"/>
      <w:r>
        <w:rPr>
          <w:rFonts w:cs="Arial"/>
          <w:szCs w:val="22"/>
        </w:rPr>
        <w:t>embeddings</w:t>
      </w:r>
      <w:proofErr w:type="spellEnd"/>
      <w:r>
        <w:rPr>
          <w:rFonts w:cs="Arial"/>
          <w:szCs w:val="22"/>
        </w:rPr>
        <w:t xml:space="preserve">) aparecen </w:t>
      </w:r>
      <w:proofErr w:type="spellStart"/>
      <w:r>
        <w:rPr>
          <w:rFonts w:cs="Arial"/>
          <w:szCs w:val="22"/>
        </w:rPr>
        <w:t>mas</w:t>
      </w:r>
      <w:proofErr w:type="spellEnd"/>
      <w:r>
        <w:rPr>
          <w:rFonts w:cs="Arial"/>
          <w:szCs w:val="22"/>
        </w:rPr>
        <w:t xml:space="preserve"> abajo en la red. Cada token del vocabulario tiene una fila en la tabla de </w:t>
      </w:r>
      <w:proofErr w:type="spellStart"/>
      <w:r>
        <w:rPr>
          <w:rFonts w:cs="Arial"/>
          <w:szCs w:val="22"/>
        </w:rPr>
        <w:t>embeddings</w:t>
      </w:r>
      <w:proofErr w:type="spellEnd"/>
      <w:r>
        <w:rPr>
          <w:rFonts w:cs="Arial"/>
          <w:szCs w:val="22"/>
        </w:rPr>
        <w:t>, y esa tabla es parte de los parámetros del modelo.</w:t>
      </w:r>
    </w:p>
    <w:p w14:paraId="55749A40" w14:textId="487E1E3F" w:rsidR="00026047" w:rsidRDefault="00026047" w:rsidP="00295CFF">
      <w:pPr>
        <w:rPr>
          <w:rFonts w:cs="Arial"/>
          <w:szCs w:val="22"/>
        </w:rPr>
      </w:pPr>
      <w:r>
        <w:rPr>
          <w:rFonts w:cs="Arial"/>
          <w:szCs w:val="22"/>
        </w:rPr>
        <w:t xml:space="preserve">Flujo: texto </w:t>
      </w:r>
      <w:r w:rsidRPr="00026047">
        <w:rPr>
          <w:rFonts w:cs="Arial"/>
          <w:szCs w:val="22"/>
        </w:rPr>
        <w:t>→</w:t>
      </w:r>
      <w:r>
        <w:rPr>
          <w:rFonts w:cs="Arial"/>
          <w:szCs w:val="22"/>
        </w:rPr>
        <w:t xml:space="preserve"> tokens </w:t>
      </w:r>
      <w:r w:rsidRPr="00026047">
        <w:rPr>
          <w:rFonts w:cs="Arial"/>
          <w:szCs w:val="22"/>
        </w:rPr>
        <w:t>→</w:t>
      </w:r>
      <w:r>
        <w:rPr>
          <w:rFonts w:cs="Arial"/>
          <w:szCs w:val="22"/>
        </w:rPr>
        <w:t xml:space="preserve"> </w:t>
      </w:r>
      <w:proofErr w:type="spellStart"/>
      <w:r>
        <w:rPr>
          <w:rFonts w:cs="Arial"/>
          <w:szCs w:val="22"/>
        </w:rPr>
        <w:t>IDs</w:t>
      </w:r>
      <w:proofErr w:type="spellEnd"/>
      <w:r>
        <w:rPr>
          <w:rFonts w:cs="Arial"/>
          <w:szCs w:val="22"/>
        </w:rPr>
        <w:t xml:space="preserve"> (entrada) </w:t>
      </w:r>
      <w:r w:rsidRPr="00026047">
        <w:rPr>
          <w:rFonts w:cs="Arial"/>
          <w:szCs w:val="22"/>
        </w:rPr>
        <w:t>→</w:t>
      </w:r>
      <w:r>
        <w:rPr>
          <w:rFonts w:cs="Arial"/>
          <w:szCs w:val="22"/>
        </w:rPr>
        <w:t xml:space="preserve"> vectores (</w:t>
      </w:r>
      <w:proofErr w:type="spellStart"/>
      <w:r>
        <w:rPr>
          <w:rFonts w:cs="Arial"/>
          <w:szCs w:val="22"/>
        </w:rPr>
        <w:t>mas</w:t>
      </w:r>
      <w:proofErr w:type="spellEnd"/>
      <w:r>
        <w:rPr>
          <w:rFonts w:cs="Arial"/>
          <w:szCs w:val="22"/>
        </w:rPr>
        <w:t xml:space="preserve"> adelante).</w:t>
      </w:r>
    </w:p>
    <w:p w14:paraId="189E5984" w14:textId="7015EFCF" w:rsidR="00B37DE2" w:rsidRDefault="00B37DE2" w:rsidP="00295CFF">
      <w:pPr>
        <w:rPr>
          <w:rFonts w:cs="Arial"/>
          <w:szCs w:val="22"/>
        </w:rPr>
      </w:pPr>
      <w:r w:rsidRPr="00B37DE2">
        <w:rPr>
          <w:rFonts w:cs="Arial"/>
          <w:noProof/>
          <w:szCs w:val="22"/>
        </w:rPr>
        <w:drawing>
          <wp:inline distT="0" distB="0" distL="0" distR="0" wp14:anchorId="149DD3C2" wp14:editId="7D14CD61">
            <wp:extent cx="6153150" cy="1540062"/>
            <wp:effectExtent l="19050" t="19050" r="19050" b="22225"/>
            <wp:docPr id="2107885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85342" name=""/>
                    <pic:cNvPicPr/>
                  </pic:nvPicPr>
                  <pic:blipFill>
                    <a:blip r:embed="rId482"/>
                    <a:stretch>
                      <a:fillRect/>
                    </a:stretch>
                  </pic:blipFill>
                  <pic:spPr>
                    <a:xfrm>
                      <a:off x="0" y="0"/>
                      <a:ext cx="6156259" cy="1540840"/>
                    </a:xfrm>
                    <a:prstGeom prst="rect">
                      <a:avLst/>
                    </a:prstGeom>
                    <a:ln w="19050">
                      <a:solidFill>
                        <a:schemeClr val="tx1"/>
                      </a:solidFill>
                    </a:ln>
                  </pic:spPr>
                </pic:pic>
              </a:graphicData>
            </a:graphic>
          </wp:inline>
        </w:drawing>
      </w:r>
    </w:p>
    <w:p w14:paraId="3E18E1AB" w14:textId="77777777" w:rsidR="00026047" w:rsidRPr="00026047" w:rsidRDefault="00026047" w:rsidP="00026047">
      <w:pPr>
        <w:rPr>
          <w:rFonts w:cs="Arial"/>
          <w:b/>
          <w:bCs/>
          <w:sz w:val="24"/>
        </w:rPr>
      </w:pPr>
      <w:r w:rsidRPr="00026047">
        <w:rPr>
          <w:rFonts w:cs="Arial"/>
          <w:b/>
          <w:bCs/>
          <w:sz w:val="24"/>
          <w:highlight w:val="yellow"/>
        </w:rPr>
        <w:t xml:space="preserve">6. El </w:t>
      </w:r>
      <w:proofErr w:type="spellStart"/>
      <w:r w:rsidRPr="00026047">
        <w:rPr>
          <w:rFonts w:cs="Arial"/>
          <w:b/>
          <w:bCs/>
          <w:sz w:val="24"/>
          <w:highlight w:val="yellow"/>
        </w:rPr>
        <w:t>tokenizador</w:t>
      </w:r>
      <w:proofErr w:type="spellEnd"/>
      <w:r w:rsidRPr="00026047">
        <w:rPr>
          <w:rFonts w:cs="Arial"/>
          <w:b/>
          <w:bCs/>
          <w:sz w:val="24"/>
          <w:highlight w:val="yellow"/>
        </w:rPr>
        <w:t xml:space="preserve"> de GPT (diapositiva 2)</w:t>
      </w:r>
    </w:p>
    <w:p w14:paraId="5F047092" w14:textId="77777777" w:rsidR="00BA50B5" w:rsidRPr="00BA50B5" w:rsidRDefault="00BA50B5" w:rsidP="00BA50B5">
      <w:pPr>
        <w:rPr>
          <w:rFonts w:cs="Arial"/>
          <w:szCs w:val="22"/>
        </w:rPr>
      </w:pPr>
      <w:r w:rsidRPr="00BA50B5">
        <w:rPr>
          <w:rFonts w:cs="Arial"/>
          <w:szCs w:val="22"/>
        </w:rPr>
        <w:t>En platform.openai.com/</w:t>
      </w:r>
      <w:proofErr w:type="spellStart"/>
      <w:r w:rsidRPr="00BA50B5">
        <w:rPr>
          <w:rFonts w:cs="Arial"/>
          <w:szCs w:val="22"/>
        </w:rPr>
        <w:t>tokenizer</w:t>
      </w:r>
      <w:proofErr w:type="spellEnd"/>
      <w:r w:rsidRPr="00BA50B5">
        <w:rPr>
          <w:rFonts w:cs="Arial"/>
          <w:szCs w:val="22"/>
        </w:rPr>
        <w:t xml:space="preserve"> puedes pegar texto y ver cómo se parte. La frase de la diapositiva:</w:t>
      </w:r>
    </w:p>
    <w:p w14:paraId="283317B7" w14:textId="77777777" w:rsidR="00316A8B" w:rsidRPr="00316A8B" w:rsidRDefault="00316A8B" w:rsidP="00316A8B">
      <w:pPr>
        <w:rPr>
          <w:rFonts w:cs="Arial"/>
          <w:szCs w:val="22"/>
        </w:rPr>
      </w:pPr>
      <w:r w:rsidRPr="00316A8B">
        <w:rPr>
          <w:rFonts w:cs="Arial"/>
          <w:b/>
          <w:bCs/>
          <w:szCs w:val="22"/>
        </w:rPr>
        <w:t>"</w:t>
      </w:r>
      <w:proofErr w:type="spellStart"/>
      <w:r w:rsidRPr="00316A8B">
        <w:rPr>
          <w:rFonts w:cs="Arial"/>
          <w:b/>
          <w:bCs/>
          <w:szCs w:val="22"/>
        </w:rPr>
        <w:t>An</w:t>
      </w:r>
      <w:proofErr w:type="spellEnd"/>
      <w:r w:rsidRPr="00316A8B">
        <w:rPr>
          <w:rFonts w:cs="Arial"/>
          <w:b/>
          <w:bCs/>
          <w:szCs w:val="22"/>
        </w:rPr>
        <w:t xml:space="preserve"> </w:t>
      </w:r>
      <w:proofErr w:type="spellStart"/>
      <w:r w:rsidRPr="00316A8B">
        <w:rPr>
          <w:rFonts w:cs="Arial"/>
          <w:b/>
          <w:bCs/>
          <w:szCs w:val="22"/>
        </w:rPr>
        <w:t>important</w:t>
      </w:r>
      <w:proofErr w:type="spellEnd"/>
      <w:r w:rsidRPr="00316A8B">
        <w:rPr>
          <w:rFonts w:cs="Arial"/>
          <w:b/>
          <w:bCs/>
          <w:szCs w:val="22"/>
        </w:rPr>
        <w:t xml:space="preserve"> </w:t>
      </w:r>
      <w:proofErr w:type="spellStart"/>
      <w:r w:rsidRPr="00316A8B">
        <w:rPr>
          <w:rFonts w:cs="Arial"/>
          <w:b/>
          <w:bCs/>
          <w:szCs w:val="22"/>
        </w:rPr>
        <w:t>sentence</w:t>
      </w:r>
      <w:proofErr w:type="spellEnd"/>
      <w:r w:rsidRPr="00316A8B">
        <w:rPr>
          <w:rFonts w:cs="Arial"/>
          <w:b/>
          <w:bCs/>
          <w:szCs w:val="22"/>
        </w:rPr>
        <w:t xml:space="preserve"> </w:t>
      </w:r>
      <w:proofErr w:type="spellStart"/>
      <w:r w:rsidRPr="00316A8B">
        <w:rPr>
          <w:rFonts w:cs="Arial"/>
          <w:b/>
          <w:bCs/>
          <w:szCs w:val="22"/>
        </w:rPr>
        <w:t>for</w:t>
      </w:r>
      <w:proofErr w:type="spellEnd"/>
      <w:r w:rsidRPr="00316A8B">
        <w:rPr>
          <w:rFonts w:cs="Arial"/>
          <w:b/>
          <w:bCs/>
          <w:szCs w:val="22"/>
        </w:rPr>
        <w:t xml:space="preserve"> </w:t>
      </w:r>
      <w:proofErr w:type="spellStart"/>
      <w:r w:rsidRPr="00316A8B">
        <w:rPr>
          <w:rFonts w:cs="Arial"/>
          <w:b/>
          <w:bCs/>
          <w:szCs w:val="22"/>
        </w:rPr>
        <w:t>my</w:t>
      </w:r>
      <w:proofErr w:type="spellEnd"/>
      <w:r w:rsidRPr="00316A8B">
        <w:rPr>
          <w:rFonts w:cs="Arial"/>
          <w:b/>
          <w:bCs/>
          <w:szCs w:val="22"/>
        </w:rPr>
        <w:t xml:space="preserve"> </w:t>
      </w:r>
      <w:proofErr w:type="spellStart"/>
      <w:r w:rsidRPr="00316A8B">
        <w:rPr>
          <w:rFonts w:cs="Arial"/>
          <w:b/>
          <w:bCs/>
          <w:szCs w:val="22"/>
        </w:rPr>
        <w:t>class</w:t>
      </w:r>
      <w:proofErr w:type="spellEnd"/>
      <w:r w:rsidRPr="00316A8B">
        <w:rPr>
          <w:rFonts w:cs="Arial"/>
          <w:b/>
          <w:bCs/>
          <w:szCs w:val="22"/>
        </w:rPr>
        <w:t xml:space="preserve"> </w:t>
      </w:r>
      <w:proofErr w:type="spellStart"/>
      <w:r w:rsidRPr="00316A8B">
        <w:rPr>
          <w:rFonts w:cs="Arial"/>
          <w:b/>
          <w:bCs/>
          <w:szCs w:val="22"/>
        </w:rPr>
        <w:t>of</w:t>
      </w:r>
      <w:proofErr w:type="spellEnd"/>
      <w:r w:rsidRPr="00316A8B">
        <w:rPr>
          <w:rFonts w:cs="Arial"/>
          <w:b/>
          <w:bCs/>
          <w:szCs w:val="22"/>
        </w:rPr>
        <w:t xml:space="preserve"> AI </w:t>
      </w:r>
      <w:proofErr w:type="spellStart"/>
      <w:r w:rsidRPr="00316A8B">
        <w:rPr>
          <w:rFonts w:cs="Arial"/>
          <w:b/>
          <w:bCs/>
          <w:szCs w:val="22"/>
        </w:rPr>
        <w:t>engineers</w:t>
      </w:r>
      <w:proofErr w:type="spellEnd"/>
      <w:r w:rsidRPr="00316A8B">
        <w:rPr>
          <w:rFonts w:cs="Arial"/>
          <w:b/>
          <w:bCs/>
          <w:szCs w:val="22"/>
        </w:rPr>
        <w:t>"</w:t>
      </w:r>
    </w:p>
    <w:p w14:paraId="284419F2" w14:textId="792C5BDE" w:rsidR="00026047" w:rsidRDefault="00316A8B" w:rsidP="00295CFF">
      <w:pPr>
        <w:rPr>
          <w:rFonts w:cs="Arial"/>
          <w:szCs w:val="22"/>
        </w:rPr>
      </w:pPr>
      <w:r w:rsidRPr="00316A8B">
        <w:rPr>
          <w:rFonts w:cs="Arial"/>
          <w:noProof/>
          <w:szCs w:val="22"/>
        </w:rPr>
        <w:lastRenderedPageBreak/>
        <w:drawing>
          <wp:inline distT="0" distB="0" distL="0" distR="0" wp14:anchorId="35CD47A3" wp14:editId="2305D465">
            <wp:extent cx="4815840" cy="1079213"/>
            <wp:effectExtent l="19050" t="19050" r="22860" b="26035"/>
            <wp:docPr id="888940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40318" name=""/>
                    <pic:cNvPicPr/>
                  </pic:nvPicPr>
                  <pic:blipFill>
                    <a:blip r:embed="rId483"/>
                    <a:stretch>
                      <a:fillRect/>
                    </a:stretch>
                  </pic:blipFill>
                  <pic:spPr>
                    <a:xfrm>
                      <a:off x="0" y="0"/>
                      <a:ext cx="4826080" cy="1081508"/>
                    </a:xfrm>
                    <a:prstGeom prst="rect">
                      <a:avLst/>
                    </a:prstGeom>
                    <a:ln w="12700">
                      <a:solidFill>
                        <a:schemeClr val="tx1"/>
                      </a:solidFill>
                    </a:ln>
                  </pic:spPr>
                </pic:pic>
              </a:graphicData>
            </a:graphic>
          </wp:inline>
        </w:drawing>
      </w:r>
    </w:p>
    <w:p w14:paraId="5D63F042" w14:textId="77777777" w:rsidR="00DB6901" w:rsidRPr="00DB6901" w:rsidRDefault="00DB6901" w:rsidP="00DB6901">
      <w:pPr>
        <w:rPr>
          <w:rFonts w:cs="Arial"/>
          <w:szCs w:val="22"/>
        </w:rPr>
      </w:pPr>
      <w:r w:rsidRPr="00DB6901">
        <w:rPr>
          <w:rFonts w:cs="Arial"/>
          <w:szCs w:val="22"/>
        </w:rPr>
        <w:t>Cuenta de caracteres: 2 + 9 + 8 + 3 + 2 + 5 + 2 + 2 + 9 = 42 letras, más 8 espacios = 50. A nivel carácter serían 50 pasos; con tokens son 9, casi 5,6 veces menos.</w:t>
      </w:r>
    </w:p>
    <w:p w14:paraId="01DC29E9" w14:textId="7C5528B3" w:rsidR="00DB6901" w:rsidRPr="00DB6901" w:rsidRDefault="00DB6901">
      <w:pPr>
        <w:pStyle w:val="Ttulo3"/>
        <w:numPr>
          <w:ilvl w:val="2"/>
          <w:numId w:val="52"/>
        </w:numPr>
        <w:rPr>
          <w:b/>
          <w:bCs/>
          <w:sz w:val="24"/>
          <w:szCs w:val="24"/>
          <w:highlight w:val="yellow"/>
        </w:rPr>
      </w:pPr>
      <w:bookmarkStart w:id="78" w:name="_Toc243791167"/>
      <w:r w:rsidRPr="00DB6901">
        <w:rPr>
          <w:b/>
          <w:bCs/>
          <w:sz w:val="24"/>
          <w:szCs w:val="24"/>
          <w:highlight w:val="yellow"/>
        </w:rPr>
        <w:t>Resumen</w:t>
      </w:r>
      <w:bookmarkEnd w:id="78"/>
    </w:p>
    <w:p w14:paraId="551802F6" w14:textId="7CBFF8BE" w:rsidR="00081F9C" w:rsidRPr="00081F9C" w:rsidRDefault="00081F9C">
      <w:pPr>
        <w:pStyle w:val="Prrafodelista"/>
        <w:numPr>
          <w:ilvl w:val="1"/>
          <w:numId w:val="44"/>
        </w:numPr>
        <w:spacing w:before="100" w:beforeAutospacing="1" w:after="100" w:afterAutospacing="1" w:line="240" w:lineRule="auto"/>
        <w:rPr>
          <w:rFonts w:eastAsia="Times New Roman" w:cs="Arial"/>
          <w:kern w:val="0"/>
          <w:szCs w:val="22"/>
          <w:lang w:eastAsia="es-CL"/>
          <w14:ligatures w14:val="none"/>
        </w:rPr>
      </w:pPr>
      <w:r w:rsidRPr="00081F9C">
        <w:rPr>
          <w:rFonts w:eastAsia="Times New Roman" w:cs="Arial"/>
          <w:kern w:val="0"/>
          <w:szCs w:val="22"/>
          <w:lang w:eastAsia="es-CL"/>
          <w14:ligatures w14:val="none"/>
        </w:rPr>
        <w:t>Token = trozo de texto, con un vocabulario fijo.</w:t>
      </w:r>
    </w:p>
    <w:p w14:paraId="1536715C" w14:textId="62CE85D6" w:rsidR="00081F9C" w:rsidRPr="00081F9C" w:rsidRDefault="00081F9C">
      <w:pPr>
        <w:pStyle w:val="Prrafodelista"/>
        <w:numPr>
          <w:ilvl w:val="1"/>
          <w:numId w:val="44"/>
        </w:numPr>
        <w:spacing w:before="100" w:beforeAutospacing="1" w:after="100" w:afterAutospacing="1" w:line="240" w:lineRule="auto"/>
        <w:rPr>
          <w:rFonts w:eastAsia="Times New Roman" w:cs="Arial"/>
          <w:kern w:val="0"/>
          <w:szCs w:val="22"/>
          <w:lang w:eastAsia="es-CL"/>
          <w14:ligatures w14:val="none"/>
        </w:rPr>
      </w:pPr>
      <w:r w:rsidRPr="00081F9C">
        <w:rPr>
          <w:rFonts w:eastAsia="Times New Roman" w:cs="Arial"/>
          <w:kern w:val="0"/>
          <w:szCs w:val="22"/>
          <w:lang w:eastAsia="es-CL"/>
          <w14:ligatures w14:val="none"/>
        </w:rPr>
        <w:t>Es el término medio entre caracteres (vocabulario chico, pero la red hace demasiado) y palabras (vocabulario gigante).</w:t>
      </w:r>
    </w:p>
    <w:p w14:paraId="64A78FAA" w14:textId="616ABCFB" w:rsidR="00081F9C" w:rsidRPr="00081F9C" w:rsidRDefault="00081F9C">
      <w:pPr>
        <w:pStyle w:val="Prrafodelista"/>
        <w:numPr>
          <w:ilvl w:val="1"/>
          <w:numId w:val="44"/>
        </w:numPr>
        <w:spacing w:before="100" w:beforeAutospacing="1" w:after="100" w:afterAutospacing="1" w:line="240" w:lineRule="auto"/>
        <w:rPr>
          <w:rFonts w:eastAsia="Times New Roman" w:cs="Arial"/>
          <w:kern w:val="0"/>
          <w:szCs w:val="22"/>
          <w:lang w:eastAsia="es-CL"/>
          <w14:ligatures w14:val="none"/>
        </w:rPr>
      </w:pPr>
      <w:r w:rsidRPr="00081F9C">
        <w:rPr>
          <w:rFonts w:eastAsia="Times New Roman" w:cs="Arial"/>
          <w:kern w:val="0"/>
          <w:szCs w:val="22"/>
          <w:lang w:eastAsia="es-CL"/>
          <w14:ligatures w14:val="none"/>
        </w:rPr>
        <w:t>Si una palabra no está, se parte en trozos hasta llegar, si hace falta, a caracteres.</w:t>
      </w:r>
    </w:p>
    <w:p w14:paraId="0B3F6446" w14:textId="5EFF6588" w:rsidR="00081F9C" w:rsidRPr="00081F9C" w:rsidRDefault="00081F9C">
      <w:pPr>
        <w:pStyle w:val="Prrafodelista"/>
        <w:numPr>
          <w:ilvl w:val="1"/>
          <w:numId w:val="44"/>
        </w:numPr>
        <w:spacing w:before="100" w:beforeAutospacing="1" w:after="100" w:afterAutospacing="1" w:line="240" w:lineRule="auto"/>
        <w:rPr>
          <w:rFonts w:eastAsia="Times New Roman" w:cs="Arial"/>
          <w:kern w:val="0"/>
          <w:szCs w:val="22"/>
          <w:lang w:eastAsia="es-CL"/>
          <w14:ligatures w14:val="none"/>
        </w:rPr>
      </w:pPr>
      <w:r w:rsidRPr="00081F9C">
        <w:rPr>
          <w:rFonts w:eastAsia="Times New Roman" w:cs="Arial"/>
          <w:kern w:val="0"/>
          <w:szCs w:val="22"/>
          <w:lang w:eastAsia="es-CL"/>
          <w14:ligatures w14:val="none"/>
        </w:rPr>
        <w:t>El espacio previo forma parte del token.</w:t>
      </w:r>
    </w:p>
    <w:p w14:paraId="19F67A0B" w14:textId="071CE8FB" w:rsidR="00081F9C" w:rsidRPr="00081F9C" w:rsidRDefault="00081F9C">
      <w:pPr>
        <w:pStyle w:val="Prrafodelista"/>
        <w:numPr>
          <w:ilvl w:val="1"/>
          <w:numId w:val="44"/>
        </w:numPr>
        <w:spacing w:before="100" w:beforeAutospacing="1" w:after="100" w:afterAutospacing="1" w:line="240" w:lineRule="auto"/>
        <w:rPr>
          <w:rFonts w:eastAsia="Times New Roman" w:cs="Arial"/>
          <w:kern w:val="0"/>
          <w:szCs w:val="22"/>
          <w:lang w:eastAsia="es-CL"/>
          <w14:ligatures w14:val="none"/>
        </w:rPr>
      </w:pPr>
      <w:r w:rsidRPr="00081F9C">
        <w:rPr>
          <w:rFonts w:eastAsia="Times New Roman" w:cs="Arial"/>
          <w:kern w:val="0"/>
          <w:szCs w:val="22"/>
          <w:lang w:eastAsia="es-CL"/>
          <w14:ligatures w14:val="none"/>
        </w:rPr>
        <w:t>Lo que entra al modelo es el ID del token, no un vector.</w:t>
      </w:r>
    </w:p>
    <w:p w14:paraId="6E5322EF" w14:textId="77777777" w:rsidR="00DB6901" w:rsidRDefault="00DB6901" w:rsidP="00DB6901"/>
    <w:p w14:paraId="5F196F37" w14:textId="77777777" w:rsidR="007D06E2" w:rsidRDefault="007D06E2" w:rsidP="00DB6901"/>
    <w:p w14:paraId="55F14E8C" w14:textId="255F3018" w:rsidR="007D06E2" w:rsidRDefault="007D06E2">
      <w:r>
        <w:br w:type="page"/>
      </w:r>
    </w:p>
    <w:p w14:paraId="4E6E028B" w14:textId="5283E3A5" w:rsidR="007D06E2" w:rsidRDefault="00960269">
      <w:pPr>
        <w:pStyle w:val="Ttulo2"/>
        <w:numPr>
          <w:ilvl w:val="1"/>
          <w:numId w:val="52"/>
        </w:numPr>
        <w:rPr>
          <w:rFonts w:ascii="Arial" w:hAnsi="Arial" w:cs="Arial"/>
          <w:b/>
          <w:bCs/>
          <w:sz w:val="24"/>
          <w:szCs w:val="24"/>
          <w:highlight w:val="yellow"/>
        </w:rPr>
      </w:pPr>
      <w:r>
        <w:rPr>
          <w:rFonts w:ascii="Arial" w:hAnsi="Arial" w:cs="Arial"/>
          <w:b/>
          <w:bCs/>
          <w:sz w:val="24"/>
          <w:szCs w:val="24"/>
          <w:highlight w:val="yellow"/>
        </w:rPr>
        <w:lastRenderedPageBreak/>
        <w:t xml:space="preserve"> </w:t>
      </w:r>
      <w:bookmarkStart w:id="79" w:name="_Toc243791168"/>
      <w:r>
        <w:rPr>
          <w:rFonts w:ascii="Arial" w:hAnsi="Arial" w:cs="Arial"/>
          <w:b/>
          <w:bCs/>
          <w:sz w:val="24"/>
          <w:szCs w:val="24"/>
          <w:highlight w:val="yellow"/>
        </w:rPr>
        <w:t xml:space="preserve">DIA 4: </w:t>
      </w:r>
      <w:r w:rsidR="00E53FF5">
        <w:rPr>
          <w:rFonts w:ascii="Arial" w:hAnsi="Arial" w:cs="Arial"/>
          <w:b/>
          <w:bCs/>
          <w:sz w:val="24"/>
          <w:szCs w:val="24"/>
          <w:highlight w:val="yellow"/>
        </w:rPr>
        <w:t xml:space="preserve">Tokens en la </w:t>
      </w:r>
      <w:proofErr w:type="spellStart"/>
      <w:r w:rsidR="00E53FF5">
        <w:rPr>
          <w:rFonts w:ascii="Arial" w:hAnsi="Arial" w:cs="Arial"/>
          <w:b/>
          <w:bCs/>
          <w:sz w:val="24"/>
          <w:szCs w:val="24"/>
          <w:highlight w:val="yellow"/>
        </w:rPr>
        <w:t>practica</w:t>
      </w:r>
      <w:proofErr w:type="spellEnd"/>
      <w:r w:rsidR="00E53FF5">
        <w:rPr>
          <w:rFonts w:ascii="Arial" w:hAnsi="Arial" w:cs="Arial"/>
          <w:b/>
          <w:bCs/>
          <w:sz w:val="24"/>
          <w:szCs w:val="24"/>
          <w:highlight w:val="yellow"/>
        </w:rPr>
        <w:t xml:space="preserve">: El </w:t>
      </w:r>
      <w:proofErr w:type="spellStart"/>
      <w:r w:rsidR="00E53FF5">
        <w:rPr>
          <w:rFonts w:ascii="Arial" w:hAnsi="Arial" w:cs="Arial"/>
          <w:b/>
          <w:bCs/>
          <w:sz w:val="24"/>
          <w:szCs w:val="24"/>
          <w:highlight w:val="yellow"/>
        </w:rPr>
        <w:t>tokenizador</w:t>
      </w:r>
      <w:proofErr w:type="spellEnd"/>
      <w:r w:rsidR="00E53FF5">
        <w:rPr>
          <w:rFonts w:ascii="Arial" w:hAnsi="Arial" w:cs="Arial"/>
          <w:b/>
          <w:bCs/>
          <w:sz w:val="24"/>
          <w:szCs w:val="24"/>
          <w:highlight w:val="yellow"/>
        </w:rPr>
        <w:t xml:space="preserve"> de GPT</w:t>
      </w:r>
      <w:bookmarkEnd w:id="79"/>
    </w:p>
    <w:p w14:paraId="667FF6DE" w14:textId="399DD2BF" w:rsidR="00AA2002" w:rsidRPr="00D12237" w:rsidRDefault="00E05218" w:rsidP="00D12237">
      <w:pPr>
        <w:pStyle w:val="NormalWeb"/>
        <w:rPr>
          <w:rFonts w:ascii="Arial" w:hAnsi="Arial" w:cs="Arial"/>
          <w:sz w:val="22"/>
          <w:szCs w:val="22"/>
        </w:rPr>
      </w:pPr>
      <w:r w:rsidRPr="00E05218">
        <w:rPr>
          <w:rFonts w:ascii="Arial" w:hAnsi="Arial" w:cs="Arial"/>
          <w:sz w:val="22"/>
          <w:szCs w:val="22"/>
        </w:rPr>
        <w:t xml:space="preserve">Son tres ejemplos del </w:t>
      </w:r>
      <w:proofErr w:type="spellStart"/>
      <w:r w:rsidRPr="00E05218">
        <w:rPr>
          <w:rFonts w:ascii="Arial" w:hAnsi="Arial" w:cs="Arial"/>
          <w:sz w:val="22"/>
          <w:szCs w:val="22"/>
        </w:rPr>
        <w:t>tokenizador</w:t>
      </w:r>
      <w:proofErr w:type="spellEnd"/>
      <w:r w:rsidRPr="00E05218">
        <w:rPr>
          <w:rFonts w:ascii="Arial" w:hAnsi="Arial" w:cs="Arial"/>
          <w:sz w:val="22"/>
          <w:szCs w:val="22"/>
        </w:rPr>
        <w:t xml:space="preserve"> de </w:t>
      </w:r>
      <w:proofErr w:type="spellStart"/>
      <w:r w:rsidRPr="00E05218">
        <w:rPr>
          <w:rFonts w:ascii="Arial" w:hAnsi="Arial" w:cs="Arial"/>
          <w:sz w:val="22"/>
          <w:szCs w:val="22"/>
        </w:rPr>
        <w:t>OpenAI</w:t>
      </w:r>
      <w:proofErr w:type="spellEnd"/>
      <w:r w:rsidRPr="00E05218">
        <w:rPr>
          <w:rFonts w:ascii="Arial" w:hAnsi="Arial" w:cs="Arial"/>
          <w:sz w:val="22"/>
          <w:szCs w:val="22"/>
        </w:rPr>
        <w:t xml:space="preserve"> (platform.openai.com/</w:t>
      </w:r>
      <w:proofErr w:type="spellStart"/>
      <w:r w:rsidRPr="00E05218">
        <w:rPr>
          <w:rFonts w:ascii="Arial" w:hAnsi="Arial" w:cs="Arial"/>
          <w:sz w:val="22"/>
          <w:szCs w:val="22"/>
        </w:rPr>
        <w:t>tokenizer</w:t>
      </w:r>
      <w:proofErr w:type="spellEnd"/>
      <w:r w:rsidRPr="00E05218">
        <w:rPr>
          <w:rFonts w:ascii="Arial" w:hAnsi="Arial" w:cs="Arial"/>
          <w:sz w:val="22"/>
          <w:szCs w:val="22"/>
        </w:rPr>
        <w:t>) y una regla empírica para estimar tokens.</w:t>
      </w:r>
    </w:p>
    <w:p w14:paraId="4C53BF81" w14:textId="09530B67" w:rsidR="00AA2002" w:rsidRDefault="00E05218">
      <w:pPr>
        <w:pStyle w:val="Ttulo3"/>
        <w:numPr>
          <w:ilvl w:val="2"/>
          <w:numId w:val="52"/>
        </w:numPr>
        <w:rPr>
          <w:b/>
          <w:bCs/>
          <w:sz w:val="24"/>
          <w:szCs w:val="24"/>
          <w:highlight w:val="yellow"/>
        </w:rPr>
      </w:pPr>
      <w:bookmarkStart w:id="80" w:name="_Toc243791169"/>
      <w:r>
        <w:rPr>
          <w:b/>
          <w:bCs/>
          <w:sz w:val="24"/>
          <w:szCs w:val="24"/>
          <w:highlight w:val="yellow"/>
        </w:rPr>
        <w:t>Frase 1: palabras comunes</w:t>
      </w:r>
      <w:bookmarkEnd w:id="80"/>
    </w:p>
    <w:p w14:paraId="1E309930" w14:textId="49717EB5" w:rsidR="0043018B" w:rsidRPr="0043018B" w:rsidRDefault="0043018B" w:rsidP="0043018B">
      <w:pPr>
        <w:rPr>
          <w:highlight w:val="yellow"/>
        </w:rPr>
      </w:pPr>
      <w:r>
        <w:rPr>
          <w:noProof/>
          <w:highlight w:val="yellow"/>
        </w:rPr>
        <w:drawing>
          <wp:inline distT="0" distB="0" distL="0" distR="0" wp14:anchorId="2216CF68" wp14:editId="6801862E">
            <wp:extent cx="5652655" cy="2694432"/>
            <wp:effectExtent l="0" t="0" r="5715" b="0"/>
            <wp:docPr id="393456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4" cstate="print">
                      <a:extLst>
                        <a:ext uri="{28A0092B-C50C-407E-A947-70E740481C1C}">
                          <a14:useLocalDpi xmlns:a14="http://schemas.microsoft.com/office/drawing/2010/main" val="0"/>
                        </a:ext>
                      </a:extLst>
                    </a:blip>
                    <a:srcRect/>
                    <a:stretch>
                      <a:fillRect/>
                    </a:stretch>
                  </pic:blipFill>
                  <pic:spPr bwMode="auto">
                    <a:xfrm>
                      <a:off x="0" y="0"/>
                      <a:ext cx="5668758" cy="2702108"/>
                    </a:xfrm>
                    <a:prstGeom prst="rect">
                      <a:avLst/>
                    </a:prstGeom>
                    <a:noFill/>
                    <a:ln>
                      <a:noFill/>
                    </a:ln>
                  </pic:spPr>
                </pic:pic>
              </a:graphicData>
            </a:graphic>
          </wp:inline>
        </w:drawing>
      </w:r>
    </w:p>
    <w:p w14:paraId="70AE8E71" w14:textId="77777777" w:rsidR="00E05218" w:rsidRPr="00E05218" w:rsidRDefault="00E05218" w:rsidP="00E05218">
      <w:pPr>
        <w:pStyle w:val="NormalWeb"/>
        <w:rPr>
          <w:rFonts w:ascii="Arial" w:hAnsi="Arial" w:cs="Arial"/>
          <w:sz w:val="22"/>
          <w:szCs w:val="22"/>
        </w:rPr>
      </w:pPr>
      <w:r w:rsidRPr="00E05218">
        <w:rPr>
          <w:rStyle w:val="Fuerte"/>
          <w:rFonts w:ascii="Arial" w:hAnsi="Arial" w:cs="Arial"/>
          <w:sz w:val="22"/>
          <w:szCs w:val="22"/>
        </w:rPr>
        <w:t>"</w:t>
      </w:r>
      <w:proofErr w:type="spellStart"/>
      <w:r w:rsidRPr="00E05218">
        <w:rPr>
          <w:rStyle w:val="Fuerte"/>
          <w:rFonts w:ascii="Arial" w:hAnsi="Arial" w:cs="Arial"/>
          <w:sz w:val="22"/>
          <w:szCs w:val="22"/>
        </w:rPr>
        <w:t>An</w:t>
      </w:r>
      <w:proofErr w:type="spellEnd"/>
      <w:r w:rsidRPr="00E05218">
        <w:rPr>
          <w:rStyle w:val="Fuerte"/>
          <w:rFonts w:ascii="Arial" w:hAnsi="Arial" w:cs="Arial"/>
          <w:sz w:val="22"/>
          <w:szCs w:val="22"/>
        </w:rPr>
        <w:t xml:space="preserve"> </w:t>
      </w:r>
      <w:proofErr w:type="spellStart"/>
      <w:r w:rsidRPr="00E05218">
        <w:rPr>
          <w:rStyle w:val="Fuerte"/>
          <w:rFonts w:ascii="Arial" w:hAnsi="Arial" w:cs="Arial"/>
          <w:sz w:val="22"/>
          <w:szCs w:val="22"/>
        </w:rPr>
        <w:t>important</w:t>
      </w:r>
      <w:proofErr w:type="spellEnd"/>
      <w:r w:rsidRPr="00E05218">
        <w:rPr>
          <w:rStyle w:val="Fuerte"/>
          <w:rFonts w:ascii="Arial" w:hAnsi="Arial" w:cs="Arial"/>
          <w:sz w:val="22"/>
          <w:szCs w:val="22"/>
        </w:rPr>
        <w:t xml:space="preserve"> </w:t>
      </w:r>
      <w:proofErr w:type="spellStart"/>
      <w:r w:rsidRPr="00E05218">
        <w:rPr>
          <w:rStyle w:val="Fuerte"/>
          <w:rFonts w:ascii="Arial" w:hAnsi="Arial" w:cs="Arial"/>
          <w:sz w:val="22"/>
          <w:szCs w:val="22"/>
        </w:rPr>
        <w:t>sentence</w:t>
      </w:r>
      <w:proofErr w:type="spellEnd"/>
      <w:r w:rsidRPr="00E05218">
        <w:rPr>
          <w:rStyle w:val="Fuerte"/>
          <w:rFonts w:ascii="Arial" w:hAnsi="Arial" w:cs="Arial"/>
          <w:sz w:val="22"/>
          <w:szCs w:val="22"/>
        </w:rPr>
        <w:t xml:space="preserve"> </w:t>
      </w:r>
      <w:proofErr w:type="spellStart"/>
      <w:r w:rsidRPr="00E05218">
        <w:rPr>
          <w:rStyle w:val="Fuerte"/>
          <w:rFonts w:ascii="Arial" w:hAnsi="Arial" w:cs="Arial"/>
          <w:sz w:val="22"/>
          <w:szCs w:val="22"/>
        </w:rPr>
        <w:t>for</w:t>
      </w:r>
      <w:proofErr w:type="spellEnd"/>
      <w:r w:rsidRPr="00E05218">
        <w:rPr>
          <w:rStyle w:val="Fuerte"/>
          <w:rFonts w:ascii="Arial" w:hAnsi="Arial" w:cs="Arial"/>
          <w:sz w:val="22"/>
          <w:szCs w:val="22"/>
        </w:rPr>
        <w:t xml:space="preserve"> </w:t>
      </w:r>
      <w:proofErr w:type="spellStart"/>
      <w:r w:rsidRPr="00E05218">
        <w:rPr>
          <w:rStyle w:val="Fuerte"/>
          <w:rFonts w:ascii="Arial" w:hAnsi="Arial" w:cs="Arial"/>
          <w:sz w:val="22"/>
          <w:szCs w:val="22"/>
        </w:rPr>
        <w:t>my</w:t>
      </w:r>
      <w:proofErr w:type="spellEnd"/>
      <w:r w:rsidRPr="00E05218">
        <w:rPr>
          <w:rStyle w:val="Fuerte"/>
          <w:rFonts w:ascii="Arial" w:hAnsi="Arial" w:cs="Arial"/>
          <w:sz w:val="22"/>
          <w:szCs w:val="22"/>
        </w:rPr>
        <w:t xml:space="preserve"> </w:t>
      </w:r>
      <w:proofErr w:type="spellStart"/>
      <w:r w:rsidRPr="00E05218">
        <w:rPr>
          <w:rStyle w:val="Fuerte"/>
          <w:rFonts w:ascii="Arial" w:hAnsi="Arial" w:cs="Arial"/>
          <w:sz w:val="22"/>
          <w:szCs w:val="22"/>
        </w:rPr>
        <w:t>class</w:t>
      </w:r>
      <w:proofErr w:type="spellEnd"/>
      <w:r w:rsidRPr="00E05218">
        <w:rPr>
          <w:rStyle w:val="Fuerte"/>
          <w:rFonts w:ascii="Arial" w:hAnsi="Arial" w:cs="Arial"/>
          <w:sz w:val="22"/>
          <w:szCs w:val="22"/>
        </w:rPr>
        <w:t xml:space="preserve"> </w:t>
      </w:r>
      <w:proofErr w:type="spellStart"/>
      <w:r w:rsidRPr="00E05218">
        <w:rPr>
          <w:rStyle w:val="Fuerte"/>
          <w:rFonts w:ascii="Arial" w:hAnsi="Arial" w:cs="Arial"/>
          <w:sz w:val="22"/>
          <w:szCs w:val="22"/>
        </w:rPr>
        <w:t>of</w:t>
      </w:r>
      <w:proofErr w:type="spellEnd"/>
      <w:r w:rsidRPr="00E05218">
        <w:rPr>
          <w:rStyle w:val="Fuerte"/>
          <w:rFonts w:ascii="Arial" w:hAnsi="Arial" w:cs="Arial"/>
          <w:sz w:val="22"/>
          <w:szCs w:val="22"/>
        </w:rPr>
        <w:t xml:space="preserve"> AI </w:t>
      </w:r>
      <w:proofErr w:type="spellStart"/>
      <w:r w:rsidRPr="00E05218">
        <w:rPr>
          <w:rStyle w:val="Fuerte"/>
          <w:rFonts w:ascii="Arial" w:hAnsi="Arial" w:cs="Arial"/>
          <w:sz w:val="22"/>
          <w:szCs w:val="22"/>
        </w:rPr>
        <w:t>engineers</w:t>
      </w:r>
      <w:proofErr w:type="spellEnd"/>
      <w:r w:rsidRPr="00E05218">
        <w:rPr>
          <w:rStyle w:val="Fuerte"/>
          <w:rFonts w:ascii="Arial" w:hAnsi="Arial" w:cs="Arial"/>
          <w:sz w:val="22"/>
          <w:szCs w:val="22"/>
        </w:rPr>
        <w:t>"</w:t>
      </w:r>
      <w:r w:rsidRPr="00E05218">
        <w:rPr>
          <w:rFonts w:ascii="Arial" w:hAnsi="Arial" w:cs="Arial"/>
          <w:sz w:val="22"/>
          <w:szCs w:val="22"/>
        </w:rPr>
        <w:t xml:space="preserve"> da 9 tokens y 50 caracteres.</w:t>
      </w:r>
    </w:p>
    <w:p w14:paraId="267946A7" w14:textId="77777777" w:rsidR="002D63C2" w:rsidRPr="002D63C2" w:rsidRDefault="002D63C2" w:rsidP="002D63C2">
      <w:r w:rsidRPr="002D63C2">
        <w:t xml:space="preserve">Como todas las palabras son muy comunes, </w:t>
      </w:r>
      <w:r w:rsidRPr="002D63C2">
        <w:rPr>
          <w:b/>
          <w:bCs/>
        </w:rPr>
        <w:t>cada palabra es un token</w:t>
      </w:r>
      <w:r w:rsidRPr="002D63C2">
        <w:t>. Dos puntos que destaca el profesor:</w:t>
      </w:r>
    </w:p>
    <w:p w14:paraId="1598345C" w14:textId="7AA98CD6" w:rsidR="002D63C2" w:rsidRDefault="002D63C2">
      <w:pPr>
        <w:pStyle w:val="Prrafodelista"/>
        <w:numPr>
          <w:ilvl w:val="0"/>
          <w:numId w:val="44"/>
        </w:numPr>
      </w:pPr>
      <w:r w:rsidRPr="00A67134">
        <w:rPr>
          <w:b/>
          <w:bCs/>
        </w:rPr>
        <w:t xml:space="preserve">Selector de modelo: </w:t>
      </w:r>
      <w:r w:rsidRPr="00A67134">
        <w:t xml:space="preserve">La interfaz deja elegir al modelo, porque cada uno puede </w:t>
      </w:r>
      <w:proofErr w:type="spellStart"/>
      <w:r w:rsidRPr="00A67134">
        <w:t>tokenizar</w:t>
      </w:r>
      <w:proofErr w:type="spellEnd"/>
      <w:r w:rsidRPr="00A67134">
        <w:t xml:space="preserve"> un poco distinto. </w:t>
      </w:r>
      <w:r w:rsidR="00A67134" w:rsidRPr="00A67134">
        <w:t>No es importante: son decisiones tomadas en el entrenamiento y no cambian mucho. Si investigas tokens, elige el que más te interese.</w:t>
      </w:r>
    </w:p>
    <w:p w14:paraId="0E368DB9" w14:textId="0265F7FA" w:rsidR="00A67134" w:rsidRPr="00A67134" w:rsidRDefault="00A67134">
      <w:pPr>
        <w:pStyle w:val="Prrafodelista"/>
        <w:numPr>
          <w:ilvl w:val="0"/>
          <w:numId w:val="44"/>
        </w:numPr>
      </w:pPr>
      <w:r>
        <w:rPr>
          <w:b/>
          <w:bCs/>
        </w:rPr>
        <w:t>El espacio forma parte del token.</w:t>
      </w:r>
      <w:r w:rsidRPr="00A67134">
        <w:t xml:space="preserve"> " </w:t>
      </w:r>
      <w:proofErr w:type="spellStart"/>
      <w:r w:rsidRPr="00A67134">
        <w:t>important</w:t>
      </w:r>
      <w:proofErr w:type="spellEnd"/>
      <w:r w:rsidRPr="00A67134">
        <w:t>" (con espacio al inicio) marca que empieza una palabra nueva. Es información que el modelo recibe junto con la palabra.</w:t>
      </w:r>
    </w:p>
    <w:p w14:paraId="1B0B7988" w14:textId="77777777" w:rsidR="004F4F7F" w:rsidRPr="004F4F7F" w:rsidRDefault="004F4F7F" w:rsidP="004F4F7F">
      <w:pPr>
        <w:pStyle w:val="NormalWeb"/>
        <w:rPr>
          <w:rFonts w:ascii="Arial" w:hAnsi="Arial" w:cs="Arial"/>
          <w:sz w:val="22"/>
          <w:szCs w:val="22"/>
        </w:rPr>
      </w:pPr>
      <w:r w:rsidRPr="004F4F7F">
        <w:rPr>
          <w:rStyle w:val="Fuerte"/>
          <w:rFonts w:ascii="Arial" w:hAnsi="Arial" w:cs="Arial"/>
          <w:sz w:val="22"/>
          <w:szCs w:val="22"/>
        </w:rPr>
        <w:t>Diferencia clave:</w:t>
      </w:r>
      <w:r w:rsidRPr="004F4F7F">
        <w:rPr>
          <w:rFonts w:ascii="Arial" w:hAnsi="Arial" w:cs="Arial"/>
          <w:sz w:val="22"/>
          <w:szCs w:val="22"/>
        </w:rPr>
        <w:t xml:space="preserve"> hay tokens que son </w:t>
      </w:r>
      <w:r w:rsidRPr="004F4F7F">
        <w:rPr>
          <w:rStyle w:val="Fuerte"/>
          <w:rFonts w:ascii="Arial" w:hAnsi="Arial" w:cs="Arial"/>
          <w:sz w:val="22"/>
          <w:szCs w:val="22"/>
        </w:rPr>
        <w:t>inicio de palabra</w:t>
      </w:r>
      <w:r w:rsidRPr="004F4F7F">
        <w:rPr>
          <w:rFonts w:ascii="Arial" w:hAnsi="Arial" w:cs="Arial"/>
          <w:sz w:val="22"/>
          <w:szCs w:val="22"/>
        </w:rPr>
        <w:t xml:space="preserve"> (con espacio delante) y tokens que son </w:t>
      </w:r>
      <w:r w:rsidRPr="004F4F7F">
        <w:rPr>
          <w:rStyle w:val="Fuerte"/>
          <w:rFonts w:ascii="Arial" w:hAnsi="Arial" w:cs="Arial"/>
          <w:sz w:val="22"/>
          <w:szCs w:val="22"/>
        </w:rPr>
        <w:t>fragmento</w:t>
      </w:r>
      <w:r w:rsidRPr="004F4F7F">
        <w:rPr>
          <w:rFonts w:ascii="Arial" w:hAnsi="Arial" w:cs="Arial"/>
          <w:sz w:val="22"/>
          <w:szCs w:val="22"/>
        </w:rPr>
        <w:t xml:space="preserve"> (mitad o final de una palabra, sin espacio).</w:t>
      </w:r>
    </w:p>
    <w:p w14:paraId="16B0CBEA" w14:textId="77777777" w:rsidR="004F4F7F" w:rsidRPr="004F4F7F" w:rsidRDefault="004F4F7F" w:rsidP="004F4F7F">
      <w:r w:rsidRPr="004F4F7F">
        <w:t>Ejemplo del profesor: "</w:t>
      </w:r>
      <w:proofErr w:type="spellStart"/>
      <w:r w:rsidRPr="004F4F7F">
        <w:t>unimportant</w:t>
      </w:r>
      <w:proofErr w:type="spellEnd"/>
      <w:r w:rsidRPr="004F4F7F">
        <w:t xml:space="preserve">" no contendría el token " </w:t>
      </w:r>
      <w:proofErr w:type="spellStart"/>
      <w:r w:rsidRPr="004F4F7F">
        <w:t>important</w:t>
      </w:r>
      <w:proofErr w:type="spellEnd"/>
      <w:r w:rsidRPr="004F4F7F">
        <w:t>". Sería "un" + "</w:t>
      </w:r>
      <w:proofErr w:type="spellStart"/>
      <w:r w:rsidRPr="004F4F7F">
        <w:t>important</w:t>
      </w:r>
      <w:proofErr w:type="spellEnd"/>
      <w:r w:rsidRPr="004F4F7F">
        <w:t>" (sin espacio), una versión distinta del token.</w:t>
      </w:r>
    </w:p>
    <w:p w14:paraId="41565422" w14:textId="0D090EB2" w:rsidR="004F4F7F" w:rsidRDefault="004F4F7F">
      <w:pPr>
        <w:pStyle w:val="Ttulo3"/>
        <w:numPr>
          <w:ilvl w:val="2"/>
          <w:numId w:val="52"/>
        </w:numPr>
        <w:rPr>
          <w:b/>
          <w:bCs/>
          <w:sz w:val="24"/>
          <w:szCs w:val="24"/>
          <w:highlight w:val="yellow"/>
        </w:rPr>
      </w:pPr>
      <w:bookmarkStart w:id="81" w:name="_Toc243791170"/>
      <w:r>
        <w:rPr>
          <w:b/>
          <w:bCs/>
          <w:sz w:val="24"/>
          <w:szCs w:val="24"/>
          <w:highlight w:val="yellow"/>
        </w:rPr>
        <w:lastRenderedPageBreak/>
        <w:t xml:space="preserve">Frase </w:t>
      </w:r>
      <w:r w:rsidR="006E0EA9">
        <w:rPr>
          <w:b/>
          <w:bCs/>
          <w:sz w:val="24"/>
          <w:szCs w:val="24"/>
          <w:highlight w:val="yellow"/>
        </w:rPr>
        <w:t>2</w:t>
      </w:r>
      <w:r>
        <w:rPr>
          <w:b/>
          <w:bCs/>
          <w:sz w:val="24"/>
          <w:szCs w:val="24"/>
          <w:highlight w:val="yellow"/>
        </w:rPr>
        <w:t xml:space="preserve">: palabras </w:t>
      </w:r>
      <w:r w:rsidR="006E0EA9">
        <w:rPr>
          <w:b/>
          <w:bCs/>
          <w:sz w:val="24"/>
          <w:szCs w:val="24"/>
          <w:highlight w:val="yellow"/>
        </w:rPr>
        <w:t>poco comunes</w:t>
      </w:r>
      <w:bookmarkEnd w:id="81"/>
    </w:p>
    <w:p w14:paraId="4BD0DEB6" w14:textId="7E3AEFA3" w:rsidR="00AA2002" w:rsidRDefault="006E0EA9" w:rsidP="00AA2002">
      <w:pPr>
        <w:rPr>
          <w:highlight w:val="yellow"/>
        </w:rPr>
      </w:pPr>
      <w:r>
        <w:rPr>
          <w:noProof/>
          <w:highlight w:val="yellow"/>
        </w:rPr>
        <w:drawing>
          <wp:inline distT="0" distB="0" distL="0" distR="0" wp14:anchorId="36082BE3" wp14:editId="59A8787D">
            <wp:extent cx="5335237" cy="2522220"/>
            <wp:effectExtent l="0" t="0" r="0" b="0"/>
            <wp:docPr id="13920213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5" cstate="print">
                      <a:extLst>
                        <a:ext uri="{28A0092B-C50C-407E-A947-70E740481C1C}">
                          <a14:useLocalDpi xmlns:a14="http://schemas.microsoft.com/office/drawing/2010/main" val="0"/>
                        </a:ext>
                      </a:extLst>
                    </a:blip>
                    <a:srcRect/>
                    <a:stretch>
                      <a:fillRect/>
                    </a:stretch>
                  </pic:blipFill>
                  <pic:spPr bwMode="auto">
                    <a:xfrm>
                      <a:off x="0" y="0"/>
                      <a:ext cx="5357168" cy="2532588"/>
                    </a:xfrm>
                    <a:prstGeom prst="rect">
                      <a:avLst/>
                    </a:prstGeom>
                    <a:noFill/>
                    <a:ln>
                      <a:noFill/>
                    </a:ln>
                  </pic:spPr>
                </pic:pic>
              </a:graphicData>
            </a:graphic>
          </wp:inline>
        </w:drawing>
      </w:r>
    </w:p>
    <w:p w14:paraId="3ADB2E14" w14:textId="77777777" w:rsidR="001A3F05" w:rsidRPr="001A3F05" w:rsidRDefault="001A3F05" w:rsidP="001A3F05">
      <w:r w:rsidRPr="001A3F05">
        <w:rPr>
          <w:b/>
          <w:bCs/>
        </w:rPr>
        <w:t>"</w:t>
      </w:r>
      <w:proofErr w:type="spellStart"/>
      <w:r w:rsidRPr="001A3F05">
        <w:rPr>
          <w:b/>
          <w:bCs/>
        </w:rPr>
        <w:t>An</w:t>
      </w:r>
      <w:proofErr w:type="spellEnd"/>
      <w:r w:rsidRPr="001A3F05">
        <w:rPr>
          <w:b/>
          <w:bCs/>
        </w:rPr>
        <w:t xml:space="preserve"> </w:t>
      </w:r>
      <w:proofErr w:type="spellStart"/>
      <w:r w:rsidRPr="001A3F05">
        <w:rPr>
          <w:b/>
          <w:bCs/>
        </w:rPr>
        <w:t>exquisitely</w:t>
      </w:r>
      <w:proofErr w:type="spellEnd"/>
      <w:r w:rsidRPr="001A3F05">
        <w:rPr>
          <w:b/>
          <w:bCs/>
        </w:rPr>
        <w:t xml:space="preserve"> </w:t>
      </w:r>
      <w:proofErr w:type="spellStart"/>
      <w:r w:rsidRPr="001A3F05">
        <w:rPr>
          <w:b/>
          <w:bCs/>
        </w:rPr>
        <w:t>handcrafted</w:t>
      </w:r>
      <w:proofErr w:type="spellEnd"/>
      <w:r w:rsidRPr="001A3F05">
        <w:rPr>
          <w:b/>
          <w:bCs/>
        </w:rPr>
        <w:t xml:space="preserve"> </w:t>
      </w:r>
      <w:proofErr w:type="spellStart"/>
      <w:r w:rsidRPr="001A3F05">
        <w:rPr>
          <w:b/>
          <w:bCs/>
        </w:rPr>
        <w:t>quip</w:t>
      </w:r>
      <w:proofErr w:type="spellEnd"/>
      <w:r w:rsidRPr="001A3F05">
        <w:rPr>
          <w:b/>
          <w:bCs/>
        </w:rPr>
        <w:t xml:space="preserve"> </w:t>
      </w:r>
      <w:proofErr w:type="spellStart"/>
      <w:r w:rsidRPr="001A3F05">
        <w:rPr>
          <w:b/>
          <w:bCs/>
        </w:rPr>
        <w:t>for</w:t>
      </w:r>
      <w:proofErr w:type="spellEnd"/>
      <w:r w:rsidRPr="001A3F05">
        <w:rPr>
          <w:b/>
          <w:bCs/>
        </w:rPr>
        <w:t xml:space="preserve"> </w:t>
      </w:r>
      <w:proofErr w:type="spellStart"/>
      <w:r w:rsidRPr="001A3F05">
        <w:rPr>
          <w:b/>
          <w:bCs/>
        </w:rPr>
        <w:t>my</w:t>
      </w:r>
      <w:proofErr w:type="spellEnd"/>
      <w:r w:rsidRPr="001A3F05">
        <w:rPr>
          <w:b/>
          <w:bCs/>
        </w:rPr>
        <w:t xml:space="preserve"> </w:t>
      </w:r>
      <w:proofErr w:type="spellStart"/>
      <w:r w:rsidRPr="001A3F05">
        <w:rPr>
          <w:b/>
          <w:bCs/>
        </w:rPr>
        <w:t>masterers</w:t>
      </w:r>
      <w:proofErr w:type="spellEnd"/>
      <w:r w:rsidRPr="001A3F05">
        <w:rPr>
          <w:b/>
          <w:bCs/>
        </w:rPr>
        <w:t xml:space="preserve"> </w:t>
      </w:r>
      <w:proofErr w:type="spellStart"/>
      <w:r w:rsidRPr="001A3F05">
        <w:rPr>
          <w:b/>
          <w:bCs/>
        </w:rPr>
        <w:t>of</w:t>
      </w:r>
      <w:proofErr w:type="spellEnd"/>
      <w:r w:rsidRPr="001A3F05">
        <w:rPr>
          <w:b/>
          <w:bCs/>
        </w:rPr>
        <w:t xml:space="preserve"> LLM </w:t>
      </w:r>
      <w:proofErr w:type="spellStart"/>
      <w:r w:rsidRPr="001A3F05">
        <w:rPr>
          <w:b/>
          <w:bCs/>
        </w:rPr>
        <w:t>witchcraft</w:t>
      </w:r>
      <w:proofErr w:type="spellEnd"/>
      <w:r w:rsidRPr="001A3F05">
        <w:rPr>
          <w:b/>
          <w:bCs/>
        </w:rPr>
        <w:t>"</w:t>
      </w:r>
      <w:r w:rsidRPr="001A3F05">
        <w:t xml:space="preserve"> da 18 tokens y 66 caracteres.</w:t>
      </w:r>
    </w:p>
    <w:p w14:paraId="0D68F694" w14:textId="6C73CF9B" w:rsidR="006E0EA9" w:rsidRDefault="001A3F05" w:rsidP="00AA2002">
      <w:pPr>
        <w:rPr>
          <w:highlight w:val="yellow"/>
        </w:rPr>
      </w:pPr>
      <w:r w:rsidRPr="001A3F05">
        <w:rPr>
          <w:noProof/>
        </w:rPr>
        <w:drawing>
          <wp:inline distT="0" distB="0" distL="0" distR="0" wp14:anchorId="31F05D67" wp14:editId="664FFC7B">
            <wp:extent cx="4880610" cy="2150975"/>
            <wp:effectExtent l="19050" t="19050" r="15240" b="20955"/>
            <wp:docPr id="1714755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55060" name=""/>
                    <pic:cNvPicPr/>
                  </pic:nvPicPr>
                  <pic:blipFill>
                    <a:blip r:embed="rId486"/>
                    <a:stretch>
                      <a:fillRect/>
                    </a:stretch>
                  </pic:blipFill>
                  <pic:spPr>
                    <a:xfrm>
                      <a:off x="0" y="0"/>
                      <a:ext cx="4889417" cy="2154856"/>
                    </a:xfrm>
                    <a:prstGeom prst="rect">
                      <a:avLst/>
                    </a:prstGeom>
                    <a:ln w="19050">
                      <a:solidFill>
                        <a:schemeClr val="tx1"/>
                      </a:solidFill>
                    </a:ln>
                  </pic:spPr>
                </pic:pic>
              </a:graphicData>
            </a:graphic>
          </wp:inline>
        </w:drawing>
      </w:r>
    </w:p>
    <w:p w14:paraId="6A5CD0F4" w14:textId="77777777" w:rsidR="00040208" w:rsidRPr="00040208" w:rsidRDefault="00040208" w:rsidP="00040208">
      <w:r w:rsidRPr="00040208">
        <w:t>* Lo deduje: 18 − (4 + 2+2+2+2+2) = 4. El profesor solo dice que tiene "muchos fragmentos".</w:t>
      </w:r>
    </w:p>
    <w:p w14:paraId="35232774" w14:textId="77777777" w:rsidR="00040208" w:rsidRPr="00C24A41" w:rsidRDefault="00040208" w:rsidP="00040208">
      <w:r w:rsidRPr="00C24A41">
        <w:rPr>
          <w:b/>
          <w:bCs/>
        </w:rPr>
        <w:t>Por qué se parte así:</w:t>
      </w:r>
    </w:p>
    <w:p w14:paraId="26C48B4C" w14:textId="6D866D12" w:rsidR="00601429" w:rsidRPr="00C24A41" w:rsidRDefault="00601429">
      <w:pPr>
        <w:pStyle w:val="Prrafodelista"/>
        <w:numPr>
          <w:ilvl w:val="0"/>
          <w:numId w:val="44"/>
        </w:numPr>
      </w:pPr>
      <w:r w:rsidRPr="00C24A41">
        <w:t>"</w:t>
      </w:r>
      <w:proofErr w:type="spellStart"/>
      <w:r w:rsidRPr="00C24A41">
        <w:t>crafted</w:t>
      </w:r>
      <w:proofErr w:type="spellEnd"/>
      <w:r w:rsidRPr="00C24A41">
        <w:t>" no lleva espacio delante: representa algo que termina en "</w:t>
      </w:r>
      <w:proofErr w:type="spellStart"/>
      <w:r w:rsidRPr="00C24A41">
        <w:t>crafted</w:t>
      </w:r>
      <w:proofErr w:type="spellEnd"/>
      <w:r w:rsidRPr="00C24A41">
        <w:t>", y la red lo reconoce cada vez que lo ve.</w:t>
      </w:r>
    </w:p>
    <w:p w14:paraId="5D20BBD9" w14:textId="0A02B11F" w:rsidR="00601429" w:rsidRPr="00C24A41" w:rsidRDefault="00601429">
      <w:pPr>
        <w:pStyle w:val="Prrafodelista"/>
        <w:numPr>
          <w:ilvl w:val="0"/>
          <w:numId w:val="44"/>
        </w:numPr>
      </w:pPr>
      <w:r w:rsidRPr="00C24A41">
        <w:t>"</w:t>
      </w:r>
      <w:proofErr w:type="gramStart"/>
      <w:r w:rsidRPr="00C24A41">
        <w:t>master</w:t>
      </w:r>
      <w:proofErr w:type="gramEnd"/>
      <w:r w:rsidRPr="00C24A41">
        <w:t xml:space="preserve">" es el verbo </w:t>
      </w:r>
      <w:proofErr w:type="spellStart"/>
      <w:r w:rsidRPr="00C24A41">
        <w:rPr>
          <w:i/>
          <w:iCs/>
        </w:rPr>
        <w:t>to</w:t>
      </w:r>
      <w:proofErr w:type="spellEnd"/>
      <w:r w:rsidRPr="00C24A41">
        <w:rPr>
          <w:i/>
          <w:iCs/>
        </w:rPr>
        <w:t xml:space="preserve"> </w:t>
      </w:r>
      <w:proofErr w:type="gramStart"/>
      <w:r w:rsidRPr="00C24A41">
        <w:rPr>
          <w:i/>
          <w:iCs/>
        </w:rPr>
        <w:t>master</w:t>
      </w:r>
      <w:proofErr w:type="gramEnd"/>
      <w:r w:rsidRPr="00C24A41">
        <w:t xml:space="preserve"> y "</w:t>
      </w:r>
      <w:proofErr w:type="spellStart"/>
      <w:r w:rsidRPr="00C24A41">
        <w:t>ers</w:t>
      </w:r>
      <w:proofErr w:type="spellEnd"/>
      <w:r w:rsidRPr="00C24A41">
        <w:t xml:space="preserve">" es alguien que hace algo, así que el significado se </w:t>
      </w:r>
      <w:proofErr w:type="gramStart"/>
      <w:r w:rsidRPr="00C24A41">
        <w:t>conserva</w:t>
      </w:r>
      <w:proofErr w:type="gramEnd"/>
      <w:r w:rsidRPr="00C24A41">
        <w:t xml:space="preserve"> aunque la palabra sea inventada.</w:t>
      </w:r>
    </w:p>
    <w:p w14:paraId="4BD35A7C" w14:textId="55593D55" w:rsidR="00601429" w:rsidRPr="00C24A41" w:rsidRDefault="00601429">
      <w:pPr>
        <w:pStyle w:val="Prrafodelista"/>
        <w:numPr>
          <w:ilvl w:val="0"/>
          <w:numId w:val="44"/>
        </w:numPr>
      </w:pPr>
      <w:r w:rsidRPr="00C24A41">
        <w:t xml:space="preserve">"LLM" se partió porque cuando se creó el </w:t>
      </w:r>
      <w:proofErr w:type="spellStart"/>
      <w:r w:rsidRPr="00C24A41">
        <w:t>tokenizador</w:t>
      </w:r>
      <w:proofErr w:type="spellEnd"/>
      <w:r w:rsidRPr="00C24A41">
        <w:t xml:space="preserve"> no era un término común.</w:t>
      </w:r>
    </w:p>
    <w:p w14:paraId="06431B0C" w14:textId="151FB218" w:rsidR="00601429" w:rsidRPr="00C24A41" w:rsidRDefault="00601429">
      <w:pPr>
        <w:pStyle w:val="Prrafodelista"/>
        <w:numPr>
          <w:ilvl w:val="0"/>
          <w:numId w:val="44"/>
        </w:numPr>
      </w:pPr>
      <w:r w:rsidRPr="00C24A41">
        <w:t xml:space="preserve">No es que la red lo necesite así. Lo más probable es que </w:t>
      </w:r>
      <w:r w:rsidRPr="00C24A41">
        <w:rPr>
          <w:b/>
          <w:bCs/>
        </w:rPr>
        <w:t>entrene más rápido y capte el significado más rápido</w:t>
      </w:r>
      <w:r w:rsidRPr="00C24A41">
        <w:t xml:space="preserve"> si las piezas ya se parecen a cómo se construyen las palabras.</w:t>
      </w:r>
    </w:p>
    <w:p w14:paraId="475F800F" w14:textId="77777777" w:rsidR="00497467" w:rsidRPr="00497467" w:rsidRDefault="00497467" w:rsidP="00497467">
      <w:pPr>
        <w:pStyle w:val="NormalWeb"/>
        <w:rPr>
          <w:rFonts w:ascii="Arial" w:hAnsi="Arial" w:cs="Arial"/>
          <w:sz w:val="22"/>
          <w:szCs w:val="22"/>
        </w:rPr>
      </w:pPr>
      <w:r w:rsidRPr="00497467">
        <w:rPr>
          <w:rStyle w:val="Fuerte"/>
          <w:rFonts w:ascii="Arial" w:hAnsi="Arial" w:cs="Arial"/>
          <w:sz w:val="22"/>
          <w:szCs w:val="22"/>
        </w:rPr>
        <w:t>Comparación de proporciones:</w:t>
      </w:r>
    </w:p>
    <w:p w14:paraId="26092246" w14:textId="345408F8" w:rsidR="00497467" w:rsidRDefault="00497467" w:rsidP="00AA2002">
      <w:pPr>
        <w:rPr>
          <w:highlight w:val="yellow"/>
        </w:rPr>
      </w:pPr>
      <w:r w:rsidRPr="00497467">
        <w:rPr>
          <w:noProof/>
        </w:rPr>
        <w:drawing>
          <wp:inline distT="0" distB="0" distL="0" distR="0" wp14:anchorId="16E8F24E" wp14:editId="5AA73637">
            <wp:extent cx="5360670" cy="946769"/>
            <wp:effectExtent l="19050" t="19050" r="11430" b="25400"/>
            <wp:docPr id="2060436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36076" name=""/>
                    <pic:cNvPicPr/>
                  </pic:nvPicPr>
                  <pic:blipFill>
                    <a:blip r:embed="rId487"/>
                    <a:stretch>
                      <a:fillRect/>
                    </a:stretch>
                  </pic:blipFill>
                  <pic:spPr>
                    <a:xfrm>
                      <a:off x="0" y="0"/>
                      <a:ext cx="5374789" cy="949263"/>
                    </a:xfrm>
                    <a:prstGeom prst="rect">
                      <a:avLst/>
                    </a:prstGeom>
                    <a:ln w="12700">
                      <a:solidFill>
                        <a:schemeClr val="tx1"/>
                      </a:solidFill>
                    </a:ln>
                  </pic:spPr>
                </pic:pic>
              </a:graphicData>
            </a:graphic>
          </wp:inline>
        </w:drawing>
      </w:r>
    </w:p>
    <w:p w14:paraId="135E511C" w14:textId="41F5CA1F" w:rsidR="00D12237" w:rsidRDefault="00D12237">
      <w:pPr>
        <w:pStyle w:val="Ttulo3"/>
        <w:numPr>
          <w:ilvl w:val="2"/>
          <w:numId w:val="52"/>
        </w:numPr>
        <w:rPr>
          <w:b/>
          <w:bCs/>
          <w:sz w:val="24"/>
          <w:szCs w:val="24"/>
          <w:highlight w:val="yellow"/>
        </w:rPr>
      </w:pPr>
      <w:bookmarkStart w:id="82" w:name="_Toc243791171"/>
      <w:r>
        <w:rPr>
          <w:b/>
          <w:bCs/>
          <w:sz w:val="24"/>
          <w:szCs w:val="24"/>
          <w:highlight w:val="yellow"/>
        </w:rPr>
        <w:lastRenderedPageBreak/>
        <w:t>Frase 3: Los números</w:t>
      </w:r>
      <w:r w:rsidR="00182DC8">
        <w:rPr>
          <w:b/>
          <w:bCs/>
          <w:sz w:val="24"/>
          <w:szCs w:val="24"/>
          <w:highlight w:val="yellow"/>
        </w:rPr>
        <w:t xml:space="preserve"> + pregunta sobre si modelos </w:t>
      </w:r>
      <w:proofErr w:type="spellStart"/>
      <w:r w:rsidR="00182DC8">
        <w:rPr>
          <w:b/>
          <w:bCs/>
          <w:sz w:val="24"/>
          <w:szCs w:val="24"/>
          <w:highlight w:val="yellow"/>
        </w:rPr>
        <w:t>mas</w:t>
      </w:r>
      <w:proofErr w:type="spellEnd"/>
      <w:r w:rsidR="00182DC8">
        <w:rPr>
          <w:b/>
          <w:bCs/>
          <w:sz w:val="24"/>
          <w:szCs w:val="24"/>
          <w:highlight w:val="yellow"/>
        </w:rPr>
        <w:t xml:space="preserve"> capaces los tokens disminuyen</w:t>
      </w:r>
      <w:bookmarkEnd w:id="82"/>
    </w:p>
    <w:p w14:paraId="55605F9A" w14:textId="76AAB177" w:rsidR="00D12237" w:rsidRDefault="00D12237" w:rsidP="00D12237">
      <w:pPr>
        <w:rPr>
          <w:highlight w:val="yellow"/>
        </w:rPr>
      </w:pPr>
      <w:r>
        <w:rPr>
          <w:noProof/>
          <w:highlight w:val="yellow"/>
        </w:rPr>
        <w:drawing>
          <wp:inline distT="0" distB="0" distL="0" distR="0" wp14:anchorId="0D671865" wp14:editId="02F42566">
            <wp:extent cx="4930140" cy="2528136"/>
            <wp:effectExtent l="0" t="0" r="3810" b="5715"/>
            <wp:docPr id="19043046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8" cstate="print">
                      <a:extLst>
                        <a:ext uri="{28A0092B-C50C-407E-A947-70E740481C1C}">
                          <a14:useLocalDpi xmlns:a14="http://schemas.microsoft.com/office/drawing/2010/main" val="0"/>
                        </a:ext>
                      </a:extLst>
                    </a:blip>
                    <a:srcRect/>
                    <a:stretch>
                      <a:fillRect/>
                    </a:stretch>
                  </pic:blipFill>
                  <pic:spPr bwMode="auto">
                    <a:xfrm>
                      <a:off x="0" y="0"/>
                      <a:ext cx="4951029" cy="2538848"/>
                    </a:xfrm>
                    <a:prstGeom prst="rect">
                      <a:avLst/>
                    </a:prstGeom>
                    <a:noFill/>
                    <a:ln>
                      <a:noFill/>
                    </a:ln>
                  </pic:spPr>
                </pic:pic>
              </a:graphicData>
            </a:graphic>
          </wp:inline>
        </w:drawing>
      </w:r>
    </w:p>
    <w:p w14:paraId="7D45AD21" w14:textId="49D433B2" w:rsidR="00D12237" w:rsidRDefault="008B0A46" w:rsidP="00D12237">
      <w:pPr>
        <w:rPr>
          <w:highlight w:val="yellow"/>
        </w:rPr>
      </w:pPr>
      <w:r w:rsidRPr="008B0A46">
        <w:rPr>
          <w:b/>
          <w:bCs/>
          <w:highlight w:val="yellow"/>
        </w:rPr>
        <w:t xml:space="preserve">"Ed </w:t>
      </w:r>
      <w:proofErr w:type="spellStart"/>
      <w:r w:rsidRPr="008B0A46">
        <w:rPr>
          <w:b/>
          <w:bCs/>
          <w:highlight w:val="yellow"/>
        </w:rPr>
        <w:t>Donner's</w:t>
      </w:r>
      <w:proofErr w:type="spellEnd"/>
      <w:r w:rsidRPr="008B0A46">
        <w:rPr>
          <w:b/>
          <w:bCs/>
          <w:highlight w:val="yellow"/>
        </w:rPr>
        <w:t xml:space="preserve"> </w:t>
      </w:r>
      <w:proofErr w:type="spellStart"/>
      <w:r w:rsidRPr="008B0A46">
        <w:rPr>
          <w:b/>
          <w:bCs/>
          <w:highlight w:val="yellow"/>
        </w:rPr>
        <w:t>fave</w:t>
      </w:r>
      <w:proofErr w:type="spellEnd"/>
      <w:r w:rsidRPr="008B0A46">
        <w:rPr>
          <w:b/>
          <w:bCs/>
          <w:highlight w:val="yellow"/>
        </w:rPr>
        <w:t xml:space="preserve"> </w:t>
      </w:r>
      <w:proofErr w:type="spellStart"/>
      <w:r w:rsidRPr="008B0A46">
        <w:rPr>
          <w:b/>
          <w:bCs/>
          <w:highlight w:val="yellow"/>
        </w:rPr>
        <w:t>number</w:t>
      </w:r>
      <w:proofErr w:type="spellEnd"/>
      <w:r w:rsidRPr="008B0A46">
        <w:rPr>
          <w:b/>
          <w:bCs/>
          <w:highlight w:val="yellow"/>
        </w:rPr>
        <w:t xml:space="preserve"> </w:t>
      </w:r>
      <w:proofErr w:type="spellStart"/>
      <w:r w:rsidRPr="008B0A46">
        <w:rPr>
          <w:b/>
          <w:bCs/>
          <w:highlight w:val="yellow"/>
        </w:rPr>
        <w:t>is</w:t>
      </w:r>
      <w:proofErr w:type="spellEnd"/>
      <w:r w:rsidRPr="008B0A46">
        <w:rPr>
          <w:b/>
          <w:bCs/>
          <w:highlight w:val="yellow"/>
        </w:rPr>
        <w:t xml:space="preserve"> 3.141592653589793..."</w:t>
      </w:r>
      <w:r w:rsidRPr="008B0A46">
        <w:rPr>
          <w:highlight w:val="yellow"/>
        </w:rPr>
        <w:t xml:space="preserve"> da 17 tokens y 47 caracteres (47 / 17 ≈ 2,8 caracteres por token).</w:t>
      </w:r>
    </w:p>
    <w:p w14:paraId="06074F81" w14:textId="766FCAB1" w:rsidR="008B0A46" w:rsidRPr="004F0D36" w:rsidRDefault="008B0A46" w:rsidP="00D12237">
      <w:r w:rsidRPr="004F0D36">
        <w:t xml:space="preserve">El </w:t>
      </w:r>
      <w:proofErr w:type="spellStart"/>
      <w:r w:rsidRPr="004F0D36">
        <w:t>numero</w:t>
      </w:r>
      <w:proofErr w:type="spellEnd"/>
      <w:r w:rsidRPr="004F0D36">
        <w:t xml:space="preserve"> se parte </w:t>
      </w:r>
      <w:r w:rsidRPr="004F0D36">
        <w:rPr>
          <w:b/>
          <w:bCs/>
        </w:rPr>
        <w:t>en grupos de tres dígitos:</w:t>
      </w:r>
      <w:r w:rsidRPr="004F0D36">
        <w:t xml:space="preserve"> </w:t>
      </w:r>
      <w:r w:rsidR="0098595D" w:rsidRPr="004F0D36">
        <w:t xml:space="preserve">141 | 592 | 653 | 589 | 793. </w:t>
      </w:r>
      <w:r w:rsidR="004F0D36" w:rsidRPr="004F0D36">
        <w:t>El profesor dice que hay una ficha para cada número posible de tres cifras, o sea unos mil tokens del vocabulario son solo números de 3 dígitos.</w:t>
      </w:r>
    </w:p>
    <w:p w14:paraId="5002B81F" w14:textId="361352CA" w:rsidR="00D12237" w:rsidRDefault="003F5023" w:rsidP="00AA2002">
      <w:r w:rsidRPr="003F5023">
        <w:rPr>
          <w:b/>
          <w:bCs/>
        </w:rPr>
        <w:t xml:space="preserve">Verificado en fuentes: </w:t>
      </w:r>
      <w:r>
        <w:t xml:space="preserve">Un </w:t>
      </w:r>
      <w:proofErr w:type="spellStart"/>
      <w:proofErr w:type="gramStart"/>
      <w:r>
        <w:t>paper</w:t>
      </w:r>
      <w:proofErr w:type="spellEnd"/>
      <w:proofErr w:type="gramEnd"/>
      <w:r>
        <w:t xml:space="preserve"> de 2024 confirma que el </w:t>
      </w:r>
      <w:proofErr w:type="spellStart"/>
      <w:r>
        <w:t>tokenizador</w:t>
      </w:r>
      <w:proofErr w:type="spellEnd"/>
      <w:r>
        <w:t xml:space="preserve"> de </w:t>
      </w:r>
      <w:r w:rsidRPr="003F5023">
        <w:t>GPT-3.5 y GPT-4</w:t>
      </w:r>
      <w:r>
        <w:t xml:space="preserve"> tiene tokens para todos los números de 1, 2 y 3</w:t>
      </w:r>
      <w:r w:rsidR="00997099">
        <w:t xml:space="preserve"> </w:t>
      </w:r>
      <w:proofErr w:type="spellStart"/>
      <w:r w:rsidR="00997099">
        <w:t>digitos</w:t>
      </w:r>
      <w:proofErr w:type="spellEnd"/>
      <w:r w:rsidR="00997099">
        <w:t xml:space="preserve"> y parte los números largos en grupos de 3 de izquierda a derecha. Pero no todos los modelos lo hacen igual: </w:t>
      </w:r>
      <w:r w:rsidR="00997099" w:rsidRPr="00997099">
        <w:t xml:space="preserve">Llama 1 y 2 y </w:t>
      </w:r>
      <w:proofErr w:type="spellStart"/>
      <w:r w:rsidR="00997099" w:rsidRPr="00997099">
        <w:t>PaLM</w:t>
      </w:r>
      <w:proofErr w:type="spellEnd"/>
      <w:r w:rsidR="00997099" w:rsidRPr="00997099">
        <w:t xml:space="preserve"> parten dígito por dígito, y Llama 3 usa grupos de tres.</w:t>
      </w:r>
    </w:p>
    <w:p w14:paraId="37474F2A" w14:textId="01C15009" w:rsidR="00997099" w:rsidRDefault="00997099" w:rsidP="00AA2002">
      <w:r>
        <w:rPr>
          <w:b/>
          <w:bCs/>
        </w:rPr>
        <w:t xml:space="preserve">La historia que cuenta: </w:t>
      </w:r>
      <w:r>
        <w:t>L</w:t>
      </w:r>
      <w:r w:rsidR="00B24C4D" w:rsidRPr="00B24C4D">
        <w:t>os primeros GPT resolvían bien cuentas de 3 dígitos, pero con 4 se tambaleaban y daban respuestas casi al azar. Bromeaba con que, cuando las máquinas tomaran el poder, bastaría plantearles una cuenta de 4 cifras. Hoy las resuelven bien.</w:t>
      </w:r>
    </w:p>
    <w:p w14:paraId="34BA763D" w14:textId="6ED5745B" w:rsidR="00B24C4D" w:rsidRPr="00B24C4D" w:rsidRDefault="00B24C4D" w:rsidP="00AA2002">
      <w:r>
        <w:rPr>
          <w:b/>
          <w:bCs/>
        </w:rPr>
        <w:t xml:space="preserve">Su explicación: </w:t>
      </w:r>
      <w:r w:rsidR="00E71DA9" w:rsidRPr="00E71DA9">
        <w:t xml:space="preserve">un número de 4 dígitos ya no es un solo token, sino dos tokens combinados, y eso lo hacía más difícil de aprender. El mismo </w:t>
      </w:r>
      <w:proofErr w:type="spellStart"/>
      <w:r w:rsidR="00E71DA9" w:rsidRPr="00E71DA9">
        <w:t>paper</w:t>
      </w:r>
      <w:proofErr w:type="spellEnd"/>
      <w:r w:rsidR="00E71DA9" w:rsidRPr="00E71DA9">
        <w:t xml:space="preserve"> respalda que la forma de </w:t>
      </w:r>
      <w:proofErr w:type="spellStart"/>
      <w:r w:rsidR="00E71DA9" w:rsidRPr="00E71DA9">
        <w:t>tokenizar</w:t>
      </w:r>
      <w:proofErr w:type="spellEnd"/>
      <w:r w:rsidR="00E71DA9" w:rsidRPr="00E71DA9">
        <w:t xml:space="preserve"> los números influye en la aritmética, aunque no digo que sea la única causa.</w:t>
      </w:r>
    </w:p>
    <w:tbl>
      <w:tblPr>
        <w:tblStyle w:val="Tablaconcuadrcula"/>
        <w:tblW w:w="0" w:type="auto"/>
        <w:tblLook w:val="04A0" w:firstRow="1" w:lastRow="0" w:firstColumn="1" w:lastColumn="0" w:noHBand="0" w:noVBand="1"/>
      </w:tblPr>
      <w:tblGrid>
        <w:gridCol w:w="10790"/>
      </w:tblGrid>
      <w:tr w:rsidR="00D36A93" w14:paraId="2186BD0A" w14:textId="77777777" w:rsidTr="00D36A93">
        <w:tc>
          <w:tcPr>
            <w:tcW w:w="10790" w:type="dxa"/>
          </w:tcPr>
          <w:p w14:paraId="05D6BF1D" w14:textId="074DFA1F" w:rsidR="00D36A93" w:rsidRDefault="00686E36" w:rsidP="00AA2002">
            <w:pPr>
              <w:rPr>
                <w:highlight w:val="yellow"/>
              </w:rPr>
            </w:pPr>
            <w:r w:rsidRPr="00686E36">
              <w:rPr>
                <w:noProof/>
              </w:rPr>
              <w:drawing>
                <wp:inline distT="0" distB="0" distL="0" distR="0" wp14:anchorId="55813441" wp14:editId="2919D4B5">
                  <wp:extent cx="3444538" cy="495343"/>
                  <wp:effectExtent l="19050" t="19050" r="22860" b="19050"/>
                  <wp:docPr id="500331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31857" name=""/>
                          <pic:cNvPicPr/>
                        </pic:nvPicPr>
                        <pic:blipFill>
                          <a:blip r:embed="rId489"/>
                          <a:stretch>
                            <a:fillRect/>
                          </a:stretch>
                        </pic:blipFill>
                        <pic:spPr>
                          <a:xfrm>
                            <a:off x="0" y="0"/>
                            <a:ext cx="3444538" cy="495343"/>
                          </a:xfrm>
                          <a:prstGeom prst="rect">
                            <a:avLst/>
                          </a:prstGeom>
                          <a:ln w="19050">
                            <a:solidFill>
                              <a:schemeClr val="tx1"/>
                            </a:solidFill>
                          </a:ln>
                        </pic:spPr>
                      </pic:pic>
                    </a:graphicData>
                  </a:graphic>
                </wp:inline>
              </w:drawing>
            </w:r>
          </w:p>
          <w:p w14:paraId="4EB5CC7D" w14:textId="77777777" w:rsidR="00686E36" w:rsidRPr="00686E36" w:rsidRDefault="00686E36" w:rsidP="00686E36">
            <w:r w:rsidRPr="00686E36">
              <w:t xml:space="preserve">No hay un estándar único: </w:t>
            </w:r>
            <w:r w:rsidRPr="00686E36">
              <w:rPr>
                <w:b/>
                <w:bCs/>
              </w:rPr>
              <w:t xml:space="preserve">depende del </w:t>
            </w:r>
            <w:proofErr w:type="spellStart"/>
            <w:r w:rsidRPr="00686E36">
              <w:rPr>
                <w:b/>
                <w:bCs/>
              </w:rPr>
              <w:t>tokenizador</w:t>
            </w:r>
            <w:proofErr w:type="spellEnd"/>
            <w:r w:rsidRPr="00686E36">
              <w:rPr>
                <w:b/>
                <w:bCs/>
              </w:rPr>
              <w:t xml:space="preserve"> de cada modelo</w:t>
            </w:r>
            <w:r w:rsidRPr="00686E36">
              <w:t>. Hay dos estrategias, y las dos se usan hoy.</w:t>
            </w:r>
          </w:p>
          <w:p w14:paraId="52312F21" w14:textId="77777777" w:rsidR="00686E36" w:rsidRDefault="00686E36" w:rsidP="00AA2002">
            <w:pPr>
              <w:rPr>
                <w:highlight w:val="yellow"/>
              </w:rPr>
            </w:pPr>
          </w:p>
          <w:tbl>
            <w:tblPr>
              <w:tblStyle w:val="Tablaconcuadrcula4-nfasis4"/>
              <w:tblW w:w="0" w:type="auto"/>
              <w:tblLook w:val="04A0" w:firstRow="1" w:lastRow="0" w:firstColumn="1" w:lastColumn="0" w:noHBand="0" w:noVBand="1"/>
            </w:tblPr>
            <w:tblGrid>
              <w:gridCol w:w="2641"/>
              <w:gridCol w:w="2641"/>
              <w:gridCol w:w="2641"/>
              <w:gridCol w:w="2641"/>
            </w:tblGrid>
            <w:tr w:rsidR="00686E36" w14:paraId="7B9979B9" w14:textId="77777777" w:rsidTr="00686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7419DFDB" w14:textId="3DCE092D" w:rsidR="00686E36" w:rsidRPr="00894652" w:rsidRDefault="00686E36" w:rsidP="00AA2002">
                  <w:r w:rsidRPr="00894652">
                    <w:t>Estrategia</w:t>
                  </w:r>
                </w:p>
              </w:tc>
              <w:tc>
                <w:tcPr>
                  <w:tcW w:w="2641" w:type="dxa"/>
                </w:tcPr>
                <w:p w14:paraId="1FADDC42" w14:textId="2C6F61D7" w:rsidR="00686E36" w:rsidRPr="00686E36" w:rsidRDefault="00686E36" w:rsidP="00AA2002">
                  <w:pPr>
                    <w:cnfStyle w:val="100000000000" w:firstRow="1" w:lastRow="0" w:firstColumn="0" w:lastColumn="0" w:oddVBand="0" w:evenVBand="0" w:oddHBand="0" w:evenHBand="0" w:firstRowFirstColumn="0" w:firstRowLastColumn="0" w:lastRowFirstColumn="0" w:lastRowLastColumn="0"/>
                  </w:pPr>
                  <w:r w:rsidRPr="00686E36">
                    <w:t>Modelos (según fuentes)</w:t>
                  </w:r>
                </w:p>
              </w:tc>
              <w:tc>
                <w:tcPr>
                  <w:tcW w:w="2641" w:type="dxa"/>
                </w:tcPr>
                <w:p w14:paraId="6BE781A7" w14:textId="5CF33976" w:rsidR="00686E36" w:rsidRPr="00686E36" w:rsidRDefault="00686E36" w:rsidP="00AA2002">
                  <w:pPr>
                    <w:cnfStyle w:val="100000000000" w:firstRow="1" w:lastRow="0" w:firstColumn="0" w:lastColumn="0" w:oddVBand="0" w:evenVBand="0" w:oddHBand="0" w:evenHBand="0" w:firstRowFirstColumn="0" w:firstRowLastColumn="0" w:lastRowFirstColumn="0" w:lastRowLastColumn="0"/>
                  </w:pPr>
                  <w:r w:rsidRPr="00686E36">
                    <w:t>Ejemplo con 1234567</w:t>
                  </w:r>
                </w:p>
              </w:tc>
              <w:tc>
                <w:tcPr>
                  <w:tcW w:w="2641" w:type="dxa"/>
                </w:tcPr>
                <w:p w14:paraId="2B65CDEB" w14:textId="4595A251" w:rsidR="00686E36" w:rsidRPr="00686E36" w:rsidRDefault="00686E36" w:rsidP="00AA2002">
                  <w:pPr>
                    <w:cnfStyle w:val="100000000000" w:firstRow="1" w:lastRow="0" w:firstColumn="0" w:lastColumn="0" w:oddVBand="0" w:evenVBand="0" w:oddHBand="0" w:evenHBand="0" w:firstRowFirstColumn="0" w:firstRowLastColumn="0" w:lastRowFirstColumn="0" w:lastRowLastColumn="0"/>
                  </w:pPr>
                  <w:r w:rsidRPr="00686E36">
                    <w:t>Tokens</w:t>
                  </w:r>
                </w:p>
              </w:tc>
            </w:tr>
            <w:tr w:rsidR="00686E36" w14:paraId="016BB1FD" w14:textId="77777777" w:rsidTr="00686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49DFA7BE" w14:textId="7929E470" w:rsidR="00686E36" w:rsidRPr="00894652" w:rsidRDefault="00894652" w:rsidP="00AA2002">
                  <w:pPr>
                    <w:rPr>
                      <w:b w:val="0"/>
                      <w:bCs w:val="0"/>
                    </w:rPr>
                  </w:pPr>
                  <w:r w:rsidRPr="00894652">
                    <w:rPr>
                      <w:b w:val="0"/>
                      <w:bCs w:val="0"/>
                    </w:rPr>
                    <w:t>Grupos de hasta 3 dígitos, de izquierda a derecha</w:t>
                  </w:r>
                </w:p>
              </w:tc>
              <w:tc>
                <w:tcPr>
                  <w:tcW w:w="2641" w:type="dxa"/>
                </w:tcPr>
                <w:p w14:paraId="2432EF7A" w14:textId="5EEF1714" w:rsidR="00686E36" w:rsidRPr="00686E36" w:rsidRDefault="00894652" w:rsidP="00AA2002">
                  <w:pPr>
                    <w:cnfStyle w:val="000000100000" w:firstRow="0" w:lastRow="0" w:firstColumn="0" w:lastColumn="0" w:oddVBand="0" w:evenVBand="0" w:oddHBand="1" w:evenHBand="0" w:firstRowFirstColumn="0" w:firstRowLastColumn="0" w:lastRowFirstColumn="0" w:lastRowLastColumn="0"/>
                  </w:pPr>
                  <w:r w:rsidRPr="00894652">
                    <w:t xml:space="preserve">GPT-3.5 y GPT-4, Llama 3 en adelante. Según un patrón técnico del </w:t>
                  </w:r>
                  <w:proofErr w:type="spellStart"/>
                  <w:r w:rsidRPr="00894652">
                    <w:t>tokenizador</w:t>
                  </w:r>
                  <w:proofErr w:type="spellEnd"/>
                  <w:r w:rsidRPr="00894652">
                    <w:t xml:space="preserve">, también GPT-4o/GPT-5 y </w:t>
                  </w:r>
                  <w:proofErr w:type="spellStart"/>
                  <w:r w:rsidRPr="00894652">
                    <w:t>DeepSeek</w:t>
                  </w:r>
                  <w:proofErr w:type="spellEnd"/>
                  <w:r w:rsidRPr="00894652">
                    <w:t xml:space="preserve"> V3/R1</w:t>
                  </w:r>
                </w:p>
              </w:tc>
              <w:tc>
                <w:tcPr>
                  <w:tcW w:w="2641" w:type="dxa"/>
                </w:tcPr>
                <w:p w14:paraId="5119F1C9" w14:textId="4526FEA1" w:rsidR="00686E36" w:rsidRPr="00686E36" w:rsidRDefault="00894652" w:rsidP="00AA2002">
                  <w:pPr>
                    <w:cnfStyle w:val="000000100000" w:firstRow="0" w:lastRow="0" w:firstColumn="0" w:lastColumn="0" w:oddVBand="0" w:evenVBand="0" w:oddHBand="1" w:evenHBand="0" w:firstRowFirstColumn="0" w:firstRowLastColumn="0" w:lastRowFirstColumn="0" w:lastRowLastColumn="0"/>
                  </w:pPr>
                  <w:r w:rsidRPr="00894652">
                    <w:t>123 | 456 | 7</w:t>
                  </w:r>
                </w:p>
              </w:tc>
              <w:tc>
                <w:tcPr>
                  <w:tcW w:w="2641" w:type="dxa"/>
                </w:tcPr>
                <w:p w14:paraId="6B5D9D62" w14:textId="7519E2B3" w:rsidR="00686E36" w:rsidRPr="00686E36" w:rsidRDefault="00894652" w:rsidP="00AA2002">
                  <w:pPr>
                    <w:cnfStyle w:val="000000100000" w:firstRow="0" w:lastRow="0" w:firstColumn="0" w:lastColumn="0" w:oddVBand="0" w:evenVBand="0" w:oddHBand="1" w:evenHBand="0" w:firstRowFirstColumn="0" w:firstRowLastColumn="0" w:lastRowFirstColumn="0" w:lastRowLastColumn="0"/>
                  </w:pPr>
                  <w:r w:rsidRPr="00894652">
                    <w:t>3</w:t>
                  </w:r>
                </w:p>
              </w:tc>
            </w:tr>
            <w:tr w:rsidR="00686E36" w14:paraId="16B00969" w14:textId="77777777" w:rsidTr="00686E36">
              <w:tc>
                <w:tcPr>
                  <w:cnfStyle w:val="001000000000" w:firstRow="0" w:lastRow="0" w:firstColumn="1" w:lastColumn="0" w:oddVBand="0" w:evenVBand="0" w:oddHBand="0" w:evenHBand="0" w:firstRowFirstColumn="0" w:firstRowLastColumn="0" w:lastRowFirstColumn="0" w:lastRowLastColumn="0"/>
                  <w:tcW w:w="2641" w:type="dxa"/>
                </w:tcPr>
                <w:p w14:paraId="1B97F447" w14:textId="6F203739" w:rsidR="00686E36" w:rsidRPr="00894652" w:rsidRDefault="00894652" w:rsidP="00AA2002">
                  <w:r w:rsidRPr="00894652">
                    <w:t>Dígito por dígito</w:t>
                  </w:r>
                </w:p>
              </w:tc>
              <w:tc>
                <w:tcPr>
                  <w:tcW w:w="2641" w:type="dxa"/>
                </w:tcPr>
                <w:p w14:paraId="2F831891" w14:textId="67F8276D" w:rsidR="00686E36" w:rsidRPr="00894652" w:rsidRDefault="00894652" w:rsidP="00AA2002">
                  <w:pPr>
                    <w:cnfStyle w:val="000000000000" w:firstRow="0" w:lastRow="0" w:firstColumn="0" w:lastColumn="0" w:oddVBand="0" w:evenVBand="0" w:oddHBand="0" w:evenHBand="0" w:firstRowFirstColumn="0" w:firstRowLastColumn="0" w:lastRowFirstColumn="0" w:lastRowLastColumn="0"/>
                  </w:pPr>
                  <w:r w:rsidRPr="00894652">
                    <w:t>Llama 1 y 2, Gemma, Mistral, Qwen 2</w:t>
                  </w:r>
                </w:p>
              </w:tc>
              <w:tc>
                <w:tcPr>
                  <w:tcW w:w="2641" w:type="dxa"/>
                </w:tcPr>
                <w:p w14:paraId="535250AC" w14:textId="4F4A2070" w:rsidR="00686E36" w:rsidRPr="00894652" w:rsidRDefault="00894652" w:rsidP="00AA2002">
                  <w:pPr>
                    <w:cnfStyle w:val="000000000000" w:firstRow="0" w:lastRow="0" w:firstColumn="0" w:lastColumn="0" w:oddVBand="0" w:evenVBand="0" w:oddHBand="0" w:evenHBand="0" w:firstRowFirstColumn="0" w:firstRowLastColumn="0" w:lastRowFirstColumn="0" w:lastRowLastColumn="0"/>
                  </w:pPr>
                  <w:r w:rsidRPr="00894652">
                    <w:t>1 | 2 | 3 | 4 | 5 | 6 | 7</w:t>
                  </w:r>
                </w:p>
              </w:tc>
              <w:tc>
                <w:tcPr>
                  <w:tcW w:w="2641" w:type="dxa"/>
                </w:tcPr>
                <w:p w14:paraId="17EDBE73" w14:textId="756307B9" w:rsidR="00686E36" w:rsidRPr="00894652" w:rsidRDefault="00894652" w:rsidP="00AA2002">
                  <w:pPr>
                    <w:cnfStyle w:val="000000000000" w:firstRow="0" w:lastRow="0" w:firstColumn="0" w:lastColumn="0" w:oddVBand="0" w:evenVBand="0" w:oddHBand="0" w:evenHBand="0" w:firstRowFirstColumn="0" w:firstRowLastColumn="0" w:lastRowFirstColumn="0" w:lastRowLastColumn="0"/>
                  </w:pPr>
                  <w:r w:rsidRPr="00894652">
                    <w:t>7</w:t>
                  </w:r>
                </w:p>
              </w:tc>
            </w:tr>
          </w:tbl>
          <w:p w14:paraId="16EDF710" w14:textId="77777777" w:rsidR="00D36A93" w:rsidRDefault="00D36A93" w:rsidP="00AA2002">
            <w:pPr>
              <w:rPr>
                <w:highlight w:val="yellow"/>
              </w:rPr>
            </w:pPr>
          </w:p>
          <w:p w14:paraId="65A6D104" w14:textId="77777777" w:rsidR="003C528A" w:rsidRPr="003C528A" w:rsidRDefault="003C528A" w:rsidP="003C528A">
            <w:r w:rsidRPr="003C528A">
              <w:rPr>
                <w:b/>
                <w:bCs/>
              </w:rPr>
              <w:t>Ventajas y desventajas:</w:t>
            </w:r>
          </w:p>
          <w:p w14:paraId="3D9E46B3" w14:textId="135EA866" w:rsidR="00856DB5" w:rsidRDefault="003C528A" w:rsidP="00856DB5">
            <w:pPr>
              <w:pStyle w:val="Prrafodelista"/>
              <w:numPr>
                <w:ilvl w:val="0"/>
                <w:numId w:val="44"/>
              </w:numPr>
            </w:pPr>
            <w:r>
              <w:rPr>
                <w:b/>
                <w:bCs/>
              </w:rPr>
              <w:lastRenderedPageBreak/>
              <w:t xml:space="preserve">Grupos de 3: </w:t>
            </w:r>
            <w:r>
              <w:t xml:space="preserve">secuencias </w:t>
            </w:r>
            <w:proofErr w:type="spellStart"/>
            <w:r>
              <w:t>mas</w:t>
            </w:r>
            <w:proofErr w:type="spellEnd"/>
            <w:r>
              <w:t xml:space="preserve"> cortas. Un numero de 12 </w:t>
            </w:r>
            <w:r w:rsidR="005F61FD">
              <w:t>dígitos</w:t>
            </w:r>
            <w:r>
              <w:t xml:space="preserve"> son 4 tokens. Pero los </w:t>
            </w:r>
            <w:proofErr w:type="spellStart"/>
            <w:r>
              <w:t>limites</w:t>
            </w:r>
            <w:proofErr w:type="spellEnd"/>
            <w:r>
              <w:t xml:space="preserve"> de los grupos dependen de cuantos dígitos tiene el </w:t>
            </w:r>
            <w:r w:rsidR="005F61FD">
              <w:t>número</w:t>
            </w:r>
            <w:r>
              <w:t>. En 1234567</w:t>
            </w:r>
            <w:r w:rsidR="00856DB5">
              <w:t xml:space="preserve"> el </w:t>
            </w:r>
            <w:proofErr w:type="spellStart"/>
            <w:r w:rsidR="00856DB5">
              <w:t>ultimo</w:t>
            </w:r>
            <w:proofErr w:type="spellEnd"/>
            <w:r w:rsidR="00856DB5">
              <w:t xml:space="preserve"> grupo queda con un solo digito, y eso desalinea las unidades, decenas y centenas al sumar.</w:t>
            </w:r>
          </w:p>
          <w:p w14:paraId="2664ED97" w14:textId="1F770FA9" w:rsidR="00D36A93" w:rsidRDefault="00856DB5" w:rsidP="00AA2002">
            <w:pPr>
              <w:pStyle w:val="Prrafodelista"/>
              <w:numPr>
                <w:ilvl w:val="0"/>
                <w:numId w:val="44"/>
              </w:numPr>
            </w:pPr>
            <w:r w:rsidRPr="00810868">
              <w:rPr>
                <w:b/>
                <w:bCs/>
              </w:rPr>
              <w:t xml:space="preserve">Digito por digito: </w:t>
            </w:r>
            <w:r w:rsidR="00810868" w:rsidRPr="00810868">
              <w:t xml:space="preserve">más limpio para la matemática, porque cada dígito es un token con su posición. Pero ese mismo número de 12 dígitos son 12 tokens, hasta </w:t>
            </w:r>
            <w:proofErr w:type="gramStart"/>
            <w:r w:rsidR="00810868" w:rsidRPr="00810868">
              <w:t>unas 3 veces más tokens</w:t>
            </w:r>
            <w:proofErr w:type="gramEnd"/>
            <w:r w:rsidR="00810868" w:rsidRPr="00810868">
              <w:t xml:space="preserve"> en textos con muchos números.</w:t>
            </w:r>
          </w:p>
          <w:p w14:paraId="50B81508" w14:textId="77777777" w:rsidR="00810868" w:rsidRDefault="00810868" w:rsidP="00810868"/>
          <w:p w14:paraId="197B8E58" w14:textId="77777777" w:rsidR="00810868" w:rsidRPr="00810868" w:rsidRDefault="00810868" w:rsidP="00810868">
            <w:r w:rsidRPr="00810868">
              <w:rPr>
                <w:b/>
                <w:bCs/>
              </w:rPr>
              <w:t>Con el número de la diapositiva</w:t>
            </w:r>
            <w:r w:rsidRPr="00810868">
              <w:t xml:space="preserve"> (3.141592653589793): en grupos de 3 queda "3", ".", "141", "592", "653", "589", "793". Dígito por dígito serían 16 tokens solo para el número.</w:t>
            </w:r>
          </w:p>
          <w:p w14:paraId="0958980B" w14:textId="77777777" w:rsidR="00810868" w:rsidRDefault="00810868" w:rsidP="00810868"/>
          <w:p w14:paraId="54A5E4E4" w14:textId="77777777" w:rsidR="007A2FC2" w:rsidRPr="007A2FC2" w:rsidRDefault="007A2FC2" w:rsidP="007A2FC2">
            <w:r w:rsidRPr="007A2FC2">
              <w:rPr>
                <w:b/>
                <w:bCs/>
              </w:rPr>
              <w:t>Lo que se está investigando:</w:t>
            </w:r>
            <w:r w:rsidRPr="007A2FC2">
              <w:t xml:space="preserve"> partir los grupos de derecha a izquierda, para que queden alineados por unidades, podría mejorar la aritmética. Un estudio con Gemma y Mistral (dígito a dígito) y Llama 3 (grupos de 3) también muestra que la forma de </w:t>
            </w:r>
            <w:proofErr w:type="spellStart"/>
            <w:r w:rsidRPr="007A2FC2">
              <w:t>tokenizar</w:t>
            </w:r>
            <w:proofErr w:type="spellEnd"/>
            <w:r w:rsidRPr="007A2FC2">
              <w:t xml:space="preserve"> cambia cómo los modelos arman el resultado de una suma.</w:t>
            </w:r>
          </w:p>
          <w:p w14:paraId="247589F4" w14:textId="77777777" w:rsidR="007A2FC2" w:rsidRPr="00810868" w:rsidRDefault="007A2FC2" w:rsidP="00810868"/>
          <w:p w14:paraId="7DA3D052" w14:textId="77777777" w:rsidR="00D36A93" w:rsidRDefault="00D46E94" w:rsidP="00AA2002">
            <w:pPr>
              <w:rPr>
                <w:highlight w:val="yellow"/>
              </w:rPr>
            </w:pPr>
            <w:r w:rsidRPr="00D46E94">
              <w:rPr>
                <w:noProof/>
              </w:rPr>
              <w:drawing>
                <wp:inline distT="0" distB="0" distL="0" distR="0" wp14:anchorId="48EE056C" wp14:editId="12FB1E7D">
                  <wp:extent cx="5425910" cy="624894"/>
                  <wp:effectExtent l="19050" t="19050" r="22860" b="22860"/>
                  <wp:docPr id="1118160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60480" name=""/>
                          <pic:cNvPicPr/>
                        </pic:nvPicPr>
                        <pic:blipFill>
                          <a:blip r:embed="rId490"/>
                          <a:stretch>
                            <a:fillRect/>
                          </a:stretch>
                        </pic:blipFill>
                        <pic:spPr>
                          <a:xfrm>
                            <a:off x="0" y="0"/>
                            <a:ext cx="5425910" cy="624894"/>
                          </a:xfrm>
                          <a:prstGeom prst="rect">
                            <a:avLst/>
                          </a:prstGeom>
                          <a:ln w="19050">
                            <a:solidFill>
                              <a:schemeClr val="tx1"/>
                            </a:solidFill>
                          </a:ln>
                        </pic:spPr>
                      </pic:pic>
                    </a:graphicData>
                  </a:graphic>
                </wp:inline>
              </w:drawing>
            </w:r>
          </w:p>
          <w:p w14:paraId="6E29CDDC" w14:textId="77777777" w:rsidR="00E04F42" w:rsidRPr="00E04F42" w:rsidRDefault="00E04F42" w:rsidP="00E04F42">
            <w:r w:rsidRPr="00E04F42">
              <w:t xml:space="preserve">Para cálculos, </w:t>
            </w:r>
            <w:r w:rsidRPr="00E04F42">
              <w:rPr>
                <w:b/>
                <w:bCs/>
              </w:rPr>
              <w:t>por dígito</w:t>
            </w:r>
            <w:r w:rsidRPr="00E04F42">
              <w:t xml:space="preserve"> es el mejor según la evidencia, aunque con una condición.</w:t>
            </w:r>
          </w:p>
          <w:p w14:paraId="5CCCC034" w14:textId="77777777" w:rsidR="00E04F42" w:rsidRPr="00E04F42" w:rsidRDefault="00E04F42" w:rsidP="00E04F42">
            <w:r w:rsidRPr="00E04F42">
              <w:rPr>
                <w:b/>
                <w:bCs/>
              </w:rPr>
              <w:t>Lo que muestran los estudios:</w:t>
            </w:r>
          </w:p>
          <w:p w14:paraId="35F6681A" w14:textId="4A3EC75A" w:rsidR="00E04F42" w:rsidRDefault="00E04F42" w:rsidP="00E04F42">
            <w:pPr>
              <w:pStyle w:val="Prrafodelista"/>
              <w:numPr>
                <w:ilvl w:val="0"/>
                <w:numId w:val="44"/>
              </w:numPr>
            </w:pPr>
            <w:r>
              <w:t xml:space="preserve">Un experimento de </w:t>
            </w:r>
            <w:proofErr w:type="spellStart"/>
            <w:r>
              <w:t>Hugging</w:t>
            </w:r>
            <w:proofErr w:type="spellEnd"/>
            <w:r>
              <w:t xml:space="preserve"> </w:t>
            </w:r>
            <w:proofErr w:type="spellStart"/>
            <w:r>
              <w:t>Face</w:t>
            </w:r>
            <w:proofErr w:type="spellEnd"/>
            <w:r>
              <w:t xml:space="preserve"> </w:t>
            </w:r>
            <w:proofErr w:type="spellStart"/>
            <w:r>
              <w:t>entrenemo</w:t>
            </w:r>
            <w:proofErr w:type="spellEnd"/>
            <w:r>
              <w:t xml:space="preserve"> modelos iguales cambiando solo como se </w:t>
            </w:r>
            <w:proofErr w:type="spellStart"/>
            <w:r>
              <w:t>tokenizan</w:t>
            </w:r>
            <w:proofErr w:type="spellEnd"/>
            <w:r>
              <w:t xml:space="preserve"> los números. El resultado: digito por digito rindió mejor en todas las operaciones.</w:t>
            </w:r>
          </w:p>
          <w:p w14:paraId="7C2CD999" w14:textId="4B06D2AB" w:rsidR="00E04F42" w:rsidRDefault="005A210D" w:rsidP="00E04F42">
            <w:pPr>
              <w:pStyle w:val="Prrafodelista"/>
              <w:numPr>
                <w:ilvl w:val="0"/>
                <w:numId w:val="44"/>
              </w:numPr>
            </w:pPr>
            <w:r>
              <w:t xml:space="preserve">Entre los grupos de 3, </w:t>
            </w:r>
            <w:r>
              <w:rPr>
                <w:b/>
                <w:bCs/>
              </w:rPr>
              <w:t xml:space="preserve">de derecha a izquierda </w:t>
            </w:r>
            <w:r>
              <w:t xml:space="preserve">empato o supero a izquierda a derecha en todas áreas. </w:t>
            </w:r>
            <w:r w:rsidR="00DC5C25" w:rsidRPr="00DC5C25">
              <w:t>Pero la diferencia fue menor que la que hay entre dígito por dígito y el resto.</w:t>
            </w:r>
          </w:p>
          <w:p w14:paraId="5277E92C" w14:textId="2874BE8B" w:rsidR="00DC5C25" w:rsidRDefault="00DC5C25" w:rsidP="00E04F42">
            <w:pPr>
              <w:pStyle w:val="Prrafodelista"/>
              <w:numPr>
                <w:ilvl w:val="0"/>
                <w:numId w:val="44"/>
              </w:numPr>
            </w:pPr>
            <w:r w:rsidRPr="00DC5C25">
              <w:t>Otro estudio con GPT-3.5 y GPT-4 vio que usar comas para forzar el grupo de derecha a izquierda ("1,234,567") mejoró mucho la aritmética.</w:t>
            </w:r>
          </w:p>
          <w:p w14:paraId="14D4699D" w14:textId="77777777" w:rsidR="00DC5C25" w:rsidRDefault="00DC5C25" w:rsidP="00DC5C25"/>
          <w:p w14:paraId="31FE00B8" w14:textId="0EBD5C4A" w:rsidR="00DC5C25" w:rsidRPr="00DC5C25" w:rsidRDefault="00DC5C25" w:rsidP="00DC5C25">
            <w:proofErr w:type="spellStart"/>
            <w:r>
              <w:rPr>
                <w:b/>
                <w:bCs/>
              </w:rPr>
              <w:t>Por que</w:t>
            </w:r>
            <w:proofErr w:type="spellEnd"/>
            <w:r>
              <w:rPr>
                <w:b/>
                <w:bCs/>
              </w:rPr>
              <w:t xml:space="preserve"> pasa: </w:t>
            </w:r>
            <w:r w:rsidR="000951C2" w:rsidRPr="000951C2">
              <w:t>al sumar a mano alineas unidades con unidades. Con grupos de 3 de izquierda a derecha, eso se desalinea.</w:t>
            </w:r>
          </w:p>
          <w:p w14:paraId="51EFD8B3" w14:textId="77777777" w:rsidR="00E04F42" w:rsidRDefault="00E04F42" w:rsidP="00AA2002">
            <w:pPr>
              <w:rPr>
                <w:highlight w:val="yellow"/>
              </w:rPr>
            </w:pPr>
          </w:p>
          <w:p w14:paraId="52805CE5" w14:textId="77777777" w:rsidR="000951C2" w:rsidRPr="000951C2" w:rsidRDefault="000951C2" w:rsidP="000951C2">
            <w:r w:rsidRPr="000951C2">
              <w:t>Ejemplo con 1234567 (ilustrativo):</w:t>
            </w:r>
          </w:p>
          <w:tbl>
            <w:tblPr>
              <w:tblStyle w:val="Tablaconcuadrcula4-nfasis4"/>
              <w:tblW w:w="0" w:type="auto"/>
              <w:tblLook w:val="04A0" w:firstRow="1" w:lastRow="0" w:firstColumn="1" w:lastColumn="0" w:noHBand="0" w:noVBand="1"/>
            </w:tblPr>
            <w:tblGrid>
              <w:gridCol w:w="3521"/>
              <w:gridCol w:w="3521"/>
              <w:gridCol w:w="3522"/>
            </w:tblGrid>
            <w:tr w:rsidR="000951C2" w14:paraId="7504FAA1" w14:textId="77777777" w:rsidTr="000951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7F7E2C89" w14:textId="4AFC58FE" w:rsidR="000951C2" w:rsidRPr="000951C2" w:rsidRDefault="000951C2" w:rsidP="00AA2002">
                  <w:pPr>
                    <w:rPr>
                      <w:highlight w:val="yellow"/>
                    </w:rPr>
                  </w:pPr>
                  <w:r w:rsidRPr="000951C2">
                    <w:t>Estrategia</w:t>
                  </w:r>
                </w:p>
              </w:tc>
              <w:tc>
                <w:tcPr>
                  <w:tcW w:w="3521" w:type="dxa"/>
                </w:tcPr>
                <w:p w14:paraId="267F6DDF" w14:textId="3B349C77" w:rsidR="000951C2" w:rsidRPr="000951C2" w:rsidRDefault="000951C2" w:rsidP="00AA2002">
                  <w:pPr>
                    <w:cnfStyle w:val="100000000000" w:firstRow="1" w:lastRow="0" w:firstColumn="0" w:lastColumn="0" w:oddVBand="0" w:evenVBand="0" w:oddHBand="0" w:evenHBand="0" w:firstRowFirstColumn="0" w:firstRowLastColumn="0" w:lastRowFirstColumn="0" w:lastRowLastColumn="0"/>
                  </w:pPr>
                  <w:r w:rsidRPr="000951C2">
                    <w:t>Partición</w:t>
                  </w:r>
                </w:p>
              </w:tc>
              <w:tc>
                <w:tcPr>
                  <w:tcW w:w="3522" w:type="dxa"/>
                </w:tcPr>
                <w:p w14:paraId="01A6BF49" w14:textId="0D5422C5" w:rsidR="000951C2" w:rsidRPr="000951C2" w:rsidRDefault="000951C2" w:rsidP="00AA2002">
                  <w:pPr>
                    <w:cnfStyle w:val="100000000000" w:firstRow="1" w:lastRow="0" w:firstColumn="0" w:lastColumn="0" w:oddVBand="0" w:evenVBand="0" w:oddHBand="0" w:evenHBand="0" w:firstRowFirstColumn="0" w:firstRowLastColumn="0" w:lastRowFirstColumn="0" w:lastRowLastColumn="0"/>
                  </w:pPr>
                  <w:r w:rsidRPr="000951C2">
                    <w:t>¿</w:t>
                  </w:r>
                  <w:r>
                    <w:t>Alinea unidades?</w:t>
                  </w:r>
                </w:p>
              </w:tc>
            </w:tr>
            <w:tr w:rsidR="000951C2" w14:paraId="7596EB0C" w14:textId="77777777" w:rsidTr="000951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5B0FEBA6" w14:textId="23B1FBF9" w:rsidR="000951C2" w:rsidRPr="000951C2" w:rsidRDefault="000951C2" w:rsidP="00AA2002">
                  <w:pPr>
                    <w:rPr>
                      <w:b w:val="0"/>
                      <w:bCs w:val="0"/>
                    </w:rPr>
                  </w:pPr>
                  <w:r w:rsidRPr="000951C2">
                    <w:rPr>
                      <w:b w:val="0"/>
                      <w:bCs w:val="0"/>
                    </w:rPr>
                    <w:t>Por digito</w:t>
                  </w:r>
                </w:p>
              </w:tc>
              <w:tc>
                <w:tcPr>
                  <w:tcW w:w="3521" w:type="dxa"/>
                </w:tcPr>
                <w:p w14:paraId="0CD019BF" w14:textId="1C058B95" w:rsidR="000951C2" w:rsidRPr="000951C2" w:rsidRDefault="000951C2" w:rsidP="00AA2002">
                  <w:pPr>
                    <w:cnfStyle w:val="000000100000" w:firstRow="0" w:lastRow="0" w:firstColumn="0" w:lastColumn="0" w:oddVBand="0" w:evenVBand="0" w:oddHBand="1" w:evenHBand="0" w:firstRowFirstColumn="0" w:firstRowLastColumn="0" w:lastRowFirstColumn="0" w:lastRowLastColumn="0"/>
                  </w:pPr>
                  <w:r w:rsidRPr="000951C2">
                    <w:t>1 | 2 | 3 | 4 | 5 | 6 | 7</w:t>
                  </w:r>
                </w:p>
              </w:tc>
              <w:tc>
                <w:tcPr>
                  <w:tcW w:w="3522" w:type="dxa"/>
                </w:tcPr>
                <w:p w14:paraId="26787115" w14:textId="70D8FA53" w:rsidR="000951C2" w:rsidRPr="000951C2" w:rsidRDefault="000951C2" w:rsidP="00AA2002">
                  <w:pPr>
                    <w:cnfStyle w:val="000000100000" w:firstRow="0" w:lastRow="0" w:firstColumn="0" w:lastColumn="0" w:oddVBand="0" w:evenVBand="0" w:oddHBand="1" w:evenHBand="0" w:firstRowFirstColumn="0" w:firstRowLastColumn="0" w:lastRowFirstColumn="0" w:lastRowLastColumn="0"/>
                  </w:pPr>
                  <w:r w:rsidRPr="000951C2">
                    <w:t>Sí, cada dígito tiene su lugar</w:t>
                  </w:r>
                </w:p>
              </w:tc>
            </w:tr>
            <w:tr w:rsidR="000951C2" w14:paraId="65728E18" w14:textId="77777777" w:rsidTr="000951C2">
              <w:tc>
                <w:tcPr>
                  <w:cnfStyle w:val="001000000000" w:firstRow="0" w:lastRow="0" w:firstColumn="1" w:lastColumn="0" w:oddVBand="0" w:evenVBand="0" w:oddHBand="0" w:evenHBand="0" w:firstRowFirstColumn="0" w:firstRowLastColumn="0" w:lastRowFirstColumn="0" w:lastRowLastColumn="0"/>
                  <w:tcW w:w="3521" w:type="dxa"/>
                </w:tcPr>
                <w:p w14:paraId="39C422F2" w14:textId="09EA2D5F" w:rsidR="000951C2" w:rsidRPr="000951C2" w:rsidRDefault="000951C2" w:rsidP="00AA2002">
                  <w:r w:rsidRPr="000951C2">
                    <w:t>Grupos de 3, izquierda a derecha</w:t>
                  </w:r>
                </w:p>
              </w:tc>
              <w:tc>
                <w:tcPr>
                  <w:tcW w:w="3521" w:type="dxa"/>
                </w:tcPr>
                <w:p w14:paraId="347D73DC" w14:textId="45CD2A81" w:rsidR="000951C2" w:rsidRPr="000951C2" w:rsidRDefault="000951C2" w:rsidP="00AA2002">
                  <w:pPr>
                    <w:cnfStyle w:val="000000000000" w:firstRow="0" w:lastRow="0" w:firstColumn="0" w:lastColumn="0" w:oddVBand="0" w:evenVBand="0" w:oddHBand="0" w:evenHBand="0" w:firstRowFirstColumn="0" w:firstRowLastColumn="0" w:lastRowFirstColumn="0" w:lastRowLastColumn="0"/>
                  </w:pPr>
                  <w:r w:rsidRPr="000951C2">
                    <w:t>123 | 456 | 7</w:t>
                  </w:r>
                </w:p>
              </w:tc>
              <w:tc>
                <w:tcPr>
                  <w:tcW w:w="3522" w:type="dxa"/>
                </w:tcPr>
                <w:p w14:paraId="4BD27F82" w14:textId="0F1BE544" w:rsidR="000951C2" w:rsidRPr="000951C2" w:rsidRDefault="000951C2" w:rsidP="00AA2002">
                  <w:pPr>
                    <w:cnfStyle w:val="000000000000" w:firstRow="0" w:lastRow="0" w:firstColumn="0" w:lastColumn="0" w:oddVBand="0" w:evenVBand="0" w:oddHBand="0" w:evenHBand="0" w:firstRowFirstColumn="0" w:firstRowLastColumn="0" w:lastRowFirstColumn="0" w:lastRowLastColumn="0"/>
                  </w:pPr>
                  <w:r w:rsidRPr="000951C2">
                    <w:t>No, el "7" queda solo y desalineado</w:t>
                  </w:r>
                </w:p>
              </w:tc>
            </w:tr>
            <w:tr w:rsidR="000951C2" w14:paraId="1F962627" w14:textId="77777777" w:rsidTr="000951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2DFB741B" w14:textId="5D8576B3" w:rsidR="000951C2" w:rsidRPr="000951C2" w:rsidRDefault="000951C2" w:rsidP="00AA2002">
                  <w:r w:rsidRPr="000951C2">
                    <w:t>Grupos de 3, derecha a izquierda</w:t>
                  </w:r>
                </w:p>
              </w:tc>
              <w:tc>
                <w:tcPr>
                  <w:tcW w:w="3521" w:type="dxa"/>
                </w:tcPr>
                <w:p w14:paraId="22A1EFA6" w14:textId="688D7C88" w:rsidR="000951C2" w:rsidRPr="000951C2" w:rsidRDefault="000951C2" w:rsidP="00AA2002">
                  <w:pPr>
                    <w:cnfStyle w:val="000000100000" w:firstRow="0" w:lastRow="0" w:firstColumn="0" w:lastColumn="0" w:oddVBand="0" w:evenVBand="0" w:oddHBand="1" w:evenHBand="0" w:firstRowFirstColumn="0" w:firstRowLastColumn="0" w:lastRowFirstColumn="0" w:lastRowLastColumn="0"/>
                  </w:pPr>
                  <w:r w:rsidRPr="000951C2">
                    <w:t>1 | 234 | 567</w:t>
                  </w:r>
                </w:p>
              </w:tc>
              <w:tc>
                <w:tcPr>
                  <w:tcW w:w="3522" w:type="dxa"/>
                </w:tcPr>
                <w:p w14:paraId="397383DA" w14:textId="1E1F439C" w:rsidR="000951C2" w:rsidRPr="000951C2" w:rsidRDefault="000951C2" w:rsidP="00AA2002">
                  <w:pPr>
                    <w:cnfStyle w:val="000000100000" w:firstRow="0" w:lastRow="0" w:firstColumn="0" w:lastColumn="0" w:oddVBand="0" w:evenVBand="0" w:oddHBand="1" w:evenHBand="0" w:firstRowFirstColumn="0" w:firstRowLastColumn="0" w:lastRowFirstColumn="0" w:lastRowLastColumn="0"/>
                  </w:pPr>
                  <w:r w:rsidRPr="000951C2">
                    <w:t>Sí, 567 son las unidades</w:t>
                  </w:r>
                </w:p>
              </w:tc>
            </w:tr>
          </w:tbl>
          <w:p w14:paraId="52223F13" w14:textId="77777777" w:rsidR="000951C2" w:rsidRDefault="000951C2" w:rsidP="00AA2002">
            <w:pPr>
              <w:rPr>
                <w:highlight w:val="yellow"/>
              </w:rPr>
            </w:pPr>
          </w:p>
          <w:p w14:paraId="1011049C" w14:textId="28979FE0" w:rsidR="000951C2" w:rsidRDefault="000951C2" w:rsidP="00AA2002">
            <w:r w:rsidRPr="00565D82">
              <w:rPr>
                <w:b/>
                <w:bCs/>
              </w:rPr>
              <w:t xml:space="preserve">La condición: </w:t>
            </w:r>
            <w:r w:rsidR="00565D82" w:rsidRPr="00565D82">
              <w:t>el dígito por dígito tiene un costo. Un número de 12 dígitos son 12 tokens y no 4, así que las secuencias son más largas y el texto con muchos números sale más caro.</w:t>
            </w:r>
          </w:p>
          <w:p w14:paraId="712B3EF6" w14:textId="77777777" w:rsidR="00565D82" w:rsidRDefault="00565D82" w:rsidP="00AA2002"/>
          <w:p w14:paraId="6B82D879" w14:textId="33FC4B00" w:rsidR="00565D82" w:rsidRDefault="00565D82" w:rsidP="00AA2002">
            <w:pPr>
              <w:rPr>
                <w:b/>
                <w:bCs/>
              </w:rPr>
            </w:pPr>
            <w:r>
              <w:rPr>
                <w:b/>
                <w:bCs/>
              </w:rPr>
              <w:t>Matrices:</w:t>
            </w:r>
          </w:p>
          <w:p w14:paraId="13E03CB1" w14:textId="77777777" w:rsidR="00D46E94" w:rsidRPr="006855D5" w:rsidRDefault="00E247CE" w:rsidP="00E247CE">
            <w:pPr>
              <w:pStyle w:val="Prrafodelista"/>
              <w:numPr>
                <w:ilvl w:val="0"/>
                <w:numId w:val="44"/>
              </w:numPr>
            </w:pPr>
            <w:r w:rsidRPr="006855D5">
              <w:t>Un estudio de 2025 encontró que, aun con distintas tokenizaciones, los modelos suman con un "vistazo" de un solo dígito hacia adelante, y fallan donde los acarreos se encadenan. La tokenización ayuda, pero no lo arregla todo.</w:t>
            </w:r>
          </w:p>
          <w:p w14:paraId="06563B75" w14:textId="77777777" w:rsidR="00E247CE" w:rsidRPr="006855D5" w:rsidRDefault="006855D5" w:rsidP="00E247CE">
            <w:pPr>
              <w:pStyle w:val="Prrafodelista"/>
              <w:numPr>
                <w:ilvl w:val="0"/>
                <w:numId w:val="44"/>
              </w:numPr>
            </w:pPr>
            <w:r w:rsidRPr="006855D5">
              <w:t xml:space="preserve">En el estudio con GPT, la diferencia entre direcciones </w:t>
            </w:r>
            <w:r w:rsidRPr="006855D5">
              <w:rPr>
                <w:b/>
                <w:bCs/>
              </w:rPr>
              <w:t>disminuye cuando el modelo es más grande</w:t>
            </w:r>
            <w:r w:rsidRPr="006855D5">
              <w:t>, como si los modelos grandes compensaran el mal alineado.</w:t>
            </w:r>
          </w:p>
          <w:p w14:paraId="20BAEC79" w14:textId="77777777" w:rsidR="006855D5" w:rsidRDefault="006855D5" w:rsidP="0078744C">
            <w:pPr>
              <w:rPr>
                <w:highlight w:val="yellow"/>
              </w:rPr>
            </w:pPr>
          </w:p>
          <w:p w14:paraId="62E5A6C1" w14:textId="77777777" w:rsidR="0078744C" w:rsidRPr="0078744C" w:rsidRDefault="0078744C" w:rsidP="0078744C">
            <w:r w:rsidRPr="0078744C">
              <w:rPr>
                <w:b/>
                <w:bCs/>
              </w:rPr>
              <w:t>En resumen:</w:t>
            </w:r>
            <w:r w:rsidRPr="0078744C">
              <w:t xml:space="preserve"> para matemática pura, dígito por dígito. Si usas un modelo con grupos de 3, escribir los números con comas puede ayudar.</w:t>
            </w:r>
          </w:p>
          <w:p w14:paraId="71E60CD2" w14:textId="434A5551" w:rsidR="0078744C" w:rsidRPr="0078744C" w:rsidRDefault="0078744C" w:rsidP="0078744C">
            <w:pPr>
              <w:rPr>
                <w:highlight w:val="yellow"/>
              </w:rPr>
            </w:pPr>
          </w:p>
        </w:tc>
      </w:tr>
    </w:tbl>
    <w:p w14:paraId="0B213C92" w14:textId="77777777" w:rsidR="006E0EA9" w:rsidRDefault="006E0EA9" w:rsidP="00AA2002">
      <w:pPr>
        <w:pBdr>
          <w:bottom w:val="single" w:sz="6" w:space="1" w:color="auto"/>
        </w:pBdr>
        <w:rPr>
          <w:highlight w:val="yellow"/>
        </w:rPr>
      </w:pPr>
    </w:p>
    <w:p w14:paraId="37653E57" w14:textId="77777777" w:rsidR="00182DC8" w:rsidRDefault="00182DC8" w:rsidP="00AA2002">
      <w:pPr>
        <w:rPr>
          <w:highlight w:val="yellow"/>
        </w:rPr>
      </w:pPr>
    </w:p>
    <w:p w14:paraId="735AF19E" w14:textId="3FA7C055" w:rsidR="00182DC8" w:rsidRPr="00AA2002" w:rsidRDefault="00C066A6" w:rsidP="00AA2002">
      <w:pPr>
        <w:rPr>
          <w:highlight w:val="yellow"/>
        </w:rPr>
      </w:pPr>
      <w:r w:rsidRPr="00C066A6">
        <w:rPr>
          <w:noProof/>
        </w:rPr>
        <w:lastRenderedPageBreak/>
        <w:drawing>
          <wp:inline distT="0" distB="0" distL="0" distR="0" wp14:anchorId="218A5B37" wp14:editId="4908C212">
            <wp:extent cx="5235394" cy="586791"/>
            <wp:effectExtent l="38100" t="38100" r="41910" b="41910"/>
            <wp:docPr id="1895318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18166" name=""/>
                    <pic:cNvPicPr/>
                  </pic:nvPicPr>
                  <pic:blipFill>
                    <a:blip r:embed="rId491"/>
                    <a:stretch>
                      <a:fillRect/>
                    </a:stretch>
                  </pic:blipFill>
                  <pic:spPr>
                    <a:xfrm>
                      <a:off x="0" y="0"/>
                      <a:ext cx="5235394" cy="586791"/>
                    </a:xfrm>
                    <a:prstGeom prst="rect">
                      <a:avLst/>
                    </a:prstGeom>
                    <a:ln w="28575">
                      <a:solidFill>
                        <a:schemeClr val="tx1"/>
                      </a:solidFill>
                    </a:ln>
                  </pic:spPr>
                </pic:pic>
              </a:graphicData>
            </a:graphic>
          </wp:inline>
        </w:drawing>
      </w:r>
    </w:p>
    <w:p w14:paraId="4FC4DD63" w14:textId="23FF0591" w:rsidR="007D06E2" w:rsidRDefault="00824BCE" w:rsidP="00DB6901">
      <w:r>
        <w:rPr>
          <w:b/>
          <w:bCs/>
        </w:rPr>
        <w:t xml:space="preserve">La tendencia es que disminuyen. </w:t>
      </w:r>
      <w:r>
        <w:t xml:space="preserve">Los </w:t>
      </w:r>
      <w:proofErr w:type="spellStart"/>
      <w:r>
        <w:t>tokenizadores</w:t>
      </w:r>
      <w:proofErr w:type="spellEnd"/>
      <w:r>
        <w:t xml:space="preserve"> nuevos tienen vocabularios </w:t>
      </w:r>
      <w:proofErr w:type="spellStart"/>
      <w:r>
        <w:t>mas</w:t>
      </w:r>
      <w:proofErr w:type="spellEnd"/>
      <w:r>
        <w:t xml:space="preserve"> grandes, así que el mismo texto se parte en menos tokens.</w:t>
      </w:r>
    </w:p>
    <w:p w14:paraId="5C0A7C57" w14:textId="180EB8FC" w:rsidR="00824BCE" w:rsidRDefault="00DF4098" w:rsidP="00DB6901">
      <w:r w:rsidRPr="00DF4098">
        <w:rPr>
          <w:noProof/>
        </w:rPr>
        <w:drawing>
          <wp:inline distT="0" distB="0" distL="0" distR="0" wp14:anchorId="07DB69C7" wp14:editId="3202FBF8">
            <wp:extent cx="5242560" cy="1995068"/>
            <wp:effectExtent l="19050" t="19050" r="15240" b="24765"/>
            <wp:docPr id="338628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28350" name=""/>
                    <pic:cNvPicPr/>
                  </pic:nvPicPr>
                  <pic:blipFill>
                    <a:blip r:embed="rId492"/>
                    <a:stretch>
                      <a:fillRect/>
                    </a:stretch>
                  </pic:blipFill>
                  <pic:spPr>
                    <a:xfrm>
                      <a:off x="0" y="0"/>
                      <a:ext cx="5250721" cy="1998174"/>
                    </a:xfrm>
                    <a:prstGeom prst="rect">
                      <a:avLst/>
                    </a:prstGeom>
                    <a:ln w="19050">
                      <a:solidFill>
                        <a:schemeClr val="tx1"/>
                      </a:solidFill>
                    </a:ln>
                  </pic:spPr>
                </pic:pic>
              </a:graphicData>
            </a:graphic>
          </wp:inline>
        </w:drawing>
      </w:r>
    </w:p>
    <w:p w14:paraId="3A976C31" w14:textId="77777777" w:rsidR="002C1DBF" w:rsidRPr="002C1DBF" w:rsidRDefault="002C1DBF" w:rsidP="002C1DBF">
      <w:r w:rsidRPr="002C1DBF">
        <w:t>Entre Llama 2 y Gemma 3 el vocabulario creció unas 8 veces (262.144 / 32.000 ≈ 8,2).</w:t>
      </w:r>
    </w:p>
    <w:p w14:paraId="2B392338" w14:textId="7EAF6D02" w:rsidR="002C1DBF" w:rsidRDefault="002C1DBF" w:rsidP="00DB6901">
      <w:r w:rsidRPr="002C1DBF">
        <w:rPr>
          <w:b/>
          <w:bCs/>
        </w:rPr>
        <w:t>Por qué baja la cantidad de tokens:</w:t>
      </w:r>
      <w:r>
        <w:rPr>
          <w:b/>
          <w:bCs/>
        </w:rPr>
        <w:t xml:space="preserve"> </w:t>
      </w:r>
      <w:r>
        <w:t xml:space="preserve">con </w:t>
      </w:r>
      <w:proofErr w:type="spellStart"/>
      <w:r>
        <w:t>mas</w:t>
      </w:r>
      <w:proofErr w:type="spellEnd"/>
      <w:r>
        <w:t xml:space="preserve"> entradas en la lista, </w:t>
      </w:r>
      <w:proofErr w:type="spellStart"/>
      <w:r>
        <w:t>mas</w:t>
      </w:r>
      <w:proofErr w:type="spellEnd"/>
      <w:r>
        <w:t xml:space="preserve"> palabras y trozos comunes son un solo token y se parten menos. Una fuente indica que el vocabulario de GPT-4 codifica </w:t>
      </w:r>
      <w:proofErr w:type="spellStart"/>
      <w:r>
        <w:t>mas</w:t>
      </w:r>
      <w:proofErr w:type="spellEnd"/>
      <w:r>
        <w:t xml:space="preserve"> información por token que el de Llama 2.</w:t>
      </w:r>
    </w:p>
    <w:p w14:paraId="4668ACC2" w14:textId="77777777" w:rsidR="00D1662D" w:rsidRPr="00D1662D" w:rsidRDefault="00D1662D" w:rsidP="00D1662D">
      <w:r w:rsidRPr="00D1662D">
        <w:rPr>
          <w:b/>
          <w:bCs/>
        </w:rPr>
        <w:t>Dónde se nota más:</w:t>
      </w:r>
      <w:r w:rsidRPr="00D1662D">
        <w:t xml:space="preserve"> en otros idiomas y en código. Según una fuente, el </w:t>
      </w:r>
      <w:proofErr w:type="spellStart"/>
      <w:r w:rsidRPr="00D1662D">
        <w:t>tokenizador</w:t>
      </w:r>
      <w:proofErr w:type="spellEnd"/>
      <w:r w:rsidRPr="00D1662D">
        <w:t xml:space="preserve"> o200k redujo unos 30% los tokens en texto no inglés. Ejemplo ilustrativo: si un texto en chino daba 300 tokens, bajaría a unos 300 × 0,7 = 210. En inglés la mejora debería ser menor, pero esto último es mi suposición y no lo verifiqué.</w:t>
      </w:r>
    </w:p>
    <w:p w14:paraId="38B86A6A" w14:textId="77777777" w:rsidR="00D1662D" w:rsidRPr="00D1662D" w:rsidRDefault="00D1662D" w:rsidP="00D1662D">
      <w:r w:rsidRPr="00D1662D">
        <w:rPr>
          <w:b/>
          <w:bCs/>
        </w:rPr>
        <w:t>El costo de un vocabulario grande:</w:t>
      </w:r>
      <w:r w:rsidRPr="00D1662D">
        <w:t xml:space="preserve"> la tabla de </w:t>
      </w:r>
      <w:proofErr w:type="spellStart"/>
      <w:r w:rsidRPr="00D1662D">
        <w:t>embeddings</w:t>
      </w:r>
      <w:proofErr w:type="spellEnd"/>
      <w:r w:rsidRPr="00D1662D">
        <w:t xml:space="preserve"> crece, y eso suma parámetros. En Gemma 3 270M, unos 170 M de los 270 M son </w:t>
      </w:r>
      <w:proofErr w:type="spellStart"/>
      <w:r w:rsidRPr="00D1662D">
        <w:t>embeddings</w:t>
      </w:r>
      <w:proofErr w:type="spellEnd"/>
      <w:r w:rsidRPr="00D1662D">
        <w:t>, o sea ≈ 63% del modelo (170 / 270).</w:t>
      </w:r>
    </w:p>
    <w:p w14:paraId="6C406BC5" w14:textId="77777777" w:rsidR="00D1662D" w:rsidRPr="00D1662D" w:rsidRDefault="00D1662D" w:rsidP="00D1662D">
      <w:r w:rsidRPr="00D1662D">
        <w:rPr>
          <w:b/>
          <w:bCs/>
        </w:rPr>
        <w:t>Dos matices:</w:t>
      </w:r>
    </w:p>
    <w:p w14:paraId="2AF6F02E" w14:textId="5553BFBA" w:rsidR="00645641" w:rsidRPr="00645641" w:rsidRDefault="00645641" w:rsidP="00645641">
      <w:pPr>
        <w:pStyle w:val="Prrafodelista"/>
        <w:numPr>
          <w:ilvl w:val="0"/>
          <w:numId w:val="44"/>
        </w:numPr>
      </w:pPr>
      <w:r w:rsidRPr="00645641">
        <w:t xml:space="preserve">Cada modelo </w:t>
      </w:r>
      <w:proofErr w:type="spellStart"/>
      <w:r w:rsidRPr="00645641">
        <w:t>tokeniza</w:t>
      </w:r>
      <w:proofErr w:type="spellEnd"/>
      <w:r w:rsidRPr="00645641">
        <w:t xml:space="preserve"> distinto, así que el mismo texto puede costar distinto tokens según el modelo. Si vas a estimar costos, usa el </w:t>
      </w:r>
      <w:proofErr w:type="spellStart"/>
      <w:r w:rsidRPr="00645641">
        <w:t>tokenizador</w:t>
      </w:r>
      <w:proofErr w:type="spellEnd"/>
      <w:r w:rsidRPr="00645641">
        <w:t xml:space="preserve"> del modelo que usarás.</w:t>
      </w:r>
    </w:p>
    <w:p w14:paraId="5E68E243" w14:textId="0FA79320" w:rsidR="00645641" w:rsidRPr="00645641" w:rsidRDefault="00645641" w:rsidP="00645641">
      <w:pPr>
        <w:pStyle w:val="Prrafodelista"/>
        <w:numPr>
          <w:ilvl w:val="0"/>
          <w:numId w:val="44"/>
        </w:numPr>
      </w:pPr>
      <w:r w:rsidRPr="00645641">
        <w:t>Que el texto se convierta en menos tokens no significa que uses menos tokens en total. Los modelos de razonamiento generan muchos tokens antes de responder, como vimos en la transcripción anterior.</w:t>
      </w:r>
    </w:p>
    <w:p w14:paraId="7E73510F" w14:textId="60FFA0A9" w:rsidR="00D1662D" w:rsidRPr="00D1662D" w:rsidRDefault="00645641" w:rsidP="00645641">
      <w:r>
        <w:t xml:space="preserve">Una fuente de 2026 dice que Llama 4 y </w:t>
      </w:r>
      <w:proofErr w:type="spellStart"/>
      <w:r>
        <w:t>DeepSeek</w:t>
      </w:r>
      <w:proofErr w:type="spellEnd"/>
      <w:r>
        <w:t xml:space="preserve"> V4 se estandarizaron en vocabularios de 128K a 200K.</w:t>
      </w:r>
    </w:p>
    <w:p w14:paraId="374EC41A" w14:textId="7F9D34B4" w:rsidR="002C1DBF" w:rsidRDefault="002C1DBF" w:rsidP="00DB6901"/>
    <w:p w14:paraId="400A5BEB" w14:textId="77777777" w:rsidR="000604F1" w:rsidRDefault="000604F1" w:rsidP="00DB6901"/>
    <w:p w14:paraId="6DEEE57B" w14:textId="00E6891D" w:rsidR="000604F1" w:rsidRDefault="000604F1">
      <w:r>
        <w:br w:type="page"/>
      </w:r>
    </w:p>
    <w:p w14:paraId="14B4CE38" w14:textId="2EA5C835" w:rsidR="000604F1" w:rsidRDefault="00FF5BEB" w:rsidP="00FF5BEB">
      <w:pPr>
        <w:pStyle w:val="Ttulo3"/>
        <w:rPr>
          <w:b/>
          <w:bCs/>
          <w:sz w:val="24"/>
          <w:szCs w:val="24"/>
          <w:highlight w:val="yellow"/>
        </w:rPr>
      </w:pPr>
      <w:bookmarkStart w:id="83" w:name="_Toc243791172"/>
      <w:r>
        <w:rPr>
          <w:b/>
          <w:bCs/>
          <w:sz w:val="24"/>
          <w:szCs w:val="24"/>
          <w:highlight w:val="yellow"/>
        </w:rPr>
        <w:lastRenderedPageBreak/>
        <w:t>1.16.4 Regla empírica (</w:t>
      </w:r>
      <w:proofErr w:type="gramStart"/>
      <w:r>
        <w:rPr>
          <w:b/>
          <w:bCs/>
          <w:sz w:val="24"/>
          <w:szCs w:val="24"/>
          <w:highlight w:val="yellow"/>
        </w:rPr>
        <w:t>ingles común</w:t>
      </w:r>
      <w:proofErr w:type="gramEnd"/>
      <w:r>
        <w:rPr>
          <w:b/>
          <w:bCs/>
          <w:sz w:val="24"/>
          <w:szCs w:val="24"/>
          <w:highlight w:val="yellow"/>
        </w:rPr>
        <w:t>)</w:t>
      </w:r>
      <w:r w:rsidR="00D6394E">
        <w:rPr>
          <w:b/>
          <w:bCs/>
          <w:sz w:val="24"/>
          <w:szCs w:val="24"/>
          <w:highlight w:val="yellow"/>
        </w:rPr>
        <w:t xml:space="preserve"> – cuanto esta valorizado el token</w:t>
      </w:r>
      <w:bookmarkEnd w:id="83"/>
    </w:p>
    <w:tbl>
      <w:tblPr>
        <w:tblStyle w:val="Tablaconcuadrcula4-nfasis4"/>
        <w:tblW w:w="0" w:type="auto"/>
        <w:tblLook w:val="04A0" w:firstRow="1" w:lastRow="0" w:firstColumn="1" w:lastColumn="0" w:noHBand="0" w:noVBand="1"/>
      </w:tblPr>
      <w:tblGrid>
        <w:gridCol w:w="5395"/>
        <w:gridCol w:w="5395"/>
      </w:tblGrid>
      <w:tr w:rsidR="00770F5F" w14:paraId="78F5FB0B" w14:textId="77777777" w:rsidTr="00AA42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F634218" w14:textId="784B98B7" w:rsidR="00770F5F" w:rsidRPr="00AA42DC" w:rsidRDefault="00770F5F" w:rsidP="00FF5BEB">
            <w:pPr>
              <w:rPr>
                <w:b w:val="0"/>
                <w:bCs w:val="0"/>
              </w:rPr>
            </w:pPr>
            <w:r w:rsidRPr="00AA42DC">
              <w:rPr>
                <w:b w:val="0"/>
                <w:bCs w:val="0"/>
              </w:rPr>
              <w:t>Equivalencia</w:t>
            </w:r>
          </w:p>
        </w:tc>
        <w:tc>
          <w:tcPr>
            <w:tcW w:w="5395" w:type="dxa"/>
          </w:tcPr>
          <w:p w14:paraId="6DEB5A59" w14:textId="2EE35AED" w:rsidR="00770F5F" w:rsidRPr="00AA42DC" w:rsidRDefault="00770F5F" w:rsidP="00FF5BEB">
            <w:pPr>
              <w:cnfStyle w:val="100000000000" w:firstRow="1" w:lastRow="0" w:firstColumn="0" w:lastColumn="0" w:oddVBand="0" w:evenVBand="0" w:oddHBand="0" w:evenHBand="0" w:firstRowFirstColumn="0" w:firstRowLastColumn="0" w:lastRowFirstColumn="0" w:lastRowLastColumn="0"/>
              <w:rPr>
                <w:b w:val="0"/>
                <w:bCs w:val="0"/>
              </w:rPr>
            </w:pPr>
            <w:r w:rsidRPr="00AA42DC">
              <w:rPr>
                <w:b w:val="0"/>
                <w:bCs w:val="0"/>
              </w:rPr>
              <w:t>Valor</w:t>
            </w:r>
          </w:p>
        </w:tc>
      </w:tr>
      <w:tr w:rsidR="00770F5F" w14:paraId="7B325389" w14:textId="77777777" w:rsidTr="00AA4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FACD8CC" w14:textId="7E02EF7A" w:rsidR="00770F5F" w:rsidRPr="00AA42DC" w:rsidRDefault="00770F5F" w:rsidP="00FF5BEB">
            <w:r w:rsidRPr="00AA42DC">
              <w:t>1 token</w:t>
            </w:r>
          </w:p>
        </w:tc>
        <w:tc>
          <w:tcPr>
            <w:tcW w:w="5395" w:type="dxa"/>
          </w:tcPr>
          <w:p w14:paraId="7505D110" w14:textId="4BB2AE62" w:rsidR="00770F5F" w:rsidRPr="00AA42DC" w:rsidRDefault="00770F5F" w:rsidP="00FF5BEB">
            <w:pPr>
              <w:cnfStyle w:val="000000100000" w:firstRow="0" w:lastRow="0" w:firstColumn="0" w:lastColumn="0" w:oddVBand="0" w:evenVBand="0" w:oddHBand="1" w:evenHBand="0" w:firstRowFirstColumn="0" w:firstRowLastColumn="0" w:lastRowFirstColumn="0" w:lastRowLastColumn="0"/>
            </w:pPr>
            <w:r w:rsidRPr="00AA42DC">
              <w:t>≈ 4 caracteres</w:t>
            </w:r>
          </w:p>
        </w:tc>
      </w:tr>
      <w:tr w:rsidR="00770F5F" w14:paraId="1EF5DFC1" w14:textId="77777777" w:rsidTr="00AA42DC">
        <w:tc>
          <w:tcPr>
            <w:cnfStyle w:val="001000000000" w:firstRow="0" w:lastRow="0" w:firstColumn="1" w:lastColumn="0" w:oddVBand="0" w:evenVBand="0" w:oddHBand="0" w:evenHBand="0" w:firstRowFirstColumn="0" w:firstRowLastColumn="0" w:lastRowFirstColumn="0" w:lastRowLastColumn="0"/>
            <w:tcW w:w="5395" w:type="dxa"/>
          </w:tcPr>
          <w:p w14:paraId="54BBB15E" w14:textId="00E421D3" w:rsidR="00770F5F" w:rsidRPr="00AA42DC" w:rsidRDefault="00770F5F" w:rsidP="00FF5BEB">
            <w:r w:rsidRPr="00AA42DC">
              <w:t>1 token</w:t>
            </w:r>
          </w:p>
        </w:tc>
        <w:tc>
          <w:tcPr>
            <w:tcW w:w="5395" w:type="dxa"/>
          </w:tcPr>
          <w:p w14:paraId="3F905411" w14:textId="59A2680B" w:rsidR="00770F5F" w:rsidRPr="00AA42DC" w:rsidRDefault="00770F5F" w:rsidP="00FF5BEB">
            <w:pPr>
              <w:cnfStyle w:val="000000000000" w:firstRow="0" w:lastRow="0" w:firstColumn="0" w:lastColumn="0" w:oddVBand="0" w:evenVBand="0" w:oddHBand="0" w:evenHBand="0" w:firstRowFirstColumn="0" w:firstRowLastColumn="0" w:lastRowFirstColumn="0" w:lastRowLastColumn="0"/>
            </w:pPr>
            <w:r w:rsidRPr="00AA42DC">
              <w:t>≈ 0,75 palabras</w:t>
            </w:r>
          </w:p>
        </w:tc>
      </w:tr>
      <w:tr w:rsidR="00770F5F" w14:paraId="38FA3DA8" w14:textId="77777777" w:rsidTr="00AA4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5C39DC2" w14:textId="6BE3929F" w:rsidR="00770F5F" w:rsidRPr="00AA42DC" w:rsidRDefault="00AA42DC" w:rsidP="00FF5BEB">
            <w:r w:rsidRPr="00AA42DC">
              <w:t>1.000 tokens</w:t>
            </w:r>
          </w:p>
        </w:tc>
        <w:tc>
          <w:tcPr>
            <w:tcW w:w="5395" w:type="dxa"/>
          </w:tcPr>
          <w:p w14:paraId="6C88037A" w14:textId="793BFD12" w:rsidR="00770F5F" w:rsidRPr="00AA42DC" w:rsidRDefault="00AA42DC" w:rsidP="00FF5BEB">
            <w:pPr>
              <w:cnfStyle w:val="000000100000" w:firstRow="0" w:lastRow="0" w:firstColumn="0" w:lastColumn="0" w:oddVBand="0" w:evenVBand="0" w:oddHBand="1" w:evenHBand="0" w:firstRowFirstColumn="0" w:firstRowLastColumn="0" w:lastRowFirstColumn="0" w:lastRowLastColumn="0"/>
            </w:pPr>
            <w:r w:rsidRPr="00AA42DC">
              <w:t>≈ 750 palabras</w:t>
            </w:r>
          </w:p>
        </w:tc>
      </w:tr>
      <w:tr w:rsidR="00AA42DC" w14:paraId="68115EE8" w14:textId="77777777" w:rsidTr="00AA42DC">
        <w:tc>
          <w:tcPr>
            <w:cnfStyle w:val="001000000000" w:firstRow="0" w:lastRow="0" w:firstColumn="1" w:lastColumn="0" w:oddVBand="0" w:evenVBand="0" w:oddHBand="0" w:evenHBand="0" w:firstRowFirstColumn="0" w:firstRowLastColumn="0" w:lastRowFirstColumn="0" w:lastRowLastColumn="0"/>
            <w:tcW w:w="5395" w:type="dxa"/>
          </w:tcPr>
          <w:p w14:paraId="287463B3" w14:textId="44920FAF" w:rsidR="00AA42DC" w:rsidRPr="00AA42DC" w:rsidRDefault="00AA42DC" w:rsidP="00FF5BEB">
            <w:r w:rsidRPr="00AA42DC">
              <w:t xml:space="preserve">Obras completas de </w:t>
            </w:r>
            <w:proofErr w:type="spellStart"/>
            <w:r w:rsidRPr="00AA42DC">
              <w:t>Shakespare</w:t>
            </w:r>
            <w:proofErr w:type="spellEnd"/>
          </w:p>
        </w:tc>
        <w:tc>
          <w:tcPr>
            <w:tcW w:w="5395" w:type="dxa"/>
          </w:tcPr>
          <w:p w14:paraId="142199AE" w14:textId="5762C4AE" w:rsidR="00AA42DC" w:rsidRPr="00AA42DC" w:rsidRDefault="00AA42DC" w:rsidP="00FF5BEB">
            <w:pPr>
              <w:cnfStyle w:val="000000000000" w:firstRow="0" w:lastRow="0" w:firstColumn="0" w:lastColumn="0" w:oddVBand="0" w:evenVBand="0" w:oddHBand="0" w:evenHBand="0" w:firstRowFirstColumn="0" w:firstRowLastColumn="0" w:lastRowFirstColumn="0" w:lastRowLastColumn="0"/>
            </w:pPr>
            <w:r w:rsidRPr="00AA42DC">
              <w:t>~900.000 palabras ≈ 1,2 M de tokens</w:t>
            </w:r>
          </w:p>
        </w:tc>
      </w:tr>
    </w:tbl>
    <w:p w14:paraId="29DCDEDB" w14:textId="77777777" w:rsidR="00FF5BEB" w:rsidRDefault="00FF5BEB" w:rsidP="00FF5BEB">
      <w:pPr>
        <w:rPr>
          <w:highlight w:val="yellow"/>
        </w:rPr>
      </w:pPr>
    </w:p>
    <w:p w14:paraId="4EEA035A" w14:textId="77777777" w:rsidR="00891979" w:rsidRPr="00891979" w:rsidRDefault="00891979" w:rsidP="00891979">
      <w:r w:rsidRPr="00891979">
        <w:rPr>
          <w:b/>
          <w:bCs/>
        </w:rPr>
        <w:t>Cuentas rápidas:</w:t>
      </w:r>
    </w:p>
    <w:p w14:paraId="028F6AC4" w14:textId="6EBA00A8" w:rsidR="00891979" w:rsidRPr="00891979" w:rsidRDefault="00891979" w:rsidP="00891979">
      <w:pPr>
        <w:pStyle w:val="Prrafodelista"/>
        <w:numPr>
          <w:ilvl w:val="0"/>
          <w:numId w:val="44"/>
        </w:numPr>
      </w:pPr>
      <w:r w:rsidRPr="00891979">
        <w:t xml:space="preserve">Shakespeare: 900.000 / 0,75 = 1.200.000 tokens </w:t>
      </w:r>
      <w:r w:rsidRPr="00891979">
        <w:rPr>
          <w:rFonts w:ascii="Segoe UI Symbol" w:hAnsi="Segoe UI Symbol" w:cs="Segoe UI Symbol"/>
        </w:rPr>
        <w:t>✓</w:t>
      </w:r>
      <w:r w:rsidRPr="00891979">
        <w:t>.</w:t>
      </w:r>
    </w:p>
    <w:p w14:paraId="52FF973A" w14:textId="13BEBDC4" w:rsidR="00891979" w:rsidRPr="00891979" w:rsidRDefault="00891979" w:rsidP="00891979">
      <w:pPr>
        <w:pStyle w:val="Prrafodelista"/>
        <w:numPr>
          <w:ilvl w:val="0"/>
          <w:numId w:val="44"/>
        </w:numPr>
      </w:pPr>
      <w:r w:rsidRPr="00891979">
        <w:t xml:space="preserve">Un texto de 3.000 palabras: 3.000 / 0,75 = </w:t>
      </w:r>
      <w:r w:rsidRPr="00891979">
        <w:rPr>
          <w:b/>
          <w:bCs/>
        </w:rPr>
        <w:t>4.000 tokens</w:t>
      </w:r>
      <w:r w:rsidRPr="00891979">
        <w:t>.</w:t>
      </w:r>
    </w:p>
    <w:p w14:paraId="3259647D" w14:textId="017F5EAD" w:rsidR="00891979" w:rsidRPr="00891979" w:rsidRDefault="00891979" w:rsidP="00891979">
      <w:pPr>
        <w:pStyle w:val="Prrafodelista"/>
        <w:numPr>
          <w:ilvl w:val="0"/>
          <w:numId w:val="44"/>
        </w:numPr>
      </w:pPr>
      <w:r w:rsidRPr="00891979">
        <w:t xml:space="preserve">Un texto de 2.000 caracteres: 2.000 / 4 = </w:t>
      </w:r>
      <w:r w:rsidRPr="00891979">
        <w:rPr>
          <w:b/>
          <w:bCs/>
        </w:rPr>
        <w:t>500 tokens</w:t>
      </w:r>
      <w:r w:rsidRPr="00891979">
        <w:t>.</w:t>
      </w:r>
    </w:p>
    <w:p w14:paraId="7B6CEAD8" w14:textId="77777777" w:rsidR="003475C4" w:rsidRPr="003475C4" w:rsidRDefault="003475C4" w:rsidP="003475C4">
      <w:pPr>
        <w:pStyle w:val="NormalWeb"/>
        <w:rPr>
          <w:rFonts w:ascii="Arial" w:hAnsi="Arial" w:cs="Arial"/>
          <w:sz w:val="22"/>
          <w:szCs w:val="22"/>
        </w:rPr>
      </w:pPr>
      <w:r w:rsidRPr="003475C4">
        <w:rPr>
          <w:rStyle w:val="Fuerte"/>
          <w:rFonts w:ascii="Arial" w:hAnsi="Arial" w:cs="Arial"/>
          <w:sz w:val="22"/>
          <w:szCs w:val="22"/>
        </w:rPr>
        <w:t>Por qué importa:</w:t>
      </w:r>
      <w:r w:rsidRPr="003475C4">
        <w:rPr>
          <w:rFonts w:ascii="Arial" w:hAnsi="Arial" w:cs="Arial"/>
          <w:sz w:val="22"/>
          <w:szCs w:val="22"/>
        </w:rPr>
        <w:t xml:space="preserve"> los precios se cotizan </w:t>
      </w:r>
      <w:r w:rsidRPr="003475C4">
        <w:rPr>
          <w:rStyle w:val="Fuerte"/>
          <w:rFonts w:ascii="Arial" w:hAnsi="Arial" w:cs="Arial"/>
          <w:sz w:val="22"/>
          <w:szCs w:val="22"/>
        </w:rPr>
        <w:t>por millón de tokens</w:t>
      </w:r>
      <w:r w:rsidRPr="003475C4">
        <w:rPr>
          <w:rFonts w:ascii="Arial" w:hAnsi="Arial" w:cs="Arial"/>
          <w:sz w:val="22"/>
          <w:szCs w:val="22"/>
        </w:rPr>
        <w:t>. Las obras de Shakespeare son un poco más de 1 millón de tokens, una referencia para imaginarse cuánto es. Si un precio fuera $1 por millón de tokens (inventado), leerlo entero costaría unos $1,2.</w:t>
      </w:r>
    </w:p>
    <w:p w14:paraId="24E4D5A3" w14:textId="77777777" w:rsidR="0082512D" w:rsidRPr="00FF5BEB" w:rsidRDefault="0082512D" w:rsidP="00FF5BEB">
      <w:pPr>
        <w:rPr>
          <w:highlight w:val="yellow"/>
        </w:rPr>
      </w:pPr>
    </w:p>
    <w:tbl>
      <w:tblPr>
        <w:tblStyle w:val="Tablaconcuadrcula"/>
        <w:tblW w:w="0" w:type="auto"/>
        <w:tblLook w:val="04A0" w:firstRow="1" w:lastRow="0" w:firstColumn="1" w:lastColumn="0" w:noHBand="0" w:noVBand="1"/>
      </w:tblPr>
      <w:tblGrid>
        <w:gridCol w:w="10790"/>
      </w:tblGrid>
      <w:tr w:rsidR="00F02B49" w14:paraId="5399E883" w14:textId="77777777" w:rsidTr="00F02B49">
        <w:tc>
          <w:tcPr>
            <w:tcW w:w="10790" w:type="dxa"/>
          </w:tcPr>
          <w:p w14:paraId="71E2D836" w14:textId="77777777" w:rsidR="00600FEF" w:rsidRDefault="00F02B49" w:rsidP="00DB6901">
            <w:r>
              <w:t xml:space="preserve">Es una regla para </w:t>
            </w:r>
            <w:r>
              <w:rPr>
                <w:b/>
                <w:bCs/>
              </w:rPr>
              <w:t xml:space="preserve">estimar cuantos tokens tiene un texto </w:t>
            </w:r>
            <w:r>
              <w:t xml:space="preserve">sin </w:t>
            </w:r>
            <w:proofErr w:type="spellStart"/>
            <w:r>
              <w:t>tokenizarlo</w:t>
            </w:r>
            <w:proofErr w:type="spellEnd"/>
            <w:r>
              <w:t xml:space="preserve"> (</w:t>
            </w:r>
            <w:r w:rsidR="00600FEF">
              <w:t>vale para ingles común).</w:t>
            </w:r>
          </w:p>
          <w:p w14:paraId="69ABB4E8" w14:textId="77777777" w:rsidR="00600FEF" w:rsidRPr="00600FEF" w:rsidRDefault="00600FEF" w:rsidP="00600FEF">
            <w:pPr>
              <w:pStyle w:val="Prrafodelista"/>
              <w:numPr>
                <w:ilvl w:val="0"/>
                <w:numId w:val="44"/>
              </w:numPr>
            </w:pPr>
            <w:r>
              <w:rPr>
                <w:b/>
                <w:bCs/>
              </w:rPr>
              <w:t xml:space="preserve">1 token </w:t>
            </w:r>
            <w:r w:rsidRPr="00600FEF">
              <w:rPr>
                <w:b/>
                <w:bCs/>
              </w:rPr>
              <w:t>≈ 4 caracteres.</w:t>
            </w:r>
            <w:r>
              <w:rPr>
                <w:b/>
                <w:bCs/>
              </w:rPr>
              <w:t xml:space="preserve"> </w:t>
            </w:r>
            <w:r>
              <w:t xml:space="preserve">Un texto de 2.000 caracteres son unos 2000 / 4 = </w:t>
            </w:r>
            <w:r w:rsidRPr="00600FEF">
              <w:rPr>
                <w:b/>
                <w:bCs/>
              </w:rPr>
              <w:t>500 tokens</w:t>
            </w:r>
          </w:p>
          <w:p w14:paraId="38085572" w14:textId="77777777" w:rsidR="00600FEF" w:rsidRPr="0045782E" w:rsidRDefault="00BD2178" w:rsidP="00600FEF">
            <w:pPr>
              <w:pStyle w:val="Prrafodelista"/>
              <w:numPr>
                <w:ilvl w:val="0"/>
                <w:numId w:val="44"/>
              </w:numPr>
            </w:pPr>
            <w:r>
              <w:rPr>
                <w:b/>
                <w:bCs/>
              </w:rPr>
              <w:t xml:space="preserve">1 token </w:t>
            </w:r>
            <w:r w:rsidRPr="00BD2178">
              <w:rPr>
                <w:b/>
                <w:bCs/>
              </w:rPr>
              <w:t xml:space="preserve">≈ </w:t>
            </w:r>
            <w:r>
              <w:rPr>
                <w:b/>
                <w:bCs/>
              </w:rPr>
              <w:t xml:space="preserve">0,75 palabras. </w:t>
            </w:r>
            <w:r>
              <w:t xml:space="preserve">Un texto de </w:t>
            </w:r>
            <w:r w:rsidR="0045782E">
              <w:t xml:space="preserve">3.000 palabras son unos 3.000 / 0,75 = </w:t>
            </w:r>
            <w:r w:rsidR="0045782E">
              <w:rPr>
                <w:b/>
                <w:bCs/>
              </w:rPr>
              <w:t>4.000 tokens</w:t>
            </w:r>
          </w:p>
          <w:p w14:paraId="07F56D25" w14:textId="77777777" w:rsidR="0045782E" w:rsidRDefault="0045782E" w:rsidP="00600FEF">
            <w:pPr>
              <w:pStyle w:val="Prrafodelista"/>
              <w:numPr>
                <w:ilvl w:val="0"/>
                <w:numId w:val="44"/>
              </w:numPr>
            </w:pPr>
            <w:r w:rsidRPr="0045782E">
              <w:rPr>
                <w:b/>
                <w:bCs/>
              </w:rPr>
              <w:t>Shakespeare:</w:t>
            </w:r>
            <w:r w:rsidRPr="0045782E">
              <w:t xml:space="preserve"> sus obras tienen ~900.000 palabras, o sea 900.000 / 0,75 = </w:t>
            </w:r>
            <w:r w:rsidRPr="0045782E">
              <w:rPr>
                <w:b/>
                <w:bCs/>
              </w:rPr>
              <w:t>1,2 millones de tokens</w:t>
            </w:r>
            <w:r w:rsidRPr="0045782E">
              <w:t>.</w:t>
            </w:r>
          </w:p>
          <w:p w14:paraId="287CAC3E" w14:textId="77777777" w:rsidR="0045782E" w:rsidRDefault="0045782E" w:rsidP="0045782E"/>
          <w:p w14:paraId="64112481" w14:textId="77777777" w:rsidR="002C262B" w:rsidRDefault="00221D5C" w:rsidP="0045782E">
            <w:r>
              <w:rPr>
                <w:b/>
                <w:bCs/>
              </w:rPr>
              <w:t xml:space="preserve">Para que sirve: </w:t>
            </w:r>
            <w:r>
              <w:t xml:space="preserve">Los modelos cobran por millón de tokens. Con la regla calculas </w:t>
            </w:r>
            <w:proofErr w:type="spellStart"/>
            <w:r>
              <w:t>cuanto</w:t>
            </w:r>
            <w:proofErr w:type="spellEnd"/>
            <w:r>
              <w:t xml:space="preserve"> </w:t>
            </w:r>
            <w:r w:rsidR="00E81B7F">
              <w:t xml:space="preserve">costaría tu texto. Ejemplo con un precio inventado de $1 por </w:t>
            </w:r>
            <w:r w:rsidR="002C262B">
              <w:t xml:space="preserve">millón: leer todo </w:t>
            </w:r>
            <w:proofErr w:type="spellStart"/>
            <w:r w:rsidR="002C262B">
              <w:t>Shakespare</w:t>
            </w:r>
            <w:proofErr w:type="spellEnd"/>
            <w:r w:rsidR="002C262B">
              <w:t xml:space="preserve"> costaría unos $1,2.</w:t>
            </w:r>
          </w:p>
          <w:tbl>
            <w:tblPr>
              <w:tblStyle w:val="Tablaconcuadrcula"/>
              <w:tblW w:w="0" w:type="auto"/>
              <w:tblLook w:val="04A0" w:firstRow="1" w:lastRow="0" w:firstColumn="1" w:lastColumn="0" w:noHBand="0" w:noVBand="1"/>
            </w:tblPr>
            <w:tblGrid>
              <w:gridCol w:w="10564"/>
            </w:tblGrid>
            <w:tr w:rsidR="002C262B" w14:paraId="7542E5F5" w14:textId="77777777" w:rsidTr="002C262B">
              <w:tc>
                <w:tcPr>
                  <w:tcW w:w="10564" w:type="dxa"/>
                </w:tcPr>
                <w:p w14:paraId="2D46B9F8" w14:textId="3A629502" w:rsidR="002C262B" w:rsidRDefault="00E72FF8" w:rsidP="0045782E">
                  <w:r w:rsidRPr="00E72FF8">
                    <w:rPr>
                      <w:noProof/>
                    </w:rPr>
                    <w:drawing>
                      <wp:inline distT="0" distB="0" distL="0" distR="0" wp14:anchorId="72FB4889" wp14:editId="2465E086">
                        <wp:extent cx="2674852" cy="434378"/>
                        <wp:effectExtent l="19050" t="19050" r="11430" b="22860"/>
                        <wp:docPr id="1305509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09738" name=""/>
                                <pic:cNvPicPr/>
                              </pic:nvPicPr>
                              <pic:blipFill>
                                <a:blip r:embed="rId493"/>
                                <a:stretch>
                                  <a:fillRect/>
                                </a:stretch>
                              </pic:blipFill>
                              <pic:spPr>
                                <a:xfrm>
                                  <a:off x="0" y="0"/>
                                  <a:ext cx="2674852" cy="434378"/>
                                </a:xfrm>
                                <a:prstGeom prst="rect">
                                  <a:avLst/>
                                </a:prstGeom>
                                <a:ln w="12700">
                                  <a:solidFill>
                                    <a:schemeClr val="tx1"/>
                                  </a:solidFill>
                                </a:ln>
                              </pic:spPr>
                            </pic:pic>
                          </a:graphicData>
                        </a:graphic>
                      </wp:inline>
                    </w:drawing>
                  </w:r>
                </w:p>
                <w:p w14:paraId="7F80D930" w14:textId="24559EA3" w:rsidR="00E72FF8" w:rsidRDefault="00E72FF8" w:rsidP="0045782E">
                  <w:r>
                    <w:t xml:space="preserve">No. Es </w:t>
                  </w:r>
                  <w:r>
                    <w:rPr>
                      <w:b/>
                      <w:bCs/>
                    </w:rPr>
                    <w:t xml:space="preserve">$1 por cada millón de tokens, </w:t>
                  </w:r>
                  <w:r>
                    <w:t xml:space="preserve">o sea </w:t>
                  </w:r>
                  <w:r w:rsidRPr="00E72FF8">
                    <w:t>$0,000001 por token</w:t>
                  </w:r>
                  <w:r w:rsidR="00D6394E">
                    <w:t xml:space="preserve"> (1 / 1.000.000).</w:t>
                  </w:r>
                </w:p>
                <w:p w14:paraId="2E75B8E5" w14:textId="77777777" w:rsidR="00E72FF8" w:rsidRDefault="00E72FF8" w:rsidP="0045782E"/>
              </w:tc>
            </w:tr>
          </w:tbl>
          <w:p w14:paraId="556A5A62" w14:textId="77777777" w:rsidR="002C262B" w:rsidRDefault="002C262B" w:rsidP="0045782E"/>
          <w:p w14:paraId="4880977E" w14:textId="77777777" w:rsidR="002C262B" w:rsidRDefault="002C262B" w:rsidP="0045782E"/>
          <w:p w14:paraId="6EBC9480" w14:textId="3FFD8AA3" w:rsidR="002C262B" w:rsidRPr="00221D5C" w:rsidRDefault="002C262B" w:rsidP="0045782E"/>
        </w:tc>
      </w:tr>
    </w:tbl>
    <w:p w14:paraId="2726C087" w14:textId="77777777" w:rsidR="000604F1" w:rsidRDefault="000604F1" w:rsidP="00DB6901"/>
    <w:p w14:paraId="1AEC72D6" w14:textId="3F8DAA8A" w:rsidR="00D6394E" w:rsidRDefault="00293CC0" w:rsidP="00DB6901">
      <w:r w:rsidRPr="00293CC0">
        <w:rPr>
          <w:noProof/>
        </w:rPr>
        <w:drawing>
          <wp:inline distT="0" distB="0" distL="0" distR="0" wp14:anchorId="38D44F84" wp14:editId="3A5FAC6B">
            <wp:extent cx="3017782" cy="396274"/>
            <wp:effectExtent l="19050" t="19050" r="11430" b="22860"/>
            <wp:docPr id="138416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6984" name=""/>
                    <pic:cNvPicPr/>
                  </pic:nvPicPr>
                  <pic:blipFill>
                    <a:blip r:embed="rId494"/>
                    <a:stretch>
                      <a:fillRect/>
                    </a:stretch>
                  </pic:blipFill>
                  <pic:spPr>
                    <a:xfrm>
                      <a:off x="0" y="0"/>
                      <a:ext cx="3017782" cy="396274"/>
                    </a:xfrm>
                    <a:prstGeom prst="rect">
                      <a:avLst/>
                    </a:prstGeom>
                    <a:ln w="19050">
                      <a:solidFill>
                        <a:schemeClr val="tx1"/>
                      </a:solidFill>
                    </a:ln>
                  </pic:spPr>
                </pic:pic>
              </a:graphicData>
            </a:graphic>
          </wp:inline>
        </w:drawing>
      </w:r>
    </w:p>
    <w:p w14:paraId="06AE92EE" w14:textId="29CC293B" w:rsidR="00293CC0" w:rsidRDefault="00293CC0" w:rsidP="00DB6901">
      <w:r>
        <w:t xml:space="preserve">El token no tiene un precio único: se cobra </w:t>
      </w:r>
      <w:r>
        <w:rPr>
          <w:b/>
          <w:bCs/>
        </w:rPr>
        <w:t xml:space="preserve">por millón de tokens, </w:t>
      </w:r>
      <w:r>
        <w:t xml:space="preserve">y </w:t>
      </w:r>
      <w:r>
        <w:rPr>
          <w:b/>
          <w:bCs/>
        </w:rPr>
        <w:t xml:space="preserve">la salida cuesta </w:t>
      </w:r>
      <w:proofErr w:type="spellStart"/>
      <w:r>
        <w:rPr>
          <w:b/>
          <w:bCs/>
        </w:rPr>
        <w:t>mas</w:t>
      </w:r>
      <w:proofErr w:type="spellEnd"/>
      <w:r>
        <w:rPr>
          <w:b/>
          <w:bCs/>
        </w:rPr>
        <w:t xml:space="preserve"> que la entrada </w:t>
      </w:r>
      <w:r>
        <w:t xml:space="preserve">(unas 5 veces). </w:t>
      </w:r>
      <w:r w:rsidR="007D1F73" w:rsidRPr="007D1F73">
        <w:t>Estos son precios de lista en dólares, de fuentes de septiembre y octubre de 2026:</w:t>
      </w:r>
    </w:p>
    <w:p w14:paraId="58AFBE6B" w14:textId="5FE2E0F3" w:rsidR="007D1F73" w:rsidRDefault="00B34157" w:rsidP="00DB6901">
      <w:r w:rsidRPr="00B34157">
        <w:rPr>
          <w:noProof/>
        </w:rPr>
        <w:lastRenderedPageBreak/>
        <w:drawing>
          <wp:inline distT="0" distB="0" distL="0" distR="0" wp14:anchorId="1DDCB833" wp14:editId="539FA82D">
            <wp:extent cx="5410549" cy="2415540"/>
            <wp:effectExtent l="0" t="0" r="0" b="3810"/>
            <wp:docPr id="1053914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14761" name=""/>
                    <pic:cNvPicPr/>
                  </pic:nvPicPr>
                  <pic:blipFill>
                    <a:blip r:embed="rId495"/>
                    <a:stretch>
                      <a:fillRect/>
                    </a:stretch>
                  </pic:blipFill>
                  <pic:spPr>
                    <a:xfrm>
                      <a:off x="0" y="0"/>
                      <a:ext cx="5413297" cy="2416767"/>
                    </a:xfrm>
                    <a:prstGeom prst="rect">
                      <a:avLst/>
                    </a:prstGeom>
                  </pic:spPr>
                </pic:pic>
              </a:graphicData>
            </a:graphic>
          </wp:inline>
        </w:drawing>
      </w:r>
    </w:p>
    <w:tbl>
      <w:tblPr>
        <w:tblStyle w:val="Tablaconcuadrcula4-nfasis4"/>
        <w:tblW w:w="0" w:type="auto"/>
        <w:tblLook w:val="04A0" w:firstRow="1" w:lastRow="0" w:firstColumn="1" w:lastColumn="0" w:noHBand="0" w:noVBand="1"/>
      </w:tblPr>
      <w:tblGrid>
        <w:gridCol w:w="3596"/>
        <w:gridCol w:w="3597"/>
        <w:gridCol w:w="3597"/>
      </w:tblGrid>
      <w:tr w:rsidR="00B34157" w14:paraId="1402DF81" w14:textId="77777777" w:rsidTr="00B341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15687CD" w14:textId="5EA6FF02" w:rsidR="00B34157" w:rsidRPr="00B34157" w:rsidRDefault="00B34157" w:rsidP="00DB6901">
            <w:pPr>
              <w:rPr>
                <w:b w:val="0"/>
                <w:bCs w:val="0"/>
              </w:rPr>
            </w:pPr>
            <w:r>
              <w:rPr>
                <w:b w:val="0"/>
                <w:bCs w:val="0"/>
              </w:rPr>
              <w:t>Modelo</w:t>
            </w:r>
          </w:p>
        </w:tc>
        <w:tc>
          <w:tcPr>
            <w:tcW w:w="3597" w:type="dxa"/>
          </w:tcPr>
          <w:p w14:paraId="5FA4A39B" w14:textId="20B58F81" w:rsidR="00B34157" w:rsidRPr="00B34157" w:rsidRDefault="00B34157" w:rsidP="00DB690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Entrada (por 1 M)</w:t>
            </w:r>
          </w:p>
        </w:tc>
        <w:tc>
          <w:tcPr>
            <w:tcW w:w="3597" w:type="dxa"/>
          </w:tcPr>
          <w:p w14:paraId="4A254CDF" w14:textId="1673DC21" w:rsidR="00B34157" w:rsidRPr="00B34157" w:rsidRDefault="00B34157" w:rsidP="00DB690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Salida </w:t>
            </w:r>
            <w:proofErr w:type="gramStart"/>
            <w:r>
              <w:rPr>
                <w:b w:val="0"/>
                <w:bCs w:val="0"/>
              </w:rPr>
              <w:t>( por</w:t>
            </w:r>
            <w:proofErr w:type="gramEnd"/>
            <w:r>
              <w:rPr>
                <w:b w:val="0"/>
                <w:bCs w:val="0"/>
              </w:rPr>
              <w:t xml:space="preserve"> 1 M)</w:t>
            </w:r>
          </w:p>
        </w:tc>
      </w:tr>
      <w:tr w:rsidR="00B34157" w14:paraId="2016722F" w14:textId="77777777" w:rsidTr="00B34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D451F32" w14:textId="2255B955" w:rsidR="00B34157" w:rsidRDefault="00C9616A" w:rsidP="00DB6901">
            <w:r w:rsidRPr="00C9616A">
              <w:t>Claude Fable 5</w:t>
            </w:r>
          </w:p>
        </w:tc>
        <w:tc>
          <w:tcPr>
            <w:tcW w:w="3597" w:type="dxa"/>
          </w:tcPr>
          <w:p w14:paraId="6FCA9801" w14:textId="4DAA2E43" w:rsidR="00B34157" w:rsidRDefault="00C9616A" w:rsidP="00DB6901">
            <w:pPr>
              <w:cnfStyle w:val="000000100000" w:firstRow="0" w:lastRow="0" w:firstColumn="0" w:lastColumn="0" w:oddVBand="0" w:evenVBand="0" w:oddHBand="1" w:evenHBand="0" w:firstRowFirstColumn="0" w:firstRowLastColumn="0" w:lastRowFirstColumn="0" w:lastRowLastColumn="0"/>
            </w:pPr>
            <w:r>
              <w:t>$10</w:t>
            </w:r>
          </w:p>
        </w:tc>
        <w:tc>
          <w:tcPr>
            <w:tcW w:w="3597" w:type="dxa"/>
          </w:tcPr>
          <w:p w14:paraId="4A364C35" w14:textId="4E427500" w:rsidR="00B34157" w:rsidRDefault="00C9616A" w:rsidP="00DB6901">
            <w:pPr>
              <w:cnfStyle w:val="000000100000" w:firstRow="0" w:lastRow="0" w:firstColumn="0" w:lastColumn="0" w:oddVBand="0" w:evenVBand="0" w:oddHBand="1" w:evenHBand="0" w:firstRowFirstColumn="0" w:firstRowLastColumn="0" w:lastRowFirstColumn="0" w:lastRowLastColumn="0"/>
            </w:pPr>
            <w:r>
              <w:t>$50</w:t>
            </w:r>
          </w:p>
        </w:tc>
      </w:tr>
      <w:tr w:rsidR="00B34157" w14:paraId="5A15A3E7" w14:textId="77777777" w:rsidTr="00B34157">
        <w:tc>
          <w:tcPr>
            <w:cnfStyle w:val="001000000000" w:firstRow="0" w:lastRow="0" w:firstColumn="1" w:lastColumn="0" w:oddVBand="0" w:evenVBand="0" w:oddHBand="0" w:evenHBand="0" w:firstRowFirstColumn="0" w:firstRowLastColumn="0" w:lastRowFirstColumn="0" w:lastRowLastColumn="0"/>
            <w:tcW w:w="3596" w:type="dxa"/>
          </w:tcPr>
          <w:p w14:paraId="18274241" w14:textId="10C1F105" w:rsidR="00B34157" w:rsidRDefault="00C9616A" w:rsidP="00DB6901">
            <w:r w:rsidRPr="00C9616A">
              <w:t>Claude Opus 5.5</w:t>
            </w:r>
          </w:p>
        </w:tc>
        <w:tc>
          <w:tcPr>
            <w:tcW w:w="3597" w:type="dxa"/>
          </w:tcPr>
          <w:p w14:paraId="35256E89" w14:textId="1212E826" w:rsidR="00B34157" w:rsidRDefault="00C9616A" w:rsidP="00DB6901">
            <w:pPr>
              <w:cnfStyle w:val="000000000000" w:firstRow="0" w:lastRow="0" w:firstColumn="0" w:lastColumn="0" w:oddVBand="0" w:evenVBand="0" w:oddHBand="0" w:evenHBand="0" w:firstRowFirstColumn="0" w:firstRowLastColumn="0" w:lastRowFirstColumn="0" w:lastRowLastColumn="0"/>
            </w:pPr>
            <w:r w:rsidRPr="00C9616A">
              <w:t>$4</w:t>
            </w:r>
          </w:p>
        </w:tc>
        <w:tc>
          <w:tcPr>
            <w:tcW w:w="3597" w:type="dxa"/>
          </w:tcPr>
          <w:p w14:paraId="780E5D13" w14:textId="7B286106" w:rsidR="00B34157" w:rsidRDefault="00C9616A" w:rsidP="00DB6901">
            <w:pPr>
              <w:cnfStyle w:val="000000000000" w:firstRow="0" w:lastRow="0" w:firstColumn="0" w:lastColumn="0" w:oddVBand="0" w:evenVBand="0" w:oddHBand="0" w:evenHBand="0" w:firstRowFirstColumn="0" w:firstRowLastColumn="0" w:lastRowFirstColumn="0" w:lastRowLastColumn="0"/>
            </w:pPr>
            <w:r w:rsidRPr="00C9616A">
              <w:t>$20</w:t>
            </w:r>
          </w:p>
        </w:tc>
      </w:tr>
      <w:tr w:rsidR="00C9616A" w14:paraId="7A9BFA9E" w14:textId="77777777" w:rsidTr="00B34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EC431D8" w14:textId="72751460" w:rsidR="00C9616A" w:rsidRPr="00C9616A" w:rsidRDefault="00C9616A" w:rsidP="00DB6901">
            <w:r w:rsidRPr="00C9616A">
              <w:t>Claude Sonnet 5 / 5.5</w:t>
            </w:r>
          </w:p>
        </w:tc>
        <w:tc>
          <w:tcPr>
            <w:tcW w:w="3597" w:type="dxa"/>
          </w:tcPr>
          <w:p w14:paraId="27B902C3" w14:textId="662AD17D" w:rsidR="00C9616A" w:rsidRPr="00C9616A" w:rsidRDefault="00C9616A" w:rsidP="00DB6901">
            <w:pPr>
              <w:cnfStyle w:val="000000100000" w:firstRow="0" w:lastRow="0" w:firstColumn="0" w:lastColumn="0" w:oddVBand="0" w:evenVBand="0" w:oddHBand="1" w:evenHBand="0" w:firstRowFirstColumn="0" w:firstRowLastColumn="0" w:lastRowFirstColumn="0" w:lastRowLastColumn="0"/>
            </w:pPr>
            <w:r w:rsidRPr="00C9616A">
              <w:t>$2</w:t>
            </w:r>
          </w:p>
        </w:tc>
        <w:tc>
          <w:tcPr>
            <w:tcW w:w="3597" w:type="dxa"/>
          </w:tcPr>
          <w:p w14:paraId="7FABBDC4" w14:textId="3D388E8C" w:rsidR="00C9616A" w:rsidRPr="00C9616A" w:rsidRDefault="00C9616A" w:rsidP="00DB6901">
            <w:pPr>
              <w:cnfStyle w:val="000000100000" w:firstRow="0" w:lastRow="0" w:firstColumn="0" w:lastColumn="0" w:oddVBand="0" w:evenVBand="0" w:oddHBand="1" w:evenHBand="0" w:firstRowFirstColumn="0" w:firstRowLastColumn="0" w:lastRowFirstColumn="0" w:lastRowLastColumn="0"/>
            </w:pPr>
            <w:r w:rsidRPr="00C9616A">
              <w:t>$10</w:t>
            </w:r>
          </w:p>
        </w:tc>
      </w:tr>
      <w:tr w:rsidR="00C9616A" w14:paraId="2D4BE57D" w14:textId="77777777" w:rsidTr="00B34157">
        <w:tc>
          <w:tcPr>
            <w:cnfStyle w:val="001000000000" w:firstRow="0" w:lastRow="0" w:firstColumn="1" w:lastColumn="0" w:oddVBand="0" w:evenVBand="0" w:oddHBand="0" w:evenHBand="0" w:firstRowFirstColumn="0" w:firstRowLastColumn="0" w:lastRowFirstColumn="0" w:lastRowLastColumn="0"/>
            <w:tcW w:w="3596" w:type="dxa"/>
          </w:tcPr>
          <w:p w14:paraId="134EE984" w14:textId="50DD02B7" w:rsidR="00C9616A" w:rsidRPr="00C9616A" w:rsidRDefault="00C9616A" w:rsidP="00DB6901">
            <w:r w:rsidRPr="00C9616A">
              <w:t>Claude Haiku 4.5</w:t>
            </w:r>
          </w:p>
        </w:tc>
        <w:tc>
          <w:tcPr>
            <w:tcW w:w="3597" w:type="dxa"/>
          </w:tcPr>
          <w:p w14:paraId="55611809" w14:textId="5D07AA65" w:rsidR="00C9616A" w:rsidRPr="00C9616A" w:rsidRDefault="00DE2EAB" w:rsidP="00DB6901">
            <w:pPr>
              <w:cnfStyle w:val="000000000000" w:firstRow="0" w:lastRow="0" w:firstColumn="0" w:lastColumn="0" w:oddVBand="0" w:evenVBand="0" w:oddHBand="0" w:evenHBand="0" w:firstRowFirstColumn="0" w:firstRowLastColumn="0" w:lastRowFirstColumn="0" w:lastRowLastColumn="0"/>
            </w:pPr>
            <w:r w:rsidRPr="00DE2EAB">
              <w:t>$1</w:t>
            </w:r>
          </w:p>
        </w:tc>
        <w:tc>
          <w:tcPr>
            <w:tcW w:w="3597" w:type="dxa"/>
          </w:tcPr>
          <w:p w14:paraId="08E3FC1F" w14:textId="3E56568F" w:rsidR="00C9616A" w:rsidRPr="00C9616A" w:rsidRDefault="00DE2EAB" w:rsidP="00DB6901">
            <w:pPr>
              <w:cnfStyle w:val="000000000000" w:firstRow="0" w:lastRow="0" w:firstColumn="0" w:lastColumn="0" w:oddVBand="0" w:evenVBand="0" w:oddHBand="0" w:evenHBand="0" w:firstRowFirstColumn="0" w:firstRowLastColumn="0" w:lastRowFirstColumn="0" w:lastRowLastColumn="0"/>
            </w:pPr>
            <w:r w:rsidRPr="00DE2EAB">
              <w:t>$5</w:t>
            </w:r>
          </w:p>
        </w:tc>
      </w:tr>
      <w:tr w:rsidR="00DE2EAB" w14:paraId="60CF6023" w14:textId="77777777" w:rsidTr="00B34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8A91CEF" w14:textId="715C6393" w:rsidR="00DE2EAB" w:rsidRPr="00C9616A" w:rsidRDefault="00DE2EAB" w:rsidP="00DB6901">
            <w:r w:rsidRPr="00DE2EAB">
              <w:t>Gemini 3.1 Pro</w:t>
            </w:r>
          </w:p>
        </w:tc>
        <w:tc>
          <w:tcPr>
            <w:tcW w:w="3597" w:type="dxa"/>
          </w:tcPr>
          <w:p w14:paraId="1AC7E068" w14:textId="6D3ED54A" w:rsidR="00DE2EAB" w:rsidRPr="00DE2EAB" w:rsidRDefault="00DE2EAB" w:rsidP="00DB6901">
            <w:pPr>
              <w:cnfStyle w:val="000000100000" w:firstRow="0" w:lastRow="0" w:firstColumn="0" w:lastColumn="0" w:oddVBand="0" w:evenVBand="0" w:oddHBand="1" w:evenHBand="0" w:firstRowFirstColumn="0" w:firstRowLastColumn="0" w:lastRowFirstColumn="0" w:lastRowLastColumn="0"/>
            </w:pPr>
            <w:r w:rsidRPr="00DE2EAB">
              <w:t>$2</w:t>
            </w:r>
          </w:p>
        </w:tc>
        <w:tc>
          <w:tcPr>
            <w:tcW w:w="3597" w:type="dxa"/>
          </w:tcPr>
          <w:p w14:paraId="00F8B89F" w14:textId="79DCC9FA" w:rsidR="00DE2EAB" w:rsidRPr="00DE2EAB" w:rsidRDefault="00DE2EAB" w:rsidP="00DB6901">
            <w:pPr>
              <w:cnfStyle w:val="000000100000" w:firstRow="0" w:lastRow="0" w:firstColumn="0" w:lastColumn="0" w:oddVBand="0" w:evenVBand="0" w:oddHBand="1" w:evenHBand="0" w:firstRowFirstColumn="0" w:firstRowLastColumn="0" w:lastRowFirstColumn="0" w:lastRowLastColumn="0"/>
            </w:pPr>
            <w:r w:rsidRPr="00DE2EAB">
              <w:t>$12</w:t>
            </w:r>
          </w:p>
        </w:tc>
      </w:tr>
      <w:tr w:rsidR="00DE2EAB" w14:paraId="11245078" w14:textId="77777777" w:rsidTr="00B34157">
        <w:tc>
          <w:tcPr>
            <w:cnfStyle w:val="001000000000" w:firstRow="0" w:lastRow="0" w:firstColumn="1" w:lastColumn="0" w:oddVBand="0" w:evenVBand="0" w:oddHBand="0" w:evenHBand="0" w:firstRowFirstColumn="0" w:firstRowLastColumn="0" w:lastRowFirstColumn="0" w:lastRowLastColumn="0"/>
            <w:tcW w:w="3596" w:type="dxa"/>
          </w:tcPr>
          <w:p w14:paraId="7517CB1C" w14:textId="4E2B8D70" w:rsidR="00DE2EAB" w:rsidRPr="00DE2EAB" w:rsidRDefault="00744C52" w:rsidP="00DB6901">
            <w:r w:rsidRPr="00744C52">
              <w:t>Gemini 3.5 Flash-Lite</w:t>
            </w:r>
          </w:p>
        </w:tc>
        <w:tc>
          <w:tcPr>
            <w:tcW w:w="3597" w:type="dxa"/>
          </w:tcPr>
          <w:p w14:paraId="2CD7DFEB" w14:textId="34C5CFD0" w:rsidR="00DE2EAB" w:rsidRPr="00DE2EAB" w:rsidRDefault="00744C52" w:rsidP="00DB6901">
            <w:pPr>
              <w:cnfStyle w:val="000000000000" w:firstRow="0" w:lastRow="0" w:firstColumn="0" w:lastColumn="0" w:oddVBand="0" w:evenVBand="0" w:oddHBand="0" w:evenHBand="0" w:firstRowFirstColumn="0" w:firstRowLastColumn="0" w:lastRowFirstColumn="0" w:lastRowLastColumn="0"/>
            </w:pPr>
            <w:r w:rsidRPr="00744C52">
              <w:t>$0,30</w:t>
            </w:r>
          </w:p>
        </w:tc>
        <w:tc>
          <w:tcPr>
            <w:tcW w:w="3597" w:type="dxa"/>
          </w:tcPr>
          <w:p w14:paraId="70B5FFD4" w14:textId="70123002" w:rsidR="00DE2EAB" w:rsidRPr="00DE2EAB" w:rsidRDefault="00744C52" w:rsidP="00DB6901">
            <w:pPr>
              <w:cnfStyle w:val="000000000000" w:firstRow="0" w:lastRow="0" w:firstColumn="0" w:lastColumn="0" w:oddVBand="0" w:evenVBand="0" w:oddHBand="0" w:evenHBand="0" w:firstRowFirstColumn="0" w:firstRowLastColumn="0" w:lastRowFirstColumn="0" w:lastRowLastColumn="0"/>
            </w:pPr>
            <w:r w:rsidRPr="00744C52">
              <w:t>$2,50</w:t>
            </w:r>
          </w:p>
        </w:tc>
      </w:tr>
      <w:tr w:rsidR="00744C52" w14:paraId="6BC79E84" w14:textId="77777777" w:rsidTr="00B34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BC199AA" w14:textId="50D7EBDD" w:rsidR="00744C52" w:rsidRPr="00744C52" w:rsidRDefault="00744C52" w:rsidP="00DB6901">
            <w:r w:rsidRPr="00744C52">
              <w:t>GPT-5.6 Luna</w:t>
            </w:r>
          </w:p>
        </w:tc>
        <w:tc>
          <w:tcPr>
            <w:tcW w:w="3597" w:type="dxa"/>
          </w:tcPr>
          <w:p w14:paraId="0D30E6E0" w14:textId="2080E60C" w:rsidR="00744C52" w:rsidRPr="00744C52" w:rsidRDefault="00744C52" w:rsidP="00DB6901">
            <w:pPr>
              <w:cnfStyle w:val="000000100000" w:firstRow="0" w:lastRow="0" w:firstColumn="0" w:lastColumn="0" w:oddVBand="0" w:evenVBand="0" w:oddHBand="1" w:evenHBand="0" w:firstRowFirstColumn="0" w:firstRowLastColumn="0" w:lastRowFirstColumn="0" w:lastRowLastColumn="0"/>
            </w:pPr>
            <w:r w:rsidRPr="00744C52">
              <w:t>$0,20</w:t>
            </w:r>
          </w:p>
        </w:tc>
        <w:tc>
          <w:tcPr>
            <w:tcW w:w="3597" w:type="dxa"/>
          </w:tcPr>
          <w:p w14:paraId="2815EA3B" w14:textId="60B59F30" w:rsidR="00744C52" w:rsidRPr="00744C52" w:rsidRDefault="00744C52" w:rsidP="00DB6901">
            <w:pPr>
              <w:cnfStyle w:val="000000100000" w:firstRow="0" w:lastRow="0" w:firstColumn="0" w:lastColumn="0" w:oddVBand="0" w:evenVBand="0" w:oddHBand="1" w:evenHBand="0" w:firstRowFirstColumn="0" w:firstRowLastColumn="0" w:lastRowFirstColumn="0" w:lastRowLastColumn="0"/>
            </w:pPr>
            <w:r w:rsidRPr="00744C52">
              <w:t>$1,20</w:t>
            </w:r>
          </w:p>
        </w:tc>
      </w:tr>
    </w:tbl>
    <w:p w14:paraId="3CA8DAA2" w14:textId="4E7F51A3" w:rsidR="00B34157" w:rsidRDefault="007E24FC" w:rsidP="00DB6901">
      <w:r w:rsidRPr="007E24FC">
        <w:rPr>
          <w:noProof/>
        </w:rPr>
        <w:drawing>
          <wp:inline distT="0" distB="0" distL="0" distR="0" wp14:anchorId="056BC212" wp14:editId="09C64E64">
            <wp:extent cx="4095750" cy="493287"/>
            <wp:effectExtent l="19050" t="19050" r="19050" b="21590"/>
            <wp:docPr id="1412265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65677" name=""/>
                    <pic:cNvPicPr/>
                  </pic:nvPicPr>
                  <pic:blipFill>
                    <a:blip r:embed="rId496"/>
                    <a:stretch>
                      <a:fillRect/>
                    </a:stretch>
                  </pic:blipFill>
                  <pic:spPr>
                    <a:xfrm>
                      <a:off x="0" y="0"/>
                      <a:ext cx="4173491" cy="502650"/>
                    </a:xfrm>
                    <a:prstGeom prst="rect">
                      <a:avLst/>
                    </a:prstGeom>
                    <a:ln w="19050">
                      <a:solidFill>
                        <a:schemeClr val="tx1"/>
                      </a:solidFill>
                    </a:ln>
                  </pic:spPr>
                </pic:pic>
              </a:graphicData>
            </a:graphic>
          </wp:inline>
        </w:drawing>
      </w:r>
    </w:p>
    <w:p w14:paraId="3640FCCD" w14:textId="77777777" w:rsidR="00C8104B" w:rsidRPr="00C8104B" w:rsidRDefault="00C8104B" w:rsidP="00C8104B">
      <w:r w:rsidRPr="00C8104B">
        <w:t xml:space="preserve">Ejemplo con Claude Opus 5.5: </w:t>
      </w:r>
      <w:r w:rsidRPr="00C8104B">
        <w:rPr>
          <w:b/>
          <w:bCs/>
        </w:rPr>
        <w:t>$4 por millón de entrada y $20 por millón de salida</w:t>
      </w:r>
      <w:r w:rsidRPr="00C8104B">
        <w:t>.</w:t>
      </w:r>
    </w:p>
    <w:p w14:paraId="5EA3629D" w14:textId="77777777" w:rsidR="00C8104B" w:rsidRPr="00C8104B" w:rsidRDefault="00C8104B" w:rsidP="00C8104B">
      <w:r w:rsidRPr="00C8104B">
        <w:rPr>
          <w:b/>
          <w:bCs/>
        </w:rPr>
        <w:t>La consulta (números inventados):</w:t>
      </w:r>
    </w:p>
    <w:p w14:paraId="695CC4C4" w14:textId="00F5DFD8" w:rsidR="007B1280" w:rsidRPr="00C650C5" w:rsidRDefault="00C8104B" w:rsidP="00C8104B">
      <w:pPr>
        <w:pStyle w:val="Prrafodelista"/>
        <w:numPr>
          <w:ilvl w:val="0"/>
          <w:numId w:val="44"/>
        </w:numPr>
      </w:pPr>
      <w:r>
        <w:t xml:space="preserve">Tu </w:t>
      </w:r>
      <w:r w:rsidR="00C650C5">
        <w:t>envías</w:t>
      </w:r>
      <w:r>
        <w:t xml:space="preserve"> un texto de 750 palabras. Con la regla de 0,75 palabras por token son </w:t>
      </w:r>
      <w:r w:rsidR="00C650C5">
        <w:t xml:space="preserve">750 / 0,75 = </w:t>
      </w:r>
      <w:r w:rsidR="00C650C5">
        <w:rPr>
          <w:b/>
          <w:bCs/>
        </w:rPr>
        <w:t>1.000 tokens de entrada.</w:t>
      </w:r>
    </w:p>
    <w:p w14:paraId="71EF3DCB" w14:textId="54FC4B4B" w:rsidR="00C650C5" w:rsidRPr="00C0686F" w:rsidRDefault="00C0686F" w:rsidP="00C8104B">
      <w:pPr>
        <w:pStyle w:val="Prrafodelista"/>
        <w:numPr>
          <w:ilvl w:val="0"/>
          <w:numId w:val="44"/>
        </w:numPr>
      </w:pPr>
      <w:r>
        <w:t xml:space="preserve">El modelo responde con 300 palabras: 300 / 0,75 = </w:t>
      </w:r>
      <w:r>
        <w:rPr>
          <w:b/>
          <w:bCs/>
        </w:rPr>
        <w:t>400 tokens de salida.</w:t>
      </w:r>
    </w:p>
    <w:p w14:paraId="17CCA2E4" w14:textId="77777777" w:rsidR="005A2EB8" w:rsidRDefault="005A2EB8" w:rsidP="005A2EB8">
      <w:pPr>
        <w:pStyle w:val="NormalWeb"/>
        <w:rPr>
          <w:rStyle w:val="Fuerte"/>
          <w:rFonts w:ascii="Arial" w:hAnsi="Arial" w:cs="Arial"/>
          <w:sz w:val="22"/>
          <w:szCs w:val="22"/>
        </w:rPr>
      </w:pPr>
      <w:r w:rsidRPr="005A2EB8">
        <w:rPr>
          <w:rStyle w:val="Fuerte"/>
          <w:rFonts w:ascii="Arial" w:hAnsi="Arial" w:cs="Arial"/>
          <w:sz w:val="22"/>
          <w:szCs w:val="22"/>
        </w:rPr>
        <w:t>Cuenta paso a paso:</w:t>
      </w:r>
    </w:p>
    <w:p w14:paraId="31806528" w14:textId="56D998C6" w:rsidR="005A2EB8" w:rsidRDefault="005A2EB8" w:rsidP="005A2EB8">
      <w:pPr>
        <w:pStyle w:val="NormalWeb"/>
        <w:rPr>
          <w:rFonts w:ascii="Arial" w:hAnsi="Arial" w:cs="Arial"/>
          <w:sz w:val="22"/>
          <w:szCs w:val="22"/>
        </w:rPr>
      </w:pPr>
      <w:r w:rsidRPr="005A2EB8">
        <w:rPr>
          <w:rFonts w:ascii="Arial" w:hAnsi="Arial" w:cs="Arial"/>
          <w:noProof/>
          <w:sz w:val="22"/>
          <w:szCs w:val="22"/>
        </w:rPr>
        <w:drawing>
          <wp:inline distT="0" distB="0" distL="0" distR="0" wp14:anchorId="4C19DA16" wp14:editId="1801317D">
            <wp:extent cx="4010025" cy="957545"/>
            <wp:effectExtent l="38100" t="38100" r="28575" b="33655"/>
            <wp:docPr id="1512586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86079" name=""/>
                    <pic:cNvPicPr/>
                  </pic:nvPicPr>
                  <pic:blipFill>
                    <a:blip r:embed="rId497"/>
                    <a:stretch>
                      <a:fillRect/>
                    </a:stretch>
                  </pic:blipFill>
                  <pic:spPr>
                    <a:xfrm>
                      <a:off x="0" y="0"/>
                      <a:ext cx="4025039" cy="961130"/>
                    </a:xfrm>
                    <a:prstGeom prst="rect">
                      <a:avLst/>
                    </a:prstGeom>
                    <a:ln w="28575">
                      <a:solidFill>
                        <a:schemeClr val="tx1"/>
                      </a:solidFill>
                    </a:ln>
                  </pic:spPr>
                </pic:pic>
              </a:graphicData>
            </a:graphic>
          </wp:inline>
        </w:drawing>
      </w:r>
    </w:p>
    <w:tbl>
      <w:tblPr>
        <w:tblStyle w:val="Tabladelista4-nfasis1"/>
        <w:tblW w:w="0" w:type="auto"/>
        <w:tblLook w:val="04A0" w:firstRow="1" w:lastRow="0" w:firstColumn="1" w:lastColumn="0" w:noHBand="0" w:noVBand="1"/>
      </w:tblPr>
      <w:tblGrid>
        <w:gridCol w:w="2697"/>
        <w:gridCol w:w="2697"/>
        <w:gridCol w:w="2698"/>
        <w:gridCol w:w="2698"/>
      </w:tblGrid>
      <w:tr w:rsidR="005A2EB8" w14:paraId="2AEBD9CC" w14:textId="77777777" w:rsidTr="00DF0E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3C16CF06" w14:textId="71B92053" w:rsidR="005A2EB8" w:rsidRPr="00CB7D9E" w:rsidRDefault="00CB7D9E" w:rsidP="005A2EB8">
            <w:pPr>
              <w:pStyle w:val="NormalWeb"/>
              <w:rPr>
                <w:rFonts w:ascii="Arial" w:hAnsi="Arial" w:cs="Arial"/>
                <w:b w:val="0"/>
                <w:bCs w:val="0"/>
                <w:sz w:val="22"/>
                <w:szCs w:val="22"/>
              </w:rPr>
            </w:pPr>
            <w:r>
              <w:rPr>
                <w:rFonts w:ascii="Arial" w:hAnsi="Arial" w:cs="Arial"/>
                <w:b w:val="0"/>
                <w:bCs w:val="0"/>
                <w:sz w:val="22"/>
                <w:szCs w:val="22"/>
              </w:rPr>
              <w:t xml:space="preserve">Parte </w:t>
            </w:r>
          </w:p>
        </w:tc>
        <w:tc>
          <w:tcPr>
            <w:tcW w:w="2697" w:type="dxa"/>
          </w:tcPr>
          <w:p w14:paraId="5210F5A4" w14:textId="1C47C287" w:rsidR="005A2EB8" w:rsidRPr="00CB7D9E" w:rsidRDefault="00CB7D9E" w:rsidP="005A2EB8">
            <w:pPr>
              <w:pStyle w:val="NormalWeb"/>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Pr>
                <w:rFonts w:ascii="Arial" w:hAnsi="Arial" w:cs="Arial"/>
                <w:b w:val="0"/>
                <w:bCs w:val="0"/>
                <w:sz w:val="22"/>
                <w:szCs w:val="22"/>
              </w:rPr>
              <w:t>Tokens</w:t>
            </w:r>
          </w:p>
        </w:tc>
        <w:tc>
          <w:tcPr>
            <w:tcW w:w="2698" w:type="dxa"/>
          </w:tcPr>
          <w:p w14:paraId="6FAC73F6" w14:textId="0E15E9AE" w:rsidR="005A2EB8" w:rsidRPr="00CB7D9E" w:rsidRDefault="00CB7D9E" w:rsidP="005A2EB8">
            <w:pPr>
              <w:pStyle w:val="NormalWeb"/>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Pr>
                <w:rFonts w:ascii="Arial" w:hAnsi="Arial" w:cs="Arial"/>
                <w:b w:val="0"/>
                <w:bCs w:val="0"/>
                <w:sz w:val="22"/>
                <w:szCs w:val="22"/>
              </w:rPr>
              <w:t>Cuenta</w:t>
            </w:r>
          </w:p>
        </w:tc>
        <w:tc>
          <w:tcPr>
            <w:tcW w:w="2698" w:type="dxa"/>
          </w:tcPr>
          <w:p w14:paraId="45E986F9" w14:textId="7BA01E5E" w:rsidR="005A2EB8" w:rsidRPr="00CB7D9E" w:rsidRDefault="00CB7D9E" w:rsidP="005A2EB8">
            <w:pPr>
              <w:pStyle w:val="NormalWeb"/>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Pr>
                <w:rFonts w:ascii="Arial" w:hAnsi="Arial" w:cs="Arial"/>
                <w:b w:val="0"/>
                <w:bCs w:val="0"/>
                <w:sz w:val="22"/>
                <w:szCs w:val="22"/>
              </w:rPr>
              <w:t>Costo</w:t>
            </w:r>
          </w:p>
        </w:tc>
      </w:tr>
      <w:tr w:rsidR="005A2EB8" w14:paraId="44303D7E" w14:textId="77777777" w:rsidTr="00DF0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350F2AB2" w14:textId="7D117AFA" w:rsidR="005A2EB8" w:rsidRPr="00CB7D9E" w:rsidRDefault="00CB7D9E" w:rsidP="005A2EB8">
            <w:pPr>
              <w:pStyle w:val="NormalWeb"/>
              <w:rPr>
                <w:rFonts w:ascii="Arial" w:hAnsi="Arial" w:cs="Arial"/>
                <w:sz w:val="22"/>
                <w:szCs w:val="22"/>
              </w:rPr>
            </w:pPr>
            <w:r>
              <w:rPr>
                <w:rFonts w:ascii="Arial" w:hAnsi="Arial" w:cs="Arial"/>
                <w:sz w:val="22"/>
                <w:szCs w:val="22"/>
              </w:rPr>
              <w:t>Entrada</w:t>
            </w:r>
          </w:p>
        </w:tc>
        <w:tc>
          <w:tcPr>
            <w:tcW w:w="2697" w:type="dxa"/>
          </w:tcPr>
          <w:p w14:paraId="21E5C25C" w14:textId="50223AFE" w:rsidR="005A2EB8" w:rsidRDefault="00CB7D9E" w:rsidP="005A2EB8">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1.000</w:t>
            </w:r>
          </w:p>
        </w:tc>
        <w:tc>
          <w:tcPr>
            <w:tcW w:w="2698" w:type="dxa"/>
          </w:tcPr>
          <w:p w14:paraId="065E1925" w14:textId="416CF25E" w:rsidR="005A2EB8" w:rsidRDefault="00CB7D9E" w:rsidP="005A2EB8">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xml:space="preserve">1.000 x 4 </w:t>
            </w:r>
            <w:r w:rsidR="00467066">
              <w:rPr>
                <w:rFonts w:ascii="Arial" w:hAnsi="Arial" w:cs="Arial"/>
                <w:sz w:val="22"/>
                <w:szCs w:val="22"/>
              </w:rPr>
              <w:t>/ 1.000.000</w:t>
            </w:r>
          </w:p>
        </w:tc>
        <w:tc>
          <w:tcPr>
            <w:tcW w:w="2698" w:type="dxa"/>
          </w:tcPr>
          <w:p w14:paraId="62F74C1F" w14:textId="1A38D688" w:rsidR="005A2EB8" w:rsidRDefault="00467066" w:rsidP="005A2EB8">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67066">
              <w:rPr>
                <w:rFonts w:ascii="Arial" w:hAnsi="Arial" w:cs="Arial"/>
                <w:sz w:val="22"/>
                <w:szCs w:val="22"/>
              </w:rPr>
              <w:t>$0,004</w:t>
            </w:r>
          </w:p>
        </w:tc>
      </w:tr>
      <w:tr w:rsidR="005A2EB8" w14:paraId="26D21A22" w14:textId="77777777" w:rsidTr="00DF0E60">
        <w:tc>
          <w:tcPr>
            <w:cnfStyle w:val="001000000000" w:firstRow="0" w:lastRow="0" w:firstColumn="1" w:lastColumn="0" w:oddVBand="0" w:evenVBand="0" w:oddHBand="0" w:evenHBand="0" w:firstRowFirstColumn="0" w:firstRowLastColumn="0" w:lastRowFirstColumn="0" w:lastRowLastColumn="0"/>
            <w:tcW w:w="2697" w:type="dxa"/>
          </w:tcPr>
          <w:p w14:paraId="09B3EAC3" w14:textId="57CC528E" w:rsidR="005A2EB8" w:rsidRDefault="00467066" w:rsidP="005A2EB8">
            <w:pPr>
              <w:pStyle w:val="NormalWeb"/>
              <w:rPr>
                <w:rFonts w:ascii="Arial" w:hAnsi="Arial" w:cs="Arial"/>
                <w:sz w:val="22"/>
                <w:szCs w:val="22"/>
              </w:rPr>
            </w:pPr>
            <w:r>
              <w:rPr>
                <w:rFonts w:ascii="Arial" w:hAnsi="Arial" w:cs="Arial"/>
                <w:sz w:val="22"/>
                <w:szCs w:val="22"/>
              </w:rPr>
              <w:t>Salida</w:t>
            </w:r>
          </w:p>
        </w:tc>
        <w:tc>
          <w:tcPr>
            <w:tcW w:w="2697" w:type="dxa"/>
          </w:tcPr>
          <w:p w14:paraId="5641E21A" w14:textId="69D8E55F" w:rsidR="005A2EB8" w:rsidRDefault="00467066" w:rsidP="005A2EB8">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400</w:t>
            </w:r>
          </w:p>
        </w:tc>
        <w:tc>
          <w:tcPr>
            <w:tcW w:w="2698" w:type="dxa"/>
          </w:tcPr>
          <w:p w14:paraId="388BE02E" w14:textId="0AC65DBE" w:rsidR="005A2EB8" w:rsidRDefault="00467066" w:rsidP="005A2EB8">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400 x 20 / 1.000.000</w:t>
            </w:r>
          </w:p>
        </w:tc>
        <w:tc>
          <w:tcPr>
            <w:tcW w:w="2698" w:type="dxa"/>
          </w:tcPr>
          <w:p w14:paraId="69240B4B" w14:textId="33597110" w:rsidR="005A2EB8" w:rsidRDefault="00467066" w:rsidP="005A2EB8">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467066">
              <w:rPr>
                <w:rFonts w:ascii="Arial" w:hAnsi="Arial" w:cs="Arial"/>
                <w:sz w:val="22"/>
                <w:szCs w:val="22"/>
              </w:rPr>
              <w:t>$0,008</w:t>
            </w:r>
          </w:p>
        </w:tc>
      </w:tr>
      <w:tr w:rsidR="005A2EB8" w14:paraId="7498AC51" w14:textId="77777777" w:rsidTr="00DF0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654154AE" w14:textId="606C82D7" w:rsidR="005A2EB8" w:rsidRPr="00467066" w:rsidRDefault="00467066" w:rsidP="005A2EB8">
            <w:pPr>
              <w:pStyle w:val="NormalWeb"/>
              <w:rPr>
                <w:rFonts w:ascii="Arial" w:hAnsi="Arial" w:cs="Arial"/>
                <w:b w:val="0"/>
                <w:bCs w:val="0"/>
                <w:sz w:val="22"/>
                <w:szCs w:val="22"/>
              </w:rPr>
            </w:pPr>
            <w:r w:rsidRPr="00467066">
              <w:rPr>
                <w:rFonts w:ascii="Arial" w:hAnsi="Arial" w:cs="Arial"/>
                <w:b w:val="0"/>
                <w:bCs w:val="0"/>
                <w:sz w:val="22"/>
                <w:szCs w:val="22"/>
              </w:rPr>
              <w:t>Total</w:t>
            </w:r>
          </w:p>
        </w:tc>
        <w:tc>
          <w:tcPr>
            <w:tcW w:w="2697" w:type="dxa"/>
          </w:tcPr>
          <w:p w14:paraId="165A783F" w14:textId="25B0E56E" w:rsidR="005A2EB8" w:rsidRDefault="00467066" w:rsidP="005A2EB8">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1.400</w:t>
            </w:r>
          </w:p>
        </w:tc>
        <w:tc>
          <w:tcPr>
            <w:tcW w:w="2698" w:type="dxa"/>
          </w:tcPr>
          <w:p w14:paraId="27C3C4FB" w14:textId="77777777" w:rsidR="005A2EB8" w:rsidRDefault="005A2EB8" w:rsidP="005A2EB8">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c>
          <w:tcPr>
            <w:tcW w:w="2698" w:type="dxa"/>
          </w:tcPr>
          <w:p w14:paraId="1C689E96" w14:textId="283AB803" w:rsidR="005A2EB8" w:rsidRDefault="00467066" w:rsidP="005A2EB8">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67066">
              <w:rPr>
                <w:rFonts w:ascii="Arial" w:hAnsi="Arial" w:cs="Arial"/>
                <w:sz w:val="22"/>
                <w:szCs w:val="22"/>
              </w:rPr>
              <w:t>$0,012</w:t>
            </w:r>
          </w:p>
        </w:tc>
      </w:tr>
    </w:tbl>
    <w:p w14:paraId="522C0D9D" w14:textId="77777777" w:rsidR="00DF0E60" w:rsidRPr="00DF0E60" w:rsidRDefault="00DF0E60" w:rsidP="00DF0E60">
      <w:pPr>
        <w:pStyle w:val="NormalWeb"/>
        <w:rPr>
          <w:rFonts w:ascii="Arial" w:hAnsi="Arial" w:cs="Arial"/>
          <w:sz w:val="22"/>
          <w:szCs w:val="22"/>
        </w:rPr>
      </w:pPr>
      <w:r w:rsidRPr="00DF0E60">
        <w:rPr>
          <w:rFonts w:ascii="Arial" w:hAnsi="Arial" w:cs="Arial"/>
          <w:b/>
          <w:bCs/>
          <w:sz w:val="22"/>
          <w:szCs w:val="22"/>
        </w:rPr>
        <w:t>Dos cosas que se ven:</w:t>
      </w:r>
    </w:p>
    <w:p w14:paraId="09482AC6" w14:textId="382DFF4B" w:rsidR="005A2EB8" w:rsidRDefault="00DF0E60" w:rsidP="00DF0E60">
      <w:pPr>
        <w:pStyle w:val="NormalWeb"/>
        <w:numPr>
          <w:ilvl w:val="0"/>
          <w:numId w:val="44"/>
        </w:numPr>
        <w:rPr>
          <w:rFonts w:ascii="Arial" w:hAnsi="Arial" w:cs="Arial"/>
          <w:sz w:val="22"/>
          <w:szCs w:val="22"/>
        </w:rPr>
      </w:pPr>
      <w:r w:rsidRPr="005405D0">
        <w:rPr>
          <w:rFonts w:ascii="Arial" w:hAnsi="Arial" w:cs="Arial"/>
          <w:sz w:val="22"/>
          <w:szCs w:val="22"/>
        </w:rPr>
        <w:t xml:space="preserve">La salida es solo el 29% de los tokens (400 / 1.400), </w:t>
      </w:r>
      <w:r w:rsidR="000B26BC">
        <w:rPr>
          <w:rFonts w:ascii="Arial" w:hAnsi="Arial" w:cs="Arial"/>
          <w:sz w:val="22"/>
          <w:szCs w:val="22"/>
        </w:rPr>
        <w:t>pero cuesta el 67% del total (0,008 / 0,012).</w:t>
      </w:r>
    </w:p>
    <w:p w14:paraId="57F6D709" w14:textId="4C88DDB4" w:rsidR="000B26BC" w:rsidRPr="003475C4" w:rsidRDefault="000B26BC" w:rsidP="00DF0E60">
      <w:pPr>
        <w:pStyle w:val="NormalWeb"/>
        <w:numPr>
          <w:ilvl w:val="0"/>
          <w:numId w:val="44"/>
        </w:numPr>
        <w:rPr>
          <w:rFonts w:ascii="Arial" w:hAnsi="Arial" w:cs="Arial"/>
          <w:sz w:val="22"/>
          <w:szCs w:val="22"/>
        </w:rPr>
      </w:pPr>
      <w:r>
        <w:rPr>
          <w:rFonts w:ascii="Arial" w:hAnsi="Arial" w:cs="Arial"/>
          <w:sz w:val="22"/>
          <w:szCs w:val="22"/>
        </w:rPr>
        <w:t xml:space="preserve">Si hicieras 1.000 consultas así, serian 1.000 x $0,012 = </w:t>
      </w:r>
      <w:r>
        <w:rPr>
          <w:rFonts w:ascii="Arial" w:hAnsi="Arial" w:cs="Arial"/>
          <w:b/>
          <w:bCs/>
          <w:sz w:val="22"/>
          <w:szCs w:val="22"/>
        </w:rPr>
        <w:t>$12.</w:t>
      </w:r>
    </w:p>
    <w:p w14:paraId="2F7CE34E" w14:textId="59E5FB65" w:rsidR="003475C4" w:rsidRDefault="00DB4691">
      <w:pPr>
        <w:pStyle w:val="Ttulo3"/>
        <w:numPr>
          <w:ilvl w:val="2"/>
          <w:numId w:val="54"/>
        </w:numPr>
        <w:rPr>
          <w:b/>
          <w:bCs/>
          <w:sz w:val="24"/>
          <w:szCs w:val="24"/>
          <w:highlight w:val="yellow"/>
        </w:rPr>
      </w:pPr>
      <w:bookmarkStart w:id="84" w:name="_Toc243791173"/>
      <w:r>
        <w:rPr>
          <w:b/>
          <w:bCs/>
          <w:sz w:val="24"/>
          <w:szCs w:val="24"/>
          <w:highlight w:val="yellow"/>
        </w:rPr>
        <w:lastRenderedPageBreak/>
        <w:t xml:space="preserve">¿Cuándo la regla no aplica + por que escribir </w:t>
      </w:r>
      <w:proofErr w:type="spellStart"/>
      <w:r>
        <w:rPr>
          <w:b/>
          <w:bCs/>
          <w:sz w:val="24"/>
          <w:szCs w:val="24"/>
          <w:highlight w:val="yellow"/>
        </w:rPr>
        <w:t>codigo</w:t>
      </w:r>
      <w:proofErr w:type="spellEnd"/>
      <w:r>
        <w:rPr>
          <w:b/>
          <w:bCs/>
          <w:sz w:val="24"/>
          <w:szCs w:val="24"/>
          <w:highlight w:val="yellow"/>
        </w:rPr>
        <w:t xml:space="preserve"> ocupa </w:t>
      </w:r>
      <w:proofErr w:type="spellStart"/>
      <w:r>
        <w:rPr>
          <w:b/>
          <w:bCs/>
          <w:sz w:val="24"/>
          <w:szCs w:val="24"/>
          <w:highlight w:val="yellow"/>
        </w:rPr>
        <w:t>mas</w:t>
      </w:r>
      <w:proofErr w:type="spellEnd"/>
      <w:r>
        <w:rPr>
          <w:b/>
          <w:bCs/>
          <w:sz w:val="24"/>
          <w:szCs w:val="24"/>
          <w:highlight w:val="yellow"/>
        </w:rPr>
        <w:t xml:space="preserve"> tokens?</w:t>
      </w:r>
      <w:bookmarkEnd w:id="84"/>
    </w:p>
    <w:p w14:paraId="662DFD97" w14:textId="7CEBCE42" w:rsidR="003475C4" w:rsidRPr="002F5CD7" w:rsidRDefault="003475C4" w:rsidP="003475C4">
      <w:pPr>
        <w:pStyle w:val="Prrafodelista"/>
        <w:numPr>
          <w:ilvl w:val="0"/>
          <w:numId w:val="44"/>
        </w:numPr>
      </w:pPr>
      <w:r w:rsidRPr="002F5CD7">
        <w:t xml:space="preserve">La regla es para </w:t>
      </w:r>
      <w:r w:rsidRPr="002F5CD7">
        <w:rPr>
          <w:b/>
          <w:bCs/>
        </w:rPr>
        <w:t>ingles común.</w:t>
      </w:r>
    </w:p>
    <w:p w14:paraId="3557D564" w14:textId="5D953B84" w:rsidR="003475C4" w:rsidRPr="002F5CD7" w:rsidRDefault="003475C4" w:rsidP="003475C4">
      <w:pPr>
        <w:pStyle w:val="Prrafodelista"/>
        <w:numPr>
          <w:ilvl w:val="0"/>
          <w:numId w:val="44"/>
        </w:numPr>
      </w:pPr>
      <w:r w:rsidRPr="002F5CD7">
        <w:t xml:space="preserve">Con </w:t>
      </w:r>
      <w:r w:rsidRPr="002F5CD7">
        <w:rPr>
          <w:b/>
          <w:bCs/>
        </w:rPr>
        <w:t xml:space="preserve">matemática, términos </w:t>
      </w:r>
      <w:r w:rsidR="009D72E0" w:rsidRPr="002F5CD7">
        <w:rPr>
          <w:b/>
          <w:bCs/>
        </w:rPr>
        <w:t xml:space="preserve">científicos o código, </w:t>
      </w:r>
      <w:r w:rsidR="009D72E0" w:rsidRPr="002F5CD7">
        <w:t>el uso de tokens subo mucho: nombres de variables oscuros y código denso pueden acercarse a 1 token por carácter</w:t>
      </w:r>
      <w:r w:rsidR="00E12196" w:rsidRPr="002F5CD7">
        <w:t>, aunque siempre algo mejor que eso.</w:t>
      </w:r>
    </w:p>
    <w:p w14:paraId="790514A8" w14:textId="5431D959" w:rsidR="00E12196" w:rsidRPr="002F5CD7" w:rsidRDefault="002F5CD7" w:rsidP="003475C4">
      <w:pPr>
        <w:pStyle w:val="Prrafodelista"/>
        <w:numPr>
          <w:ilvl w:val="0"/>
          <w:numId w:val="44"/>
        </w:numPr>
      </w:pPr>
      <w:r w:rsidRPr="002F5CD7">
        <w:t xml:space="preserve">Con otros idiomas también cambia: según una fuente, en el </w:t>
      </w:r>
      <w:proofErr w:type="spellStart"/>
      <w:r w:rsidRPr="002F5CD7">
        <w:t>tokenizador</w:t>
      </w:r>
      <w:proofErr w:type="spellEnd"/>
      <w:r w:rsidRPr="002F5CD7">
        <w:t xml:space="preserve"> de GPT-4, 100 palabras en inglés son ~130 tokens y el mismo texto en chino ~300. No verifiqué el caso del español.</w:t>
      </w:r>
    </w:p>
    <w:p w14:paraId="0751EB37" w14:textId="77777777" w:rsidR="002F5CD7" w:rsidRPr="002F5CD7" w:rsidRDefault="002F5CD7" w:rsidP="002F5CD7">
      <w:pPr>
        <w:pStyle w:val="NormalWeb"/>
        <w:rPr>
          <w:rFonts w:ascii="Arial" w:hAnsi="Arial" w:cs="Arial"/>
          <w:sz w:val="22"/>
          <w:szCs w:val="22"/>
        </w:rPr>
      </w:pPr>
      <w:r w:rsidRPr="002F5CD7">
        <w:rPr>
          <w:rFonts w:ascii="Arial" w:hAnsi="Arial" w:cs="Arial"/>
          <w:sz w:val="22"/>
          <w:szCs w:val="22"/>
        </w:rPr>
        <w:t xml:space="preserve">El profesor recomienda probar código en el </w:t>
      </w:r>
      <w:proofErr w:type="spellStart"/>
      <w:r w:rsidRPr="002F5CD7">
        <w:rPr>
          <w:rFonts w:ascii="Arial" w:hAnsi="Arial" w:cs="Arial"/>
          <w:sz w:val="22"/>
          <w:szCs w:val="22"/>
        </w:rPr>
        <w:t>tokenizador</w:t>
      </w:r>
      <w:proofErr w:type="spellEnd"/>
      <w:r w:rsidRPr="002F5CD7">
        <w:rPr>
          <w:rFonts w:ascii="Arial" w:hAnsi="Arial" w:cs="Arial"/>
          <w:sz w:val="22"/>
          <w:szCs w:val="22"/>
        </w:rPr>
        <w:t xml:space="preserve"> para tener una buena idea de cuántos tokens ocupa cada tipo de texto.</w:t>
      </w:r>
    </w:p>
    <w:p w14:paraId="682A0F39" w14:textId="77777777" w:rsidR="003475C4" w:rsidRPr="000B26BC" w:rsidRDefault="003475C4" w:rsidP="003475C4">
      <w:pPr>
        <w:pStyle w:val="NormalWeb"/>
        <w:pBdr>
          <w:bottom w:val="single" w:sz="6" w:space="1" w:color="auto"/>
        </w:pBdr>
        <w:rPr>
          <w:rFonts w:ascii="Arial" w:hAnsi="Arial" w:cs="Arial"/>
          <w:sz w:val="22"/>
          <w:szCs w:val="22"/>
        </w:rPr>
      </w:pPr>
    </w:p>
    <w:p w14:paraId="6211F340" w14:textId="3E4EEED8" w:rsidR="00DB4691" w:rsidRDefault="003A4CBD" w:rsidP="000B26BC">
      <w:pPr>
        <w:pStyle w:val="NormalWeb"/>
        <w:rPr>
          <w:rFonts w:ascii="Arial" w:hAnsi="Arial" w:cs="Arial"/>
          <w:sz w:val="22"/>
          <w:szCs w:val="22"/>
        </w:rPr>
      </w:pPr>
      <w:r w:rsidRPr="003A4CBD">
        <w:rPr>
          <w:rFonts w:ascii="Arial" w:hAnsi="Arial" w:cs="Arial"/>
          <w:noProof/>
          <w:sz w:val="22"/>
          <w:szCs w:val="22"/>
        </w:rPr>
        <w:drawing>
          <wp:inline distT="0" distB="0" distL="0" distR="0" wp14:anchorId="752DB3A0" wp14:editId="596A85B9">
            <wp:extent cx="6238875" cy="484777"/>
            <wp:effectExtent l="38100" t="38100" r="28575" b="29845"/>
            <wp:docPr id="479005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05933" name=""/>
                    <pic:cNvPicPr/>
                  </pic:nvPicPr>
                  <pic:blipFill>
                    <a:blip r:embed="rId498"/>
                    <a:stretch>
                      <a:fillRect/>
                    </a:stretch>
                  </pic:blipFill>
                  <pic:spPr>
                    <a:xfrm>
                      <a:off x="0" y="0"/>
                      <a:ext cx="6275780" cy="487645"/>
                    </a:xfrm>
                    <a:prstGeom prst="rect">
                      <a:avLst/>
                    </a:prstGeom>
                    <a:ln w="28575">
                      <a:solidFill>
                        <a:schemeClr val="tx1"/>
                      </a:solidFill>
                    </a:ln>
                  </pic:spPr>
                </pic:pic>
              </a:graphicData>
            </a:graphic>
          </wp:inline>
        </w:drawing>
      </w:r>
    </w:p>
    <w:p w14:paraId="101283FC" w14:textId="77777777" w:rsidR="00313072" w:rsidRPr="00313072" w:rsidRDefault="00313072" w:rsidP="00313072">
      <w:pPr>
        <w:rPr>
          <w:rFonts w:eastAsia="Times New Roman" w:cs="Arial"/>
          <w:kern w:val="0"/>
          <w:szCs w:val="22"/>
          <w:lang w:eastAsia="es-CL"/>
          <w14:ligatures w14:val="none"/>
        </w:rPr>
      </w:pPr>
      <w:r w:rsidRPr="00313072">
        <w:rPr>
          <w:rFonts w:eastAsia="Times New Roman" w:cs="Arial"/>
          <w:kern w:val="0"/>
          <w:szCs w:val="22"/>
          <w:lang w:eastAsia="es-CL"/>
          <w14:ligatures w14:val="none"/>
        </w:rPr>
        <w:t xml:space="preserve">Porque el código está lleno de cosas que el vocabulario no tiene como un solo token: nombres abreviados o inventados, símbolos y números. El profesor lo dice así: los nombres de variables pueden ser oscuros y el código denso, así que se acerca a </w:t>
      </w:r>
      <w:r w:rsidRPr="00313072">
        <w:rPr>
          <w:rFonts w:eastAsia="Times New Roman" w:cs="Arial"/>
          <w:b/>
          <w:bCs/>
          <w:kern w:val="0"/>
          <w:szCs w:val="22"/>
          <w:lang w:eastAsia="es-CL"/>
          <w14:ligatures w14:val="none"/>
        </w:rPr>
        <w:t>1 token por carácter</w:t>
      </w:r>
      <w:r w:rsidRPr="00313072">
        <w:rPr>
          <w:rFonts w:eastAsia="Times New Roman" w:cs="Arial"/>
          <w:kern w:val="0"/>
          <w:szCs w:val="22"/>
          <w:lang w:eastAsia="es-CL"/>
          <w14:ligatures w14:val="none"/>
        </w:rPr>
        <w:t>, aunque siempre un poco mejor que eso.</w:t>
      </w:r>
    </w:p>
    <w:p w14:paraId="6DBE0079" w14:textId="77777777" w:rsidR="00313072" w:rsidRPr="00313072" w:rsidRDefault="00313072" w:rsidP="00313072">
      <w:r w:rsidRPr="00313072">
        <w:rPr>
          <w:b/>
          <w:bCs/>
        </w:rPr>
        <w:t xml:space="preserve">Ejemplo (partición inventada para visualizar, no es la salida real de un </w:t>
      </w:r>
      <w:proofErr w:type="spellStart"/>
      <w:r w:rsidRPr="00313072">
        <w:rPr>
          <w:b/>
          <w:bCs/>
        </w:rPr>
        <w:t>tokenizador</w:t>
      </w:r>
      <w:proofErr w:type="spellEnd"/>
      <w:r w:rsidRPr="00313072">
        <w:rPr>
          <w:b/>
          <w:bCs/>
        </w:rPr>
        <w:t>):</w:t>
      </w:r>
    </w:p>
    <w:p w14:paraId="78CA3A7F" w14:textId="5AE88C2A" w:rsidR="00C0686F" w:rsidRDefault="004E43FF" w:rsidP="00C0686F">
      <w:r w:rsidRPr="004E43FF">
        <w:rPr>
          <w:noProof/>
        </w:rPr>
        <w:drawing>
          <wp:inline distT="0" distB="0" distL="0" distR="0" wp14:anchorId="265605AB" wp14:editId="652FC67D">
            <wp:extent cx="5410200" cy="2040232"/>
            <wp:effectExtent l="38100" t="38100" r="38100" b="36830"/>
            <wp:docPr id="293730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30691" name=""/>
                    <pic:cNvPicPr/>
                  </pic:nvPicPr>
                  <pic:blipFill>
                    <a:blip r:embed="rId499"/>
                    <a:stretch>
                      <a:fillRect/>
                    </a:stretch>
                  </pic:blipFill>
                  <pic:spPr>
                    <a:xfrm>
                      <a:off x="0" y="0"/>
                      <a:ext cx="5413163" cy="2041349"/>
                    </a:xfrm>
                    <a:prstGeom prst="rect">
                      <a:avLst/>
                    </a:prstGeom>
                    <a:ln w="28575">
                      <a:solidFill>
                        <a:schemeClr val="tx1"/>
                      </a:solidFill>
                    </a:ln>
                  </pic:spPr>
                </pic:pic>
              </a:graphicData>
            </a:graphic>
          </wp:inline>
        </w:drawing>
      </w:r>
    </w:p>
    <w:p w14:paraId="3AF6A468" w14:textId="77777777" w:rsidR="00A33A16" w:rsidRPr="00A33A16" w:rsidRDefault="00A33A16" w:rsidP="00A33A16">
      <w:r w:rsidRPr="00A33A16">
        <w:t xml:space="preserve">El texto y el código tienen casi la misma cantidad de caracteres, pero el código usa </w:t>
      </w:r>
      <w:proofErr w:type="gramStart"/>
      <w:r w:rsidRPr="00A33A16">
        <w:t>unas 4 veces más tokens</w:t>
      </w:r>
      <w:proofErr w:type="gramEnd"/>
      <w:r w:rsidRPr="00A33A16">
        <w:t xml:space="preserve"> (17 / 4 ≈ 4,25).</w:t>
      </w:r>
    </w:p>
    <w:p w14:paraId="7243C6FF" w14:textId="77777777" w:rsidR="00A33A16" w:rsidRPr="00A33A16" w:rsidRDefault="00A33A16" w:rsidP="00A33A16">
      <w:pPr>
        <w:rPr>
          <w:b/>
          <w:bCs/>
        </w:rPr>
      </w:pPr>
      <w:r w:rsidRPr="00A33A16">
        <w:rPr>
          <w:b/>
          <w:bCs/>
        </w:rPr>
        <w:t>Por qué pasa:</w:t>
      </w:r>
    </w:p>
    <w:p w14:paraId="2D360898" w14:textId="77777777" w:rsidR="00A33A16" w:rsidRPr="00826565" w:rsidRDefault="00A33A16">
      <w:pPr>
        <w:pStyle w:val="Prrafodelista"/>
        <w:numPr>
          <w:ilvl w:val="0"/>
          <w:numId w:val="53"/>
        </w:numPr>
      </w:pPr>
      <w:r w:rsidRPr="00826565">
        <w:rPr>
          <w:b/>
          <w:bCs/>
        </w:rPr>
        <w:t>Nombres abreviados</w:t>
      </w:r>
      <w:r w:rsidRPr="00826565">
        <w:t>: "</w:t>
      </w:r>
      <w:proofErr w:type="spellStart"/>
      <w:r w:rsidRPr="00826565">
        <w:t>ttl_prc</w:t>
      </w:r>
      <w:proofErr w:type="spellEnd"/>
      <w:r w:rsidRPr="00826565">
        <w:t>" no es una palabra común, así que se parte en fragmentos, igual que "</w:t>
      </w:r>
      <w:proofErr w:type="spellStart"/>
      <w:r w:rsidRPr="00826565">
        <w:t>quip</w:t>
      </w:r>
      <w:proofErr w:type="spellEnd"/>
      <w:r w:rsidRPr="00826565">
        <w:t>" se partía en "</w:t>
      </w:r>
      <w:proofErr w:type="spellStart"/>
      <w:r w:rsidRPr="00826565">
        <w:t>qu</w:t>
      </w:r>
      <w:proofErr w:type="spellEnd"/>
      <w:r w:rsidRPr="00826565">
        <w:t>" + "</w:t>
      </w:r>
      <w:proofErr w:type="spellStart"/>
      <w:r w:rsidRPr="00826565">
        <w:t>ip</w:t>
      </w:r>
      <w:proofErr w:type="spellEnd"/>
      <w:r w:rsidRPr="00826565">
        <w:t>" en la diapositiva.</w:t>
      </w:r>
    </w:p>
    <w:p w14:paraId="0CF46EB0" w14:textId="77777777" w:rsidR="00A33A16" w:rsidRPr="00826565" w:rsidRDefault="00A33A16">
      <w:pPr>
        <w:pStyle w:val="Prrafodelista"/>
        <w:numPr>
          <w:ilvl w:val="0"/>
          <w:numId w:val="53"/>
        </w:numPr>
      </w:pPr>
      <w:r w:rsidRPr="00826565">
        <w:rPr>
          <w:b/>
          <w:bCs/>
        </w:rPr>
        <w:t xml:space="preserve">Símbolos: </w:t>
      </w:r>
      <w:proofErr w:type="gramStart"/>
      <w:r w:rsidRPr="00826565">
        <w:rPr>
          <w:b/>
          <w:bCs/>
        </w:rPr>
        <w:t>( )</w:t>
      </w:r>
      <w:proofErr w:type="gramEnd"/>
      <w:r w:rsidRPr="00826565">
        <w:rPr>
          <w:b/>
          <w:bCs/>
        </w:rPr>
        <w:t xml:space="preserve"> </w:t>
      </w:r>
      <w:proofErr w:type="gramStart"/>
      <w:r w:rsidRPr="00826565">
        <w:rPr>
          <w:b/>
          <w:bCs/>
        </w:rPr>
        <w:t>[ ]</w:t>
      </w:r>
      <w:proofErr w:type="gramEnd"/>
      <w:r w:rsidRPr="00826565">
        <w:rPr>
          <w:b/>
          <w:bCs/>
        </w:rPr>
        <w:t xml:space="preserve"> " = *</w:t>
      </w:r>
      <w:r w:rsidRPr="00826565">
        <w:t xml:space="preserve"> suelen ser tokens propios, uno por símbolo.</w:t>
      </w:r>
    </w:p>
    <w:p w14:paraId="184703A6" w14:textId="77777777" w:rsidR="00A33A16" w:rsidRPr="00826565" w:rsidRDefault="00A33A16">
      <w:pPr>
        <w:pStyle w:val="Prrafodelista"/>
        <w:numPr>
          <w:ilvl w:val="0"/>
          <w:numId w:val="53"/>
        </w:numPr>
      </w:pPr>
      <w:r w:rsidRPr="00826565">
        <w:rPr>
          <w:b/>
          <w:bCs/>
        </w:rPr>
        <w:t>Números:</w:t>
      </w:r>
      <w:r w:rsidRPr="00826565">
        <w:t xml:space="preserve"> "1.19" se parte en "1", "." y "19", como el número pi de la otra diapositiva.</w:t>
      </w:r>
    </w:p>
    <w:p w14:paraId="62D6B90C" w14:textId="77777777" w:rsidR="00A33A16" w:rsidRDefault="00A33A16" w:rsidP="00C0686F">
      <w:pPr>
        <w:rPr>
          <w:b/>
          <w:bCs/>
        </w:rPr>
      </w:pPr>
    </w:p>
    <w:p w14:paraId="02A78B92" w14:textId="77777777" w:rsidR="00DF1571" w:rsidRPr="00DF1571" w:rsidRDefault="00DF1571" w:rsidP="00DF1571">
      <w:r w:rsidRPr="00DF1571">
        <w:rPr>
          <w:b/>
          <w:bCs/>
        </w:rPr>
        <w:t>Qué hacer:</w:t>
      </w:r>
      <w:r w:rsidRPr="00DF1571">
        <w:t xml:space="preserve"> si quieres saber cuántos tokens tiene tu código, pégalo en el </w:t>
      </w:r>
      <w:proofErr w:type="spellStart"/>
      <w:r w:rsidRPr="00DF1571">
        <w:t>tokenizador</w:t>
      </w:r>
      <w:proofErr w:type="spellEnd"/>
      <w:r w:rsidRPr="00DF1571">
        <w:t xml:space="preserve"> de </w:t>
      </w:r>
      <w:proofErr w:type="spellStart"/>
      <w:r w:rsidRPr="00DF1571">
        <w:t>OpenAI</w:t>
      </w:r>
      <w:proofErr w:type="spellEnd"/>
      <w:r w:rsidRPr="00DF1571">
        <w:t>. La regla de 4 caracteres por token no sirve para código.</w:t>
      </w:r>
    </w:p>
    <w:p w14:paraId="5364331E" w14:textId="77777777" w:rsidR="00DF1571" w:rsidRDefault="00DF1571" w:rsidP="00C0686F">
      <w:pPr>
        <w:rPr>
          <w:b/>
          <w:bCs/>
        </w:rPr>
      </w:pPr>
    </w:p>
    <w:p w14:paraId="68AB7DCC" w14:textId="77777777" w:rsidR="00DF1571" w:rsidRDefault="00DF1571" w:rsidP="00C0686F">
      <w:pPr>
        <w:rPr>
          <w:b/>
          <w:bCs/>
        </w:rPr>
      </w:pPr>
    </w:p>
    <w:p w14:paraId="5ACD7CA7" w14:textId="047C8859" w:rsidR="00DF1571" w:rsidRDefault="009550B8">
      <w:pPr>
        <w:pStyle w:val="Ttulo3"/>
        <w:numPr>
          <w:ilvl w:val="2"/>
          <w:numId w:val="54"/>
        </w:numPr>
        <w:rPr>
          <w:b/>
          <w:bCs/>
          <w:sz w:val="24"/>
          <w:szCs w:val="24"/>
          <w:highlight w:val="yellow"/>
        </w:rPr>
      </w:pPr>
      <w:bookmarkStart w:id="85" w:name="_Toc243791174"/>
      <w:r>
        <w:rPr>
          <w:b/>
          <w:bCs/>
          <w:sz w:val="24"/>
          <w:szCs w:val="24"/>
          <w:highlight w:val="yellow"/>
        </w:rPr>
        <w:lastRenderedPageBreak/>
        <w:t>Resumen</w:t>
      </w:r>
      <w:bookmarkEnd w:id="85"/>
    </w:p>
    <w:p w14:paraId="3E2BCF1F" w14:textId="0A2666A8" w:rsidR="009550B8" w:rsidRDefault="00A82E22" w:rsidP="009550B8">
      <w:pPr>
        <w:rPr>
          <w:highlight w:val="yellow"/>
        </w:rPr>
      </w:pPr>
      <w:r w:rsidRPr="00A82E22">
        <w:rPr>
          <w:noProof/>
        </w:rPr>
        <w:drawing>
          <wp:inline distT="0" distB="0" distL="0" distR="0" wp14:anchorId="7E3CE6F0" wp14:editId="35D711FC">
            <wp:extent cx="5676900" cy="2161981"/>
            <wp:effectExtent l="0" t="0" r="0" b="0"/>
            <wp:docPr id="2028739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39673" name=""/>
                    <pic:cNvPicPr/>
                  </pic:nvPicPr>
                  <pic:blipFill>
                    <a:blip r:embed="rId500"/>
                    <a:stretch>
                      <a:fillRect/>
                    </a:stretch>
                  </pic:blipFill>
                  <pic:spPr>
                    <a:xfrm>
                      <a:off x="0" y="0"/>
                      <a:ext cx="5680243" cy="2163254"/>
                    </a:xfrm>
                    <a:prstGeom prst="rect">
                      <a:avLst/>
                    </a:prstGeom>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A82E22" w14:paraId="53A68260" w14:textId="77777777" w:rsidTr="00A8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71C645D" w14:textId="69C3E457" w:rsidR="00A82E22" w:rsidRPr="008142B9" w:rsidRDefault="00A82E22" w:rsidP="009550B8">
            <w:pPr>
              <w:rPr>
                <w:b w:val="0"/>
                <w:bCs w:val="0"/>
              </w:rPr>
            </w:pPr>
            <w:r w:rsidRPr="008142B9">
              <w:rPr>
                <w:b w:val="0"/>
                <w:bCs w:val="0"/>
              </w:rPr>
              <w:t>Idea</w:t>
            </w:r>
          </w:p>
        </w:tc>
        <w:tc>
          <w:tcPr>
            <w:tcW w:w="5395" w:type="dxa"/>
          </w:tcPr>
          <w:p w14:paraId="274315C2" w14:textId="131FE4C8" w:rsidR="00A82E22" w:rsidRPr="008142B9" w:rsidRDefault="00A82E22" w:rsidP="009550B8">
            <w:pPr>
              <w:cnfStyle w:val="100000000000" w:firstRow="1" w:lastRow="0" w:firstColumn="0" w:lastColumn="0" w:oddVBand="0" w:evenVBand="0" w:oddHBand="0" w:evenHBand="0" w:firstRowFirstColumn="0" w:firstRowLastColumn="0" w:lastRowFirstColumn="0" w:lastRowLastColumn="0"/>
              <w:rPr>
                <w:b w:val="0"/>
                <w:bCs w:val="0"/>
              </w:rPr>
            </w:pPr>
            <w:r w:rsidRPr="008142B9">
              <w:rPr>
                <w:b w:val="0"/>
                <w:bCs w:val="0"/>
              </w:rPr>
              <w:t>En una línea</w:t>
            </w:r>
          </w:p>
        </w:tc>
      </w:tr>
      <w:tr w:rsidR="00A82E22" w14:paraId="7B128893" w14:textId="77777777" w:rsidTr="00A8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5E480FB" w14:textId="51354084" w:rsidR="00A82E22" w:rsidRPr="008142B9" w:rsidRDefault="00A82E22" w:rsidP="009550B8">
            <w:pPr>
              <w:rPr>
                <w:b w:val="0"/>
                <w:bCs w:val="0"/>
              </w:rPr>
            </w:pPr>
            <w:r w:rsidRPr="008142B9">
              <w:rPr>
                <w:b w:val="0"/>
                <w:bCs w:val="0"/>
              </w:rPr>
              <w:t>Palabras comunes</w:t>
            </w:r>
          </w:p>
        </w:tc>
        <w:tc>
          <w:tcPr>
            <w:tcW w:w="5395" w:type="dxa"/>
          </w:tcPr>
          <w:p w14:paraId="1A34EA70" w14:textId="0E9585B4" w:rsidR="00A82E22" w:rsidRPr="008142B9" w:rsidRDefault="00A82E22" w:rsidP="009550B8">
            <w:pPr>
              <w:cnfStyle w:val="000000100000" w:firstRow="0" w:lastRow="0" w:firstColumn="0" w:lastColumn="0" w:oddVBand="0" w:evenVBand="0" w:oddHBand="1" w:evenHBand="0" w:firstRowFirstColumn="0" w:firstRowLastColumn="0" w:lastRowFirstColumn="0" w:lastRowLastColumn="0"/>
            </w:pPr>
            <w:r w:rsidRPr="008142B9">
              <w:t>1 palabra = 1 token</w:t>
            </w:r>
          </w:p>
        </w:tc>
      </w:tr>
      <w:tr w:rsidR="00A82E22" w14:paraId="6F2AEE79" w14:textId="77777777" w:rsidTr="00A82E22">
        <w:tc>
          <w:tcPr>
            <w:cnfStyle w:val="001000000000" w:firstRow="0" w:lastRow="0" w:firstColumn="1" w:lastColumn="0" w:oddVBand="0" w:evenVBand="0" w:oddHBand="0" w:evenHBand="0" w:firstRowFirstColumn="0" w:firstRowLastColumn="0" w:lastRowFirstColumn="0" w:lastRowLastColumn="0"/>
            <w:tcW w:w="5395" w:type="dxa"/>
          </w:tcPr>
          <w:p w14:paraId="110E70F5" w14:textId="6FACE609" w:rsidR="00A82E22" w:rsidRPr="008142B9" w:rsidRDefault="00A82E22" w:rsidP="009550B8">
            <w:r w:rsidRPr="008142B9">
              <w:t>Espacio</w:t>
            </w:r>
          </w:p>
        </w:tc>
        <w:tc>
          <w:tcPr>
            <w:tcW w:w="5395" w:type="dxa"/>
          </w:tcPr>
          <w:p w14:paraId="72101CBA" w14:textId="1C641152" w:rsidR="00A82E22" w:rsidRPr="008142B9" w:rsidRDefault="00A82E22" w:rsidP="009550B8">
            <w:pPr>
              <w:cnfStyle w:val="000000000000" w:firstRow="0" w:lastRow="0" w:firstColumn="0" w:lastColumn="0" w:oddVBand="0" w:evenVBand="0" w:oddHBand="0" w:evenHBand="0" w:firstRowFirstColumn="0" w:firstRowLastColumn="0" w:lastRowFirstColumn="0" w:lastRowLastColumn="0"/>
            </w:pPr>
            <w:r w:rsidRPr="008142B9">
              <w:t>Va dentro del token (marca inicio de palabra)</w:t>
            </w:r>
          </w:p>
        </w:tc>
      </w:tr>
      <w:tr w:rsidR="00A82E22" w14:paraId="3BA2A31B" w14:textId="77777777" w:rsidTr="00A8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91DCAF7" w14:textId="39B93B7D" w:rsidR="00A82E22" w:rsidRPr="008142B9" w:rsidRDefault="00A82E22" w:rsidP="009550B8">
            <w:r w:rsidRPr="008142B9">
              <w:t>Palabras raras o inventadas</w:t>
            </w:r>
          </w:p>
        </w:tc>
        <w:tc>
          <w:tcPr>
            <w:tcW w:w="5395" w:type="dxa"/>
          </w:tcPr>
          <w:p w14:paraId="57002545" w14:textId="200CA9F3" w:rsidR="00A82E22" w:rsidRPr="008142B9" w:rsidRDefault="00A82E22" w:rsidP="009550B8">
            <w:pPr>
              <w:cnfStyle w:val="000000100000" w:firstRow="0" w:lastRow="0" w:firstColumn="0" w:lastColumn="0" w:oddVBand="0" w:evenVBand="0" w:oddHBand="1" w:evenHBand="0" w:firstRowFirstColumn="0" w:firstRowLastColumn="0" w:lastRowFirstColumn="0" w:lastRowLastColumn="0"/>
            </w:pPr>
            <w:r w:rsidRPr="008142B9">
              <w:t>Se parten en fragmentos con significado</w:t>
            </w:r>
          </w:p>
        </w:tc>
      </w:tr>
      <w:tr w:rsidR="00A82E22" w14:paraId="3DC29E4D" w14:textId="77777777" w:rsidTr="00A82E22">
        <w:tc>
          <w:tcPr>
            <w:cnfStyle w:val="001000000000" w:firstRow="0" w:lastRow="0" w:firstColumn="1" w:lastColumn="0" w:oddVBand="0" w:evenVBand="0" w:oddHBand="0" w:evenHBand="0" w:firstRowFirstColumn="0" w:firstRowLastColumn="0" w:lastRowFirstColumn="0" w:lastRowLastColumn="0"/>
            <w:tcW w:w="5395" w:type="dxa"/>
          </w:tcPr>
          <w:p w14:paraId="0D8B7F88" w14:textId="1599E709" w:rsidR="00A82E22" w:rsidRPr="008142B9" w:rsidRDefault="008142B9" w:rsidP="009550B8">
            <w:r w:rsidRPr="008142B9">
              <w:t>Números</w:t>
            </w:r>
          </w:p>
        </w:tc>
        <w:tc>
          <w:tcPr>
            <w:tcW w:w="5395" w:type="dxa"/>
          </w:tcPr>
          <w:p w14:paraId="3BA82C92" w14:textId="7D73EB86" w:rsidR="00A82E22" w:rsidRPr="008142B9" w:rsidRDefault="00A82E22" w:rsidP="009550B8">
            <w:pPr>
              <w:cnfStyle w:val="000000000000" w:firstRow="0" w:lastRow="0" w:firstColumn="0" w:lastColumn="0" w:oddVBand="0" w:evenVBand="0" w:oddHBand="0" w:evenHBand="0" w:firstRowFirstColumn="0" w:firstRowLastColumn="0" w:lastRowFirstColumn="0" w:lastRowLastColumn="0"/>
            </w:pPr>
            <w:r w:rsidRPr="008142B9">
              <w:t xml:space="preserve">Grupos de 3 </w:t>
            </w:r>
            <w:proofErr w:type="spellStart"/>
            <w:r w:rsidRPr="008142B9">
              <w:t>digitos</w:t>
            </w:r>
            <w:proofErr w:type="spellEnd"/>
            <w:r w:rsidRPr="008142B9">
              <w:t xml:space="preserve"> (en GPT-3.5/4)</w:t>
            </w:r>
          </w:p>
        </w:tc>
      </w:tr>
      <w:tr w:rsidR="00A82E22" w14:paraId="21090443" w14:textId="77777777" w:rsidTr="00A8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769EF62" w14:textId="6831381F" w:rsidR="00A82E22" w:rsidRPr="008142B9" w:rsidRDefault="00A82E22" w:rsidP="009550B8">
            <w:r w:rsidRPr="008142B9">
              <w:t>Regla empírica</w:t>
            </w:r>
          </w:p>
        </w:tc>
        <w:tc>
          <w:tcPr>
            <w:tcW w:w="5395" w:type="dxa"/>
          </w:tcPr>
          <w:p w14:paraId="46114ECE" w14:textId="599FFF36" w:rsidR="00A82E22" w:rsidRPr="008142B9" w:rsidRDefault="00A82E22" w:rsidP="009550B8">
            <w:pPr>
              <w:cnfStyle w:val="000000100000" w:firstRow="0" w:lastRow="0" w:firstColumn="0" w:lastColumn="0" w:oddVBand="0" w:evenVBand="0" w:oddHBand="1" w:evenHBand="0" w:firstRowFirstColumn="0" w:firstRowLastColumn="0" w:lastRowFirstColumn="0" w:lastRowLastColumn="0"/>
            </w:pPr>
            <w:r w:rsidRPr="008142B9">
              <w:t xml:space="preserve"> 1 token ≈ 4 caracteres ≈ 0,75 palabras</w:t>
            </w:r>
          </w:p>
        </w:tc>
      </w:tr>
      <w:tr w:rsidR="008142B9" w14:paraId="31CF8CF9" w14:textId="77777777" w:rsidTr="00A82E22">
        <w:tc>
          <w:tcPr>
            <w:cnfStyle w:val="001000000000" w:firstRow="0" w:lastRow="0" w:firstColumn="1" w:lastColumn="0" w:oddVBand="0" w:evenVBand="0" w:oddHBand="0" w:evenHBand="0" w:firstRowFirstColumn="0" w:firstRowLastColumn="0" w:lastRowFirstColumn="0" w:lastRowLastColumn="0"/>
            <w:tcW w:w="5395" w:type="dxa"/>
          </w:tcPr>
          <w:p w14:paraId="3BEF26DA" w14:textId="76D31117" w:rsidR="008142B9" w:rsidRPr="008142B9" w:rsidRDefault="008142B9" w:rsidP="009550B8">
            <w:r w:rsidRPr="008142B9">
              <w:t>Texto técnico o código</w:t>
            </w:r>
          </w:p>
        </w:tc>
        <w:tc>
          <w:tcPr>
            <w:tcW w:w="5395" w:type="dxa"/>
          </w:tcPr>
          <w:p w14:paraId="60B2435F" w14:textId="26E2F3CA" w:rsidR="008142B9" w:rsidRPr="008142B9" w:rsidRDefault="008142B9" w:rsidP="009550B8">
            <w:pPr>
              <w:cnfStyle w:val="000000000000" w:firstRow="0" w:lastRow="0" w:firstColumn="0" w:lastColumn="0" w:oddVBand="0" w:evenVBand="0" w:oddHBand="0" w:evenHBand="0" w:firstRowFirstColumn="0" w:firstRowLastColumn="0" w:lastRowFirstColumn="0" w:lastRowLastColumn="0"/>
            </w:pPr>
            <w:r w:rsidRPr="008142B9">
              <w:t>Más tokens por texto</w:t>
            </w:r>
          </w:p>
        </w:tc>
      </w:tr>
    </w:tbl>
    <w:p w14:paraId="3ADA3949" w14:textId="77777777" w:rsidR="00A82E22" w:rsidRPr="009550B8" w:rsidRDefault="00A82E22" w:rsidP="009550B8">
      <w:pPr>
        <w:rPr>
          <w:highlight w:val="yellow"/>
        </w:rPr>
      </w:pPr>
    </w:p>
    <w:p w14:paraId="7E53400F" w14:textId="77777777" w:rsidR="00DF1571" w:rsidRDefault="00DF1571" w:rsidP="00C0686F">
      <w:pPr>
        <w:rPr>
          <w:b/>
          <w:bCs/>
        </w:rPr>
      </w:pPr>
    </w:p>
    <w:p w14:paraId="60141CD0" w14:textId="77777777" w:rsidR="00653F83" w:rsidRDefault="00653F83" w:rsidP="00C0686F">
      <w:pPr>
        <w:rPr>
          <w:b/>
          <w:bCs/>
        </w:rPr>
      </w:pPr>
    </w:p>
    <w:p w14:paraId="343ED530" w14:textId="698561C9" w:rsidR="00653F83" w:rsidRDefault="00653F83">
      <w:pPr>
        <w:rPr>
          <w:b/>
          <w:bCs/>
        </w:rPr>
      </w:pPr>
      <w:r>
        <w:rPr>
          <w:b/>
          <w:bCs/>
        </w:rPr>
        <w:br w:type="page"/>
      </w:r>
    </w:p>
    <w:p w14:paraId="0DFE12EE" w14:textId="2CEEEE54" w:rsidR="00653F83" w:rsidRDefault="00267B69" w:rsidP="00267B69">
      <w:pPr>
        <w:pStyle w:val="Ttulo2"/>
        <w:rPr>
          <w:rFonts w:ascii="Arial" w:hAnsi="Arial" w:cs="Arial"/>
          <w:b/>
          <w:bCs/>
          <w:sz w:val="24"/>
          <w:szCs w:val="24"/>
          <w:highlight w:val="yellow"/>
        </w:rPr>
      </w:pPr>
      <w:bookmarkStart w:id="86" w:name="_Toc243791175"/>
      <w:r>
        <w:rPr>
          <w:rFonts w:ascii="Arial" w:hAnsi="Arial" w:cs="Arial"/>
          <w:b/>
          <w:bCs/>
          <w:sz w:val="24"/>
          <w:szCs w:val="24"/>
          <w:highlight w:val="yellow"/>
        </w:rPr>
        <w:lastRenderedPageBreak/>
        <w:t xml:space="preserve">1.17 </w:t>
      </w:r>
      <w:r w:rsidR="00960269">
        <w:rPr>
          <w:rFonts w:ascii="Arial" w:hAnsi="Arial" w:cs="Arial"/>
          <w:b/>
          <w:bCs/>
          <w:sz w:val="24"/>
          <w:szCs w:val="24"/>
          <w:highlight w:val="yellow"/>
        </w:rPr>
        <w:t xml:space="preserve">DIA4: </w:t>
      </w:r>
      <w:r>
        <w:rPr>
          <w:rFonts w:ascii="Arial" w:hAnsi="Arial" w:cs="Arial"/>
          <w:b/>
          <w:bCs/>
          <w:sz w:val="24"/>
          <w:szCs w:val="24"/>
          <w:highlight w:val="yellow"/>
        </w:rPr>
        <w:t>La Ilusión de memoria</w:t>
      </w:r>
      <w:bookmarkEnd w:id="86"/>
    </w:p>
    <w:p w14:paraId="63A4268E" w14:textId="4057662C" w:rsidR="00077008" w:rsidRDefault="00077008" w:rsidP="00267B69">
      <w:pPr>
        <w:rPr>
          <w:highlight w:val="yellow"/>
        </w:rPr>
      </w:pPr>
      <w:r w:rsidRPr="00077008">
        <w:rPr>
          <w:noProof/>
        </w:rPr>
        <w:drawing>
          <wp:inline distT="0" distB="0" distL="0" distR="0" wp14:anchorId="1AB82D6D" wp14:editId="26211FE0">
            <wp:extent cx="5608806" cy="3863675"/>
            <wp:effectExtent l="38100" t="38100" r="30480" b="41910"/>
            <wp:docPr id="1083782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82043" name=""/>
                    <pic:cNvPicPr/>
                  </pic:nvPicPr>
                  <pic:blipFill>
                    <a:blip r:embed="rId501"/>
                    <a:stretch>
                      <a:fillRect/>
                    </a:stretch>
                  </pic:blipFill>
                  <pic:spPr>
                    <a:xfrm>
                      <a:off x="0" y="0"/>
                      <a:ext cx="5608806" cy="3863675"/>
                    </a:xfrm>
                    <a:prstGeom prst="rect">
                      <a:avLst/>
                    </a:prstGeom>
                    <a:ln w="28575">
                      <a:solidFill>
                        <a:srgbClr val="EE0000"/>
                      </a:solidFill>
                    </a:ln>
                  </pic:spPr>
                </pic:pic>
              </a:graphicData>
            </a:graphic>
          </wp:inline>
        </w:drawing>
      </w:r>
      <w:r w:rsidRPr="00077008">
        <w:rPr>
          <w:noProof/>
        </w:rPr>
        <w:drawing>
          <wp:inline distT="0" distB="0" distL="0" distR="0" wp14:anchorId="6DD9855A" wp14:editId="438C2CBC">
            <wp:extent cx="5715000" cy="2005013"/>
            <wp:effectExtent l="38100" t="38100" r="38100" b="33655"/>
            <wp:docPr id="591161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61194" name=""/>
                    <pic:cNvPicPr/>
                  </pic:nvPicPr>
                  <pic:blipFill>
                    <a:blip r:embed="rId502"/>
                    <a:stretch>
                      <a:fillRect/>
                    </a:stretch>
                  </pic:blipFill>
                  <pic:spPr>
                    <a:xfrm>
                      <a:off x="0" y="0"/>
                      <a:ext cx="5718800" cy="2006346"/>
                    </a:xfrm>
                    <a:prstGeom prst="rect">
                      <a:avLst/>
                    </a:prstGeom>
                    <a:ln w="28575">
                      <a:solidFill>
                        <a:srgbClr val="EE0000"/>
                      </a:solidFill>
                    </a:ln>
                  </pic:spPr>
                </pic:pic>
              </a:graphicData>
            </a:graphic>
          </wp:inline>
        </w:drawing>
      </w:r>
    </w:p>
    <w:p w14:paraId="60F737EF" w14:textId="77777777" w:rsidR="00470991" w:rsidRDefault="00470991" w:rsidP="00CE4966">
      <w:pPr>
        <w:rPr>
          <w:b/>
          <w:bCs/>
          <w:sz w:val="24"/>
          <w:szCs w:val="28"/>
          <w:highlight w:val="yellow"/>
        </w:rPr>
      </w:pPr>
    </w:p>
    <w:p w14:paraId="64BDE134" w14:textId="77777777" w:rsidR="00470991" w:rsidRDefault="00470991" w:rsidP="00CE4966">
      <w:pPr>
        <w:rPr>
          <w:b/>
          <w:bCs/>
          <w:sz w:val="24"/>
          <w:szCs w:val="28"/>
          <w:highlight w:val="yellow"/>
        </w:rPr>
      </w:pPr>
    </w:p>
    <w:p w14:paraId="2CAE2C84" w14:textId="77777777" w:rsidR="00470991" w:rsidRDefault="00470991" w:rsidP="00CE4966">
      <w:pPr>
        <w:rPr>
          <w:b/>
          <w:bCs/>
          <w:sz w:val="24"/>
          <w:szCs w:val="28"/>
          <w:highlight w:val="yellow"/>
        </w:rPr>
      </w:pPr>
    </w:p>
    <w:p w14:paraId="4B5C5B1C" w14:textId="77777777" w:rsidR="00470991" w:rsidRDefault="00470991" w:rsidP="00CE4966">
      <w:pPr>
        <w:rPr>
          <w:b/>
          <w:bCs/>
          <w:sz w:val="24"/>
          <w:szCs w:val="28"/>
          <w:highlight w:val="yellow"/>
        </w:rPr>
      </w:pPr>
    </w:p>
    <w:p w14:paraId="38BBC820" w14:textId="77777777" w:rsidR="00470991" w:rsidRDefault="00470991" w:rsidP="00CE4966">
      <w:pPr>
        <w:rPr>
          <w:b/>
          <w:bCs/>
          <w:sz w:val="24"/>
          <w:szCs w:val="28"/>
          <w:highlight w:val="yellow"/>
        </w:rPr>
      </w:pPr>
    </w:p>
    <w:p w14:paraId="71354CE8" w14:textId="77777777" w:rsidR="00470991" w:rsidRDefault="00470991" w:rsidP="00CE4966">
      <w:pPr>
        <w:rPr>
          <w:b/>
          <w:bCs/>
          <w:sz w:val="24"/>
          <w:szCs w:val="28"/>
          <w:highlight w:val="yellow"/>
        </w:rPr>
      </w:pPr>
    </w:p>
    <w:p w14:paraId="7EE8B06F" w14:textId="77777777" w:rsidR="00470991" w:rsidRDefault="00470991" w:rsidP="00CE4966">
      <w:pPr>
        <w:rPr>
          <w:b/>
          <w:bCs/>
          <w:sz w:val="24"/>
          <w:szCs w:val="28"/>
          <w:highlight w:val="yellow"/>
        </w:rPr>
      </w:pPr>
    </w:p>
    <w:p w14:paraId="183186A0" w14:textId="77777777" w:rsidR="00470991" w:rsidRDefault="00470991" w:rsidP="00CE4966">
      <w:pPr>
        <w:rPr>
          <w:b/>
          <w:bCs/>
          <w:sz w:val="24"/>
          <w:szCs w:val="28"/>
          <w:highlight w:val="yellow"/>
        </w:rPr>
      </w:pPr>
    </w:p>
    <w:p w14:paraId="731D074B" w14:textId="77777777" w:rsidR="00470991" w:rsidRDefault="00470991" w:rsidP="00CE4966">
      <w:pPr>
        <w:rPr>
          <w:b/>
          <w:bCs/>
          <w:sz w:val="24"/>
          <w:szCs w:val="28"/>
          <w:highlight w:val="yellow"/>
        </w:rPr>
      </w:pPr>
    </w:p>
    <w:p w14:paraId="7DBC3DAE" w14:textId="3F066352" w:rsidR="00CE4966" w:rsidRPr="00CE4966" w:rsidRDefault="00CE4966" w:rsidP="00CE4966">
      <w:pPr>
        <w:rPr>
          <w:b/>
          <w:bCs/>
          <w:sz w:val="24"/>
          <w:szCs w:val="28"/>
          <w:highlight w:val="yellow"/>
        </w:rPr>
      </w:pPr>
      <w:r w:rsidRPr="00CE4966">
        <w:rPr>
          <w:b/>
          <w:bCs/>
          <w:sz w:val="24"/>
          <w:szCs w:val="28"/>
          <w:highlight w:val="yellow"/>
        </w:rPr>
        <w:lastRenderedPageBreak/>
        <w:t>La ilusión de memoria</w:t>
      </w:r>
    </w:p>
    <w:p w14:paraId="13ECB3CA" w14:textId="77777777" w:rsidR="00CE4966" w:rsidRPr="005277A3" w:rsidRDefault="00CE4966" w:rsidP="00CE4966">
      <w:pPr>
        <w:rPr>
          <w:b/>
          <w:bCs/>
          <w:sz w:val="24"/>
          <w:szCs w:val="28"/>
          <w:highlight w:val="yellow"/>
        </w:rPr>
      </w:pPr>
      <w:r w:rsidRPr="005277A3">
        <w:rPr>
          <w:b/>
          <w:bCs/>
          <w:sz w:val="24"/>
          <w:szCs w:val="28"/>
          <w:highlight w:val="yellow"/>
        </w:rPr>
        <w:t>1. Qué muestra la imagen</w:t>
      </w:r>
    </w:p>
    <w:p w14:paraId="0983120F" w14:textId="77777777" w:rsidR="00666839" w:rsidRPr="00666839" w:rsidRDefault="00666839" w:rsidP="00666839">
      <w:r w:rsidRPr="00666839">
        <w:t xml:space="preserve">Una lista llamada </w:t>
      </w:r>
      <w:proofErr w:type="spellStart"/>
      <w:r w:rsidRPr="00666839">
        <w:t>messages</w:t>
      </w:r>
      <w:proofErr w:type="spellEnd"/>
      <w:r w:rsidRPr="00666839">
        <w:t xml:space="preserve"> con 4 mensajes, y la respuesta del modelo: </w:t>
      </w:r>
      <w:r w:rsidRPr="00666839">
        <w:rPr>
          <w:i/>
          <w:iCs/>
        </w:rPr>
        <w:t>"</w:t>
      </w:r>
      <w:proofErr w:type="spellStart"/>
      <w:r w:rsidRPr="00666839">
        <w:rPr>
          <w:i/>
          <w:iCs/>
        </w:rPr>
        <w:t>Your</w:t>
      </w:r>
      <w:proofErr w:type="spellEnd"/>
      <w:r w:rsidRPr="00666839">
        <w:rPr>
          <w:i/>
          <w:iCs/>
        </w:rPr>
        <w:t xml:space="preserve"> </w:t>
      </w:r>
      <w:proofErr w:type="spellStart"/>
      <w:r w:rsidRPr="00666839">
        <w:rPr>
          <w:i/>
          <w:iCs/>
        </w:rPr>
        <w:t>name</w:t>
      </w:r>
      <w:proofErr w:type="spellEnd"/>
      <w:r w:rsidRPr="00666839">
        <w:rPr>
          <w:i/>
          <w:iCs/>
        </w:rPr>
        <w:t xml:space="preserve"> </w:t>
      </w:r>
      <w:proofErr w:type="spellStart"/>
      <w:r w:rsidRPr="00666839">
        <w:rPr>
          <w:i/>
          <w:iCs/>
        </w:rPr>
        <w:t>is</w:t>
      </w:r>
      <w:proofErr w:type="spellEnd"/>
      <w:r w:rsidRPr="00666839">
        <w:rPr>
          <w:i/>
          <w:iCs/>
        </w:rPr>
        <w:t xml:space="preserve"> Ed! How can I </w:t>
      </w:r>
      <w:proofErr w:type="spellStart"/>
      <w:r w:rsidRPr="00666839">
        <w:rPr>
          <w:i/>
          <w:iCs/>
        </w:rPr>
        <w:t>help</w:t>
      </w:r>
      <w:proofErr w:type="spellEnd"/>
      <w:r w:rsidRPr="00666839">
        <w:rPr>
          <w:i/>
          <w:iCs/>
        </w:rPr>
        <w:t xml:space="preserve"> </w:t>
      </w:r>
      <w:proofErr w:type="spellStart"/>
      <w:r w:rsidRPr="00666839">
        <w:rPr>
          <w:i/>
          <w:iCs/>
        </w:rPr>
        <w:t>you</w:t>
      </w:r>
      <w:proofErr w:type="spellEnd"/>
      <w:r w:rsidRPr="00666839">
        <w:rPr>
          <w:i/>
          <w:iCs/>
        </w:rPr>
        <w:t xml:space="preserve"> </w:t>
      </w:r>
      <w:proofErr w:type="spellStart"/>
      <w:r w:rsidRPr="00666839">
        <w:rPr>
          <w:i/>
          <w:iCs/>
        </w:rPr>
        <w:t>today</w:t>
      </w:r>
      <w:proofErr w:type="spellEnd"/>
      <w:r w:rsidRPr="00666839">
        <w:rPr>
          <w:i/>
          <w:iCs/>
        </w:rPr>
        <w:t>, Ed?"</w:t>
      </w:r>
    </w:p>
    <w:p w14:paraId="147F9A7F" w14:textId="00E59AAF" w:rsidR="00470991" w:rsidRDefault="00666839" w:rsidP="00267B69">
      <w:pPr>
        <w:rPr>
          <w:highlight w:val="yellow"/>
        </w:rPr>
      </w:pPr>
      <w:r w:rsidRPr="00666839">
        <w:rPr>
          <w:noProof/>
        </w:rPr>
        <w:drawing>
          <wp:inline distT="0" distB="0" distL="0" distR="0" wp14:anchorId="5295B382" wp14:editId="3A33AFE4">
            <wp:extent cx="4998720" cy="1547797"/>
            <wp:effectExtent l="19050" t="19050" r="11430" b="14605"/>
            <wp:docPr id="1702421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21823" name=""/>
                    <pic:cNvPicPr/>
                  </pic:nvPicPr>
                  <pic:blipFill>
                    <a:blip r:embed="rId503"/>
                    <a:stretch>
                      <a:fillRect/>
                    </a:stretch>
                  </pic:blipFill>
                  <pic:spPr>
                    <a:xfrm>
                      <a:off x="0" y="0"/>
                      <a:ext cx="5007280" cy="1550448"/>
                    </a:xfrm>
                    <a:prstGeom prst="rect">
                      <a:avLst/>
                    </a:prstGeom>
                    <a:ln w="19050">
                      <a:solidFill>
                        <a:schemeClr val="tx1"/>
                      </a:solidFill>
                    </a:ln>
                  </pic:spPr>
                </pic:pic>
              </a:graphicData>
            </a:graphic>
          </wp:inline>
        </w:drawing>
      </w:r>
      <w:r w:rsidR="00470991" w:rsidRPr="00470991">
        <w:rPr>
          <w:noProof/>
        </w:rPr>
        <w:drawing>
          <wp:inline distT="0" distB="0" distL="0" distR="0" wp14:anchorId="07B9DBEC" wp14:editId="58192C43">
            <wp:extent cx="4943475" cy="1257300"/>
            <wp:effectExtent l="38100" t="38100" r="47625" b="38100"/>
            <wp:docPr id="1125894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94260" name=""/>
                    <pic:cNvPicPr/>
                  </pic:nvPicPr>
                  <pic:blipFill>
                    <a:blip r:embed="rId504"/>
                    <a:stretch>
                      <a:fillRect/>
                    </a:stretch>
                  </pic:blipFill>
                  <pic:spPr>
                    <a:xfrm>
                      <a:off x="0" y="0"/>
                      <a:ext cx="4945024" cy="1257694"/>
                    </a:xfrm>
                    <a:prstGeom prst="rect">
                      <a:avLst/>
                    </a:prstGeom>
                    <a:ln w="28575">
                      <a:solidFill>
                        <a:srgbClr val="EE0000"/>
                      </a:solidFill>
                    </a:ln>
                  </pic:spPr>
                </pic:pic>
              </a:graphicData>
            </a:graphic>
          </wp:inline>
        </w:drawing>
      </w:r>
    </w:p>
    <w:p w14:paraId="02E34D45" w14:textId="77777777" w:rsidR="005277A3" w:rsidRPr="005277A3" w:rsidRDefault="005277A3" w:rsidP="005277A3">
      <w:pPr>
        <w:rPr>
          <w:b/>
          <w:bCs/>
          <w:sz w:val="24"/>
          <w:szCs w:val="28"/>
          <w:highlight w:val="yellow"/>
        </w:rPr>
      </w:pPr>
      <w:r w:rsidRPr="005277A3">
        <w:rPr>
          <w:b/>
          <w:bCs/>
          <w:sz w:val="24"/>
          <w:szCs w:val="28"/>
          <w:highlight w:val="yellow"/>
        </w:rPr>
        <w:t>2. El problema: el modelo no recuerda nada</w:t>
      </w:r>
    </w:p>
    <w:p w14:paraId="19BB56F8" w14:textId="77777777" w:rsidR="005277A3" w:rsidRPr="005277A3" w:rsidRDefault="005277A3" w:rsidP="005277A3">
      <w:r w:rsidRPr="005277A3">
        <w:t xml:space="preserve">Cada llamada al modelo es </w:t>
      </w:r>
      <w:r w:rsidRPr="005277A3">
        <w:rPr>
          <w:b/>
          <w:bCs/>
        </w:rPr>
        <w:t>sin estado (</w:t>
      </w:r>
      <w:proofErr w:type="spellStart"/>
      <w:r w:rsidRPr="005277A3">
        <w:rPr>
          <w:b/>
          <w:bCs/>
        </w:rPr>
        <w:t>stateless</w:t>
      </w:r>
      <w:proofErr w:type="spellEnd"/>
      <w:r w:rsidRPr="005277A3">
        <w:rPr>
          <w:b/>
          <w:bCs/>
        </w:rPr>
        <w:t>)</w:t>
      </w:r>
      <w:r w:rsidRPr="005277A3">
        <w:t>: empieza de cero, como si nunca te hubiera visto.</w:t>
      </w:r>
    </w:p>
    <w:p w14:paraId="1E267EAB" w14:textId="2EDCFCB6" w:rsidR="005277A3" w:rsidRDefault="00D14CCE" w:rsidP="00267B69">
      <w:pPr>
        <w:rPr>
          <w:highlight w:val="yellow"/>
        </w:rPr>
      </w:pPr>
      <w:r w:rsidRPr="00D14CCE">
        <w:rPr>
          <w:noProof/>
        </w:rPr>
        <w:drawing>
          <wp:inline distT="0" distB="0" distL="0" distR="0" wp14:anchorId="6ED79EFE" wp14:editId="6E665E40">
            <wp:extent cx="5191125" cy="1220348"/>
            <wp:effectExtent l="0" t="0" r="0" b="0"/>
            <wp:docPr id="583654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54148" name=""/>
                    <pic:cNvPicPr/>
                  </pic:nvPicPr>
                  <pic:blipFill>
                    <a:blip r:embed="rId505"/>
                    <a:stretch>
                      <a:fillRect/>
                    </a:stretch>
                  </pic:blipFill>
                  <pic:spPr>
                    <a:xfrm>
                      <a:off x="0" y="0"/>
                      <a:ext cx="5198836" cy="1222161"/>
                    </a:xfrm>
                    <a:prstGeom prst="rect">
                      <a:avLst/>
                    </a:prstGeom>
                  </pic:spPr>
                </pic:pic>
              </a:graphicData>
            </a:graphic>
          </wp:inline>
        </w:drawing>
      </w:r>
    </w:p>
    <w:p w14:paraId="2E2FD796" w14:textId="4BF1A2D0" w:rsidR="00D14CCE" w:rsidRDefault="00D14CCE" w:rsidP="00267B69">
      <w:pPr>
        <w:rPr>
          <w:highlight w:val="yellow"/>
        </w:rPr>
      </w:pPr>
      <w:r w:rsidRPr="00D14CCE">
        <w:rPr>
          <w:noProof/>
        </w:rPr>
        <w:drawing>
          <wp:inline distT="0" distB="0" distL="0" distR="0" wp14:anchorId="0FFFE34D" wp14:editId="66BFBD5D">
            <wp:extent cx="4397121" cy="1371719"/>
            <wp:effectExtent l="0" t="0" r="3810" b="0"/>
            <wp:docPr id="1191655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55834" name=""/>
                    <pic:cNvPicPr/>
                  </pic:nvPicPr>
                  <pic:blipFill>
                    <a:blip r:embed="rId506"/>
                    <a:stretch>
                      <a:fillRect/>
                    </a:stretch>
                  </pic:blipFill>
                  <pic:spPr>
                    <a:xfrm>
                      <a:off x="0" y="0"/>
                      <a:ext cx="4397121" cy="1371719"/>
                    </a:xfrm>
                    <a:prstGeom prst="rect">
                      <a:avLst/>
                    </a:prstGeom>
                  </pic:spPr>
                </pic:pic>
              </a:graphicData>
            </a:graphic>
          </wp:inline>
        </w:drawing>
      </w:r>
    </w:p>
    <w:p w14:paraId="6A449C14" w14:textId="77777777" w:rsidR="00D14CCE" w:rsidRPr="00D14CCE" w:rsidRDefault="00D14CCE" w:rsidP="00D14CCE">
      <w:pPr>
        <w:rPr>
          <w:highlight w:val="yellow"/>
        </w:rPr>
      </w:pPr>
      <w:r w:rsidRPr="00D14CCE">
        <w:rPr>
          <w:highlight w:val="yellow"/>
        </w:rPr>
        <w:t>La segunda llamada sin historial es el error que muestra el profesor: ya dijiste tu nombre, pero esa llamada no lo sabe.</w:t>
      </w:r>
    </w:p>
    <w:p w14:paraId="4915027F" w14:textId="33A937C0" w:rsidR="00D14CCE" w:rsidRDefault="00D14CCE" w:rsidP="00267B69">
      <w:pPr>
        <w:rPr>
          <w:b/>
          <w:bCs/>
          <w:sz w:val="24"/>
          <w:szCs w:val="28"/>
          <w:highlight w:val="yellow"/>
        </w:rPr>
      </w:pPr>
      <w:r w:rsidRPr="00D14CCE">
        <w:rPr>
          <w:b/>
          <w:bCs/>
          <w:sz w:val="24"/>
          <w:szCs w:val="28"/>
          <w:highlight w:val="yellow"/>
        </w:rPr>
        <w:t>3. La solución: reenviar toda la conversación</w:t>
      </w:r>
    </w:p>
    <w:p w14:paraId="2A56C6EE" w14:textId="523E6704" w:rsidR="00CC03D5" w:rsidRPr="00301258" w:rsidRDefault="00CC03D5" w:rsidP="00267B69">
      <w:r w:rsidRPr="00301258">
        <w:t xml:space="preserve">En cada llamada mandas </w:t>
      </w:r>
      <w:r w:rsidRPr="00301258">
        <w:rPr>
          <w:b/>
          <w:bCs/>
        </w:rPr>
        <w:t xml:space="preserve">la conversación completa hasta ahora, </w:t>
      </w:r>
      <w:r w:rsidRPr="00301258">
        <w:t xml:space="preserve">no solo el </w:t>
      </w:r>
      <w:proofErr w:type="spellStart"/>
      <w:r w:rsidRPr="00301258">
        <w:t>ultimo</w:t>
      </w:r>
      <w:proofErr w:type="spellEnd"/>
      <w:r w:rsidRPr="00301258">
        <w:t xml:space="preserve"> mensaje.</w:t>
      </w:r>
      <w:r w:rsidR="00301258" w:rsidRPr="00301258">
        <w:rPr>
          <w:sz w:val="20"/>
          <w:szCs w:val="22"/>
        </w:rPr>
        <w:t xml:space="preserve"> </w:t>
      </w:r>
      <w:r w:rsidR="00301258" w:rsidRPr="00301258">
        <w:t>Eso es lo que hace la lista de la imagen.</w:t>
      </w:r>
    </w:p>
    <w:p w14:paraId="2E1A5B28" w14:textId="77777777" w:rsidR="00D14CCE" w:rsidRDefault="00D14CCE" w:rsidP="00267B69">
      <w:pPr>
        <w:rPr>
          <w:highlight w:val="yellow"/>
        </w:rPr>
      </w:pPr>
    </w:p>
    <w:p w14:paraId="5D3B3BE2" w14:textId="77777777" w:rsidR="00301258" w:rsidRPr="00301258" w:rsidRDefault="00301258" w:rsidP="00301258">
      <w:pPr>
        <w:rPr>
          <w:b/>
          <w:bCs/>
          <w:sz w:val="24"/>
          <w:szCs w:val="28"/>
          <w:highlight w:val="yellow"/>
        </w:rPr>
      </w:pPr>
      <w:r w:rsidRPr="00301258">
        <w:rPr>
          <w:b/>
          <w:bCs/>
          <w:sz w:val="24"/>
          <w:szCs w:val="28"/>
          <w:highlight w:val="yellow"/>
        </w:rPr>
        <w:lastRenderedPageBreak/>
        <w:t>4. Por qué funciona</w:t>
      </w:r>
    </w:p>
    <w:p w14:paraId="58674ED1" w14:textId="77777777" w:rsidR="002A350E" w:rsidRPr="002A350E" w:rsidRDefault="002A350E" w:rsidP="002A350E">
      <w:r w:rsidRPr="002A350E">
        <w:t xml:space="preserve">El modelo solo predice los siguientes tokens de la secuencia que recibe. </w:t>
      </w:r>
      <w:proofErr w:type="gramStart"/>
      <w:r w:rsidRPr="002A350E">
        <w:t>Si la secuencia contiene "</w:t>
      </w:r>
      <w:proofErr w:type="spellStart"/>
      <w:r w:rsidRPr="002A350E">
        <w:t>I'm</w:t>
      </w:r>
      <w:proofErr w:type="spellEnd"/>
      <w:r w:rsidRPr="002A350E">
        <w:t xml:space="preserve"> Ed" y después "</w:t>
      </w:r>
      <w:proofErr w:type="spellStart"/>
      <w:r w:rsidRPr="002A350E">
        <w:t>What's</w:t>
      </w:r>
      <w:proofErr w:type="spellEnd"/>
      <w:r w:rsidRPr="002A350E">
        <w:t xml:space="preserve"> </w:t>
      </w:r>
      <w:proofErr w:type="spellStart"/>
      <w:r w:rsidRPr="002A350E">
        <w:t>my</w:t>
      </w:r>
      <w:proofErr w:type="spellEnd"/>
      <w:r w:rsidRPr="002A350E">
        <w:t xml:space="preserve"> </w:t>
      </w:r>
      <w:proofErr w:type="spellStart"/>
      <w:r w:rsidRPr="002A350E">
        <w:t>name</w:t>
      </w:r>
      <w:proofErr w:type="spellEnd"/>
      <w:r w:rsidRPr="002A350E">
        <w:t>?</w:t>
      </w:r>
      <w:proofErr w:type="gramEnd"/>
      <w:r w:rsidRPr="002A350E">
        <w:t>", lo más probable que siga es "Ed". Si no contiene tu nombre, lo más probable es "no sé".</w:t>
      </w:r>
    </w:p>
    <w:p w14:paraId="26E47463" w14:textId="77777777" w:rsidR="002A350E" w:rsidRPr="002A350E" w:rsidRDefault="002A350E" w:rsidP="002A350E">
      <w:pPr>
        <w:rPr>
          <w:b/>
          <w:bCs/>
          <w:sz w:val="24"/>
          <w:szCs w:val="28"/>
          <w:highlight w:val="yellow"/>
        </w:rPr>
      </w:pPr>
      <w:r w:rsidRPr="002A350E">
        <w:rPr>
          <w:b/>
          <w:bCs/>
          <w:sz w:val="24"/>
          <w:szCs w:val="28"/>
          <w:highlight w:val="yellow"/>
        </w:rPr>
        <w:t>5. El costo</w:t>
      </w:r>
    </w:p>
    <w:p w14:paraId="4EEEBADE" w14:textId="77777777" w:rsidR="001245C2" w:rsidRPr="001245C2" w:rsidRDefault="001245C2" w:rsidP="001245C2">
      <w:r w:rsidRPr="001245C2">
        <w:t xml:space="preserve">Como reenvías todo, </w:t>
      </w:r>
      <w:r w:rsidRPr="001245C2">
        <w:rPr>
          <w:b/>
          <w:bCs/>
        </w:rPr>
        <w:t>pagas de nuevo por toda la conversación en cada mensaje</w:t>
      </w:r>
      <w:r w:rsidRPr="001245C2">
        <w:t>. El profesor dice que es lo que queremos: el modelo calcula mirando todo el contexto, y ese cálculo cuesta.</w:t>
      </w:r>
    </w:p>
    <w:p w14:paraId="1520671C" w14:textId="53DA4EAD" w:rsidR="00301258" w:rsidRPr="001245C2" w:rsidRDefault="001245C2" w:rsidP="001245C2">
      <w:pPr>
        <w:pStyle w:val="Ttulo3"/>
        <w:rPr>
          <w:b/>
          <w:bCs/>
          <w:sz w:val="24"/>
          <w:szCs w:val="24"/>
          <w:highlight w:val="yellow"/>
        </w:rPr>
      </w:pPr>
      <w:bookmarkStart w:id="87" w:name="_Toc243791176"/>
      <w:r w:rsidRPr="001245C2">
        <w:rPr>
          <w:b/>
          <w:bCs/>
          <w:sz w:val="24"/>
          <w:szCs w:val="24"/>
          <w:highlight w:val="yellow"/>
        </w:rPr>
        <w:t xml:space="preserve">1.17.1 ¿Qué es el rol </w:t>
      </w:r>
      <w:proofErr w:type="spellStart"/>
      <w:r w:rsidRPr="001245C2">
        <w:rPr>
          <w:b/>
          <w:bCs/>
          <w:sz w:val="24"/>
          <w:szCs w:val="24"/>
          <w:highlight w:val="yellow"/>
        </w:rPr>
        <w:t>assistant</w:t>
      </w:r>
      <w:proofErr w:type="spellEnd"/>
      <w:r w:rsidRPr="001245C2">
        <w:rPr>
          <w:b/>
          <w:bCs/>
          <w:sz w:val="24"/>
          <w:szCs w:val="24"/>
          <w:highlight w:val="yellow"/>
        </w:rPr>
        <w:t>?</w:t>
      </w:r>
      <w:bookmarkEnd w:id="87"/>
    </w:p>
    <w:p w14:paraId="19EF92B2" w14:textId="77777777" w:rsidR="009413FF" w:rsidRPr="009413FF" w:rsidRDefault="009413FF" w:rsidP="009413FF">
      <w:r w:rsidRPr="009413FF">
        <w:t xml:space="preserve">Son los </w:t>
      </w:r>
      <w:r w:rsidRPr="009413FF">
        <w:rPr>
          <w:b/>
          <w:bCs/>
        </w:rPr>
        <w:t>mensajes anteriores del modelo</w:t>
      </w:r>
      <w:r w:rsidRPr="009413FF">
        <w:t>. Hay tres roles:</w:t>
      </w:r>
    </w:p>
    <w:tbl>
      <w:tblPr>
        <w:tblStyle w:val="Tablaconcuadrcula4-nfasis4"/>
        <w:tblW w:w="0" w:type="auto"/>
        <w:tblLook w:val="04A0" w:firstRow="1" w:lastRow="0" w:firstColumn="1" w:lastColumn="0" w:noHBand="0" w:noVBand="1"/>
      </w:tblPr>
      <w:tblGrid>
        <w:gridCol w:w="3596"/>
        <w:gridCol w:w="3597"/>
        <w:gridCol w:w="3597"/>
      </w:tblGrid>
      <w:tr w:rsidR="009413FF" w14:paraId="13D86DE1" w14:textId="77777777" w:rsidTr="00104C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C9C9EDB" w14:textId="1B7EBEAF" w:rsidR="009413FF" w:rsidRPr="00104CCC" w:rsidRDefault="009413FF" w:rsidP="001245C2">
            <w:pPr>
              <w:rPr>
                <w:b w:val="0"/>
                <w:bCs w:val="0"/>
              </w:rPr>
            </w:pPr>
            <w:r w:rsidRPr="00104CCC">
              <w:rPr>
                <w:b w:val="0"/>
                <w:bCs w:val="0"/>
              </w:rPr>
              <w:t>Rol</w:t>
            </w:r>
          </w:p>
        </w:tc>
        <w:tc>
          <w:tcPr>
            <w:tcW w:w="3597" w:type="dxa"/>
          </w:tcPr>
          <w:p w14:paraId="5F87093B" w14:textId="5DFC63EF" w:rsidR="009413FF" w:rsidRPr="00104CCC" w:rsidRDefault="009413FF" w:rsidP="001245C2">
            <w:pPr>
              <w:cnfStyle w:val="100000000000" w:firstRow="1" w:lastRow="0" w:firstColumn="0" w:lastColumn="0" w:oddVBand="0" w:evenVBand="0" w:oddHBand="0" w:evenHBand="0" w:firstRowFirstColumn="0" w:firstRowLastColumn="0" w:lastRowFirstColumn="0" w:lastRowLastColumn="0"/>
              <w:rPr>
                <w:b w:val="0"/>
                <w:bCs w:val="0"/>
              </w:rPr>
            </w:pPr>
            <w:r w:rsidRPr="00104CCC">
              <w:rPr>
                <w:b w:val="0"/>
                <w:bCs w:val="0"/>
              </w:rPr>
              <w:t xml:space="preserve">Que es </w:t>
            </w:r>
          </w:p>
        </w:tc>
        <w:tc>
          <w:tcPr>
            <w:tcW w:w="3597" w:type="dxa"/>
          </w:tcPr>
          <w:p w14:paraId="5A79F5D2" w14:textId="22584B9E" w:rsidR="009413FF" w:rsidRPr="00104CCC" w:rsidRDefault="009413FF" w:rsidP="001245C2">
            <w:pPr>
              <w:cnfStyle w:val="100000000000" w:firstRow="1" w:lastRow="0" w:firstColumn="0" w:lastColumn="0" w:oddVBand="0" w:evenVBand="0" w:oddHBand="0" w:evenHBand="0" w:firstRowFirstColumn="0" w:firstRowLastColumn="0" w:lastRowFirstColumn="0" w:lastRowLastColumn="0"/>
              <w:rPr>
                <w:b w:val="0"/>
                <w:bCs w:val="0"/>
              </w:rPr>
            </w:pPr>
            <w:r w:rsidRPr="00104CCC">
              <w:rPr>
                <w:b w:val="0"/>
                <w:bCs w:val="0"/>
              </w:rPr>
              <w:t>Quien lo escribe</w:t>
            </w:r>
          </w:p>
        </w:tc>
      </w:tr>
      <w:tr w:rsidR="009413FF" w14:paraId="28548A1D" w14:textId="77777777" w:rsidTr="0010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0FC1C7D" w14:textId="5E759361" w:rsidR="009413FF" w:rsidRPr="00104CCC" w:rsidRDefault="009413FF" w:rsidP="001245C2">
            <w:pPr>
              <w:rPr>
                <w:b w:val="0"/>
                <w:bCs w:val="0"/>
              </w:rPr>
            </w:pPr>
            <w:proofErr w:type="spellStart"/>
            <w:r w:rsidRPr="00104CCC">
              <w:rPr>
                <w:b w:val="0"/>
                <w:bCs w:val="0"/>
              </w:rPr>
              <w:t>System</w:t>
            </w:r>
            <w:proofErr w:type="spellEnd"/>
          </w:p>
        </w:tc>
        <w:tc>
          <w:tcPr>
            <w:tcW w:w="3597" w:type="dxa"/>
          </w:tcPr>
          <w:p w14:paraId="12DDD9C1" w14:textId="581C07AB" w:rsidR="009413FF" w:rsidRPr="00104CCC" w:rsidRDefault="00104CCC" w:rsidP="001245C2">
            <w:pPr>
              <w:cnfStyle w:val="000000100000" w:firstRow="0" w:lastRow="0" w:firstColumn="0" w:lastColumn="0" w:oddVBand="0" w:evenVBand="0" w:oddHBand="1" w:evenHBand="0" w:firstRowFirstColumn="0" w:firstRowLastColumn="0" w:lastRowFirstColumn="0" w:lastRowLastColumn="0"/>
            </w:pPr>
            <w:proofErr w:type="spellStart"/>
            <w:r w:rsidRPr="00104CCC">
              <w:t>Intrduccion</w:t>
            </w:r>
            <w:proofErr w:type="spellEnd"/>
            <w:r w:rsidRPr="00104CCC">
              <w:t xml:space="preserve"> general (“eres un asistente útil”)</w:t>
            </w:r>
          </w:p>
        </w:tc>
        <w:tc>
          <w:tcPr>
            <w:tcW w:w="3597" w:type="dxa"/>
          </w:tcPr>
          <w:p w14:paraId="63F77BC8" w14:textId="1BF1669B" w:rsidR="009413FF" w:rsidRPr="00104CCC" w:rsidRDefault="00104CCC" w:rsidP="001245C2">
            <w:pPr>
              <w:cnfStyle w:val="000000100000" w:firstRow="0" w:lastRow="0" w:firstColumn="0" w:lastColumn="0" w:oddVBand="0" w:evenVBand="0" w:oddHBand="1" w:evenHBand="0" w:firstRowFirstColumn="0" w:firstRowLastColumn="0" w:lastRowFirstColumn="0" w:lastRowLastColumn="0"/>
            </w:pPr>
            <w:proofErr w:type="spellStart"/>
            <w:r w:rsidRPr="00104CCC">
              <w:t>Tu</w:t>
            </w:r>
            <w:proofErr w:type="spellEnd"/>
            <w:r w:rsidRPr="00104CCC">
              <w:t>, el programador</w:t>
            </w:r>
          </w:p>
        </w:tc>
      </w:tr>
      <w:tr w:rsidR="009413FF" w14:paraId="5F0CDFD0" w14:textId="77777777" w:rsidTr="00104CCC">
        <w:tc>
          <w:tcPr>
            <w:cnfStyle w:val="001000000000" w:firstRow="0" w:lastRow="0" w:firstColumn="1" w:lastColumn="0" w:oddVBand="0" w:evenVBand="0" w:oddHBand="0" w:evenHBand="0" w:firstRowFirstColumn="0" w:firstRowLastColumn="0" w:lastRowFirstColumn="0" w:lastRowLastColumn="0"/>
            <w:tcW w:w="3596" w:type="dxa"/>
          </w:tcPr>
          <w:p w14:paraId="4E4347EF" w14:textId="7B3C40FC" w:rsidR="009413FF" w:rsidRPr="00104CCC" w:rsidRDefault="00104CCC" w:rsidP="001245C2">
            <w:pPr>
              <w:rPr>
                <w:b w:val="0"/>
                <w:bCs w:val="0"/>
              </w:rPr>
            </w:pPr>
            <w:proofErr w:type="spellStart"/>
            <w:r w:rsidRPr="00104CCC">
              <w:rPr>
                <w:b w:val="0"/>
                <w:bCs w:val="0"/>
              </w:rPr>
              <w:t>User</w:t>
            </w:r>
            <w:proofErr w:type="spellEnd"/>
          </w:p>
        </w:tc>
        <w:tc>
          <w:tcPr>
            <w:tcW w:w="3597" w:type="dxa"/>
          </w:tcPr>
          <w:p w14:paraId="062B8E05" w14:textId="2CD950A7" w:rsidR="009413FF" w:rsidRPr="00104CCC" w:rsidRDefault="00104CCC" w:rsidP="001245C2">
            <w:pPr>
              <w:cnfStyle w:val="000000000000" w:firstRow="0" w:lastRow="0" w:firstColumn="0" w:lastColumn="0" w:oddVBand="0" w:evenVBand="0" w:oddHBand="0" w:evenHBand="0" w:firstRowFirstColumn="0" w:firstRowLastColumn="0" w:lastRowFirstColumn="0" w:lastRowLastColumn="0"/>
            </w:pPr>
            <w:r w:rsidRPr="00104CCC">
              <w:t xml:space="preserve">Lo que dice la persona </w:t>
            </w:r>
          </w:p>
        </w:tc>
        <w:tc>
          <w:tcPr>
            <w:tcW w:w="3597" w:type="dxa"/>
          </w:tcPr>
          <w:p w14:paraId="4FF40266" w14:textId="789E5BFD" w:rsidR="009413FF" w:rsidRPr="00104CCC" w:rsidRDefault="00104CCC" w:rsidP="001245C2">
            <w:pPr>
              <w:cnfStyle w:val="000000000000" w:firstRow="0" w:lastRow="0" w:firstColumn="0" w:lastColumn="0" w:oddVBand="0" w:evenVBand="0" w:oddHBand="0" w:evenHBand="0" w:firstRowFirstColumn="0" w:firstRowLastColumn="0" w:lastRowFirstColumn="0" w:lastRowLastColumn="0"/>
            </w:pPr>
            <w:r w:rsidRPr="00104CCC">
              <w:t>El usuario</w:t>
            </w:r>
          </w:p>
        </w:tc>
      </w:tr>
      <w:tr w:rsidR="00104CCC" w14:paraId="6E0A9B0C" w14:textId="77777777" w:rsidTr="0010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F1A061A" w14:textId="14354AF7" w:rsidR="00104CCC" w:rsidRPr="00104CCC" w:rsidRDefault="00104CCC" w:rsidP="001245C2">
            <w:pPr>
              <w:rPr>
                <w:b w:val="0"/>
                <w:bCs w:val="0"/>
              </w:rPr>
            </w:pPr>
            <w:proofErr w:type="spellStart"/>
            <w:r w:rsidRPr="00104CCC">
              <w:rPr>
                <w:b w:val="0"/>
                <w:bCs w:val="0"/>
              </w:rPr>
              <w:t>Assistant</w:t>
            </w:r>
            <w:proofErr w:type="spellEnd"/>
          </w:p>
        </w:tc>
        <w:tc>
          <w:tcPr>
            <w:tcW w:w="3597" w:type="dxa"/>
          </w:tcPr>
          <w:p w14:paraId="1468CFEA" w14:textId="42AEEEBE" w:rsidR="00104CCC" w:rsidRPr="00104CCC" w:rsidRDefault="00104CCC" w:rsidP="001245C2">
            <w:pPr>
              <w:cnfStyle w:val="000000100000" w:firstRow="0" w:lastRow="0" w:firstColumn="0" w:lastColumn="0" w:oddVBand="0" w:evenVBand="0" w:oddHBand="1" w:evenHBand="0" w:firstRowFirstColumn="0" w:firstRowLastColumn="0" w:lastRowFirstColumn="0" w:lastRowLastColumn="0"/>
            </w:pPr>
            <w:r w:rsidRPr="00104CCC">
              <w:t>Lo que el modelo respondió antes</w:t>
            </w:r>
          </w:p>
        </w:tc>
        <w:tc>
          <w:tcPr>
            <w:tcW w:w="3597" w:type="dxa"/>
          </w:tcPr>
          <w:p w14:paraId="13FD0DE4" w14:textId="7A8ED974" w:rsidR="00104CCC" w:rsidRPr="00104CCC" w:rsidRDefault="00104CCC" w:rsidP="001245C2">
            <w:pPr>
              <w:cnfStyle w:val="000000100000" w:firstRow="0" w:lastRow="0" w:firstColumn="0" w:lastColumn="0" w:oddVBand="0" w:evenVBand="0" w:oddHBand="1" w:evenHBand="0" w:firstRowFirstColumn="0" w:firstRowLastColumn="0" w:lastRowFirstColumn="0" w:lastRowLastColumn="0"/>
              <w:rPr>
                <w:b/>
                <w:bCs/>
              </w:rPr>
            </w:pPr>
            <w:r>
              <w:t xml:space="preserve">El modelo, pero </w:t>
            </w:r>
            <w:proofErr w:type="spellStart"/>
            <w:r>
              <w:rPr>
                <w:b/>
                <w:bCs/>
              </w:rPr>
              <w:t>tu</w:t>
            </w:r>
            <w:proofErr w:type="spellEnd"/>
            <w:r>
              <w:rPr>
                <w:b/>
                <w:bCs/>
              </w:rPr>
              <w:t xml:space="preserve"> lo guardas y lo reenvías</w:t>
            </w:r>
          </w:p>
        </w:tc>
      </w:tr>
    </w:tbl>
    <w:p w14:paraId="71729182" w14:textId="77777777" w:rsidR="001245C2" w:rsidRPr="001245C2" w:rsidRDefault="001245C2" w:rsidP="001245C2">
      <w:pPr>
        <w:rPr>
          <w:highlight w:val="yellow"/>
        </w:rPr>
      </w:pPr>
    </w:p>
    <w:p w14:paraId="59566A0E" w14:textId="7A53CAE2" w:rsidR="00470991" w:rsidRPr="008E33F8" w:rsidRDefault="008E33F8" w:rsidP="00267B69">
      <w:pPr>
        <w:rPr>
          <w:b/>
          <w:bCs/>
        </w:rPr>
      </w:pPr>
      <w:r w:rsidRPr="008E33F8">
        <w:t xml:space="preserve">El modelo no guarda nada entre llamadas, así que para que “sepa” lo que dijo, </w:t>
      </w:r>
      <w:proofErr w:type="gramStart"/>
      <w:r w:rsidRPr="008E33F8">
        <w:t>tu pegas</w:t>
      </w:r>
      <w:proofErr w:type="gramEnd"/>
      <w:r w:rsidRPr="008E33F8">
        <w:t xml:space="preserve"> su respuesta anterior en la lista con el rol </w:t>
      </w:r>
      <w:proofErr w:type="spellStart"/>
      <w:r w:rsidRPr="008E33F8">
        <w:rPr>
          <w:b/>
          <w:bCs/>
        </w:rPr>
        <w:t>assistant</w:t>
      </w:r>
      <w:proofErr w:type="spellEnd"/>
      <w:r w:rsidRPr="008E33F8">
        <w:rPr>
          <w:b/>
          <w:bCs/>
        </w:rPr>
        <w:t>:</w:t>
      </w:r>
    </w:p>
    <w:p w14:paraId="0BD3FB1F" w14:textId="29026AE5" w:rsidR="008E33F8" w:rsidRDefault="003F01D0" w:rsidP="00267B69">
      <w:pPr>
        <w:rPr>
          <w:b/>
          <w:bCs/>
          <w:highlight w:val="yellow"/>
        </w:rPr>
      </w:pPr>
      <w:r w:rsidRPr="003F01D0">
        <w:rPr>
          <w:b/>
          <w:bCs/>
          <w:noProof/>
        </w:rPr>
        <w:drawing>
          <wp:inline distT="0" distB="0" distL="0" distR="0" wp14:anchorId="5CCBAAEF" wp14:editId="134EC523">
            <wp:extent cx="6416596" cy="1204064"/>
            <wp:effectExtent l="38100" t="38100" r="41910" b="34290"/>
            <wp:docPr id="63287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76644" name=""/>
                    <pic:cNvPicPr/>
                  </pic:nvPicPr>
                  <pic:blipFill>
                    <a:blip r:embed="rId507"/>
                    <a:stretch>
                      <a:fillRect/>
                    </a:stretch>
                  </pic:blipFill>
                  <pic:spPr>
                    <a:xfrm>
                      <a:off x="0" y="0"/>
                      <a:ext cx="6416596" cy="1204064"/>
                    </a:xfrm>
                    <a:prstGeom prst="rect">
                      <a:avLst/>
                    </a:prstGeom>
                    <a:ln w="28575">
                      <a:solidFill>
                        <a:schemeClr val="tx1"/>
                      </a:solidFill>
                    </a:ln>
                  </pic:spPr>
                </pic:pic>
              </a:graphicData>
            </a:graphic>
          </wp:inline>
        </w:drawing>
      </w:r>
    </w:p>
    <w:p w14:paraId="715C4607" w14:textId="77777777" w:rsidR="003C1161" w:rsidRDefault="003C1161" w:rsidP="003C1161">
      <w:r w:rsidRPr="003C1161">
        <w:t>Sin ese mensaje, el modelo vería una conversación donde solo habla el usuario.</w:t>
      </w:r>
    </w:p>
    <w:p w14:paraId="5887C363" w14:textId="77777777" w:rsidR="0033103B" w:rsidRDefault="0033103B" w:rsidP="003C1161"/>
    <w:p w14:paraId="4E7DB392" w14:textId="77777777" w:rsidR="0033103B" w:rsidRDefault="0033103B" w:rsidP="003C1161"/>
    <w:p w14:paraId="1B2390B0" w14:textId="77777777" w:rsidR="0033103B" w:rsidRDefault="0033103B" w:rsidP="003C1161"/>
    <w:p w14:paraId="45066F0F" w14:textId="77777777" w:rsidR="0033103B" w:rsidRDefault="0033103B" w:rsidP="003C1161"/>
    <w:p w14:paraId="71809696" w14:textId="77777777" w:rsidR="0033103B" w:rsidRDefault="0033103B" w:rsidP="003C1161"/>
    <w:p w14:paraId="2E53FF05" w14:textId="77777777" w:rsidR="0033103B" w:rsidRDefault="0033103B" w:rsidP="003C1161"/>
    <w:p w14:paraId="1773112C" w14:textId="77777777" w:rsidR="0033103B" w:rsidRDefault="0033103B" w:rsidP="003C1161"/>
    <w:p w14:paraId="5C3900BE" w14:textId="77777777" w:rsidR="0033103B" w:rsidRDefault="0033103B" w:rsidP="003C1161"/>
    <w:p w14:paraId="1A656B37" w14:textId="77777777" w:rsidR="0033103B" w:rsidRDefault="0033103B" w:rsidP="003C1161"/>
    <w:p w14:paraId="00643909" w14:textId="77777777" w:rsidR="0033103B" w:rsidRDefault="0033103B" w:rsidP="003C1161"/>
    <w:p w14:paraId="59C8C2F0" w14:textId="77777777" w:rsidR="0033103B" w:rsidRPr="003C1161" w:rsidRDefault="0033103B" w:rsidP="003C1161"/>
    <w:p w14:paraId="649B2E4F" w14:textId="0D261320" w:rsidR="003F01D0" w:rsidRPr="00E264BF" w:rsidRDefault="003C1161" w:rsidP="00E264BF">
      <w:pPr>
        <w:pStyle w:val="Ttulo3"/>
        <w:rPr>
          <w:b/>
          <w:bCs/>
          <w:sz w:val="24"/>
          <w:szCs w:val="24"/>
          <w:highlight w:val="yellow"/>
        </w:rPr>
      </w:pPr>
      <w:bookmarkStart w:id="88" w:name="_Toc243791177"/>
      <w:r w:rsidRPr="001245C2">
        <w:rPr>
          <w:b/>
          <w:bCs/>
          <w:sz w:val="24"/>
          <w:szCs w:val="24"/>
          <w:highlight w:val="yellow"/>
        </w:rPr>
        <w:lastRenderedPageBreak/>
        <w:t>1.17.</w:t>
      </w:r>
      <w:r w:rsidR="00E264BF">
        <w:rPr>
          <w:b/>
          <w:bCs/>
          <w:sz w:val="24"/>
          <w:szCs w:val="24"/>
          <w:highlight w:val="yellow"/>
        </w:rPr>
        <w:t xml:space="preserve">2 El costo de tokens de </w:t>
      </w:r>
      <w:proofErr w:type="spellStart"/>
      <w:r w:rsidR="00E264BF">
        <w:rPr>
          <w:b/>
          <w:bCs/>
          <w:sz w:val="24"/>
          <w:szCs w:val="24"/>
          <w:highlight w:val="yellow"/>
        </w:rPr>
        <w:t>system</w:t>
      </w:r>
      <w:proofErr w:type="spellEnd"/>
      <w:r w:rsidR="00E264BF">
        <w:rPr>
          <w:b/>
          <w:bCs/>
          <w:sz w:val="24"/>
          <w:szCs w:val="24"/>
          <w:highlight w:val="yellow"/>
        </w:rPr>
        <w:t xml:space="preserve">, </w:t>
      </w:r>
      <w:proofErr w:type="spellStart"/>
      <w:r w:rsidR="00E264BF">
        <w:rPr>
          <w:b/>
          <w:bCs/>
          <w:sz w:val="24"/>
          <w:szCs w:val="24"/>
          <w:highlight w:val="yellow"/>
        </w:rPr>
        <w:t>user</w:t>
      </w:r>
      <w:proofErr w:type="spellEnd"/>
      <w:r w:rsidR="00E264BF">
        <w:rPr>
          <w:b/>
          <w:bCs/>
          <w:sz w:val="24"/>
          <w:szCs w:val="24"/>
          <w:highlight w:val="yellow"/>
        </w:rPr>
        <w:t xml:space="preserve"> y </w:t>
      </w:r>
      <w:proofErr w:type="spellStart"/>
      <w:r w:rsidR="00E264BF">
        <w:rPr>
          <w:b/>
          <w:bCs/>
          <w:sz w:val="24"/>
          <w:szCs w:val="24"/>
          <w:highlight w:val="yellow"/>
        </w:rPr>
        <w:t>model</w:t>
      </w:r>
      <w:proofErr w:type="spellEnd"/>
      <w:r w:rsidR="00E264BF">
        <w:rPr>
          <w:b/>
          <w:bCs/>
          <w:sz w:val="24"/>
          <w:szCs w:val="24"/>
          <w:highlight w:val="yellow"/>
        </w:rPr>
        <w:t>, ejemplo detallado</w:t>
      </w:r>
      <w:r w:rsidR="003D128D">
        <w:rPr>
          <w:b/>
          <w:bCs/>
          <w:sz w:val="24"/>
          <w:szCs w:val="24"/>
          <w:highlight w:val="yellow"/>
        </w:rPr>
        <w:t xml:space="preserve"> – el costo de entrada crece al cuadrado con </w:t>
      </w:r>
      <w:proofErr w:type="gramStart"/>
      <w:r w:rsidR="003D128D">
        <w:rPr>
          <w:b/>
          <w:bCs/>
          <w:sz w:val="24"/>
          <w:szCs w:val="24"/>
          <w:highlight w:val="yellow"/>
        </w:rPr>
        <w:t>historial,</w:t>
      </w:r>
      <w:proofErr w:type="gramEnd"/>
      <w:r w:rsidR="003D128D">
        <w:rPr>
          <w:b/>
          <w:bCs/>
          <w:sz w:val="24"/>
          <w:szCs w:val="24"/>
          <w:highlight w:val="yellow"/>
        </w:rPr>
        <w:t xml:space="preserve"> crece lineal sin historial</w:t>
      </w:r>
      <w:bookmarkEnd w:id="88"/>
    </w:p>
    <w:p w14:paraId="3A8B8A47" w14:textId="77777777" w:rsidR="00F555D7" w:rsidRDefault="00E264BF" w:rsidP="00F555D7">
      <w:pPr>
        <w:rPr>
          <w:b/>
          <w:bCs/>
        </w:rPr>
      </w:pPr>
      <w:r>
        <w:t xml:space="preserve">Supuestos (números inventados): </w:t>
      </w:r>
      <w:r>
        <w:br/>
      </w:r>
      <w:r w:rsidRPr="00485B48">
        <w:rPr>
          <w:b/>
          <w:bCs/>
        </w:rPr>
        <w:t>Sistema = 10 tokens,</w:t>
      </w:r>
      <w:r>
        <w:t xml:space="preserve"> </w:t>
      </w:r>
      <w:r w:rsidRPr="00485B48">
        <w:rPr>
          <w:b/>
          <w:bCs/>
        </w:rPr>
        <w:t>cada mensaje tuyo = 20,</w:t>
      </w:r>
      <w:r>
        <w:t xml:space="preserve"> cada </w:t>
      </w:r>
      <w:r w:rsidRPr="00485B48">
        <w:rPr>
          <w:b/>
          <w:bCs/>
        </w:rPr>
        <w:t>respuesta del modelo = 40.</w:t>
      </w:r>
      <w:r>
        <w:br/>
      </w:r>
      <w:r w:rsidR="00F555D7">
        <w:t xml:space="preserve">Precios de Cloude Opus 5.5: </w:t>
      </w:r>
      <w:r w:rsidR="00F555D7" w:rsidRPr="00485B48">
        <w:rPr>
          <w:b/>
          <w:bCs/>
        </w:rPr>
        <w:t>$4 por millón de entrada</w:t>
      </w:r>
      <w:r w:rsidR="00F555D7">
        <w:t xml:space="preserve"> y </w:t>
      </w:r>
      <w:r w:rsidR="00F555D7" w:rsidRPr="00485B48">
        <w:rPr>
          <w:b/>
          <w:bCs/>
        </w:rPr>
        <w:t>$20 por millón de salida.</w:t>
      </w:r>
      <w:r w:rsidR="00F555D7" w:rsidRPr="00485B48">
        <w:rPr>
          <w:b/>
          <w:bCs/>
        </w:rPr>
        <w:br/>
      </w:r>
      <w:r w:rsidR="00F555D7">
        <w:br/>
      </w:r>
      <w:r w:rsidR="00F555D7" w:rsidRPr="00F555D7">
        <w:rPr>
          <w:b/>
          <w:bCs/>
        </w:rPr>
        <w:t>Qué contiene la entrada en cada turno:</w:t>
      </w:r>
    </w:p>
    <w:p w14:paraId="40E37F9A" w14:textId="46472980" w:rsidR="004E0603" w:rsidRPr="00F555D7" w:rsidRDefault="004E0603" w:rsidP="00F555D7">
      <w:r w:rsidRPr="004E0603">
        <w:rPr>
          <w:noProof/>
        </w:rPr>
        <w:drawing>
          <wp:inline distT="0" distB="0" distL="0" distR="0" wp14:anchorId="330FF2E3" wp14:editId="32D4B4D1">
            <wp:extent cx="4560570" cy="1310128"/>
            <wp:effectExtent l="19050" t="19050" r="11430" b="23495"/>
            <wp:docPr id="2047580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80616" name=""/>
                    <pic:cNvPicPr/>
                  </pic:nvPicPr>
                  <pic:blipFill>
                    <a:blip r:embed="rId508"/>
                    <a:stretch>
                      <a:fillRect/>
                    </a:stretch>
                  </pic:blipFill>
                  <pic:spPr>
                    <a:xfrm>
                      <a:off x="0" y="0"/>
                      <a:ext cx="4572796" cy="1313640"/>
                    </a:xfrm>
                    <a:prstGeom prst="rect">
                      <a:avLst/>
                    </a:prstGeom>
                    <a:ln w="19050">
                      <a:solidFill>
                        <a:schemeClr val="tx1"/>
                      </a:solidFill>
                    </a:ln>
                  </pic:spPr>
                </pic:pic>
              </a:graphicData>
            </a:graphic>
          </wp:inline>
        </w:drawing>
      </w:r>
    </w:p>
    <w:tbl>
      <w:tblPr>
        <w:tblStyle w:val="Tablaconcuadrcula4-nfasis4"/>
        <w:tblW w:w="0" w:type="auto"/>
        <w:tblLook w:val="04A0" w:firstRow="1" w:lastRow="0" w:firstColumn="1" w:lastColumn="0" w:noHBand="0" w:noVBand="1"/>
      </w:tblPr>
      <w:tblGrid>
        <w:gridCol w:w="2697"/>
        <w:gridCol w:w="2697"/>
        <w:gridCol w:w="2698"/>
        <w:gridCol w:w="2698"/>
      </w:tblGrid>
      <w:tr w:rsidR="00F555D7" w14:paraId="21791A75" w14:textId="77777777" w:rsidTr="00331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1ABD16B5" w14:textId="3F381BFE" w:rsidR="00F555D7" w:rsidRPr="00F555D7" w:rsidRDefault="00F555D7" w:rsidP="00C0686F">
            <w:pPr>
              <w:rPr>
                <w:b w:val="0"/>
                <w:bCs w:val="0"/>
              </w:rPr>
            </w:pPr>
            <w:r>
              <w:rPr>
                <w:b w:val="0"/>
                <w:bCs w:val="0"/>
              </w:rPr>
              <w:t>Turno</w:t>
            </w:r>
          </w:p>
        </w:tc>
        <w:tc>
          <w:tcPr>
            <w:tcW w:w="2697" w:type="dxa"/>
          </w:tcPr>
          <w:p w14:paraId="631CEF0D" w14:textId="1BAE8251" w:rsidR="00F555D7" w:rsidRPr="00F555D7" w:rsidRDefault="00F555D7" w:rsidP="00C0686F">
            <w:pPr>
              <w:cnfStyle w:val="100000000000" w:firstRow="1" w:lastRow="0" w:firstColumn="0" w:lastColumn="0" w:oddVBand="0" w:evenVBand="0" w:oddHBand="0" w:evenHBand="0" w:firstRowFirstColumn="0" w:firstRowLastColumn="0" w:lastRowFirstColumn="0" w:lastRowLastColumn="0"/>
              <w:rPr>
                <w:b w:val="0"/>
                <w:bCs w:val="0"/>
              </w:rPr>
            </w:pPr>
            <w:r w:rsidRPr="00F555D7">
              <w:rPr>
                <w:b w:val="0"/>
                <w:bCs w:val="0"/>
              </w:rPr>
              <w:t>Lo que envías</w:t>
            </w:r>
          </w:p>
        </w:tc>
        <w:tc>
          <w:tcPr>
            <w:tcW w:w="2698" w:type="dxa"/>
          </w:tcPr>
          <w:p w14:paraId="680BA2A2" w14:textId="00A6CD3E" w:rsidR="00F555D7" w:rsidRPr="00C067C8" w:rsidRDefault="00C067C8" w:rsidP="00C0686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Cuenta</w:t>
            </w:r>
          </w:p>
        </w:tc>
        <w:tc>
          <w:tcPr>
            <w:tcW w:w="2698" w:type="dxa"/>
          </w:tcPr>
          <w:p w14:paraId="216B03AF" w14:textId="5F1FF3B9" w:rsidR="00F555D7" w:rsidRPr="00C067C8" w:rsidRDefault="00C067C8" w:rsidP="00C0686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Tokens de entrada </w:t>
            </w:r>
          </w:p>
        </w:tc>
      </w:tr>
      <w:tr w:rsidR="00F555D7" w14:paraId="56A46611" w14:textId="77777777" w:rsidTr="00331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3DF8B1BA" w14:textId="67D5E668" w:rsidR="00F555D7" w:rsidRDefault="00C067C8" w:rsidP="00C0686F">
            <w:r>
              <w:t>1</w:t>
            </w:r>
          </w:p>
        </w:tc>
        <w:tc>
          <w:tcPr>
            <w:tcW w:w="2697" w:type="dxa"/>
          </w:tcPr>
          <w:p w14:paraId="08C70165" w14:textId="3B68B948" w:rsidR="00F555D7" w:rsidRDefault="00C067C8" w:rsidP="00C0686F">
            <w:pPr>
              <w:cnfStyle w:val="000000100000" w:firstRow="0" w:lastRow="0" w:firstColumn="0" w:lastColumn="0" w:oddVBand="0" w:evenVBand="0" w:oddHBand="1" w:evenHBand="0" w:firstRowFirstColumn="0" w:firstRowLastColumn="0" w:lastRowFirstColumn="0" w:lastRowLastColumn="0"/>
            </w:pPr>
            <w:r w:rsidRPr="00C067C8">
              <w:t>sistema + tú1</w:t>
            </w:r>
          </w:p>
        </w:tc>
        <w:tc>
          <w:tcPr>
            <w:tcW w:w="2698" w:type="dxa"/>
          </w:tcPr>
          <w:p w14:paraId="558D247B" w14:textId="514DA0DC" w:rsidR="00F555D7" w:rsidRDefault="00C067C8" w:rsidP="00C0686F">
            <w:pPr>
              <w:cnfStyle w:val="000000100000" w:firstRow="0" w:lastRow="0" w:firstColumn="0" w:lastColumn="0" w:oddVBand="0" w:evenVBand="0" w:oddHBand="1" w:evenHBand="0" w:firstRowFirstColumn="0" w:firstRowLastColumn="0" w:lastRowFirstColumn="0" w:lastRowLastColumn="0"/>
            </w:pPr>
            <w:r w:rsidRPr="00C067C8">
              <w:t>10 + 20</w:t>
            </w:r>
          </w:p>
        </w:tc>
        <w:tc>
          <w:tcPr>
            <w:tcW w:w="2698" w:type="dxa"/>
          </w:tcPr>
          <w:p w14:paraId="22BD63A5" w14:textId="3FF1826A" w:rsidR="00F555D7" w:rsidRDefault="00C067C8" w:rsidP="00C0686F">
            <w:pPr>
              <w:cnfStyle w:val="000000100000" w:firstRow="0" w:lastRow="0" w:firstColumn="0" w:lastColumn="0" w:oddVBand="0" w:evenVBand="0" w:oddHBand="1" w:evenHBand="0" w:firstRowFirstColumn="0" w:firstRowLastColumn="0" w:lastRowFirstColumn="0" w:lastRowLastColumn="0"/>
            </w:pPr>
            <w:r w:rsidRPr="00C067C8">
              <w:t>30</w:t>
            </w:r>
          </w:p>
        </w:tc>
      </w:tr>
      <w:tr w:rsidR="00F555D7" w14:paraId="6015A9E5" w14:textId="77777777" w:rsidTr="0033103B">
        <w:tc>
          <w:tcPr>
            <w:cnfStyle w:val="001000000000" w:firstRow="0" w:lastRow="0" w:firstColumn="1" w:lastColumn="0" w:oddVBand="0" w:evenVBand="0" w:oddHBand="0" w:evenHBand="0" w:firstRowFirstColumn="0" w:firstRowLastColumn="0" w:lastRowFirstColumn="0" w:lastRowLastColumn="0"/>
            <w:tcW w:w="2697" w:type="dxa"/>
          </w:tcPr>
          <w:p w14:paraId="7BEC6BB2" w14:textId="1724124E" w:rsidR="00F555D7" w:rsidRDefault="00C067C8" w:rsidP="00C0686F">
            <w:r>
              <w:t>2</w:t>
            </w:r>
          </w:p>
        </w:tc>
        <w:tc>
          <w:tcPr>
            <w:tcW w:w="2697" w:type="dxa"/>
          </w:tcPr>
          <w:p w14:paraId="37EC7D7B" w14:textId="18566627" w:rsidR="00F555D7" w:rsidRDefault="0033103B" w:rsidP="00C0686F">
            <w:pPr>
              <w:cnfStyle w:val="000000000000" w:firstRow="0" w:lastRow="0" w:firstColumn="0" w:lastColumn="0" w:oddVBand="0" w:evenVBand="0" w:oddHBand="0" w:evenHBand="0" w:firstRowFirstColumn="0" w:firstRowLastColumn="0" w:lastRowFirstColumn="0" w:lastRowLastColumn="0"/>
            </w:pPr>
            <w:r w:rsidRPr="0033103B">
              <w:t>sistema + tú1 + modelo1 + tú2</w:t>
            </w:r>
          </w:p>
        </w:tc>
        <w:tc>
          <w:tcPr>
            <w:tcW w:w="2698" w:type="dxa"/>
          </w:tcPr>
          <w:p w14:paraId="0696AE3B" w14:textId="732A4119" w:rsidR="00F555D7" w:rsidRDefault="0033103B" w:rsidP="00C0686F">
            <w:pPr>
              <w:cnfStyle w:val="000000000000" w:firstRow="0" w:lastRow="0" w:firstColumn="0" w:lastColumn="0" w:oddVBand="0" w:evenVBand="0" w:oddHBand="0" w:evenHBand="0" w:firstRowFirstColumn="0" w:firstRowLastColumn="0" w:lastRowFirstColumn="0" w:lastRowLastColumn="0"/>
            </w:pPr>
            <w:r w:rsidRPr="0033103B">
              <w:t>10 + 20 + 40 + 20</w:t>
            </w:r>
          </w:p>
        </w:tc>
        <w:tc>
          <w:tcPr>
            <w:tcW w:w="2698" w:type="dxa"/>
          </w:tcPr>
          <w:p w14:paraId="5DA6B90A" w14:textId="74059784" w:rsidR="00F555D7" w:rsidRDefault="0033103B" w:rsidP="00C0686F">
            <w:pPr>
              <w:cnfStyle w:val="000000000000" w:firstRow="0" w:lastRow="0" w:firstColumn="0" w:lastColumn="0" w:oddVBand="0" w:evenVBand="0" w:oddHBand="0" w:evenHBand="0" w:firstRowFirstColumn="0" w:firstRowLastColumn="0" w:lastRowFirstColumn="0" w:lastRowLastColumn="0"/>
            </w:pPr>
            <w:r w:rsidRPr="0033103B">
              <w:t>90</w:t>
            </w:r>
          </w:p>
        </w:tc>
      </w:tr>
      <w:tr w:rsidR="0033103B" w14:paraId="2A3C608F" w14:textId="77777777" w:rsidTr="00331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30B7FB94" w14:textId="69510DB6" w:rsidR="0033103B" w:rsidRDefault="0033103B" w:rsidP="00C0686F">
            <w:r>
              <w:t>3</w:t>
            </w:r>
          </w:p>
        </w:tc>
        <w:tc>
          <w:tcPr>
            <w:tcW w:w="2697" w:type="dxa"/>
          </w:tcPr>
          <w:p w14:paraId="1D3B2F30" w14:textId="1CEF52DA" w:rsidR="0033103B" w:rsidRPr="0033103B" w:rsidRDefault="0033103B" w:rsidP="00C0686F">
            <w:pPr>
              <w:cnfStyle w:val="000000100000" w:firstRow="0" w:lastRow="0" w:firstColumn="0" w:lastColumn="0" w:oddVBand="0" w:evenVBand="0" w:oddHBand="1" w:evenHBand="0" w:firstRowFirstColumn="0" w:firstRowLastColumn="0" w:lastRowFirstColumn="0" w:lastRowLastColumn="0"/>
            </w:pPr>
            <w:r w:rsidRPr="0033103B">
              <w:t>lo anterior + modelo2 + tú3</w:t>
            </w:r>
          </w:p>
        </w:tc>
        <w:tc>
          <w:tcPr>
            <w:tcW w:w="2698" w:type="dxa"/>
          </w:tcPr>
          <w:p w14:paraId="028E16CA" w14:textId="5DC2A29C" w:rsidR="0033103B" w:rsidRPr="0033103B" w:rsidRDefault="0033103B" w:rsidP="00C0686F">
            <w:pPr>
              <w:cnfStyle w:val="000000100000" w:firstRow="0" w:lastRow="0" w:firstColumn="0" w:lastColumn="0" w:oddVBand="0" w:evenVBand="0" w:oddHBand="1" w:evenHBand="0" w:firstRowFirstColumn="0" w:firstRowLastColumn="0" w:lastRowFirstColumn="0" w:lastRowLastColumn="0"/>
            </w:pPr>
            <w:r w:rsidRPr="0033103B">
              <w:t>90 + 40 + 20</w:t>
            </w:r>
          </w:p>
        </w:tc>
        <w:tc>
          <w:tcPr>
            <w:tcW w:w="2698" w:type="dxa"/>
          </w:tcPr>
          <w:p w14:paraId="200CE866" w14:textId="2EDE5928" w:rsidR="0033103B" w:rsidRPr="0033103B" w:rsidRDefault="0033103B" w:rsidP="00C0686F">
            <w:pPr>
              <w:cnfStyle w:val="000000100000" w:firstRow="0" w:lastRow="0" w:firstColumn="0" w:lastColumn="0" w:oddVBand="0" w:evenVBand="0" w:oddHBand="1" w:evenHBand="0" w:firstRowFirstColumn="0" w:firstRowLastColumn="0" w:lastRowFirstColumn="0" w:lastRowLastColumn="0"/>
            </w:pPr>
            <w:r w:rsidRPr="0033103B">
              <w:t>150</w:t>
            </w:r>
          </w:p>
        </w:tc>
      </w:tr>
      <w:tr w:rsidR="0033103B" w14:paraId="4B80684C" w14:textId="77777777" w:rsidTr="0033103B">
        <w:tc>
          <w:tcPr>
            <w:cnfStyle w:val="001000000000" w:firstRow="0" w:lastRow="0" w:firstColumn="1" w:lastColumn="0" w:oddVBand="0" w:evenVBand="0" w:oddHBand="0" w:evenHBand="0" w:firstRowFirstColumn="0" w:firstRowLastColumn="0" w:lastRowFirstColumn="0" w:lastRowLastColumn="0"/>
            <w:tcW w:w="2697" w:type="dxa"/>
          </w:tcPr>
          <w:p w14:paraId="661F8A1F" w14:textId="182E12DD" w:rsidR="0033103B" w:rsidRDefault="0033103B" w:rsidP="00C0686F">
            <w:r>
              <w:t>4</w:t>
            </w:r>
          </w:p>
        </w:tc>
        <w:tc>
          <w:tcPr>
            <w:tcW w:w="2697" w:type="dxa"/>
          </w:tcPr>
          <w:p w14:paraId="6302A9A4" w14:textId="6B87B593" w:rsidR="0033103B" w:rsidRPr="0033103B" w:rsidRDefault="0033103B" w:rsidP="00C0686F">
            <w:pPr>
              <w:cnfStyle w:val="000000000000" w:firstRow="0" w:lastRow="0" w:firstColumn="0" w:lastColumn="0" w:oddVBand="0" w:evenVBand="0" w:oddHBand="0" w:evenHBand="0" w:firstRowFirstColumn="0" w:firstRowLastColumn="0" w:lastRowFirstColumn="0" w:lastRowLastColumn="0"/>
            </w:pPr>
            <w:r w:rsidRPr="0033103B">
              <w:t>lo anterior + modelo3 + tú4</w:t>
            </w:r>
          </w:p>
        </w:tc>
        <w:tc>
          <w:tcPr>
            <w:tcW w:w="2698" w:type="dxa"/>
          </w:tcPr>
          <w:p w14:paraId="7832E55F" w14:textId="33263A16" w:rsidR="0033103B" w:rsidRPr="0033103B" w:rsidRDefault="0033103B" w:rsidP="00C0686F">
            <w:pPr>
              <w:cnfStyle w:val="000000000000" w:firstRow="0" w:lastRow="0" w:firstColumn="0" w:lastColumn="0" w:oddVBand="0" w:evenVBand="0" w:oddHBand="0" w:evenHBand="0" w:firstRowFirstColumn="0" w:firstRowLastColumn="0" w:lastRowFirstColumn="0" w:lastRowLastColumn="0"/>
            </w:pPr>
            <w:r w:rsidRPr="0033103B">
              <w:t>150 + 40 + 20</w:t>
            </w:r>
          </w:p>
        </w:tc>
        <w:tc>
          <w:tcPr>
            <w:tcW w:w="2698" w:type="dxa"/>
          </w:tcPr>
          <w:p w14:paraId="539663D3" w14:textId="62619643" w:rsidR="0033103B" w:rsidRPr="0033103B" w:rsidRDefault="0033103B" w:rsidP="00C0686F">
            <w:pPr>
              <w:cnfStyle w:val="000000000000" w:firstRow="0" w:lastRow="0" w:firstColumn="0" w:lastColumn="0" w:oddVBand="0" w:evenVBand="0" w:oddHBand="0" w:evenHBand="0" w:firstRowFirstColumn="0" w:firstRowLastColumn="0" w:lastRowFirstColumn="0" w:lastRowLastColumn="0"/>
            </w:pPr>
            <w:r w:rsidRPr="0033103B">
              <w:t>210</w:t>
            </w:r>
          </w:p>
        </w:tc>
      </w:tr>
    </w:tbl>
    <w:p w14:paraId="009E3023" w14:textId="1644A554" w:rsidR="00E264BF" w:rsidRDefault="00E264BF" w:rsidP="00C0686F"/>
    <w:p w14:paraId="2C80EADD" w14:textId="77777777" w:rsidR="0033103B" w:rsidRPr="0033103B" w:rsidRDefault="0033103B" w:rsidP="0033103B">
      <w:r w:rsidRPr="0033103B">
        <w:t>Cada turno repite todo lo anterior y suma lo nuevo.</w:t>
      </w:r>
    </w:p>
    <w:p w14:paraId="5681DAA1" w14:textId="77777777" w:rsidR="0033103B" w:rsidRDefault="0033103B" w:rsidP="0033103B">
      <w:pPr>
        <w:rPr>
          <w:b/>
          <w:bCs/>
          <w:sz w:val="24"/>
          <w:szCs w:val="28"/>
        </w:rPr>
      </w:pPr>
      <w:r w:rsidRPr="0033103B">
        <w:rPr>
          <w:b/>
          <w:bCs/>
          <w:sz w:val="24"/>
          <w:szCs w:val="28"/>
          <w:highlight w:val="yellow"/>
        </w:rPr>
        <w:t>Costo de cada turno:</w:t>
      </w:r>
    </w:p>
    <w:p w14:paraId="6BA04542" w14:textId="518DC41A" w:rsidR="004E0603" w:rsidRPr="0033103B" w:rsidRDefault="004E0603" w:rsidP="0033103B">
      <w:pPr>
        <w:rPr>
          <w:sz w:val="24"/>
          <w:szCs w:val="28"/>
        </w:rPr>
      </w:pPr>
      <w:r w:rsidRPr="004E0603">
        <w:rPr>
          <w:noProof/>
          <w:sz w:val="24"/>
          <w:szCs w:val="28"/>
        </w:rPr>
        <w:drawing>
          <wp:inline distT="0" distB="0" distL="0" distR="0" wp14:anchorId="46A903B2" wp14:editId="3ECD9B2C">
            <wp:extent cx="4591050" cy="1530350"/>
            <wp:effectExtent l="19050" t="19050" r="19050" b="12700"/>
            <wp:docPr id="381757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57625" name=""/>
                    <pic:cNvPicPr/>
                  </pic:nvPicPr>
                  <pic:blipFill>
                    <a:blip r:embed="rId509"/>
                    <a:stretch>
                      <a:fillRect/>
                    </a:stretch>
                  </pic:blipFill>
                  <pic:spPr>
                    <a:xfrm>
                      <a:off x="0" y="0"/>
                      <a:ext cx="4591450" cy="1530483"/>
                    </a:xfrm>
                    <a:prstGeom prst="rect">
                      <a:avLst/>
                    </a:prstGeom>
                    <a:ln w="19050">
                      <a:solidFill>
                        <a:schemeClr val="tx1"/>
                      </a:solidFill>
                    </a:ln>
                  </pic:spPr>
                </pic:pic>
              </a:graphicData>
            </a:graphic>
          </wp:inline>
        </w:drawing>
      </w:r>
    </w:p>
    <w:tbl>
      <w:tblPr>
        <w:tblStyle w:val="Tablaconcuadrcula4-nfasis4"/>
        <w:tblW w:w="0" w:type="auto"/>
        <w:tblLook w:val="04A0" w:firstRow="1" w:lastRow="0" w:firstColumn="1" w:lastColumn="0" w:noHBand="0" w:noVBand="1"/>
      </w:tblPr>
      <w:tblGrid>
        <w:gridCol w:w="2697"/>
        <w:gridCol w:w="2697"/>
        <w:gridCol w:w="2698"/>
        <w:gridCol w:w="2698"/>
      </w:tblGrid>
      <w:tr w:rsidR="000A3E3B" w14:paraId="2487F902" w14:textId="77777777" w:rsidTr="000A3E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613419C7" w14:textId="1E158BE1" w:rsidR="000A3E3B" w:rsidRDefault="00B85747" w:rsidP="00C0686F">
            <w:r>
              <w:t>Turno</w:t>
            </w:r>
          </w:p>
        </w:tc>
        <w:tc>
          <w:tcPr>
            <w:tcW w:w="2697" w:type="dxa"/>
          </w:tcPr>
          <w:p w14:paraId="26CDCFD2" w14:textId="25449B9D" w:rsidR="000A3E3B" w:rsidRDefault="00B85747" w:rsidP="00C0686F">
            <w:pPr>
              <w:cnfStyle w:val="100000000000" w:firstRow="1" w:lastRow="0" w:firstColumn="0" w:lastColumn="0" w:oddVBand="0" w:evenVBand="0" w:oddHBand="0" w:evenHBand="0" w:firstRowFirstColumn="0" w:firstRowLastColumn="0" w:lastRowFirstColumn="0" w:lastRowLastColumn="0"/>
            </w:pPr>
            <w:r w:rsidRPr="00B85747">
              <w:t>Entrada (tokens × 4 / 1.000.000)</w:t>
            </w:r>
          </w:p>
        </w:tc>
        <w:tc>
          <w:tcPr>
            <w:tcW w:w="2698" w:type="dxa"/>
          </w:tcPr>
          <w:p w14:paraId="40AA6DAD" w14:textId="64B1C146" w:rsidR="000A3E3B" w:rsidRDefault="00B85747" w:rsidP="00C0686F">
            <w:pPr>
              <w:cnfStyle w:val="100000000000" w:firstRow="1" w:lastRow="0" w:firstColumn="0" w:lastColumn="0" w:oddVBand="0" w:evenVBand="0" w:oddHBand="0" w:evenHBand="0" w:firstRowFirstColumn="0" w:firstRowLastColumn="0" w:lastRowFirstColumn="0" w:lastRowLastColumn="0"/>
            </w:pPr>
            <w:r w:rsidRPr="00B85747">
              <w:t>Salida (40 × 20 / 1.000.000)</w:t>
            </w:r>
          </w:p>
        </w:tc>
        <w:tc>
          <w:tcPr>
            <w:tcW w:w="2698" w:type="dxa"/>
          </w:tcPr>
          <w:p w14:paraId="653E5D23" w14:textId="632CEC01" w:rsidR="000A3E3B" w:rsidRDefault="00B85747" w:rsidP="00C0686F">
            <w:pPr>
              <w:cnfStyle w:val="100000000000" w:firstRow="1" w:lastRow="0" w:firstColumn="0" w:lastColumn="0" w:oddVBand="0" w:evenVBand="0" w:oddHBand="0" w:evenHBand="0" w:firstRowFirstColumn="0" w:firstRowLastColumn="0" w:lastRowFirstColumn="0" w:lastRowLastColumn="0"/>
            </w:pPr>
            <w:r w:rsidRPr="00B85747">
              <w:t>Total</w:t>
            </w:r>
          </w:p>
        </w:tc>
      </w:tr>
      <w:tr w:rsidR="000A3E3B" w14:paraId="5A57DB2E" w14:textId="77777777" w:rsidTr="000A3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0F688DC8" w14:textId="11F3DA03" w:rsidR="000A3E3B" w:rsidRDefault="00B85747" w:rsidP="00C0686F">
            <w:r>
              <w:t>1</w:t>
            </w:r>
          </w:p>
        </w:tc>
        <w:tc>
          <w:tcPr>
            <w:tcW w:w="2697" w:type="dxa"/>
          </w:tcPr>
          <w:p w14:paraId="3913F325" w14:textId="3671C707" w:rsidR="000A3E3B" w:rsidRDefault="00B85747" w:rsidP="00C0686F">
            <w:pPr>
              <w:cnfStyle w:val="000000100000" w:firstRow="0" w:lastRow="0" w:firstColumn="0" w:lastColumn="0" w:oddVBand="0" w:evenVBand="0" w:oddHBand="1" w:evenHBand="0" w:firstRowFirstColumn="0" w:firstRowLastColumn="0" w:lastRowFirstColumn="0" w:lastRowLastColumn="0"/>
            </w:pPr>
            <w:r w:rsidRPr="00B85747">
              <w:t>30 → $0,00012</w:t>
            </w:r>
          </w:p>
        </w:tc>
        <w:tc>
          <w:tcPr>
            <w:tcW w:w="2698" w:type="dxa"/>
          </w:tcPr>
          <w:p w14:paraId="4D63A2D7" w14:textId="5FE50820" w:rsidR="000A3E3B" w:rsidRDefault="00B85747" w:rsidP="00C0686F">
            <w:pPr>
              <w:cnfStyle w:val="000000100000" w:firstRow="0" w:lastRow="0" w:firstColumn="0" w:lastColumn="0" w:oddVBand="0" w:evenVBand="0" w:oddHBand="1" w:evenHBand="0" w:firstRowFirstColumn="0" w:firstRowLastColumn="0" w:lastRowFirstColumn="0" w:lastRowLastColumn="0"/>
            </w:pPr>
            <w:r w:rsidRPr="00B85747">
              <w:t>$0,0008</w:t>
            </w:r>
          </w:p>
        </w:tc>
        <w:tc>
          <w:tcPr>
            <w:tcW w:w="2698" w:type="dxa"/>
          </w:tcPr>
          <w:p w14:paraId="026AE821" w14:textId="142A3B27" w:rsidR="000A3E3B" w:rsidRDefault="00B85747" w:rsidP="00C0686F">
            <w:pPr>
              <w:cnfStyle w:val="000000100000" w:firstRow="0" w:lastRow="0" w:firstColumn="0" w:lastColumn="0" w:oddVBand="0" w:evenVBand="0" w:oddHBand="1" w:evenHBand="0" w:firstRowFirstColumn="0" w:firstRowLastColumn="0" w:lastRowFirstColumn="0" w:lastRowLastColumn="0"/>
            </w:pPr>
            <w:r w:rsidRPr="00B85747">
              <w:t>$0,00092</w:t>
            </w:r>
          </w:p>
        </w:tc>
      </w:tr>
      <w:tr w:rsidR="000A3E3B" w14:paraId="24149967" w14:textId="77777777" w:rsidTr="000A3E3B">
        <w:tc>
          <w:tcPr>
            <w:cnfStyle w:val="001000000000" w:firstRow="0" w:lastRow="0" w:firstColumn="1" w:lastColumn="0" w:oddVBand="0" w:evenVBand="0" w:oddHBand="0" w:evenHBand="0" w:firstRowFirstColumn="0" w:firstRowLastColumn="0" w:lastRowFirstColumn="0" w:lastRowLastColumn="0"/>
            <w:tcW w:w="2697" w:type="dxa"/>
          </w:tcPr>
          <w:p w14:paraId="77805F75" w14:textId="78A1B7B7" w:rsidR="000A3E3B" w:rsidRDefault="00B85747" w:rsidP="00C0686F">
            <w:r>
              <w:t>2</w:t>
            </w:r>
          </w:p>
        </w:tc>
        <w:tc>
          <w:tcPr>
            <w:tcW w:w="2697" w:type="dxa"/>
          </w:tcPr>
          <w:p w14:paraId="12DB03FE" w14:textId="6702EA01" w:rsidR="000A3E3B" w:rsidRDefault="00B85747" w:rsidP="00C0686F">
            <w:pPr>
              <w:cnfStyle w:val="000000000000" w:firstRow="0" w:lastRow="0" w:firstColumn="0" w:lastColumn="0" w:oddVBand="0" w:evenVBand="0" w:oddHBand="0" w:evenHBand="0" w:firstRowFirstColumn="0" w:firstRowLastColumn="0" w:lastRowFirstColumn="0" w:lastRowLastColumn="0"/>
            </w:pPr>
            <w:r w:rsidRPr="00B85747">
              <w:t>90 → $0,00036</w:t>
            </w:r>
          </w:p>
        </w:tc>
        <w:tc>
          <w:tcPr>
            <w:tcW w:w="2698" w:type="dxa"/>
          </w:tcPr>
          <w:p w14:paraId="7734DDBE" w14:textId="3B480ED8" w:rsidR="000A3E3B" w:rsidRDefault="00B85747" w:rsidP="00C0686F">
            <w:pPr>
              <w:cnfStyle w:val="000000000000" w:firstRow="0" w:lastRow="0" w:firstColumn="0" w:lastColumn="0" w:oddVBand="0" w:evenVBand="0" w:oddHBand="0" w:evenHBand="0" w:firstRowFirstColumn="0" w:firstRowLastColumn="0" w:lastRowFirstColumn="0" w:lastRowLastColumn="0"/>
            </w:pPr>
            <w:r w:rsidRPr="00B85747">
              <w:t>$0,0008</w:t>
            </w:r>
          </w:p>
        </w:tc>
        <w:tc>
          <w:tcPr>
            <w:tcW w:w="2698" w:type="dxa"/>
          </w:tcPr>
          <w:p w14:paraId="422BC440" w14:textId="38C4E7F2" w:rsidR="000A3E3B" w:rsidRDefault="00B85747" w:rsidP="00C0686F">
            <w:pPr>
              <w:cnfStyle w:val="000000000000" w:firstRow="0" w:lastRow="0" w:firstColumn="0" w:lastColumn="0" w:oddVBand="0" w:evenVBand="0" w:oddHBand="0" w:evenHBand="0" w:firstRowFirstColumn="0" w:firstRowLastColumn="0" w:lastRowFirstColumn="0" w:lastRowLastColumn="0"/>
            </w:pPr>
            <w:r w:rsidRPr="00B85747">
              <w:t>$0,00116</w:t>
            </w:r>
          </w:p>
        </w:tc>
      </w:tr>
      <w:tr w:rsidR="000A3E3B" w14:paraId="5C06E9E4" w14:textId="77777777" w:rsidTr="000A3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454DC934" w14:textId="39418DAF" w:rsidR="000A3E3B" w:rsidRDefault="00B85747" w:rsidP="00C0686F">
            <w:r>
              <w:t>3</w:t>
            </w:r>
          </w:p>
        </w:tc>
        <w:tc>
          <w:tcPr>
            <w:tcW w:w="2697" w:type="dxa"/>
          </w:tcPr>
          <w:p w14:paraId="542C9FFD" w14:textId="3740B64C" w:rsidR="000A3E3B" w:rsidRDefault="00B85747" w:rsidP="00C0686F">
            <w:pPr>
              <w:cnfStyle w:val="000000100000" w:firstRow="0" w:lastRow="0" w:firstColumn="0" w:lastColumn="0" w:oddVBand="0" w:evenVBand="0" w:oddHBand="1" w:evenHBand="0" w:firstRowFirstColumn="0" w:firstRowLastColumn="0" w:lastRowFirstColumn="0" w:lastRowLastColumn="0"/>
            </w:pPr>
            <w:r w:rsidRPr="00B85747">
              <w:t>150 → $0,00060</w:t>
            </w:r>
          </w:p>
        </w:tc>
        <w:tc>
          <w:tcPr>
            <w:tcW w:w="2698" w:type="dxa"/>
          </w:tcPr>
          <w:p w14:paraId="4F028D6B" w14:textId="0A141735" w:rsidR="000A3E3B" w:rsidRDefault="0069675A" w:rsidP="00C0686F">
            <w:pPr>
              <w:cnfStyle w:val="000000100000" w:firstRow="0" w:lastRow="0" w:firstColumn="0" w:lastColumn="0" w:oddVBand="0" w:evenVBand="0" w:oddHBand="1" w:evenHBand="0" w:firstRowFirstColumn="0" w:firstRowLastColumn="0" w:lastRowFirstColumn="0" w:lastRowLastColumn="0"/>
            </w:pPr>
            <w:r w:rsidRPr="0069675A">
              <w:t>$0,0008</w:t>
            </w:r>
          </w:p>
        </w:tc>
        <w:tc>
          <w:tcPr>
            <w:tcW w:w="2698" w:type="dxa"/>
          </w:tcPr>
          <w:p w14:paraId="2FF819EA" w14:textId="5787F288" w:rsidR="000A3E3B" w:rsidRDefault="0069675A" w:rsidP="00C0686F">
            <w:pPr>
              <w:cnfStyle w:val="000000100000" w:firstRow="0" w:lastRow="0" w:firstColumn="0" w:lastColumn="0" w:oddVBand="0" w:evenVBand="0" w:oddHBand="1" w:evenHBand="0" w:firstRowFirstColumn="0" w:firstRowLastColumn="0" w:lastRowFirstColumn="0" w:lastRowLastColumn="0"/>
            </w:pPr>
            <w:r w:rsidRPr="0069675A">
              <w:t>$0,00140</w:t>
            </w:r>
          </w:p>
        </w:tc>
      </w:tr>
      <w:tr w:rsidR="0069675A" w14:paraId="3576FA8A" w14:textId="77777777" w:rsidTr="000A3E3B">
        <w:tc>
          <w:tcPr>
            <w:cnfStyle w:val="001000000000" w:firstRow="0" w:lastRow="0" w:firstColumn="1" w:lastColumn="0" w:oddVBand="0" w:evenVBand="0" w:oddHBand="0" w:evenHBand="0" w:firstRowFirstColumn="0" w:firstRowLastColumn="0" w:lastRowFirstColumn="0" w:lastRowLastColumn="0"/>
            <w:tcW w:w="2697" w:type="dxa"/>
          </w:tcPr>
          <w:p w14:paraId="1886462E" w14:textId="3076581A" w:rsidR="0069675A" w:rsidRDefault="0069675A" w:rsidP="00C0686F">
            <w:r>
              <w:t>4</w:t>
            </w:r>
          </w:p>
        </w:tc>
        <w:tc>
          <w:tcPr>
            <w:tcW w:w="2697" w:type="dxa"/>
          </w:tcPr>
          <w:p w14:paraId="723F17F1" w14:textId="080894B6" w:rsidR="0069675A" w:rsidRPr="00B85747" w:rsidRDefault="0069675A" w:rsidP="00C0686F">
            <w:pPr>
              <w:cnfStyle w:val="000000000000" w:firstRow="0" w:lastRow="0" w:firstColumn="0" w:lastColumn="0" w:oddVBand="0" w:evenVBand="0" w:oddHBand="0" w:evenHBand="0" w:firstRowFirstColumn="0" w:firstRowLastColumn="0" w:lastRowFirstColumn="0" w:lastRowLastColumn="0"/>
            </w:pPr>
            <w:r w:rsidRPr="0069675A">
              <w:t>210 → $0,00084</w:t>
            </w:r>
          </w:p>
        </w:tc>
        <w:tc>
          <w:tcPr>
            <w:tcW w:w="2698" w:type="dxa"/>
          </w:tcPr>
          <w:p w14:paraId="79867275" w14:textId="40DB53A7" w:rsidR="0069675A" w:rsidRPr="0069675A" w:rsidRDefault="0069675A" w:rsidP="00C0686F">
            <w:pPr>
              <w:cnfStyle w:val="000000000000" w:firstRow="0" w:lastRow="0" w:firstColumn="0" w:lastColumn="0" w:oddVBand="0" w:evenVBand="0" w:oddHBand="0" w:evenHBand="0" w:firstRowFirstColumn="0" w:firstRowLastColumn="0" w:lastRowFirstColumn="0" w:lastRowLastColumn="0"/>
            </w:pPr>
            <w:r w:rsidRPr="0069675A">
              <w:t>$0,0008</w:t>
            </w:r>
          </w:p>
        </w:tc>
        <w:tc>
          <w:tcPr>
            <w:tcW w:w="2698" w:type="dxa"/>
          </w:tcPr>
          <w:p w14:paraId="35E1E0B9" w14:textId="78A29128" w:rsidR="0069675A" w:rsidRPr="0069675A" w:rsidRDefault="0069675A" w:rsidP="00C0686F">
            <w:pPr>
              <w:cnfStyle w:val="000000000000" w:firstRow="0" w:lastRow="0" w:firstColumn="0" w:lastColumn="0" w:oddVBand="0" w:evenVBand="0" w:oddHBand="0" w:evenHBand="0" w:firstRowFirstColumn="0" w:firstRowLastColumn="0" w:lastRowFirstColumn="0" w:lastRowLastColumn="0"/>
            </w:pPr>
            <w:r w:rsidRPr="0069675A">
              <w:t>$0,00164</w:t>
            </w:r>
          </w:p>
        </w:tc>
      </w:tr>
      <w:tr w:rsidR="0069675A" w14:paraId="19E8ED4C" w14:textId="77777777" w:rsidTr="000A3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258C0AD1" w14:textId="04789804" w:rsidR="0069675A" w:rsidRDefault="0069675A" w:rsidP="00C0686F">
            <w:r>
              <w:t>Suma</w:t>
            </w:r>
          </w:p>
        </w:tc>
        <w:tc>
          <w:tcPr>
            <w:tcW w:w="2697" w:type="dxa"/>
          </w:tcPr>
          <w:p w14:paraId="0887AF0C" w14:textId="5750D677" w:rsidR="0069675A" w:rsidRPr="0069675A" w:rsidRDefault="0069675A" w:rsidP="00C0686F">
            <w:pPr>
              <w:cnfStyle w:val="000000100000" w:firstRow="0" w:lastRow="0" w:firstColumn="0" w:lastColumn="0" w:oddVBand="0" w:evenVBand="0" w:oddHBand="1" w:evenHBand="0" w:firstRowFirstColumn="0" w:firstRowLastColumn="0" w:lastRowFirstColumn="0" w:lastRowLastColumn="0"/>
            </w:pPr>
            <w:r w:rsidRPr="0069675A">
              <w:t>480 → $0,00192</w:t>
            </w:r>
          </w:p>
        </w:tc>
        <w:tc>
          <w:tcPr>
            <w:tcW w:w="2698" w:type="dxa"/>
          </w:tcPr>
          <w:p w14:paraId="58531EE6" w14:textId="049BEC9D" w:rsidR="0069675A" w:rsidRPr="0069675A" w:rsidRDefault="0069675A" w:rsidP="00C0686F">
            <w:pPr>
              <w:cnfStyle w:val="000000100000" w:firstRow="0" w:lastRow="0" w:firstColumn="0" w:lastColumn="0" w:oddVBand="0" w:evenVBand="0" w:oddHBand="1" w:evenHBand="0" w:firstRowFirstColumn="0" w:firstRowLastColumn="0" w:lastRowFirstColumn="0" w:lastRowLastColumn="0"/>
            </w:pPr>
            <w:r w:rsidRPr="0069675A">
              <w:t>$0,0032</w:t>
            </w:r>
          </w:p>
        </w:tc>
        <w:tc>
          <w:tcPr>
            <w:tcW w:w="2698" w:type="dxa"/>
          </w:tcPr>
          <w:p w14:paraId="07D53899" w14:textId="30FDF113" w:rsidR="0069675A" w:rsidRPr="0069675A" w:rsidRDefault="004E0603" w:rsidP="00C0686F">
            <w:pPr>
              <w:cnfStyle w:val="000000100000" w:firstRow="0" w:lastRow="0" w:firstColumn="0" w:lastColumn="0" w:oddVBand="0" w:evenVBand="0" w:oddHBand="1" w:evenHBand="0" w:firstRowFirstColumn="0" w:firstRowLastColumn="0" w:lastRowFirstColumn="0" w:lastRowLastColumn="0"/>
            </w:pPr>
            <w:r w:rsidRPr="004E0603">
              <w:t>$0,00512</w:t>
            </w:r>
          </w:p>
        </w:tc>
      </w:tr>
    </w:tbl>
    <w:p w14:paraId="4DE2ABF6" w14:textId="77777777" w:rsidR="0033103B" w:rsidRDefault="0033103B" w:rsidP="00C0686F"/>
    <w:p w14:paraId="25316AD7" w14:textId="77777777" w:rsidR="004E0603" w:rsidRDefault="004E0603" w:rsidP="004E0603">
      <w:r w:rsidRPr="004E0603">
        <w:t>La salida cuesta lo mismo en cada turno ($0,0008). Lo que crece es la entrada.</w:t>
      </w:r>
    </w:p>
    <w:p w14:paraId="4DE0EFAA" w14:textId="77777777" w:rsidR="00921644" w:rsidRDefault="00921644" w:rsidP="004E0603"/>
    <w:p w14:paraId="47015DED" w14:textId="77777777" w:rsidR="00785129" w:rsidRDefault="00785129" w:rsidP="004E0603"/>
    <w:p w14:paraId="74A31976" w14:textId="77777777" w:rsidR="00921644" w:rsidRPr="00921644" w:rsidRDefault="00921644" w:rsidP="00921644">
      <w:r w:rsidRPr="00921644">
        <w:rPr>
          <w:b/>
          <w:bCs/>
        </w:rPr>
        <w:lastRenderedPageBreak/>
        <w:t>Comparación sin historial</w:t>
      </w:r>
      <w:r w:rsidRPr="00921644">
        <w:t xml:space="preserve"> (solo el último mensaje, 30 tokens cada vez):</w:t>
      </w:r>
    </w:p>
    <w:p w14:paraId="3289E990" w14:textId="260D19A8" w:rsidR="00921644" w:rsidRDefault="00921644">
      <w:pPr>
        <w:pStyle w:val="Prrafodelista"/>
        <w:numPr>
          <w:ilvl w:val="0"/>
          <w:numId w:val="53"/>
        </w:numPr>
      </w:pPr>
      <w:r>
        <w:t xml:space="preserve">Entrada: 4 x 30 = 120 tokens </w:t>
      </w:r>
      <w:r w:rsidRPr="00921644">
        <w:t>→$0,00048.</w:t>
      </w:r>
    </w:p>
    <w:p w14:paraId="2D5E359C" w14:textId="1F25BBB9" w:rsidR="00921644" w:rsidRDefault="00921644">
      <w:pPr>
        <w:pStyle w:val="Prrafodelista"/>
        <w:numPr>
          <w:ilvl w:val="0"/>
          <w:numId w:val="53"/>
        </w:numPr>
      </w:pPr>
      <w:r>
        <w:t xml:space="preserve">Con historial son 480 tokens, </w:t>
      </w:r>
      <w:r>
        <w:rPr>
          <w:b/>
          <w:bCs/>
        </w:rPr>
        <w:t xml:space="preserve">4 veces </w:t>
      </w:r>
      <w:proofErr w:type="spellStart"/>
      <w:r>
        <w:rPr>
          <w:b/>
          <w:bCs/>
        </w:rPr>
        <w:t>mas</w:t>
      </w:r>
      <w:proofErr w:type="spellEnd"/>
      <w:r>
        <w:rPr>
          <w:b/>
          <w:bCs/>
        </w:rPr>
        <w:t xml:space="preserve"> </w:t>
      </w:r>
      <w:r>
        <w:t>en entrada.</w:t>
      </w:r>
    </w:p>
    <w:p w14:paraId="68AA9BFC" w14:textId="081EB1CE" w:rsidR="00921644" w:rsidRDefault="00921644">
      <w:pPr>
        <w:pStyle w:val="Prrafodelista"/>
        <w:numPr>
          <w:ilvl w:val="0"/>
          <w:numId w:val="53"/>
        </w:numPr>
      </w:pPr>
      <w:r>
        <w:t>Pero sin historial el modelo no sabría tu nombre.</w:t>
      </w:r>
    </w:p>
    <w:p w14:paraId="08FF577A" w14:textId="77777777" w:rsidR="00E1503A" w:rsidRPr="00E1503A" w:rsidRDefault="00E1503A" w:rsidP="00E1503A">
      <w:pPr>
        <w:rPr>
          <w:b/>
          <w:bCs/>
          <w:sz w:val="24"/>
          <w:szCs w:val="28"/>
        </w:rPr>
      </w:pPr>
      <w:r w:rsidRPr="00E1503A">
        <w:rPr>
          <w:b/>
          <w:bCs/>
          <w:sz w:val="24"/>
          <w:szCs w:val="28"/>
          <w:highlight w:val="yellow"/>
        </w:rPr>
        <w:t>3. Por qué conviene saberlo</w:t>
      </w:r>
    </w:p>
    <w:p w14:paraId="21C96271" w14:textId="630605A5" w:rsidR="00E1503A" w:rsidRDefault="00E1503A" w:rsidP="00921644">
      <w:r>
        <w:t xml:space="preserve">La entrada total para N mensajes sale como 30 x </w:t>
      </w:r>
      <w:r w:rsidRPr="00E1503A">
        <w:t>N²,</w:t>
      </w:r>
      <w:r>
        <w:t xml:space="preserve"> con estos números inventados:</w:t>
      </w:r>
    </w:p>
    <w:tbl>
      <w:tblPr>
        <w:tblStyle w:val="Tablaconcuadrcula4-nfasis4"/>
        <w:tblW w:w="0" w:type="auto"/>
        <w:tblLook w:val="04A0" w:firstRow="1" w:lastRow="0" w:firstColumn="1" w:lastColumn="0" w:noHBand="0" w:noVBand="1"/>
      </w:tblPr>
      <w:tblGrid>
        <w:gridCol w:w="2697"/>
        <w:gridCol w:w="2697"/>
        <w:gridCol w:w="2698"/>
        <w:gridCol w:w="2698"/>
      </w:tblGrid>
      <w:tr w:rsidR="00E1503A" w14:paraId="74FE6213" w14:textId="77777777" w:rsidTr="00E150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325EC7A7" w14:textId="328C80A0" w:rsidR="00E1503A" w:rsidRPr="00E1503A" w:rsidRDefault="00E1503A" w:rsidP="00921644">
            <w:pPr>
              <w:rPr>
                <w:b w:val="0"/>
                <w:bCs w:val="0"/>
              </w:rPr>
            </w:pPr>
            <w:r>
              <w:rPr>
                <w:b w:val="0"/>
                <w:bCs w:val="0"/>
              </w:rPr>
              <w:t>Mensajes</w:t>
            </w:r>
          </w:p>
        </w:tc>
        <w:tc>
          <w:tcPr>
            <w:tcW w:w="2697" w:type="dxa"/>
          </w:tcPr>
          <w:p w14:paraId="791E0CDC" w14:textId="73F5D1D8" w:rsidR="00E1503A" w:rsidRPr="00E1503A" w:rsidRDefault="00E1503A" w:rsidP="00921644">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Entrada con historial</w:t>
            </w:r>
          </w:p>
        </w:tc>
        <w:tc>
          <w:tcPr>
            <w:tcW w:w="2698" w:type="dxa"/>
          </w:tcPr>
          <w:p w14:paraId="10E040CC" w14:textId="0D39DAA9" w:rsidR="00E1503A" w:rsidRPr="00E1503A" w:rsidRDefault="00E1503A" w:rsidP="00921644">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Sin historial (30 x N)</w:t>
            </w:r>
          </w:p>
        </w:tc>
        <w:tc>
          <w:tcPr>
            <w:tcW w:w="2698" w:type="dxa"/>
          </w:tcPr>
          <w:p w14:paraId="062282BE" w14:textId="5AC4F134" w:rsidR="00E1503A" w:rsidRPr="00E1503A" w:rsidRDefault="00E1503A" w:rsidP="00921644">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Cuantas veces mas</w:t>
            </w:r>
          </w:p>
        </w:tc>
      </w:tr>
      <w:tr w:rsidR="00E1503A" w14:paraId="7EE1BE39" w14:textId="77777777" w:rsidTr="00E15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5E0575CD" w14:textId="1E817D89" w:rsidR="00E1503A" w:rsidRDefault="00E1503A" w:rsidP="00921644">
            <w:r>
              <w:t>4</w:t>
            </w:r>
          </w:p>
        </w:tc>
        <w:tc>
          <w:tcPr>
            <w:tcW w:w="2697" w:type="dxa"/>
          </w:tcPr>
          <w:p w14:paraId="12851FE7" w14:textId="2374F6A3" w:rsidR="00E1503A" w:rsidRDefault="00E1503A" w:rsidP="00921644">
            <w:pPr>
              <w:cnfStyle w:val="000000100000" w:firstRow="0" w:lastRow="0" w:firstColumn="0" w:lastColumn="0" w:oddVBand="0" w:evenVBand="0" w:oddHBand="1" w:evenHBand="0" w:firstRowFirstColumn="0" w:firstRowLastColumn="0" w:lastRowFirstColumn="0" w:lastRowLastColumn="0"/>
            </w:pPr>
            <w:r w:rsidRPr="00E1503A">
              <w:t>30 × 16 = 480</w:t>
            </w:r>
          </w:p>
        </w:tc>
        <w:tc>
          <w:tcPr>
            <w:tcW w:w="2698" w:type="dxa"/>
          </w:tcPr>
          <w:p w14:paraId="1825A003" w14:textId="03B4E8E1" w:rsidR="00E1503A" w:rsidRDefault="00E1503A" w:rsidP="00921644">
            <w:pPr>
              <w:cnfStyle w:val="000000100000" w:firstRow="0" w:lastRow="0" w:firstColumn="0" w:lastColumn="0" w:oddVBand="0" w:evenVBand="0" w:oddHBand="1" w:evenHBand="0" w:firstRowFirstColumn="0" w:firstRowLastColumn="0" w:lastRowFirstColumn="0" w:lastRowLastColumn="0"/>
            </w:pPr>
            <w:r w:rsidRPr="00E1503A">
              <w:t>120</w:t>
            </w:r>
          </w:p>
        </w:tc>
        <w:tc>
          <w:tcPr>
            <w:tcW w:w="2698" w:type="dxa"/>
          </w:tcPr>
          <w:p w14:paraId="76784451" w14:textId="16A07E5A" w:rsidR="00E1503A" w:rsidRDefault="00E1503A" w:rsidP="00921644">
            <w:pPr>
              <w:cnfStyle w:val="000000100000" w:firstRow="0" w:lastRow="0" w:firstColumn="0" w:lastColumn="0" w:oddVBand="0" w:evenVBand="0" w:oddHBand="1" w:evenHBand="0" w:firstRowFirstColumn="0" w:firstRowLastColumn="0" w:lastRowFirstColumn="0" w:lastRowLastColumn="0"/>
            </w:pPr>
            <w:r>
              <w:t>4</w:t>
            </w:r>
          </w:p>
        </w:tc>
      </w:tr>
      <w:tr w:rsidR="00E1503A" w14:paraId="431A87FA" w14:textId="77777777" w:rsidTr="00E1503A">
        <w:tc>
          <w:tcPr>
            <w:cnfStyle w:val="001000000000" w:firstRow="0" w:lastRow="0" w:firstColumn="1" w:lastColumn="0" w:oddVBand="0" w:evenVBand="0" w:oddHBand="0" w:evenHBand="0" w:firstRowFirstColumn="0" w:firstRowLastColumn="0" w:lastRowFirstColumn="0" w:lastRowLastColumn="0"/>
            <w:tcW w:w="2697" w:type="dxa"/>
          </w:tcPr>
          <w:p w14:paraId="354B9901" w14:textId="18C892C8" w:rsidR="00E1503A" w:rsidRDefault="00E1503A" w:rsidP="00921644">
            <w:r>
              <w:t>10</w:t>
            </w:r>
          </w:p>
        </w:tc>
        <w:tc>
          <w:tcPr>
            <w:tcW w:w="2697" w:type="dxa"/>
          </w:tcPr>
          <w:p w14:paraId="30397E6D" w14:textId="4A5C3A35" w:rsidR="00E1503A" w:rsidRDefault="00E1503A" w:rsidP="00921644">
            <w:pPr>
              <w:cnfStyle w:val="000000000000" w:firstRow="0" w:lastRow="0" w:firstColumn="0" w:lastColumn="0" w:oddVBand="0" w:evenVBand="0" w:oddHBand="0" w:evenHBand="0" w:firstRowFirstColumn="0" w:firstRowLastColumn="0" w:lastRowFirstColumn="0" w:lastRowLastColumn="0"/>
            </w:pPr>
            <w:r w:rsidRPr="00E1503A">
              <w:t>30 × 100 = 3.000</w:t>
            </w:r>
          </w:p>
        </w:tc>
        <w:tc>
          <w:tcPr>
            <w:tcW w:w="2698" w:type="dxa"/>
          </w:tcPr>
          <w:p w14:paraId="28B3E4E1" w14:textId="35AF6A8E" w:rsidR="00E1503A" w:rsidRDefault="00E1503A" w:rsidP="00921644">
            <w:pPr>
              <w:cnfStyle w:val="000000000000" w:firstRow="0" w:lastRow="0" w:firstColumn="0" w:lastColumn="0" w:oddVBand="0" w:evenVBand="0" w:oddHBand="0" w:evenHBand="0" w:firstRowFirstColumn="0" w:firstRowLastColumn="0" w:lastRowFirstColumn="0" w:lastRowLastColumn="0"/>
            </w:pPr>
            <w:r w:rsidRPr="00E1503A">
              <w:t>300</w:t>
            </w:r>
          </w:p>
        </w:tc>
        <w:tc>
          <w:tcPr>
            <w:tcW w:w="2698" w:type="dxa"/>
          </w:tcPr>
          <w:p w14:paraId="186057F1" w14:textId="49D30132" w:rsidR="00E1503A" w:rsidRDefault="00E1503A" w:rsidP="00921644">
            <w:pPr>
              <w:cnfStyle w:val="000000000000" w:firstRow="0" w:lastRow="0" w:firstColumn="0" w:lastColumn="0" w:oddVBand="0" w:evenVBand="0" w:oddHBand="0" w:evenHBand="0" w:firstRowFirstColumn="0" w:firstRowLastColumn="0" w:lastRowFirstColumn="0" w:lastRowLastColumn="0"/>
            </w:pPr>
            <w:r>
              <w:t>10</w:t>
            </w:r>
          </w:p>
        </w:tc>
      </w:tr>
      <w:tr w:rsidR="00E1503A" w14:paraId="5456648B" w14:textId="77777777" w:rsidTr="00E15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14B22F3B" w14:textId="11C12FB1" w:rsidR="00E1503A" w:rsidRDefault="00E1503A" w:rsidP="00921644">
            <w:r>
              <w:t>20</w:t>
            </w:r>
          </w:p>
        </w:tc>
        <w:tc>
          <w:tcPr>
            <w:tcW w:w="2697" w:type="dxa"/>
          </w:tcPr>
          <w:p w14:paraId="12CAADF2" w14:textId="1C71C35D" w:rsidR="00E1503A" w:rsidRPr="00E1503A" w:rsidRDefault="00E1503A" w:rsidP="00921644">
            <w:pPr>
              <w:cnfStyle w:val="000000100000" w:firstRow="0" w:lastRow="0" w:firstColumn="0" w:lastColumn="0" w:oddVBand="0" w:evenVBand="0" w:oddHBand="1" w:evenHBand="0" w:firstRowFirstColumn="0" w:firstRowLastColumn="0" w:lastRowFirstColumn="0" w:lastRowLastColumn="0"/>
            </w:pPr>
            <w:r w:rsidRPr="00E1503A">
              <w:t>30 × 400 = 12.000</w:t>
            </w:r>
          </w:p>
        </w:tc>
        <w:tc>
          <w:tcPr>
            <w:tcW w:w="2698" w:type="dxa"/>
          </w:tcPr>
          <w:p w14:paraId="047FE9A5" w14:textId="4324C2AD" w:rsidR="00E1503A" w:rsidRPr="00E1503A" w:rsidRDefault="00E1503A" w:rsidP="00921644">
            <w:pPr>
              <w:cnfStyle w:val="000000100000" w:firstRow="0" w:lastRow="0" w:firstColumn="0" w:lastColumn="0" w:oddVBand="0" w:evenVBand="0" w:oddHBand="1" w:evenHBand="0" w:firstRowFirstColumn="0" w:firstRowLastColumn="0" w:lastRowFirstColumn="0" w:lastRowLastColumn="0"/>
            </w:pPr>
            <w:r w:rsidRPr="00E1503A">
              <w:t>600</w:t>
            </w:r>
          </w:p>
        </w:tc>
        <w:tc>
          <w:tcPr>
            <w:tcW w:w="2698" w:type="dxa"/>
          </w:tcPr>
          <w:p w14:paraId="3A33126B" w14:textId="59C22FCF" w:rsidR="00E1503A" w:rsidRDefault="00E1503A" w:rsidP="00921644">
            <w:pPr>
              <w:cnfStyle w:val="000000100000" w:firstRow="0" w:lastRow="0" w:firstColumn="0" w:lastColumn="0" w:oddVBand="0" w:evenVBand="0" w:oddHBand="1" w:evenHBand="0" w:firstRowFirstColumn="0" w:firstRowLastColumn="0" w:lastRowFirstColumn="0" w:lastRowLastColumn="0"/>
            </w:pPr>
            <w:r w:rsidRPr="00E1503A">
              <w:t>20</w:t>
            </w:r>
          </w:p>
        </w:tc>
      </w:tr>
    </w:tbl>
    <w:p w14:paraId="7D27239C" w14:textId="77777777" w:rsidR="00E1503A" w:rsidRDefault="00E1503A" w:rsidP="00921644"/>
    <w:p w14:paraId="246B6E0B" w14:textId="4F9511E3" w:rsidR="003D128D" w:rsidRDefault="003D128D" w:rsidP="00921644">
      <w:r>
        <w:t xml:space="preserve">El costo de entrada </w:t>
      </w:r>
      <w:r>
        <w:rPr>
          <w:b/>
          <w:bCs/>
        </w:rPr>
        <w:t xml:space="preserve">crece con el cuadrado </w:t>
      </w:r>
      <w:r>
        <w:t xml:space="preserve">del </w:t>
      </w:r>
      <w:proofErr w:type="spellStart"/>
      <w:r>
        <w:t>numero</w:t>
      </w:r>
      <w:proofErr w:type="spellEnd"/>
      <w:r>
        <w:t xml:space="preserve"> de mensajes: si duplicas la conversación, la entrada se cuadriplica. Por eso las conversaciones largas se encarecen rápido.</w:t>
      </w:r>
    </w:p>
    <w:p w14:paraId="362097B9" w14:textId="77777777" w:rsidR="00785129" w:rsidRPr="00785129" w:rsidRDefault="00785129" w:rsidP="00785129">
      <w:pPr>
        <w:rPr>
          <w:sz w:val="24"/>
          <w:szCs w:val="28"/>
        </w:rPr>
      </w:pPr>
      <w:r w:rsidRPr="00785129">
        <w:rPr>
          <w:sz w:val="24"/>
          <w:szCs w:val="28"/>
          <w:highlight w:val="yellow"/>
        </w:rPr>
        <w:t>Una fuente de precios de 2026 indica que los proveedores cobran bastante menos por la parte repetida (caché): $0,20 por millón en vez de $4 para Opus 5.5. No verifiqué cómo funciona en cada proveedor, pero es la forma habitual de abaratar esto.</w:t>
      </w:r>
    </w:p>
    <w:p w14:paraId="2BB85DD5" w14:textId="77777777" w:rsidR="003D128D" w:rsidRPr="003D128D" w:rsidRDefault="003D128D" w:rsidP="00921644"/>
    <w:p w14:paraId="49E415FC" w14:textId="682614B0" w:rsidR="000D6018" w:rsidRDefault="000D6018" w:rsidP="000D6018">
      <w:pPr>
        <w:pStyle w:val="Ttulo3"/>
        <w:rPr>
          <w:b/>
          <w:bCs/>
          <w:sz w:val="24"/>
          <w:szCs w:val="24"/>
          <w:highlight w:val="yellow"/>
        </w:rPr>
      </w:pPr>
      <w:bookmarkStart w:id="89" w:name="_Toc243791178"/>
      <w:r w:rsidRPr="001245C2">
        <w:rPr>
          <w:b/>
          <w:bCs/>
          <w:sz w:val="24"/>
          <w:szCs w:val="24"/>
          <w:highlight w:val="yellow"/>
        </w:rPr>
        <w:t>1.17.</w:t>
      </w:r>
      <w:r w:rsidR="00891A89">
        <w:rPr>
          <w:b/>
          <w:bCs/>
          <w:sz w:val="24"/>
          <w:szCs w:val="24"/>
          <w:highlight w:val="yellow"/>
        </w:rPr>
        <w:t>3 Resumen – los 5 puntos del resumen</w:t>
      </w:r>
      <w:bookmarkEnd w:id="89"/>
    </w:p>
    <w:p w14:paraId="1D6120BD" w14:textId="559E95D8" w:rsidR="00891A89" w:rsidRDefault="004565F0" w:rsidP="004565F0">
      <w:pPr>
        <w:rPr>
          <w:highlight w:val="yellow"/>
        </w:rPr>
      </w:pPr>
      <w:r w:rsidRPr="004565F0">
        <w:rPr>
          <w:noProof/>
        </w:rPr>
        <w:drawing>
          <wp:inline distT="0" distB="0" distL="0" distR="0" wp14:anchorId="3FE75E67" wp14:editId="2A1D7494">
            <wp:extent cx="4252328" cy="1318374"/>
            <wp:effectExtent l="0" t="0" r="0" b="0"/>
            <wp:docPr id="1078201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01782" name=""/>
                    <pic:cNvPicPr/>
                  </pic:nvPicPr>
                  <pic:blipFill>
                    <a:blip r:embed="rId510"/>
                    <a:stretch>
                      <a:fillRect/>
                    </a:stretch>
                  </pic:blipFill>
                  <pic:spPr>
                    <a:xfrm>
                      <a:off x="0" y="0"/>
                      <a:ext cx="4252328" cy="1318374"/>
                    </a:xfrm>
                    <a:prstGeom prst="rect">
                      <a:avLst/>
                    </a:prstGeom>
                  </pic:spPr>
                </pic:pic>
              </a:graphicData>
            </a:graphic>
          </wp:inline>
        </w:drawing>
      </w:r>
    </w:p>
    <w:p w14:paraId="03D9FFEF" w14:textId="7D01043A" w:rsidR="004565F0" w:rsidRPr="004565F0" w:rsidRDefault="004565F0">
      <w:pPr>
        <w:pStyle w:val="Prrafodelista"/>
        <w:numPr>
          <w:ilvl w:val="0"/>
          <w:numId w:val="55"/>
        </w:numPr>
      </w:pPr>
      <w:r w:rsidRPr="004565F0">
        <w:t>Cada llamada es sin estado</w:t>
      </w:r>
    </w:p>
    <w:p w14:paraId="0C8E79B7" w14:textId="55811BBD" w:rsidR="004565F0" w:rsidRPr="004565F0" w:rsidRDefault="004565F0">
      <w:pPr>
        <w:pStyle w:val="Prrafodelista"/>
        <w:numPr>
          <w:ilvl w:val="0"/>
          <w:numId w:val="55"/>
        </w:numPr>
      </w:pPr>
      <w:r w:rsidRPr="004565F0">
        <w:t>Se pasa la conversión completa cada vez</w:t>
      </w:r>
    </w:p>
    <w:p w14:paraId="2D2F5794" w14:textId="1FFD79B7" w:rsidR="004565F0" w:rsidRPr="004565F0" w:rsidRDefault="004565F0">
      <w:pPr>
        <w:pStyle w:val="Prrafodelista"/>
        <w:numPr>
          <w:ilvl w:val="0"/>
          <w:numId w:val="55"/>
        </w:numPr>
      </w:pPr>
      <w:r w:rsidRPr="004565F0">
        <w:t>Eso da la ilusión de memoria</w:t>
      </w:r>
    </w:p>
    <w:p w14:paraId="76333B9A" w14:textId="24E969A8" w:rsidR="004565F0" w:rsidRPr="004565F0" w:rsidRDefault="004565F0">
      <w:pPr>
        <w:pStyle w:val="Prrafodelista"/>
        <w:numPr>
          <w:ilvl w:val="0"/>
          <w:numId w:val="55"/>
        </w:numPr>
      </w:pPr>
      <w:r w:rsidRPr="004565F0">
        <w:t>Es un truco, un efecto de mandar todo el historial</w:t>
      </w:r>
    </w:p>
    <w:p w14:paraId="410FA2AB" w14:textId="179F9966" w:rsidR="004565F0" w:rsidRPr="004565F0" w:rsidRDefault="004565F0">
      <w:pPr>
        <w:pStyle w:val="Prrafodelista"/>
        <w:numPr>
          <w:ilvl w:val="0"/>
          <w:numId w:val="55"/>
        </w:numPr>
      </w:pPr>
      <w:r w:rsidRPr="004565F0">
        <w:t>El modelo solo predice los siguientes tokens de la secuencia</w:t>
      </w:r>
    </w:p>
    <w:p w14:paraId="24F7890F" w14:textId="77777777" w:rsidR="004565F0" w:rsidRPr="004565F0" w:rsidRDefault="004565F0" w:rsidP="004565F0">
      <w:pPr>
        <w:rPr>
          <w:highlight w:val="yellow"/>
        </w:rPr>
      </w:pPr>
    </w:p>
    <w:p w14:paraId="06B47178" w14:textId="77777777" w:rsidR="00891A89" w:rsidRPr="00891A89" w:rsidRDefault="00891A89" w:rsidP="00891A89">
      <w:pPr>
        <w:rPr>
          <w:highlight w:val="yellow"/>
        </w:rPr>
      </w:pPr>
    </w:p>
    <w:p w14:paraId="7DAEF142" w14:textId="77777777" w:rsidR="000D6018" w:rsidRDefault="000D6018" w:rsidP="00C0686F"/>
    <w:p w14:paraId="27D270C4" w14:textId="77777777" w:rsidR="000218BC" w:rsidRDefault="000218BC" w:rsidP="00C0686F"/>
    <w:p w14:paraId="698F58AC" w14:textId="3B49B83E" w:rsidR="000218BC" w:rsidRDefault="000218BC">
      <w:r>
        <w:br w:type="page"/>
      </w:r>
    </w:p>
    <w:p w14:paraId="7E2BA276" w14:textId="1BAF7CF4" w:rsidR="000218BC" w:rsidRDefault="000218BC" w:rsidP="000218BC">
      <w:pPr>
        <w:pStyle w:val="Ttulo2"/>
        <w:rPr>
          <w:rFonts w:ascii="Arial" w:hAnsi="Arial" w:cs="Arial"/>
          <w:b/>
          <w:bCs/>
          <w:sz w:val="24"/>
          <w:szCs w:val="24"/>
          <w:highlight w:val="yellow"/>
        </w:rPr>
      </w:pPr>
      <w:bookmarkStart w:id="90" w:name="_Toc243791179"/>
      <w:r>
        <w:rPr>
          <w:rFonts w:ascii="Arial" w:hAnsi="Arial" w:cs="Arial"/>
          <w:b/>
          <w:bCs/>
          <w:sz w:val="24"/>
          <w:szCs w:val="24"/>
          <w:highlight w:val="yellow"/>
        </w:rPr>
        <w:lastRenderedPageBreak/>
        <w:t>1.1</w:t>
      </w:r>
      <w:r w:rsidR="006E498A">
        <w:rPr>
          <w:rFonts w:ascii="Arial" w:hAnsi="Arial" w:cs="Arial"/>
          <w:b/>
          <w:bCs/>
          <w:sz w:val="24"/>
          <w:szCs w:val="24"/>
          <w:highlight w:val="yellow"/>
        </w:rPr>
        <w:t xml:space="preserve">8 </w:t>
      </w:r>
      <w:r w:rsidR="00960269">
        <w:rPr>
          <w:rFonts w:ascii="Arial" w:hAnsi="Arial" w:cs="Arial"/>
          <w:b/>
          <w:bCs/>
          <w:sz w:val="24"/>
          <w:szCs w:val="24"/>
          <w:highlight w:val="yellow"/>
        </w:rPr>
        <w:t xml:space="preserve">DIA4: </w:t>
      </w:r>
      <w:r w:rsidR="006E498A">
        <w:rPr>
          <w:rFonts w:ascii="Arial" w:hAnsi="Arial" w:cs="Arial"/>
          <w:b/>
          <w:bCs/>
          <w:sz w:val="24"/>
          <w:szCs w:val="24"/>
          <w:highlight w:val="yellow"/>
        </w:rPr>
        <w:t>Ventaja de contexto y costos de API</w:t>
      </w:r>
      <w:bookmarkEnd w:id="90"/>
    </w:p>
    <w:p w14:paraId="39BCEA21" w14:textId="46B49479" w:rsidR="006E498A" w:rsidRPr="006E498A" w:rsidRDefault="006E498A" w:rsidP="006E498A">
      <w:pPr>
        <w:pStyle w:val="Ttulo3"/>
        <w:rPr>
          <w:rFonts w:cs="Arial"/>
          <w:b/>
          <w:bCs/>
          <w:sz w:val="24"/>
          <w:szCs w:val="24"/>
          <w:highlight w:val="yellow"/>
        </w:rPr>
      </w:pPr>
      <w:bookmarkStart w:id="91" w:name="_Toc243791180"/>
      <w:r w:rsidRPr="006E498A">
        <w:rPr>
          <w:rFonts w:cs="Arial"/>
          <w:b/>
          <w:bCs/>
          <w:sz w:val="24"/>
          <w:szCs w:val="24"/>
          <w:highlight w:val="yellow"/>
        </w:rPr>
        <w:t>1.18.1 Ventaja de contexto (diapo 1)</w:t>
      </w:r>
      <w:r w:rsidR="0023108D">
        <w:rPr>
          <w:rFonts w:cs="Arial"/>
          <w:b/>
          <w:bCs/>
          <w:sz w:val="24"/>
          <w:szCs w:val="24"/>
          <w:highlight w:val="yellow"/>
        </w:rPr>
        <w:t xml:space="preserve"> - </w:t>
      </w:r>
      <w:r w:rsidR="0023108D" w:rsidRPr="0023108D">
        <w:rPr>
          <w:rFonts w:cs="Arial"/>
          <w:b/>
          <w:bCs/>
          <w:sz w:val="24"/>
          <w:szCs w:val="24"/>
          <w:highlight w:val="yellow"/>
        </w:rPr>
        <w:t>Por qué la salida también ocupa ventana</w:t>
      </w:r>
      <w:r w:rsidR="00986644">
        <w:rPr>
          <w:rFonts w:cs="Arial"/>
          <w:b/>
          <w:bCs/>
          <w:sz w:val="24"/>
          <w:szCs w:val="24"/>
          <w:highlight w:val="yellow"/>
        </w:rPr>
        <w:t xml:space="preserve"> – para que </w:t>
      </w:r>
      <w:proofErr w:type="gramStart"/>
      <w:r w:rsidR="00986644">
        <w:rPr>
          <w:rFonts w:cs="Arial"/>
          <w:b/>
          <w:bCs/>
          <w:sz w:val="24"/>
          <w:szCs w:val="24"/>
          <w:highlight w:val="yellow"/>
        </w:rPr>
        <w:t>importa</w:t>
      </w:r>
      <w:proofErr w:type="gramEnd"/>
      <w:r w:rsidR="00986644">
        <w:rPr>
          <w:rFonts w:cs="Arial"/>
          <w:b/>
          <w:bCs/>
          <w:sz w:val="24"/>
          <w:szCs w:val="24"/>
          <w:highlight w:val="yellow"/>
        </w:rPr>
        <w:t xml:space="preserve"> la ventaja</w:t>
      </w:r>
      <w:bookmarkEnd w:id="91"/>
    </w:p>
    <w:p w14:paraId="3FD80983" w14:textId="7BE7B693" w:rsidR="006E498A" w:rsidRDefault="006E498A" w:rsidP="006E498A">
      <w:pPr>
        <w:rPr>
          <w:highlight w:val="yellow"/>
        </w:rPr>
      </w:pPr>
      <w:r w:rsidRPr="006E498A">
        <w:rPr>
          <w:noProof/>
        </w:rPr>
        <w:drawing>
          <wp:inline distT="0" distB="0" distL="0" distR="0" wp14:anchorId="035415F3" wp14:editId="4471DC4F">
            <wp:extent cx="6103620" cy="3263741"/>
            <wp:effectExtent l="0" t="0" r="0" b="0"/>
            <wp:docPr id="376758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58261" name=""/>
                    <pic:cNvPicPr/>
                  </pic:nvPicPr>
                  <pic:blipFill>
                    <a:blip r:embed="rId511"/>
                    <a:stretch>
                      <a:fillRect/>
                    </a:stretch>
                  </pic:blipFill>
                  <pic:spPr>
                    <a:xfrm>
                      <a:off x="0" y="0"/>
                      <a:ext cx="6114018" cy="3269301"/>
                    </a:xfrm>
                    <a:prstGeom prst="rect">
                      <a:avLst/>
                    </a:prstGeom>
                  </pic:spPr>
                </pic:pic>
              </a:graphicData>
            </a:graphic>
          </wp:inline>
        </w:drawing>
      </w:r>
    </w:p>
    <w:p w14:paraId="66596E11" w14:textId="56F0832B" w:rsidR="00771CE8" w:rsidRPr="007645A9" w:rsidRDefault="007645A9" w:rsidP="006E498A">
      <w:r w:rsidRPr="007645A9">
        <w:t xml:space="preserve">Es el </w:t>
      </w:r>
      <w:r w:rsidRPr="007645A9">
        <w:rPr>
          <w:b/>
          <w:bCs/>
        </w:rPr>
        <w:t xml:space="preserve">máximo de tokens que el modelo puede considerar </w:t>
      </w:r>
      <w:r w:rsidRPr="007645A9">
        <w:t xml:space="preserve">al general el siguiente token. </w:t>
      </w:r>
      <w:r w:rsidR="00771CE8">
        <w:t>SI intentas meter más, falla (el error dice algo como “</w:t>
      </w:r>
      <w:proofErr w:type="spellStart"/>
      <w:r w:rsidR="00771CE8">
        <w:t>mas</w:t>
      </w:r>
      <w:proofErr w:type="spellEnd"/>
      <w:r w:rsidR="00771CE8">
        <w:t xml:space="preserve"> grande que mi ventaja de contexto”).</w:t>
      </w:r>
    </w:p>
    <w:p w14:paraId="3E354848" w14:textId="77777777" w:rsidR="00771CE8" w:rsidRPr="00771CE8" w:rsidRDefault="00771CE8" w:rsidP="00771CE8">
      <w:r w:rsidRPr="00771CE8">
        <w:rPr>
          <w:b/>
          <w:bCs/>
        </w:rPr>
        <w:t>Qué ocupa espacio en la ventana (no es solo tu último mensaje):</w:t>
      </w:r>
    </w:p>
    <w:p w14:paraId="6023B17A" w14:textId="1BC97073" w:rsidR="006E498A" w:rsidRDefault="0023108D" w:rsidP="006E498A">
      <w:pPr>
        <w:rPr>
          <w:highlight w:val="yellow"/>
        </w:rPr>
      </w:pPr>
      <w:r w:rsidRPr="0023108D">
        <w:rPr>
          <w:noProof/>
        </w:rPr>
        <w:drawing>
          <wp:inline distT="0" distB="0" distL="0" distR="0" wp14:anchorId="19EBAD6B" wp14:editId="4645F5CF">
            <wp:extent cx="4922520" cy="1386877"/>
            <wp:effectExtent l="38100" t="38100" r="30480" b="41910"/>
            <wp:docPr id="1761957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57627" name=""/>
                    <pic:cNvPicPr/>
                  </pic:nvPicPr>
                  <pic:blipFill>
                    <a:blip r:embed="rId512"/>
                    <a:stretch>
                      <a:fillRect/>
                    </a:stretch>
                  </pic:blipFill>
                  <pic:spPr>
                    <a:xfrm>
                      <a:off x="0" y="0"/>
                      <a:ext cx="4926137" cy="1387896"/>
                    </a:xfrm>
                    <a:prstGeom prst="rect">
                      <a:avLst/>
                    </a:prstGeom>
                    <a:ln w="28575">
                      <a:solidFill>
                        <a:schemeClr val="tx1"/>
                      </a:solidFill>
                    </a:ln>
                  </pic:spPr>
                </pic:pic>
              </a:graphicData>
            </a:graphic>
          </wp:inline>
        </w:drawing>
      </w:r>
    </w:p>
    <w:p w14:paraId="63F211A5" w14:textId="77777777" w:rsidR="0023108D" w:rsidRPr="0023108D" w:rsidRDefault="0023108D" w:rsidP="0023108D">
      <w:pPr>
        <w:pBdr>
          <w:bottom w:val="single" w:sz="6" w:space="1" w:color="auto"/>
        </w:pBdr>
      </w:pPr>
      <w:r w:rsidRPr="0023108D">
        <w:t>La diapositiva dice "casi toda la salida" y el profesor aclara que incluye hasta el último token generado.</w:t>
      </w:r>
    </w:p>
    <w:p w14:paraId="693E0C3F" w14:textId="77777777" w:rsidR="0023108D" w:rsidRPr="0023108D" w:rsidRDefault="0023108D" w:rsidP="0023108D">
      <w:pPr>
        <w:rPr>
          <w:b/>
          <w:bCs/>
          <w:sz w:val="24"/>
          <w:szCs w:val="28"/>
          <w:highlight w:val="yellow"/>
        </w:rPr>
      </w:pPr>
      <w:r w:rsidRPr="0023108D">
        <w:rPr>
          <w:b/>
          <w:bCs/>
          <w:sz w:val="24"/>
          <w:szCs w:val="28"/>
          <w:highlight w:val="yellow"/>
        </w:rPr>
        <w:t>2. Por qué la salida también ocupa ventana</w:t>
      </w:r>
    </w:p>
    <w:p w14:paraId="4BA50D1B" w14:textId="6173F7AE" w:rsidR="0023108D" w:rsidRPr="00B94061" w:rsidRDefault="00B94061" w:rsidP="006E498A">
      <w:r w:rsidRPr="00B94061">
        <w:t xml:space="preserve">El modelo genera </w:t>
      </w:r>
      <w:r w:rsidRPr="00B94061">
        <w:rPr>
          <w:b/>
          <w:bCs/>
        </w:rPr>
        <w:t xml:space="preserve">un token a la vez, </w:t>
      </w:r>
      <w:r w:rsidRPr="00B94061">
        <w:t>y cada token nuevo se agrega a la entrada antes de generar el siguiente:</w:t>
      </w:r>
    </w:p>
    <w:p w14:paraId="2AF97EB0" w14:textId="23D1C164" w:rsidR="00B94061" w:rsidRDefault="001C2B87" w:rsidP="006E498A">
      <w:pPr>
        <w:rPr>
          <w:highlight w:val="yellow"/>
        </w:rPr>
      </w:pPr>
      <w:r w:rsidRPr="001C2B87">
        <w:rPr>
          <w:noProof/>
        </w:rPr>
        <w:drawing>
          <wp:inline distT="0" distB="0" distL="0" distR="0" wp14:anchorId="40F4CDDA" wp14:editId="1946D85C">
            <wp:extent cx="5132070" cy="1427299"/>
            <wp:effectExtent l="19050" t="19050" r="11430" b="20955"/>
            <wp:docPr id="105396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63391" name=""/>
                    <pic:cNvPicPr/>
                  </pic:nvPicPr>
                  <pic:blipFill>
                    <a:blip r:embed="rId513"/>
                    <a:stretch>
                      <a:fillRect/>
                    </a:stretch>
                  </pic:blipFill>
                  <pic:spPr>
                    <a:xfrm>
                      <a:off x="0" y="0"/>
                      <a:ext cx="5136458" cy="1428519"/>
                    </a:xfrm>
                    <a:prstGeom prst="rect">
                      <a:avLst/>
                    </a:prstGeom>
                    <a:ln w="19050">
                      <a:solidFill>
                        <a:schemeClr val="tx1"/>
                      </a:solidFill>
                    </a:ln>
                  </pic:spPr>
                </pic:pic>
              </a:graphicData>
            </a:graphic>
          </wp:inline>
        </w:drawing>
      </w:r>
    </w:p>
    <w:p w14:paraId="514139F3" w14:textId="11BE6CEF" w:rsidR="001C2B87" w:rsidRPr="001C2B87" w:rsidRDefault="001C2B87" w:rsidP="006E498A">
      <w:r w:rsidRPr="001C2B87">
        <w:lastRenderedPageBreak/>
        <w:t>Al final la secuencia tiene 44 tokens, y todo eso debe caber.</w:t>
      </w:r>
    </w:p>
    <w:p w14:paraId="4838B404" w14:textId="695326C0" w:rsidR="001C2B87" w:rsidRPr="001C2B87" w:rsidRDefault="001C2B87" w:rsidP="006E498A">
      <w:r w:rsidRPr="001C2B87">
        <w:t xml:space="preserve">El profesor simplifica: en la </w:t>
      </w:r>
      <w:proofErr w:type="spellStart"/>
      <w:r w:rsidRPr="001C2B87">
        <w:t>practica</w:t>
      </w:r>
      <w:proofErr w:type="spellEnd"/>
      <w:r w:rsidRPr="001C2B87">
        <w:t xml:space="preserve"> los modelos reutilizan cálculos (KV cache) para no repetir todo en cada paso. Es conocimiento mío, no del video.</w:t>
      </w:r>
    </w:p>
    <w:p w14:paraId="533DD5D0" w14:textId="77777777" w:rsidR="00AF502C" w:rsidRDefault="00AF502C" w:rsidP="00AF502C">
      <w:pPr>
        <w:rPr>
          <w:b/>
          <w:bCs/>
        </w:rPr>
      </w:pPr>
    </w:p>
    <w:p w14:paraId="71CD3642" w14:textId="77777777" w:rsidR="00AF502C" w:rsidRDefault="00AF502C" w:rsidP="00AF502C">
      <w:pPr>
        <w:rPr>
          <w:b/>
          <w:bCs/>
        </w:rPr>
      </w:pPr>
    </w:p>
    <w:p w14:paraId="425D057A" w14:textId="064074CB" w:rsidR="00AF502C" w:rsidRPr="00AF502C" w:rsidRDefault="00AF502C" w:rsidP="00AF502C">
      <w:r w:rsidRPr="00AF502C">
        <w:rPr>
          <w:b/>
          <w:bCs/>
        </w:rPr>
        <w:t>Ejemplo de falla (ventana inventada de 8.000 tokens):</w:t>
      </w:r>
    </w:p>
    <w:p w14:paraId="05A803DF" w14:textId="451FC081" w:rsidR="00AF502C" w:rsidRPr="00AF502C" w:rsidRDefault="00AF502C">
      <w:pPr>
        <w:pStyle w:val="Prrafodelista"/>
        <w:numPr>
          <w:ilvl w:val="0"/>
          <w:numId w:val="53"/>
        </w:numPr>
      </w:pPr>
      <w:r w:rsidRPr="00AF502C">
        <w:t>Historial: 7.500 + tu pregunta: 200 = 7.700 de entrada.</w:t>
      </w:r>
    </w:p>
    <w:p w14:paraId="19A940BB" w14:textId="1A5B21A0" w:rsidR="00AF502C" w:rsidRPr="00AF502C" w:rsidRDefault="00AF502C">
      <w:pPr>
        <w:pStyle w:val="Prrafodelista"/>
        <w:numPr>
          <w:ilvl w:val="0"/>
          <w:numId w:val="53"/>
        </w:numPr>
      </w:pPr>
      <w:r w:rsidRPr="00AF502C">
        <w:t xml:space="preserve">Si el modelo quiere responder con 500 tokens: 7.700 + 500 = 8.200 &gt; 8.000. </w:t>
      </w:r>
      <w:r w:rsidRPr="00AF502C">
        <w:rPr>
          <w:b/>
          <w:bCs/>
        </w:rPr>
        <w:t>No cabe.</w:t>
      </w:r>
    </w:p>
    <w:tbl>
      <w:tblPr>
        <w:tblStyle w:val="Tablaconcuadrcula"/>
        <w:tblW w:w="0" w:type="auto"/>
        <w:tblLook w:val="04A0" w:firstRow="1" w:lastRow="0" w:firstColumn="1" w:lastColumn="0" w:noHBand="0" w:noVBand="1"/>
      </w:tblPr>
      <w:tblGrid>
        <w:gridCol w:w="10790"/>
      </w:tblGrid>
      <w:tr w:rsidR="00AF502C" w14:paraId="777CB960" w14:textId="77777777" w:rsidTr="00AF502C">
        <w:tc>
          <w:tcPr>
            <w:tcW w:w="10790" w:type="dxa"/>
          </w:tcPr>
          <w:p w14:paraId="54559C5D" w14:textId="77777777" w:rsidR="00AF502C" w:rsidRDefault="00753C68" w:rsidP="00C0686F">
            <w:r w:rsidRPr="00753C68">
              <w:rPr>
                <w:noProof/>
              </w:rPr>
              <w:drawing>
                <wp:inline distT="0" distB="0" distL="0" distR="0" wp14:anchorId="6E6B97F4" wp14:editId="443A2024">
                  <wp:extent cx="3063505" cy="464860"/>
                  <wp:effectExtent l="19050" t="19050" r="22860" b="11430"/>
                  <wp:docPr id="263950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50711" name=""/>
                          <pic:cNvPicPr/>
                        </pic:nvPicPr>
                        <pic:blipFill>
                          <a:blip r:embed="rId514"/>
                          <a:stretch>
                            <a:fillRect/>
                          </a:stretch>
                        </pic:blipFill>
                        <pic:spPr>
                          <a:xfrm>
                            <a:off x="0" y="0"/>
                            <a:ext cx="3063505" cy="464860"/>
                          </a:xfrm>
                          <a:prstGeom prst="rect">
                            <a:avLst/>
                          </a:prstGeom>
                          <a:ln w="19050">
                            <a:solidFill>
                              <a:schemeClr val="tx1"/>
                            </a:solidFill>
                          </a:ln>
                        </pic:spPr>
                      </pic:pic>
                    </a:graphicData>
                  </a:graphic>
                </wp:inline>
              </w:drawing>
            </w:r>
          </w:p>
          <w:p w14:paraId="3FAE6F0D" w14:textId="722F8E32" w:rsidR="00753C68" w:rsidRDefault="00753C68" w:rsidP="00C0686F">
            <w:r>
              <w:rPr>
                <w:b/>
                <w:bCs/>
              </w:rPr>
              <w:t xml:space="preserve">Idea: </w:t>
            </w:r>
            <w:r>
              <w:t xml:space="preserve">El modelo guarda los cálculos de cada token (sus </w:t>
            </w:r>
            <w:r w:rsidR="00AE04E0">
              <w:t>“</w:t>
            </w:r>
            <w:proofErr w:type="spellStart"/>
            <w:r w:rsidR="00AE04E0">
              <w:t>keys</w:t>
            </w:r>
            <w:proofErr w:type="spellEnd"/>
            <w:r w:rsidR="00AE04E0">
              <w:t xml:space="preserve"> y </w:t>
            </w:r>
            <w:proofErr w:type="spellStart"/>
            <w:r w:rsidR="00AE04E0">
              <w:t>values</w:t>
            </w:r>
            <w:proofErr w:type="spellEnd"/>
            <w:r w:rsidR="00AE04E0">
              <w:t>”, dos vectores) y, al generar el siguiente, solo calcula el token nuevo y reutiliza lo guardado.</w:t>
            </w:r>
          </w:p>
          <w:p w14:paraId="31EA364F" w14:textId="77777777" w:rsidR="00AE04E0" w:rsidRDefault="00AE04E0" w:rsidP="00C0686F"/>
          <w:p w14:paraId="0C1B1AC5" w14:textId="77777777" w:rsidR="00AE04E0" w:rsidRPr="00A520BF" w:rsidRDefault="00AE04E0" w:rsidP="00A520BF">
            <w:pPr>
              <w:shd w:val="clear" w:color="auto" w:fill="FFFF00"/>
              <w:rPr>
                <w:b/>
                <w:bCs/>
                <w:sz w:val="24"/>
                <w:szCs w:val="28"/>
              </w:rPr>
            </w:pPr>
            <w:r w:rsidRPr="00A520BF">
              <w:rPr>
                <w:b/>
                <w:bCs/>
                <w:sz w:val="24"/>
                <w:szCs w:val="28"/>
              </w:rPr>
              <w:t>Con el ejemplo de "Tu nombre es Ed"</w:t>
            </w:r>
          </w:p>
          <w:p w14:paraId="2651D284" w14:textId="77777777" w:rsidR="00A520BF" w:rsidRDefault="00A520BF" w:rsidP="00A520BF">
            <w:r w:rsidRPr="00A520BF">
              <w:t>Entrada de 40 tokens (número inventado). El modelo genera 4 tokens.</w:t>
            </w:r>
          </w:p>
          <w:p w14:paraId="0483ACE9" w14:textId="55F465B5" w:rsidR="006B01AB" w:rsidRPr="00A520BF" w:rsidRDefault="006B01AB" w:rsidP="00A520BF">
            <w:r w:rsidRPr="006B01AB">
              <w:rPr>
                <w:noProof/>
              </w:rPr>
              <w:drawing>
                <wp:inline distT="0" distB="0" distL="0" distR="0" wp14:anchorId="1BEEBCCE" wp14:editId="50719523">
                  <wp:extent cx="3752850" cy="1250950"/>
                  <wp:effectExtent l="19050" t="19050" r="19050" b="25400"/>
                  <wp:docPr id="1078734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34694" name=""/>
                          <pic:cNvPicPr/>
                        </pic:nvPicPr>
                        <pic:blipFill>
                          <a:blip r:embed="rId515"/>
                          <a:stretch>
                            <a:fillRect/>
                          </a:stretch>
                        </pic:blipFill>
                        <pic:spPr>
                          <a:xfrm>
                            <a:off x="0" y="0"/>
                            <a:ext cx="3753177" cy="1251059"/>
                          </a:xfrm>
                          <a:prstGeom prst="rect">
                            <a:avLst/>
                          </a:prstGeom>
                          <a:ln w="12700">
                            <a:solidFill>
                              <a:schemeClr val="tx1"/>
                            </a:solidFill>
                          </a:ln>
                        </pic:spPr>
                      </pic:pic>
                    </a:graphicData>
                  </a:graphic>
                </wp:inline>
              </w:drawing>
            </w:r>
          </w:p>
          <w:p w14:paraId="7F9D5117" w14:textId="77777777" w:rsidR="00AE04E0" w:rsidRPr="00753C68" w:rsidRDefault="00AE04E0" w:rsidP="00C0686F"/>
          <w:tbl>
            <w:tblPr>
              <w:tblStyle w:val="Tablaconcuadrcula4-nfasis4"/>
              <w:tblW w:w="0" w:type="auto"/>
              <w:tblLook w:val="04A0" w:firstRow="1" w:lastRow="0" w:firstColumn="1" w:lastColumn="0" w:noHBand="0" w:noVBand="1"/>
            </w:tblPr>
            <w:tblGrid>
              <w:gridCol w:w="2641"/>
              <w:gridCol w:w="2641"/>
              <w:gridCol w:w="2641"/>
              <w:gridCol w:w="2641"/>
            </w:tblGrid>
            <w:tr w:rsidR="00A520BF" w14:paraId="49218F4D" w14:textId="77777777" w:rsidTr="00A5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19CDFC5D" w14:textId="05D3DEAA" w:rsidR="00A520BF" w:rsidRPr="00A520BF" w:rsidRDefault="00A520BF" w:rsidP="00C0686F">
                  <w:pPr>
                    <w:rPr>
                      <w:b w:val="0"/>
                      <w:bCs w:val="0"/>
                    </w:rPr>
                  </w:pPr>
                  <w:r>
                    <w:rPr>
                      <w:b w:val="0"/>
                      <w:bCs w:val="0"/>
                    </w:rPr>
                    <w:t>Paso</w:t>
                  </w:r>
                </w:p>
              </w:tc>
              <w:tc>
                <w:tcPr>
                  <w:tcW w:w="2641" w:type="dxa"/>
                </w:tcPr>
                <w:p w14:paraId="0E572F0A" w14:textId="3F349FE7" w:rsidR="00A520BF" w:rsidRPr="00A520BF" w:rsidRDefault="00A520BF" w:rsidP="00C0686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Genera</w:t>
                  </w:r>
                </w:p>
              </w:tc>
              <w:tc>
                <w:tcPr>
                  <w:tcW w:w="2641" w:type="dxa"/>
                </w:tcPr>
                <w:p w14:paraId="41B44F66" w14:textId="66F8EC19" w:rsidR="00A520BF" w:rsidRPr="00A520BF" w:rsidRDefault="00A520BF" w:rsidP="00C0686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Sin cache (procesa todo)</w:t>
                  </w:r>
                </w:p>
              </w:tc>
              <w:tc>
                <w:tcPr>
                  <w:tcW w:w="2641" w:type="dxa"/>
                </w:tcPr>
                <w:p w14:paraId="3D56E1CF" w14:textId="18B3ED56" w:rsidR="00A520BF" w:rsidRPr="00A520BF" w:rsidRDefault="00A520BF" w:rsidP="00C0686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 cache</w:t>
                  </w:r>
                </w:p>
              </w:tc>
            </w:tr>
            <w:tr w:rsidR="00A520BF" w14:paraId="44FA13E9" w14:textId="77777777" w:rsidTr="00A52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2783534B" w14:textId="49A4C3CC" w:rsidR="00A520BF" w:rsidRDefault="00A520BF" w:rsidP="00C0686F">
                  <w:r>
                    <w:t>1</w:t>
                  </w:r>
                </w:p>
              </w:tc>
              <w:tc>
                <w:tcPr>
                  <w:tcW w:w="2641" w:type="dxa"/>
                </w:tcPr>
                <w:p w14:paraId="741F214F" w14:textId="131BF8E9" w:rsidR="00A520BF" w:rsidRDefault="00A520BF" w:rsidP="00C0686F">
                  <w:pPr>
                    <w:cnfStyle w:val="000000100000" w:firstRow="0" w:lastRow="0" w:firstColumn="0" w:lastColumn="0" w:oddVBand="0" w:evenVBand="0" w:oddHBand="1" w:evenHBand="0" w:firstRowFirstColumn="0" w:firstRowLastColumn="0" w:lastRowFirstColumn="0" w:lastRowLastColumn="0"/>
                  </w:pPr>
                  <w:r>
                    <w:t>“Tu”</w:t>
                  </w:r>
                </w:p>
              </w:tc>
              <w:tc>
                <w:tcPr>
                  <w:tcW w:w="2641" w:type="dxa"/>
                </w:tcPr>
                <w:p w14:paraId="694DD553" w14:textId="1FD99FEE" w:rsidR="00A520BF" w:rsidRDefault="00A520BF" w:rsidP="00C0686F">
                  <w:pPr>
                    <w:cnfStyle w:val="000000100000" w:firstRow="0" w:lastRow="0" w:firstColumn="0" w:lastColumn="0" w:oddVBand="0" w:evenVBand="0" w:oddHBand="1" w:evenHBand="0" w:firstRowFirstColumn="0" w:firstRowLastColumn="0" w:lastRowFirstColumn="0" w:lastRowLastColumn="0"/>
                  </w:pPr>
                  <w:r>
                    <w:t>40 tokens</w:t>
                  </w:r>
                </w:p>
              </w:tc>
              <w:tc>
                <w:tcPr>
                  <w:tcW w:w="2641" w:type="dxa"/>
                </w:tcPr>
                <w:p w14:paraId="69FDB448" w14:textId="08FE6A52" w:rsidR="00A520BF" w:rsidRPr="00A520BF" w:rsidRDefault="00A520BF" w:rsidP="00C0686F">
                  <w:pPr>
                    <w:cnfStyle w:val="000000100000" w:firstRow="0" w:lastRow="0" w:firstColumn="0" w:lastColumn="0" w:oddVBand="0" w:evenVBand="0" w:oddHBand="1" w:evenHBand="0" w:firstRowFirstColumn="0" w:firstRowLastColumn="0" w:lastRowFirstColumn="0" w:lastRowLastColumn="0"/>
                    <w:rPr>
                      <w:i/>
                      <w:iCs/>
                    </w:rPr>
                  </w:pPr>
                  <w:r>
                    <w:t xml:space="preserve">40 (llenado inicial, llamado </w:t>
                  </w:r>
                  <w:proofErr w:type="spellStart"/>
                  <w:r>
                    <w:rPr>
                      <w:i/>
                      <w:iCs/>
                    </w:rPr>
                    <w:t>prefill</w:t>
                  </w:r>
                  <w:proofErr w:type="spellEnd"/>
                  <w:r>
                    <w:rPr>
                      <w:i/>
                      <w:iCs/>
                    </w:rPr>
                    <w:t>)</w:t>
                  </w:r>
                </w:p>
              </w:tc>
            </w:tr>
            <w:tr w:rsidR="00A520BF" w14:paraId="7C8A2E33" w14:textId="77777777" w:rsidTr="00A520BF">
              <w:tc>
                <w:tcPr>
                  <w:cnfStyle w:val="001000000000" w:firstRow="0" w:lastRow="0" w:firstColumn="1" w:lastColumn="0" w:oddVBand="0" w:evenVBand="0" w:oddHBand="0" w:evenHBand="0" w:firstRowFirstColumn="0" w:firstRowLastColumn="0" w:lastRowFirstColumn="0" w:lastRowLastColumn="0"/>
                  <w:tcW w:w="2641" w:type="dxa"/>
                </w:tcPr>
                <w:p w14:paraId="48DA9EBF" w14:textId="3E54E55B" w:rsidR="00A520BF" w:rsidRDefault="00E21625" w:rsidP="00C0686F">
                  <w:r>
                    <w:t>2</w:t>
                  </w:r>
                </w:p>
              </w:tc>
              <w:tc>
                <w:tcPr>
                  <w:tcW w:w="2641" w:type="dxa"/>
                </w:tcPr>
                <w:p w14:paraId="0608DBB5" w14:textId="7B300085" w:rsidR="00A520BF" w:rsidRDefault="00E21625" w:rsidP="00C0686F">
                  <w:pPr>
                    <w:cnfStyle w:val="000000000000" w:firstRow="0" w:lastRow="0" w:firstColumn="0" w:lastColumn="0" w:oddVBand="0" w:evenVBand="0" w:oddHBand="0" w:evenHBand="0" w:firstRowFirstColumn="0" w:firstRowLastColumn="0" w:lastRowFirstColumn="0" w:lastRowLastColumn="0"/>
                  </w:pPr>
                  <w:r>
                    <w:t>“nombre”</w:t>
                  </w:r>
                </w:p>
              </w:tc>
              <w:tc>
                <w:tcPr>
                  <w:tcW w:w="2641" w:type="dxa"/>
                </w:tcPr>
                <w:p w14:paraId="1CE16BD3" w14:textId="01F8B79F" w:rsidR="00A520BF" w:rsidRDefault="00E21625" w:rsidP="00C0686F">
                  <w:pPr>
                    <w:cnfStyle w:val="000000000000" w:firstRow="0" w:lastRow="0" w:firstColumn="0" w:lastColumn="0" w:oddVBand="0" w:evenVBand="0" w:oddHBand="0" w:evenHBand="0" w:firstRowFirstColumn="0" w:firstRowLastColumn="0" w:lastRowFirstColumn="0" w:lastRowLastColumn="0"/>
                  </w:pPr>
                  <w:r>
                    <w:t>41</w:t>
                  </w:r>
                </w:p>
              </w:tc>
              <w:tc>
                <w:tcPr>
                  <w:tcW w:w="2641" w:type="dxa"/>
                </w:tcPr>
                <w:p w14:paraId="0EF2328E" w14:textId="0FB52F68" w:rsidR="00A520BF" w:rsidRDefault="00E21625" w:rsidP="00C0686F">
                  <w:pPr>
                    <w:cnfStyle w:val="000000000000" w:firstRow="0" w:lastRow="0" w:firstColumn="0" w:lastColumn="0" w:oddVBand="0" w:evenVBand="0" w:oddHBand="0" w:evenHBand="0" w:firstRowFirstColumn="0" w:firstRowLastColumn="0" w:lastRowFirstColumn="0" w:lastRowLastColumn="0"/>
                  </w:pPr>
                  <w:r w:rsidRPr="00E21625">
                    <w:t>1 ("Tu")</w:t>
                  </w:r>
                </w:p>
              </w:tc>
            </w:tr>
            <w:tr w:rsidR="00E21625" w14:paraId="1CC334F0" w14:textId="77777777" w:rsidTr="00A52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05746857" w14:textId="07D2AD63" w:rsidR="00E21625" w:rsidRDefault="00E21625" w:rsidP="00C0686F">
                  <w:r>
                    <w:t>3</w:t>
                  </w:r>
                </w:p>
              </w:tc>
              <w:tc>
                <w:tcPr>
                  <w:tcW w:w="2641" w:type="dxa"/>
                </w:tcPr>
                <w:p w14:paraId="5DD38DEC" w14:textId="1878ECD4" w:rsidR="00E21625" w:rsidRDefault="00E21625" w:rsidP="00C0686F">
                  <w:pPr>
                    <w:cnfStyle w:val="000000100000" w:firstRow="0" w:lastRow="0" w:firstColumn="0" w:lastColumn="0" w:oddVBand="0" w:evenVBand="0" w:oddHBand="1" w:evenHBand="0" w:firstRowFirstColumn="0" w:firstRowLastColumn="0" w:lastRowFirstColumn="0" w:lastRowLastColumn="0"/>
                  </w:pPr>
                  <w:r w:rsidRPr="00E21625">
                    <w:t>"es"</w:t>
                  </w:r>
                </w:p>
              </w:tc>
              <w:tc>
                <w:tcPr>
                  <w:tcW w:w="2641" w:type="dxa"/>
                </w:tcPr>
                <w:p w14:paraId="17F8790B" w14:textId="1F654403" w:rsidR="00E21625" w:rsidRDefault="00E21625" w:rsidP="00C0686F">
                  <w:pPr>
                    <w:cnfStyle w:val="000000100000" w:firstRow="0" w:lastRow="0" w:firstColumn="0" w:lastColumn="0" w:oddVBand="0" w:evenVBand="0" w:oddHBand="1" w:evenHBand="0" w:firstRowFirstColumn="0" w:firstRowLastColumn="0" w:lastRowFirstColumn="0" w:lastRowLastColumn="0"/>
                  </w:pPr>
                  <w:r w:rsidRPr="00E21625">
                    <w:t>42</w:t>
                  </w:r>
                </w:p>
              </w:tc>
              <w:tc>
                <w:tcPr>
                  <w:tcW w:w="2641" w:type="dxa"/>
                </w:tcPr>
                <w:p w14:paraId="32485A76" w14:textId="00C4426A" w:rsidR="00E21625" w:rsidRPr="00E21625" w:rsidRDefault="00E21625" w:rsidP="00C0686F">
                  <w:pPr>
                    <w:cnfStyle w:val="000000100000" w:firstRow="0" w:lastRow="0" w:firstColumn="0" w:lastColumn="0" w:oddVBand="0" w:evenVBand="0" w:oddHBand="1" w:evenHBand="0" w:firstRowFirstColumn="0" w:firstRowLastColumn="0" w:lastRowFirstColumn="0" w:lastRowLastColumn="0"/>
                  </w:pPr>
                  <w:r w:rsidRPr="00E21625">
                    <w:t>1 ("nombre")</w:t>
                  </w:r>
                </w:p>
              </w:tc>
            </w:tr>
            <w:tr w:rsidR="00E21625" w14:paraId="70CE09C4" w14:textId="77777777" w:rsidTr="00A520BF">
              <w:tc>
                <w:tcPr>
                  <w:cnfStyle w:val="001000000000" w:firstRow="0" w:lastRow="0" w:firstColumn="1" w:lastColumn="0" w:oddVBand="0" w:evenVBand="0" w:oddHBand="0" w:evenHBand="0" w:firstRowFirstColumn="0" w:firstRowLastColumn="0" w:lastRowFirstColumn="0" w:lastRowLastColumn="0"/>
                  <w:tcW w:w="2641" w:type="dxa"/>
                </w:tcPr>
                <w:p w14:paraId="69B3A410" w14:textId="2B59A981" w:rsidR="00E21625" w:rsidRDefault="00E21625" w:rsidP="00C0686F">
                  <w:r>
                    <w:t>4</w:t>
                  </w:r>
                </w:p>
              </w:tc>
              <w:tc>
                <w:tcPr>
                  <w:tcW w:w="2641" w:type="dxa"/>
                </w:tcPr>
                <w:p w14:paraId="2BA9E6D6" w14:textId="27690510" w:rsidR="00E21625" w:rsidRPr="00E21625" w:rsidRDefault="00E21625" w:rsidP="00C0686F">
                  <w:pPr>
                    <w:cnfStyle w:val="000000000000" w:firstRow="0" w:lastRow="0" w:firstColumn="0" w:lastColumn="0" w:oddVBand="0" w:evenVBand="0" w:oddHBand="0" w:evenHBand="0" w:firstRowFirstColumn="0" w:firstRowLastColumn="0" w:lastRowFirstColumn="0" w:lastRowLastColumn="0"/>
                  </w:pPr>
                  <w:r w:rsidRPr="00E21625">
                    <w:t>"Ed"</w:t>
                  </w:r>
                </w:p>
              </w:tc>
              <w:tc>
                <w:tcPr>
                  <w:tcW w:w="2641" w:type="dxa"/>
                </w:tcPr>
                <w:p w14:paraId="30095E3C" w14:textId="586E5D87" w:rsidR="00E21625" w:rsidRPr="00E21625" w:rsidRDefault="00E21625" w:rsidP="00C0686F">
                  <w:pPr>
                    <w:cnfStyle w:val="000000000000" w:firstRow="0" w:lastRow="0" w:firstColumn="0" w:lastColumn="0" w:oddVBand="0" w:evenVBand="0" w:oddHBand="0" w:evenHBand="0" w:firstRowFirstColumn="0" w:firstRowLastColumn="0" w:lastRowFirstColumn="0" w:lastRowLastColumn="0"/>
                  </w:pPr>
                  <w:r>
                    <w:t>43</w:t>
                  </w:r>
                </w:p>
              </w:tc>
              <w:tc>
                <w:tcPr>
                  <w:tcW w:w="2641" w:type="dxa"/>
                </w:tcPr>
                <w:p w14:paraId="7270EA00" w14:textId="130786DD" w:rsidR="00E21625" w:rsidRPr="00E21625" w:rsidRDefault="00E21625" w:rsidP="00C0686F">
                  <w:pPr>
                    <w:cnfStyle w:val="000000000000" w:firstRow="0" w:lastRow="0" w:firstColumn="0" w:lastColumn="0" w:oddVBand="0" w:evenVBand="0" w:oddHBand="0" w:evenHBand="0" w:firstRowFirstColumn="0" w:firstRowLastColumn="0" w:lastRowFirstColumn="0" w:lastRowLastColumn="0"/>
                  </w:pPr>
                  <w:r w:rsidRPr="00E21625">
                    <w:t>1 ("es")</w:t>
                  </w:r>
                </w:p>
              </w:tc>
            </w:tr>
            <w:tr w:rsidR="00E21625" w14:paraId="42F36A07" w14:textId="77777777" w:rsidTr="00A52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5408C793" w14:textId="0A87A390" w:rsidR="00E21625" w:rsidRDefault="00E21625" w:rsidP="00C0686F">
                  <w:r w:rsidRPr="00E21625">
                    <w:t>Total</w:t>
                  </w:r>
                </w:p>
              </w:tc>
              <w:tc>
                <w:tcPr>
                  <w:tcW w:w="2641" w:type="dxa"/>
                </w:tcPr>
                <w:p w14:paraId="6FDD2CB0" w14:textId="12091F90" w:rsidR="00E21625" w:rsidRPr="00E21625" w:rsidRDefault="00E21625" w:rsidP="00C0686F">
                  <w:pPr>
                    <w:cnfStyle w:val="000000100000" w:firstRow="0" w:lastRow="0" w:firstColumn="0" w:lastColumn="0" w:oddVBand="0" w:evenVBand="0" w:oddHBand="1" w:evenHBand="0" w:firstRowFirstColumn="0" w:firstRowLastColumn="0" w:lastRowFirstColumn="0" w:lastRowLastColumn="0"/>
                  </w:pPr>
                </w:p>
              </w:tc>
              <w:tc>
                <w:tcPr>
                  <w:tcW w:w="2641" w:type="dxa"/>
                </w:tcPr>
                <w:p w14:paraId="1308576C" w14:textId="743F1738" w:rsidR="00E21625" w:rsidRDefault="00E21625" w:rsidP="00C0686F">
                  <w:pPr>
                    <w:cnfStyle w:val="000000100000" w:firstRow="0" w:lastRow="0" w:firstColumn="0" w:lastColumn="0" w:oddVBand="0" w:evenVBand="0" w:oddHBand="1" w:evenHBand="0" w:firstRowFirstColumn="0" w:firstRowLastColumn="0" w:lastRowFirstColumn="0" w:lastRowLastColumn="0"/>
                  </w:pPr>
                  <w:r>
                    <w:t>166</w:t>
                  </w:r>
                </w:p>
              </w:tc>
              <w:tc>
                <w:tcPr>
                  <w:tcW w:w="2641" w:type="dxa"/>
                </w:tcPr>
                <w:p w14:paraId="420E8AE6" w14:textId="20A236DA" w:rsidR="00E21625" w:rsidRPr="00E21625" w:rsidRDefault="00E21625" w:rsidP="00C0686F">
                  <w:pPr>
                    <w:cnfStyle w:val="000000100000" w:firstRow="0" w:lastRow="0" w:firstColumn="0" w:lastColumn="0" w:oddVBand="0" w:evenVBand="0" w:oddHBand="1" w:evenHBand="0" w:firstRowFirstColumn="0" w:firstRowLastColumn="0" w:lastRowFirstColumn="0" w:lastRowLastColumn="0"/>
                  </w:pPr>
                  <w:r>
                    <w:t>43</w:t>
                  </w:r>
                </w:p>
              </w:tc>
            </w:tr>
          </w:tbl>
          <w:p w14:paraId="3C50965D" w14:textId="77777777" w:rsidR="00753C68" w:rsidRDefault="00753C68" w:rsidP="00C0686F"/>
          <w:p w14:paraId="3B27D225" w14:textId="77777777" w:rsidR="006B01AB" w:rsidRPr="006B01AB" w:rsidRDefault="006B01AB" w:rsidP="006B01AB">
            <w:r w:rsidRPr="006B01AB">
              <w:t xml:space="preserve">Cuentas: sin caché 40 + 41 + 42 + 43 = 166; con caché 40 + 1 + 1 + 1 = 43. Son </w:t>
            </w:r>
            <w:proofErr w:type="gramStart"/>
            <w:r w:rsidRPr="006B01AB">
              <w:t>unas 3,9 veces menos trabajo</w:t>
            </w:r>
            <w:proofErr w:type="gramEnd"/>
            <w:r w:rsidRPr="006B01AB">
              <w:t xml:space="preserve"> (166 / 43).</w:t>
            </w:r>
          </w:p>
          <w:p w14:paraId="04E48225" w14:textId="77777777" w:rsidR="006B01AB" w:rsidRDefault="006B01AB" w:rsidP="00C0686F"/>
          <w:p w14:paraId="6DA6A354" w14:textId="5ADE6546" w:rsidR="006B01AB" w:rsidRDefault="006B01AB" w:rsidP="00C0686F">
            <w:r>
              <w:rPr>
                <w:b/>
                <w:bCs/>
              </w:rPr>
              <w:t xml:space="preserve">Que se guarda: </w:t>
            </w:r>
            <w:r>
              <w:t xml:space="preserve">Las </w:t>
            </w:r>
            <w:proofErr w:type="spellStart"/>
            <w:r>
              <w:t>keys</w:t>
            </w:r>
            <w:proofErr w:type="spellEnd"/>
            <w:r>
              <w:t xml:space="preserve"> y </w:t>
            </w:r>
            <w:proofErr w:type="spellStart"/>
            <w:r>
              <w:t>values</w:t>
            </w:r>
            <w:proofErr w:type="spellEnd"/>
            <w:r>
              <w:t xml:space="preserve"> de cada token, en capa </w:t>
            </w:r>
            <w:proofErr w:type="spellStart"/>
            <w:r>
              <w:t>capa</w:t>
            </w:r>
            <w:proofErr w:type="spellEnd"/>
            <w:r>
              <w:t xml:space="preserve"> del modelo. No se guardan las </w:t>
            </w:r>
            <w:proofErr w:type="spellStart"/>
            <w:r>
              <w:t>queries</w:t>
            </w:r>
            <w:proofErr w:type="spellEnd"/>
            <w:r>
              <w:t>.</w:t>
            </w:r>
          </w:p>
          <w:tbl>
            <w:tblPr>
              <w:tblStyle w:val="Tablaconcuadrcula"/>
              <w:tblW w:w="0" w:type="auto"/>
              <w:tblLook w:val="04A0" w:firstRow="1" w:lastRow="0" w:firstColumn="1" w:lastColumn="0" w:noHBand="0" w:noVBand="1"/>
            </w:tblPr>
            <w:tblGrid>
              <w:gridCol w:w="10564"/>
            </w:tblGrid>
            <w:tr w:rsidR="00DA3366" w14:paraId="32B2D0AA" w14:textId="77777777" w:rsidTr="00DA3366">
              <w:tc>
                <w:tcPr>
                  <w:tcW w:w="10564" w:type="dxa"/>
                </w:tcPr>
                <w:p w14:paraId="6D481953" w14:textId="77777777" w:rsidR="00DA3366" w:rsidRPr="00DA3366" w:rsidRDefault="00DA3366" w:rsidP="00DA3366">
                  <w:r w:rsidRPr="00DA3366">
                    <w:rPr>
                      <w:b/>
                      <w:bCs/>
                    </w:rPr>
                    <w:t>Cada token genera 3 cosas:</w:t>
                  </w:r>
                </w:p>
                <w:p w14:paraId="237BA58C" w14:textId="32EC7F69" w:rsidR="00DA3366" w:rsidRDefault="00FC654B" w:rsidP="00C0686F">
                  <w:r w:rsidRPr="00FC654B">
                    <w:rPr>
                      <w:noProof/>
                    </w:rPr>
                    <w:drawing>
                      <wp:inline distT="0" distB="0" distL="0" distR="0" wp14:anchorId="35E0AC3F" wp14:editId="400F19ED">
                        <wp:extent cx="5455920" cy="1181788"/>
                        <wp:effectExtent l="19050" t="19050" r="11430" b="18415"/>
                        <wp:docPr id="1610508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08524" name=""/>
                                <pic:cNvPicPr/>
                              </pic:nvPicPr>
                              <pic:blipFill>
                                <a:blip r:embed="rId516"/>
                                <a:stretch>
                                  <a:fillRect/>
                                </a:stretch>
                              </pic:blipFill>
                              <pic:spPr>
                                <a:xfrm>
                                  <a:off x="0" y="0"/>
                                  <a:ext cx="5459383" cy="1182538"/>
                                </a:xfrm>
                                <a:prstGeom prst="rect">
                                  <a:avLst/>
                                </a:prstGeom>
                                <a:ln w="12700">
                                  <a:solidFill>
                                    <a:schemeClr val="tx1"/>
                                  </a:solidFill>
                                </a:ln>
                              </pic:spPr>
                            </pic:pic>
                          </a:graphicData>
                        </a:graphic>
                      </wp:inline>
                    </w:drawing>
                  </w:r>
                </w:p>
                <w:p w14:paraId="1326A098" w14:textId="77777777" w:rsidR="00FC654B" w:rsidRDefault="00FC654B" w:rsidP="00C0686F"/>
                <w:p w14:paraId="455E0F46" w14:textId="77777777" w:rsidR="00FC654B" w:rsidRPr="00FC654B" w:rsidRDefault="00FC654B" w:rsidP="00FC654B">
                  <w:pPr>
                    <w:rPr>
                      <w:b/>
                      <w:bCs/>
                    </w:rPr>
                  </w:pPr>
                  <w:r w:rsidRPr="00FC654B">
                    <w:rPr>
                      <w:b/>
                      <w:bCs/>
                    </w:rPr>
                    <w:t>Cómo se usan:</w:t>
                  </w:r>
                </w:p>
                <w:p w14:paraId="2C6BC45E" w14:textId="3EE70E54" w:rsidR="00FC654B" w:rsidRDefault="00FC654B" w:rsidP="00FC654B">
                  <w:r>
                    <w:rPr>
                      <w:b/>
                      <w:bCs/>
                    </w:rPr>
                    <w:t>1.</w:t>
                  </w:r>
                  <w:r>
                    <w:t>El token nuevo hace su pregunta (</w:t>
                  </w:r>
                  <w:proofErr w:type="spellStart"/>
                  <w:r>
                    <w:t>query</w:t>
                  </w:r>
                  <w:proofErr w:type="spellEnd"/>
                  <w:r>
                    <w:t>)</w:t>
                  </w:r>
                </w:p>
                <w:p w14:paraId="253C5CC9" w14:textId="6F7A744E" w:rsidR="00FC654B" w:rsidRDefault="00FC654B" w:rsidP="00FC654B">
                  <w:r>
                    <w:rPr>
                      <w:b/>
                      <w:bCs/>
                    </w:rPr>
                    <w:lastRenderedPageBreak/>
                    <w:t xml:space="preserve">2. </w:t>
                  </w:r>
                  <w:r>
                    <w:t>Se compara con las etiquetas (</w:t>
                  </w:r>
                  <w:proofErr w:type="spellStart"/>
                  <w:r>
                    <w:t>keys</w:t>
                  </w:r>
                  <w:proofErr w:type="spellEnd"/>
                  <w:r>
                    <w:t>) de todos los tokens anteriores.</w:t>
                  </w:r>
                  <w:r>
                    <w:br/>
                  </w:r>
                  <w:r>
                    <w:rPr>
                      <w:b/>
                      <w:bCs/>
                    </w:rPr>
                    <w:t xml:space="preserve">3. </w:t>
                  </w:r>
                  <w:r>
                    <w:t>Donde la etiqueta calza, toma el contenido (</w:t>
                  </w:r>
                  <w:proofErr w:type="spellStart"/>
                  <w:r>
                    <w:t>value</w:t>
                  </w:r>
                  <w:proofErr w:type="spellEnd"/>
                  <w:r>
                    <w:t>)</w:t>
                  </w:r>
                </w:p>
                <w:p w14:paraId="1436EF98" w14:textId="77777777" w:rsidR="00FC654B" w:rsidRDefault="00FC654B" w:rsidP="00FC654B"/>
                <w:p w14:paraId="79F8460A" w14:textId="77777777" w:rsidR="00BB7C50" w:rsidRPr="00BB7C50" w:rsidRDefault="00BB7C50" w:rsidP="00BB7C50">
                  <w:r w:rsidRPr="00BB7C50">
                    <w:rPr>
                      <w:b/>
                      <w:bCs/>
                    </w:rPr>
                    <w:t>Ejemplo (simplificado):</w:t>
                  </w:r>
                  <w:r w:rsidRPr="00BB7C50">
                    <w:t xml:space="preserve"> el contexto es "Mi nombre es Ed. ¿Cómo me llamo?".</w:t>
                  </w:r>
                </w:p>
                <w:p w14:paraId="44A3D94E" w14:textId="7AC30A8E" w:rsidR="00BB7C50" w:rsidRDefault="00490876">
                  <w:pPr>
                    <w:pStyle w:val="Prrafodelista"/>
                    <w:numPr>
                      <w:ilvl w:val="0"/>
                      <w:numId w:val="53"/>
                    </w:numPr>
                  </w:pPr>
                  <w:r>
                    <w:t>El token nuevo pregunta: “¿Qué se dijo antes sobre el nombre?”</w:t>
                  </w:r>
                </w:p>
                <w:p w14:paraId="627495BC" w14:textId="37B36088" w:rsidR="00490876" w:rsidRDefault="00490876">
                  <w:pPr>
                    <w:pStyle w:val="Prrafodelista"/>
                    <w:numPr>
                      <w:ilvl w:val="0"/>
                      <w:numId w:val="53"/>
                    </w:numPr>
                  </w:pPr>
                  <w:r>
                    <w:t>La etiqueta de “Ed” calza con esa pregunta</w:t>
                  </w:r>
                </w:p>
                <w:p w14:paraId="2CCF6683" w14:textId="4E9B5ACC" w:rsidR="00490876" w:rsidRDefault="00490876">
                  <w:pPr>
                    <w:pStyle w:val="Prrafodelista"/>
                    <w:numPr>
                      <w:ilvl w:val="0"/>
                      <w:numId w:val="53"/>
                    </w:numPr>
                  </w:pPr>
                  <w:r>
                    <w:t>Toma el contenido de “Ed”, y así el modelo puede responder “Ed”.</w:t>
                  </w:r>
                </w:p>
                <w:p w14:paraId="04A90C28" w14:textId="77777777" w:rsidR="00150CED" w:rsidRDefault="00150CED" w:rsidP="00150CED"/>
                <w:p w14:paraId="2D25199A" w14:textId="77777777" w:rsidR="00150CED" w:rsidRDefault="00150CED" w:rsidP="00150CED"/>
                <w:p w14:paraId="08A6CBB0" w14:textId="77777777" w:rsidR="00150CED" w:rsidRPr="00150CED" w:rsidRDefault="00150CED" w:rsidP="00150CED">
                  <w:r w:rsidRPr="00150CED">
                    <w:rPr>
                      <w:b/>
                      <w:bCs/>
                    </w:rPr>
                    <w:t xml:space="preserve">Por qué se guardan </w:t>
                  </w:r>
                  <w:proofErr w:type="spellStart"/>
                  <w:r w:rsidRPr="00150CED">
                    <w:rPr>
                      <w:b/>
                      <w:bCs/>
                    </w:rPr>
                    <w:t>keys</w:t>
                  </w:r>
                  <w:proofErr w:type="spellEnd"/>
                  <w:r w:rsidRPr="00150CED">
                    <w:rPr>
                      <w:b/>
                      <w:bCs/>
                    </w:rPr>
                    <w:t xml:space="preserve"> y </w:t>
                  </w:r>
                  <w:proofErr w:type="spellStart"/>
                  <w:r w:rsidRPr="00150CED">
                    <w:rPr>
                      <w:b/>
                      <w:bCs/>
                    </w:rPr>
                    <w:t>values</w:t>
                  </w:r>
                  <w:proofErr w:type="spellEnd"/>
                  <w:r w:rsidRPr="00150CED">
                    <w:rPr>
                      <w:b/>
                      <w:bCs/>
                    </w:rPr>
                    <w:t xml:space="preserve"> y no </w:t>
                  </w:r>
                  <w:proofErr w:type="spellStart"/>
                  <w:r w:rsidRPr="00150CED">
                    <w:rPr>
                      <w:b/>
                      <w:bCs/>
                    </w:rPr>
                    <w:t>queries</w:t>
                  </w:r>
                  <w:proofErr w:type="spellEnd"/>
                  <w:r w:rsidRPr="00150CED">
                    <w:rPr>
                      <w:b/>
                      <w:bCs/>
                    </w:rPr>
                    <w:t>:</w:t>
                  </w:r>
                </w:p>
                <w:p w14:paraId="493AFED9" w14:textId="7CFF4BE8" w:rsidR="00150CED" w:rsidRDefault="00150CED">
                  <w:pPr>
                    <w:pStyle w:val="Prrafodelista"/>
                    <w:numPr>
                      <w:ilvl w:val="0"/>
                      <w:numId w:val="53"/>
                    </w:numPr>
                  </w:pPr>
                  <w:r>
                    <w:t xml:space="preserve">Las </w:t>
                  </w:r>
                  <w:proofErr w:type="spellStart"/>
                  <w:r>
                    <w:rPr>
                      <w:b/>
                      <w:bCs/>
                    </w:rPr>
                    <w:t>keys</w:t>
                  </w:r>
                  <w:proofErr w:type="spellEnd"/>
                  <w:r>
                    <w:rPr>
                      <w:b/>
                      <w:bCs/>
                    </w:rPr>
                    <w:t xml:space="preserve"> y </w:t>
                  </w:r>
                  <w:proofErr w:type="spellStart"/>
                  <w:r>
                    <w:rPr>
                      <w:b/>
                      <w:bCs/>
                    </w:rPr>
                    <w:t>values</w:t>
                  </w:r>
                  <w:proofErr w:type="spellEnd"/>
                  <w:r>
                    <w:rPr>
                      <w:b/>
                      <w:bCs/>
                    </w:rPr>
                    <w:t xml:space="preserve"> </w:t>
                  </w:r>
                  <w:r>
                    <w:t>de los tokens viejos nunca cambian, y cada token nuevo las va a necesitar. Se guardan para no recalcularlas.</w:t>
                  </w:r>
                </w:p>
                <w:p w14:paraId="2471343E" w14:textId="513482DB" w:rsidR="00150CED" w:rsidRPr="00BB7C50" w:rsidRDefault="003752E2">
                  <w:pPr>
                    <w:pStyle w:val="Prrafodelista"/>
                    <w:numPr>
                      <w:ilvl w:val="0"/>
                      <w:numId w:val="53"/>
                    </w:numPr>
                  </w:pPr>
                  <w:r w:rsidRPr="003752E2">
                    <w:t xml:space="preserve">Las </w:t>
                  </w:r>
                  <w:proofErr w:type="spellStart"/>
                  <w:r w:rsidRPr="003752E2">
                    <w:rPr>
                      <w:b/>
                      <w:bCs/>
                    </w:rPr>
                    <w:t>queries</w:t>
                  </w:r>
                  <w:proofErr w:type="spellEnd"/>
                  <w:r w:rsidRPr="003752E2">
                    <w:t xml:space="preserve"> viejas ya cumplieron su trabajo: esos tokens ya hicieron su pregunta. Solo el token nuevo necesita preguntar, así que no hace falta guardarlas.</w:t>
                  </w:r>
                </w:p>
                <w:p w14:paraId="7C7BB7A6" w14:textId="77777777" w:rsidR="00FC654B" w:rsidRPr="00FC654B" w:rsidRDefault="00FC654B" w:rsidP="00FC654B"/>
                <w:p w14:paraId="3AD90573" w14:textId="7329832E" w:rsidR="00DA3366" w:rsidRDefault="003752E2" w:rsidP="00483B71">
                  <w:r>
                    <w:rPr>
                      <w:b/>
                      <w:bCs/>
                    </w:rPr>
                    <w:t xml:space="preserve">En una línea: </w:t>
                  </w:r>
                  <w:r>
                    <w:t xml:space="preserve">El modelo guarda las etiquetas y el contenido de lo que ya leyó, y en cada paso solo </w:t>
                  </w:r>
                  <w:r w:rsidR="00483B71">
                    <w:t>calculo lo del token nuevo.</w:t>
                  </w:r>
                </w:p>
              </w:tc>
            </w:tr>
          </w:tbl>
          <w:p w14:paraId="4D2B966E" w14:textId="77777777" w:rsidR="006B01AB" w:rsidRDefault="006B01AB" w:rsidP="00C0686F"/>
          <w:p w14:paraId="7CC48406" w14:textId="77777777" w:rsidR="006B01AB" w:rsidRDefault="006B01AB" w:rsidP="00C0686F"/>
          <w:p w14:paraId="7524AC16" w14:textId="77777777" w:rsidR="00483B71" w:rsidRPr="00483B71" w:rsidRDefault="00483B71" w:rsidP="00A92944">
            <w:pPr>
              <w:shd w:val="clear" w:color="auto" w:fill="FFFF00"/>
              <w:rPr>
                <w:b/>
                <w:bCs/>
              </w:rPr>
            </w:pPr>
            <w:r w:rsidRPr="00483B71">
              <w:rPr>
                <w:b/>
                <w:bCs/>
              </w:rPr>
              <w:t>Lo que NO cambia</w:t>
            </w:r>
          </w:p>
          <w:p w14:paraId="742EB965" w14:textId="77777777" w:rsidR="00753C68" w:rsidRDefault="00483B71">
            <w:pPr>
              <w:pStyle w:val="Prrafodelista"/>
              <w:numPr>
                <w:ilvl w:val="0"/>
                <w:numId w:val="53"/>
              </w:numPr>
            </w:pPr>
            <w:r>
              <w:rPr>
                <w:b/>
                <w:bCs/>
              </w:rPr>
              <w:t xml:space="preserve">La ventana de contexto sigue igual: </w:t>
            </w:r>
            <w:r w:rsidR="004F48FB" w:rsidRPr="004F48FB">
              <w:t>al final hay 44 tokens y todos deben caber. El ejemplo de falla (8.200 &gt; 8.000) sigue siendo falla.</w:t>
            </w:r>
          </w:p>
          <w:p w14:paraId="2F79C50D" w14:textId="77777777" w:rsidR="004F48FB" w:rsidRDefault="004F48FB">
            <w:pPr>
              <w:pStyle w:val="Prrafodelista"/>
              <w:numPr>
                <w:ilvl w:val="0"/>
                <w:numId w:val="53"/>
              </w:numPr>
            </w:pPr>
            <w:r>
              <w:rPr>
                <w:b/>
                <w:bCs/>
              </w:rPr>
              <w:t>La cache ocupa memoria:</w:t>
            </w:r>
            <w:r>
              <w:t xml:space="preserve"> Crece con cada token, </w:t>
            </w:r>
            <w:r w:rsidR="00BA21AB">
              <w:t xml:space="preserve">y en conversaciones largas puede pesar </w:t>
            </w:r>
            <w:proofErr w:type="spellStart"/>
            <w:r w:rsidR="00BA21AB">
              <w:t>mas</w:t>
            </w:r>
            <w:proofErr w:type="spellEnd"/>
            <w:r w:rsidR="00BA21AB">
              <w:t xml:space="preserve"> que los propios pesos del modelo. Por eso antes dije que los 16GB de pesos no incluyen el contexto.</w:t>
            </w:r>
          </w:p>
          <w:p w14:paraId="6379B41B" w14:textId="5195CA76" w:rsidR="00A92944" w:rsidRDefault="00A92944" w:rsidP="00A92944">
            <w:pPr>
              <w:shd w:val="clear" w:color="auto" w:fill="FFFF00"/>
              <w:rPr>
                <w:b/>
                <w:bCs/>
              </w:rPr>
            </w:pPr>
            <w:r>
              <w:rPr>
                <w:b/>
                <w:bCs/>
              </w:rPr>
              <w:t>Relación con la “cache” del precio</w:t>
            </w:r>
          </w:p>
          <w:p w14:paraId="43DB677E" w14:textId="77777777" w:rsidR="00B44E14" w:rsidRPr="00B44E14" w:rsidRDefault="00B44E14" w:rsidP="00B44E14">
            <w:r w:rsidRPr="00B44E14">
              <w:t xml:space="preserve">El profesor menciona que pagas menos si repites la misma entrada. Esa es una versión de lo mismo: el proveedor reutiliza lo calculado para el inicio repetido del </w:t>
            </w:r>
            <w:proofErr w:type="spellStart"/>
            <w:r w:rsidRPr="00B44E14">
              <w:t>prompt</w:t>
            </w:r>
            <w:proofErr w:type="spellEnd"/>
            <w:r w:rsidRPr="00B44E14">
              <w:t xml:space="preserve">, como el </w:t>
            </w:r>
            <w:proofErr w:type="spellStart"/>
            <w:r w:rsidRPr="00B44E14">
              <w:t>system</w:t>
            </w:r>
            <w:proofErr w:type="spellEnd"/>
            <w:r w:rsidRPr="00B44E14">
              <w:t xml:space="preserve"> </w:t>
            </w:r>
            <w:proofErr w:type="spellStart"/>
            <w:r w:rsidRPr="00B44E14">
              <w:t>prompt</w:t>
            </w:r>
            <w:proofErr w:type="spellEnd"/>
            <w:r w:rsidRPr="00B44E14">
              <w:t xml:space="preserve"> o el historial.</w:t>
            </w:r>
          </w:p>
          <w:p w14:paraId="11581F78" w14:textId="77777777" w:rsidR="00A92944" w:rsidRDefault="00A92944" w:rsidP="00BA21AB">
            <w:pPr>
              <w:rPr>
                <w:b/>
                <w:bCs/>
              </w:rPr>
            </w:pPr>
          </w:p>
          <w:p w14:paraId="14432F1A" w14:textId="77777777" w:rsidR="009A30E2" w:rsidRPr="009A30E2" w:rsidRDefault="009A30E2" w:rsidP="009A30E2">
            <w:r w:rsidRPr="009A30E2">
              <w:t>Ejemplo con precios de antes: Opus 5.5 cobra $0,20 por millón de entrada en caché contra $4 normal. Mi lectura de cómo se conectan es una inferencia mía; no verifiqué cómo lo implementa cada proveedor.</w:t>
            </w:r>
          </w:p>
          <w:p w14:paraId="39BC88C7" w14:textId="77777777" w:rsidR="009A30E2" w:rsidRDefault="009A30E2" w:rsidP="00BA21AB">
            <w:pPr>
              <w:rPr>
                <w:b/>
                <w:bCs/>
              </w:rPr>
            </w:pPr>
          </w:p>
          <w:p w14:paraId="16D06B22" w14:textId="77777777" w:rsidR="009A30E2" w:rsidRPr="009A30E2" w:rsidRDefault="009A30E2" w:rsidP="00986644">
            <w:pPr>
              <w:shd w:val="clear" w:color="auto" w:fill="FFFF00"/>
              <w:rPr>
                <w:b/>
                <w:bCs/>
              </w:rPr>
            </w:pPr>
            <w:r w:rsidRPr="009A30E2">
              <w:rPr>
                <w:b/>
                <w:bCs/>
              </w:rPr>
              <w:t>Aclaración sobre la analogía del profesor</w:t>
            </w:r>
          </w:p>
          <w:p w14:paraId="7B6FED90" w14:textId="77777777" w:rsidR="00986644" w:rsidRPr="00986644" w:rsidRDefault="00986644" w:rsidP="00986644">
            <w:r w:rsidRPr="00986644">
              <w:t>Él dice que el modelo "recibe todo de nuevo" en cada paso. Conceptualmente es correcto, porque cada token se mira contra todos los anteriores, pero en la práctica los cálculos viejos se reutilizan.</w:t>
            </w:r>
          </w:p>
          <w:p w14:paraId="0C8EA314" w14:textId="77777777" w:rsidR="009A30E2" w:rsidRPr="00A92944" w:rsidRDefault="009A30E2" w:rsidP="00BA21AB">
            <w:pPr>
              <w:rPr>
                <w:b/>
                <w:bCs/>
              </w:rPr>
            </w:pPr>
          </w:p>
          <w:p w14:paraId="7537C490" w14:textId="2F2B5EA3" w:rsidR="00BA21AB" w:rsidRDefault="00BA21AB" w:rsidP="00BA21AB"/>
        </w:tc>
      </w:tr>
    </w:tbl>
    <w:p w14:paraId="162E02BC" w14:textId="77777777" w:rsidR="000218BC" w:rsidRDefault="000218BC" w:rsidP="00C0686F">
      <w:pPr>
        <w:pBdr>
          <w:bottom w:val="single" w:sz="6" w:space="1" w:color="auto"/>
        </w:pBdr>
      </w:pPr>
    </w:p>
    <w:p w14:paraId="0567EF10" w14:textId="77777777" w:rsidR="00986644" w:rsidRPr="00986644" w:rsidRDefault="00986644" w:rsidP="00986644">
      <w:pPr>
        <w:rPr>
          <w:b/>
          <w:bCs/>
          <w:sz w:val="24"/>
          <w:szCs w:val="28"/>
        </w:rPr>
      </w:pPr>
      <w:r w:rsidRPr="00986644">
        <w:rPr>
          <w:b/>
          <w:bCs/>
          <w:sz w:val="24"/>
          <w:szCs w:val="28"/>
          <w:highlight w:val="yellow"/>
        </w:rPr>
        <w:t>3. Para qué importa la ventana</w:t>
      </w:r>
    </w:p>
    <w:p w14:paraId="7F4AE0D2" w14:textId="0F037C50" w:rsidR="00986644" w:rsidRDefault="00400117">
      <w:pPr>
        <w:pStyle w:val="Prrafodelista"/>
        <w:numPr>
          <w:ilvl w:val="0"/>
          <w:numId w:val="56"/>
        </w:numPr>
      </w:pPr>
      <w:proofErr w:type="spellStart"/>
      <w:r w:rsidRPr="00400117">
        <w:rPr>
          <w:b/>
          <w:bCs/>
        </w:rPr>
        <w:t>Multi-shot</w:t>
      </w:r>
      <w:proofErr w:type="spellEnd"/>
      <w:r w:rsidRPr="00400117">
        <w:rPr>
          <w:b/>
          <w:bCs/>
        </w:rPr>
        <w:t xml:space="preserve"> </w:t>
      </w:r>
      <w:proofErr w:type="spellStart"/>
      <w:r w:rsidRPr="00400117">
        <w:rPr>
          <w:b/>
          <w:bCs/>
        </w:rPr>
        <w:t>prompting</w:t>
      </w:r>
      <w:proofErr w:type="spellEnd"/>
      <w:r w:rsidRPr="00400117">
        <w:rPr>
          <w:b/>
          <w:bCs/>
        </w:rPr>
        <w:t>:</w:t>
      </w:r>
      <w:r>
        <w:rPr>
          <w:b/>
          <w:bCs/>
        </w:rPr>
        <w:t xml:space="preserve"> </w:t>
      </w:r>
      <w:r>
        <w:t xml:space="preserve">poner varios ejemplos de pregunta y respuesta en el </w:t>
      </w:r>
      <w:proofErr w:type="spellStart"/>
      <w:r>
        <w:t>prompt</w:t>
      </w:r>
      <w:proofErr w:type="spellEnd"/>
      <w:r>
        <w:t>.</w:t>
      </w:r>
    </w:p>
    <w:p w14:paraId="002B0D29" w14:textId="7ED3C24E" w:rsidR="00400117" w:rsidRDefault="00400117">
      <w:pPr>
        <w:pStyle w:val="Prrafodelista"/>
        <w:numPr>
          <w:ilvl w:val="0"/>
          <w:numId w:val="56"/>
        </w:numPr>
      </w:pPr>
      <w:proofErr w:type="gramStart"/>
      <w:r>
        <w:rPr>
          <w:b/>
          <w:bCs/>
        </w:rPr>
        <w:t>Conversaciones larga</w:t>
      </w:r>
      <w:proofErr w:type="gramEnd"/>
      <w:r>
        <w:rPr>
          <w:b/>
          <w:bCs/>
        </w:rPr>
        <w:t>:</w:t>
      </w:r>
      <w:r>
        <w:t xml:space="preserve"> cada mensaje se reenvía completo (lo vimos con la ilusión de memoria)</w:t>
      </w:r>
    </w:p>
    <w:p w14:paraId="45F31F17" w14:textId="2B19FCED" w:rsidR="00400117" w:rsidRPr="00400117" w:rsidRDefault="00400117">
      <w:pPr>
        <w:pStyle w:val="Prrafodelista"/>
        <w:numPr>
          <w:ilvl w:val="0"/>
          <w:numId w:val="56"/>
        </w:numPr>
        <w:rPr>
          <w:b/>
          <w:bCs/>
        </w:rPr>
      </w:pPr>
      <w:r w:rsidRPr="00400117">
        <w:rPr>
          <w:b/>
          <w:bCs/>
        </w:rPr>
        <w:t>RAG:</w:t>
      </w:r>
      <w:r>
        <w:rPr>
          <w:b/>
          <w:bCs/>
        </w:rPr>
        <w:t xml:space="preserve"> </w:t>
      </w:r>
      <w:r>
        <w:t xml:space="preserve">meter documentos en el </w:t>
      </w:r>
      <w:proofErr w:type="spellStart"/>
      <w:r>
        <w:t>prompt</w:t>
      </w:r>
      <w:proofErr w:type="spellEnd"/>
      <w:r>
        <w:t>, como los precios de pasajes de todo el mundo.</w:t>
      </w:r>
    </w:p>
    <w:p w14:paraId="3265807C" w14:textId="14CB417F" w:rsidR="00400117" w:rsidRPr="004F1FFA" w:rsidRDefault="006B3914">
      <w:pPr>
        <w:pStyle w:val="Prrafodelista"/>
        <w:numPr>
          <w:ilvl w:val="0"/>
          <w:numId w:val="56"/>
        </w:numPr>
        <w:rPr>
          <w:b/>
          <w:bCs/>
        </w:rPr>
      </w:pPr>
      <w:r w:rsidRPr="006B3914">
        <w:rPr>
          <w:b/>
          <w:bCs/>
        </w:rPr>
        <w:t xml:space="preserve">Preguntas sobre un libro completo. </w:t>
      </w:r>
      <w:r w:rsidRPr="006B3914">
        <w:t>El profesor menciona que quienes usan Claude Code notan qué pasa cuando se llena la ventana.</w:t>
      </w:r>
    </w:p>
    <w:p w14:paraId="6164C2D0" w14:textId="77777777" w:rsidR="004F1FFA" w:rsidRDefault="004F1FFA" w:rsidP="004F1FFA">
      <w:pPr>
        <w:rPr>
          <w:b/>
          <w:bCs/>
        </w:rPr>
      </w:pPr>
    </w:p>
    <w:p w14:paraId="61D6F2C8" w14:textId="77777777" w:rsidR="004F1FFA" w:rsidRDefault="004F1FFA" w:rsidP="004F1FFA">
      <w:pPr>
        <w:rPr>
          <w:b/>
          <w:bCs/>
        </w:rPr>
      </w:pPr>
    </w:p>
    <w:p w14:paraId="685602A1" w14:textId="77777777" w:rsidR="004F1FFA" w:rsidRDefault="004F1FFA" w:rsidP="004F1FFA">
      <w:pPr>
        <w:rPr>
          <w:b/>
          <w:bCs/>
        </w:rPr>
      </w:pPr>
    </w:p>
    <w:p w14:paraId="6212593B" w14:textId="77777777" w:rsidR="004F1FFA" w:rsidRDefault="004F1FFA" w:rsidP="004F1FFA">
      <w:pPr>
        <w:rPr>
          <w:b/>
          <w:bCs/>
        </w:rPr>
      </w:pPr>
    </w:p>
    <w:p w14:paraId="212CD122" w14:textId="77777777" w:rsidR="004F1FFA" w:rsidRDefault="004F1FFA" w:rsidP="004F1FFA">
      <w:pPr>
        <w:rPr>
          <w:b/>
          <w:bCs/>
        </w:rPr>
      </w:pPr>
    </w:p>
    <w:p w14:paraId="0DC93CB3" w14:textId="77777777" w:rsidR="004F1FFA" w:rsidRPr="004F1FFA" w:rsidRDefault="004F1FFA" w:rsidP="004F1FFA">
      <w:pPr>
        <w:rPr>
          <w:b/>
          <w:bCs/>
          <w:sz w:val="24"/>
          <w:szCs w:val="28"/>
        </w:rPr>
      </w:pPr>
      <w:r w:rsidRPr="004F1FFA">
        <w:rPr>
          <w:b/>
          <w:bCs/>
          <w:sz w:val="24"/>
          <w:szCs w:val="28"/>
          <w:highlight w:val="yellow"/>
        </w:rPr>
        <w:lastRenderedPageBreak/>
        <w:t>4. El caso Shakespeare</w:t>
      </w:r>
    </w:p>
    <w:p w14:paraId="146162F3" w14:textId="26120155" w:rsidR="004F1FFA" w:rsidRDefault="004F1FFA" w:rsidP="004F1FFA">
      <w:r>
        <w:t xml:space="preserve">Sus obras son </w:t>
      </w:r>
      <w:r w:rsidRPr="004F1FFA">
        <w:t>~1,2 M</w:t>
      </w:r>
      <w:r>
        <w:t xml:space="preserve"> de tokens. Cuantas veces cabria en cada ventana:</w:t>
      </w:r>
    </w:p>
    <w:p w14:paraId="2A4D7169" w14:textId="4FF465B9" w:rsidR="004F1FFA" w:rsidRDefault="0029157B" w:rsidP="004F1FFA">
      <w:r w:rsidRPr="0029157B">
        <w:rPr>
          <w:noProof/>
        </w:rPr>
        <w:drawing>
          <wp:inline distT="0" distB="0" distL="0" distR="0" wp14:anchorId="6DEF5BCC" wp14:editId="0454CBD9">
            <wp:extent cx="5631180" cy="1310529"/>
            <wp:effectExtent l="0" t="0" r="0" b="4445"/>
            <wp:docPr id="1241762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62310" name=""/>
                    <pic:cNvPicPr/>
                  </pic:nvPicPr>
                  <pic:blipFill>
                    <a:blip r:embed="rId517"/>
                    <a:stretch>
                      <a:fillRect/>
                    </a:stretch>
                  </pic:blipFill>
                  <pic:spPr>
                    <a:xfrm>
                      <a:off x="0" y="0"/>
                      <a:ext cx="5635861" cy="1311618"/>
                    </a:xfrm>
                    <a:prstGeom prst="rect">
                      <a:avLst/>
                    </a:prstGeom>
                  </pic:spPr>
                </pic:pic>
              </a:graphicData>
            </a:graphic>
          </wp:inline>
        </w:drawing>
      </w:r>
    </w:p>
    <w:tbl>
      <w:tblPr>
        <w:tblStyle w:val="Tablaconcuadrcula4-nfasis4"/>
        <w:tblW w:w="0" w:type="auto"/>
        <w:tblLook w:val="04A0" w:firstRow="1" w:lastRow="0" w:firstColumn="1" w:lastColumn="0" w:noHBand="0" w:noVBand="1"/>
      </w:tblPr>
      <w:tblGrid>
        <w:gridCol w:w="3596"/>
        <w:gridCol w:w="3597"/>
        <w:gridCol w:w="3597"/>
      </w:tblGrid>
      <w:tr w:rsidR="0029157B" w14:paraId="0AB96C85" w14:textId="77777777" w:rsidTr="00FE50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63A7575" w14:textId="57BBA04A" w:rsidR="0029157B" w:rsidRPr="0029157B" w:rsidRDefault="0029157B" w:rsidP="004F1FFA">
            <w:pPr>
              <w:rPr>
                <w:b w:val="0"/>
                <w:bCs w:val="0"/>
              </w:rPr>
            </w:pPr>
            <w:r>
              <w:rPr>
                <w:b w:val="0"/>
                <w:bCs w:val="0"/>
              </w:rPr>
              <w:t>Ventana</w:t>
            </w:r>
          </w:p>
        </w:tc>
        <w:tc>
          <w:tcPr>
            <w:tcW w:w="3597" w:type="dxa"/>
          </w:tcPr>
          <w:p w14:paraId="4BB8E7C3" w14:textId="3F56B381" w:rsidR="0029157B" w:rsidRPr="0029157B" w:rsidRDefault="0029157B" w:rsidP="004F1FFA">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Cuenta</w:t>
            </w:r>
          </w:p>
        </w:tc>
        <w:tc>
          <w:tcPr>
            <w:tcW w:w="3597" w:type="dxa"/>
          </w:tcPr>
          <w:p w14:paraId="0FA01103" w14:textId="17108941" w:rsidR="0029157B" w:rsidRPr="0029157B" w:rsidRDefault="0029157B" w:rsidP="004F1FFA">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Resultado</w:t>
            </w:r>
          </w:p>
        </w:tc>
      </w:tr>
      <w:tr w:rsidR="0029157B" w14:paraId="641904F3" w14:textId="77777777" w:rsidTr="00FE5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684E849" w14:textId="1B917080" w:rsidR="0029157B" w:rsidRPr="0029157B" w:rsidRDefault="0029157B" w:rsidP="004F1FFA">
            <w:pPr>
              <w:rPr>
                <w:b w:val="0"/>
                <w:bCs w:val="0"/>
              </w:rPr>
            </w:pPr>
            <w:r w:rsidRPr="0029157B">
              <w:t>200.000 (Claude)</w:t>
            </w:r>
          </w:p>
        </w:tc>
        <w:tc>
          <w:tcPr>
            <w:tcW w:w="3597" w:type="dxa"/>
          </w:tcPr>
          <w:p w14:paraId="33CFF450" w14:textId="336B3D2F" w:rsidR="0029157B" w:rsidRDefault="0029157B" w:rsidP="004F1FFA">
            <w:pPr>
              <w:cnfStyle w:val="000000100000" w:firstRow="0" w:lastRow="0" w:firstColumn="0" w:lastColumn="0" w:oddVBand="0" w:evenVBand="0" w:oddHBand="1" w:evenHBand="0" w:firstRowFirstColumn="0" w:firstRowLastColumn="0" w:lastRowFirstColumn="0" w:lastRowLastColumn="0"/>
            </w:pPr>
            <w:r w:rsidRPr="0029157B">
              <w:t>1,2 M / 200.000</w:t>
            </w:r>
          </w:p>
        </w:tc>
        <w:tc>
          <w:tcPr>
            <w:tcW w:w="3597" w:type="dxa"/>
          </w:tcPr>
          <w:p w14:paraId="4BDC78F4" w14:textId="1E4B3E1B" w:rsidR="0029157B" w:rsidRDefault="0029157B" w:rsidP="004F1FFA">
            <w:pPr>
              <w:cnfStyle w:val="000000100000" w:firstRow="0" w:lastRow="0" w:firstColumn="0" w:lastColumn="0" w:oddVBand="0" w:evenVBand="0" w:oddHBand="1" w:evenHBand="0" w:firstRowFirstColumn="0" w:firstRowLastColumn="0" w:lastRowFirstColumn="0" w:lastRowLastColumn="0"/>
            </w:pPr>
            <w:r w:rsidRPr="0029157B">
              <w:t>6 veces más grande, no cabe</w:t>
            </w:r>
          </w:p>
        </w:tc>
      </w:tr>
      <w:tr w:rsidR="0029157B" w14:paraId="585A954B" w14:textId="77777777" w:rsidTr="00FE50CD">
        <w:tc>
          <w:tcPr>
            <w:cnfStyle w:val="001000000000" w:firstRow="0" w:lastRow="0" w:firstColumn="1" w:lastColumn="0" w:oddVBand="0" w:evenVBand="0" w:oddHBand="0" w:evenHBand="0" w:firstRowFirstColumn="0" w:firstRowLastColumn="0" w:lastRowFirstColumn="0" w:lastRowLastColumn="0"/>
            <w:tcW w:w="3596" w:type="dxa"/>
          </w:tcPr>
          <w:p w14:paraId="2EDFD617" w14:textId="25C63A47" w:rsidR="0029157B" w:rsidRDefault="00FE50CD" w:rsidP="004F1FFA">
            <w:r w:rsidRPr="00FE50CD">
              <w:t>400.000 (GPT-5)</w:t>
            </w:r>
          </w:p>
        </w:tc>
        <w:tc>
          <w:tcPr>
            <w:tcW w:w="3597" w:type="dxa"/>
          </w:tcPr>
          <w:p w14:paraId="5C24F4D7" w14:textId="11760314" w:rsidR="0029157B" w:rsidRDefault="00FE50CD" w:rsidP="004F1FFA">
            <w:pPr>
              <w:cnfStyle w:val="000000000000" w:firstRow="0" w:lastRow="0" w:firstColumn="0" w:lastColumn="0" w:oddVBand="0" w:evenVBand="0" w:oddHBand="0" w:evenHBand="0" w:firstRowFirstColumn="0" w:firstRowLastColumn="0" w:lastRowFirstColumn="0" w:lastRowLastColumn="0"/>
            </w:pPr>
            <w:r w:rsidRPr="00FE50CD">
              <w:t>1,2 M / 400.000</w:t>
            </w:r>
          </w:p>
        </w:tc>
        <w:tc>
          <w:tcPr>
            <w:tcW w:w="3597" w:type="dxa"/>
          </w:tcPr>
          <w:p w14:paraId="10D1B6B2" w14:textId="594569D9" w:rsidR="0029157B" w:rsidRDefault="00FE50CD" w:rsidP="004F1FFA">
            <w:pPr>
              <w:cnfStyle w:val="000000000000" w:firstRow="0" w:lastRow="0" w:firstColumn="0" w:lastColumn="0" w:oddVBand="0" w:evenVBand="0" w:oddHBand="0" w:evenHBand="0" w:firstRowFirstColumn="0" w:firstRowLastColumn="0" w:lastRowFirstColumn="0" w:lastRowLastColumn="0"/>
            </w:pPr>
            <w:r w:rsidRPr="00FE50CD">
              <w:t>3 veces más grande, no cabe</w:t>
            </w:r>
          </w:p>
        </w:tc>
      </w:tr>
      <w:tr w:rsidR="00FE50CD" w14:paraId="717C069D" w14:textId="77777777" w:rsidTr="00FE5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74519AF" w14:textId="625E727C" w:rsidR="00FE50CD" w:rsidRPr="00FE50CD" w:rsidRDefault="00FE50CD" w:rsidP="004F1FFA">
            <w:r w:rsidRPr="00FE50CD">
              <w:t>1.000.000 (Gemini 2.5 Flash)</w:t>
            </w:r>
          </w:p>
        </w:tc>
        <w:tc>
          <w:tcPr>
            <w:tcW w:w="3597" w:type="dxa"/>
          </w:tcPr>
          <w:p w14:paraId="10F726B1" w14:textId="4E235DA5" w:rsidR="00FE50CD" w:rsidRPr="00FE50CD" w:rsidRDefault="00FE50CD" w:rsidP="004F1FFA">
            <w:pPr>
              <w:cnfStyle w:val="000000100000" w:firstRow="0" w:lastRow="0" w:firstColumn="0" w:lastColumn="0" w:oddVBand="0" w:evenVBand="0" w:oddHBand="1" w:evenHBand="0" w:firstRowFirstColumn="0" w:firstRowLastColumn="0" w:lastRowFirstColumn="0" w:lastRowLastColumn="0"/>
            </w:pPr>
            <w:r w:rsidRPr="00FE50CD">
              <w:t>1,2 M / 1 M</w:t>
            </w:r>
          </w:p>
        </w:tc>
        <w:tc>
          <w:tcPr>
            <w:tcW w:w="3597" w:type="dxa"/>
          </w:tcPr>
          <w:p w14:paraId="74941F27" w14:textId="4D8697D6" w:rsidR="00FE50CD" w:rsidRPr="00FE50CD" w:rsidRDefault="00FE50CD" w:rsidP="004F1FFA">
            <w:pPr>
              <w:cnfStyle w:val="000000100000" w:firstRow="0" w:lastRow="0" w:firstColumn="0" w:lastColumn="0" w:oddVBand="0" w:evenVBand="0" w:oddHBand="1" w:evenHBand="0" w:firstRowFirstColumn="0" w:firstRowLastColumn="0" w:lastRowFirstColumn="0" w:lastRowLastColumn="0"/>
            </w:pPr>
            <w:r w:rsidRPr="00FE50CD">
              <w:t xml:space="preserve">1,2 veces, </w:t>
            </w:r>
            <w:r w:rsidRPr="00FE50CD">
              <w:rPr>
                <w:b/>
                <w:bCs/>
              </w:rPr>
              <w:t>tampoco cabe completo</w:t>
            </w:r>
          </w:p>
        </w:tc>
      </w:tr>
    </w:tbl>
    <w:p w14:paraId="3070DCF7" w14:textId="77777777" w:rsidR="00986644" w:rsidRDefault="00986644" w:rsidP="00C0686F"/>
    <w:p w14:paraId="42416CB5" w14:textId="77777777" w:rsidR="00B43D1E" w:rsidRPr="00B43D1E" w:rsidRDefault="00B43D1E" w:rsidP="00B43D1E">
      <w:r w:rsidRPr="00B43D1E">
        <w:t>Por eso el profesor dice "casi": con 1 M faltan unos 200.000 tokens. Corrijo la frase "necesitarías un millón": serían unos 1,2 M.</w:t>
      </w:r>
    </w:p>
    <w:p w14:paraId="0AF54B98" w14:textId="381289B7" w:rsidR="003D300B" w:rsidRDefault="003D300B">
      <w:r>
        <w:br w:type="page"/>
      </w:r>
    </w:p>
    <w:p w14:paraId="60669F33" w14:textId="443855E9" w:rsidR="003D300B" w:rsidRDefault="003D300B" w:rsidP="003D300B">
      <w:pPr>
        <w:pStyle w:val="Ttulo3"/>
        <w:rPr>
          <w:rFonts w:cs="Arial"/>
          <w:b/>
          <w:bCs/>
          <w:sz w:val="24"/>
          <w:szCs w:val="24"/>
          <w:highlight w:val="yellow"/>
        </w:rPr>
      </w:pPr>
      <w:bookmarkStart w:id="92" w:name="_Toc243791181"/>
      <w:r w:rsidRPr="006E498A">
        <w:rPr>
          <w:rFonts w:cs="Arial"/>
          <w:b/>
          <w:bCs/>
          <w:sz w:val="24"/>
          <w:szCs w:val="24"/>
          <w:highlight w:val="yellow"/>
        </w:rPr>
        <w:lastRenderedPageBreak/>
        <w:t>1.18.</w:t>
      </w:r>
      <w:r>
        <w:rPr>
          <w:rFonts w:cs="Arial"/>
          <w:b/>
          <w:bCs/>
          <w:sz w:val="24"/>
          <w:szCs w:val="24"/>
          <w:highlight w:val="yellow"/>
        </w:rPr>
        <w:t>2 Costos de API (diapositiva 2)</w:t>
      </w:r>
      <w:bookmarkEnd w:id="92"/>
    </w:p>
    <w:p w14:paraId="273C58D0" w14:textId="70962E92" w:rsidR="003D300B" w:rsidRDefault="00F325C0" w:rsidP="003D300B">
      <w:pPr>
        <w:rPr>
          <w:highlight w:val="yellow"/>
        </w:rPr>
      </w:pPr>
      <w:r w:rsidRPr="00F325C0">
        <w:rPr>
          <w:noProof/>
        </w:rPr>
        <w:drawing>
          <wp:inline distT="0" distB="0" distL="0" distR="0" wp14:anchorId="4C8590DF" wp14:editId="6181FED8">
            <wp:extent cx="5562600" cy="2684985"/>
            <wp:effectExtent l="0" t="0" r="0" b="1270"/>
            <wp:docPr id="989643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43899" name=""/>
                    <pic:cNvPicPr/>
                  </pic:nvPicPr>
                  <pic:blipFill>
                    <a:blip r:embed="rId518"/>
                    <a:stretch>
                      <a:fillRect/>
                    </a:stretch>
                  </pic:blipFill>
                  <pic:spPr>
                    <a:xfrm>
                      <a:off x="0" y="0"/>
                      <a:ext cx="5564249" cy="2685781"/>
                    </a:xfrm>
                    <a:prstGeom prst="rect">
                      <a:avLst/>
                    </a:prstGeom>
                  </pic:spPr>
                </pic:pic>
              </a:graphicData>
            </a:graphic>
          </wp:inline>
        </w:drawing>
      </w:r>
    </w:p>
    <w:p w14:paraId="3D8B8A6B" w14:textId="5FD3AC7D" w:rsidR="00F325C0" w:rsidRDefault="00560F19" w:rsidP="003D300B">
      <w:pPr>
        <w:rPr>
          <w:highlight w:val="yellow"/>
        </w:rPr>
      </w:pPr>
      <w:r w:rsidRPr="00560F19">
        <w:rPr>
          <w:noProof/>
        </w:rPr>
        <w:drawing>
          <wp:inline distT="0" distB="0" distL="0" distR="0" wp14:anchorId="568D0FF9" wp14:editId="30ACE95D">
            <wp:extent cx="5595379" cy="1851660"/>
            <wp:effectExtent l="19050" t="19050" r="24765" b="15240"/>
            <wp:docPr id="1102763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63324" name=""/>
                    <pic:cNvPicPr/>
                  </pic:nvPicPr>
                  <pic:blipFill>
                    <a:blip r:embed="rId519"/>
                    <a:stretch>
                      <a:fillRect/>
                    </a:stretch>
                  </pic:blipFill>
                  <pic:spPr>
                    <a:xfrm>
                      <a:off x="0" y="0"/>
                      <a:ext cx="5597348" cy="1852312"/>
                    </a:xfrm>
                    <a:prstGeom prst="rect">
                      <a:avLst/>
                    </a:prstGeom>
                    <a:ln w="19050">
                      <a:solidFill>
                        <a:schemeClr val="tx1"/>
                      </a:solidFill>
                    </a:ln>
                  </pic:spPr>
                </pic:pic>
              </a:graphicData>
            </a:graphic>
          </wp:inline>
        </w:drawing>
      </w:r>
    </w:p>
    <w:p w14:paraId="60CB2CAD" w14:textId="77777777" w:rsidR="00560F19" w:rsidRPr="00560F19" w:rsidRDefault="00560F19" w:rsidP="00560F19">
      <w:pPr>
        <w:rPr>
          <w:b/>
          <w:bCs/>
        </w:rPr>
      </w:pPr>
      <w:r w:rsidRPr="00560F19">
        <w:rPr>
          <w:b/>
          <w:bCs/>
        </w:rPr>
        <w:t xml:space="preserve">El costo depende de: </w:t>
      </w:r>
      <w:r w:rsidRPr="00560F19">
        <w:t>tokens de entrada + tokens de salida. Se cobra porque cada llamada gasta cómputo (electricidad), y el profesor dice que parte del precio ayuda a recuperar los más de $100 millones que costó entrenar el modelo.</w:t>
      </w:r>
    </w:p>
    <w:p w14:paraId="7CC4210E" w14:textId="77777777" w:rsidR="00560F19" w:rsidRPr="00560F19" w:rsidRDefault="00560F19" w:rsidP="00560F19">
      <w:pPr>
        <w:rPr>
          <w:b/>
          <w:bCs/>
          <w:highlight w:val="yellow"/>
        </w:rPr>
      </w:pPr>
      <w:r w:rsidRPr="00560F19">
        <w:rPr>
          <w:b/>
          <w:bCs/>
          <w:highlight w:val="yellow"/>
        </w:rPr>
        <w:t>Dos trampas:</w:t>
      </w:r>
    </w:p>
    <w:p w14:paraId="3A3A0F38" w14:textId="75F3A198" w:rsidR="00FE50CD" w:rsidRDefault="00CD45E5">
      <w:pPr>
        <w:pStyle w:val="Prrafodelista"/>
        <w:numPr>
          <w:ilvl w:val="0"/>
          <w:numId w:val="57"/>
        </w:numPr>
      </w:pPr>
      <w:r>
        <w:rPr>
          <w:b/>
          <w:bCs/>
        </w:rPr>
        <w:t xml:space="preserve">La entrada incluye todo: </w:t>
      </w:r>
      <w:r>
        <w:t xml:space="preserve">el historial completo, la memoria falsa y lo que metas con RAG. </w:t>
      </w:r>
      <w:r w:rsidR="00405471" w:rsidRPr="00405471">
        <w:t>El profesor dice que es justo, porque ese cálculo es lo que hace que el modelo responda bien. Podrías mandar solo el último mensaje, pero los resultados serían malos.</w:t>
      </w:r>
    </w:p>
    <w:p w14:paraId="5E0EF685" w14:textId="03085F1F" w:rsidR="00405471" w:rsidRDefault="00405471">
      <w:pPr>
        <w:pStyle w:val="Prrafodelista"/>
        <w:numPr>
          <w:ilvl w:val="0"/>
          <w:numId w:val="57"/>
        </w:numPr>
      </w:pPr>
      <w:r>
        <w:rPr>
          <w:b/>
          <w:bCs/>
        </w:rPr>
        <w:t xml:space="preserve">La salida incluye el razonamiento. </w:t>
      </w:r>
      <w:r>
        <w:t xml:space="preserve">En los modelos de razonamiento, esos tokens se </w:t>
      </w:r>
      <w:proofErr w:type="gramStart"/>
      <w:r>
        <w:t>pagan</w:t>
      </w:r>
      <w:proofErr w:type="gramEnd"/>
      <w:r>
        <w:t xml:space="preserve"> aunque </w:t>
      </w:r>
      <w:r w:rsidR="00C23E7D">
        <w:t>no lo veas (en GPT ocurre “entre bastidores”). El costo se vuelve menos predecible.</w:t>
      </w:r>
    </w:p>
    <w:p w14:paraId="7594A3D0" w14:textId="77777777" w:rsidR="00C23E7D" w:rsidRDefault="00C23E7D" w:rsidP="00C23E7D"/>
    <w:p w14:paraId="2D055E8D" w14:textId="77777777" w:rsidR="00C23E7D" w:rsidRDefault="00C23E7D" w:rsidP="00C23E7D"/>
    <w:p w14:paraId="6F8EBF4A" w14:textId="524D68A0" w:rsidR="00C23E7D" w:rsidRDefault="00C23E7D">
      <w:r>
        <w:br w:type="page"/>
      </w:r>
    </w:p>
    <w:p w14:paraId="4E25055D" w14:textId="75EE257C" w:rsidR="00C23E7D" w:rsidRDefault="00C23E7D" w:rsidP="00C23E7D">
      <w:pPr>
        <w:pStyle w:val="Ttulo3"/>
        <w:rPr>
          <w:rFonts w:cs="Arial"/>
          <w:b/>
          <w:bCs/>
          <w:sz w:val="24"/>
          <w:szCs w:val="24"/>
          <w:highlight w:val="yellow"/>
        </w:rPr>
      </w:pPr>
      <w:bookmarkStart w:id="93" w:name="_Toc243791182"/>
      <w:r w:rsidRPr="006E498A">
        <w:rPr>
          <w:rFonts w:cs="Arial"/>
          <w:b/>
          <w:bCs/>
          <w:sz w:val="24"/>
          <w:szCs w:val="24"/>
          <w:highlight w:val="yellow"/>
        </w:rPr>
        <w:lastRenderedPageBreak/>
        <w:t>1.18.</w:t>
      </w:r>
      <w:r w:rsidR="006F1E39">
        <w:rPr>
          <w:rFonts w:cs="Arial"/>
          <w:b/>
          <w:bCs/>
          <w:sz w:val="24"/>
          <w:szCs w:val="24"/>
          <w:highlight w:val="yellow"/>
        </w:rPr>
        <w:t xml:space="preserve">3 La tabla de </w:t>
      </w:r>
      <w:proofErr w:type="spellStart"/>
      <w:r w:rsidR="006F1E39">
        <w:rPr>
          <w:rFonts w:cs="Arial"/>
          <w:b/>
          <w:bCs/>
          <w:sz w:val="24"/>
          <w:szCs w:val="24"/>
          <w:highlight w:val="yellow"/>
        </w:rPr>
        <w:t>Vellum</w:t>
      </w:r>
      <w:proofErr w:type="spellEnd"/>
      <w:r w:rsidR="006F1E39">
        <w:rPr>
          <w:rFonts w:cs="Arial"/>
          <w:b/>
          <w:bCs/>
          <w:sz w:val="24"/>
          <w:szCs w:val="24"/>
          <w:highlight w:val="yellow"/>
        </w:rPr>
        <w:t xml:space="preserve"> (diapositiva 3)</w:t>
      </w:r>
      <w:bookmarkEnd w:id="93"/>
    </w:p>
    <w:p w14:paraId="2ACE4D6E" w14:textId="6E3FCCA2" w:rsidR="006F1E39" w:rsidRDefault="006F1E39" w:rsidP="006F1E39">
      <w:pPr>
        <w:rPr>
          <w:highlight w:val="yellow"/>
        </w:rPr>
      </w:pPr>
      <w:r w:rsidRPr="006F1E39">
        <w:rPr>
          <w:noProof/>
        </w:rPr>
        <w:drawing>
          <wp:inline distT="0" distB="0" distL="0" distR="0" wp14:anchorId="209A62E8" wp14:editId="639B8E5A">
            <wp:extent cx="5334000" cy="3942715"/>
            <wp:effectExtent l="0" t="0" r="0" b="635"/>
            <wp:docPr id="1375329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29070" name=""/>
                    <pic:cNvPicPr/>
                  </pic:nvPicPr>
                  <pic:blipFill>
                    <a:blip r:embed="rId520"/>
                    <a:stretch>
                      <a:fillRect/>
                    </a:stretch>
                  </pic:blipFill>
                  <pic:spPr>
                    <a:xfrm>
                      <a:off x="0" y="0"/>
                      <a:ext cx="5335273" cy="3943656"/>
                    </a:xfrm>
                    <a:prstGeom prst="rect">
                      <a:avLst/>
                    </a:prstGeom>
                  </pic:spPr>
                </pic:pic>
              </a:graphicData>
            </a:graphic>
          </wp:inline>
        </w:drawing>
      </w:r>
    </w:p>
    <w:p w14:paraId="5D9F9C39" w14:textId="2CB2C1D8" w:rsidR="006F1E39" w:rsidRDefault="005F7A30" w:rsidP="006F1E39">
      <w:pPr>
        <w:rPr>
          <w:highlight w:val="yellow"/>
        </w:rPr>
      </w:pPr>
      <w:r w:rsidRPr="005F7A30">
        <w:rPr>
          <w:noProof/>
        </w:rPr>
        <w:drawing>
          <wp:inline distT="0" distB="0" distL="0" distR="0" wp14:anchorId="60C345A5" wp14:editId="48BC37EE">
            <wp:extent cx="5326380" cy="2618160"/>
            <wp:effectExtent l="38100" t="38100" r="45720" b="29845"/>
            <wp:docPr id="2130010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10478" name=""/>
                    <pic:cNvPicPr/>
                  </pic:nvPicPr>
                  <pic:blipFill>
                    <a:blip r:embed="rId521"/>
                    <a:stretch>
                      <a:fillRect/>
                    </a:stretch>
                  </pic:blipFill>
                  <pic:spPr>
                    <a:xfrm>
                      <a:off x="0" y="0"/>
                      <a:ext cx="5331881" cy="2620864"/>
                    </a:xfrm>
                    <a:prstGeom prst="rect">
                      <a:avLst/>
                    </a:prstGeom>
                    <a:ln w="28575">
                      <a:solidFill>
                        <a:schemeClr val="tx1"/>
                      </a:solidFill>
                    </a:ln>
                  </pic:spPr>
                </pic:pic>
              </a:graphicData>
            </a:graphic>
          </wp:inline>
        </w:drawing>
      </w:r>
    </w:p>
    <w:p w14:paraId="754A309E" w14:textId="77777777" w:rsidR="00AE3FEB" w:rsidRPr="00AE3FEB" w:rsidRDefault="00AE3FEB" w:rsidP="00AE3FEB">
      <w:r w:rsidRPr="00AE3FEB">
        <w:rPr>
          <w:b/>
          <w:bCs/>
        </w:rPr>
        <w:t>Hoy (octubre de 2026), según fuentes que consulté:</w:t>
      </w:r>
    </w:p>
    <w:p w14:paraId="0BC9EF82" w14:textId="70E0124F" w:rsidR="00AE3FEB" w:rsidRDefault="00AE3FEB" w:rsidP="006F1E39">
      <w:pPr>
        <w:rPr>
          <w:highlight w:val="yellow"/>
        </w:rPr>
      </w:pPr>
      <w:r w:rsidRPr="00AE3FEB">
        <w:rPr>
          <w:noProof/>
        </w:rPr>
        <w:drawing>
          <wp:inline distT="0" distB="0" distL="0" distR="0" wp14:anchorId="5F2B4E51" wp14:editId="509016CD">
            <wp:extent cx="5234940" cy="1202707"/>
            <wp:effectExtent l="19050" t="19050" r="22860" b="16510"/>
            <wp:docPr id="663104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04386" name=""/>
                    <pic:cNvPicPr/>
                  </pic:nvPicPr>
                  <pic:blipFill>
                    <a:blip r:embed="rId522"/>
                    <a:stretch>
                      <a:fillRect/>
                    </a:stretch>
                  </pic:blipFill>
                  <pic:spPr>
                    <a:xfrm>
                      <a:off x="0" y="0"/>
                      <a:ext cx="5250288" cy="1206233"/>
                    </a:xfrm>
                    <a:prstGeom prst="rect">
                      <a:avLst/>
                    </a:prstGeom>
                    <a:ln w="19050">
                      <a:solidFill>
                        <a:schemeClr val="tx1"/>
                      </a:solidFill>
                    </a:ln>
                  </pic:spPr>
                </pic:pic>
              </a:graphicData>
            </a:graphic>
          </wp:inline>
        </w:drawing>
      </w:r>
    </w:p>
    <w:p w14:paraId="710F0EFB" w14:textId="77777777" w:rsidR="002C7BC3" w:rsidRDefault="002C7BC3" w:rsidP="006F1E39">
      <w:pPr>
        <w:rPr>
          <w:highlight w:val="yellow"/>
        </w:rPr>
      </w:pPr>
    </w:p>
    <w:p w14:paraId="57771B58" w14:textId="21874E8F" w:rsidR="002C7BC3" w:rsidRDefault="002C7BC3" w:rsidP="002C7BC3">
      <w:pPr>
        <w:pStyle w:val="Ttulo3"/>
        <w:rPr>
          <w:rFonts w:cs="Arial"/>
          <w:b/>
          <w:bCs/>
          <w:sz w:val="24"/>
          <w:szCs w:val="24"/>
          <w:highlight w:val="yellow"/>
        </w:rPr>
      </w:pPr>
      <w:bookmarkStart w:id="94" w:name="_Toc243791183"/>
      <w:r w:rsidRPr="006E498A">
        <w:rPr>
          <w:rFonts w:cs="Arial"/>
          <w:b/>
          <w:bCs/>
          <w:sz w:val="24"/>
          <w:szCs w:val="24"/>
          <w:highlight w:val="yellow"/>
        </w:rPr>
        <w:lastRenderedPageBreak/>
        <w:t>1.18.</w:t>
      </w:r>
      <w:r>
        <w:rPr>
          <w:rFonts w:cs="Arial"/>
          <w:b/>
          <w:bCs/>
          <w:sz w:val="24"/>
          <w:szCs w:val="24"/>
          <w:highlight w:val="yellow"/>
        </w:rPr>
        <w:t>4 Las cuentas del profesor</w:t>
      </w:r>
      <w:r w:rsidR="00751568">
        <w:rPr>
          <w:rFonts w:cs="Arial"/>
          <w:b/>
          <w:bCs/>
          <w:sz w:val="24"/>
          <w:szCs w:val="24"/>
          <w:highlight w:val="yellow"/>
        </w:rPr>
        <w:t xml:space="preserve"> + Cache</w:t>
      </w:r>
      <w:bookmarkEnd w:id="94"/>
    </w:p>
    <w:p w14:paraId="3C6C3AEB" w14:textId="77777777" w:rsidR="009101AA" w:rsidRPr="009101AA" w:rsidRDefault="009101AA">
      <w:pPr>
        <w:numPr>
          <w:ilvl w:val="0"/>
          <w:numId w:val="58"/>
        </w:numPr>
      </w:pPr>
      <w:r w:rsidRPr="009101AA">
        <w:rPr>
          <w:b/>
          <w:bCs/>
        </w:rPr>
        <w:t>"10 dólares por millón de tokens de salida"</w:t>
      </w:r>
      <w:r w:rsidRPr="009101AA">
        <w:t xml:space="preserve"> (GPT-5): generar todo Shakespeare, 1,2 M de tokens, cuesta 1,2 × $10 = </w:t>
      </w:r>
      <w:r w:rsidRPr="009101AA">
        <w:rPr>
          <w:b/>
          <w:bCs/>
        </w:rPr>
        <w:t>$12</w:t>
      </w:r>
      <w:r w:rsidRPr="009101AA">
        <w:t>. Él dice "unos 10 dólares", aproximado.</w:t>
      </w:r>
    </w:p>
    <w:p w14:paraId="1F1D18A6" w14:textId="77777777" w:rsidR="009101AA" w:rsidRPr="009101AA" w:rsidRDefault="009101AA">
      <w:pPr>
        <w:numPr>
          <w:ilvl w:val="0"/>
          <w:numId w:val="58"/>
        </w:numPr>
      </w:pPr>
      <w:r w:rsidRPr="009101AA">
        <w:rPr>
          <w:b/>
          <w:bCs/>
        </w:rPr>
        <w:t>GPT-5 nano</w:t>
      </w:r>
      <w:r w:rsidRPr="009101AA">
        <w:t xml:space="preserve"> ($0,05 de entrada y $0,40 de salida por millón): Shakespeare en salida cuesta 1,2 × 0,40 = </w:t>
      </w:r>
      <w:r w:rsidRPr="009101AA">
        <w:rPr>
          <w:b/>
          <w:bCs/>
        </w:rPr>
        <w:t>$0,48</w:t>
      </w:r>
      <w:r w:rsidRPr="009101AA">
        <w:t>, menos de un dólar, como dice.</w:t>
      </w:r>
    </w:p>
    <w:p w14:paraId="3A475286" w14:textId="77777777" w:rsidR="009101AA" w:rsidRPr="009101AA" w:rsidRDefault="009101AA">
      <w:pPr>
        <w:numPr>
          <w:ilvl w:val="0"/>
          <w:numId w:val="58"/>
        </w:numPr>
      </w:pPr>
      <w:r w:rsidRPr="009101AA">
        <w:rPr>
          <w:b/>
          <w:bCs/>
        </w:rPr>
        <w:t>Un token de entrada en nano:</w:t>
      </w:r>
      <w:r w:rsidRPr="009101AA">
        <w:t xml:space="preserve"> 0,05 / 1.000.000 = $0,00000005. Una cifra demasiado pequeña para decirla, como bromea.</w:t>
      </w:r>
    </w:p>
    <w:p w14:paraId="5D35BDB0" w14:textId="77777777" w:rsidR="009101AA" w:rsidRDefault="009101AA">
      <w:pPr>
        <w:numPr>
          <w:ilvl w:val="0"/>
          <w:numId w:val="58"/>
        </w:numPr>
      </w:pPr>
      <w:r w:rsidRPr="009101AA">
        <w:rPr>
          <w:b/>
          <w:bCs/>
        </w:rPr>
        <w:t>"Hola, me llamo Ed"</w:t>
      </w:r>
      <w:r w:rsidRPr="009101AA">
        <w:t xml:space="preserve"> (~10 tokens) con GPT-5: 10 × 1,25 / 1.000.000 = </w:t>
      </w:r>
      <w:r w:rsidRPr="009101AA">
        <w:rPr>
          <w:b/>
          <w:bCs/>
        </w:rPr>
        <w:t>$0,0000125</w:t>
      </w:r>
      <w:r w:rsidRPr="009101AA">
        <w:t>. Por eso dice que las llamadas individuales son baratísimas y que lo que se encarece es construir sistemas grandes o bucles de agentes que consumen muchos tokens.</w:t>
      </w:r>
    </w:p>
    <w:p w14:paraId="714CA17E" w14:textId="77777777" w:rsidR="00751568" w:rsidRDefault="00751568" w:rsidP="00751568"/>
    <w:p w14:paraId="7000CDDE" w14:textId="77777777" w:rsidR="00751568" w:rsidRPr="00751568" w:rsidRDefault="00751568" w:rsidP="00751568">
      <w:pPr>
        <w:rPr>
          <w:b/>
          <w:bCs/>
          <w:sz w:val="24"/>
          <w:szCs w:val="28"/>
        </w:rPr>
      </w:pPr>
      <w:r w:rsidRPr="00751568">
        <w:rPr>
          <w:b/>
          <w:bCs/>
          <w:sz w:val="24"/>
          <w:szCs w:val="28"/>
          <w:highlight w:val="yellow"/>
        </w:rPr>
        <w:t>8. Caché</w:t>
      </w:r>
    </w:p>
    <w:p w14:paraId="59B6E188" w14:textId="77777777" w:rsidR="00751568" w:rsidRDefault="00751568" w:rsidP="00751568">
      <w:r w:rsidRPr="00751568">
        <w:t>Si mandas la misma entrada dos veces en pocos minutos, pagas menos. En GPT es automático, y con Claude depende (hay que activarlo). Ejemplo con precios de 2026 que vi antes: Opus 5.5 cobra $0,20 por millón de entrada en caché contra $4 normal, o sea 0,20 / 4 = 5% del precio. Lo verás con más detalle más adelante, según dijo.</w:t>
      </w:r>
    </w:p>
    <w:p w14:paraId="2908CBDC" w14:textId="77777777" w:rsidR="00960269" w:rsidRDefault="00960269" w:rsidP="00751568"/>
    <w:p w14:paraId="6EAD47C6" w14:textId="77777777" w:rsidR="00960269" w:rsidRDefault="00960269" w:rsidP="00751568"/>
    <w:p w14:paraId="1930C085" w14:textId="7E565F9E" w:rsidR="00960269" w:rsidRDefault="00960269">
      <w:r>
        <w:br w:type="page"/>
      </w:r>
    </w:p>
    <w:p w14:paraId="3D553582" w14:textId="13E1A4C0" w:rsidR="00960269" w:rsidRDefault="00960269" w:rsidP="00960269">
      <w:pPr>
        <w:pStyle w:val="Ttulo2"/>
        <w:rPr>
          <w:rFonts w:ascii="Arial" w:hAnsi="Arial" w:cs="Arial"/>
          <w:b/>
          <w:bCs/>
          <w:sz w:val="24"/>
          <w:szCs w:val="24"/>
          <w:highlight w:val="yellow"/>
        </w:rPr>
      </w:pPr>
      <w:bookmarkStart w:id="95" w:name="_Toc243791184"/>
      <w:r>
        <w:rPr>
          <w:rFonts w:ascii="Arial" w:hAnsi="Arial" w:cs="Arial"/>
          <w:b/>
          <w:bCs/>
          <w:sz w:val="24"/>
          <w:szCs w:val="24"/>
          <w:highlight w:val="yellow"/>
        </w:rPr>
        <w:lastRenderedPageBreak/>
        <w:t>1.1</w:t>
      </w:r>
      <w:r w:rsidR="00411F9D">
        <w:rPr>
          <w:rFonts w:ascii="Arial" w:hAnsi="Arial" w:cs="Arial"/>
          <w:b/>
          <w:bCs/>
          <w:sz w:val="24"/>
          <w:szCs w:val="24"/>
          <w:highlight w:val="yellow"/>
        </w:rPr>
        <w:t xml:space="preserve">9: DIA-5: </w:t>
      </w:r>
      <w:r w:rsidR="00912F6C" w:rsidRPr="00912F6C">
        <w:rPr>
          <w:rFonts w:ascii="Arial" w:hAnsi="Arial" w:cs="Arial"/>
          <w:b/>
          <w:bCs/>
          <w:sz w:val="24"/>
          <w:szCs w:val="24"/>
          <w:highlight w:val="yellow"/>
        </w:rPr>
        <w:t xml:space="preserve">generador de folletos con la API de chat </w:t>
      </w:r>
      <w:proofErr w:type="spellStart"/>
      <w:r w:rsidR="00912F6C" w:rsidRPr="00912F6C">
        <w:rPr>
          <w:rFonts w:ascii="Arial" w:hAnsi="Arial" w:cs="Arial"/>
          <w:b/>
          <w:bCs/>
          <w:sz w:val="24"/>
          <w:szCs w:val="24"/>
          <w:highlight w:val="yellow"/>
        </w:rPr>
        <w:t>completions</w:t>
      </w:r>
      <w:bookmarkEnd w:id="95"/>
      <w:proofErr w:type="spellEnd"/>
      <w:r w:rsidR="005A72F7">
        <w:rPr>
          <w:rFonts w:ascii="Arial" w:hAnsi="Arial" w:cs="Arial"/>
          <w:b/>
          <w:bCs/>
          <w:sz w:val="24"/>
          <w:szCs w:val="24"/>
          <w:highlight w:val="yellow"/>
        </w:rPr>
        <w:t xml:space="preserve"> </w:t>
      </w:r>
    </w:p>
    <w:p w14:paraId="7FD330FF" w14:textId="77777777" w:rsidR="00912F6C" w:rsidRPr="00912F6C" w:rsidRDefault="00912F6C" w:rsidP="00912F6C">
      <w:pPr>
        <w:rPr>
          <w:b/>
          <w:bCs/>
          <w:sz w:val="24"/>
          <w:szCs w:val="28"/>
          <w:highlight w:val="yellow"/>
        </w:rPr>
      </w:pPr>
      <w:r w:rsidRPr="00912F6C">
        <w:rPr>
          <w:b/>
          <w:bCs/>
          <w:sz w:val="24"/>
          <w:szCs w:val="28"/>
          <w:highlight w:val="yellow"/>
        </w:rPr>
        <w:t>1. Qué viene hoy</w:t>
      </w:r>
    </w:p>
    <w:p w14:paraId="17D1F500" w14:textId="5F5E29FC" w:rsidR="00912F6C" w:rsidRDefault="00912F6C" w:rsidP="00912F6C">
      <w:pPr>
        <w:rPr>
          <w:highlight w:val="yellow"/>
        </w:rPr>
      </w:pPr>
      <w:r w:rsidRPr="00912F6C">
        <w:rPr>
          <w:noProof/>
        </w:rPr>
        <w:drawing>
          <wp:inline distT="0" distB="0" distL="0" distR="0" wp14:anchorId="3A7D85AF" wp14:editId="3253439C">
            <wp:extent cx="5539740" cy="2259631"/>
            <wp:effectExtent l="19050" t="19050" r="22860" b="26670"/>
            <wp:docPr id="1033544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44748" name=""/>
                    <pic:cNvPicPr/>
                  </pic:nvPicPr>
                  <pic:blipFill>
                    <a:blip r:embed="rId523"/>
                    <a:stretch>
                      <a:fillRect/>
                    </a:stretch>
                  </pic:blipFill>
                  <pic:spPr>
                    <a:xfrm>
                      <a:off x="0" y="0"/>
                      <a:ext cx="5541729" cy="2260442"/>
                    </a:xfrm>
                    <a:prstGeom prst="rect">
                      <a:avLst/>
                    </a:prstGeom>
                    <a:ln w="19050">
                      <a:solidFill>
                        <a:schemeClr val="tx1"/>
                      </a:solidFill>
                    </a:ln>
                  </pic:spPr>
                </pic:pic>
              </a:graphicData>
            </a:graphic>
          </wp:inline>
        </w:drawing>
      </w:r>
    </w:p>
    <w:p w14:paraId="11A17599" w14:textId="64E09B4A" w:rsidR="008D2BC0" w:rsidRDefault="00B77DA5" w:rsidP="008D2BC0">
      <w:pPr>
        <w:pStyle w:val="Ttulo3"/>
        <w:rPr>
          <w:rFonts w:cs="Arial"/>
          <w:b/>
          <w:bCs/>
          <w:sz w:val="24"/>
          <w:szCs w:val="24"/>
          <w:highlight w:val="yellow"/>
        </w:rPr>
      </w:pPr>
      <w:bookmarkStart w:id="96" w:name="_Toc243791185"/>
      <w:r>
        <w:rPr>
          <w:rFonts w:cs="Arial"/>
          <w:b/>
          <w:bCs/>
          <w:sz w:val="24"/>
          <w:szCs w:val="24"/>
          <w:highlight w:val="yellow"/>
        </w:rPr>
        <w:t xml:space="preserve">1.19.1: </w:t>
      </w:r>
      <w:r w:rsidR="008D2BC0" w:rsidRPr="00B77DA5">
        <w:rPr>
          <w:rFonts w:cs="Arial"/>
          <w:b/>
          <w:bCs/>
          <w:sz w:val="24"/>
          <w:szCs w:val="24"/>
          <w:highlight w:val="yellow"/>
        </w:rPr>
        <w:t>El problema de negocio (diapositiva)</w:t>
      </w:r>
      <w:bookmarkEnd w:id="96"/>
    </w:p>
    <w:p w14:paraId="01383F63" w14:textId="67B7BE5D" w:rsidR="004B40B7" w:rsidRPr="004B40B7" w:rsidRDefault="004B40B7" w:rsidP="004B40B7">
      <w:pPr>
        <w:rPr>
          <w:highlight w:val="yellow"/>
        </w:rPr>
      </w:pPr>
      <w:r w:rsidRPr="004B40B7">
        <w:rPr>
          <w:noProof/>
        </w:rPr>
        <w:drawing>
          <wp:inline distT="0" distB="0" distL="0" distR="0" wp14:anchorId="0F0ED8D8" wp14:editId="3DC63620">
            <wp:extent cx="3714124" cy="2514600"/>
            <wp:effectExtent l="0" t="0" r="635" b="0"/>
            <wp:docPr id="1025346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46002" name=""/>
                    <pic:cNvPicPr/>
                  </pic:nvPicPr>
                  <pic:blipFill>
                    <a:blip r:embed="rId524"/>
                    <a:stretch>
                      <a:fillRect/>
                    </a:stretch>
                  </pic:blipFill>
                  <pic:spPr>
                    <a:xfrm>
                      <a:off x="0" y="0"/>
                      <a:ext cx="3717264" cy="2516726"/>
                    </a:xfrm>
                    <a:prstGeom prst="rect">
                      <a:avLst/>
                    </a:prstGeom>
                  </pic:spPr>
                </pic:pic>
              </a:graphicData>
            </a:graphic>
          </wp:inline>
        </w:drawing>
      </w:r>
    </w:p>
    <w:p w14:paraId="2CF2C5FE" w14:textId="5E880DDD" w:rsidR="00B77DA5" w:rsidRDefault="00B77DA5" w:rsidP="00B77DA5">
      <w:r w:rsidRPr="00B77DA5">
        <w:rPr>
          <w:b/>
          <w:bCs/>
        </w:rPr>
        <w:t xml:space="preserve">Company Sales Brochure </w:t>
      </w:r>
      <w:proofErr w:type="spellStart"/>
      <w:r w:rsidRPr="00B77DA5">
        <w:rPr>
          <w:b/>
          <w:bCs/>
        </w:rPr>
        <w:t>Generator</w:t>
      </w:r>
      <w:proofErr w:type="spellEnd"/>
      <w:r w:rsidRPr="00B77DA5">
        <w:rPr>
          <w:b/>
          <w:bCs/>
        </w:rPr>
        <w:t>:</w:t>
      </w:r>
      <w:r>
        <w:rPr>
          <w:b/>
          <w:bCs/>
        </w:rPr>
        <w:t xml:space="preserve"> </w:t>
      </w:r>
      <w:r>
        <w:t>Un producto que genera folletos de marketing de una empresa para clientes potenciales, inversores y reclutamiento.</w:t>
      </w:r>
    </w:p>
    <w:p w14:paraId="1D13D244" w14:textId="77777777" w:rsidR="009129B5" w:rsidRPr="009129B5" w:rsidRDefault="009129B5" w:rsidP="009129B5">
      <w:pPr>
        <w:rPr>
          <w:sz w:val="24"/>
          <w:szCs w:val="28"/>
        </w:rPr>
      </w:pPr>
      <w:r w:rsidRPr="009129B5">
        <w:rPr>
          <w:b/>
          <w:bCs/>
          <w:sz w:val="24"/>
          <w:szCs w:val="28"/>
          <w:highlight w:val="yellow"/>
        </w:rPr>
        <w:t>Flujo:</w:t>
      </w:r>
    </w:p>
    <w:tbl>
      <w:tblPr>
        <w:tblStyle w:val="Tablaconcuadrcula4-nfasis4"/>
        <w:tblW w:w="0" w:type="auto"/>
        <w:tblLook w:val="04A0" w:firstRow="1" w:lastRow="0" w:firstColumn="1" w:lastColumn="0" w:noHBand="0" w:noVBand="1"/>
      </w:tblPr>
      <w:tblGrid>
        <w:gridCol w:w="3596"/>
        <w:gridCol w:w="3597"/>
        <w:gridCol w:w="3597"/>
      </w:tblGrid>
      <w:tr w:rsidR="009129B5" w14:paraId="704FDDB2" w14:textId="77777777" w:rsidTr="009129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8B7B0A6" w14:textId="3F8310A3" w:rsidR="009129B5" w:rsidRPr="009129B5" w:rsidRDefault="009129B5" w:rsidP="00B77DA5">
            <w:pPr>
              <w:rPr>
                <w:b w:val="0"/>
                <w:bCs w:val="0"/>
              </w:rPr>
            </w:pPr>
            <w:r>
              <w:rPr>
                <w:b w:val="0"/>
                <w:bCs w:val="0"/>
              </w:rPr>
              <w:t>Paso</w:t>
            </w:r>
          </w:p>
        </w:tc>
        <w:tc>
          <w:tcPr>
            <w:tcW w:w="3597" w:type="dxa"/>
          </w:tcPr>
          <w:p w14:paraId="7A009BE7" w14:textId="5D555C8B" w:rsidR="009129B5" w:rsidRPr="009129B5" w:rsidRDefault="009129B5" w:rsidP="00B77DA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pasa</w:t>
            </w:r>
          </w:p>
        </w:tc>
        <w:tc>
          <w:tcPr>
            <w:tcW w:w="3597" w:type="dxa"/>
          </w:tcPr>
          <w:p w14:paraId="0469F7B0" w14:textId="5B371689" w:rsidR="009129B5" w:rsidRPr="009129B5" w:rsidRDefault="009129B5" w:rsidP="00B77DA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¿Usa LLM?</w:t>
            </w:r>
          </w:p>
        </w:tc>
      </w:tr>
      <w:tr w:rsidR="009129B5" w14:paraId="0480EC4C" w14:textId="77777777" w:rsidTr="00912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2F8EFCC" w14:textId="0ABBE339" w:rsidR="009129B5" w:rsidRDefault="009129B5" w:rsidP="00B77DA5">
            <w:r>
              <w:rPr>
                <w:b w:val="0"/>
                <w:bCs w:val="0"/>
              </w:rPr>
              <w:t>1</w:t>
            </w:r>
          </w:p>
        </w:tc>
        <w:tc>
          <w:tcPr>
            <w:tcW w:w="3597" w:type="dxa"/>
          </w:tcPr>
          <w:p w14:paraId="631441F2" w14:textId="3A2C191A" w:rsidR="009129B5" w:rsidRDefault="009129B5" w:rsidP="00B77DA5">
            <w:pPr>
              <w:cnfStyle w:val="000000100000" w:firstRow="0" w:lastRow="0" w:firstColumn="0" w:lastColumn="0" w:oddVBand="0" w:evenVBand="0" w:oddHBand="1" w:evenHBand="0" w:firstRowFirstColumn="0" w:firstRowLastColumn="0" w:lastRowFirstColumn="0" w:lastRowLastColumn="0"/>
            </w:pPr>
            <w:r>
              <w:t xml:space="preserve">Recibe el nombre de empresa y URL </w:t>
            </w:r>
          </w:p>
        </w:tc>
        <w:tc>
          <w:tcPr>
            <w:tcW w:w="3597" w:type="dxa"/>
          </w:tcPr>
          <w:p w14:paraId="1B32BCC7" w14:textId="4D9631F6" w:rsidR="009129B5" w:rsidRDefault="009129B5" w:rsidP="00B77DA5">
            <w:pPr>
              <w:cnfStyle w:val="000000100000" w:firstRow="0" w:lastRow="0" w:firstColumn="0" w:lastColumn="0" w:oddVBand="0" w:evenVBand="0" w:oddHBand="1" w:evenHBand="0" w:firstRowFirstColumn="0" w:firstRowLastColumn="0" w:lastRowFirstColumn="0" w:lastRowLastColumn="0"/>
            </w:pPr>
            <w:r>
              <w:t>No</w:t>
            </w:r>
          </w:p>
        </w:tc>
      </w:tr>
      <w:tr w:rsidR="009129B5" w14:paraId="5F6FA427" w14:textId="77777777" w:rsidTr="009129B5">
        <w:tc>
          <w:tcPr>
            <w:cnfStyle w:val="001000000000" w:firstRow="0" w:lastRow="0" w:firstColumn="1" w:lastColumn="0" w:oddVBand="0" w:evenVBand="0" w:oddHBand="0" w:evenHBand="0" w:firstRowFirstColumn="0" w:firstRowLastColumn="0" w:lastRowFirstColumn="0" w:lastRowLastColumn="0"/>
            <w:tcW w:w="3596" w:type="dxa"/>
          </w:tcPr>
          <w:p w14:paraId="60F5D675" w14:textId="16077B25" w:rsidR="009129B5" w:rsidRDefault="009129B5" w:rsidP="00B77DA5">
            <w:r>
              <w:t>2</w:t>
            </w:r>
          </w:p>
        </w:tc>
        <w:tc>
          <w:tcPr>
            <w:tcW w:w="3597" w:type="dxa"/>
          </w:tcPr>
          <w:p w14:paraId="52311ED8" w14:textId="6B098D8D" w:rsidR="009129B5" w:rsidRDefault="009129B5" w:rsidP="00B77DA5">
            <w:pPr>
              <w:cnfStyle w:val="000000000000" w:firstRow="0" w:lastRow="0" w:firstColumn="0" w:lastColumn="0" w:oddVBand="0" w:evenVBand="0" w:oddHBand="0" w:evenHBand="0" w:firstRowFirstColumn="0" w:firstRowLastColumn="0" w:lastRowFirstColumn="0" w:lastRowLastColumn="0"/>
            </w:pPr>
            <w:r w:rsidRPr="009129B5">
              <w:t>Extrae todos los enlaces de la página</w:t>
            </w:r>
          </w:p>
        </w:tc>
        <w:tc>
          <w:tcPr>
            <w:tcW w:w="3597" w:type="dxa"/>
          </w:tcPr>
          <w:p w14:paraId="4179243A" w14:textId="2518553B" w:rsidR="009129B5" w:rsidRDefault="009129B5" w:rsidP="00B77DA5">
            <w:pPr>
              <w:cnfStyle w:val="000000000000" w:firstRow="0" w:lastRow="0" w:firstColumn="0" w:lastColumn="0" w:oddVBand="0" w:evenVBand="0" w:oddHBand="0" w:evenHBand="0" w:firstRowFirstColumn="0" w:firstRowLastColumn="0" w:lastRowFirstColumn="0" w:lastRowLastColumn="0"/>
            </w:pPr>
            <w:r w:rsidRPr="009129B5">
              <w:t xml:space="preserve">No (código con </w:t>
            </w:r>
            <w:proofErr w:type="spellStart"/>
            <w:r w:rsidRPr="009129B5">
              <w:t>BeautifulSoup</w:t>
            </w:r>
            <w:proofErr w:type="spellEnd"/>
            <w:r w:rsidRPr="009129B5">
              <w:t>)</w:t>
            </w:r>
          </w:p>
        </w:tc>
      </w:tr>
      <w:tr w:rsidR="009129B5" w14:paraId="6CFFADE6" w14:textId="77777777" w:rsidTr="00912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8F95943" w14:textId="00015446" w:rsidR="009129B5" w:rsidRDefault="009129B5" w:rsidP="00B77DA5">
            <w:r>
              <w:t>3</w:t>
            </w:r>
          </w:p>
        </w:tc>
        <w:tc>
          <w:tcPr>
            <w:tcW w:w="3597" w:type="dxa"/>
          </w:tcPr>
          <w:p w14:paraId="70E24B29" w14:textId="3F464C36" w:rsidR="009129B5" w:rsidRDefault="009129B5" w:rsidP="00B77DA5">
            <w:pPr>
              <w:cnfStyle w:val="000000100000" w:firstRow="0" w:lastRow="0" w:firstColumn="0" w:lastColumn="0" w:oddVBand="0" w:evenVBand="0" w:oddHBand="1" w:evenHBand="0" w:firstRowFirstColumn="0" w:firstRowLastColumn="0" w:lastRowFirstColumn="0" w:lastRowLastColumn="0"/>
            </w:pPr>
            <w:r w:rsidRPr="009129B5">
              <w:t>Decide cuáles enlaces son relevantes y los devuelve en JSON</w:t>
            </w:r>
          </w:p>
        </w:tc>
        <w:tc>
          <w:tcPr>
            <w:tcW w:w="3597" w:type="dxa"/>
          </w:tcPr>
          <w:p w14:paraId="346A4C58" w14:textId="2439A219" w:rsidR="009129B5" w:rsidRPr="009129B5" w:rsidRDefault="009129B5" w:rsidP="00B77DA5">
            <w:pPr>
              <w:cnfStyle w:val="000000100000" w:firstRow="0" w:lastRow="0" w:firstColumn="0" w:lastColumn="0" w:oddVBand="0" w:evenVBand="0" w:oddHBand="1" w:evenHBand="0" w:firstRowFirstColumn="0" w:firstRowLastColumn="0" w:lastRowFirstColumn="0" w:lastRowLastColumn="0"/>
              <w:rPr>
                <w:b/>
                <w:bCs/>
              </w:rPr>
            </w:pPr>
            <w:r w:rsidRPr="009129B5">
              <w:rPr>
                <w:b/>
                <w:bCs/>
              </w:rPr>
              <w:t>Sí, llamada 1</w:t>
            </w:r>
          </w:p>
        </w:tc>
      </w:tr>
      <w:tr w:rsidR="009129B5" w14:paraId="3C0DC628" w14:textId="77777777" w:rsidTr="009129B5">
        <w:tc>
          <w:tcPr>
            <w:cnfStyle w:val="001000000000" w:firstRow="0" w:lastRow="0" w:firstColumn="1" w:lastColumn="0" w:oddVBand="0" w:evenVBand="0" w:oddHBand="0" w:evenHBand="0" w:firstRowFirstColumn="0" w:firstRowLastColumn="0" w:lastRowFirstColumn="0" w:lastRowLastColumn="0"/>
            <w:tcW w:w="3596" w:type="dxa"/>
          </w:tcPr>
          <w:p w14:paraId="25CC7F91" w14:textId="7777C22C" w:rsidR="009129B5" w:rsidRDefault="009129B5" w:rsidP="00B77DA5">
            <w:r>
              <w:t>4</w:t>
            </w:r>
          </w:p>
        </w:tc>
        <w:tc>
          <w:tcPr>
            <w:tcW w:w="3597" w:type="dxa"/>
          </w:tcPr>
          <w:p w14:paraId="31469A4B" w14:textId="70BBEEDF" w:rsidR="009129B5" w:rsidRPr="009129B5" w:rsidRDefault="009129B5" w:rsidP="00B77DA5">
            <w:pPr>
              <w:cnfStyle w:val="000000000000" w:firstRow="0" w:lastRow="0" w:firstColumn="0" w:lastColumn="0" w:oddVBand="0" w:evenVBand="0" w:oddHBand="0" w:evenHBand="0" w:firstRowFirstColumn="0" w:firstRowLastColumn="0" w:lastRowFirstColumn="0" w:lastRowLastColumn="0"/>
            </w:pPr>
            <w:r w:rsidRPr="009129B5">
              <w:t>Descarga el contenido de esas páginas</w:t>
            </w:r>
          </w:p>
        </w:tc>
        <w:tc>
          <w:tcPr>
            <w:tcW w:w="3597" w:type="dxa"/>
          </w:tcPr>
          <w:p w14:paraId="7C9A070F" w14:textId="5EE75068" w:rsidR="009129B5" w:rsidRPr="009129B5" w:rsidRDefault="009129B5" w:rsidP="00B77DA5">
            <w:pPr>
              <w:cnfStyle w:val="000000000000" w:firstRow="0" w:lastRow="0" w:firstColumn="0" w:lastColumn="0" w:oddVBand="0" w:evenVBand="0" w:oddHBand="0" w:evenHBand="0" w:firstRowFirstColumn="0" w:firstRowLastColumn="0" w:lastRowFirstColumn="0" w:lastRowLastColumn="0"/>
            </w:pPr>
            <w:r>
              <w:t>No</w:t>
            </w:r>
          </w:p>
        </w:tc>
      </w:tr>
      <w:tr w:rsidR="009129B5" w14:paraId="28B19B7E" w14:textId="77777777" w:rsidTr="00912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1F8D9D5" w14:textId="40A70090" w:rsidR="009129B5" w:rsidRDefault="009129B5" w:rsidP="00B77DA5">
            <w:r>
              <w:t>5</w:t>
            </w:r>
          </w:p>
        </w:tc>
        <w:tc>
          <w:tcPr>
            <w:tcW w:w="3597" w:type="dxa"/>
          </w:tcPr>
          <w:p w14:paraId="02C98697" w14:textId="7C96804F" w:rsidR="009129B5" w:rsidRPr="009129B5" w:rsidRDefault="009129B5" w:rsidP="00B77DA5">
            <w:pPr>
              <w:cnfStyle w:val="000000100000" w:firstRow="0" w:lastRow="0" w:firstColumn="0" w:lastColumn="0" w:oddVBand="0" w:evenVBand="0" w:oddHBand="1" w:evenHBand="0" w:firstRowFirstColumn="0" w:firstRowLastColumn="0" w:lastRowFirstColumn="0" w:lastRowLastColumn="0"/>
            </w:pPr>
            <w:r w:rsidRPr="009129B5">
              <w:t>Redacta el folleto con todo ese contenido</w:t>
            </w:r>
          </w:p>
        </w:tc>
        <w:tc>
          <w:tcPr>
            <w:tcW w:w="3597" w:type="dxa"/>
          </w:tcPr>
          <w:p w14:paraId="083D09E7" w14:textId="32F07FFC" w:rsidR="009129B5" w:rsidRPr="009129B5" w:rsidRDefault="009129B5" w:rsidP="00B77DA5">
            <w:pPr>
              <w:cnfStyle w:val="000000100000" w:firstRow="0" w:lastRow="0" w:firstColumn="0" w:lastColumn="0" w:oddVBand="0" w:evenVBand="0" w:oddHBand="1" w:evenHBand="0" w:firstRowFirstColumn="0" w:firstRowLastColumn="0" w:lastRowFirstColumn="0" w:lastRowLastColumn="0"/>
              <w:rPr>
                <w:b/>
                <w:bCs/>
              </w:rPr>
            </w:pPr>
            <w:r w:rsidRPr="009129B5">
              <w:rPr>
                <w:b/>
                <w:bCs/>
              </w:rPr>
              <w:t>Sí, llamada 2</w:t>
            </w:r>
          </w:p>
        </w:tc>
      </w:tr>
    </w:tbl>
    <w:p w14:paraId="7CD6612B" w14:textId="77777777" w:rsidR="005A72F7" w:rsidRPr="005A72F7" w:rsidRDefault="005A72F7" w:rsidP="005A72F7">
      <w:r w:rsidRPr="005A72F7">
        <w:t xml:space="preserve">Son </w:t>
      </w:r>
      <w:r w:rsidRPr="005A72F7">
        <w:rPr>
          <w:b/>
          <w:bCs/>
        </w:rPr>
        <w:t>dos llamadas al LLM encadenadas</w:t>
      </w:r>
      <w:r w:rsidRPr="005A72F7">
        <w:t xml:space="preserve">: el resultado de la primera alimenta la segunda. El notebook lo llama el primer ejemplo de patrón </w:t>
      </w:r>
      <w:proofErr w:type="spellStart"/>
      <w:r w:rsidRPr="005A72F7">
        <w:rPr>
          <w:i/>
          <w:iCs/>
        </w:rPr>
        <w:t>agentic</w:t>
      </w:r>
      <w:proofErr w:type="spellEnd"/>
      <w:r w:rsidRPr="005A72F7">
        <w:t>.</w:t>
      </w:r>
    </w:p>
    <w:p w14:paraId="7CBE4253" w14:textId="6B3762BE" w:rsidR="005A72F7" w:rsidRDefault="005A72F7" w:rsidP="005A72F7">
      <w:pPr>
        <w:pStyle w:val="Ttulo3"/>
        <w:rPr>
          <w:rFonts w:cs="Arial"/>
          <w:b/>
          <w:bCs/>
          <w:sz w:val="24"/>
          <w:szCs w:val="24"/>
          <w:highlight w:val="yellow"/>
        </w:rPr>
      </w:pPr>
      <w:bookmarkStart w:id="97" w:name="_Toc243791186"/>
      <w:r>
        <w:rPr>
          <w:rFonts w:cs="Arial"/>
          <w:b/>
          <w:bCs/>
          <w:sz w:val="24"/>
          <w:szCs w:val="24"/>
          <w:highlight w:val="yellow"/>
        </w:rPr>
        <w:lastRenderedPageBreak/>
        <w:t xml:space="preserve">1.19.2: </w:t>
      </w:r>
      <w:r w:rsidRPr="005A72F7">
        <w:rPr>
          <w:rFonts w:cs="Arial"/>
          <w:b/>
          <w:bCs/>
          <w:sz w:val="24"/>
          <w:szCs w:val="24"/>
          <w:highlight w:val="yellow"/>
        </w:rPr>
        <w:t xml:space="preserve">"¿Y por qué no pedírselo a </w:t>
      </w:r>
      <w:proofErr w:type="spellStart"/>
      <w:r w:rsidRPr="005A72F7">
        <w:rPr>
          <w:rFonts w:cs="Arial"/>
          <w:b/>
          <w:bCs/>
          <w:sz w:val="24"/>
          <w:szCs w:val="24"/>
          <w:highlight w:val="yellow"/>
        </w:rPr>
        <w:t>ChatGPT</w:t>
      </w:r>
      <w:proofErr w:type="spellEnd"/>
      <w:r w:rsidRPr="005A72F7">
        <w:rPr>
          <w:rFonts w:cs="Arial"/>
          <w:b/>
          <w:bCs/>
          <w:sz w:val="24"/>
          <w:szCs w:val="24"/>
          <w:highlight w:val="yellow"/>
        </w:rPr>
        <w:t>?"</w:t>
      </w:r>
      <w:r w:rsidR="00564B75">
        <w:rPr>
          <w:rFonts w:cs="Arial"/>
          <w:b/>
          <w:bCs/>
          <w:sz w:val="24"/>
          <w:szCs w:val="24"/>
          <w:highlight w:val="yellow"/>
        </w:rPr>
        <w:t xml:space="preserve"> – </w:t>
      </w:r>
      <w:r w:rsidR="00564B75" w:rsidRPr="00564B75">
        <w:rPr>
          <w:rFonts w:cs="Arial"/>
          <w:b/>
          <w:bCs/>
          <w:sz w:val="24"/>
          <w:szCs w:val="24"/>
          <w:highlight w:val="yellow"/>
        </w:rPr>
        <w:t>El código, paso a paso</w:t>
      </w:r>
      <w:r w:rsidR="00E22802">
        <w:rPr>
          <w:rFonts w:cs="Arial"/>
          <w:b/>
          <w:bCs/>
          <w:sz w:val="24"/>
          <w:szCs w:val="24"/>
          <w:highlight w:val="yellow"/>
        </w:rPr>
        <w:t xml:space="preserve"> </w:t>
      </w:r>
      <w:r w:rsidR="00805F50">
        <w:rPr>
          <w:rFonts w:cs="Arial"/>
          <w:b/>
          <w:bCs/>
          <w:sz w:val="24"/>
          <w:szCs w:val="24"/>
          <w:highlight w:val="yellow"/>
        </w:rPr>
        <w:t>–</w:t>
      </w:r>
      <w:r w:rsidR="00E22802">
        <w:rPr>
          <w:rFonts w:cs="Arial"/>
          <w:b/>
          <w:bCs/>
          <w:sz w:val="24"/>
          <w:szCs w:val="24"/>
          <w:highlight w:val="yellow"/>
        </w:rPr>
        <w:t xml:space="preserve"> </w:t>
      </w:r>
      <w:r w:rsidR="00805F50">
        <w:rPr>
          <w:rFonts w:cs="Arial"/>
          <w:b/>
          <w:bCs/>
          <w:sz w:val="24"/>
          <w:szCs w:val="24"/>
          <w:highlight w:val="yellow"/>
        </w:rPr>
        <w:t>“one-</w:t>
      </w:r>
      <w:proofErr w:type="spellStart"/>
      <w:r w:rsidR="00805F50">
        <w:rPr>
          <w:rFonts w:cs="Arial"/>
          <w:b/>
          <w:bCs/>
          <w:sz w:val="24"/>
          <w:szCs w:val="24"/>
          <w:highlight w:val="yellow"/>
        </w:rPr>
        <w:t>shot</w:t>
      </w:r>
      <w:proofErr w:type="spellEnd"/>
      <w:r w:rsidR="00805F50">
        <w:rPr>
          <w:rFonts w:cs="Arial"/>
          <w:b/>
          <w:bCs/>
          <w:sz w:val="24"/>
          <w:szCs w:val="24"/>
          <w:highlight w:val="yellow"/>
        </w:rPr>
        <w:t xml:space="preserve"> </w:t>
      </w:r>
      <w:proofErr w:type="spellStart"/>
      <w:r w:rsidR="00805F50">
        <w:rPr>
          <w:rFonts w:cs="Arial"/>
          <w:b/>
          <w:bCs/>
          <w:sz w:val="24"/>
          <w:szCs w:val="24"/>
          <w:highlight w:val="yellow"/>
        </w:rPr>
        <w:t>prompting</w:t>
      </w:r>
      <w:proofErr w:type="spellEnd"/>
      <w:r w:rsidR="00805F50">
        <w:rPr>
          <w:rFonts w:cs="Arial"/>
          <w:b/>
          <w:bCs/>
          <w:sz w:val="24"/>
          <w:szCs w:val="24"/>
          <w:highlight w:val="yellow"/>
        </w:rPr>
        <w:t>” – “</w:t>
      </w:r>
      <w:proofErr w:type="spellStart"/>
      <w:r w:rsidR="00805F50">
        <w:rPr>
          <w:rFonts w:cs="Arial"/>
          <w:b/>
          <w:bCs/>
          <w:sz w:val="24"/>
          <w:szCs w:val="24"/>
          <w:highlight w:val="yellow"/>
        </w:rPr>
        <w:t>Structured</w:t>
      </w:r>
      <w:proofErr w:type="spellEnd"/>
      <w:r w:rsidR="00805F50">
        <w:rPr>
          <w:rFonts w:cs="Arial"/>
          <w:b/>
          <w:bCs/>
          <w:sz w:val="24"/>
          <w:szCs w:val="24"/>
          <w:highlight w:val="yellow"/>
        </w:rPr>
        <w:t xml:space="preserve"> Outputs</w:t>
      </w:r>
      <w:r w:rsidR="00F8480A">
        <w:rPr>
          <w:rFonts w:cs="Arial"/>
          <w:b/>
          <w:bCs/>
          <w:sz w:val="24"/>
          <w:szCs w:val="24"/>
          <w:highlight w:val="yellow"/>
        </w:rPr>
        <w:t xml:space="preserve"> (una mirada a esa técnica que se </w:t>
      </w:r>
      <w:proofErr w:type="spellStart"/>
      <w:r w:rsidR="00F8480A">
        <w:rPr>
          <w:rFonts w:cs="Arial"/>
          <w:b/>
          <w:bCs/>
          <w:sz w:val="24"/>
          <w:szCs w:val="24"/>
          <w:highlight w:val="yellow"/>
        </w:rPr>
        <w:t>vera</w:t>
      </w:r>
      <w:proofErr w:type="spellEnd"/>
      <w:r w:rsidR="00F8480A">
        <w:rPr>
          <w:rFonts w:cs="Arial"/>
          <w:b/>
          <w:bCs/>
          <w:sz w:val="24"/>
          <w:szCs w:val="24"/>
          <w:highlight w:val="yellow"/>
        </w:rPr>
        <w:t xml:space="preserve"> en la semana 8)</w:t>
      </w:r>
      <w:r w:rsidR="00805F50">
        <w:rPr>
          <w:rFonts w:cs="Arial"/>
          <w:b/>
          <w:bCs/>
          <w:sz w:val="24"/>
          <w:szCs w:val="24"/>
          <w:highlight w:val="yellow"/>
        </w:rPr>
        <w:t>”</w:t>
      </w:r>
      <w:bookmarkEnd w:id="97"/>
      <w:r w:rsidR="00F8480A">
        <w:rPr>
          <w:rFonts w:cs="Arial"/>
          <w:b/>
          <w:bCs/>
          <w:sz w:val="24"/>
          <w:szCs w:val="24"/>
          <w:highlight w:val="yellow"/>
        </w:rPr>
        <w:t xml:space="preserve"> </w:t>
      </w:r>
    </w:p>
    <w:p w14:paraId="2D049569" w14:textId="77777777" w:rsidR="005A72F7" w:rsidRPr="00071974" w:rsidRDefault="005A72F7" w:rsidP="005A72F7">
      <w:r w:rsidRPr="00071974">
        <w:t>El profesor reconoce que se puede, pero responde con dos ideas:</w:t>
      </w:r>
    </w:p>
    <w:p w14:paraId="23E49B43" w14:textId="758D29E8" w:rsidR="005A72F7" w:rsidRPr="00A84BE1" w:rsidRDefault="00071974" w:rsidP="00071974">
      <w:pPr>
        <w:pStyle w:val="Prrafodelista"/>
        <w:numPr>
          <w:ilvl w:val="0"/>
          <w:numId w:val="58"/>
        </w:numPr>
      </w:pPr>
      <w:proofErr w:type="spellStart"/>
      <w:r w:rsidRPr="00A84BE1">
        <w:t>ChatGPT</w:t>
      </w:r>
      <w:proofErr w:type="spellEnd"/>
      <w:r w:rsidRPr="00A84BE1">
        <w:t xml:space="preserve"> es un producto que construyeron ingenieros de IA sobre GPT. Hoy tu </w:t>
      </w:r>
      <w:proofErr w:type="spellStart"/>
      <w:r w:rsidRPr="00A84BE1">
        <w:t>actuas</w:t>
      </w:r>
      <w:proofErr w:type="spellEnd"/>
      <w:r w:rsidRPr="00A84BE1">
        <w:t xml:space="preserve"> como ese ingeniero, enfocado en una tarea concreta.</w:t>
      </w:r>
    </w:p>
    <w:p w14:paraId="2B1F1DA4" w14:textId="1F448166" w:rsidR="00071974" w:rsidRDefault="00A84BE1" w:rsidP="00071974">
      <w:pPr>
        <w:pStyle w:val="Prrafodelista"/>
        <w:numPr>
          <w:ilvl w:val="0"/>
          <w:numId w:val="58"/>
        </w:numPr>
      </w:pPr>
      <w:r w:rsidRPr="00A84BE1">
        <w:t xml:space="preserve">Los productos de IA verticales son así: usa </w:t>
      </w:r>
      <w:r w:rsidRPr="00A84BE1">
        <w:rPr>
          <w:b/>
          <w:bCs/>
        </w:rPr>
        <w:t>Duolingo</w:t>
      </w:r>
      <w:r w:rsidRPr="00A84BE1">
        <w:t xml:space="preserve">, y detrás hay llamadas a un modelo con </w:t>
      </w:r>
      <w:proofErr w:type="spellStart"/>
      <w:r w:rsidRPr="00A84BE1">
        <w:t>prompts</w:t>
      </w:r>
      <w:proofErr w:type="spellEnd"/>
      <w:r w:rsidRPr="00A84BE1">
        <w:t xml:space="preserve"> bien trabajados. Paga el plan premium por comodidad, aunque podría recrearlo.</w:t>
      </w:r>
    </w:p>
    <w:p w14:paraId="7FE4C49F" w14:textId="44FF3DB5" w:rsidR="00A84BE1" w:rsidRDefault="00A84BE1" w:rsidP="00A84BE1">
      <w:pPr>
        <w:pBdr>
          <w:bottom w:val="single" w:sz="6" w:space="1" w:color="auto"/>
        </w:pBdr>
      </w:pPr>
      <w:r>
        <w:t xml:space="preserve">Aunque se pueda recrear en </w:t>
      </w:r>
      <w:proofErr w:type="spellStart"/>
      <w:r>
        <w:t>ChatGPT</w:t>
      </w:r>
      <w:proofErr w:type="spellEnd"/>
      <w:r>
        <w:t xml:space="preserve">, la lógica de negocio alrededor sigue teniendo valor. A esto le dice </w:t>
      </w:r>
      <w:r>
        <w:rPr>
          <w:i/>
          <w:iCs/>
        </w:rPr>
        <w:t xml:space="preserve">GPT </w:t>
      </w:r>
      <w:proofErr w:type="spellStart"/>
      <w:r>
        <w:rPr>
          <w:i/>
          <w:iCs/>
        </w:rPr>
        <w:t>wrapper</w:t>
      </w:r>
      <w:proofErr w:type="spellEnd"/>
      <w:r>
        <w:rPr>
          <w:i/>
          <w:iCs/>
        </w:rPr>
        <w:t xml:space="preserve">. </w:t>
      </w:r>
      <w:proofErr w:type="spellStart"/>
      <w:r>
        <w:t>El</w:t>
      </w:r>
      <w:proofErr w:type="spellEnd"/>
      <w:r>
        <w:t xml:space="preserve"> lo ve como punto de partida, y en las 8 semanas se va a algo </w:t>
      </w:r>
      <w:proofErr w:type="spellStart"/>
      <w:r>
        <w:t>mas</w:t>
      </w:r>
      <w:proofErr w:type="spellEnd"/>
      <w:r>
        <w:t xml:space="preserve"> a medida.</w:t>
      </w:r>
    </w:p>
    <w:p w14:paraId="78F2A272" w14:textId="77777777" w:rsidR="00564B75" w:rsidRPr="00564B75" w:rsidRDefault="00564B75" w:rsidP="00564B75">
      <w:pPr>
        <w:rPr>
          <w:b/>
          <w:bCs/>
          <w:sz w:val="24"/>
          <w:szCs w:val="28"/>
        </w:rPr>
      </w:pPr>
      <w:r w:rsidRPr="00564B75">
        <w:rPr>
          <w:b/>
          <w:bCs/>
          <w:sz w:val="24"/>
          <w:szCs w:val="28"/>
          <w:highlight w:val="yellow"/>
        </w:rPr>
        <w:t>4. El código, paso a paso</w:t>
      </w:r>
    </w:p>
    <w:p w14:paraId="4E7D3A20" w14:textId="28D0DF93" w:rsidR="00912F6C" w:rsidRDefault="00B92683" w:rsidP="00912F6C">
      <w:r w:rsidRPr="00B92683">
        <w:rPr>
          <w:b/>
          <w:bCs/>
        </w:rPr>
        <w:t>Scraper (no es de IA):</w:t>
      </w:r>
      <w:r w:rsidRPr="00B92683">
        <w:t xml:space="preserve"> </w:t>
      </w:r>
      <w:proofErr w:type="spellStart"/>
      <w:r w:rsidRPr="00B92683">
        <w:t>fetch_website_links</w:t>
      </w:r>
      <w:proofErr w:type="spellEnd"/>
      <w:r w:rsidRPr="00B92683">
        <w:t>(</w:t>
      </w:r>
      <w:proofErr w:type="spellStart"/>
      <w:r w:rsidRPr="00B92683">
        <w:t>url</w:t>
      </w:r>
      <w:proofErr w:type="spellEnd"/>
      <w:r w:rsidRPr="00B92683">
        <w:t>)</w:t>
      </w:r>
      <w:r>
        <w:t xml:space="preserve"> devuelve todos los enlaces de una </w:t>
      </w:r>
      <w:proofErr w:type="spellStart"/>
      <w:r>
        <w:t>pagina</w:t>
      </w:r>
      <w:proofErr w:type="spellEnd"/>
      <w:r>
        <w:t xml:space="preserve">. </w:t>
      </w:r>
      <w:r w:rsidR="00CB6CBF" w:rsidRPr="00CB6CBF">
        <w:t xml:space="preserve">Usa </w:t>
      </w:r>
      <w:proofErr w:type="spellStart"/>
      <w:r w:rsidR="00CB6CBF" w:rsidRPr="00CB6CBF">
        <w:t>BeautifulSoup</w:t>
      </w:r>
      <w:proofErr w:type="spellEnd"/>
      <w:r w:rsidR="00CB6CBF" w:rsidRPr="00CB6CBF">
        <w:t xml:space="preserve"> y el profesor dice que no hace falta entenderlo. Reconoce que es ineficiente (descarga la página dos veces) y lo deja simple para no distraer.</w:t>
      </w:r>
    </w:p>
    <w:p w14:paraId="15B6A05C" w14:textId="17E1E2BB" w:rsidR="001F3F48" w:rsidRPr="001F3F48" w:rsidRDefault="00CB6CBF" w:rsidP="00CB6CBF">
      <w:pPr>
        <w:rPr>
          <w:b/>
          <w:bCs/>
        </w:rPr>
      </w:pPr>
      <w:r w:rsidRPr="00CB6CBF">
        <w:rPr>
          <w:b/>
          <w:bCs/>
        </w:rPr>
        <w:t>Los dos problemas de esa lista:</w:t>
      </w:r>
    </w:p>
    <w:p w14:paraId="7D172DBB" w14:textId="0D480EB9" w:rsidR="00CB6CBF" w:rsidRPr="00B92683" w:rsidRDefault="00CB6CBF" w:rsidP="00912F6C">
      <w:r w:rsidRPr="00CB6CBF">
        <w:rPr>
          <w:noProof/>
        </w:rPr>
        <w:drawing>
          <wp:inline distT="0" distB="0" distL="0" distR="0" wp14:anchorId="7EF40E2A" wp14:editId="64125EC5">
            <wp:extent cx="3360420" cy="1433468"/>
            <wp:effectExtent l="38100" t="38100" r="30480" b="33655"/>
            <wp:docPr id="1780185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85069" name=""/>
                    <pic:cNvPicPr/>
                  </pic:nvPicPr>
                  <pic:blipFill>
                    <a:blip r:embed="rId525"/>
                    <a:stretch>
                      <a:fillRect/>
                    </a:stretch>
                  </pic:blipFill>
                  <pic:spPr>
                    <a:xfrm>
                      <a:off x="0" y="0"/>
                      <a:ext cx="3370624" cy="1437821"/>
                    </a:xfrm>
                    <a:prstGeom prst="rect">
                      <a:avLst/>
                    </a:prstGeom>
                    <a:ln w="28575">
                      <a:solidFill>
                        <a:srgbClr val="EE0000"/>
                      </a:solidFill>
                    </a:ln>
                  </pic:spPr>
                </pic:pic>
              </a:graphicData>
            </a:graphic>
          </wp:inline>
        </w:drawing>
      </w:r>
      <w:r w:rsidR="000B2589" w:rsidRPr="000B2589">
        <w:rPr>
          <w:noProof/>
        </w:rPr>
        <w:drawing>
          <wp:inline distT="0" distB="0" distL="0" distR="0" wp14:anchorId="534F12C7" wp14:editId="3FF830A2">
            <wp:extent cx="3722370" cy="773246"/>
            <wp:effectExtent l="19050" t="19050" r="11430" b="27305"/>
            <wp:docPr id="1224420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20842" name=""/>
                    <pic:cNvPicPr/>
                  </pic:nvPicPr>
                  <pic:blipFill>
                    <a:blip r:embed="rId526"/>
                    <a:stretch>
                      <a:fillRect/>
                    </a:stretch>
                  </pic:blipFill>
                  <pic:spPr>
                    <a:xfrm>
                      <a:off x="0" y="0"/>
                      <a:ext cx="3755630" cy="780155"/>
                    </a:xfrm>
                    <a:prstGeom prst="rect">
                      <a:avLst/>
                    </a:prstGeom>
                    <a:ln w="19050">
                      <a:solidFill>
                        <a:srgbClr val="EE0000"/>
                      </a:solidFill>
                    </a:ln>
                  </pic:spPr>
                </pic:pic>
              </a:graphicData>
            </a:graphic>
          </wp:inline>
        </w:drawing>
      </w:r>
    </w:p>
    <w:p w14:paraId="529F1E2B" w14:textId="038FF49F" w:rsidR="00960269" w:rsidRDefault="000B2589" w:rsidP="00751568">
      <w:proofErr w:type="spellStart"/>
      <w:r>
        <w:rPr>
          <w:b/>
          <w:bCs/>
        </w:rPr>
        <w:t>Por que</w:t>
      </w:r>
      <w:proofErr w:type="spellEnd"/>
      <w:r>
        <w:rPr>
          <w:b/>
          <w:bCs/>
        </w:rPr>
        <w:t xml:space="preserve"> se usa un LLM: </w:t>
      </w:r>
      <w:r w:rsidR="00FA44EB">
        <w:t>c</w:t>
      </w:r>
      <w:r w:rsidR="006A7575" w:rsidRPr="006A7575">
        <w:t>onvertir relativos a absolutos es factible, pero decidir si un enlace es relevante requiere entender lo que representa. El LinkedIn del dueño sí sirve y Hacker News no. El profesor dice que hace unos 4 años esto no se podía hacer, y hoy es una llamada. La misma técnica sirve para analizar currículos o reseñas de restaurantes.</w:t>
      </w:r>
    </w:p>
    <w:p w14:paraId="26243848" w14:textId="7704C9CB" w:rsidR="00AD33AD" w:rsidRDefault="00AD33AD" w:rsidP="00751568">
      <w:r>
        <w:rPr>
          <w:b/>
          <w:bCs/>
        </w:rPr>
        <w:t xml:space="preserve">El </w:t>
      </w:r>
      <w:proofErr w:type="spellStart"/>
      <w:r>
        <w:rPr>
          <w:b/>
          <w:bCs/>
        </w:rPr>
        <w:t>prompt</w:t>
      </w:r>
      <w:proofErr w:type="spellEnd"/>
      <w:r>
        <w:rPr>
          <w:b/>
          <w:bCs/>
        </w:rPr>
        <w:t xml:space="preserve"> con ejemplo (one-</w:t>
      </w:r>
      <w:proofErr w:type="spellStart"/>
      <w:r>
        <w:rPr>
          <w:b/>
          <w:bCs/>
        </w:rPr>
        <w:t>shot</w:t>
      </w:r>
      <w:proofErr w:type="spellEnd"/>
      <w:r>
        <w:rPr>
          <w:b/>
          <w:bCs/>
        </w:rPr>
        <w:t xml:space="preserve">): </w:t>
      </w:r>
      <w:r>
        <w:t xml:space="preserve">el </w:t>
      </w:r>
      <w:proofErr w:type="spellStart"/>
      <w:proofErr w:type="gramStart"/>
      <w:r>
        <w:rPr>
          <w:b/>
          <w:bCs/>
        </w:rPr>
        <w:t>link</w:t>
      </w:r>
      <w:proofErr w:type="gramEnd"/>
      <w:r>
        <w:rPr>
          <w:b/>
          <w:bCs/>
        </w:rPr>
        <w:t>_system_prompt</w:t>
      </w:r>
      <w:proofErr w:type="spellEnd"/>
      <w:r>
        <w:rPr>
          <w:b/>
          <w:bCs/>
        </w:rPr>
        <w:t xml:space="preserve"> </w:t>
      </w:r>
      <w:r w:rsidR="00AE765A" w:rsidRPr="00AE765A">
        <w:t>de tu notebook incluye este JSON de ejemplo:</w:t>
      </w:r>
    </w:p>
    <w:p w14:paraId="66ED1C74" w14:textId="5D6B8E50" w:rsidR="00AE765A" w:rsidRDefault="00AE765A" w:rsidP="00751568">
      <w:r w:rsidRPr="00AE765A">
        <w:rPr>
          <w:noProof/>
        </w:rPr>
        <w:drawing>
          <wp:inline distT="0" distB="0" distL="0" distR="0" wp14:anchorId="023F6D22" wp14:editId="546EC955">
            <wp:extent cx="3406140" cy="1334072"/>
            <wp:effectExtent l="38100" t="38100" r="41910" b="38100"/>
            <wp:docPr id="1793541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41455" name=""/>
                    <pic:cNvPicPr/>
                  </pic:nvPicPr>
                  <pic:blipFill>
                    <a:blip r:embed="rId527"/>
                    <a:stretch>
                      <a:fillRect/>
                    </a:stretch>
                  </pic:blipFill>
                  <pic:spPr>
                    <a:xfrm>
                      <a:off x="0" y="0"/>
                      <a:ext cx="3424776" cy="1341371"/>
                    </a:xfrm>
                    <a:prstGeom prst="rect">
                      <a:avLst/>
                    </a:prstGeom>
                    <a:ln w="28575">
                      <a:solidFill>
                        <a:srgbClr val="EE0000"/>
                      </a:solidFill>
                    </a:ln>
                  </pic:spPr>
                </pic:pic>
              </a:graphicData>
            </a:graphic>
          </wp:inline>
        </w:drawing>
      </w:r>
    </w:p>
    <w:p w14:paraId="2FAEF1BA" w14:textId="74B202DD" w:rsidR="001F3F48" w:rsidRPr="00603C44" w:rsidRDefault="00E008EF" w:rsidP="00751568">
      <w:r>
        <w:t xml:space="preserve">Ese ejemplo es el “one </w:t>
      </w:r>
      <w:proofErr w:type="spellStart"/>
      <w:r>
        <w:t>shot</w:t>
      </w:r>
      <w:proofErr w:type="spellEnd"/>
      <w:r>
        <w:t xml:space="preserve">”: le muestra al modelo la forma exacta de la respuesta. </w:t>
      </w:r>
      <w:r w:rsidR="00AF6C58">
        <w:t xml:space="preserve">Con </w:t>
      </w:r>
      <w:proofErr w:type="spellStart"/>
      <w:r w:rsidR="00AF6C58" w:rsidRPr="00AF6C58">
        <w:rPr>
          <w:b/>
          <w:bCs/>
        </w:rPr>
        <w:t>response_format</w:t>
      </w:r>
      <w:proofErr w:type="spellEnd"/>
      <w:proofErr w:type="gramStart"/>
      <w:r w:rsidR="00AF6C58" w:rsidRPr="00AF6C58">
        <w:rPr>
          <w:b/>
          <w:bCs/>
        </w:rPr>
        <w:t>={</w:t>
      </w:r>
      <w:proofErr w:type="gramEnd"/>
      <w:r w:rsidR="00AF6C58" w:rsidRPr="00AF6C58">
        <w:rPr>
          <w:b/>
          <w:bCs/>
        </w:rPr>
        <w:t>"</w:t>
      </w:r>
      <w:proofErr w:type="spellStart"/>
      <w:r w:rsidR="00AF6C58" w:rsidRPr="00AF6C58">
        <w:rPr>
          <w:b/>
          <w:bCs/>
        </w:rPr>
        <w:t>type</w:t>
      </w:r>
      <w:proofErr w:type="spellEnd"/>
      <w:r w:rsidR="00AF6C58" w:rsidRPr="00AF6C58">
        <w:rPr>
          <w:b/>
          <w:bCs/>
        </w:rPr>
        <w:t>": "</w:t>
      </w:r>
      <w:proofErr w:type="spellStart"/>
      <w:r w:rsidR="00AF6C58" w:rsidRPr="00AF6C58">
        <w:rPr>
          <w:b/>
          <w:bCs/>
        </w:rPr>
        <w:t>json_object</w:t>
      </w:r>
      <w:proofErr w:type="spellEnd"/>
      <w:r w:rsidR="00AF6C58" w:rsidRPr="00AF6C58">
        <w:rPr>
          <w:b/>
          <w:bCs/>
        </w:rPr>
        <w:t>"}</w:t>
      </w:r>
      <w:r w:rsidR="00B56151">
        <w:t xml:space="preserve"> se pide además que devuelva JSON va</w:t>
      </w:r>
      <w:r w:rsidR="00603C44">
        <w:t xml:space="preserve">lido, y </w:t>
      </w:r>
      <w:proofErr w:type="spellStart"/>
      <w:proofErr w:type="gramStart"/>
      <w:r w:rsidR="00603C44">
        <w:rPr>
          <w:b/>
          <w:bCs/>
        </w:rPr>
        <w:t>json.loads</w:t>
      </w:r>
      <w:proofErr w:type="spellEnd"/>
      <w:proofErr w:type="gramEnd"/>
      <w:r w:rsidR="00603C44">
        <w:rPr>
          <w:b/>
          <w:bCs/>
        </w:rPr>
        <w:t>(</w:t>
      </w:r>
      <w:proofErr w:type="spellStart"/>
      <w:r w:rsidR="00603C44">
        <w:rPr>
          <w:b/>
          <w:bCs/>
        </w:rPr>
        <w:t>result</w:t>
      </w:r>
      <w:proofErr w:type="spellEnd"/>
      <w:r w:rsidR="00603C44">
        <w:rPr>
          <w:b/>
          <w:bCs/>
        </w:rPr>
        <w:t xml:space="preserve">) </w:t>
      </w:r>
      <w:r w:rsidR="00603C44">
        <w:t>lo convierte en un diccionario de Python.</w:t>
      </w:r>
    </w:p>
    <w:tbl>
      <w:tblPr>
        <w:tblStyle w:val="Tablaconcuadrcula"/>
        <w:tblW w:w="0" w:type="auto"/>
        <w:tblLook w:val="04A0" w:firstRow="1" w:lastRow="0" w:firstColumn="1" w:lastColumn="0" w:noHBand="0" w:noVBand="1"/>
      </w:tblPr>
      <w:tblGrid>
        <w:gridCol w:w="10790"/>
      </w:tblGrid>
      <w:tr w:rsidR="006A7575" w14:paraId="71EDA8A5" w14:textId="77777777" w:rsidTr="006A7575">
        <w:tc>
          <w:tcPr>
            <w:tcW w:w="10790" w:type="dxa"/>
          </w:tcPr>
          <w:p w14:paraId="1C9984D7" w14:textId="77777777" w:rsidR="006A7575" w:rsidRPr="006A7575" w:rsidRDefault="006A7575" w:rsidP="006A7575">
            <w:r w:rsidRPr="006A7575">
              <w:rPr>
                <w:b/>
                <w:bCs/>
              </w:rPr>
              <w:lastRenderedPageBreak/>
              <w:t>Relativo a absoluto: es una regla fija.</w:t>
            </w:r>
            <w:r w:rsidRPr="006A7575">
              <w:t xml:space="preserve"> Si estás en https://edwarddonner.com y el enlace es /</w:t>
            </w:r>
            <w:proofErr w:type="spellStart"/>
            <w:r w:rsidRPr="006A7575">
              <w:t>about</w:t>
            </w:r>
            <w:proofErr w:type="spellEnd"/>
            <w:r w:rsidRPr="006A7575">
              <w:t>, solo pegas las dos partes: https://edwarddonner.com/about. Un código normal lo hace sin entender nada.</w:t>
            </w:r>
          </w:p>
          <w:p w14:paraId="756FCD1D" w14:textId="77777777" w:rsidR="006A7575" w:rsidRDefault="006A7575" w:rsidP="00751568"/>
          <w:p w14:paraId="529008B8" w14:textId="77777777" w:rsidR="006A7575" w:rsidRPr="006A7575" w:rsidRDefault="006A7575" w:rsidP="006A7575">
            <w:r w:rsidRPr="006A7575">
              <w:rPr>
                <w:b/>
                <w:bCs/>
              </w:rPr>
              <w:t>Decidir si es relevante: requiere entender qué es cada enlace.</w:t>
            </w:r>
            <w:r w:rsidRPr="006A7575">
              <w:t xml:space="preserve"> No hay una regla simple que sirva para todas las páginas. Con tu lista:</w:t>
            </w:r>
          </w:p>
          <w:p w14:paraId="630ACED0" w14:textId="77777777" w:rsidR="006A7575" w:rsidRDefault="006A7575" w:rsidP="00751568"/>
          <w:tbl>
            <w:tblPr>
              <w:tblStyle w:val="Tablaconcuadrcula4-nfasis4"/>
              <w:tblW w:w="0" w:type="auto"/>
              <w:tblLook w:val="04A0" w:firstRow="1" w:lastRow="0" w:firstColumn="1" w:lastColumn="0" w:noHBand="0" w:noVBand="1"/>
            </w:tblPr>
            <w:tblGrid>
              <w:gridCol w:w="3521"/>
              <w:gridCol w:w="3521"/>
              <w:gridCol w:w="3522"/>
            </w:tblGrid>
            <w:tr w:rsidR="006A7575" w14:paraId="49F78F62" w14:textId="77777777" w:rsidTr="006A75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3B9CC012" w14:textId="73A86F28" w:rsidR="006A7575" w:rsidRPr="006A7575" w:rsidRDefault="006A7575" w:rsidP="00751568">
                  <w:pPr>
                    <w:rPr>
                      <w:b w:val="0"/>
                      <w:bCs w:val="0"/>
                    </w:rPr>
                  </w:pPr>
                  <w:r>
                    <w:rPr>
                      <w:b w:val="0"/>
                      <w:bCs w:val="0"/>
                    </w:rPr>
                    <w:t>Enlace</w:t>
                  </w:r>
                </w:p>
              </w:tc>
              <w:tc>
                <w:tcPr>
                  <w:tcW w:w="3521" w:type="dxa"/>
                </w:tcPr>
                <w:p w14:paraId="0781566C" w14:textId="70E10601" w:rsidR="006A7575" w:rsidRDefault="006A7575" w:rsidP="00751568">
                  <w:pPr>
                    <w:cnfStyle w:val="100000000000" w:firstRow="1" w:lastRow="0" w:firstColumn="0" w:lastColumn="0" w:oddVBand="0" w:evenVBand="0" w:oddHBand="0" w:evenHBand="0" w:firstRowFirstColumn="0" w:firstRowLastColumn="0" w:lastRowFirstColumn="0" w:lastRowLastColumn="0"/>
                  </w:pPr>
                  <w:r w:rsidRPr="006A7575">
                    <w:t>¿Relevante para el folleto?</w:t>
                  </w:r>
                </w:p>
              </w:tc>
              <w:tc>
                <w:tcPr>
                  <w:tcW w:w="3522" w:type="dxa"/>
                </w:tcPr>
                <w:p w14:paraId="07DD2596" w14:textId="51057769" w:rsidR="006A7575" w:rsidRDefault="006A7575" w:rsidP="00751568">
                  <w:pPr>
                    <w:cnfStyle w:val="100000000000" w:firstRow="1" w:lastRow="0" w:firstColumn="0" w:lastColumn="0" w:oddVBand="0" w:evenVBand="0" w:oddHBand="0" w:evenHBand="0" w:firstRowFirstColumn="0" w:firstRowLastColumn="0" w:lastRowFirstColumn="0" w:lastRowLastColumn="0"/>
                  </w:pPr>
                  <w:r w:rsidRPr="006A7575">
                    <w:t>Por qué</w:t>
                  </w:r>
                </w:p>
              </w:tc>
            </w:tr>
            <w:tr w:rsidR="006A7575" w14:paraId="5CC3E26A" w14:textId="77777777" w:rsidTr="006A7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39447CAB" w14:textId="028A6C4E" w:rsidR="006A7575" w:rsidRDefault="006A7575" w:rsidP="00751568">
                  <w:r w:rsidRPr="006A7575">
                    <w:t>edwarddonner.com/</w:t>
                  </w:r>
                  <w:proofErr w:type="spellStart"/>
                  <w:r w:rsidRPr="006A7575">
                    <w:t>about</w:t>
                  </w:r>
                  <w:proofErr w:type="spellEnd"/>
                  <w:r w:rsidRPr="006A7575">
                    <w:t>-me-and-</w:t>
                  </w:r>
                  <w:proofErr w:type="spellStart"/>
                  <w:r w:rsidRPr="006A7575">
                    <w:t>about</w:t>
                  </w:r>
                  <w:proofErr w:type="spellEnd"/>
                  <w:r w:rsidRPr="006A7575">
                    <w:t>-</w:t>
                  </w:r>
                  <w:proofErr w:type="spellStart"/>
                  <w:r w:rsidRPr="006A7575">
                    <w:t>nebula</w:t>
                  </w:r>
                  <w:proofErr w:type="spellEnd"/>
                  <w:r w:rsidRPr="006A7575">
                    <w:t>/</w:t>
                  </w:r>
                </w:p>
              </w:tc>
              <w:tc>
                <w:tcPr>
                  <w:tcW w:w="3521" w:type="dxa"/>
                </w:tcPr>
                <w:p w14:paraId="136F6C56" w14:textId="06C5D07F" w:rsidR="006A7575" w:rsidRDefault="006A7575" w:rsidP="00751568">
                  <w:pPr>
                    <w:cnfStyle w:val="000000100000" w:firstRow="0" w:lastRow="0" w:firstColumn="0" w:lastColumn="0" w:oddVBand="0" w:evenVBand="0" w:oddHBand="1" w:evenHBand="0" w:firstRowFirstColumn="0" w:firstRowLastColumn="0" w:lastRowFirstColumn="0" w:lastRowLastColumn="0"/>
                  </w:pPr>
                  <w:r>
                    <w:t>Si</w:t>
                  </w:r>
                </w:p>
              </w:tc>
              <w:tc>
                <w:tcPr>
                  <w:tcW w:w="3522" w:type="dxa"/>
                </w:tcPr>
                <w:p w14:paraId="349BEC45" w14:textId="1D606A0D" w:rsidR="006A7575" w:rsidRDefault="006A7575" w:rsidP="00751568">
                  <w:pPr>
                    <w:cnfStyle w:val="000000100000" w:firstRow="0" w:lastRow="0" w:firstColumn="0" w:lastColumn="0" w:oddVBand="0" w:evenVBand="0" w:oddHBand="1" w:evenHBand="0" w:firstRowFirstColumn="0" w:firstRowLastColumn="0" w:lastRowFirstColumn="0" w:lastRowLastColumn="0"/>
                  </w:pPr>
                  <w:r w:rsidRPr="006A7575">
                    <w:t>Habla de quién es la empresa</w:t>
                  </w:r>
                </w:p>
              </w:tc>
            </w:tr>
            <w:tr w:rsidR="006A7575" w14:paraId="61A44871" w14:textId="77777777" w:rsidTr="006A7575">
              <w:tc>
                <w:tcPr>
                  <w:cnfStyle w:val="001000000000" w:firstRow="0" w:lastRow="0" w:firstColumn="1" w:lastColumn="0" w:oddVBand="0" w:evenVBand="0" w:oddHBand="0" w:evenHBand="0" w:firstRowFirstColumn="0" w:firstRowLastColumn="0" w:lastRowFirstColumn="0" w:lastRowLastColumn="0"/>
                  <w:tcW w:w="3521" w:type="dxa"/>
                </w:tcPr>
                <w:p w14:paraId="61D1E40F" w14:textId="288FE2FC" w:rsidR="006A7575" w:rsidRDefault="006A7575" w:rsidP="00751568">
                  <w:r w:rsidRPr="006A7575">
                    <w:t>linkedin.com/in/</w:t>
                  </w:r>
                  <w:proofErr w:type="spellStart"/>
                  <w:r w:rsidRPr="006A7575">
                    <w:t>eddonner</w:t>
                  </w:r>
                  <w:proofErr w:type="spellEnd"/>
                  <w:r w:rsidRPr="006A7575">
                    <w:t>/</w:t>
                  </w:r>
                </w:p>
              </w:tc>
              <w:tc>
                <w:tcPr>
                  <w:tcW w:w="3521" w:type="dxa"/>
                </w:tcPr>
                <w:p w14:paraId="4C26EE56" w14:textId="0A860E1D" w:rsidR="006A7575" w:rsidRDefault="006A7575" w:rsidP="00751568">
                  <w:pPr>
                    <w:cnfStyle w:val="000000000000" w:firstRow="0" w:lastRow="0" w:firstColumn="0" w:lastColumn="0" w:oddVBand="0" w:evenVBand="0" w:oddHBand="0" w:evenHBand="0" w:firstRowFirstColumn="0" w:firstRowLastColumn="0" w:lastRowFirstColumn="0" w:lastRowLastColumn="0"/>
                  </w:pPr>
                  <w:r w:rsidRPr="006A7575">
                    <w:t>Sí</w:t>
                  </w:r>
                </w:p>
              </w:tc>
              <w:tc>
                <w:tcPr>
                  <w:tcW w:w="3522" w:type="dxa"/>
                </w:tcPr>
                <w:p w14:paraId="0C923FBF" w14:textId="27E53B25" w:rsidR="006A7575" w:rsidRDefault="006A7575" w:rsidP="00751568">
                  <w:pPr>
                    <w:cnfStyle w:val="000000000000" w:firstRow="0" w:lastRow="0" w:firstColumn="0" w:lastColumn="0" w:oddVBand="0" w:evenVBand="0" w:oddHBand="0" w:evenHBand="0" w:firstRowFirstColumn="0" w:firstRowLastColumn="0" w:lastRowFirstColumn="0" w:lastRowLastColumn="0"/>
                  </w:pPr>
                  <w:r>
                    <w:t>Esta fuera del sitio, pero describe a la persona</w:t>
                  </w:r>
                </w:p>
              </w:tc>
            </w:tr>
            <w:tr w:rsidR="006A7575" w14:paraId="7880B94A" w14:textId="77777777" w:rsidTr="006A7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18198FE2" w14:textId="3576CF71" w:rsidR="006A7575" w:rsidRPr="006A7575" w:rsidRDefault="006A7575" w:rsidP="00751568">
                  <w:r w:rsidRPr="006A7575">
                    <w:t>news.ycombinator.com</w:t>
                  </w:r>
                </w:p>
              </w:tc>
              <w:tc>
                <w:tcPr>
                  <w:tcW w:w="3521" w:type="dxa"/>
                </w:tcPr>
                <w:p w14:paraId="27B19BBB" w14:textId="00DBAB51" w:rsidR="006A7575" w:rsidRPr="006A7575" w:rsidRDefault="001F3F48" w:rsidP="00751568">
                  <w:pPr>
                    <w:cnfStyle w:val="000000100000" w:firstRow="0" w:lastRow="0" w:firstColumn="0" w:lastColumn="0" w:oddVBand="0" w:evenVBand="0" w:oddHBand="1" w:evenHBand="0" w:firstRowFirstColumn="0" w:firstRowLastColumn="0" w:lastRowFirstColumn="0" w:lastRowLastColumn="0"/>
                  </w:pPr>
                  <w:r>
                    <w:t>No</w:t>
                  </w:r>
                </w:p>
              </w:tc>
              <w:tc>
                <w:tcPr>
                  <w:tcW w:w="3522" w:type="dxa"/>
                </w:tcPr>
                <w:p w14:paraId="63B02B79" w14:textId="4CCB4326" w:rsidR="006A7575" w:rsidRDefault="001F3F48" w:rsidP="00751568">
                  <w:pPr>
                    <w:cnfStyle w:val="000000100000" w:firstRow="0" w:lastRow="0" w:firstColumn="0" w:lastColumn="0" w:oddVBand="0" w:evenVBand="0" w:oddHBand="1" w:evenHBand="0" w:firstRowFirstColumn="0" w:firstRowLastColumn="0" w:lastRowFirstColumn="0" w:lastRowLastColumn="0"/>
                  </w:pPr>
                  <w:r w:rsidRPr="001F3F48">
                    <w:t>Es Hacker News, no tiene que ver con la empresa</w:t>
                  </w:r>
                </w:p>
              </w:tc>
            </w:tr>
            <w:tr w:rsidR="001F3F48" w14:paraId="4FE1D280" w14:textId="77777777" w:rsidTr="006A7575">
              <w:tc>
                <w:tcPr>
                  <w:cnfStyle w:val="001000000000" w:firstRow="0" w:lastRow="0" w:firstColumn="1" w:lastColumn="0" w:oddVBand="0" w:evenVBand="0" w:oddHBand="0" w:evenHBand="0" w:firstRowFirstColumn="0" w:firstRowLastColumn="0" w:lastRowFirstColumn="0" w:lastRowLastColumn="0"/>
                  <w:tcW w:w="3521" w:type="dxa"/>
                </w:tcPr>
                <w:p w14:paraId="1A724EBE" w14:textId="6C4CBE2F" w:rsidR="001F3F48" w:rsidRPr="006A7575" w:rsidRDefault="001F3F48" w:rsidP="00751568">
                  <w:hyperlink r:id="rId528" w:history="1">
                    <w:r w:rsidRPr="00375464">
                      <w:rPr>
                        <w:rStyle w:val="Hipervnculo"/>
                      </w:rPr>
                      <w:t>mailto:hello@</w:t>
                    </w:r>
                  </w:hyperlink>
                  <w:r w:rsidRPr="001F3F48">
                    <w:t>...</w:t>
                  </w:r>
                </w:p>
              </w:tc>
              <w:tc>
                <w:tcPr>
                  <w:tcW w:w="3521" w:type="dxa"/>
                </w:tcPr>
                <w:p w14:paraId="2E43831A" w14:textId="55EE3D71" w:rsidR="001F3F48" w:rsidRDefault="001F3F48" w:rsidP="00751568">
                  <w:pPr>
                    <w:cnfStyle w:val="000000000000" w:firstRow="0" w:lastRow="0" w:firstColumn="0" w:lastColumn="0" w:oddVBand="0" w:evenVBand="0" w:oddHBand="0" w:evenHBand="0" w:firstRowFirstColumn="0" w:firstRowLastColumn="0" w:lastRowFirstColumn="0" w:lastRowLastColumn="0"/>
                  </w:pPr>
                  <w:r w:rsidRPr="001F3F48">
                    <w:t>No</w:t>
                  </w:r>
                </w:p>
              </w:tc>
              <w:tc>
                <w:tcPr>
                  <w:tcW w:w="3522" w:type="dxa"/>
                </w:tcPr>
                <w:p w14:paraId="6F093922" w14:textId="3FD1CD3A" w:rsidR="001F3F48" w:rsidRPr="001F3F48" w:rsidRDefault="001F3F48" w:rsidP="00751568">
                  <w:pPr>
                    <w:cnfStyle w:val="000000000000" w:firstRow="0" w:lastRow="0" w:firstColumn="0" w:lastColumn="0" w:oddVBand="0" w:evenVBand="0" w:oddHBand="0" w:evenHBand="0" w:firstRowFirstColumn="0" w:firstRowLastColumn="0" w:lastRowFirstColumn="0" w:lastRowLastColumn="0"/>
                  </w:pPr>
                  <w:r w:rsidRPr="001F3F48">
                    <w:t>Es un correo, no una página</w:t>
                  </w:r>
                </w:p>
              </w:tc>
            </w:tr>
          </w:tbl>
          <w:p w14:paraId="72C2EC14" w14:textId="77777777" w:rsidR="006A7575" w:rsidRDefault="006A7575" w:rsidP="00751568"/>
          <w:p w14:paraId="6518B2E5" w14:textId="594E1045" w:rsidR="006A7575" w:rsidRDefault="001F3F48" w:rsidP="00751568">
            <w:r w:rsidRPr="001F3F48">
              <w:t xml:space="preserve">Aunque </w:t>
            </w:r>
            <w:r w:rsidRPr="001F3F48">
              <w:rPr>
                <w:b/>
                <w:bCs/>
              </w:rPr>
              <w:t>linkedin.com</w:t>
            </w:r>
            <w:r w:rsidRPr="001F3F48">
              <w:t xml:space="preserve"> y </w:t>
            </w:r>
            <w:r w:rsidRPr="001F3F48">
              <w:rPr>
                <w:b/>
                <w:bCs/>
              </w:rPr>
              <w:t>news.ycombinator.com</w:t>
            </w:r>
            <w:r w:rsidRPr="001F3F48">
              <w:t xml:space="preserve"> son dos sitios externos, uno sirve y el otro no. Para un código sería muy difícil escribir esa regla, y un LLM lo decide leyendo cada enlace con su contexto.</w:t>
            </w:r>
          </w:p>
          <w:p w14:paraId="2DDC27BF" w14:textId="77777777" w:rsidR="006A7575" w:rsidRDefault="006A7575" w:rsidP="00751568"/>
        </w:tc>
      </w:tr>
    </w:tbl>
    <w:p w14:paraId="6C8C639F" w14:textId="77777777" w:rsidR="006A7575" w:rsidRPr="00FA44EB" w:rsidRDefault="006A7575" w:rsidP="00751568"/>
    <w:p w14:paraId="546E9A05" w14:textId="77777777" w:rsidR="00751568" w:rsidRDefault="00751568" w:rsidP="00751568"/>
    <w:p w14:paraId="180F2372" w14:textId="17CF8177" w:rsidR="002814E0" w:rsidRDefault="002814E0">
      <w:r>
        <w:br w:type="page"/>
      </w:r>
    </w:p>
    <w:p w14:paraId="7D27C1CC" w14:textId="5785A545" w:rsidR="001E541A" w:rsidRDefault="002814E0" w:rsidP="002814E0">
      <w:pPr>
        <w:pStyle w:val="Ttulo3"/>
        <w:rPr>
          <w:rFonts w:cs="Arial"/>
          <w:b/>
          <w:bCs/>
          <w:sz w:val="24"/>
          <w:szCs w:val="24"/>
          <w:highlight w:val="yellow"/>
        </w:rPr>
      </w:pPr>
      <w:bookmarkStart w:id="98" w:name="_Toc243791187"/>
      <w:r>
        <w:rPr>
          <w:rFonts w:cs="Arial"/>
          <w:b/>
          <w:bCs/>
          <w:sz w:val="24"/>
          <w:szCs w:val="24"/>
          <w:highlight w:val="yellow"/>
        </w:rPr>
        <w:lastRenderedPageBreak/>
        <w:t>1.19.</w:t>
      </w:r>
      <w:r w:rsidR="001E541A">
        <w:rPr>
          <w:rFonts w:cs="Arial"/>
          <w:b/>
          <w:bCs/>
          <w:sz w:val="24"/>
          <w:szCs w:val="24"/>
          <w:highlight w:val="yellow"/>
        </w:rPr>
        <w:t xml:space="preserve">3: </w:t>
      </w:r>
      <w:r w:rsidR="001E541A" w:rsidRPr="001E541A">
        <w:rPr>
          <w:rFonts w:cs="Arial"/>
          <w:b/>
          <w:bCs/>
          <w:sz w:val="24"/>
          <w:szCs w:val="24"/>
          <w:highlight w:val="yellow"/>
        </w:rPr>
        <w:t>Lo que sigue en tu notebook (el video todavía no llega ahí)</w:t>
      </w:r>
      <w:r w:rsidR="009022B2">
        <w:rPr>
          <w:rFonts w:cs="Arial"/>
          <w:b/>
          <w:bCs/>
          <w:sz w:val="24"/>
          <w:szCs w:val="24"/>
          <w:highlight w:val="yellow"/>
        </w:rPr>
        <w:t xml:space="preserve"> + Costo aproximado de un folleto</w:t>
      </w:r>
      <w:bookmarkEnd w:id="98"/>
    </w:p>
    <w:tbl>
      <w:tblPr>
        <w:tblStyle w:val="Tablaconcuadrcula4-nfasis4"/>
        <w:tblW w:w="0" w:type="auto"/>
        <w:tblLook w:val="04A0" w:firstRow="1" w:lastRow="0" w:firstColumn="1" w:lastColumn="0" w:noHBand="0" w:noVBand="1"/>
      </w:tblPr>
      <w:tblGrid>
        <w:gridCol w:w="5395"/>
        <w:gridCol w:w="5395"/>
      </w:tblGrid>
      <w:tr w:rsidR="001E541A" w14:paraId="68085544" w14:textId="77777777" w:rsidTr="001E54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74DF49B" w14:textId="0D1BF6C8" w:rsidR="001E541A" w:rsidRPr="00E45E23" w:rsidRDefault="001E541A" w:rsidP="00E45E23">
            <w:pPr>
              <w:pStyle w:val="Sinespaciado"/>
            </w:pPr>
            <w:r w:rsidRPr="00E45E23">
              <w:t>Función</w:t>
            </w:r>
          </w:p>
        </w:tc>
        <w:tc>
          <w:tcPr>
            <w:tcW w:w="5395" w:type="dxa"/>
          </w:tcPr>
          <w:p w14:paraId="14ADBBBF" w14:textId="5F3BA504" w:rsidR="001E541A" w:rsidRPr="00E45E23" w:rsidRDefault="001E541A" w:rsidP="00E45E23">
            <w:pPr>
              <w:pStyle w:val="Sinespaciado"/>
              <w:cnfStyle w:val="100000000000" w:firstRow="1" w:lastRow="0" w:firstColumn="0" w:lastColumn="0" w:oddVBand="0" w:evenVBand="0" w:oddHBand="0" w:evenHBand="0" w:firstRowFirstColumn="0" w:firstRowLastColumn="0" w:lastRowFirstColumn="0" w:lastRowLastColumn="0"/>
            </w:pPr>
            <w:r w:rsidRPr="00E45E23">
              <w:t xml:space="preserve">Que hace </w:t>
            </w:r>
          </w:p>
        </w:tc>
      </w:tr>
      <w:tr w:rsidR="001E541A" w14:paraId="4D27516F" w14:textId="77777777" w:rsidTr="001E5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2BC0B77" w14:textId="7DD737EB" w:rsidR="001E541A" w:rsidRPr="00E45E23" w:rsidRDefault="001E541A" w:rsidP="00E45E23">
            <w:pPr>
              <w:pStyle w:val="Sinespaciado"/>
            </w:pPr>
            <w:proofErr w:type="spellStart"/>
            <w:r w:rsidRPr="00E45E23">
              <w:t>fetch_page_and_all_relevant_links</w:t>
            </w:r>
            <w:proofErr w:type="spellEnd"/>
          </w:p>
        </w:tc>
        <w:tc>
          <w:tcPr>
            <w:tcW w:w="5395" w:type="dxa"/>
          </w:tcPr>
          <w:p w14:paraId="23108E14" w14:textId="622D21C1" w:rsidR="001E541A" w:rsidRPr="00E45E23" w:rsidRDefault="00E45E23" w:rsidP="00E45E23">
            <w:pPr>
              <w:pStyle w:val="Sinespaciado"/>
              <w:cnfStyle w:val="000000100000" w:firstRow="0" w:lastRow="0" w:firstColumn="0" w:lastColumn="0" w:oddVBand="0" w:evenVBand="0" w:oddHBand="1" w:evenHBand="0" w:firstRowFirstColumn="0" w:firstRowLastColumn="0" w:lastRowFirstColumn="0" w:lastRowLastColumn="0"/>
            </w:pPr>
            <w:r w:rsidRPr="00E45E23">
              <w:t>Descarga la página principal y cada enlace elegido, y los junta en un texto</w:t>
            </w:r>
          </w:p>
        </w:tc>
      </w:tr>
      <w:tr w:rsidR="00E45E23" w14:paraId="2DBD3C63" w14:textId="77777777" w:rsidTr="001E541A">
        <w:tc>
          <w:tcPr>
            <w:cnfStyle w:val="001000000000" w:firstRow="0" w:lastRow="0" w:firstColumn="1" w:lastColumn="0" w:oddVBand="0" w:evenVBand="0" w:oddHBand="0" w:evenHBand="0" w:firstRowFirstColumn="0" w:firstRowLastColumn="0" w:lastRowFirstColumn="0" w:lastRowLastColumn="0"/>
            <w:tcW w:w="5395" w:type="dxa"/>
          </w:tcPr>
          <w:p w14:paraId="2BCE4508" w14:textId="3E24E052" w:rsidR="00E45E23" w:rsidRPr="001E541A" w:rsidRDefault="00E45E23" w:rsidP="00E45E23">
            <w:pPr>
              <w:pStyle w:val="Sinespaciado"/>
              <w:rPr>
                <w:sz w:val="24"/>
              </w:rPr>
            </w:pPr>
            <w:proofErr w:type="spellStart"/>
            <w:r w:rsidRPr="00E45E23">
              <w:rPr>
                <w:sz w:val="24"/>
              </w:rPr>
              <w:t>get_brochure_user_prompt</w:t>
            </w:r>
            <w:proofErr w:type="spellEnd"/>
          </w:p>
        </w:tc>
        <w:tc>
          <w:tcPr>
            <w:tcW w:w="5395" w:type="dxa"/>
          </w:tcPr>
          <w:p w14:paraId="233B1C66" w14:textId="5BC54C70" w:rsidR="00E45E23" w:rsidRPr="00E45E23" w:rsidRDefault="00E45E23" w:rsidP="00E45E23">
            <w:pPr>
              <w:pStyle w:val="Sinespaciado"/>
              <w:cnfStyle w:val="000000000000" w:firstRow="0" w:lastRow="0" w:firstColumn="0" w:lastColumn="0" w:oddVBand="0" w:evenVBand="0" w:oddHBand="0" w:evenHBand="0" w:firstRowFirstColumn="0" w:firstRowLastColumn="0" w:lastRowFirstColumn="0" w:lastRowLastColumn="0"/>
              <w:rPr>
                <w:sz w:val="24"/>
              </w:rPr>
            </w:pPr>
            <w:r w:rsidRPr="00E45E23">
              <w:rPr>
                <w:sz w:val="24"/>
              </w:rPr>
              <w:t xml:space="preserve">Arma el </w:t>
            </w:r>
            <w:proofErr w:type="spellStart"/>
            <w:r w:rsidRPr="00E45E23">
              <w:rPr>
                <w:sz w:val="24"/>
              </w:rPr>
              <w:t>prompt</w:t>
            </w:r>
            <w:proofErr w:type="spellEnd"/>
            <w:r w:rsidRPr="00E45E23">
              <w:rPr>
                <w:sz w:val="24"/>
              </w:rPr>
              <w:t xml:space="preserve"> final y lo corta en 5.000 caracteres</w:t>
            </w:r>
          </w:p>
        </w:tc>
      </w:tr>
      <w:tr w:rsidR="00E45E23" w14:paraId="77689B3F" w14:textId="77777777" w:rsidTr="001E5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C266EF0" w14:textId="799E5A6C" w:rsidR="00E45E23" w:rsidRPr="00E45E23" w:rsidRDefault="00874592" w:rsidP="00E45E23">
            <w:pPr>
              <w:pStyle w:val="Sinespaciado"/>
              <w:rPr>
                <w:sz w:val="24"/>
              </w:rPr>
            </w:pPr>
            <w:proofErr w:type="spellStart"/>
            <w:r w:rsidRPr="00874592">
              <w:rPr>
                <w:sz w:val="24"/>
              </w:rPr>
              <w:t>create_brochure</w:t>
            </w:r>
            <w:proofErr w:type="spellEnd"/>
          </w:p>
        </w:tc>
        <w:tc>
          <w:tcPr>
            <w:tcW w:w="5395" w:type="dxa"/>
          </w:tcPr>
          <w:p w14:paraId="797ACF1E" w14:textId="058442F8" w:rsidR="00E45E23" w:rsidRPr="00874592" w:rsidRDefault="00874592" w:rsidP="00E45E23">
            <w:pPr>
              <w:pStyle w:val="Sinespaciado"/>
              <w:cnfStyle w:val="000000100000" w:firstRow="0" w:lastRow="0" w:firstColumn="0" w:lastColumn="0" w:oddVBand="0" w:evenVBand="0" w:oddHBand="1" w:evenHBand="0" w:firstRowFirstColumn="0" w:firstRowLastColumn="0" w:lastRowFirstColumn="0" w:lastRowLastColumn="0"/>
              <w:rPr>
                <w:sz w:val="24"/>
              </w:rPr>
            </w:pPr>
            <w:r w:rsidRPr="00874592">
              <w:rPr>
                <w:sz w:val="24"/>
              </w:rPr>
              <w:t xml:space="preserve">Segunda llamada al </w:t>
            </w:r>
            <w:proofErr w:type="gramStart"/>
            <w:r w:rsidRPr="00874592">
              <w:rPr>
                <w:sz w:val="24"/>
              </w:rPr>
              <w:t>modelo,</w:t>
            </w:r>
            <w:proofErr w:type="gramEnd"/>
            <w:r w:rsidRPr="00874592">
              <w:rPr>
                <w:sz w:val="24"/>
              </w:rPr>
              <w:t xml:space="preserve"> muestra el resultado en </w:t>
            </w:r>
            <w:proofErr w:type="spellStart"/>
            <w:r w:rsidRPr="00874592">
              <w:rPr>
                <w:sz w:val="24"/>
              </w:rPr>
              <w:t>Markdown</w:t>
            </w:r>
            <w:proofErr w:type="spellEnd"/>
          </w:p>
        </w:tc>
      </w:tr>
      <w:tr w:rsidR="00874592" w14:paraId="52463BA5" w14:textId="77777777" w:rsidTr="001E541A">
        <w:tc>
          <w:tcPr>
            <w:cnfStyle w:val="001000000000" w:firstRow="0" w:lastRow="0" w:firstColumn="1" w:lastColumn="0" w:oddVBand="0" w:evenVBand="0" w:oddHBand="0" w:evenHBand="0" w:firstRowFirstColumn="0" w:firstRowLastColumn="0" w:lastRowFirstColumn="0" w:lastRowLastColumn="0"/>
            <w:tcW w:w="5395" w:type="dxa"/>
          </w:tcPr>
          <w:p w14:paraId="5976CEAA" w14:textId="3E27B3AB" w:rsidR="00874592" w:rsidRPr="00874592" w:rsidRDefault="00874592" w:rsidP="00E45E23">
            <w:pPr>
              <w:pStyle w:val="Sinespaciado"/>
              <w:rPr>
                <w:sz w:val="24"/>
              </w:rPr>
            </w:pPr>
            <w:proofErr w:type="spellStart"/>
            <w:r w:rsidRPr="00874592">
              <w:rPr>
                <w:sz w:val="24"/>
              </w:rPr>
              <w:t>stream_brochure</w:t>
            </w:r>
            <w:proofErr w:type="spellEnd"/>
          </w:p>
        </w:tc>
        <w:tc>
          <w:tcPr>
            <w:tcW w:w="5395" w:type="dxa"/>
          </w:tcPr>
          <w:p w14:paraId="3DE34120" w14:textId="48E54106" w:rsidR="00874592" w:rsidRPr="00874592" w:rsidRDefault="00874592" w:rsidP="00E45E23">
            <w:pPr>
              <w:pStyle w:val="Sinespaciado"/>
              <w:cnfStyle w:val="000000000000" w:firstRow="0" w:lastRow="0" w:firstColumn="0" w:lastColumn="0" w:oddVBand="0" w:evenVBand="0" w:oddHBand="0" w:evenHBand="0" w:firstRowFirstColumn="0" w:firstRowLastColumn="0" w:lastRowFirstColumn="0" w:lastRowLastColumn="0"/>
              <w:rPr>
                <w:sz w:val="24"/>
              </w:rPr>
            </w:pPr>
            <w:r w:rsidRPr="00874592">
              <w:rPr>
                <w:sz w:val="24"/>
              </w:rPr>
              <w:t xml:space="preserve">Igual, con </w:t>
            </w:r>
            <w:proofErr w:type="spellStart"/>
            <w:r w:rsidRPr="00874592">
              <w:rPr>
                <w:sz w:val="24"/>
              </w:rPr>
              <w:t>stream</w:t>
            </w:r>
            <w:proofErr w:type="spellEnd"/>
            <w:r w:rsidRPr="00874592">
              <w:rPr>
                <w:sz w:val="24"/>
              </w:rPr>
              <w:t>=True: junta los trozos (</w:t>
            </w:r>
            <w:proofErr w:type="spellStart"/>
            <w:proofErr w:type="gramStart"/>
            <w:r w:rsidRPr="00874592">
              <w:rPr>
                <w:sz w:val="24"/>
              </w:rPr>
              <w:t>chunk.choices</w:t>
            </w:r>
            <w:proofErr w:type="spellEnd"/>
            <w:proofErr w:type="gramEnd"/>
            <w:r w:rsidRPr="00874592">
              <w:rPr>
                <w:sz w:val="24"/>
              </w:rPr>
              <w:t>[0</w:t>
            </w:r>
            <w:proofErr w:type="gramStart"/>
            <w:r w:rsidRPr="00874592">
              <w:rPr>
                <w:sz w:val="24"/>
              </w:rPr>
              <w:t>].</w:t>
            </w:r>
            <w:proofErr w:type="spellStart"/>
            <w:r w:rsidRPr="00874592">
              <w:rPr>
                <w:sz w:val="24"/>
              </w:rPr>
              <w:t>delta</w:t>
            </w:r>
            <w:proofErr w:type="gramEnd"/>
            <w:r w:rsidRPr="00874592">
              <w:rPr>
                <w:sz w:val="24"/>
              </w:rPr>
              <w:t>.content</w:t>
            </w:r>
            <w:proofErr w:type="spellEnd"/>
            <w:r w:rsidRPr="00874592">
              <w:rPr>
                <w:sz w:val="24"/>
              </w:rPr>
              <w:t>) y actualiza la pantalla</w:t>
            </w:r>
          </w:p>
        </w:tc>
      </w:tr>
    </w:tbl>
    <w:p w14:paraId="7EB3ADF1" w14:textId="77777777" w:rsidR="00C23E7D" w:rsidRDefault="00C23E7D" w:rsidP="00E45E23">
      <w:pPr>
        <w:pStyle w:val="Sinespaciado"/>
        <w:pBdr>
          <w:bottom w:val="single" w:sz="6" w:space="1" w:color="auto"/>
        </w:pBdr>
      </w:pPr>
    </w:p>
    <w:p w14:paraId="779B3CCB" w14:textId="584C5235" w:rsidR="006F4F63" w:rsidRDefault="006F4F63" w:rsidP="00E45E23">
      <w:pPr>
        <w:pStyle w:val="Sinespaciado"/>
        <w:rPr>
          <w:b/>
          <w:bCs/>
        </w:rPr>
      </w:pPr>
    </w:p>
    <w:p w14:paraId="76003FD2" w14:textId="29CFB0BC" w:rsidR="006F4F63" w:rsidRDefault="006F4F63" w:rsidP="00E45E23">
      <w:pPr>
        <w:pStyle w:val="Sinespaciado"/>
        <w:rPr>
          <w:b/>
          <w:bCs/>
          <w:sz w:val="24"/>
          <w:szCs w:val="28"/>
        </w:rPr>
      </w:pPr>
      <w:r w:rsidRPr="006F4F63">
        <w:rPr>
          <w:b/>
          <w:bCs/>
          <w:sz w:val="24"/>
          <w:szCs w:val="28"/>
          <w:highlight w:val="yellow"/>
        </w:rPr>
        <w:t>Costo aproximado de un folleto ejemplo</w:t>
      </w:r>
    </w:p>
    <w:p w14:paraId="30E42157" w14:textId="2AB43804" w:rsidR="005C776E" w:rsidRDefault="005C776E" w:rsidP="00E45E23">
      <w:pPr>
        <w:pStyle w:val="Sinespaciado"/>
        <w:rPr>
          <w:b/>
          <w:bCs/>
          <w:sz w:val="24"/>
          <w:szCs w:val="28"/>
        </w:rPr>
      </w:pPr>
      <w:r>
        <w:rPr>
          <w:b/>
          <w:bCs/>
          <w:sz w:val="24"/>
          <w:szCs w:val="28"/>
        </w:rPr>
        <w:t>La formula</w:t>
      </w:r>
    </w:p>
    <w:p w14:paraId="688A3BFE" w14:textId="62B90287" w:rsidR="0087572B" w:rsidRPr="00BF6BFD" w:rsidRDefault="005C776E" w:rsidP="00E45E23">
      <w:pPr>
        <w:pStyle w:val="Sinespaciado"/>
      </w:pPr>
      <w:r w:rsidRPr="0087572B">
        <w:t>Costo = tokens x precio por millón /</w:t>
      </w:r>
      <w:r w:rsidR="0087572B" w:rsidRPr="0087572B">
        <w:t xml:space="preserve"> 1.000.000</w:t>
      </w:r>
    </w:p>
    <w:p w14:paraId="3551BD74" w14:textId="79F2B14F" w:rsidR="0087572B" w:rsidRDefault="0087572B" w:rsidP="00E45E23">
      <w:pPr>
        <w:pStyle w:val="Sinespaciado"/>
      </w:pPr>
      <w:r w:rsidRPr="0087572B">
        <w:t xml:space="preserve">Precios usados (revísalos antes de confiar en ellos): </w:t>
      </w:r>
      <w:r w:rsidRPr="0087572B">
        <w:rPr>
          <w:b/>
          <w:bCs/>
        </w:rPr>
        <w:t xml:space="preserve">$1,50 </w:t>
      </w:r>
      <w:r w:rsidRPr="0087572B">
        <w:t xml:space="preserve">por millón de tokens de entrada y </w:t>
      </w:r>
      <w:r w:rsidRPr="0087572B">
        <w:rPr>
          <w:b/>
          <w:bCs/>
        </w:rPr>
        <w:t xml:space="preserve">9$ </w:t>
      </w:r>
      <w:r w:rsidRPr="0087572B">
        <w:t>por millón de salida.</w:t>
      </w:r>
    </w:p>
    <w:p w14:paraId="739D4B09" w14:textId="69BE0A7B" w:rsidR="007A312D" w:rsidRDefault="007A312D" w:rsidP="00E45E23">
      <w:pPr>
        <w:pStyle w:val="Sinespaciado"/>
        <w:rPr>
          <w:b/>
          <w:bCs/>
        </w:rPr>
      </w:pPr>
    </w:p>
    <w:p w14:paraId="68047777" w14:textId="3F8C41EE" w:rsidR="007A312D" w:rsidRDefault="007A312D" w:rsidP="00E45E23">
      <w:pPr>
        <w:pStyle w:val="Sinespaciado"/>
        <w:rPr>
          <w:b/>
          <w:bCs/>
        </w:rPr>
      </w:pPr>
      <w:r w:rsidRPr="007A312D">
        <w:rPr>
          <w:b/>
          <w:bCs/>
          <w:highlight w:val="yellow"/>
        </w:rPr>
        <w:t>Llamada 1: elegir los enlaces relevantes</w:t>
      </w:r>
    </w:p>
    <w:tbl>
      <w:tblPr>
        <w:tblStyle w:val="Tablaconcuadrcula4-nfasis4"/>
        <w:tblW w:w="0" w:type="auto"/>
        <w:tblLook w:val="04A0" w:firstRow="1" w:lastRow="0" w:firstColumn="1" w:lastColumn="0" w:noHBand="0" w:noVBand="1"/>
      </w:tblPr>
      <w:tblGrid>
        <w:gridCol w:w="2697"/>
        <w:gridCol w:w="2697"/>
        <w:gridCol w:w="2698"/>
        <w:gridCol w:w="2698"/>
      </w:tblGrid>
      <w:tr w:rsidR="007A312D" w14:paraId="090FE7BF" w14:textId="77777777" w:rsidTr="007A3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7C176FEA" w14:textId="77B4DB87" w:rsidR="007A312D" w:rsidRPr="007A312D" w:rsidRDefault="007A312D" w:rsidP="00E45E23">
            <w:pPr>
              <w:pStyle w:val="Sinespaciado"/>
              <w:rPr>
                <w:b w:val="0"/>
                <w:bCs w:val="0"/>
              </w:rPr>
            </w:pPr>
            <w:r>
              <w:rPr>
                <w:b w:val="0"/>
                <w:bCs w:val="0"/>
              </w:rPr>
              <w:t>Parte</w:t>
            </w:r>
          </w:p>
        </w:tc>
        <w:tc>
          <w:tcPr>
            <w:tcW w:w="2697" w:type="dxa"/>
          </w:tcPr>
          <w:p w14:paraId="2A2D6F00" w14:textId="77CCA373" w:rsidR="007A312D" w:rsidRDefault="007A312D" w:rsidP="00E45E23">
            <w:pPr>
              <w:pStyle w:val="Sinespaciado"/>
              <w:cnfStyle w:val="100000000000" w:firstRow="1" w:lastRow="0" w:firstColumn="0" w:lastColumn="0" w:oddVBand="0" w:evenVBand="0" w:oddHBand="0" w:evenHBand="0" w:firstRowFirstColumn="0" w:firstRowLastColumn="0" w:lastRowFirstColumn="0" w:lastRowLastColumn="0"/>
              <w:rPr>
                <w:b w:val="0"/>
                <w:bCs w:val="0"/>
              </w:rPr>
            </w:pPr>
            <w:r>
              <w:rPr>
                <w:b w:val="0"/>
                <w:bCs w:val="0"/>
              </w:rPr>
              <w:t>Tokens</w:t>
            </w:r>
          </w:p>
        </w:tc>
        <w:tc>
          <w:tcPr>
            <w:tcW w:w="2698" w:type="dxa"/>
          </w:tcPr>
          <w:p w14:paraId="2C082ABE" w14:textId="1435D0AC" w:rsidR="007A312D" w:rsidRDefault="007A312D" w:rsidP="00E45E23">
            <w:pPr>
              <w:pStyle w:val="Sinespaciado"/>
              <w:cnfStyle w:val="100000000000" w:firstRow="1" w:lastRow="0" w:firstColumn="0" w:lastColumn="0" w:oddVBand="0" w:evenVBand="0" w:oddHBand="0" w:evenHBand="0" w:firstRowFirstColumn="0" w:firstRowLastColumn="0" w:lastRowFirstColumn="0" w:lastRowLastColumn="0"/>
              <w:rPr>
                <w:b w:val="0"/>
                <w:bCs w:val="0"/>
              </w:rPr>
            </w:pPr>
            <w:r>
              <w:rPr>
                <w:b w:val="0"/>
                <w:bCs w:val="0"/>
              </w:rPr>
              <w:t>Cuenta</w:t>
            </w:r>
          </w:p>
        </w:tc>
        <w:tc>
          <w:tcPr>
            <w:tcW w:w="2698" w:type="dxa"/>
          </w:tcPr>
          <w:p w14:paraId="505C8966" w14:textId="307CF1D9" w:rsidR="007A312D" w:rsidRDefault="007A312D" w:rsidP="00E45E23">
            <w:pPr>
              <w:pStyle w:val="Sinespaciado"/>
              <w:cnfStyle w:val="100000000000" w:firstRow="1" w:lastRow="0" w:firstColumn="0" w:lastColumn="0" w:oddVBand="0" w:evenVBand="0" w:oddHBand="0" w:evenHBand="0" w:firstRowFirstColumn="0" w:firstRowLastColumn="0" w:lastRowFirstColumn="0" w:lastRowLastColumn="0"/>
              <w:rPr>
                <w:b w:val="0"/>
                <w:bCs w:val="0"/>
              </w:rPr>
            </w:pPr>
            <w:r>
              <w:rPr>
                <w:b w:val="0"/>
                <w:bCs w:val="0"/>
              </w:rPr>
              <w:t>Costo</w:t>
            </w:r>
          </w:p>
        </w:tc>
      </w:tr>
      <w:tr w:rsidR="007A312D" w14:paraId="213B4A33" w14:textId="77777777" w:rsidTr="007A3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423A4E1F" w14:textId="0C75618B" w:rsidR="007A312D" w:rsidRPr="001E35DE" w:rsidRDefault="007A312D" w:rsidP="00E45E23">
            <w:pPr>
              <w:pStyle w:val="Sinespaciado"/>
              <w:rPr>
                <w:b w:val="0"/>
                <w:bCs w:val="0"/>
              </w:rPr>
            </w:pPr>
            <w:r w:rsidRPr="001E35DE">
              <w:rPr>
                <w:b w:val="0"/>
                <w:bCs w:val="0"/>
              </w:rPr>
              <w:t>Entrada (</w:t>
            </w:r>
            <w:proofErr w:type="spellStart"/>
            <w:r w:rsidRPr="001E35DE">
              <w:rPr>
                <w:b w:val="0"/>
                <w:bCs w:val="0"/>
              </w:rPr>
              <w:t>prompt</w:t>
            </w:r>
            <w:proofErr w:type="spellEnd"/>
            <w:r w:rsidRPr="001E35DE">
              <w:rPr>
                <w:b w:val="0"/>
                <w:bCs w:val="0"/>
              </w:rPr>
              <w:t xml:space="preserve"> + lista de enlaces)</w:t>
            </w:r>
          </w:p>
        </w:tc>
        <w:tc>
          <w:tcPr>
            <w:tcW w:w="2697" w:type="dxa"/>
          </w:tcPr>
          <w:p w14:paraId="51D3DCE4" w14:textId="0FD1F6E0" w:rsidR="007A312D" w:rsidRPr="001E35DE" w:rsidRDefault="007A312D" w:rsidP="00E45E23">
            <w:pPr>
              <w:pStyle w:val="Sinespaciado"/>
              <w:cnfStyle w:val="000000100000" w:firstRow="0" w:lastRow="0" w:firstColumn="0" w:lastColumn="0" w:oddVBand="0" w:evenVBand="0" w:oddHBand="1" w:evenHBand="0" w:firstRowFirstColumn="0" w:firstRowLastColumn="0" w:lastRowFirstColumn="0" w:lastRowLastColumn="0"/>
            </w:pPr>
            <w:r w:rsidRPr="001E35DE">
              <w:t>800</w:t>
            </w:r>
          </w:p>
        </w:tc>
        <w:tc>
          <w:tcPr>
            <w:tcW w:w="2698" w:type="dxa"/>
          </w:tcPr>
          <w:p w14:paraId="47CE0AAB" w14:textId="51B771F4" w:rsidR="007A312D" w:rsidRPr="001E35DE" w:rsidRDefault="001E35DE" w:rsidP="00E45E23">
            <w:pPr>
              <w:pStyle w:val="Sinespaciado"/>
              <w:cnfStyle w:val="000000100000" w:firstRow="0" w:lastRow="0" w:firstColumn="0" w:lastColumn="0" w:oddVBand="0" w:evenVBand="0" w:oddHBand="1" w:evenHBand="0" w:firstRowFirstColumn="0" w:firstRowLastColumn="0" w:lastRowFirstColumn="0" w:lastRowLastColumn="0"/>
            </w:pPr>
            <w:r w:rsidRPr="001E35DE">
              <w:t>800 x 1,5 / 1.000.000</w:t>
            </w:r>
          </w:p>
        </w:tc>
        <w:tc>
          <w:tcPr>
            <w:tcW w:w="2698" w:type="dxa"/>
          </w:tcPr>
          <w:p w14:paraId="467C14EB" w14:textId="20FD7DEA" w:rsidR="007A312D" w:rsidRPr="001E35DE" w:rsidRDefault="001E35DE" w:rsidP="00E45E23">
            <w:pPr>
              <w:pStyle w:val="Sinespaciado"/>
              <w:cnfStyle w:val="000000100000" w:firstRow="0" w:lastRow="0" w:firstColumn="0" w:lastColumn="0" w:oddVBand="0" w:evenVBand="0" w:oddHBand="1" w:evenHBand="0" w:firstRowFirstColumn="0" w:firstRowLastColumn="0" w:lastRowFirstColumn="0" w:lastRowLastColumn="0"/>
            </w:pPr>
            <w:r w:rsidRPr="001E35DE">
              <w:t>$0,0012</w:t>
            </w:r>
          </w:p>
        </w:tc>
      </w:tr>
      <w:tr w:rsidR="00382C0D" w14:paraId="6F974539" w14:textId="77777777" w:rsidTr="007A312D">
        <w:tc>
          <w:tcPr>
            <w:cnfStyle w:val="001000000000" w:firstRow="0" w:lastRow="0" w:firstColumn="1" w:lastColumn="0" w:oddVBand="0" w:evenVBand="0" w:oddHBand="0" w:evenHBand="0" w:firstRowFirstColumn="0" w:firstRowLastColumn="0" w:lastRowFirstColumn="0" w:lastRowLastColumn="0"/>
            <w:tcW w:w="2697" w:type="dxa"/>
          </w:tcPr>
          <w:p w14:paraId="3E9FA09A" w14:textId="2602D835" w:rsidR="00382C0D" w:rsidRPr="00382C0D" w:rsidRDefault="00382C0D" w:rsidP="00E45E23">
            <w:pPr>
              <w:pStyle w:val="Sinespaciado"/>
              <w:rPr>
                <w:b w:val="0"/>
                <w:bCs w:val="0"/>
              </w:rPr>
            </w:pPr>
            <w:r>
              <w:rPr>
                <w:b w:val="0"/>
                <w:bCs w:val="0"/>
              </w:rPr>
              <w:t>Salida (el JSON con los enlaces elegidos)</w:t>
            </w:r>
          </w:p>
        </w:tc>
        <w:tc>
          <w:tcPr>
            <w:tcW w:w="2697" w:type="dxa"/>
          </w:tcPr>
          <w:p w14:paraId="0CE0FAD5" w14:textId="4E167524" w:rsidR="00382C0D" w:rsidRPr="001E35DE" w:rsidRDefault="00382C0D" w:rsidP="00E45E23">
            <w:pPr>
              <w:pStyle w:val="Sinespaciado"/>
              <w:cnfStyle w:val="000000000000" w:firstRow="0" w:lastRow="0" w:firstColumn="0" w:lastColumn="0" w:oddVBand="0" w:evenVBand="0" w:oddHBand="0" w:evenHBand="0" w:firstRowFirstColumn="0" w:firstRowLastColumn="0" w:lastRowFirstColumn="0" w:lastRowLastColumn="0"/>
            </w:pPr>
            <w:r>
              <w:t>300</w:t>
            </w:r>
          </w:p>
        </w:tc>
        <w:tc>
          <w:tcPr>
            <w:tcW w:w="2698" w:type="dxa"/>
          </w:tcPr>
          <w:p w14:paraId="2E036A6A" w14:textId="4966693A" w:rsidR="00382C0D" w:rsidRPr="001E35DE" w:rsidRDefault="00382C0D" w:rsidP="00E45E23">
            <w:pPr>
              <w:pStyle w:val="Sinespaciado"/>
              <w:cnfStyle w:val="000000000000" w:firstRow="0" w:lastRow="0" w:firstColumn="0" w:lastColumn="0" w:oddVBand="0" w:evenVBand="0" w:oddHBand="0" w:evenHBand="0" w:firstRowFirstColumn="0" w:firstRowLastColumn="0" w:lastRowFirstColumn="0" w:lastRowLastColumn="0"/>
            </w:pPr>
            <w:r w:rsidRPr="00382C0D">
              <w:t>300 × 9 / 1.000.000</w:t>
            </w:r>
          </w:p>
        </w:tc>
        <w:tc>
          <w:tcPr>
            <w:tcW w:w="2698" w:type="dxa"/>
          </w:tcPr>
          <w:p w14:paraId="54161E5A" w14:textId="45338447" w:rsidR="00382C0D" w:rsidRPr="001E35DE" w:rsidRDefault="00382C0D" w:rsidP="00E45E23">
            <w:pPr>
              <w:pStyle w:val="Sinespaciado"/>
              <w:cnfStyle w:val="000000000000" w:firstRow="0" w:lastRow="0" w:firstColumn="0" w:lastColumn="0" w:oddVBand="0" w:evenVBand="0" w:oddHBand="0" w:evenHBand="0" w:firstRowFirstColumn="0" w:firstRowLastColumn="0" w:lastRowFirstColumn="0" w:lastRowLastColumn="0"/>
            </w:pPr>
            <w:r w:rsidRPr="00382C0D">
              <w:t>$0,0027</w:t>
            </w:r>
          </w:p>
        </w:tc>
      </w:tr>
      <w:tr w:rsidR="00382C0D" w14:paraId="679F3CDB" w14:textId="77777777" w:rsidTr="007A3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5CD3679E" w14:textId="54B9C70D" w:rsidR="00382C0D" w:rsidRPr="00382C0D" w:rsidRDefault="00382C0D" w:rsidP="00E45E23">
            <w:pPr>
              <w:pStyle w:val="Sinespaciado"/>
            </w:pPr>
            <w:r>
              <w:t>Subtotal</w:t>
            </w:r>
          </w:p>
        </w:tc>
        <w:tc>
          <w:tcPr>
            <w:tcW w:w="2697" w:type="dxa"/>
          </w:tcPr>
          <w:p w14:paraId="353B0F16" w14:textId="77777777" w:rsidR="00382C0D" w:rsidRDefault="00382C0D" w:rsidP="00E45E23">
            <w:pPr>
              <w:pStyle w:val="Sinespaciado"/>
              <w:cnfStyle w:val="000000100000" w:firstRow="0" w:lastRow="0" w:firstColumn="0" w:lastColumn="0" w:oddVBand="0" w:evenVBand="0" w:oddHBand="1" w:evenHBand="0" w:firstRowFirstColumn="0" w:firstRowLastColumn="0" w:lastRowFirstColumn="0" w:lastRowLastColumn="0"/>
            </w:pPr>
          </w:p>
        </w:tc>
        <w:tc>
          <w:tcPr>
            <w:tcW w:w="2698" w:type="dxa"/>
          </w:tcPr>
          <w:p w14:paraId="35BE8E0B" w14:textId="77777777" w:rsidR="00382C0D" w:rsidRPr="00382C0D" w:rsidRDefault="00382C0D" w:rsidP="00E45E23">
            <w:pPr>
              <w:pStyle w:val="Sinespaciado"/>
              <w:cnfStyle w:val="000000100000" w:firstRow="0" w:lastRow="0" w:firstColumn="0" w:lastColumn="0" w:oddVBand="0" w:evenVBand="0" w:oddHBand="1" w:evenHBand="0" w:firstRowFirstColumn="0" w:firstRowLastColumn="0" w:lastRowFirstColumn="0" w:lastRowLastColumn="0"/>
            </w:pPr>
          </w:p>
        </w:tc>
        <w:tc>
          <w:tcPr>
            <w:tcW w:w="2698" w:type="dxa"/>
          </w:tcPr>
          <w:p w14:paraId="6A5C07AC" w14:textId="266012D7" w:rsidR="00382C0D" w:rsidRPr="001D2498" w:rsidRDefault="001D2498" w:rsidP="00E45E23">
            <w:pPr>
              <w:pStyle w:val="Sinespaciado"/>
              <w:cnfStyle w:val="000000100000" w:firstRow="0" w:lastRow="0" w:firstColumn="0" w:lastColumn="0" w:oddVBand="0" w:evenVBand="0" w:oddHBand="1" w:evenHBand="0" w:firstRowFirstColumn="0" w:firstRowLastColumn="0" w:lastRowFirstColumn="0" w:lastRowLastColumn="0"/>
              <w:rPr>
                <w:b/>
                <w:bCs/>
              </w:rPr>
            </w:pPr>
            <w:r w:rsidRPr="001D2498">
              <w:rPr>
                <w:b/>
                <w:bCs/>
              </w:rPr>
              <w:t>$0,0039</w:t>
            </w:r>
          </w:p>
        </w:tc>
      </w:tr>
    </w:tbl>
    <w:p w14:paraId="21943FD1" w14:textId="77777777" w:rsidR="007A312D" w:rsidRPr="007A312D" w:rsidRDefault="007A312D" w:rsidP="00E45E23">
      <w:pPr>
        <w:pStyle w:val="Sinespaciado"/>
        <w:rPr>
          <w:b/>
          <w:bCs/>
        </w:rPr>
      </w:pPr>
    </w:p>
    <w:p w14:paraId="4ECAE682" w14:textId="77777777" w:rsidR="001D2498" w:rsidRPr="001D2498" w:rsidRDefault="001D2498" w:rsidP="001D2498">
      <w:pPr>
        <w:pStyle w:val="Sinespaciado"/>
        <w:rPr>
          <w:b/>
          <w:bCs/>
        </w:rPr>
      </w:pPr>
      <w:r w:rsidRPr="001D2498">
        <w:rPr>
          <w:b/>
          <w:bCs/>
          <w:highlight w:val="yellow"/>
        </w:rPr>
        <w:t>Llamada 2: redactar el folleto</w:t>
      </w:r>
    </w:p>
    <w:tbl>
      <w:tblPr>
        <w:tblStyle w:val="Tablaconcuadrcula4-nfasis4"/>
        <w:tblW w:w="0" w:type="auto"/>
        <w:tblLook w:val="04A0" w:firstRow="1" w:lastRow="0" w:firstColumn="1" w:lastColumn="0" w:noHBand="0" w:noVBand="1"/>
      </w:tblPr>
      <w:tblGrid>
        <w:gridCol w:w="2697"/>
        <w:gridCol w:w="2697"/>
        <w:gridCol w:w="2698"/>
        <w:gridCol w:w="2698"/>
      </w:tblGrid>
      <w:tr w:rsidR="001D2498" w14:paraId="0BB7109C" w14:textId="77777777" w:rsidTr="001D2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4B170939" w14:textId="572C48B6" w:rsidR="001D2498" w:rsidRPr="001D2498" w:rsidRDefault="001D2498" w:rsidP="00E45E23">
            <w:pPr>
              <w:pStyle w:val="Sinespaciado"/>
              <w:rPr>
                <w:b w:val="0"/>
                <w:bCs w:val="0"/>
              </w:rPr>
            </w:pPr>
            <w:r w:rsidRPr="001D2498">
              <w:rPr>
                <w:b w:val="0"/>
                <w:bCs w:val="0"/>
              </w:rPr>
              <w:t>Parte</w:t>
            </w:r>
          </w:p>
        </w:tc>
        <w:tc>
          <w:tcPr>
            <w:tcW w:w="2697" w:type="dxa"/>
          </w:tcPr>
          <w:p w14:paraId="4DC9AB7E" w14:textId="74B92902" w:rsidR="001D2498" w:rsidRPr="001D2498" w:rsidRDefault="001D2498" w:rsidP="00E45E23">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1D2498">
              <w:rPr>
                <w:b w:val="0"/>
                <w:bCs w:val="0"/>
              </w:rPr>
              <w:t>Tokens</w:t>
            </w:r>
          </w:p>
        </w:tc>
        <w:tc>
          <w:tcPr>
            <w:tcW w:w="2698" w:type="dxa"/>
          </w:tcPr>
          <w:p w14:paraId="4CC4EE2B" w14:textId="6A19AD52" w:rsidR="001D2498" w:rsidRPr="001D2498" w:rsidRDefault="001D2498" w:rsidP="00E45E23">
            <w:pPr>
              <w:pStyle w:val="Sinespaciado"/>
              <w:cnfStyle w:val="100000000000" w:firstRow="1" w:lastRow="0" w:firstColumn="0" w:lastColumn="0" w:oddVBand="0" w:evenVBand="0" w:oddHBand="0" w:evenHBand="0" w:firstRowFirstColumn="0" w:firstRowLastColumn="0" w:lastRowFirstColumn="0" w:lastRowLastColumn="0"/>
            </w:pPr>
            <w:r w:rsidRPr="001D2498">
              <w:t xml:space="preserve">Cuenta </w:t>
            </w:r>
          </w:p>
        </w:tc>
        <w:tc>
          <w:tcPr>
            <w:tcW w:w="2698" w:type="dxa"/>
          </w:tcPr>
          <w:p w14:paraId="39F1C8F4" w14:textId="6A8829B3" w:rsidR="001D2498" w:rsidRPr="001D2498" w:rsidRDefault="001D2498" w:rsidP="00E45E23">
            <w:pPr>
              <w:pStyle w:val="Sinespaciado"/>
              <w:cnfStyle w:val="100000000000" w:firstRow="1" w:lastRow="0" w:firstColumn="0" w:lastColumn="0" w:oddVBand="0" w:evenVBand="0" w:oddHBand="0" w:evenHBand="0" w:firstRowFirstColumn="0" w:firstRowLastColumn="0" w:lastRowFirstColumn="0" w:lastRowLastColumn="0"/>
            </w:pPr>
            <w:r w:rsidRPr="001D2498">
              <w:t>Costo</w:t>
            </w:r>
          </w:p>
        </w:tc>
      </w:tr>
      <w:tr w:rsidR="001D2498" w14:paraId="6007DC37" w14:textId="77777777" w:rsidTr="001D2498">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2697" w:type="dxa"/>
          </w:tcPr>
          <w:p w14:paraId="0904ED98" w14:textId="36A8CAFD" w:rsidR="001D2498" w:rsidRPr="000B4120" w:rsidRDefault="000B4120" w:rsidP="00E45E23">
            <w:pPr>
              <w:pStyle w:val="Sinespaciado"/>
              <w:rPr>
                <w:b w:val="0"/>
                <w:bCs w:val="0"/>
              </w:rPr>
            </w:pPr>
            <w:r>
              <w:rPr>
                <w:b w:val="0"/>
                <w:bCs w:val="0"/>
              </w:rPr>
              <w:t xml:space="preserve">Entrada (el texto de las </w:t>
            </w:r>
            <w:proofErr w:type="spellStart"/>
            <w:r>
              <w:rPr>
                <w:b w:val="0"/>
                <w:bCs w:val="0"/>
              </w:rPr>
              <w:t>paginas</w:t>
            </w:r>
            <w:proofErr w:type="spellEnd"/>
            <w:r>
              <w:rPr>
                <w:b w:val="0"/>
                <w:bCs w:val="0"/>
              </w:rPr>
              <w:t>, cortado a 5.000 caracteres)</w:t>
            </w:r>
          </w:p>
        </w:tc>
        <w:tc>
          <w:tcPr>
            <w:tcW w:w="2697" w:type="dxa"/>
          </w:tcPr>
          <w:p w14:paraId="1D1B872F" w14:textId="75C29908" w:rsidR="001D2498" w:rsidRPr="001D2498" w:rsidRDefault="000B4120" w:rsidP="00E45E23">
            <w:pPr>
              <w:pStyle w:val="Sinespaciado"/>
              <w:cnfStyle w:val="000000100000" w:firstRow="0" w:lastRow="0" w:firstColumn="0" w:lastColumn="0" w:oddVBand="0" w:evenVBand="0" w:oddHBand="1" w:evenHBand="0" w:firstRowFirstColumn="0" w:firstRowLastColumn="0" w:lastRowFirstColumn="0" w:lastRowLastColumn="0"/>
            </w:pPr>
            <w:r>
              <w:t>1.250</w:t>
            </w:r>
          </w:p>
        </w:tc>
        <w:tc>
          <w:tcPr>
            <w:tcW w:w="2698" w:type="dxa"/>
          </w:tcPr>
          <w:p w14:paraId="441DDAEF" w14:textId="35F8DD48" w:rsidR="001D2498" w:rsidRPr="001D2498" w:rsidRDefault="00B17FB9" w:rsidP="00E45E23">
            <w:pPr>
              <w:pStyle w:val="Sinespaciado"/>
              <w:cnfStyle w:val="000000100000" w:firstRow="0" w:lastRow="0" w:firstColumn="0" w:lastColumn="0" w:oddVBand="0" w:evenVBand="0" w:oddHBand="1" w:evenHBand="0" w:firstRowFirstColumn="0" w:firstRowLastColumn="0" w:lastRowFirstColumn="0" w:lastRowLastColumn="0"/>
            </w:pPr>
            <w:r w:rsidRPr="00B17FB9">
              <w:t>1.250 × 1,5 / 1.000.000</w:t>
            </w:r>
          </w:p>
        </w:tc>
        <w:tc>
          <w:tcPr>
            <w:tcW w:w="2698" w:type="dxa"/>
          </w:tcPr>
          <w:p w14:paraId="4864D9E4" w14:textId="39C4570D" w:rsidR="001D2498" w:rsidRPr="001D2498" w:rsidRDefault="00B17FB9" w:rsidP="00E45E23">
            <w:pPr>
              <w:pStyle w:val="Sinespaciado"/>
              <w:cnfStyle w:val="000000100000" w:firstRow="0" w:lastRow="0" w:firstColumn="0" w:lastColumn="0" w:oddVBand="0" w:evenVBand="0" w:oddHBand="1" w:evenHBand="0" w:firstRowFirstColumn="0" w:firstRowLastColumn="0" w:lastRowFirstColumn="0" w:lastRowLastColumn="0"/>
            </w:pPr>
            <w:r w:rsidRPr="00B17FB9">
              <w:t>$0,001875</w:t>
            </w:r>
          </w:p>
        </w:tc>
      </w:tr>
      <w:tr w:rsidR="001D2498" w14:paraId="0348EF23" w14:textId="77777777" w:rsidTr="001D2498">
        <w:tc>
          <w:tcPr>
            <w:cnfStyle w:val="001000000000" w:firstRow="0" w:lastRow="0" w:firstColumn="1" w:lastColumn="0" w:oddVBand="0" w:evenVBand="0" w:oddHBand="0" w:evenHBand="0" w:firstRowFirstColumn="0" w:firstRowLastColumn="0" w:lastRowFirstColumn="0" w:lastRowLastColumn="0"/>
            <w:tcW w:w="2697" w:type="dxa"/>
          </w:tcPr>
          <w:p w14:paraId="28980266" w14:textId="18264C89" w:rsidR="001D2498" w:rsidRPr="00B17FB9" w:rsidRDefault="00B17FB9" w:rsidP="00E45E23">
            <w:pPr>
              <w:pStyle w:val="Sinespaciado"/>
              <w:rPr>
                <w:b w:val="0"/>
                <w:bCs w:val="0"/>
              </w:rPr>
            </w:pPr>
            <w:r w:rsidRPr="00B17FB9">
              <w:rPr>
                <w:b w:val="0"/>
                <w:bCs w:val="0"/>
              </w:rPr>
              <w:t>Salida (el folleto)</w:t>
            </w:r>
          </w:p>
        </w:tc>
        <w:tc>
          <w:tcPr>
            <w:tcW w:w="2697" w:type="dxa"/>
          </w:tcPr>
          <w:p w14:paraId="6AA0C36A" w14:textId="758AAA42" w:rsidR="001D2498" w:rsidRPr="001D2498" w:rsidRDefault="00B17FB9" w:rsidP="00E45E23">
            <w:pPr>
              <w:pStyle w:val="Sinespaciado"/>
              <w:cnfStyle w:val="000000000000" w:firstRow="0" w:lastRow="0" w:firstColumn="0" w:lastColumn="0" w:oddVBand="0" w:evenVBand="0" w:oddHBand="0" w:evenHBand="0" w:firstRowFirstColumn="0" w:firstRowLastColumn="0" w:lastRowFirstColumn="0" w:lastRowLastColumn="0"/>
            </w:pPr>
            <w:r w:rsidRPr="00B17FB9">
              <w:t>500</w:t>
            </w:r>
          </w:p>
        </w:tc>
        <w:tc>
          <w:tcPr>
            <w:tcW w:w="2698" w:type="dxa"/>
          </w:tcPr>
          <w:p w14:paraId="3475BAD6" w14:textId="38D6ED47" w:rsidR="001D2498" w:rsidRPr="001D2498" w:rsidRDefault="00B17FB9" w:rsidP="00E45E23">
            <w:pPr>
              <w:pStyle w:val="Sinespaciado"/>
              <w:cnfStyle w:val="000000000000" w:firstRow="0" w:lastRow="0" w:firstColumn="0" w:lastColumn="0" w:oddVBand="0" w:evenVBand="0" w:oddHBand="0" w:evenHBand="0" w:firstRowFirstColumn="0" w:firstRowLastColumn="0" w:lastRowFirstColumn="0" w:lastRowLastColumn="0"/>
            </w:pPr>
            <w:r w:rsidRPr="00B17FB9">
              <w:t>500 × 9 / 1.000.000</w:t>
            </w:r>
          </w:p>
        </w:tc>
        <w:tc>
          <w:tcPr>
            <w:tcW w:w="2698" w:type="dxa"/>
          </w:tcPr>
          <w:p w14:paraId="238D6ADA" w14:textId="0E5FA84E" w:rsidR="001D2498" w:rsidRPr="001D2498" w:rsidRDefault="00B17FB9" w:rsidP="00E45E23">
            <w:pPr>
              <w:pStyle w:val="Sinespaciado"/>
              <w:cnfStyle w:val="000000000000" w:firstRow="0" w:lastRow="0" w:firstColumn="0" w:lastColumn="0" w:oddVBand="0" w:evenVBand="0" w:oddHBand="0" w:evenHBand="0" w:firstRowFirstColumn="0" w:firstRowLastColumn="0" w:lastRowFirstColumn="0" w:lastRowLastColumn="0"/>
            </w:pPr>
            <w:r w:rsidRPr="00B17FB9">
              <w:t>$0,0045</w:t>
            </w:r>
          </w:p>
        </w:tc>
      </w:tr>
      <w:tr w:rsidR="00B17FB9" w14:paraId="69DF66EA" w14:textId="77777777" w:rsidTr="001D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2E87A524" w14:textId="06DF82F8" w:rsidR="00B17FB9" w:rsidRPr="00B17FB9" w:rsidRDefault="00B17FB9" w:rsidP="00E45E23">
            <w:pPr>
              <w:pStyle w:val="Sinespaciado"/>
            </w:pPr>
            <w:r w:rsidRPr="00B17FB9">
              <w:t>Subtotal</w:t>
            </w:r>
          </w:p>
        </w:tc>
        <w:tc>
          <w:tcPr>
            <w:tcW w:w="2697" w:type="dxa"/>
          </w:tcPr>
          <w:p w14:paraId="24D73145" w14:textId="77777777" w:rsidR="00B17FB9" w:rsidRPr="00B17FB9" w:rsidRDefault="00B17FB9" w:rsidP="00E45E23">
            <w:pPr>
              <w:pStyle w:val="Sinespaciado"/>
              <w:cnfStyle w:val="000000100000" w:firstRow="0" w:lastRow="0" w:firstColumn="0" w:lastColumn="0" w:oddVBand="0" w:evenVBand="0" w:oddHBand="1" w:evenHBand="0" w:firstRowFirstColumn="0" w:firstRowLastColumn="0" w:lastRowFirstColumn="0" w:lastRowLastColumn="0"/>
            </w:pPr>
          </w:p>
        </w:tc>
        <w:tc>
          <w:tcPr>
            <w:tcW w:w="2698" w:type="dxa"/>
          </w:tcPr>
          <w:p w14:paraId="6E89D9B6" w14:textId="77777777" w:rsidR="00B17FB9" w:rsidRPr="00B17FB9" w:rsidRDefault="00B17FB9" w:rsidP="00E45E23">
            <w:pPr>
              <w:pStyle w:val="Sinespaciado"/>
              <w:cnfStyle w:val="000000100000" w:firstRow="0" w:lastRow="0" w:firstColumn="0" w:lastColumn="0" w:oddVBand="0" w:evenVBand="0" w:oddHBand="1" w:evenHBand="0" w:firstRowFirstColumn="0" w:firstRowLastColumn="0" w:lastRowFirstColumn="0" w:lastRowLastColumn="0"/>
            </w:pPr>
          </w:p>
        </w:tc>
        <w:tc>
          <w:tcPr>
            <w:tcW w:w="2698" w:type="dxa"/>
          </w:tcPr>
          <w:p w14:paraId="39721D6B" w14:textId="3A0CE360" w:rsidR="00B17FB9" w:rsidRPr="00B17FB9" w:rsidRDefault="00B17FB9" w:rsidP="00E45E23">
            <w:pPr>
              <w:pStyle w:val="Sinespaciado"/>
              <w:cnfStyle w:val="000000100000" w:firstRow="0" w:lastRow="0" w:firstColumn="0" w:lastColumn="0" w:oddVBand="0" w:evenVBand="0" w:oddHBand="1" w:evenHBand="0" w:firstRowFirstColumn="0" w:firstRowLastColumn="0" w:lastRowFirstColumn="0" w:lastRowLastColumn="0"/>
              <w:rPr>
                <w:b/>
                <w:bCs/>
              </w:rPr>
            </w:pPr>
            <w:r w:rsidRPr="00B17FB9">
              <w:rPr>
                <w:b/>
                <w:bCs/>
              </w:rPr>
              <w:t>$0,006375</w:t>
            </w:r>
          </w:p>
        </w:tc>
      </w:tr>
    </w:tbl>
    <w:p w14:paraId="1C3CA9D7" w14:textId="77777777" w:rsidR="0087572B" w:rsidRDefault="0087572B" w:rsidP="00E45E23">
      <w:pPr>
        <w:pStyle w:val="Sinespaciado"/>
        <w:rPr>
          <w:sz w:val="24"/>
          <w:szCs w:val="28"/>
        </w:rPr>
      </w:pPr>
    </w:p>
    <w:p w14:paraId="51ACFB5E" w14:textId="77777777" w:rsidR="00B17FB9" w:rsidRPr="00B17FB9" w:rsidRDefault="00B17FB9" w:rsidP="00B17FB9">
      <w:pPr>
        <w:pStyle w:val="Sinespaciado"/>
        <w:rPr>
          <w:b/>
          <w:bCs/>
          <w:sz w:val="24"/>
          <w:szCs w:val="28"/>
        </w:rPr>
      </w:pPr>
      <w:r w:rsidRPr="00B17FB9">
        <w:rPr>
          <w:b/>
          <w:bCs/>
          <w:sz w:val="24"/>
          <w:szCs w:val="28"/>
          <w:highlight w:val="yellow"/>
        </w:rPr>
        <w:t>Total</w:t>
      </w:r>
    </w:p>
    <w:p w14:paraId="21FA9496" w14:textId="77777777" w:rsidR="00B17FB9" w:rsidRPr="00B17FB9" w:rsidRDefault="00B17FB9" w:rsidP="00B17FB9">
      <w:pPr>
        <w:pStyle w:val="Sinespaciado"/>
      </w:pPr>
      <w:r w:rsidRPr="00B17FB9">
        <w:t xml:space="preserve">$0,0039 + $0,006375 = $0,010275, o sea </w:t>
      </w:r>
      <w:r w:rsidRPr="00B17FB9">
        <w:rPr>
          <w:b/>
          <w:bCs/>
        </w:rPr>
        <w:t>un poco más de 1 centavo de dólar</w:t>
      </w:r>
      <w:r w:rsidRPr="00B17FB9">
        <w:t xml:space="preserve"> por folleto.</w:t>
      </w:r>
    </w:p>
    <w:p w14:paraId="6B724ABA" w14:textId="77777777" w:rsidR="00B17FB9" w:rsidRDefault="00B17FB9" w:rsidP="00E45E23">
      <w:pPr>
        <w:pStyle w:val="Sinespaciado"/>
        <w:rPr>
          <w:sz w:val="24"/>
          <w:szCs w:val="28"/>
        </w:rPr>
      </w:pPr>
    </w:p>
    <w:p w14:paraId="0705D47C" w14:textId="77777777" w:rsidR="00C70EFC" w:rsidRPr="00C70EFC" w:rsidRDefault="00C70EFC" w:rsidP="00C70EFC">
      <w:pPr>
        <w:pStyle w:val="Sinespaciado"/>
        <w:rPr>
          <w:b/>
          <w:bCs/>
          <w:sz w:val="24"/>
          <w:szCs w:val="28"/>
        </w:rPr>
      </w:pPr>
      <w:r w:rsidRPr="00C70EFC">
        <w:rPr>
          <w:b/>
          <w:bCs/>
          <w:sz w:val="24"/>
          <w:szCs w:val="28"/>
          <w:highlight w:val="yellow"/>
        </w:rPr>
        <w:t>De dónde salen los tamaños</w:t>
      </w:r>
    </w:p>
    <w:p w14:paraId="41220622" w14:textId="421EB9D3" w:rsidR="00C70EFC" w:rsidRPr="00C70EFC" w:rsidRDefault="00C70EFC" w:rsidP="00BF3990">
      <w:pPr>
        <w:pStyle w:val="Sinespaciado"/>
        <w:numPr>
          <w:ilvl w:val="0"/>
          <w:numId w:val="58"/>
        </w:numPr>
        <w:rPr>
          <w:sz w:val="24"/>
          <w:szCs w:val="28"/>
        </w:rPr>
      </w:pPr>
      <w:r w:rsidRPr="00C70EFC">
        <w:rPr>
          <w:b/>
          <w:bCs/>
          <w:sz w:val="24"/>
          <w:szCs w:val="28"/>
        </w:rPr>
        <w:t>1.250 tokens</w:t>
      </w:r>
      <w:r w:rsidRPr="00C70EFC">
        <w:rPr>
          <w:sz w:val="24"/>
          <w:szCs w:val="28"/>
        </w:rPr>
        <w:t xml:space="preserve"> son 5.000 caracteres / 4 (la regla de 4 caracteres por token).</w:t>
      </w:r>
    </w:p>
    <w:p w14:paraId="51521553" w14:textId="516B6400" w:rsidR="00C70EFC" w:rsidRPr="00C70EFC" w:rsidRDefault="00C70EFC" w:rsidP="00BF3990">
      <w:pPr>
        <w:pStyle w:val="Sinespaciado"/>
        <w:numPr>
          <w:ilvl w:val="0"/>
          <w:numId w:val="58"/>
        </w:numPr>
        <w:rPr>
          <w:sz w:val="24"/>
          <w:szCs w:val="28"/>
        </w:rPr>
      </w:pPr>
      <w:r w:rsidRPr="00C70EFC">
        <w:rPr>
          <w:b/>
          <w:bCs/>
          <w:sz w:val="24"/>
          <w:szCs w:val="28"/>
        </w:rPr>
        <w:t>800, 300 y 500</w:t>
      </w:r>
      <w:r w:rsidRPr="00C70EFC">
        <w:rPr>
          <w:sz w:val="24"/>
          <w:szCs w:val="28"/>
        </w:rPr>
        <w:t xml:space="preserve"> los inventé para tener un ejemplo. Los reales dependen de cuántos enlaces tenga el sitio y de qué tan largo sea el folleto.</w:t>
      </w:r>
    </w:p>
    <w:p w14:paraId="44EF4D90" w14:textId="77777777" w:rsidR="00C70EFC" w:rsidRDefault="00C70EFC" w:rsidP="00C70EFC">
      <w:pPr>
        <w:pStyle w:val="Sinespaciado"/>
        <w:rPr>
          <w:sz w:val="24"/>
          <w:szCs w:val="28"/>
        </w:rPr>
      </w:pPr>
    </w:p>
    <w:p w14:paraId="1C8A13D0" w14:textId="77777777" w:rsidR="00BF3990" w:rsidRPr="00BF3990" w:rsidRDefault="00BF3990" w:rsidP="00BF3990">
      <w:pPr>
        <w:pStyle w:val="Sinespaciado"/>
        <w:rPr>
          <w:b/>
          <w:bCs/>
          <w:sz w:val="24"/>
          <w:szCs w:val="28"/>
        </w:rPr>
      </w:pPr>
      <w:r w:rsidRPr="00BF3990">
        <w:rPr>
          <w:b/>
          <w:bCs/>
          <w:sz w:val="24"/>
          <w:szCs w:val="28"/>
          <w:highlight w:val="yellow"/>
        </w:rPr>
        <w:t>Qué se ve en la tabla</w:t>
      </w:r>
    </w:p>
    <w:p w14:paraId="52C6EBD1" w14:textId="6DECF162" w:rsidR="001C3108" w:rsidRPr="001C3108" w:rsidRDefault="001C3108" w:rsidP="001C3108">
      <w:pPr>
        <w:pStyle w:val="Sinespaciado"/>
        <w:numPr>
          <w:ilvl w:val="0"/>
          <w:numId w:val="58"/>
        </w:numPr>
        <w:rPr>
          <w:sz w:val="24"/>
          <w:szCs w:val="28"/>
        </w:rPr>
      </w:pPr>
      <w:r w:rsidRPr="001C3108">
        <w:rPr>
          <w:sz w:val="24"/>
          <w:szCs w:val="28"/>
        </w:rPr>
        <w:t xml:space="preserve">La salida es más cara por token ($9 contra $1,50), por eso en la llamada 2 la salida cuesta más que la </w:t>
      </w:r>
      <w:proofErr w:type="gramStart"/>
      <w:r w:rsidRPr="001C3108">
        <w:rPr>
          <w:sz w:val="24"/>
          <w:szCs w:val="28"/>
        </w:rPr>
        <w:t>entrada</w:t>
      </w:r>
      <w:proofErr w:type="gramEnd"/>
      <w:r w:rsidRPr="001C3108">
        <w:rPr>
          <w:sz w:val="24"/>
          <w:szCs w:val="28"/>
        </w:rPr>
        <w:t xml:space="preserve"> aunque tenga menos tokens (500 contra 1.250).</w:t>
      </w:r>
    </w:p>
    <w:p w14:paraId="3451A3DE" w14:textId="038A3592" w:rsidR="001C3108" w:rsidRPr="001C3108" w:rsidRDefault="001C3108" w:rsidP="001C3108">
      <w:pPr>
        <w:pStyle w:val="Sinespaciado"/>
        <w:numPr>
          <w:ilvl w:val="0"/>
          <w:numId w:val="58"/>
        </w:numPr>
        <w:rPr>
          <w:sz w:val="24"/>
          <w:szCs w:val="28"/>
        </w:rPr>
      </w:pPr>
      <w:r w:rsidRPr="001C3108">
        <w:rPr>
          <w:sz w:val="24"/>
          <w:szCs w:val="28"/>
        </w:rPr>
        <w:t xml:space="preserve">Si esto fuera un producto con 1.000 folletos al día, serían 1.000 × $0,0103 ≈ </w:t>
      </w:r>
      <w:r w:rsidRPr="001C3108">
        <w:rPr>
          <w:b/>
          <w:bCs/>
          <w:sz w:val="24"/>
          <w:szCs w:val="28"/>
        </w:rPr>
        <w:t>$10,30 al día</w:t>
      </w:r>
      <w:r w:rsidRPr="001C3108">
        <w:rPr>
          <w:sz w:val="24"/>
          <w:szCs w:val="28"/>
        </w:rPr>
        <w:t>.</w:t>
      </w:r>
    </w:p>
    <w:p w14:paraId="7826C25D" w14:textId="77777777" w:rsidR="00BF3990" w:rsidRPr="00BF3990" w:rsidRDefault="00BF3990" w:rsidP="001C3108">
      <w:pPr>
        <w:pStyle w:val="Sinespaciado"/>
        <w:rPr>
          <w:sz w:val="24"/>
          <w:szCs w:val="28"/>
        </w:rPr>
      </w:pPr>
    </w:p>
    <w:p w14:paraId="76CB1DE9" w14:textId="77777777" w:rsidR="001C3108" w:rsidRDefault="001C3108" w:rsidP="00C70EFC">
      <w:pPr>
        <w:pStyle w:val="Sinespaciado"/>
        <w:rPr>
          <w:sz w:val="24"/>
          <w:szCs w:val="28"/>
        </w:rPr>
      </w:pPr>
    </w:p>
    <w:p w14:paraId="509CBC96" w14:textId="77777777" w:rsidR="001C3108" w:rsidRPr="00BF6BFD" w:rsidRDefault="001C3108" w:rsidP="001C3108">
      <w:pPr>
        <w:pStyle w:val="Sinespaciado"/>
      </w:pPr>
      <w:r w:rsidRPr="00BF6BFD">
        <w:t>Una fuente indica que en Gemini los tokens de razonamiento (</w:t>
      </w:r>
      <w:proofErr w:type="spellStart"/>
      <w:r w:rsidRPr="00BF6BFD">
        <w:rPr>
          <w:i/>
          <w:iCs/>
        </w:rPr>
        <w:t>thinking</w:t>
      </w:r>
      <w:proofErr w:type="spellEnd"/>
      <w:r w:rsidRPr="00BF6BFD">
        <w:t>) se cobran como salida, así que el costo real podría ser mayor que este.</w:t>
      </w:r>
    </w:p>
    <w:p w14:paraId="3AABFF7B" w14:textId="77777777" w:rsidR="001C3108" w:rsidRDefault="001C3108" w:rsidP="00C70EFC">
      <w:pPr>
        <w:pStyle w:val="Sinespaciado"/>
        <w:rPr>
          <w:sz w:val="24"/>
          <w:szCs w:val="28"/>
        </w:rPr>
      </w:pPr>
    </w:p>
    <w:p w14:paraId="666E5F4F" w14:textId="7EE79417" w:rsidR="00BF6BFD" w:rsidRDefault="00BF6BFD" w:rsidP="00BF6BFD">
      <w:pPr>
        <w:pStyle w:val="Ttulo2"/>
        <w:rPr>
          <w:rFonts w:ascii="Arial" w:hAnsi="Arial" w:cs="Arial"/>
          <w:b/>
          <w:bCs/>
          <w:sz w:val="24"/>
          <w:szCs w:val="24"/>
          <w:highlight w:val="yellow"/>
        </w:rPr>
      </w:pPr>
      <w:bookmarkStart w:id="99" w:name="_Toc243791188"/>
      <w:r>
        <w:rPr>
          <w:rFonts w:ascii="Arial" w:hAnsi="Arial" w:cs="Arial"/>
          <w:b/>
          <w:bCs/>
          <w:sz w:val="24"/>
          <w:szCs w:val="24"/>
          <w:highlight w:val="yellow"/>
        </w:rPr>
        <w:lastRenderedPageBreak/>
        <w:t>1.</w:t>
      </w:r>
      <w:r w:rsidR="009F75E6">
        <w:rPr>
          <w:rFonts w:ascii="Arial" w:hAnsi="Arial" w:cs="Arial"/>
          <w:b/>
          <w:bCs/>
          <w:sz w:val="24"/>
          <w:szCs w:val="24"/>
          <w:highlight w:val="yellow"/>
        </w:rPr>
        <w:t xml:space="preserve">20: </w:t>
      </w:r>
      <w:r>
        <w:rPr>
          <w:rFonts w:ascii="Arial" w:hAnsi="Arial" w:cs="Arial"/>
          <w:b/>
          <w:bCs/>
          <w:sz w:val="24"/>
          <w:szCs w:val="24"/>
          <w:highlight w:val="yellow"/>
        </w:rPr>
        <w:t xml:space="preserve"> </w:t>
      </w:r>
      <w:r w:rsidR="00B7697A" w:rsidRPr="00B7697A">
        <w:rPr>
          <w:rFonts w:ascii="Arial" w:hAnsi="Arial" w:cs="Arial"/>
          <w:b/>
          <w:bCs/>
          <w:sz w:val="24"/>
          <w:szCs w:val="24"/>
          <w:highlight w:val="yellow"/>
        </w:rPr>
        <w:t>El código del día 5, celda por celda</w:t>
      </w:r>
      <w:bookmarkEnd w:id="99"/>
    </w:p>
    <w:p w14:paraId="1DFCD6AE" w14:textId="1DFA4D21" w:rsidR="00B7697A" w:rsidRPr="000A7FD8" w:rsidRDefault="000A7FD8" w:rsidP="00B7697A">
      <w:pPr>
        <w:rPr>
          <w:b/>
          <w:bCs/>
          <w:sz w:val="24"/>
          <w:szCs w:val="28"/>
        </w:rPr>
      </w:pPr>
      <w:r w:rsidRPr="000A7FD8">
        <w:rPr>
          <w:b/>
          <w:bCs/>
          <w:sz w:val="24"/>
          <w:szCs w:val="28"/>
        </w:rPr>
        <w:t>Mapa general</w:t>
      </w:r>
    </w:p>
    <w:p w14:paraId="5A8F7CEC" w14:textId="771A8D88" w:rsidR="000A7FD8" w:rsidRDefault="00B05054" w:rsidP="00B7697A">
      <w:pPr>
        <w:rPr>
          <w:b/>
          <w:bCs/>
          <w:highlight w:val="yellow"/>
        </w:rPr>
      </w:pPr>
      <w:r w:rsidRPr="00B05054">
        <w:rPr>
          <w:b/>
          <w:bCs/>
          <w:noProof/>
        </w:rPr>
        <w:drawing>
          <wp:inline distT="0" distB="0" distL="0" distR="0" wp14:anchorId="50B4A493" wp14:editId="18FABE4F">
            <wp:extent cx="4921173" cy="3454400"/>
            <wp:effectExtent l="19050" t="19050" r="13335" b="12700"/>
            <wp:docPr id="710951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51510" name=""/>
                    <pic:cNvPicPr/>
                  </pic:nvPicPr>
                  <pic:blipFill>
                    <a:blip r:embed="rId529"/>
                    <a:stretch>
                      <a:fillRect/>
                    </a:stretch>
                  </pic:blipFill>
                  <pic:spPr>
                    <a:xfrm>
                      <a:off x="0" y="0"/>
                      <a:ext cx="4925217" cy="3457239"/>
                    </a:xfrm>
                    <a:prstGeom prst="rect">
                      <a:avLst/>
                    </a:prstGeom>
                    <a:ln w="19050">
                      <a:solidFill>
                        <a:schemeClr val="tx1"/>
                      </a:solidFill>
                    </a:ln>
                  </pic:spPr>
                </pic:pic>
              </a:graphicData>
            </a:graphic>
          </wp:inline>
        </w:drawing>
      </w:r>
    </w:p>
    <w:p w14:paraId="3563B181" w14:textId="36A34473" w:rsidR="00251B9B" w:rsidRPr="00683F8C" w:rsidRDefault="00683F8C" w:rsidP="00683F8C">
      <w:pPr>
        <w:pStyle w:val="Ttulo3"/>
        <w:rPr>
          <w:b/>
          <w:bCs/>
          <w:sz w:val="24"/>
          <w:szCs w:val="24"/>
          <w:highlight w:val="yellow"/>
        </w:rPr>
      </w:pPr>
      <w:bookmarkStart w:id="100" w:name="_Toc243791189"/>
      <w:r w:rsidRPr="00683F8C">
        <w:rPr>
          <w:b/>
          <w:bCs/>
          <w:sz w:val="24"/>
          <w:szCs w:val="24"/>
          <w:highlight w:val="yellow"/>
        </w:rPr>
        <w:t>1.20.</w:t>
      </w:r>
      <w:r w:rsidR="00251B9B" w:rsidRPr="00683F8C">
        <w:rPr>
          <w:b/>
          <w:bCs/>
          <w:sz w:val="24"/>
          <w:szCs w:val="24"/>
          <w:highlight w:val="yellow"/>
        </w:rPr>
        <w:t>1</w:t>
      </w:r>
      <w:r w:rsidRPr="00683F8C">
        <w:rPr>
          <w:b/>
          <w:bCs/>
          <w:sz w:val="24"/>
          <w:szCs w:val="24"/>
          <w:highlight w:val="yellow"/>
        </w:rPr>
        <w:t>:</w:t>
      </w:r>
      <w:r w:rsidR="00251B9B" w:rsidRPr="00683F8C">
        <w:rPr>
          <w:b/>
          <w:bCs/>
          <w:sz w:val="24"/>
          <w:szCs w:val="24"/>
          <w:highlight w:val="yellow"/>
        </w:rPr>
        <w:t xml:space="preserve"> </w:t>
      </w:r>
      <w:proofErr w:type="spellStart"/>
      <w:r w:rsidR="00251B9B" w:rsidRPr="00683F8C">
        <w:rPr>
          <w:b/>
          <w:bCs/>
          <w:sz w:val="24"/>
          <w:szCs w:val="24"/>
          <w:highlight w:val="yellow"/>
        </w:rPr>
        <w:t>Imports</w:t>
      </w:r>
      <w:bookmarkEnd w:id="100"/>
      <w:proofErr w:type="spellEnd"/>
    </w:p>
    <w:p w14:paraId="18286E4A" w14:textId="2F8FE4F9" w:rsidR="00B05054" w:rsidRDefault="00251B9B" w:rsidP="00B7697A">
      <w:pPr>
        <w:rPr>
          <w:b/>
          <w:bCs/>
          <w:highlight w:val="yellow"/>
        </w:rPr>
      </w:pPr>
      <w:r w:rsidRPr="00251B9B">
        <w:rPr>
          <w:b/>
          <w:bCs/>
          <w:noProof/>
        </w:rPr>
        <w:drawing>
          <wp:inline distT="0" distB="0" distL="0" distR="0" wp14:anchorId="3E4FF681" wp14:editId="24360E68">
            <wp:extent cx="5003800" cy="3491164"/>
            <wp:effectExtent l="38100" t="38100" r="44450" b="33655"/>
            <wp:docPr id="1953314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14998" name=""/>
                    <pic:cNvPicPr/>
                  </pic:nvPicPr>
                  <pic:blipFill>
                    <a:blip r:embed="rId530"/>
                    <a:stretch>
                      <a:fillRect/>
                    </a:stretch>
                  </pic:blipFill>
                  <pic:spPr>
                    <a:xfrm>
                      <a:off x="0" y="0"/>
                      <a:ext cx="5012308" cy="3497100"/>
                    </a:xfrm>
                    <a:prstGeom prst="rect">
                      <a:avLst/>
                    </a:prstGeom>
                    <a:ln w="28575">
                      <a:solidFill>
                        <a:schemeClr val="tx1"/>
                      </a:solidFill>
                    </a:ln>
                  </pic:spPr>
                </pic:pic>
              </a:graphicData>
            </a:graphic>
          </wp:inline>
        </w:drawing>
      </w:r>
    </w:p>
    <w:p w14:paraId="755DFA92" w14:textId="77777777" w:rsidR="00251B9B" w:rsidRDefault="00251B9B" w:rsidP="00B7697A">
      <w:pPr>
        <w:rPr>
          <w:b/>
          <w:bCs/>
          <w:highlight w:val="yellow"/>
        </w:rPr>
      </w:pPr>
    </w:p>
    <w:p w14:paraId="2F36094B" w14:textId="77777777" w:rsidR="00251B9B" w:rsidRDefault="00251B9B" w:rsidP="00B7697A">
      <w:pPr>
        <w:rPr>
          <w:b/>
          <w:bCs/>
          <w:highlight w:val="yellow"/>
        </w:rPr>
      </w:pPr>
    </w:p>
    <w:p w14:paraId="31DF7A17" w14:textId="77777777" w:rsidR="00251B9B" w:rsidRDefault="00251B9B" w:rsidP="00B7697A">
      <w:pPr>
        <w:rPr>
          <w:b/>
          <w:bCs/>
          <w:highlight w:val="yellow"/>
        </w:rPr>
      </w:pPr>
    </w:p>
    <w:p w14:paraId="387DCB31" w14:textId="14B8DE9A" w:rsidR="00251B9B" w:rsidRPr="00683F8C" w:rsidRDefault="00683F8C" w:rsidP="00683F8C">
      <w:pPr>
        <w:pStyle w:val="Ttulo3"/>
        <w:rPr>
          <w:b/>
          <w:bCs/>
          <w:sz w:val="24"/>
          <w:szCs w:val="24"/>
          <w:highlight w:val="yellow"/>
        </w:rPr>
      </w:pPr>
      <w:bookmarkStart w:id="101" w:name="_Toc243791190"/>
      <w:r w:rsidRPr="00683F8C">
        <w:rPr>
          <w:b/>
          <w:bCs/>
          <w:sz w:val="24"/>
          <w:szCs w:val="24"/>
          <w:highlight w:val="yellow"/>
        </w:rPr>
        <w:lastRenderedPageBreak/>
        <w:t>1.20.</w:t>
      </w:r>
      <w:r w:rsidR="00251B9B" w:rsidRPr="00683F8C">
        <w:rPr>
          <w:b/>
          <w:bCs/>
          <w:sz w:val="24"/>
          <w:szCs w:val="24"/>
          <w:highlight w:val="yellow"/>
        </w:rPr>
        <w:t>2</w:t>
      </w:r>
      <w:r w:rsidRPr="00683F8C">
        <w:rPr>
          <w:b/>
          <w:bCs/>
          <w:sz w:val="24"/>
          <w:szCs w:val="24"/>
          <w:highlight w:val="yellow"/>
        </w:rPr>
        <w:t>:</w:t>
      </w:r>
      <w:r w:rsidR="00251B9B" w:rsidRPr="00683F8C">
        <w:rPr>
          <w:b/>
          <w:bCs/>
          <w:sz w:val="24"/>
          <w:szCs w:val="24"/>
          <w:highlight w:val="yellow"/>
        </w:rPr>
        <w:t xml:space="preserve"> Configuración</w:t>
      </w:r>
      <w:bookmarkEnd w:id="101"/>
    </w:p>
    <w:p w14:paraId="04B16E48" w14:textId="517D4241" w:rsidR="00251B9B" w:rsidRDefault="004C31D1" w:rsidP="00B7697A">
      <w:pPr>
        <w:rPr>
          <w:b/>
          <w:bCs/>
          <w:highlight w:val="yellow"/>
        </w:rPr>
      </w:pPr>
      <w:r w:rsidRPr="004C31D1">
        <w:rPr>
          <w:b/>
          <w:bCs/>
          <w:noProof/>
        </w:rPr>
        <w:drawing>
          <wp:inline distT="0" distB="0" distL="0" distR="0" wp14:anchorId="4D638683" wp14:editId="15C591A0">
            <wp:extent cx="5130800" cy="793108"/>
            <wp:effectExtent l="38100" t="38100" r="31750" b="45720"/>
            <wp:docPr id="1996907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07451" name=""/>
                    <pic:cNvPicPr/>
                  </pic:nvPicPr>
                  <pic:blipFill>
                    <a:blip r:embed="rId531"/>
                    <a:stretch>
                      <a:fillRect/>
                    </a:stretch>
                  </pic:blipFill>
                  <pic:spPr>
                    <a:xfrm>
                      <a:off x="0" y="0"/>
                      <a:ext cx="5151013" cy="796232"/>
                    </a:xfrm>
                    <a:prstGeom prst="rect">
                      <a:avLst/>
                    </a:prstGeom>
                    <a:ln w="28575">
                      <a:solidFill>
                        <a:schemeClr val="tx1"/>
                      </a:solidFill>
                    </a:ln>
                  </pic:spPr>
                </pic:pic>
              </a:graphicData>
            </a:graphic>
          </wp:inline>
        </w:drawing>
      </w:r>
    </w:p>
    <w:p w14:paraId="101AD61F" w14:textId="0A711B57" w:rsidR="00501B3E" w:rsidRPr="00501B3E" w:rsidRDefault="00501B3E" w:rsidP="00501B3E">
      <w:pPr>
        <w:pStyle w:val="Prrafodelista"/>
        <w:numPr>
          <w:ilvl w:val="0"/>
          <w:numId w:val="58"/>
        </w:numPr>
        <w:rPr>
          <w:b/>
          <w:bCs/>
        </w:rPr>
      </w:pPr>
      <w:proofErr w:type="spellStart"/>
      <w:r w:rsidRPr="00501B3E">
        <w:rPr>
          <w:b/>
          <w:bCs/>
        </w:rPr>
        <w:t>load_dotenv</w:t>
      </w:r>
      <w:proofErr w:type="spellEnd"/>
      <w:r w:rsidRPr="00501B3E">
        <w:rPr>
          <w:b/>
          <w:bCs/>
        </w:rPr>
        <w:t>(</w:t>
      </w:r>
      <w:proofErr w:type="spellStart"/>
      <w:r w:rsidRPr="00501B3E">
        <w:rPr>
          <w:b/>
          <w:bCs/>
        </w:rPr>
        <w:t>override</w:t>
      </w:r>
      <w:proofErr w:type="spellEnd"/>
      <w:r w:rsidRPr="00501B3E">
        <w:rPr>
          <w:b/>
          <w:bCs/>
        </w:rPr>
        <w:t xml:space="preserve">=True) </w:t>
      </w:r>
      <w:r w:rsidRPr="00501B3E">
        <w:t xml:space="preserve">lee </w:t>
      </w:r>
      <w:proofErr w:type="spellStart"/>
      <w:proofErr w:type="gramStart"/>
      <w:r w:rsidRPr="00501B3E">
        <w:t>el</w:t>
      </w:r>
      <w:proofErr w:type="spellEnd"/>
      <w:r w:rsidRPr="00501B3E">
        <w:t xml:space="preserve"> </w:t>
      </w:r>
      <w:r w:rsidRPr="00501B3E">
        <w:rPr>
          <w:b/>
          <w:bCs/>
        </w:rPr>
        <w:t>.</w:t>
      </w:r>
      <w:proofErr w:type="spellStart"/>
      <w:r w:rsidRPr="00501B3E">
        <w:rPr>
          <w:b/>
          <w:bCs/>
        </w:rPr>
        <w:t>env</w:t>
      </w:r>
      <w:proofErr w:type="spellEnd"/>
      <w:proofErr w:type="gramEnd"/>
      <w:r w:rsidRPr="00501B3E">
        <w:t xml:space="preserve"> y sobrescribe variables de entorno que ya existieran con el mismo nombre.</w:t>
      </w:r>
    </w:p>
    <w:p w14:paraId="70951E87" w14:textId="1DBF7CD5" w:rsidR="00501B3E" w:rsidRPr="00501B3E" w:rsidRDefault="00501B3E" w:rsidP="00501B3E">
      <w:pPr>
        <w:pStyle w:val="Prrafodelista"/>
        <w:numPr>
          <w:ilvl w:val="0"/>
          <w:numId w:val="58"/>
        </w:numPr>
      </w:pPr>
      <w:proofErr w:type="spellStart"/>
      <w:proofErr w:type="gramStart"/>
      <w:r w:rsidRPr="00501B3E">
        <w:rPr>
          <w:b/>
          <w:bCs/>
        </w:rPr>
        <w:t>os.getenv</w:t>
      </w:r>
      <w:proofErr w:type="spellEnd"/>
      <w:proofErr w:type="gramEnd"/>
      <w:r w:rsidRPr="00501B3E">
        <w:rPr>
          <w:b/>
          <w:bCs/>
        </w:rPr>
        <w:t xml:space="preserve">('GOOGLE_API_KEY') </w:t>
      </w:r>
      <w:r w:rsidRPr="00501B3E">
        <w:t xml:space="preserve">devuelve la clave, o </w:t>
      </w:r>
      <w:proofErr w:type="spellStart"/>
      <w:r w:rsidRPr="00501B3E">
        <w:rPr>
          <w:b/>
          <w:bCs/>
        </w:rPr>
        <w:t>None</w:t>
      </w:r>
      <w:proofErr w:type="spellEnd"/>
      <w:r w:rsidRPr="00501B3E">
        <w:t xml:space="preserve"> si no existe.</w:t>
      </w:r>
    </w:p>
    <w:p w14:paraId="0F027895" w14:textId="68C32FF4" w:rsidR="004C31D1" w:rsidRDefault="00165350" w:rsidP="00501B3E">
      <w:pPr>
        <w:rPr>
          <w:b/>
          <w:bCs/>
        </w:rPr>
      </w:pPr>
      <w:r w:rsidRPr="00165350">
        <w:rPr>
          <w:b/>
          <w:bCs/>
          <w:noProof/>
        </w:rPr>
        <w:drawing>
          <wp:inline distT="0" distB="0" distL="0" distR="0" wp14:anchorId="2313826D" wp14:editId="266CA324">
            <wp:extent cx="5255683" cy="673483"/>
            <wp:effectExtent l="19050" t="19050" r="21590" b="12700"/>
            <wp:docPr id="371940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40201" name=""/>
                    <pic:cNvPicPr/>
                  </pic:nvPicPr>
                  <pic:blipFill>
                    <a:blip r:embed="rId532"/>
                    <a:stretch>
                      <a:fillRect/>
                    </a:stretch>
                  </pic:blipFill>
                  <pic:spPr>
                    <a:xfrm>
                      <a:off x="0" y="0"/>
                      <a:ext cx="5270456" cy="675376"/>
                    </a:xfrm>
                    <a:prstGeom prst="rect">
                      <a:avLst/>
                    </a:prstGeom>
                    <a:ln w="19050">
                      <a:solidFill>
                        <a:schemeClr val="tx1"/>
                      </a:solidFill>
                    </a:ln>
                  </pic:spPr>
                </pic:pic>
              </a:graphicData>
            </a:graphic>
          </wp:inline>
        </w:drawing>
      </w:r>
    </w:p>
    <w:p w14:paraId="26961347" w14:textId="12811415" w:rsidR="00BF6BFD" w:rsidRDefault="00165350" w:rsidP="00274439">
      <w:r>
        <w:t>Es solo una validación: la clave existe, empieza con algunos de esos dos prefijos (</w:t>
      </w:r>
      <w:proofErr w:type="spellStart"/>
      <w:r>
        <w:rPr>
          <w:b/>
          <w:bCs/>
        </w:rPr>
        <w:t>startwith</w:t>
      </w:r>
      <w:proofErr w:type="spellEnd"/>
      <w:r>
        <w:rPr>
          <w:b/>
          <w:bCs/>
        </w:rPr>
        <w:t xml:space="preserve"> </w:t>
      </w:r>
      <w:r>
        <w:t xml:space="preserve">acepta una </w:t>
      </w:r>
      <w:proofErr w:type="spellStart"/>
      <w:r>
        <w:t>tubla</w:t>
      </w:r>
      <w:proofErr w:type="spellEnd"/>
      <w:r w:rsidR="00274439">
        <w:t xml:space="preserve">) y tiene </w:t>
      </w:r>
      <w:proofErr w:type="spellStart"/>
      <w:r w:rsidR="00274439">
        <w:t>mas</w:t>
      </w:r>
      <w:proofErr w:type="spellEnd"/>
      <w:r w:rsidR="00274439">
        <w:t xml:space="preserve"> de 10 caracteres.</w:t>
      </w:r>
    </w:p>
    <w:p w14:paraId="09398594" w14:textId="1C6C5792" w:rsidR="00274439" w:rsidRDefault="00E7342F" w:rsidP="00274439">
      <w:r w:rsidRPr="00E7342F">
        <w:rPr>
          <w:noProof/>
        </w:rPr>
        <w:drawing>
          <wp:inline distT="0" distB="0" distL="0" distR="0" wp14:anchorId="036835E3" wp14:editId="7F265546">
            <wp:extent cx="5462473" cy="2048933"/>
            <wp:effectExtent l="0" t="0" r="5080" b="8890"/>
            <wp:docPr id="775501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01144" name=""/>
                    <pic:cNvPicPr/>
                  </pic:nvPicPr>
                  <pic:blipFill>
                    <a:blip r:embed="rId533"/>
                    <a:stretch>
                      <a:fillRect/>
                    </a:stretch>
                  </pic:blipFill>
                  <pic:spPr>
                    <a:xfrm>
                      <a:off x="0" y="0"/>
                      <a:ext cx="5470646" cy="2051999"/>
                    </a:xfrm>
                    <a:prstGeom prst="rect">
                      <a:avLst/>
                    </a:prstGeom>
                  </pic:spPr>
                </pic:pic>
              </a:graphicData>
            </a:graphic>
          </wp:inline>
        </w:drawing>
      </w:r>
    </w:p>
    <w:p w14:paraId="7A8B7063" w14:textId="7E12F5A5" w:rsidR="00E7342F" w:rsidRPr="00E7342F" w:rsidRDefault="00E7342F" w:rsidP="00E7342F">
      <w:pPr>
        <w:pStyle w:val="Prrafodelista"/>
        <w:numPr>
          <w:ilvl w:val="0"/>
          <w:numId w:val="58"/>
        </w:numPr>
        <w:rPr>
          <w:b/>
          <w:bCs/>
        </w:rPr>
      </w:pPr>
      <w:r>
        <w:rPr>
          <w:b/>
          <w:bCs/>
        </w:rPr>
        <w:t xml:space="preserve">MODEL </w:t>
      </w:r>
      <w:r>
        <w:t xml:space="preserve">es una constante: </w:t>
      </w:r>
      <w:r w:rsidRPr="00E7342F">
        <w:t>el nombre del modelo, definido en un solo lugar.</w:t>
      </w:r>
    </w:p>
    <w:p w14:paraId="250A9A91" w14:textId="788BBC1C" w:rsidR="002046A9" w:rsidRPr="00476869" w:rsidRDefault="00E7342F" w:rsidP="002046A9">
      <w:pPr>
        <w:pStyle w:val="Prrafodelista"/>
        <w:numPr>
          <w:ilvl w:val="0"/>
          <w:numId w:val="58"/>
        </w:numPr>
        <w:rPr>
          <w:b/>
          <w:bCs/>
        </w:rPr>
      </w:pPr>
      <w:r>
        <w:rPr>
          <w:b/>
          <w:bCs/>
        </w:rPr>
        <w:t xml:space="preserve">Gemini </w:t>
      </w:r>
      <w:r>
        <w:t xml:space="preserve">es el cliente. </w:t>
      </w:r>
      <w:r w:rsidR="002046A9" w:rsidRPr="002046A9">
        <w:t xml:space="preserve">Usa la librería de </w:t>
      </w:r>
      <w:proofErr w:type="spellStart"/>
      <w:proofErr w:type="gramStart"/>
      <w:r w:rsidR="002046A9" w:rsidRPr="002046A9">
        <w:t>OpenAI</w:t>
      </w:r>
      <w:proofErr w:type="spellEnd"/>
      <w:proofErr w:type="gramEnd"/>
      <w:r w:rsidR="002046A9" w:rsidRPr="002046A9">
        <w:t xml:space="preserve"> pero con </w:t>
      </w:r>
      <w:proofErr w:type="spellStart"/>
      <w:r w:rsidR="002046A9" w:rsidRPr="002046A9">
        <w:rPr>
          <w:b/>
          <w:bCs/>
        </w:rPr>
        <w:t>base_url</w:t>
      </w:r>
      <w:proofErr w:type="spellEnd"/>
      <w:r w:rsidR="002046A9" w:rsidRPr="002046A9">
        <w:t xml:space="preserve"> de Google, porque la API de Gemini es compatible con ella (lo verifiqué en la documentación).</w:t>
      </w:r>
    </w:p>
    <w:p w14:paraId="1778031A" w14:textId="10F1517F" w:rsidR="002046A9" w:rsidRPr="00683F8C" w:rsidRDefault="00683F8C" w:rsidP="00683F8C">
      <w:pPr>
        <w:pStyle w:val="Ttulo3"/>
        <w:rPr>
          <w:b/>
          <w:bCs/>
          <w:sz w:val="24"/>
          <w:szCs w:val="24"/>
        </w:rPr>
      </w:pPr>
      <w:bookmarkStart w:id="102" w:name="_Toc243791191"/>
      <w:r w:rsidRPr="00683F8C">
        <w:rPr>
          <w:b/>
          <w:bCs/>
          <w:sz w:val="24"/>
          <w:szCs w:val="24"/>
          <w:highlight w:val="yellow"/>
        </w:rPr>
        <w:t>1.20.</w:t>
      </w:r>
      <w:r w:rsidR="002046A9" w:rsidRPr="00683F8C">
        <w:rPr>
          <w:b/>
          <w:bCs/>
          <w:sz w:val="24"/>
          <w:szCs w:val="24"/>
          <w:highlight w:val="yellow"/>
        </w:rPr>
        <w:t>3</w:t>
      </w:r>
      <w:r w:rsidRPr="00683F8C">
        <w:rPr>
          <w:b/>
          <w:bCs/>
          <w:sz w:val="24"/>
          <w:szCs w:val="24"/>
          <w:highlight w:val="yellow"/>
        </w:rPr>
        <w:t>:</w:t>
      </w:r>
      <w:r w:rsidR="002046A9" w:rsidRPr="00683F8C">
        <w:rPr>
          <w:b/>
          <w:bCs/>
          <w:sz w:val="24"/>
          <w:szCs w:val="24"/>
          <w:highlight w:val="yellow"/>
        </w:rPr>
        <w:t xml:space="preserve"> Enlaces de la página</w:t>
      </w:r>
      <w:bookmarkEnd w:id="102"/>
    </w:p>
    <w:p w14:paraId="515D18FB" w14:textId="581A6B10" w:rsidR="002046A9" w:rsidRDefault="00476869" w:rsidP="002046A9">
      <w:pPr>
        <w:rPr>
          <w:b/>
          <w:bCs/>
        </w:rPr>
      </w:pPr>
      <w:r w:rsidRPr="00476869">
        <w:rPr>
          <w:b/>
          <w:bCs/>
          <w:noProof/>
        </w:rPr>
        <w:drawing>
          <wp:inline distT="0" distB="0" distL="0" distR="0" wp14:anchorId="088A1763" wp14:editId="7403E411">
            <wp:extent cx="5080000" cy="2234730"/>
            <wp:effectExtent l="0" t="0" r="6350" b="0"/>
            <wp:docPr id="1875240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40620" name=""/>
                    <pic:cNvPicPr/>
                  </pic:nvPicPr>
                  <pic:blipFill>
                    <a:blip r:embed="rId534"/>
                    <a:stretch>
                      <a:fillRect/>
                    </a:stretch>
                  </pic:blipFill>
                  <pic:spPr>
                    <a:xfrm>
                      <a:off x="0" y="0"/>
                      <a:ext cx="5083842" cy="2236420"/>
                    </a:xfrm>
                    <a:prstGeom prst="rect">
                      <a:avLst/>
                    </a:prstGeom>
                  </pic:spPr>
                </pic:pic>
              </a:graphicData>
            </a:graphic>
          </wp:inline>
        </w:drawing>
      </w:r>
    </w:p>
    <w:p w14:paraId="4A5C9056" w14:textId="77777777" w:rsidR="00476869" w:rsidRDefault="00476869" w:rsidP="00476869">
      <w:r w:rsidRPr="00476869">
        <w:t xml:space="preserve">Devuelve una lista de texto. En tu salida hay </w:t>
      </w:r>
      <w:r w:rsidRPr="00476869">
        <w:rPr>
          <w:b/>
          <w:bCs/>
        </w:rPr>
        <w:t>33 entradas, pero solo 20 distintas</w:t>
      </w:r>
      <w:r w:rsidRPr="00476869">
        <w:t xml:space="preserve"> (por ejemplo </w:t>
      </w:r>
      <w:r w:rsidRPr="00476869">
        <w:rPr>
          <w:b/>
          <w:bCs/>
        </w:rPr>
        <w:t>/</w:t>
      </w:r>
      <w:proofErr w:type="spellStart"/>
      <w:r w:rsidRPr="00476869">
        <w:rPr>
          <w:b/>
          <w:bCs/>
        </w:rPr>
        <w:t>curriculum</w:t>
      </w:r>
      <w:proofErr w:type="spellEnd"/>
      <w:r w:rsidRPr="00476869">
        <w:rPr>
          <w:b/>
          <w:bCs/>
        </w:rPr>
        <w:t>/</w:t>
      </w:r>
      <w:r w:rsidRPr="00476869">
        <w:t xml:space="preserve"> aparece 3 veces).</w:t>
      </w:r>
    </w:p>
    <w:p w14:paraId="18927B0E" w14:textId="05FE4D9B" w:rsidR="00476869" w:rsidRPr="00683F8C" w:rsidRDefault="00683F8C" w:rsidP="00683F8C">
      <w:pPr>
        <w:pStyle w:val="Ttulo3"/>
        <w:rPr>
          <w:b/>
          <w:bCs/>
          <w:sz w:val="24"/>
          <w:szCs w:val="24"/>
        </w:rPr>
      </w:pPr>
      <w:bookmarkStart w:id="103" w:name="_Toc243791192"/>
      <w:r w:rsidRPr="00683F8C">
        <w:rPr>
          <w:b/>
          <w:bCs/>
          <w:sz w:val="24"/>
          <w:szCs w:val="24"/>
          <w:highlight w:val="yellow"/>
        </w:rPr>
        <w:lastRenderedPageBreak/>
        <w:t>1.20.4:</w:t>
      </w:r>
      <w:r w:rsidR="00476869" w:rsidRPr="00683F8C">
        <w:rPr>
          <w:b/>
          <w:bCs/>
          <w:sz w:val="24"/>
          <w:szCs w:val="24"/>
          <w:highlight w:val="yellow"/>
        </w:rPr>
        <w:t xml:space="preserve"> El </w:t>
      </w:r>
      <w:proofErr w:type="spellStart"/>
      <w:r w:rsidR="00476869" w:rsidRPr="00683F8C">
        <w:rPr>
          <w:b/>
          <w:bCs/>
          <w:sz w:val="24"/>
          <w:szCs w:val="24"/>
          <w:highlight w:val="yellow"/>
        </w:rPr>
        <w:t>prompt</w:t>
      </w:r>
      <w:proofErr w:type="spellEnd"/>
      <w:r w:rsidR="00476869" w:rsidRPr="00683F8C">
        <w:rPr>
          <w:b/>
          <w:bCs/>
          <w:sz w:val="24"/>
          <w:szCs w:val="24"/>
          <w:highlight w:val="yellow"/>
        </w:rPr>
        <w:t xml:space="preserve"> del sistema (one-</w:t>
      </w:r>
      <w:proofErr w:type="spellStart"/>
      <w:r w:rsidR="00476869" w:rsidRPr="00683F8C">
        <w:rPr>
          <w:b/>
          <w:bCs/>
          <w:sz w:val="24"/>
          <w:szCs w:val="24"/>
          <w:highlight w:val="yellow"/>
        </w:rPr>
        <w:t>shot</w:t>
      </w:r>
      <w:proofErr w:type="spellEnd"/>
      <w:r w:rsidR="00476869" w:rsidRPr="00683F8C">
        <w:rPr>
          <w:b/>
          <w:bCs/>
          <w:sz w:val="24"/>
          <w:szCs w:val="24"/>
          <w:highlight w:val="yellow"/>
        </w:rPr>
        <w:t>)</w:t>
      </w:r>
      <w:bookmarkEnd w:id="103"/>
    </w:p>
    <w:p w14:paraId="509D9E67" w14:textId="44E8F6F0" w:rsidR="00476869" w:rsidRDefault="007076CF" w:rsidP="002046A9">
      <w:pPr>
        <w:rPr>
          <w:b/>
          <w:bCs/>
        </w:rPr>
      </w:pPr>
      <w:r w:rsidRPr="007076CF">
        <w:rPr>
          <w:b/>
          <w:bCs/>
          <w:noProof/>
        </w:rPr>
        <w:drawing>
          <wp:inline distT="0" distB="0" distL="0" distR="0" wp14:anchorId="38562523" wp14:editId="208749FB">
            <wp:extent cx="5190067" cy="1773753"/>
            <wp:effectExtent l="0" t="0" r="0" b="0"/>
            <wp:docPr id="497246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46598" name=""/>
                    <pic:cNvPicPr/>
                  </pic:nvPicPr>
                  <pic:blipFill>
                    <a:blip r:embed="rId535"/>
                    <a:stretch>
                      <a:fillRect/>
                    </a:stretch>
                  </pic:blipFill>
                  <pic:spPr>
                    <a:xfrm>
                      <a:off x="0" y="0"/>
                      <a:ext cx="5192654" cy="1774637"/>
                    </a:xfrm>
                    <a:prstGeom prst="rect">
                      <a:avLst/>
                    </a:prstGeom>
                  </pic:spPr>
                </pic:pic>
              </a:graphicData>
            </a:graphic>
          </wp:inline>
        </w:drawing>
      </w:r>
    </w:p>
    <w:p w14:paraId="2516D10F" w14:textId="77777777" w:rsidR="007076CF" w:rsidRPr="007076CF" w:rsidRDefault="007076CF" w:rsidP="007076CF">
      <w:r w:rsidRPr="007076CF">
        <w:t xml:space="preserve">El JSON de ejemplo es el </w:t>
      </w:r>
      <w:r w:rsidRPr="007076CF">
        <w:rPr>
          <w:b/>
          <w:bCs/>
        </w:rPr>
        <w:t>one-</w:t>
      </w:r>
      <w:proofErr w:type="spellStart"/>
      <w:r w:rsidRPr="007076CF">
        <w:rPr>
          <w:b/>
          <w:bCs/>
        </w:rPr>
        <w:t>shot</w:t>
      </w:r>
      <w:proofErr w:type="spellEnd"/>
      <w:r w:rsidRPr="007076CF">
        <w:rPr>
          <w:b/>
          <w:bCs/>
        </w:rPr>
        <w:t xml:space="preserve"> </w:t>
      </w:r>
      <w:proofErr w:type="spellStart"/>
      <w:r w:rsidRPr="007076CF">
        <w:rPr>
          <w:b/>
          <w:bCs/>
        </w:rPr>
        <w:t>prompting</w:t>
      </w:r>
      <w:proofErr w:type="spellEnd"/>
      <w:r w:rsidRPr="007076CF">
        <w:rPr>
          <w:b/>
          <w:bCs/>
        </w:rPr>
        <w:t>:</w:t>
      </w:r>
      <w:r w:rsidRPr="007076CF">
        <w:t xml:space="preserve"> le muestras la forma exacta de la respuesta.</w:t>
      </w:r>
    </w:p>
    <w:p w14:paraId="03530646" w14:textId="6DEFC190" w:rsidR="007076CF" w:rsidRPr="00683F8C" w:rsidRDefault="00683F8C" w:rsidP="00683F8C">
      <w:pPr>
        <w:pStyle w:val="Ttulo3"/>
        <w:rPr>
          <w:b/>
          <w:bCs/>
          <w:sz w:val="24"/>
          <w:szCs w:val="24"/>
        </w:rPr>
      </w:pPr>
      <w:bookmarkStart w:id="104" w:name="_Toc243791193"/>
      <w:r w:rsidRPr="00683F8C">
        <w:rPr>
          <w:b/>
          <w:bCs/>
          <w:sz w:val="24"/>
          <w:szCs w:val="24"/>
          <w:highlight w:val="yellow"/>
        </w:rPr>
        <w:t>1.20.</w:t>
      </w:r>
      <w:r w:rsidR="007076CF" w:rsidRPr="00683F8C">
        <w:rPr>
          <w:b/>
          <w:bCs/>
          <w:sz w:val="24"/>
          <w:szCs w:val="24"/>
          <w:highlight w:val="yellow"/>
        </w:rPr>
        <w:t>5</w:t>
      </w:r>
      <w:r w:rsidRPr="00683F8C">
        <w:rPr>
          <w:b/>
          <w:bCs/>
          <w:sz w:val="24"/>
          <w:szCs w:val="24"/>
          <w:highlight w:val="yellow"/>
        </w:rPr>
        <w:t>:</w:t>
      </w:r>
      <w:r w:rsidR="007076CF" w:rsidRPr="00683F8C">
        <w:rPr>
          <w:b/>
          <w:bCs/>
          <w:sz w:val="24"/>
          <w:szCs w:val="24"/>
          <w:highlight w:val="yellow"/>
        </w:rPr>
        <w:t xml:space="preserve"> El </w:t>
      </w:r>
      <w:proofErr w:type="spellStart"/>
      <w:r w:rsidR="007076CF" w:rsidRPr="00683F8C">
        <w:rPr>
          <w:b/>
          <w:bCs/>
          <w:sz w:val="24"/>
          <w:szCs w:val="24"/>
          <w:highlight w:val="yellow"/>
        </w:rPr>
        <w:t>prompt</w:t>
      </w:r>
      <w:proofErr w:type="spellEnd"/>
      <w:r w:rsidR="007076CF" w:rsidRPr="00683F8C">
        <w:rPr>
          <w:b/>
          <w:bCs/>
          <w:sz w:val="24"/>
          <w:szCs w:val="24"/>
          <w:highlight w:val="yellow"/>
        </w:rPr>
        <w:t xml:space="preserve"> del usuario</w:t>
      </w:r>
      <w:bookmarkEnd w:id="104"/>
    </w:p>
    <w:p w14:paraId="58DD29DF" w14:textId="40D3D7D3" w:rsidR="007076CF" w:rsidRDefault="00B73AC1" w:rsidP="002046A9">
      <w:pPr>
        <w:rPr>
          <w:b/>
          <w:bCs/>
        </w:rPr>
      </w:pPr>
      <w:r w:rsidRPr="00B73AC1">
        <w:rPr>
          <w:b/>
          <w:bCs/>
          <w:noProof/>
        </w:rPr>
        <w:drawing>
          <wp:inline distT="0" distB="0" distL="0" distR="0" wp14:anchorId="1A0B809D" wp14:editId="64B9AB43">
            <wp:extent cx="5249333" cy="1962181"/>
            <wp:effectExtent l="0" t="0" r="8890" b="0"/>
            <wp:docPr id="1550271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71023" name=""/>
                    <pic:cNvPicPr/>
                  </pic:nvPicPr>
                  <pic:blipFill>
                    <a:blip r:embed="rId536"/>
                    <a:stretch>
                      <a:fillRect/>
                    </a:stretch>
                  </pic:blipFill>
                  <pic:spPr>
                    <a:xfrm>
                      <a:off x="0" y="0"/>
                      <a:ext cx="5255331" cy="1964423"/>
                    </a:xfrm>
                    <a:prstGeom prst="rect">
                      <a:avLst/>
                    </a:prstGeom>
                  </pic:spPr>
                </pic:pic>
              </a:graphicData>
            </a:graphic>
          </wp:inline>
        </w:drawing>
      </w:r>
    </w:p>
    <w:p w14:paraId="73593971" w14:textId="5AD98743" w:rsidR="000E1DD8" w:rsidRPr="000E1DD8" w:rsidRDefault="000E1DD8" w:rsidP="000E1DD8">
      <w:pPr>
        <w:pStyle w:val="Prrafodelista"/>
        <w:numPr>
          <w:ilvl w:val="0"/>
          <w:numId w:val="58"/>
        </w:numPr>
      </w:pPr>
      <w:r w:rsidRPr="000E1DD8">
        <w:t xml:space="preserve">El </w:t>
      </w:r>
      <w:r w:rsidRPr="000E1DD8">
        <w:rPr>
          <w:b/>
          <w:bCs/>
        </w:rPr>
        <w:t>f"""..."""</w:t>
      </w:r>
      <w:r w:rsidRPr="000E1DD8">
        <w:t xml:space="preserve"> inserta la variable </w:t>
      </w:r>
      <w:r w:rsidRPr="000E1DD8">
        <w:rPr>
          <w:b/>
          <w:bCs/>
        </w:rPr>
        <w:t>{</w:t>
      </w:r>
      <w:proofErr w:type="spellStart"/>
      <w:r w:rsidRPr="000E1DD8">
        <w:rPr>
          <w:b/>
          <w:bCs/>
        </w:rPr>
        <w:t>url</w:t>
      </w:r>
      <w:proofErr w:type="spellEnd"/>
      <w:r w:rsidRPr="000E1DD8">
        <w:rPr>
          <w:b/>
          <w:bCs/>
        </w:rPr>
        <w:t>}</w:t>
      </w:r>
      <w:r w:rsidRPr="000E1DD8">
        <w:t xml:space="preserve"> dentro del texto.</w:t>
      </w:r>
    </w:p>
    <w:p w14:paraId="40FD8D53" w14:textId="4AD4901D" w:rsidR="000E1DD8" w:rsidRPr="000E1DD8" w:rsidRDefault="000E1DD8" w:rsidP="000E1DD8">
      <w:pPr>
        <w:pStyle w:val="Prrafodelista"/>
        <w:numPr>
          <w:ilvl w:val="0"/>
          <w:numId w:val="58"/>
        </w:numPr>
      </w:pPr>
      <w:r w:rsidRPr="000E1DD8">
        <w:rPr>
          <w:b/>
          <w:bCs/>
        </w:rPr>
        <w:t>"\n</w:t>
      </w:r>
      <w:proofErr w:type="gramStart"/>
      <w:r w:rsidRPr="000E1DD8">
        <w:rPr>
          <w:b/>
          <w:bCs/>
        </w:rPr>
        <w:t>".</w:t>
      </w:r>
      <w:proofErr w:type="spellStart"/>
      <w:r w:rsidRPr="000E1DD8">
        <w:rPr>
          <w:b/>
          <w:bCs/>
        </w:rPr>
        <w:t>join</w:t>
      </w:r>
      <w:proofErr w:type="spellEnd"/>
      <w:proofErr w:type="gramEnd"/>
      <w:r w:rsidRPr="000E1DD8">
        <w:rPr>
          <w:b/>
          <w:bCs/>
        </w:rPr>
        <w:t>(links)</w:t>
      </w:r>
      <w:r w:rsidRPr="000E1DD8">
        <w:t xml:space="preserve"> pega todos los enlaces en un solo texto, uno por línea.</w:t>
      </w:r>
    </w:p>
    <w:p w14:paraId="187913E9" w14:textId="4F2D9B7C" w:rsidR="00B73AC1" w:rsidRDefault="000E1DD8" w:rsidP="002046A9">
      <w:pPr>
        <w:pStyle w:val="Prrafodelista"/>
        <w:numPr>
          <w:ilvl w:val="0"/>
          <w:numId w:val="58"/>
        </w:numPr>
      </w:pPr>
      <w:r w:rsidRPr="000E1DD8">
        <w:t>Le dice al modelo que no incluya términos de servicio, privacidad ni correos.</w:t>
      </w:r>
    </w:p>
    <w:p w14:paraId="5EA42B77" w14:textId="77777777" w:rsidR="00CF35FE" w:rsidRDefault="00CF35FE" w:rsidP="00CF35FE"/>
    <w:p w14:paraId="3EAEFD0B" w14:textId="77777777" w:rsidR="00CF35FE" w:rsidRDefault="00CF35FE" w:rsidP="00CF35FE"/>
    <w:p w14:paraId="42E89ADC" w14:textId="77777777" w:rsidR="00CF35FE" w:rsidRDefault="00CF35FE" w:rsidP="00CF35FE"/>
    <w:p w14:paraId="718691BB" w14:textId="77777777" w:rsidR="00CF35FE" w:rsidRDefault="00CF35FE" w:rsidP="00CF35FE"/>
    <w:p w14:paraId="39E59F39" w14:textId="77777777" w:rsidR="00CF35FE" w:rsidRDefault="00CF35FE" w:rsidP="00CF35FE"/>
    <w:p w14:paraId="3935B102" w14:textId="77777777" w:rsidR="00CF35FE" w:rsidRDefault="00CF35FE" w:rsidP="00CF35FE"/>
    <w:p w14:paraId="013FA965" w14:textId="77777777" w:rsidR="00CF35FE" w:rsidRDefault="00CF35FE" w:rsidP="00CF35FE"/>
    <w:p w14:paraId="2613E50C" w14:textId="77777777" w:rsidR="00CF35FE" w:rsidRDefault="00CF35FE" w:rsidP="00CF35FE"/>
    <w:p w14:paraId="0BF2B330" w14:textId="77777777" w:rsidR="00CF35FE" w:rsidRDefault="00CF35FE" w:rsidP="00CF35FE"/>
    <w:p w14:paraId="2CE6EED5" w14:textId="77777777" w:rsidR="00683F8C" w:rsidRDefault="00683F8C" w:rsidP="00CF35FE"/>
    <w:p w14:paraId="030E1524" w14:textId="77777777" w:rsidR="00CF35FE" w:rsidRDefault="00CF35FE" w:rsidP="00CF35FE"/>
    <w:p w14:paraId="58BBB44C" w14:textId="77777777" w:rsidR="00CF35FE" w:rsidRDefault="00CF35FE" w:rsidP="00CF35FE"/>
    <w:p w14:paraId="04CCA308" w14:textId="77777777" w:rsidR="00CF35FE" w:rsidRPr="00800192" w:rsidRDefault="00CF35FE" w:rsidP="00CF35FE"/>
    <w:p w14:paraId="183113EB" w14:textId="0ABA662A" w:rsidR="00800192" w:rsidRPr="00683F8C" w:rsidRDefault="00683F8C" w:rsidP="00683F8C">
      <w:pPr>
        <w:pStyle w:val="Ttulo3"/>
        <w:rPr>
          <w:b/>
          <w:bCs/>
          <w:sz w:val="24"/>
          <w:szCs w:val="24"/>
        </w:rPr>
      </w:pPr>
      <w:bookmarkStart w:id="105" w:name="_Toc243791194"/>
      <w:r>
        <w:rPr>
          <w:b/>
          <w:bCs/>
          <w:sz w:val="24"/>
          <w:szCs w:val="24"/>
          <w:highlight w:val="yellow"/>
        </w:rPr>
        <w:lastRenderedPageBreak/>
        <w:t>1.20.</w:t>
      </w:r>
      <w:r w:rsidR="00800192" w:rsidRPr="00683F8C">
        <w:rPr>
          <w:b/>
          <w:bCs/>
          <w:sz w:val="24"/>
          <w:szCs w:val="24"/>
          <w:highlight w:val="yellow"/>
        </w:rPr>
        <w:t>6</w:t>
      </w:r>
      <w:r>
        <w:rPr>
          <w:b/>
          <w:bCs/>
          <w:sz w:val="24"/>
          <w:szCs w:val="24"/>
          <w:highlight w:val="yellow"/>
        </w:rPr>
        <w:t>:</w:t>
      </w:r>
      <w:r w:rsidR="00800192" w:rsidRPr="00683F8C">
        <w:rPr>
          <w:b/>
          <w:bCs/>
          <w:sz w:val="24"/>
          <w:szCs w:val="24"/>
          <w:highlight w:val="yellow"/>
        </w:rPr>
        <w:t xml:space="preserve"> La llamada 1: </w:t>
      </w:r>
      <w:proofErr w:type="spellStart"/>
      <w:r w:rsidR="00800192" w:rsidRPr="00683F8C">
        <w:rPr>
          <w:b/>
          <w:bCs/>
          <w:sz w:val="24"/>
          <w:szCs w:val="24"/>
          <w:highlight w:val="yellow"/>
        </w:rPr>
        <w:t>select_relevant_links</w:t>
      </w:r>
      <w:bookmarkEnd w:id="105"/>
      <w:proofErr w:type="spellEnd"/>
    </w:p>
    <w:p w14:paraId="666FA117" w14:textId="25B46BC9" w:rsidR="00800192" w:rsidRDefault="00800192" w:rsidP="002046A9">
      <w:pPr>
        <w:rPr>
          <w:b/>
          <w:bCs/>
        </w:rPr>
      </w:pPr>
      <w:r w:rsidRPr="00800192">
        <w:rPr>
          <w:b/>
          <w:bCs/>
          <w:noProof/>
        </w:rPr>
        <w:drawing>
          <wp:inline distT="0" distB="0" distL="0" distR="0" wp14:anchorId="1597CDBF" wp14:editId="004F484A">
            <wp:extent cx="4639733" cy="1667726"/>
            <wp:effectExtent l="0" t="0" r="8890" b="8890"/>
            <wp:docPr id="1418346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46914" name=""/>
                    <pic:cNvPicPr/>
                  </pic:nvPicPr>
                  <pic:blipFill>
                    <a:blip r:embed="rId537"/>
                    <a:stretch>
                      <a:fillRect/>
                    </a:stretch>
                  </pic:blipFill>
                  <pic:spPr>
                    <a:xfrm>
                      <a:off x="0" y="0"/>
                      <a:ext cx="4647056" cy="1670358"/>
                    </a:xfrm>
                    <a:prstGeom prst="rect">
                      <a:avLst/>
                    </a:prstGeom>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CF35FE" w14:paraId="064E3FC8" w14:textId="77777777" w:rsidTr="00CF35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984A920" w14:textId="7C1C34DF" w:rsidR="00CF35FE" w:rsidRPr="00CF35FE" w:rsidRDefault="00CF35FE" w:rsidP="002046A9">
            <w:pPr>
              <w:rPr>
                <w:b w:val="0"/>
                <w:bCs w:val="0"/>
              </w:rPr>
            </w:pPr>
            <w:proofErr w:type="spellStart"/>
            <w:r>
              <w:rPr>
                <w:b w:val="0"/>
                <w:bCs w:val="0"/>
              </w:rPr>
              <w:t>Linea</w:t>
            </w:r>
            <w:proofErr w:type="spellEnd"/>
          </w:p>
        </w:tc>
        <w:tc>
          <w:tcPr>
            <w:tcW w:w="5395" w:type="dxa"/>
          </w:tcPr>
          <w:p w14:paraId="715934DF" w14:textId="36105A7A" w:rsidR="00CF35FE" w:rsidRDefault="00CF35FE" w:rsidP="002046A9">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hace</w:t>
            </w:r>
          </w:p>
        </w:tc>
      </w:tr>
      <w:tr w:rsidR="00CF35FE" w14:paraId="48CA9FCC" w14:textId="77777777" w:rsidTr="00CF3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2F19D5F" w14:textId="7879D4E1" w:rsidR="00CF35FE" w:rsidRPr="003E4883" w:rsidRDefault="00CF35FE" w:rsidP="002046A9">
            <w:proofErr w:type="spellStart"/>
            <w:r w:rsidRPr="003E4883">
              <w:t>messages</w:t>
            </w:r>
            <w:proofErr w:type="spellEnd"/>
            <w:r w:rsidRPr="003E4883">
              <w:t>=[...]</w:t>
            </w:r>
          </w:p>
        </w:tc>
        <w:tc>
          <w:tcPr>
            <w:tcW w:w="5395" w:type="dxa"/>
          </w:tcPr>
          <w:p w14:paraId="0A2F0475" w14:textId="2412EC6E" w:rsidR="00CF35FE" w:rsidRPr="00681C74" w:rsidRDefault="00CF35FE" w:rsidP="002046A9">
            <w:pPr>
              <w:cnfStyle w:val="000000100000" w:firstRow="0" w:lastRow="0" w:firstColumn="0" w:lastColumn="0" w:oddVBand="0" w:evenVBand="0" w:oddHBand="1" w:evenHBand="0" w:firstRowFirstColumn="0" w:firstRowLastColumn="0" w:lastRowFirstColumn="0" w:lastRowLastColumn="0"/>
              <w:rPr>
                <w:b/>
                <w:bCs/>
                <w:sz w:val="24"/>
                <w:szCs w:val="28"/>
              </w:rPr>
            </w:pPr>
            <w:r w:rsidRPr="00681C74">
              <w:rPr>
                <w:b/>
                <w:bCs/>
                <w:sz w:val="24"/>
                <w:szCs w:val="28"/>
              </w:rPr>
              <w:t>La lista de roles que vimos en la ilusión de memoria</w:t>
            </w:r>
          </w:p>
        </w:tc>
      </w:tr>
      <w:tr w:rsidR="00CF35FE" w14:paraId="53C332F3" w14:textId="77777777" w:rsidTr="00CF35FE">
        <w:tc>
          <w:tcPr>
            <w:cnfStyle w:val="001000000000" w:firstRow="0" w:lastRow="0" w:firstColumn="1" w:lastColumn="0" w:oddVBand="0" w:evenVBand="0" w:oddHBand="0" w:evenHBand="0" w:firstRowFirstColumn="0" w:firstRowLastColumn="0" w:lastRowFirstColumn="0" w:lastRowLastColumn="0"/>
            <w:tcW w:w="5395" w:type="dxa"/>
          </w:tcPr>
          <w:p w14:paraId="206134C9" w14:textId="2D6E367F" w:rsidR="00CF35FE" w:rsidRPr="003E4883" w:rsidRDefault="00681C74" w:rsidP="002046A9">
            <w:proofErr w:type="spellStart"/>
            <w:r w:rsidRPr="003E4883">
              <w:t>response_format</w:t>
            </w:r>
            <w:proofErr w:type="spellEnd"/>
            <w:proofErr w:type="gramStart"/>
            <w:r w:rsidRPr="003E4883">
              <w:t>={</w:t>
            </w:r>
            <w:proofErr w:type="gramEnd"/>
            <w:r w:rsidRPr="003E4883">
              <w:t>"</w:t>
            </w:r>
            <w:proofErr w:type="spellStart"/>
            <w:r w:rsidRPr="003E4883">
              <w:t>type</w:t>
            </w:r>
            <w:proofErr w:type="spellEnd"/>
            <w:r w:rsidRPr="003E4883">
              <w:t>": "</w:t>
            </w:r>
            <w:proofErr w:type="spellStart"/>
            <w:r w:rsidRPr="003E4883">
              <w:t>json_object</w:t>
            </w:r>
            <w:proofErr w:type="spellEnd"/>
            <w:r w:rsidRPr="003E4883">
              <w:t>"}</w:t>
            </w:r>
          </w:p>
        </w:tc>
        <w:tc>
          <w:tcPr>
            <w:tcW w:w="5395" w:type="dxa"/>
          </w:tcPr>
          <w:p w14:paraId="4C32CBD9" w14:textId="2BE37371" w:rsidR="00CF35FE" w:rsidRPr="00444986" w:rsidRDefault="00444986" w:rsidP="002046A9">
            <w:pPr>
              <w:cnfStyle w:val="000000000000" w:firstRow="0" w:lastRow="0" w:firstColumn="0" w:lastColumn="0" w:oddVBand="0" w:evenVBand="0" w:oddHBand="0" w:evenHBand="0" w:firstRowFirstColumn="0" w:firstRowLastColumn="0" w:lastRowFirstColumn="0" w:lastRowLastColumn="0"/>
            </w:pPr>
            <w:r>
              <w:t>Le exige a la API devolver JSON valido</w:t>
            </w:r>
          </w:p>
        </w:tc>
      </w:tr>
      <w:tr w:rsidR="00444986" w14:paraId="60698397" w14:textId="77777777" w:rsidTr="00CF3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698CBC8" w14:textId="75305377" w:rsidR="00444986" w:rsidRPr="003E4883" w:rsidRDefault="00444986" w:rsidP="002046A9">
            <w:proofErr w:type="spellStart"/>
            <w:proofErr w:type="gramStart"/>
            <w:r w:rsidRPr="003E4883">
              <w:t>response.choices</w:t>
            </w:r>
            <w:proofErr w:type="spellEnd"/>
            <w:proofErr w:type="gramEnd"/>
            <w:r w:rsidRPr="003E4883">
              <w:t>[0]</w:t>
            </w:r>
          </w:p>
        </w:tc>
        <w:tc>
          <w:tcPr>
            <w:tcW w:w="5395" w:type="dxa"/>
          </w:tcPr>
          <w:p w14:paraId="4ECE6E47" w14:textId="48F35523" w:rsidR="00444986" w:rsidRDefault="00444986" w:rsidP="002046A9">
            <w:pPr>
              <w:cnfStyle w:val="000000100000" w:firstRow="0" w:lastRow="0" w:firstColumn="0" w:lastColumn="0" w:oddVBand="0" w:evenVBand="0" w:oddHBand="1" w:evenHBand="0" w:firstRowFirstColumn="0" w:firstRowLastColumn="0" w:lastRowFirstColumn="0" w:lastRowLastColumn="0"/>
            </w:pPr>
            <w:r>
              <w:t>La primera respuesta posible (hay una sola)</w:t>
            </w:r>
          </w:p>
        </w:tc>
      </w:tr>
      <w:tr w:rsidR="00444986" w14:paraId="24A0C8F2" w14:textId="77777777" w:rsidTr="00CF35FE">
        <w:tc>
          <w:tcPr>
            <w:cnfStyle w:val="001000000000" w:firstRow="0" w:lastRow="0" w:firstColumn="1" w:lastColumn="0" w:oddVBand="0" w:evenVBand="0" w:oddHBand="0" w:evenHBand="0" w:firstRowFirstColumn="0" w:firstRowLastColumn="0" w:lastRowFirstColumn="0" w:lastRowLastColumn="0"/>
            <w:tcW w:w="5395" w:type="dxa"/>
          </w:tcPr>
          <w:p w14:paraId="5A20C0B7" w14:textId="68D8FBF4" w:rsidR="00444986" w:rsidRPr="003E4883" w:rsidRDefault="00444986" w:rsidP="002046A9">
            <w:proofErr w:type="gramStart"/>
            <w:r w:rsidRPr="003E4883">
              <w:t>.</w:t>
            </w:r>
            <w:proofErr w:type="spellStart"/>
            <w:r w:rsidRPr="003E4883">
              <w:t>message</w:t>
            </w:r>
            <w:proofErr w:type="gramEnd"/>
            <w:r w:rsidRPr="003E4883">
              <w:t>.content</w:t>
            </w:r>
            <w:proofErr w:type="spellEnd"/>
          </w:p>
        </w:tc>
        <w:tc>
          <w:tcPr>
            <w:tcW w:w="5395" w:type="dxa"/>
          </w:tcPr>
          <w:p w14:paraId="358E069F" w14:textId="11B35B49" w:rsidR="00444986" w:rsidRDefault="00444986" w:rsidP="002046A9">
            <w:pPr>
              <w:cnfStyle w:val="000000000000" w:firstRow="0" w:lastRow="0" w:firstColumn="0" w:lastColumn="0" w:oddVBand="0" w:evenVBand="0" w:oddHBand="0" w:evenHBand="0" w:firstRowFirstColumn="0" w:firstRowLastColumn="0" w:lastRowFirstColumn="0" w:lastRowLastColumn="0"/>
            </w:pPr>
            <w:r w:rsidRPr="00444986">
              <w:t>El texto de la respuesta</w:t>
            </w:r>
          </w:p>
        </w:tc>
      </w:tr>
      <w:tr w:rsidR="00444986" w14:paraId="61EEAB62" w14:textId="77777777" w:rsidTr="007A08EA">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5395" w:type="dxa"/>
          </w:tcPr>
          <w:p w14:paraId="3E2BC16C" w14:textId="3698248A" w:rsidR="00444986" w:rsidRPr="003E4883" w:rsidRDefault="007A08EA" w:rsidP="002046A9">
            <w:proofErr w:type="spellStart"/>
            <w:proofErr w:type="gramStart"/>
            <w:r w:rsidRPr="003E4883">
              <w:t>json.loads</w:t>
            </w:r>
            <w:proofErr w:type="spellEnd"/>
            <w:proofErr w:type="gramEnd"/>
            <w:r w:rsidRPr="003E4883">
              <w:t>(</w:t>
            </w:r>
            <w:proofErr w:type="spellStart"/>
            <w:r w:rsidRPr="003E4883">
              <w:t>result</w:t>
            </w:r>
            <w:proofErr w:type="spellEnd"/>
            <w:r w:rsidRPr="003E4883">
              <w:t>)</w:t>
            </w:r>
          </w:p>
        </w:tc>
        <w:tc>
          <w:tcPr>
            <w:tcW w:w="5395" w:type="dxa"/>
          </w:tcPr>
          <w:p w14:paraId="2FA82DB8" w14:textId="47D34CB4" w:rsidR="00444986" w:rsidRPr="00444986" w:rsidRDefault="007A08EA" w:rsidP="002046A9">
            <w:pPr>
              <w:cnfStyle w:val="000000100000" w:firstRow="0" w:lastRow="0" w:firstColumn="0" w:lastColumn="0" w:oddVBand="0" w:evenVBand="0" w:oddHBand="1" w:evenHBand="0" w:firstRowFirstColumn="0" w:firstRowLastColumn="0" w:lastRowFirstColumn="0" w:lastRowLastColumn="0"/>
            </w:pPr>
            <w:r w:rsidRPr="007A08EA">
              <w:t>Pasa de texto a diccionario de Python</w:t>
            </w:r>
          </w:p>
        </w:tc>
      </w:tr>
    </w:tbl>
    <w:p w14:paraId="73779F7B" w14:textId="77777777" w:rsidR="00CF35FE" w:rsidRDefault="00CF35FE" w:rsidP="002046A9">
      <w:pPr>
        <w:rPr>
          <w:b/>
          <w:bCs/>
        </w:rPr>
      </w:pPr>
    </w:p>
    <w:p w14:paraId="700C6AFC" w14:textId="77777777" w:rsidR="00A25DF5" w:rsidRPr="00A25DF5" w:rsidRDefault="00A25DF5" w:rsidP="00A25DF5">
      <w:r w:rsidRPr="00A25DF5">
        <w:t xml:space="preserve">El notebook define la función dos veces. La segunda agrega dos </w:t>
      </w:r>
      <w:proofErr w:type="spellStart"/>
      <w:r w:rsidRPr="00A25DF5">
        <w:rPr>
          <w:b/>
          <w:bCs/>
        </w:rPr>
        <w:t>print</w:t>
      </w:r>
      <w:proofErr w:type="spellEnd"/>
      <w:r w:rsidRPr="00A25DF5">
        <w:t xml:space="preserve"> (modelo usado y cuántos enlaces encontró con </w:t>
      </w:r>
      <w:proofErr w:type="spellStart"/>
      <w:r w:rsidRPr="00A25DF5">
        <w:rPr>
          <w:b/>
          <w:bCs/>
        </w:rPr>
        <w:t>len</w:t>
      </w:r>
      <w:proofErr w:type="spellEnd"/>
      <w:r w:rsidRPr="00A25DF5">
        <w:rPr>
          <w:b/>
          <w:bCs/>
        </w:rPr>
        <w:t>(links['links']))</w:t>
      </w:r>
      <w:r w:rsidRPr="00A25DF5">
        <w:t xml:space="preserve"> y reemplaza a la primera.</w:t>
      </w:r>
    </w:p>
    <w:p w14:paraId="5AC92C60" w14:textId="5AFADC4A" w:rsidR="00F6090C" w:rsidRDefault="00A25DF5" w:rsidP="002046A9">
      <w:pPr>
        <w:rPr>
          <w:b/>
          <w:bCs/>
        </w:rPr>
      </w:pPr>
      <w:r>
        <w:rPr>
          <w:b/>
          <w:bCs/>
        </w:rPr>
        <w:t>Salida:</w:t>
      </w:r>
    </w:p>
    <w:p w14:paraId="088426A7" w14:textId="0209CEBE" w:rsidR="00EB6A9A" w:rsidRDefault="00E7662C" w:rsidP="002046A9">
      <w:pPr>
        <w:rPr>
          <w:b/>
          <w:bCs/>
        </w:rPr>
      </w:pPr>
      <w:r w:rsidRPr="00E7662C">
        <w:rPr>
          <w:b/>
          <w:bCs/>
          <w:noProof/>
        </w:rPr>
        <w:drawing>
          <wp:inline distT="0" distB="0" distL="0" distR="0" wp14:anchorId="48A08DA8" wp14:editId="176C802F">
            <wp:extent cx="5156200" cy="1404587"/>
            <wp:effectExtent l="19050" t="19050" r="25400" b="24765"/>
            <wp:docPr id="518082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82505" name=""/>
                    <pic:cNvPicPr/>
                  </pic:nvPicPr>
                  <pic:blipFill>
                    <a:blip r:embed="rId538"/>
                    <a:stretch>
                      <a:fillRect/>
                    </a:stretch>
                  </pic:blipFill>
                  <pic:spPr>
                    <a:xfrm>
                      <a:off x="0" y="0"/>
                      <a:ext cx="5161290" cy="1405974"/>
                    </a:xfrm>
                    <a:prstGeom prst="rect">
                      <a:avLst/>
                    </a:prstGeom>
                    <a:ln w="19050">
                      <a:solidFill>
                        <a:srgbClr val="EE0000"/>
                      </a:solidFill>
                    </a:ln>
                  </pic:spPr>
                </pic:pic>
              </a:graphicData>
            </a:graphic>
          </wp:inline>
        </w:drawing>
      </w:r>
    </w:p>
    <w:p w14:paraId="747E313A" w14:textId="694E7208" w:rsidR="003828E8" w:rsidRPr="00541196" w:rsidRDefault="00541196" w:rsidP="002046A9">
      <w:pPr>
        <w:rPr>
          <w:b/>
          <w:bCs/>
          <w:sz w:val="24"/>
          <w:szCs w:val="28"/>
        </w:rPr>
      </w:pPr>
      <w:r w:rsidRPr="00541196">
        <w:rPr>
          <w:b/>
          <w:bCs/>
          <w:sz w:val="24"/>
          <w:szCs w:val="28"/>
          <w:highlight w:val="yellow"/>
        </w:rPr>
        <w:t>Definición redefinida:</w:t>
      </w:r>
    </w:p>
    <w:p w14:paraId="76B5013E" w14:textId="0529A09C" w:rsidR="00541196" w:rsidRDefault="003828E8" w:rsidP="002046A9">
      <w:pPr>
        <w:rPr>
          <w:b/>
          <w:bCs/>
        </w:rPr>
      </w:pPr>
      <w:r w:rsidRPr="003828E8">
        <w:rPr>
          <w:b/>
          <w:bCs/>
          <w:noProof/>
        </w:rPr>
        <w:drawing>
          <wp:inline distT="0" distB="0" distL="0" distR="0" wp14:anchorId="29033473" wp14:editId="13A002CF">
            <wp:extent cx="5053132" cy="2480733"/>
            <wp:effectExtent l="19050" t="19050" r="14605" b="15240"/>
            <wp:docPr id="2027517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17636" name=""/>
                    <pic:cNvPicPr/>
                  </pic:nvPicPr>
                  <pic:blipFill>
                    <a:blip r:embed="rId539"/>
                    <a:stretch>
                      <a:fillRect/>
                    </a:stretch>
                  </pic:blipFill>
                  <pic:spPr>
                    <a:xfrm>
                      <a:off x="0" y="0"/>
                      <a:ext cx="5056447" cy="2482360"/>
                    </a:xfrm>
                    <a:prstGeom prst="rect">
                      <a:avLst/>
                    </a:prstGeom>
                    <a:ln w="19050">
                      <a:solidFill>
                        <a:srgbClr val="EE0000"/>
                      </a:solidFill>
                    </a:ln>
                  </pic:spPr>
                </pic:pic>
              </a:graphicData>
            </a:graphic>
          </wp:inline>
        </w:drawing>
      </w:r>
    </w:p>
    <w:p w14:paraId="0031DFFD" w14:textId="77777777" w:rsidR="003828E8" w:rsidRDefault="003828E8" w:rsidP="002046A9">
      <w:pPr>
        <w:rPr>
          <w:b/>
          <w:bCs/>
        </w:rPr>
      </w:pPr>
    </w:p>
    <w:p w14:paraId="59024E5D" w14:textId="0A44551B" w:rsidR="003828E8" w:rsidRDefault="003828E8" w:rsidP="002046A9">
      <w:pPr>
        <w:rPr>
          <w:b/>
          <w:bCs/>
        </w:rPr>
      </w:pPr>
      <w:r>
        <w:rPr>
          <w:b/>
          <w:bCs/>
        </w:rPr>
        <w:lastRenderedPageBreak/>
        <w:t>Salidas:</w:t>
      </w:r>
    </w:p>
    <w:p w14:paraId="60999D38" w14:textId="41C88C90" w:rsidR="00E7662C" w:rsidRDefault="00934AFB" w:rsidP="002046A9">
      <w:pPr>
        <w:rPr>
          <w:b/>
          <w:bCs/>
        </w:rPr>
      </w:pPr>
      <w:r w:rsidRPr="00934AFB">
        <w:rPr>
          <w:b/>
          <w:bCs/>
          <w:noProof/>
        </w:rPr>
        <w:drawing>
          <wp:inline distT="0" distB="0" distL="0" distR="0" wp14:anchorId="0AB892DF" wp14:editId="0B46FC62">
            <wp:extent cx="5401733" cy="1718551"/>
            <wp:effectExtent l="38100" t="38100" r="46990" b="34290"/>
            <wp:docPr id="539453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53151" name=""/>
                    <pic:cNvPicPr/>
                  </pic:nvPicPr>
                  <pic:blipFill>
                    <a:blip r:embed="rId540"/>
                    <a:stretch>
                      <a:fillRect/>
                    </a:stretch>
                  </pic:blipFill>
                  <pic:spPr>
                    <a:xfrm>
                      <a:off x="0" y="0"/>
                      <a:ext cx="5407539" cy="1720398"/>
                    </a:xfrm>
                    <a:prstGeom prst="rect">
                      <a:avLst/>
                    </a:prstGeom>
                    <a:ln w="28575">
                      <a:solidFill>
                        <a:srgbClr val="EE0000"/>
                      </a:solidFill>
                    </a:ln>
                  </pic:spPr>
                </pic:pic>
              </a:graphicData>
            </a:graphic>
          </wp:inline>
        </w:drawing>
      </w:r>
      <w:r w:rsidRPr="00934AFB">
        <w:rPr>
          <w:b/>
          <w:bCs/>
          <w:noProof/>
        </w:rPr>
        <w:drawing>
          <wp:inline distT="0" distB="0" distL="0" distR="0" wp14:anchorId="7CED9DC3" wp14:editId="7E1F2E65">
            <wp:extent cx="5528733" cy="2083513"/>
            <wp:effectExtent l="19050" t="19050" r="15240" b="12065"/>
            <wp:docPr id="629519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19684" name=""/>
                    <pic:cNvPicPr/>
                  </pic:nvPicPr>
                  <pic:blipFill>
                    <a:blip r:embed="rId541"/>
                    <a:stretch>
                      <a:fillRect/>
                    </a:stretch>
                  </pic:blipFill>
                  <pic:spPr>
                    <a:xfrm>
                      <a:off x="0" y="0"/>
                      <a:ext cx="5533405" cy="2085274"/>
                    </a:xfrm>
                    <a:prstGeom prst="rect">
                      <a:avLst/>
                    </a:prstGeom>
                    <a:ln w="19050">
                      <a:solidFill>
                        <a:srgbClr val="EE0000"/>
                      </a:solidFill>
                    </a:ln>
                  </pic:spPr>
                </pic:pic>
              </a:graphicData>
            </a:graphic>
          </wp:inline>
        </w:drawing>
      </w:r>
    </w:p>
    <w:p w14:paraId="614C4DBD" w14:textId="77777777" w:rsidR="009C1D44" w:rsidRDefault="009C1D44" w:rsidP="002046A9">
      <w:pPr>
        <w:rPr>
          <w:b/>
          <w:bCs/>
        </w:rPr>
      </w:pPr>
    </w:p>
    <w:p w14:paraId="46F05C89" w14:textId="77777777" w:rsidR="009C1D44" w:rsidRDefault="009C1D44" w:rsidP="002046A9">
      <w:pPr>
        <w:rPr>
          <w:b/>
          <w:bCs/>
        </w:rPr>
      </w:pPr>
    </w:p>
    <w:p w14:paraId="36D879A1" w14:textId="77777777" w:rsidR="009C1D44" w:rsidRDefault="009C1D44" w:rsidP="002046A9">
      <w:pPr>
        <w:rPr>
          <w:b/>
          <w:bCs/>
        </w:rPr>
      </w:pPr>
    </w:p>
    <w:p w14:paraId="18C00B6E" w14:textId="77777777" w:rsidR="009C1D44" w:rsidRDefault="009C1D44" w:rsidP="002046A9">
      <w:pPr>
        <w:rPr>
          <w:b/>
          <w:bCs/>
        </w:rPr>
      </w:pPr>
    </w:p>
    <w:p w14:paraId="35ECAC9C" w14:textId="77777777" w:rsidR="009C1D44" w:rsidRDefault="009C1D44" w:rsidP="002046A9">
      <w:pPr>
        <w:rPr>
          <w:b/>
          <w:bCs/>
        </w:rPr>
      </w:pPr>
    </w:p>
    <w:p w14:paraId="3CF9B9AB" w14:textId="77777777" w:rsidR="009C1D44" w:rsidRDefault="009C1D44" w:rsidP="002046A9">
      <w:pPr>
        <w:rPr>
          <w:b/>
          <w:bCs/>
        </w:rPr>
      </w:pPr>
    </w:p>
    <w:p w14:paraId="729DC6FA" w14:textId="77777777" w:rsidR="009C1D44" w:rsidRDefault="009C1D44" w:rsidP="002046A9">
      <w:pPr>
        <w:rPr>
          <w:b/>
          <w:bCs/>
        </w:rPr>
      </w:pPr>
    </w:p>
    <w:p w14:paraId="2ACE2384" w14:textId="77777777" w:rsidR="009C1D44" w:rsidRDefault="009C1D44" w:rsidP="002046A9">
      <w:pPr>
        <w:rPr>
          <w:b/>
          <w:bCs/>
        </w:rPr>
      </w:pPr>
    </w:p>
    <w:p w14:paraId="33017EEF" w14:textId="77777777" w:rsidR="009C1D44" w:rsidRDefault="009C1D44" w:rsidP="002046A9">
      <w:pPr>
        <w:rPr>
          <w:b/>
          <w:bCs/>
        </w:rPr>
      </w:pPr>
    </w:p>
    <w:p w14:paraId="5A36FE7A" w14:textId="77777777" w:rsidR="009C1D44" w:rsidRDefault="009C1D44" w:rsidP="002046A9">
      <w:pPr>
        <w:rPr>
          <w:b/>
          <w:bCs/>
        </w:rPr>
      </w:pPr>
    </w:p>
    <w:p w14:paraId="05B457FA" w14:textId="77777777" w:rsidR="009C1D44" w:rsidRDefault="009C1D44" w:rsidP="002046A9">
      <w:pPr>
        <w:rPr>
          <w:b/>
          <w:bCs/>
        </w:rPr>
      </w:pPr>
    </w:p>
    <w:p w14:paraId="738F46BD" w14:textId="77777777" w:rsidR="009C1D44" w:rsidRDefault="009C1D44" w:rsidP="002046A9">
      <w:pPr>
        <w:rPr>
          <w:b/>
          <w:bCs/>
        </w:rPr>
      </w:pPr>
    </w:p>
    <w:p w14:paraId="5743B322" w14:textId="77777777" w:rsidR="009C1D44" w:rsidRDefault="009C1D44" w:rsidP="002046A9">
      <w:pPr>
        <w:rPr>
          <w:b/>
          <w:bCs/>
        </w:rPr>
      </w:pPr>
    </w:p>
    <w:p w14:paraId="2B208CF1" w14:textId="77777777" w:rsidR="009C1D44" w:rsidRDefault="009C1D44" w:rsidP="002046A9">
      <w:pPr>
        <w:rPr>
          <w:b/>
          <w:bCs/>
        </w:rPr>
      </w:pPr>
    </w:p>
    <w:p w14:paraId="17965F38" w14:textId="77777777" w:rsidR="009C1D44" w:rsidRDefault="009C1D44" w:rsidP="002046A9">
      <w:pPr>
        <w:rPr>
          <w:b/>
          <w:bCs/>
        </w:rPr>
      </w:pPr>
    </w:p>
    <w:p w14:paraId="59BBAA93" w14:textId="244BE62D" w:rsidR="00683F8C" w:rsidRPr="00683F8C" w:rsidRDefault="00683F8C" w:rsidP="00683F8C">
      <w:pPr>
        <w:pStyle w:val="Ttulo3"/>
        <w:rPr>
          <w:b/>
          <w:bCs/>
          <w:sz w:val="24"/>
          <w:szCs w:val="24"/>
        </w:rPr>
      </w:pPr>
      <w:bookmarkStart w:id="106" w:name="_Toc243791195"/>
      <w:r w:rsidRPr="001E321E">
        <w:rPr>
          <w:b/>
          <w:bCs/>
          <w:sz w:val="24"/>
          <w:szCs w:val="24"/>
          <w:highlight w:val="yellow"/>
        </w:rPr>
        <w:lastRenderedPageBreak/>
        <w:t>1.20.</w:t>
      </w:r>
      <w:r w:rsidR="001E321E" w:rsidRPr="001E321E">
        <w:rPr>
          <w:b/>
          <w:bCs/>
          <w:sz w:val="24"/>
          <w:szCs w:val="24"/>
          <w:highlight w:val="yellow"/>
        </w:rPr>
        <w:t>7</w:t>
      </w:r>
      <w:r w:rsidRPr="001E321E">
        <w:rPr>
          <w:b/>
          <w:bCs/>
          <w:sz w:val="24"/>
          <w:szCs w:val="24"/>
          <w:highlight w:val="yellow"/>
        </w:rPr>
        <w:t>:</w:t>
      </w:r>
      <w:r w:rsidR="001E321E" w:rsidRPr="001E321E">
        <w:rPr>
          <w:b/>
          <w:bCs/>
          <w:sz w:val="24"/>
          <w:szCs w:val="24"/>
          <w:highlight w:val="yellow"/>
        </w:rPr>
        <w:t xml:space="preserve"> Juntar el contenido: </w:t>
      </w:r>
      <w:proofErr w:type="spellStart"/>
      <w:r w:rsidR="001E321E" w:rsidRPr="001E321E">
        <w:rPr>
          <w:b/>
          <w:bCs/>
          <w:sz w:val="24"/>
          <w:szCs w:val="24"/>
          <w:highlight w:val="yellow"/>
        </w:rPr>
        <w:t>fetch_page_and_all_relevant_links</w:t>
      </w:r>
      <w:bookmarkEnd w:id="106"/>
      <w:proofErr w:type="spellEnd"/>
    </w:p>
    <w:p w14:paraId="68049A4C" w14:textId="174E1302" w:rsidR="00683F8C" w:rsidRDefault="000B603F" w:rsidP="002046A9">
      <w:pPr>
        <w:rPr>
          <w:b/>
          <w:bCs/>
        </w:rPr>
      </w:pPr>
      <w:r w:rsidRPr="000B603F">
        <w:rPr>
          <w:b/>
          <w:bCs/>
          <w:noProof/>
        </w:rPr>
        <w:drawing>
          <wp:inline distT="0" distB="0" distL="0" distR="0" wp14:anchorId="293BFC1C" wp14:editId="3003C340">
            <wp:extent cx="5264150" cy="1864874"/>
            <wp:effectExtent l="19050" t="19050" r="12700" b="21590"/>
            <wp:docPr id="1560900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00164" name=""/>
                    <pic:cNvPicPr/>
                  </pic:nvPicPr>
                  <pic:blipFill>
                    <a:blip r:embed="rId542"/>
                    <a:stretch>
                      <a:fillRect/>
                    </a:stretch>
                  </pic:blipFill>
                  <pic:spPr>
                    <a:xfrm>
                      <a:off x="0" y="0"/>
                      <a:ext cx="5275091" cy="1868750"/>
                    </a:xfrm>
                    <a:prstGeom prst="rect">
                      <a:avLst/>
                    </a:prstGeom>
                    <a:ln w="19050">
                      <a:solidFill>
                        <a:srgbClr val="EE0000"/>
                      </a:solidFill>
                    </a:ln>
                  </pic:spPr>
                </pic:pic>
              </a:graphicData>
            </a:graphic>
          </wp:inline>
        </w:drawing>
      </w:r>
    </w:p>
    <w:p w14:paraId="0DC25C75" w14:textId="76880781" w:rsidR="0009496C" w:rsidRPr="00AA31A8" w:rsidRDefault="00AA31A8" w:rsidP="002046A9">
      <w:r>
        <w:t xml:space="preserve">Descarga la página principal, pide los enlaces relevantes y recorre </w:t>
      </w:r>
      <w:proofErr w:type="spellStart"/>
      <w:r>
        <w:t>caa</w:t>
      </w:r>
      <w:proofErr w:type="spellEnd"/>
      <w:r>
        <w:t xml:space="preserve"> uno con un </w:t>
      </w:r>
      <w:proofErr w:type="spellStart"/>
      <w:r>
        <w:rPr>
          <w:b/>
          <w:bCs/>
        </w:rPr>
        <w:t>for</w:t>
      </w:r>
      <w:proofErr w:type="spellEnd"/>
      <w:r>
        <w:rPr>
          <w:b/>
          <w:bCs/>
        </w:rPr>
        <w:t xml:space="preserve"> </w:t>
      </w:r>
      <w:r>
        <w:t xml:space="preserve">sumando su contenido a un texto grande con títulos en </w:t>
      </w:r>
      <w:proofErr w:type="spellStart"/>
      <w:r>
        <w:t>Markdown</w:t>
      </w:r>
      <w:proofErr w:type="spellEnd"/>
      <w:r>
        <w:t>.</w:t>
      </w:r>
    </w:p>
    <w:tbl>
      <w:tblPr>
        <w:tblStyle w:val="Tablaconcuadrcula"/>
        <w:tblW w:w="0" w:type="auto"/>
        <w:tblLook w:val="04A0" w:firstRow="1" w:lastRow="0" w:firstColumn="1" w:lastColumn="0" w:noHBand="0" w:noVBand="1"/>
      </w:tblPr>
      <w:tblGrid>
        <w:gridCol w:w="10790"/>
      </w:tblGrid>
      <w:tr w:rsidR="006A19E7" w14:paraId="19956768" w14:textId="77777777" w:rsidTr="006A19E7">
        <w:tc>
          <w:tcPr>
            <w:tcW w:w="10790" w:type="dxa"/>
          </w:tcPr>
          <w:p w14:paraId="5414607A" w14:textId="77777777" w:rsidR="00D5467E" w:rsidRPr="00D5467E" w:rsidRDefault="00D5467E" w:rsidP="00D5467E">
            <w:r w:rsidRPr="00D5467E">
              <w:t xml:space="preserve">Esta función </w:t>
            </w:r>
            <w:r w:rsidRPr="00D5467E">
              <w:rPr>
                <w:b/>
                <w:bCs/>
              </w:rPr>
              <w:t>junta en un solo texto</w:t>
            </w:r>
            <w:r w:rsidRPr="00D5467E">
              <w:t xml:space="preserve"> el contenido de la página principal y el de las páginas relevantes. Uso un ejemplo con </w:t>
            </w:r>
            <w:proofErr w:type="spellStart"/>
            <w:r w:rsidRPr="00D5467E">
              <w:rPr>
                <w:b/>
                <w:bCs/>
              </w:rPr>
              <w:t>url</w:t>
            </w:r>
            <w:proofErr w:type="spellEnd"/>
            <w:r w:rsidRPr="00D5467E">
              <w:rPr>
                <w:b/>
                <w:bCs/>
              </w:rPr>
              <w:t xml:space="preserve"> = "https://edwarddonner.com".</w:t>
            </w:r>
            <w:r w:rsidRPr="00D5467E">
              <w:t xml:space="preserve"> Los textos de las páginas son inventados.</w:t>
            </w:r>
          </w:p>
          <w:p w14:paraId="7CFE8B54" w14:textId="77777777" w:rsidR="006A19E7" w:rsidRDefault="006A19E7" w:rsidP="002046A9">
            <w:pPr>
              <w:rPr>
                <w:b/>
                <w:bCs/>
              </w:rPr>
            </w:pPr>
          </w:p>
          <w:p w14:paraId="0F9624C7" w14:textId="77777777" w:rsidR="00D5467E" w:rsidRPr="00D5467E" w:rsidRDefault="00D5467E" w:rsidP="00D5467E">
            <w:pPr>
              <w:rPr>
                <w:b/>
                <w:bCs/>
              </w:rPr>
            </w:pPr>
            <w:r w:rsidRPr="00D5467E">
              <w:rPr>
                <w:b/>
                <w:bCs/>
                <w:highlight w:val="yellow"/>
              </w:rPr>
              <w:t>Paso 1: descargar la página principal</w:t>
            </w:r>
          </w:p>
          <w:p w14:paraId="073A4E1D" w14:textId="6A4EDB3F" w:rsidR="006A19E7" w:rsidRDefault="00D5467E" w:rsidP="002046A9">
            <w:pPr>
              <w:rPr>
                <w:b/>
                <w:bCs/>
              </w:rPr>
            </w:pPr>
            <w:r w:rsidRPr="00D5467E">
              <w:rPr>
                <w:b/>
                <w:bCs/>
                <w:noProof/>
              </w:rPr>
              <w:drawing>
                <wp:inline distT="0" distB="0" distL="0" distR="0" wp14:anchorId="6E3DF11A" wp14:editId="3FBCE510">
                  <wp:extent cx="5204884" cy="692336"/>
                  <wp:effectExtent l="19050" t="19050" r="15240" b="12700"/>
                  <wp:docPr id="1244914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14808" name=""/>
                          <pic:cNvPicPr/>
                        </pic:nvPicPr>
                        <pic:blipFill>
                          <a:blip r:embed="rId543"/>
                          <a:stretch>
                            <a:fillRect/>
                          </a:stretch>
                        </pic:blipFill>
                        <pic:spPr>
                          <a:xfrm>
                            <a:off x="0" y="0"/>
                            <a:ext cx="5228902" cy="695531"/>
                          </a:xfrm>
                          <a:prstGeom prst="rect">
                            <a:avLst/>
                          </a:prstGeom>
                          <a:ln w="19050">
                            <a:solidFill>
                              <a:srgbClr val="EE0000"/>
                            </a:solidFill>
                          </a:ln>
                        </pic:spPr>
                      </pic:pic>
                    </a:graphicData>
                  </a:graphic>
                </wp:inline>
              </w:drawing>
            </w:r>
          </w:p>
          <w:p w14:paraId="7218C92F" w14:textId="77777777" w:rsidR="00D5467E" w:rsidRDefault="00D5467E" w:rsidP="00D5467E">
            <w:pPr>
              <w:rPr>
                <w:b/>
                <w:bCs/>
              </w:rPr>
            </w:pPr>
            <w:r w:rsidRPr="00D5467E">
              <w:t xml:space="preserve">Guarda el texto de la página principal en </w:t>
            </w:r>
            <w:proofErr w:type="spellStart"/>
            <w:r w:rsidRPr="00D5467E">
              <w:rPr>
                <w:b/>
                <w:bCs/>
              </w:rPr>
              <w:t>contents</w:t>
            </w:r>
            <w:proofErr w:type="spellEnd"/>
            <w:r w:rsidRPr="00D5467E">
              <w:t xml:space="preserve">. Por ejemplo: </w:t>
            </w:r>
            <w:r w:rsidRPr="00D5467E">
              <w:rPr>
                <w:b/>
                <w:bCs/>
              </w:rPr>
              <w:t>"Edward Donner. Cursos de IA...".</w:t>
            </w:r>
          </w:p>
          <w:p w14:paraId="7BE7DD82" w14:textId="77777777" w:rsidR="00D5467E" w:rsidRDefault="00D5467E" w:rsidP="00D5467E"/>
          <w:p w14:paraId="69ADCF60" w14:textId="77777777" w:rsidR="00D5467E" w:rsidRPr="00D5467E" w:rsidRDefault="00D5467E" w:rsidP="00D5467E">
            <w:pPr>
              <w:rPr>
                <w:b/>
                <w:bCs/>
              </w:rPr>
            </w:pPr>
            <w:r w:rsidRPr="00D5467E">
              <w:rPr>
                <w:b/>
                <w:bCs/>
                <w:highlight w:val="yellow"/>
              </w:rPr>
              <w:t>Paso 2: pedirle al LLM los enlaces relevantes</w:t>
            </w:r>
          </w:p>
          <w:p w14:paraId="21FFC61B" w14:textId="70CCD29B" w:rsidR="00D5467E" w:rsidRDefault="009C1D44" w:rsidP="00D5467E">
            <w:r w:rsidRPr="009C1D44">
              <w:rPr>
                <w:noProof/>
              </w:rPr>
              <w:drawing>
                <wp:inline distT="0" distB="0" distL="0" distR="0" wp14:anchorId="7CB885C8" wp14:editId="0C405CB1">
                  <wp:extent cx="5238750" cy="684398"/>
                  <wp:effectExtent l="19050" t="19050" r="19050" b="20955"/>
                  <wp:docPr id="2004328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28895" name=""/>
                          <pic:cNvPicPr/>
                        </pic:nvPicPr>
                        <pic:blipFill>
                          <a:blip r:embed="rId544"/>
                          <a:stretch>
                            <a:fillRect/>
                          </a:stretch>
                        </pic:blipFill>
                        <pic:spPr>
                          <a:xfrm>
                            <a:off x="0" y="0"/>
                            <a:ext cx="5266250" cy="687991"/>
                          </a:xfrm>
                          <a:prstGeom prst="rect">
                            <a:avLst/>
                          </a:prstGeom>
                          <a:ln w="19050">
                            <a:solidFill>
                              <a:srgbClr val="EE0000"/>
                            </a:solidFill>
                          </a:ln>
                        </pic:spPr>
                      </pic:pic>
                    </a:graphicData>
                  </a:graphic>
                </wp:inline>
              </w:drawing>
            </w:r>
          </w:p>
          <w:p w14:paraId="002DBC8A" w14:textId="77777777" w:rsidR="009C1D44" w:rsidRPr="00D5467E" w:rsidRDefault="009C1D44" w:rsidP="00D5467E"/>
          <w:p w14:paraId="70CF0FBD" w14:textId="77777777" w:rsidR="009C1D44" w:rsidRPr="009C1D44" w:rsidRDefault="009C1D44" w:rsidP="009C1D44">
            <w:r w:rsidRPr="009C1D44">
              <w:t xml:space="preserve">Esto es la </w:t>
            </w:r>
            <w:r w:rsidRPr="009C1D44">
              <w:rPr>
                <w:b/>
                <w:bCs/>
              </w:rPr>
              <w:t>llamada 1 al LLM.</w:t>
            </w:r>
            <w:r w:rsidRPr="009C1D44">
              <w:t xml:space="preserve"> Devuelve un diccionario (ilustrativo):</w:t>
            </w:r>
          </w:p>
          <w:p w14:paraId="66BF87DA" w14:textId="77777777" w:rsidR="00D5467E" w:rsidRDefault="00D5467E" w:rsidP="002046A9">
            <w:pPr>
              <w:rPr>
                <w:b/>
                <w:bCs/>
              </w:rPr>
            </w:pPr>
          </w:p>
          <w:p w14:paraId="66BD646E" w14:textId="7DBCA9ED" w:rsidR="009C1D44" w:rsidRDefault="00146A9B" w:rsidP="002046A9">
            <w:pPr>
              <w:rPr>
                <w:b/>
                <w:bCs/>
              </w:rPr>
            </w:pPr>
            <w:r w:rsidRPr="00146A9B">
              <w:rPr>
                <w:b/>
                <w:bCs/>
                <w:noProof/>
              </w:rPr>
              <w:drawing>
                <wp:inline distT="0" distB="0" distL="0" distR="0" wp14:anchorId="49CFEA0D" wp14:editId="496DB5B3">
                  <wp:extent cx="5086350" cy="927316"/>
                  <wp:effectExtent l="19050" t="19050" r="19050" b="25400"/>
                  <wp:docPr id="816327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27750" name=""/>
                          <pic:cNvPicPr/>
                        </pic:nvPicPr>
                        <pic:blipFill>
                          <a:blip r:embed="rId545"/>
                          <a:stretch>
                            <a:fillRect/>
                          </a:stretch>
                        </pic:blipFill>
                        <pic:spPr>
                          <a:xfrm>
                            <a:off x="0" y="0"/>
                            <a:ext cx="5112553" cy="932093"/>
                          </a:xfrm>
                          <a:prstGeom prst="rect">
                            <a:avLst/>
                          </a:prstGeom>
                          <a:ln w="19050">
                            <a:solidFill>
                              <a:srgbClr val="EE0000"/>
                            </a:solidFill>
                          </a:ln>
                        </pic:spPr>
                      </pic:pic>
                    </a:graphicData>
                  </a:graphic>
                </wp:inline>
              </w:drawing>
            </w:r>
          </w:p>
          <w:p w14:paraId="4494C0C5" w14:textId="77777777" w:rsidR="00146A9B" w:rsidRDefault="00146A9B" w:rsidP="002046A9">
            <w:pPr>
              <w:rPr>
                <w:b/>
                <w:bCs/>
              </w:rPr>
            </w:pPr>
          </w:p>
          <w:p w14:paraId="4E456B42" w14:textId="77777777" w:rsidR="00146A9B" w:rsidRPr="00146A9B" w:rsidRDefault="00146A9B" w:rsidP="00146A9B">
            <w:pPr>
              <w:rPr>
                <w:b/>
                <w:bCs/>
              </w:rPr>
            </w:pPr>
            <w:r w:rsidRPr="00146A9B">
              <w:rPr>
                <w:b/>
                <w:bCs/>
                <w:highlight w:val="yellow"/>
              </w:rPr>
              <w:t>Paso 3: crear el texto base</w:t>
            </w:r>
          </w:p>
          <w:p w14:paraId="2B7F48FA" w14:textId="56664C54" w:rsidR="00146A9B" w:rsidRDefault="00700233" w:rsidP="002046A9">
            <w:pPr>
              <w:rPr>
                <w:b/>
                <w:bCs/>
              </w:rPr>
            </w:pPr>
            <w:r w:rsidRPr="00700233">
              <w:rPr>
                <w:b/>
                <w:bCs/>
                <w:noProof/>
              </w:rPr>
              <w:drawing>
                <wp:inline distT="0" distB="0" distL="0" distR="0" wp14:anchorId="2D8B0D7B" wp14:editId="1ADD347E">
                  <wp:extent cx="4999567" cy="630955"/>
                  <wp:effectExtent l="38100" t="38100" r="29845" b="36195"/>
                  <wp:docPr id="1810343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43635" name=""/>
                          <pic:cNvPicPr/>
                        </pic:nvPicPr>
                        <pic:blipFill>
                          <a:blip r:embed="rId546"/>
                          <a:stretch>
                            <a:fillRect/>
                          </a:stretch>
                        </pic:blipFill>
                        <pic:spPr>
                          <a:xfrm>
                            <a:off x="0" y="0"/>
                            <a:ext cx="5026002" cy="634291"/>
                          </a:xfrm>
                          <a:prstGeom prst="rect">
                            <a:avLst/>
                          </a:prstGeom>
                          <a:ln w="28575">
                            <a:solidFill>
                              <a:srgbClr val="EE0000"/>
                            </a:solidFill>
                          </a:ln>
                        </pic:spPr>
                      </pic:pic>
                    </a:graphicData>
                  </a:graphic>
                </wp:inline>
              </w:drawing>
            </w:r>
          </w:p>
          <w:p w14:paraId="318842CE" w14:textId="77777777" w:rsidR="00700233" w:rsidRPr="00700233" w:rsidRDefault="00700233" w:rsidP="00700233">
            <w:r w:rsidRPr="00700233">
              <w:t xml:space="preserve">Arma un texto con un título en </w:t>
            </w:r>
            <w:proofErr w:type="spellStart"/>
            <w:r w:rsidRPr="00700233">
              <w:t>Markdown</w:t>
            </w:r>
            <w:proofErr w:type="spellEnd"/>
            <w:r w:rsidRPr="00700233">
              <w:t xml:space="preserve"> y pega </w:t>
            </w:r>
            <w:proofErr w:type="spellStart"/>
            <w:r w:rsidRPr="00700233">
              <w:rPr>
                <w:b/>
                <w:bCs/>
              </w:rPr>
              <w:t>contents</w:t>
            </w:r>
            <w:proofErr w:type="spellEnd"/>
            <w:r w:rsidRPr="00700233">
              <w:t xml:space="preserve">. El </w:t>
            </w:r>
            <w:r w:rsidRPr="00700233">
              <w:rPr>
                <w:b/>
                <w:bCs/>
              </w:rPr>
              <w:t xml:space="preserve">\n es </w:t>
            </w:r>
            <w:r w:rsidRPr="00700233">
              <w:t xml:space="preserve">un salto de línea. En este punto </w:t>
            </w:r>
            <w:proofErr w:type="spellStart"/>
            <w:r w:rsidRPr="00700233">
              <w:rPr>
                <w:b/>
                <w:bCs/>
              </w:rPr>
              <w:t>result</w:t>
            </w:r>
            <w:proofErr w:type="spellEnd"/>
            <w:r w:rsidRPr="00700233">
              <w:t xml:space="preserve"> </w:t>
            </w:r>
            <w:proofErr w:type="spellStart"/>
            <w:r w:rsidRPr="00700233">
              <w:t>vale</w:t>
            </w:r>
            <w:proofErr w:type="spellEnd"/>
            <w:r w:rsidRPr="00700233">
              <w:t>:</w:t>
            </w:r>
          </w:p>
          <w:p w14:paraId="0435BC77" w14:textId="4CD57131" w:rsidR="00700233" w:rsidRDefault="002C0668" w:rsidP="002046A9">
            <w:pPr>
              <w:rPr>
                <w:b/>
                <w:bCs/>
              </w:rPr>
            </w:pPr>
            <w:r w:rsidRPr="002C0668">
              <w:rPr>
                <w:b/>
                <w:bCs/>
                <w:noProof/>
              </w:rPr>
              <w:drawing>
                <wp:inline distT="0" distB="0" distL="0" distR="0" wp14:anchorId="33643161" wp14:editId="402EDA02">
                  <wp:extent cx="5046134" cy="893648"/>
                  <wp:effectExtent l="19050" t="19050" r="21590" b="20955"/>
                  <wp:docPr id="347522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22364" name=""/>
                          <pic:cNvPicPr/>
                        </pic:nvPicPr>
                        <pic:blipFill>
                          <a:blip r:embed="rId547"/>
                          <a:stretch>
                            <a:fillRect/>
                          </a:stretch>
                        </pic:blipFill>
                        <pic:spPr>
                          <a:xfrm>
                            <a:off x="0" y="0"/>
                            <a:ext cx="5057328" cy="895630"/>
                          </a:xfrm>
                          <a:prstGeom prst="rect">
                            <a:avLst/>
                          </a:prstGeom>
                          <a:ln w="19050">
                            <a:solidFill>
                              <a:schemeClr val="tx1"/>
                            </a:solidFill>
                          </a:ln>
                        </pic:spPr>
                      </pic:pic>
                    </a:graphicData>
                  </a:graphic>
                </wp:inline>
              </w:drawing>
            </w:r>
          </w:p>
          <w:p w14:paraId="048201C4" w14:textId="77777777" w:rsidR="002C0668" w:rsidRDefault="002C0668" w:rsidP="002046A9">
            <w:pPr>
              <w:rPr>
                <w:b/>
                <w:bCs/>
              </w:rPr>
            </w:pPr>
          </w:p>
          <w:p w14:paraId="6F5A8910" w14:textId="77777777" w:rsidR="006B12A0" w:rsidRDefault="006B12A0" w:rsidP="002046A9">
            <w:pPr>
              <w:rPr>
                <w:b/>
                <w:bCs/>
              </w:rPr>
            </w:pPr>
          </w:p>
          <w:p w14:paraId="344092FF" w14:textId="77777777" w:rsidR="006B12A0" w:rsidRDefault="006B12A0" w:rsidP="002046A9">
            <w:pPr>
              <w:rPr>
                <w:b/>
                <w:bCs/>
              </w:rPr>
            </w:pPr>
          </w:p>
          <w:p w14:paraId="6C10CB9E" w14:textId="77777777" w:rsidR="006B12A0" w:rsidRPr="006B12A0" w:rsidRDefault="006B12A0" w:rsidP="006B12A0">
            <w:pPr>
              <w:rPr>
                <w:b/>
                <w:bCs/>
              </w:rPr>
            </w:pPr>
            <w:r w:rsidRPr="006B12A0">
              <w:rPr>
                <w:b/>
                <w:bCs/>
                <w:highlight w:val="yellow"/>
              </w:rPr>
              <w:t>Paso 4: recorrer los enlaces</w:t>
            </w:r>
          </w:p>
          <w:p w14:paraId="2E862EA7" w14:textId="3C3AF440" w:rsidR="006B12A0" w:rsidRDefault="001A78C2" w:rsidP="002046A9">
            <w:pPr>
              <w:rPr>
                <w:b/>
                <w:bCs/>
              </w:rPr>
            </w:pPr>
            <w:r w:rsidRPr="001A78C2">
              <w:rPr>
                <w:b/>
                <w:bCs/>
                <w:noProof/>
              </w:rPr>
              <w:drawing>
                <wp:inline distT="0" distB="0" distL="0" distR="0" wp14:anchorId="3CB91A8F" wp14:editId="3BA39DD5">
                  <wp:extent cx="4885267" cy="624389"/>
                  <wp:effectExtent l="38100" t="38100" r="29845" b="42545"/>
                  <wp:docPr id="1972915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15149" name=""/>
                          <pic:cNvPicPr/>
                        </pic:nvPicPr>
                        <pic:blipFill>
                          <a:blip r:embed="rId548"/>
                          <a:stretch>
                            <a:fillRect/>
                          </a:stretch>
                        </pic:blipFill>
                        <pic:spPr>
                          <a:xfrm>
                            <a:off x="0" y="0"/>
                            <a:ext cx="4898963" cy="626140"/>
                          </a:xfrm>
                          <a:prstGeom prst="rect">
                            <a:avLst/>
                          </a:prstGeom>
                          <a:ln w="28575">
                            <a:solidFill>
                              <a:srgbClr val="EE0000"/>
                            </a:solidFill>
                          </a:ln>
                        </pic:spPr>
                      </pic:pic>
                    </a:graphicData>
                  </a:graphic>
                </wp:inline>
              </w:drawing>
            </w:r>
          </w:p>
          <w:p w14:paraId="75F43CDF" w14:textId="77777777" w:rsidR="001A78C2" w:rsidRPr="001A78C2" w:rsidRDefault="001A78C2">
            <w:pPr>
              <w:numPr>
                <w:ilvl w:val="0"/>
                <w:numId w:val="59"/>
              </w:numPr>
            </w:pPr>
            <w:proofErr w:type="spellStart"/>
            <w:r w:rsidRPr="001A78C2">
              <w:rPr>
                <w:b/>
                <w:bCs/>
              </w:rPr>
              <w:t>relevant_links</w:t>
            </w:r>
            <w:proofErr w:type="spellEnd"/>
            <w:r w:rsidRPr="001A78C2">
              <w:rPr>
                <w:b/>
                <w:bCs/>
              </w:rPr>
              <w:t>['links']</w:t>
            </w:r>
            <w:r w:rsidRPr="001A78C2">
              <w:t xml:space="preserve"> es la lista con los 2 enlaces.</w:t>
            </w:r>
          </w:p>
          <w:p w14:paraId="35D02096" w14:textId="77777777" w:rsidR="001A78C2" w:rsidRPr="001A78C2" w:rsidRDefault="001A78C2">
            <w:pPr>
              <w:numPr>
                <w:ilvl w:val="0"/>
                <w:numId w:val="59"/>
              </w:numPr>
            </w:pPr>
            <w:r w:rsidRPr="001A78C2">
              <w:t xml:space="preserve">El </w:t>
            </w:r>
            <w:proofErr w:type="spellStart"/>
            <w:r w:rsidRPr="001A78C2">
              <w:rPr>
                <w:b/>
                <w:bCs/>
              </w:rPr>
              <w:t>for</w:t>
            </w:r>
            <w:proofErr w:type="spellEnd"/>
            <w:r w:rsidRPr="001A78C2">
              <w:t xml:space="preserve"> repite lo que sigue una vez por enlace, y en cada vuelta </w:t>
            </w:r>
            <w:proofErr w:type="gramStart"/>
            <w:r w:rsidRPr="001A78C2">
              <w:rPr>
                <w:b/>
                <w:bCs/>
              </w:rPr>
              <w:t>link</w:t>
            </w:r>
            <w:proofErr w:type="gramEnd"/>
            <w:r w:rsidRPr="001A78C2">
              <w:t xml:space="preserve"> es un diccionario distinto.</w:t>
            </w:r>
          </w:p>
          <w:p w14:paraId="5FE4F84D" w14:textId="77777777" w:rsidR="001A78C2" w:rsidRDefault="001A78C2" w:rsidP="002046A9">
            <w:pPr>
              <w:rPr>
                <w:b/>
                <w:bCs/>
              </w:rPr>
            </w:pPr>
          </w:p>
          <w:p w14:paraId="767F9725" w14:textId="77777777" w:rsidR="00B61978" w:rsidRPr="00B61978" w:rsidRDefault="00B61978" w:rsidP="00B61978">
            <w:pPr>
              <w:rPr>
                <w:b/>
                <w:bCs/>
                <w:sz w:val="24"/>
                <w:szCs w:val="28"/>
              </w:rPr>
            </w:pPr>
            <w:r w:rsidRPr="00B61978">
              <w:rPr>
                <w:b/>
                <w:bCs/>
                <w:sz w:val="24"/>
                <w:szCs w:val="28"/>
                <w:highlight w:val="yellow"/>
              </w:rPr>
              <w:t>Paso 5: agregar el título del enlace</w:t>
            </w:r>
          </w:p>
          <w:p w14:paraId="2D16EFA0" w14:textId="3A321C75" w:rsidR="00B61978" w:rsidRDefault="00075437" w:rsidP="002046A9">
            <w:pPr>
              <w:rPr>
                <w:b/>
                <w:bCs/>
              </w:rPr>
            </w:pPr>
            <w:r w:rsidRPr="00075437">
              <w:rPr>
                <w:b/>
                <w:bCs/>
                <w:noProof/>
              </w:rPr>
              <w:drawing>
                <wp:inline distT="0" distB="0" distL="0" distR="0" wp14:anchorId="2F7A7744" wp14:editId="67FAF3E3">
                  <wp:extent cx="5035550" cy="604266"/>
                  <wp:effectExtent l="38100" t="38100" r="31750" b="43815"/>
                  <wp:docPr id="1013329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29550" name=""/>
                          <pic:cNvPicPr/>
                        </pic:nvPicPr>
                        <pic:blipFill>
                          <a:blip r:embed="rId549"/>
                          <a:stretch>
                            <a:fillRect/>
                          </a:stretch>
                        </pic:blipFill>
                        <pic:spPr>
                          <a:xfrm>
                            <a:off x="0" y="0"/>
                            <a:ext cx="5053670" cy="606440"/>
                          </a:xfrm>
                          <a:prstGeom prst="rect">
                            <a:avLst/>
                          </a:prstGeom>
                          <a:ln w="28575">
                            <a:solidFill>
                              <a:srgbClr val="EE0000"/>
                            </a:solidFill>
                          </a:ln>
                        </pic:spPr>
                      </pic:pic>
                    </a:graphicData>
                  </a:graphic>
                </wp:inline>
              </w:drawing>
            </w:r>
          </w:p>
          <w:p w14:paraId="280421AE" w14:textId="12BEEA17" w:rsidR="00075437" w:rsidRPr="00075437" w:rsidRDefault="00075437" w:rsidP="00075437">
            <w:pPr>
              <w:pStyle w:val="Prrafodelista"/>
              <w:numPr>
                <w:ilvl w:val="0"/>
                <w:numId w:val="58"/>
              </w:numPr>
              <w:rPr>
                <w:b/>
                <w:bCs/>
              </w:rPr>
            </w:pPr>
            <w:r w:rsidRPr="00075437">
              <w:rPr>
                <w:b/>
                <w:bCs/>
              </w:rPr>
              <w:t>+=</w:t>
            </w:r>
            <w:r>
              <w:rPr>
                <w:b/>
                <w:bCs/>
              </w:rPr>
              <w:t xml:space="preserve"> </w:t>
            </w:r>
            <w:r>
              <w:t xml:space="preserve">agrega al final de </w:t>
            </w:r>
            <w:proofErr w:type="spellStart"/>
            <w:r>
              <w:rPr>
                <w:b/>
                <w:bCs/>
              </w:rPr>
              <w:t>result</w:t>
            </w:r>
            <w:proofErr w:type="spellEnd"/>
            <w:r>
              <w:rPr>
                <w:b/>
                <w:bCs/>
              </w:rPr>
              <w:t xml:space="preserve">, </w:t>
            </w:r>
            <w:r>
              <w:t>sin reemplazar lo anterior</w:t>
            </w:r>
          </w:p>
          <w:p w14:paraId="151BF478" w14:textId="39CBC967" w:rsidR="00075437" w:rsidRDefault="00075437" w:rsidP="00075437">
            <w:pPr>
              <w:pStyle w:val="Prrafodelista"/>
              <w:numPr>
                <w:ilvl w:val="0"/>
                <w:numId w:val="58"/>
              </w:numPr>
            </w:pPr>
            <w:proofErr w:type="gramStart"/>
            <w:r w:rsidRPr="00075437">
              <w:rPr>
                <w:b/>
                <w:bCs/>
              </w:rPr>
              <w:t>link</w:t>
            </w:r>
            <w:proofErr w:type="gramEnd"/>
            <w:r w:rsidRPr="00075437">
              <w:rPr>
                <w:b/>
                <w:bCs/>
              </w:rPr>
              <w:t>['</w:t>
            </w:r>
            <w:proofErr w:type="spellStart"/>
            <w:r w:rsidRPr="00075437">
              <w:rPr>
                <w:b/>
                <w:bCs/>
              </w:rPr>
              <w:t>type</w:t>
            </w:r>
            <w:proofErr w:type="spellEnd"/>
            <w:r w:rsidRPr="00075437">
              <w:rPr>
                <w:b/>
                <w:bCs/>
              </w:rPr>
              <w:t>']</w:t>
            </w:r>
            <w:r w:rsidRPr="00075437">
              <w:t xml:space="preserve"> es el tipo, por ejemplo "página acerca de".</w:t>
            </w:r>
          </w:p>
          <w:p w14:paraId="41AEEFC4" w14:textId="78A0CA77" w:rsidR="00075437" w:rsidRDefault="00075437" w:rsidP="00075437">
            <w:pPr>
              <w:pStyle w:val="Prrafodelista"/>
              <w:numPr>
                <w:ilvl w:val="0"/>
                <w:numId w:val="58"/>
              </w:numPr>
            </w:pPr>
            <w:r w:rsidRPr="00075437">
              <w:t xml:space="preserve">Agrega </w:t>
            </w:r>
            <w:r w:rsidRPr="006575C3">
              <w:rPr>
                <w:b/>
                <w:bCs/>
              </w:rPr>
              <w:t xml:space="preserve">### </w:t>
            </w:r>
            <w:proofErr w:type="gramStart"/>
            <w:r w:rsidRPr="006575C3">
              <w:rPr>
                <w:b/>
                <w:bCs/>
              </w:rPr>
              <w:t>Link</w:t>
            </w:r>
            <w:proofErr w:type="gramEnd"/>
            <w:r w:rsidRPr="006575C3">
              <w:rPr>
                <w:b/>
                <w:bCs/>
              </w:rPr>
              <w:t>: página acerca de</w:t>
            </w:r>
            <w:r w:rsidRPr="00075437">
              <w:t xml:space="preserve"> en el texto.</w:t>
            </w:r>
          </w:p>
          <w:p w14:paraId="4E7C8DFD" w14:textId="77777777" w:rsidR="006575C3" w:rsidRDefault="006575C3" w:rsidP="006575C3"/>
          <w:p w14:paraId="5D803BA5" w14:textId="77777777" w:rsidR="006575C3" w:rsidRPr="006575C3" w:rsidRDefault="006575C3" w:rsidP="006575C3">
            <w:pPr>
              <w:rPr>
                <w:b/>
                <w:bCs/>
                <w:sz w:val="24"/>
                <w:szCs w:val="28"/>
              </w:rPr>
            </w:pPr>
            <w:r w:rsidRPr="006575C3">
              <w:rPr>
                <w:b/>
                <w:bCs/>
                <w:sz w:val="24"/>
                <w:szCs w:val="28"/>
                <w:highlight w:val="yellow"/>
              </w:rPr>
              <w:t>Paso 6: agregar el contenido de ese enlace</w:t>
            </w:r>
          </w:p>
          <w:p w14:paraId="13214448" w14:textId="1E451818" w:rsidR="006575C3" w:rsidRDefault="003877E7" w:rsidP="006575C3">
            <w:r w:rsidRPr="003877E7">
              <w:rPr>
                <w:noProof/>
              </w:rPr>
              <w:drawing>
                <wp:inline distT="0" distB="0" distL="0" distR="0" wp14:anchorId="5BBA25C3" wp14:editId="125DD793">
                  <wp:extent cx="4978400" cy="630401"/>
                  <wp:effectExtent l="38100" t="38100" r="31750" b="36830"/>
                  <wp:docPr id="1618281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81708" name=""/>
                          <pic:cNvPicPr/>
                        </pic:nvPicPr>
                        <pic:blipFill>
                          <a:blip r:embed="rId550"/>
                          <a:stretch>
                            <a:fillRect/>
                          </a:stretch>
                        </pic:blipFill>
                        <pic:spPr>
                          <a:xfrm>
                            <a:off x="0" y="0"/>
                            <a:ext cx="4998103" cy="632896"/>
                          </a:xfrm>
                          <a:prstGeom prst="rect">
                            <a:avLst/>
                          </a:prstGeom>
                          <a:ln w="28575">
                            <a:solidFill>
                              <a:srgbClr val="EE0000"/>
                            </a:solidFill>
                          </a:ln>
                        </pic:spPr>
                      </pic:pic>
                    </a:graphicData>
                  </a:graphic>
                </wp:inline>
              </w:drawing>
            </w:r>
          </w:p>
          <w:p w14:paraId="5026E4CB" w14:textId="77777777" w:rsidR="003877E7" w:rsidRDefault="003877E7" w:rsidP="006575C3"/>
          <w:p w14:paraId="541D3996" w14:textId="77777777" w:rsidR="003877E7" w:rsidRPr="003877E7" w:rsidRDefault="003877E7" w:rsidP="003877E7">
            <w:pPr>
              <w:rPr>
                <w:b/>
                <w:bCs/>
              </w:rPr>
            </w:pPr>
            <w:r w:rsidRPr="003877E7">
              <w:rPr>
                <w:b/>
                <w:bCs/>
                <w:highlight w:val="yellow"/>
              </w:rPr>
              <w:t>Resultado después de las 2 vueltas</w:t>
            </w:r>
          </w:p>
          <w:p w14:paraId="255593EB" w14:textId="6BE67021" w:rsidR="003877E7" w:rsidRDefault="0051472F" w:rsidP="006575C3">
            <w:r w:rsidRPr="0051472F">
              <w:rPr>
                <w:noProof/>
              </w:rPr>
              <w:drawing>
                <wp:inline distT="0" distB="0" distL="0" distR="0" wp14:anchorId="02689B3A" wp14:editId="4ACFB009">
                  <wp:extent cx="4238532" cy="1562100"/>
                  <wp:effectExtent l="38100" t="38100" r="29210" b="38100"/>
                  <wp:docPr id="1808809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09659" name=""/>
                          <pic:cNvPicPr/>
                        </pic:nvPicPr>
                        <pic:blipFill>
                          <a:blip r:embed="rId551"/>
                          <a:stretch>
                            <a:fillRect/>
                          </a:stretch>
                        </pic:blipFill>
                        <pic:spPr>
                          <a:xfrm>
                            <a:off x="0" y="0"/>
                            <a:ext cx="4244953" cy="1564466"/>
                          </a:xfrm>
                          <a:prstGeom prst="rect">
                            <a:avLst/>
                          </a:prstGeom>
                          <a:ln w="28575">
                            <a:solidFill>
                              <a:srgbClr val="EE0000"/>
                            </a:solidFill>
                          </a:ln>
                        </pic:spPr>
                      </pic:pic>
                    </a:graphicData>
                  </a:graphic>
                </wp:inline>
              </w:drawing>
            </w:r>
          </w:p>
          <w:p w14:paraId="3BA0931C" w14:textId="77777777" w:rsidR="0051472F" w:rsidRDefault="0051472F" w:rsidP="006575C3"/>
          <w:p w14:paraId="429D9480" w14:textId="77777777" w:rsidR="0051472F" w:rsidRPr="0051472F" w:rsidRDefault="0051472F" w:rsidP="0051472F">
            <w:pPr>
              <w:rPr>
                <w:b/>
                <w:bCs/>
                <w:sz w:val="24"/>
                <w:szCs w:val="28"/>
              </w:rPr>
            </w:pPr>
            <w:r w:rsidRPr="0051472F">
              <w:rPr>
                <w:b/>
                <w:bCs/>
                <w:sz w:val="24"/>
                <w:szCs w:val="28"/>
                <w:highlight w:val="yellow"/>
              </w:rPr>
              <w:t>Paso 7: devolverlo</w:t>
            </w:r>
          </w:p>
          <w:p w14:paraId="02702DF7" w14:textId="21183513" w:rsidR="0051472F" w:rsidRDefault="0051472F" w:rsidP="006575C3">
            <w:r w:rsidRPr="0051472F">
              <w:rPr>
                <w:noProof/>
              </w:rPr>
              <w:drawing>
                <wp:inline distT="0" distB="0" distL="0" distR="0" wp14:anchorId="38B8E189" wp14:editId="75683252">
                  <wp:extent cx="4171950" cy="595993"/>
                  <wp:effectExtent l="19050" t="19050" r="19050" b="13970"/>
                  <wp:docPr id="1737727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27667" name=""/>
                          <pic:cNvPicPr/>
                        </pic:nvPicPr>
                        <pic:blipFill>
                          <a:blip r:embed="rId552"/>
                          <a:stretch>
                            <a:fillRect/>
                          </a:stretch>
                        </pic:blipFill>
                        <pic:spPr>
                          <a:xfrm>
                            <a:off x="0" y="0"/>
                            <a:ext cx="4197614" cy="599659"/>
                          </a:xfrm>
                          <a:prstGeom prst="rect">
                            <a:avLst/>
                          </a:prstGeom>
                          <a:ln w="19050">
                            <a:solidFill>
                              <a:srgbClr val="EE0000"/>
                            </a:solidFill>
                          </a:ln>
                        </pic:spPr>
                      </pic:pic>
                    </a:graphicData>
                  </a:graphic>
                </wp:inline>
              </w:drawing>
            </w:r>
          </w:p>
          <w:p w14:paraId="10E38CAE" w14:textId="77777777" w:rsidR="004B009D" w:rsidRPr="004B009D" w:rsidRDefault="004B009D" w:rsidP="004B009D">
            <w:r w:rsidRPr="004B009D">
              <w:t xml:space="preserve">Entrega todo el texto, que luego se pega en el </w:t>
            </w:r>
            <w:proofErr w:type="spellStart"/>
            <w:r w:rsidRPr="004B009D">
              <w:t>prompt</w:t>
            </w:r>
            <w:proofErr w:type="spellEnd"/>
            <w:r w:rsidRPr="004B009D">
              <w:t xml:space="preserve"> del folleto.</w:t>
            </w:r>
          </w:p>
          <w:p w14:paraId="3D10FBF3" w14:textId="77777777" w:rsidR="004B009D" w:rsidRDefault="004B009D" w:rsidP="006575C3"/>
          <w:p w14:paraId="17CF92EE" w14:textId="77777777" w:rsidR="004B009D" w:rsidRPr="004B009D" w:rsidRDefault="004B009D" w:rsidP="004B009D">
            <w:pPr>
              <w:rPr>
                <w:b/>
                <w:bCs/>
                <w:sz w:val="24"/>
                <w:szCs w:val="28"/>
              </w:rPr>
            </w:pPr>
            <w:r w:rsidRPr="004B009D">
              <w:rPr>
                <w:b/>
                <w:bCs/>
                <w:sz w:val="24"/>
                <w:szCs w:val="28"/>
                <w:highlight w:val="yellow"/>
              </w:rPr>
              <w:t>Qué conviene notar</w:t>
            </w:r>
          </w:p>
          <w:p w14:paraId="338A76D3" w14:textId="4FD0C2FC" w:rsidR="004B009D" w:rsidRPr="00075437" w:rsidRDefault="004B009D" w:rsidP="006575C3">
            <w:r w:rsidRPr="004B009D">
              <w:rPr>
                <w:noProof/>
              </w:rPr>
              <w:lastRenderedPageBreak/>
              <w:drawing>
                <wp:inline distT="0" distB="0" distL="0" distR="0" wp14:anchorId="16D513CB" wp14:editId="3B1C8A90">
                  <wp:extent cx="4339167" cy="1474271"/>
                  <wp:effectExtent l="38100" t="38100" r="42545" b="31115"/>
                  <wp:docPr id="440090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90140" name=""/>
                          <pic:cNvPicPr/>
                        </pic:nvPicPr>
                        <pic:blipFill>
                          <a:blip r:embed="rId553"/>
                          <a:stretch>
                            <a:fillRect/>
                          </a:stretch>
                        </pic:blipFill>
                        <pic:spPr>
                          <a:xfrm>
                            <a:off x="0" y="0"/>
                            <a:ext cx="4361660" cy="1481913"/>
                          </a:xfrm>
                          <a:prstGeom prst="rect">
                            <a:avLst/>
                          </a:prstGeom>
                          <a:ln w="28575">
                            <a:solidFill>
                              <a:srgbClr val="EE0000"/>
                            </a:solidFill>
                          </a:ln>
                        </pic:spPr>
                      </pic:pic>
                    </a:graphicData>
                  </a:graphic>
                </wp:inline>
              </w:drawing>
            </w:r>
          </w:p>
          <w:p w14:paraId="5FC61CE5" w14:textId="77777777" w:rsidR="006A19E7" w:rsidRDefault="006A19E7" w:rsidP="002046A9">
            <w:pPr>
              <w:rPr>
                <w:b/>
                <w:bCs/>
              </w:rPr>
            </w:pPr>
          </w:p>
          <w:p w14:paraId="13615F65" w14:textId="77777777" w:rsidR="006A19E7" w:rsidRDefault="006A19E7" w:rsidP="002046A9">
            <w:pPr>
              <w:rPr>
                <w:b/>
                <w:bCs/>
              </w:rPr>
            </w:pPr>
          </w:p>
        </w:tc>
      </w:tr>
    </w:tbl>
    <w:p w14:paraId="3207B731" w14:textId="77777777" w:rsidR="000F2CA6" w:rsidRDefault="000F2CA6" w:rsidP="002046A9">
      <w:pPr>
        <w:rPr>
          <w:b/>
          <w:bCs/>
        </w:rPr>
      </w:pPr>
    </w:p>
    <w:p w14:paraId="0249E965" w14:textId="36B508E7" w:rsidR="000F2CA6" w:rsidRPr="00683F8C" w:rsidRDefault="000F2CA6" w:rsidP="000F2CA6">
      <w:pPr>
        <w:pStyle w:val="Ttulo3"/>
        <w:rPr>
          <w:b/>
          <w:bCs/>
          <w:sz w:val="24"/>
          <w:szCs w:val="24"/>
        </w:rPr>
      </w:pPr>
      <w:bookmarkStart w:id="107" w:name="_Toc243791196"/>
      <w:r w:rsidRPr="00F562EF">
        <w:rPr>
          <w:b/>
          <w:bCs/>
          <w:sz w:val="24"/>
          <w:szCs w:val="24"/>
          <w:highlight w:val="yellow"/>
        </w:rPr>
        <w:t>1.20.</w:t>
      </w:r>
      <w:r w:rsidR="00C97013">
        <w:rPr>
          <w:b/>
          <w:bCs/>
          <w:sz w:val="24"/>
          <w:szCs w:val="24"/>
          <w:highlight w:val="yellow"/>
        </w:rPr>
        <w:t>8</w:t>
      </w:r>
      <w:r w:rsidRPr="00F562EF">
        <w:rPr>
          <w:b/>
          <w:bCs/>
          <w:sz w:val="24"/>
          <w:szCs w:val="24"/>
          <w:highlight w:val="yellow"/>
        </w:rPr>
        <w:t>:</w:t>
      </w:r>
      <w:r w:rsidR="00296012">
        <w:rPr>
          <w:b/>
          <w:bCs/>
          <w:sz w:val="24"/>
          <w:szCs w:val="24"/>
          <w:highlight w:val="yellow"/>
        </w:rPr>
        <w:t xml:space="preserve"> El folleto </w:t>
      </w:r>
      <w:r w:rsidR="00F562EF" w:rsidRPr="00F562EF">
        <w:rPr>
          <w:b/>
          <w:bCs/>
          <w:sz w:val="24"/>
          <w:szCs w:val="24"/>
          <w:highlight w:val="yellow"/>
        </w:rPr>
        <w:t>+ ¿</w:t>
      </w:r>
      <w:proofErr w:type="spellStart"/>
      <w:r w:rsidR="00F562EF" w:rsidRPr="00F562EF">
        <w:rPr>
          <w:b/>
          <w:bCs/>
          <w:sz w:val="24"/>
          <w:szCs w:val="24"/>
          <w:highlight w:val="yellow"/>
        </w:rPr>
        <w:t>que</w:t>
      </w:r>
      <w:proofErr w:type="spellEnd"/>
      <w:r w:rsidR="00F562EF" w:rsidRPr="00F562EF">
        <w:rPr>
          <w:b/>
          <w:bCs/>
          <w:sz w:val="24"/>
          <w:szCs w:val="24"/>
          <w:highlight w:val="yellow"/>
        </w:rPr>
        <w:t xml:space="preserve"> es un folleto?</w:t>
      </w:r>
      <w:bookmarkEnd w:id="107"/>
    </w:p>
    <w:tbl>
      <w:tblPr>
        <w:tblStyle w:val="Tablaconcuadrcula"/>
        <w:tblW w:w="0" w:type="auto"/>
        <w:tblLook w:val="04A0" w:firstRow="1" w:lastRow="0" w:firstColumn="1" w:lastColumn="0" w:noHBand="0" w:noVBand="1"/>
      </w:tblPr>
      <w:tblGrid>
        <w:gridCol w:w="10790"/>
      </w:tblGrid>
      <w:tr w:rsidR="00F562EF" w14:paraId="5AE4692F" w14:textId="77777777" w:rsidTr="00F562EF">
        <w:tc>
          <w:tcPr>
            <w:tcW w:w="10790" w:type="dxa"/>
          </w:tcPr>
          <w:p w14:paraId="478B947F" w14:textId="597A7411" w:rsidR="00F562EF" w:rsidRDefault="005F4C4A" w:rsidP="002046A9">
            <w:pPr>
              <w:rPr>
                <w:b/>
                <w:bCs/>
              </w:rPr>
            </w:pPr>
            <w:r w:rsidRPr="005F4C4A">
              <w:rPr>
                <w:b/>
                <w:bCs/>
                <w:noProof/>
              </w:rPr>
              <w:drawing>
                <wp:inline distT="0" distB="0" distL="0" distR="0" wp14:anchorId="49C398C7" wp14:editId="627C6A28">
                  <wp:extent cx="2148417" cy="429683"/>
                  <wp:effectExtent l="19050" t="19050" r="23495" b="27940"/>
                  <wp:docPr id="190207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7395" name=""/>
                          <pic:cNvPicPr/>
                        </pic:nvPicPr>
                        <pic:blipFill>
                          <a:blip r:embed="rId554"/>
                          <a:stretch>
                            <a:fillRect/>
                          </a:stretch>
                        </pic:blipFill>
                        <pic:spPr>
                          <a:xfrm>
                            <a:off x="0" y="0"/>
                            <a:ext cx="2155384" cy="431076"/>
                          </a:xfrm>
                          <a:prstGeom prst="rect">
                            <a:avLst/>
                          </a:prstGeom>
                          <a:ln w="19050">
                            <a:solidFill>
                              <a:srgbClr val="EE0000"/>
                            </a:solidFill>
                          </a:ln>
                        </pic:spPr>
                      </pic:pic>
                    </a:graphicData>
                  </a:graphic>
                </wp:inline>
              </w:drawing>
            </w:r>
          </w:p>
          <w:p w14:paraId="1970DE6D" w14:textId="42A43CA9" w:rsidR="005F4C4A" w:rsidRDefault="000D0108" w:rsidP="002046A9">
            <w:r>
              <w:t xml:space="preserve">Un folleto (en </w:t>
            </w:r>
            <w:proofErr w:type="spellStart"/>
            <w:r>
              <w:t>ingles</w:t>
            </w:r>
            <w:proofErr w:type="spellEnd"/>
            <w:r>
              <w:t xml:space="preserve"> </w:t>
            </w:r>
            <w:proofErr w:type="spellStart"/>
            <w:r w:rsidRPr="000D0108">
              <w:rPr>
                <w:i/>
                <w:iCs/>
              </w:rPr>
              <w:t>brochure</w:t>
            </w:r>
            <w:proofErr w:type="spellEnd"/>
            <w:r>
              <w:rPr>
                <w:i/>
                <w:iCs/>
              </w:rPr>
              <w:t xml:space="preserve">) </w:t>
            </w:r>
            <w:r>
              <w:t>es un documento corto que presenta una empresa o un producto de forma resumida y atractiva, para convencer a alguien de contratarla, invertir o postular.</w:t>
            </w:r>
          </w:p>
          <w:p w14:paraId="782C5820" w14:textId="77777777" w:rsidR="000D0108" w:rsidRDefault="000D0108" w:rsidP="002046A9"/>
          <w:p w14:paraId="50A05B07" w14:textId="157EBA06" w:rsidR="000D0108" w:rsidRDefault="000D0108" w:rsidP="002046A9">
            <w:r>
              <w:t xml:space="preserve">En el ejercicio, el modelo lee el sitio web y escribe un texto así, en </w:t>
            </w:r>
            <w:proofErr w:type="spellStart"/>
            <w:r>
              <w:t>Markdown</w:t>
            </w:r>
            <w:proofErr w:type="spellEnd"/>
            <w:r>
              <w:t>. Por ejemplo, para una empresa podría incluir:</w:t>
            </w:r>
          </w:p>
          <w:p w14:paraId="34FEEBCD" w14:textId="22C50F48" w:rsidR="000D0108" w:rsidRDefault="000D0108" w:rsidP="000D0108">
            <w:pPr>
              <w:pStyle w:val="Prrafodelista"/>
              <w:numPr>
                <w:ilvl w:val="0"/>
                <w:numId w:val="58"/>
              </w:numPr>
            </w:pPr>
            <w:r>
              <w:t>Que hace la empresa</w:t>
            </w:r>
          </w:p>
          <w:p w14:paraId="6A9C9649" w14:textId="69CE203D" w:rsidR="000D0108" w:rsidRDefault="000D0108" w:rsidP="000D0108">
            <w:pPr>
              <w:pStyle w:val="Prrafodelista"/>
              <w:numPr>
                <w:ilvl w:val="0"/>
                <w:numId w:val="58"/>
              </w:numPr>
            </w:pPr>
            <w:r>
              <w:t>Quienes son sus clientes</w:t>
            </w:r>
          </w:p>
          <w:p w14:paraId="5971126D" w14:textId="799A881E" w:rsidR="000D0108" w:rsidRDefault="000D0108" w:rsidP="000D0108">
            <w:pPr>
              <w:pStyle w:val="Prrafodelista"/>
              <w:numPr>
                <w:ilvl w:val="0"/>
                <w:numId w:val="58"/>
              </w:numPr>
            </w:pPr>
            <w:r>
              <w:t>Como es su cultura</w:t>
            </w:r>
          </w:p>
          <w:p w14:paraId="0E2B8E6D" w14:textId="51A286BB" w:rsidR="000D0108" w:rsidRDefault="000D0108" w:rsidP="000D0108">
            <w:pPr>
              <w:pStyle w:val="Prrafodelista"/>
              <w:numPr>
                <w:ilvl w:val="0"/>
                <w:numId w:val="58"/>
              </w:numPr>
            </w:pPr>
            <w:r>
              <w:t>Que puestos de trabajo tiene</w:t>
            </w:r>
          </w:p>
          <w:p w14:paraId="208B2004" w14:textId="77777777" w:rsidR="00B4020C" w:rsidRDefault="00B4020C" w:rsidP="00B4020C"/>
          <w:p w14:paraId="2D2761EC" w14:textId="7EED962A" w:rsidR="00F562EF" w:rsidRPr="00B4020C" w:rsidRDefault="00B4020C" w:rsidP="002046A9">
            <w:r w:rsidRPr="00B4020C">
              <w:t>Es como el "resumen de ventas" de la empresa en una página.</w:t>
            </w:r>
          </w:p>
        </w:tc>
      </w:tr>
    </w:tbl>
    <w:p w14:paraId="35D0904C" w14:textId="77777777" w:rsidR="008C0E93" w:rsidRDefault="008C0E93" w:rsidP="002046A9">
      <w:pPr>
        <w:rPr>
          <w:b/>
          <w:bCs/>
        </w:rPr>
      </w:pPr>
    </w:p>
    <w:p w14:paraId="7D79339A" w14:textId="0EBAF834" w:rsidR="008C0E93" w:rsidRPr="008C0E93" w:rsidRDefault="008C0E93" w:rsidP="002046A9">
      <w:proofErr w:type="spellStart"/>
      <w:r w:rsidRPr="008C0E93">
        <w:rPr>
          <w:b/>
          <w:bCs/>
          <w:sz w:val="24"/>
          <w:szCs w:val="28"/>
          <w:highlight w:val="yellow"/>
        </w:rPr>
        <w:t>brochure_system_prompt</w:t>
      </w:r>
      <w:proofErr w:type="spellEnd"/>
      <w:r w:rsidRPr="008C0E93">
        <w:rPr>
          <w:b/>
          <w:bCs/>
          <w:sz w:val="24"/>
          <w:szCs w:val="28"/>
          <w:highlight w:val="yellow"/>
        </w:rPr>
        <w:t xml:space="preserve">: </w:t>
      </w:r>
      <w:r w:rsidRPr="008C0E93">
        <w:rPr>
          <w:sz w:val="24"/>
          <w:szCs w:val="28"/>
          <w:highlight w:val="yellow"/>
        </w:rPr>
        <w:t>le</w:t>
      </w:r>
      <w:r w:rsidRPr="008C0E93">
        <w:rPr>
          <w:sz w:val="24"/>
          <w:szCs w:val="28"/>
        </w:rPr>
        <w:t xml:space="preserve"> </w:t>
      </w:r>
      <w:r w:rsidRPr="00E85D05">
        <w:t xml:space="preserve">dice al modelo que es un asistente que crea un folleto corto, en </w:t>
      </w:r>
      <w:proofErr w:type="spellStart"/>
      <w:r w:rsidRPr="00E85D05">
        <w:t>Markdown</w:t>
      </w:r>
      <w:proofErr w:type="spellEnd"/>
      <w:r w:rsidRPr="00E85D05">
        <w:t xml:space="preserve"> sin bloques de código, con cultura, clientes y empleos. Hay una versión humorística comentada con #, para mostrar lo fácil que es cambiar el tono.</w:t>
      </w:r>
    </w:p>
    <w:p w14:paraId="5470B594" w14:textId="0AAEC5A7" w:rsidR="006408BE" w:rsidRDefault="00D8374A" w:rsidP="002046A9">
      <w:pPr>
        <w:rPr>
          <w:b/>
          <w:bCs/>
        </w:rPr>
      </w:pPr>
      <w:r w:rsidRPr="00D8374A">
        <w:rPr>
          <w:b/>
          <w:bCs/>
          <w:noProof/>
        </w:rPr>
        <w:drawing>
          <wp:inline distT="0" distB="0" distL="0" distR="0" wp14:anchorId="3E90D782" wp14:editId="75C7A915">
            <wp:extent cx="5736089" cy="2590800"/>
            <wp:effectExtent l="38100" t="38100" r="36195" b="38100"/>
            <wp:docPr id="1839931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31981" name=""/>
                    <pic:cNvPicPr/>
                  </pic:nvPicPr>
                  <pic:blipFill>
                    <a:blip r:embed="rId555"/>
                    <a:stretch>
                      <a:fillRect/>
                    </a:stretch>
                  </pic:blipFill>
                  <pic:spPr>
                    <a:xfrm>
                      <a:off x="0" y="0"/>
                      <a:ext cx="5740716" cy="2592890"/>
                    </a:xfrm>
                    <a:prstGeom prst="rect">
                      <a:avLst/>
                    </a:prstGeom>
                    <a:ln w="28575">
                      <a:solidFill>
                        <a:srgbClr val="EE0000"/>
                      </a:solidFill>
                    </a:ln>
                  </pic:spPr>
                </pic:pic>
              </a:graphicData>
            </a:graphic>
          </wp:inline>
        </w:drawing>
      </w:r>
    </w:p>
    <w:p w14:paraId="7800F11E" w14:textId="77777777" w:rsidR="006408BE" w:rsidRDefault="006408BE" w:rsidP="002046A9">
      <w:pPr>
        <w:rPr>
          <w:b/>
          <w:bCs/>
        </w:rPr>
      </w:pPr>
    </w:p>
    <w:p w14:paraId="25A5895A" w14:textId="77777777" w:rsidR="006408BE" w:rsidRPr="006408BE" w:rsidRDefault="006408BE" w:rsidP="006408BE">
      <w:pPr>
        <w:rPr>
          <w:b/>
          <w:bCs/>
          <w:sz w:val="24"/>
          <w:szCs w:val="28"/>
        </w:rPr>
      </w:pPr>
      <w:proofErr w:type="spellStart"/>
      <w:r w:rsidRPr="006408BE">
        <w:rPr>
          <w:b/>
          <w:bCs/>
          <w:sz w:val="24"/>
          <w:szCs w:val="28"/>
          <w:highlight w:val="yellow"/>
        </w:rPr>
        <w:t>get_brochure_user_prompt</w:t>
      </w:r>
      <w:proofErr w:type="spellEnd"/>
      <w:r w:rsidRPr="006408BE">
        <w:rPr>
          <w:b/>
          <w:bCs/>
          <w:sz w:val="24"/>
          <w:szCs w:val="28"/>
          <w:highlight w:val="yellow"/>
        </w:rPr>
        <w:t>:</w:t>
      </w:r>
    </w:p>
    <w:p w14:paraId="30CC4D42" w14:textId="03BBBDB4" w:rsidR="006408BE" w:rsidRDefault="00B52066" w:rsidP="002046A9">
      <w:pPr>
        <w:rPr>
          <w:b/>
          <w:bCs/>
        </w:rPr>
      </w:pPr>
      <w:r w:rsidRPr="00B52066">
        <w:rPr>
          <w:b/>
          <w:bCs/>
          <w:noProof/>
        </w:rPr>
        <w:lastRenderedPageBreak/>
        <w:drawing>
          <wp:inline distT="0" distB="0" distL="0" distR="0" wp14:anchorId="5469624E" wp14:editId="0F9951C7">
            <wp:extent cx="5655733" cy="1837590"/>
            <wp:effectExtent l="38100" t="38100" r="40640" b="29845"/>
            <wp:docPr id="182179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9680" name=""/>
                    <pic:cNvPicPr/>
                  </pic:nvPicPr>
                  <pic:blipFill>
                    <a:blip r:embed="rId556"/>
                    <a:stretch>
                      <a:fillRect/>
                    </a:stretch>
                  </pic:blipFill>
                  <pic:spPr>
                    <a:xfrm>
                      <a:off x="0" y="0"/>
                      <a:ext cx="5669516" cy="1842068"/>
                    </a:xfrm>
                    <a:prstGeom prst="rect">
                      <a:avLst/>
                    </a:prstGeom>
                    <a:ln w="38100">
                      <a:solidFill>
                        <a:srgbClr val="EE0000"/>
                      </a:solidFill>
                    </a:ln>
                  </pic:spPr>
                </pic:pic>
              </a:graphicData>
            </a:graphic>
          </wp:inline>
        </w:drawing>
      </w:r>
    </w:p>
    <w:p w14:paraId="56F0A3C3" w14:textId="2D9E5D83" w:rsidR="00BF4E4A" w:rsidRPr="00C97013" w:rsidRDefault="00BF4E4A" w:rsidP="00C97013">
      <w:pPr>
        <w:pStyle w:val="Prrafodelista"/>
        <w:numPr>
          <w:ilvl w:val="0"/>
          <w:numId w:val="58"/>
        </w:numPr>
      </w:pPr>
      <w:r w:rsidRPr="00C97013">
        <w:rPr>
          <w:b/>
          <w:bCs/>
        </w:rPr>
        <w:t>[:5_000]</w:t>
      </w:r>
      <w:r w:rsidRPr="00C97013">
        <w:t xml:space="preserve"> se queda con los </w:t>
      </w:r>
      <w:r w:rsidRPr="00C97013">
        <w:rPr>
          <w:b/>
          <w:bCs/>
        </w:rPr>
        <w:t>primeros 5.000 caracteres</w:t>
      </w:r>
      <w:r w:rsidRPr="00C97013">
        <w:t xml:space="preserve"> (el guion bajo es solo separador visual). 5.000 / 4 ≈ </w:t>
      </w:r>
      <w:r w:rsidRPr="00C97013">
        <w:rPr>
          <w:b/>
          <w:bCs/>
        </w:rPr>
        <w:t>1.250 tokens</w:t>
      </w:r>
      <w:r w:rsidRPr="00C97013">
        <w:t>, muy poco frente a la ventana de 1 M.</w:t>
      </w:r>
    </w:p>
    <w:p w14:paraId="3FDA06D5" w14:textId="47152C0D" w:rsidR="00C97013" w:rsidRDefault="00BF4E4A" w:rsidP="00C97013">
      <w:pPr>
        <w:pStyle w:val="Prrafodelista"/>
        <w:numPr>
          <w:ilvl w:val="0"/>
          <w:numId w:val="58"/>
        </w:numPr>
      </w:pPr>
      <w:r w:rsidRPr="00C97013">
        <w:t>Corta por el final, así que se pierden las últimas páginas. Si el folleto sale incompleto, sube ese número.</w:t>
      </w:r>
    </w:p>
    <w:p w14:paraId="219B2428" w14:textId="48F57DE3" w:rsidR="006B731F" w:rsidRDefault="006B731F" w:rsidP="006B731F">
      <w:pPr>
        <w:rPr>
          <w:b/>
          <w:bCs/>
        </w:rPr>
      </w:pPr>
      <w:r>
        <w:rPr>
          <w:b/>
          <w:bCs/>
        </w:rPr>
        <w:t>Salida:</w:t>
      </w:r>
    </w:p>
    <w:p w14:paraId="20382C0A" w14:textId="7996E0AF" w:rsidR="006B731F" w:rsidRDefault="006B731F" w:rsidP="006B731F">
      <w:pPr>
        <w:rPr>
          <w:b/>
          <w:bCs/>
        </w:rPr>
      </w:pPr>
      <w:r w:rsidRPr="006B731F">
        <w:rPr>
          <w:b/>
          <w:bCs/>
          <w:noProof/>
        </w:rPr>
        <w:drawing>
          <wp:inline distT="0" distB="0" distL="0" distR="0" wp14:anchorId="1FE3C17A" wp14:editId="72EC2F05">
            <wp:extent cx="5808133" cy="1265420"/>
            <wp:effectExtent l="0" t="0" r="2540" b="0"/>
            <wp:docPr id="787994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94707" name=""/>
                    <pic:cNvPicPr/>
                  </pic:nvPicPr>
                  <pic:blipFill>
                    <a:blip r:embed="rId557"/>
                    <a:stretch>
                      <a:fillRect/>
                    </a:stretch>
                  </pic:blipFill>
                  <pic:spPr>
                    <a:xfrm>
                      <a:off x="0" y="0"/>
                      <a:ext cx="5819047" cy="1267798"/>
                    </a:xfrm>
                    <a:prstGeom prst="rect">
                      <a:avLst/>
                    </a:prstGeom>
                  </pic:spPr>
                </pic:pic>
              </a:graphicData>
            </a:graphic>
          </wp:inline>
        </w:drawing>
      </w:r>
      <w:r w:rsidRPr="006B731F">
        <w:rPr>
          <w:b/>
          <w:bCs/>
          <w:noProof/>
        </w:rPr>
        <w:drawing>
          <wp:inline distT="0" distB="0" distL="0" distR="0" wp14:anchorId="47816CF5" wp14:editId="28C26DAB">
            <wp:extent cx="5816600" cy="358690"/>
            <wp:effectExtent l="0" t="0" r="0" b="3810"/>
            <wp:docPr id="1351242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42515" name=""/>
                    <pic:cNvPicPr/>
                  </pic:nvPicPr>
                  <pic:blipFill>
                    <a:blip r:embed="rId558"/>
                    <a:stretch>
                      <a:fillRect/>
                    </a:stretch>
                  </pic:blipFill>
                  <pic:spPr>
                    <a:xfrm>
                      <a:off x="0" y="0"/>
                      <a:ext cx="5837389" cy="359972"/>
                    </a:xfrm>
                    <a:prstGeom prst="rect">
                      <a:avLst/>
                    </a:prstGeom>
                  </pic:spPr>
                </pic:pic>
              </a:graphicData>
            </a:graphic>
          </wp:inline>
        </w:drawing>
      </w:r>
    </w:p>
    <w:p w14:paraId="1C9DDAAD" w14:textId="77777777" w:rsidR="002B3028" w:rsidRDefault="002B3028" w:rsidP="006B731F">
      <w:pPr>
        <w:rPr>
          <w:b/>
          <w:bCs/>
        </w:rPr>
      </w:pPr>
    </w:p>
    <w:p w14:paraId="5B3F51C6" w14:textId="77777777" w:rsidR="002B3028" w:rsidRDefault="002B3028" w:rsidP="006B731F">
      <w:pPr>
        <w:rPr>
          <w:b/>
          <w:bCs/>
        </w:rPr>
      </w:pPr>
    </w:p>
    <w:p w14:paraId="1B76C5E6" w14:textId="77777777" w:rsidR="002B3028" w:rsidRDefault="002B3028" w:rsidP="006B731F">
      <w:pPr>
        <w:rPr>
          <w:b/>
          <w:bCs/>
        </w:rPr>
      </w:pPr>
    </w:p>
    <w:p w14:paraId="356F9A26" w14:textId="77777777" w:rsidR="002B3028" w:rsidRDefault="002B3028" w:rsidP="006B731F">
      <w:pPr>
        <w:rPr>
          <w:b/>
          <w:bCs/>
        </w:rPr>
      </w:pPr>
    </w:p>
    <w:p w14:paraId="7079F8C0" w14:textId="77777777" w:rsidR="002B3028" w:rsidRDefault="002B3028" w:rsidP="006B731F">
      <w:pPr>
        <w:rPr>
          <w:b/>
          <w:bCs/>
        </w:rPr>
      </w:pPr>
    </w:p>
    <w:p w14:paraId="0D2A916A" w14:textId="77777777" w:rsidR="002B3028" w:rsidRDefault="002B3028" w:rsidP="006B731F">
      <w:pPr>
        <w:rPr>
          <w:b/>
          <w:bCs/>
        </w:rPr>
      </w:pPr>
    </w:p>
    <w:p w14:paraId="23BE7FA5" w14:textId="77777777" w:rsidR="002B3028" w:rsidRDefault="002B3028" w:rsidP="006B731F">
      <w:pPr>
        <w:rPr>
          <w:b/>
          <w:bCs/>
        </w:rPr>
      </w:pPr>
    </w:p>
    <w:p w14:paraId="7ED8A0C4" w14:textId="77777777" w:rsidR="002B3028" w:rsidRDefault="002B3028" w:rsidP="006B731F">
      <w:pPr>
        <w:rPr>
          <w:b/>
          <w:bCs/>
        </w:rPr>
      </w:pPr>
    </w:p>
    <w:p w14:paraId="2B7CD72F" w14:textId="77777777" w:rsidR="002B3028" w:rsidRDefault="002B3028" w:rsidP="006B731F">
      <w:pPr>
        <w:rPr>
          <w:b/>
          <w:bCs/>
        </w:rPr>
      </w:pPr>
    </w:p>
    <w:p w14:paraId="1DE7A6D9" w14:textId="77777777" w:rsidR="002B3028" w:rsidRDefault="002B3028" w:rsidP="006B731F">
      <w:pPr>
        <w:rPr>
          <w:b/>
          <w:bCs/>
        </w:rPr>
      </w:pPr>
    </w:p>
    <w:p w14:paraId="0B061938" w14:textId="77777777" w:rsidR="002B3028" w:rsidRDefault="002B3028" w:rsidP="006B731F">
      <w:pPr>
        <w:rPr>
          <w:b/>
          <w:bCs/>
        </w:rPr>
      </w:pPr>
    </w:p>
    <w:p w14:paraId="6483AEAE" w14:textId="77777777" w:rsidR="002B3028" w:rsidRDefault="002B3028" w:rsidP="006B731F">
      <w:pPr>
        <w:rPr>
          <w:b/>
          <w:bCs/>
        </w:rPr>
      </w:pPr>
    </w:p>
    <w:p w14:paraId="37FA9033" w14:textId="77777777" w:rsidR="002B3028" w:rsidRDefault="002B3028" w:rsidP="006B731F">
      <w:pPr>
        <w:rPr>
          <w:b/>
          <w:bCs/>
        </w:rPr>
      </w:pPr>
    </w:p>
    <w:p w14:paraId="5CECB694" w14:textId="77777777" w:rsidR="002B3028" w:rsidRPr="006B731F" w:rsidRDefault="002B3028" w:rsidP="006B731F">
      <w:pPr>
        <w:rPr>
          <w:b/>
          <w:bCs/>
        </w:rPr>
      </w:pPr>
    </w:p>
    <w:p w14:paraId="65C34461" w14:textId="2E44510E" w:rsidR="00C97013" w:rsidRDefault="00C97013" w:rsidP="00C97013">
      <w:pPr>
        <w:pStyle w:val="Ttulo3"/>
        <w:rPr>
          <w:b/>
          <w:bCs/>
          <w:sz w:val="24"/>
          <w:szCs w:val="24"/>
        </w:rPr>
      </w:pPr>
      <w:bookmarkStart w:id="108" w:name="_Toc243791197"/>
      <w:r w:rsidRPr="009F588B">
        <w:rPr>
          <w:b/>
          <w:bCs/>
          <w:sz w:val="24"/>
          <w:szCs w:val="24"/>
          <w:highlight w:val="yellow"/>
        </w:rPr>
        <w:lastRenderedPageBreak/>
        <w:t>1.20.</w:t>
      </w:r>
      <w:r w:rsidR="009F588B" w:rsidRPr="009F588B">
        <w:rPr>
          <w:b/>
          <w:bCs/>
          <w:sz w:val="24"/>
          <w:szCs w:val="24"/>
          <w:highlight w:val="yellow"/>
        </w:rPr>
        <w:t>9: La llamada 2</w:t>
      </w:r>
      <w:bookmarkEnd w:id="108"/>
    </w:p>
    <w:p w14:paraId="6695919A" w14:textId="391A5A7F" w:rsidR="009F588B" w:rsidRDefault="009F588B" w:rsidP="009F588B">
      <w:proofErr w:type="spellStart"/>
      <w:r>
        <w:rPr>
          <w:b/>
          <w:bCs/>
        </w:rPr>
        <w:t>Créate_brochure</w:t>
      </w:r>
      <w:proofErr w:type="spellEnd"/>
      <w:r>
        <w:rPr>
          <w:b/>
          <w:bCs/>
        </w:rPr>
        <w:t xml:space="preserve">: </w:t>
      </w:r>
      <w:r w:rsidR="002B0717" w:rsidRPr="002B0717">
        <w:t xml:space="preserve">igual que la llamada 1, sin </w:t>
      </w:r>
      <w:proofErr w:type="spellStart"/>
      <w:r w:rsidR="002B0717" w:rsidRPr="002B0717">
        <w:rPr>
          <w:b/>
          <w:bCs/>
        </w:rPr>
        <w:t>response_format</w:t>
      </w:r>
      <w:proofErr w:type="spellEnd"/>
      <w:r w:rsidR="002B0717" w:rsidRPr="002B0717">
        <w:t xml:space="preserve">. Usa </w:t>
      </w:r>
      <w:proofErr w:type="spellStart"/>
      <w:proofErr w:type="gramStart"/>
      <w:r w:rsidR="002B0717" w:rsidRPr="002B0717">
        <w:rPr>
          <w:b/>
          <w:bCs/>
        </w:rPr>
        <w:t>display</w:t>
      </w:r>
      <w:proofErr w:type="spellEnd"/>
      <w:r w:rsidR="002B0717" w:rsidRPr="002B0717">
        <w:rPr>
          <w:b/>
          <w:bCs/>
        </w:rPr>
        <w:t>(</w:t>
      </w:r>
      <w:proofErr w:type="spellStart"/>
      <w:proofErr w:type="gramEnd"/>
      <w:r w:rsidR="002B0717" w:rsidRPr="002B0717">
        <w:rPr>
          <w:b/>
          <w:bCs/>
        </w:rPr>
        <w:t>Markdown</w:t>
      </w:r>
      <w:proofErr w:type="spellEnd"/>
      <w:r w:rsidR="002B0717" w:rsidRPr="002B0717">
        <w:rPr>
          <w:b/>
          <w:bCs/>
        </w:rPr>
        <w:t>(</w:t>
      </w:r>
      <w:proofErr w:type="spellStart"/>
      <w:r w:rsidR="002B0717" w:rsidRPr="002B0717">
        <w:rPr>
          <w:b/>
          <w:bCs/>
        </w:rPr>
        <w:t>result</w:t>
      </w:r>
      <w:proofErr w:type="spellEnd"/>
      <w:r w:rsidR="002B0717" w:rsidRPr="002B0717">
        <w:rPr>
          <w:b/>
          <w:bCs/>
        </w:rPr>
        <w:t>))</w:t>
      </w:r>
      <w:r w:rsidR="002B0717" w:rsidRPr="002B0717">
        <w:t xml:space="preserve"> para mostrar el texto con formato.</w:t>
      </w:r>
    </w:p>
    <w:p w14:paraId="7A11B542" w14:textId="1C95AE8B" w:rsidR="00222FE3" w:rsidRPr="009F588B" w:rsidRDefault="00C96DBB" w:rsidP="009F588B">
      <w:pPr>
        <w:rPr>
          <w:b/>
          <w:bCs/>
        </w:rPr>
      </w:pPr>
      <w:r w:rsidRPr="00C96DBB">
        <w:rPr>
          <w:b/>
          <w:bCs/>
          <w:noProof/>
        </w:rPr>
        <w:drawing>
          <wp:inline distT="0" distB="0" distL="0" distR="0" wp14:anchorId="3555C192" wp14:editId="35EFC4EC">
            <wp:extent cx="6424217" cy="3093988"/>
            <wp:effectExtent l="0" t="0" r="0" b="0"/>
            <wp:docPr id="1994012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12898" name=""/>
                    <pic:cNvPicPr/>
                  </pic:nvPicPr>
                  <pic:blipFill>
                    <a:blip r:embed="rId559"/>
                    <a:stretch>
                      <a:fillRect/>
                    </a:stretch>
                  </pic:blipFill>
                  <pic:spPr>
                    <a:xfrm>
                      <a:off x="0" y="0"/>
                      <a:ext cx="6424217" cy="3093988"/>
                    </a:xfrm>
                    <a:prstGeom prst="rect">
                      <a:avLst/>
                    </a:prstGeom>
                  </pic:spPr>
                </pic:pic>
              </a:graphicData>
            </a:graphic>
          </wp:inline>
        </w:drawing>
      </w:r>
    </w:p>
    <w:p w14:paraId="5A53F4C2" w14:textId="0C81E436" w:rsidR="009F588B" w:rsidRDefault="009F588B" w:rsidP="009F588B">
      <w:r w:rsidRPr="009F588B">
        <w:rPr>
          <w:noProof/>
        </w:rPr>
        <w:drawing>
          <wp:inline distT="0" distB="0" distL="0" distR="0" wp14:anchorId="6E1CA622" wp14:editId="12D1F736">
            <wp:extent cx="5753032" cy="1761067"/>
            <wp:effectExtent l="19050" t="19050" r="19685" b="10795"/>
            <wp:docPr id="1594263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63482" name=""/>
                    <pic:cNvPicPr/>
                  </pic:nvPicPr>
                  <pic:blipFill>
                    <a:blip r:embed="rId560"/>
                    <a:stretch>
                      <a:fillRect/>
                    </a:stretch>
                  </pic:blipFill>
                  <pic:spPr>
                    <a:xfrm>
                      <a:off x="0" y="0"/>
                      <a:ext cx="5760455" cy="1763339"/>
                    </a:xfrm>
                    <a:prstGeom prst="rect">
                      <a:avLst/>
                    </a:prstGeom>
                    <a:ln w="19050">
                      <a:solidFill>
                        <a:srgbClr val="EE0000"/>
                      </a:solidFill>
                    </a:ln>
                  </pic:spPr>
                </pic:pic>
              </a:graphicData>
            </a:graphic>
          </wp:inline>
        </w:drawing>
      </w:r>
    </w:p>
    <w:p w14:paraId="7C825BF4" w14:textId="0B8696EA" w:rsidR="00796448" w:rsidRDefault="002B3028" w:rsidP="009F588B">
      <w:pPr>
        <w:pBdr>
          <w:bottom w:val="single" w:sz="6" w:space="1" w:color="auto"/>
        </w:pBdr>
      </w:pPr>
      <w:r w:rsidRPr="002B3028">
        <w:rPr>
          <w:noProof/>
        </w:rPr>
        <w:lastRenderedPageBreak/>
        <w:drawing>
          <wp:inline distT="0" distB="0" distL="0" distR="0" wp14:anchorId="396A9848" wp14:editId="6770E64A">
            <wp:extent cx="5008033" cy="1908617"/>
            <wp:effectExtent l="38100" t="38100" r="40640" b="34925"/>
            <wp:docPr id="378461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61088" name=""/>
                    <pic:cNvPicPr/>
                  </pic:nvPicPr>
                  <pic:blipFill>
                    <a:blip r:embed="rId561"/>
                    <a:stretch>
                      <a:fillRect/>
                    </a:stretch>
                  </pic:blipFill>
                  <pic:spPr>
                    <a:xfrm>
                      <a:off x="0" y="0"/>
                      <a:ext cx="5017450" cy="1912206"/>
                    </a:xfrm>
                    <a:prstGeom prst="rect">
                      <a:avLst/>
                    </a:prstGeom>
                    <a:ln w="38100">
                      <a:solidFill>
                        <a:srgbClr val="EE0000"/>
                      </a:solidFill>
                    </a:ln>
                  </pic:spPr>
                </pic:pic>
              </a:graphicData>
            </a:graphic>
          </wp:inline>
        </w:drawing>
      </w:r>
      <w:r w:rsidR="00796448" w:rsidRPr="00796448">
        <w:rPr>
          <w:noProof/>
        </w:rPr>
        <w:drawing>
          <wp:inline distT="0" distB="0" distL="0" distR="0" wp14:anchorId="7E6FEA0C" wp14:editId="1A80DEDB">
            <wp:extent cx="5041900" cy="1733853"/>
            <wp:effectExtent l="38100" t="38100" r="44450" b="38100"/>
            <wp:docPr id="2037892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92147" name=""/>
                    <pic:cNvPicPr/>
                  </pic:nvPicPr>
                  <pic:blipFill>
                    <a:blip r:embed="rId562"/>
                    <a:stretch>
                      <a:fillRect/>
                    </a:stretch>
                  </pic:blipFill>
                  <pic:spPr>
                    <a:xfrm>
                      <a:off x="0" y="0"/>
                      <a:ext cx="5051652" cy="1737207"/>
                    </a:xfrm>
                    <a:prstGeom prst="rect">
                      <a:avLst/>
                    </a:prstGeom>
                    <a:ln w="28575">
                      <a:solidFill>
                        <a:srgbClr val="EE0000"/>
                      </a:solidFill>
                    </a:ln>
                  </pic:spPr>
                </pic:pic>
              </a:graphicData>
            </a:graphic>
          </wp:inline>
        </w:drawing>
      </w:r>
      <w:r w:rsidR="006B7589" w:rsidRPr="006B7589">
        <w:rPr>
          <w:noProof/>
        </w:rPr>
        <w:drawing>
          <wp:inline distT="0" distB="0" distL="0" distR="0" wp14:anchorId="016B281F" wp14:editId="6E5B1BB2">
            <wp:extent cx="5181600" cy="2057767"/>
            <wp:effectExtent l="19050" t="19050" r="19050" b="19050"/>
            <wp:docPr id="1774602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02680" name=""/>
                    <pic:cNvPicPr/>
                  </pic:nvPicPr>
                  <pic:blipFill>
                    <a:blip r:embed="rId563"/>
                    <a:stretch>
                      <a:fillRect/>
                    </a:stretch>
                  </pic:blipFill>
                  <pic:spPr>
                    <a:xfrm>
                      <a:off x="0" y="0"/>
                      <a:ext cx="5185801" cy="2059435"/>
                    </a:xfrm>
                    <a:prstGeom prst="rect">
                      <a:avLst/>
                    </a:prstGeom>
                    <a:ln w="19050">
                      <a:solidFill>
                        <a:srgbClr val="EE0000"/>
                      </a:solidFill>
                    </a:ln>
                  </pic:spPr>
                </pic:pic>
              </a:graphicData>
            </a:graphic>
          </wp:inline>
        </w:drawing>
      </w:r>
    </w:p>
    <w:p w14:paraId="6200F6DE" w14:textId="77777777" w:rsidR="002B3698" w:rsidRPr="00524013" w:rsidRDefault="002B3698" w:rsidP="009F588B"/>
    <w:p w14:paraId="65B059F3" w14:textId="77777777" w:rsidR="002B3698" w:rsidRDefault="002B3698" w:rsidP="002B3698">
      <w:pPr>
        <w:rPr>
          <w:b/>
          <w:bCs/>
          <w:sz w:val="24"/>
          <w:szCs w:val="28"/>
        </w:rPr>
      </w:pPr>
      <w:proofErr w:type="spellStart"/>
      <w:r w:rsidRPr="002B3698">
        <w:rPr>
          <w:b/>
          <w:bCs/>
          <w:sz w:val="24"/>
          <w:szCs w:val="28"/>
          <w:highlight w:val="yellow"/>
        </w:rPr>
        <w:t>stream_brochure</w:t>
      </w:r>
      <w:proofErr w:type="spellEnd"/>
      <w:r w:rsidRPr="002B3698">
        <w:rPr>
          <w:b/>
          <w:bCs/>
          <w:sz w:val="24"/>
          <w:szCs w:val="28"/>
          <w:highlight w:val="yellow"/>
        </w:rPr>
        <w:t>:</w:t>
      </w:r>
    </w:p>
    <w:p w14:paraId="50147A3B" w14:textId="442069BC" w:rsidR="00571D8B" w:rsidRDefault="00571D8B" w:rsidP="002B3698">
      <w:pPr>
        <w:rPr>
          <w:sz w:val="24"/>
          <w:szCs w:val="28"/>
        </w:rPr>
      </w:pPr>
      <w:r w:rsidRPr="00571D8B">
        <w:rPr>
          <w:noProof/>
          <w:sz w:val="24"/>
          <w:szCs w:val="28"/>
        </w:rPr>
        <w:drawing>
          <wp:inline distT="0" distB="0" distL="0" distR="0" wp14:anchorId="2A8525D1" wp14:editId="6B3D907F">
            <wp:extent cx="5361709" cy="1844329"/>
            <wp:effectExtent l="38100" t="38100" r="29845" b="41910"/>
            <wp:docPr id="1751911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11196" name=""/>
                    <pic:cNvPicPr/>
                  </pic:nvPicPr>
                  <pic:blipFill>
                    <a:blip r:embed="rId564"/>
                    <a:stretch>
                      <a:fillRect/>
                    </a:stretch>
                  </pic:blipFill>
                  <pic:spPr>
                    <a:xfrm>
                      <a:off x="0" y="0"/>
                      <a:ext cx="5373057" cy="1848233"/>
                    </a:xfrm>
                    <a:prstGeom prst="rect">
                      <a:avLst/>
                    </a:prstGeom>
                    <a:ln w="28575">
                      <a:solidFill>
                        <a:srgbClr val="EE0000"/>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726B8A" w14:paraId="03F74B24" w14:textId="77777777" w:rsidTr="00726B8A">
        <w:tc>
          <w:tcPr>
            <w:tcW w:w="10790" w:type="dxa"/>
          </w:tcPr>
          <w:p w14:paraId="1F246904" w14:textId="17D6CF55" w:rsidR="00726B8A" w:rsidRDefault="00EC6285" w:rsidP="00C97013">
            <w:r w:rsidRPr="00EC6285">
              <w:rPr>
                <w:noProof/>
              </w:rPr>
              <w:lastRenderedPageBreak/>
              <w:drawing>
                <wp:inline distT="0" distB="0" distL="0" distR="0" wp14:anchorId="26DCB0FE" wp14:editId="5A0673BA">
                  <wp:extent cx="5317067" cy="2137166"/>
                  <wp:effectExtent l="0" t="0" r="0" b="0"/>
                  <wp:docPr id="108248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8080" name=""/>
                          <pic:cNvPicPr/>
                        </pic:nvPicPr>
                        <pic:blipFill>
                          <a:blip r:embed="rId565"/>
                          <a:stretch>
                            <a:fillRect/>
                          </a:stretch>
                        </pic:blipFill>
                        <pic:spPr>
                          <a:xfrm>
                            <a:off x="0" y="0"/>
                            <a:ext cx="5327038" cy="2141174"/>
                          </a:xfrm>
                          <a:prstGeom prst="rect">
                            <a:avLst/>
                          </a:prstGeom>
                        </pic:spPr>
                      </pic:pic>
                    </a:graphicData>
                  </a:graphic>
                </wp:inline>
              </w:drawing>
            </w:r>
          </w:p>
          <w:p w14:paraId="24BE3272" w14:textId="64D5085A" w:rsidR="00D73D9D" w:rsidRDefault="00D73D9D" w:rsidP="00C97013">
            <w:r>
              <w:t>En anterior:</w:t>
            </w:r>
          </w:p>
          <w:p w14:paraId="4AF1ADC8" w14:textId="57EA36E1" w:rsidR="00D73D9D" w:rsidRDefault="00D73D9D" w:rsidP="00C97013">
            <w:r w:rsidRPr="00D73D9D">
              <w:rPr>
                <w:noProof/>
              </w:rPr>
              <w:drawing>
                <wp:inline distT="0" distB="0" distL="0" distR="0" wp14:anchorId="4F484C59" wp14:editId="23A5E0C7">
                  <wp:extent cx="2872989" cy="495343"/>
                  <wp:effectExtent l="0" t="0" r="3810" b="0"/>
                  <wp:docPr id="117585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54156" name=""/>
                          <pic:cNvPicPr/>
                        </pic:nvPicPr>
                        <pic:blipFill>
                          <a:blip r:embed="rId566"/>
                          <a:stretch>
                            <a:fillRect/>
                          </a:stretch>
                        </pic:blipFill>
                        <pic:spPr>
                          <a:xfrm>
                            <a:off x="0" y="0"/>
                            <a:ext cx="2872989" cy="495343"/>
                          </a:xfrm>
                          <a:prstGeom prst="rect">
                            <a:avLst/>
                          </a:prstGeom>
                        </pic:spPr>
                      </pic:pic>
                    </a:graphicData>
                  </a:graphic>
                </wp:inline>
              </w:drawing>
            </w:r>
          </w:p>
          <w:p w14:paraId="5A76D449" w14:textId="77777777" w:rsidR="00EC6285" w:rsidRDefault="00EC6285" w:rsidP="00C97013"/>
          <w:p w14:paraId="70E71B8B" w14:textId="77777777" w:rsidR="00EC6285" w:rsidRPr="00EC6285" w:rsidRDefault="00EC6285" w:rsidP="00EC6285">
            <w:r w:rsidRPr="00EC6285">
              <w:t xml:space="preserve">Ese código muestra el folleto </w:t>
            </w:r>
            <w:r w:rsidRPr="00EC6285">
              <w:rPr>
                <w:b/>
                <w:bCs/>
              </w:rPr>
              <w:t>a medida que el modelo lo escribe</w:t>
            </w:r>
            <w:r w:rsidRPr="00EC6285">
              <w:t>, como una máquina de escribir, en vez de esperar a que termine.</w:t>
            </w:r>
          </w:p>
          <w:p w14:paraId="6B880EB1" w14:textId="77777777" w:rsidR="00EC6285" w:rsidRDefault="00EC6285" w:rsidP="00C97013"/>
          <w:p w14:paraId="11CD563D" w14:textId="77777777" w:rsidR="00EC6285" w:rsidRPr="00EC6285" w:rsidRDefault="00EC6285" w:rsidP="00EC6285">
            <w:pPr>
              <w:rPr>
                <w:b/>
                <w:bCs/>
              </w:rPr>
            </w:pPr>
            <w:r w:rsidRPr="00512519">
              <w:rPr>
                <w:b/>
                <w:bCs/>
                <w:highlight w:val="yellow"/>
              </w:rPr>
              <w:t>Línea por línea</w:t>
            </w:r>
          </w:p>
          <w:p w14:paraId="4F6BC3D5" w14:textId="7188B4F9" w:rsidR="00EC6285" w:rsidRDefault="00512519" w:rsidP="00C97013">
            <w:r w:rsidRPr="00512519">
              <w:rPr>
                <w:noProof/>
              </w:rPr>
              <w:drawing>
                <wp:inline distT="0" distB="0" distL="0" distR="0" wp14:anchorId="24939BDC" wp14:editId="2392C386">
                  <wp:extent cx="5207000" cy="639896"/>
                  <wp:effectExtent l="38100" t="38100" r="31750" b="46355"/>
                  <wp:docPr id="1561546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46049" name=""/>
                          <pic:cNvPicPr/>
                        </pic:nvPicPr>
                        <pic:blipFill>
                          <a:blip r:embed="rId567"/>
                          <a:stretch>
                            <a:fillRect/>
                          </a:stretch>
                        </pic:blipFill>
                        <pic:spPr>
                          <a:xfrm>
                            <a:off x="0" y="0"/>
                            <a:ext cx="5231323" cy="642885"/>
                          </a:xfrm>
                          <a:prstGeom prst="rect">
                            <a:avLst/>
                          </a:prstGeom>
                          <a:ln w="28575">
                            <a:solidFill>
                              <a:schemeClr val="tx1"/>
                            </a:solidFill>
                          </a:ln>
                        </pic:spPr>
                      </pic:pic>
                    </a:graphicData>
                  </a:graphic>
                </wp:inline>
              </w:drawing>
            </w:r>
          </w:p>
          <w:p w14:paraId="70691DAC" w14:textId="77777777" w:rsidR="00512519" w:rsidRPr="00512519" w:rsidRDefault="00512519" w:rsidP="00512519">
            <w:r w:rsidRPr="00512519">
              <w:t>Un texto vacío donde se va acumulando lo que llega.</w:t>
            </w:r>
          </w:p>
          <w:p w14:paraId="151907BA" w14:textId="2DB78684" w:rsidR="00512519" w:rsidRDefault="00512519" w:rsidP="00C97013">
            <w:r w:rsidRPr="00512519">
              <w:rPr>
                <w:noProof/>
              </w:rPr>
              <w:drawing>
                <wp:inline distT="0" distB="0" distL="0" distR="0" wp14:anchorId="74B02EE5" wp14:editId="662B9BA8">
                  <wp:extent cx="5223934" cy="573511"/>
                  <wp:effectExtent l="38100" t="38100" r="34290" b="36195"/>
                  <wp:docPr id="425361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61311" name=""/>
                          <pic:cNvPicPr/>
                        </pic:nvPicPr>
                        <pic:blipFill>
                          <a:blip r:embed="rId568"/>
                          <a:stretch>
                            <a:fillRect/>
                          </a:stretch>
                        </pic:blipFill>
                        <pic:spPr>
                          <a:xfrm>
                            <a:off x="0" y="0"/>
                            <a:ext cx="5259282" cy="577392"/>
                          </a:xfrm>
                          <a:prstGeom prst="rect">
                            <a:avLst/>
                          </a:prstGeom>
                          <a:ln w="28575">
                            <a:solidFill>
                              <a:schemeClr val="tx1"/>
                            </a:solidFill>
                          </a:ln>
                        </pic:spPr>
                      </pic:pic>
                    </a:graphicData>
                  </a:graphic>
                </wp:inline>
              </w:drawing>
            </w:r>
          </w:p>
          <w:p w14:paraId="68012C4D" w14:textId="44ECD516" w:rsidR="00F604A0" w:rsidRDefault="00F604A0" w:rsidP="00C97013">
            <w:r>
              <w:t xml:space="preserve">Crea un </w:t>
            </w:r>
            <w:r>
              <w:rPr>
                <w:b/>
                <w:bCs/>
              </w:rPr>
              <w:t xml:space="preserve">espacio en blanco en pantalla </w:t>
            </w:r>
            <w:r>
              <w:t>y guarda un identificador (</w:t>
            </w:r>
            <w:proofErr w:type="spellStart"/>
            <w:r>
              <w:rPr>
                <w:b/>
                <w:bCs/>
              </w:rPr>
              <w:t>display_id</w:t>
            </w:r>
            <w:proofErr w:type="spellEnd"/>
            <w:r>
              <w:rPr>
                <w:b/>
                <w:bCs/>
              </w:rPr>
              <w:t xml:space="preserve">) </w:t>
            </w:r>
            <w:r>
              <w:t xml:space="preserve">para poder reescribirlo </w:t>
            </w:r>
            <w:proofErr w:type="spellStart"/>
            <w:r>
              <w:t>despues</w:t>
            </w:r>
            <w:proofErr w:type="spellEnd"/>
            <w:r>
              <w:t>.</w:t>
            </w:r>
          </w:p>
          <w:p w14:paraId="37C7EA89" w14:textId="69F45D91" w:rsidR="00F604A0" w:rsidRDefault="000F18E9" w:rsidP="00C97013">
            <w:r w:rsidRPr="000F18E9">
              <w:rPr>
                <w:noProof/>
              </w:rPr>
              <w:drawing>
                <wp:inline distT="0" distB="0" distL="0" distR="0" wp14:anchorId="5EB67484" wp14:editId="51BFF331">
                  <wp:extent cx="5272617" cy="661439"/>
                  <wp:effectExtent l="19050" t="19050" r="23495" b="24765"/>
                  <wp:docPr id="106998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8488" name=""/>
                          <pic:cNvPicPr/>
                        </pic:nvPicPr>
                        <pic:blipFill>
                          <a:blip r:embed="rId569"/>
                          <a:stretch>
                            <a:fillRect/>
                          </a:stretch>
                        </pic:blipFill>
                        <pic:spPr>
                          <a:xfrm>
                            <a:off x="0" y="0"/>
                            <a:ext cx="5286384" cy="663166"/>
                          </a:xfrm>
                          <a:prstGeom prst="rect">
                            <a:avLst/>
                          </a:prstGeom>
                          <a:ln w="19050">
                            <a:solidFill>
                              <a:schemeClr val="tx1"/>
                            </a:solidFill>
                          </a:ln>
                        </pic:spPr>
                      </pic:pic>
                    </a:graphicData>
                  </a:graphic>
                </wp:inline>
              </w:drawing>
            </w:r>
          </w:p>
          <w:p w14:paraId="2467F70B" w14:textId="7C198E4D" w:rsidR="000F18E9" w:rsidRDefault="000F18E9" w:rsidP="00C97013">
            <w:r>
              <w:rPr>
                <w:b/>
                <w:bCs/>
              </w:rPr>
              <w:t xml:space="preserve">Stream </w:t>
            </w:r>
            <w:r>
              <w:t xml:space="preserve">entrega el texto en </w:t>
            </w:r>
            <w:r>
              <w:rPr>
                <w:b/>
                <w:bCs/>
              </w:rPr>
              <w:t>trozos (</w:t>
            </w:r>
            <w:proofErr w:type="spellStart"/>
            <w:r>
              <w:rPr>
                <w:b/>
                <w:bCs/>
              </w:rPr>
              <w:t>chunk</w:t>
            </w:r>
            <w:proofErr w:type="spellEnd"/>
            <w:r>
              <w:rPr>
                <w:b/>
                <w:bCs/>
              </w:rPr>
              <w:t xml:space="preserve">). </w:t>
            </w:r>
            <w:r w:rsidR="00B81F3E" w:rsidRPr="00B81F3E">
              <w:t>El ciclo se repite una vez por cada trozo que llega.</w:t>
            </w:r>
          </w:p>
          <w:p w14:paraId="25750098" w14:textId="77777777" w:rsidR="00B81F3E" w:rsidRDefault="00B81F3E" w:rsidP="00C97013"/>
          <w:p w14:paraId="08DAE41C" w14:textId="77777777" w:rsidR="00B81F3E" w:rsidRDefault="00B81F3E" w:rsidP="00C97013"/>
          <w:p w14:paraId="1DE7D66D" w14:textId="22BE1159" w:rsidR="00B81F3E" w:rsidRDefault="00B81F3E" w:rsidP="00C97013">
            <w:r w:rsidRPr="00B81F3E">
              <w:rPr>
                <w:noProof/>
              </w:rPr>
              <w:drawing>
                <wp:inline distT="0" distB="0" distL="0" distR="0" wp14:anchorId="70AC3CCD" wp14:editId="33D23F80">
                  <wp:extent cx="5223934" cy="632077"/>
                  <wp:effectExtent l="19050" t="19050" r="15240" b="15875"/>
                  <wp:docPr id="566065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65067" name=""/>
                          <pic:cNvPicPr/>
                        </pic:nvPicPr>
                        <pic:blipFill>
                          <a:blip r:embed="rId570"/>
                          <a:stretch>
                            <a:fillRect/>
                          </a:stretch>
                        </pic:blipFill>
                        <pic:spPr>
                          <a:xfrm>
                            <a:off x="0" y="0"/>
                            <a:ext cx="5240412" cy="634071"/>
                          </a:xfrm>
                          <a:prstGeom prst="rect">
                            <a:avLst/>
                          </a:prstGeom>
                          <a:ln w="19050">
                            <a:solidFill>
                              <a:schemeClr val="tx1"/>
                            </a:solidFill>
                          </a:ln>
                        </pic:spPr>
                      </pic:pic>
                    </a:graphicData>
                  </a:graphic>
                </wp:inline>
              </w:drawing>
            </w:r>
          </w:p>
          <w:p w14:paraId="22051FB5" w14:textId="6B6E3F8A" w:rsidR="00452CBB" w:rsidRPr="00452CBB" w:rsidRDefault="00452CBB" w:rsidP="00452CBB">
            <w:pPr>
              <w:pStyle w:val="Prrafodelista"/>
              <w:numPr>
                <w:ilvl w:val="0"/>
                <w:numId w:val="58"/>
              </w:numPr>
            </w:pPr>
            <w:proofErr w:type="spellStart"/>
            <w:r>
              <w:rPr>
                <w:b/>
                <w:bCs/>
              </w:rPr>
              <w:t>Chunk.choices</w:t>
            </w:r>
            <w:proofErr w:type="spellEnd"/>
            <w:r>
              <w:rPr>
                <w:b/>
                <w:bCs/>
              </w:rPr>
              <w:t>[0</w:t>
            </w:r>
            <w:proofErr w:type="gramStart"/>
            <w:r>
              <w:rPr>
                <w:b/>
                <w:bCs/>
              </w:rPr>
              <w:t>].</w:t>
            </w:r>
            <w:proofErr w:type="spellStart"/>
            <w:r>
              <w:rPr>
                <w:b/>
                <w:bCs/>
              </w:rPr>
              <w:t>delta</w:t>
            </w:r>
            <w:proofErr w:type="gramEnd"/>
            <w:r>
              <w:rPr>
                <w:b/>
                <w:bCs/>
              </w:rPr>
              <w:t>.content</w:t>
            </w:r>
            <w:proofErr w:type="spellEnd"/>
            <w:r>
              <w:rPr>
                <w:b/>
                <w:bCs/>
              </w:rPr>
              <w:t xml:space="preserve"> </w:t>
            </w:r>
            <w:r>
              <w:t xml:space="preserve">es el pedazo de texto nuevo, por ejemplo </w:t>
            </w:r>
            <w:r>
              <w:rPr>
                <w:b/>
                <w:bCs/>
              </w:rPr>
              <w:t>“</w:t>
            </w:r>
            <w:proofErr w:type="spellStart"/>
            <w:r>
              <w:rPr>
                <w:b/>
                <w:bCs/>
              </w:rPr>
              <w:t>Hugging</w:t>
            </w:r>
            <w:proofErr w:type="spellEnd"/>
            <w:r>
              <w:rPr>
                <w:b/>
                <w:bCs/>
              </w:rPr>
              <w:t>”.</w:t>
            </w:r>
          </w:p>
          <w:p w14:paraId="0F99A011" w14:textId="1118FEAD" w:rsidR="00452CBB" w:rsidRDefault="00452CBB" w:rsidP="00452CBB">
            <w:pPr>
              <w:pStyle w:val="Prrafodelista"/>
              <w:numPr>
                <w:ilvl w:val="0"/>
                <w:numId w:val="58"/>
              </w:numPr>
            </w:pPr>
            <w:proofErr w:type="spellStart"/>
            <w:r>
              <w:rPr>
                <w:b/>
                <w:bCs/>
              </w:rPr>
              <w:t>Or</w:t>
            </w:r>
            <w:proofErr w:type="spellEnd"/>
            <w:r>
              <w:rPr>
                <w:b/>
                <w:bCs/>
              </w:rPr>
              <w:t xml:space="preserve"> </w:t>
            </w:r>
            <w:proofErr w:type="gramStart"/>
            <w:r>
              <w:rPr>
                <w:b/>
                <w:bCs/>
              </w:rPr>
              <w:t>‘ ‘</w:t>
            </w:r>
            <w:proofErr w:type="gramEnd"/>
            <w:r>
              <w:rPr>
                <w:b/>
                <w:bCs/>
              </w:rPr>
              <w:t xml:space="preserve">: </w:t>
            </w:r>
            <w:r>
              <w:t xml:space="preserve">en algunos trozos (como el ultimo) el contenido viene </w:t>
            </w:r>
            <w:proofErr w:type="spellStart"/>
            <w:r>
              <w:t>vacio</w:t>
            </w:r>
            <w:proofErr w:type="spellEnd"/>
            <w:r>
              <w:t xml:space="preserve"> (</w:t>
            </w:r>
            <w:proofErr w:type="spellStart"/>
            <w:r>
              <w:rPr>
                <w:b/>
                <w:bCs/>
              </w:rPr>
              <w:t>None</w:t>
            </w:r>
            <w:proofErr w:type="spellEnd"/>
            <w:r>
              <w:rPr>
                <w:b/>
                <w:bCs/>
              </w:rPr>
              <w:t xml:space="preserve">). </w:t>
            </w:r>
            <w:r>
              <w:t xml:space="preserve">El </w:t>
            </w:r>
            <w:proofErr w:type="spellStart"/>
            <w:r>
              <w:rPr>
                <w:b/>
                <w:bCs/>
              </w:rPr>
              <w:t>or</w:t>
            </w:r>
            <w:proofErr w:type="spellEnd"/>
            <w:r>
              <w:rPr>
                <w:b/>
                <w:bCs/>
              </w:rPr>
              <w:t xml:space="preserve"> </w:t>
            </w:r>
            <w:proofErr w:type="gramStart"/>
            <w:r>
              <w:rPr>
                <w:b/>
                <w:bCs/>
              </w:rPr>
              <w:t>‘ ‘</w:t>
            </w:r>
            <w:proofErr w:type="gramEnd"/>
            <w:r>
              <w:rPr>
                <w:b/>
                <w:bCs/>
              </w:rPr>
              <w:t xml:space="preserve"> </w:t>
            </w:r>
            <w:r>
              <w:t xml:space="preserve">lo cambia por texto </w:t>
            </w:r>
            <w:proofErr w:type="spellStart"/>
            <w:r>
              <w:t>vacio</w:t>
            </w:r>
            <w:proofErr w:type="spellEnd"/>
            <w:r>
              <w:t xml:space="preserve"> para evitar un error.</w:t>
            </w:r>
          </w:p>
          <w:p w14:paraId="16D5C684" w14:textId="32CA3F2F" w:rsidR="00452CBB" w:rsidRPr="00526C17" w:rsidRDefault="00526C17" w:rsidP="00452CBB">
            <w:pPr>
              <w:pStyle w:val="Prrafodelista"/>
              <w:numPr>
                <w:ilvl w:val="0"/>
                <w:numId w:val="58"/>
              </w:numPr>
            </w:pPr>
            <w:r>
              <w:rPr>
                <w:b/>
                <w:bCs/>
              </w:rPr>
              <w:t xml:space="preserve">+= </w:t>
            </w:r>
            <w:r>
              <w:t xml:space="preserve">lo agrega al final de </w:t>
            </w:r>
            <w:r>
              <w:rPr>
                <w:b/>
                <w:bCs/>
              </w:rPr>
              <w:t>response.</w:t>
            </w:r>
          </w:p>
          <w:p w14:paraId="1784AE33" w14:textId="77777777" w:rsidR="00526C17" w:rsidRPr="00B81F3E" w:rsidRDefault="00526C17" w:rsidP="00526C17"/>
          <w:p w14:paraId="6CE6B449" w14:textId="54711B4C" w:rsidR="00512519" w:rsidRDefault="00C46F15" w:rsidP="00C97013">
            <w:r w:rsidRPr="00C46F15">
              <w:rPr>
                <w:noProof/>
              </w:rPr>
              <w:drawing>
                <wp:inline distT="0" distB="0" distL="0" distR="0" wp14:anchorId="123107A8" wp14:editId="3C9AF274">
                  <wp:extent cx="5207000" cy="625841"/>
                  <wp:effectExtent l="19050" t="19050" r="12700" b="22225"/>
                  <wp:docPr id="1419040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40675" name=""/>
                          <pic:cNvPicPr/>
                        </pic:nvPicPr>
                        <pic:blipFill>
                          <a:blip r:embed="rId571"/>
                          <a:stretch>
                            <a:fillRect/>
                          </a:stretch>
                        </pic:blipFill>
                        <pic:spPr>
                          <a:xfrm>
                            <a:off x="0" y="0"/>
                            <a:ext cx="5230085" cy="628616"/>
                          </a:xfrm>
                          <a:prstGeom prst="rect">
                            <a:avLst/>
                          </a:prstGeom>
                          <a:ln w="19050">
                            <a:solidFill>
                              <a:schemeClr val="tx1"/>
                            </a:solidFill>
                          </a:ln>
                        </pic:spPr>
                      </pic:pic>
                    </a:graphicData>
                  </a:graphic>
                </wp:inline>
              </w:drawing>
            </w:r>
          </w:p>
          <w:p w14:paraId="7AEE5818" w14:textId="11E19C86" w:rsidR="00C46F15" w:rsidRPr="00C46F15" w:rsidRDefault="00C46F15" w:rsidP="00C97013">
            <w:r>
              <w:rPr>
                <w:b/>
                <w:bCs/>
              </w:rPr>
              <w:t xml:space="preserve">Redibuja </w:t>
            </w:r>
            <w:r>
              <w:t>el espacio en pantalla con todo el texto acumulado hasta ahora, usando el identificador guardado.</w:t>
            </w:r>
          </w:p>
          <w:p w14:paraId="45EA3012" w14:textId="77777777" w:rsidR="00EC6285" w:rsidRDefault="00EC6285" w:rsidP="00C97013"/>
          <w:p w14:paraId="14B625A5" w14:textId="04664686" w:rsidR="00726B8A" w:rsidRDefault="00726B8A" w:rsidP="00C97013"/>
          <w:p w14:paraId="26AA4040" w14:textId="77777777" w:rsidR="00AA097C" w:rsidRPr="00AA097C" w:rsidRDefault="00AA097C" w:rsidP="00AA097C">
            <w:pPr>
              <w:rPr>
                <w:b/>
                <w:bCs/>
                <w:sz w:val="24"/>
                <w:szCs w:val="28"/>
              </w:rPr>
            </w:pPr>
            <w:r w:rsidRPr="00AA097C">
              <w:rPr>
                <w:b/>
                <w:bCs/>
                <w:sz w:val="24"/>
                <w:szCs w:val="28"/>
                <w:highlight w:val="yellow"/>
              </w:rPr>
              <w:t>Ejemplo (trozos inventados)</w:t>
            </w:r>
          </w:p>
          <w:p w14:paraId="01D1E34A" w14:textId="4FE26C38" w:rsidR="00AA097C" w:rsidRDefault="00AA097C" w:rsidP="00C97013">
            <w:r w:rsidRPr="00AA097C">
              <w:rPr>
                <w:noProof/>
              </w:rPr>
              <w:drawing>
                <wp:inline distT="0" distB="0" distL="0" distR="0" wp14:anchorId="3C5E80C7" wp14:editId="079A2815">
                  <wp:extent cx="5427134" cy="1471875"/>
                  <wp:effectExtent l="38100" t="38100" r="40640" b="33655"/>
                  <wp:docPr id="1098695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95940" name=""/>
                          <pic:cNvPicPr/>
                        </pic:nvPicPr>
                        <pic:blipFill>
                          <a:blip r:embed="rId572"/>
                          <a:stretch>
                            <a:fillRect/>
                          </a:stretch>
                        </pic:blipFill>
                        <pic:spPr>
                          <a:xfrm>
                            <a:off x="0" y="0"/>
                            <a:ext cx="5440236" cy="1475428"/>
                          </a:xfrm>
                          <a:prstGeom prst="rect">
                            <a:avLst/>
                          </a:prstGeom>
                          <a:ln w="28575">
                            <a:solidFill>
                              <a:schemeClr val="tx1"/>
                            </a:solidFill>
                          </a:ln>
                        </pic:spPr>
                      </pic:pic>
                    </a:graphicData>
                  </a:graphic>
                </wp:inline>
              </w:drawing>
            </w:r>
          </w:p>
          <w:p w14:paraId="1B6AFA96" w14:textId="77777777" w:rsidR="00AA097C" w:rsidRPr="00AA097C" w:rsidRDefault="00AA097C" w:rsidP="00AA097C">
            <w:r w:rsidRPr="00AA097C">
              <w:t>Cada vez que llega un trozo, la pantalla se reescribe con el texto completo. Eso da la ilusión de que alguien está escribiendo en vivo.</w:t>
            </w:r>
          </w:p>
          <w:p w14:paraId="6A54F212" w14:textId="77777777" w:rsidR="00AA097C" w:rsidRDefault="00AA097C" w:rsidP="00C97013"/>
          <w:p w14:paraId="349A3673" w14:textId="77777777" w:rsidR="002F02D7" w:rsidRPr="002F02D7" w:rsidRDefault="002F02D7" w:rsidP="002F02D7">
            <w:pPr>
              <w:rPr>
                <w:b/>
                <w:bCs/>
              </w:rPr>
            </w:pPr>
            <w:r w:rsidRPr="002F02D7">
              <w:rPr>
                <w:b/>
                <w:bCs/>
              </w:rPr>
              <w:t xml:space="preserve">Con </w:t>
            </w:r>
            <w:proofErr w:type="spellStart"/>
            <w:r w:rsidRPr="002F02D7">
              <w:rPr>
                <w:b/>
                <w:bCs/>
              </w:rPr>
              <w:t>stream</w:t>
            </w:r>
            <w:proofErr w:type="spellEnd"/>
            <w:r w:rsidRPr="002F02D7">
              <w:rPr>
                <w:b/>
                <w:bCs/>
              </w:rPr>
              <w:t>=True o sin él</w:t>
            </w:r>
          </w:p>
          <w:tbl>
            <w:tblPr>
              <w:tblStyle w:val="Tablaconcuadrcula4-nfasis4"/>
              <w:tblW w:w="0" w:type="auto"/>
              <w:tblLook w:val="04A0" w:firstRow="1" w:lastRow="0" w:firstColumn="1" w:lastColumn="0" w:noHBand="0" w:noVBand="1"/>
            </w:tblPr>
            <w:tblGrid>
              <w:gridCol w:w="3521"/>
              <w:gridCol w:w="3521"/>
              <w:gridCol w:w="3522"/>
            </w:tblGrid>
            <w:tr w:rsidR="00460033" w14:paraId="53F28AC3" w14:textId="77777777" w:rsidTr="004600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508930A8" w14:textId="77777777" w:rsidR="00460033" w:rsidRDefault="00460033" w:rsidP="00C97013"/>
              </w:tc>
              <w:tc>
                <w:tcPr>
                  <w:tcW w:w="3521" w:type="dxa"/>
                </w:tcPr>
                <w:p w14:paraId="3A1C7C7E" w14:textId="73D8F9F9" w:rsidR="00460033" w:rsidRPr="00460033" w:rsidRDefault="00460033" w:rsidP="00C97013">
                  <w:pPr>
                    <w:cnfStyle w:val="100000000000" w:firstRow="1" w:lastRow="0" w:firstColumn="0" w:lastColumn="0" w:oddVBand="0" w:evenVBand="0" w:oddHBand="0" w:evenHBand="0" w:firstRowFirstColumn="0" w:firstRowLastColumn="0" w:lastRowFirstColumn="0" w:lastRowLastColumn="0"/>
                    <w:rPr>
                      <w:b w:val="0"/>
                      <w:bCs w:val="0"/>
                    </w:rPr>
                  </w:pPr>
                  <w:r w:rsidRPr="00460033">
                    <w:t xml:space="preserve">Sin </w:t>
                  </w:r>
                  <w:proofErr w:type="spellStart"/>
                  <w:r w:rsidRPr="00460033">
                    <w:t>stream</w:t>
                  </w:r>
                  <w:proofErr w:type="spellEnd"/>
                  <w:r w:rsidRPr="00460033">
                    <w:t xml:space="preserve"> (</w:t>
                  </w:r>
                  <w:proofErr w:type="spellStart"/>
                  <w:r w:rsidRPr="00460033">
                    <w:t>create_brochure</w:t>
                  </w:r>
                  <w:proofErr w:type="spellEnd"/>
                  <w:r w:rsidRPr="00460033">
                    <w:t>)</w:t>
                  </w:r>
                </w:p>
              </w:tc>
              <w:tc>
                <w:tcPr>
                  <w:tcW w:w="3522" w:type="dxa"/>
                </w:tcPr>
                <w:p w14:paraId="71E0B0FB" w14:textId="4F31ED2C" w:rsidR="00460033" w:rsidRDefault="00460033" w:rsidP="00C97013">
                  <w:pPr>
                    <w:cnfStyle w:val="100000000000" w:firstRow="1" w:lastRow="0" w:firstColumn="0" w:lastColumn="0" w:oddVBand="0" w:evenVBand="0" w:oddHBand="0" w:evenHBand="0" w:firstRowFirstColumn="0" w:firstRowLastColumn="0" w:lastRowFirstColumn="0" w:lastRowLastColumn="0"/>
                  </w:pPr>
                  <w:r w:rsidRPr="00460033">
                    <w:t xml:space="preserve">Con </w:t>
                  </w:r>
                  <w:proofErr w:type="spellStart"/>
                  <w:r w:rsidRPr="00460033">
                    <w:t>stream</w:t>
                  </w:r>
                  <w:proofErr w:type="spellEnd"/>
                  <w:r w:rsidRPr="00460033">
                    <w:t>=True (</w:t>
                  </w:r>
                  <w:proofErr w:type="spellStart"/>
                  <w:r w:rsidRPr="00460033">
                    <w:t>stream_brochure</w:t>
                  </w:r>
                  <w:proofErr w:type="spellEnd"/>
                  <w:r w:rsidRPr="00460033">
                    <w:t>)</w:t>
                  </w:r>
                </w:p>
              </w:tc>
            </w:tr>
            <w:tr w:rsidR="00460033" w14:paraId="7E1F1F9B" w14:textId="77777777" w:rsidTr="00460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1AC2452A" w14:textId="7CE2CD4B" w:rsidR="00460033" w:rsidRDefault="00460033" w:rsidP="00C97013">
                  <w:r>
                    <w:t>Que pasa</w:t>
                  </w:r>
                </w:p>
              </w:tc>
              <w:tc>
                <w:tcPr>
                  <w:tcW w:w="3521" w:type="dxa"/>
                </w:tcPr>
                <w:p w14:paraId="29E42C6F" w14:textId="6CCD3FDA" w:rsidR="00460033" w:rsidRDefault="00460033" w:rsidP="00C97013">
                  <w:pPr>
                    <w:cnfStyle w:val="000000100000" w:firstRow="0" w:lastRow="0" w:firstColumn="0" w:lastColumn="0" w:oddVBand="0" w:evenVBand="0" w:oddHBand="1" w:evenHBand="0" w:firstRowFirstColumn="0" w:firstRowLastColumn="0" w:lastRowFirstColumn="0" w:lastRowLastColumn="0"/>
                  </w:pPr>
                  <w:r w:rsidRPr="00460033">
                    <w:t>Esperas hasta que termina y aparece todo junto</w:t>
                  </w:r>
                </w:p>
              </w:tc>
              <w:tc>
                <w:tcPr>
                  <w:tcW w:w="3522" w:type="dxa"/>
                </w:tcPr>
                <w:p w14:paraId="31895F70" w14:textId="271FDB75" w:rsidR="00460033" w:rsidRDefault="00460033" w:rsidP="00C97013">
                  <w:pPr>
                    <w:cnfStyle w:val="000000100000" w:firstRow="0" w:lastRow="0" w:firstColumn="0" w:lastColumn="0" w:oddVBand="0" w:evenVBand="0" w:oddHBand="1" w:evenHBand="0" w:firstRowFirstColumn="0" w:firstRowLastColumn="0" w:lastRowFirstColumn="0" w:lastRowLastColumn="0"/>
                  </w:pPr>
                  <w:r w:rsidRPr="00460033">
                    <w:t>Aparece de a poco</w:t>
                  </w:r>
                </w:p>
              </w:tc>
            </w:tr>
            <w:tr w:rsidR="00460033" w14:paraId="1EDF36CE" w14:textId="77777777" w:rsidTr="00460033">
              <w:tc>
                <w:tcPr>
                  <w:cnfStyle w:val="001000000000" w:firstRow="0" w:lastRow="0" w:firstColumn="1" w:lastColumn="0" w:oddVBand="0" w:evenVBand="0" w:oddHBand="0" w:evenHBand="0" w:firstRowFirstColumn="0" w:firstRowLastColumn="0" w:lastRowFirstColumn="0" w:lastRowLastColumn="0"/>
                  <w:tcW w:w="3521" w:type="dxa"/>
                </w:tcPr>
                <w:p w14:paraId="0B0C67EF" w14:textId="0220783C" w:rsidR="00460033" w:rsidRDefault="00460033" w:rsidP="00C97013">
                  <w:r>
                    <w:t>Costo</w:t>
                  </w:r>
                </w:p>
              </w:tc>
              <w:tc>
                <w:tcPr>
                  <w:tcW w:w="3521" w:type="dxa"/>
                </w:tcPr>
                <w:p w14:paraId="75FC0194" w14:textId="7C983251" w:rsidR="00460033" w:rsidRDefault="00460033" w:rsidP="00C97013">
                  <w:pPr>
                    <w:cnfStyle w:val="000000000000" w:firstRow="0" w:lastRow="0" w:firstColumn="0" w:lastColumn="0" w:oddVBand="0" w:evenVBand="0" w:oddHBand="0" w:evenHBand="0" w:firstRowFirstColumn="0" w:firstRowLastColumn="0" w:lastRowFirstColumn="0" w:lastRowLastColumn="0"/>
                  </w:pPr>
                  <w:r>
                    <w:t>Igual</w:t>
                  </w:r>
                </w:p>
              </w:tc>
              <w:tc>
                <w:tcPr>
                  <w:tcW w:w="3522" w:type="dxa"/>
                </w:tcPr>
                <w:p w14:paraId="5FD58F16" w14:textId="03D9DAD2" w:rsidR="00460033" w:rsidRDefault="00460033" w:rsidP="00C97013">
                  <w:pPr>
                    <w:cnfStyle w:val="000000000000" w:firstRow="0" w:lastRow="0" w:firstColumn="0" w:lastColumn="0" w:oddVBand="0" w:evenVBand="0" w:oddHBand="0" w:evenHBand="0" w:firstRowFirstColumn="0" w:firstRowLastColumn="0" w:lastRowFirstColumn="0" w:lastRowLastColumn="0"/>
                  </w:pPr>
                  <w:r>
                    <w:t>Igual</w:t>
                  </w:r>
                </w:p>
              </w:tc>
            </w:tr>
          </w:tbl>
          <w:p w14:paraId="247C8632" w14:textId="77777777" w:rsidR="00AA097C" w:rsidRDefault="00AA097C" w:rsidP="00C97013"/>
          <w:p w14:paraId="30B752FC" w14:textId="2D03E29A" w:rsidR="00726B8A" w:rsidRDefault="00726B8A" w:rsidP="00C97013"/>
        </w:tc>
      </w:tr>
    </w:tbl>
    <w:p w14:paraId="47C4D8F0" w14:textId="77777777" w:rsidR="00C97013" w:rsidRPr="00C97013" w:rsidRDefault="00C97013" w:rsidP="00C97013"/>
    <w:p w14:paraId="5813952F" w14:textId="108B94FB" w:rsidR="00A32574" w:rsidRDefault="00A32574" w:rsidP="00A32574">
      <w:pPr>
        <w:pStyle w:val="Ttulo3"/>
        <w:rPr>
          <w:b/>
          <w:bCs/>
          <w:sz w:val="24"/>
          <w:szCs w:val="24"/>
        </w:rPr>
      </w:pPr>
      <w:bookmarkStart w:id="109" w:name="_Toc243791198"/>
      <w:r w:rsidRPr="00540573">
        <w:rPr>
          <w:b/>
          <w:bCs/>
          <w:sz w:val="24"/>
          <w:szCs w:val="24"/>
          <w:highlight w:val="yellow"/>
        </w:rPr>
        <w:t xml:space="preserve">1.20.10: </w:t>
      </w:r>
      <w:r w:rsidR="00E16A9F" w:rsidRPr="00540573">
        <w:rPr>
          <w:b/>
          <w:bCs/>
          <w:sz w:val="24"/>
          <w:szCs w:val="24"/>
          <w:highlight w:val="yellow"/>
        </w:rPr>
        <w:t>Un detalle importante de costo</w:t>
      </w:r>
      <w:r w:rsidR="00C03444" w:rsidRPr="00540573">
        <w:rPr>
          <w:b/>
          <w:bCs/>
          <w:sz w:val="24"/>
          <w:szCs w:val="24"/>
          <w:highlight w:val="yellow"/>
        </w:rPr>
        <w:t xml:space="preserve"> + Costo con tu modelo</w:t>
      </w:r>
      <w:bookmarkEnd w:id="109"/>
    </w:p>
    <w:p w14:paraId="2525C9D7" w14:textId="560BA364" w:rsidR="00E16A9F" w:rsidRDefault="00EE251A" w:rsidP="00E16A9F">
      <w:pPr>
        <w:pBdr>
          <w:bottom w:val="single" w:sz="6" w:space="1" w:color="auto"/>
        </w:pBdr>
      </w:pPr>
      <w:proofErr w:type="spellStart"/>
      <w:r w:rsidRPr="00EE251A">
        <w:rPr>
          <w:b/>
          <w:bCs/>
        </w:rPr>
        <w:t>get_brochure_user_prompt</w:t>
      </w:r>
      <w:proofErr w:type="spellEnd"/>
      <w:r>
        <w:rPr>
          <w:b/>
          <w:bCs/>
        </w:rPr>
        <w:t xml:space="preserve"> </w:t>
      </w:r>
      <w:r w:rsidR="006823CC">
        <w:t xml:space="preserve">llama a </w:t>
      </w:r>
      <w:proofErr w:type="spellStart"/>
      <w:r w:rsidR="006823CC" w:rsidRPr="008A51A4">
        <w:rPr>
          <w:b/>
          <w:bCs/>
        </w:rPr>
        <w:t>fetch_page_and_all_relevant_links</w:t>
      </w:r>
      <w:proofErr w:type="spellEnd"/>
      <w:r w:rsidR="008A51A4">
        <w:rPr>
          <w:b/>
          <w:bCs/>
        </w:rPr>
        <w:t xml:space="preserve">, </w:t>
      </w:r>
      <w:r w:rsidR="008A51A4">
        <w:t xml:space="preserve">que llama a </w:t>
      </w:r>
      <w:proofErr w:type="spellStart"/>
      <w:r w:rsidR="008A51A4">
        <w:rPr>
          <w:b/>
          <w:bCs/>
        </w:rPr>
        <w:t>select_relevant_links</w:t>
      </w:r>
      <w:proofErr w:type="spellEnd"/>
      <w:r w:rsidR="008A51A4">
        <w:rPr>
          <w:b/>
          <w:bCs/>
        </w:rPr>
        <w:t xml:space="preserve">. </w:t>
      </w:r>
      <w:r w:rsidR="008A51A4">
        <w:t xml:space="preserve">Es decir, </w:t>
      </w:r>
      <w:r w:rsidR="008A51A4">
        <w:rPr>
          <w:b/>
          <w:bCs/>
        </w:rPr>
        <w:t xml:space="preserve">cada vez </w:t>
      </w:r>
      <w:r w:rsidR="003864EC">
        <w:rPr>
          <w:b/>
          <w:bCs/>
        </w:rPr>
        <w:t xml:space="preserve">que ejecutas </w:t>
      </w:r>
      <w:proofErr w:type="spellStart"/>
      <w:r w:rsidR="003864EC">
        <w:rPr>
          <w:b/>
          <w:bCs/>
        </w:rPr>
        <w:t>créate_brochure</w:t>
      </w:r>
      <w:proofErr w:type="spellEnd"/>
      <w:r w:rsidR="003864EC">
        <w:rPr>
          <w:b/>
          <w:bCs/>
        </w:rPr>
        <w:t xml:space="preserve"> </w:t>
      </w:r>
      <w:r w:rsidR="003864EC">
        <w:t xml:space="preserve">o </w:t>
      </w:r>
      <w:proofErr w:type="spellStart"/>
      <w:r w:rsidR="003864EC">
        <w:rPr>
          <w:b/>
          <w:bCs/>
        </w:rPr>
        <w:t>stream_brochure</w:t>
      </w:r>
      <w:proofErr w:type="spellEnd"/>
      <w:r w:rsidR="003864EC">
        <w:rPr>
          <w:b/>
          <w:bCs/>
        </w:rPr>
        <w:t xml:space="preserve">, se repite la llamada 1, </w:t>
      </w:r>
      <w:proofErr w:type="spellStart"/>
      <w:r w:rsidR="003864EC">
        <w:t>mas</w:t>
      </w:r>
      <w:proofErr w:type="spellEnd"/>
      <w:r w:rsidR="003864EC">
        <w:t xml:space="preserve"> las descargas. Incluso las celdas con </w:t>
      </w:r>
      <w:proofErr w:type="spellStart"/>
      <w:proofErr w:type="gramStart"/>
      <w:r w:rsidR="003864EC">
        <w:rPr>
          <w:b/>
          <w:bCs/>
        </w:rPr>
        <w:t>print</w:t>
      </w:r>
      <w:proofErr w:type="spellEnd"/>
      <w:r w:rsidR="003864EC">
        <w:rPr>
          <w:b/>
          <w:bCs/>
        </w:rPr>
        <w:t>(</w:t>
      </w:r>
      <w:proofErr w:type="gramEnd"/>
      <w:r w:rsidR="003864EC">
        <w:rPr>
          <w:b/>
          <w:bCs/>
        </w:rPr>
        <w:t xml:space="preserve">…) </w:t>
      </w:r>
      <w:r w:rsidR="003864EC">
        <w:t>hacen eso.</w:t>
      </w:r>
    </w:p>
    <w:p w14:paraId="41E910B2" w14:textId="77777777" w:rsidR="00540573" w:rsidRPr="00540573" w:rsidRDefault="00540573" w:rsidP="00540573">
      <w:pPr>
        <w:rPr>
          <w:b/>
          <w:bCs/>
          <w:sz w:val="24"/>
          <w:szCs w:val="28"/>
        </w:rPr>
      </w:pPr>
      <w:r w:rsidRPr="00540573">
        <w:rPr>
          <w:b/>
          <w:bCs/>
          <w:sz w:val="24"/>
          <w:szCs w:val="28"/>
          <w:highlight w:val="yellow"/>
        </w:rPr>
        <w:t>11. Costo con tu modelo</w:t>
      </w:r>
    </w:p>
    <w:p w14:paraId="605E7E71" w14:textId="56CD2347" w:rsidR="00540573" w:rsidRDefault="00540573">
      <w:r w:rsidRPr="00540573">
        <w:rPr>
          <w:b/>
          <w:bCs/>
        </w:rPr>
        <w:t>gemini-3.1-</w:t>
      </w:r>
      <w:proofErr w:type="gramStart"/>
      <w:r w:rsidRPr="00540573">
        <w:rPr>
          <w:b/>
          <w:bCs/>
        </w:rPr>
        <w:t>flash</w:t>
      </w:r>
      <w:proofErr w:type="gramEnd"/>
      <w:r w:rsidRPr="00540573">
        <w:rPr>
          <w:b/>
          <w:bCs/>
        </w:rPr>
        <w:t>-lite</w:t>
      </w:r>
      <w:r>
        <w:rPr>
          <w:b/>
          <w:bCs/>
        </w:rPr>
        <w:t xml:space="preserve"> </w:t>
      </w:r>
      <w:r w:rsidRPr="00540573">
        <w:t>cuesta $0,25 de entrada y $1,50 de salida por millón (varias fuentes de 2026; una lista $0,125 y $0,75, así que revísalo). Con los mismos tamaños inventados de antes:</w:t>
      </w:r>
    </w:p>
    <w:p w14:paraId="3F6877B6" w14:textId="663A2194" w:rsidR="004E79F7" w:rsidRDefault="004E79F7">
      <w:r w:rsidRPr="004E79F7">
        <w:rPr>
          <w:noProof/>
        </w:rPr>
        <w:drawing>
          <wp:inline distT="0" distB="0" distL="0" distR="0" wp14:anchorId="5F272173" wp14:editId="5F6E8F11">
            <wp:extent cx="5621867" cy="1635207"/>
            <wp:effectExtent l="38100" t="38100" r="36195" b="41275"/>
            <wp:docPr id="1201025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25962" name=""/>
                    <pic:cNvPicPr/>
                  </pic:nvPicPr>
                  <pic:blipFill>
                    <a:blip r:embed="rId573"/>
                    <a:stretch>
                      <a:fillRect/>
                    </a:stretch>
                  </pic:blipFill>
                  <pic:spPr>
                    <a:xfrm>
                      <a:off x="0" y="0"/>
                      <a:ext cx="5631171" cy="1637913"/>
                    </a:xfrm>
                    <a:prstGeom prst="rect">
                      <a:avLst/>
                    </a:prstGeom>
                    <a:ln w="28575">
                      <a:solidFill>
                        <a:schemeClr val="tx1"/>
                      </a:solidFill>
                    </a:ln>
                  </pic:spPr>
                </pic:pic>
              </a:graphicData>
            </a:graphic>
          </wp:inline>
        </w:drawing>
      </w:r>
    </w:p>
    <w:p w14:paraId="082D30CF" w14:textId="77777777" w:rsidR="004E79F7" w:rsidRDefault="004E79F7" w:rsidP="004E79F7">
      <w:r w:rsidRPr="004E79F7">
        <w:t>Es unas 6 veces más barato que con Gemini 3.5 Flash ($0,0103). Los tokens de razonamiento pueden sumar más.</w:t>
      </w:r>
    </w:p>
    <w:p w14:paraId="6D49032C" w14:textId="77777777" w:rsidR="000E1C87" w:rsidRDefault="000E1C87" w:rsidP="004E79F7"/>
    <w:p w14:paraId="497836C6" w14:textId="77777777" w:rsidR="000E1C87" w:rsidRDefault="000E1C87" w:rsidP="004E79F7"/>
    <w:p w14:paraId="03FC9E56" w14:textId="77777777" w:rsidR="000E1C87" w:rsidRDefault="000E1C87" w:rsidP="004E79F7"/>
    <w:p w14:paraId="426B5F63" w14:textId="77777777" w:rsidR="000E1C87" w:rsidRDefault="000E1C87" w:rsidP="004E79F7"/>
    <w:p w14:paraId="1D81E97C" w14:textId="522DDA98" w:rsidR="000E1C87" w:rsidRDefault="000E1C87" w:rsidP="000E1C87">
      <w:pPr>
        <w:pStyle w:val="Ttulo2"/>
        <w:rPr>
          <w:rFonts w:ascii="Arial" w:hAnsi="Arial" w:cs="Arial"/>
          <w:b/>
          <w:bCs/>
          <w:sz w:val="24"/>
          <w:szCs w:val="24"/>
          <w:highlight w:val="yellow"/>
        </w:rPr>
      </w:pPr>
      <w:bookmarkStart w:id="110" w:name="_Toc243791199"/>
      <w:r>
        <w:rPr>
          <w:rFonts w:ascii="Arial" w:hAnsi="Arial" w:cs="Arial"/>
          <w:b/>
          <w:bCs/>
          <w:sz w:val="24"/>
          <w:szCs w:val="24"/>
          <w:highlight w:val="yellow"/>
        </w:rPr>
        <w:lastRenderedPageBreak/>
        <w:t>1.2</w:t>
      </w:r>
      <w:r w:rsidR="008F6219">
        <w:rPr>
          <w:rFonts w:ascii="Arial" w:hAnsi="Arial" w:cs="Arial"/>
          <w:b/>
          <w:bCs/>
          <w:sz w:val="24"/>
          <w:szCs w:val="24"/>
          <w:highlight w:val="yellow"/>
        </w:rPr>
        <w:t xml:space="preserve">1: Notas de video 34. Day 5 – </w:t>
      </w:r>
      <w:proofErr w:type="spellStart"/>
      <w:r w:rsidR="008F6219">
        <w:rPr>
          <w:rFonts w:ascii="Arial" w:hAnsi="Arial" w:cs="Arial"/>
          <w:b/>
          <w:bCs/>
          <w:sz w:val="24"/>
          <w:szCs w:val="24"/>
          <w:highlight w:val="yellow"/>
        </w:rPr>
        <w:t>building</w:t>
      </w:r>
      <w:proofErr w:type="spellEnd"/>
      <w:r w:rsidR="008F6219">
        <w:rPr>
          <w:rFonts w:ascii="Arial" w:hAnsi="Arial" w:cs="Arial"/>
          <w:b/>
          <w:bCs/>
          <w:sz w:val="24"/>
          <w:szCs w:val="24"/>
          <w:highlight w:val="yellow"/>
        </w:rPr>
        <w:t xml:space="preserve"> </w:t>
      </w:r>
      <w:proofErr w:type="spellStart"/>
      <w:r w:rsidR="008F6219">
        <w:rPr>
          <w:rFonts w:ascii="Arial" w:hAnsi="Arial" w:cs="Arial"/>
          <w:b/>
          <w:bCs/>
          <w:sz w:val="24"/>
          <w:szCs w:val="24"/>
          <w:highlight w:val="yellow"/>
        </w:rPr>
        <w:t>Json</w:t>
      </w:r>
      <w:proofErr w:type="spellEnd"/>
      <w:r w:rsidR="008F6219">
        <w:rPr>
          <w:rFonts w:ascii="Arial" w:hAnsi="Arial" w:cs="Arial"/>
          <w:b/>
          <w:bCs/>
          <w:sz w:val="24"/>
          <w:szCs w:val="24"/>
          <w:highlight w:val="yellow"/>
        </w:rPr>
        <w:t xml:space="preserve"> </w:t>
      </w:r>
      <w:proofErr w:type="spellStart"/>
      <w:r w:rsidR="008F6219">
        <w:rPr>
          <w:rFonts w:ascii="Arial" w:hAnsi="Arial" w:cs="Arial"/>
          <w:b/>
          <w:bCs/>
          <w:sz w:val="24"/>
          <w:szCs w:val="24"/>
          <w:highlight w:val="yellow"/>
        </w:rPr>
        <w:t>prompts</w:t>
      </w:r>
      <w:proofErr w:type="spellEnd"/>
      <w:r w:rsidR="008F6219">
        <w:rPr>
          <w:rFonts w:ascii="Arial" w:hAnsi="Arial" w:cs="Arial"/>
          <w:b/>
          <w:bCs/>
          <w:sz w:val="24"/>
          <w:szCs w:val="24"/>
          <w:highlight w:val="yellow"/>
        </w:rPr>
        <w:t xml:space="preserve"> and </w:t>
      </w:r>
      <w:proofErr w:type="spellStart"/>
      <w:r w:rsidR="008F6219">
        <w:rPr>
          <w:rFonts w:ascii="Arial" w:hAnsi="Arial" w:cs="Arial"/>
          <w:b/>
          <w:bCs/>
          <w:sz w:val="24"/>
          <w:szCs w:val="24"/>
          <w:highlight w:val="yellow"/>
        </w:rPr>
        <w:t>using</w:t>
      </w:r>
      <w:proofErr w:type="spellEnd"/>
      <w:r w:rsidR="008F6219">
        <w:rPr>
          <w:rFonts w:ascii="Arial" w:hAnsi="Arial" w:cs="Arial"/>
          <w:b/>
          <w:bCs/>
          <w:sz w:val="24"/>
          <w:szCs w:val="24"/>
          <w:highlight w:val="yellow"/>
        </w:rPr>
        <w:t xml:space="preserve"> </w:t>
      </w:r>
      <w:proofErr w:type="spellStart"/>
      <w:r w:rsidR="008F6219">
        <w:rPr>
          <w:rFonts w:ascii="Arial" w:hAnsi="Arial" w:cs="Arial"/>
          <w:b/>
          <w:bCs/>
          <w:sz w:val="24"/>
          <w:szCs w:val="24"/>
          <w:highlight w:val="yellow"/>
        </w:rPr>
        <w:t>OpenAI’s</w:t>
      </w:r>
      <w:proofErr w:type="spellEnd"/>
      <w:r w:rsidR="008F6219">
        <w:rPr>
          <w:rFonts w:ascii="Arial" w:hAnsi="Arial" w:cs="Arial"/>
          <w:b/>
          <w:bCs/>
          <w:sz w:val="24"/>
          <w:szCs w:val="24"/>
          <w:highlight w:val="yellow"/>
        </w:rPr>
        <w:t xml:space="preserve"> chat </w:t>
      </w:r>
      <w:proofErr w:type="spellStart"/>
      <w:r w:rsidR="008F6219">
        <w:rPr>
          <w:rFonts w:ascii="Arial" w:hAnsi="Arial" w:cs="Arial"/>
          <w:b/>
          <w:bCs/>
          <w:sz w:val="24"/>
          <w:szCs w:val="24"/>
          <w:highlight w:val="yellow"/>
        </w:rPr>
        <w:t>completions</w:t>
      </w:r>
      <w:proofErr w:type="spellEnd"/>
      <w:r w:rsidR="008F6219">
        <w:rPr>
          <w:rFonts w:ascii="Arial" w:hAnsi="Arial" w:cs="Arial"/>
          <w:b/>
          <w:bCs/>
          <w:sz w:val="24"/>
          <w:szCs w:val="24"/>
          <w:highlight w:val="yellow"/>
        </w:rPr>
        <w:t xml:space="preserve"> API</w:t>
      </w:r>
      <w:bookmarkEnd w:id="110"/>
    </w:p>
    <w:p w14:paraId="7392AA0E" w14:textId="77777777" w:rsidR="008F6219" w:rsidRPr="008F6219" w:rsidRDefault="008F6219" w:rsidP="008F6219">
      <w:pPr>
        <w:rPr>
          <w:b/>
          <w:bCs/>
          <w:sz w:val="24"/>
          <w:szCs w:val="28"/>
          <w:highlight w:val="yellow"/>
        </w:rPr>
      </w:pPr>
      <w:r w:rsidRPr="008F6219">
        <w:rPr>
          <w:b/>
          <w:bCs/>
          <w:sz w:val="24"/>
          <w:szCs w:val="28"/>
          <w:highlight w:val="yellow"/>
        </w:rPr>
        <w:t>1. Todo parte de la secuencia de entrada</w:t>
      </w:r>
    </w:p>
    <w:p w14:paraId="41778362" w14:textId="77777777" w:rsidR="00AA612E" w:rsidRPr="00AA612E" w:rsidRDefault="00AA612E" w:rsidP="00AA612E">
      <w:r w:rsidRPr="00AA612E">
        <w:t xml:space="preserve">El profesor dice que se empieza </w:t>
      </w:r>
      <w:r w:rsidRPr="00AA612E">
        <w:rPr>
          <w:b/>
          <w:bCs/>
        </w:rPr>
        <w:t xml:space="preserve">pensando en el </w:t>
      </w:r>
      <w:proofErr w:type="spellStart"/>
      <w:r w:rsidRPr="00AA612E">
        <w:rPr>
          <w:b/>
          <w:bCs/>
        </w:rPr>
        <w:t>prompt</w:t>
      </w:r>
      <w:proofErr w:type="spellEnd"/>
      <w:r w:rsidRPr="00AA612E">
        <w:t>: qué secuencia de entrada hay que enviar para que los tokens más probables sean los que cumplen la tarea.</w:t>
      </w:r>
    </w:p>
    <w:p w14:paraId="05382A32" w14:textId="77777777" w:rsidR="00AA612E" w:rsidRPr="00AA612E" w:rsidRDefault="00AA612E" w:rsidP="00AA612E">
      <w:pPr>
        <w:rPr>
          <w:b/>
          <w:bCs/>
          <w:sz w:val="24"/>
          <w:szCs w:val="28"/>
          <w:highlight w:val="yellow"/>
        </w:rPr>
      </w:pPr>
      <w:r w:rsidRPr="00AA612E">
        <w:rPr>
          <w:b/>
          <w:bCs/>
          <w:sz w:val="24"/>
          <w:szCs w:val="28"/>
          <w:highlight w:val="yellow"/>
        </w:rPr>
        <w:t xml:space="preserve">2. Por qué JSON y </w:t>
      </w:r>
      <w:proofErr w:type="spellStart"/>
      <w:r w:rsidRPr="00AA612E">
        <w:rPr>
          <w:b/>
          <w:bCs/>
          <w:sz w:val="24"/>
          <w:szCs w:val="28"/>
          <w:highlight w:val="yellow"/>
        </w:rPr>
        <w:t>Markdown</w:t>
      </w:r>
      <w:proofErr w:type="spellEnd"/>
      <w:r w:rsidRPr="00AA612E">
        <w:rPr>
          <w:b/>
          <w:bCs/>
          <w:sz w:val="24"/>
          <w:szCs w:val="28"/>
          <w:highlight w:val="yellow"/>
        </w:rPr>
        <w:t xml:space="preserve"> funcionan bien</w:t>
      </w:r>
    </w:p>
    <w:p w14:paraId="3802B0EE" w14:textId="77777777" w:rsidR="00AA612E" w:rsidRPr="00AA612E" w:rsidRDefault="00AA612E" w:rsidP="00AA612E">
      <w:r w:rsidRPr="00AA612E">
        <w:t>Según él, los modelos se entrenan sobre todo con tres tipos de datos:</w:t>
      </w:r>
    </w:p>
    <w:tbl>
      <w:tblPr>
        <w:tblStyle w:val="Tablaconcuadrcula4-nfasis4"/>
        <w:tblW w:w="0" w:type="auto"/>
        <w:tblLook w:val="04A0" w:firstRow="1" w:lastRow="0" w:firstColumn="1" w:lastColumn="0" w:noHBand="0" w:noVBand="1"/>
      </w:tblPr>
      <w:tblGrid>
        <w:gridCol w:w="3596"/>
        <w:gridCol w:w="3597"/>
      </w:tblGrid>
      <w:tr w:rsidR="00AA612E" w14:paraId="74DEB7ED" w14:textId="77777777" w:rsidTr="00AA61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2885B55" w14:textId="7D0AD2F6" w:rsidR="00AA612E" w:rsidRPr="00AA612E" w:rsidRDefault="00AA612E" w:rsidP="008F6219">
            <w:pPr>
              <w:rPr>
                <w:b w:val="0"/>
                <w:bCs w:val="0"/>
              </w:rPr>
            </w:pPr>
            <w:r w:rsidRPr="00AA612E">
              <w:rPr>
                <w:b w:val="0"/>
                <w:bCs w:val="0"/>
              </w:rPr>
              <w:t>Tipo de dato</w:t>
            </w:r>
          </w:p>
        </w:tc>
        <w:tc>
          <w:tcPr>
            <w:tcW w:w="3597" w:type="dxa"/>
          </w:tcPr>
          <w:p w14:paraId="6424942F" w14:textId="1A380F56" w:rsidR="00AA612E" w:rsidRPr="00AA612E" w:rsidRDefault="00AA612E" w:rsidP="008F6219">
            <w:pPr>
              <w:cnfStyle w:val="100000000000" w:firstRow="1" w:lastRow="0" w:firstColumn="0" w:lastColumn="0" w:oddVBand="0" w:evenVBand="0" w:oddHBand="0" w:evenHBand="0" w:firstRowFirstColumn="0" w:firstRowLastColumn="0" w:lastRowFirstColumn="0" w:lastRowLastColumn="0"/>
              <w:rPr>
                <w:b w:val="0"/>
                <w:bCs w:val="0"/>
              </w:rPr>
            </w:pPr>
            <w:r w:rsidRPr="00AA612E">
              <w:rPr>
                <w:b w:val="0"/>
                <w:bCs w:val="0"/>
              </w:rPr>
              <w:t>Secuencia</w:t>
            </w:r>
          </w:p>
        </w:tc>
      </w:tr>
      <w:tr w:rsidR="00AA612E" w14:paraId="4E39E6DA" w14:textId="77777777" w:rsidTr="00AA6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F42E8C0" w14:textId="56B59CDE" w:rsidR="00AA612E" w:rsidRPr="00D95EA4" w:rsidRDefault="00AA612E" w:rsidP="008F6219">
            <w:pPr>
              <w:rPr>
                <w:b w:val="0"/>
                <w:bCs w:val="0"/>
              </w:rPr>
            </w:pPr>
            <w:r w:rsidRPr="00D95EA4">
              <w:rPr>
                <w:b w:val="0"/>
                <w:bCs w:val="0"/>
              </w:rPr>
              <w:t>Lenguaje natural (inglés y otros)</w:t>
            </w:r>
          </w:p>
        </w:tc>
        <w:tc>
          <w:tcPr>
            <w:tcW w:w="3597" w:type="dxa"/>
          </w:tcPr>
          <w:p w14:paraId="64E7C5B8" w14:textId="1B0DF1DE" w:rsidR="00AA612E" w:rsidRPr="00D95EA4" w:rsidRDefault="00AA612E" w:rsidP="008F6219">
            <w:pPr>
              <w:cnfStyle w:val="000000100000" w:firstRow="0" w:lastRow="0" w:firstColumn="0" w:lastColumn="0" w:oddVBand="0" w:evenVBand="0" w:oddHBand="1" w:evenHBand="0" w:firstRowFirstColumn="0" w:firstRowLastColumn="0" w:lastRowFirstColumn="0" w:lastRowLastColumn="0"/>
            </w:pPr>
            <w:r w:rsidRPr="00D95EA4">
              <w:t>Entienden y escriben texto</w:t>
            </w:r>
          </w:p>
        </w:tc>
      </w:tr>
      <w:tr w:rsidR="00AA612E" w14:paraId="4773102E" w14:textId="77777777" w:rsidTr="00AA612E">
        <w:tc>
          <w:tcPr>
            <w:cnfStyle w:val="001000000000" w:firstRow="0" w:lastRow="0" w:firstColumn="1" w:lastColumn="0" w:oddVBand="0" w:evenVBand="0" w:oddHBand="0" w:evenHBand="0" w:firstRowFirstColumn="0" w:firstRowLastColumn="0" w:lastRowFirstColumn="0" w:lastRowLastColumn="0"/>
            <w:tcW w:w="3596" w:type="dxa"/>
          </w:tcPr>
          <w:p w14:paraId="1E5A1DE7" w14:textId="69A4F556" w:rsidR="00AA612E" w:rsidRPr="00D95EA4" w:rsidRDefault="00AA612E" w:rsidP="008F6219">
            <w:pPr>
              <w:rPr>
                <w:b w:val="0"/>
                <w:bCs w:val="0"/>
              </w:rPr>
            </w:pPr>
            <w:proofErr w:type="spellStart"/>
            <w:r w:rsidRPr="00D95EA4">
              <w:rPr>
                <w:b w:val="0"/>
                <w:bCs w:val="0"/>
              </w:rPr>
              <w:t>Markdown</w:t>
            </w:r>
            <w:proofErr w:type="spellEnd"/>
            <w:r w:rsidRPr="00D95EA4">
              <w:rPr>
                <w:b w:val="0"/>
                <w:bCs w:val="0"/>
              </w:rPr>
              <w:t xml:space="preserve"> (sitios web convertidos)</w:t>
            </w:r>
          </w:p>
        </w:tc>
        <w:tc>
          <w:tcPr>
            <w:tcW w:w="3597" w:type="dxa"/>
          </w:tcPr>
          <w:p w14:paraId="0239DF31" w14:textId="18C14B42" w:rsidR="00AA612E" w:rsidRPr="00D95EA4" w:rsidRDefault="00D95EA4" w:rsidP="008F6219">
            <w:pPr>
              <w:cnfStyle w:val="000000000000" w:firstRow="0" w:lastRow="0" w:firstColumn="0" w:lastColumn="0" w:oddVBand="0" w:evenVBand="0" w:oddHBand="0" w:evenHBand="0" w:firstRowFirstColumn="0" w:firstRowLastColumn="0" w:lastRowFirstColumn="0" w:lastRowLastColumn="0"/>
            </w:pPr>
            <w:r>
              <w:t>“Les encanta” generarlo y lo conocen muy bien</w:t>
            </w:r>
          </w:p>
        </w:tc>
      </w:tr>
      <w:tr w:rsidR="00D95EA4" w14:paraId="77F5447D" w14:textId="77777777" w:rsidTr="00AA6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600B285" w14:textId="63816169" w:rsidR="00D95EA4" w:rsidRPr="00D95EA4" w:rsidRDefault="00D95EA4" w:rsidP="008F6219">
            <w:pPr>
              <w:rPr>
                <w:b w:val="0"/>
                <w:bCs w:val="0"/>
              </w:rPr>
            </w:pPr>
            <w:r>
              <w:rPr>
                <w:b w:val="0"/>
                <w:bCs w:val="0"/>
              </w:rPr>
              <w:t>JSON</w:t>
            </w:r>
          </w:p>
        </w:tc>
        <w:tc>
          <w:tcPr>
            <w:tcW w:w="3597" w:type="dxa"/>
          </w:tcPr>
          <w:p w14:paraId="03CD59A8" w14:textId="2A8FB7FB" w:rsidR="00D95EA4" w:rsidRDefault="00D95EA4" w:rsidP="008F6219">
            <w:pPr>
              <w:cnfStyle w:val="000000100000" w:firstRow="0" w:lastRow="0" w:firstColumn="0" w:lastColumn="0" w:oddVBand="0" w:evenVBand="0" w:oddHBand="1" w:evenHBand="0" w:firstRowFirstColumn="0" w:firstRowLastColumn="0" w:lastRowFirstColumn="0" w:lastRowLastColumn="0"/>
            </w:pPr>
            <w:r w:rsidRPr="00D95EA4">
              <w:t>Si les mandas información estructurada en JSON, la reconocen y la entienden</w:t>
            </w:r>
          </w:p>
        </w:tc>
      </w:tr>
    </w:tbl>
    <w:p w14:paraId="46689D2A" w14:textId="77777777" w:rsidR="008F6219" w:rsidRPr="008F6219" w:rsidRDefault="008F6219" w:rsidP="008F6219">
      <w:pPr>
        <w:rPr>
          <w:highlight w:val="yellow"/>
        </w:rPr>
      </w:pPr>
    </w:p>
    <w:tbl>
      <w:tblPr>
        <w:tblStyle w:val="Tablaconcuadrcula"/>
        <w:tblW w:w="0" w:type="auto"/>
        <w:tblLook w:val="04A0" w:firstRow="1" w:lastRow="0" w:firstColumn="1" w:lastColumn="0" w:noHBand="0" w:noVBand="1"/>
      </w:tblPr>
      <w:tblGrid>
        <w:gridCol w:w="10790"/>
      </w:tblGrid>
      <w:tr w:rsidR="000808AB" w14:paraId="1EB2051B" w14:textId="77777777" w:rsidTr="000808AB">
        <w:tc>
          <w:tcPr>
            <w:tcW w:w="10790" w:type="dxa"/>
          </w:tcPr>
          <w:p w14:paraId="316DD621" w14:textId="1E2CBC59" w:rsidR="000808AB" w:rsidRDefault="000808AB" w:rsidP="004E79F7">
            <w:r w:rsidRPr="000808AB">
              <w:rPr>
                <w:noProof/>
              </w:rPr>
              <w:drawing>
                <wp:inline distT="0" distB="0" distL="0" distR="0" wp14:anchorId="35425BA7" wp14:editId="3299C134">
                  <wp:extent cx="3033023" cy="342930"/>
                  <wp:effectExtent l="19050" t="19050" r="15240" b="19050"/>
                  <wp:docPr id="969755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55967" name=""/>
                          <pic:cNvPicPr/>
                        </pic:nvPicPr>
                        <pic:blipFill>
                          <a:blip r:embed="rId574"/>
                          <a:stretch>
                            <a:fillRect/>
                          </a:stretch>
                        </pic:blipFill>
                        <pic:spPr>
                          <a:xfrm>
                            <a:off x="0" y="0"/>
                            <a:ext cx="3033023" cy="342930"/>
                          </a:xfrm>
                          <a:prstGeom prst="rect">
                            <a:avLst/>
                          </a:prstGeom>
                          <a:ln w="19050">
                            <a:solidFill>
                              <a:schemeClr val="tx1"/>
                            </a:solidFill>
                          </a:ln>
                        </pic:spPr>
                      </pic:pic>
                    </a:graphicData>
                  </a:graphic>
                </wp:inline>
              </w:drawing>
            </w:r>
          </w:p>
          <w:p w14:paraId="35A5FF92" w14:textId="746A6359" w:rsidR="00D72287" w:rsidRPr="00D72287" w:rsidRDefault="00D72287" w:rsidP="004E79F7">
            <w:proofErr w:type="spellStart"/>
            <w:r>
              <w:rPr>
                <w:b/>
                <w:bCs/>
              </w:rPr>
              <w:t>Markdown</w:t>
            </w:r>
            <w:proofErr w:type="spellEnd"/>
            <w:r>
              <w:rPr>
                <w:b/>
                <w:bCs/>
              </w:rPr>
              <w:t xml:space="preserve"> es una forma simple de escribir texto con formato, que se convierte en HTML. </w:t>
            </w:r>
            <w:r w:rsidRPr="00D72287">
              <w:t xml:space="preserve">HTML es el lenguaje con el que se arman las páginas web, y </w:t>
            </w:r>
            <w:proofErr w:type="spellStart"/>
            <w:r w:rsidRPr="00D72287">
              <w:t>Markdown</w:t>
            </w:r>
            <w:proofErr w:type="spellEnd"/>
            <w:r w:rsidRPr="00D72287">
              <w:t xml:space="preserve"> está pensado como atajo para escribirlo más fácil.</w:t>
            </w:r>
          </w:p>
          <w:p w14:paraId="01B3499D" w14:textId="77777777" w:rsidR="000808AB" w:rsidRDefault="000808AB" w:rsidP="004E79F7"/>
          <w:p w14:paraId="19EF2130" w14:textId="77777777" w:rsidR="00EA4BC8" w:rsidRPr="00EA4BC8" w:rsidRDefault="00EA4BC8" w:rsidP="00EA4BC8">
            <w:r w:rsidRPr="00EA4BC8">
              <w:t xml:space="preserve">El creador, John Gruber (2004), lo describe como una herramienta que convierte texto plano fácil de leer y escribir en HTML válido. Una frase que cita un artículo: "HTML es un formato de publicación; </w:t>
            </w:r>
            <w:proofErr w:type="spellStart"/>
            <w:r w:rsidRPr="00EA4BC8">
              <w:t>Markdown</w:t>
            </w:r>
            <w:proofErr w:type="spellEnd"/>
            <w:r w:rsidRPr="00EA4BC8">
              <w:t xml:space="preserve"> es un formato de escritura".</w:t>
            </w:r>
          </w:p>
          <w:p w14:paraId="2A44F235" w14:textId="77777777" w:rsidR="00EA4BC8" w:rsidRDefault="00EA4BC8" w:rsidP="004E79F7"/>
          <w:p w14:paraId="6628A3AE" w14:textId="77777777" w:rsidR="00EA4BC8" w:rsidRPr="00EA4BC8" w:rsidRDefault="00EA4BC8" w:rsidP="00EA4BC8">
            <w:pPr>
              <w:rPr>
                <w:b/>
                <w:bCs/>
              </w:rPr>
            </w:pPr>
            <w:r w:rsidRPr="00EA4BC8">
              <w:rPr>
                <w:b/>
                <w:bCs/>
              </w:rPr>
              <w:t>Ejemplo: el mismo contenido en los dos</w:t>
            </w:r>
          </w:p>
          <w:p w14:paraId="23261107" w14:textId="7BE2C26F" w:rsidR="000808AB" w:rsidRDefault="00EA4BC8" w:rsidP="004E79F7">
            <w:r w:rsidRPr="00EA4BC8">
              <w:rPr>
                <w:noProof/>
              </w:rPr>
              <w:drawing>
                <wp:inline distT="0" distB="0" distL="0" distR="0" wp14:anchorId="454A1123" wp14:editId="7EB43633">
                  <wp:extent cx="4469130" cy="1466433"/>
                  <wp:effectExtent l="19050" t="19050" r="26670" b="19685"/>
                  <wp:docPr id="1818111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11474" name=""/>
                          <pic:cNvPicPr/>
                        </pic:nvPicPr>
                        <pic:blipFill>
                          <a:blip r:embed="rId575"/>
                          <a:stretch>
                            <a:fillRect/>
                          </a:stretch>
                        </pic:blipFill>
                        <pic:spPr>
                          <a:xfrm>
                            <a:off x="0" y="0"/>
                            <a:ext cx="4484239" cy="1471391"/>
                          </a:xfrm>
                          <a:prstGeom prst="rect">
                            <a:avLst/>
                          </a:prstGeom>
                          <a:ln w="19050">
                            <a:solidFill>
                              <a:schemeClr val="tx1"/>
                            </a:solidFill>
                          </a:ln>
                        </pic:spPr>
                      </pic:pic>
                    </a:graphicData>
                  </a:graphic>
                </wp:inline>
              </w:drawing>
            </w:r>
          </w:p>
          <w:p w14:paraId="7923DEC0" w14:textId="77777777" w:rsidR="00554A18" w:rsidRPr="00554A18" w:rsidRDefault="00554A18" w:rsidP="00554A18">
            <w:r w:rsidRPr="00554A18">
              <w:t xml:space="preserve">El resultado en pantalla es el mismo, pero </w:t>
            </w:r>
            <w:proofErr w:type="spellStart"/>
            <w:r w:rsidRPr="00554A18">
              <w:t>Markdown</w:t>
            </w:r>
            <w:proofErr w:type="spellEnd"/>
            <w:r w:rsidRPr="00554A18">
              <w:t xml:space="preserve"> se lee </w:t>
            </w:r>
            <w:proofErr w:type="gramStart"/>
            <w:r w:rsidRPr="00554A18">
              <w:t>bien</w:t>
            </w:r>
            <w:proofErr w:type="gramEnd"/>
            <w:r w:rsidRPr="00554A18">
              <w:t xml:space="preserve"> aunque no lo conviertas, y HTML con tantas etiquetas es más difícil de leer.</w:t>
            </w:r>
          </w:p>
          <w:p w14:paraId="0823B29C" w14:textId="77777777" w:rsidR="00EA4BC8" w:rsidRDefault="00EA4BC8" w:rsidP="004E79F7"/>
          <w:p w14:paraId="6015DB48" w14:textId="77777777" w:rsidR="000808AB" w:rsidRDefault="000808AB" w:rsidP="004E79F7"/>
          <w:p w14:paraId="66EE258D" w14:textId="77777777" w:rsidR="00554A18" w:rsidRPr="00554A18" w:rsidRDefault="00554A18" w:rsidP="00554A18">
            <w:pPr>
              <w:rPr>
                <w:b/>
                <w:bCs/>
              </w:rPr>
            </w:pPr>
            <w:r w:rsidRPr="00554A18">
              <w:rPr>
                <w:b/>
                <w:bCs/>
              </w:rPr>
              <w:t>Cómo se relacionan</w:t>
            </w:r>
          </w:p>
          <w:p w14:paraId="3727DD48" w14:textId="6FD6D781" w:rsidR="00554A18" w:rsidRPr="00554A18" w:rsidRDefault="00554A18" w:rsidP="00485509">
            <w:pPr>
              <w:pStyle w:val="Prrafodelista"/>
              <w:numPr>
                <w:ilvl w:val="0"/>
                <w:numId w:val="58"/>
              </w:numPr>
            </w:pPr>
            <w:proofErr w:type="spellStart"/>
            <w:r w:rsidRPr="00485509">
              <w:rPr>
                <w:b/>
                <w:bCs/>
              </w:rPr>
              <w:t>Markdown</w:t>
            </w:r>
            <w:proofErr w:type="spellEnd"/>
            <w:r w:rsidRPr="00485509">
              <w:rPr>
                <w:b/>
                <w:bCs/>
              </w:rPr>
              <w:t xml:space="preserve"> cubre solo una parte pequeña de lo que hace HTML.</w:t>
            </w:r>
            <w:r w:rsidRPr="00554A18">
              <w:t xml:space="preserve"> No sirve para todo, y no lo reemplaza.</w:t>
            </w:r>
          </w:p>
          <w:p w14:paraId="0F60EFD9" w14:textId="4EDEBA54" w:rsidR="00554A18" w:rsidRPr="00554A18" w:rsidRDefault="00554A18" w:rsidP="00485509">
            <w:pPr>
              <w:pStyle w:val="Prrafodelista"/>
              <w:numPr>
                <w:ilvl w:val="0"/>
                <w:numId w:val="58"/>
              </w:numPr>
            </w:pPr>
            <w:r w:rsidRPr="00554A18">
              <w:t xml:space="preserve">Un procesador (como </w:t>
            </w:r>
            <w:proofErr w:type="spellStart"/>
            <w:r w:rsidRPr="00554A18">
              <w:t>Pandoc</w:t>
            </w:r>
            <w:proofErr w:type="spellEnd"/>
            <w:r w:rsidRPr="00554A18">
              <w:t xml:space="preserve"> o Python-</w:t>
            </w:r>
            <w:proofErr w:type="spellStart"/>
            <w:r w:rsidRPr="00554A18">
              <w:t>Markdown</w:t>
            </w:r>
            <w:proofErr w:type="spellEnd"/>
            <w:r w:rsidRPr="00554A18">
              <w:t xml:space="preserve">) convierte tu texto </w:t>
            </w:r>
            <w:proofErr w:type="spellStart"/>
            <w:r w:rsidRPr="00554A18">
              <w:t>Markdown</w:t>
            </w:r>
            <w:proofErr w:type="spellEnd"/>
            <w:r w:rsidRPr="00554A18">
              <w:t xml:space="preserve"> en HTML.</w:t>
            </w:r>
          </w:p>
          <w:p w14:paraId="14DDFF66" w14:textId="28F4E68C" w:rsidR="00554A18" w:rsidRPr="00554A18" w:rsidRDefault="00554A18" w:rsidP="00485509">
            <w:pPr>
              <w:pStyle w:val="Prrafodelista"/>
              <w:numPr>
                <w:ilvl w:val="0"/>
                <w:numId w:val="58"/>
              </w:numPr>
            </w:pPr>
            <w:r w:rsidRPr="00554A18">
              <w:t xml:space="preserve">Si necesitas algo que </w:t>
            </w:r>
            <w:proofErr w:type="spellStart"/>
            <w:r w:rsidRPr="00554A18">
              <w:t>Markdown</w:t>
            </w:r>
            <w:proofErr w:type="spellEnd"/>
            <w:r w:rsidRPr="00554A18">
              <w:t xml:space="preserve"> no tiene, puedes escribir HTML dentro del mismo documento, y </w:t>
            </w:r>
            <w:proofErr w:type="spellStart"/>
            <w:r w:rsidRPr="00554A18">
              <w:t>Markdown</w:t>
            </w:r>
            <w:proofErr w:type="spellEnd"/>
            <w:r w:rsidRPr="00554A18">
              <w:t xml:space="preserve"> lo entiende.</w:t>
            </w:r>
          </w:p>
          <w:p w14:paraId="384B7276" w14:textId="77777777" w:rsidR="00554A18" w:rsidRDefault="00554A18" w:rsidP="00554A18"/>
          <w:p w14:paraId="209B9C94" w14:textId="77777777" w:rsidR="00485509" w:rsidRPr="00485509" w:rsidRDefault="00485509" w:rsidP="00485509">
            <w:pPr>
              <w:rPr>
                <w:b/>
                <w:bCs/>
              </w:rPr>
            </w:pPr>
            <w:r w:rsidRPr="00485509">
              <w:rPr>
                <w:b/>
                <w:bCs/>
              </w:rPr>
              <w:t>En tu notebook</w:t>
            </w:r>
          </w:p>
          <w:p w14:paraId="724E1EB4" w14:textId="22F2386F" w:rsidR="000808AB" w:rsidRDefault="00A3780A" w:rsidP="004E79F7">
            <w:r w:rsidRPr="00A3780A">
              <w:t xml:space="preserve">Cuando haces </w:t>
            </w:r>
            <w:proofErr w:type="spellStart"/>
            <w:proofErr w:type="gramStart"/>
            <w:r w:rsidRPr="00A3780A">
              <w:t>display</w:t>
            </w:r>
            <w:proofErr w:type="spellEnd"/>
            <w:r w:rsidRPr="00A3780A">
              <w:t>(</w:t>
            </w:r>
            <w:proofErr w:type="spellStart"/>
            <w:proofErr w:type="gramEnd"/>
            <w:r w:rsidRPr="00A3780A">
              <w:t>Markdown</w:t>
            </w:r>
            <w:proofErr w:type="spellEnd"/>
            <w:r w:rsidRPr="00A3780A">
              <w:t xml:space="preserve">(response)), </w:t>
            </w:r>
            <w:proofErr w:type="spellStart"/>
            <w:r w:rsidRPr="00A3780A">
              <w:t>Jupyter</w:t>
            </w:r>
            <w:proofErr w:type="spellEnd"/>
            <w:r w:rsidRPr="00A3780A">
              <w:t xml:space="preserve"> toma el texto en </w:t>
            </w:r>
            <w:proofErr w:type="spellStart"/>
            <w:r w:rsidRPr="00A3780A">
              <w:t>Markdown</w:t>
            </w:r>
            <w:proofErr w:type="spellEnd"/>
            <w:r w:rsidRPr="00A3780A">
              <w:t xml:space="preserve"> que escribió el modelo (por ejemplo ## Cultura y **clientes**) y lo muestra con formato: ahí ocurre esa conversión a lo visual.</w:t>
            </w:r>
          </w:p>
          <w:p w14:paraId="19B70E73" w14:textId="77777777" w:rsidR="000808AB" w:rsidRDefault="000808AB" w:rsidP="004E79F7"/>
        </w:tc>
      </w:tr>
    </w:tbl>
    <w:p w14:paraId="4BA7953F" w14:textId="409120D4" w:rsidR="006226FA" w:rsidRDefault="006226FA" w:rsidP="006226FA">
      <w:pPr>
        <w:rPr>
          <w:b/>
          <w:bCs/>
          <w:sz w:val="24"/>
          <w:szCs w:val="28"/>
          <w:highlight w:val="yellow"/>
        </w:rPr>
      </w:pPr>
      <w:r>
        <w:rPr>
          <w:b/>
          <w:bCs/>
          <w:sz w:val="24"/>
          <w:szCs w:val="28"/>
          <w:highlight w:val="yellow"/>
        </w:rPr>
        <w:lastRenderedPageBreak/>
        <w:t>3</w:t>
      </w:r>
      <w:r w:rsidRPr="00AA612E">
        <w:rPr>
          <w:b/>
          <w:bCs/>
          <w:sz w:val="24"/>
          <w:szCs w:val="28"/>
          <w:highlight w:val="yellow"/>
        </w:rPr>
        <w:t xml:space="preserve">. </w:t>
      </w:r>
      <w:r>
        <w:rPr>
          <w:b/>
          <w:bCs/>
          <w:sz w:val="24"/>
          <w:szCs w:val="28"/>
          <w:highlight w:val="yellow"/>
        </w:rPr>
        <w:t>JSON versus describir el formato con palabras</w:t>
      </w:r>
    </w:p>
    <w:p w14:paraId="3641F3AB" w14:textId="77777777" w:rsidR="001F63FB" w:rsidRPr="001F63FB" w:rsidRDefault="001F63FB" w:rsidP="001F63FB">
      <w:r w:rsidRPr="001F63FB">
        <w:t xml:space="preserve">Antes se intentaba decir "responde con esto en el punto 1, con esto en el punto 2". Él lo llama "ridículo": es mejor dar la estructura en JSON. </w:t>
      </w:r>
      <w:proofErr w:type="gramStart"/>
      <w:r w:rsidRPr="001F63FB">
        <w:t>Además</w:t>
      </w:r>
      <w:proofErr w:type="gramEnd"/>
      <w:r w:rsidRPr="001F63FB">
        <w:t xml:space="preserve"> comenta que sin LLM sería difícil programar algo como "un título (tipo) para cada enlace".</w:t>
      </w:r>
    </w:p>
    <w:p w14:paraId="622A6AE6" w14:textId="4C6EA654" w:rsidR="001F63FB" w:rsidRDefault="001F63FB" w:rsidP="001F63FB">
      <w:pPr>
        <w:rPr>
          <w:b/>
          <w:bCs/>
          <w:sz w:val="24"/>
          <w:szCs w:val="28"/>
          <w:highlight w:val="yellow"/>
        </w:rPr>
      </w:pPr>
      <w:r>
        <w:rPr>
          <w:b/>
          <w:bCs/>
          <w:sz w:val="24"/>
          <w:szCs w:val="28"/>
          <w:highlight w:val="yellow"/>
        </w:rPr>
        <w:t xml:space="preserve">4.One-shot versus </w:t>
      </w:r>
      <w:proofErr w:type="spellStart"/>
      <w:r>
        <w:rPr>
          <w:b/>
          <w:bCs/>
          <w:sz w:val="24"/>
          <w:szCs w:val="28"/>
          <w:highlight w:val="yellow"/>
        </w:rPr>
        <w:t>multi-shot</w:t>
      </w:r>
      <w:proofErr w:type="spellEnd"/>
    </w:p>
    <w:p w14:paraId="48972D06" w14:textId="53E0EAAB" w:rsidR="001F63FB" w:rsidRDefault="0097492F" w:rsidP="001F63FB">
      <w:pPr>
        <w:rPr>
          <w:b/>
          <w:bCs/>
          <w:sz w:val="24"/>
          <w:szCs w:val="28"/>
          <w:highlight w:val="yellow"/>
        </w:rPr>
      </w:pPr>
      <w:r w:rsidRPr="0097492F">
        <w:rPr>
          <w:b/>
          <w:bCs/>
          <w:noProof/>
          <w:sz w:val="24"/>
          <w:szCs w:val="28"/>
        </w:rPr>
        <w:drawing>
          <wp:inline distT="0" distB="0" distL="0" distR="0" wp14:anchorId="76977297" wp14:editId="46A3F778">
            <wp:extent cx="5410200" cy="1111774"/>
            <wp:effectExtent l="0" t="0" r="0" b="0"/>
            <wp:docPr id="12829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410" name=""/>
                    <pic:cNvPicPr/>
                  </pic:nvPicPr>
                  <pic:blipFill>
                    <a:blip r:embed="rId576"/>
                    <a:stretch>
                      <a:fillRect/>
                    </a:stretch>
                  </pic:blipFill>
                  <pic:spPr>
                    <a:xfrm>
                      <a:off x="0" y="0"/>
                      <a:ext cx="5417479" cy="1113270"/>
                    </a:xfrm>
                    <a:prstGeom prst="rect">
                      <a:avLst/>
                    </a:prstGeom>
                  </pic:spPr>
                </pic:pic>
              </a:graphicData>
            </a:graphic>
          </wp:inline>
        </w:drawing>
      </w:r>
    </w:p>
    <w:p w14:paraId="6A2B37D5" w14:textId="77777777" w:rsidR="006C7179" w:rsidRPr="006C7179" w:rsidRDefault="006C7179" w:rsidP="006C7179">
      <w:pPr>
        <w:rPr>
          <w:b/>
          <w:bCs/>
        </w:rPr>
      </w:pPr>
      <w:r w:rsidRPr="006C7179">
        <w:rPr>
          <w:b/>
          <w:bCs/>
        </w:rPr>
        <w:t xml:space="preserve">Por qué funciona: </w:t>
      </w:r>
      <w:r w:rsidRPr="006C7179">
        <w:t>el modelo solo genera los tokens más probables a partir de la entrada. Con un ejemplo en la entrada, lo más probable pasa a ser justo lo que queremos.</w:t>
      </w:r>
    </w:p>
    <w:p w14:paraId="6F3AF44F" w14:textId="72626BA8" w:rsidR="006C7179" w:rsidRDefault="006C7179" w:rsidP="006C7179">
      <w:pPr>
        <w:rPr>
          <w:b/>
          <w:bCs/>
          <w:sz w:val="24"/>
          <w:szCs w:val="28"/>
          <w:highlight w:val="yellow"/>
        </w:rPr>
      </w:pPr>
      <w:r>
        <w:rPr>
          <w:b/>
          <w:bCs/>
          <w:sz w:val="24"/>
          <w:szCs w:val="28"/>
          <w:highlight w:val="yellow"/>
        </w:rPr>
        <w:t xml:space="preserve">5. </w:t>
      </w:r>
      <w:r w:rsidR="00370DA1" w:rsidRPr="00370DA1">
        <w:rPr>
          <w:b/>
          <w:bCs/>
          <w:sz w:val="24"/>
          <w:szCs w:val="28"/>
          <w:highlight w:val="yellow"/>
        </w:rPr>
        <w:t>También se pueden dar ejemplos de lo que NO hacer</w:t>
      </w:r>
    </w:p>
    <w:p w14:paraId="29652A6E" w14:textId="77777777" w:rsidR="00370DA1" w:rsidRPr="00370DA1" w:rsidRDefault="00370DA1" w:rsidP="00370DA1">
      <w:r w:rsidRPr="00370DA1">
        <w:t>La línea "No incluyas términos de servicio, privacidad ni correos" es lo que él llama "casi lo contrario" del one-</w:t>
      </w:r>
      <w:proofErr w:type="spellStart"/>
      <w:r w:rsidRPr="00370DA1">
        <w:t>shot</w:t>
      </w:r>
      <w:proofErr w:type="spellEnd"/>
      <w:r w:rsidRPr="00370DA1">
        <w:t>: ejemplos de malas respuestas. La puso porque el modelo los estaba incluyendo.</w:t>
      </w:r>
    </w:p>
    <w:p w14:paraId="65DCB49B" w14:textId="77777777" w:rsidR="00370DA1" w:rsidRPr="00370DA1" w:rsidRDefault="00370DA1" w:rsidP="00370DA1">
      <w:pPr>
        <w:rPr>
          <w:b/>
          <w:bCs/>
          <w:sz w:val="24"/>
          <w:szCs w:val="28"/>
          <w:highlight w:val="yellow"/>
        </w:rPr>
      </w:pPr>
      <w:r w:rsidRPr="00370DA1">
        <w:rPr>
          <w:b/>
          <w:bCs/>
          <w:sz w:val="24"/>
          <w:szCs w:val="28"/>
          <w:highlight w:val="yellow"/>
        </w:rPr>
        <w:t>6. Lo más importante del curso: experimentar e iterar</w:t>
      </w:r>
    </w:p>
    <w:p w14:paraId="1DD75CB8" w14:textId="77777777" w:rsidR="00370DA1" w:rsidRPr="00370DA1" w:rsidRDefault="00370DA1" w:rsidP="00370DA1">
      <w:r w:rsidRPr="00370DA1">
        <w:t xml:space="preserve">Para él, ser buen ingeniero de </w:t>
      </w:r>
      <w:proofErr w:type="spellStart"/>
      <w:r w:rsidRPr="00370DA1">
        <w:t>LLMs</w:t>
      </w:r>
      <w:proofErr w:type="spellEnd"/>
      <w:r w:rsidRPr="00370DA1">
        <w:t xml:space="preserve"> es ser buen científico de datos: </w:t>
      </w:r>
      <w:r w:rsidRPr="00370DA1">
        <w:rPr>
          <w:b/>
          <w:bCs/>
        </w:rPr>
        <w:t xml:space="preserve">probar, mirar el resultado y afinar el </w:t>
      </w:r>
      <w:proofErr w:type="spellStart"/>
      <w:r w:rsidRPr="00370DA1">
        <w:rPr>
          <w:b/>
          <w:bCs/>
        </w:rPr>
        <w:t>prompt</w:t>
      </w:r>
      <w:proofErr w:type="spellEnd"/>
      <w:r w:rsidRPr="00370DA1">
        <w:t>.</w:t>
      </w:r>
    </w:p>
    <w:p w14:paraId="61B57476" w14:textId="77777777" w:rsidR="00270759" w:rsidRPr="00270759" w:rsidRDefault="00270759" w:rsidP="00270759">
      <w:r w:rsidRPr="00270759">
        <w:t>Ejemplo de su flujo: el modelo incluye una política de privacidad como relevante, entonces agregas "no incluyas políticas de privacidad", vuelves a probar, y si hace falta agregas ejemplos.</w:t>
      </w:r>
    </w:p>
    <w:p w14:paraId="0AE07C6D" w14:textId="77777777" w:rsidR="00270759" w:rsidRPr="00270759" w:rsidRDefault="00270759" w:rsidP="00270759">
      <w:pPr>
        <w:rPr>
          <w:b/>
          <w:bCs/>
          <w:sz w:val="24"/>
          <w:szCs w:val="28"/>
          <w:highlight w:val="yellow"/>
        </w:rPr>
      </w:pPr>
      <w:r w:rsidRPr="00270759">
        <w:rPr>
          <w:b/>
          <w:bCs/>
          <w:sz w:val="24"/>
          <w:szCs w:val="28"/>
          <w:highlight w:val="yellow"/>
        </w:rPr>
        <w:t>7. Diseño: constante contra función</w:t>
      </w:r>
    </w:p>
    <w:p w14:paraId="68B61EF0" w14:textId="4BFC8AD2" w:rsidR="00370DA1" w:rsidRDefault="00EB6785" w:rsidP="006C7179">
      <w:pPr>
        <w:rPr>
          <w:sz w:val="24"/>
          <w:szCs w:val="28"/>
          <w:highlight w:val="yellow"/>
        </w:rPr>
      </w:pPr>
      <w:r w:rsidRPr="00EB6785">
        <w:rPr>
          <w:noProof/>
          <w:sz w:val="24"/>
          <w:szCs w:val="28"/>
        </w:rPr>
        <w:drawing>
          <wp:anchor distT="0" distB="0" distL="114300" distR="114300" simplePos="0" relativeHeight="251658241" behindDoc="0" locked="0" layoutInCell="1" allowOverlap="1" wp14:anchorId="3BAA7756" wp14:editId="419B00BE">
            <wp:simplePos x="457200" y="5775960"/>
            <wp:positionH relativeFrom="column">
              <wp:align>left</wp:align>
            </wp:positionH>
            <wp:positionV relativeFrom="paragraph">
              <wp:align>top</wp:align>
            </wp:positionV>
            <wp:extent cx="5433060" cy="922966"/>
            <wp:effectExtent l="0" t="0" r="0" b="0"/>
            <wp:wrapSquare wrapText="bothSides"/>
            <wp:docPr id="1274308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08999" name=""/>
                    <pic:cNvPicPr/>
                  </pic:nvPicPr>
                  <pic:blipFill>
                    <a:blip r:embed="rId577">
                      <a:extLst>
                        <a:ext uri="{28A0092B-C50C-407E-A947-70E740481C1C}">
                          <a14:useLocalDpi xmlns:a14="http://schemas.microsoft.com/office/drawing/2010/main" val="0"/>
                        </a:ext>
                      </a:extLst>
                    </a:blip>
                    <a:stretch>
                      <a:fillRect/>
                    </a:stretch>
                  </pic:blipFill>
                  <pic:spPr>
                    <a:xfrm>
                      <a:off x="0" y="0"/>
                      <a:ext cx="5433060" cy="922966"/>
                    </a:xfrm>
                    <a:prstGeom prst="rect">
                      <a:avLst/>
                    </a:prstGeom>
                  </pic:spPr>
                </pic:pic>
              </a:graphicData>
            </a:graphic>
          </wp:anchor>
        </w:drawing>
      </w:r>
      <w:r>
        <w:rPr>
          <w:sz w:val="24"/>
          <w:szCs w:val="28"/>
          <w:highlight w:val="yellow"/>
        </w:rPr>
        <w:br w:type="textWrapping" w:clear="all"/>
      </w:r>
    </w:p>
    <w:p w14:paraId="055552E6" w14:textId="77777777" w:rsidR="002C25A3" w:rsidRDefault="002C25A3" w:rsidP="006C7179">
      <w:pPr>
        <w:rPr>
          <w:sz w:val="24"/>
          <w:szCs w:val="28"/>
          <w:highlight w:val="yellow"/>
        </w:rPr>
      </w:pPr>
    </w:p>
    <w:p w14:paraId="55CC9494" w14:textId="77777777" w:rsidR="002C25A3" w:rsidRDefault="002C25A3" w:rsidP="006C7179">
      <w:pPr>
        <w:rPr>
          <w:sz w:val="24"/>
          <w:szCs w:val="28"/>
          <w:highlight w:val="yellow"/>
        </w:rPr>
      </w:pPr>
    </w:p>
    <w:p w14:paraId="7F60ED3B" w14:textId="4479FB6D" w:rsidR="002C25A3" w:rsidRDefault="002C25A3">
      <w:pPr>
        <w:rPr>
          <w:sz w:val="24"/>
          <w:szCs w:val="28"/>
          <w:highlight w:val="yellow"/>
        </w:rPr>
      </w:pPr>
      <w:r>
        <w:rPr>
          <w:sz w:val="24"/>
          <w:szCs w:val="28"/>
          <w:highlight w:val="yellow"/>
        </w:rPr>
        <w:br w:type="page"/>
      </w:r>
    </w:p>
    <w:p w14:paraId="3B7DADFC" w14:textId="2CEF2B79" w:rsidR="00EB6785" w:rsidRPr="00880DCF" w:rsidRDefault="00C9647C" w:rsidP="00C9647C">
      <w:pPr>
        <w:pStyle w:val="Ttulo3"/>
        <w:rPr>
          <w:b/>
          <w:bCs/>
          <w:sz w:val="24"/>
          <w:szCs w:val="24"/>
          <w:highlight w:val="yellow"/>
        </w:rPr>
      </w:pPr>
      <w:bookmarkStart w:id="111" w:name="_Toc243791200"/>
      <w:r w:rsidRPr="00880DCF">
        <w:rPr>
          <w:b/>
          <w:bCs/>
          <w:sz w:val="24"/>
          <w:szCs w:val="24"/>
          <w:highlight w:val="yellow"/>
        </w:rPr>
        <w:lastRenderedPageBreak/>
        <w:t>1.21.1</w:t>
      </w:r>
      <w:r w:rsidR="00880DCF" w:rsidRPr="00880DCF">
        <w:rPr>
          <w:b/>
          <w:bCs/>
          <w:sz w:val="24"/>
          <w:szCs w:val="24"/>
          <w:highlight w:val="yellow"/>
        </w:rPr>
        <w:t xml:space="preserve">: </w:t>
      </w:r>
      <w:r w:rsidR="00865B21">
        <w:rPr>
          <w:b/>
          <w:bCs/>
          <w:sz w:val="24"/>
          <w:szCs w:val="24"/>
          <w:highlight w:val="yellow"/>
        </w:rPr>
        <w:t>Restricción</w:t>
      </w:r>
      <w:r w:rsidR="002C25A3">
        <w:rPr>
          <w:b/>
          <w:bCs/>
          <w:sz w:val="24"/>
          <w:szCs w:val="24"/>
          <w:highlight w:val="yellow"/>
        </w:rPr>
        <w:t xml:space="preserve"> en tiempo de inferencia (lo </w:t>
      </w:r>
      <w:r w:rsidR="00865B21">
        <w:rPr>
          <w:b/>
          <w:bCs/>
          <w:sz w:val="24"/>
          <w:szCs w:val="24"/>
          <w:highlight w:val="yellow"/>
        </w:rPr>
        <w:t>más</w:t>
      </w:r>
      <w:r w:rsidR="002C25A3">
        <w:rPr>
          <w:b/>
          <w:bCs/>
          <w:sz w:val="24"/>
          <w:szCs w:val="24"/>
          <w:highlight w:val="yellow"/>
        </w:rPr>
        <w:t xml:space="preserve"> interesante)</w:t>
      </w:r>
      <w:r w:rsidR="00865B21">
        <w:rPr>
          <w:b/>
          <w:bCs/>
          <w:sz w:val="24"/>
          <w:szCs w:val="24"/>
          <w:highlight w:val="yellow"/>
        </w:rPr>
        <w:t xml:space="preserve"> - </w:t>
      </w:r>
      <w:proofErr w:type="spellStart"/>
      <w:r w:rsidR="00865B21" w:rsidRPr="00865B21">
        <w:rPr>
          <w:b/>
          <w:bCs/>
          <w:i/>
          <w:iCs/>
          <w:sz w:val="24"/>
          <w:szCs w:val="24"/>
          <w:highlight w:val="yellow"/>
        </w:rPr>
        <w:t>Structured</w:t>
      </w:r>
      <w:proofErr w:type="spellEnd"/>
      <w:r w:rsidR="00865B21" w:rsidRPr="00865B21">
        <w:rPr>
          <w:b/>
          <w:bCs/>
          <w:i/>
          <w:iCs/>
          <w:sz w:val="24"/>
          <w:szCs w:val="24"/>
          <w:highlight w:val="yellow"/>
        </w:rPr>
        <w:t xml:space="preserve"> Outputs</w:t>
      </w:r>
      <w:r w:rsidR="00865B21">
        <w:rPr>
          <w:b/>
          <w:bCs/>
          <w:sz w:val="24"/>
          <w:szCs w:val="24"/>
          <w:highlight w:val="yellow"/>
        </w:rPr>
        <w:t xml:space="preserve"> (para ayudar a seguir un esquema)</w:t>
      </w:r>
      <w:bookmarkEnd w:id="111"/>
    </w:p>
    <w:p w14:paraId="0A3E5085" w14:textId="4976B1F8" w:rsidR="00EB6785" w:rsidRDefault="00880DCF" w:rsidP="006C7179">
      <w:r w:rsidRPr="007527D2">
        <w:t xml:space="preserve">Cuando ejecuto </w:t>
      </w:r>
      <w:proofErr w:type="spellStart"/>
      <w:r w:rsidRPr="007527D2">
        <w:rPr>
          <w:b/>
          <w:bCs/>
        </w:rPr>
        <w:t>get_links_user_prompt</w:t>
      </w:r>
      <w:proofErr w:type="spellEnd"/>
      <w:r w:rsidR="007527D2">
        <w:rPr>
          <w:b/>
          <w:bCs/>
        </w:rPr>
        <w:t xml:space="preserve">, </w:t>
      </w:r>
      <w:r w:rsidR="007527D2">
        <w:t>aclaro que “aquí no hay</w:t>
      </w:r>
      <w:r w:rsidR="002C25A3">
        <w:t xml:space="preserve"> IA de por medio”: solo </w:t>
      </w:r>
      <w:proofErr w:type="spellStart"/>
      <w:r w:rsidR="002C25A3">
        <w:t>esta</w:t>
      </w:r>
      <w:proofErr w:type="spellEnd"/>
      <w:r w:rsidR="002C25A3">
        <w:t xml:space="preserve"> “horneando” un </w:t>
      </w:r>
      <w:proofErr w:type="spellStart"/>
      <w:r w:rsidR="002C25A3">
        <w:t>texo</w:t>
      </w:r>
      <w:proofErr w:type="spellEnd"/>
      <w:r w:rsidR="002C25A3">
        <w:t xml:space="preserve"> que </w:t>
      </w:r>
      <w:proofErr w:type="spellStart"/>
      <w:r w:rsidR="002C25A3">
        <w:t>despues</w:t>
      </w:r>
      <w:proofErr w:type="spellEnd"/>
      <w:r w:rsidR="002C25A3">
        <w:t xml:space="preserve"> se enviara al modelo.</w:t>
      </w:r>
    </w:p>
    <w:p w14:paraId="69309AD0" w14:textId="527863F3" w:rsidR="0017519D" w:rsidRDefault="0017519D" w:rsidP="006C7179">
      <w:r w:rsidRPr="0017519D">
        <w:rPr>
          <w:noProof/>
        </w:rPr>
        <w:drawing>
          <wp:inline distT="0" distB="0" distL="0" distR="0" wp14:anchorId="6F9F4395" wp14:editId="14E77110">
            <wp:extent cx="4076700" cy="1961140"/>
            <wp:effectExtent l="38100" t="38100" r="38100" b="39370"/>
            <wp:docPr id="465927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27276" name=""/>
                    <pic:cNvPicPr/>
                  </pic:nvPicPr>
                  <pic:blipFill>
                    <a:blip r:embed="rId578"/>
                    <a:stretch>
                      <a:fillRect/>
                    </a:stretch>
                  </pic:blipFill>
                  <pic:spPr>
                    <a:xfrm>
                      <a:off x="0" y="0"/>
                      <a:ext cx="4088723" cy="1966924"/>
                    </a:xfrm>
                    <a:prstGeom prst="rect">
                      <a:avLst/>
                    </a:prstGeom>
                    <a:ln w="28575">
                      <a:solidFill>
                        <a:srgbClr val="EE0000"/>
                      </a:solidFill>
                    </a:ln>
                  </pic:spPr>
                </pic:pic>
              </a:graphicData>
            </a:graphic>
          </wp:inline>
        </w:drawing>
      </w:r>
    </w:p>
    <w:p w14:paraId="5774FF69" w14:textId="77777777" w:rsidR="001D0780" w:rsidRDefault="001D0780" w:rsidP="006C7179">
      <w:pPr>
        <w:pBdr>
          <w:bottom w:val="single" w:sz="6" w:space="1" w:color="auto"/>
        </w:pBdr>
      </w:pPr>
    </w:p>
    <w:p w14:paraId="573EA826" w14:textId="77777777" w:rsidR="007F2ACC" w:rsidRPr="007F2ACC" w:rsidRDefault="007F2ACC" w:rsidP="007F2ACC">
      <w:r w:rsidRPr="007F2ACC">
        <w:t>El profesor pide taparse los oídos a quienes ya lo saben. La idea:</w:t>
      </w:r>
    </w:p>
    <w:p w14:paraId="19C5A51B" w14:textId="77777777" w:rsidR="007F2ACC" w:rsidRPr="007F2ACC" w:rsidRDefault="007F2ACC">
      <w:pPr>
        <w:pStyle w:val="Prrafodelista"/>
        <w:numPr>
          <w:ilvl w:val="0"/>
          <w:numId w:val="60"/>
        </w:numPr>
      </w:pPr>
      <w:r w:rsidRPr="007F2ACC">
        <w:t xml:space="preserve">El modelo no elige un token directamente: calcula una </w:t>
      </w:r>
      <w:r w:rsidRPr="007F2ACC">
        <w:rPr>
          <w:b/>
          <w:bCs/>
        </w:rPr>
        <w:t>probabilidad para cada token posible</w:t>
      </w:r>
      <w:r w:rsidRPr="007F2ACC">
        <w:t xml:space="preserve"> del vocabulario.</w:t>
      </w:r>
    </w:p>
    <w:p w14:paraId="4E5BB47B" w14:textId="77777777" w:rsidR="007F2ACC" w:rsidRPr="007F2ACC" w:rsidRDefault="007F2ACC">
      <w:pPr>
        <w:pStyle w:val="Prrafodelista"/>
        <w:numPr>
          <w:ilvl w:val="0"/>
          <w:numId w:val="60"/>
        </w:numPr>
      </w:pPr>
      <w:r w:rsidRPr="007F2ACC">
        <w:t>Después se elige uno (el más probable o por muestreo).</w:t>
      </w:r>
    </w:p>
    <w:p w14:paraId="2F27AAF3" w14:textId="77777777" w:rsidR="007F2ACC" w:rsidRPr="007F2ACC" w:rsidRDefault="007F2ACC">
      <w:pPr>
        <w:pStyle w:val="Prrafodelista"/>
        <w:numPr>
          <w:ilvl w:val="0"/>
          <w:numId w:val="60"/>
        </w:numPr>
      </w:pPr>
      <w:r w:rsidRPr="007F2ACC">
        <w:t xml:space="preserve">Al pedir JSON con </w:t>
      </w:r>
      <w:proofErr w:type="spellStart"/>
      <w:r w:rsidRPr="007F2ACC">
        <w:t>response_format</w:t>
      </w:r>
      <w:proofErr w:type="spellEnd"/>
      <w:r w:rsidRPr="007F2ACC">
        <w:t xml:space="preserve">, se puede </w:t>
      </w:r>
      <w:r w:rsidRPr="007F2ACC">
        <w:rPr>
          <w:b/>
          <w:bCs/>
        </w:rPr>
        <w:t>impedir elegir tokens que romperían el JSON</w:t>
      </w:r>
      <w:r w:rsidRPr="007F2ACC">
        <w:t>.</w:t>
      </w:r>
    </w:p>
    <w:p w14:paraId="1FD60512" w14:textId="77777777" w:rsidR="007F2ACC" w:rsidRPr="007F2ACC" w:rsidRDefault="007F2ACC">
      <w:pPr>
        <w:pStyle w:val="Prrafodelista"/>
        <w:numPr>
          <w:ilvl w:val="0"/>
          <w:numId w:val="60"/>
        </w:numPr>
      </w:pPr>
      <w:r w:rsidRPr="007F2ACC">
        <w:t>El modelo calcula lo que quiera, pero solo se pueden elegir los tokens que mantienen un JSON correcto.</w:t>
      </w:r>
    </w:p>
    <w:p w14:paraId="44FDA8C1" w14:textId="77777777" w:rsidR="006B61ED" w:rsidRPr="006B61ED" w:rsidRDefault="006B61ED" w:rsidP="006B61ED">
      <w:pPr>
        <w:pStyle w:val="NormalWeb"/>
        <w:rPr>
          <w:rFonts w:ascii="Arial" w:hAnsi="Arial" w:cs="Arial"/>
          <w:sz w:val="22"/>
          <w:szCs w:val="22"/>
        </w:rPr>
      </w:pPr>
      <w:r w:rsidRPr="006B61ED">
        <w:rPr>
          <w:rStyle w:val="Fuerte"/>
          <w:rFonts w:ascii="Arial" w:hAnsi="Arial" w:cs="Arial"/>
          <w:sz w:val="22"/>
          <w:szCs w:val="22"/>
        </w:rPr>
        <w:t>Lo verifiqué:</w:t>
      </w:r>
      <w:r w:rsidRPr="006B61ED">
        <w:rPr>
          <w:rFonts w:ascii="Arial" w:hAnsi="Arial" w:cs="Arial"/>
          <w:sz w:val="22"/>
          <w:szCs w:val="22"/>
        </w:rPr>
        <w:t xml:space="preserve"> esto se llama </w:t>
      </w:r>
      <w:proofErr w:type="spellStart"/>
      <w:r w:rsidRPr="006B61ED">
        <w:rPr>
          <w:rStyle w:val="nfasis"/>
          <w:rFonts w:ascii="Arial" w:hAnsi="Arial" w:cs="Arial"/>
          <w:sz w:val="22"/>
          <w:szCs w:val="22"/>
        </w:rPr>
        <w:t>constrained</w:t>
      </w:r>
      <w:proofErr w:type="spellEnd"/>
      <w:r w:rsidRPr="006B61ED">
        <w:rPr>
          <w:rStyle w:val="nfasis"/>
          <w:rFonts w:ascii="Arial" w:hAnsi="Arial" w:cs="Arial"/>
          <w:sz w:val="22"/>
          <w:szCs w:val="22"/>
        </w:rPr>
        <w:t xml:space="preserve"> </w:t>
      </w:r>
      <w:proofErr w:type="spellStart"/>
      <w:r w:rsidRPr="006B61ED">
        <w:rPr>
          <w:rStyle w:val="nfasis"/>
          <w:rFonts w:ascii="Arial" w:hAnsi="Arial" w:cs="Arial"/>
          <w:sz w:val="22"/>
          <w:szCs w:val="22"/>
        </w:rPr>
        <w:t>decoding</w:t>
      </w:r>
      <w:proofErr w:type="spellEnd"/>
      <w:r w:rsidRPr="006B61ED">
        <w:rPr>
          <w:rFonts w:ascii="Arial" w:hAnsi="Arial" w:cs="Arial"/>
          <w:sz w:val="22"/>
          <w:szCs w:val="22"/>
        </w:rPr>
        <w:t>. Las fuentes dicen que el motor pone los valores de los tokens inválidos en menos infinito antes de elegir, y que el vocabulario típico es de 32 K a 128 K tokens (coincide con lo que vimos).</w:t>
      </w:r>
    </w:p>
    <w:p w14:paraId="7E633210" w14:textId="77777777" w:rsidR="006B61ED" w:rsidRPr="006B61ED" w:rsidRDefault="006B61ED" w:rsidP="006B61ED">
      <w:r w:rsidRPr="006B61ED">
        <w:rPr>
          <w:b/>
          <w:bCs/>
        </w:rPr>
        <w:t>Ejemplo con números inventados:</w:t>
      </w:r>
      <w:r w:rsidRPr="006B61ED">
        <w:t xml:space="preserve"> después de {"links": [, solo son válidos </w:t>
      </w:r>
      <w:proofErr w:type="gramStart"/>
      <w:r w:rsidRPr="006B61ED">
        <w:t>{ o</w:t>
      </w:r>
      <w:proofErr w:type="gramEnd"/>
      <w:r w:rsidRPr="006B61ED">
        <w:t xml:space="preserve"> ].</w:t>
      </w:r>
    </w:p>
    <w:p w14:paraId="5A682335" w14:textId="44C906CF" w:rsidR="001D0780" w:rsidRDefault="003C7DA0" w:rsidP="006C7179">
      <w:r w:rsidRPr="003C7DA0">
        <w:rPr>
          <w:noProof/>
        </w:rPr>
        <w:drawing>
          <wp:inline distT="0" distB="0" distL="0" distR="0" wp14:anchorId="6F16F9DB" wp14:editId="7C877718">
            <wp:extent cx="5631180" cy="1247586"/>
            <wp:effectExtent l="0" t="0" r="0" b="0"/>
            <wp:docPr id="1108516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16044" name=""/>
                    <pic:cNvPicPr/>
                  </pic:nvPicPr>
                  <pic:blipFill>
                    <a:blip r:embed="rId579"/>
                    <a:stretch>
                      <a:fillRect/>
                    </a:stretch>
                  </pic:blipFill>
                  <pic:spPr>
                    <a:xfrm>
                      <a:off x="0" y="0"/>
                      <a:ext cx="5638436" cy="1249194"/>
                    </a:xfrm>
                    <a:prstGeom prst="rect">
                      <a:avLst/>
                    </a:prstGeom>
                  </pic:spPr>
                </pic:pic>
              </a:graphicData>
            </a:graphic>
          </wp:inline>
        </w:drawing>
      </w:r>
    </w:p>
    <w:p w14:paraId="293D5090" w14:textId="77777777" w:rsidR="003C7DA0" w:rsidRPr="003C7DA0" w:rsidRDefault="003C7DA0" w:rsidP="003C7DA0">
      <w:r w:rsidRPr="003C7DA0">
        <w:rPr>
          <w:b/>
          <w:bCs/>
        </w:rPr>
        <w:t>Dos matices, de las fuentes:</w:t>
      </w:r>
    </w:p>
    <w:p w14:paraId="30485B76" w14:textId="51AA2CC1" w:rsidR="003C7DA0" w:rsidRDefault="003C7DA0" w:rsidP="003C7DA0">
      <w:pPr>
        <w:pStyle w:val="Prrafodelista"/>
        <w:numPr>
          <w:ilvl w:val="0"/>
          <w:numId w:val="58"/>
        </w:numPr>
      </w:pPr>
      <w:r>
        <w:t xml:space="preserve">El modo </w:t>
      </w:r>
      <w:proofErr w:type="spellStart"/>
      <w:r>
        <w:rPr>
          <w:b/>
          <w:bCs/>
        </w:rPr>
        <w:t>json_object</w:t>
      </w:r>
      <w:proofErr w:type="spellEnd"/>
      <w:r>
        <w:rPr>
          <w:b/>
          <w:bCs/>
        </w:rPr>
        <w:t xml:space="preserve"> </w:t>
      </w:r>
      <w:r>
        <w:t xml:space="preserve">solo garantiza JSON valido. </w:t>
      </w:r>
      <w:r w:rsidRPr="00F6360A">
        <w:rPr>
          <w:b/>
          <w:bCs/>
          <w:sz w:val="28"/>
          <w:szCs w:val="32"/>
          <w:highlight w:val="yellow"/>
        </w:rPr>
        <w:t xml:space="preserve">No garantiza </w:t>
      </w:r>
      <w:r w:rsidRPr="00F6360A">
        <w:rPr>
          <w:sz w:val="28"/>
          <w:szCs w:val="32"/>
          <w:highlight w:val="yellow"/>
        </w:rPr>
        <w:t>que tenga tus claves.</w:t>
      </w:r>
      <w:r w:rsidRPr="00F6360A">
        <w:rPr>
          <w:sz w:val="28"/>
          <w:szCs w:val="32"/>
        </w:rPr>
        <w:t xml:space="preserve"> </w:t>
      </w:r>
      <w:r>
        <w:t xml:space="preserve">Eso lo garantizan </w:t>
      </w:r>
      <w:proofErr w:type="spellStart"/>
      <w:r>
        <w:rPr>
          <w:i/>
          <w:iCs/>
        </w:rPr>
        <w:t>Structured</w:t>
      </w:r>
      <w:proofErr w:type="spellEnd"/>
      <w:r>
        <w:rPr>
          <w:i/>
          <w:iCs/>
        </w:rPr>
        <w:t xml:space="preserve"> Outputs </w:t>
      </w:r>
      <w:r>
        <w:t>con esquema (lo veras en la semana 8)</w:t>
      </w:r>
      <w:r w:rsidR="00FB6FEF">
        <w:t xml:space="preserve">. </w:t>
      </w:r>
      <w:r w:rsidR="00FB6FEF" w:rsidRPr="00FB6FEF">
        <w:t xml:space="preserve">Por eso el ejemplo del </w:t>
      </w:r>
      <w:proofErr w:type="spellStart"/>
      <w:r w:rsidR="00FB6FEF" w:rsidRPr="00FB6FEF">
        <w:t>prompt</w:t>
      </w:r>
      <w:proofErr w:type="spellEnd"/>
      <w:r w:rsidR="00FB6FEF" w:rsidRPr="00FB6FEF">
        <w:t xml:space="preserve"> sigue siendo útil: es lo que lleva al modelo a usar links, </w:t>
      </w:r>
      <w:proofErr w:type="spellStart"/>
      <w:r w:rsidR="00FB6FEF" w:rsidRPr="00FB6FEF">
        <w:t>type</w:t>
      </w:r>
      <w:proofErr w:type="spellEnd"/>
      <w:r w:rsidR="00FB6FEF" w:rsidRPr="00FB6FEF">
        <w:t xml:space="preserve"> y </w:t>
      </w:r>
      <w:proofErr w:type="spellStart"/>
      <w:r w:rsidR="00FB6FEF" w:rsidRPr="00FB6FEF">
        <w:t>url</w:t>
      </w:r>
      <w:proofErr w:type="spellEnd"/>
      <w:r w:rsidR="00FB6FEF" w:rsidRPr="00FB6FEF">
        <w:t>.</w:t>
      </w:r>
    </w:p>
    <w:p w14:paraId="69DBB894" w14:textId="402E8B34" w:rsidR="00FB6FEF" w:rsidRDefault="00FB6FEF" w:rsidP="003C7DA0">
      <w:pPr>
        <w:pStyle w:val="Prrafodelista"/>
        <w:numPr>
          <w:ilvl w:val="0"/>
          <w:numId w:val="58"/>
        </w:numPr>
      </w:pPr>
      <w:r w:rsidRPr="00FB6FEF">
        <w:rPr>
          <w:b/>
          <w:bCs/>
        </w:rPr>
        <w:t>JSON valido no es JSON correcto:</w:t>
      </w:r>
      <w:r>
        <w:t xml:space="preserve"> garantiza la forma, no que lo escrito sea verdad.</w:t>
      </w:r>
    </w:p>
    <w:p w14:paraId="75842D20" w14:textId="77777777" w:rsidR="00FB6FEF" w:rsidRPr="003C7DA0" w:rsidRDefault="00FB6FEF" w:rsidP="00FB6FEF"/>
    <w:p w14:paraId="4938419C" w14:textId="77777777" w:rsidR="001D0780" w:rsidRDefault="001D0780" w:rsidP="006C7179">
      <w:pPr>
        <w:pBdr>
          <w:bottom w:val="single" w:sz="6" w:space="1" w:color="auto"/>
        </w:pBdr>
      </w:pPr>
    </w:p>
    <w:p w14:paraId="5BA1609D" w14:textId="77777777" w:rsidR="001D0780" w:rsidRDefault="001D0780" w:rsidP="006C7179"/>
    <w:tbl>
      <w:tblPr>
        <w:tblStyle w:val="Tablaconcuadrcula"/>
        <w:tblW w:w="0" w:type="auto"/>
        <w:tblLook w:val="04A0" w:firstRow="1" w:lastRow="0" w:firstColumn="1" w:lastColumn="0" w:noHBand="0" w:noVBand="1"/>
      </w:tblPr>
      <w:tblGrid>
        <w:gridCol w:w="10790"/>
      </w:tblGrid>
      <w:tr w:rsidR="002C25A3" w14:paraId="264B88B2" w14:textId="77777777" w:rsidTr="002C25A3">
        <w:tc>
          <w:tcPr>
            <w:tcW w:w="10790" w:type="dxa"/>
          </w:tcPr>
          <w:p w14:paraId="467A1730" w14:textId="4F5B42A6" w:rsidR="002C25A3" w:rsidRPr="002C25A3" w:rsidRDefault="002C25A3" w:rsidP="006C7179">
            <w:pPr>
              <w:rPr>
                <w:b/>
                <w:bCs/>
                <w:sz w:val="24"/>
                <w:szCs w:val="28"/>
              </w:rPr>
            </w:pPr>
            <w:r w:rsidRPr="002C25A3">
              <w:rPr>
                <w:b/>
                <w:bCs/>
                <w:sz w:val="24"/>
                <w:szCs w:val="28"/>
                <w:highlight w:val="yellow"/>
              </w:rPr>
              <w:t>La idea en simple</w:t>
            </w:r>
          </w:p>
          <w:p w14:paraId="6AA14957" w14:textId="77777777" w:rsidR="00A16252" w:rsidRPr="00A16252" w:rsidRDefault="00A16252" w:rsidP="00A16252">
            <w:r w:rsidRPr="00A16252">
              <w:t xml:space="preserve">El modelo escribe </w:t>
            </w:r>
            <w:r w:rsidRPr="00A16252">
              <w:rPr>
                <w:b/>
                <w:bCs/>
              </w:rPr>
              <w:t>un token a la vez</w:t>
            </w:r>
            <w:r w:rsidRPr="00A16252">
              <w:t>. Antes de cada token, calcula qué tan probable es cada opción de su vocabulario. Lo normal es que elija entre todas.</w:t>
            </w:r>
          </w:p>
          <w:p w14:paraId="0013E67A" w14:textId="77777777" w:rsidR="002C25A3" w:rsidRDefault="002C25A3" w:rsidP="006C7179"/>
          <w:p w14:paraId="5E7C17EE" w14:textId="7D38FD3F" w:rsidR="00A16252" w:rsidRDefault="00A16252" w:rsidP="006C7179">
            <w:r>
              <w:t xml:space="preserve">Con </w:t>
            </w:r>
            <w:r>
              <w:rPr>
                <w:b/>
                <w:bCs/>
              </w:rPr>
              <w:t xml:space="preserve">el modo JSON, antes de elegir se tachan las opciones que romperían el JSON, </w:t>
            </w:r>
            <w:r>
              <w:t>y solo se elige entre las que quedan.</w:t>
            </w:r>
          </w:p>
          <w:p w14:paraId="2ED73F75" w14:textId="77777777" w:rsidR="00A16252" w:rsidRDefault="00A16252" w:rsidP="006C7179"/>
          <w:p w14:paraId="7E014F04" w14:textId="77777777" w:rsidR="006C7136" w:rsidRPr="006C7136" w:rsidRDefault="006C7136" w:rsidP="006C7136">
            <w:pPr>
              <w:rPr>
                <w:b/>
                <w:bCs/>
                <w:sz w:val="24"/>
                <w:szCs w:val="28"/>
              </w:rPr>
            </w:pPr>
            <w:r w:rsidRPr="006C7136">
              <w:rPr>
                <w:b/>
                <w:bCs/>
                <w:sz w:val="24"/>
                <w:szCs w:val="28"/>
                <w:highlight w:val="yellow"/>
              </w:rPr>
              <w:t>Ejemplo paso a paso (probabilidades inventadas)</w:t>
            </w:r>
          </w:p>
          <w:p w14:paraId="16788F60" w14:textId="77777777" w:rsidR="006C7136" w:rsidRPr="006C7136" w:rsidRDefault="006C7136" w:rsidP="006C7136">
            <w:r w:rsidRPr="006C7136">
              <w:t>El modelo ya escribió esto:</w:t>
            </w:r>
          </w:p>
          <w:p w14:paraId="2689D14B" w14:textId="2AAAE56C" w:rsidR="00A16252" w:rsidRDefault="006C7136" w:rsidP="006C7179">
            <w:r w:rsidRPr="006C7136">
              <w:rPr>
                <w:noProof/>
              </w:rPr>
              <w:drawing>
                <wp:inline distT="0" distB="0" distL="0" distR="0" wp14:anchorId="79302F21" wp14:editId="77EBCEDE">
                  <wp:extent cx="4050030" cy="346733"/>
                  <wp:effectExtent l="19050" t="19050" r="26670" b="15240"/>
                  <wp:docPr id="11999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776" name=""/>
                          <pic:cNvPicPr/>
                        </pic:nvPicPr>
                        <pic:blipFill>
                          <a:blip r:embed="rId580"/>
                          <a:stretch>
                            <a:fillRect/>
                          </a:stretch>
                        </pic:blipFill>
                        <pic:spPr>
                          <a:xfrm>
                            <a:off x="0" y="0"/>
                            <a:ext cx="4093847" cy="350484"/>
                          </a:xfrm>
                          <a:prstGeom prst="rect">
                            <a:avLst/>
                          </a:prstGeom>
                          <a:ln w="19050">
                            <a:solidFill>
                              <a:schemeClr val="tx1"/>
                            </a:solidFill>
                          </a:ln>
                        </pic:spPr>
                      </pic:pic>
                    </a:graphicData>
                  </a:graphic>
                </wp:inline>
              </w:drawing>
            </w:r>
          </w:p>
          <w:p w14:paraId="5874018D" w14:textId="2C6AFC94" w:rsidR="006C7136" w:rsidRDefault="006C7136" w:rsidP="006C7179"/>
          <w:p w14:paraId="06671BDA" w14:textId="2F9F2E58" w:rsidR="006C7136" w:rsidRDefault="006C7136" w:rsidP="006C7179">
            <w:r>
              <w:t xml:space="preserve">Ahora debe elegir el siguiente token. En un JSON correcto, aquí solo puede venir </w:t>
            </w:r>
            <w:proofErr w:type="gramStart"/>
            <w:r>
              <w:rPr>
                <w:b/>
                <w:bCs/>
              </w:rPr>
              <w:t xml:space="preserve">{ </w:t>
            </w:r>
            <w:r>
              <w:t>(</w:t>
            </w:r>
            <w:proofErr w:type="gramEnd"/>
            <w:r>
              <w:t xml:space="preserve">abrir un enlace) </w:t>
            </w:r>
            <w:proofErr w:type="gramStart"/>
            <w:r>
              <w:t xml:space="preserve">o </w:t>
            </w:r>
            <w:r>
              <w:rPr>
                <w:b/>
                <w:bCs/>
              </w:rPr>
              <w:t>]</w:t>
            </w:r>
            <w:proofErr w:type="gramEnd"/>
            <w:r>
              <w:rPr>
                <w:b/>
                <w:bCs/>
              </w:rPr>
              <w:t xml:space="preserve"> </w:t>
            </w:r>
            <w:r>
              <w:t>(cerrar la lista).</w:t>
            </w:r>
          </w:p>
          <w:p w14:paraId="093EF886" w14:textId="77777777" w:rsidR="006C7136" w:rsidRDefault="006C7136" w:rsidP="006C7179"/>
          <w:p w14:paraId="2DA04571" w14:textId="77777777" w:rsidR="003279FF" w:rsidRPr="003279FF" w:rsidRDefault="003279FF" w:rsidP="003279FF">
            <w:r w:rsidRPr="00066A2B">
              <w:rPr>
                <w:b/>
                <w:bCs/>
                <w:highlight w:val="yellow"/>
              </w:rPr>
              <w:t>Paso 1: el modelo calcula probabilidades para todo su vocabulario.</w:t>
            </w:r>
            <w:r w:rsidRPr="00066A2B">
              <w:rPr>
                <w:highlight w:val="yellow"/>
              </w:rPr>
              <w:t xml:space="preserve"> Mostramos solo tres opciones:</w:t>
            </w:r>
          </w:p>
          <w:p w14:paraId="1DC67297" w14:textId="78718FD0" w:rsidR="006C7136" w:rsidRDefault="00AD1D52" w:rsidP="006C7179">
            <w:r w:rsidRPr="00AD1D52">
              <w:rPr>
                <w:noProof/>
              </w:rPr>
              <w:drawing>
                <wp:inline distT="0" distB="0" distL="0" distR="0" wp14:anchorId="37A70AC3" wp14:editId="3D136940">
                  <wp:extent cx="3958590" cy="1147416"/>
                  <wp:effectExtent l="19050" t="19050" r="22860" b="15240"/>
                  <wp:docPr id="1742780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80360" name=""/>
                          <pic:cNvPicPr/>
                        </pic:nvPicPr>
                        <pic:blipFill>
                          <a:blip r:embed="rId581"/>
                          <a:stretch>
                            <a:fillRect/>
                          </a:stretch>
                        </pic:blipFill>
                        <pic:spPr>
                          <a:xfrm>
                            <a:off x="0" y="0"/>
                            <a:ext cx="3973152" cy="1151637"/>
                          </a:xfrm>
                          <a:prstGeom prst="rect">
                            <a:avLst/>
                          </a:prstGeom>
                          <a:ln w="19050">
                            <a:solidFill>
                              <a:schemeClr val="tx1"/>
                            </a:solidFill>
                          </a:ln>
                        </pic:spPr>
                      </pic:pic>
                    </a:graphicData>
                  </a:graphic>
                </wp:inline>
              </w:drawing>
            </w:r>
          </w:p>
          <w:p w14:paraId="1501CAA6" w14:textId="77777777" w:rsidR="00AD1D52" w:rsidRDefault="00AD1D52" w:rsidP="006C7179"/>
          <w:p w14:paraId="1779A715" w14:textId="77777777" w:rsidR="00AD1D52" w:rsidRPr="00AD1D52" w:rsidRDefault="00AD1D52" w:rsidP="00AD1D52">
            <w:r w:rsidRPr="00066A2B">
              <w:rPr>
                <w:b/>
                <w:bCs/>
                <w:highlight w:val="yellow"/>
              </w:rPr>
              <w:t>Paso 2: se tacha lo inválido.</w:t>
            </w:r>
            <w:r w:rsidRPr="00066A2B">
              <w:rPr>
                <w:highlight w:val="yellow"/>
              </w:rPr>
              <w:t xml:space="preserve"> </w:t>
            </w:r>
            <w:proofErr w:type="spellStart"/>
            <w:r w:rsidRPr="00066A2B">
              <w:rPr>
                <w:highlight w:val="yellow"/>
              </w:rPr>
              <w:t>Sure</w:t>
            </w:r>
            <w:proofErr w:type="spellEnd"/>
            <w:r w:rsidRPr="00066A2B">
              <w:rPr>
                <w:highlight w:val="yellow"/>
              </w:rPr>
              <w:t xml:space="preserve"> queda en 0 %.</w:t>
            </w:r>
          </w:p>
          <w:p w14:paraId="13E4978B" w14:textId="77777777" w:rsidR="00AD1D52" w:rsidRDefault="00AD1D52" w:rsidP="006C7179"/>
          <w:p w14:paraId="009C555C" w14:textId="77777777" w:rsidR="00066A2B" w:rsidRPr="00066A2B" w:rsidRDefault="00066A2B" w:rsidP="00066A2B">
            <w:r w:rsidRPr="00066A2B">
              <w:rPr>
                <w:b/>
                <w:bCs/>
                <w:highlight w:val="yellow"/>
              </w:rPr>
              <w:t>Paso 3: se reparte lo que queda.</w:t>
            </w:r>
            <w:r w:rsidRPr="00066A2B">
              <w:rPr>
                <w:highlight w:val="yellow"/>
              </w:rPr>
              <w:t xml:space="preserve"> Quedan 70 % + 10 % = 80 %, así que:</w:t>
            </w:r>
          </w:p>
          <w:p w14:paraId="521C005D" w14:textId="19B54E59" w:rsidR="00AD1D52" w:rsidRPr="00C96C17" w:rsidRDefault="00066A2B" w:rsidP="00066A2B">
            <w:pPr>
              <w:pStyle w:val="Prrafodelista"/>
              <w:numPr>
                <w:ilvl w:val="0"/>
                <w:numId w:val="58"/>
              </w:numPr>
            </w:pPr>
            <w:r>
              <w:rPr>
                <w:b/>
                <w:bCs/>
              </w:rPr>
              <w:t xml:space="preserve">}: </w:t>
            </w:r>
            <w:r w:rsidR="00C96C17">
              <w:t xml:space="preserve">70 / 80 = </w:t>
            </w:r>
            <w:r w:rsidR="00C96C17">
              <w:rPr>
                <w:b/>
                <w:bCs/>
              </w:rPr>
              <w:t>87,5%</w:t>
            </w:r>
          </w:p>
          <w:p w14:paraId="11372837" w14:textId="1C0ABD29" w:rsidR="00C96C17" w:rsidRDefault="00C96C17" w:rsidP="00066A2B">
            <w:pPr>
              <w:pStyle w:val="Prrafodelista"/>
              <w:numPr>
                <w:ilvl w:val="0"/>
                <w:numId w:val="58"/>
              </w:numPr>
              <w:rPr>
                <w:b/>
                <w:bCs/>
              </w:rPr>
            </w:pPr>
            <w:r w:rsidRPr="00C96C17">
              <w:rPr>
                <w:b/>
                <w:bCs/>
              </w:rPr>
              <w:t>]</w:t>
            </w:r>
            <w:r>
              <w:rPr>
                <w:b/>
                <w:bCs/>
              </w:rPr>
              <w:t xml:space="preserve">: </w:t>
            </w:r>
            <w:r>
              <w:t xml:space="preserve">10 / 80 = </w:t>
            </w:r>
            <w:r w:rsidRPr="00C96C17">
              <w:rPr>
                <w:b/>
                <w:bCs/>
              </w:rPr>
              <w:t>12,5%</w:t>
            </w:r>
          </w:p>
          <w:p w14:paraId="33CC963C" w14:textId="77777777" w:rsidR="00C96C17" w:rsidRDefault="00C96C17" w:rsidP="00C96C17">
            <w:pPr>
              <w:rPr>
                <w:b/>
                <w:bCs/>
              </w:rPr>
            </w:pPr>
          </w:p>
          <w:p w14:paraId="5B35AB57" w14:textId="77777777" w:rsidR="00E76212" w:rsidRPr="004253A7" w:rsidRDefault="00E76212" w:rsidP="00E76212">
            <w:r w:rsidRPr="004253A7">
              <w:rPr>
                <w:b/>
                <w:bCs/>
                <w:highlight w:val="yellow"/>
              </w:rPr>
              <w:t xml:space="preserve">Paso 4: se elige entre esas dos. </w:t>
            </w:r>
            <w:proofErr w:type="spellStart"/>
            <w:r w:rsidRPr="004253A7">
              <w:rPr>
                <w:b/>
                <w:bCs/>
                <w:highlight w:val="yellow"/>
              </w:rPr>
              <w:t>Sure</w:t>
            </w:r>
            <w:proofErr w:type="spellEnd"/>
            <w:r w:rsidRPr="004253A7">
              <w:rPr>
                <w:b/>
                <w:bCs/>
                <w:highlight w:val="yellow"/>
              </w:rPr>
              <w:t xml:space="preserve"> </w:t>
            </w:r>
            <w:r w:rsidRPr="004253A7">
              <w:rPr>
                <w:highlight w:val="yellow"/>
              </w:rPr>
              <w:t>ya no puede salir, aunque el modelo "quisiera".</w:t>
            </w:r>
          </w:p>
          <w:p w14:paraId="1E3C4184" w14:textId="77777777" w:rsidR="004253A7" w:rsidRPr="004253A7" w:rsidRDefault="004253A7" w:rsidP="004253A7">
            <w:r w:rsidRPr="004253A7">
              <w:t>Se repite en cada token, hasta terminar el JSON.</w:t>
            </w:r>
          </w:p>
          <w:p w14:paraId="3F4AC977" w14:textId="77777777" w:rsidR="00405648" w:rsidRDefault="00405648" w:rsidP="006C7179">
            <w:pPr>
              <w:rPr>
                <w:b/>
                <w:bCs/>
              </w:rPr>
            </w:pPr>
          </w:p>
          <w:p w14:paraId="5EE7CF44" w14:textId="77777777" w:rsidR="00405648" w:rsidRDefault="00405648" w:rsidP="006C7179">
            <w:pPr>
              <w:rPr>
                <w:b/>
                <w:bCs/>
              </w:rPr>
            </w:pPr>
          </w:p>
          <w:p w14:paraId="794932B7" w14:textId="77777777" w:rsidR="00405648" w:rsidRPr="002C25A3" w:rsidRDefault="00405648" w:rsidP="006C7179">
            <w:pPr>
              <w:rPr>
                <w:b/>
                <w:bCs/>
              </w:rPr>
            </w:pPr>
          </w:p>
          <w:p w14:paraId="32E43AF9" w14:textId="77777777" w:rsidR="004253A7" w:rsidRPr="004253A7" w:rsidRDefault="004253A7" w:rsidP="004253A7">
            <w:pPr>
              <w:rPr>
                <w:b/>
                <w:bCs/>
                <w:sz w:val="24"/>
                <w:szCs w:val="28"/>
              </w:rPr>
            </w:pPr>
            <w:r w:rsidRPr="004253A7">
              <w:rPr>
                <w:b/>
                <w:bCs/>
                <w:sz w:val="24"/>
                <w:szCs w:val="28"/>
              </w:rPr>
              <w:t>Qué se logra</w:t>
            </w:r>
          </w:p>
          <w:tbl>
            <w:tblPr>
              <w:tblStyle w:val="Tablaconcuadrcula4-nfasis4"/>
              <w:tblW w:w="0" w:type="auto"/>
              <w:tblLook w:val="04A0" w:firstRow="1" w:lastRow="0" w:firstColumn="1" w:lastColumn="0" w:noHBand="0" w:noVBand="1"/>
            </w:tblPr>
            <w:tblGrid>
              <w:gridCol w:w="3521"/>
              <w:gridCol w:w="3521"/>
              <w:gridCol w:w="3522"/>
            </w:tblGrid>
            <w:tr w:rsidR="005259EE" w14:paraId="5CC389C6" w14:textId="77777777" w:rsidTr="005259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7B8E5E12" w14:textId="77777777" w:rsidR="005259EE" w:rsidRDefault="005259EE" w:rsidP="006C7179"/>
              </w:tc>
              <w:tc>
                <w:tcPr>
                  <w:tcW w:w="3521" w:type="dxa"/>
                </w:tcPr>
                <w:p w14:paraId="1FBBE52F" w14:textId="5248E989" w:rsidR="005259EE" w:rsidRPr="005259EE" w:rsidRDefault="005259EE" w:rsidP="006C7179">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Sin restricción</w:t>
                  </w:r>
                </w:p>
              </w:tc>
              <w:tc>
                <w:tcPr>
                  <w:tcW w:w="3522" w:type="dxa"/>
                </w:tcPr>
                <w:p w14:paraId="0653ED4E" w14:textId="3BBBAF58" w:rsidR="005259EE" w:rsidRPr="005259EE" w:rsidRDefault="005259EE" w:rsidP="006C7179">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 restricción</w:t>
                  </w:r>
                </w:p>
              </w:tc>
            </w:tr>
            <w:tr w:rsidR="005259EE" w14:paraId="7FD66F58" w14:textId="77777777" w:rsidTr="00525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548952DC" w14:textId="5AC6A486" w:rsidR="005259EE" w:rsidRPr="005259EE" w:rsidRDefault="005259EE" w:rsidP="006C7179">
                  <w:pPr>
                    <w:rPr>
                      <w:b w:val="0"/>
                      <w:bCs w:val="0"/>
                    </w:rPr>
                  </w:pPr>
                  <w:r>
                    <w:rPr>
                      <w:b w:val="0"/>
                      <w:bCs w:val="0"/>
                    </w:rPr>
                    <w:t xml:space="preserve">El modelo puede escribir “Claro, aquí </w:t>
                  </w:r>
                  <w:proofErr w:type="spellStart"/>
                  <w:r>
                    <w:rPr>
                      <w:b w:val="0"/>
                      <w:bCs w:val="0"/>
                    </w:rPr>
                    <w:t>esta</w:t>
                  </w:r>
                  <w:proofErr w:type="spellEnd"/>
                  <w:r>
                    <w:rPr>
                      <w:b w:val="0"/>
                      <w:bCs w:val="0"/>
                    </w:rPr>
                    <w:t>”: antes del JSON</w:t>
                  </w:r>
                </w:p>
              </w:tc>
              <w:tc>
                <w:tcPr>
                  <w:tcW w:w="3521" w:type="dxa"/>
                </w:tcPr>
                <w:p w14:paraId="333CAB46" w14:textId="26DFA72A" w:rsidR="005259EE" w:rsidRDefault="005259EE" w:rsidP="006C7179">
                  <w:pPr>
                    <w:cnfStyle w:val="000000100000" w:firstRow="0" w:lastRow="0" w:firstColumn="0" w:lastColumn="0" w:oddVBand="0" w:evenVBand="0" w:oddHBand="1" w:evenHBand="0" w:firstRowFirstColumn="0" w:firstRowLastColumn="0" w:lastRowFirstColumn="0" w:lastRowLastColumn="0"/>
                  </w:pPr>
                  <w:r>
                    <w:t>Si</w:t>
                  </w:r>
                </w:p>
              </w:tc>
              <w:tc>
                <w:tcPr>
                  <w:tcW w:w="3522" w:type="dxa"/>
                </w:tcPr>
                <w:p w14:paraId="39835EBE" w14:textId="4068B44C" w:rsidR="005259EE" w:rsidRDefault="005259EE" w:rsidP="006C7179">
                  <w:pPr>
                    <w:cnfStyle w:val="000000100000" w:firstRow="0" w:lastRow="0" w:firstColumn="0" w:lastColumn="0" w:oddVBand="0" w:evenVBand="0" w:oddHBand="1" w:evenHBand="0" w:firstRowFirstColumn="0" w:firstRowLastColumn="0" w:lastRowFirstColumn="0" w:lastRowLastColumn="0"/>
                  </w:pPr>
                  <w:r>
                    <w:t>No</w:t>
                  </w:r>
                </w:p>
              </w:tc>
            </w:tr>
            <w:tr w:rsidR="005259EE" w14:paraId="2FA97827" w14:textId="77777777" w:rsidTr="005259EE">
              <w:tc>
                <w:tcPr>
                  <w:cnfStyle w:val="001000000000" w:firstRow="0" w:lastRow="0" w:firstColumn="1" w:lastColumn="0" w:oddVBand="0" w:evenVBand="0" w:oddHBand="0" w:evenHBand="0" w:firstRowFirstColumn="0" w:firstRowLastColumn="0" w:lastRowFirstColumn="0" w:lastRowLastColumn="0"/>
                  <w:tcW w:w="3521" w:type="dxa"/>
                </w:tcPr>
                <w:p w14:paraId="607A7861" w14:textId="1A94BD85" w:rsidR="005259EE" w:rsidRPr="005259EE" w:rsidRDefault="005259EE" w:rsidP="006C7179">
                  <w:pPr>
                    <w:rPr>
                      <w:b w:val="0"/>
                      <w:bCs w:val="0"/>
                    </w:rPr>
                  </w:pPr>
                  <w:r>
                    <w:rPr>
                      <w:b w:val="0"/>
                      <w:bCs w:val="0"/>
                    </w:rPr>
                    <w:t>Puede olvidar cerrar una llave</w:t>
                  </w:r>
                </w:p>
              </w:tc>
              <w:tc>
                <w:tcPr>
                  <w:tcW w:w="3521" w:type="dxa"/>
                </w:tcPr>
                <w:p w14:paraId="5569135A" w14:textId="00487365" w:rsidR="005259EE" w:rsidRDefault="005259EE" w:rsidP="006C7179">
                  <w:pPr>
                    <w:cnfStyle w:val="000000000000" w:firstRow="0" w:lastRow="0" w:firstColumn="0" w:lastColumn="0" w:oddVBand="0" w:evenVBand="0" w:oddHBand="0" w:evenHBand="0" w:firstRowFirstColumn="0" w:firstRowLastColumn="0" w:lastRowFirstColumn="0" w:lastRowLastColumn="0"/>
                  </w:pPr>
                  <w:r>
                    <w:t>Si</w:t>
                  </w:r>
                </w:p>
              </w:tc>
              <w:tc>
                <w:tcPr>
                  <w:tcW w:w="3522" w:type="dxa"/>
                </w:tcPr>
                <w:p w14:paraId="3B185609" w14:textId="18BA6C6D" w:rsidR="005259EE" w:rsidRDefault="005259EE" w:rsidP="006C7179">
                  <w:pPr>
                    <w:cnfStyle w:val="000000000000" w:firstRow="0" w:lastRow="0" w:firstColumn="0" w:lastColumn="0" w:oddVBand="0" w:evenVBand="0" w:oddHBand="0" w:evenHBand="0" w:firstRowFirstColumn="0" w:firstRowLastColumn="0" w:lastRowFirstColumn="0" w:lastRowLastColumn="0"/>
                  </w:pPr>
                  <w:r>
                    <w:t>No</w:t>
                  </w:r>
                </w:p>
              </w:tc>
            </w:tr>
            <w:tr w:rsidR="005259EE" w14:paraId="2C23DC7B" w14:textId="77777777" w:rsidTr="00525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3B483E0B" w14:textId="410224A2" w:rsidR="005259EE" w:rsidRDefault="00405648" w:rsidP="006C7179">
                  <w:pPr>
                    <w:rPr>
                      <w:b w:val="0"/>
                      <w:bCs w:val="0"/>
                    </w:rPr>
                  </w:pPr>
                  <w:proofErr w:type="spellStart"/>
                  <w:proofErr w:type="gramStart"/>
                  <w:r w:rsidRPr="00405648">
                    <w:rPr>
                      <w:b w:val="0"/>
                      <w:bCs w:val="0"/>
                    </w:rPr>
                    <w:t>json.loads</w:t>
                  </w:r>
                  <w:proofErr w:type="spellEnd"/>
                  <w:proofErr w:type="gramEnd"/>
                  <w:r w:rsidRPr="00405648">
                    <w:rPr>
                      <w:b w:val="0"/>
                      <w:bCs w:val="0"/>
                    </w:rPr>
                    <w:t>(</w:t>
                  </w:r>
                  <w:proofErr w:type="spellStart"/>
                  <w:r w:rsidRPr="00405648">
                    <w:rPr>
                      <w:b w:val="0"/>
                      <w:bCs w:val="0"/>
                    </w:rPr>
                    <w:t>result</w:t>
                  </w:r>
                  <w:proofErr w:type="spellEnd"/>
                  <w:r w:rsidRPr="00405648">
                    <w:rPr>
                      <w:b w:val="0"/>
                      <w:bCs w:val="0"/>
                    </w:rPr>
                    <w:t>) puede fallar</w:t>
                  </w:r>
                </w:p>
              </w:tc>
              <w:tc>
                <w:tcPr>
                  <w:tcW w:w="3521" w:type="dxa"/>
                </w:tcPr>
                <w:p w14:paraId="5D80EF81" w14:textId="0791B3BE" w:rsidR="005259EE" w:rsidRDefault="00405648" w:rsidP="006C7179">
                  <w:pPr>
                    <w:cnfStyle w:val="000000100000" w:firstRow="0" w:lastRow="0" w:firstColumn="0" w:lastColumn="0" w:oddVBand="0" w:evenVBand="0" w:oddHBand="1" w:evenHBand="0" w:firstRowFirstColumn="0" w:firstRowLastColumn="0" w:lastRowFirstColumn="0" w:lastRowLastColumn="0"/>
                  </w:pPr>
                  <w:r>
                    <w:t>Si</w:t>
                  </w:r>
                </w:p>
              </w:tc>
              <w:tc>
                <w:tcPr>
                  <w:tcW w:w="3522" w:type="dxa"/>
                </w:tcPr>
                <w:p w14:paraId="36711AF4" w14:textId="4A7BDEED" w:rsidR="005259EE" w:rsidRDefault="00405648" w:rsidP="006C7179">
                  <w:pPr>
                    <w:cnfStyle w:val="000000100000" w:firstRow="0" w:lastRow="0" w:firstColumn="0" w:lastColumn="0" w:oddVBand="0" w:evenVBand="0" w:oddHBand="1" w:evenHBand="0" w:firstRowFirstColumn="0" w:firstRowLastColumn="0" w:lastRowFirstColumn="0" w:lastRowLastColumn="0"/>
                  </w:pPr>
                  <w:r>
                    <w:t>Muy poco probable</w:t>
                  </w:r>
                </w:p>
              </w:tc>
            </w:tr>
          </w:tbl>
          <w:p w14:paraId="0D655D22" w14:textId="77777777" w:rsidR="002C25A3" w:rsidRDefault="002C25A3" w:rsidP="006C7179"/>
          <w:p w14:paraId="5098B88D" w14:textId="77777777" w:rsidR="00405648" w:rsidRPr="00405648" w:rsidRDefault="00405648" w:rsidP="00405648">
            <w:r w:rsidRPr="00405648">
              <w:t xml:space="preserve">Eso importa en tu código: </w:t>
            </w:r>
            <w:proofErr w:type="spellStart"/>
            <w:proofErr w:type="gramStart"/>
            <w:r w:rsidRPr="00404EC9">
              <w:rPr>
                <w:b/>
                <w:bCs/>
              </w:rPr>
              <w:t>json.loads</w:t>
            </w:r>
            <w:proofErr w:type="spellEnd"/>
            <w:proofErr w:type="gramEnd"/>
            <w:r w:rsidRPr="00404EC9">
              <w:rPr>
                <w:b/>
                <w:bCs/>
              </w:rPr>
              <w:t>(</w:t>
            </w:r>
            <w:proofErr w:type="spellStart"/>
            <w:r w:rsidRPr="00404EC9">
              <w:rPr>
                <w:b/>
                <w:bCs/>
              </w:rPr>
              <w:t>result</w:t>
            </w:r>
            <w:proofErr w:type="spellEnd"/>
            <w:r w:rsidRPr="00404EC9">
              <w:rPr>
                <w:b/>
                <w:bCs/>
              </w:rPr>
              <w:t>)</w:t>
            </w:r>
            <w:r w:rsidRPr="00405648">
              <w:t xml:space="preserve"> falla si el texto no es JSON válido.</w:t>
            </w:r>
          </w:p>
          <w:p w14:paraId="39226696" w14:textId="77777777" w:rsidR="00405648" w:rsidRDefault="00405648" w:rsidP="006C7179"/>
          <w:p w14:paraId="5F134130" w14:textId="77777777" w:rsidR="00404EC9" w:rsidRPr="00404EC9" w:rsidRDefault="00404EC9" w:rsidP="00404EC9">
            <w:pPr>
              <w:rPr>
                <w:b/>
                <w:bCs/>
              </w:rPr>
            </w:pPr>
            <w:r w:rsidRPr="00404EC9">
              <w:rPr>
                <w:b/>
                <w:bCs/>
              </w:rPr>
              <w:t>Lo que hay que recordar</w:t>
            </w:r>
          </w:p>
          <w:p w14:paraId="34BEBB9F" w14:textId="2B4FFA1E" w:rsidR="00404EC9" w:rsidRDefault="004B59E3" w:rsidP="004B59E3">
            <w:pPr>
              <w:pStyle w:val="Prrafodelista"/>
              <w:numPr>
                <w:ilvl w:val="0"/>
                <w:numId w:val="58"/>
              </w:numPr>
            </w:pPr>
            <w:r>
              <w:t xml:space="preserve">Es un truco </w:t>
            </w:r>
            <w:r>
              <w:rPr>
                <w:b/>
                <w:bCs/>
              </w:rPr>
              <w:t xml:space="preserve">del sistema que ejecuta el modelo, </w:t>
            </w:r>
            <w:r>
              <w:t xml:space="preserve">no del modelo: el no entiende JSON “técnicamente”, como dice el profesor. </w:t>
            </w:r>
            <w:r w:rsidR="00793E9F">
              <w:t>El sistema solo le tacha las opciones prohibidas.</w:t>
            </w:r>
          </w:p>
          <w:p w14:paraId="1459C390" w14:textId="77E319B5" w:rsidR="00793E9F" w:rsidRDefault="00793E9F" w:rsidP="004B59E3">
            <w:pPr>
              <w:pStyle w:val="Prrafodelista"/>
              <w:numPr>
                <w:ilvl w:val="0"/>
                <w:numId w:val="58"/>
              </w:numPr>
            </w:pPr>
            <w:r>
              <w:t>Solo asegura que el JSON este bien escrito. No asegura que tenga tus llaves (</w:t>
            </w:r>
            <w:r>
              <w:rPr>
                <w:b/>
                <w:bCs/>
              </w:rPr>
              <w:t xml:space="preserve">links, </w:t>
            </w:r>
            <w:proofErr w:type="spellStart"/>
            <w:r>
              <w:rPr>
                <w:b/>
                <w:bCs/>
              </w:rPr>
              <w:t>type</w:t>
            </w:r>
            <w:proofErr w:type="spellEnd"/>
            <w:r>
              <w:rPr>
                <w:b/>
                <w:bCs/>
              </w:rPr>
              <w:t xml:space="preserve">, </w:t>
            </w:r>
            <w:proofErr w:type="spellStart"/>
            <w:r>
              <w:rPr>
                <w:b/>
                <w:bCs/>
              </w:rPr>
              <w:t>url</w:t>
            </w:r>
            <w:proofErr w:type="spellEnd"/>
            <w:r>
              <w:rPr>
                <w:b/>
                <w:bCs/>
              </w:rPr>
              <w:t xml:space="preserve">), </w:t>
            </w:r>
            <w:r>
              <w:t xml:space="preserve">ni que lo que dice sea verdad. </w:t>
            </w:r>
            <w:r w:rsidR="00865B21" w:rsidRPr="00865B21">
              <w:t xml:space="preserve">Para las claves, el ejemplo del </w:t>
            </w:r>
            <w:proofErr w:type="spellStart"/>
            <w:r w:rsidR="00865B21" w:rsidRPr="00865B21">
              <w:t>prompt</w:t>
            </w:r>
            <w:proofErr w:type="spellEnd"/>
            <w:r w:rsidR="00865B21" w:rsidRPr="00865B21">
              <w:t xml:space="preserve"> ayuda, y en la semana 8 verás los </w:t>
            </w:r>
            <w:proofErr w:type="spellStart"/>
            <w:r w:rsidR="00865B21" w:rsidRPr="00865B21">
              <w:rPr>
                <w:i/>
                <w:iCs/>
              </w:rPr>
              <w:t>Structured</w:t>
            </w:r>
            <w:proofErr w:type="spellEnd"/>
            <w:r w:rsidR="00865B21" w:rsidRPr="00865B21">
              <w:rPr>
                <w:i/>
                <w:iCs/>
              </w:rPr>
              <w:t xml:space="preserve"> Outputs</w:t>
            </w:r>
            <w:r w:rsidR="00865B21" w:rsidRPr="00865B21">
              <w:t>, que obligan a seguir un esquema.</w:t>
            </w:r>
          </w:p>
          <w:p w14:paraId="506F0CEC" w14:textId="77777777" w:rsidR="002C25A3" w:rsidRDefault="002C25A3" w:rsidP="006C7179"/>
          <w:p w14:paraId="0B2BB1AA" w14:textId="77777777" w:rsidR="002C25A3" w:rsidRDefault="002C25A3" w:rsidP="006C7179"/>
        </w:tc>
      </w:tr>
    </w:tbl>
    <w:p w14:paraId="46ABB27F" w14:textId="77777777" w:rsidR="002C25A3" w:rsidRPr="007527D2" w:rsidRDefault="002C25A3" w:rsidP="006C7179"/>
    <w:p w14:paraId="3E94C7A5" w14:textId="574636BC" w:rsidR="00AB7682" w:rsidRPr="009C0F5E" w:rsidRDefault="00E37D64" w:rsidP="00AB7682">
      <w:pPr>
        <w:pStyle w:val="Ttulo1"/>
        <w:rPr>
          <w:rFonts w:ascii="Arial" w:hAnsi="Arial" w:cs="Arial"/>
          <w:b/>
          <w:bCs/>
          <w:color w:val="auto"/>
          <w:sz w:val="28"/>
          <w:szCs w:val="28"/>
        </w:rPr>
      </w:pPr>
      <w:bookmarkStart w:id="112" w:name="_Toc243791201"/>
      <w:r w:rsidRPr="00E37D64">
        <w:rPr>
          <w:rFonts w:ascii="Arial" w:hAnsi="Arial" w:cs="Arial"/>
          <w:b/>
          <w:bCs/>
          <w:color w:val="auto"/>
          <w:sz w:val="28"/>
          <w:szCs w:val="28"/>
          <w:highlight w:val="yellow"/>
        </w:rPr>
        <w:lastRenderedPageBreak/>
        <w:t xml:space="preserve">2. Week 2 – </w:t>
      </w:r>
      <w:proofErr w:type="spellStart"/>
      <w:r w:rsidRPr="00E37D64">
        <w:rPr>
          <w:rFonts w:ascii="Arial" w:hAnsi="Arial" w:cs="Arial"/>
          <w:b/>
          <w:bCs/>
          <w:color w:val="auto"/>
          <w:sz w:val="28"/>
          <w:szCs w:val="28"/>
          <w:highlight w:val="yellow"/>
        </w:rPr>
        <w:t>Build</w:t>
      </w:r>
      <w:proofErr w:type="spellEnd"/>
      <w:r w:rsidRPr="00E37D64">
        <w:rPr>
          <w:rFonts w:ascii="Arial" w:hAnsi="Arial" w:cs="Arial"/>
          <w:b/>
          <w:bCs/>
          <w:color w:val="auto"/>
          <w:sz w:val="28"/>
          <w:szCs w:val="28"/>
          <w:highlight w:val="yellow"/>
        </w:rPr>
        <w:t xml:space="preserve"> a Multi-Modal </w:t>
      </w:r>
      <w:proofErr w:type="spellStart"/>
      <w:r w:rsidRPr="00E37D64">
        <w:rPr>
          <w:rFonts w:ascii="Arial" w:hAnsi="Arial" w:cs="Arial"/>
          <w:b/>
          <w:bCs/>
          <w:color w:val="auto"/>
          <w:sz w:val="28"/>
          <w:szCs w:val="28"/>
          <w:highlight w:val="yellow"/>
        </w:rPr>
        <w:t>Chatbot</w:t>
      </w:r>
      <w:proofErr w:type="spellEnd"/>
      <w:r w:rsidRPr="00E37D64">
        <w:rPr>
          <w:rFonts w:ascii="Arial" w:hAnsi="Arial" w:cs="Arial"/>
          <w:b/>
          <w:bCs/>
          <w:color w:val="auto"/>
          <w:sz w:val="28"/>
          <w:szCs w:val="28"/>
          <w:highlight w:val="yellow"/>
        </w:rPr>
        <w:t xml:space="preserve">: </w:t>
      </w:r>
      <w:proofErr w:type="spellStart"/>
      <w:r w:rsidRPr="00E37D64">
        <w:rPr>
          <w:rFonts w:ascii="Arial" w:hAnsi="Arial" w:cs="Arial"/>
          <w:b/>
          <w:bCs/>
          <w:color w:val="auto"/>
          <w:sz w:val="28"/>
          <w:szCs w:val="28"/>
          <w:highlight w:val="yellow"/>
        </w:rPr>
        <w:t>LLMs</w:t>
      </w:r>
      <w:proofErr w:type="spellEnd"/>
      <w:r w:rsidRPr="00E37D64">
        <w:rPr>
          <w:rFonts w:ascii="Arial" w:hAnsi="Arial" w:cs="Arial"/>
          <w:b/>
          <w:bCs/>
          <w:color w:val="auto"/>
          <w:sz w:val="28"/>
          <w:szCs w:val="28"/>
          <w:highlight w:val="yellow"/>
        </w:rPr>
        <w:t xml:space="preserve">, </w:t>
      </w:r>
      <w:proofErr w:type="spellStart"/>
      <w:r w:rsidRPr="00E37D64">
        <w:rPr>
          <w:rFonts w:ascii="Arial" w:hAnsi="Arial" w:cs="Arial"/>
          <w:b/>
          <w:bCs/>
          <w:color w:val="auto"/>
          <w:sz w:val="28"/>
          <w:szCs w:val="28"/>
          <w:highlight w:val="yellow"/>
        </w:rPr>
        <w:t>Gradio</w:t>
      </w:r>
      <w:proofErr w:type="spellEnd"/>
      <w:r w:rsidRPr="00E37D64">
        <w:rPr>
          <w:rFonts w:ascii="Arial" w:hAnsi="Arial" w:cs="Arial"/>
          <w:b/>
          <w:bCs/>
          <w:color w:val="auto"/>
          <w:sz w:val="28"/>
          <w:szCs w:val="28"/>
          <w:highlight w:val="yellow"/>
        </w:rPr>
        <w:t xml:space="preserve"> UI, and </w:t>
      </w:r>
      <w:proofErr w:type="spellStart"/>
      <w:r w:rsidRPr="00E37D64">
        <w:rPr>
          <w:rFonts w:ascii="Arial" w:hAnsi="Arial" w:cs="Arial"/>
          <w:b/>
          <w:bCs/>
          <w:color w:val="auto"/>
          <w:sz w:val="28"/>
          <w:szCs w:val="28"/>
          <w:highlight w:val="yellow"/>
        </w:rPr>
        <w:t>Agents</w:t>
      </w:r>
      <w:bookmarkEnd w:id="112"/>
      <w:proofErr w:type="spellEnd"/>
    </w:p>
    <w:p w14:paraId="20665D00" w14:textId="134C7DF0" w:rsidR="006C7179" w:rsidRDefault="006D762B" w:rsidP="006D762B">
      <w:pPr>
        <w:pStyle w:val="Ttulo2"/>
        <w:rPr>
          <w:rFonts w:ascii="Arial" w:hAnsi="Arial" w:cs="Arial"/>
          <w:b/>
          <w:bCs/>
          <w:sz w:val="24"/>
          <w:szCs w:val="24"/>
          <w:highlight w:val="yellow"/>
        </w:rPr>
      </w:pPr>
      <w:bookmarkStart w:id="113" w:name="_Toc243791202"/>
      <w:r w:rsidRPr="006A430F">
        <w:rPr>
          <w:rFonts w:ascii="Arial" w:hAnsi="Arial" w:cs="Arial"/>
          <w:b/>
          <w:bCs/>
          <w:sz w:val="24"/>
          <w:szCs w:val="24"/>
          <w:highlight w:val="yellow"/>
        </w:rPr>
        <w:t xml:space="preserve">2.1 Day 1 – </w:t>
      </w:r>
      <w:proofErr w:type="spellStart"/>
      <w:r w:rsidRPr="006A430F">
        <w:rPr>
          <w:rFonts w:ascii="Arial" w:hAnsi="Arial" w:cs="Arial"/>
          <w:b/>
          <w:bCs/>
          <w:sz w:val="24"/>
          <w:szCs w:val="24"/>
          <w:highlight w:val="yellow"/>
        </w:rPr>
        <w:t>Testing</w:t>
      </w:r>
      <w:proofErr w:type="spellEnd"/>
      <w:r w:rsidRPr="006A430F">
        <w:rPr>
          <w:rFonts w:ascii="Arial" w:hAnsi="Arial" w:cs="Arial"/>
          <w:b/>
          <w:bCs/>
          <w:sz w:val="24"/>
          <w:szCs w:val="24"/>
          <w:highlight w:val="yellow"/>
        </w:rPr>
        <w:t xml:space="preserve"> GPT-5 </w:t>
      </w:r>
      <w:r w:rsidR="006A430F" w:rsidRPr="006A430F">
        <w:rPr>
          <w:rFonts w:ascii="Arial" w:hAnsi="Arial" w:cs="Arial"/>
          <w:b/>
          <w:bCs/>
          <w:sz w:val="24"/>
          <w:szCs w:val="24"/>
          <w:highlight w:val="yellow"/>
        </w:rPr>
        <w:t>–</w:t>
      </w:r>
      <w:r w:rsidRPr="006A430F">
        <w:rPr>
          <w:rFonts w:ascii="Arial" w:hAnsi="Arial" w:cs="Arial"/>
          <w:b/>
          <w:bCs/>
          <w:sz w:val="24"/>
          <w:szCs w:val="24"/>
          <w:highlight w:val="yellow"/>
        </w:rPr>
        <w:t xml:space="preserve"> </w:t>
      </w:r>
      <w:r w:rsidR="006A430F" w:rsidRPr="006A430F">
        <w:rPr>
          <w:rFonts w:ascii="Arial" w:hAnsi="Arial" w:cs="Arial"/>
          <w:b/>
          <w:bCs/>
          <w:sz w:val="24"/>
          <w:szCs w:val="24"/>
          <w:highlight w:val="yellow"/>
        </w:rPr>
        <w:t>Escalado en tiempo de entrenamiento vs encalado en tiempo de inferencia</w:t>
      </w:r>
      <w:r w:rsidR="00BC79EC">
        <w:rPr>
          <w:rFonts w:ascii="Arial" w:hAnsi="Arial" w:cs="Arial"/>
          <w:b/>
          <w:bCs/>
          <w:sz w:val="24"/>
          <w:szCs w:val="24"/>
          <w:highlight w:val="yellow"/>
        </w:rPr>
        <w:t xml:space="preserve"> – </w:t>
      </w:r>
      <w:proofErr w:type="spellStart"/>
      <w:r w:rsidR="00BC79EC">
        <w:rPr>
          <w:rFonts w:ascii="Arial" w:hAnsi="Arial" w:cs="Arial"/>
          <w:b/>
          <w:bCs/>
          <w:sz w:val="24"/>
          <w:szCs w:val="24"/>
          <w:highlight w:val="yellow"/>
        </w:rPr>
        <w:t>temperature</w:t>
      </w:r>
      <w:bookmarkEnd w:id="113"/>
      <w:proofErr w:type="spellEnd"/>
    </w:p>
    <w:p w14:paraId="48A364B9" w14:textId="744CE4A4" w:rsidR="00B47896" w:rsidRPr="006956A9" w:rsidRDefault="00B47896" w:rsidP="00B47896">
      <w:pPr>
        <w:pStyle w:val="Ttulo3"/>
        <w:rPr>
          <w:b/>
          <w:bCs/>
          <w:sz w:val="24"/>
          <w:szCs w:val="24"/>
          <w:highlight w:val="yellow"/>
        </w:rPr>
      </w:pPr>
      <w:bookmarkStart w:id="114" w:name="_Toc243791203"/>
      <w:r w:rsidRPr="006956A9">
        <w:rPr>
          <w:b/>
          <w:bCs/>
          <w:sz w:val="24"/>
          <w:szCs w:val="24"/>
          <w:highlight w:val="yellow"/>
        </w:rPr>
        <w:t xml:space="preserve">2.1.1 </w:t>
      </w:r>
      <w:r w:rsidR="006956A9" w:rsidRPr="006956A9">
        <w:rPr>
          <w:b/>
          <w:bCs/>
          <w:sz w:val="24"/>
          <w:szCs w:val="24"/>
          <w:highlight w:val="yellow"/>
        </w:rPr>
        <w:t>Escalar en entrenamiento contra escalar en inferencia, en vivo</w:t>
      </w:r>
      <w:bookmarkEnd w:id="114"/>
    </w:p>
    <w:p w14:paraId="4D4A0D2F" w14:textId="5DEFB9C0" w:rsidR="006226FA" w:rsidRDefault="00D95E1C" w:rsidP="006226FA">
      <w:r w:rsidRPr="00D95E1C">
        <w:rPr>
          <w:noProof/>
        </w:rPr>
        <w:drawing>
          <wp:inline distT="0" distB="0" distL="0" distR="0" wp14:anchorId="50B5F029" wp14:editId="6EE83058">
            <wp:extent cx="4469130" cy="1695372"/>
            <wp:effectExtent l="19050" t="19050" r="26670" b="19685"/>
            <wp:docPr id="739772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72879" name=""/>
                    <pic:cNvPicPr/>
                  </pic:nvPicPr>
                  <pic:blipFill>
                    <a:blip r:embed="rId582"/>
                    <a:stretch>
                      <a:fillRect/>
                    </a:stretch>
                  </pic:blipFill>
                  <pic:spPr>
                    <a:xfrm>
                      <a:off x="0" y="0"/>
                      <a:ext cx="4474317" cy="1697340"/>
                    </a:xfrm>
                    <a:prstGeom prst="rect">
                      <a:avLst/>
                    </a:prstGeom>
                    <a:ln w="19050">
                      <a:solidFill>
                        <a:srgbClr val="EE0000"/>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A7536B" w14:paraId="2E07F1C8" w14:textId="77777777" w:rsidTr="00A7536B">
        <w:tc>
          <w:tcPr>
            <w:tcW w:w="10790" w:type="dxa"/>
          </w:tcPr>
          <w:p w14:paraId="4212B410" w14:textId="77777777" w:rsidR="00A7536B" w:rsidRPr="00A7536B" w:rsidRDefault="00A7536B" w:rsidP="00A7536B">
            <w:r w:rsidRPr="00A7536B">
              <w:t xml:space="preserve">La respuesta es </w:t>
            </w:r>
            <w:r w:rsidRPr="00A7536B">
              <w:rPr>
                <w:b/>
                <w:bCs/>
              </w:rPr>
              <w:t>2/3</w:t>
            </w:r>
            <w:r w:rsidRPr="00A7536B">
              <w:t>.</w:t>
            </w:r>
          </w:p>
          <w:p w14:paraId="279C7C8A" w14:textId="77777777" w:rsidR="00A7536B" w:rsidRPr="00A7536B" w:rsidRDefault="00A7536B" w:rsidP="00A7536B">
            <w:r w:rsidRPr="00A7536B">
              <w:t>Hay 4 combinaciones posibles al lanzar dos monedas:</w:t>
            </w:r>
          </w:p>
          <w:p w14:paraId="1F71C7BA" w14:textId="70E8237E" w:rsidR="00A7536B" w:rsidRDefault="00B47896" w:rsidP="006226FA">
            <w:r w:rsidRPr="00B47896">
              <w:rPr>
                <w:noProof/>
              </w:rPr>
              <w:drawing>
                <wp:inline distT="0" distB="0" distL="0" distR="0" wp14:anchorId="14A695AF" wp14:editId="762EB452">
                  <wp:extent cx="4484370" cy="1242656"/>
                  <wp:effectExtent l="19050" t="19050" r="11430" b="15240"/>
                  <wp:docPr id="200802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2236" name=""/>
                          <pic:cNvPicPr/>
                        </pic:nvPicPr>
                        <pic:blipFill>
                          <a:blip r:embed="rId583"/>
                          <a:stretch>
                            <a:fillRect/>
                          </a:stretch>
                        </pic:blipFill>
                        <pic:spPr>
                          <a:xfrm>
                            <a:off x="0" y="0"/>
                            <a:ext cx="4494898" cy="1245573"/>
                          </a:xfrm>
                          <a:prstGeom prst="rect">
                            <a:avLst/>
                          </a:prstGeom>
                          <a:ln w="12700">
                            <a:solidFill>
                              <a:srgbClr val="EE0000"/>
                            </a:solidFill>
                          </a:ln>
                        </pic:spPr>
                      </pic:pic>
                    </a:graphicData>
                  </a:graphic>
                </wp:inline>
              </w:drawing>
            </w:r>
          </w:p>
          <w:p w14:paraId="5A9B4C4B" w14:textId="77777777" w:rsidR="00B47896" w:rsidRPr="00B47896" w:rsidRDefault="00B47896" w:rsidP="00B47896">
            <w:r w:rsidRPr="00B47896">
              <w:t>Quedan 3 casos posibles, y en 2 de ellos la otra moneda es cruz: 2/3 ≈ 66,7 %.</w:t>
            </w:r>
          </w:p>
          <w:p w14:paraId="0AB7CC2D" w14:textId="77777777" w:rsidR="00B47896" w:rsidRDefault="00B47896" w:rsidP="00B47896"/>
          <w:p w14:paraId="0E5F55C3" w14:textId="21C12BBE" w:rsidR="00B47896" w:rsidRPr="00B47896" w:rsidRDefault="00B47896" w:rsidP="00B47896">
            <w:r w:rsidRPr="00B47896">
              <w:t>Si pidieras "responde solo con la probabilidad", la salida correcta es 2/3. Un modelo que contesta 1/2 o 1/3 se equivocó.</w:t>
            </w:r>
          </w:p>
          <w:p w14:paraId="7A69C18C" w14:textId="77777777" w:rsidR="00B47896" w:rsidRPr="00B47896" w:rsidRDefault="00B47896" w:rsidP="00B47896"/>
          <w:p w14:paraId="516FAF47" w14:textId="46332267" w:rsidR="00B47896" w:rsidRDefault="00B47896" w:rsidP="00B47896">
            <w:r w:rsidRPr="00B47896">
              <w:t>Si el enunciado dijera "la primera moneda es cara", la respuesta sería 1/2, porque ya sabrías cuál es.</w:t>
            </w:r>
          </w:p>
          <w:p w14:paraId="555EB9BA" w14:textId="77777777" w:rsidR="00A7536B" w:rsidRDefault="00A7536B" w:rsidP="006226FA"/>
        </w:tc>
      </w:tr>
    </w:tbl>
    <w:p w14:paraId="6BDA360D" w14:textId="77777777" w:rsidR="00A7536B" w:rsidRPr="006226FA" w:rsidRDefault="00A7536B" w:rsidP="006226FA">
      <w:pPr>
        <w:pBdr>
          <w:bottom w:val="single" w:sz="6" w:space="1" w:color="auto"/>
        </w:pBdr>
      </w:pPr>
    </w:p>
    <w:p w14:paraId="71185231" w14:textId="1CDF33E9" w:rsidR="006956A9" w:rsidRDefault="00C40AA2" w:rsidP="004E79F7">
      <w:r w:rsidRPr="00C40AA2">
        <w:t>El profesor probó el mismo acertijo con tres configuraciones de GPT-5:</w:t>
      </w:r>
    </w:p>
    <w:p w14:paraId="56D1D7CD" w14:textId="3614F983" w:rsidR="006956A9" w:rsidRDefault="00C40AA2" w:rsidP="004E79F7">
      <w:r w:rsidRPr="006956A9">
        <w:rPr>
          <w:noProof/>
        </w:rPr>
        <w:drawing>
          <wp:inline distT="0" distB="0" distL="0" distR="0" wp14:anchorId="1E7E5820" wp14:editId="7B045A8C">
            <wp:extent cx="3685808" cy="1758950"/>
            <wp:effectExtent l="19050" t="19050" r="10160" b="12700"/>
            <wp:docPr id="1974776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76957" name=""/>
                    <pic:cNvPicPr/>
                  </pic:nvPicPr>
                  <pic:blipFill>
                    <a:blip r:embed="rId584"/>
                    <a:stretch>
                      <a:fillRect/>
                    </a:stretch>
                  </pic:blipFill>
                  <pic:spPr>
                    <a:xfrm>
                      <a:off x="0" y="0"/>
                      <a:ext cx="3694534" cy="1763114"/>
                    </a:xfrm>
                    <a:prstGeom prst="rect">
                      <a:avLst/>
                    </a:prstGeom>
                    <a:ln w="19050">
                      <a:solidFill>
                        <a:srgbClr val="EE0000"/>
                      </a:solidFill>
                    </a:ln>
                  </pic:spPr>
                </pic:pic>
              </a:graphicData>
            </a:graphic>
          </wp:inline>
        </w:drawing>
      </w:r>
      <w:r w:rsidRPr="00C40AA2">
        <w:rPr>
          <w:noProof/>
        </w:rPr>
        <w:drawing>
          <wp:inline distT="0" distB="0" distL="0" distR="0" wp14:anchorId="5DB4EEEE" wp14:editId="7186CB71">
            <wp:extent cx="3816350" cy="849626"/>
            <wp:effectExtent l="19050" t="19050" r="12700" b="27305"/>
            <wp:docPr id="584719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9478" name=""/>
                    <pic:cNvPicPr/>
                  </pic:nvPicPr>
                  <pic:blipFill>
                    <a:blip r:embed="rId585"/>
                    <a:stretch>
                      <a:fillRect/>
                    </a:stretch>
                  </pic:blipFill>
                  <pic:spPr>
                    <a:xfrm>
                      <a:off x="0" y="0"/>
                      <a:ext cx="3830262" cy="852723"/>
                    </a:xfrm>
                    <a:prstGeom prst="rect">
                      <a:avLst/>
                    </a:prstGeom>
                    <a:ln w="19050">
                      <a:solidFill>
                        <a:srgbClr val="EE0000"/>
                      </a:solidFill>
                    </a:ln>
                  </pic:spPr>
                </pic:pic>
              </a:graphicData>
            </a:graphic>
          </wp:inline>
        </w:drawing>
      </w:r>
    </w:p>
    <w:p w14:paraId="000E1D6B" w14:textId="75E1ACBF" w:rsidR="00C40AA2" w:rsidRDefault="00713E3B" w:rsidP="00C40AA2">
      <w:pPr>
        <w:pStyle w:val="Prrafodelista"/>
        <w:numPr>
          <w:ilvl w:val="0"/>
          <w:numId w:val="58"/>
        </w:numPr>
      </w:pPr>
      <w:r w:rsidRPr="00713E3B">
        <w:lastRenderedPageBreak/>
        <w:t xml:space="preserve">Subir el </w:t>
      </w:r>
      <w:r w:rsidRPr="00713E3B">
        <w:rPr>
          <w:b/>
          <w:bCs/>
        </w:rPr>
        <w:t>razonamiento</w:t>
      </w:r>
      <w:r w:rsidRPr="00713E3B">
        <w:t xml:space="preserve"> (inferencia) o subir el </w:t>
      </w:r>
      <w:r w:rsidRPr="00713E3B">
        <w:rPr>
          <w:b/>
          <w:bCs/>
        </w:rPr>
        <w:t>tamaño</w:t>
      </w:r>
      <w:r w:rsidRPr="00713E3B">
        <w:t xml:space="preserve"> (entrenamiento) arregla la respuesta, y cada uno por separado.</w:t>
      </w:r>
    </w:p>
    <w:p w14:paraId="3B8EA7DE" w14:textId="491FB2AF" w:rsidR="00F579F9" w:rsidRPr="00F579F9" w:rsidRDefault="00F579F9" w:rsidP="00C40AA2">
      <w:pPr>
        <w:pStyle w:val="Prrafodelista"/>
        <w:numPr>
          <w:ilvl w:val="0"/>
          <w:numId w:val="58"/>
        </w:numPr>
        <w:rPr>
          <w:b/>
          <w:bCs/>
        </w:rPr>
      </w:pPr>
      <w:proofErr w:type="spellStart"/>
      <w:r w:rsidRPr="00F579F9">
        <w:rPr>
          <w:b/>
          <w:bCs/>
        </w:rPr>
        <w:t>reasoning_effort</w:t>
      </w:r>
      <w:proofErr w:type="spellEnd"/>
      <w:r>
        <w:rPr>
          <w:b/>
          <w:bCs/>
        </w:rPr>
        <w:t xml:space="preserve"> </w:t>
      </w:r>
      <w:r>
        <w:t xml:space="preserve">es un </w:t>
      </w:r>
      <w:proofErr w:type="spellStart"/>
      <w:r>
        <w:t>parametro</w:t>
      </w:r>
      <w:proofErr w:type="spellEnd"/>
      <w:r>
        <w:t xml:space="preserve"> nuevo. En GPT-5 acepta </w:t>
      </w:r>
      <w:proofErr w:type="spellStart"/>
      <w:r>
        <w:t>minimal</w:t>
      </w:r>
      <w:proofErr w:type="spellEnd"/>
      <w:r>
        <w:t xml:space="preserve">, </w:t>
      </w:r>
      <w:proofErr w:type="spellStart"/>
      <w:r>
        <w:t>low</w:t>
      </w:r>
      <w:proofErr w:type="spellEnd"/>
      <w:r>
        <w:t xml:space="preserve">, médium y </w:t>
      </w:r>
      <w:proofErr w:type="spellStart"/>
      <w:r>
        <w:t>high</w:t>
      </w:r>
      <w:proofErr w:type="spellEnd"/>
      <w:r>
        <w:t xml:space="preserve">. Las versiones 5.1 o posteriores agregan </w:t>
      </w:r>
      <w:proofErr w:type="spellStart"/>
      <w:r>
        <w:rPr>
          <w:b/>
          <w:bCs/>
        </w:rPr>
        <w:t>none</w:t>
      </w:r>
      <w:proofErr w:type="spellEnd"/>
      <w:r>
        <w:rPr>
          <w:b/>
          <w:bCs/>
        </w:rPr>
        <w:t xml:space="preserve">, </w:t>
      </w:r>
      <w:r>
        <w:t xml:space="preserve">y las 5.4 o posteriores </w:t>
      </w:r>
      <w:proofErr w:type="spellStart"/>
      <w:r>
        <w:rPr>
          <w:b/>
          <w:bCs/>
        </w:rPr>
        <w:t>xhigh</w:t>
      </w:r>
      <w:proofErr w:type="spellEnd"/>
      <w:r>
        <w:rPr>
          <w:b/>
          <w:bCs/>
        </w:rPr>
        <w:t xml:space="preserve"> </w:t>
      </w:r>
      <w:r>
        <w:t>(verificado en fuentes).</w:t>
      </w:r>
    </w:p>
    <w:p w14:paraId="64E8CC1B" w14:textId="7A67EBDD" w:rsidR="00F579F9" w:rsidRDefault="00F579F9" w:rsidP="00C40AA2">
      <w:pPr>
        <w:pStyle w:val="Prrafodelista"/>
        <w:numPr>
          <w:ilvl w:val="0"/>
          <w:numId w:val="58"/>
        </w:numPr>
        <w:rPr>
          <w:b/>
          <w:bCs/>
        </w:rPr>
      </w:pPr>
      <w:r>
        <w:t xml:space="preserve">Los modelos GPT-5 con razonamiento </w:t>
      </w:r>
      <w:r>
        <w:rPr>
          <w:b/>
          <w:bCs/>
        </w:rPr>
        <w:t xml:space="preserve">rechazan temperatura </w:t>
      </w:r>
      <w:r>
        <w:t xml:space="preserve">cuando el esfuerzo no es </w:t>
      </w:r>
      <w:proofErr w:type="spellStart"/>
      <w:r>
        <w:rPr>
          <w:b/>
          <w:bCs/>
        </w:rPr>
        <w:t>none</w:t>
      </w:r>
      <w:proofErr w:type="spellEnd"/>
      <w:r>
        <w:rPr>
          <w:b/>
          <w:bCs/>
        </w:rPr>
        <w:t>.</w:t>
      </w:r>
    </w:p>
    <w:p w14:paraId="0B5C2694" w14:textId="38486795" w:rsidR="00E27304" w:rsidRPr="00E27304" w:rsidRDefault="00E27304" w:rsidP="00C40AA2">
      <w:pPr>
        <w:pStyle w:val="Prrafodelista"/>
        <w:numPr>
          <w:ilvl w:val="0"/>
          <w:numId w:val="58"/>
        </w:numPr>
      </w:pPr>
      <w:r w:rsidRPr="00E27304">
        <w:t xml:space="preserve">Ojo: </w:t>
      </w:r>
      <w:r w:rsidRPr="00E27304">
        <w:rPr>
          <w:b/>
          <w:bCs/>
        </w:rPr>
        <w:t>fue una sola corrida por celda.</w:t>
      </w:r>
      <w:r w:rsidRPr="00E27304">
        <w:t xml:space="preserve"> Las respuestas pueden variar, y el profesor mismo dice que a veces da respuestas distintas.</w:t>
      </w:r>
    </w:p>
    <w:tbl>
      <w:tblPr>
        <w:tblStyle w:val="Tablaconcuadrcula"/>
        <w:tblW w:w="0" w:type="auto"/>
        <w:tblLook w:val="04A0" w:firstRow="1" w:lastRow="0" w:firstColumn="1" w:lastColumn="0" w:noHBand="0" w:noVBand="1"/>
      </w:tblPr>
      <w:tblGrid>
        <w:gridCol w:w="10790"/>
      </w:tblGrid>
      <w:tr w:rsidR="005874A8" w14:paraId="58D0A922" w14:textId="77777777" w:rsidTr="005874A8">
        <w:tc>
          <w:tcPr>
            <w:tcW w:w="10790" w:type="dxa"/>
          </w:tcPr>
          <w:p w14:paraId="222350EF" w14:textId="4FB18D91" w:rsidR="00BC79EC" w:rsidRDefault="00BC79EC" w:rsidP="00BC79EC">
            <w:pPr>
              <w:rPr>
                <w:rStyle w:val="CdigoHTML"/>
                <w:rFonts w:ascii="Arial" w:eastAsiaTheme="minorHAnsi" w:hAnsi="Arial" w:cs="Arial"/>
                <w:b/>
                <w:bCs/>
                <w:sz w:val="24"/>
                <w:szCs w:val="24"/>
              </w:rPr>
            </w:pPr>
            <w:r w:rsidRPr="00BC79EC">
              <w:rPr>
                <w:rFonts w:cs="Arial"/>
                <w:b/>
                <w:bCs/>
                <w:sz w:val="24"/>
                <w:highlight w:val="yellow"/>
              </w:rPr>
              <w:t xml:space="preserve">Qué es </w:t>
            </w:r>
            <w:r>
              <w:rPr>
                <w:rStyle w:val="CdigoHTML"/>
                <w:rFonts w:ascii="Arial" w:eastAsiaTheme="minorHAnsi" w:hAnsi="Arial" w:cs="Arial"/>
                <w:b/>
                <w:bCs/>
                <w:sz w:val="24"/>
                <w:szCs w:val="24"/>
                <w:highlight w:val="yellow"/>
              </w:rPr>
              <w:t>temperatura</w:t>
            </w:r>
          </w:p>
          <w:p w14:paraId="727F7A41" w14:textId="69D71070" w:rsidR="00BC79EC" w:rsidRDefault="00BC79EC" w:rsidP="00BC79EC">
            <w:pPr>
              <w:rPr>
                <w:rFonts w:cs="Arial"/>
                <w:szCs w:val="22"/>
              </w:rPr>
            </w:pPr>
            <w:r w:rsidRPr="00BC79EC">
              <w:rPr>
                <w:rFonts w:cs="Arial"/>
                <w:szCs w:val="22"/>
              </w:rPr>
              <w:t xml:space="preserve">Es un parámetro que controla que </w:t>
            </w:r>
            <w:r w:rsidRPr="00BC79EC">
              <w:rPr>
                <w:rFonts w:cs="Arial"/>
                <w:b/>
                <w:bCs/>
                <w:szCs w:val="22"/>
              </w:rPr>
              <w:t xml:space="preserve">tan predecible o variado </w:t>
            </w:r>
            <w:r w:rsidRPr="00BC79EC">
              <w:rPr>
                <w:rFonts w:cs="Arial"/>
                <w:szCs w:val="22"/>
              </w:rPr>
              <w:t xml:space="preserve">es el texto que genera el modelo. </w:t>
            </w:r>
            <w:r w:rsidR="002C5DA9">
              <w:rPr>
                <w:rFonts w:cs="Arial"/>
                <w:szCs w:val="22"/>
              </w:rPr>
              <w:t>Se relaciona con lo que vimos de la restricción en inferencia: el modelo calcula una probabilidad para cada token posible y luego se elige uno.</w:t>
            </w:r>
          </w:p>
          <w:p w14:paraId="2E26197D" w14:textId="77777777" w:rsidR="002C5DA9" w:rsidRDefault="002C5DA9" w:rsidP="00BC79EC">
            <w:pPr>
              <w:rPr>
                <w:rFonts w:cs="Arial"/>
                <w:szCs w:val="22"/>
              </w:rPr>
            </w:pPr>
          </w:p>
          <w:p w14:paraId="2762BE10" w14:textId="25691E99" w:rsidR="002C5DA9" w:rsidRDefault="00761467" w:rsidP="00761467">
            <w:pPr>
              <w:pStyle w:val="Prrafodelista"/>
              <w:numPr>
                <w:ilvl w:val="0"/>
                <w:numId w:val="58"/>
              </w:numPr>
              <w:rPr>
                <w:rFonts w:cs="Arial"/>
                <w:szCs w:val="22"/>
              </w:rPr>
            </w:pPr>
            <w:r>
              <w:rPr>
                <w:rFonts w:cs="Arial"/>
                <w:b/>
                <w:bCs/>
                <w:szCs w:val="22"/>
              </w:rPr>
              <w:t xml:space="preserve">Temperatura baja (cerca de 0): </w:t>
            </w:r>
            <w:r>
              <w:rPr>
                <w:rFonts w:cs="Arial"/>
                <w:szCs w:val="22"/>
              </w:rPr>
              <w:t xml:space="preserve">casi siempre elige el token </w:t>
            </w:r>
            <w:proofErr w:type="spellStart"/>
            <w:r>
              <w:rPr>
                <w:rFonts w:cs="Arial"/>
                <w:szCs w:val="22"/>
              </w:rPr>
              <w:t>mas</w:t>
            </w:r>
            <w:proofErr w:type="spellEnd"/>
            <w:r>
              <w:rPr>
                <w:rFonts w:cs="Arial"/>
                <w:szCs w:val="22"/>
              </w:rPr>
              <w:t xml:space="preserve"> probable. Respuestas </w:t>
            </w:r>
            <w:proofErr w:type="spellStart"/>
            <w:r>
              <w:rPr>
                <w:rFonts w:cs="Arial"/>
                <w:szCs w:val="22"/>
              </w:rPr>
              <w:t>mas</w:t>
            </w:r>
            <w:proofErr w:type="spellEnd"/>
            <w:r>
              <w:rPr>
                <w:rFonts w:cs="Arial"/>
                <w:szCs w:val="22"/>
              </w:rPr>
              <w:t xml:space="preserve"> estables y repetibles.</w:t>
            </w:r>
          </w:p>
          <w:p w14:paraId="1DD45947" w14:textId="7809790D" w:rsidR="00761467" w:rsidRDefault="00761467" w:rsidP="00761467">
            <w:pPr>
              <w:pStyle w:val="Prrafodelista"/>
              <w:numPr>
                <w:ilvl w:val="0"/>
                <w:numId w:val="58"/>
              </w:numPr>
              <w:rPr>
                <w:rFonts w:cs="Arial"/>
                <w:szCs w:val="22"/>
              </w:rPr>
            </w:pPr>
            <w:r>
              <w:rPr>
                <w:rFonts w:cs="Arial"/>
                <w:b/>
                <w:bCs/>
                <w:szCs w:val="22"/>
              </w:rPr>
              <w:t xml:space="preserve">Temperatura alta: </w:t>
            </w:r>
            <w:r>
              <w:rPr>
                <w:rFonts w:cs="Arial"/>
                <w:szCs w:val="22"/>
              </w:rPr>
              <w:t xml:space="preserve">da </w:t>
            </w:r>
            <w:proofErr w:type="spellStart"/>
            <w:r>
              <w:rPr>
                <w:rFonts w:cs="Arial"/>
                <w:szCs w:val="22"/>
              </w:rPr>
              <w:t>mas</w:t>
            </w:r>
            <w:proofErr w:type="spellEnd"/>
            <w:r>
              <w:rPr>
                <w:rFonts w:cs="Arial"/>
                <w:szCs w:val="22"/>
              </w:rPr>
              <w:t xml:space="preserve"> oportunidad a tokens menos probables. Respuestas </w:t>
            </w:r>
            <w:proofErr w:type="spellStart"/>
            <w:r>
              <w:rPr>
                <w:rFonts w:cs="Arial"/>
                <w:szCs w:val="22"/>
              </w:rPr>
              <w:t>mas</w:t>
            </w:r>
            <w:proofErr w:type="spellEnd"/>
            <w:r>
              <w:rPr>
                <w:rFonts w:cs="Arial"/>
                <w:szCs w:val="22"/>
              </w:rPr>
              <w:t xml:space="preserve"> variadas y creativas.</w:t>
            </w:r>
          </w:p>
          <w:p w14:paraId="58E8094C" w14:textId="77777777" w:rsidR="005C1835" w:rsidRDefault="005C1835" w:rsidP="005C1835">
            <w:pPr>
              <w:rPr>
                <w:rFonts w:cs="Arial"/>
                <w:szCs w:val="22"/>
              </w:rPr>
            </w:pPr>
          </w:p>
          <w:p w14:paraId="41E493D4" w14:textId="77777777" w:rsidR="005C1835" w:rsidRPr="005C1835" w:rsidRDefault="005C1835" w:rsidP="005C1835">
            <w:pPr>
              <w:rPr>
                <w:rFonts w:cs="Arial"/>
                <w:b/>
                <w:bCs/>
                <w:szCs w:val="22"/>
              </w:rPr>
            </w:pPr>
            <w:r w:rsidRPr="005C1835">
              <w:rPr>
                <w:rFonts w:cs="Arial"/>
                <w:b/>
                <w:bCs/>
                <w:szCs w:val="22"/>
              </w:rPr>
              <w:t xml:space="preserve">Ejemplo (probabilidades inventadas): </w:t>
            </w:r>
            <w:r w:rsidRPr="005C1835">
              <w:rPr>
                <w:rFonts w:cs="Arial"/>
                <w:szCs w:val="22"/>
              </w:rPr>
              <w:t>después de "El cielo es", el modelo da estas opciones:</w:t>
            </w:r>
          </w:p>
          <w:p w14:paraId="6C0BE534" w14:textId="0760DB06" w:rsidR="005C1835" w:rsidRDefault="005C1835" w:rsidP="005C1835">
            <w:pPr>
              <w:rPr>
                <w:rFonts w:cs="Arial"/>
                <w:b/>
                <w:bCs/>
                <w:szCs w:val="22"/>
              </w:rPr>
            </w:pPr>
            <w:r w:rsidRPr="005C1835">
              <w:rPr>
                <w:rFonts w:cs="Arial"/>
                <w:b/>
                <w:bCs/>
                <w:noProof/>
                <w:szCs w:val="22"/>
              </w:rPr>
              <w:drawing>
                <wp:inline distT="0" distB="0" distL="0" distR="0" wp14:anchorId="29BF2A01" wp14:editId="4C3E96C1">
                  <wp:extent cx="4461510" cy="975956"/>
                  <wp:effectExtent l="19050" t="19050" r="15240" b="15240"/>
                  <wp:docPr id="389528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28034" name=""/>
                          <pic:cNvPicPr/>
                        </pic:nvPicPr>
                        <pic:blipFill>
                          <a:blip r:embed="rId586"/>
                          <a:stretch>
                            <a:fillRect/>
                          </a:stretch>
                        </pic:blipFill>
                        <pic:spPr>
                          <a:xfrm>
                            <a:off x="0" y="0"/>
                            <a:ext cx="4479500" cy="979891"/>
                          </a:xfrm>
                          <a:prstGeom prst="rect">
                            <a:avLst/>
                          </a:prstGeom>
                          <a:ln w="19050">
                            <a:solidFill>
                              <a:srgbClr val="EE0000"/>
                            </a:solidFill>
                          </a:ln>
                        </pic:spPr>
                      </pic:pic>
                    </a:graphicData>
                  </a:graphic>
                </wp:inline>
              </w:drawing>
            </w:r>
          </w:p>
          <w:p w14:paraId="10503249" w14:textId="77777777" w:rsidR="005C1835" w:rsidRPr="005C1835" w:rsidRDefault="005C1835" w:rsidP="005C1835">
            <w:pPr>
              <w:rPr>
                <w:rFonts w:cs="Arial"/>
                <w:szCs w:val="22"/>
              </w:rPr>
            </w:pPr>
            <w:r w:rsidRPr="005C1835">
              <w:rPr>
                <w:rFonts w:cs="Arial"/>
                <w:szCs w:val="22"/>
              </w:rPr>
              <w:t>Con temperatura baja casi siempre saldría "azul". Con temperatura alta, "gris" y "nuboso" saldrían más seguido.</w:t>
            </w:r>
          </w:p>
          <w:p w14:paraId="1BDF98A8" w14:textId="77777777" w:rsidR="005C1835" w:rsidRDefault="005C1835" w:rsidP="005C1835">
            <w:pPr>
              <w:rPr>
                <w:rFonts w:cs="Arial"/>
                <w:b/>
                <w:bCs/>
                <w:szCs w:val="22"/>
              </w:rPr>
            </w:pPr>
          </w:p>
          <w:p w14:paraId="6700089D" w14:textId="77777777" w:rsidR="005C1835" w:rsidRPr="005C1835" w:rsidRDefault="005C1835" w:rsidP="005C1835">
            <w:pPr>
              <w:rPr>
                <w:rFonts w:cs="Arial"/>
                <w:b/>
                <w:bCs/>
                <w:sz w:val="24"/>
              </w:rPr>
            </w:pPr>
            <w:r w:rsidRPr="005C1835">
              <w:rPr>
                <w:rFonts w:cs="Arial"/>
                <w:b/>
                <w:bCs/>
                <w:sz w:val="24"/>
                <w:highlight w:val="yellow"/>
              </w:rPr>
              <w:t>Qué pasa con GPT-5</w:t>
            </w:r>
          </w:p>
          <w:p w14:paraId="3BC392DD" w14:textId="77777777" w:rsidR="00145077" w:rsidRDefault="00145077" w:rsidP="00145077">
            <w:pPr>
              <w:rPr>
                <w:rFonts w:cs="Arial"/>
                <w:szCs w:val="22"/>
              </w:rPr>
            </w:pPr>
            <w:r w:rsidRPr="00145077">
              <w:rPr>
                <w:rFonts w:cs="Arial"/>
                <w:szCs w:val="22"/>
              </w:rPr>
              <w:t xml:space="preserve">Si le mandas </w:t>
            </w:r>
            <w:proofErr w:type="spellStart"/>
            <w:r w:rsidRPr="00145077">
              <w:rPr>
                <w:rFonts w:cs="Arial"/>
                <w:szCs w:val="22"/>
              </w:rPr>
              <w:t>temperature</w:t>
            </w:r>
            <w:proofErr w:type="spellEnd"/>
            <w:r w:rsidRPr="00145077">
              <w:rPr>
                <w:rFonts w:cs="Arial"/>
                <w:szCs w:val="22"/>
              </w:rPr>
              <w:t xml:space="preserve">=0.2 a un modelo GPT-5, la API responde un </w:t>
            </w:r>
            <w:r w:rsidRPr="00145077">
              <w:rPr>
                <w:rFonts w:cs="Arial"/>
                <w:b/>
                <w:bCs/>
                <w:szCs w:val="22"/>
              </w:rPr>
              <w:t>error 400</w:t>
            </w:r>
            <w:r w:rsidRPr="00145077">
              <w:rPr>
                <w:rFonts w:cs="Arial"/>
                <w:szCs w:val="22"/>
              </w:rPr>
              <w:t>: "</w:t>
            </w:r>
            <w:proofErr w:type="spellStart"/>
            <w:r w:rsidRPr="00145077">
              <w:rPr>
                <w:rFonts w:cs="Arial"/>
                <w:szCs w:val="22"/>
              </w:rPr>
              <w:t>Only</w:t>
            </w:r>
            <w:proofErr w:type="spellEnd"/>
            <w:r w:rsidRPr="00145077">
              <w:rPr>
                <w:rFonts w:cs="Arial"/>
                <w:szCs w:val="22"/>
              </w:rPr>
              <w:t xml:space="preserve"> </w:t>
            </w:r>
            <w:proofErr w:type="spellStart"/>
            <w:r w:rsidRPr="00145077">
              <w:rPr>
                <w:rFonts w:cs="Arial"/>
                <w:szCs w:val="22"/>
              </w:rPr>
              <w:t>the</w:t>
            </w:r>
            <w:proofErr w:type="spellEnd"/>
            <w:r w:rsidRPr="00145077">
              <w:rPr>
                <w:rFonts w:cs="Arial"/>
                <w:szCs w:val="22"/>
              </w:rPr>
              <w:t xml:space="preserve"> default (1) </w:t>
            </w:r>
            <w:proofErr w:type="spellStart"/>
            <w:r w:rsidRPr="00145077">
              <w:rPr>
                <w:rFonts w:cs="Arial"/>
                <w:szCs w:val="22"/>
              </w:rPr>
              <w:t>value</w:t>
            </w:r>
            <w:proofErr w:type="spellEnd"/>
            <w:r w:rsidRPr="00145077">
              <w:rPr>
                <w:rFonts w:cs="Arial"/>
                <w:szCs w:val="22"/>
              </w:rPr>
              <w:t xml:space="preserve"> </w:t>
            </w:r>
            <w:proofErr w:type="spellStart"/>
            <w:r w:rsidRPr="00145077">
              <w:rPr>
                <w:rFonts w:cs="Arial"/>
                <w:szCs w:val="22"/>
              </w:rPr>
              <w:t>is</w:t>
            </w:r>
            <w:proofErr w:type="spellEnd"/>
            <w:r w:rsidRPr="00145077">
              <w:rPr>
                <w:rFonts w:cs="Arial"/>
                <w:szCs w:val="22"/>
              </w:rPr>
              <w:t xml:space="preserve"> </w:t>
            </w:r>
            <w:proofErr w:type="spellStart"/>
            <w:r w:rsidRPr="00145077">
              <w:rPr>
                <w:rFonts w:cs="Arial"/>
                <w:szCs w:val="22"/>
              </w:rPr>
              <w:t>supported</w:t>
            </w:r>
            <w:proofErr w:type="spellEnd"/>
            <w:r w:rsidRPr="00145077">
              <w:rPr>
                <w:rFonts w:cs="Arial"/>
                <w:szCs w:val="22"/>
              </w:rPr>
              <w:t xml:space="preserve">". Solo acepta el valor 1. También rechaza </w:t>
            </w:r>
            <w:proofErr w:type="spellStart"/>
            <w:r w:rsidRPr="00145077">
              <w:rPr>
                <w:rFonts w:cs="Arial"/>
                <w:szCs w:val="22"/>
              </w:rPr>
              <w:t>top_p</w:t>
            </w:r>
            <w:proofErr w:type="spellEnd"/>
            <w:r w:rsidRPr="00145077">
              <w:rPr>
                <w:rFonts w:cs="Arial"/>
                <w:szCs w:val="22"/>
              </w:rPr>
              <w:t xml:space="preserve">, y según una fuente, </w:t>
            </w:r>
            <w:proofErr w:type="spellStart"/>
            <w:r w:rsidRPr="00145077">
              <w:rPr>
                <w:rFonts w:cs="Arial"/>
                <w:szCs w:val="22"/>
              </w:rPr>
              <w:t>max_tokens</w:t>
            </w:r>
            <w:proofErr w:type="spellEnd"/>
            <w:r w:rsidRPr="00145077">
              <w:rPr>
                <w:rFonts w:cs="Arial"/>
                <w:szCs w:val="22"/>
              </w:rPr>
              <w:t xml:space="preserve"> (hay que usar </w:t>
            </w:r>
            <w:proofErr w:type="spellStart"/>
            <w:r w:rsidRPr="00145077">
              <w:rPr>
                <w:rFonts w:cs="Arial"/>
                <w:szCs w:val="22"/>
              </w:rPr>
              <w:t>max_completion_tokens</w:t>
            </w:r>
            <w:proofErr w:type="spellEnd"/>
            <w:r w:rsidRPr="00145077">
              <w:rPr>
                <w:rFonts w:cs="Arial"/>
                <w:szCs w:val="22"/>
              </w:rPr>
              <w:t>).</w:t>
            </w:r>
          </w:p>
          <w:p w14:paraId="69016388" w14:textId="77777777" w:rsidR="00145077" w:rsidRPr="00145077" w:rsidRDefault="00145077" w:rsidP="00145077">
            <w:pPr>
              <w:rPr>
                <w:rFonts w:cs="Arial"/>
                <w:szCs w:val="22"/>
              </w:rPr>
            </w:pPr>
          </w:p>
          <w:p w14:paraId="667E660C" w14:textId="77777777" w:rsidR="00145077" w:rsidRPr="00145077" w:rsidRDefault="00145077" w:rsidP="00145077">
            <w:pPr>
              <w:rPr>
                <w:rFonts w:cs="Arial"/>
                <w:szCs w:val="22"/>
              </w:rPr>
            </w:pPr>
            <w:r w:rsidRPr="00145077">
              <w:rPr>
                <w:rFonts w:cs="Arial"/>
                <w:szCs w:val="22"/>
              </w:rPr>
              <w:t>Lo mismo pasa con las familias o1, o3 y o4.</w:t>
            </w:r>
          </w:p>
          <w:p w14:paraId="4FE5799D" w14:textId="77777777" w:rsidR="00145077" w:rsidRPr="00145077" w:rsidRDefault="00145077" w:rsidP="00145077">
            <w:pPr>
              <w:rPr>
                <w:rFonts w:cs="Arial"/>
                <w:szCs w:val="22"/>
              </w:rPr>
            </w:pPr>
            <w:r w:rsidRPr="00145077">
              <w:rPr>
                <w:rFonts w:cs="Arial"/>
                <w:b/>
                <w:bCs/>
                <w:szCs w:val="22"/>
              </w:rPr>
              <w:t>Cómo evitarlo:</w:t>
            </w:r>
            <w:r w:rsidRPr="00145077">
              <w:rPr>
                <w:rFonts w:cs="Arial"/>
                <w:szCs w:val="22"/>
              </w:rPr>
              <w:t xml:space="preserve"> no pases </w:t>
            </w:r>
            <w:proofErr w:type="spellStart"/>
            <w:r w:rsidRPr="00145077">
              <w:rPr>
                <w:rFonts w:cs="Arial"/>
                <w:szCs w:val="22"/>
              </w:rPr>
              <w:t>temperature</w:t>
            </w:r>
            <w:proofErr w:type="spellEnd"/>
            <w:r w:rsidRPr="00145077">
              <w:rPr>
                <w:rFonts w:cs="Arial"/>
                <w:szCs w:val="22"/>
              </w:rPr>
              <w:t xml:space="preserve"> en las llamadas a estos modelos. El notebook del curso no la usa en ninguna llamada, así que no te va a fallar.</w:t>
            </w:r>
          </w:p>
          <w:p w14:paraId="4435258D" w14:textId="7AD016B3" w:rsidR="005C1835" w:rsidRDefault="005C1835" w:rsidP="005C1835">
            <w:pPr>
              <w:rPr>
                <w:rFonts w:cs="Arial"/>
                <w:szCs w:val="22"/>
              </w:rPr>
            </w:pPr>
          </w:p>
          <w:p w14:paraId="4FF9F6EF" w14:textId="77777777" w:rsidR="00145077" w:rsidRPr="00145077" w:rsidRDefault="00145077" w:rsidP="00145077">
            <w:pPr>
              <w:rPr>
                <w:rFonts w:cs="Arial"/>
                <w:b/>
                <w:bCs/>
                <w:sz w:val="24"/>
              </w:rPr>
            </w:pPr>
            <w:r w:rsidRPr="00145077">
              <w:rPr>
                <w:rFonts w:cs="Arial"/>
                <w:b/>
                <w:bCs/>
                <w:sz w:val="24"/>
                <w:highlight w:val="yellow"/>
              </w:rPr>
              <w:t>Por qué ocurre</w:t>
            </w:r>
          </w:p>
          <w:p w14:paraId="6CEF5540" w14:textId="77777777" w:rsidR="008849E9" w:rsidRPr="008849E9" w:rsidRDefault="008849E9" w:rsidP="008849E9">
            <w:pPr>
              <w:rPr>
                <w:rFonts w:cs="Arial"/>
                <w:szCs w:val="22"/>
              </w:rPr>
            </w:pPr>
            <w:r w:rsidRPr="008849E9">
              <w:rPr>
                <w:rFonts w:cs="Arial"/>
                <w:szCs w:val="22"/>
              </w:rPr>
              <w:t xml:space="preserve">Las fuentes que encontré </w:t>
            </w:r>
            <w:r w:rsidRPr="008849E9">
              <w:rPr>
                <w:rFonts w:cs="Arial"/>
                <w:b/>
                <w:bCs/>
                <w:szCs w:val="22"/>
              </w:rPr>
              <w:t>no dan una razón oficial</w:t>
            </w:r>
            <w:r w:rsidRPr="008849E9">
              <w:rPr>
                <w:rFonts w:cs="Arial"/>
                <w:szCs w:val="22"/>
              </w:rPr>
              <w:t xml:space="preserve">. Lo que dicen los usuarios en el foro de </w:t>
            </w:r>
            <w:proofErr w:type="spellStart"/>
            <w:r w:rsidRPr="008849E9">
              <w:rPr>
                <w:rFonts w:cs="Arial"/>
                <w:szCs w:val="22"/>
              </w:rPr>
              <w:t>OpenAI</w:t>
            </w:r>
            <w:proofErr w:type="spellEnd"/>
            <w:r w:rsidRPr="008849E9">
              <w:rPr>
                <w:rFonts w:cs="Arial"/>
                <w:szCs w:val="22"/>
              </w:rPr>
              <w:t xml:space="preserve"> es que:</w:t>
            </w:r>
          </w:p>
          <w:p w14:paraId="34A65B88" w14:textId="26EA5DB3" w:rsidR="008849E9" w:rsidRPr="008849E9" w:rsidRDefault="008849E9" w:rsidP="008849E9">
            <w:pPr>
              <w:pStyle w:val="Prrafodelista"/>
              <w:numPr>
                <w:ilvl w:val="0"/>
                <w:numId w:val="58"/>
              </w:numPr>
              <w:rPr>
                <w:rFonts w:cs="Arial"/>
                <w:szCs w:val="22"/>
              </w:rPr>
            </w:pPr>
            <w:r w:rsidRPr="008849E9">
              <w:rPr>
                <w:rFonts w:cs="Arial"/>
                <w:szCs w:val="22"/>
              </w:rPr>
              <w:t xml:space="preserve">Estos modelos tienen un razonamiento interno, y </w:t>
            </w:r>
            <w:proofErr w:type="spellStart"/>
            <w:r w:rsidRPr="008849E9">
              <w:rPr>
                <w:rFonts w:cs="Arial"/>
                <w:szCs w:val="22"/>
              </w:rPr>
              <w:t>OpenAI</w:t>
            </w:r>
            <w:proofErr w:type="spellEnd"/>
            <w:r w:rsidRPr="008849E9">
              <w:rPr>
                <w:rFonts w:cs="Arial"/>
                <w:szCs w:val="22"/>
              </w:rPr>
              <w:t xml:space="preserve"> no permite modificar los parámetros de muestreo en ellos.</w:t>
            </w:r>
          </w:p>
          <w:p w14:paraId="6D123DCE" w14:textId="45C8FF7C" w:rsidR="008849E9" w:rsidRPr="008849E9" w:rsidRDefault="008849E9" w:rsidP="008849E9">
            <w:pPr>
              <w:pStyle w:val="Prrafodelista"/>
              <w:numPr>
                <w:ilvl w:val="0"/>
                <w:numId w:val="58"/>
              </w:numPr>
              <w:rPr>
                <w:rFonts w:cs="Arial"/>
                <w:szCs w:val="22"/>
              </w:rPr>
            </w:pPr>
            <w:r w:rsidRPr="008849E9">
              <w:rPr>
                <w:rFonts w:cs="Arial"/>
                <w:szCs w:val="22"/>
              </w:rPr>
              <w:t>Al parecer, no se espera que se vuelva a permitir.</w:t>
            </w:r>
          </w:p>
          <w:p w14:paraId="55A120AB" w14:textId="77777777" w:rsidR="00145077" w:rsidRDefault="00145077" w:rsidP="005C1835">
            <w:pPr>
              <w:rPr>
                <w:rFonts w:cs="Arial"/>
                <w:szCs w:val="22"/>
              </w:rPr>
            </w:pPr>
          </w:p>
          <w:p w14:paraId="4E808020" w14:textId="77777777" w:rsidR="008849E9" w:rsidRDefault="008849E9" w:rsidP="005C1835">
            <w:pPr>
              <w:rPr>
                <w:rFonts w:cs="Arial"/>
                <w:szCs w:val="22"/>
              </w:rPr>
            </w:pPr>
          </w:p>
          <w:p w14:paraId="12867F98" w14:textId="3945F6B6" w:rsidR="008849E9" w:rsidRDefault="008849E9" w:rsidP="005C1835">
            <w:pPr>
              <w:rPr>
                <w:rFonts w:cs="Arial"/>
                <w:szCs w:val="22"/>
              </w:rPr>
            </w:pPr>
            <w:r w:rsidRPr="008849E9">
              <w:rPr>
                <w:rFonts w:cs="Arial"/>
                <w:noProof/>
                <w:szCs w:val="22"/>
              </w:rPr>
              <w:drawing>
                <wp:inline distT="0" distB="0" distL="0" distR="0" wp14:anchorId="4C167E41" wp14:editId="6C7F3364">
                  <wp:extent cx="4023709" cy="457240"/>
                  <wp:effectExtent l="38100" t="38100" r="34290" b="38100"/>
                  <wp:docPr id="695651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1374" name=""/>
                          <pic:cNvPicPr/>
                        </pic:nvPicPr>
                        <pic:blipFill>
                          <a:blip r:embed="rId587"/>
                          <a:stretch>
                            <a:fillRect/>
                          </a:stretch>
                        </pic:blipFill>
                        <pic:spPr>
                          <a:xfrm>
                            <a:off x="0" y="0"/>
                            <a:ext cx="4023709" cy="457240"/>
                          </a:xfrm>
                          <a:prstGeom prst="rect">
                            <a:avLst/>
                          </a:prstGeom>
                          <a:ln w="28575">
                            <a:solidFill>
                              <a:schemeClr val="tx1"/>
                            </a:solidFill>
                          </a:ln>
                        </pic:spPr>
                      </pic:pic>
                    </a:graphicData>
                  </a:graphic>
                </wp:inline>
              </w:drawing>
            </w:r>
          </w:p>
          <w:p w14:paraId="7906CFF4" w14:textId="77777777" w:rsidR="008849E9" w:rsidRPr="008849E9" w:rsidRDefault="008849E9" w:rsidP="008849E9">
            <w:pPr>
              <w:rPr>
                <w:rFonts w:cs="Arial"/>
                <w:szCs w:val="22"/>
              </w:rPr>
            </w:pPr>
            <w:r w:rsidRPr="008849E9">
              <w:rPr>
                <w:rFonts w:cs="Arial"/>
                <w:szCs w:val="22"/>
              </w:rPr>
              <w:t xml:space="preserve">Con un modelo que </w:t>
            </w:r>
            <w:r w:rsidRPr="008849E9">
              <w:rPr>
                <w:rFonts w:cs="Arial"/>
                <w:b/>
                <w:bCs/>
                <w:szCs w:val="22"/>
              </w:rPr>
              <w:t>sí</w:t>
            </w:r>
            <w:r w:rsidRPr="008849E9">
              <w:rPr>
                <w:rFonts w:cs="Arial"/>
                <w:szCs w:val="22"/>
              </w:rPr>
              <w:t xml:space="preserve"> acepta temperatura (GPT-4.1, no GPT-5):</w:t>
            </w:r>
          </w:p>
          <w:p w14:paraId="3FA75C42" w14:textId="10B00AB0" w:rsidR="008849E9" w:rsidRDefault="00477311" w:rsidP="005C1835">
            <w:pPr>
              <w:rPr>
                <w:rFonts w:cs="Arial"/>
                <w:szCs w:val="22"/>
              </w:rPr>
            </w:pPr>
            <w:r w:rsidRPr="00477311">
              <w:rPr>
                <w:rFonts w:cs="Arial"/>
                <w:noProof/>
                <w:szCs w:val="22"/>
              </w:rPr>
              <w:drawing>
                <wp:inline distT="0" distB="0" distL="0" distR="0" wp14:anchorId="4C96BD21" wp14:editId="3CB77FCE">
                  <wp:extent cx="4331799" cy="1051560"/>
                  <wp:effectExtent l="19050" t="19050" r="12065" b="15240"/>
                  <wp:docPr id="986877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77240" name=""/>
                          <pic:cNvPicPr/>
                        </pic:nvPicPr>
                        <pic:blipFill>
                          <a:blip r:embed="rId588"/>
                          <a:stretch>
                            <a:fillRect/>
                          </a:stretch>
                        </pic:blipFill>
                        <pic:spPr>
                          <a:xfrm>
                            <a:off x="0" y="0"/>
                            <a:ext cx="4334775" cy="1052283"/>
                          </a:xfrm>
                          <a:prstGeom prst="rect">
                            <a:avLst/>
                          </a:prstGeom>
                          <a:ln w="19050">
                            <a:solidFill>
                              <a:schemeClr val="tx1"/>
                            </a:solidFill>
                          </a:ln>
                        </pic:spPr>
                      </pic:pic>
                    </a:graphicData>
                  </a:graphic>
                </wp:inline>
              </w:drawing>
            </w:r>
          </w:p>
          <w:p w14:paraId="5B1247BC" w14:textId="77777777" w:rsidR="00477311" w:rsidRDefault="00477311" w:rsidP="005C1835">
            <w:pPr>
              <w:rPr>
                <w:rFonts w:cs="Arial"/>
                <w:szCs w:val="22"/>
              </w:rPr>
            </w:pPr>
          </w:p>
          <w:p w14:paraId="0948B5E4" w14:textId="77777777" w:rsidR="00477311" w:rsidRDefault="00477311" w:rsidP="005C1835">
            <w:pPr>
              <w:rPr>
                <w:rFonts w:cs="Arial"/>
                <w:szCs w:val="22"/>
              </w:rPr>
            </w:pPr>
          </w:p>
          <w:p w14:paraId="1932F76A" w14:textId="77777777" w:rsidR="00477311" w:rsidRPr="00477311" w:rsidRDefault="00477311" w:rsidP="00477311">
            <w:pPr>
              <w:rPr>
                <w:rFonts w:cs="Arial"/>
                <w:szCs w:val="22"/>
              </w:rPr>
            </w:pPr>
            <w:r w:rsidRPr="00477311">
              <w:rPr>
                <w:rFonts w:cs="Arial"/>
                <w:b/>
                <w:bCs/>
                <w:szCs w:val="22"/>
              </w:rPr>
              <w:t>Qué pasaría según el valor:</w:t>
            </w:r>
          </w:p>
          <w:p w14:paraId="7165D50B" w14:textId="4C347522" w:rsidR="00477311" w:rsidRDefault="004E06B7" w:rsidP="005C1835">
            <w:pPr>
              <w:rPr>
                <w:rFonts w:cs="Arial"/>
                <w:szCs w:val="22"/>
              </w:rPr>
            </w:pPr>
            <w:r w:rsidRPr="004E06B7">
              <w:rPr>
                <w:rFonts w:cs="Arial"/>
                <w:noProof/>
                <w:szCs w:val="22"/>
              </w:rPr>
              <w:drawing>
                <wp:inline distT="0" distB="0" distL="0" distR="0" wp14:anchorId="137E857A" wp14:editId="3E2CBF3F">
                  <wp:extent cx="4526280" cy="1270439"/>
                  <wp:effectExtent l="19050" t="19050" r="26670" b="25400"/>
                  <wp:docPr id="1335144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44500" name=""/>
                          <pic:cNvPicPr/>
                        </pic:nvPicPr>
                        <pic:blipFill>
                          <a:blip r:embed="rId589"/>
                          <a:stretch>
                            <a:fillRect/>
                          </a:stretch>
                        </pic:blipFill>
                        <pic:spPr>
                          <a:xfrm>
                            <a:off x="0" y="0"/>
                            <a:ext cx="4535906" cy="1273141"/>
                          </a:xfrm>
                          <a:prstGeom prst="rect">
                            <a:avLst/>
                          </a:prstGeom>
                          <a:ln w="19050">
                            <a:solidFill>
                              <a:schemeClr val="tx1"/>
                            </a:solidFill>
                          </a:ln>
                        </pic:spPr>
                      </pic:pic>
                    </a:graphicData>
                  </a:graphic>
                </wp:inline>
              </w:drawing>
            </w:r>
          </w:p>
          <w:p w14:paraId="1C8508B1" w14:textId="77777777" w:rsidR="004E06B7" w:rsidRDefault="004E06B7" w:rsidP="005C1835">
            <w:pPr>
              <w:rPr>
                <w:rFonts w:cs="Arial"/>
                <w:szCs w:val="22"/>
              </w:rPr>
            </w:pPr>
          </w:p>
          <w:p w14:paraId="6C043830" w14:textId="77777777" w:rsidR="004E06B7" w:rsidRPr="004E06B7" w:rsidRDefault="004E06B7" w:rsidP="004E06B7">
            <w:pPr>
              <w:rPr>
                <w:rFonts w:cs="Arial"/>
                <w:szCs w:val="22"/>
              </w:rPr>
            </w:pPr>
            <w:r w:rsidRPr="004E06B7">
              <w:rPr>
                <w:rFonts w:cs="Arial"/>
                <w:szCs w:val="22"/>
              </w:rPr>
              <w:t xml:space="preserve">Con </w:t>
            </w:r>
            <w:r w:rsidRPr="004E06B7">
              <w:rPr>
                <w:rFonts w:cs="Arial"/>
                <w:b/>
                <w:bCs/>
                <w:szCs w:val="22"/>
              </w:rPr>
              <w:t>GPT-5</w:t>
            </w:r>
            <w:r w:rsidRPr="004E06B7">
              <w:rPr>
                <w:rFonts w:cs="Arial"/>
                <w:szCs w:val="22"/>
              </w:rPr>
              <w:t>, si agregas esa misma línea, la API devuelve un error y no responde nada:</w:t>
            </w:r>
          </w:p>
          <w:p w14:paraId="6240B2AA" w14:textId="55AC102C" w:rsidR="004E06B7" w:rsidRDefault="00104C6E" w:rsidP="005C1835">
            <w:pPr>
              <w:rPr>
                <w:rFonts w:cs="Arial"/>
                <w:szCs w:val="22"/>
              </w:rPr>
            </w:pPr>
            <w:r w:rsidRPr="00104C6E">
              <w:rPr>
                <w:rFonts w:cs="Arial"/>
                <w:noProof/>
                <w:szCs w:val="22"/>
              </w:rPr>
              <w:drawing>
                <wp:inline distT="0" distB="0" distL="0" distR="0" wp14:anchorId="44F53F5A" wp14:editId="453672EA">
                  <wp:extent cx="4655820" cy="534001"/>
                  <wp:effectExtent l="19050" t="19050" r="11430" b="19050"/>
                  <wp:docPr id="507566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66663" name=""/>
                          <pic:cNvPicPr/>
                        </pic:nvPicPr>
                        <pic:blipFill>
                          <a:blip r:embed="rId590"/>
                          <a:stretch>
                            <a:fillRect/>
                          </a:stretch>
                        </pic:blipFill>
                        <pic:spPr>
                          <a:xfrm>
                            <a:off x="0" y="0"/>
                            <a:ext cx="4683847" cy="537216"/>
                          </a:xfrm>
                          <a:prstGeom prst="rect">
                            <a:avLst/>
                          </a:prstGeom>
                          <a:ln w="19050">
                            <a:solidFill>
                              <a:schemeClr val="tx1"/>
                            </a:solidFill>
                          </a:ln>
                        </pic:spPr>
                      </pic:pic>
                    </a:graphicData>
                  </a:graphic>
                </wp:inline>
              </w:drawing>
            </w:r>
          </w:p>
          <w:p w14:paraId="2B9CD55D" w14:textId="77777777" w:rsidR="00477311" w:rsidRDefault="00477311" w:rsidP="005C1835">
            <w:pPr>
              <w:rPr>
                <w:rFonts w:cs="Arial"/>
                <w:szCs w:val="22"/>
              </w:rPr>
            </w:pPr>
          </w:p>
          <w:p w14:paraId="0C190DA9" w14:textId="77777777" w:rsidR="00104C6E" w:rsidRPr="00104C6E" w:rsidRDefault="00104C6E" w:rsidP="00104C6E">
            <w:pPr>
              <w:rPr>
                <w:rFonts w:cs="Arial"/>
                <w:szCs w:val="22"/>
              </w:rPr>
            </w:pPr>
            <w:r w:rsidRPr="00104C6E">
              <w:rPr>
                <w:rFonts w:cs="Arial"/>
                <w:szCs w:val="22"/>
              </w:rPr>
              <w:t xml:space="preserve">Para usar GPT-5 sin error, simplemente no pasas </w:t>
            </w:r>
            <w:proofErr w:type="spellStart"/>
            <w:r w:rsidRPr="00104C6E">
              <w:rPr>
                <w:rFonts w:cs="Arial"/>
                <w:szCs w:val="22"/>
              </w:rPr>
              <w:t>temperature</w:t>
            </w:r>
            <w:proofErr w:type="spellEnd"/>
            <w:r w:rsidRPr="00104C6E">
              <w:rPr>
                <w:rFonts w:cs="Arial"/>
                <w:szCs w:val="22"/>
              </w:rPr>
              <w:t>:</w:t>
            </w:r>
          </w:p>
          <w:p w14:paraId="3290CB12" w14:textId="4C029AAE" w:rsidR="00104C6E" w:rsidRDefault="00104C6E" w:rsidP="005C1835">
            <w:pPr>
              <w:rPr>
                <w:rFonts w:cs="Arial"/>
                <w:szCs w:val="22"/>
              </w:rPr>
            </w:pPr>
            <w:r w:rsidRPr="00104C6E">
              <w:rPr>
                <w:rFonts w:cs="Arial"/>
                <w:noProof/>
                <w:szCs w:val="22"/>
              </w:rPr>
              <w:drawing>
                <wp:inline distT="0" distB="0" distL="0" distR="0" wp14:anchorId="1AF4D204" wp14:editId="1D4ADE76">
                  <wp:extent cx="4632960" cy="1122644"/>
                  <wp:effectExtent l="19050" t="19050" r="15240" b="20955"/>
                  <wp:docPr id="1143402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02854" name=""/>
                          <pic:cNvPicPr/>
                        </pic:nvPicPr>
                        <pic:blipFill>
                          <a:blip r:embed="rId591"/>
                          <a:stretch>
                            <a:fillRect/>
                          </a:stretch>
                        </pic:blipFill>
                        <pic:spPr>
                          <a:xfrm>
                            <a:off x="0" y="0"/>
                            <a:ext cx="4639054" cy="1124121"/>
                          </a:xfrm>
                          <a:prstGeom prst="rect">
                            <a:avLst/>
                          </a:prstGeom>
                          <a:ln w="19050">
                            <a:solidFill>
                              <a:schemeClr val="tx1"/>
                            </a:solidFill>
                          </a:ln>
                        </pic:spPr>
                      </pic:pic>
                    </a:graphicData>
                  </a:graphic>
                </wp:inline>
              </w:drawing>
            </w:r>
          </w:p>
          <w:p w14:paraId="61AA2EC2" w14:textId="77777777" w:rsidR="00BC79EC" w:rsidRDefault="00BC79EC" w:rsidP="00F579F9">
            <w:pPr>
              <w:rPr>
                <w:b/>
                <w:bCs/>
              </w:rPr>
            </w:pPr>
          </w:p>
        </w:tc>
      </w:tr>
    </w:tbl>
    <w:p w14:paraId="790C9CF4" w14:textId="77777777" w:rsidR="00F579F9" w:rsidRPr="00F579F9" w:rsidRDefault="00F579F9" w:rsidP="00F579F9">
      <w:pPr>
        <w:pBdr>
          <w:bottom w:val="single" w:sz="6" w:space="1" w:color="auto"/>
        </w:pBdr>
        <w:rPr>
          <w:b/>
          <w:bCs/>
        </w:rPr>
      </w:pPr>
    </w:p>
    <w:p w14:paraId="3E895C50" w14:textId="43EE3E0B" w:rsidR="00E27304" w:rsidRDefault="00E27304">
      <w:pPr>
        <w:rPr>
          <w:b/>
          <w:bCs/>
          <w:sz w:val="24"/>
          <w:szCs w:val="28"/>
        </w:rPr>
      </w:pPr>
      <w:r w:rsidRPr="00E27304">
        <w:rPr>
          <w:b/>
          <w:bCs/>
          <w:sz w:val="24"/>
          <w:szCs w:val="28"/>
          <w:highlight w:val="yellow"/>
        </w:rPr>
        <w:t>Diferencia entre razonamiento y tamaño</w:t>
      </w:r>
    </w:p>
    <w:p w14:paraId="0AA5FB12" w14:textId="77777777" w:rsidR="00216DC8" w:rsidRPr="00216DC8" w:rsidRDefault="00216DC8" w:rsidP="00216DC8">
      <w:pPr>
        <w:rPr>
          <w:b/>
          <w:bCs/>
          <w:sz w:val="24"/>
          <w:szCs w:val="28"/>
        </w:rPr>
      </w:pPr>
      <w:r w:rsidRPr="00216DC8">
        <w:rPr>
          <w:b/>
          <w:bCs/>
          <w:sz w:val="24"/>
          <w:szCs w:val="28"/>
        </w:rPr>
        <w:t>Analogía: un estudiante en un examen</w:t>
      </w:r>
    </w:p>
    <w:p w14:paraId="5C6D48DD" w14:textId="5FD9DF5E" w:rsidR="00216DC8" w:rsidRPr="00216DC8" w:rsidRDefault="00216DC8" w:rsidP="00216DC8">
      <w:pPr>
        <w:pStyle w:val="Prrafodelista"/>
        <w:numPr>
          <w:ilvl w:val="0"/>
          <w:numId w:val="58"/>
        </w:numPr>
      </w:pPr>
      <w:r w:rsidRPr="00216DC8">
        <w:t>Tamaño del modelo: qué tan capaz es el estudiante. Uno de 3.º básico contra uno de la universidad.</w:t>
      </w:r>
    </w:p>
    <w:p w14:paraId="67911BA0" w14:textId="2CD8CA76" w:rsidR="00216DC8" w:rsidRPr="00216DC8" w:rsidRDefault="00216DC8" w:rsidP="00216DC8">
      <w:pPr>
        <w:pStyle w:val="Prrafodelista"/>
        <w:numPr>
          <w:ilvl w:val="0"/>
          <w:numId w:val="58"/>
        </w:numPr>
      </w:pPr>
      <w:r w:rsidRPr="00216DC8">
        <w:t>Razonamiento: cuánto tiempo y cuánto papel borrador le dejas para pensar antes de responder.</w:t>
      </w:r>
    </w:p>
    <w:p w14:paraId="739A96DE" w14:textId="77777777" w:rsidR="00216DC8" w:rsidRPr="00216DC8" w:rsidRDefault="00216DC8" w:rsidP="00216DC8">
      <w:r w:rsidRPr="00216DC8">
        <w:t>Un estudiante más capaz puede acertar de una. Uno menos capaz, con papel borrador, también puede llegar a la respuesta.</w:t>
      </w:r>
    </w:p>
    <w:p w14:paraId="3949FB05" w14:textId="77777777" w:rsidR="00C3105B" w:rsidRPr="00C3105B" w:rsidRDefault="00C3105B" w:rsidP="00C3105B">
      <w:pPr>
        <w:rPr>
          <w:b/>
          <w:bCs/>
          <w:sz w:val="24"/>
          <w:szCs w:val="28"/>
        </w:rPr>
      </w:pPr>
      <w:r w:rsidRPr="00C3105B">
        <w:rPr>
          <w:b/>
          <w:bCs/>
          <w:sz w:val="24"/>
          <w:szCs w:val="28"/>
        </w:rPr>
        <w:t>Comparación</w:t>
      </w:r>
    </w:p>
    <w:tbl>
      <w:tblPr>
        <w:tblStyle w:val="Tablaconcuadrcula4-nfasis4"/>
        <w:tblW w:w="0" w:type="auto"/>
        <w:tblLook w:val="04A0" w:firstRow="1" w:lastRow="0" w:firstColumn="1" w:lastColumn="0" w:noHBand="0" w:noVBand="1"/>
      </w:tblPr>
      <w:tblGrid>
        <w:gridCol w:w="3596"/>
        <w:gridCol w:w="3597"/>
        <w:gridCol w:w="3597"/>
      </w:tblGrid>
      <w:tr w:rsidR="00C3105B" w14:paraId="1ECF5799" w14:textId="77777777" w:rsidTr="009E21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3B52E21" w14:textId="77777777" w:rsidR="00C3105B" w:rsidRPr="00796C5B" w:rsidRDefault="00C3105B" w:rsidP="00216DC8">
            <w:pPr>
              <w:rPr>
                <w:b w:val="0"/>
                <w:bCs w:val="0"/>
                <w:szCs w:val="22"/>
              </w:rPr>
            </w:pPr>
          </w:p>
        </w:tc>
        <w:tc>
          <w:tcPr>
            <w:tcW w:w="3597" w:type="dxa"/>
          </w:tcPr>
          <w:p w14:paraId="38B783B4" w14:textId="3C549B90" w:rsidR="00C3105B" w:rsidRPr="00796C5B" w:rsidRDefault="00C3105B" w:rsidP="00216DC8">
            <w:pPr>
              <w:cnfStyle w:val="100000000000" w:firstRow="1" w:lastRow="0" w:firstColumn="0" w:lastColumn="0" w:oddVBand="0" w:evenVBand="0" w:oddHBand="0" w:evenHBand="0" w:firstRowFirstColumn="0" w:firstRowLastColumn="0" w:lastRowFirstColumn="0" w:lastRowLastColumn="0"/>
              <w:rPr>
                <w:b w:val="0"/>
                <w:bCs w:val="0"/>
                <w:szCs w:val="22"/>
              </w:rPr>
            </w:pPr>
            <w:r w:rsidRPr="00796C5B">
              <w:rPr>
                <w:b w:val="0"/>
                <w:bCs w:val="0"/>
                <w:szCs w:val="22"/>
              </w:rPr>
              <w:t>Tamaño</w:t>
            </w:r>
          </w:p>
        </w:tc>
        <w:tc>
          <w:tcPr>
            <w:tcW w:w="3597" w:type="dxa"/>
          </w:tcPr>
          <w:p w14:paraId="73445074" w14:textId="2720AB5E" w:rsidR="00C3105B" w:rsidRPr="00796C5B" w:rsidRDefault="00C3105B" w:rsidP="00216DC8">
            <w:pPr>
              <w:cnfStyle w:val="100000000000" w:firstRow="1" w:lastRow="0" w:firstColumn="0" w:lastColumn="0" w:oddVBand="0" w:evenVBand="0" w:oddHBand="0" w:evenHBand="0" w:firstRowFirstColumn="0" w:firstRowLastColumn="0" w:lastRowFirstColumn="0" w:lastRowLastColumn="0"/>
              <w:rPr>
                <w:b w:val="0"/>
                <w:bCs w:val="0"/>
                <w:szCs w:val="22"/>
              </w:rPr>
            </w:pPr>
            <w:r w:rsidRPr="00796C5B">
              <w:rPr>
                <w:b w:val="0"/>
                <w:bCs w:val="0"/>
                <w:szCs w:val="22"/>
              </w:rPr>
              <w:t>Razonamiento</w:t>
            </w:r>
          </w:p>
        </w:tc>
      </w:tr>
      <w:tr w:rsidR="00C3105B" w14:paraId="3DFE5A4B" w14:textId="77777777" w:rsidTr="009E2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36039F6" w14:textId="4044B421" w:rsidR="00C3105B" w:rsidRPr="00796C5B" w:rsidRDefault="00C3105B" w:rsidP="00216DC8">
            <w:pPr>
              <w:rPr>
                <w:b w:val="0"/>
                <w:bCs w:val="0"/>
                <w:szCs w:val="22"/>
              </w:rPr>
            </w:pPr>
            <w:r w:rsidRPr="00796C5B">
              <w:rPr>
                <w:szCs w:val="22"/>
              </w:rPr>
              <w:t>Nombre técnico</w:t>
            </w:r>
          </w:p>
        </w:tc>
        <w:tc>
          <w:tcPr>
            <w:tcW w:w="3597" w:type="dxa"/>
          </w:tcPr>
          <w:p w14:paraId="6D9C60BD" w14:textId="35F45A28" w:rsidR="00C3105B" w:rsidRPr="00796C5B" w:rsidRDefault="00C3105B" w:rsidP="00216DC8">
            <w:pPr>
              <w:cnfStyle w:val="000000100000" w:firstRow="0" w:lastRow="0" w:firstColumn="0" w:lastColumn="0" w:oddVBand="0" w:evenVBand="0" w:oddHBand="1" w:evenHBand="0" w:firstRowFirstColumn="0" w:firstRowLastColumn="0" w:lastRowFirstColumn="0" w:lastRowLastColumn="0"/>
              <w:rPr>
                <w:b/>
                <w:bCs/>
                <w:szCs w:val="22"/>
              </w:rPr>
            </w:pPr>
            <w:r w:rsidRPr="00796C5B">
              <w:rPr>
                <w:szCs w:val="22"/>
              </w:rPr>
              <w:t xml:space="preserve">Escalado en tiempo de </w:t>
            </w:r>
            <w:r w:rsidRPr="00796C5B">
              <w:rPr>
                <w:b/>
                <w:bCs/>
                <w:szCs w:val="22"/>
              </w:rPr>
              <w:t xml:space="preserve">entrenamiento </w:t>
            </w:r>
          </w:p>
        </w:tc>
        <w:tc>
          <w:tcPr>
            <w:tcW w:w="3597" w:type="dxa"/>
          </w:tcPr>
          <w:p w14:paraId="233832B7" w14:textId="36EC8B1A" w:rsidR="00C3105B" w:rsidRPr="00796C5B" w:rsidRDefault="00C3105B" w:rsidP="00216DC8">
            <w:pPr>
              <w:cnfStyle w:val="000000100000" w:firstRow="0" w:lastRow="0" w:firstColumn="0" w:lastColumn="0" w:oddVBand="0" w:evenVBand="0" w:oddHBand="1" w:evenHBand="0" w:firstRowFirstColumn="0" w:firstRowLastColumn="0" w:lastRowFirstColumn="0" w:lastRowLastColumn="0"/>
              <w:rPr>
                <w:b/>
                <w:bCs/>
                <w:szCs w:val="22"/>
              </w:rPr>
            </w:pPr>
            <w:r w:rsidRPr="00796C5B">
              <w:rPr>
                <w:szCs w:val="22"/>
              </w:rPr>
              <w:t xml:space="preserve">Escaldo en tiempo de </w:t>
            </w:r>
            <w:r w:rsidRPr="00796C5B">
              <w:rPr>
                <w:b/>
                <w:bCs/>
                <w:szCs w:val="22"/>
              </w:rPr>
              <w:t>inferencia</w:t>
            </w:r>
          </w:p>
        </w:tc>
      </w:tr>
      <w:tr w:rsidR="00C3105B" w14:paraId="62C7A928" w14:textId="77777777" w:rsidTr="009E213D">
        <w:tc>
          <w:tcPr>
            <w:cnfStyle w:val="001000000000" w:firstRow="0" w:lastRow="0" w:firstColumn="1" w:lastColumn="0" w:oddVBand="0" w:evenVBand="0" w:oddHBand="0" w:evenHBand="0" w:firstRowFirstColumn="0" w:firstRowLastColumn="0" w:lastRowFirstColumn="0" w:lastRowLastColumn="0"/>
            <w:tcW w:w="3596" w:type="dxa"/>
          </w:tcPr>
          <w:p w14:paraId="61DAB17B" w14:textId="529260E8" w:rsidR="00C3105B" w:rsidRPr="00796C5B" w:rsidRDefault="009E213D" w:rsidP="00216DC8">
            <w:pPr>
              <w:rPr>
                <w:b w:val="0"/>
                <w:bCs w:val="0"/>
                <w:szCs w:val="22"/>
              </w:rPr>
            </w:pPr>
            <w:r w:rsidRPr="00796C5B">
              <w:rPr>
                <w:szCs w:val="22"/>
              </w:rPr>
              <w:t xml:space="preserve">Que cambia </w:t>
            </w:r>
          </w:p>
        </w:tc>
        <w:tc>
          <w:tcPr>
            <w:tcW w:w="3597" w:type="dxa"/>
          </w:tcPr>
          <w:p w14:paraId="1DD7AB67" w14:textId="45FDFA13" w:rsidR="00C3105B" w:rsidRPr="00796C5B" w:rsidRDefault="009E213D" w:rsidP="00216DC8">
            <w:pPr>
              <w:cnfStyle w:val="000000000000" w:firstRow="0" w:lastRow="0" w:firstColumn="0" w:lastColumn="0" w:oddVBand="0" w:evenVBand="0" w:oddHBand="0" w:evenHBand="0" w:firstRowFirstColumn="0" w:firstRowLastColumn="0" w:lastRowFirstColumn="0" w:lastRowLastColumn="0"/>
              <w:rPr>
                <w:szCs w:val="22"/>
              </w:rPr>
            </w:pPr>
            <w:r w:rsidRPr="00796C5B">
              <w:rPr>
                <w:szCs w:val="22"/>
              </w:rPr>
              <w:t xml:space="preserve">Mas parámetros y </w:t>
            </w:r>
            <w:proofErr w:type="spellStart"/>
            <w:r w:rsidRPr="00796C5B">
              <w:rPr>
                <w:szCs w:val="22"/>
              </w:rPr>
              <w:t>mas</w:t>
            </w:r>
            <w:proofErr w:type="spellEnd"/>
            <w:r w:rsidRPr="00796C5B">
              <w:rPr>
                <w:szCs w:val="22"/>
              </w:rPr>
              <w:t xml:space="preserve"> datos</w:t>
            </w:r>
          </w:p>
        </w:tc>
        <w:tc>
          <w:tcPr>
            <w:tcW w:w="3597" w:type="dxa"/>
          </w:tcPr>
          <w:p w14:paraId="75D76196" w14:textId="1352D678" w:rsidR="00C3105B" w:rsidRPr="00796C5B" w:rsidRDefault="009E213D" w:rsidP="00216DC8">
            <w:pPr>
              <w:cnfStyle w:val="000000000000" w:firstRow="0" w:lastRow="0" w:firstColumn="0" w:lastColumn="0" w:oddVBand="0" w:evenVBand="0" w:oddHBand="0" w:evenHBand="0" w:firstRowFirstColumn="0" w:firstRowLastColumn="0" w:lastRowFirstColumn="0" w:lastRowLastColumn="0"/>
              <w:rPr>
                <w:szCs w:val="22"/>
              </w:rPr>
            </w:pPr>
            <w:r w:rsidRPr="00796C5B">
              <w:rPr>
                <w:szCs w:val="22"/>
              </w:rPr>
              <w:t>El modelo genera tokens “pensando” antes de responder</w:t>
            </w:r>
          </w:p>
        </w:tc>
      </w:tr>
      <w:tr w:rsidR="009E213D" w14:paraId="573E1382" w14:textId="77777777" w:rsidTr="009E2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2068DF2" w14:textId="5FB69657" w:rsidR="009E213D" w:rsidRPr="00796C5B" w:rsidRDefault="009E213D" w:rsidP="00216DC8">
            <w:pPr>
              <w:rPr>
                <w:szCs w:val="22"/>
              </w:rPr>
            </w:pPr>
            <w:r w:rsidRPr="00796C5B">
              <w:rPr>
                <w:szCs w:val="22"/>
              </w:rPr>
              <w:t>Cuando se decide</w:t>
            </w:r>
          </w:p>
        </w:tc>
        <w:tc>
          <w:tcPr>
            <w:tcW w:w="3597" w:type="dxa"/>
          </w:tcPr>
          <w:p w14:paraId="00807BB2" w14:textId="34BF5DE0" w:rsidR="009E213D" w:rsidRPr="00796C5B" w:rsidRDefault="009E213D" w:rsidP="00216DC8">
            <w:pPr>
              <w:cnfStyle w:val="000000100000" w:firstRow="0" w:lastRow="0" w:firstColumn="0" w:lastColumn="0" w:oddVBand="0" w:evenVBand="0" w:oddHBand="1" w:evenHBand="0" w:firstRowFirstColumn="0" w:firstRowLastColumn="0" w:lastRowFirstColumn="0" w:lastRowLastColumn="0"/>
              <w:rPr>
                <w:szCs w:val="22"/>
              </w:rPr>
            </w:pPr>
            <w:r w:rsidRPr="00796C5B">
              <w:rPr>
                <w:szCs w:val="22"/>
              </w:rPr>
              <w:t>Al crear el modelo, una sola vez</w:t>
            </w:r>
          </w:p>
        </w:tc>
        <w:tc>
          <w:tcPr>
            <w:tcW w:w="3597" w:type="dxa"/>
          </w:tcPr>
          <w:p w14:paraId="5C161C07" w14:textId="04D4472F" w:rsidR="009E213D" w:rsidRPr="00796C5B" w:rsidRDefault="009E213D" w:rsidP="00216DC8">
            <w:pPr>
              <w:cnfStyle w:val="000000100000" w:firstRow="0" w:lastRow="0" w:firstColumn="0" w:lastColumn="0" w:oddVBand="0" w:evenVBand="0" w:oddHBand="1" w:evenHBand="0" w:firstRowFirstColumn="0" w:firstRowLastColumn="0" w:lastRowFirstColumn="0" w:lastRowLastColumn="0"/>
              <w:rPr>
                <w:szCs w:val="22"/>
              </w:rPr>
            </w:pPr>
            <w:r w:rsidRPr="00796C5B">
              <w:rPr>
                <w:szCs w:val="22"/>
              </w:rPr>
              <w:t>Cada vez que lo usas</w:t>
            </w:r>
          </w:p>
        </w:tc>
      </w:tr>
      <w:tr w:rsidR="009E213D" w14:paraId="6D64989F" w14:textId="77777777" w:rsidTr="009E213D">
        <w:tc>
          <w:tcPr>
            <w:cnfStyle w:val="001000000000" w:firstRow="0" w:lastRow="0" w:firstColumn="1" w:lastColumn="0" w:oddVBand="0" w:evenVBand="0" w:oddHBand="0" w:evenHBand="0" w:firstRowFirstColumn="0" w:firstRowLastColumn="0" w:lastRowFirstColumn="0" w:lastRowLastColumn="0"/>
            <w:tcW w:w="3596" w:type="dxa"/>
          </w:tcPr>
          <w:p w14:paraId="267FCA79" w14:textId="7CB7014C" w:rsidR="009E213D" w:rsidRPr="00796C5B" w:rsidRDefault="009E213D" w:rsidP="00216DC8">
            <w:pPr>
              <w:rPr>
                <w:szCs w:val="22"/>
              </w:rPr>
            </w:pPr>
            <w:r w:rsidRPr="00796C5B">
              <w:rPr>
                <w:szCs w:val="22"/>
              </w:rPr>
              <w:t>Como lo eliges</w:t>
            </w:r>
          </w:p>
        </w:tc>
        <w:tc>
          <w:tcPr>
            <w:tcW w:w="3597" w:type="dxa"/>
          </w:tcPr>
          <w:p w14:paraId="0F873DE1" w14:textId="06BB877F" w:rsidR="009E213D" w:rsidRPr="00796C5B" w:rsidRDefault="009E213D" w:rsidP="00216DC8">
            <w:pPr>
              <w:cnfStyle w:val="000000000000" w:firstRow="0" w:lastRow="0" w:firstColumn="0" w:lastColumn="0" w:oddVBand="0" w:evenVBand="0" w:oddHBand="0" w:evenHBand="0" w:firstRowFirstColumn="0" w:firstRowLastColumn="0" w:lastRowFirstColumn="0" w:lastRowLastColumn="0"/>
              <w:rPr>
                <w:szCs w:val="22"/>
              </w:rPr>
            </w:pPr>
            <w:r w:rsidRPr="00796C5B">
              <w:rPr>
                <w:szCs w:val="22"/>
              </w:rPr>
              <w:t>Eligiendo otro modelo (nano o mini)</w:t>
            </w:r>
          </w:p>
        </w:tc>
        <w:tc>
          <w:tcPr>
            <w:tcW w:w="3597" w:type="dxa"/>
          </w:tcPr>
          <w:p w14:paraId="525DA3E0" w14:textId="47B0DF0C" w:rsidR="009E213D" w:rsidRPr="00796C5B" w:rsidRDefault="00796C5B" w:rsidP="00216DC8">
            <w:pPr>
              <w:cnfStyle w:val="000000000000" w:firstRow="0" w:lastRow="0" w:firstColumn="0" w:lastColumn="0" w:oddVBand="0" w:evenVBand="0" w:oddHBand="0" w:evenHBand="0" w:firstRowFirstColumn="0" w:firstRowLastColumn="0" w:lastRowFirstColumn="0" w:lastRowLastColumn="0"/>
              <w:rPr>
                <w:szCs w:val="22"/>
              </w:rPr>
            </w:pPr>
            <w:r w:rsidRPr="00796C5B">
              <w:rPr>
                <w:szCs w:val="22"/>
              </w:rPr>
              <w:t xml:space="preserve">Con el parámetro </w:t>
            </w:r>
            <w:proofErr w:type="spellStart"/>
            <w:r w:rsidRPr="00796C5B">
              <w:rPr>
                <w:b/>
                <w:bCs/>
                <w:szCs w:val="22"/>
              </w:rPr>
              <w:t>reasoning_effort</w:t>
            </w:r>
            <w:proofErr w:type="spellEnd"/>
          </w:p>
        </w:tc>
      </w:tr>
      <w:tr w:rsidR="00796C5B" w14:paraId="295C621E" w14:textId="77777777" w:rsidTr="009E2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8355CB1" w14:textId="7D68742A" w:rsidR="00796C5B" w:rsidRPr="00796C5B" w:rsidRDefault="00796C5B" w:rsidP="00216DC8">
            <w:pPr>
              <w:rPr>
                <w:szCs w:val="22"/>
              </w:rPr>
            </w:pPr>
            <w:r w:rsidRPr="00796C5B">
              <w:rPr>
                <w:szCs w:val="22"/>
              </w:rPr>
              <w:t>Quien lo paga</w:t>
            </w:r>
          </w:p>
        </w:tc>
        <w:tc>
          <w:tcPr>
            <w:tcW w:w="3597" w:type="dxa"/>
          </w:tcPr>
          <w:p w14:paraId="6231D92D" w14:textId="30AFDA83" w:rsidR="00796C5B" w:rsidRPr="00796C5B" w:rsidRDefault="00796C5B" w:rsidP="00216DC8">
            <w:pPr>
              <w:cnfStyle w:val="000000100000" w:firstRow="0" w:lastRow="0" w:firstColumn="0" w:lastColumn="0" w:oddVBand="0" w:evenVBand="0" w:oddHBand="1" w:evenHBand="0" w:firstRowFirstColumn="0" w:firstRowLastColumn="0" w:lastRowFirstColumn="0" w:lastRowLastColumn="0"/>
              <w:rPr>
                <w:szCs w:val="22"/>
              </w:rPr>
            </w:pPr>
            <w:r w:rsidRPr="00796C5B">
              <w:rPr>
                <w:szCs w:val="22"/>
              </w:rPr>
              <w:t>El laboratorio, y tú en el precio por token</w:t>
            </w:r>
          </w:p>
        </w:tc>
        <w:tc>
          <w:tcPr>
            <w:tcW w:w="3597" w:type="dxa"/>
          </w:tcPr>
          <w:p w14:paraId="2D657C40" w14:textId="0750AFFA" w:rsidR="00796C5B" w:rsidRPr="00796C5B" w:rsidRDefault="00796C5B" w:rsidP="00216DC8">
            <w:pPr>
              <w:cnfStyle w:val="000000100000" w:firstRow="0" w:lastRow="0" w:firstColumn="0" w:lastColumn="0" w:oddVBand="0" w:evenVBand="0" w:oddHBand="1" w:evenHBand="0" w:firstRowFirstColumn="0" w:firstRowLastColumn="0" w:lastRowFirstColumn="0" w:lastRowLastColumn="0"/>
              <w:rPr>
                <w:szCs w:val="22"/>
              </w:rPr>
            </w:pPr>
            <w:r w:rsidRPr="00796C5B">
              <w:rPr>
                <w:szCs w:val="22"/>
              </w:rPr>
              <w:t>Tú, en cada llamada (más tokens de salida)</w:t>
            </w:r>
          </w:p>
        </w:tc>
      </w:tr>
    </w:tbl>
    <w:p w14:paraId="564067C9" w14:textId="77777777" w:rsidR="00216DC8" w:rsidRDefault="00216DC8" w:rsidP="00216DC8">
      <w:pPr>
        <w:rPr>
          <w:b/>
          <w:bCs/>
          <w:sz w:val="24"/>
          <w:szCs w:val="28"/>
        </w:rPr>
      </w:pPr>
    </w:p>
    <w:p w14:paraId="543C65D6" w14:textId="77777777" w:rsidR="00796C5B" w:rsidRDefault="00796C5B" w:rsidP="00216DC8">
      <w:pPr>
        <w:rPr>
          <w:b/>
          <w:bCs/>
          <w:sz w:val="24"/>
          <w:szCs w:val="28"/>
        </w:rPr>
      </w:pPr>
    </w:p>
    <w:p w14:paraId="38F9E152" w14:textId="77777777" w:rsidR="00796C5B" w:rsidRDefault="00796C5B" w:rsidP="00216DC8">
      <w:pPr>
        <w:rPr>
          <w:b/>
          <w:bCs/>
          <w:sz w:val="24"/>
          <w:szCs w:val="28"/>
        </w:rPr>
      </w:pPr>
    </w:p>
    <w:p w14:paraId="79949E98" w14:textId="77777777" w:rsidR="00796C5B" w:rsidRPr="00796C5B" w:rsidRDefault="00796C5B" w:rsidP="00796C5B">
      <w:pPr>
        <w:rPr>
          <w:b/>
          <w:bCs/>
          <w:sz w:val="24"/>
          <w:szCs w:val="28"/>
        </w:rPr>
      </w:pPr>
      <w:r w:rsidRPr="00D36A89">
        <w:rPr>
          <w:b/>
          <w:bCs/>
          <w:sz w:val="24"/>
          <w:szCs w:val="28"/>
          <w:highlight w:val="yellow"/>
        </w:rPr>
        <w:lastRenderedPageBreak/>
        <w:t>En el ejemplo de las monedas</w:t>
      </w:r>
    </w:p>
    <w:p w14:paraId="21E15E53" w14:textId="488A95D3" w:rsidR="00796C5B" w:rsidRDefault="006906B4" w:rsidP="006906B4">
      <w:pPr>
        <w:rPr>
          <w:b/>
          <w:bCs/>
          <w:sz w:val="24"/>
          <w:szCs w:val="28"/>
        </w:rPr>
      </w:pPr>
      <w:r w:rsidRPr="006906B4">
        <w:rPr>
          <w:b/>
          <w:bCs/>
          <w:noProof/>
          <w:sz w:val="24"/>
          <w:szCs w:val="28"/>
        </w:rPr>
        <w:drawing>
          <wp:inline distT="0" distB="0" distL="0" distR="0" wp14:anchorId="07A292FA" wp14:editId="1A698876">
            <wp:extent cx="5334000" cy="1251661"/>
            <wp:effectExtent l="0" t="0" r="0" b="5715"/>
            <wp:docPr id="277203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03115" name=""/>
                    <pic:cNvPicPr/>
                  </pic:nvPicPr>
                  <pic:blipFill>
                    <a:blip r:embed="rId592"/>
                    <a:stretch>
                      <a:fillRect/>
                    </a:stretch>
                  </pic:blipFill>
                  <pic:spPr>
                    <a:xfrm>
                      <a:off x="0" y="0"/>
                      <a:ext cx="5339643" cy="1252985"/>
                    </a:xfrm>
                    <a:prstGeom prst="rect">
                      <a:avLst/>
                    </a:prstGeom>
                  </pic:spPr>
                </pic:pic>
              </a:graphicData>
            </a:graphic>
          </wp:inline>
        </w:drawing>
      </w:r>
    </w:p>
    <w:p w14:paraId="433328F2" w14:textId="77777777" w:rsidR="006906B4" w:rsidRPr="00D36A89" w:rsidRDefault="006906B4" w:rsidP="006906B4">
      <w:r w:rsidRPr="00D36A89">
        <w:t>Cada línea mejora una sola cosa respecto de la primera, y ambas arreglaron la respuesta.</w:t>
      </w:r>
    </w:p>
    <w:p w14:paraId="12EB598A" w14:textId="77777777" w:rsidR="006906B4" w:rsidRPr="006906B4" w:rsidRDefault="006906B4" w:rsidP="006906B4">
      <w:pPr>
        <w:rPr>
          <w:b/>
          <w:bCs/>
          <w:sz w:val="24"/>
          <w:szCs w:val="28"/>
        </w:rPr>
      </w:pPr>
      <w:r w:rsidRPr="006906B4">
        <w:rPr>
          <w:b/>
          <w:bCs/>
          <w:sz w:val="24"/>
          <w:szCs w:val="28"/>
        </w:rPr>
        <w:t>Lo que cuesta cada una</w:t>
      </w:r>
    </w:p>
    <w:p w14:paraId="604E05B1" w14:textId="77777777" w:rsidR="00D36A89" w:rsidRPr="00D36A89" w:rsidRDefault="00D36A89" w:rsidP="00D36A89">
      <w:r w:rsidRPr="00D36A89">
        <w:t>Los tokens de razonamiento se cobran como salida, aunque no los veas. Ejemplo con números inventados y el precio de salida de nano que dijo el profesor ($0,40 por millón):</w:t>
      </w:r>
    </w:p>
    <w:p w14:paraId="2C3D32DD" w14:textId="2AD07E13" w:rsidR="00D36A89" w:rsidRPr="00D36A89" w:rsidRDefault="00D36A89" w:rsidP="00D36A89">
      <w:pPr>
        <w:pStyle w:val="Prrafodelista"/>
        <w:numPr>
          <w:ilvl w:val="0"/>
          <w:numId w:val="58"/>
        </w:numPr>
      </w:pPr>
      <w:proofErr w:type="spellStart"/>
      <w:r w:rsidRPr="00D36A89">
        <w:t>minimal</w:t>
      </w:r>
      <w:proofErr w:type="spellEnd"/>
      <w:r w:rsidRPr="00D36A89">
        <w:t>: 20 tokens de salida → 20 × 0,40 / 1.000.000 = $0,000008</w:t>
      </w:r>
    </w:p>
    <w:p w14:paraId="42D520C7" w14:textId="21E2FAF9" w:rsidR="00D36A89" w:rsidRPr="00D36A89" w:rsidRDefault="00D36A89" w:rsidP="00D36A89">
      <w:pPr>
        <w:pStyle w:val="Prrafodelista"/>
        <w:numPr>
          <w:ilvl w:val="0"/>
          <w:numId w:val="58"/>
        </w:numPr>
      </w:pPr>
      <w:proofErr w:type="spellStart"/>
      <w:r w:rsidRPr="00D36A89">
        <w:t>low</w:t>
      </w:r>
      <w:proofErr w:type="spellEnd"/>
      <w:r w:rsidRPr="00D36A89">
        <w:t xml:space="preserve">: 300 tokens de salida → 300 × 0,40 / 1.000.000 = </w:t>
      </w:r>
      <w:r w:rsidRPr="00D36A89">
        <w:rPr>
          <w:b/>
          <w:bCs/>
        </w:rPr>
        <w:t>$0,00012</w:t>
      </w:r>
    </w:p>
    <w:p w14:paraId="26B946EB" w14:textId="77777777" w:rsidR="00D36A89" w:rsidRPr="00D36A89" w:rsidRDefault="00D36A89" w:rsidP="00D36A89">
      <w:pPr>
        <w:pStyle w:val="NormalWeb"/>
        <w:rPr>
          <w:rFonts w:ascii="Arial" w:hAnsi="Arial" w:cs="Arial"/>
          <w:sz w:val="22"/>
          <w:szCs w:val="22"/>
        </w:rPr>
      </w:pPr>
      <w:r w:rsidRPr="00D36A89">
        <w:rPr>
          <w:rFonts w:ascii="Arial" w:hAnsi="Arial" w:cs="Arial"/>
          <w:sz w:val="22"/>
          <w:szCs w:val="22"/>
        </w:rPr>
        <w:t>Razonar sale unas 15 veces más caro en ese ejemplo (300 / 20), y también tarda más.</w:t>
      </w:r>
    </w:p>
    <w:p w14:paraId="48DE2975" w14:textId="77777777" w:rsidR="00D36A89" w:rsidRPr="00D36A89" w:rsidRDefault="00D36A89" w:rsidP="00D36A89">
      <w:pPr>
        <w:rPr>
          <w:b/>
          <w:bCs/>
          <w:sz w:val="24"/>
          <w:szCs w:val="28"/>
        </w:rPr>
      </w:pPr>
      <w:r w:rsidRPr="00D36A89">
        <w:rPr>
          <w:b/>
          <w:bCs/>
          <w:sz w:val="24"/>
          <w:szCs w:val="28"/>
          <w:highlight w:val="yellow"/>
        </w:rPr>
        <w:t>Se pueden combinar</w:t>
      </w:r>
    </w:p>
    <w:p w14:paraId="06E72294" w14:textId="77777777" w:rsidR="00260F0F" w:rsidRPr="00260F0F" w:rsidRDefault="00260F0F" w:rsidP="00260F0F">
      <w:r w:rsidRPr="00260F0F">
        <w:t>Son ejes independientes. Un modelo grande con mucho razonamiento es lo más potente y lo más caro. Uno chico sin razonamiento es lo más barato y rápido, pero falla más en acertijos.</w:t>
      </w:r>
    </w:p>
    <w:p w14:paraId="5EE77904" w14:textId="217B218E" w:rsidR="00260F0F" w:rsidRPr="00260F0F" w:rsidRDefault="00260F0F" w:rsidP="00260F0F">
      <w:proofErr w:type="gramStart"/>
      <w:r w:rsidRPr="00260F0F">
        <w:rPr>
          <w:b/>
          <w:bCs/>
        </w:rPr>
        <w:t>Cuándo</w:t>
      </w:r>
      <w:proofErr w:type="gramEnd"/>
      <w:r w:rsidRPr="00260F0F">
        <w:rPr>
          <w:b/>
          <w:bCs/>
        </w:rPr>
        <w:t xml:space="preserve"> conviene cada uno:</w:t>
      </w:r>
      <w:r w:rsidRPr="00260F0F">
        <w:t xml:space="preserve"> razonamiento para problemas con varios pasos (lógica, matemática), y un modelo más grande cuando el modelo chico no tiene la capacidad, aunque piense.</w:t>
      </w:r>
    </w:p>
    <w:p w14:paraId="25CE41A4" w14:textId="77777777" w:rsidR="00D36A89" w:rsidRPr="00D36A89" w:rsidRDefault="00D36A89" w:rsidP="00D36A89"/>
    <w:p w14:paraId="31E4CCF9" w14:textId="6A1FF98B" w:rsidR="000969DE" w:rsidRDefault="00260F0F" w:rsidP="00140409">
      <w:pPr>
        <w:pStyle w:val="Ttulo3"/>
        <w:rPr>
          <w:b/>
          <w:bCs/>
          <w:sz w:val="24"/>
          <w:szCs w:val="24"/>
          <w:highlight w:val="yellow"/>
        </w:rPr>
      </w:pPr>
      <w:bookmarkStart w:id="115" w:name="_Toc243791204"/>
      <w:r w:rsidRPr="006956A9">
        <w:rPr>
          <w:b/>
          <w:bCs/>
          <w:sz w:val="24"/>
          <w:szCs w:val="24"/>
          <w:highlight w:val="yellow"/>
        </w:rPr>
        <w:t>2.1.</w:t>
      </w:r>
      <w:r>
        <w:rPr>
          <w:b/>
          <w:bCs/>
          <w:sz w:val="24"/>
          <w:szCs w:val="24"/>
          <w:highlight w:val="yellow"/>
        </w:rPr>
        <w:t>2 El acertijo de las monedas (2/3) -</w:t>
      </w:r>
      <w:r w:rsidR="00140409">
        <w:rPr>
          <w:b/>
          <w:bCs/>
          <w:sz w:val="24"/>
          <w:szCs w:val="24"/>
          <w:highlight w:val="yellow"/>
        </w:rPr>
        <w:t xml:space="preserve"> </w:t>
      </w:r>
      <w:r w:rsidR="00140409" w:rsidRPr="00140409">
        <w:rPr>
          <w:b/>
          <w:bCs/>
          <w:sz w:val="24"/>
          <w:szCs w:val="24"/>
          <w:highlight w:val="yellow"/>
        </w:rPr>
        <w:t>Un solo cliente para muchos proveedores</w:t>
      </w:r>
      <w:bookmarkEnd w:id="115"/>
    </w:p>
    <w:p w14:paraId="67787CFD" w14:textId="77777777" w:rsidR="00140409" w:rsidRPr="00140409" w:rsidRDefault="00140409" w:rsidP="00140409">
      <w:r w:rsidRPr="00140409">
        <w:t xml:space="preserve">La clase </w:t>
      </w:r>
      <w:proofErr w:type="spellStart"/>
      <w:r w:rsidRPr="00140409">
        <w:t>OpenAI</w:t>
      </w:r>
      <w:proofErr w:type="spellEnd"/>
      <w:r w:rsidRPr="00140409">
        <w:t xml:space="preserve"> sirve para otros proveedores cambiando </w:t>
      </w:r>
      <w:proofErr w:type="spellStart"/>
      <w:r w:rsidRPr="00140409">
        <w:t>base_url</w:t>
      </w:r>
      <w:proofErr w:type="spellEnd"/>
      <w:r w:rsidRPr="00140409">
        <w:t>:</w:t>
      </w:r>
    </w:p>
    <w:p w14:paraId="2547B8FA" w14:textId="1D539C49" w:rsidR="00140409" w:rsidRDefault="001E7E09" w:rsidP="00140409">
      <w:pPr>
        <w:rPr>
          <w:highlight w:val="yellow"/>
        </w:rPr>
      </w:pPr>
      <w:r w:rsidRPr="001E7E09">
        <w:rPr>
          <w:noProof/>
        </w:rPr>
        <w:drawing>
          <wp:inline distT="0" distB="0" distL="0" distR="0" wp14:anchorId="2B9F5FCF" wp14:editId="4B565968">
            <wp:extent cx="4724572" cy="3093720"/>
            <wp:effectExtent l="0" t="0" r="0" b="0"/>
            <wp:docPr id="2033492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92991" name=""/>
                    <pic:cNvPicPr/>
                  </pic:nvPicPr>
                  <pic:blipFill>
                    <a:blip r:embed="rId593"/>
                    <a:stretch>
                      <a:fillRect/>
                    </a:stretch>
                  </pic:blipFill>
                  <pic:spPr>
                    <a:xfrm>
                      <a:off x="0" y="0"/>
                      <a:ext cx="4726587" cy="3095040"/>
                    </a:xfrm>
                    <a:prstGeom prst="rect">
                      <a:avLst/>
                    </a:prstGeom>
                  </pic:spPr>
                </pic:pic>
              </a:graphicData>
            </a:graphic>
          </wp:inline>
        </w:drawing>
      </w:r>
    </w:p>
    <w:p w14:paraId="72119DCB" w14:textId="77777777" w:rsidR="002A5BEA" w:rsidRDefault="002A5BEA" w:rsidP="00140409">
      <w:pPr>
        <w:rPr>
          <w:highlight w:val="yellow"/>
        </w:rPr>
      </w:pPr>
    </w:p>
    <w:p w14:paraId="44D74225" w14:textId="030E2108" w:rsidR="002A5BEA" w:rsidRDefault="002A5BEA" w:rsidP="002A5BEA">
      <w:pPr>
        <w:pStyle w:val="Ttulo3"/>
        <w:rPr>
          <w:b/>
          <w:bCs/>
          <w:sz w:val="24"/>
          <w:szCs w:val="24"/>
          <w:highlight w:val="yellow"/>
        </w:rPr>
      </w:pPr>
      <w:bookmarkStart w:id="116" w:name="_Toc243791205"/>
      <w:r w:rsidRPr="006956A9">
        <w:rPr>
          <w:b/>
          <w:bCs/>
          <w:sz w:val="24"/>
          <w:szCs w:val="24"/>
          <w:highlight w:val="yellow"/>
        </w:rPr>
        <w:lastRenderedPageBreak/>
        <w:t>2.1.</w:t>
      </w:r>
      <w:r w:rsidR="0086774C">
        <w:rPr>
          <w:b/>
          <w:bCs/>
          <w:sz w:val="24"/>
          <w:szCs w:val="24"/>
          <w:highlight w:val="yellow"/>
        </w:rPr>
        <w:t xml:space="preserve">2 </w:t>
      </w:r>
      <w:proofErr w:type="spellStart"/>
      <w:r w:rsidR="0086774C">
        <w:rPr>
          <w:b/>
          <w:bCs/>
          <w:sz w:val="24"/>
          <w:szCs w:val="24"/>
          <w:highlight w:val="yellow"/>
        </w:rPr>
        <w:t>Groq</w:t>
      </w:r>
      <w:proofErr w:type="spellEnd"/>
      <w:r w:rsidR="0086774C">
        <w:rPr>
          <w:b/>
          <w:bCs/>
          <w:sz w:val="24"/>
          <w:szCs w:val="24"/>
          <w:highlight w:val="yellow"/>
        </w:rPr>
        <w:t xml:space="preserve"> vs </w:t>
      </w:r>
      <w:proofErr w:type="spellStart"/>
      <w:r w:rsidR="0086774C">
        <w:rPr>
          <w:b/>
          <w:bCs/>
          <w:sz w:val="24"/>
          <w:szCs w:val="24"/>
          <w:highlight w:val="yellow"/>
        </w:rPr>
        <w:t>Grok</w:t>
      </w:r>
      <w:bookmarkEnd w:id="116"/>
      <w:proofErr w:type="spellEnd"/>
    </w:p>
    <w:tbl>
      <w:tblPr>
        <w:tblStyle w:val="Tablaconcuadrcula4-nfasis4"/>
        <w:tblW w:w="0" w:type="auto"/>
        <w:tblLook w:val="04A0" w:firstRow="1" w:lastRow="0" w:firstColumn="1" w:lastColumn="0" w:noHBand="0" w:noVBand="1"/>
      </w:tblPr>
      <w:tblGrid>
        <w:gridCol w:w="3596"/>
        <w:gridCol w:w="3597"/>
        <w:gridCol w:w="3597"/>
      </w:tblGrid>
      <w:tr w:rsidR="0086774C" w14:paraId="2C8F0E5D" w14:textId="77777777" w:rsidTr="008677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2558591" w14:textId="77777777" w:rsidR="0086774C" w:rsidRPr="0086774C" w:rsidRDefault="0086774C" w:rsidP="0086774C"/>
        </w:tc>
        <w:tc>
          <w:tcPr>
            <w:tcW w:w="3597" w:type="dxa"/>
          </w:tcPr>
          <w:p w14:paraId="55F1F28D" w14:textId="6AE9DACE" w:rsidR="0086774C" w:rsidRPr="0086774C" w:rsidRDefault="0086774C" w:rsidP="0086774C">
            <w:pPr>
              <w:cnfStyle w:val="100000000000" w:firstRow="1" w:lastRow="0" w:firstColumn="0" w:lastColumn="0" w:oddVBand="0" w:evenVBand="0" w:oddHBand="0" w:evenHBand="0" w:firstRowFirstColumn="0" w:firstRowLastColumn="0" w:lastRowFirstColumn="0" w:lastRowLastColumn="0"/>
            </w:pPr>
            <w:proofErr w:type="spellStart"/>
            <w:r w:rsidRPr="0086774C">
              <w:t>Groq</w:t>
            </w:r>
            <w:proofErr w:type="spellEnd"/>
            <w:r w:rsidRPr="0086774C">
              <w:t xml:space="preserve"> (con Q)</w:t>
            </w:r>
          </w:p>
        </w:tc>
        <w:tc>
          <w:tcPr>
            <w:tcW w:w="3597" w:type="dxa"/>
          </w:tcPr>
          <w:p w14:paraId="3DF2F433" w14:textId="61A6FCF5" w:rsidR="0086774C" w:rsidRPr="0086774C" w:rsidRDefault="0086774C" w:rsidP="0086774C">
            <w:pPr>
              <w:cnfStyle w:val="100000000000" w:firstRow="1" w:lastRow="0" w:firstColumn="0" w:lastColumn="0" w:oddVBand="0" w:evenVBand="0" w:oddHBand="0" w:evenHBand="0" w:firstRowFirstColumn="0" w:firstRowLastColumn="0" w:lastRowFirstColumn="0" w:lastRowLastColumn="0"/>
            </w:pPr>
            <w:proofErr w:type="spellStart"/>
            <w:r w:rsidRPr="0086774C">
              <w:t>Grok</w:t>
            </w:r>
            <w:proofErr w:type="spellEnd"/>
            <w:r w:rsidRPr="0086774C">
              <w:t xml:space="preserve"> (con K)</w:t>
            </w:r>
          </w:p>
        </w:tc>
      </w:tr>
      <w:tr w:rsidR="0086774C" w14:paraId="79028FFD" w14:textId="77777777" w:rsidTr="00867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726C45B" w14:textId="2AF8846D" w:rsidR="0086774C" w:rsidRPr="0086774C" w:rsidRDefault="00824E76" w:rsidP="00824E76">
            <w:pPr>
              <w:jc w:val="center"/>
            </w:pPr>
            <w:r w:rsidRPr="00824E76">
              <w:t>Qué es</w:t>
            </w:r>
          </w:p>
        </w:tc>
        <w:tc>
          <w:tcPr>
            <w:tcW w:w="3597" w:type="dxa"/>
          </w:tcPr>
          <w:p w14:paraId="75477DDE" w14:textId="2D88437C" w:rsidR="0086774C" w:rsidRPr="0086774C" w:rsidRDefault="00824E76" w:rsidP="0086774C">
            <w:pPr>
              <w:cnfStyle w:val="000000100000" w:firstRow="0" w:lastRow="0" w:firstColumn="0" w:lastColumn="0" w:oddVBand="0" w:evenVBand="0" w:oddHBand="1" w:evenHBand="0" w:firstRowFirstColumn="0" w:firstRowLastColumn="0" w:lastRowFirstColumn="0" w:lastRowLastColumn="0"/>
            </w:pPr>
            <w:r>
              <w:t>Empresa de hardware e inferencia en la nube</w:t>
            </w:r>
          </w:p>
        </w:tc>
        <w:tc>
          <w:tcPr>
            <w:tcW w:w="3597" w:type="dxa"/>
          </w:tcPr>
          <w:p w14:paraId="52B4B14C" w14:textId="64BB8A0D" w:rsidR="0086774C" w:rsidRPr="0086774C" w:rsidRDefault="00824E76" w:rsidP="0086774C">
            <w:pPr>
              <w:cnfStyle w:val="000000100000" w:firstRow="0" w:lastRow="0" w:firstColumn="0" w:lastColumn="0" w:oddVBand="0" w:evenVBand="0" w:oddHBand="1" w:evenHBand="0" w:firstRowFirstColumn="0" w:firstRowLastColumn="0" w:lastRowFirstColumn="0" w:lastRowLastColumn="0"/>
            </w:pPr>
            <w:r>
              <w:t>Familia de modelos de lenguaje</w:t>
            </w:r>
          </w:p>
        </w:tc>
      </w:tr>
      <w:tr w:rsidR="0086774C" w14:paraId="2B7CBCC3" w14:textId="77777777" w:rsidTr="0086774C">
        <w:tc>
          <w:tcPr>
            <w:cnfStyle w:val="001000000000" w:firstRow="0" w:lastRow="0" w:firstColumn="1" w:lastColumn="0" w:oddVBand="0" w:evenVBand="0" w:oddHBand="0" w:evenHBand="0" w:firstRowFirstColumn="0" w:firstRowLastColumn="0" w:lastRowFirstColumn="0" w:lastRowLastColumn="0"/>
            <w:tcW w:w="3596" w:type="dxa"/>
          </w:tcPr>
          <w:p w14:paraId="725AE5E0" w14:textId="39EA91CA" w:rsidR="0086774C" w:rsidRPr="0086774C" w:rsidRDefault="00824E76" w:rsidP="0086774C">
            <w:r>
              <w:t xml:space="preserve">Fundada / Lanzado </w:t>
            </w:r>
          </w:p>
        </w:tc>
        <w:tc>
          <w:tcPr>
            <w:tcW w:w="3597" w:type="dxa"/>
          </w:tcPr>
          <w:p w14:paraId="2431C414" w14:textId="3D5A765E" w:rsidR="0086774C" w:rsidRPr="00824E76" w:rsidRDefault="00824E76" w:rsidP="00491870">
            <w:pPr>
              <w:tabs>
                <w:tab w:val="left" w:pos="960"/>
              </w:tabs>
              <w:cnfStyle w:val="000000000000" w:firstRow="0" w:lastRow="0" w:firstColumn="0" w:lastColumn="0" w:oddVBand="0" w:evenVBand="0" w:oddHBand="0" w:evenHBand="0" w:firstRowFirstColumn="0" w:firstRowLastColumn="0" w:lastRowFirstColumn="0" w:lastRowLastColumn="0"/>
            </w:pPr>
            <w:r w:rsidRPr="00824E76">
              <w:t>2016</w:t>
            </w:r>
            <w:r w:rsidR="00491870">
              <w:tab/>
            </w:r>
          </w:p>
        </w:tc>
        <w:tc>
          <w:tcPr>
            <w:tcW w:w="3597" w:type="dxa"/>
          </w:tcPr>
          <w:p w14:paraId="243BF6EE" w14:textId="3425A566" w:rsidR="0086774C" w:rsidRPr="0086774C" w:rsidRDefault="00491870" w:rsidP="0086774C">
            <w:pPr>
              <w:cnfStyle w:val="000000000000" w:firstRow="0" w:lastRow="0" w:firstColumn="0" w:lastColumn="0" w:oddVBand="0" w:evenVBand="0" w:oddHBand="0" w:evenHBand="0" w:firstRowFirstColumn="0" w:firstRowLastColumn="0" w:lastRowFirstColumn="0" w:lastRowLastColumn="0"/>
            </w:pPr>
            <w:r>
              <w:t>Noviembre de 2023</w:t>
            </w:r>
          </w:p>
        </w:tc>
      </w:tr>
      <w:tr w:rsidR="00491870" w14:paraId="16201E36" w14:textId="77777777" w:rsidTr="00867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1167E19" w14:textId="4F222B13" w:rsidR="00491870" w:rsidRDefault="00491870" w:rsidP="0086774C">
            <w:r>
              <w:t>Fundador</w:t>
            </w:r>
          </w:p>
        </w:tc>
        <w:tc>
          <w:tcPr>
            <w:tcW w:w="3597" w:type="dxa"/>
          </w:tcPr>
          <w:p w14:paraId="26F048F8" w14:textId="33EE41F3" w:rsidR="00491870" w:rsidRPr="00824E76" w:rsidRDefault="00491870" w:rsidP="00491870">
            <w:pPr>
              <w:tabs>
                <w:tab w:val="left" w:pos="960"/>
              </w:tabs>
              <w:cnfStyle w:val="000000100000" w:firstRow="0" w:lastRow="0" w:firstColumn="0" w:lastColumn="0" w:oddVBand="0" w:evenVBand="0" w:oddHBand="1" w:evenHBand="0" w:firstRowFirstColumn="0" w:firstRowLastColumn="0" w:lastRowFirstColumn="0" w:lastRowLastColumn="0"/>
            </w:pPr>
            <w:r w:rsidRPr="00491870">
              <w:t>Jonathan Ross (ex Google, lideró el proyecto TPU) y Douglas Wightman</w:t>
            </w:r>
          </w:p>
        </w:tc>
        <w:tc>
          <w:tcPr>
            <w:tcW w:w="3597" w:type="dxa"/>
          </w:tcPr>
          <w:p w14:paraId="6B2C1B4C" w14:textId="6BB459E5" w:rsidR="00491870" w:rsidRDefault="00491870" w:rsidP="0086774C">
            <w:pPr>
              <w:cnfStyle w:val="000000100000" w:firstRow="0" w:lastRow="0" w:firstColumn="0" w:lastColumn="0" w:oddVBand="0" w:evenVBand="0" w:oddHBand="1" w:evenHBand="0" w:firstRowFirstColumn="0" w:firstRowLastColumn="0" w:lastRowFirstColumn="0" w:lastRowLastColumn="0"/>
            </w:pPr>
            <w:r w:rsidRPr="00491870">
              <w:t xml:space="preserve">Elon Musk, a través de </w:t>
            </w:r>
            <w:proofErr w:type="spellStart"/>
            <w:r w:rsidRPr="00491870">
              <w:t>xAI</w:t>
            </w:r>
            <w:proofErr w:type="spellEnd"/>
          </w:p>
        </w:tc>
      </w:tr>
      <w:tr w:rsidR="00491870" w14:paraId="187D0127" w14:textId="77777777" w:rsidTr="0086774C">
        <w:tc>
          <w:tcPr>
            <w:cnfStyle w:val="001000000000" w:firstRow="0" w:lastRow="0" w:firstColumn="1" w:lastColumn="0" w:oddVBand="0" w:evenVBand="0" w:oddHBand="0" w:evenHBand="0" w:firstRowFirstColumn="0" w:firstRowLastColumn="0" w:lastRowFirstColumn="0" w:lastRowLastColumn="0"/>
            <w:tcW w:w="3596" w:type="dxa"/>
          </w:tcPr>
          <w:p w14:paraId="6D94AE93" w14:textId="76AE9D89" w:rsidR="00491870" w:rsidRDefault="00491870" w:rsidP="0086774C">
            <w:r w:rsidRPr="00491870">
              <w:t>Qué ofrece</w:t>
            </w:r>
          </w:p>
        </w:tc>
        <w:tc>
          <w:tcPr>
            <w:tcW w:w="3597" w:type="dxa"/>
          </w:tcPr>
          <w:p w14:paraId="7BFA1F1B" w14:textId="2256E8E9" w:rsidR="00491870" w:rsidRPr="00491870" w:rsidRDefault="00491870" w:rsidP="00491870">
            <w:pPr>
              <w:tabs>
                <w:tab w:val="left" w:pos="960"/>
              </w:tabs>
              <w:cnfStyle w:val="000000000000" w:firstRow="0" w:lastRow="0" w:firstColumn="0" w:lastColumn="0" w:oddVBand="0" w:evenVBand="0" w:oddHBand="0" w:evenHBand="0" w:firstRowFirstColumn="0" w:firstRowLastColumn="0" w:lastRowFirstColumn="0" w:lastRowLastColumn="0"/>
            </w:pPr>
            <w:r>
              <w:t xml:space="preserve">Un chip propio, el </w:t>
            </w:r>
            <w:r>
              <w:rPr>
                <w:b/>
                <w:bCs/>
              </w:rPr>
              <w:t>LPU (</w:t>
            </w:r>
            <w:proofErr w:type="spellStart"/>
            <w:r>
              <w:t>Lenguage</w:t>
            </w:r>
            <w:proofErr w:type="spellEnd"/>
            <w:r>
              <w:t xml:space="preserve"> Processing </w:t>
            </w:r>
            <w:proofErr w:type="spellStart"/>
            <w:r>
              <w:t>Unit</w:t>
            </w:r>
            <w:proofErr w:type="spellEnd"/>
            <w:r>
              <w:t xml:space="preserve">), y la plataforma </w:t>
            </w:r>
            <w:proofErr w:type="spellStart"/>
            <w:r>
              <w:rPr>
                <w:b/>
                <w:bCs/>
              </w:rPr>
              <w:t>GroqCloud</w:t>
            </w:r>
            <w:proofErr w:type="spellEnd"/>
            <w:r>
              <w:rPr>
                <w:b/>
                <w:bCs/>
              </w:rPr>
              <w:t xml:space="preserve">, </w:t>
            </w:r>
            <w:r>
              <w:t>donde corre modelos de otros (llama, GPT-OSS) a mucha velocidad</w:t>
            </w:r>
          </w:p>
        </w:tc>
        <w:tc>
          <w:tcPr>
            <w:tcW w:w="3597" w:type="dxa"/>
          </w:tcPr>
          <w:p w14:paraId="4588499E" w14:textId="26357E63" w:rsidR="00491870" w:rsidRPr="00491870" w:rsidRDefault="00491870" w:rsidP="0086774C">
            <w:pPr>
              <w:cnfStyle w:val="000000000000" w:firstRow="0" w:lastRow="0" w:firstColumn="0" w:lastColumn="0" w:oddVBand="0" w:evenVBand="0" w:oddHBand="0" w:evenHBand="0" w:firstRowFirstColumn="0" w:firstRowLastColumn="0" w:lastRowFirstColumn="0" w:lastRowLastColumn="0"/>
            </w:pPr>
            <w:r w:rsidRPr="00491870">
              <w:t>Sus propios modelos (</w:t>
            </w:r>
            <w:proofErr w:type="spellStart"/>
            <w:r w:rsidRPr="00491870">
              <w:t>Grok</w:t>
            </w:r>
            <w:proofErr w:type="spellEnd"/>
            <w:r w:rsidRPr="00491870">
              <w:t xml:space="preserve"> 4, </w:t>
            </w:r>
            <w:proofErr w:type="spellStart"/>
            <w:r w:rsidRPr="00491870">
              <w:t>Grok</w:t>
            </w:r>
            <w:proofErr w:type="spellEnd"/>
            <w:r w:rsidRPr="00491870">
              <w:t xml:space="preserve"> 4.6, etc.), accesibles por API</w:t>
            </w:r>
          </w:p>
        </w:tc>
      </w:tr>
      <w:tr w:rsidR="00491870" w14:paraId="105EDAAF" w14:textId="77777777" w:rsidTr="00867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28379E4" w14:textId="14F52EEA" w:rsidR="00491870" w:rsidRPr="00491870" w:rsidRDefault="00BD4E67" w:rsidP="0086774C">
            <w:r w:rsidRPr="00BD4E67">
              <w:t>Analogía</w:t>
            </w:r>
          </w:p>
        </w:tc>
        <w:tc>
          <w:tcPr>
            <w:tcW w:w="3597" w:type="dxa"/>
          </w:tcPr>
          <w:p w14:paraId="28E7D52E" w14:textId="5F36BCF1" w:rsidR="00491870" w:rsidRDefault="00BD4E67" w:rsidP="00491870">
            <w:pPr>
              <w:tabs>
                <w:tab w:val="left" w:pos="960"/>
              </w:tabs>
              <w:cnfStyle w:val="000000100000" w:firstRow="0" w:lastRow="0" w:firstColumn="0" w:lastColumn="0" w:oddVBand="0" w:evenVBand="0" w:oddHBand="1" w:evenHBand="0" w:firstRowFirstColumn="0" w:firstRowLastColumn="0" w:lastRowFirstColumn="0" w:lastRowLastColumn="0"/>
            </w:pPr>
            <w:r w:rsidRPr="00BD4E67">
              <w:t>Es la "autopista": el hardware que hace correr modelos rápido</w:t>
            </w:r>
          </w:p>
        </w:tc>
        <w:tc>
          <w:tcPr>
            <w:tcW w:w="3597" w:type="dxa"/>
          </w:tcPr>
          <w:p w14:paraId="60EA1CC7" w14:textId="07BD5DF5" w:rsidR="00491870" w:rsidRPr="00491870" w:rsidRDefault="00BD4E67" w:rsidP="0086774C">
            <w:pPr>
              <w:cnfStyle w:val="000000100000" w:firstRow="0" w:lastRow="0" w:firstColumn="0" w:lastColumn="0" w:oddVBand="0" w:evenVBand="0" w:oddHBand="1" w:evenHBand="0" w:firstRowFirstColumn="0" w:firstRowLastColumn="0" w:lastRowFirstColumn="0" w:lastRowLastColumn="0"/>
            </w:pPr>
            <w:r w:rsidRPr="00BD4E67">
              <w:t>Es el "auto": el modelo que compite con GPT o Claude</w:t>
            </w:r>
          </w:p>
        </w:tc>
      </w:tr>
    </w:tbl>
    <w:p w14:paraId="71E0C25C" w14:textId="77777777" w:rsidR="0086774C" w:rsidRPr="0086774C" w:rsidRDefault="0086774C" w:rsidP="0086774C">
      <w:pPr>
        <w:rPr>
          <w:highlight w:val="yellow"/>
        </w:rPr>
      </w:pPr>
    </w:p>
    <w:p w14:paraId="79A28843" w14:textId="77777777" w:rsidR="00BD4E67" w:rsidRPr="00E47B7F" w:rsidRDefault="00BD4E67" w:rsidP="00BD4E67">
      <w:r w:rsidRPr="00E47B7F">
        <w:rPr>
          <w:b/>
          <w:bCs/>
        </w:rPr>
        <w:t>El origen del conflicto de nombres:</w:t>
      </w:r>
      <w:r w:rsidRPr="00E47B7F">
        <w:t xml:space="preserve"> </w:t>
      </w:r>
      <w:proofErr w:type="spellStart"/>
      <w:r w:rsidRPr="00E47B7F">
        <w:t>Groq</w:t>
      </w:r>
      <w:proofErr w:type="spellEnd"/>
      <w:r w:rsidRPr="00E47B7F">
        <w:t xml:space="preserve"> registró la marca en 2016, siete años antes de que existiera </w:t>
      </w:r>
      <w:proofErr w:type="spellStart"/>
      <w:r w:rsidRPr="00E47B7F">
        <w:t>xAI</w:t>
      </w:r>
      <w:proofErr w:type="spellEnd"/>
      <w:r w:rsidRPr="00E47B7F">
        <w:t xml:space="preserve">. Cuando Musk lanzó </w:t>
      </w:r>
      <w:proofErr w:type="spellStart"/>
      <w:r w:rsidRPr="00E47B7F">
        <w:t>Grok</w:t>
      </w:r>
      <w:proofErr w:type="spellEnd"/>
      <w:r w:rsidRPr="00E47B7F">
        <w:t xml:space="preserve"> en noviembre de 2023, el CEO de </w:t>
      </w:r>
      <w:proofErr w:type="spellStart"/>
      <w:r w:rsidRPr="00E47B7F">
        <w:t>Groq</w:t>
      </w:r>
      <w:proofErr w:type="spellEnd"/>
      <w:r w:rsidRPr="00E47B7F">
        <w:t xml:space="preserve"> publicó una carta pública pidiéndole que cambiara el nombre. Nunca lo cambió.</w:t>
      </w:r>
    </w:p>
    <w:p w14:paraId="31C408A5" w14:textId="77777777" w:rsidR="00E47B7F" w:rsidRPr="00E47B7F" w:rsidRDefault="00E47B7F" w:rsidP="00E47B7F">
      <w:r w:rsidRPr="00E47B7F">
        <w:rPr>
          <w:b/>
          <w:bCs/>
        </w:rPr>
        <w:t>Por qué se confunden tanto:</w:t>
      </w:r>
      <w:r w:rsidRPr="00E47B7F">
        <w:t xml:space="preserve"> se pronuncian casi igual, ambos nombres vienen de la palabra en inglés "</w:t>
      </w:r>
      <w:proofErr w:type="spellStart"/>
      <w:r w:rsidRPr="00E47B7F">
        <w:t>grok</w:t>
      </w:r>
      <w:proofErr w:type="spellEnd"/>
      <w:r w:rsidRPr="00E47B7F">
        <w:t xml:space="preserve">" (entender algo profundamente), de la novela de ciencia ficción </w:t>
      </w:r>
      <w:r w:rsidRPr="00E47B7F">
        <w:rPr>
          <w:i/>
          <w:iCs/>
        </w:rPr>
        <w:t>Stranger in a Strange Land</w:t>
      </w:r>
      <w:r w:rsidRPr="00E47B7F">
        <w:t xml:space="preserve"> (1961), y ambos son parte del mismo mundo de la IA.</w:t>
      </w:r>
    </w:p>
    <w:p w14:paraId="7ACCE191" w14:textId="77777777" w:rsidR="00E47B7F" w:rsidRPr="00E47B7F" w:rsidRDefault="00E47B7F" w:rsidP="00E47B7F">
      <w:r w:rsidRPr="00E47B7F">
        <w:rPr>
          <w:b/>
          <w:bCs/>
        </w:rPr>
        <w:t>Regla simple para no confundirte:</w:t>
      </w:r>
      <w:r w:rsidRPr="00E47B7F">
        <w:t xml:space="preserve"> si lees sobre un </w:t>
      </w:r>
      <w:proofErr w:type="spellStart"/>
      <w:r w:rsidRPr="00E47B7F">
        <w:t>chatbot</w:t>
      </w:r>
      <w:proofErr w:type="spellEnd"/>
      <w:r w:rsidRPr="00E47B7F">
        <w:t xml:space="preserve">, un modelo o "X" (la red social de Musk) → es </w:t>
      </w:r>
      <w:proofErr w:type="spellStart"/>
      <w:r w:rsidRPr="00E47B7F">
        <w:rPr>
          <w:b/>
          <w:bCs/>
        </w:rPr>
        <w:t>Grok</w:t>
      </w:r>
      <w:proofErr w:type="spellEnd"/>
      <w:r w:rsidRPr="00E47B7F">
        <w:t xml:space="preserve">. Si lees sobre velocidad de inferencia, un chip o correr modelos abiertos barato → es </w:t>
      </w:r>
      <w:proofErr w:type="spellStart"/>
      <w:r w:rsidRPr="00E47B7F">
        <w:rPr>
          <w:b/>
          <w:bCs/>
        </w:rPr>
        <w:t>Groq</w:t>
      </w:r>
      <w:proofErr w:type="spellEnd"/>
      <w:r w:rsidRPr="00E47B7F">
        <w:t>.</w:t>
      </w:r>
    </w:p>
    <w:p w14:paraId="13D7474E" w14:textId="77777777" w:rsidR="002A5BEA" w:rsidRDefault="002A5BEA" w:rsidP="00140409">
      <w:pPr>
        <w:rPr>
          <w:highlight w:val="yellow"/>
        </w:rPr>
      </w:pPr>
    </w:p>
    <w:p w14:paraId="24F9570A" w14:textId="77777777" w:rsidR="00AA4FCA" w:rsidRDefault="00AA4FCA" w:rsidP="00140409">
      <w:pPr>
        <w:rPr>
          <w:highlight w:val="yellow"/>
        </w:rPr>
      </w:pPr>
    </w:p>
    <w:p w14:paraId="12418909" w14:textId="7732D2A4" w:rsidR="00AA4FCA" w:rsidRDefault="00AA4FCA">
      <w:pPr>
        <w:rPr>
          <w:highlight w:val="yellow"/>
        </w:rPr>
      </w:pPr>
      <w:r>
        <w:rPr>
          <w:highlight w:val="yellow"/>
        </w:rPr>
        <w:br w:type="page"/>
      </w:r>
    </w:p>
    <w:p w14:paraId="556335AD" w14:textId="76E7AF28" w:rsidR="00AA4FCA" w:rsidRDefault="00AA4FCA" w:rsidP="00AA4FCA">
      <w:pPr>
        <w:pStyle w:val="Ttulo2"/>
        <w:rPr>
          <w:rFonts w:ascii="Arial" w:hAnsi="Arial" w:cs="Arial"/>
          <w:b/>
          <w:bCs/>
          <w:sz w:val="24"/>
          <w:szCs w:val="24"/>
          <w:highlight w:val="yellow"/>
        </w:rPr>
      </w:pPr>
      <w:bookmarkStart w:id="117" w:name="_Toc243791206"/>
      <w:r w:rsidRPr="006A430F">
        <w:rPr>
          <w:rFonts w:ascii="Arial" w:hAnsi="Arial" w:cs="Arial"/>
          <w:b/>
          <w:bCs/>
          <w:sz w:val="24"/>
          <w:szCs w:val="24"/>
          <w:highlight w:val="yellow"/>
        </w:rPr>
        <w:lastRenderedPageBreak/>
        <w:t>2.</w:t>
      </w:r>
      <w:r w:rsidR="007E510C">
        <w:rPr>
          <w:rFonts w:ascii="Arial" w:hAnsi="Arial" w:cs="Arial"/>
          <w:b/>
          <w:bCs/>
          <w:sz w:val="24"/>
          <w:szCs w:val="24"/>
          <w:highlight w:val="yellow"/>
        </w:rPr>
        <w:t xml:space="preserve">2 </w:t>
      </w:r>
      <w:r w:rsidR="00DE3FB2">
        <w:rPr>
          <w:rFonts w:ascii="Arial" w:hAnsi="Arial" w:cs="Arial"/>
          <w:b/>
          <w:bCs/>
          <w:sz w:val="24"/>
          <w:szCs w:val="24"/>
          <w:highlight w:val="yellow"/>
        </w:rPr>
        <w:t xml:space="preserve">Dia 1: </w:t>
      </w:r>
      <w:proofErr w:type="spellStart"/>
      <w:r w:rsidR="007E510C">
        <w:rPr>
          <w:rFonts w:ascii="Arial" w:hAnsi="Arial" w:cs="Arial"/>
          <w:b/>
          <w:bCs/>
          <w:sz w:val="24"/>
          <w:szCs w:val="24"/>
          <w:highlight w:val="yellow"/>
        </w:rPr>
        <w:t>Router</w:t>
      </w:r>
      <w:proofErr w:type="spellEnd"/>
      <w:r w:rsidR="007E510C">
        <w:rPr>
          <w:rFonts w:ascii="Arial" w:hAnsi="Arial" w:cs="Arial"/>
          <w:b/>
          <w:bCs/>
          <w:sz w:val="24"/>
          <w:szCs w:val="24"/>
          <w:highlight w:val="yellow"/>
        </w:rPr>
        <w:t xml:space="preserve"> (enrutador) – Capa de abstracción</w:t>
      </w:r>
      <w:bookmarkEnd w:id="117"/>
    </w:p>
    <w:p w14:paraId="73C7DC81" w14:textId="4B7C170C" w:rsidR="00AA4FCA" w:rsidRDefault="007E510C" w:rsidP="00140409">
      <w:pPr>
        <w:rPr>
          <w:b/>
          <w:bCs/>
        </w:rPr>
      </w:pPr>
      <w:proofErr w:type="spellStart"/>
      <w:r w:rsidRPr="007E510C">
        <w:rPr>
          <w:b/>
          <w:bCs/>
        </w:rPr>
        <w:t>Router</w:t>
      </w:r>
      <w:proofErr w:type="spellEnd"/>
      <w:r w:rsidRPr="007E510C">
        <w:rPr>
          <w:b/>
          <w:bCs/>
        </w:rPr>
        <w:t xml:space="preserve"> (enrutador):</w:t>
      </w:r>
      <w:r>
        <w:rPr>
          <w:b/>
          <w:bCs/>
        </w:rPr>
        <w:t xml:space="preserve"> </w:t>
      </w:r>
      <w:r>
        <w:t xml:space="preserve">Un servicio externo al que le mandas la petición, y el decide a que proveedor llamar. Esta </w:t>
      </w:r>
      <w:r w:rsidR="006B3CAF">
        <w:t xml:space="preserve">“en la nube”, no en tu computador. Ejemplo: </w:t>
      </w:r>
      <w:proofErr w:type="spellStart"/>
      <w:r w:rsidR="006B3CAF">
        <w:rPr>
          <w:b/>
          <w:bCs/>
        </w:rPr>
        <w:t>OpenRouter</w:t>
      </w:r>
      <w:proofErr w:type="spellEnd"/>
    </w:p>
    <w:p w14:paraId="261D9715" w14:textId="546F5D66" w:rsidR="006B3CAF" w:rsidRDefault="006B3CAF" w:rsidP="00140409">
      <w:pPr>
        <w:rPr>
          <w:b/>
          <w:bCs/>
        </w:rPr>
      </w:pPr>
      <w:r>
        <w:rPr>
          <w:b/>
          <w:bCs/>
        </w:rPr>
        <w:t xml:space="preserve">Capa de abstracción: </w:t>
      </w:r>
      <w:proofErr w:type="spellStart"/>
      <w:r w:rsidR="008C4676">
        <w:t>Codigo</w:t>
      </w:r>
      <w:proofErr w:type="spellEnd"/>
      <w:r w:rsidR="008C4676">
        <w:t xml:space="preserve"> que corre en </w:t>
      </w:r>
      <w:r w:rsidR="008C4676">
        <w:rPr>
          <w:b/>
          <w:bCs/>
        </w:rPr>
        <w:t xml:space="preserve">tu propio computador. </w:t>
      </w:r>
      <w:proofErr w:type="spellStart"/>
      <w:r w:rsidR="008C4676">
        <w:t>Tu</w:t>
      </w:r>
      <w:proofErr w:type="spellEnd"/>
      <w:r w:rsidR="008C4676">
        <w:t xml:space="preserve"> le pides algo con una forma </w:t>
      </w:r>
      <w:r w:rsidR="00D138B4">
        <w:t xml:space="preserve">de llamar siempre igual, y ese código decide internamente como hablarle a cada proveedor. Ejemplo: </w:t>
      </w:r>
      <w:proofErr w:type="spellStart"/>
      <w:r w:rsidR="00D138B4">
        <w:rPr>
          <w:b/>
          <w:bCs/>
        </w:rPr>
        <w:t>LangChain</w:t>
      </w:r>
      <w:proofErr w:type="spellEnd"/>
      <w:r w:rsidR="00D138B4">
        <w:rPr>
          <w:b/>
          <w:bCs/>
        </w:rPr>
        <w:t xml:space="preserve">, </w:t>
      </w:r>
      <w:proofErr w:type="spellStart"/>
      <w:r w:rsidR="00D138B4">
        <w:rPr>
          <w:b/>
          <w:bCs/>
        </w:rPr>
        <w:t>LiteLLM</w:t>
      </w:r>
      <w:proofErr w:type="spellEnd"/>
      <w:r w:rsidR="00D138B4">
        <w:rPr>
          <w:b/>
          <w:bCs/>
        </w:rPr>
        <w:t>.</w:t>
      </w:r>
    </w:p>
    <w:p w14:paraId="1A4FC7D3" w14:textId="77777777" w:rsidR="00D138B4" w:rsidRPr="00D138B4" w:rsidRDefault="00D138B4" w:rsidP="00D138B4">
      <w:pPr>
        <w:rPr>
          <w:b/>
          <w:bCs/>
        </w:rPr>
      </w:pPr>
      <w:r w:rsidRPr="00D138B4">
        <w:rPr>
          <w:b/>
          <w:bCs/>
        </w:rPr>
        <w:t>La diferencia clave</w:t>
      </w:r>
    </w:p>
    <w:tbl>
      <w:tblPr>
        <w:tblStyle w:val="Tablaconcuadrcula4-nfasis4"/>
        <w:tblW w:w="0" w:type="auto"/>
        <w:tblLook w:val="04A0" w:firstRow="1" w:lastRow="0" w:firstColumn="1" w:lastColumn="0" w:noHBand="0" w:noVBand="1"/>
      </w:tblPr>
      <w:tblGrid>
        <w:gridCol w:w="3596"/>
        <w:gridCol w:w="3597"/>
        <w:gridCol w:w="3597"/>
      </w:tblGrid>
      <w:tr w:rsidR="00D138B4" w14:paraId="6D2947BF" w14:textId="77777777" w:rsidTr="00FE07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13FA5E2" w14:textId="77777777" w:rsidR="00D138B4" w:rsidRDefault="00D138B4" w:rsidP="00140409">
            <w:pPr>
              <w:rPr>
                <w:b w:val="0"/>
                <w:bCs w:val="0"/>
              </w:rPr>
            </w:pPr>
          </w:p>
        </w:tc>
        <w:tc>
          <w:tcPr>
            <w:tcW w:w="3597" w:type="dxa"/>
          </w:tcPr>
          <w:p w14:paraId="31CBBFCB" w14:textId="554A1A11" w:rsidR="00D138B4" w:rsidRPr="00D138B4" w:rsidRDefault="00D138B4" w:rsidP="00140409">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Router</w:t>
            </w:r>
            <w:proofErr w:type="spellEnd"/>
          </w:p>
        </w:tc>
        <w:tc>
          <w:tcPr>
            <w:tcW w:w="3597" w:type="dxa"/>
          </w:tcPr>
          <w:p w14:paraId="7089AFC7" w14:textId="43F4EBC8" w:rsidR="00D138B4" w:rsidRDefault="00D138B4" w:rsidP="00140409">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Capa de abstracción</w:t>
            </w:r>
          </w:p>
        </w:tc>
      </w:tr>
      <w:tr w:rsidR="00D138B4" w14:paraId="6BC7512F" w14:textId="77777777" w:rsidTr="00FE0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3B25E4D" w14:textId="0867AB52" w:rsidR="00D138B4" w:rsidRPr="00D138B4" w:rsidRDefault="00D138B4" w:rsidP="00140409">
            <w:r>
              <w:t>Donde corre</w:t>
            </w:r>
          </w:p>
        </w:tc>
        <w:tc>
          <w:tcPr>
            <w:tcW w:w="3597" w:type="dxa"/>
          </w:tcPr>
          <w:p w14:paraId="4CD889D0" w14:textId="39E6A729" w:rsidR="00D138B4" w:rsidRPr="00D06D48" w:rsidRDefault="00D06D48" w:rsidP="00140409">
            <w:pPr>
              <w:cnfStyle w:val="000000100000" w:firstRow="0" w:lastRow="0" w:firstColumn="0" w:lastColumn="0" w:oddVBand="0" w:evenVBand="0" w:oddHBand="1" w:evenHBand="0" w:firstRowFirstColumn="0" w:firstRowLastColumn="0" w:lastRowFirstColumn="0" w:lastRowLastColumn="0"/>
            </w:pPr>
            <w:r>
              <w:t>En un servidor externo (de terceros)</w:t>
            </w:r>
          </w:p>
        </w:tc>
        <w:tc>
          <w:tcPr>
            <w:tcW w:w="3597" w:type="dxa"/>
          </w:tcPr>
          <w:p w14:paraId="2A2BC23C" w14:textId="7ACC7670" w:rsidR="00D138B4" w:rsidRPr="00D06D48" w:rsidRDefault="00D06D48" w:rsidP="00140409">
            <w:pPr>
              <w:cnfStyle w:val="000000100000" w:firstRow="0" w:lastRow="0" w:firstColumn="0" w:lastColumn="0" w:oddVBand="0" w:evenVBand="0" w:oddHBand="1" w:evenHBand="0" w:firstRowFirstColumn="0" w:firstRowLastColumn="0" w:lastRowFirstColumn="0" w:lastRowLastColumn="0"/>
            </w:pPr>
            <w:r>
              <w:t>En tu propio computador</w:t>
            </w:r>
          </w:p>
        </w:tc>
      </w:tr>
      <w:tr w:rsidR="00D138B4" w14:paraId="76017D8E" w14:textId="77777777" w:rsidTr="00FE079B">
        <w:tc>
          <w:tcPr>
            <w:cnfStyle w:val="001000000000" w:firstRow="0" w:lastRow="0" w:firstColumn="1" w:lastColumn="0" w:oddVBand="0" w:evenVBand="0" w:oddHBand="0" w:evenHBand="0" w:firstRowFirstColumn="0" w:firstRowLastColumn="0" w:lastRowFirstColumn="0" w:lastRowLastColumn="0"/>
            <w:tcW w:w="3596" w:type="dxa"/>
          </w:tcPr>
          <w:p w14:paraId="58826CA9" w14:textId="38789A62" w:rsidR="00D138B4" w:rsidRPr="00D06D48" w:rsidRDefault="00D06D48" w:rsidP="00140409">
            <w:r>
              <w:t>Que necesitas</w:t>
            </w:r>
          </w:p>
        </w:tc>
        <w:tc>
          <w:tcPr>
            <w:tcW w:w="3597" w:type="dxa"/>
          </w:tcPr>
          <w:p w14:paraId="1E8F8183" w14:textId="281E5BBA" w:rsidR="00D138B4" w:rsidRPr="00D06D48" w:rsidRDefault="00D06D48" w:rsidP="00140409">
            <w:pPr>
              <w:cnfStyle w:val="000000000000" w:firstRow="0" w:lastRow="0" w:firstColumn="0" w:lastColumn="0" w:oddVBand="0" w:evenVBand="0" w:oddHBand="0" w:evenHBand="0" w:firstRowFirstColumn="0" w:firstRowLastColumn="0" w:lastRowFirstColumn="0" w:lastRowLastColumn="0"/>
            </w:pPr>
            <w:r>
              <w:t xml:space="preserve">Una sola clave de API (la del </w:t>
            </w:r>
            <w:proofErr w:type="spellStart"/>
            <w:r>
              <w:t>router</w:t>
            </w:r>
            <w:proofErr w:type="spellEnd"/>
            <w:r>
              <w:t>)</w:t>
            </w:r>
          </w:p>
        </w:tc>
        <w:tc>
          <w:tcPr>
            <w:tcW w:w="3597" w:type="dxa"/>
          </w:tcPr>
          <w:p w14:paraId="02684A92" w14:textId="6A2F78C7" w:rsidR="00D138B4" w:rsidRPr="00D06D48" w:rsidRDefault="00D06D48" w:rsidP="00140409">
            <w:pPr>
              <w:cnfStyle w:val="000000000000" w:firstRow="0" w:lastRow="0" w:firstColumn="0" w:lastColumn="0" w:oddVBand="0" w:evenVBand="0" w:oddHBand="0" w:evenHBand="0" w:firstRowFirstColumn="0" w:firstRowLastColumn="0" w:lastRowFirstColumn="0" w:lastRowLastColumn="0"/>
            </w:pPr>
            <w:r w:rsidRPr="00D06D48">
              <w:t>Las claves de cada proveedor que uses</w:t>
            </w:r>
          </w:p>
        </w:tc>
      </w:tr>
      <w:tr w:rsidR="00D06D48" w14:paraId="2FC96531" w14:textId="77777777" w:rsidTr="00FE0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447FCA7" w14:textId="5D14FA6B" w:rsidR="00D06D48" w:rsidRDefault="00D06D48" w:rsidP="00140409">
            <w:proofErr w:type="spellStart"/>
            <w:r>
              <w:t>Analogia</w:t>
            </w:r>
            <w:proofErr w:type="spellEnd"/>
            <w:r>
              <w:t xml:space="preserve"> </w:t>
            </w:r>
          </w:p>
        </w:tc>
        <w:tc>
          <w:tcPr>
            <w:tcW w:w="3597" w:type="dxa"/>
          </w:tcPr>
          <w:p w14:paraId="18B4641E" w14:textId="78897434" w:rsidR="00D06D48" w:rsidRDefault="00D06D48" w:rsidP="00140409">
            <w:pPr>
              <w:cnfStyle w:val="000000100000" w:firstRow="0" w:lastRow="0" w:firstColumn="0" w:lastColumn="0" w:oddVBand="0" w:evenVBand="0" w:oddHBand="1" w:evenHBand="0" w:firstRowFirstColumn="0" w:firstRowLastColumn="0" w:lastRowFirstColumn="0" w:lastRowLastColumn="0"/>
            </w:pPr>
            <w:r w:rsidRPr="00D06D48">
              <w:t xml:space="preserve">Un </w:t>
            </w:r>
            <w:r w:rsidRPr="00D06D48">
              <w:rPr>
                <w:b/>
                <w:bCs/>
              </w:rPr>
              <w:t>conserje de hotel</w:t>
            </w:r>
            <w:r w:rsidRPr="00D06D48">
              <w:t xml:space="preserve"> que llama al taxi, al restaurante o al tour por ti</w:t>
            </w:r>
          </w:p>
        </w:tc>
        <w:tc>
          <w:tcPr>
            <w:tcW w:w="3597" w:type="dxa"/>
          </w:tcPr>
          <w:p w14:paraId="5B719762" w14:textId="142352AD" w:rsidR="00D06D48" w:rsidRPr="00D06D48" w:rsidRDefault="00FE079B" w:rsidP="00140409">
            <w:pPr>
              <w:cnfStyle w:val="000000100000" w:firstRow="0" w:lastRow="0" w:firstColumn="0" w:lastColumn="0" w:oddVBand="0" w:evenVBand="0" w:oddHBand="1" w:evenHBand="0" w:firstRowFirstColumn="0" w:firstRowLastColumn="0" w:lastRowFirstColumn="0" w:lastRowLastColumn="0"/>
            </w:pPr>
            <w:r w:rsidRPr="00FE079B">
              <w:t xml:space="preserve">Un </w:t>
            </w:r>
            <w:r w:rsidRPr="00FE079B">
              <w:rPr>
                <w:b/>
                <w:bCs/>
              </w:rPr>
              <w:t>traductor universal</w:t>
            </w:r>
            <w:r w:rsidRPr="00FE079B">
              <w:t xml:space="preserve"> que tú llevas encima y que sabe hablarle a cada persona en su idioma</w:t>
            </w:r>
          </w:p>
        </w:tc>
      </w:tr>
    </w:tbl>
    <w:p w14:paraId="06E2E97F" w14:textId="77777777" w:rsidR="00D138B4" w:rsidRDefault="00D138B4" w:rsidP="00140409">
      <w:pPr>
        <w:rPr>
          <w:b/>
          <w:bCs/>
        </w:rPr>
      </w:pPr>
    </w:p>
    <w:p w14:paraId="2F6DC0E7" w14:textId="77777777" w:rsidR="00FE079B" w:rsidRPr="00FE079B" w:rsidRDefault="00FE079B" w:rsidP="00FE079B">
      <w:pPr>
        <w:rPr>
          <w:b/>
          <w:bCs/>
          <w:sz w:val="24"/>
          <w:szCs w:val="28"/>
        </w:rPr>
      </w:pPr>
      <w:r w:rsidRPr="00FE079B">
        <w:rPr>
          <w:b/>
          <w:bCs/>
          <w:sz w:val="24"/>
          <w:szCs w:val="28"/>
          <w:highlight w:val="yellow"/>
        </w:rPr>
        <w:t>Ejemplo con el código que tienes</w:t>
      </w:r>
    </w:p>
    <w:p w14:paraId="21828BE4" w14:textId="4917B343" w:rsidR="00FE079B" w:rsidRDefault="00731917" w:rsidP="00140409">
      <w:pPr>
        <w:rPr>
          <w:b/>
          <w:bCs/>
        </w:rPr>
      </w:pPr>
      <w:r w:rsidRPr="00731917">
        <w:rPr>
          <w:b/>
          <w:bCs/>
          <w:noProof/>
        </w:rPr>
        <w:drawing>
          <wp:inline distT="0" distB="0" distL="0" distR="0" wp14:anchorId="2D44FF69" wp14:editId="2841780F">
            <wp:extent cx="6858000" cy="1010920"/>
            <wp:effectExtent l="19050" t="19050" r="19050" b="17780"/>
            <wp:docPr id="1507138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38402" name=""/>
                    <pic:cNvPicPr/>
                  </pic:nvPicPr>
                  <pic:blipFill>
                    <a:blip r:embed="rId594"/>
                    <a:stretch>
                      <a:fillRect/>
                    </a:stretch>
                  </pic:blipFill>
                  <pic:spPr>
                    <a:xfrm>
                      <a:off x="0" y="0"/>
                      <a:ext cx="6858000" cy="1010920"/>
                    </a:xfrm>
                    <a:prstGeom prst="rect">
                      <a:avLst/>
                    </a:prstGeom>
                    <a:ln w="19050">
                      <a:solidFill>
                        <a:srgbClr val="EE0000"/>
                      </a:solidFill>
                    </a:ln>
                  </pic:spPr>
                </pic:pic>
              </a:graphicData>
            </a:graphic>
          </wp:inline>
        </w:drawing>
      </w:r>
    </w:p>
    <w:p w14:paraId="67F62C6E" w14:textId="77777777" w:rsidR="00731917" w:rsidRPr="00731917" w:rsidRDefault="00731917" w:rsidP="00731917">
      <w:r w:rsidRPr="00731917">
        <w:t xml:space="preserve">Aquí tú le hablas a </w:t>
      </w:r>
      <w:proofErr w:type="spellStart"/>
      <w:r w:rsidRPr="00731917">
        <w:rPr>
          <w:b/>
          <w:bCs/>
        </w:rPr>
        <w:t>OpenRouter</w:t>
      </w:r>
      <w:proofErr w:type="spellEnd"/>
      <w:r w:rsidRPr="00731917">
        <w:t xml:space="preserve"> (el </w:t>
      </w:r>
      <w:proofErr w:type="spellStart"/>
      <w:r w:rsidRPr="00731917">
        <w:t>router</w:t>
      </w:r>
      <w:proofErr w:type="spellEnd"/>
      <w:r w:rsidRPr="00731917">
        <w:t xml:space="preserve">), y es </w:t>
      </w:r>
      <w:proofErr w:type="spellStart"/>
      <w:r w:rsidRPr="00731917">
        <w:t>OpenRouter</w:t>
      </w:r>
      <w:proofErr w:type="spellEnd"/>
      <w:r w:rsidRPr="00731917">
        <w:t xml:space="preserve"> quien internamente llama a GLM 4.5, un modelo chino </w:t>
      </w:r>
      <w:proofErr w:type="gramStart"/>
      <w:r w:rsidRPr="00731917">
        <w:t>de la startup</w:t>
      </w:r>
      <w:proofErr w:type="gramEnd"/>
      <w:r w:rsidRPr="00731917">
        <w:t xml:space="preserve"> z.ai. Tú nunca tuviste que crear una cuenta en z.ai ni conseguir su clave.</w:t>
      </w:r>
    </w:p>
    <w:p w14:paraId="55D07088" w14:textId="77777777" w:rsidR="00C736A0" w:rsidRPr="00C736A0" w:rsidRDefault="00C736A0" w:rsidP="00C736A0">
      <w:pPr>
        <w:rPr>
          <w:b/>
          <w:bCs/>
          <w:sz w:val="24"/>
          <w:szCs w:val="28"/>
        </w:rPr>
      </w:pPr>
      <w:r w:rsidRPr="00C736A0">
        <w:rPr>
          <w:b/>
          <w:bCs/>
          <w:sz w:val="24"/>
          <w:szCs w:val="28"/>
          <w:highlight w:val="yellow"/>
        </w:rPr>
        <w:t xml:space="preserve">Por qué sirve un </w:t>
      </w:r>
      <w:proofErr w:type="spellStart"/>
      <w:r w:rsidRPr="00C736A0">
        <w:rPr>
          <w:b/>
          <w:bCs/>
          <w:sz w:val="24"/>
          <w:szCs w:val="28"/>
          <w:highlight w:val="yellow"/>
        </w:rPr>
        <w:t>router</w:t>
      </w:r>
      <w:proofErr w:type="spellEnd"/>
    </w:p>
    <w:p w14:paraId="11E15513" w14:textId="02A6C51E" w:rsidR="00C736A0" w:rsidRPr="00BA2C89" w:rsidRDefault="00C736A0" w:rsidP="00BA2C89">
      <w:pPr>
        <w:pStyle w:val="Prrafodelista"/>
        <w:numPr>
          <w:ilvl w:val="0"/>
          <w:numId w:val="58"/>
        </w:numPr>
      </w:pPr>
      <w:r w:rsidRPr="00BA2C89">
        <w:t>Pagas una sola vez por adelantado (o usas capas gratis), en vez de manejar cuentas y claves con cada proveedor.</w:t>
      </w:r>
    </w:p>
    <w:p w14:paraId="0C896969" w14:textId="35F9467D" w:rsidR="00C736A0" w:rsidRPr="00BA2C89" w:rsidRDefault="00C736A0" w:rsidP="00BA2C89">
      <w:pPr>
        <w:pStyle w:val="Prrafodelista"/>
        <w:numPr>
          <w:ilvl w:val="0"/>
          <w:numId w:val="58"/>
        </w:numPr>
      </w:pPr>
      <w:r w:rsidRPr="00BA2C89">
        <w:t>Con un solo cliente (</w:t>
      </w:r>
      <w:proofErr w:type="spellStart"/>
      <w:r w:rsidRPr="00BA2C89">
        <w:rPr>
          <w:b/>
          <w:bCs/>
        </w:rPr>
        <w:t>openrouter</w:t>
      </w:r>
      <w:proofErr w:type="spellEnd"/>
      <w:r w:rsidRPr="00BA2C89">
        <w:t xml:space="preserve">) accedes a muchísimos modelos distintos, cambiando solo el nombre: </w:t>
      </w:r>
      <w:r w:rsidRPr="00BA2C89">
        <w:rPr>
          <w:b/>
          <w:bCs/>
        </w:rPr>
        <w:t>"proveedor/modelo"</w:t>
      </w:r>
      <w:r w:rsidRPr="00BA2C89">
        <w:t>.</w:t>
      </w:r>
    </w:p>
    <w:p w14:paraId="0E9D9AC5" w14:textId="77777777" w:rsidR="00C736A0" w:rsidRPr="00C736A0" w:rsidRDefault="00C736A0" w:rsidP="00C736A0">
      <w:pPr>
        <w:rPr>
          <w:b/>
          <w:bCs/>
        </w:rPr>
      </w:pPr>
      <w:r w:rsidRPr="00C736A0">
        <w:rPr>
          <w:b/>
          <w:bCs/>
        </w:rPr>
        <w:t>Por qué sirve una capa de abstracción</w:t>
      </w:r>
    </w:p>
    <w:p w14:paraId="4F471ED4" w14:textId="2BE21C95" w:rsidR="00C736A0" w:rsidRPr="00BA2C89" w:rsidRDefault="00C736A0" w:rsidP="00BA2C89">
      <w:pPr>
        <w:pStyle w:val="Prrafodelista"/>
        <w:numPr>
          <w:ilvl w:val="0"/>
          <w:numId w:val="58"/>
        </w:numPr>
      </w:pPr>
      <w:r w:rsidRPr="00BA2C89">
        <w:t xml:space="preserve">Si mañana quieres cambiar de </w:t>
      </w:r>
      <w:proofErr w:type="spellStart"/>
      <w:r w:rsidRPr="00BA2C89">
        <w:t>OpenAI</w:t>
      </w:r>
      <w:proofErr w:type="spellEnd"/>
      <w:r w:rsidRPr="00BA2C89">
        <w:t xml:space="preserve"> a </w:t>
      </w:r>
      <w:proofErr w:type="spellStart"/>
      <w:r w:rsidRPr="00BA2C89">
        <w:t>Anthropic</w:t>
      </w:r>
      <w:proofErr w:type="spellEnd"/>
      <w:r w:rsidRPr="00BA2C89">
        <w:t>, cambias poco código, porque la forma de llamar es siempre la misma.</w:t>
      </w:r>
    </w:p>
    <w:p w14:paraId="387A059F" w14:textId="52A42028" w:rsidR="00C736A0" w:rsidRPr="00BA2C89" w:rsidRDefault="00C736A0" w:rsidP="00C736A0">
      <w:pPr>
        <w:pStyle w:val="Prrafodelista"/>
        <w:numPr>
          <w:ilvl w:val="0"/>
          <w:numId w:val="58"/>
        </w:numPr>
      </w:pPr>
      <w:r w:rsidRPr="00BA2C89">
        <w:t xml:space="preserve">Corre en tu máquina, así que no dependes de que el servicio del </w:t>
      </w:r>
      <w:proofErr w:type="spellStart"/>
      <w:r w:rsidRPr="00BA2C89">
        <w:t>router</w:t>
      </w:r>
      <w:proofErr w:type="spellEnd"/>
      <w:r w:rsidRPr="00BA2C89">
        <w:t xml:space="preserve"> esté funcionando.</w:t>
      </w:r>
    </w:p>
    <w:p w14:paraId="1941F5D5" w14:textId="1BCC8536" w:rsidR="00BA2C89" w:rsidRDefault="00BA2C89" w:rsidP="00C736A0">
      <w:pPr>
        <w:pBdr>
          <w:bottom w:val="single" w:sz="6" w:space="1" w:color="auto"/>
        </w:pBdr>
      </w:pPr>
      <w:r>
        <w:rPr>
          <w:b/>
          <w:bCs/>
        </w:rPr>
        <w:t xml:space="preserve">En una línea: </w:t>
      </w:r>
      <w:r>
        <w:t xml:space="preserve">las dos resuelven el mismo problema (no tener que aprender la forma particular de cada proveedor), pero el </w:t>
      </w:r>
      <w:proofErr w:type="spellStart"/>
      <w:r>
        <w:t>router</w:t>
      </w:r>
      <w:proofErr w:type="spellEnd"/>
      <w:r>
        <w:t xml:space="preserve"> lo resuelve fuera de tu código, y la capa de abstracción lo resuelve adentro.</w:t>
      </w:r>
    </w:p>
    <w:p w14:paraId="474B20F7" w14:textId="4A295052" w:rsidR="00B4397F" w:rsidRDefault="00B4397F" w:rsidP="00C736A0"/>
    <w:p w14:paraId="75460E7B" w14:textId="77777777" w:rsidR="00B4397F" w:rsidRDefault="00B4397F" w:rsidP="00C736A0"/>
    <w:p w14:paraId="5BD7E625" w14:textId="03096CA5" w:rsidR="00B4397F" w:rsidRDefault="00B4397F" w:rsidP="00C736A0">
      <w:r w:rsidRPr="00B4397F">
        <w:rPr>
          <w:noProof/>
        </w:rPr>
        <w:lastRenderedPageBreak/>
        <w:drawing>
          <wp:inline distT="0" distB="0" distL="0" distR="0" wp14:anchorId="1B99A7FF" wp14:editId="11F3329D">
            <wp:extent cx="4663844" cy="815411"/>
            <wp:effectExtent l="38100" t="38100" r="41910" b="41910"/>
            <wp:docPr id="834107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07028" name=""/>
                    <pic:cNvPicPr/>
                  </pic:nvPicPr>
                  <pic:blipFill>
                    <a:blip r:embed="rId595"/>
                    <a:stretch>
                      <a:fillRect/>
                    </a:stretch>
                  </pic:blipFill>
                  <pic:spPr>
                    <a:xfrm>
                      <a:off x="0" y="0"/>
                      <a:ext cx="4663844" cy="815411"/>
                    </a:xfrm>
                    <a:prstGeom prst="rect">
                      <a:avLst/>
                    </a:prstGeom>
                    <a:ln w="28575">
                      <a:solidFill>
                        <a:schemeClr val="tx1"/>
                      </a:solidFill>
                    </a:ln>
                  </pic:spPr>
                </pic:pic>
              </a:graphicData>
            </a:graphic>
          </wp:inline>
        </w:drawing>
      </w:r>
    </w:p>
    <w:p w14:paraId="2F1FB96E" w14:textId="77777777" w:rsidR="00B4397F" w:rsidRPr="00B4397F" w:rsidRDefault="00B4397F" w:rsidP="00B4397F">
      <w:r w:rsidRPr="00B4397F">
        <w:t xml:space="preserve">Ninguna parte de esa línea es "capa de abstracción": esa línea usa un </w:t>
      </w:r>
      <w:proofErr w:type="spellStart"/>
      <w:r w:rsidRPr="00B4397F">
        <w:rPr>
          <w:b/>
          <w:bCs/>
        </w:rPr>
        <w:t>router</w:t>
      </w:r>
      <w:proofErr w:type="spellEnd"/>
      <w:r w:rsidRPr="00B4397F">
        <w:t>.</w:t>
      </w:r>
    </w:p>
    <w:p w14:paraId="7A07625A" w14:textId="77777777" w:rsidR="002638B6" w:rsidRPr="002638B6" w:rsidRDefault="002638B6" w:rsidP="002638B6">
      <w:r w:rsidRPr="002638B6">
        <w:t xml:space="preserve">La confusión es entendible porque se ven parecidas. </w:t>
      </w:r>
      <w:r w:rsidRPr="002638B6">
        <w:rPr>
          <w:sz w:val="24"/>
          <w:szCs w:val="28"/>
          <w:highlight w:val="yellow"/>
        </w:rPr>
        <w:t xml:space="preserve">La diferencia está en </w:t>
      </w:r>
      <w:r w:rsidRPr="002638B6">
        <w:rPr>
          <w:b/>
          <w:bCs/>
          <w:sz w:val="24"/>
          <w:szCs w:val="28"/>
          <w:highlight w:val="yellow"/>
        </w:rPr>
        <w:t xml:space="preserve">qué hay detrás de ese </w:t>
      </w:r>
      <w:proofErr w:type="spellStart"/>
      <w:r w:rsidRPr="002638B6">
        <w:rPr>
          <w:b/>
          <w:bCs/>
          <w:sz w:val="24"/>
          <w:szCs w:val="28"/>
          <w:highlight w:val="yellow"/>
        </w:rPr>
        <w:t>openrouter</w:t>
      </w:r>
      <w:proofErr w:type="spellEnd"/>
      <w:r w:rsidRPr="002638B6">
        <w:rPr>
          <w:sz w:val="24"/>
          <w:szCs w:val="28"/>
          <w:highlight w:val="yellow"/>
        </w:rPr>
        <w:t>,</w:t>
      </w:r>
      <w:r w:rsidRPr="002638B6">
        <w:rPr>
          <w:sz w:val="24"/>
          <w:szCs w:val="28"/>
        </w:rPr>
        <w:t xml:space="preserve"> </w:t>
      </w:r>
      <w:r w:rsidRPr="002638B6">
        <w:t>no en cómo se escribe el código.</w:t>
      </w:r>
    </w:p>
    <w:p w14:paraId="43849ED1" w14:textId="77777777" w:rsidR="002638B6" w:rsidRPr="002638B6" w:rsidRDefault="002638B6" w:rsidP="002638B6">
      <w:pPr>
        <w:rPr>
          <w:b/>
          <w:bCs/>
        </w:rPr>
      </w:pPr>
      <w:r w:rsidRPr="002638B6">
        <w:rPr>
          <w:b/>
          <w:bCs/>
        </w:rPr>
        <w:t>Cómo distinguirlos</w:t>
      </w:r>
    </w:p>
    <w:p w14:paraId="4B23575B" w14:textId="6CF1B7C2" w:rsidR="00B4397F" w:rsidRDefault="002638B6" w:rsidP="00C736A0">
      <w:r w:rsidRPr="002638B6">
        <w:rPr>
          <w:noProof/>
        </w:rPr>
        <w:drawing>
          <wp:inline distT="0" distB="0" distL="0" distR="0" wp14:anchorId="1023848A" wp14:editId="0098DF9A">
            <wp:extent cx="5528733" cy="765107"/>
            <wp:effectExtent l="0" t="0" r="0" b="0"/>
            <wp:docPr id="480330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30132" name=""/>
                    <pic:cNvPicPr/>
                  </pic:nvPicPr>
                  <pic:blipFill>
                    <a:blip r:embed="rId596"/>
                    <a:stretch>
                      <a:fillRect/>
                    </a:stretch>
                  </pic:blipFill>
                  <pic:spPr>
                    <a:xfrm>
                      <a:off x="0" y="0"/>
                      <a:ext cx="5538763" cy="766495"/>
                    </a:xfrm>
                    <a:prstGeom prst="rect">
                      <a:avLst/>
                    </a:prstGeom>
                  </pic:spPr>
                </pic:pic>
              </a:graphicData>
            </a:graphic>
          </wp:inline>
        </w:drawing>
      </w:r>
    </w:p>
    <w:p w14:paraId="65667C8C" w14:textId="388885E0" w:rsidR="00681354" w:rsidRDefault="00681354" w:rsidP="00C736A0">
      <w:r w:rsidRPr="00681354">
        <w:t xml:space="preserve">Aquí </w:t>
      </w:r>
      <w:proofErr w:type="spellStart"/>
      <w:r w:rsidRPr="00681354">
        <w:t>openrouter</w:t>
      </w:r>
      <w:proofErr w:type="spellEnd"/>
      <w:r w:rsidRPr="00681354">
        <w:t xml:space="preserve"> es un cliente </w:t>
      </w:r>
      <w:proofErr w:type="spellStart"/>
      <w:r w:rsidRPr="00681354">
        <w:t>OpenAI</w:t>
      </w:r>
      <w:proofErr w:type="spellEnd"/>
      <w:r w:rsidRPr="00681354">
        <w:t xml:space="preserve">(...) apuntando a </w:t>
      </w:r>
      <w:proofErr w:type="spellStart"/>
      <w:r w:rsidRPr="00681354">
        <w:t>base_url</w:t>
      </w:r>
      <w:proofErr w:type="spellEnd"/>
      <w:r w:rsidRPr="00681354">
        <w:t xml:space="preserve">="https://openrouter.ai/api/v1". Cuando ejecutas esto, tu petición </w:t>
      </w:r>
      <w:r w:rsidRPr="00681354">
        <w:rPr>
          <w:b/>
          <w:bCs/>
        </w:rPr>
        <w:t>sale de tu computador</w:t>
      </w:r>
      <w:r w:rsidRPr="00681354">
        <w:t xml:space="preserve"> y viaja por internet hasta el servidor de </w:t>
      </w:r>
      <w:proofErr w:type="spellStart"/>
      <w:r w:rsidRPr="00681354">
        <w:t>OpenRouter</w:t>
      </w:r>
      <w:proofErr w:type="spellEnd"/>
      <w:r w:rsidRPr="00681354">
        <w:t xml:space="preserve">. Ese servidor (que no es tuyo) decide llamar a GLM 4.5. Por eso es un </w:t>
      </w:r>
      <w:proofErr w:type="spellStart"/>
      <w:r w:rsidRPr="00681354">
        <w:t>router</w:t>
      </w:r>
      <w:proofErr w:type="spellEnd"/>
      <w:r w:rsidRPr="00681354">
        <w:t>: el que enruta la petición está afuera.</w:t>
      </w:r>
    </w:p>
    <w:p w14:paraId="55A56F60" w14:textId="77777777" w:rsidR="00147F6B" w:rsidRPr="00147F6B" w:rsidRDefault="00147F6B" w:rsidP="00147F6B">
      <w:pPr>
        <w:rPr>
          <w:b/>
          <w:bCs/>
          <w:sz w:val="24"/>
          <w:szCs w:val="28"/>
        </w:rPr>
      </w:pPr>
      <w:r w:rsidRPr="00147F6B">
        <w:rPr>
          <w:b/>
          <w:bCs/>
          <w:sz w:val="24"/>
          <w:szCs w:val="28"/>
          <w:highlight w:val="yellow"/>
        </w:rPr>
        <w:t>Cómo se vería con una capa de abstracción (</w:t>
      </w:r>
      <w:proofErr w:type="spellStart"/>
      <w:r w:rsidRPr="00147F6B">
        <w:rPr>
          <w:b/>
          <w:bCs/>
          <w:sz w:val="24"/>
          <w:szCs w:val="28"/>
          <w:highlight w:val="yellow"/>
        </w:rPr>
        <w:t>LiteLLM</w:t>
      </w:r>
      <w:proofErr w:type="spellEnd"/>
      <w:r w:rsidRPr="00147F6B">
        <w:rPr>
          <w:b/>
          <w:bCs/>
          <w:sz w:val="24"/>
          <w:szCs w:val="28"/>
          <w:highlight w:val="yellow"/>
        </w:rPr>
        <w:t>, del mismo notebook)</w:t>
      </w:r>
    </w:p>
    <w:p w14:paraId="011EAA52" w14:textId="00082A87" w:rsidR="00147F6B" w:rsidRDefault="00147F6B" w:rsidP="00C736A0">
      <w:r w:rsidRPr="00147F6B">
        <w:rPr>
          <w:noProof/>
        </w:rPr>
        <w:drawing>
          <wp:inline distT="0" distB="0" distL="0" distR="0" wp14:anchorId="545432EA" wp14:editId="38BA443B">
            <wp:extent cx="5232400" cy="837929"/>
            <wp:effectExtent l="0" t="0" r="6350" b="635"/>
            <wp:docPr id="57393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3333" name=""/>
                    <pic:cNvPicPr/>
                  </pic:nvPicPr>
                  <pic:blipFill>
                    <a:blip r:embed="rId597"/>
                    <a:stretch>
                      <a:fillRect/>
                    </a:stretch>
                  </pic:blipFill>
                  <pic:spPr>
                    <a:xfrm>
                      <a:off x="0" y="0"/>
                      <a:ext cx="5238154" cy="838850"/>
                    </a:xfrm>
                    <a:prstGeom prst="rect">
                      <a:avLst/>
                    </a:prstGeom>
                  </pic:spPr>
                </pic:pic>
              </a:graphicData>
            </a:graphic>
          </wp:inline>
        </w:drawing>
      </w:r>
    </w:p>
    <w:p w14:paraId="744D64A0" w14:textId="6C2FED05" w:rsidR="00147F6B" w:rsidRDefault="00147F6B" w:rsidP="00C736A0">
      <w:r>
        <w:t xml:space="preserve">Aquí </w:t>
      </w:r>
      <w:proofErr w:type="spellStart"/>
      <w:r>
        <w:rPr>
          <w:b/>
          <w:bCs/>
        </w:rPr>
        <w:t>completion</w:t>
      </w:r>
      <w:proofErr w:type="spellEnd"/>
      <w:r>
        <w:rPr>
          <w:b/>
          <w:bCs/>
        </w:rPr>
        <w:t xml:space="preserve"> </w:t>
      </w:r>
      <w:r>
        <w:t xml:space="preserve">es una </w:t>
      </w:r>
      <w:proofErr w:type="spellStart"/>
      <w:r>
        <w:t>funcion</w:t>
      </w:r>
      <w:proofErr w:type="spellEnd"/>
      <w:r>
        <w:t xml:space="preserve"> de una librería </w:t>
      </w:r>
      <w:r>
        <w:rPr>
          <w:b/>
          <w:bCs/>
        </w:rPr>
        <w:t xml:space="preserve">instalada en tu computador. </w:t>
      </w:r>
      <w:r>
        <w:t xml:space="preserve">Cuando la ejecutas, </w:t>
      </w:r>
      <w:proofErr w:type="spellStart"/>
      <w:r>
        <w:rPr>
          <w:b/>
          <w:bCs/>
        </w:rPr>
        <w:t>LiteLLM</w:t>
      </w:r>
      <w:proofErr w:type="spellEnd"/>
      <w:r>
        <w:rPr>
          <w:b/>
          <w:bCs/>
        </w:rPr>
        <w:t xml:space="preserve"> mismo </w:t>
      </w:r>
      <w:r>
        <w:t xml:space="preserve">(código corriendo en tu maquina) decide como armar la llamada a </w:t>
      </w:r>
      <w:proofErr w:type="spellStart"/>
      <w:r>
        <w:t>OpenAI</w:t>
      </w:r>
      <w:proofErr w:type="spellEnd"/>
      <w:r>
        <w:t xml:space="preserve"> y la hace directo, sin pasar por un servidor intermediario de tercero.</w:t>
      </w:r>
    </w:p>
    <w:p w14:paraId="16DAF1FA" w14:textId="77777777" w:rsidR="00524275" w:rsidRPr="00524275" w:rsidRDefault="00524275" w:rsidP="00524275">
      <w:pPr>
        <w:rPr>
          <w:b/>
          <w:bCs/>
          <w:sz w:val="24"/>
          <w:szCs w:val="28"/>
        </w:rPr>
      </w:pPr>
      <w:r w:rsidRPr="00524275">
        <w:rPr>
          <w:b/>
          <w:bCs/>
          <w:sz w:val="24"/>
          <w:szCs w:val="28"/>
          <w:highlight w:val="yellow"/>
        </w:rPr>
        <w:t>La diferencia real</w:t>
      </w:r>
    </w:p>
    <w:tbl>
      <w:tblPr>
        <w:tblStyle w:val="Tablaconcuadrcula4-nfasis4"/>
        <w:tblW w:w="0" w:type="auto"/>
        <w:tblLook w:val="04A0" w:firstRow="1" w:lastRow="0" w:firstColumn="1" w:lastColumn="0" w:noHBand="0" w:noVBand="1"/>
      </w:tblPr>
      <w:tblGrid>
        <w:gridCol w:w="3389"/>
        <w:gridCol w:w="3983"/>
        <w:gridCol w:w="3418"/>
      </w:tblGrid>
      <w:tr w:rsidR="00054CA3" w14:paraId="7413B2C3" w14:textId="77777777" w:rsidTr="00B27E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763236F" w14:textId="77777777" w:rsidR="00054CA3" w:rsidRDefault="00054CA3" w:rsidP="00C736A0"/>
        </w:tc>
        <w:tc>
          <w:tcPr>
            <w:tcW w:w="3597" w:type="dxa"/>
          </w:tcPr>
          <w:p w14:paraId="41532168" w14:textId="562E41CA" w:rsidR="00054CA3" w:rsidRPr="00054CA3" w:rsidRDefault="00054CA3" w:rsidP="00C736A0">
            <w:pPr>
              <w:cnfStyle w:val="100000000000" w:firstRow="1" w:lastRow="0" w:firstColumn="0" w:lastColumn="0" w:oddVBand="0" w:evenVBand="0" w:oddHBand="0" w:evenHBand="0" w:firstRowFirstColumn="0" w:firstRowLastColumn="0" w:lastRowFirstColumn="0" w:lastRowLastColumn="0"/>
              <w:rPr>
                <w:b w:val="0"/>
                <w:bCs w:val="0"/>
              </w:rPr>
            </w:pPr>
            <w:proofErr w:type="spellStart"/>
            <w:proofErr w:type="gramStart"/>
            <w:r w:rsidRPr="00054CA3">
              <w:rPr>
                <w:b w:val="0"/>
                <w:bCs w:val="0"/>
              </w:rPr>
              <w:t>openrouter.chat</w:t>
            </w:r>
            <w:proofErr w:type="gramEnd"/>
            <w:r w:rsidRPr="00054CA3">
              <w:rPr>
                <w:b w:val="0"/>
                <w:bCs w:val="0"/>
              </w:rPr>
              <w:t>.</w:t>
            </w:r>
            <w:proofErr w:type="gramStart"/>
            <w:r w:rsidRPr="00054CA3">
              <w:rPr>
                <w:b w:val="0"/>
                <w:bCs w:val="0"/>
              </w:rPr>
              <w:t>completions.create</w:t>
            </w:r>
            <w:proofErr w:type="spellEnd"/>
            <w:proofErr w:type="gramEnd"/>
            <w:r w:rsidRPr="00054CA3">
              <w:rPr>
                <w:b w:val="0"/>
                <w:bCs w:val="0"/>
              </w:rPr>
              <w:t>(...)</w:t>
            </w:r>
          </w:p>
        </w:tc>
        <w:tc>
          <w:tcPr>
            <w:tcW w:w="3597" w:type="dxa"/>
          </w:tcPr>
          <w:p w14:paraId="2D356295" w14:textId="70B2FCCD" w:rsidR="00054CA3" w:rsidRPr="00054CA3" w:rsidRDefault="00054CA3" w:rsidP="00C736A0">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054CA3">
              <w:rPr>
                <w:b w:val="0"/>
                <w:bCs w:val="0"/>
              </w:rPr>
              <w:t>completion</w:t>
            </w:r>
            <w:proofErr w:type="spellEnd"/>
            <w:r w:rsidRPr="00054CA3">
              <w:rPr>
                <w:b w:val="0"/>
                <w:bCs w:val="0"/>
              </w:rPr>
              <w:t xml:space="preserve">(...) de </w:t>
            </w:r>
            <w:proofErr w:type="spellStart"/>
            <w:r w:rsidRPr="00054CA3">
              <w:rPr>
                <w:b w:val="0"/>
                <w:bCs w:val="0"/>
              </w:rPr>
              <w:t>LiteLLM</w:t>
            </w:r>
            <w:proofErr w:type="spellEnd"/>
          </w:p>
        </w:tc>
      </w:tr>
      <w:tr w:rsidR="00054CA3" w14:paraId="2F67ACA2" w14:textId="77777777" w:rsidTr="00B27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2BDCB5E" w14:textId="27FAFF16" w:rsidR="00054CA3" w:rsidRDefault="00054CA3" w:rsidP="00C736A0">
            <w:r>
              <w:t>Quien decide a que proveedor llamar</w:t>
            </w:r>
          </w:p>
        </w:tc>
        <w:tc>
          <w:tcPr>
            <w:tcW w:w="3597" w:type="dxa"/>
          </w:tcPr>
          <w:p w14:paraId="362F979C" w14:textId="12BEC4A0" w:rsidR="00054CA3" w:rsidRDefault="00054CA3" w:rsidP="00C736A0">
            <w:pPr>
              <w:cnfStyle w:val="000000100000" w:firstRow="0" w:lastRow="0" w:firstColumn="0" w:lastColumn="0" w:oddVBand="0" w:evenVBand="0" w:oddHBand="1" w:evenHBand="0" w:firstRowFirstColumn="0" w:firstRowLastColumn="0" w:lastRowFirstColumn="0" w:lastRowLastColumn="0"/>
            </w:pPr>
            <w:r>
              <w:t xml:space="preserve">El servidor de </w:t>
            </w:r>
            <w:proofErr w:type="spellStart"/>
            <w:r>
              <w:t>OpenRouter</w:t>
            </w:r>
            <w:proofErr w:type="spellEnd"/>
            <w:r>
              <w:t xml:space="preserve"> (externo)</w:t>
            </w:r>
          </w:p>
        </w:tc>
        <w:tc>
          <w:tcPr>
            <w:tcW w:w="3597" w:type="dxa"/>
          </w:tcPr>
          <w:p w14:paraId="5AD819EE" w14:textId="0CDA557A" w:rsidR="00054CA3" w:rsidRDefault="00054CA3" w:rsidP="00C736A0">
            <w:pPr>
              <w:cnfStyle w:val="000000100000" w:firstRow="0" w:lastRow="0" w:firstColumn="0" w:lastColumn="0" w:oddVBand="0" w:evenVBand="0" w:oddHBand="1" w:evenHBand="0" w:firstRowFirstColumn="0" w:firstRowLastColumn="0" w:lastRowFirstColumn="0" w:lastRowLastColumn="0"/>
            </w:pPr>
            <w:r>
              <w:t>La librería en tu propio computador</w:t>
            </w:r>
          </w:p>
        </w:tc>
      </w:tr>
      <w:tr w:rsidR="00054CA3" w14:paraId="38CF7EC3" w14:textId="77777777" w:rsidTr="00B27E5F">
        <w:tc>
          <w:tcPr>
            <w:cnfStyle w:val="001000000000" w:firstRow="0" w:lastRow="0" w:firstColumn="1" w:lastColumn="0" w:oddVBand="0" w:evenVBand="0" w:oddHBand="0" w:evenHBand="0" w:firstRowFirstColumn="0" w:firstRowLastColumn="0" w:lastRowFirstColumn="0" w:lastRowLastColumn="0"/>
            <w:tcW w:w="3596" w:type="dxa"/>
          </w:tcPr>
          <w:p w14:paraId="37568F47" w14:textId="1BC390B0" w:rsidR="00054CA3" w:rsidRDefault="00146A92" w:rsidP="00C736A0">
            <w:r w:rsidRPr="00146A92">
              <w:t>Tu petición pasa por un tercero</w:t>
            </w:r>
          </w:p>
        </w:tc>
        <w:tc>
          <w:tcPr>
            <w:tcW w:w="3597" w:type="dxa"/>
          </w:tcPr>
          <w:p w14:paraId="0EC37B20" w14:textId="26C19B06" w:rsidR="00054CA3" w:rsidRDefault="00146A92" w:rsidP="00C736A0">
            <w:pPr>
              <w:cnfStyle w:val="000000000000" w:firstRow="0" w:lastRow="0" w:firstColumn="0" w:lastColumn="0" w:oddVBand="0" w:evenVBand="0" w:oddHBand="0" w:evenHBand="0" w:firstRowFirstColumn="0" w:firstRowLastColumn="0" w:lastRowFirstColumn="0" w:lastRowLastColumn="0"/>
            </w:pPr>
            <w:r w:rsidRPr="00146A92">
              <w:t xml:space="preserve">Sí, por </w:t>
            </w:r>
            <w:proofErr w:type="spellStart"/>
            <w:r w:rsidRPr="00146A92">
              <w:t>OpenRouter</w:t>
            </w:r>
            <w:proofErr w:type="spellEnd"/>
          </w:p>
        </w:tc>
        <w:tc>
          <w:tcPr>
            <w:tcW w:w="3597" w:type="dxa"/>
          </w:tcPr>
          <w:p w14:paraId="7C57366A" w14:textId="65963C3E" w:rsidR="00054CA3" w:rsidRDefault="00146A92" w:rsidP="00C736A0">
            <w:pPr>
              <w:cnfStyle w:val="000000000000" w:firstRow="0" w:lastRow="0" w:firstColumn="0" w:lastColumn="0" w:oddVBand="0" w:evenVBand="0" w:oddHBand="0" w:evenHBand="0" w:firstRowFirstColumn="0" w:firstRowLastColumn="0" w:lastRowFirstColumn="0" w:lastRowLastColumn="0"/>
            </w:pPr>
            <w:r w:rsidRPr="00146A92">
              <w:t>No, va directo al proveedor</w:t>
            </w:r>
          </w:p>
        </w:tc>
      </w:tr>
      <w:tr w:rsidR="00146A92" w14:paraId="6399A867" w14:textId="77777777" w:rsidTr="00B27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CF9ED63" w14:textId="1B37EA89" w:rsidR="00146A92" w:rsidRPr="00146A92" w:rsidRDefault="00146A92" w:rsidP="00C736A0">
            <w:r w:rsidRPr="00146A92">
              <w:t>Necesitas la clave de GLM/z.ai</w:t>
            </w:r>
          </w:p>
        </w:tc>
        <w:tc>
          <w:tcPr>
            <w:tcW w:w="3597" w:type="dxa"/>
          </w:tcPr>
          <w:p w14:paraId="1B14F371" w14:textId="78F05DEB" w:rsidR="00146A92" w:rsidRPr="00146A92" w:rsidRDefault="00146A92" w:rsidP="00C736A0">
            <w:pPr>
              <w:cnfStyle w:val="000000100000" w:firstRow="0" w:lastRow="0" w:firstColumn="0" w:lastColumn="0" w:oddVBand="0" w:evenVBand="0" w:oddHBand="1" w:evenHBand="0" w:firstRowFirstColumn="0" w:firstRowLastColumn="0" w:lastRowFirstColumn="0" w:lastRowLastColumn="0"/>
            </w:pPr>
            <w:r w:rsidRPr="00146A92">
              <w:t xml:space="preserve">No, solo la de </w:t>
            </w:r>
            <w:proofErr w:type="spellStart"/>
            <w:r w:rsidRPr="00146A92">
              <w:t>OpenRouter</w:t>
            </w:r>
            <w:proofErr w:type="spellEnd"/>
          </w:p>
        </w:tc>
        <w:tc>
          <w:tcPr>
            <w:tcW w:w="3597" w:type="dxa"/>
          </w:tcPr>
          <w:p w14:paraId="0DCBEEED" w14:textId="7F531F52" w:rsidR="00146A92" w:rsidRPr="00146A92" w:rsidRDefault="00146A92" w:rsidP="00C736A0">
            <w:pPr>
              <w:cnfStyle w:val="000000100000" w:firstRow="0" w:lastRow="0" w:firstColumn="0" w:lastColumn="0" w:oddVBand="0" w:evenVBand="0" w:oddHBand="1" w:evenHBand="0" w:firstRowFirstColumn="0" w:firstRowLastColumn="0" w:lastRowFirstColumn="0" w:lastRowLastColumn="0"/>
            </w:pPr>
            <w:r w:rsidRPr="00146A92">
              <w:t xml:space="preserve">Si llamaras a GLM con </w:t>
            </w:r>
            <w:proofErr w:type="spellStart"/>
            <w:r w:rsidRPr="00146A92">
              <w:t>LiteLLM</w:t>
            </w:r>
            <w:proofErr w:type="spellEnd"/>
            <w:r w:rsidRPr="00146A92">
              <w:t>, sí</w:t>
            </w:r>
          </w:p>
        </w:tc>
      </w:tr>
    </w:tbl>
    <w:p w14:paraId="1C85F043" w14:textId="77777777" w:rsidR="00147F6B" w:rsidRPr="00147F6B" w:rsidRDefault="00147F6B" w:rsidP="00C736A0"/>
    <w:p w14:paraId="3699248A" w14:textId="77777777" w:rsidR="00146A92" w:rsidRPr="00146A92" w:rsidRDefault="00146A92" w:rsidP="00146A92">
      <w:r w:rsidRPr="00146A92">
        <w:rPr>
          <w:b/>
          <w:bCs/>
        </w:rPr>
        <w:t>En una línea:</w:t>
      </w:r>
      <w:r w:rsidRPr="00146A92">
        <w:t xml:space="preserve"> si tu código le habla a un servidor externo que reenvía la petición, es un </w:t>
      </w:r>
      <w:proofErr w:type="spellStart"/>
      <w:r w:rsidRPr="00146A92">
        <w:t>router</w:t>
      </w:r>
      <w:proofErr w:type="spellEnd"/>
      <w:r w:rsidRPr="00146A92">
        <w:t>. Si tu código mismo arma y envía la petición al proveedor final, es una capa de abstracción.</w:t>
      </w:r>
    </w:p>
    <w:p w14:paraId="493AEA20" w14:textId="77777777" w:rsidR="00B4397F" w:rsidRDefault="00B4397F" w:rsidP="00C736A0"/>
    <w:p w14:paraId="7C1BEC4F" w14:textId="77777777" w:rsidR="00C938C6" w:rsidRDefault="00C938C6" w:rsidP="00C736A0"/>
    <w:p w14:paraId="45B71E86" w14:textId="77777777" w:rsidR="00C938C6" w:rsidRDefault="00C938C6" w:rsidP="00C736A0"/>
    <w:p w14:paraId="2B37CE64" w14:textId="77777777" w:rsidR="00C938C6" w:rsidRDefault="00C938C6" w:rsidP="00C736A0"/>
    <w:p w14:paraId="6A229C0F" w14:textId="77777777" w:rsidR="00C938C6" w:rsidRDefault="00C938C6" w:rsidP="00C736A0"/>
    <w:p w14:paraId="7FC03306" w14:textId="61247D85" w:rsidR="00C938C6" w:rsidRDefault="00C938C6" w:rsidP="00C938C6">
      <w:pPr>
        <w:pStyle w:val="Ttulo2"/>
        <w:rPr>
          <w:rFonts w:ascii="Arial" w:hAnsi="Arial" w:cs="Arial"/>
          <w:b/>
          <w:bCs/>
          <w:sz w:val="24"/>
          <w:szCs w:val="24"/>
          <w:highlight w:val="yellow"/>
        </w:rPr>
      </w:pPr>
      <w:bookmarkStart w:id="118" w:name="_Toc243791207"/>
      <w:r w:rsidRPr="006A430F">
        <w:rPr>
          <w:rFonts w:ascii="Arial" w:hAnsi="Arial" w:cs="Arial"/>
          <w:b/>
          <w:bCs/>
          <w:sz w:val="24"/>
          <w:szCs w:val="24"/>
          <w:highlight w:val="yellow"/>
        </w:rPr>
        <w:lastRenderedPageBreak/>
        <w:t>2.</w:t>
      </w:r>
      <w:r>
        <w:rPr>
          <w:rFonts w:ascii="Arial" w:hAnsi="Arial" w:cs="Arial"/>
          <w:b/>
          <w:bCs/>
          <w:sz w:val="24"/>
          <w:szCs w:val="24"/>
          <w:highlight w:val="yellow"/>
        </w:rPr>
        <w:t>3 día 1</w:t>
      </w:r>
      <w:r w:rsidR="00DE3FB2">
        <w:rPr>
          <w:rFonts w:ascii="Arial" w:hAnsi="Arial" w:cs="Arial"/>
          <w:b/>
          <w:bCs/>
          <w:sz w:val="24"/>
          <w:szCs w:val="24"/>
          <w:highlight w:val="yellow"/>
        </w:rPr>
        <w:t>:</w:t>
      </w:r>
      <w:r>
        <w:rPr>
          <w:rFonts w:ascii="Arial" w:hAnsi="Arial" w:cs="Arial"/>
          <w:b/>
          <w:bCs/>
          <w:sz w:val="24"/>
          <w:szCs w:val="24"/>
          <w:highlight w:val="yellow"/>
        </w:rPr>
        <w:t xml:space="preserve"> </w:t>
      </w:r>
      <w:proofErr w:type="spellStart"/>
      <w:r w:rsidR="00281414" w:rsidRPr="00281414">
        <w:rPr>
          <w:rFonts w:ascii="Arial" w:hAnsi="Arial" w:cs="Arial"/>
          <w:b/>
          <w:bCs/>
          <w:sz w:val="24"/>
          <w:szCs w:val="24"/>
          <w:highlight w:val="yellow"/>
        </w:rPr>
        <w:t>LangChain</w:t>
      </w:r>
      <w:proofErr w:type="spellEnd"/>
      <w:r w:rsidR="00281414" w:rsidRPr="00281414">
        <w:rPr>
          <w:rFonts w:ascii="Arial" w:hAnsi="Arial" w:cs="Arial"/>
          <w:b/>
          <w:bCs/>
          <w:sz w:val="24"/>
          <w:szCs w:val="24"/>
          <w:highlight w:val="yellow"/>
        </w:rPr>
        <w:t xml:space="preserve">, </w:t>
      </w:r>
      <w:proofErr w:type="spellStart"/>
      <w:r w:rsidR="00281414" w:rsidRPr="00281414">
        <w:rPr>
          <w:rFonts w:ascii="Arial" w:hAnsi="Arial" w:cs="Arial"/>
          <w:b/>
          <w:bCs/>
          <w:sz w:val="24"/>
          <w:szCs w:val="24"/>
          <w:highlight w:val="yellow"/>
        </w:rPr>
        <w:t>LiteLLM</w:t>
      </w:r>
      <w:proofErr w:type="spellEnd"/>
      <w:r w:rsidR="00281414" w:rsidRPr="00281414">
        <w:rPr>
          <w:rFonts w:ascii="Arial" w:hAnsi="Arial" w:cs="Arial"/>
          <w:b/>
          <w:bCs/>
          <w:sz w:val="24"/>
          <w:szCs w:val="24"/>
          <w:highlight w:val="yellow"/>
        </w:rPr>
        <w:t xml:space="preserve"> y caché de </w:t>
      </w:r>
      <w:proofErr w:type="spellStart"/>
      <w:r w:rsidR="00281414" w:rsidRPr="00281414">
        <w:rPr>
          <w:rFonts w:ascii="Arial" w:hAnsi="Arial" w:cs="Arial"/>
          <w:b/>
          <w:bCs/>
          <w:sz w:val="24"/>
          <w:szCs w:val="24"/>
          <w:highlight w:val="yellow"/>
        </w:rPr>
        <w:t>prompts</w:t>
      </w:r>
      <w:bookmarkEnd w:id="118"/>
      <w:proofErr w:type="spellEnd"/>
    </w:p>
    <w:p w14:paraId="224AF418" w14:textId="7AAC6E75" w:rsidR="00281414" w:rsidRPr="00AB3888" w:rsidRDefault="00AB3888" w:rsidP="00AB3888">
      <w:pPr>
        <w:pStyle w:val="Ttulo3"/>
        <w:rPr>
          <w:b/>
          <w:bCs/>
          <w:sz w:val="24"/>
          <w:szCs w:val="24"/>
          <w:highlight w:val="yellow"/>
        </w:rPr>
      </w:pPr>
      <w:bookmarkStart w:id="119" w:name="_Toc243791208"/>
      <w:r w:rsidRPr="00AB3888">
        <w:rPr>
          <w:b/>
          <w:bCs/>
          <w:sz w:val="24"/>
          <w:szCs w:val="24"/>
          <w:highlight w:val="yellow"/>
        </w:rPr>
        <w:t>2.3.</w:t>
      </w:r>
      <w:r w:rsidR="00281414" w:rsidRPr="00AB3888">
        <w:rPr>
          <w:b/>
          <w:bCs/>
          <w:sz w:val="24"/>
          <w:szCs w:val="24"/>
          <w:highlight w:val="yellow"/>
        </w:rPr>
        <w:t xml:space="preserve">1. </w:t>
      </w:r>
      <w:proofErr w:type="spellStart"/>
      <w:r w:rsidR="00281414" w:rsidRPr="00AB3888">
        <w:rPr>
          <w:b/>
          <w:bCs/>
          <w:sz w:val="24"/>
          <w:szCs w:val="24"/>
          <w:highlight w:val="yellow"/>
        </w:rPr>
        <w:t>LangChain</w:t>
      </w:r>
      <w:proofErr w:type="spellEnd"/>
      <w:r w:rsidRPr="00AB3888">
        <w:rPr>
          <w:b/>
          <w:bCs/>
          <w:sz w:val="24"/>
          <w:szCs w:val="24"/>
          <w:highlight w:val="yellow"/>
        </w:rPr>
        <w:t xml:space="preserve"> (capa de abstracción o </w:t>
      </w:r>
      <w:proofErr w:type="spellStart"/>
      <w:r w:rsidRPr="00AB3888">
        <w:rPr>
          <w:b/>
          <w:bCs/>
          <w:sz w:val="24"/>
          <w:szCs w:val="24"/>
          <w:highlight w:val="yellow"/>
        </w:rPr>
        <w:t>framework</w:t>
      </w:r>
      <w:proofErr w:type="spellEnd"/>
      <w:r w:rsidRPr="00AB3888">
        <w:rPr>
          <w:b/>
          <w:bCs/>
          <w:sz w:val="24"/>
          <w:szCs w:val="24"/>
          <w:highlight w:val="yellow"/>
        </w:rPr>
        <w:t>)</w:t>
      </w:r>
      <w:r w:rsidR="00281414" w:rsidRPr="00AB3888">
        <w:rPr>
          <w:b/>
          <w:bCs/>
          <w:sz w:val="24"/>
          <w:szCs w:val="24"/>
          <w:highlight w:val="yellow"/>
        </w:rPr>
        <w:t>: la capa de abstracción más famosa</w:t>
      </w:r>
      <w:bookmarkEnd w:id="119"/>
    </w:p>
    <w:p w14:paraId="75B086AC" w14:textId="77777777" w:rsidR="00281414" w:rsidRDefault="00281414" w:rsidP="00281414">
      <w:pPr>
        <w:pBdr>
          <w:bottom w:val="single" w:sz="6" w:space="1" w:color="auto"/>
        </w:pBdr>
      </w:pPr>
      <w:r w:rsidRPr="00281414">
        <w:t xml:space="preserve">El profesor es honesto sobre su opinión: dice ser un poco "negacionista" de </w:t>
      </w:r>
      <w:proofErr w:type="spellStart"/>
      <w:r w:rsidRPr="00281414">
        <w:t>LangChain</w:t>
      </w:r>
      <w:proofErr w:type="spellEnd"/>
      <w:r w:rsidRPr="00281414">
        <w:t xml:space="preserve">. Reconoce partes que le gustan, pero en general le parece </w:t>
      </w:r>
      <w:r w:rsidRPr="00281414">
        <w:rPr>
          <w:b/>
          <w:bCs/>
        </w:rPr>
        <w:t>pesada</w:t>
      </w:r>
      <w:r w:rsidRPr="00281414">
        <w:t xml:space="preserve"> (mucho que aprender). Promete enseñarla igual, sobre todo en la semana 5.</w:t>
      </w:r>
    </w:p>
    <w:p w14:paraId="1E8D091C" w14:textId="77777777" w:rsidR="00CB5A67" w:rsidRPr="00CB5A67" w:rsidRDefault="00CB5A67" w:rsidP="00CB5A67">
      <w:pPr>
        <w:pBdr>
          <w:bottom w:val="single" w:sz="6" w:space="1" w:color="auto"/>
        </w:pBdr>
      </w:pPr>
      <w:r w:rsidRPr="00CB5A67">
        <w:rPr>
          <w:b/>
          <w:bCs/>
        </w:rPr>
        <w:t>Cómo se ve:</w:t>
      </w:r>
    </w:p>
    <w:p w14:paraId="4C8B435E" w14:textId="451F865E" w:rsidR="00245A3F" w:rsidRDefault="00CB5A67" w:rsidP="00281414">
      <w:pPr>
        <w:pBdr>
          <w:bottom w:val="single" w:sz="6" w:space="1" w:color="auto"/>
        </w:pBdr>
      </w:pPr>
      <w:r w:rsidRPr="00CB5A67">
        <w:rPr>
          <w:noProof/>
        </w:rPr>
        <w:drawing>
          <wp:inline distT="0" distB="0" distL="0" distR="0" wp14:anchorId="5D3210C6" wp14:editId="7C04CCD3">
            <wp:extent cx="3218156" cy="1348740"/>
            <wp:effectExtent l="0" t="0" r="1905" b="3810"/>
            <wp:docPr id="1270762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62454" name=""/>
                    <pic:cNvPicPr/>
                  </pic:nvPicPr>
                  <pic:blipFill>
                    <a:blip r:embed="rId598"/>
                    <a:stretch>
                      <a:fillRect/>
                    </a:stretch>
                  </pic:blipFill>
                  <pic:spPr>
                    <a:xfrm>
                      <a:off x="0" y="0"/>
                      <a:ext cx="3220267" cy="1349625"/>
                    </a:xfrm>
                    <a:prstGeom prst="rect">
                      <a:avLst/>
                    </a:prstGeom>
                  </pic:spPr>
                </pic:pic>
              </a:graphicData>
            </a:graphic>
          </wp:inline>
        </w:drawing>
      </w:r>
      <w:r w:rsidR="00323747" w:rsidRPr="00323747">
        <w:rPr>
          <w:noProof/>
        </w:rPr>
        <w:drawing>
          <wp:inline distT="0" distB="0" distL="0" distR="0" wp14:anchorId="65729119" wp14:editId="77355AD3">
            <wp:extent cx="3475021" cy="1333616"/>
            <wp:effectExtent l="0" t="0" r="0" b="0"/>
            <wp:docPr id="111347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78899" name=""/>
                    <pic:cNvPicPr/>
                  </pic:nvPicPr>
                  <pic:blipFill>
                    <a:blip r:embed="rId599"/>
                    <a:stretch>
                      <a:fillRect/>
                    </a:stretch>
                  </pic:blipFill>
                  <pic:spPr>
                    <a:xfrm>
                      <a:off x="0" y="0"/>
                      <a:ext cx="3475021" cy="1333616"/>
                    </a:xfrm>
                    <a:prstGeom prst="rect">
                      <a:avLst/>
                    </a:prstGeom>
                  </pic:spPr>
                </pic:pic>
              </a:graphicData>
            </a:graphic>
          </wp:inline>
        </w:drawing>
      </w:r>
    </w:p>
    <w:p w14:paraId="391916BE" w14:textId="77777777" w:rsidR="00323747" w:rsidRDefault="00323747" w:rsidP="00281414">
      <w:pPr>
        <w:pBdr>
          <w:bottom w:val="single" w:sz="6" w:space="1" w:color="auto"/>
        </w:pBdr>
      </w:pPr>
    </w:p>
    <w:p w14:paraId="7CFB9C6C" w14:textId="77777777" w:rsidR="00CB5A67" w:rsidRDefault="00CB5A67" w:rsidP="00281414">
      <w:pPr>
        <w:pBdr>
          <w:bottom w:val="single" w:sz="6" w:space="1" w:color="auto"/>
        </w:pBdr>
      </w:pPr>
    </w:p>
    <w:p w14:paraId="58D71A01" w14:textId="77777777" w:rsidR="00245A3F" w:rsidRDefault="00245A3F" w:rsidP="00281414">
      <w:pPr>
        <w:pBdr>
          <w:bottom w:val="single" w:sz="6" w:space="1" w:color="auto"/>
        </w:pBdr>
      </w:pPr>
    </w:p>
    <w:p w14:paraId="239474B9" w14:textId="46D7F431" w:rsidR="00731917" w:rsidRDefault="003602B0" w:rsidP="00140409">
      <w:proofErr w:type="spellStart"/>
      <w:r w:rsidRPr="00414B40">
        <w:rPr>
          <w:b/>
          <w:bCs/>
        </w:rPr>
        <w:t>LangChain</w:t>
      </w:r>
      <w:proofErr w:type="spellEnd"/>
      <w:r w:rsidRPr="00414B40">
        <w:rPr>
          <w:b/>
          <w:bCs/>
        </w:rPr>
        <w:t xml:space="preserve"> es una capa de abstracción (</w:t>
      </w:r>
      <w:proofErr w:type="spellStart"/>
      <w:r w:rsidRPr="00414B40">
        <w:rPr>
          <w:b/>
          <w:bCs/>
        </w:rPr>
        <w:t>framework</w:t>
      </w:r>
      <w:proofErr w:type="spellEnd"/>
      <w:r w:rsidRPr="00414B40">
        <w:rPr>
          <w:b/>
          <w:bCs/>
        </w:rPr>
        <w:t>)</w:t>
      </w:r>
      <w:r w:rsidR="00414B40" w:rsidRPr="00414B40">
        <w:rPr>
          <w:b/>
          <w:bCs/>
        </w:rPr>
        <w:t xml:space="preserve"> para construir aplicaciones con </w:t>
      </w:r>
      <w:proofErr w:type="spellStart"/>
      <w:r w:rsidR="00414B40" w:rsidRPr="00414B40">
        <w:rPr>
          <w:b/>
          <w:bCs/>
        </w:rPr>
        <w:t>LLMs</w:t>
      </w:r>
      <w:proofErr w:type="spellEnd"/>
      <w:r w:rsidR="00414B40" w:rsidRPr="00414B40">
        <w:rPr>
          <w:b/>
          <w:bCs/>
        </w:rPr>
        <w:t xml:space="preserve">. </w:t>
      </w:r>
      <w:r w:rsidR="00BF3FBC" w:rsidRPr="00BF3FBC">
        <w:t>Te da piezas ya armadas para tareas comunes, así no tienes que escribir todo desde cero.</w:t>
      </w:r>
    </w:p>
    <w:p w14:paraId="6DDCE92A" w14:textId="77777777" w:rsidR="00BF3FBC" w:rsidRDefault="00BF3FBC" w:rsidP="00BF3FBC">
      <w:pPr>
        <w:rPr>
          <w:b/>
          <w:bCs/>
          <w:sz w:val="24"/>
          <w:szCs w:val="28"/>
        </w:rPr>
      </w:pPr>
      <w:r w:rsidRPr="00232632">
        <w:rPr>
          <w:b/>
          <w:bCs/>
          <w:sz w:val="24"/>
          <w:szCs w:val="28"/>
          <w:highlight w:val="yellow"/>
        </w:rPr>
        <w:t>La idea central</w:t>
      </w:r>
    </w:p>
    <w:p w14:paraId="013AB2FD" w14:textId="77777777" w:rsidR="00BF3FBC" w:rsidRPr="00BF3FBC" w:rsidRDefault="00BF3FBC" w:rsidP="00BF3FBC">
      <w:r w:rsidRPr="00BF3FBC">
        <w:t xml:space="preserve">En vez de llamar directamente a la API de cada proveedor, usas las "piezas" de </w:t>
      </w:r>
      <w:proofErr w:type="spellStart"/>
      <w:r w:rsidRPr="00BF3FBC">
        <w:t>LangChain</w:t>
      </w:r>
      <w:proofErr w:type="spellEnd"/>
      <w:r w:rsidRPr="00BF3FBC">
        <w:t xml:space="preserve">, que por detrás saben hablarle a </w:t>
      </w:r>
      <w:proofErr w:type="spellStart"/>
      <w:r w:rsidRPr="00BF3FBC">
        <w:t>OpenAI</w:t>
      </w:r>
      <w:proofErr w:type="spellEnd"/>
      <w:r w:rsidRPr="00BF3FBC">
        <w:t xml:space="preserve">, </w:t>
      </w:r>
      <w:proofErr w:type="spellStart"/>
      <w:r w:rsidRPr="00BF3FBC">
        <w:t>Anthropic</w:t>
      </w:r>
      <w:proofErr w:type="spellEnd"/>
      <w:r w:rsidRPr="00BF3FBC">
        <w:t>, Gemini y otros.</w:t>
      </w:r>
    </w:p>
    <w:p w14:paraId="5D745A88" w14:textId="7FAC7F4A" w:rsidR="00BF3FBC" w:rsidRDefault="005B26D5" w:rsidP="00BF3FBC">
      <w:pPr>
        <w:rPr>
          <w:b/>
          <w:bCs/>
          <w:sz w:val="24"/>
          <w:szCs w:val="28"/>
        </w:rPr>
      </w:pPr>
      <w:r w:rsidRPr="005B26D5">
        <w:rPr>
          <w:b/>
          <w:bCs/>
          <w:noProof/>
          <w:sz w:val="24"/>
          <w:szCs w:val="28"/>
        </w:rPr>
        <w:drawing>
          <wp:inline distT="0" distB="0" distL="0" distR="0" wp14:anchorId="179C3C8F" wp14:editId="7F4E3DE1">
            <wp:extent cx="5890260" cy="1238214"/>
            <wp:effectExtent l="19050" t="19050" r="15240" b="19685"/>
            <wp:docPr id="89793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36646" name=""/>
                    <pic:cNvPicPr/>
                  </pic:nvPicPr>
                  <pic:blipFill>
                    <a:blip r:embed="rId600"/>
                    <a:stretch>
                      <a:fillRect/>
                    </a:stretch>
                  </pic:blipFill>
                  <pic:spPr>
                    <a:xfrm>
                      <a:off x="0" y="0"/>
                      <a:ext cx="5894934" cy="1239196"/>
                    </a:xfrm>
                    <a:prstGeom prst="rect">
                      <a:avLst/>
                    </a:prstGeom>
                    <a:ln w="12700">
                      <a:solidFill>
                        <a:schemeClr val="tx1"/>
                      </a:solidFill>
                    </a:ln>
                  </pic:spPr>
                </pic:pic>
              </a:graphicData>
            </a:graphic>
          </wp:inline>
        </w:drawing>
      </w:r>
    </w:p>
    <w:p w14:paraId="2474132E" w14:textId="2EE0A7E2" w:rsidR="005B26D5" w:rsidRPr="00855518" w:rsidRDefault="005B26D5" w:rsidP="005B26D5">
      <w:pPr>
        <w:pStyle w:val="Prrafodelista"/>
        <w:numPr>
          <w:ilvl w:val="0"/>
          <w:numId w:val="58"/>
        </w:numPr>
        <w:rPr>
          <w:b/>
          <w:bCs/>
        </w:rPr>
      </w:pPr>
      <w:proofErr w:type="spellStart"/>
      <w:proofErr w:type="gramStart"/>
      <w:r w:rsidRPr="00855518">
        <w:rPr>
          <w:b/>
          <w:bCs/>
        </w:rPr>
        <w:t>ChatOpenAI</w:t>
      </w:r>
      <w:proofErr w:type="spellEnd"/>
      <w:r w:rsidRPr="00855518">
        <w:rPr>
          <w:b/>
          <w:bCs/>
        </w:rPr>
        <w:t>(</w:t>
      </w:r>
      <w:proofErr w:type="gramEnd"/>
      <w:r w:rsidRPr="00855518">
        <w:rPr>
          <w:b/>
          <w:bCs/>
        </w:rPr>
        <w:t xml:space="preserve">…) </w:t>
      </w:r>
      <w:r w:rsidRPr="00855518">
        <w:t>crea un objeto que representa al modelo</w:t>
      </w:r>
      <w:r w:rsidR="00855518">
        <w:t>.</w:t>
      </w:r>
    </w:p>
    <w:p w14:paraId="2DB0E156" w14:textId="3D04959C" w:rsidR="00855518" w:rsidRDefault="00855518" w:rsidP="005B26D5">
      <w:pPr>
        <w:pStyle w:val="Prrafodelista"/>
        <w:numPr>
          <w:ilvl w:val="0"/>
          <w:numId w:val="58"/>
        </w:numPr>
      </w:pPr>
      <w:proofErr w:type="gramStart"/>
      <w:r>
        <w:rPr>
          <w:b/>
          <w:bCs/>
        </w:rPr>
        <w:t>.</w:t>
      </w:r>
      <w:proofErr w:type="spellStart"/>
      <w:r>
        <w:rPr>
          <w:b/>
          <w:bCs/>
        </w:rPr>
        <w:t>invo</w:t>
      </w:r>
      <w:r w:rsidR="00AC6061">
        <w:rPr>
          <w:b/>
          <w:bCs/>
        </w:rPr>
        <w:t>ke</w:t>
      </w:r>
      <w:proofErr w:type="spellEnd"/>
      <w:proofErr w:type="gramEnd"/>
      <w:r>
        <w:rPr>
          <w:b/>
          <w:bCs/>
        </w:rPr>
        <w:t xml:space="preserve">(…) </w:t>
      </w:r>
      <w:r w:rsidR="007D5FAD" w:rsidRPr="007D5FAD">
        <w:t xml:space="preserve">es el método para llamarlo (en vez de </w:t>
      </w:r>
      <w:proofErr w:type="spellStart"/>
      <w:proofErr w:type="gramStart"/>
      <w:r w:rsidR="007D5FAD" w:rsidRPr="007D5FAD">
        <w:rPr>
          <w:b/>
          <w:bCs/>
        </w:rPr>
        <w:t>chat.completions</w:t>
      </w:r>
      <w:proofErr w:type="gramEnd"/>
      <w:r w:rsidR="007D5FAD" w:rsidRPr="007D5FAD">
        <w:rPr>
          <w:b/>
          <w:bCs/>
        </w:rPr>
        <w:t>.create</w:t>
      </w:r>
      <w:proofErr w:type="spellEnd"/>
      <w:r w:rsidR="007D5FAD" w:rsidRPr="007D5FAD">
        <w:t>).</w:t>
      </w:r>
    </w:p>
    <w:p w14:paraId="40EEA90C" w14:textId="77777777" w:rsidR="007D5FAD" w:rsidRPr="007D5FAD" w:rsidRDefault="007D5FAD" w:rsidP="007D5FAD"/>
    <w:p w14:paraId="31C00E7A" w14:textId="77777777" w:rsidR="00232632" w:rsidRDefault="00232632" w:rsidP="00232632">
      <w:pPr>
        <w:rPr>
          <w:b/>
          <w:bCs/>
        </w:rPr>
      </w:pPr>
    </w:p>
    <w:p w14:paraId="6439DF1F" w14:textId="77777777" w:rsidR="00AC6061" w:rsidRDefault="00AC6061" w:rsidP="00232632">
      <w:pPr>
        <w:rPr>
          <w:b/>
          <w:bCs/>
        </w:rPr>
      </w:pPr>
    </w:p>
    <w:p w14:paraId="565BA57A" w14:textId="77777777" w:rsidR="00AC6061" w:rsidRDefault="00AC6061" w:rsidP="00232632">
      <w:pPr>
        <w:rPr>
          <w:b/>
          <w:bCs/>
        </w:rPr>
      </w:pPr>
    </w:p>
    <w:p w14:paraId="280B485C" w14:textId="77777777" w:rsidR="00AC6061" w:rsidRDefault="00AC6061" w:rsidP="00232632">
      <w:pPr>
        <w:rPr>
          <w:b/>
          <w:bCs/>
        </w:rPr>
      </w:pPr>
    </w:p>
    <w:p w14:paraId="615C04A7" w14:textId="77777777" w:rsidR="00AC6061" w:rsidRDefault="00AC6061" w:rsidP="00232632">
      <w:pPr>
        <w:rPr>
          <w:b/>
          <w:bCs/>
        </w:rPr>
      </w:pPr>
    </w:p>
    <w:p w14:paraId="76A8AA9D" w14:textId="77777777" w:rsidR="00AC6061" w:rsidRDefault="00AC6061" w:rsidP="00232632">
      <w:pPr>
        <w:rPr>
          <w:b/>
          <w:bCs/>
        </w:rPr>
      </w:pPr>
    </w:p>
    <w:p w14:paraId="6A6E2E3B" w14:textId="77777777" w:rsidR="00AC6061" w:rsidRDefault="00AC6061" w:rsidP="00232632">
      <w:pPr>
        <w:rPr>
          <w:b/>
          <w:bCs/>
        </w:rPr>
      </w:pPr>
    </w:p>
    <w:p w14:paraId="3957C5AC" w14:textId="77777777" w:rsidR="00232632" w:rsidRPr="00232632" w:rsidRDefault="00232632" w:rsidP="00232632">
      <w:pPr>
        <w:rPr>
          <w:b/>
          <w:bCs/>
          <w:sz w:val="24"/>
          <w:szCs w:val="28"/>
        </w:rPr>
      </w:pPr>
      <w:r w:rsidRPr="00232632">
        <w:rPr>
          <w:b/>
          <w:bCs/>
          <w:sz w:val="24"/>
          <w:szCs w:val="28"/>
          <w:highlight w:val="yellow"/>
        </w:rPr>
        <w:t>Por qué existe</w:t>
      </w:r>
    </w:p>
    <w:p w14:paraId="59EA64A8" w14:textId="77777777" w:rsidR="00232632" w:rsidRPr="00232632" w:rsidRDefault="00232632" w:rsidP="00232632">
      <w:r w:rsidRPr="00232632">
        <w:t xml:space="preserve">Construir una aplicación de IA real necesita más que una sola llamada al modelo: encadenar varios pasos, conectar documentos, dar memoria a una conversación, usar herramientas (como buscar en internet). </w:t>
      </w:r>
      <w:proofErr w:type="spellStart"/>
      <w:r w:rsidRPr="00232632">
        <w:t>LangChain</w:t>
      </w:r>
      <w:proofErr w:type="spellEnd"/>
      <w:r w:rsidRPr="00232632">
        <w:t xml:space="preserve"> trae piezas para todo eso, ya armadas.</w:t>
      </w:r>
    </w:p>
    <w:p w14:paraId="5048F81A" w14:textId="77777777" w:rsidR="00036D62" w:rsidRPr="00036D62" w:rsidRDefault="00036D62" w:rsidP="00036D62">
      <w:pPr>
        <w:rPr>
          <w:b/>
          <w:bCs/>
          <w:sz w:val="24"/>
          <w:szCs w:val="28"/>
        </w:rPr>
      </w:pPr>
      <w:r w:rsidRPr="00036D62">
        <w:rPr>
          <w:b/>
          <w:bCs/>
          <w:sz w:val="24"/>
          <w:szCs w:val="28"/>
          <w:highlight w:val="yellow"/>
        </w:rPr>
        <w:t>Comparación con lo que ya viste</w:t>
      </w:r>
    </w:p>
    <w:tbl>
      <w:tblPr>
        <w:tblStyle w:val="Tablaconcuadrcula4-nfasis4"/>
        <w:tblW w:w="0" w:type="auto"/>
        <w:tblLook w:val="04A0" w:firstRow="1" w:lastRow="0" w:firstColumn="1" w:lastColumn="0" w:noHBand="0" w:noVBand="1"/>
      </w:tblPr>
      <w:tblGrid>
        <w:gridCol w:w="3596"/>
        <w:gridCol w:w="3597"/>
        <w:gridCol w:w="3597"/>
      </w:tblGrid>
      <w:tr w:rsidR="00036D62" w14:paraId="19F3606B" w14:textId="77777777" w:rsidTr="00036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87BF242" w14:textId="77777777" w:rsidR="00036D62" w:rsidRPr="00036D62" w:rsidRDefault="00036D62" w:rsidP="00232632"/>
        </w:tc>
        <w:tc>
          <w:tcPr>
            <w:tcW w:w="3597" w:type="dxa"/>
          </w:tcPr>
          <w:p w14:paraId="2609B5E7" w14:textId="70BE2EBA" w:rsidR="00036D62" w:rsidRPr="00036D62" w:rsidRDefault="00036D62" w:rsidP="00232632">
            <w:pPr>
              <w:cnfStyle w:val="100000000000" w:firstRow="1" w:lastRow="0" w:firstColumn="0" w:lastColumn="0" w:oddVBand="0" w:evenVBand="0" w:oddHBand="0" w:evenHBand="0" w:firstRowFirstColumn="0" w:firstRowLastColumn="0" w:lastRowFirstColumn="0" w:lastRowLastColumn="0"/>
              <w:rPr>
                <w:b w:val="0"/>
                <w:bCs w:val="0"/>
              </w:rPr>
            </w:pPr>
            <w:r w:rsidRPr="00036D62">
              <w:rPr>
                <w:b w:val="0"/>
                <w:bCs w:val="0"/>
              </w:rPr>
              <w:t xml:space="preserve">Librería de </w:t>
            </w:r>
            <w:proofErr w:type="spellStart"/>
            <w:r w:rsidRPr="00036D62">
              <w:rPr>
                <w:b w:val="0"/>
                <w:bCs w:val="0"/>
              </w:rPr>
              <w:t>OpenAI</w:t>
            </w:r>
            <w:proofErr w:type="spellEnd"/>
            <w:r w:rsidRPr="00036D62">
              <w:rPr>
                <w:b w:val="0"/>
                <w:bCs w:val="0"/>
              </w:rPr>
              <w:t xml:space="preserve"> directa</w:t>
            </w:r>
          </w:p>
        </w:tc>
        <w:tc>
          <w:tcPr>
            <w:tcW w:w="3597" w:type="dxa"/>
          </w:tcPr>
          <w:p w14:paraId="5D943648" w14:textId="01A2315F" w:rsidR="00036D62" w:rsidRPr="00036D62" w:rsidRDefault="00036D62" w:rsidP="00232632">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036D62">
              <w:rPr>
                <w:b w:val="0"/>
                <w:bCs w:val="0"/>
              </w:rPr>
              <w:t>LangChain</w:t>
            </w:r>
            <w:proofErr w:type="spellEnd"/>
          </w:p>
        </w:tc>
      </w:tr>
      <w:tr w:rsidR="00036D62" w14:paraId="59F058B1" w14:textId="77777777" w:rsidTr="00036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8C6B0CE" w14:textId="480A6473" w:rsidR="00036D62" w:rsidRPr="00036D62" w:rsidRDefault="00036D62" w:rsidP="00232632">
            <w:r w:rsidRPr="00036D62">
              <w:t>Cómo llamas</w:t>
            </w:r>
          </w:p>
        </w:tc>
        <w:tc>
          <w:tcPr>
            <w:tcW w:w="3597" w:type="dxa"/>
          </w:tcPr>
          <w:p w14:paraId="697990B2" w14:textId="5DAE189D" w:rsidR="00036D62" w:rsidRPr="00036D62" w:rsidRDefault="00036D62" w:rsidP="00232632">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036D62">
              <w:t>openai.chat</w:t>
            </w:r>
            <w:proofErr w:type="gramEnd"/>
            <w:r w:rsidRPr="00036D62">
              <w:t>.</w:t>
            </w:r>
            <w:proofErr w:type="gramStart"/>
            <w:r w:rsidRPr="00036D62">
              <w:t>completions.create</w:t>
            </w:r>
            <w:proofErr w:type="spellEnd"/>
            <w:proofErr w:type="gramEnd"/>
            <w:r w:rsidRPr="00036D62">
              <w:t>(...)</w:t>
            </w:r>
          </w:p>
        </w:tc>
        <w:tc>
          <w:tcPr>
            <w:tcW w:w="3597" w:type="dxa"/>
          </w:tcPr>
          <w:p w14:paraId="77B0EFE7" w14:textId="55268F03" w:rsidR="00036D62" w:rsidRPr="00036D62" w:rsidRDefault="00036D62" w:rsidP="00232632">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036D62">
              <w:t>llm.invoke</w:t>
            </w:r>
            <w:proofErr w:type="spellEnd"/>
            <w:proofErr w:type="gramEnd"/>
            <w:r w:rsidRPr="00036D62">
              <w:t>(...)</w:t>
            </w:r>
          </w:p>
        </w:tc>
      </w:tr>
      <w:tr w:rsidR="00036D62" w14:paraId="78FE2FEA" w14:textId="77777777" w:rsidTr="00036D62">
        <w:tc>
          <w:tcPr>
            <w:cnfStyle w:val="001000000000" w:firstRow="0" w:lastRow="0" w:firstColumn="1" w:lastColumn="0" w:oddVBand="0" w:evenVBand="0" w:oddHBand="0" w:evenHBand="0" w:firstRowFirstColumn="0" w:firstRowLastColumn="0" w:lastRowFirstColumn="0" w:lastRowLastColumn="0"/>
            <w:tcW w:w="3596" w:type="dxa"/>
          </w:tcPr>
          <w:p w14:paraId="74876E2A" w14:textId="462A919B" w:rsidR="00036D62" w:rsidRPr="00036D62" w:rsidRDefault="00036D62" w:rsidP="00232632">
            <w:r w:rsidRPr="00036D62">
              <w:t>Que trae</w:t>
            </w:r>
          </w:p>
        </w:tc>
        <w:tc>
          <w:tcPr>
            <w:tcW w:w="3597" w:type="dxa"/>
          </w:tcPr>
          <w:p w14:paraId="0A9A48BB" w14:textId="56F70DD9" w:rsidR="00036D62" w:rsidRPr="00036D62" w:rsidRDefault="00036D62" w:rsidP="00232632">
            <w:pPr>
              <w:cnfStyle w:val="000000000000" w:firstRow="0" w:lastRow="0" w:firstColumn="0" w:lastColumn="0" w:oddVBand="0" w:evenVBand="0" w:oddHBand="0" w:evenHBand="0" w:firstRowFirstColumn="0" w:firstRowLastColumn="0" w:lastRowFirstColumn="0" w:lastRowLastColumn="0"/>
            </w:pPr>
            <w:r w:rsidRPr="00036D62">
              <w:t xml:space="preserve">Solo llamada básica </w:t>
            </w:r>
          </w:p>
        </w:tc>
        <w:tc>
          <w:tcPr>
            <w:tcW w:w="3597" w:type="dxa"/>
          </w:tcPr>
          <w:p w14:paraId="5BE4F0FE" w14:textId="149CC850" w:rsidR="00036D62" w:rsidRPr="00036D62" w:rsidRDefault="00036D62" w:rsidP="00232632">
            <w:pPr>
              <w:cnfStyle w:val="000000000000" w:firstRow="0" w:lastRow="0" w:firstColumn="0" w:lastColumn="0" w:oddVBand="0" w:evenVBand="0" w:oddHBand="0" w:evenHBand="0" w:firstRowFirstColumn="0" w:firstRowLastColumn="0" w:lastRowFirstColumn="0" w:lastRowLastColumn="0"/>
            </w:pPr>
            <w:r w:rsidRPr="00036D62">
              <w:t>Piezas para conversaciones, documentos, memoria, herramientas, etc.</w:t>
            </w:r>
          </w:p>
        </w:tc>
      </w:tr>
      <w:tr w:rsidR="00036D62" w14:paraId="0793EC75" w14:textId="77777777" w:rsidTr="00036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09F4430" w14:textId="3D5B87EE" w:rsidR="00036D62" w:rsidRPr="00036D62" w:rsidRDefault="00036D62" w:rsidP="00232632">
            <w:r w:rsidRPr="00036D62">
              <w:t>Curva de aprendizaje</w:t>
            </w:r>
          </w:p>
        </w:tc>
        <w:tc>
          <w:tcPr>
            <w:tcW w:w="3597" w:type="dxa"/>
          </w:tcPr>
          <w:p w14:paraId="79079CCE" w14:textId="4C048B59" w:rsidR="00036D62" w:rsidRPr="00036D62" w:rsidRDefault="00036D62" w:rsidP="00232632">
            <w:pPr>
              <w:cnfStyle w:val="000000100000" w:firstRow="0" w:lastRow="0" w:firstColumn="0" w:lastColumn="0" w:oddVBand="0" w:evenVBand="0" w:oddHBand="1" w:evenHBand="0" w:firstRowFirstColumn="0" w:firstRowLastColumn="0" w:lastRowFirstColumn="0" w:lastRowLastColumn="0"/>
            </w:pPr>
            <w:r>
              <w:t>Baja</w:t>
            </w:r>
          </w:p>
        </w:tc>
        <w:tc>
          <w:tcPr>
            <w:tcW w:w="3597" w:type="dxa"/>
          </w:tcPr>
          <w:p w14:paraId="341793F5" w14:textId="5861B680" w:rsidR="00036D62" w:rsidRPr="00036D62" w:rsidRDefault="00036D62" w:rsidP="00232632">
            <w:pPr>
              <w:cnfStyle w:val="000000100000" w:firstRow="0" w:lastRow="0" w:firstColumn="0" w:lastColumn="0" w:oddVBand="0" w:evenVBand="0" w:oddHBand="1" w:evenHBand="0" w:firstRowFirstColumn="0" w:firstRowLastColumn="0" w:lastRowFirstColumn="0" w:lastRowLastColumn="0"/>
            </w:pPr>
            <w:r>
              <w:t>Alta</w:t>
            </w:r>
          </w:p>
        </w:tc>
      </w:tr>
    </w:tbl>
    <w:p w14:paraId="59989FC4" w14:textId="77777777" w:rsidR="00232632" w:rsidRPr="00232632" w:rsidRDefault="00232632" w:rsidP="00232632">
      <w:pPr>
        <w:rPr>
          <w:b/>
          <w:bCs/>
        </w:rPr>
      </w:pPr>
    </w:p>
    <w:p w14:paraId="7ABA1699" w14:textId="77777777" w:rsidR="00AB3888" w:rsidRPr="00AB3888" w:rsidRDefault="00AB3888" w:rsidP="00AB3888">
      <w:pPr>
        <w:rPr>
          <w:b/>
          <w:bCs/>
          <w:sz w:val="24"/>
          <w:szCs w:val="28"/>
        </w:rPr>
      </w:pPr>
      <w:r w:rsidRPr="00AB3888">
        <w:rPr>
          <w:b/>
          <w:bCs/>
          <w:sz w:val="24"/>
          <w:szCs w:val="28"/>
          <w:highlight w:val="yellow"/>
        </w:rPr>
        <w:t>Para qué sirve en la práctica</w:t>
      </w:r>
    </w:p>
    <w:p w14:paraId="632971F7" w14:textId="77777777" w:rsidR="00AB3888" w:rsidRDefault="00AB3888" w:rsidP="00AB3888">
      <w:pPr>
        <w:pBdr>
          <w:bottom w:val="single" w:sz="6" w:space="1" w:color="auto"/>
        </w:pBdr>
      </w:pPr>
      <w:r w:rsidRPr="00AB3888">
        <w:t xml:space="preserve">Es muy usada en la industria para construir </w:t>
      </w:r>
      <w:proofErr w:type="spellStart"/>
      <w:r w:rsidRPr="00AB3888">
        <w:t>chatbots</w:t>
      </w:r>
      <w:proofErr w:type="spellEnd"/>
      <w:r w:rsidRPr="00AB3888">
        <w:t>, asistentes que buscan en tus documentos (RAG) o agentes que usan herramientas. Por eso el profesor dice que, aunque a él no le encante, vale la pena conocerla, porque es probable que la encuentres en un trabajo.</w:t>
      </w:r>
    </w:p>
    <w:p w14:paraId="76973BC0" w14:textId="7CB9B203" w:rsidR="00B121B9" w:rsidRDefault="00B121B9" w:rsidP="00AB3888">
      <w:r w:rsidRPr="00B121B9">
        <w:rPr>
          <w:noProof/>
        </w:rPr>
        <w:drawing>
          <wp:inline distT="0" distB="0" distL="0" distR="0" wp14:anchorId="7AEF1DBD" wp14:editId="66480085">
            <wp:extent cx="3284505" cy="472481"/>
            <wp:effectExtent l="19050" t="19050" r="11430" b="22860"/>
            <wp:docPr id="1959629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29387" name=""/>
                    <pic:cNvPicPr/>
                  </pic:nvPicPr>
                  <pic:blipFill>
                    <a:blip r:embed="rId601"/>
                    <a:stretch>
                      <a:fillRect/>
                    </a:stretch>
                  </pic:blipFill>
                  <pic:spPr>
                    <a:xfrm>
                      <a:off x="0" y="0"/>
                      <a:ext cx="3284505" cy="472481"/>
                    </a:xfrm>
                    <a:prstGeom prst="rect">
                      <a:avLst/>
                    </a:prstGeom>
                    <a:ln w="19050">
                      <a:solidFill>
                        <a:schemeClr val="tx1"/>
                      </a:solidFill>
                    </a:ln>
                  </pic:spPr>
                </pic:pic>
              </a:graphicData>
            </a:graphic>
          </wp:inline>
        </w:drawing>
      </w:r>
    </w:p>
    <w:p w14:paraId="3DFC7CB9" w14:textId="77777777" w:rsidR="00B121B9" w:rsidRPr="00B121B9" w:rsidRDefault="00B121B9" w:rsidP="00B121B9">
      <w:r w:rsidRPr="00B121B9">
        <w:rPr>
          <w:b/>
          <w:bCs/>
        </w:rPr>
        <w:t>Sí, en este contexto son sinónimos.</w:t>
      </w:r>
      <w:r w:rsidRPr="00B121B9">
        <w:t xml:space="preserve"> El profesor lo dice explícitamente al inicio de la transcripción: "capas de abstracción, también llamadas </w:t>
      </w:r>
      <w:proofErr w:type="spellStart"/>
      <w:r w:rsidRPr="00B121B9">
        <w:t>frameworks</w:t>
      </w:r>
      <w:proofErr w:type="spellEnd"/>
      <w:r w:rsidRPr="00B121B9">
        <w:t>".</w:t>
      </w:r>
    </w:p>
    <w:p w14:paraId="407FB7E3" w14:textId="77777777" w:rsidR="00B121B9" w:rsidRPr="00B121B9" w:rsidRDefault="00B121B9" w:rsidP="00B121B9">
      <w:pPr>
        <w:rPr>
          <w:b/>
          <w:bCs/>
        </w:rPr>
      </w:pPr>
      <w:r w:rsidRPr="00B121B9">
        <w:rPr>
          <w:b/>
          <w:bCs/>
        </w:rPr>
        <w:t>Por qué se usan los dos nombres</w:t>
      </w:r>
    </w:p>
    <w:p w14:paraId="72926149" w14:textId="6A66332B" w:rsidR="00B121B9" w:rsidRDefault="00B121B9" w:rsidP="00B121B9">
      <w:pPr>
        <w:pStyle w:val="Prrafodelista"/>
        <w:numPr>
          <w:ilvl w:val="0"/>
          <w:numId w:val="58"/>
        </w:numPr>
      </w:pPr>
      <w:r>
        <w:rPr>
          <w:b/>
          <w:bCs/>
        </w:rPr>
        <w:t xml:space="preserve">“Capa de abstracción” </w:t>
      </w:r>
      <w:r>
        <w:t xml:space="preserve">describe </w:t>
      </w:r>
      <w:r>
        <w:rPr>
          <w:b/>
          <w:bCs/>
        </w:rPr>
        <w:t xml:space="preserve">que hace: </w:t>
      </w:r>
      <w:r>
        <w:t>esconde los detalles de cada proveedor y te da una forma uniforme de llamarlos a todos.</w:t>
      </w:r>
    </w:p>
    <w:p w14:paraId="1E272A8A" w14:textId="4091172A" w:rsidR="00CA00EF" w:rsidRDefault="00CA00EF" w:rsidP="00CA00EF">
      <w:pPr>
        <w:pStyle w:val="Prrafodelista"/>
        <w:numPr>
          <w:ilvl w:val="0"/>
          <w:numId w:val="58"/>
        </w:numPr>
      </w:pPr>
      <w:r>
        <w:rPr>
          <w:b/>
          <w:bCs/>
        </w:rPr>
        <w:t xml:space="preserve">“Framework” </w:t>
      </w:r>
      <w:r>
        <w:t xml:space="preserve">describe </w:t>
      </w:r>
      <w:r>
        <w:rPr>
          <w:b/>
          <w:bCs/>
        </w:rPr>
        <w:t xml:space="preserve">que es: </w:t>
      </w:r>
      <w:r>
        <w:t>una librería o conjunto de herramientas con una estructura propia que tu usas para construir tu aplicación.</w:t>
      </w:r>
    </w:p>
    <w:p w14:paraId="18782EC1" w14:textId="77777777" w:rsidR="00216B28" w:rsidRPr="00216B28" w:rsidRDefault="00216B28" w:rsidP="00216B28">
      <w:r w:rsidRPr="00216B28">
        <w:t>Es como llamar "vehículo" o "auto" a la misma cosa: distinta palabra, mismo objeto.</w:t>
      </w:r>
    </w:p>
    <w:p w14:paraId="0B1D27A0" w14:textId="77777777" w:rsidR="00216B28" w:rsidRPr="00216B28" w:rsidRDefault="00216B28" w:rsidP="00216B28">
      <w:pPr>
        <w:rPr>
          <w:b/>
          <w:bCs/>
          <w:sz w:val="24"/>
          <w:szCs w:val="28"/>
        </w:rPr>
      </w:pPr>
      <w:r w:rsidRPr="00216B28">
        <w:rPr>
          <w:b/>
          <w:bCs/>
          <w:sz w:val="24"/>
          <w:szCs w:val="28"/>
          <w:highlight w:val="yellow"/>
        </w:rPr>
        <w:t>Ejemplos que ya viste</w:t>
      </w:r>
    </w:p>
    <w:p w14:paraId="7942A2C6" w14:textId="42E81A21" w:rsidR="00CA00EF" w:rsidRDefault="00FA799D" w:rsidP="00CA00EF">
      <w:r w:rsidRPr="00FA799D">
        <w:rPr>
          <w:noProof/>
        </w:rPr>
        <w:drawing>
          <wp:inline distT="0" distB="0" distL="0" distR="0" wp14:anchorId="5D3F2BFE" wp14:editId="7F2744B9">
            <wp:extent cx="4688417" cy="776678"/>
            <wp:effectExtent l="19050" t="19050" r="17145" b="23495"/>
            <wp:docPr id="1402407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07373" name=""/>
                    <pic:cNvPicPr/>
                  </pic:nvPicPr>
                  <pic:blipFill>
                    <a:blip r:embed="rId602"/>
                    <a:stretch>
                      <a:fillRect/>
                    </a:stretch>
                  </pic:blipFill>
                  <pic:spPr>
                    <a:xfrm>
                      <a:off x="0" y="0"/>
                      <a:ext cx="4709830" cy="780225"/>
                    </a:xfrm>
                    <a:prstGeom prst="rect">
                      <a:avLst/>
                    </a:prstGeom>
                    <a:ln w="12700">
                      <a:solidFill>
                        <a:schemeClr val="tx1"/>
                      </a:solidFill>
                    </a:ln>
                  </pic:spPr>
                </pic:pic>
              </a:graphicData>
            </a:graphic>
          </wp:inline>
        </w:drawing>
      </w:r>
    </w:p>
    <w:p w14:paraId="3E44F3F0" w14:textId="77777777" w:rsidR="00FA799D" w:rsidRPr="00FA799D" w:rsidRDefault="00FA799D" w:rsidP="00FA799D">
      <w:r w:rsidRPr="00FA799D">
        <w:t>Ambos términos apuntan a las mismas dos herramientas del notebook.</w:t>
      </w:r>
    </w:p>
    <w:p w14:paraId="349B7C6F" w14:textId="77777777" w:rsidR="00FA799D" w:rsidRPr="00FA799D" w:rsidRDefault="00FA799D" w:rsidP="00FA799D">
      <w:pPr>
        <w:rPr>
          <w:b/>
          <w:bCs/>
          <w:sz w:val="24"/>
          <w:szCs w:val="28"/>
        </w:rPr>
      </w:pPr>
      <w:r w:rsidRPr="00FA799D">
        <w:rPr>
          <w:b/>
          <w:bCs/>
          <w:sz w:val="24"/>
          <w:szCs w:val="28"/>
          <w:highlight w:val="yellow"/>
        </w:rPr>
        <w:t xml:space="preserve">Dónde entra el </w:t>
      </w:r>
      <w:proofErr w:type="spellStart"/>
      <w:r w:rsidRPr="00FA799D">
        <w:rPr>
          <w:b/>
          <w:bCs/>
          <w:sz w:val="24"/>
          <w:szCs w:val="28"/>
          <w:highlight w:val="yellow"/>
        </w:rPr>
        <w:t>router</w:t>
      </w:r>
      <w:proofErr w:type="spellEnd"/>
    </w:p>
    <w:p w14:paraId="6B9F3562" w14:textId="77777777" w:rsidR="00161049" w:rsidRPr="00161049" w:rsidRDefault="00161049" w:rsidP="00161049">
      <w:r w:rsidRPr="00161049">
        <w:t xml:space="preserve">Ojo, que no es sinónimo de </w:t>
      </w:r>
      <w:proofErr w:type="spellStart"/>
      <w:r w:rsidRPr="00161049">
        <w:rPr>
          <w:b/>
          <w:bCs/>
        </w:rPr>
        <w:t>router</w:t>
      </w:r>
      <w:proofErr w:type="spellEnd"/>
      <w:r w:rsidRPr="00161049">
        <w:t>. Eso sí es otra cosa:</w:t>
      </w:r>
    </w:p>
    <w:tbl>
      <w:tblPr>
        <w:tblStyle w:val="Tablaconcuadrcula4-nfasis4"/>
        <w:tblW w:w="0" w:type="auto"/>
        <w:tblLook w:val="04A0" w:firstRow="1" w:lastRow="0" w:firstColumn="1" w:lastColumn="0" w:noHBand="0" w:noVBand="1"/>
      </w:tblPr>
      <w:tblGrid>
        <w:gridCol w:w="3350"/>
        <w:gridCol w:w="3457"/>
        <w:gridCol w:w="3983"/>
      </w:tblGrid>
      <w:tr w:rsidR="00161049" w14:paraId="458558C8" w14:textId="77777777" w:rsidTr="00161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ABBBE97" w14:textId="77777777" w:rsidR="00161049" w:rsidRDefault="00161049" w:rsidP="00CA00EF"/>
        </w:tc>
        <w:tc>
          <w:tcPr>
            <w:tcW w:w="3597" w:type="dxa"/>
          </w:tcPr>
          <w:p w14:paraId="4F8B7441" w14:textId="70481793" w:rsidR="00161049" w:rsidRDefault="00161049" w:rsidP="00CA00EF">
            <w:pPr>
              <w:cnfStyle w:val="100000000000" w:firstRow="1" w:lastRow="0" w:firstColumn="0" w:lastColumn="0" w:oddVBand="0" w:evenVBand="0" w:oddHBand="0" w:evenHBand="0" w:firstRowFirstColumn="0" w:firstRowLastColumn="0" w:lastRowFirstColumn="0" w:lastRowLastColumn="0"/>
            </w:pPr>
            <w:r w:rsidRPr="00161049">
              <w:t>Capa de abstracción / Framework</w:t>
            </w:r>
          </w:p>
        </w:tc>
        <w:tc>
          <w:tcPr>
            <w:tcW w:w="3597" w:type="dxa"/>
          </w:tcPr>
          <w:p w14:paraId="33F7D3CE" w14:textId="24C65A3C" w:rsidR="00161049" w:rsidRDefault="00161049" w:rsidP="00CA00EF">
            <w:pPr>
              <w:cnfStyle w:val="100000000000" w:firstRow="1" w:lastRow="0" w:firstColumn="0" w:lastColumn="0" w:oddVBand="0" w:evenVBand="0" w:oddHBand="0" w:evenHBand="0" w:firstRowFirstColumn="0" w:firstRowLastColumn="0" w:lastRowFirstColumn="0" w:lastRowLastColumn="0"/>
            </w:pPr>
            <w:proofErr w:type="spellStart"/>
            <w:r w:rsidRPr="00161049">
              <w:t>Router</w:t>
            </w:r>
            <w:proofErr w:type="spellEnd"/>
          </w:p>
        </w:tc>
      </w:tr>
      <w:tr w:rsidR="00161049" w14:paraId="2E089FFD" w14:textId="77777777" w:rsidTr="0016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7ABCD6B" w14:textId="7E21925B" w:rsidR="00161049" w:rsidRDefault="00161049" w:rsidP="00CA00EF">
            <w:r w:rsidRPr="00161049">
              <w:t>Ejemplos</w:t>
            </w:r>
          </w:p>
        </w:tc>
        <w:tc>
          <w:tcPr>
            <w:tcW w:w="3597" w:type="dxa"/>
          </w:tcPr>
          <w:p w14:paraId="04F456C5" w14:textId="0F76A31A" w:rsidR="00161049" w:rsidRDefault="00161049" w:rsidP="00CA00EF">
            <w:pPr>
              <w:cnfStyle w:val="000000100000" w:firstRow="0" w:lastRow="0" w:firstColumn="0" w:lastColumn="0" w:oddVBand="0" w:evenVBand="0" w:oddHBand="1" w:evenHBand="0" w:firstRowFirstColumn="0" w:firstRowLastColumn="0" w:lastRowFirstColumn="0" w:lastRowLastColumn="0"/>
            </w:pPr>
            <w:proofErr w:type="spellStart"/>
            <w:r w:rsidRPr="00161049">
              <w:t>LangChain</w:t>
            </w:r>
            <w:proofErr w:type="spellEnd"/>
            <w:r w:rsidRPr="00161049">
              <w:t xml:space="preserve">, </w:t>
            </w:r>
            <w:proofErr w:type="spellStart"/>
            <w:r w:rsidRPr="00161049">
              <w:t>LiteLLM</w:t>
            </w:r>
            <w:proofErr w:type="spellEnd"/>
          </w:p>
        </w:tc>
        <w:tc>
          <w:tcPr>
            <w:tcW w:w="3597" w:type="dxa"/>
          </w:tcPr>
          <w:p w14:paraId="2CB16F53" w14:textId="143ABA28" w:rsidR="00161049" w:rsidRDefault="00161049" w:rsidP="00CA00EF">
            <w:pPr>
              <w:cnfStyle w:val="000000100000" w:firstRow="0" w:lastRow="0" w:firstColumn="0" w:lastColumn="0" w:oddVBand="0" w:evenVBand="0" w:oddHBand="1" w:evenHBand="0" w:firstRowFirstColumn="0" w:firstRowLastColumn="0" w:lastRowFirstColumn="0" w:lastRowLastColumn="0"/>
            </w:pPr>
            <w:proofErr w:type="spellStart"/>
            <w:r w:rsidRPr="00161049">
              <w:t>OpenRouter</w:t>
            </w:r>
            <w:proofErr w:type="spellEnd"/>
          </w:p>
        </w:tc>
      </w:tr>
      <w:tr w:rsidR="00161049" w14:paraId="31874AE0" w14:textId="77777777" w:rsidTr="00161049">
        <w:tc>
          <w:tcPr>
            <w:cnfStyle w:val="001000000000" w:firstRow="0" w:lastRow="0" w:firstColumn="1" w:lastColumn="0" w:oddVBand="0" w:evenVBand="0" w:oddHBand="0" w:evenHBand="0" w:firstRowFirstColumn="0" w:firstRowLastColumn="0" w:lastRowFirstColumn="0" w:lastRowLastColumn="0"/>
            <w:tcW w:w="3596" w:type="dxa"/>
          </w:tcPr>
          <w:p w14:paraId="280D9A75" w14:textId="05A76EE6" w:rsidR="00161049" w:rsidRPr="00161049" w:rsidRDefault="00161049" w:rsidP="00CA00EF">
            <w:r w:rsidRPr="00161049">
              <w:lastRenderedPageBreak/>
              <w:t>Dónde corre</w:t>
            </w:r>
          </w:p>
        </w:tc>
        <w:tc>
          <w:tcPr>
            <w:tcW w:w="3597" w:type="dxa"/>
          </w:tcPr>
          <w:p w14:paraId="2CEB3433" w14:textId="2DA5F7EB" w:rsidR="00161049" w:rsidRPr="00161049" w:rsidRDefault="00161049" w:rsidP="00CA00EF">
            <w:pPr>
              <w:cnfStyle w:val="000000000000" w:firstRow="0" w:lastRow="0" w:firstColumn="0" w:lastColumn="0" w:oddVBand="0" w:evenVBand="0" w:oddHBand="0" w:evenHBand="0" w:firstRowFirstColumn="0" w:firstRowLastColumn="0" w:lastRowFirstColumn="0" w:lastRowLastColumn="0"/>
            </w:pPr>
            <w:r w:rsidRPr="00161049">
              <w:t>En tu computador</w:t>
            </w:r>
          </w:p>
        </w:tc>
        <w:tc>
          <w:tcPr>
            <w:tcW w:w="3597" w:type="dxa"/>
          </w:tcPr>
          <w:p w14:paraId="563E5D1F" w14:textId="29FFFFA5" w:rsidR="00161049" w:rsidRPr="00161049" w:rsidRDefault="00161049" w:rsidP="00CA00EF">
            <w:pPr>
              <w:cnfStyle w:val="000000000000" w:firstRow="0" w:lastRow="0" w:firstColumn="0" w:lastColumn="0" w:oddVBand="0" w:evenVBand="0" w:oddHBand="0" w:evenHBand="0" w:firstRowFirstColumn="0" w:firstRowLastColumn="0" w:lastRowFirstColumn="0" w:lastRowLastColumn="0"/>
            </w:pPr>
            <w:r w:rsidRPr="00161049">
              <w:t>En un servidor externo</w:t>
            </w:r>
          </w:p>
        </w:tc>
      </w:tr>
      <w:tr w:rsidR="00161049" w14:paraId="2C5F91A0" w14:textId="77777777" w:rsidTr="0016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E1DA971" w14:textId="336AF67A" w:rsidR="00161049" w:rsidRPr="00161049" w:rsidRDefault="00161049" w:rsidP="00CA00EF">
            <w:r w:rsidRPr="00161049">
              <w:t>Ejemplos ya vistos</w:t>
            </w:r>
          </w:p>
        </w:tc>
        <w:tc>
          <w:tcPr>
            <w:tcW w:w="3597" w:type="dxa"/>
          </w:tcPr>
          <w:p w14:paraId="62FA2C04" w14:textId="4A2C375E" w:rsidR="00161049" w:rsidRPr="00161049" w:rsidRDefault="00161049" w:rsidP="00CA00EF">
            <w:pPr>
              <w:cnfStyle w:val="000000100000" w:firstRow="0" w:lastRow="0" w:firstColumn="0" w:lastColumn="0" w:oddVBand="0" w:evenVBand="0" w:oddHBand="1" w:evenHBand="0" w:firstRowFirstColumn="0" w:firstRowLastColumn="0" w:lastRowFirstColumn="0" w:lastRowLastColumn="0"/>
            </w:pPr>
            <w:proofErr w:type="spellStart"/>
            <w:r w:rsidRPr="00161049">
              <w:t>ChatOpenAI</w:t>
            </w:r>
            <w:proofErr w:type="spellEnd"/>
            <w:r w:rsidRPr="00161049">
              <w:t xml:space="preserve">(...), </w:t>
            </w:r>
            <w:proofErr w:type="spellStart"/>
            <w:proofErr w:type="gramStart"/>
            <w:r w:rsidRPr="00161049">
              <w:t>litellm.completion</w:t>
            </w:r>
            <w:proofErr w:type="spellEnd"/>
            <w:proofErr w:type="gramEnd"/>
            <w:r w:rsidRPr="00161049">
              <w:t>(...)</w:t>
            </w:r>
          </w:p>
        </w:tc>
        <w:tc>
          <w:tcPr>
            <w:tcW w:w="3597" w:type="dxa"/>
          </w:tcPr>
          <w:p w14:paraId="327778BC" w14:textId="7FF98555" w:rsidR="00161049" w:rsidRPr="00161049" w:rsidRDefault="00161049" w:rsidP="00CA00EF">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161049">
              <w:t>openrouter.chat</w:t>
            </w:r>
            <w:proofErr w:type="gramEnd"/>
            <w:r w:rsidRPr="00161049">
              <w:t>.</w:t>
            </w:r>
            <w:proofErr w:type="gramStart"/>
            <w:r w:rsidRPr="00161049">
              <w:t>completions.create</w:t>
            </w:r>
            <w:proofErr w:type="spellEnd"/>
            <w:proofErr w:type="gramEnd"/>
            <w:r w:rsidRPr="00161049">
              <w:t>(...)</w:t>
            </w:r>
          </w:p>
        </w:tc>
      </w:tr>
    </w:tbl>
    <w:p w14:paraId="5563AC1C" w14:textId="77777777" w:rsidR="00FA799D" w:rsidRPr="00AB3888" w:rsidRDefault="00FA799D" w:rsidP="00CA00EF"/>
    <w:p w14:paraId="0B6156F6" w14:textId="0A577B6A" w:rsidR="00245A3F" w:rsidRDefault="00245A3F" w:rsidP="00140409">
      <w:r w:rsidRPr="00245A3F">
        <w:rPr>
          <w:b/>
          <w:bCs/>
        </w:rPr>
        <w:t xml:space="preserve">En una línea: </w:t>
      </w:r>
      <w:r w:rsidRPr="00245A3F">
        <w:t>"capa de abstracción" = "</w:t>
      </w:r>
      <w:proofErr w:type="spellStart"/>
      <w:r w:rsidRPr="00245A3F">
        <w:t>framework</w:t>
      </w:r>
      <w:proofErr w:type="spellEnd"/>
      <w:r w:rsidRPr="00245A3F">
        <w:t>", y los dos son distintos de "</w:t>
      </w:r>
      <w:proofErr w:type="spellStart"/>
      <w:r w:rsidRPr="00245A3F">
        <w:t>router</w:t>
      </w:r>
      <w:proofErr w:type="spellEnd"/>
      <w:r w:rsidRPr="00245A3F">
        <w:t>".</w:t>
      </w:r>
    </w:p>
    <w:p w14:paraId="0DCBDF02" w14:textId="613719AE" w:rsidR="00CD797E" w:rsidRDefault="00CD797E">
      <w:r>
        <w:br w:type="page"/>
      </w:r>
    </w:p>
    <w:p w14:paraId="760AAF40" w14:textId="7FE7DDB0" w:rsidR="00635F9D" w:rsidRPr="00AB3888" w:rsidRDefault="00635F9D" w:rsidP="00635F9D">
      <w:pPr>
        <w:pStyle w:val="Ttulo3"/>
        <w:rPr>
          <w:b/>
          <w:bCs/>
          <w:sz w:val="24"/>
          <w:szCs w:val="24"/>
          <w:highlight w:val="yellow"/>
        </w:rPr>
      </w:pPr>
      <w:bookmarkStart w:id="120" w:name="_Toc243791209"/>
      <w:r w:rsidRPr="00AB3888">
        <w:rPr>
          <w:b/>
          <w:bCs/>
          <w:sz w:val="24"/>
          <w:szCs w:val="24"/>
          <w:highlight w:val="yellow"/>
        </w:rPr>
        <w:lastRenderedPageBreak/>
        <w:t>2.3.</w:t>
      </w:r>
      <w:r w:rsidR="00EC3A76">
        <w:rPr>
          <w:b/>
          <w:bCs/>
          <w:sz w:val="24"/>
          <w:szCs w:val="24"/>
          <w:highlight w:val="yellow"/>
        </w:rPr>
        <w:t>2</w:t>
      </w:r>
      <w:r w:rsidRPr="00AB3888">
        <w:rPr>
          <w:b/>
          <w:bCs/>
          <w:sz w:val="24"/>
          <w:szCs w:val="24"/>
          <w:highlight w:val="yellow"/>
        </w:rPr>
        <w:t xml:space="preserve">. </w:t>
      </w:r>
      <w:proofErr w:type="spellStart"/>
      <w:r w:rsidR="00EC3A76">
        <w:rPr>
          <w:b/>
          <w:bCs/>
          <w:sz w:val="24"/>
          <w:szCs w:val="24"/>
          <w:highlight w:val="yellow"/>
        </w:rPr>
        <w:t>LiteLLM</w:t>
      </w:r>
      <w:proofErr w:type="spellEnd"/>
      <w:r w:rsidR="008250DE">
        <w:rPr>
          <w:b/>
          <w:bCs/>
          <w:sz w:val="24"/>
          <w:szCs w:val="24"/>
          <w:highlight w:val="yellow"/>
        </w:rPr>
        <w:t xml:space="preserve"> </w:t>
      </w:r>
      <w:r w:rsidRPr="00AB3888">
        <w:rPr>
          <w:b/>
          <w:bCs/>
          <w:sz w:val="24"/>
          <w:szCs w:val="24"/>
          <w:highlight w:val="yellow"/>
        </w:rPr>
        <w:t xml:space="preserve">(capa de abstracción o </w:t>
      </w:r>
      <w:proofErr w:type="spellStart"/>
      <w:r w:rsidRPr="00AB3888">
        <w:rPr>
          <w:b/>
          <w:bCs/>
          <w:sz w:val="24"/>
          <w:szCs w:val="24"/>
          <w:highlight w:val="yellow"/>
        </w:rPr>
        <w:t>framework</w:t>
      </w:r>
      <w:proofErr w:type="spellEnd"/>
      <w:r w:rsidRPr="00AB3888">
        <w:rPr>
          <w:b/>
          <w:bCs/>
          <w:sz w:val="24"/>
          <w:szCs w:val="24"/>
          <w:highlight w:val="yellow"/>
        </w:rPr>
        <w:t xml:space="preserve">): la capa de abstracción </w:t>
      </w:r>
      <w:r w:rsidR="008250DE">
        <w:rPr>
          <w:b/>
          <w:bCs/>
          <w:sz w:val="24"/>
          <w:szCs w:val="24"/>
          <w:highlight w:val="yellow"/>
        </w:rPr>
        <w:t>simple</w:t>
      </w:r>
      <w:bookmarkEnd w:id="120"/>
    </w:p>
    <w:p w14:paraId="0B1CFD51" w14:textId="77777777" w:rsidR="008250DE" w:rsidRPr="008250DE" w:rsidRDefault="008250DE" w:rsidP="008250DE">
      <w:proofErr w:type="spellStart"/>
      <w:r w:rsidRPr="008250DE">
        <w:rPr>
          <w:b/>
          <w:bCs/>
        </w:rPr>
        <w:t>LiteLLM</w:t>
      </w:r>
      <w:proofErr w:type="spellEnd"/>
      <w:r w:rsidRPr="008250DE">
        <w:rPr>
          <w:b/>
          <w:bCs/>
        </w:rPr>
        <w:t xml:space="preserve"> es un </w:t>
      </w:r>
      <w:proofErr w:type="spellStart"/>
      <w:r w:rsidRPr="008250DE">
        <w:rPr>
          <w:b/>
          <w:bCs/>
        </w:rPr>
        <w:t>framework</w:t>
      </w:r>
      <w:proofErr w:type="spellEnd"/>
      <w:r w:rsidRPr="008250DE">
        <w:rPr>
          <w:b/>
          <w:bCs/>
        </w:rPr>
        <w:t xml:space="preserve"> (capa de abstracción) para </w:t>
      </w:r>
      <w:proofErr w:type="spellStart"/>
      <w:r w:rsidRPr="008250DE">
        <w:rPr>
          <w:b/>
          <w:bCs/>
        </w:rPr>
        <w:t>LLMs</w:t>
      </w:r>
      <w:proofErr w:type="spellEnd"/>
      <w:r w:rsidRPr="008250DE">
        <w:rPr>
          <w:b/>
          <w:bCs/>
        </w:rPr>
        <w:t>, pensado para ser súper simple.</w:t>
      </w:r>
      <w:r w:rsidRPr="008250DE">
        <w:t xml:space="preserve"> El profesor dice que es su favorito y lo usa mucho.</w:t>
      </w:r>
    </w:p>
    <w:p w14:paraId="2E433F77" w14:textId="77777777" w:rsidR="008250DE" w:rsidRPr="008250DE" w:rsidRDefault="008250DE" w:rsidP="008250DE">
      <w:pPr>
        <w:rPr>
          <w:b/>
          <w:bCs/>
          <w:sz w:val="24"/>
          <w:szCs w:val="28"/>
        </w:rPr>
      </w:pPr>
      <w:r w:rsidRPr="008250DE">
        <w:rPr>
          <w:b/>
          <w:bCs/>
          <w:sz w:val="24"/>
          <w:szCs w:val="28"/>
          <w:highlight w:val="yellow"/>
        </w:rPr>
        <w:t>La idea central</w:t>
      </w:r>
    </w:p>
    <w:p w14:paraId="457E2EF4" w14:textId="77777777" w:rsidR="008250DE" w:rsidRPr="008250DE" w:rsidRDefault="008250DE" w:rsidP="008250DE">
      <w:r w:rsidRPr="008250DE">
        <w:t>Te da una sola función para llamar a cualquier modelo de cualquier proveedor. En vez de aprender la forma particular de cada proveedor, usas siempre la misma.</w:t>
      </w:r>
    </w:p>
    <w:p w14:paraId="153D91AF" w14:textId="32108AAD" w:rsidR="00635F9D" w:rsidRDefault="00507EF1" w:rsidP="00140409">
      <w:pPr>
        <w:rPr>
          <w:b/>
          <w:bCs/>
        </w:rPr>
      </w:pPr>
      <w:r w:rsidRPr="00507EF1">
        <w:rPr>
          <w:b/>
          <w:bCs/>
          <w:noProof/>
        </w:rPr>
        <w:drawing>
          <wp:inline distT="0" distB="0" distL="0" distR="0" wp14:anchorId="3FA4CA6A" wp14:editId="65AD38AF">
            <wp:extent cx="5309875" cy="842433"/>
            <wp:effectExtent l="38100" t="38100" r="43180" b="34290"/>
            <wp:docPr id="1487772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72151" name=""/>
                    <pic:cNvPicPr/>
                  </pic:nvPicPr>
                  <pic:blipFill>
                    <a:blip r:embed="rId603"/>
                    <a:stretch>
                      <a:fillRect/>
                    </a:stretch>
                  </pic:blipFill>
                  <pic:spPr>
                    <a:xfrm>
                      <a:off x="0" y="0"/>
                      <a:ext cx="5360091" cy="850400"/>
                    </a:xfrm>
                    <a:prstGeom prst="rect">
                      <a:avLst/>
                    </a:prstGeom>
                    <a:ln w="28575">
                      <a:solidFill>
                        <a:srgbClr val="EE0000"/>
                      </a:solidFill>
                    </a:ln>
                  </pic:spPr>
                </pic:pic>
              </a:graphicData>
            </a:graphic>
          </wp:inline>
        </w:drawing>
      </w:r>
    </w:p>
    <w:p w14:paraId="7D4D5501" w14:textId="2CB305F5" w:rsidR="00DB4543" w:rsidRPr="00DB4543" w:rsidRDefault="00DB4543" w:rsidP="00DB4543">
      <w:pPr>
        <w:pStyle w:val="Prrafodelista"/>
        <w:numPr>
          <w:ilvl w:val="0"/>
          <w:numId w:val="58"/>
        </w:numPr>
        <w:rPr>
          <w:b/>
          <w:bCs/>
        </w:rPr>
      </w:pPr>
      <w:proofErr w:type="spellStart"/>
      <w:proofErr w:type="gramStart"/>
      <w:r>
        <w:rPr>
          <w:b/>
          <w:bCs/>
        </w:rPr>
        <w:t>Completion</w:t>
      </w:r>
      <w:proofErr w:type="spellEnd"/>
      <w:r>
        <w:rPr>
          <w:b/>
          <w:bCs/>
        </w:rPr>
        <w:t>(</w:t>
      </w:r>
      <w:proofErr w:type="gramEnd"/>
      <w:r>
        <w:rPr>
          <w:b/>
          <w:bCs/>
        </w:rPr>
        <w:t xml:space="preserve">…) </w:t>
      </w:r>
      <w:r>
        <w:t xml:space="preserve">es la </w:t>
      </w:r>
      <w:proofErr w:type="spellStart"/>
      <w:r>
        <w:t>funcion</w:t>
      </w:r>
      <w:proofErr w:type="spellEnd"/>
      <w:r>
        <w:t xml:space="preserve"> que lo hace todo.</w:t>
      </w:r>
    </w:p>
    <w:p w14:paraId="5275D3AE" w14:textId="2F0381EA" w:rsidR="00DB4543" w:rsidRPr="00276669" w:rsidRDefault="00276669" w:rsidP="00DB4543">
      <w:pPr>
        <w:pStyle w:val="Prrafodelista"/>
        <w:numPr>
          <w:ilvl w:val="0"/>
          <w:numId w:val="58"/>
        </w:numPr>
      </w:pPr>
      <w:r w:rsidRPr="00276669">
        <w:t xml:space="preserve">Se parece a la forma de </w:t>
      </w:r>
      <w:proofErr w:type="spellStart"/>
      <w:r w:rsidRPr="00276669">
        <w:t>OpenAI</w:t>
      </w:r>
      <w:proofErr w:type="spellEnd"/>
      <w:r w:rsidRPr="00276669">
        <w:t xml:space="preserve">, pero la función se llama </w:t>
      </w:r>
      <w:proofErr w:type="spellStart"/>
      <w:r w:rsidRPr="00276669">
        <w:rPr>
          <w:b/>
          <w:bCs/>
        </w:rPr>
        <w:t>completion</w:t>
      </w:r>
      <w:proofErr w:type="spellEnd"/>
      <w:r w:rsidRPr="00276669">
        <w:t xml:space="preserve"> en vez de </w:t>
      </w:r>
      <w:proofErr w:type="spellStart"/>
      <w:proofErr w:type="gramStart"/>
      <w:r w:rsidRPr="00276669">
        <w:rPr>
          <w:b/>
          <w:bCs/>
        </w:rPr>
        <w:t>chat.completions</w:t>
      </w:r>
      <w:proofErr w:type="gramEnd"/>
      <w:r w:rsidRPr="00276669">
        <w:rPr>
          <w:b/>
          <w:bCs/>
        </w:rPr>
        <w:t>.create</w:t>
      </w:r>
      <w:proofErr w:type="spellEnd"/>
      <w:r w:rsidRPr="00276669">
        <w:rPr>
          <w:b/>
          <w:bCs/>
        </w:rPr>
        <w:t>.</w:t>
      </w:r>
    </w:p>
    <w:p w14:paraId="3B91BF41" w14:textId="56040D0F" w:rsidR="00276669" w:rsidRPr="00A57FC6" w:rsidRDefault="00A57FC6" w:rsidP="00DB4543">
      <w:pPr>
        <w:pStyle w:val="Prrafodelista"/>
        <w:numPr>
          <w:ilvl w:val="0"/>
          <w:numId w:val="58"/>
        </w:numPr>
      </w:pPr>
      <w:r w:rsidRPr="00A57FC6">
        <w:t xml:space="preserve">Te devuelve lo mismo que devuelve </w:t>
      </w:r>
      <w:proofErr w:type="spellStart"/>
      <w:r w:rsidRPr="00A57FC6">
        <w:t>OpenAI</w:t>
      </w:r>
      <w:proofErr w:type="spellEnd"/>
      <w:r w:rsidRPr="00A57FC6">
        <w:t xml:space="preserve">: </w:t>
      </w:r>
      <w:proofErr w:type="spellStart"/>
      <w:proofErr w:type="gramStart"/>
      <w:r w:rsidRPr="00A57FC6">
        <w:rPr>
          <w:b/>
          <w:bCs/>
        </w:rPr>
        <w:t>response.choices</w:t>
      </w:r>
      <w:proofErr w:type="spellEnd"/>
      <w:proofErr w:type="gramEnd"/>
      <w:r w:rsidRPr="00A57FC6">
        <w:rPr>
          <w:b/>
          <w:bCs/>
        </w:rPr>
        <w:t>[0</w:t>
      </w:r>
      <w:proofErr w:type="gramStart"/>
      <w:r w:rsidRPr="00A57FC6">
        <w:rPr>
          <w:b/>
          <w:bCs/>
        </w:rPr>
        <w:t>].</w:t>
      </w:r>
      <w:proofErr w:type="spellStart"/>
      <w:r w:rsidRPr="00A57FC6">
        <w:rPr>
          <w:b/>
          <w:bCs/>
        </w:rPr>
        <w:t>message</w:t>
      </w:r>
      <w:proofErr w:type="gramEnd"/>
      <w:r w:rsidRPr="00A57FC6">
        <w:rPr>
          <w:b/>
          <w:bCs/>
        </w:rPr>
        <w:t>.content</w:t>
      </w:r>
      <w:proofErr w:type="spellEnd"/>
      <w:r w:rsidRPr="00A57FC6">
        <w:rPr>
          <w:b/>
          <w:bCs/>
        </w:rPr>
        <w:t>.</w:t>
      </w:r>
    </w:p>
    <w:p w14:paraId="007FC765" w14:textId="77777777" w:rsidR="00A57FC6" w:rsidRDefault="00A57FC6" w:rsidP="00A57FC6">
      <w:pPr>
        <w:rPr>
          <w:b/>
          <w:bCs/>
          <w:sz w:val="24"/>
          <w:szCs w:val="28"/>
        </w:rPr>
      </w:pPr>
      <w:r w:rsidRPr="00A57FC6">
        <w:rPr>
          <w:b/>
          <w:bCs/>
          <w:sz w:val="24"/>
          <w:szCs w:val="28"/>
          <w:highlight w:val="yellow"/>
        </w:rPr>
        <w:t>Lo que lo hace especial: el formato del modelo</w:t>
      </w:r>
    </w:p>
    <w:p w14:paraId="59BD69D9" w14:textId="475FC260" w:rsidR="003E0CC8" w:rsidRDefault="003E0CC8" w:rsidP="00A57FC6">
      <w:pPr>
        <w:rPr>
          <w:b/>
          <w:bCs/>
          <w:sz w:val="24"/>
          <w:szCs w:val="28"/>
        </w:rPr>
      </w:pPr>
      <w:r w:rsidRPr="003E0CC8">
        <w:rPr>
          <w:b/>
          <w:bCs/>
          <w:noProof/>
          <w:sz w:val="24"/>
          <w:szCs w:val="28"/>
        </w:rPr>
        <w:drawing>
          <wp:inline distT="0" distB="0" distL="0" distR="0" wp14:anchorId="3FB0AC13" wp14:editId="77C62E83">
            <wp:extent cx="6271803" cy="571550"/>
            <wp:effectExtent l="0" t="0" r="0" b="0"/>
            <wp:docPr id="2080714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14588" name=""/>
                    <pic:cNvPicPr/>
                  </pic:nvPicPr>
                  <pic:blipFill>
                    <a:blip r:embed="rId604"/>
                    <a:stretch>
                      <a:fillRect/>
                    </a:stretch>
                  </pic:blipFill>
                  <pic:spPr>
                    <a:xfrm>
                      <a:off x="0" y="0"/>
                      <a:ext cx="6271803" cy="571550"/>
                    </a:xfrm>
                    <a:prstGeom prst="rect">
                      <a:avLst/>
                    </a:prstGeom>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3E0CC8" w14:paraId="4A5ACF81" w14:textId="77777777" w:rsidTr="003E0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8D7C616" w14:textId="4CA81C46" w:rsidR="003E0CC8" w:rsidRPr="003E0CC8" w:rsidRDefault="003E0CC8" w:rsidP="00A57FC6">
            <w:pPr>
              <w:rPr>
                <w:b w:val="0"/>
                <w:bCs w:val="0"/>
                <w:sz w:val="24"/>
                <w:szCs w:val="28"/>
              </w:rPr>
            </w:pPr>
            <w:r w:rsidRPr="003E0CC8">
              <w:rPr>
                <w:b w:val="0"/>
                <w:bCs w:val="0"/>
                <w:sz w:val="24"/>
                <w:szCs w:val="28"/>
              </w:rPr>
              <w:t>Si quieres usar</w:t>
            </w:r>
          </w:p>
        </w:tc>
        <w:tc>
          <w:tcPr>
            <w:tcW w:w="5395" w:type="dxa"/>
          </w:tcPr>
          <w:p w14:paraId="58D6FAA7" w14:textId="4075C564" w:rsidR="003E0CC8" w:rsidRPr="003E0CC8" w:rsidRDefault="003E0CC8" w:rsidP="00A57FC6">
            <w:pPr>
              <w:cnfStyle w:val="100000000000" w:firstRow="1" w:lastRow="0" w:firstColumn="0" w:lastColumn="0" w:oddVBand="0" w:evenVBand="0" w:oddHBand="0" w:evenHBand="0" w:firstRowFirstColumn="0" w:firstRowLastColumn="0" w:lastRowFirstColumn="0" w:lastRowLastColumn="0"/>
              <w:rPr>
                <w:b w:val="0"/>
                <w:bCs w:val="0"/>
                <w:sz w:val="24"/>
                <w:szCs w:val="28"/>
              </w:rPr>
            </w:pPr>
            <w:r w:rsidRPr="003E0CC8">
              <w:rPr>
                <w:b w:val="0"/>
                <w:bCs w:val="0"/>
                <w:sz w:val="24"/>
                <w:szCs w:val="28"/>
              </w:rPr>
              <w:t>Escribes</w:t>
            </w:r>
          </w:p>
        </w:tc>
      </w:tr>
      <w:tr w:rsidR="003E0CC8" w14:paraId="5AEB869C" w14:textId="77777777" w:rsidTr="003E0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8D764DA" w14:textId="3A304E95" w:rsidR="003E0CC8" w:rsidRPr="003E0CC8" w:rsidRDefault="003E0CC8" w:rsidP="00A57FC6">
            <w:pPr>
              <w:rPr>
                <w:b w:val="0"/>
                <w:bCs w:val="0"/>
                <w:sz w:val="24"/>
                <w:szCs w:val="28"/>
              </w:rPr>
            </w:pPr>
            <w:r w:rsidRPr="003E0CC8">
              <w:rPr>
                <w:b w:val="0"/>
                <w:bCs w:val="0"/>
                <w:sz w:val="24"/>
                <w:szCs w:val="28"/>
              </w:rPr>
              <w:t>Gemini</w:t>
            </w:r>
          </w:p>
        </w:tc>
        <w:tc>
          <w:tcPr>
            <w:tcW w:w="5395" w:type="dxa"/>
          </w:tcPr>
          <w:p w14:paraId="1A44C2A2" w14:textId="13B260BF" w:rsidR="003E0CC8" w:rsidRPr="003E0CC8" w:rsidRDefault="003E0CC8" w:rsidP="00A57FC6">
            <w:pPr>
              <w:cnfStyle w:val="000000100000" w:firstRow="0" w:lastRow="0" w:firstColumn="0" w:lastColumn="0" w:oddVBand="0" w:evenVBand="0" w:oddHBand="1" w:evenHBand="0" w:firstRowFirstColumn="0" w:firstRowLastColumn="0" w:lastRowFirstColumn="0" w:lastRowLastColumn="0"/>
              <w:rPr>
                <w:sz w:val="24"/>
                <w:szCs w:val="28"/>
              </w:rPr>
            </w:pPr>
            <w:r w:rsidRPr="003E0CC8">
              <w:rPr>
                <w:sz w:val="24"/>
                <w:szCs w:val="28"/>
              </w:rPr>
              <w:t>"</w:t>
            </w:r>
            <w:proofErr w:type="spellStart"/>
            <w:r w:rsidRPr="003E0CC8">
              <w:rPr>
                <w:sz w:val="24"/>
                <w:szCs w:val="28"/>
              </w:rPr>
              <w:t>gemini</w:t>
            </w:r>
            <w:proofErr w:type="spellEnd"/>
            <w:r w:rsidRPr="003E0CC8">
              <w:rPr>
                <w:sz w:val="24"/>
                <w:szCs w:val="28"/>
              </w:rPr>
              <w:t>/gemini-3.1-flash-lite"</w:t>
            </w:r>
          </w:p>
        </w:tc>
      </w:tr>
      <w:tr w:rsidR="003E0CC8" w14:paraId="2139ADBD" w14:textId="77777777" w:rsidTr="003E0CC8">
        <w:tc>
          <w:tcPr>
            <w:cnfStyle w:val="001000000000" w:firstRow="0" w:lastRow="0" w:firstColumn="1" w:lastColumn="0" w:oddVBand="0" w:evenVBand="0" w:oddHBand="0" w:evenHBand="0" w:firstRowFirstColumn="0" w:firstRowLastColumn="0" w:lastRowFirstColumn="0" w:lastRowLastColumn="0"/>
            <w:tcW w:w="5395" w:type="dxa"/>
          </w:tcPr>
          <w:p w14:paraId="23DF50CC" w14:textId="2E90951C" w:rsidR="003E0CC8" w:rsidRPr="003E0CC8" w:rsidRDefault="003E0CC8" w:rsidP="00A57FC6">
            <w:pPr>
              <w:rPr>
                <w:b w:val="0"/>
                <w:bCs w:val="0"/>
                <w:sz w:val="24"/>
                <w:szCs w:val="28"/>
              </w:rPr>
            </w:pPr>
            <w:proofErr w:type="spellStart"/>
            <w:r w:rsidRPr="003E0CC8">
              <w:rPr>
                <w:b w:val="0"/>
                <w:bCs w:val="0"/>
                <w:sz w:val="24"/>
                <w:szCs w:val="28"/>
              </w:rPr>
              <w:t>OpenAI</w:t>
            </w:r>
            <w:proofErr w:type="spellEnd"/>
          </w:p>
        </w:tc>
        <w:tc>
          <w:tcPr>
            <w:tcW w:w="5395" w:type="dxa"/>
          </w:tcPr>
          <w:p w14:paraId="492B67CB" w14:textId="32D593C4" w:rsidR="003E0CC8" w:rsidRPr="003E0CC8" w:rsidRDefault="003E0CC8" w:rsidP="00A57FC6">
            <w:pPr>
              <w:cnfStyle w:val="000000000000" w:firstRow="0" w:lastRow="0" w:firstColumn="0" w:lastColumn="0" w:oddVBand="0" w:evenVBand="0" w:oddHBand="0" w:evenHBand="0" w:firstRowFirstColumn="0" w:firstRowLastColumn="0" w:lastRowFirstColumn="0" w:lastRowLastColumn="0"/>
              <w:rPr>
                <w:sz w:val="24"/>
                <w:szCs w:val="28"/>
              </w:rPr>
            </w:pPr>
            <w:r w:rsidRPr="003E0CC8">
              <w:rPr>
                <w:sz w:val="24"/>
                <w:szCs w:val="28"/>
              </w:rPr>
              <w:t>"</w:t>
            </w:r>
            <w:proofErr w:type="spellStart"/>
            <w:r w:rsidRPr="003E0CC8">
              <w:rPr>
                <w:sz w:val="24"/>
                <w:szCs w:val="28"/>
              </w:rPr>
              <w:t>openai</w:t>
            </w:r>
            <w:proofErr w:type="spellEnd"/>
            <w:r w:rsidRPr="003E0CC8">
              <w:rPr>
                <w:sz w:val="24"/>
                <w:szCs w:val="28"/>
              </w:rPr>
              <w:t>/gpt-4.1"</w:t>
            </w:r>
          </w:p>
        </w:tc>
      </w:tr>
      <w:tr w:rsidR="003E0CC8" w14:paraId="0B833B81" w14:textId="77777777" w:rsidTr="003E0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6BD5F71" w14:textId="37B0C768" w:rsidR="003E0CC8" w:rsidRPr="003E0CC8" w:rsidRDefault="003E0CC8" w:rsidP="00A57FC6">
            <w:pPr>
              <w:rPr>
                <w:b w:val="0"/>
                <w:bCs w:val="0"/>
                <w:sz w:val="24"/>
                <w:szCs w:val="28"/>
              </w:rPr>
            </w:pPr>
            <w:r w:rsidRPr="003E0CC8">
              <w:rPr>
                <w:b w:val="0"/>
                <w:bCs w:val="0"/>
                <w:sz w:val="24"/>
                <w:szCs w:val="28"/>
              </w:rPr>
              <w:t xml:space="preserve">AWS </w:t>
            </w:r>
            <w:proofErr w:type="spellStart"/>
            <w:r w:rsidRPr="003E0CC8">
              <w:rPr>
                <w:b w:val="0"/>
                <w:bCs w:val="0"/>
                <w:sz w:val="24"/>
                <w:szCs w:val="28"/>
              </w:rPr>
              <w:t>Bedrock</w:t>
            </w:r>
            <w:proofErr w:type="spellEnd"/>
          </w:p>
        </w:tc>
        <w:tc>
          <w:tcPr>
            <w:tcW w:w="5395" w:type="dxa"/>
          </w:tcPr>
          <w:p w14:paraId="1A034BE4" w14:textId="6CB20D02" w:rsidR="003E0CC8" w:rsidRPr="003E0CC8" w:rsidRDefault="003E0CC8" w:rsidP="00A57FC6">
            <w:pPr>
              <w:cnfStyle w:val="000000100000" w:firstRow="0" w:lastRow="0" w:firstColumn="0" w:lastColumn="0" w:oddVBand="0" w:evenVBand="0" w:oddHBand="1" w:evenHBand="0" w:firstRowFirstColumn="0" w:firstRowLastColumn="0" w:lastRowFirstColumn="0" w:lastRowLastColumn="0"/>
              <w:rPr>
                <w:sz w:val="24"/>
                <w:szCs w:val="28"/>
              </w:rPr>
            </w:pPr>
            <w:r w:rsidRPr="003E0CC8">
              <w:rPr>
                <w:sz w:val="24"/>
                <w:szCs w:val="28"/>
              </w:rPr>
              <w:t>"</w:t>
            </w:r>
            <w:proofErr w:type="spellStart"/>
            <w:r w:rsidRPr="003E0CC8">
              <w:rPr>
                <w:sz w:val="24"/>
                <w:szCs w:val="28"/>
              </w:rPr>
              <w:t>bedrock</w:t>
            </w:r>
            <w:proofErr w:type="spellEnd"/>
            <w:r w:rsidRPr="003E0CC8">
              <w:rPr>
                <w:sz w:val="24"/>
                <w:szCs w:val="28"/>
              </w:rPr>
              <w:t>/..."</w:t>
            </w:r>
          </w:p>
        </w:tc>
      </w:tr>
      <w:tr w:rsidR="003E0CC8" w14:paraId="6D357053" w14:textId="77777777" w:rsidTr="003E0CC8">
        <w:tc>
          <w:tcPr>
            <w:cnfStyle w:val="001000000000" w:firstRow="0" w:lastRow="0" w:firstColumn="1" w:lastColumn="0" w:oddVBand="0" w:evenVBand="0" w:oddHBand="0" w:evenHBand="0" w:firstRowFirstColumn="0" w:firstRowLastColumn="0" w:lastRowFirstColumn="0" w:lastRowLastColumn="0"/>
            <w:tcW w:w="5395" w:type="dxa"/>
          </w:tcPr>
          <w:p w14:paraId="12ECC141" w14:textId="75D6179C" w:rsidR="003E0CC8" w:rsidRPr="003E0CC8" w:rsidRDefault="003E0CC8" w:rsidP="00A57FC6">
            <w:pPr>
              <w:rPr>
                <w:b w:val="0"/>
                <w:bCs w:val="0"/>
                <w:sz w:val="24"/>
                <w:szCs w:val="28"/>
              </w:rPr>
            </w:pPr>
            <w:r w:rsidRPr="003E0CC8">
              <w:rPr>
                <w:b w:val="0"/>
                <w:bCs w:val="0"/>
                <w:sz w:val="24"/>
                <w:szCs w:val="28"/>
              </w:rPr>
              <w:t>Azure</w:t>
            </w:r>
          </w:p>
        </w:tc>
        <w:tc>
          <w:tcPr>
            <w:tcW w:w="5395" w:type="dxa"/>
          </w:tcPr>
          <w:p w14:paraId="1FBE93B6" w14:textId="405B38F8" w:rsidR="003E0CC8" w:rsidRPr="003E0CC8" w:rsidRDefault="003E0CC8" w:rsidP="00A57FC6">
            <w:pPr>
              <w:cnfStyle w:val="000000000000" w:firstRow="0" w:lastRow="0" w:firstColumn="0" w:lastColumn="0" w:oddVBand="0" w:evenVBand="0" w:oddHBand="0" w:evenHBand="0" w:firstRowFirstColumn="0" w:firstRowLastColumn="0" w:lastRowFirstColumn="0" w:lastRowLastColumn="0"/>
              <w:rPr>
                <w:sz w:val="24"/>
                <w:szCs w:val="28"/>
              </w:rPr>
            </w:pPr>
            <w:r w:rsidRPr="003E0CC8">
              <w:rPr>
                <w:sz w:val="24"/>
                <w:szCs w:val="28"/>
              </w:rPr>
              <w:t>"</w:t>
            </w:r>
            <w:proofErr w:type="spellStart"/>
            <w:r w:rsidRPr="003E0CC8">
              <w:rPr>
                <w:sz w:val="24"/>
                <w:szCs w:val="28"/>
              </w:rPr>
              <w:t>azure</w:t>
            </w:r>
            <w:proofErr w:type="spellEnd"/>
            <w:r w:rsidRPr="003E0CC8">
              <w:rPr>
                <w:sz w:val="24"/>
                <w:szCs w:val="28"/>
              </w:rPr>
              <w:t>/..."</w:t>
            </w:r>
          </w:p>
        </w:tc>
      </w:tr>
      <w:tr w:rsidR="003E0CC8" w14:paraId="2C30EFB3" w14:textId="77777777" w:rsidTr="003E0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6DEA891" w14:textId="2B9E8255" w:rsidR="003E0CC8" w:rsidRPr="003E0CC8" w:rsidRDefault="003E0CC8" w:rsidP="00A57FC6">
            <w:pPr>
              <w:rPr>
                <w:b w:val="0"/>
                <w:bCs w:val="0"/>
                <w:sz w:val="24"/>
                <w:szCs w:val="28"/>
              </w:rPr>
            </w:pPr>
            <w:r w:rsidRPr="003E0CC8">
              <w:rPr>
                <w:b w:val="0"/>
                <w:bCs w:val="0"/>
                <w:sz w:val="24"/>
                <w:szCs w:val="28"/>
              </w:rPr>
              <w:t xml:space="preserve">Google </w:t>
            </w:r>
            <w:proofErr w:type="spellStart"/>
            <w:r w:rsidRPr="003E0CC8">
              <w:rPr>
                <w:b w:val="0"/>
                <w:bCs w:val="0"/>
                <w:sz w:val="24"/>
                <w:szCs w:val="28"/>
              </w:rPr>
              <w:t>Vertex</w:t>
            </w:r>
            <w:proofErr w:type="spellEnd"/>
          </w:p>
        </w:tc>
        <w:tc>
          <w:tcPr>
            <w:tcW w:w="5395" w:type="dxa"/>
          </w:tcPr>
          <w:p w14:paraId="56F5BBC2" w14:textId="0D15EE42" w:rsidR="003E0CC8" w:rsidRPr="003E0CC8" w:rsidRDefault="003E0CC8" w:rsidP="00A57FC6">
            <w:pPr>
              <w:cnfStyle w:val="000000100000" w:firstRow="0" w:lastRow="0" w:firstColumn="0" w:lastColumn="0" w:oddVBand="0" w:evenVBand="0" w:oddHBand="1" w:evenHBand="0" w:firstRowFirstColumn="0" w:firstRowLastColumn="0" w:lastRowFirstColumn="0" w:lastRowLastColumn="0"/>
              <w:rPr>
                <w:sz w:val="24"/>
                <w:szCs w:val="28"/>
              </w:rPr>
            </w:pPr>
            <w:r w:rsidRPr="003E0CC8">
              <w:rPr>
                <w:sz w:val="24"/>
                <w:szCs w:val="28"/>
              </w:rPr>
              <w:t>"</w:t>
            </w:r>
            <w:proofErr w:type="spellStart"/>
            <w:r w:rsidRPr="003E0CC8">
              <w:rPr>
                <w:sz w:val="24"/>
                <w:szCs w:val="28"/>
              </w:rPr>
              <w:t>vertex_ai</w:t>
            </w:r>
            <w:proofErr w:type="spellEnd"/>
            <w:r w:rsidRPr="003E0CC8">
              <w:rPr>
                <w:sz w:val="24"/>
                <w:szCs w:val="28"/>
              </w:rPr>
              <w:t>/..."</w:t>
            </w:r>
          </w:p>
        </w:tc>
      </w:tr>
    </w:tbl>
    <w:p w14:paraId="7BE04874" w14:textId="77777777" w:rsidR="003E0CC8" w:rsidRPr="00A57FC6" w:rsidRDefault="003E0CC8" w:rsidP="00A57FC6">
      <w:pPr>
        <w:rPr>
          <w:b/>
          <w:bCs/>
          <w:sz w:val="24"/>
          <w:szCs w:val="28"/>
        </w:rPr>
      </w:pPr>
    </w:p>
    <w:p w14:paraId="720FB340" w14:textId="77777777" w:rsidR="003E0CC8" w:rsidRPr="003E0CC8" w:rsidRDefault="003E0CC8" w:rsidP="003E0CC8">
      <w:r w:rsidRPr="003E0CC8">
        <w:t xml:space="preserve">Cambias solo esa palabra y el resto del código </w:t>
      </w:r>
      <w:r w:rsidRPr="003E0CC8">
        <w:rPr>
          <w:b/>
          <w:bCs/>
        </w:rPr>
        <w:t>no cambia</w:t>
      </w:r>
      <w:r w:rsidRPr="003E0CC8">
        <w:t>. Así es fácil probar modelos distintos sin reescribir nada.</w:t>
      </w:r>
    </w:p>
    <w:p w14:paraId="76A6E199" w14:textId="77777777" w:rsidR="00DF222A" w:rsidRPr="00DF222A" w:rsidRDefault="00DF222A" w:rsidP="00DF222A">
      <w:pPr>
        <w:rPr>
          <w:b/>
          <w:bCs/>
          <w:sz w:val="24"/>
          <w:szCs w:val="28"/>
        </w:rPr>
      </w:pPr>
      <w:r w:rsidRPr="00DF222A">
        <w:rPr>
          <w:b/>
          <w:bCs/>
          <w:sz w:val="24"/>
          <w:szCs w:val="28"/>
          <w:highlight w:val="yellow"/>
        </w:rPr>
        <w:t>Su función extra: medir costos</w:t>
      </w:r>
    </w:p>
    <w:p w14:paraId="4A638C33" w14:textId="77777777" w:rsidR="00DF222A" w:rsidRPr="00DF222A" w:rsidRDefault="00DF222A" w:rsidP="00DF222A">
      <w:r w:rsidRPr="00DF222A">
        <w:t>Lo que lo hace realmente útil, según el profesor, es que te dice automáticamente cuánto gastaste en cada llamada:</w:t>
      </w:r>
    </w:p>
    <w:p w14:paraId="6F8259CC" w14:textId="63CF1AB3" w:rsidR="00A57FC6" w:rsidRDefault="00DF222A" w:rsidP="00A57FC6">
      <w:r w:rsidRPr="00DF222A">
        <w:rPr>
          <w:noProof/>
        </w:rPr>
        <w:drawing>
          <wp:inline distT="0" distB="0" distL="0" distR="0" wp14:anchorId="1B403FD6" wp14:editId="2CBB4303">
            <wp:extent cx="4724400" cy="883379"/>
            <wp:effectExtent l="19050" t="19050" r="19050" b="12065"/>
            <wp:docPr id="1873584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84267" name=""/>
                    <pic:cNvPicPr/>
                  </pic:nvPicPr>
                  <pic:blipFill>
                    <a:blip r:embed="rId605"/>
                    <a:stretch>
                      <a:fillRect/>
                    </a:stretch>
                  </pic:blipFill>
                  <pic:spPr>
                    <a:xfrm>
                      <a:off x="0" y="0"/>
                      <a:ext cx="4729642" cy="884359"/>
                    </a:xfrm>
                    <a:prstGeom prst="rect">
                      <a:avLst/>
                    </a:prstGeom>
                    <a:ln>
                      <a:solidFill>
                        <a:srgbClr val="EE0000"/>
                      </a:solidFill>
                    </a:ln>
                  </pic:spPr>
                </pic:pic>
              </a:graphicData>
            </a:graphic>
          </wp:inline>
        </w:drawing>
      </w:r>
    </w:p>
    <w:p w14:paraId="7CD28413" w14:textId="4EBB7529" w:rsidR="00CD797E" w:rsidRDefault="00CD797E" w:rsidP="00CD797E">
      <w:pPr>
        <w:rPr>
          <w:b/>
          <w:bCs/>
          <w:sz w:val="24"/>
          <w:szCs w:val="28"/>
        </w:rPr>
      </w:pPr>
      <w:r w:rsidRPr="00CD797E">
        <w:rPr>
          <w:b/>
          <w:bCs/>
          <w:sz w:val="24"/>
          <w:szCs w:val="28"/>
          <w:highlight w:val="yellow"/>
        </w:rPr>
        <w:t xml:space="preserve">Comparación con </w:t>
      </w:r>
      <w:proofErr w:type="spellStart"/>
      <w:r w:rsidRPr="00CD797E">
        <w:rPr>
          <w:b/>
          <w:bCs/>
          <w:sz w:val="24"/>
          <w:szCs w:val="28"/>
          <w:highlight w:val="yellow"/>
        </w:rPr>
        <w:t>LangChain</w:t>
      </w:r>
      <w:proofErr w:type="spellEnd"/>
    </w:p>
    <w:p w14:paraId="43648BB4" w14:textId="63AD66B0" w:rsidR="00237445" w:rsidRDefault="00237445" w:rsidP="00CD797E">
      <w:pPr>
        <w:rPr>
          <w:b/>
          <w:bCs/>
          <w:sz w:val="24"/>
          <w:szCs w:val="28"/>
        </w:rPr>
      </w:pPr>
      <w:r w:rsidRPr="00237445">
        <w:rPr>
          <w:b/>
          <w:bCs/>
          <w:noProof/>
          <w:sz w:val="24"/>
          <w:szCs w:val="28"/>
        </w:rPr>
        <w:lastRenderedPageBreak/>
        <w:drawing>
          <wp:inline distT="0" distB="0" distL="0" distR="0" wp14:anchorId="0E494E4C" wp14:editId="457D71E8">
            <wp:extent cx="4174067" cy="1086263"/>
            <wp:effectExtent l="19050" t="19050" r="17145" b="19050"/>
            <wp:docPr id="871672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72984" name=""/>
                    <pic:cNvPicPr/>
                  </pic:nvPicPr>
                  <pic:blipFill>
                    <a:blip r:embed="rId606"/>
                    <a:stretch>
                      <a:fillRect/>
                    </a:stretch>
                  </pic:blipFill>
                  <pic:spPr>
                    <a:xfrm>
                      <a:off x="0" y="0"/>
                      <a:ext cx="4186725" cy="1089557"/>
                    </a:xfrm>
                    <a:prstGeom prst="rect">
                      <a:avLst/>
                    </a:prstGeom>
                    <a:ln w="19050">
                      <a:solidFill>
                        <a:srgbClr val="EE0000"/>
                      </a:solidFill>
                    </a:ln>
                  </pic:spPr>
                </pic:pic>
              </a:graphicData>
            </a:graphic>
          </wp:inline>
        </w:drawing>
      </w:r>
    </w:p>
    <w:p w14:paraId="0B96CEF5" w14:textId="77777777" w:rsidR="00B8585E" w:rsidRPr="00B8585E" w:rsidRDefault="00B8585E" w:rsidP="00B8585E">
      <w:pPr>
        <w:rPr>
          <w:b/>
          <w:bCs/>
          <w:sz w:val="24"/>
          <w:szCs w:val="28"/>
        </w:rPr>
      </w:pPr>
      <w:r w:rsidRPr="00B8585E">
        <w:rPr>
          <w:b/>
          <w:bCs/>
          <w:sz w:val="24"/>
          <w:szCs w:val="28"/>
          <w:highlight w:val="yellow"/>
        </w:rPr>
        <w:t>Por qué sirve en la práctica</w:t>
      </w:r>
    </w:p>
    <w:p w14:paraId="14E6EDD0" w14:textId="755CCD53" w:rsidR="00B8585E" w:rsidRDefault="00B8585E" w:rsidP="00CD797E">
      <w:pPr>
        <w:pBdr>
          <w:bottom w:val="single" w:sz="6" w:space="1" w:color="auto"/>
        </w:pBdr>
      </w:pPr>
      <w:r w:rsidRPr="00B8585E">
        <w:t xml:space="preserve">El profesor cuenta que lo ha usado en </w:t>
      </w:r>
      <w:r w:rsidRPr="00B8585E">
        <w:rPr>
          <w:b/>
          <w:bCs/>
        </w:rPr>
        <w:t>sistemas de producción reales,</w:t>
      </w:r>
      <w:r>
        <w:rPr>
          <w:b/>
          <w:bCs/>
        </w:rPr>
        <w:t xml:space="preserve"> </w:t>
      </w:r>
      <w:r>
        <w:t>para llevar la cuenta de cuanto gasta cada cliente en llamadas de modelos, y comparar ese gasto contra los ingresos: control de costos a nivel de negocio.</w:t>
      </w:r>
    </w:p>
    <w:p w14:paraId="05E3A768" w14:textId="77777777" w:rsidR="00605915" w:rsidRPr="00605915" w:rsidRDefault="00605915" w:rsidP="00605915">
      <w:r w:rsidRPr="00605915">
        <w:t xml:space="preserve">Lo describe como el extremo opuesto a </w:t>
      </w:r>
      <w:proofErr w:type="spellStart"/>
      <w:r w:rsidRPr="00605915">
        <w:t>LangChain</w:t>
      </w:r>
      <w:proofErr w:type="spellEnd"/>
      <w:r w:rsidRPr="00605915">
        <w:t xml:space="preserve">: </w:t>
      </w:r>
      <w:r w:rsidRPr="00605915">
        <w:rPr>
          <w:b/>
          <w:bCs/>
        </w:rPr>
        <w:t>muy ligera</w:t>
      </w:r>
      <w:r w:rsidRPr="00605915">
        <w:t>, con una interfaz simple para cualquier modelo.</w:t>
      </w:r>
    </w:p>
    <w:p w14:paraId="1EA8AB5B" w14:textId="635CF1FF" w:rsidR="00605915" w:rsidRDefault="00712018" w:rsidP="00A57FC6">
      <w:r w:rsidRPr="00712018">
        <w:rPr>
          <w:noProof/>
        </w:rPr>
        <w:drawing>
          <wp:inline distT="0" distB="0" distL="0" distR="0" wp14:anchorId="7FBCA8B6" wp14:editId="26BE5D13">
            <wp:extent cx="6858000" cy="932180"/>
            <wp:effectExtent l="19050" t="19050" r="19050" b="20320"/>
            <wp:docPr id="485712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12703" name=""/>
                    <pic:cNvPicPr/>
                  </pic:nvPicPr>
                  <pic:blipFill>
                    <a:blip r:embed="rId607"/>
                    <a:stretch>
                      <a:fillRect/>
                    </a:stretch>
                  </pic:blipFill>
                  <pic:spPr>
                    <a:xfrm>
                      <a:off x="0" y="0"/>
                      <a:ext cx="6858000" cy="932180"/>
                    </a:xfrm>
                    <a:prstGeom prst="rect">
                      <a:avLst/>
                    </a:prstGeom>
                    <a:ln w="19050">
                      <a:solidFill>
                        <a:srgbClr val="EE0000"/>
                      </a:solidFill>
                    </a:ln>
                  </pic:spPr>
                </pic:pic>
              </a:graphicData>
            </a:graphic>
          </wp:inline>
        </w:drawing>
      </w:r>
    </w:p>
    <w:p w14:paraId="08D04609" w14:textId="77777777" w:rsidR="0002109C" w:rsidRPr="0002109C" w:rsidRDefault="0002109C" w:rsidP="0002109C">
      <w:r w:rsidRPr="0002109C">
        <w:rPr>
          <w:b/>
          <w:bCs/>
        </w:rPr>
        <w:t>El formato del modelo es proveedor/nombre-del-modelo.</w:t>
      </w:r>
      <w:r w:rsidRPr="0002109C">
        <w:t xml:space="preserve"> Eso es lo que permite apuntar a Gemini, AWS </w:t>
      </w:r>
      <w:proofErr w:type="spellStart"/>
      <w:r w:rsidRPr="0002109C">
        <w:t>Bedrock</w:t>
      </w:r>
      <w:proofErr w:type="spellEnd"/>
      <w:r w:rsidRPr="0002109C">
        <w:t xml:space="preserve">, Azure o Google </w:t>
      </w:r>
      <w:proofErr w:type="spellStart"/>
      <w:r w:rsidRPr="0002109C">
        <w:t>Vertex</w:t>
      </w:r>
      <w:proofErr w:type="spellEnd"/>
      <w:r w:rsidRPr="0002109C">
        <w:t xml:space="preserve"> solo cambiando ese texto, sin cambiar el resto del código.</w:t>
      </w:r>
    </w:p>
    <w:p w14:paraId="28B1250F" w14:textId="77777777" w:rsidR="0002109C" w:rsidRDefault="0002109C" w:rsidP="00A57FC6"/>
    <w:p w14:paraId="68D50BE7" w14:textId="77777777" w:rsidR="00AB34F5" w:rsidRDefault="00AB34F5" w:rsidP="00A57FC6"/>
    <w:p w14:paraId="597028DB" w14:textId="77777777" w:rsidR="00AB34F5" w:rsidRDefault="00AB34F5" w:rsidP="00A57FC6"/>
    <w:p w14:paraId="22F9E738" w14:textId="77777777" w:rsidR="00AB34F5" w:rsidRDefault="00AB34F5" w:rsidP="00A57FC6"/>
    <w:p w14:paraId="142E0642" w14:textId="77777777" w:rsidR="00AB34F5" w:rsidRDefault="00AB34F5" w:rsidP="00A57FC6"/>
    <w:p w14:paraId="1DF5BF8A" w14:textId="5F3C6A73" w:rsidR="0002109C" w:rsidRDefault="0002109C" w:rsidP="0002109C">
      <w:pPr>
        <w:pStyle w:val="Ttulo3"/>
        <w:rPr>
          <w:b/>
          <w:bCs/>
          <w:sz w:val="24"/>
          <w:szCs w:val="24"/>
          <w:highlight w:val="yellow"/>
        </w:rPr>
      </w:pPr>
      <w:bookmarkStart w:id="121" w:name="_Toc243791210"/>
      <w:r w:rsidRPr="00AB3888">
        <w:rPr>
          <w:b/>
          <w:bCs/>
          <w:sz w:val="24"/>
          <w:szCs w:val="24"/>
          <w:highlight w:val="yellow"/>
        </w:rPr>
        <w:lastRenderedPageBreak/>
        <w:t>2.3.</w:t>
      </w:r>
      <w:r>
        <w:rPr>
          <w:b/>
          <w:bCs/>
          <w:sz w:val="24"/>
          <w:szCs w:val="24"/>
          <w:highlight w:val="yellow"/>
        </w:rPr>
        <w:t xml:space="preserve">3. </w:t>
      </w:r>
      <w:r w:rsidR="003332FF">
        <w:rPr>
          <w:b/>
          <w:bCs/>
          <w:sz w:val="24"/>
          <w:szCs w:val="24"/>
          <w:highlight w:val="yellow"/>
        </w:rPr>
        <w:t xml:space="preserve">Medir tokens y costo con </w:t>
      </w:r>
      <w:proofErr w:type="spellStart"/>
      <w:r w:rsidR="003332FF">
        <w:rPr>
          <w:b/>
          <w:bCs/>
          <w:sz w:val="24"/>
          <w:szCs w:val="24"/>
          <w:highlight w:val="yellow"/>
        </w:rPr>
        <w:t>LiteLLM</w:t>
      </w:r>
      <w:bookmarkEnd w:id="121"/>
      <w:proofErr w:type="spellEnd"/>
    </w:p>
    <w:p w14:paraId="67B84254" w14:textId="1E784A54" w:rsidR="003332FF" w:rsidRDefault="00916070" w:rsidP="003332FF">
      <w:pPr>
        <w:rPr>
          <w:highlight w:val="yellow"/>
        </w:rPr>
      </w:pPr>
      <w:r w:rsidRPr="00916070">
        <w:rPr>
          <w:noProof/>
        </w:rPr>
        <w:drawing>
          <wp:inline distT="0" distB="0" distL="0" distR="0" wp14:anchorId="73923592" wp14:editId="72B2F217">
            <wp:extent cx="6382907" cy="1117600"/>
            <wp:effectExtent l="38100" t="38100" r="37465" b="44450"/>
            <wp:docPr id="271506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06286" name=""/>
                    <pic:cNvPicPr/>
                  </pic:nvPicPr>
                  <pic:blipFill>
                    <a:blip r:embed="rId608"/>
                    <a:stretch>
                      <a:fillRect/>
                    </a:stretch>
                  </pic:blipFill>
                  <pic:spPr>
                    <a:xfrm>
                      <a:off x="0" y="0"/>
                      <a:ext cx="6389967" cy="1118836"/>
                    </a:xfrm>
                    <a:prstGeom prst="rect">
                      <a:avLst/>
                    </a:prstGeom>
                    <a:ln w="28575">
                      <a:solidFill>
                        <a:srgbClr val="EE0000"/>
                      </a:solidFill>
                    </a:ln>
                  </pic:spPr>
                </pic:pic>
              </a:graphicData>
            </a:graphic>
          </wp:inline>
        </w:drawing>
      </w:r>
      <w:r w:rsidR="00A24838" w:rsidRPr="00A24838">
        <w:rPr>
          <w:noProof/>
        </w:rPr>
        <w:drawing>
          <wp:inline distT="0" distB="0" distL="0" distR="0" wp14:anchorId="24D212EE" wp14:editId="67E7A5D0">
            <wp:extent cx="6302286" cy="2171888"/>
            <wp:effectExtent l="38100" t="38100" r="41910" b="38100"/>
            <wp:docPr id="2074664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64167" name=""/>
                    <pic:cNvPicPr/>
                  </pic:nvPicPr>
                  <pic:blipFill>
                    <a:blip r:embed="rId609"/>
                    <a:stretch>
                      <a:fillRect/>
                    </a:stretch>
                  </pic:blipFill>
                  <pic:spPr>
                    <a:xfrm>
                      <a:off x="0" y="0"/>
                      <a:ext cx="6302286" cy="2171888"/>
                    </a:xfrm>
                    <a:prstGeom prst="rect">
                      <a:avLst/>
                    </a:prstGeom>
                    <a:ln w="38100">
                      <a:solidFill>
                        <a:srgbClr val="EE0000"/>
                      </a:solidFill>
                    </a:ln>
                  </pic:spPr>
                </pic:pic>
              </a:graphicData>
            </a:graphic>
          </wp:inline>
        </w:drawing>
      </w:r>
    </w:p>
    <w:p w14:paraId="6670AB66" w14:textId="77777777" w:rsidR="00AB34F5" w:rsidRDefault="00AB34F5" w:rsidP="00AB34F5">
      <w:r w:rsidRPr="00AB34F5">
        <w:t xml:space="preserve">En tu salida real: 22 tokens de entrada, 387 de salida, costo </w:t>
      </w:r>
      <w:r w:rsidRPr="00AB34F5">
        <w:rPr>
          <w:b/>
          <w:bCs/>
        </w:rPr>
        <w:t>0,0586 centavos</w:t>
      </w:r>
      <w:r w:rsidRPr="00AB34F5">
        <w:t xml:space="preserve"> (es decir, $0,000586).</w:t>
      </w:r>
    </w:p>
    <w:p w14:paraId="0FE44711" w14:textId="77777777" w:rsidR="0028216A" w:rsidRPr="0028216A" w:rsidRDefault="0028216A" w:rsidP="0028216A">
      <w:r w:rsidRPr="0028216A">
        <w:t xml:space="preserve">El profesor insiste en una aclaración: cuando dice "$0,023" </w:t>
      </w:r>
      <w:r w:rsidRPr="0028216A">
        <w:rPr>
          <w:b/>
          <w:bCs/>
        </w:rPr>
        <w:t>no</w:t>
      </w:r>
      <w:r w:rsidRPr="0028216A">
        <w:t xml:space="preserve"> significa 2 centavos y tres décimas. Significa </w:t>
      </w:r>
      <w:r w:rsidRPr="0028216A">
        <w:rPr>
          <w:b/>
          <w:bCs/>
        </w:rPr>
        <w:t>2 diezmilésimas de dólar</w:t>
      </w:r>
      <w:r w:rsidRPr="0028216A">
        <w:t>, o sea casi nada. Esto conecta con lo que vimos antes: el costo por llamada individual es mínimo; lo que importa es la economía a gran escala.</w:t>
      </w:r>
    </w:p>
    <w:p w14:paraId="2EA6FB11" w14:textId="77777777" w:rsidR="001F7320" w:rsidRPr="00AB34F5" w:rsidRDefault="001F7320" w:rsidP="00AB34F5"/>
    <w:tbl>
      <w:tblPr>
        <w:tblStyle w:val="Tablaconcuadrcula"/>
        <w:tblW w:w="0" w:type="auto"/>
        <w:tblLook w:val="04A0" w:firstRow="1" w:lastRow="0" w:firstColumn="1" w:lastColumn="0" w:noHBand="0" w:noVBand="1"/>
      </w:tblPr>
      <w:tblGrid>
        <w:gridCol w:w="10790"/>
      </w:tblGrid>
      <w:tr w:rsidR="00A222C5" w14:paraId="33CB2131" w14:textId="77777777" w:rsidTr="00A222C5">
        <w:tc>
          <w:tcPr>
            <w:tcW w:w="10790" w:type="dxa"/>
          </w:tcPr>
          <w:p w14:paraId="1179FBD7" w14:textId="3EB2A20A" w:rsidR="00A222C5" w:rsidRDefault="00A222C5" w:rsidP="003332FF">
            <w:pPr>
              <w:rPr>
                <w:highlight w:val="yellow"/>
              </w:rPr>
            </w:pPr>
            <w:r w:rsidRPr="00A222C5">
              <w:rPr>
                <w:noProof/>
              </w:rPr>
              <w:drawing>
                <wp:inline distT="0" distB="0" distL="0" distR="0" wp14:anchorId="65FF392A" wp14:editId="0D6417CF">
                  <wp:extent cx="6005080" cy="266723"/>
                  <wp:effectExtent l="19050" t="19050" r="15240" b="19050"/>
                  <wp:docPr id="1573618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18004" name=""/>
                          <pic:cNvPicPr/>
                        </pic:nvPicPr>
                        <pic:blipFill>
                          <a:blip r:embed="rId610"/>
                          <a:stretch>
                            <a:fillRect/>
                          </a:stretch>
                        </pic:blipFill>
                        <pic:spPr>
                          <a:xfrm>
                            <a:off x="0" y="0"/>
                            <a:ext cx="6005080" cy="266723"/>
                          </a:xfrm>
                          <a:prstGeom prst="rect">
                            <a:avLst/>
                          </a:prstGeom>
                          <a:ln w="19050">
                            <a:solidFill>
                              <a:srgbClr val="EE0000"/>
                            </a:solidFill>
                          </a:ln>
                        </pic:spPr>
                      </pic:pic>
                    </a:graphicData>
                  </a:graphic>
                </wp:inline>
              </w:drawing>
            </w:r>
          </w:p>
          <w:p w14:paraId="380ADE83" w14:textId="77777777" w:rsidR="00A222C5" w:rsidRDefault="00A222C5" w:rsidP="003332FF">
            <w:pPr>
              <w:rPr>
                <w:highlight w:val="yellow"/>
              </w:rPr>
            </w:pPr>
          </w:p>
          <w:p w14:paraId="44906578" w14:textId="77777777" w:rsidR="00A222C5" w:rsidRPr="00A222C5" w:rsidRDefault="00A222C5" w:rsidP="00A222C5">
            <w:pPr>
              <w:rPr>
                <w:b/>
                <w:bCs/>
                <w:sz w:val="24"/>
                <w:szCs w:val="28"/>
              </w:rPr>
            </w:pPr>
            <w:r w:rsidRPr="00A222C5">
              <w:rPr>
                <w:b/>
                <w:bCs/>
                <w:sz w:val="24"/>
                <w:szCs w:val="28"/>
                <w:highlight w:val="yellow"/>
              </w:rPr>
              <w:t xml:space="preserve">Paso 1: </w:t>
            </w:r>
            <w:proofErr w:type="gramStart"/>
            <w:r w:rsidRPr="00A222C5">
              <w:rPr>
                <w:b/>
                <w:bCs/>
                <w:sz w:val="24"/>
                <w:szCs w:val="28"/>
                <w:highlight w:val="yellow"/>
              </w:rPr>
              <w:t>response._</w:t>
            </w:r>
            <w:proofErr w:type="spellStart"/>
            <w:proofErr w:type="gramEnd"/>
            <w:r w:rsidRPr="00A222C5">
              <w:rPr>
                <w:b/>
                <w:bCs/>
                <w:sz w:val="24"/>
                <w:szCs w:val="28"/>
                <w:highlight w:val="yellow"/>
              </w:rPr>
              <w:t>hidden_params</w:t>
            </w:r>
            <w:proofErr w:type="spellEnd"/>
          </w:p>
          <w:p w14:paraId="2DE7B5C4" w14:textId="77777777" w:rsidR="009F6AC5" w:rsidRPr="009F6AC5" w:rsidRDefault="009F6AC5" w:rsidP="009F6AC5">
            <w:r w:rsidRPr="009F6AC5">
              <w:t xml:space="preserve">Es un </w:t>
            </w:r>
            <w:r w:rsidRPr="009F6AC5">
              <w:rPr>
                <w:b/>
                <w:bCs/>
              </w:rPr>
              <w:t>diccionario</w:t>
            </w:r>
            <w:r w:rsidRPr="009F6AC5">
              <w:t xml:space="preserve"> (datos guardados con clave y valor) que viene dentro de la respuesta de </w:t>
            </w:r>
            <w:proofErr w:type="spellStart"/>
            <w:r w:rsidRPr="009F6AC5">
              <w:t>LiteLLM</w:t>
            </w:r>
            <w:proofErr w:type="spellEnd"/>
            <w:r w:rsidRPr="009F6AC5">
              <w:t>, con información extra que no es parte de la respuesta normal del modelo.</w:t>
            </w:r>
          </w:p>
          <w:p w14:paraId="709A4AA1" w14:textId="77777777" w:rsidR="00A222C5" w:rsidRDefault="00A222C5" w:rsidP="003332FF">
            <w:pPr>
              <w:rPr>
                <w:highlight w:val="yellow"/>
              </w:rPr>
            </w:pPr>
          </w:p>
          <w:p w14:paraId="1EB1CFC1" w14:textId="77777777" w:rsidR="009F6AC5" w:rsidRPr="00600F49" w:rsidRDefault="009F6AC5" w:rsidP="009F6AC5">
            <w:pPr>
              <w:rPr>
                <w:b/>
                <w:bCs/>
                <w:sz w:val="24"/>
                <w:szCs w:val="28"/>
                <w:highlight w:val="yellow"/>
              </w:rPr>
            </w:pPr>
            <w:r w:rsidRPr="00600F49">
              <w:rPr>
                <w:b/>
                <w:bCs/>
                <w:sz w:val="24"/>
                <w:szCs w:val="28"/>
                <w:highlight w:val="yellow"/>
              </w:rPr>
              <w:t>Paso 2: ["</w:t>
            </w:r>
            <w:proofErr w:type="spellStart"/>
            <w:r w:rsidRPr="00600F49">
              <w:rPr>
                <w:b/>
                <w:bCs/>
                <w:sz w:val="24"/>
                <w:szCs w:val="28"/>
                <w:highlight w:val="yellow"/>
              </w:rPr>
              <w:t>response_cost</w:t>
            </w:r>
            <w:proofErr w:type="spellEnd"/>
            <w:r w:rsidRPr="00600F49">
              <w:rPr>
                <w:b/>
                <w:bCs/>
                <w:sz w:val="24"/>
                <w:szCs w:val="28"/>
                <w:highlight w:val="yellow"/>
              </w:rPr>
              <w:t>"]</w:t>
            </w:r>
          </w:p>
          <w:p w14:paraId="3BA2AC8B" w14:textId="77777777" w:rsidR="00600F49" w:rsidRPr="00600F49" w:rsidRDefault="00600F49" w:rsidP="00600F49">
            <w:r w:rsidRPr="00600F49">
              <w:t xml:space="preserve">Saca del diccionario el valor guardado bajo la clave </w:t>
            </w:r>
            <w:r w:rsidRPr="00600F49">
              <w:rPr>
                <w:b/>
                <w:bCs/>
              </w:rPr>
              <w:t>"</w:t>
            </w:r>
            <w:proofErr w:type="spellStart"/>
            <w:r w:rsidRPr="00600F49">
              <w:rPr>
                <w:b/>
                <w:bCs/>
              </w:rPr>
              <w:t>response_cost</w:t>
            </w:r>
            <w:proofErr w:type="spellEnd"/>
            <w:r w:rsidRPr="00600F49">
              <w:rPr>
                <w:b/>
                <w:bCs/>
              </w:rPr>
              <w:t>".</w:t>
            </w:r>
            <w:r w:rsidRPr="00600F49">
              <w:t xml:space="preserve"> Es un número, el costo en </w:t>
            </w:r>
            <w:r w:rsidRPr="00600F49">
              <w:rPr>
                <w:b/>
                <w:bCs/>
              </w:rPr>
              <w:t>dólares</w:t>
            </w:r>
            <w:r w:rsidRPr="00600F49">
              <w:t xml:space="preserve"> de esa llamada (por ejemplo, </w:t>
            </w:r>
            <w:r w:rsidRPr="00600F49">
              <w:rPr>
                <w:b/>
                <w:bCs/>
              </w:rPr>
              <w:t>0.00058553</w:t>
            </w:r>
            <w:r w:rsidRPr="00600F49">
              <w:t>).</w:t>
            </w:r>
          </w:p>
          <w:p w14:paraId="309CA11D" w14:textId="77777777" w:rsidR="00A222C5" w:rsidRDefault="00A222C5" w:rsidP="003332FF">
            <w:pPr>
              <w:rPr>
                <w:highlight w:val="yellow"/>
              </w:rPr>
            </w:pPr>
          </w:p>
          <w:p w14:paraId="160D9B55" w14:textId="77777777" w:rsidR="00600F49" w:rsidRPr="00600F49" w:rsidRDefault="00600F49" w:rsidP="00600F49">
            <w:pPr>
              <w:rPr>
                <w:b/>
                <w:bCs/>
                <w:sz w:val="24"/>
                <w:szCs w:val="28"/>
                <w:highlight w:val="yellow"/>
              </w:rPr>
            </w:pPr>
            <w:r w:rsidRPr="00600F49">
              <w:rPr>
                <w:b/>
                <w:bCs/>
                <w:sz w:val="24"/>
                <w:szCs w:val="28"/>
                <w:highlight w:val="yellow"/>
              </w:rPr>
              <w:t>Paso 3: * 100</w:t>
            </w:r>
          </w:p>
          <w:p w14:paraId="4667D722" w14:textId="77777777" w:rsidR="00600F49" w:rsidRPr="00B4536A" w:rsidRDefault="00600F49" w:rsidP="00600F49">
            <w:r w:rsidRPr="00B4536A">
              <w:t xml:space="preserve">Multiplica por 100 para pasar de </w:t>
            </w:r>
            <w:r w:rsidRPr="00B4536A">
              <w:rPr>
                <w:b/>
                <w:bCs/>
              </w:rPr>
              <w:t>dólares a centavos</w:t>
            </w:r>
            <w:r w:rsidRPr="00B4536A">
              <w:t>. Dólares × 100 = centavos.</w:t>
            </w:r>
          </w:p>
          <w:p w14:paraId="690599E9" w14:textId="1906B723" w:rsidR="00A222C5" w:rsidRDefault="00B4536A" w:rsidP="003332FF">
            <w:pPr>
              <w:rPr>
                <w:highlight w:val="yellow"/>
              </w:rPr>
            </w:pPr>
            <w:r w:rsidRPr="00B4536A">
              <w:rPr>
                <w:noProof/>
              </w:rPr>
              <w:drawing>
                <wp:inline distT="0" distB="0" distL="0" distR="0" wp14:anchorId="31AC83BF" wp14:editId="4246FB8C">
                  <wp:extent cx="6416596" cy="495343"/>
                  <wp:effectExtent l="0" t="0" r="3810" b="0"/>
                  <wp:docPr id="2139131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31815" name=""/>
                          <pic:cNvPicPr/>
                        </pic:nvPicPr>
                        <pic:blipFill>
                          <a:blip r:embed="rId611"/>
                          <a:stretch>
                            <a:fillRect/>
                          </a:stretch>
                        </pic:blipFill>
                        <pic:spPr>
                          <a:xfrm>
                            <a:off x="0" y="0"/>
                            <a:ext cx="6416596" cy="495343"/>
                          </a:xfrm>
                          <a:prstGeom prst="rect">
                            <a:avLst/>
                          </a:prstGeom>
                        </pic:spPr>
                      </pic:pic>
                    </a:graphicData>
                  </a:graphic>
                </wp:inline>
              </w:drawing>
            </w:r>
          </w:p>
          <w:p w14:paraId="2FF6F297" w14:textId="77777777" w:rsidR="00B4536A" w:rsidRDefault="00B4536A" w:rsidP="003332FF">
            <w:pPr>
              <w:rPr>
                <w:highlight w:val="yellow"/>
              </w:rPr>
            </w:pPr>
          </w:p>
          <w:p w14:paraId="6DE9C55C" w14:textId="77777777" w:rsidR="00B4536A" w:rsidRPr="00B4536A" w:rsidRDefault="00B4536A" w:rsidP="00B4536A">
            <w:pPr>
              <w:rPr>
                <w:b/>
                <w:bCs/>
                <w:sz w:val="24"/>
                <w:szCs w:val="28"/>
                <w:highlight w:val="yellow"/>
              </w:rPr>
            </w:pPr>
            <w:r w:rsidRPr="00B4536A">
              <w:rPr>
                <w:b/>
                <w:bCs/>
                <w:sz w:val="24"/>
                <w:szCs w:val="28"/>
                <w:highlight w:val="yellow"/>
              </w:rPr>
              <w:t>Paso 4</w:t>
            </w:r>
            <w:proofErr w:type="gramStart"/>
            <w:r w:rsidRPr="00B4536A">
              <w:rPr>
                <w:b/>
                <w:bCs/>
                <w:sz w:val="24"/>
                <w:szCs w:val="28"/>
                <w:highlight w:val="yellow"/>
              </w:rPr>
              <w:t>: :</w:t>
            </w:r>
            <w:proofErr w:type="gramEnd"/>
            <w:r w:rsidRPr="00B4536A">
              <w:rPr>
                <w:b/>
                <w:bCs/>
                <w:sz w:val="24"/>
                <w:szCs w:val="28"/>
                <w:highlight w:val="yellow"/>
              </w:rPr>
              <w:t>.4f</w:t>
            </w:r>
          </w:p>
          <w:p w14:paraId="3B46A310" w14:textId="77777777" w:rsidR="00B4536A" w:rsidRPr="00B4536A" w:rsidRDefault="00B4536A" w:rsidP="00B4536A">
            <w:r w:rsidRPr="00B4536A">
              <w:t>Es formato de impresión dentro de un f-</w:t>
            </w:r>
            <w:proofErr w:type="spellStart"/>
            <w:r w:rsidRPr="00B4536A">
              <w:t>string</w:t>
            </w:r>
            <w:proofErr w:type="spellEnd"/>
            <w:r w:rsidRPr="00B4536A">
              <w:t xml:space="preserve">: muestra el número con </w:t>
            </w:r>
            <w:r w:rsidRPr="00B4536A">
              <w:rPr>
                <w:b/>
                <w:bCs/>
              </w:rPr>
              <w:t>4 decimales</w:t>
            </w:r>
            <w:r w:rsidRPr="00B4536A">
              <w:t>.</w:t>
            </w:r>
          </w:p>
          <w:p w14:paraId="42B7B235" w14:textId="756BF4E7" w:rsidR="00B4536A" w:rsidRDefault="00CA4336" w:rsidP="003332FF">
            <w:pPr>
              <w:rPr>
                <w:highlight w:val="yellow"/>
              </w:rPr>
            </w:pPr>
            <w:r w:rsidRPr="00CA4336">
              <w:rPr>
                <w:noProof/>
              </w:rPr>
              <w:drawing>
                <wp:inline distT="0" distB="0" distL="0" distR="0" wp14:anchorId="499F3695" wp14:editId="7BFDC4EC">
                  <wp:extent cx="6386113" cy="533446"/>
                  <wp:effectExtent l="0" t="0" r="0" b="0"/>
                  <wp:docPr id="1553634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34161" name=""/>
                          <pic:cNvPicPr/>
                        </pic:nvPicPr>
                        <pic:blipFill>
                          <a:blip r:embed="rId612"/>
                          <a:stretch>
                            <a:fillRect/>
                          </a:stretch>
                        </pic:blipFill>
                        <pic:spPr>
                          <a:xfrm>
                            <a:off x="0" y="0"/>
                            <a:ext cx="6386113" cy="533446"/>
                          </a:xfrm>
                          <a:prstGeom prst="rect">
                            <a:avLst/>
                          </a:prstGeom>
                        </pic:spPr>
                      </pic:pic>
                    </a:graphicData>
                  </a:graphic>
                </wp:inline>
              </w:drawing>
            </w:r>
          </w:p>
          <w:p w14:paraId="17DCE8DF" w14:textId="77777777" w:rsidR="00CA4336" w:rsidRDefault="00CA4336" w:rsidP="003332FF">
            <w:pPr>
              <w:rPr>
                <w:highlight w:val="yellow"/>
              </w:rPr>
            </w:pPr>
          </w:p>
          <w:p w14:paraId="75E25282" w14:textId="77777777" w:rsidR="0025216C" w:rsidRDefault="0025216C" w:rsidP="003332FF">
            <w:pPr>
              <w:rPr>
                <w:highlight w:val="yellow"/>
              </w:rPr>
            </w:pPr>
          </w:p>
          <w:p w14:paraId="6C7DB47F" w14:textId="77777777" w:rsidR="00CA4336" w:rsidRPr="00CA4336" w:rsidRDefault="00CA4336" w:rsidP="00CA4336">
            <w:pPr>
              <w:rPr>
                <w:b/>
                <w:bCs/>
                <w:sz w:val="24"/>
                <w:szCs w:val="28"/>
                <w:highlight w:val="yellow"/>
              </w:rPr>
            </w:pPr>
            <w:r w:rsidRPr="00CA4336">
              <w:rPr>
                <w:b/>
                <w:bCs/>
                <w:sz w:val="24"/>
                <w:szCs w:val="28"/>
                <w:highlight w:val="yellow"/>
              </w:rPr>
              <w:lastRenderedPageBreak/>
              <w:t>Tabla resumen</w:t>
            </w:r>
          </w:p>
          <w:p w14:paraId="4389877B" w14:textId="3F37A524" w:rsidR="00CA4336" w:rsidRDefault="00CA4336" w:rsidP="003332FF">
            <w:pPr>
              <w:rPr>
                <w:highlight w:val="yellow"/>
              </w:rPr>
            </w:pPr>
            <w:r w:rsidRPr="00CA4336">
              <w:rPr>
                <w:noProof/>
              </w:rPr>
              <w:drawing>
                <wp:inline distT="0" distB="0" distL="0" distR="0" wp14:anchorId="54C734F0" wp14:editId="28E8DF65">
                  <wp:extent cx="5345354" cy="2184400"/>
                  <wp:effectExtent l="19050" t="19050" r="27305" b="25400"/>
                  <wp:docPr id="725830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0574" name=""/>
                          <pic:cNvPicPr/>
                        </pic:nvPicPr>
                        <pic:blipFill>
                          <a:blip r:embed="rId613"/>
                          <a:stretch>
                            <a:fillRect/>
                          </a:stretch>
                        </pic:blipFill>
                        <pic:spPr>
                          <a:xfrm>
                            <a:off x="0" y="0"/>
                            <a:ext cx="5347682" cy="2185351"/>
                          </a:xfrm>
                          <a:prstGeom prst="rect">
                            <a:avLst/>
                          </a:prstGeom>
                          <a:ln w="19050">
                            <a:solidFill>
                              <a:srgbClr val="EE0000"/>
                            </a:solidFill>
                          </a:ln>
                        </pic:spPr>
                      </pic:pic>
                    </a:graphicData>
                  </a:graphic>
                </wp:inline>
              </w:drawing>
            </w:r>
          </w:p>
          <w:p w14:paraId="52502BAE" w14:textId="77777777" w:rsidR="00A222C5" w:rsidRDefault="00A222C5" w:rsidP="003332FF">
            <w:pPr>
              <w:rPr>
                <w:highlight w:val="yellow"/>
              </w:rPr>
            </w:pPr>
          </w:p>
          <w:p w14:paraId="4246DE4E" w14:textId="77777777" w:rsidR="00A222C5" w:rsidRDefault="00A222C5" w:rsidP="003332FF">
            <w:pPr>
              <w:rPr>
                <w:highlight w:val="yellow"/>
              </w:rPr>
            </w:pPr>
          </w:p>
        </w:tc>
      </w:tr>
    </w:tbl>
    <w:p w14:paraId="32F577EC" w14:textId="3C05344B" w:rsidR="00AB34F5" w:rsidRDefault="00AB34F5" w:rsidP="003332FF">
      <w:pPr>
        <w:rPr>
          <w:highlight w:val="yellow"/>
        </w:rPr>
      </w:pPr>
    </w:p>
    <w:p w14:paraId="002C92A5" w14:textId="49027C23" w:rsidR="00205F99" w:rsidRDefault="00205F99">
      <w:pPr>
        <w:rPr>
          <w:highlight w:val="yellow"/>
        </w:rPr>
      </w:pPr>
      <w:r>
        <w:rPr>
          <w:highlight w:val="yellow"/>
        </w:rPr>
        <w:br w:type="page"/>
      </w:r>
    </w:p>
    <w:p w14:paraId="60C59A70" w14:textId="39E8E183" w:rsidR="0028216A" w:rsidRDefault="003C088A" w:rsidP="003C088A">
      <w:pPr>
        <w:pStyle w:val="Ttulo3"/>
        <w:rPr>
          <w:b/>
          <w:bCs/>
          <w:sz w:val="24"/>
          <w:szCs w:val="24"/>
          <w:highlight w:val="yellow"/>
        </w:rPr>
      </w:pPr>
      <w:bookmarkStart w:id="122" w:name="_Toc243791211"/>
      <w:r>
        <w:rPr>
          <w:b/>
          <w:bCs/>
          <w:sz w:val="24"/>
          <w:szCs w:val="24"/>
          <w:highlight w:val="yellow"/>
        </w:rPr>
        <w:lastRenderedPageBreak/>
        <w:t xml:space="preserve">2.3.4: El experimento de Hamley (cache de </w:t>
      </w:r>
      <w:proofErr w:type="spellStart"/>
      <w:r>
        <w:rPr>
          <w:b/>
          <w:bCs/>
          <w:sz w:val="24"/>
          <w:szCs w:val="24"/>
          <w:highlight w:val="yellow"/>
        </w:rPr>
        <w:t>promps</w:t>
      </w:r>
      <w:bookmarkEnd w:id="122"/>
      <w:proofErr w:type="spellEnd"/>
    </w:p>
    <w:p w14:paraId="38FA484C" w14:textId="77777777" w:rsidR="00896A0C" w:rsidRDefault="00896A0C" w:rsidP="00896A0C">
      <w:r w:rsidRPr="00896A0C">
        <w:t>Son 4 llamadas seguidas, y cada una enseña algo distinto.</w:t>
      </w:r>
    </w:p>
    <w:p w14:paraId="59CA2069" w14:textId="340CBDD5" w:rsidR="00636A36" w:rsidRDefault="00636A36" w:rsidP="00896A0C">
      <w:r w:rsidRPr="00636A36">
        <w:rPr>
          <w:noProof/>
        </w:rPr>
        <w:drawing>
          <wp:inline distT="0" distB="0" distL="0" distR="0" wp14:anchorId="67DB6680" wp14:editId="3F85D944">
            <wp:extent cx="6091767" cy="1038421"/>
            <wp:effectExtent l="38100" t="38100" r="42545" b="47625"/>
            <wp:docPr id="902506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06083" name=""/>
                    <pic:cNvPicPr/>
                  </pic:nvPicPr>
                  <pic:blipFill>
                    <a:blip r:embed="rId614"/>
                    <a:stretch>
                      <a:fillRect/>
                    </a:stretch>
                  </pic:blipFill>
                  <pic:spPr>
                    <a:xfrm>
                      <a:off x="0" y="0"/>
                      <a:ext cx="6097728" cy="1039437"/>
                    </a:xfrm>
                    <a:prstGeom prst="rect">
                      <a:avLst/>
                    </a:prstGeom>
                    <a:ln w="38100">
                      <a:solidFill>
                        <a:srgbClr val="EE0000"/>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292C5A" w14:paraId="0BFB1FA2" w14:textId="77777777" w:rsidTr="00292C5A">
        <w:tc>
          <w:tcPr>
            <w:tcW w:w="10790" w:type="dxa"/>
          </w:tcPr>
          <w:p w14:paraId="68FA5DD1" w14:textId="77777777" w:rsidR="00292C5A" w:rsidRPr="00292C5A" w:rsidRDefault="00292C5A" w:rsidP="00292C5A">
            <w:pPr>
              <w:shd w:val="clear" w:color="auto" w:fill="FFFF00"/>
              <w:rPr>
                <w:b/>
                <w:bCs/>
                <w:sz w:val="24"/>
                <w:szCs w:val="28"/>
              </w:rPr>
            </w:pPr>
            <w:r w:rsidRPr="00292C5A">
              <w:rPr>
                <w:b/>
                <w:bCs/>
                <w:sz w:val="24"/>
                <w:szCs w:val="28"/>
              </w:rPr>
              <w:t>Línea 1-2: abrir y leer el archivo</w:t>
            </w:r>
          </w:p>
          <w:p w14:paraId="429D5676" w14:textId="17400C30" w:rsidR="00292C5A" w:rsidRDefault="00292C5A" w:rsidP="00896A0C">
            <w:r w:rsidRPr="00292C5A">
              <w:rPr>
                <w:noProof/>
              </w:rPr>
              <w:drawing>
                <wp:inline distT="0" distB="0" distL="0" distR="0" wp14:anchorId="2242DA3C" wp14:editId="445B9948">
                  <wp:extent cx="5655734" cy="896227"/>
                  <wp:effectExtent l="38100" t="38100" r="40640" b="37465"/>
                  <wp:docPr id="1654954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54511" name=""/>
                          <pic:cNvPicPr/>
                        </pic:nvPicPr>
                        <pic:blipFill>
                          <a:blip r:embed="rId615"/>
                          <a:stretch>
                            <a:fillRect/>
                          </a:stretch>
                        </pic:blipFill>
                        <pic:spPr>
                          <a:xfrm>
                            <a:off x="0" y="0"/>
                            <a:ext cx="5665373" cy="897754"/>
                          </a:xfrm>
                          <a:prstGeom prst="rect">
                            <a:avLst/>
                          </a:prstGeom>
                          <a:ln w="28575">
                            <a:solidFill>
                              <a:srgbClr val="EE0000"/>
                            </a:solidFill>
                          </a:ln>
                        </pic:spPr>
                      </pic:pic>
                    </a:graphicData>
                  </a:graphic>
                </wp:inline>
              </w:drawing>
            </w:r>
          </w:p>
          <w:p w14:paraId="3C41BCEE" w14:textId="66D13EFA" w:rsidR="00292C5A" w:rsidRDefault="007A5F1B" w:rsidP="00896A0C">
            <w:r w:rsidRPr="007A5F1B">
              <w:rPr>
                <w:noProof/>
              </w:rPr>
              <w:drawing>
                <wp:inline distT="0" distB="0" distL="0" distR="0" wp14:anchorId="0469DF5B" wp14:editId="29AA2BC8">
                  <wp:extent cx="5655734" cy="2483983"/>
                  <wp:effectExtent l="38100" t="38100" r="40640" b="31115"/>
                  <wp:docPr id="491208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08653" name=""/>
                          <pic:cNvPicPr/>
                        </pic:nvPicPr>
                        <pic:blipFill>
                          <a:blip r:embed="rId616"/>
                          <a:stretch>
                            <a:fillRect/>
                          </a:stretch>
                        </pic:blipFill>
                        <pic:spPr>
                          <a:xfrm>
                            <a:off x="0" y="0"/>
                            <a:ext cx="5659485" cy="2485630"/>
                          </a:xfrm>
                          <a:prstGeom prst="rect">
                            <a:avLst/>
                          </a:prstGeom>
                          <a:ln w="38100">
                            <a:solidFill>
                              <a:srgbClr val="EE0000"/>
                            </a:solidFill>
                          </a:ln>
                        </pic:spPr>
                      </pic:pic>
                    </a:graphicData>
                  </a:graphic>
                </wp:inline>
              </w:drawing>
            </w:r>
          </w:p>
          <w:p w14:paraId="3DF66332" w14:textId="77777777" w:rsidR="007A5F1B" w:rsidRDefault="007A5F1B" w:rsidP="00896A0C"/>
          <w:p w14:paraId="2708C7AB" w14:textId="77777777" w:rsidR="007A5F1B" w:rsidRDefault="007A5F1B" w:rsidP="007A5F1B">
            <w:r w:rsidRPr="007A5F1B">
              <w:t xml:space="preserve">Después de esto, </w:t>
            </w:r>
            <w:proofErr w:type="spellStart"/>
            <w:r w:rsidRPr="007A5F1B">
              <w:rPr>
                <w:b/>
                <w:bCs/>
              </w:rPr>
              <w:t>hamlet</w:t>
            </w:r>
            <w:proofErr w:type="spellEnd"/>
            <w:r w:rsidRPr="007A5F1B">
              <w:t xml:space="preserve"> contiene el texto completo de la obra, como un </w:t>
            </w:r>
            <w:proofErr w:type="spellStart"/>
            <w:r w:rsidRPr="007A5F1B">
              <w:t>string</w:t>
            </w:r>
            <w:proofErr w:type="spellEnd"/>
            <w:r w:rsidRPr="007A5F1B">
              <w:t xml:space="preserve"> gigante (miles de caracteres).</w:t>
            </w:r>
          </w:p>
          <w:p w14:paraId="42DA0897" w14:textId="77777777" w:rsidR="007A5F1B" w:rsidRDefault="007A5F1B" w:rsidP="007A5F1B"/>
          <w:p w14:paraId="5BE1EBA7" w14:textId="77777777" w:rsidR="007A5F1B" w:rsidRPr="007A5F1B" w:rsidRDefault="007A5F1B" w:rsidP="007A5F1B">
            <w:pPr>
              <w:shd w:val="clear" w:color="auto" w:fill="FFFF00"/>
              <w:rPr>
                <w:b/>
                <w:bCs/>
              </w:rPr>
            </w:pPr>
            <w:r w:rsidRPr="007A5F1B">
              <w:rPr>
                <w:b/>
                <w:bCs/>
              </w:rPr>
              <w:t>Línea 3: buscar una frase</w:t>
            </w:r>
          </w:p>
          <w:p w14:paraId="2905866B" w14:textId="3216C542" w:rsidR="007A5F1B" w:rsidRDefault="002B4680" w:rsidP="007A5F1B">
            <w:r w:rsidRPr="002B4680">
              <w:rPr>
                <w:noProof/>
              </w:rPr>
              <w:drawing>
                <wp:inline distT="0" distB="0" distL="0" distR="0" wp14:anchorId="2E9A49B9" wp14:editId="0A0D4591">
                  <wp:extent cx="5331884" cy="703859"/>
                  <wp:effectExtent l="19050" t="19050" r="21590" b="20320"/>
                  <wp:docPr id="229727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27300" name=""/>
                          <pic:cNvPicPr/>
                        </pic:nvPicPr>
                        <pic:blipFill>
                          <a:blip r:embed="rId617"/>
                          <a:stretch>
                            <a:fillRect/>
                          </a:stretch>
                        </pic:blipFill>
                        <pic:spPr>
                          <a:xfrm>
                            <a:off x="0" y="0"/>
                            <a:ext cx="5348185" cy="706011"/>
                          </a:xfrm>
                          <a:prstGeom prst="rect">
                            <a:avLst/>
                          </a:prstGeom>
                          <a:ln w="19050">
                            <a:solidFill>
                              <a:srgbClr val="EE0000"/>
                            </a:solidFill>
                          </a:ln>
                        </pic:spPr>
                      </pic:pic>
                    </a:graphicData>
                  </a:graphic>
                </wp:inline>
              </w:drawing>
            </w:r>
          </w:p>
          <w:p w14:paraId="3BE92800" w14:textId="0023F7F0" w:rsidR="002B4680" w:rsidRDefault="002B4680" w:rsidP="00C014EC">
            <w:pPr>
              <w:pStyle w:val="Prrafodelista"/>
              <w:numPr>
                <w:ilvl w:val="0"/>
                <w:numId w:val="58"/>
              </w:numPr>
            </w:pPr>
            <w:proofErr w:type="gramStart"/>
            <w:r w:rsidRPr="002B4680">
              <w:rPr>
                <w:b/>
                <w:bCs/>
              </w:rPr>
              <w:t>.</w:t>
            </w:r>
            <w:proofErr w:type="spellStart"/>
            <w:r w:rsidRPr="002B4680">
              <w:rPr>
                <w:b/>
                <w:bCs/>
              </w:rPr>
              <w:t>find</w:t>
            </w:r>
            <w:proofErr w:type="spellEnd"/>
            <w:proofErr w:type="gramEnd"/>
            <w:r w:rsidRPr="002B4680">
              <w:rPr>
                <w:b/>
                <w:bCs/>
              </w:rPr>
              <w:t xml:space="preserve">("Speak, </w:t>
            </w:r>
            <w:proofErr w:type="spellStart"/>
            <w:r w:rsidRPr="002B4680">
              <w:rPr>
                <w:b/>
                <w:bCs/>
              </w:rPr>
              <w:t>man</w:t>
            </w:r>
            <w:proofErr w:type="spellEnd"/>
            <w:r w:rsidRPr="002B4680">
              <w:rPr>
                <w:b/>
                <w:bCs/>
              </w:rPr>
              <w:t>")</w:t>
            </w:r>
            <w:r w:rsidRPr="002B4680">
              <w:t xml:space="preserve"> busca esa frase exacta dentro del texto.</w:t>
            </w:r>
          </w:p>
          <w:p w14:paraId="052C58F0" w14:textId="77777777" w:rsidR="00C014EC" w:rsidRPr="00D10B18" w:rsidRDefault="00C014EC" w:rsidP="00C014EC">
            <w:pPr>
              <w:numPr>
                <w:ilvl w:val="0"/>
                <w:numId w:val="58"/>
              </w:numPr>
              <w:spacing w:before="100" w:beforeAutospacing="1" w:after="100" w:afterAutospacing="1"/>
              <w:rPr>
                <w:rFonts w:eastAsia="Times New Roman" w:cs="Arial"/>
                <w:kern w:val="0"/>
                <w:szCs w:val="22"/>
                <w:lang w:eastAsia="es-CL"/>
                <w14:ligatures w14:val="none"/>
              </w:rPr>
            </w:pPr>
            <w:r w:rsidRPr="00D10B18">
              <w:rPr>
                <w:rFonts w:eastAsia="Times New Roman" w:cs="Arial"/>
                <w:kern w:val="0"/>
                <w:szCs w:val="22"/>
                <w:lang w:eastAsia="es-CL"/>
                <w14:ligatures w14:val="none"/>
              </w:rPr>
              <w:t xml:space="preserve">Devuelve la </w:t>
            </w:r>
            <w:r w:rsidRPr="00D10B18">
              <w:rPr>
                <w:rFonts w:eastAsia="Times New Roman" w:cs="Arial"/>
                <w:b/>
                <w:bCs/>
                <w:kern w:val="0"/>
                <w:szCs w:val="22"/>
                <w:lang w:eastAsia="es-CL"/>
                <w14:ligatures w14:val="none"/>
              </w:rPr>
              <w:t>posición</w:t>
            </w:r>
            <w:r w:rsidRPr="00D10B18">
              <w:rPr>
                <w:rFonts w:eastAsia="Times New Roman" w:cs="Arial"/>
                <w:kern w:val="0"/>
                <w:szCs w:val="22"/>
                <w:lang w:eastAsia="es-CL"/>
                <w14:ligatures w14:val="none"/>
              </w:rPr>
              <w:t xml:space="preserve"> (el índice del carácter) donde empieza esa frase.</w:t>
            </w:r>
          </w:p>
          <w:p w14:paraId="115C9208" w14:textId="77777777" w:rsidR="00C014EC" w:rsidRPr="00D10B18" w:rsidRDefault="00C014EC" w:rsidP="00C014EC">
            <w:pPr>
              <w:numPr>
                <w:ilvl w:val="0"/>
                <w:numId w:val="58"/>
              </w:numPr>
              <w:spacing w:before="100" w:beforeAutospacing="1" w:after="100" w:afterAutospacing="1"/>
              <w:rPr>
                <w:rFonts w:eastAsia="Times New Roman" w:cs="Arial"/>
                <w:kern w:val="0"/>
                <w:szCs w:val="22"/>
                <w:lang w:eastAsia="es-CL"/>
                <w14:ligatures w14:val="none"/>
              </w:rPr>
            </w:pPr>
            <w:r w:rsidRPr="00D10B18">
              <w:rPr>
                <w:rFonts w:eastAsia="Times New Roman" w:cs="Arial"/>
                <w:kern w:val="0"/>
                <w:szCs w:val="22"/>
                <w:lang w:eastAsia="es-CL"/>
                <w14:ligatures w14:val="none"/>
              </w:rPr>
              <w:t>Si no la encontrara, devolvería -1.</w:t>
            </w:r>
          </w:p>
          <w:p w14:paraId="2F18B6D0" w14:textId="77777777" w:rsidR="00D10B18" w:rsidRPr="00D10B18" w:rsidRDefault="00D10B18" w:rsidP="00D10B18">
            <w:r w:rsidRPr="00D10B18">
              <w:rPr>
                <w:b/>
                <w:bCs/>
              </w:rPr>
              <w:t>Ejemplo con un texto chico (inventado):</w:t>
            </w:r>
            <w:r w:rsidRPr="00D10B18">
              <w:t xml:space="preserve"> si texto = "Hola, Speak, </w:t>
            </w:r>
            <w:proofErr w:type="spellStart"/>
            <w:r w:rsidRPr="00D10B18">
              <w:t>man</w:t>
            </w:r>
            <w:proofErr w:type="spellEnd"/>
            <w:r w:rsidRPr="00D10B18">
              <w:t xml:space="preserve">, adiós", entonces </w:t>
            </w:r>
            <w:proofErr w:type="spellStart"/>
            <w:proofErr w:type="gramStart"/>
            <w:r w:rsidRPr="00D10B18">
              <w:t>texto.find</w:t>
            </w:r>
            <w:proofErr w:type="spellEnd"/>
            <w:proofErr w:type="gramEnd"/>
            <w:r w:rsidRPr="00D10B18">
              <w:t xml:space="preserve">("Speak, </w:t>
            </w:r>
            <w:proofErr w:type="spellStart"/>
            <w:r w:rsidRPr="00D10B18">
              <w:t>man</w:t>
            </w:r>
            <w:proofErr w:type="spellEnd"/>
            <w:r w:rsidRPr="00D10B18">
              <w:t>") devuelve 6, porque "Speak" empieza en la posición 6 (contando desde 0).</w:t>
            </w:r>
          </w:p>
          <w:p w14:paraId="20F49B5D" w14:textId="77777777" w:rsidR="002B4680" w:rsidRPr="007A5F1B" w:rsidRDefault="002B4680" w:rsidP="00D10B18"/>
          <w:p w14:paraId="19F8D9E5" w14:textId="77777777" w:rsidR="00D10B18" w:rsidRPr="00D10B18" w:rsidRDefault="00D10B18" w:rsidP="00D10B18">
            <w:pPr>
              <w:shd w:val="clear" w:color="auto" w:fill="FFFF00"/>
              <w:rPr>
                <w:b/>
                <w:bCs/>
              </w:rPr>
            </w:pPr>
            <w:r w:rsidRPr="00D10B18">
              <w:rPr>
                <w:b/>
                <w:bCs/>
              </w:rPr>
              <w:t>Línea 4: mostrar un fragmento</w:t>
            </w:r>
          </w:p>
          <w:p w14:paraId="60E7CB00" w14:textId="77CA170F" w:rsidR="007A5F1B" w:rsidRDefault="00D10B18" w:rsidP="00896A0C">
            <w:r w:rsidRPr="00D10B18">
              <w:rPr>
                <w:noProof/>
              </w:rPr>
              <w:drawing>
                <wp:inline distT="0" distB="0" distL="0" distR="0" wp14:anchorId="1EE39EDA" wp14:editId="0C5DF8A5">
                  <wp:extent cx="5376334" cy="643646"/>
                  <wp:effectExtent l="38100" t="38100" r="34290" b="42545"/>
                  <wp:docPr id="730563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63705" name=""/>
                          <pic:cNvPicPr/>
                        </pic:nvPicPr>
                        <pic:blipFill>
                          <a:blip r:embed="rId618"/>
                          <a:stretch>
                            <a:fillRect/>
                          </a:stretch>
                        </pic:blipFill>
                        <pic:spPr>
                          <a:xfrm>
                            <a:off x="0" y="0"/>
                            <a:ext cx="5399770" cy="646452"/>
                          </a:xfrm>
                          <a:prstGeom prst="rect">
                            <a:avLst/>
                          </a:prstGeom>
                          <a:ln w="28575">
                            <a:solidFill>
                              <a:schemeClr val="tx1"/>
                            </a:solidFill>
                          </a:ln>
                        </pic:spPr>
                      </pic:pic>
                    </a:graphicData>
                  </a:graphic>
                </wp:inline>
              </w:drawing>
            </w:r>
          </w:p>
          <w:p w14:paraId="0E1B4876" w14:textId="65611ACD" w:rsidR="003010EE" w:rsidRPr="003010EE" w:rsidRDefault="003010EE" w:rsidP="003010EE">
            <w:pPr>
              <w:pStyle w:val="Prrafodelista"/>
              <w:numPr>
                <w:ilvl w:val="0"/>
                <w:numId w:val="58"/>
              </w:numPr>
            </w:pPr>
            <w:proofErr w:type="spellStart"/>
            <w:r w:rsidRPr="003010EE">
              <w:lastRenderedPageBreak/>
              <w:t>hamlet</w:t>
            </w:r>
            <w:proofErr w:type="spellEnd"/>
            <w:r w:rsidRPr="003010EE">
              <w:t>[</w:t>
            </w:r>
            <w:proofErr w:type="gramStart"/>
            <w:r w:rsidRPr="003010EE">
              <w:t>loc:loc</w:t>
            </w:r>
            <w:proofErr w:type="gramEnd"/>
            <w:r w:rsidRPr="003010EE">
              <w:t xml:space="preserve">+100] es </w:t>
            </w:r>
            <w:proofErr w:type="spellStart"/>
            <w:r w:rsidRPr="003010EE">
              <w:rPr>
                <w:b/>
                <w:bCs/>
              </w:rPr>
              <w:t>slicing</w:t>
            </w:r>
            <w:proofErr w:type="spellEnd"/>
            <w:r w:rsidRPr="003010EE">
              <w:t xml:space="preserve">: toma el texto desde la posición </w:t>
            </w:r>
            <w:proofErr w:type="spellStart"/>
            <w:r w:rsidRPr="003010EE">
              <w:t>loc</w:t>
            </w:r>
            <w:proofErr w:type="spellEnd"/>
            <w:r w:rsidRPr="003010EE">
              <w:t xml:space="preserve"> hasta loc+100, o sea, los </w:t>
            </w:r>
            <w:r w:rsidRPr="003010EE">
              <w:rPr>
                <w:b/>
                <w:bCs/>
              </w:rPr>
              <w:t>100 caracteres siguientes</w:t>
            </w:r>
            <w:r w:rsidRPr="003010EE">
              <w:t xml:space="preserve"> a partir de donde empieza "Speak, </w:t>
            </w:r>
            <w:proofErr w:type="spellStart"/>
            <w:r w:rsidRPr="003010EE">
              <w:t>man</w:t>
            </w:r>
            <w:proofErr w:type="spellEnd"/>
            <w:r w:rsidRPr="003010EE">
              <w:t>".</w:t>
            </w:r>
          </w:p>
          <w:p w14:paraId="47B78FF6" w14:textId="0AA7E86B" w:rsidR="003010EE" w:rsidRPr="003010EE" w:rsidRDefault="003010EE" w:rsidP="003010EE">
            <w:pPr>
              <w:pStyle w:val="Prrafodelista"/>
              <w:numPr>
                <w:ilvl w:val="0"/>
                <w:numId w:val="58"/>
              </w:numPr>
            </w:pPr>
            <w:proofErr w:type="spellStart"/>
            <w:r w:rsidRPr="003010EE">
              <w:t>print</w:t>
            </w:r>
            <w:proofErr w:type="spellEnd"/>
            <w:r w:rsidRPr="003010EE">
              <w:t>(...) lo muestra en pantalla.</w:t>
            </w:r>
          </w:p>
          <w:p w14:paraId="45F1F127" w14:textId="77777777" w:rsidR="003010EE" w:rsidRDefault="003010EE" w:rsidP="00896A0C"/>
          <w:p w14:paraId="1D4408E4" w14:textId="77777777" w:rsidR="003010EE" w:rsidRPr="003010EE" w:rsidRDefault="003010EE" w:rsidP="003010EE">
            <w:pPr>
              <w:rPr>
                <w:b/>
                <w:bCs/>
              </w:rPr>
            </w:pPr>
            <w:r w:rsidRPr="003010EE">
              <w:rPr>
                <w:b/>
                <w:bCs/>
              </w:rPr>
              <w:t>El resultado en tu notebook</w:t>
            </w:r>
          </w:p>
          <w:p w14:paraId="5A307AB9" w14:textId="6828D097" w:rsidR="003010EE" w:rsidRDefault="003010EE" w:rsidP="00896A0C">
            <w:r w:rsidRPr="003010EE">
              <w:rPr>
                <w:noProof/>
              </w:rPr>
              <w:drawing>
                <wp:inline distT="0" distB="0" distL="0" distR="0" wp14:anchorId="00D71F01" wp14:editId="57CD1D4A">
                  <wp:extent cx="3398815" cy="952583"/>
                  <wp:effectExtent l="0" t="0" r="0" b="0"/>
                  <wp:docPr id="210663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3701" name=""/>
                          <pic:cNvPicPr/>
                        </pic:nvPicPr>
                        <pic:blipFill>
                          <a:blip r:embed="rId619"/>
                          <a:stretch>
                            <a:fillRect/>
                          </a:stretch>
                        </pic:blipFill>
                        <pic:spPr>
                          <a:xfrm>
                            <a:off x="0" y="0"/>
                            <a:ext cx="3398815" cy="952583"/>
                          </a:xfrm>
                          <a:prstGeom prst="rect">
                            <a:avLst/>
                          </a:prstGeom>
                        </pic:spPr>
                      </pic:pic>
                    </a:graphicData>
                  </a:graphic>
                </wp:inline>
              </w:drawing>
            </w:r>
          </w:p>
          <w:p w14:paraId="013A737F" w14:textId="77777777" w:rsidR="003010EE" w:rsidRDefault="003010EE" w:rsidP="00896A0C"/>
          <w:p w14:paraId="653537C8" w14:textId="77777777" w:rsidR="003010EE" w:rsidRPr="003010EE" w:rsidRDefault="003010EE" w:rsidP="003010EE">
            <w:r w:rsidRPr="003010EE">
              <w:t xml:space="preserve">Es exactamente ese fragmento del guion de Hamlet, cortado justo a los 100 caracteres (por eso la última línea queda a medias: "Let </w:t>
            </w:r>
            <w:proofErr w:type="spellStart"/>
            <w:r w:rsidRPr="003010EE">
              <w:t>him</w:t>
            </w:r>
            <w:proofErr w:type="spellEnd"/>
            <w:r w:rsidRPr="003010EE">
              <w:t xml:space="preserve"> </w:t>
            </w:r>
            <w:proofErr w:type="spellStart"/>
            <w:r w:rsidRPr="003010EE">
              <w:t>deman</w:t>
            </w:r>
            <w:proofErr w:type="spellEnd"/>
            <w:r w:rsidRPr="003010EE">
              <w:t>...").</w:t>
            </w:r>
          </w:p>
          <w:p w14:paraId="139DB0B7" w14:textId="77777777" w:rsidR="003010EE" w:rsidRDefault="003010EE" w:rsidP="00896A0C"/>
          <w:p w14:paraId="49D5D5DC" w14:textId="77777777" w:rsidR="00292C5A" w:rsidRDefault="00292C5A" w:rsidP="00896A0C"/>
          <w:p w14:paraId="0AFFA21E" w14:textId="77777777" w:rsidR="00292C5A" w:rsidRDefault="00292C5A" w:rsidP="00896A0C"/>
        </w:tc>
      </w:tr>
    </w:tbl>
    <w:p w14:paraId="74BBFB03" w14:textId="77777777" w:rsidR="00636A36" w:rsidRDefault="00636A36" w:rsidP="00896A0C"/>
    <w:p w14:paraId="26C2E5C7" w14:textId="0A97835F" w:rsidR="0002109C" w:rsidRPr="000E5B41" w:rsidRDefault="000E5B41" w:rsidP="000E5B41">
      <w:pPr>
        <w:pStyle w:val="Ttulo4"/>
        <w:rPr>
          <w:b/>
          <w:bCs/>
          <w:i w:val="0"/>
          <w:iCs w:val="0"/>
          <w:sz w:val="24"/>
        </w:rPr>
      </w:pPr>
      <w:r w:rsidRPr="000E5B41">
        <w:rPr>
          <w:b/>
          <w:bCs/>
          <w:i w:val="0"/>
          <w:iCs w:val="0"/>
          <w:sz w:val="24"/>
          <w:highlight w:val="yellow"/>
        </w:rPr>
        <w:t xml:space="preserve">2.3.4.1: </w:t>
      </w:r>
      <w:r w:rsidR="00896A0C" w:rsidRPr="000E5B41">
        <w:rPr>
          <w:b/>
          <w:bCs/>
          <w:i w:val="0"/>
          <w:iCs w:val="0"/>
          <w:sz w:val="24"/>
          <w:highlight w:val="yellow"/>
        </w:rPr>
        <w:t>Llamada 1: sin contexto</w:t>
      </w:r>
    </w:p>
    <w:p w14:paraId="59FDB665" w14:textId="23FD3C29" w:rsidR="00896A0C" w:rsidRDefault="00114F91" w:rsidP="00A57FC6">
      <w:pPr>
        <w:rPr>
          <w:b/>
          <w:bCs/>
        </w:rPr>
      </w:pPr>
      <w:r w:rsidRPr="00114F91">
        <w:rPr>
          <w:b/>
          <w:bCs/>
          <w:noProof/>
        </w:rPr>
        <w:drawing>
          <wp:inline distT="0" distB="0" distL="0" distR="0" wp14:anchorId="44F9BC6C" wp14:editId="379A3F32">
            <wp:extent cx="4927600" cy="1175781"/>
            <wp:effectExtent l="19050" t="19050" r="25400" b="24765"/>
            <wp:docPr id="1805661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61497" name=""/>
                    <pic:cNvPicPr/>
                  </pic:nvPicPr>
                  <pic:blipFill>
                    <a:blip r:embed="rId620"/>
                    <a:stretch>
                      <a:fillRect/>
                    </a:stretch>
                  </pic:blipFill>
                  <pic:spPr>
                    <a:xfrm>
                      <a:off x="0" y="0"/>
                      <a:ext cx="4937377" cy="1178114"/>
                    </a:xfrm>
                    <a:prstGeom prst="rect">
                      <a:avLst/>
                    </a:prstGeom>
                    <a:ln w="19050">
                      <a:solidFill>
                        <a:srgbClr val="EE0000"/>
                      </a:solidFill>
                    </a:ln>
                  </pic:spPr>
                </pic:pic>
              </a:graphicData>
            </a:graphic>
          </wp:inline>
        </w:drawing>
      </w:r>
    </w:p>
    <w:p w14:paraId="63CF5024" w14:textId="1A668BD9" w:rsidR="0089321A" w:rsidRDefault="004120E3" w:rsidP="00A57FC6">
      <w:r w:rsidRPr="004120E3">
        <w:rPr>
          <w:b/>
          <w:bCs/>
        </w:rPr>
        <w:t>En el video:</w:t>
      </w:r>
      <w:r w:rsidRPr="004120E3">
        <w:t xml:space="preserve"> el modelo inventa una respuesta ("Bendito el padre que tiene un hijo que sabe") que suena segura, pero está mal. El profesor lo marca como </w:t>
      </w:r>
      <w:r w:rsidRPr="004120E3">
        <w:rPr>
          <w:b/>
          <w:bCs/>
        </w:rPr>
        <w:t>alucinación confiada</w:t>
      </w:r>
      <w:r w:rsidRPr="004120E3">
        <w:t>:</w:t>
      </w:r>
      <w:r>
        <w:t xml:space="preserve"> cuando el modelo no sabe algo, tiende a da la respuesta incorrecta con la misma confianza que si supiera, porque esa es la secuencia de tokens que le parece más probable.</w:t>
      </w:r>
    </w:p>
    <w:p w14:paraId="7732B594" w14:textId="77777777" w:rsidR="00012831" w:rsidRPr="00012831" w:rsidRDefault="00012831" w:rsidP="00012831">
      <w:r w:rsidRPr="00012831">
        <w:rPr>
          <w:b/>
          <w:bCs/>
        </w:rPr>
        <w:t>En tu notebook:</w:t>
      </w:r>
      <w:r w:rsidRPr="00012831">
        <w:t xml:space="preserve"> la respuesta salió </w:t>
      </w:r>
      <w:r w:rsidRPr="00012831">
        <w:rPr>
          <w:b/>
          <w:bCs/>
        </w:rPr>
        <w:t>correcta</w:t>
      </w:r>
      <w:r w:rsidRPr="00012831">
        <w:t xml:space="preserve"> ("</w:t>
      </w:r>
      <w:proofErr w:type="spellStart"/>
      <w:r w:rsidRPr="00012831">
        <w:t>Dead</w:t>
      </w:r>
      <w:proofErr w:type="spellEnd"/>
      <w:r w:rsidRPr="00012831">
        <w:t xml:space="preserve">", de Claudio). Es otra diferencia entre la corrida del profesor y la tuya; el mismo </w:t>
      </w:r>
      <w:proofErr w:type="spellStart"/>
      <w:r w:rsidRPr="00012831">
        <w:t>prompt</w:t>
      </w:r>
      <w:proofErr w:type="spellEnd"/>
      <w:r w:rsidRPr="00012831">
        <w:t xml:space="preserve"> puede dar resultados distintos en distintas ejecuciones.</w:t>
      </w:r>
    </w:p>
    <w:p w14:paraId="0CFCB8AD" w14:textId="07769639" w:rsidR="000E5B41" w:rsidRDefault="00BB6B52" w:rsidP="00A57FC6">
      <w:r w:rsidRPr="00BB6B52">
        <w:rPr>
          <w:noProof/>
        </w:rPr>
        <w:drawing>
          <wp:inline distT="0" distB="0" distL="0" distR="0" wp14:anchorId="1885C137" wp14:editId="4CFE3902">
            <wp:extent cx="4948767" cy="2028078"/>
            <wp:effectExtent l="38100" t="38100" r="42545" b="29845"/>
            <wp:docPr id="403835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35789" name=""/>
                    <pic:cNvPicPr/>
                  </pic:nvPicPr>
                  <pic:blipFill>
                    <a:blip r:embed="rId621"/>
                    <a:stretch>
                      <a:fillRect/>
                    </a:stretch>
                  </pic:blipFill>
                  <pic:spPr>
                    <a:xfrm>
                      <a:off x="0" y="0"/>
                      <a:ext cx="4960055" cy="2032704"/>
                    </a:xfrm>
                    <a:prstGeom prst="rect">
                      <a:avLst/>
                    </a:prstGeom>
                    <a:ln w="28575">
                      <a:solidFill>
                        <a:srgbClr val="EE0000"/>
                      </a:solidFill>
                    </a:ln>
                  </pic:spPr>
                </pic:pic>
              </a:graphicData>
            </a:graphic>
          </wp:inline>
        </w:drawing>
      </w:r>
      <w:r w:rsidR="004A06C5" w:rsidRPr="004A06C5">
        <w:rPr>
          <w:noProof/>
        </w:rPr>
        <w:drawing>
          <wp:inline distT="0" distB="0" distL="0" distR="0" wp14:anchorId="200F85AE" wp14:editId="684F4EE3">
            <wp:extent cx="4842933" cy="839748"/>
            <wp:effectExtent l="38100" t="38100" r="34290" b="36830"/>
            <wp:docPr id="876952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52004" name=""/>
                    <pic:cNvPicPr/>
                  </pic:nvPicPr>
                  <pic:blipFill>
                    <a:blip r:embed="rId622"/>
                    <a:stretch>
                      <a:fillRect/>
                    </a:stretch>
                  </pic:blipFill>
                  <pic:spPr>
                    <a:xfrm>
                      <a:off x="0" y="0"/>
                      <a:ext cx="4860407" cy="842778"/>
                    </a:xfrm>
                    <a:prstGeom prst="rect">
                      <a:avLst/>
                    </a:prstGeom>
                    <a:ln w="28575">
                      <a:solidFill>
                        <a:srgbClr val="EE0000"/>
                      </a:solidFill>
                    </a:ln>
                  </pic:spPr>
                </pic:pic>
              </a:graphicData>
            </a:graphic>
          </wp:inline>
        </w:drawing>
      </w:r>
    </w:p>
    <w:p w14:paraId="0CB7AE38" w14:textId="09D935F7" w:rsidR="000E5B41" w:rsidRDefault="000E5B41" w:rsidP="000E5B41">
      <w:pPr>
        <w:pStyle w:val="Ttulo4"/>
        <w:rPr>
          <w:b/>
          <w:bCs/>
          <w:i w:val="0"/>
          <w:iCs w:val="0"/>
          <w:sz w:val="24"/>
        </w:rPr>
      </w:pPr>
      <w:r w:rsidRPr="000E5B41">
        <w:rPr>
          <w:b/>
          <w:bCs/>
          <w:i w:val="0"/>
          <w:iCs w:val="0"/>
          <w:sz w:val="24"/>
          <w:highlight w:val="yellow"/>
        </w:rPr>
        <w:lastRenderedPageBreak/>
        <w:t>2.3.4.2: Llamada 2: con el texto completo de Hamlet</w:t>
      </w:r>
    </w:p>
    <w:p w14:paraId="0301F803" w14:textId="614EFB20" w:rsidR="000E5B41" w:rsidRDefault="00A65F04" w:rsidP="000E5B41">
      <w:r w:rsidRPr="00A65F04">
        <w:rPr>
          <w:noProof/>
        </w:rPr>
        <w:drawing>
          <wp:inline distT="0" distB="0" distL="0" distR="0" wp14:anchorId="2E04D571" wp14:editId="5F447C86">
            <wp:extent cx="6167967" cy="1408924"/>
            <wp:effectExtent l="38100" t="38100" r="42545" b="39370"/>
            <wp:docPr id="643279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79265" name=""/>
                    <pic:cNvPicPr/>
                  </pic:nvPicPr>
                  <pic:blipFill>
                    <a:blip r:embed="rId623"/>
                    <a:stretch>
                      <a:fillRect/>
                    </a:stretch>
                  </pic:blipFill>
                  <pic:spPr>
                    <a:xfrm>
                      <a:off x="0" y="0"/>
                      <a:ext cx="6175832" cy="1410721"/>
                    </a:xfrm>
                    <a:prstGeom prst="rect">
                      <a:avLst/>
                    </a:prstGeom>
                    <a:ln w="28575">
                      <a:solidFill>
                        <a:srgbClr val="EE0000"/>
                      </a:solidFill>
                    </a:ln>
                  </pic:spPr>
                </pic:pic>
              </a:graphicData>
            </a:graphic>
          </wp:inline>
        </w:drawing>
      </w:r>
    </w:p>
    <w:p w14:paraId="0B19D40E" w14:textId="77777777" w:rsidR="009D4A8A" w:rsidRPr="009D4A8A" w:rsidRDefault="009D4A8A" w:rsidP="009D4A8A">
      <w:r w:rsidRPr="009D4A8A">
        <w:t>Ahora sí responde bien, con cita exacta y acto/escena. El costo sube mucho porque entra todo Hamlet como contexto.</w:t>
      </w:r>
    </w:p>
    <w:p w14:paraId="39FBCF25" w14:textId="012BF7B1" w:rsidR="00A65F04" w:rsidRPr="009D4A8A" w:rsidRDefault="009D4A8A" w:rsidP="000E5B41">
      <w:pPr>
        <w:rPr>
          <w:b/>
          <w:bCs/>
          <w:sz w:val="24"/>
          <w:szCs w:val="28"/>
        </w:rPr>
      </w:pPr>
      <w:r w:rsidRPr="009D4A8A">
        <w:rPr>
          <w:b/>
          <w:bCs/>
          <w:sz w:val="24"/>
          <w:szCs w:val="28"/>
        </w:rPr>
        <w:t>Salida:</w:t>
      </w:r>
    </w:p>
    <w:p w14:paraId="6F52DEB9" w14:textId="745BA8FC" w:rsidR="00991EDB" w:rsidRDefault="00991EDB" w:rsidP="000E5B41">
      <w:r w:rsidRPr="00991EDB">
        <w:rPr>
          <w:noProof/>
        </w:rPr>
        <w:drawing>
          <wp:inline distT="0" distB="0" distL="0" distR="0" wp14:anchorId="6ACE54BD" wp14:editId="1A9064A8">
            <wp:extent cx="6087533" cy="1271618"/>
            <wp:effectExtent l="38100" t="38100" r="27940" b="43180"/>
            <wp:docPr id="2088900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00260" name=""/>
                    <pic:cNvPicPr/>
                  </pic:nvPicPr>
                  <pic:blipFill>
                    <a:blip r:embed="rId624"/>
                    <a:stretch>
                      <a:fillRect/>
                    </a:stretch>
                  </pic:blipFill>
                  <pic:spPr>
                    <a:xfrm>
                      <a:off x="0" y="0"/>
                      <a:ext cx="6092360" cy="1272626"/>
                    </a:xfrm>
                    <a:prstGeom prst="rect">
                      <a:avLst/>
                    </a:prstGeom>
                    <a:ln w="28575">
                      <a:solidFill>
                        <a:srgbClr val="EE0000"/>
                      </a:solidFill>
                    </a:ln>
                  </pic:spPr>
                </pic:pic>
              </a:graphicData>
            </a:graphic>
          </wp:inline>
        </w:drawing>
      </w:r>
      <w:r w:rsidRPr="00991EDB">
        <w:rPr>
          <w:noProof/>
        </w:rPr>
        <w:drawing>
          <wp:inline distT="0" distB="0" distL="0" distR="0" wp14:anchorId="2E8C74FC" wp14:editId="526F025F">
            <wp:extent cx="6036733" cy="1477882"/>
            <wp:effectExtent l="38100" t="38100" r="40640" b="46355"/>
            <wp:docPr id="1460392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92811" name=""/>
                    <pic:cNvPicPr/>
                  </pic:nvPicPr>
                  <pic:blipFill>
                    <a:blip r:embed="rId625"/>
                    <a:stretch>
                      <a:fillRect/>
                    </a:stretch>
                  </pic:blipFill>
                  <pic:spPr>
                    <a:xfrm>
                      <a:off x="0" y="0"/>
                      <a:ext cx="6049161" cy="1480924"/>
                    </a:xfrm>
                    <a:prstGeom prst="rect">
                      <a:avLst/>
                    </a:prstGeom>
                    <a:ln w="28575">
                      <a:solidFill>
                        <a:srgbClr val="EE0000"/>
                      </a:solidFill>
                    </a:ln>
                  </pic:spPr>
                </pic:pic>
              </a:graphicData>
            </a:graphic>
          </wp:inline>
        </w:drawing>
      </w:r>
    </w:p>
    <w:p w14:paraId="59BD935A" w14:textId="56EAF075" w:rsidR="009866AB" w:rsidRDefault="009866AB" w:rsidP="000E5B41">
      <w:r w:rsidRPr="009866AB">
        <w:rPr>
          <w:noProof/>
        </w:rPr>
        <w:drawing>
          <wp:inline distT="0" distB="0" distL="0" distR="0" wp14:anchorId="0E17A36E" wp14:editId="6AC936B1">
            <wp:extent cx="6045200" cy="1063373"/>
            <wp:effectExtent l="38100" t="38100" r="31750" b="41910"/>
            <wp:docPr id="1421657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57360" name=""/>
                    <pic:cNvPicPr/>
                  </pic:nvPicPr>
                  <pic:blipFill>
                    <a:blip r:embed="rId626"/>
                    <a:stretch>
                      <a:fillRect/>
                    </a:stretch>
                  </pic:blipFill>
                  <pic:spPr>
                    <a:xfrm>
                      <a:off x="0" y="0"/>
                      <a:ext cx="6052991" cy="1064743"/>
                    </a:xfrm>
                    <a:prstGeom prst="rect">
                      <a:avLst/>
                    </a:prstGeom>
                    <a:ln w="28575">
                      <a:solidFill>
                        <a:srgbClr val="EE0000"/>
                      </a:solidFill>
                    </a:ln>
                  </pic:spPr>
                </pic:pic>
              </a:graphicData>
            </a:graphic>
          </wp:inline>
        </w:drawing>
      </w:r>
    </w:p>
    <w:p w14:paraId="1EF7E409" w14:textId="647F3E8B" w:rsidR="00B041D0" w:rsidRDefault="00B041D0" w:rsidP="000E5B41">
      <w:proofErr w:type="spellStart"/>
      <w:r w:rsidRPr="00B041D0">
        <w:rPr>
          <w:b/>
          <w:bCs/>
        </w:rPr>
        <w:t>Cached</w:t>
      </w:r>
      <w:proofErr w:type="spellEnd"/>
      <w:r w:rsidRPr="00B041D0">
        <w:rPr>
          <w:b/>
          <w:bCs/>
        </w:rPr>
        <w:t xml:space="preserve"> tokens: </w:t>
      </w:r>
      <w:proofErr w:type="spellStart"/>
      <w:r w:rsidRPr="00B041D0">
        <w:rPr>
          <w:b/>
          <w:bCs/>
        </w:rPr>
        <w:t>None</w:t>
      </w:r>
      <w:proofErr w:type="spellEnd"/>
      <w:r w:rsidRPr="00B041D0">
        <w:t xml:space="preserve"> (o 0): es la primera vez que se manda ese texto, así que no hay nada en caché todavía.</w:t>
      </w:r>
    </w:p>
    <w:tbl>
      <w:tblPr>
        <w:tblStyle w:val="Tablaconcuadrcula"/>
        <w:tblW w:w="0" w:type="auto"/>
        <w:tblLook w:val="04A0" w:firstRow="1" w:lastRow="0" w:firstColumn="1" w:lastColumn="0" w:noHBand="0" w:noVBand="1"/>
      </w:tblPr>
      <w:tblGrid>
        <w:gridCol w:w="10790"/>
      </w:tblGrid>
      <w:tr w:rsidR="009866AB" w14:paraId="2C0CA616" w14:textId="77777777" w:rsidTr="009866AB">
        <w:tc>
          <w:tcPr>
            <w:tcW w:w="10790" w:type="dxa"/>
          </w:tcPr>
          <w:p w14:paraId="45F7311A" w14:textId="2B565869" w:rsidR="009E310D" w:rsidRDefault="009E310D" w:rsidP="000E5B41">
            <w:r w:rsidRPr="009E310D">
              <w:rPr>
                <w:noProof/>
              </w:rPr>
              <w:drawing>
                <wp:inline distT="0" distB="0" distL="0" distR="0" wp14:anchorId="4E5FBF18" wp14:editId="1F01682F">
                  <wp:extent cx="5744634" cy="485102"/>
                  <wp:effectExtent l="38100" t="38100" r="27940" b="29845"/>
                  <wp:docPr id="105515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5187" name=""/>
                          <pic:cNvPicPr/>
                        </pic:nvPicPr>
                        <pic:blipFill>
                          <a:blip r:embed="rId627"/>
                          <a:stretch>
                            <a:fillRect/>
                          </a:stretch>
                        </pic:blipFill>
                        <pic:spPr>
                          <a:xfrm>
                            <a:off x="0" y="0"/>
                            <a:ext cx="5774181" cy="487597"/>
                          </a:xfrm>
                          <a:prstGeom prst="rect">
                            <a:avLst/>
                          </a:prstGeom>
                          <a:ln w="28575">
                            <a:solidFill>
                              <a:srgbClr val="EE0000"/>
                            </a:solidFill>
                          </a:ln>
                        </pic:spPr>
                      </pic:pic>
                    </a:graphicData>
                  </a:graphic>
                </wp:inline>
              </w:drawing>
            </w:r>
          </w:p>
          <w:p w14:paraId="67EF5387" w14:textId="6F4A3528" w:rsidR="009E310D" w:rsidRDefault="000D2808" w:rsidP="000E5B41">
            <w:r w:rsidRPr="000D2808">
              <w:rPr>
                <w:noProof/>
              </w:rPr>
              <w:drawing>
                <wp:inline distT="0" distB="0" distL="0" distR="0" wp14:anchorId="0CE63A6B" wp14:editId="6A786097">
                  <wp:extent cx="5727700" cy="385029"/>
                  <wp:effectExtent l="38100" t="38100" r="25400" b="34290"/>
                  <wp:docPr id="132757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7051" name=""/>
                          <pic:cNvPicPr/>
                        </pic:nvPicPr>
                        <pic:blipFill>
                          <a:blip r:embed="rId628"/>
                          <a:stretch>
                            <a:fillRect/>
                          </a:stretch>
                        </pic:blipFill>
                        <pic:spPr>
                          <a:xfrm>
                            <a:off x="0" y="0"/>
                            <a:ext cx="5769287" cy="387825"/>
                          </a:xfrm>
                          <a:prstGeom prst="rect">
                            <a:avLst/>
                          </a:prstGeom>
                          <a:ln w="28575">
                            <a:solidFill>
                              <a:srgbClr val="EE0000"/>
                            </a:solidFill>
                          </a:ln>
                        </pic:spPr>
                      </pic:pic>
                    </a:graphicData>
                  </a:graphic>
                </wp:inline>
              </w:drawing>
            </w:r>
          </w:p>
          <w:p w14:paraId="585858F0" w14:textId="77777777" w:rsidR="000D2808" w:rsidRDefault="000D2808" w:rsidP="000E5B41">
            <w:pPr>
              <w:rPr>
                <w:b/>
                <w:bCs/>
                <w:sz w:val="24"/>
                <w:szCs w:val="28"/>
              </w:rPr>
            </w:pPr>
          </w:p>
          <w:p w14:paraId="68E1BCAE" w14:textId="341F4BEE" w:rsidR="000D2808" w:rsidRDefault="000D2808" w:rsidP="000E5B41">
            <w:pPr>
              <w:rPr>
                <w:szCs w:val="28"/>
              </w:rPr>
            </w:pPr>
            <w:r>
              <w:rPr>
                <w:b/>
                <w:bCs/>
                <w:szCs w:val="28"/>
              </w:rPr>
              <w:t xml:space="preserve">El </w:t>
            </w:r>
            <w:proofErr w:type="spellStart"/>
            <w:r>
              <w:rPr>
                <w:b/>
                <w:bCs/>
                <w:szCs w:val="28"/>
              </w:rPr>
              <w:t>question</w:t>
            </w:r>
            <w:proofErr w:type="spellEnd"/>
            <w:r>
              <w:rPr>
                <w:b/>
                <w:bCs/>
                <w:szCs w:val="28"/>
              </w:rPr>
              <w:t xml:space="preserve"> = […] crea </w:t>
            </w:r>
            <w:r>
              <w:rPr>
                <w:szCs w:val="28"/>
              </w:rPr>
              <w:t xml:space="preserve">la variable </w:t>
            </w:r>
            <w:proofErr w:type="spellStart"/>
            <w:r>
              <w:rPr>
                <w:b/>
                <w:bCs/>
                <w:szCs w:val="28"/>
              </w:rPr>
              <w:t>question</w:t>
            </w:r>
            <w:proofErr w:type="spellEnd"/>
            <w:r>
              <w:rPr>
                <w:b/>
                <w:bCs/>
                <w:szCs w:val="28"/>
              </w:rPr>
              <w:t xml:space="preserve"> </w:t>
            </w:r>
            <w:r>
              <w:rPr>
                <w:szCs w:val="28"/>
              </w:rPr>
              <w:t>desde cero: una lista con un diccionario adentro. Es la primera vez que existe.</w:t>
            </w:r>
          </w:p>
          <w:p w14:paraId="2A979A47" w14:textId="77777777" w:rsidR="000D2808" w:rsidRDefault="000D2808" w:rsidP="000E5B41"/>
          <w:p w14:paraId="55CFC303" w14:textId="77777777" w:rsidR="00323AA0" w:rsidRDefault="00323AA0" w:rsidP="000E5B41"/>
          <w:p w14:paraId="2A66BBFC" w14:textId="77777777" w:rsidR="00323AA0" w:rsidRDefault="00323AA0" w:rsidP="000E5B41"/>
          <w:p w14:paraId="2F15B824" w14:textId="560CD22C" w:rsidR="000D2808" w:rsidRDefault="000D2808" w:rsidP="000E5B41">
            <w:r>
              <w:rPr>
                <w:b/>
                <w:bCs/>
              </w:rPr>
              <w:t xml:space="preserve">El </w:t>
            </w:r>
            <w:proofErr w:type="spellStart"/>
            <w:r w:rsidRPr="000D2808">
              <w:rPr>
                <w:b/>
                <w:bCs/>
              </w:rPr>
              <w:t>question</w:t>
            </w:r>
            <w:proofErr w:type="spellEnd"/>
            <w:r w:rsidRPr="000D2808">
              <w:rPr>
                <w:b/>
                <w:bCs/>
              </w:rPr>
              <w:t>[0]["</w:t>
            </w:r>
            <w:proofErr w:type="spellStart"/>
            <w:r w:rsidRPr="000D2808">
              <w:rPr>
                <w:b/>
                <w:bCs/>
              </w:rPr>
              <w:t>content</w:t>
            </w:r>
            <w:proofErr w:type="spellEnd"/>
            <w:r w:rsidRPr="000D2808">
              <w:rPr>
                <w:b/>
                <w:bCs/>
              </w:rPr>
              <w:t>"] += ...</w:t>
            </w:r>
            <w:r>
              <w:rPr>
                <w:b/>
                <w:bCs/>
              </w:rPr>
              <w:t xml:space="preserve"> </w:t>
            </w:r>
            <w:r w:rsidR="00F80EEA">
              <w:t xml:space="preserve">No </w:t>
            </w:r>
            <w:r w:rsidR="00F80EEA">
              <w:rPr>
                <w:b/>
                <w:bCs/>
              </w:rPr>
              <w:t xml:space="preserve">crea nada nuevo. </w:t>
            </w:r>
            <w:r w:rsidR="00F80EEA">
              <w:t xml:space="preserve">Entra a la lista que ya existe y le agrega texto al final del </w:t>
            </w:r>
            <w:r w:rsidR="00F80EEA">
              <w:rPr>
                <w:b/>
                <w:bCs/>
              </w:rPr>
              <w:t>“</w:t>
            </w:r>
            <w:proofErr w:type="spellStart"/>
            <w:r w:rsidR="00F80EEA">
              <w:rPr>
                <w:b/>
                <w:bCs/>
              </w:rPr>
              <w:t>conent</w:t>
            </w:r>
            <w:proofErr w:type="spellEnd"/>
            <w:r w:rsidR="00F80EEA">
              <w:rPr>
                <w:b/>
                <w:bCs/>
              </w:rPr>
              <w:t xml:space="preserve">” </w:t>
            </w:r>
            <w:r w:rsidR="00F80EEA">
              <w:t xml:space="preserve">que ya </w:t>
            </w:r>
            <w:proofErr w:type="spellStart"/>
            <w:r w:rsidR="00F80EEA">
              <w:t>tenia</w:t>
            </w:r>
            <w:proofErr w:type="spellEnd"/>
            <w:r w:rsidR="00F80EEA">
              <w:t>.</w:t>
            </w:r>
          </w:p>
          <w:p w14:paraId="0842E928" w14:textId="77777777" w:rsidR="00F80EEA" w:rsidRPr="00F80EEA" w:rsidRDefault="00F80EEA" w:rsidP="000E5B41"/>
          <w:p w14:paraId="1B734F92" w14:textId="78A01D7E" w:rsidR="009E310D" w:rsidRDefault="00323AA0" w:rsidP="00323AA0">
            <w:pPr>
              <w:pStyle w:val="Prrafodelista"/>
              <w:numPr>
                <w:ilvl w:val="0"/>
                <w:numId w:val="58"/>
              </w:numPr>
            </w:pPr>
            <w:proofErr w:type="spellStart"/>
            <w:proofErr w:type="gramStart"/>
            <w:r>
              <w:rPr>
                <w:b/>
                <w:bCs/>
              </w:rPr>
              <w:t>Question</w:t>
            </w:r>
            <w:proofErr w:type="spellEnd"/>
            <w:r>
              <w:rPr>
                <w:b/>
                <w:bCs/>
              </w:rPr>
              <w:t>[</w:t>
            </w:r>
            <w:proofErr w:type="gramEnd"/>
            <w:r>
              <w:rPr>
                <w:b/>
                <w:bCs/>
              </w:rPr>
              <w:t xml:space="preserve">0] -&gt; </w:t>
            </w:r>
            <w:r>
              <w:t>el primer (y único) diccionario de la lista.</w:t>
            </w:r>
          </w:p>
          <w:p w14:paraId="3EBD1109" w14:textId="695ED479" w:rsidR="00323AA0" w:rsidRPr="00323AA0" w:rsidRDefault="00323AA0" w:rsidP="00323AA0">
            <w:pPr>
              <w:pStyle w:val="Prrafodelista"/>
              <w:numPr>
                <w:ilvl w:val="0"/>
                <w:numId w:val="58"/>
              </w:numPr>
              <w:rPr>
                <w:b/>
                <w:bCs/>
              </w:rPr>
            </w:pPr>
            <w:r w:rsidRPr="00323AA0">
              <w:rPr>
                <w:b/>
                <w:bCs/>
              </w:rPr>
              <w:t>[“</w:t>
            </w:r>
            <w:proofErr w:type="spellStart"/>
            <w:r w:rsidRPr="00323AA0">
              <w:rPr>
                <w:b/>
                <w:bCs/>
              </w:rPr>
              <w:t>content</w:t>
            </w:r>
            <w:proofErr w:type="spellEnd"/>
            <w:r w:rsidRPr="00323AA0">
              <w:rPr>
                <w:b/>
                <w:bCs/>
              </w:rPr>
              <w:t>”]</w:t>
            </w:r>
            <w:r>
              <w:rPr>
                <w:b/>
                <w:bCs/>
              </w:rPr>
              <w:t xml:space="preserve"> </w:t>
            </w:r>
            <w:r>
              <w:t>-&gt; el valor de esa clave, que hoy es la pregunta sobre Laertes.</w:t>
            </w:r>
          </w:p>
          <w:p w14:paraId="7CBA77D5" w14:textId="66A26F37" w:rsidR="00323AA0" w:rsidRPr="00853806" w:rsidRDefault="00853806" w:rsidP="00323AA0">
            <w:pPr>
              <w:pStyle w:val="Prrafodelista"/>
              <w:numPr>
                <w:ilvl w:val="0"/>
                <w:numId w:val="58"/>
              </w:numPr>
              <w:rPr>
                <w:b/>
                <w:bCs/>
              </w:rPr>
            </w:pPr>
            <w:r w:rsidRPr="00853806">
              <w:rPr>
                <w:b/>
                <w:bCs/>
              </w:rPr>
              <w:t xml:space="preserve">+= </w:t>
            </w:r>
            <w:r w:rsidRPr="00853806">
              <w:t>→ le pega más texto al final, sin borrar lo que ya había.</w:t>
            </w:r>
          </w:p>
          <w:p w14:paraId="56901DF0" w14:textId="77777777" w:rsidR="00853806" w:rsidRDefault="00853806" w:rsidP="00853806">
            <w:pPr>
              <w:rPr>
                <w:b/>
                <w:bCs/>
              </w:rPr>
            </w:pPr>
          </w:p>
          <w:p w14:paraId="07A8DE54" w14:textId="77777777" w:rsidR="00853806" w:rsidRDefault="00853806" w:rsidP="00853806">
            <w:pPr>
              <w:rPr>
                <w:b/>
                <w:bCs/>
                <w:sz w:val="24"/>
                <w:szCs w:val="28"/>
              </w:rPr>
            </w:pPr>
            <w:r w:rsidRPr="00853806">
              <w:rPr>
                <w:b/>
                <w:bCs/>
                <w:sz w:val="24"/>
                <w:szCs w:val="28"/>
                <w:highlight w:val="yellow"/>
              </w:rPr>
              <w:t>Antes y después</w:t>
            </w:r>
          </w:p>
          <w:p w14:paraId="330DEEB1" w14:textId="77777777" w:rsidR="00F36D48" w:rsidRPr="00853806" w:rsidRDefault="00F36D48" w:rsidP="00853806">
            <w:pPr>
              <w:rPr>
                <w:b/>
                <w:bCs/>
                <w:sz w:val="24"/>
                <w:szCs w:val="28"/>
              </w:rPr>
            </w:pPr>
          </w:p>
          <w:p w14:paraId="182EEF58" w14:textId="77777777" w:rsidR="00853806" w:rsidRPr="00853806" w:rsidRDefault="00853806" w:rsidP="00853806">
            <w:pPr>
              <w:rPr>
                <w:b/>
                <w:bCs/>
              </w:rPr>
            </w:pPr>
            <w:r w:rsidRPr="00853806">
              <w:rPr>
                <w:b/>
                <w:bCs/>
              </w:rPr>
              <w:t>Antes (</w:t>
            </w:r>
            <w:proofErr w:type="spellStart"/>
            <w:r w:rsidRPr="00853806">
              <w:rPr>
                <w:b/>
                <w:bCs/>
              </w:rPr>
              <w:t>question</w:t>
            </w:r>
            <w:proofErr w:type="spellEnd"/>
            <w:r w:rsidRPr="00853806">
              <w:rPr>
                <w:b/>
                <w:bCs/>
              </w:rPr>
              <w:t>[0]["</w:t>
            </w:r>
            <w:proofErr w:type="spellStart"/>
            <w:r w:rsidRPr="00853806">
              <w:rPr>
                <w:b/>
                <w:bCs/>
              </w:rPr>
              <w:t>content</w:t>
            </w:r>
            <w:proofErr w:type="spellEnd"/>
            <w:r w:rsidRPr="00853806">
              <w:rPr>
                <w:b/>
                <w:bCs/>
              </w:rPr>
              <w:t>"]):</w:t>
            </w:r>
          </w:p>
          <w:p w14:paraId="4EE9B32E" w14:textId="0F04A442" w:rsidR="00853806" w:rsidRDefault="00F36D48" w:rsidP="00853806">
            <w:pPr>
              <w:rPr>
                <w:b/>
                <w:bCs/>
              </w:rPr>
            </w:pPr>
            <w:r w:rsidRPr="00F36D48">
              <w:rPr>
                <w:b/>
                <w:bCs/>
                <w:noProof/>
              </w:rPr>
              <w:drawing>
                <wp:inline distT="0" distB="0" distL="0" distR="0" wp14:anchorId="401E326C" wp14:editId="618126C9">
                  <wp:extent cx="6378493" cy="510584"/>
                  <wp:effectExtent l="0" t="0" r="3810" b="3810"/>
                  <wp:docPr id="1726240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40360" name=""/>
                          <pic:cNvPicPr/>
                        </pic:nvPicPr>
                        <pic:blipFill>
                          <a:blip r:embed="rId629"/>
                          <a:stretch>
                            <a:fillRect/>
                          </a:stretch>
                        </pic:blipFill>
                        <pic:spPr>
                          <a:xfrm>
                            <a:off x="0" y="0"/>
                            <a:ext cx="6378493" cy="510584"/>
                          </a:xfrm>
                          <a:prstGeom prst="rect">
                            <a:avLst/>
                          </a:prstGeom>
                        </pic:spPr>
                      </pic:pic>
                    </a:graphicData>
                  </a:graphic>
                </wp:inline>
              </w:drawing>
            </w:r>
          </w:p>
          <w:p w14:paraId="1C0BD7BA" w14:textId="77777777" w:rsidR="00F36D48" w:rsidRDefault="00F36D48" w:rsidP="00853806">
            <w:pPr>
              <w:rPr>
                <w:b/>
                <w:bCs/>
              </w:rPr>
            </w:pPr>
          </w:p>
          <w:p w14:paraId="3330B4E5" w14:textId="77777777" w:rsidR="00F36D48" w:rsidRPr="00F36D48" w:rsidRDefault="00F36D48" w:rsidP="00F36D48">
            <w:pPr>
              <w:rPr>
                <w:b/>
                <w:bCs/>
              </w:rPr>
            </w:pPr>
            <w:r w:rsidRPr="00F36D48">
              <w:rPr>
                <w:b/>
                <w:bCs/>
              </w:rPr>
              <w:t>Después (</w:t>
            </w:r>
            <w:proofErr w:type="spellStart"/>
            <w:r w:rsidRPr="00F36D48">
              <w:rPr>
                <w:b/>
                <w:bCs/>
              </w:rPr>
              <w:t>question</w:t>
            </w:r>
            <w:proofErr w:type="spellEnd"/>
            <w:r w:rsidRPr="00F36D48">
              <w:rPr>
                <w:b/>
                <w:bCs/>
              </w:rPr>
              <w:t>[0]["</w:t>
            </w:r>
            <w:proofErr w:type="spellStart"/>
            <w:r w:rsidRPr="00F36D48">
              <w:rPr>
                <w:b/>
                <w:bCs/>
              </w:rPr>
              <w:t>content</w:t>
            </w:r>
            <w:proofErr w:type="spellEnd"/>
            <w:r w:rsidRPr="00F36D48">
              <w:rPr>
                <w:b/>
                <w:bCs/>
              </w:rPr>
              <w:t>"]):</w:t>
            </w:r>
          </w:p>
          <w:p w14:paraId="2B31ADB2" w14:textId="00FCDD6F" w:rsidR="00F36D48" w:rsidRDefault="00F36D48" w:rsidP="00853806">
            <w:pPr>
              <w:rPr>
                <w:b/>
                <w:bCs/>
              </w:rPr>
            </w:pPr>
            <w:r w:rsidRPr="00F36D48">
              <w:rPr>
                <w:b/>
                <w:bCs/>
                <w:noProof/>
              </w:rPr>
              <w:drawing>
                <wp:inline distT="0" distB="0" distL="0" distR="0" wp14:anchorId="7FC79EB9" wp14:editId="28211047">
                  <wp:extent cx="6416596" cy="1348857"/>
                  <wp:effectExtent l="0" t="0" r="3810" b="3810"/>
                  <wp:docPr id="204211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1804" name=""/>
                          <pic:cNvPicPr/>
                        </pic:nvPicPr>
                        <pic:blipFill>
                          <a:blip r:embed="rId630"/>
                          <a:stretch>
                            <a:fillRect/>
                          </a:stretch>
                        </pic:blipFill>
                        <pic:spPr>
                          <a:xfrm>
                            <a:off x="0" y="0"/>
                            <a:ext cx="6416596" cy="1348857"/>
                          </a:xfrm>
                          <a:prstGeom prst="rect">
                            <a:avLst/>
                          </a:prstGeom>
                        </pic:spPr>
                      </pic:pic>
                    </a:graphicData>
                  </a:graphic>
                </wp:inline>
              </w:drawing>
            </w:r>
          </w:p>
          <w:p w14:paraId="468BB95B" w14:textId="77777777" w:rsidR="00F36D48" w:rsidRDefault="00F36D48" w:rsidP="00853806">
            <w:pPr>
              <w:rPr>
                <w:b/>
                <w:bCs/>
              </w:rPr>
            </w:pPr>
          </w:p>
          <w:p w14:paraId="0AC8A961" w14:textId="77777777" w:rsidR="00F36D48" w:rsidRPr="00F36D48" w:rsidRDefault="00F36D48" w:rsidP="00F36D48">
            <w:pPr>
              <w:rPr>
                <w:b/>
                <w:bCs/>
              </w:rPr>
            </w:pPr>
            <w:r w:rsidRPr="00F36D48">
              <w:rPr>
                <w:b/>
                <w:bCs/>
              </w:rPr>
              <w:t>En una tabla</w:t>
            </w:r>
          </w:p>
          <w:p w14:paraId="74ECD14F" w14:textId="626C658C" w:rsidR="00F36D48" w:rsidRDefault="0033254B" w:rsidP="00853806">
            <w:pPr>
              <w:rPr>
                <w:b/>
                <w:bCs/>
              </w:rPr>
            </w:pPr>
            <w:r w:rsidRPr="0033254B">
              <w:rPr>
                <w:b/>
                <w:bCs/>
                <w:noProof/>
              </w:rPr>
              <w:drawing>
                <wp:inline distT="0" distB="0" distL="0" distR="0" wp14:anchorId="7380938F" wp14:editId="1D732756">
                  <wp:extent cx="5909734" cy="1409464"/>
                  <wp:effectExtent l="38100" t="38100" r="34290" b="38735"/>
                  <wp:docPr id="1099840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40255" name=""/>
                          <pic:cNvPicPr/>
                        </pic:nvPicPr>
                        <pic:blipFill>
                          <a:blip r:embed="rId631"/>
                          <a:stretch>
                            <a:fillRect/>
                          </a:stretch>
                        </pic:blipFill>
                        <pic:spPr>
                          <a:xfrm>
                            <a:off x="0" y="0"/>
                            <a:ext cx="5911919" cy="1409985"/>
                          </a:xfrm>
                          <a:prstGeom prst="rect">
                            <a:avLst/>
                          </a:prstGeom>
                          <a:ln w="28575">
                            <a:solidFill>
                              <a:schemeClr val="tx1"/>
                            </a:solidFill>
                          </a:ln>
                        </pic:spPr>
                      </pic:pic>
                    </a:graphicData>
                  </a:graphic>
                </wp:inline>
              </w:drawing>
            </w:r>
          </w:p>
          <w:p w14:paraId="77AFBDAE" w14:textId="100B2EE6" w:rsidR="009E310D" w:rsidRDefault="0033254B" w:rsidP="0033254B">
            <w:r w:rsidRPr="0033254B">
              <w:t xml:space="preserve">Por eso en el notebook, la llamada 2 (sin el </w:t>
            </w:r>
            <w:r w:rsidRPr="0033254B">
              <w:rPr>
                <w:b/>
                <w:bCs/>
              </w:rPr>
              <w:t>+=</w:t>
            </w:r>
            <w:r w:rsidRPr="0033254B">
              <w:t xml:space="preserve">) usa la pregunta corta, y la llamada 3 en adelante (después del </w:t>
            </w:r>
            <w:r w:rsidRPr="0033254B">
              <w:rPr>
                <w:b/>
                <w:bCs/>
              </w:rPr>
              <w:t>+=</w:t>
            </w:r>
            <w:r w:rsidRPr="0033254B">
              <w:t>) ya manda la pregunta junto con todo Hamlet pegado.</w:t>
            </w:r>
          </w:p>
        </w:tc>
      </w:tr>
    </w:tbl>
    <w:p w14:paraId="0345111E" w14:textId="77777777" w:rsidR="009866AB" w:rsidRPr="000E5B41" w:rsidRDefault="009866AB" w:rsidP="000E5B41"/>
    <w:p w14:paraId="6CBC3E87" w14:textId="77777777" w:rsidR="000E5B41" w:rsidRDefault="000E5B41" w:rsidP="00A57FC6"/>
    <w:p w14:paraId="7746443A" w14:textId="77777777" w:rsidR="00B041D0" w:rsidRDefault="00B041D0" w:rsidP="00A57FC6"/>
    <w:p w14:paraId="6B2B47DC" w14:textId="7670BB1B" w:rsidR="00B041D0" w:rsidRDefault="00B041D0">
      <w:r>
        <w:br w:type="page"/>
      </w:r>
    </w:p>
    <w:p w14:paraId="31DE1EC6" w14:textId="41C71D40" w:rsidR="00B041D0" w:rsidRDefault="00B041D0" w:rsidP="00B041D0">
      <w:pPr>
        <w:pStyle w:val="Ttulo4"/>
        <w:rPr>
          <w:b/>
          <w:bCs/>
          <w:i w:val="0"/>
          <w:iCs w:val="0"/>
          <w:sz w:val="24"/>
        </w:rPr>
      </w:pPr>
      <w:r w:rsidRPr="00B041D0">
        <w:rPr>
          <w:b/>
          <w:bCs/>
          <w:i w:val="0"/>
          <w:iCs w:val="0"/>
          <w:sz w:val="24"/>
          <w:highlight w:val="yellow"/>
        </w:rPr>
        <w:lastRenderedPageBreak/>
        <w:t>2.3.4.3: Llamada 3: la misma pregunta, otra vez</w:t>
      </w:r>
    </w:p>
    <w:p w14:paraId="3209EC52" w14:textId="52441484" w:rsidR="00C26749" w:rsidRDefault="00C26749" w:rsidP="00B041D0">
      <w:r w:rsidRPr="00C26749">
        <w:rPr>
          <w:noProof/>
        </w:rPr>
        <w:drawing>
          <wp:inline distT="0" distB="0" distL="0" distR="0" wp14:anchorId="38DD65A8" wp14:editId="4403E336">
            <wp:extent cx="6477000" cy="1897521"/>
            <wp:effectExtent l="19050" t="19050" r="19050" b="26670"/>
            <wp:docPr id="218896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96786" name=""/>
                    <pic:cNvPicPr/>
                  </pic:nvPicPr>
                  <pic:blipFill>
                    <a:blip r:embed="rId632"/>
                    <a:stretch>
                      <a:fillRect/>
                    </a:stretch>
                  </pic:blipFill>
                  <pic:spPr>
                    <a:xfrm>
                      <a:off x="0" y="0"/>
                      <a:ext cx="6481110" cy="1898725"/>
                    </a:xfrm>
                    <a:prstGeom prst="rect">
                      <a:avLst/>
                    </a:prstGeom>
                    <a:ln w="19050">
                      <a:solidFill>
                        <a:srgbClr val="EE0000"/>
                      </a:solidFill>
                    </a:ln>
                  </pic:spPr>
                </pic:pic>
              </a:graphicData>
            </a:graphic>
          </wp:inline>
        </w:drawing>
      </w:r>
      <w:r w:rsidR="0098047B" w:rsidRPr="0098047B">
        <w:rPr>
          <w:noProof/>
        </w:rPr>
        <w:drawing>
          <wp:inline distT="0" distB="0" distL="0" distR="0" wp14:anchorId="2EB414A6" wp14:editId="7EBE7AC8">
            <wp:extent cx="6593417" cy="1916364"/>
            <wp:effectExtent l="19050" t="19050" r="17145" b="27305"/>
            <wp:docPr id="1262689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89158" name=""/>
                    <pic:cNvPicPr/>
                  </pic:nvPicPr>
                  <pic:blipFill>
                    <a:blip r:embed="rId633"/>
                    <a:stretch>
                      <a:fillRect/>
                    </a:stretch>
                  </pic:blipFill>
                  <pic:spPr>
                    <a:xfrm>
                      <a:off x="0" y="0"/>
                      <a:ext cx="6600359" cy="1918382"/>
                    </a:xfrm>
                    <a:prstGeom prst="rect">
                      <a:avLst/>
                    </a:prstGeom>
                    <a:ln w="19050">
                      <a:solidFill>
                        <a:srgbClr val="EE0000"/>
                      </a:solidFill>
                    </a:ln>
                  </pic:spPr>
                </pic:pic>
              </a:graphicData>
            </a:graphic>
          </wp:inline>
        </w:drawing>
      </w:r>
    </w:p>
    <w:p w14:paraId="020EE4B5" w14:textId="054238B5" w:rsidR="0098047B" w:rsidRPr="0098047B" w:rsidRDefault="0098047B" w:rsidP="00B041D0">
      <w:pPr>
        <w:rPr>
          <w:b/>
          <w:bCs/>
          <w:sz w:val="24"/>
          <w:szCs w:val="28"/>
        </w:rPr>
      </w:pPr>
      <w:r w:rsidRPr="0098047B">
        <w:rPr>
          <w:b/>
          <w:bCs/>
          <w:sz w:val="24"/>
          <w:szCs w:val="28"/>
        </w:rPr>
        <w:t>Antes:</w:t>
      </w:r>
    </w:p>
    <w:p w14:paraId="2F493BB1" w14:textId="69993CF5" w:rsidR="0098047B" w:rsidRDefault="00956379" w:rsidP="00B041D0">
      <w:r w:rsidRPr="00956379">
        <w:rPr>
          <w:noProof/>
        </w:rPr>
        <w:drawing>
          <wp:inline distT="0" distB="0" distL="0" distR="0" wp14:anchorId="36C465AF" wp14:editId="277DCCE2">
            <wp:extent cx="2705334" cy="876376"/>
            <wp:effectExtent l="0" t="0" r="0" b="0"/>
            <wp:docPr id="375101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01407" name=""/>
                    <pic:cNvPicPr/>
                  </pic:nvPicPr>
                  <pic:blipFill>
                    <a:blip r:embed="rId634"/>
                    <a:stretch>
                      <a:fillRect/>
                    </a:stretch>
                  </pic:blipFill>
                  <pic:spPr>
                    <a:xfrm>
                      <a:off x="0" y="0"/>
                      <a:ext cx="2705334" cy="876376"/>
                    </a:xfrm>
                    <a:prstGeom prst="rect">
                      <a:avLst/>
                    </a:prstGeom>
                  </pic:spPr>
                </pic:pic>
              </a:graphicData>
            </a:graphic>
          </wp:inline>
        </w:drawing>
      </w:r>
    </w:p>
    <w:p w14:paraId="2468893D" w14:textId="77777777" w:rsidR="00956379" w:rsidRPr="00956379" w:rsidRDefault="00956379" w:rsidP="00956379">
      <w:pPr>
        <w:rPr>
          <w:b/>
          <w:bCs/>
          <w:sz w:val="24"/>
          <w:szCs w:val="28"/>
        </w:rPr>
      </w:pPr>
      <w:r w:rsidRPr="00956379">
        <w:rPr>
          <w:b/>
          <w:bCs/>
          <w:sz w:val="24"/>
          <w:szCs w:val="28"/>
        </w:rPr>
        <w:t>Mismos 53.212 tokens de entrada, pero ahora:</w:t>
      </w:r>
    </w:p>
    <w:p w14:paraId="7BC0C3BE" w14:textId="33DAA19D" w:rsidR="00956379" w:rsidRDefault="002E2D94" w:rsidP="00B041D0">
      <w:r w:rsidRPr="002E2D94">
        <w:rPr>
          <w:noProof/>
        </w:rPr>
        <w:drawing>
          <wp:inline distT="0" distB="0" distL="0" distR="0" wp14:anchorId="6576DA5A" wp14:editId="1BA39221">
            <wp:extent cx="6416596" cy="800169"/>
            <wp:effectExtent l="0" t="0" r="3810" b="0"/>
            <wp:docPr id="1493886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86176" name=""/>
                    <pic:cNvPicPr/>
                  </pic:nvPicPr>
                  <pic:blipFill>
                    <a:blip r:embed="rId635"/>
                    <a:stretch>
                      <a:fillRect/>
                    </a:stretch>
                  </pic:blipFill>
                  <pic:spPr>
                    <a:xfrm>
                      <a:off x="0" y="0"/>
                      <a:ext cx="6416596" cy="800169"/>
                    </a:xfrm>
                    <a:prstGeom prst="rect">
                      <a:avLst/>
                    </a:prstGeom>
                  </pic:spPr>
                </pic:pic>
              </a:graphicData>
            </a:graphic>
          </wp:inline>
        </w:drawing>
      </w:r>
    </w:p>
    <w:p w14:paraId="3DD8A634" w14:textId="77777777" w:rsidR="002E2D94" w:rsidRPr="002E2D94" w:rsidRDefault="002E2D94" w:rsidP="002E2D94">
      <w:r w:rsidRPr="002E2D94">
        <w:rPr>
          <w:b/>
          <w:bCs/>
        </w:rPr>
        <w:t>1,3525 / 0,2436 ≈ 5,6 veces más barato</w:t>
      </w:r>
      <w:r w:rsidRPr="002E2D94">
        <w:t>, muy cerca de las "unas cinco veces menos" que dice el profesor.</w:t>
      </w:r>
    </w:p>
    <w:p w14:paraId="79F77BF7" w14:textId="77777777" w:rsidR="00FA04E6" w:rsidRPr="00FA04E6" w:rsidRDefault="00FA04E6" w:rsidP="00FA04E6">
      <w:pPr>
        <w:rPr>
          <w:b/>
          <w:bCs/>
        </w:rPr>
      </w:pPr>
      <w:r w:rsidRPr="00FA04E6">
        <w:rPr>
          <w:b/>
          <w:bCs/>
        </w:rPr>
        <w:t>Por qué pasó</w:t>
      </w:r>
    </w:p>
    <w:p w14:paraId="7373D771" w14:textId="53AE5196" w:rsidR="002E2D94" w:rsidRDefault="00FA04E6" w:rsidP="00B041D0">
      <w:r>
        <w:t xml:space="preserve">El sistema detecto que ya habías mandado ese mismo texto hace poco, y reutilizo el </w:t>
      </w:r>
      <w:proofErr w:type="spellStart"/>
      <w:r>
        <w:t>calculo</w:t>
      </w:r>
      <w:proofErr w:type="spellEnd"/>
      <w:r>
        <w:t xml:space="preserve"> guardado (lo que vimos antes como KV cache), cobrando mucho menos por esa parte repetida.</w:t>
      </w:r>
    </w:p>
    <w:p w14:paraId="0BCF3782" w14:textId="77777777" w:rsidR="00FA04E6" w:rsidRDefault="00FA04E6" w:rsidP="00B041D0"/>
    <w:p w14:paraId="4CA598A7" w14:textId="77777777" w:rsidR="00111A57" w:rsidRDefault="00111A57" w:rsidP="00B041D0"/>
    <w:p w14:paraId="6C9039B8" w14:textId="77777777" w:rsidR="00111A57" w:rsidRDefault="00111A57" w:rsidP="00B041D0"/>
    <w:p w14:paraId="38D0D57F" w14:textId="77777777" w:rsidR="00111A57" w:rsidRDefault="00111A57" w:rsidP="00B041D0"/>
    <w:p w14:paraId="3E309DF7" w14:textId="0A78041A" w:rsidR="00111A57" w:rsidRDefault="00111A57" w:rsidP="00111A57">
      <w:pPr>
        <w:pStyle w:val="Ttulo3"/>
        <w:rPr>
          <w:b/>
          <w:bCs/>
          <w:sz w:val="24"/>
          <w:szCs w:val="24"/>
          <w:highlight w:val="yellow"/>
        </w:rPr>
      </w:pPr>
      <w:bookmarkStart w:id="123" w:name="_Toc243791212"/>
      <w:r>
        <w:rPr>
          <w:b/>
          <w:bCs/>
          <w:sz w:val="24"/>
          <w:szCs w:val="24"/>
          <w:highlight w:val="yellow"/>
        </w:rPr>
        <w:lastRenderedPageBreak/>
        <w:t>2.3.</w:t>
      </w:r>
      <w:r w:rsidR="00D7575F">
        <w:rPr>
          <w:b/>
          <w:bCs/>
          <w:sz w:val="24"/>
          <w:szCs w:val="24"/>
          <w:highlight w:val="yellow"/>
        </w:rPr>
        <w:t xml:space="preserve">5 </w:t>
      </w:r>
      <w:r w:rsidR="00E170D1">
        <w:rPr>
          <w:b/>
          <w:bCs/>
          <w:sz w:val="24"/>
          <w:szCs w:val="24"/>
          <w:highlight w:val="yellow"/>
        </w:rPr>
        <w:t>La letra chica del cache, por proveedor</w:t>
      </w:r>
      <w:r w:rsidR="009807A6">
        <w:rPr>
          <w:b/>
          <w:bCs/>
          <w:sz w:val="24"/>
          <w:szCs w:val="24"/>
          <w:highlight w:val="yellow"/>
        </w:rPr>
        <w:t>: IMPORTANTE – para sacarle el máximo provecho al rendimiento</w:t>
      </w:r>
      <w:bookmarkEnd w:id="123"/>
    </w:p>
    <w:p w14:paraId="723B7239" w14:textId="049F46C0" w:rsidR="00E170D1" w:rsidRDefault="002F0603" w:rsidP="00E170D1">
      <w:pPr>
        <w:rPr>
          <w:highlight w:val="yellow"/>
        </w:rPr>
      </w:pPr>
      <w:r w:rsidRPr="002F0603">
        <w:rPr>
          <w:noProof/>
        </w:rPr>
        <w:drawing>
          <wp:inline distT="0" distB="0" distL="0" distR="0" wp14:anchorId="6D69E1D4" wp14:editId="2E32F073">
            <wp:extent cx="6302286" cy="2034716"/>
            <wp:effectExtent l="38100" t="38100" r="41910" b="41910"/>
            <wp:docPr id="598379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79100" name=""/>
                    <pic:cNvPicPr/>
                  </pic:nvPicPr>
                  <pic:blipFill>
                    <a:blip r:embed="rId636"/>
                    <a:stretch>
                      <a:fillRect/>
                    </a:stretch>
                  </pic:blipFill>
                  <pic:spPr>
                    <a:xfrm>
                      <a:off x="0" y="0"/>
                      <a:ext cx="6302286" cy="2034716"/>
                    </a:xfrm>
                    <a:prstGeom prst="rect">
                      <a:avLst/>
                    </a:prstGeom>
                    <a:ln w="28575">
                      <a:solidFill>
                        <a:schemeClr val="tx1"/>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7667F0" w14:paraId="30631DCA" w14:textId="77777777" w:rsidTr="007667F0">
        <w:tc>
          <w:tcPr>
            <w:tcW w:w="10790" w:type="dxa"/>
          </w:tcPr>
          <w:p w14:paraId="4A6D0B40" w14:textId="77777777" w:rsidR="006454D3" w:rsidRPr="006454D3" w:rsidRDefault="006454D3" w:rsidP="006454D3">
            <w:r w:rsidRPr="006454D3">
              <w:t xml:space="preserve">Habla de </w:t>
            </w:r>
            <w:r w:rsidRPr="006454D3">
              <w:rPr>
                <w:b/>
                <w:bCs/>
              </w:rPr>
              <w:t>cómo cada proveedor cobra menos cuando le mandas texto repetido</w:t>
            </w:r>
            <w:r w:rsidRPr="006454D3">
              <w:t>, y que la forma de activarlo cambia según el proveedor.</w:t>
            </w:r>
          </w:p>
          <w:p w14:paraId="14898E90" w14:textId="77777777" w:rsidR="007667F0" w:rsidRDefault="007667F0" w:rsidP="00E170D1">
            <w:pPr>
              <w:rPr>
                <w:highlight w:val="yellow"/>
              </w:rPr>
            </w:pPr>
          </w:p>
          <w:p w14:paraId="54390AC5" w14:textId="77777777" w:rsidR="006454D3" w:rsidRPr="006454D3" w:rsidRDefault="006454D3" w:rsidP="006454D3">
            <w:pPr>
              <w:rPr>
                <w:b/>
                <w:bCs/>
                <w:sz w:val="24"/>
                <w:szCs w:val="28"/>
                <w:highlight w:val="yellow"/>
              </w:rPr>
            </w:pPr>
            <w:r w:rsidRPr="006454D3">
              <w:rPr>
                <w:b/>
                <w:bCs/>
                <w:sz w:val="24"/>
                <w:szCs w:val="28"/>
                <w:highlight w:val="yellow"/>
              </w:rPr>
              <w:t>La idea general (ya la vimos con Hamlet)</w:t>
            </w:r>
          </w:p>
          <w:p w14:paraId="1B740D02" w14:textId="66A85BFF" w:rsidR="006454D3" w:rsidRPr="006454D3" w:rsidRDefault="006454D3" w:rsidP="00E170D1">
            <w:r w:rsidRPr="006454D3">
              <w:t>Si le mandas el mismo texto largo dos veces seguidas, el proveedor puede reutilizar calculo que ya hizo antes, en vez de recalcular todo de cero. Eso te cobra mucho menos la segunda vez.</w:t>
            </w:r>
          </w:p>
          <w:p w14:paraId="5F838DC9" w14:textId="77777777" w:rsidR="006454D3" w:rsidRDefault="006454D3" w:rsidP="00E170D1">
            <w:pPr>
              <w:rPr>
                <w:highlight w:val="yellow"/>
              </w:rPr>
            </w:pPr>
          </w:p>
          <w:p w14:paraId="6FF0D0DF" w14:textId="77777777" w:rsidR="00492715" w:rsidRPr="00492715" w:rsidRDefault="00492715" w:rsidP="00492715">
            <w:pPr>
              <w:rPr>
                <w:b/>
                <w:bCs/>
                <w:sz w:val="24"/>
                <w:szCs w:val="28"/>
                <w:highlight w:val="yellow"/>
              </w:rPr>
            </w:pPr>
            <w:proofErr w:type="spellStart"/>
            <w:r w:rsidRPr="00492715">
              <w:rPr>
                <w:b/>
                <w:bCs/>
                <w:sz w:val="24"/>
                <w:szCs w:val="28"/>
                <w:highlight w:val="yellow"/>
              </w:rPr>
              <w:t>OpenAI</w:t>
            </w:r>
            <w:proofErr w:type="spellEnd"/>
            <w:r w:rsidRPr="00492715">
              <w:rPr>
                <w:b/>
                <w:bCs/>
                <w:sz w:val="24"/>
                <w:szCs w:val="28"/>
                <w:highlight w:val="yellow"/>
              </w:rPr>
              <w:t>: automático, pero con una regla estricta</w:t>
            </w:r>
          </w:p>
          <w:p w14:paraId="4FEE7EBD" w14:textId="2A27FA65" w:rsidR="006454D3" w:rsidRDefault="002F27BB" w:rsidP="00492715">
            <w:pPr>
              <w:pStyle w:val="Prrafodelista"/>
              <w:numPr>
                <w:ilvl w:val="0"/>
                <w:numId w:val="58"/>
              </w:numPr>
            </w:pPr>
            <w:r w:rsidRPr="002F27BB">
              <w:t xml:space="preserve">"Los aciertos de caché solo son posibles para coincidencias exactas de </w:t>
            </w:r>
            <w:r w:rsidRPr="002F27BB">
              <w:rPr>
                <w:b/>
                <w:bCs/>
              </w:rPr>
              <w:t>prefijo</w:t>
            </w:r>
            <w:r w:rsidRPr="002F27BB">
              <w:t>"</w:t>
            </w:r>
          </w:p>
          <w:p w14:paraId="439699CF" w14:textId="77777777" w:rsidR="002F27BB" w:rsidRDefault="002F27BB" w:rsidP="002F27BB"/>
          <w:p w14:paraId="39AA8EC2" w14:textId="40BD91FE" w:rsidR="002F27BB" w:rsidRDefault="002F27BB" w:rsidP="002F27BB">
            <w:r>
              <w:t xml:space="preserve">Significa que el inicio del </w:t>
            </w:r>
            <w:proofErr w:type="spellStart"/>
            <w:r>
              <w:t>prompt</w:t>
            </w:r>
            <w:proofErr w:type="spellEnd"/>
            <w:r>
              <w:t xml:space="preserve"> debe ser </w:t>
            </w:r>
            <w:r>
              <w:rPr>
                <w:b/>
                <w:bCs/>
              </w:rPr>
              <w:t xml:space="preserve">idéntico, carácter por carácter, </w:t>
            </w:r>
            <w:r>
              <w:t>hasta el punto donde quieres que se corte el cache.</w:t>
            </w:r>
          </w:p>
          <w:p w14:paraId="53C9FA76" w14:textId="77777777" w:rsidR="00D55DB2" w:rsidRDefault="00D55DB2" w:rsidP="002F27BB"/>
          <w:tbl>
            <w:tblPr>
              <w:tblStyle w:val="Tablaconcuadrcula4-nfasis4"/>
              <w:tblW w:w="0" w:type="auto"/>
              <w:tblLook w:val="04A0" w:firstRow="1" w:lastRow="0" w:firstColumn="1" w:lastColumn="0" w:noHBand="0" w:noVBand="1"/>
            </w:tblPr>
            <w:tblGrid>
              <w:gridCol w:w="5282"/>
              <w:gridCol w:w="5282"/>
            </w:tblGrid>
            <w:tr w:rsidR="00D55DB2" w14:paraId="59B11F5D" w14:textId="77777777" w:rsidTr="00D55D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2" w:type="dxa"/>
                </w:tcPr>
                <w:p w14:paraId="37D31EC6" w14:textId="37F17B8B" w:rsidR="00D55DB2" w:rsidRPr="00D55DB2" w:rsidRDefault="00D55DB2" w:rsidP="002F27BB">
                  <w:pPr>
                    <w:rPr>
                      <w:b w:val="0"/>
                      <w:bCs w:val="0"/>
                    </w:rPr>
                  </w:pPr>
                  <w:r>
                    <w:rPr>
                      <w:b w:val="0"/>
                      <w:bCs w:val="0"/>
                    </w:rPr>
                    <w:t xml:space="preserve">Orden del </w:t>
                  </w:r>
                  <w:proofErr w:type="spellStart"/>
                  <w:r>
                    <w:rPr>
                      <w:b w:val="0"/>
                      <w:bCs w:val="0"/>
                    </w:rPr>
                    <w:t>prompt</w:t>
                  </w:r>
                  <w:proofErr w:type="spellEnd"/>
                </w:p>
              </w:tc>
              <w:tc>
                <w:tcPr>
                  <w:tcW w:w="5282" w:type="dxa"/>
                </w:tcPr>
                <w:p w14:paraId="395053F1" w14:textId="70E34DFA" w:rsidR="00D55DB2" w:rsidRPr="00D55DB2" w:rsidRDefault="00D55DB2" w:rsidP="002F27BB">
                  <w:pPr>
                    <w:cnfStyle w:val="100000000000" w:firstRow="1" w:lastRow="0" w:firstColumn="0" w:lastColumn="0" w:oddVBand="0" w:evenVBand="0" w:oddHBand="0" w:evenHBand="0" w:firstRowFirstColumn="0" w:firstRowLastColumn="0" w:lastRowFirstColumn="0" w:lastRowLastColumn="0"/>
                    <w:rPr>
                      <w:b w:val="0"/>
                      <w:bCs w:val="0"/>
                    </w:rPr>
                  </w:pPr>
                  <w:r w:rsidRPr="00D55DB2">
                    <w:rPr>
                      <w:b w:val="0"/>
                      <w:bCs w:val="0"/>
                    </w:rPr>
                    <w:t>¿Activa cache?</w:t>
                  </w:r>
                </w:p>
              </w:tc>
            </w:tr>
            <w:tr w:rsidR="00D55DB2" w14:paraId="5DAD0656" w14:textId="77777777" w:rsidTr="00D5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2" w:type="dxa"/>
                </w:tcPr>
                <w:p w14:paraId="7B0D1251" w14:textId="35C2D0B0" w:rsidR="00D55DB2" w:rsidRPr="0000016C" w:rsidRDefault="0000016C" w:rsidP="002F27BB">
                  <w:pPr>
                    <w:rPr>
                      <w:b w:val="0"/>
                      <w:bCs w:val="0"/>
                    </w:rPr>
                  </w:pPr>
                  <w:r>
                    <w:rPr>
                      <w:b w:val="0"/>
                      <w:bCs w:val="0"/>
                    </w:rPr>
                    <w:t>Instrucciones fijas al inicio + dato variable al final</w:t>
                  </w:r>
                </w:p>
              </w:tc>
              <w:tc>
                <w:tcPr>
                  <w:tcW w:w="5282" w:type="dxa"/>
                </w:tcPr>
                <w:p w14:paraId="3F849DF8" w14:textId="0088D575" w:rsidR="00D55DB2" w:rsidRDefault="0000016C" w:rsidP="002F27BB">
                  <w:pPr>
                    <w:cnfStyle w:val="000000100000" w:firstRow="0" w:lastRow="0" w:firstColumn="0" w:lastColumn="0" w:oddVBand="0" w:evenVBand="0" w:oddHBand="1" w:evenHBand="0" w:firstRowFirstColumn="0" w:firstRowLastColumn="0" w:lastRowFirstColumn="0" w:lastRowLastColumn="0"/>
                  </w:pPr>
                  <w:r>
                    <w:t>Si</w:t>
                  </w:r>
                </w:p>
              </w:tc>
            </w:tr>
            <w:tr w:rsidR="00D55DB2" w14:paraId="176AA26D" w14:textId="77777777" w:rsidTr="00D55DB2">
              <w:tc>
                <w:tcPr>
                  <w:cnfStyle w:val="001000000000" w:firstRow="0" w:lastRow="0" w:firstColumn="1" w:lastColumn="0" w:oddVBand="0" w:evenVBand="0" w:oddHBand="0" w:evenHBand="0" w:firstRowFirstColumn="0" w:firstRowLastColumn="0" w:lastRowFirstColumn="0" w:lastRowLastColumn="0"/>
                  <w:tcW w:w="5282" w:type="dxa"/>
                </w:tcPr>
                <w:p w14:paraId="51D909E0" w14:textId="4C1FD706" w:rsidR="00D55DB2" w:rsidRPr="0000016C" w:rsidRDefault="0000016C" w:rsidP="002F27BB">
                  <w:pPr>
                    <w:rPr>
                      <w:b w:val="0"/>
                      <w:bCs w:val="0"/>
                    </w:rPr>
                  </w:pPr>
                  <w:r>
                    <w:rPr>
                      <w:b w:val="0"/>
                      <w:bCs w:val="0"/>
                    </w:rPr>
                    <w:t>Dato variable al inicio + instrucciones fijas al final</w:t>
                  </w:r>
                </w:p>
              </w:tc>
              <w:tc>
                <w:tcPr>
                  <w:tcW w:w="5282" w:type="dxa"/>
                </w:tcPr>
                <w:p w14:paraId="0E5CC127" w14:textId="1FF6B7CB" w:rsidR="00D55DB2" w:rsidRDefault="0000016C" w:rsidP="002F27BB">
                  <w:pPr>
                    <w:cnfStyle w:val="000000000000" w:firstRow="0" w:lastRow="0" w:firstColumn="0" w:lastColumn="0" w:oddVBand="0" w:evenVBand="0" w:oddHBand="0" w:evenHBand="0" w:firstRowFirstColumn="0" w:firstRowLastColumn="0" w:lastRowFirstColumn="0" w:lastRowLastColumn="0"/>
                  </w:pPr>
                  <w:r>
                    <w:t>No, porque el inicio cambia siempre</w:t>
                  </w:r>
                </w:p>
              </w:tc>
            </w:tr>
          </w:tbl>
          <w:p w14:paraId="6D3FE4C6" w14:textId="77777777" w:rsidR="00D55DB2" w:rsidRDefault="00D55DB2" w:rsidP="002F27BB"/>
          <w:p w14:paraId="11E1F6D3" w14:textId="77777777" w:rsidR="003021D1" w:rsidRPr="003021D1" w:rsidRDefault="003021D1" w:rsidP="003021D1">
            <w:r w:rsidRPr="003021D1">
              <w:rPr>
                <w:b/>
                <w:bCs/>
              </w:rPr>
              <w:t>Costo:</w:t>
            </w:r>
            <w:r w:rsidRPr="003021D1">
              <w:t xml:space="preserve"> lo cacheado sale </w:t>
            </w:r>
            <w:r w:rsidRPr="003021D1">
              <w:rPr>
                <w:b/>
                <w:bCs/>
              </w:rPr>
              <w:t>4 veces más barato</w:t>
            </w:r>
            <w:r w:rsidRPr="003021D1">
              <w:t>.</w:t>
            </w:r>
          </w:p>
          <w:p w14:paraId="73D40420" w14:textId="77777777" w:rsidR="003021D1" w:rsidRPr="003021D1" w:rsidRDefault="003021D1" w:rsidP="003021D1">
            <w:r w:rsidRPr="003021D1">
              <w:rPr>
                <w:b/>
                <w:bCs/>
              </w:rPr>
              <w:t>Ejemplo con la fecha (el error típico que mencionó el profesor):</w:t>
            </w:r>
          </w:p>
          <w:p w14:paraId="677A842D" w14:textId="3A4B51E5" w:rsidR="002F27BB" w:rsidRDefault="003021D1" w:rsidP="003021D1">
            <w:pPr>
              <w:pStyle w:val="Prrafodelista"/>
              <w:numPr>
                <w:ilvl w:val="0"/>
                <w:numId w:val="58"/>
              </w:numPr>
            </w:pPr>
            <w:r>
              <w:t>Mal</w:t>
            </w:r>
            <w:r w:rsidR="000B064F">
              <w:t xml:space="preserve">: </w:t>
            </w:r>
            <w:r w:rsidR="000B064F" w:rsidRPr="000B064F">
              <w:rPr>
                <w:b/>
                <w:bCs/>
              </w:rPr>
              <w:t>"Hoy es 6 de octubre. Eres un asistente útil..."</w:t>
            </w:r>
            <w:r w:rsidR="000B064F" w:rsidRPr="000B064F">
              <w:t xml:space="preserve"> →</w:t>
            </w:r>
            <w:r w:rsidR="000B064F">
              <w:t xml:space="preserve"> el inicio cambia cada día, nunca hay cache.</w:t>
            </w:r>
          </w:p>
          <w:p w14:paraId="2BB45146" w14:textId="05449085" w:rsidR="000B064F" w:rsidRDefault="000B064F" w:rsidP="000B064F">
            <w:pPr>
              <w:pStyle w:val="Prrafodelista"/>
              <w:numPr>
                <w:ilvl w:val="0"/>
                <w:numId w:val="58"/>
              </w:numPr>
            </w:pPr>
            <w:r>
              <w:t xml:space="preserve">Bien: </w:t>
            </w:r>
            <w:r>
              <w:rPr>
                <w:b/>
                <w:bCs/>
              </w:rPr>
              <w:t xml:space="preserve">“Eres un asistente útil… Hoy es 6 de octubre” </w:t>
            </w:r>
            <w:r w:rsidRPr="000B064F">
              <w:t>→</w:t>
            </w:r>
            <w:r>
              <w:t xml:space="preserve"> el inicio queda fijo, si hay cache.</w:t>
            </w:r>
          </w:p>
          <w:p w14:paraId="0B225FB0" w14:textId="77777777" w:rsidR="002F27BB" w:rsidRPr="002F27BB" w:rsidRDefault="002F27BB" w:rsidP="002F27BB"/>
          <w:p w14:paraId="622A18A3" w14:textId="77777777" w:rsidR="00D3652E" w:rsidRPr="00D3652E" w:rsidRDefault="00D3652E" w:rsidP="00D3652E">
            <w:pPr>
              <w:rPr>
                <w:b/>
                <w:bCs/>
                <w:sz w:val="24"/>
                <w:szCs w:val="28"/>
                <w:highlight w:val="yellow"/>
              </w:rPr>
            </w:pPr>
            <w:proofErr w:type="spellStart"/>
            <w:r w:rsidRPr="00D3652E">
              <w:rPr>
                <w:b/>
                <w:bCs/>
                <w:sz w:val="24"/>
                <w:szCs w:val="28"/>
                <w:highlight w:val="yellow"/>
              </w:rPr>
              <w:t>Anthropic</w:t>
            </w:r>
            <w:proofErr w:type="spellEnd"/>
            <w:r w:rsidRPr="00D3652E">
              <w:rPr>
                <w:b/>
                <w:bCs/>
                <w:sz w:val="24"/>
                <w:szCs w:val="28"/>
                <w:highlight w:val="yellow"/>
              </w:rPr>
              <w:t>: manual, con un costo inicial</w:t>
            </w:r>
          </w:p>
          <w:p w14:paraId="6B93994D" w14:textId="6D7FD90F" w:rsidR="006454D3" w:rsidRDefault="00D3652E" w:rsidP="00D3652E">
            <w:pPr>
              <w:pStyle w:val="Prrafodelista"/>
              <w:numPr>
                <w:ilvl w:val="0"/>
                <w:numId w:val="58"/>
              </w:numPr>
            </w:pPr>
            <w:r>
              <w:rPr>
                <w:b/>
                <w:bCs/>
              </w:rPr>
              <w:t xml:space="preserve">No es automático. </w:t>
            </w:r>
            <w:r>
              <w:t>Tienes que decirle explícitamente a Claude que parte quieres cachear.</w:t>
            </w:r>
          </w:p>
          <w:p w14:paraId="4AF4F742" w14:textId="6EB26133" w:rsidR="00D3652E" w:rsidRDefault="00D3652E" w:rsidP="00D3652E">
            <w:pPr>
              <w:pStyle w:val="Prrafodelista"/>
              <w:numPr>
                <w:ilvl w:val="0"/>
                <w:numId w:val="58"/>
              </w:numPr>
            </w:pPr>
            <w:r>
              <w:rPr>
                <w:b/>
                <w:bCs/>
              </w:rPr>
              <w:t xml:space="preserve">Pagas 25% </w:t>
            </w:r>
            <w:proofErr w:type="spellStart"/>
            <w:r>
              <w:rPr>
                <w:b/>
                <w:bCs/>
              </w:rPr>
              <w:t>mas</w:t>
            </w:r>
            <w:proofErr w:type="spellEnd"/>
            <w:r>
              <w:rPr>
                <w:b/>
                <w:bCs/>
              </w:rPr>
              <w:t xml:space="preserve"> </w:t>
            </w:r>
            <w:r>
              <w:t>la primera vez, para “preparar” (cebar) el cache.</w:t>
            </w:r>
          </w:p>
          <w:p w14:paraId="799AD80F" w14:textId="30096305" w:rsidR="00D3652E" w:rsidRDefault="004B20B6" w:rsidP="00D3652E">
            <w:pPr>
              <w:pStyle w:val="Prrafodelista"/>
              <w:numPr>
                <w:ilvl w:val="0"/>
                <w:numId w:val="58"/>
              </w:numPr>
            </w:pPr>
            <w:r w:rsidRPr="004B20B6">
              <w:rPr>
                <w:b/>
                <w:bCs/>
              </w:rPr>
              <w:t>Pagas 10 veces menos</w:t>
            </w:r>
            <w:r w:rsidRPr="004B20B6">
              <w:t xml:space="preserve"> las veces siguientes, al reutilizarlo.</w:t>
            </w:r>
          </w:p>
          <w:p w14:paraId="7C86C023" w14:textId="77777777" w:rsidR="004B20B6" w:rsidRDefault="004B20B6" w:rsidP="004B20B6"/>
          <w:p w14:paraId="171B6CA5" w14:textId="77777777" w:rsidR="004B20B6" w:rsidRPr="004B20B6" w:rsidRDefault="004B20B6" w:rsidP="004B20B6">
            <w:r w:rsidRPr="004B20B6">
              <w:rPr>
                <w:b/>
                <w:bCs/>
              </w:rPr>
              <w:t>Ejemplo con números inventados:</w:t>
            </w:r>
            <w:r w:rsidRPr="004B20B6">
              <w:t xml:space="preserve"> si el </w:t>
            </w:r>
            <w:proofErr w:type="spellStart"/>
            <w:r w:rsidRPr="004B20B6">
              <w:t>prompt</w:t>
            </w:r>
            <w:proofErr w:type="spellEnd"/>
            <w:r w:rsidRPr="004B20B6">
              <w:t xml:space="preserve"> normal cuesta $1:</w:t>
            </w:r>
          </w:p>
          <w:p w14:paraId="3C1B68D1" w14:textId="29062F84" w:rsidR="00E47297" w:rsidRPr="00E47297" w:rsidRDefault="00E47297" w:rsidP="00E47297">
            <w:pPr>
              <w:pStyle w:val="Prrafodelista"/>
              <w:numPr>
                <w:ilvl w:val="0"/>
                <w:numId w:val="58"/>
              </w:numPr>
            </w:pPr>
            <w:r w:rsidRPr="00E47297">
              <w:t>Primera llamada (cebando caché): $1 × 1,25 = $1,25</w:t>
            </w:r>
          </w:p>
          <w:p w14:paraId="0290DE0A" w14:textId="7425C848" w:rsidR="00E47297" w:rsidRDefault="00E47297" w:rsidP="00E47297">
            <w:pPr>
              <w:pStyle w:val="Prrafodelista"/>
              <w:numPr>
                <w:ilvl w:val="0"/>
                <w:numId w:val="58"/>
              </w:numPr>
            </w:pPr>
            <w:r w:rsidRPr="00E47297">
              <w:t>Siguientes llamadas (reutilizando): $1 / 10 = $0,10</w:t>
            </w:r>
          </w:p>
          <w:p w14:paraId="25BCC9C2" w14:textId="77777777" w:rsidR="00E47297" w:rsidRDefault="00E47297" w:rsidP="00E47297"/>
          <w:p w14:paraId="52B3CE7D" w14:textId="77777777" w:rsidR="00E47297" w:rsidRPr="00E47297" w:rsidRDefault="00E47297" w:rsidP="00E47297">
            <w:r w:rsidRPr="00E47297">
              <w:t>Si lo usas muchas veces, sale mucho más barato a pesar del costo inicial.</w:t>
            </w:r>
          </w:p>
          <w:p w14:paraId="56952F18" w14:textId="77777777" w:rsidR="00E47297" w:rsidRPr="00E47297" w:rsidRDefault="00E47297" w:rsidP="00E47297"/>
          <w:p w14:paraId="5E656967" w14:textId="77777777" w:rsidR="00E47297" w:rsidRPr="009F5157" w:rsidRDefault="00E47297" w:rsidP="00E47297">
            <w:pPr>
              <w:rPr>
                <w:b/>
                <w:bCs/>
                <w:sz w:val="24"/>
                <w:szCs w:val="28"/>
              </w:rPr>
            </w:pPr>
            <w:r w:rsidRPr="009F5157">
              <w:rPr>
                <w:b/>
                <w:bCs/>
                <w:sz w:val="24"/>
                <w:szCs w:val="28"/>
                <w:highlight w:val="yellow"/>
              </w:rPr>
              <w:t>Gemini: las dos formas</w:t>
            </w:r>
          </w:p>
          <w:p w14:paraId="7C72A3C6" w14:textId="12D38DF8" w:rsidR="009F5157" w:rsidRPr="009F5157" w:rsidRDefault="009F5157" w:rsidP="009F5157">
            <w:pPr>
              <w:pStyle w:val="Prrafodelista"/>
              <w:numPr>
                <w:ilvl w:val="0"/>
                <w:numId w:val="58"/>
              </w:numPr>
            </w:pPr>
            <w:r w:rsidRPr="009F5157">
              <w:rPr>
                <w:b/>
                <w:bCs/>
              </w:rPr>
              <w:t>Implícito:</w:t>
            </w:r>
            <w:r w:rsidRPr="009F5157">
              <w:t xml:space="preserve"> automático, como </w:t>
            </w:r>
            <w:proofErr w:type="spellStart"/>
            <w:r w:rsidRPr="009F5157">
              <w:t>OpenAI</w:t>
            </w:r>
            <w:proofErr w:type="spellEnd"/>
            <w:r w:rsidRPr="009F5157">
              <w:t>.</w:t>
            </w:r>
          </w:p>
          <w:p w14:paraId="5501CCA7" w14:textId="6A702E9B" w:rsidR="009F5157" w:rsidRPr="009F5157" w:rsidRDefault="009F5157" w:rsidP="009F5157">
            <w:pPr>
              <w:pStyle w:val="Prrafodelista"/>
              <w:numPr>
                <w:ilvl w:val="0"/>
                <w:numId w:val="58"/>
              </w:numPr>
            </w:pPr>
            <w:r w:rsidRPr="009F5157">
              <w:rPr>
                <w:b/>
                <w:bCs/>
              </w:rPr>
              <w:t>Explícito:</w:t>
            </w:r>
            <w:r w:rsidRPr="009F5157">
              <w:t xml:space="preserve"> tú decides qué cachear, como </w:t>
            </w:r>
            <w:proofErr w:type="spellStart"/>
            <w:r w:rsidRPr="009F5157">
              <w:t>Anthropic</w:t>
            </w:r>
            <w:proofErr w:type="spellEnd"/>
            <w:r w:rsidRPr="009F5157">
              <w:t>.</w:t>
            </w:r>
          </w:p>
          <w:p w14:paraId="307B8F1F" w14:textId="77777777" w:rsidR="009F5157" w:rsidRPr="009F5157" w:rsidRDefault="009F5157" w:rsidP="009F5157">
            <w:r w:rsidRPr="009F5157">
              <w:t>El notebook no entra en detalle y solo deja el enlace a la documentación.</w:t>
            </w:r>
          </w:p>
          <w:p w14:paraId="7FA643B0" w14:textId="77777777" w:rsidR="009F5157" w:rsidRDefault="009F5157" w:rsidP="009F5157"/>
          <w:p w14:paraId="787B6BC8" w14:textId="77777777" w:rsidR="009F5157" w:rsidRDefault="009F5157" w:rsidP="009F5157"/>
          <w:p w14:paraId="301C8708" w14:textId="77777777" w:rsidR="009F5157" w:rsidRPr="009F5157" w:rsidRDefault="009F5157" w:rsidP="009F5157">
            <w:pPr>
              <w:rPr>
                <w:b/>
                <w:bCs/>
                <w:sz w:val="24"/>
                <w:szCs w:val="28"/>
              </w:rPr>
            </w:pPr>
            <w:r w:rsidRPr="009F5157">
              <w:rPr>
                <w:b/>
                <w:bCs/>
                <w:sz w:val="24"/>
                <w:szCs w:val="28"/>
                <w:highlight w:val="yellow"/>
              </w:rPr>
              <w:t>Por qué importa esta comparación</w:t>
            </w:r>
          </w:p>
          <w:tbl>
            <w:tblPr>
              <w:tblStyle w:val="Tablaconcuadrcula4-nfasis4"/>
              <w:tblW w:w="0" w:type="auto"/>
              <w:tblLook w:val="04A0" w:firstRow="1" w:lastRow="0" w:firstColumn="1" w:lastColumn="0" w:noHBand="0" w:noVBand="1"/>
            </w:tblPr>
            <w:tblGrid>
              <w:gridCol w:w="2641"/>
              <w:gridCol w:w="2641"/>
              <w:gridCol w:w="2641"/>
              <w:gridCol w:w="2641"/>
            </w:tblGrid>
            <w:tr w:rsidR="009F5157" w14:paraId="344BFBDD" w14:textId="77777777" w:rsidTr="009F51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39139080" w14:textId="41B6E777" w:rsidR="009F5157" w:rsidRPr="009F5157" w:rsidRDefault="009F5157" w:rsidP="009F5157">
                  <w:pPr>
                    <w:rPr>
                      <w:b w:val="0"/>
                      <w:bCs w:val="0"/>
                    </w:rPr>
                  </w:pPr>
                  <w:r w:rsidRPr="009F5157">
                    <w:rPr>
                      <w:b w:val="0"/>
                      <w:bCs w:val="0"/>
                    </w:rPr>
                    <w:t>Proveedor</w:t>
                  </w:r>
                </w:p>
              </w:tc>
              <w:tc>
                <w:tcPr>
                  <w:tcW w:w="2641" w:type="dxa"/>
                </w:tcPr>
                <w:p w14:paraId="3E9B51E5" w14:textId="3A68D374" w:rsidR="009F5157" w:rsidRPr="009F5157" w:rsidRDefault="009F5157" w:rsidP="009F5157">
                  <w:pPr>
                    <w:cnfStyle w:val="100000000000" w:firstRow="1" w:lastRow="0" w:firstColumn="0" w:lastColumn="0" w:oddVBand="0" w:evenVBand="0" w:oddHBand="0" w:evenHBand="0" w:firstRowFirstColumn="0" w:firstRowLastColumn="0" w:lastRowFirstColumn="0" w:lastRowLastColumn="0"/>
                    <w:rPr>
                      <w:b w:val="0"/>
                      <w:bCs w:val="0"/>
                    </w:rPr>
                  </w:pPr>
                  <w:r w:rsidRPr="009F5157">
                    <w:rPr>
                      <w:b w:val="0"/>
                      <w:bCs w:val="0"/>
                    </w:rPr>
                    <w:t>¿Automático?</w:t>
                  </w:r>
                </w:p>
              </w:tc>
              <w:tc>
                <w:tcPr>
                  <w:tcW w:w="2641" w:type="dxa"/>
                </w:tcPr>
                <w:p w14:paraId="67A19E66" w14:textId="7C727E97" w:rsidR="009F5157" w:rsidRPr="009F5157" w:rsidRDefault="009F5157" w:rsidP="009F5157">
                  <w:pPr>
                    <w:cnfStyle w:val="100000000000" w:firstRow="1" w:lastRow="0" w:firstColumn="0" w:lastColumn="0" w:oddVBand="0" w:evenVBand="0" w:oddHBand="0" w:evenHBand="0" w:firstRowFirstColumn="0" w:firstRowLastColumn="0" w:lastRowFirstColumn="0" w:lastRowLastColumn="0"/>
                    <w:rPr>
                      <w:b w:val="0"/>
                      <w:bCs w:val="0"/>
                    </w:rPr>
                  </w:pPr>
                  <w:r w:rsidRPr="009F5157">
                    <w:rPr>
                      <w:b w:val="0"/>
                      <w:bCs w:val="0"/>
                    </w:rPr>
                    <w:t>¿Costo extra inicial?</w:t>
                  </w:r>
                </w:p>
              </w:tc>
              <w:tc>
                <w:tcPr>
                  <w:tcW w:w="2641" w:type="dxa"/>
                </w:tcPr>
                <w:p w14:paraId="3E469196" w14:textId="7946DCF4" w:rsidR="009F5157" w:rsidRPr="009F5157" w:rsidRDefault="009F5157" w:rsidP="009F5157">
                  <w:pPr>
                    <w:cnfStyle w:val="100000000000" w:firstRow="1" w:lastRow="0" w:firstColumn="0" w:lastColumn="0" w:oddVBand="0" w:evenVBand="0" w:oddHBand="0" w:evenHBand="0" w:firstRowFirstColumn="0" w:firstRowLastColumn="0" w:lastRowFirstColumn="0" w:lastRowLastColumn="0"/>
                    <w:rPr>
                      <w:b w:val="0"/>
                      <w:bCs w:val="0"/>
                    </w:rPr>
                  </w:pPr>
                  <w:r w:rsidRPr="009F5157">
                    <w:rPr>
                      <w:b w:val="0"/>
                      <w:bCs w:val="0"/>
                    </w:rPr>
                    <w:t>Ahorro</w:t>
                  </w:r>
                </w:p>
              </w:tc>
            </w:tr>
            <w:tr w:rsidR="009F5157" w14:paraId="70508886" w14:textId="77777777" w:rsidTr="009F5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620A14FD" w14:textId="767ACAF8" w:rsidR="009F5157" w:rsidRDefault="009F5157" w:rsidP="009F5157">
                  <w:proofErr w:type="spellStart"/>
                  <w:r w:rsidRPr="009F5157">
                    <w:t>OpenAI</w:t>
                  </w:r>
                  <w:proofErr w:type="spellEnd"/>
                </w:p>
              </w:tc>
              <w:tc>
                <w:tcPr>
                  <w:tcW w:w="2641" w:type="dxa"/>
                </w:tcPr>
                <w:p w14:paraId="37D42798" w14:textId="3939B9F7" w:rsidR="009F5157" w:rsidRDefault="009F5157" w:rsidP="009F5157">
                  <w:pPr>
                    <w:cnfStyle w:val="000000100000" w:firstRow="0" w:lastRow="0" w:firstColumn="0" w:lastColumn="0" w:oddVBand="0" w:evenVBand="0" w:oddHBand="1" w:evenHBand="0" w:firstRowFirstColumn="0" w:firstRowLastColumn="0" w:lastRowFirstColumn="0" w:lastRowLastColumn="0"/>
                  </w:pPr>
                  <w:r w:rsidRPr="009F5157">
                    <w:t>Sí</w:t>
                  </w:r>
                </w:p>
              </w:tc>
              <w:tc>
                <w:tcPr>
                  <w:tcW w:w="2641" w:type="dxa"/>
                </w:tcPr>
                <w:p w14:paraId="60FFCB75" w14:textId="7F6E8A2A" w:rsidR="009F5157" w:rsidRDefault="009F5157" w:rsidP="009F5157">
                  <w:pPr>
                    <w:cnfStyle w:val="000000100000" w:firstRow="0" w:lastRow="0" w:firstColumn="0" w:lastColumn="0" w:oddVBand="0" w:evenVBand="0" w:oddHBand="1" w:evenHBand="0" w:firstRowFirstColumn="0" w:firstRowLastColumn="0" w:lastRowFirstColumn="0" w:lastRowLastColumn="0"/>
                  </w:pPr>
                  <w:r w:rsidRPr="009F5157">
                    <w:t>No</w:t>
                  </w:r>
                </w:p>
              </w:tc>
              <w:tc>
                <w:tcPr>
                  <w:tcW w:w="2641" w:type="dxa"/>
                </w:tcPr>
                <w:p w14:paraId="502D2E28" w14:textId="48B83E79" w:rsidR="009F5157" w:rsidRDefault="009F5157" w:rsidP="009F5157">
                  <w:pPr>
                    <w:cnfStyle w:val="000000100000" w:firstRow="0" w:lastRow="0" w:firstColumn="0" w:lastColumn="0" w:oddVBand="0" w:evenVBand="0" w:oddHBand="1" w:evenHBand="0" w:firstRowFirstColumn="0" w:firstRowLastColumn="0" w:lastRowFirstColumn="0" w:lastRowLastColumn="0"/>
                  </w:pPr>
                  <w:r w:rsidRPr="009F5157">
                    <w:t>4×</w:t>
                  </w:r>
                </w:p>
              </w:tc>
            </w:tr>
            <w:tr w:rsidR="009F5157" w14:paraId="54ECE3FE" w14:textId="77777777" w:rsidTr="009F5157">
              <w:tc>
                <w:tcPr>
                  <w:cnfStyle w:val="001000000000" w:firstRow="0" w:lastRow="0" w:firstColumn="1" w:lastColumn="0" w:oddVBand="0" w:evenVBand="0" w:oddHBand="0" w:evenHBand="0" w:firstRowFirstColumn="0" w:firstRowLastColumn="0" w:lastRowFirstColumn="0" w:lastRowLastColumn="0"/>
                  <w:tcW w:w="2641" w:type="dxa"/>
                </w:tcPr>
                <w:p w14:paraId="5C926E45" w14:textId="79E3E82B" w:rsidR="009F5157" w:rsidRDefault="009F5157" w:rsidP="009F5157">
                  <w:proofErr w:type="spellStart"/>
                  <w:r w:rsidRPr="009F5157">
                    <w:t>Anthropic</w:t>
                  </w:r>
                  <w:proofErr w:type="spellEnd"/>
                </w:p>
              </w:tc>
              <w:tc>
                <w:tcPr>
                  <w:tcW w:w="2641" w:type="dxa"/>
                </w:tcPr>
                <w:p w14:paraId="789D34FD" w14:textId="51009378" w:rsidR="009F5157" w:rsidRDefault="009F5157" w:rsidP="009F5157">
                  <w:pPr>
                    <w:cnfStyle w:val="000000000000" w:firstRow="0" w:lastRow="0" w:firstColumn="0" w:lastColumn="0" w:oddVBand="0" w:evenVBand="0" w:oddHBand="0" w:evenHBand="0" w:firstRowFirstColumn="0" w:firstRowLastColumn="0" w:lastRowFirstColumn="0" w:lastRowLastColumn="0"/>
                  </w:pPr>
                  <w:r w:rsidRPr="009F5157">
                    <w:t>No, hay que indicarlo</w:t>
                  </w:r>
                </w:p>
              </w:tc>
              <w:tc>
                <w:tcPr>
                  <w:tcW w:w="2641" w:type="dxa"/>
                </w:tcPr>
                <w:p w14:paraId="4206CBA4" w14:textId="1635863C" w:rsidR="009F5157" w:rsidRDefault="009F5157" w:rsidP="009F5157">
                  <w:pPr>
                    <w:cnfStyle w:val="000000000000" w:firstRow="0" w:lastRow="0" w:firstColumn="0" w:lastColumn="0" w:oddVBand="0" w:evenVBand="0" w:oddHBand="0" w:evenHBand="0" w:firstRowFirstColumn="0" w:firstRowLastColumn="0" w:lastRowFirstColumn="0" w:lastRowLastColumn="0"/>
                  </w:pPr>
                  <w:r w:rsidRPr="009F5157">
                    <w:t>Sí, +25%</w:t>
                  </w:r>
                </w:p>
              </w:tc>
              <w:tc>
                <w:tcPr>
                  <w:tcW w:w="2641" w:type="dxa"/>
                </w:tcPr>
                <w:p w14:paraId="19BF24A1" w14:textId="4F68DFF7" w:rsidR="009F5157" w:rsidRDefault="009F5157" w:rsidP="009F5157">
                  <w:pPr>
                    <w:cnfStyle w:val="000000000000" w:firstRow="0" w:lastRow="0" w:firstColumn="0" w:lastColumn="0" w:oddVBand="0" w:evenVBand="0" w:oddHBand="0" w:evenHBand="0" w:firstRowFirstColumn="0" w:firstRowLastColumn="0" w:lastRowFirstColumn="0" w:lastRowLastColumn="0"/>
                  </w:pPr>
                  <w:r w:rsidRPr="009F5157">
                    <w:t>10×</w:t>
                  </w:r>
                </w:p>
              </w:tc>
            </w:tr>
            <w:tr w:rsidR="009F5157" w14:paraId="51AEB09F" w14:textId="77777777" w:rsidTr="009F5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66B26690" w14:textId="64B87D97" w:rsidR="009F5157" w:rsidRPr="009F5157" w:rsidRDefault="009F5157" w:rsidP="009F5157">
                  <w:r w:rsidRPr="009F5157">
                    <w:t>Gemini</w:t>
                  </w:r>
                </w:p>
              </w:tc>
              <w:tc>
                <w:tcPr>
                  <w:tcW w:w="2641" w:type="dxa"/>
                </w:tcPr>
                <w:p w14:paraId="65158DFC" w14:textId="463F4DD3" w:rsidR="009F5157" w:rsidRPr="009F5157" w:rsidRDefault="009F5157" w:rsidP="009F5157">
                  <w:pPr>
                    <w:cnfStyle w:val="000000100000" w:firstRow="0" w:lastRow="0" w:firstColumn="0" w:lastColumn="0" w:oddVBand="0" w:evenVBand="0" w:oddHBand="1" w:evenHBand="0" w:firstRowFirstColumn="0" w:firstRowLastColumn="0" w:lastRowFirstColumn="0" w:lastRowLastColumn="0"/>
                  </w:pPr>
                  <w:r w:rsidRPr="009F5157">
                    <w:t>Ambos modos</w:t>
                  </w:r>
                </w:p>
              </w:tc>
              <w:tc>
                <w:tcPr>
                  <w:tcW w:w="2641" w:type="dxa"/>
                </w:tcPr>
                <w:p w14:paraId="06F4D710" w14:textId="230417C1" w:rsidR="009F5157" w:rsidRPr="009F5157" w:rsidRDefault="009F5157" w:rsidP="009F5157">
                  <w:pPr>
                    <w:cnfStyle w:val="000000100000" w:firstRow="0" w:lastRow="0" w:firstColumn="0" w:lastColumn="0" w:oddVBand="0" w:evenVBand="0" w:oddHBand="1" w:evenHBand="0" w:firstRowFirstColumn="0" w:firstRowLastColumn="0" w:lastRowFirstColumn="0" w:lastRowLastColumn="0"/>
                  </w:pPr>
                  <w:r w:rsidRPr="009F5157">
                    <w:t>Depende del modo</w:t>
                  </w:r>
                </w:p>
              </w:tc>
              <w:tc>
                <w:tcPr>
                  <w:tcW w:w="2641" w:type="dxa"/>
                </w:tcPr>
                <w:p w14:paraId="79EB4478" w14:textId="7B548F51" w:rsidR="009F5157" w:rsidRPr="009F5157" w:rsidRDefault="009F5157" w:rsidP="009F5157">
                  <w:pPr>
                    <w:cnfStyle w:val="000000100000" w:firstRow="0" w:lastRow="0" w:firstColumn="0" w:lastColumn="0" w:oddVBand="0" w:evenVBand="0" w:oddHBand="1" w:evenHBand="0" w:firstRowFirstColumn="0" w:firstRowLastColumn="0" w:lastRowFirstColumn="0" w:lastRowLastColumn="0"/>
                  </w:pPr>
                  <w:r w:rsidRPr="009F5157">
                    <w:t>No especifica</w:t>
                  </w:r>
                </w:p>
              </w:tc>
            </w:tr>
          </w:tbl>
          <w:p w14:paraId="64EA96FA" w14:textId="77777777" w:rsidR="009F5157" w:rsidRDefault="009F5157" w:rsidP="009F5157"/>
          <w:p w14:paraId="10ED6A06" w14:textId="002E1C60" w:rsidR="004B20B6" w:rsidRPr="00D3652E" w:rsidRDefault="0093109B" w:rsidP="00E47297">
            <w:r w:rsidRPr="0093109B">
              <w:t>Esto conecta directo con el experimento de Hamlet que vimos: ahí usaron Gemini, y el caché se activó solo (sin configurarlo a mano), lo que calza con que Gemini también soporta el modo implícito.</w:t>
            </w:r>
          </w:p>
          <w:p w14:paraId="30470A4E" w14:textId="77777777" w:rsidR="006454D3" w:rsidRDefault="006454D3" w:rsidP="00E170D1">
            <w:pPr>
              <w:rPr>
                <w:highlight w:val="yellow"/>
              </w:rPr>
            </w:pPr>
          </w:p>
        </w:tc>
      </w:tr>
    </w:tbl>
    <w:p w14:paraId="16A5F9A6" w14:textId="3A812CC0" w:rsidR="00702026" w:rsidRPr="00702026" w:rsidRDefault="00702026" w:rsidP="00E170D1">
      <w:pPr>
        <w:rPr>
          <w:b/>
          <w:bCs/>
          <w:sz w:val="24"/>
          <w:szCs w:val="28"/>
          <w:highlight w:val="yellow"/>
        </w:rPr>
      </w:pPr>
      <w:r w:rsidRPr="00702026">
        <w:rPr>
          <w:b/>
          <w:bCs/>
          <w:sz w:val="24"/>
          <w:szCs w:val="28"/>
          <w:highlight w:val="yellow"/>
        </w:rPr>
        <w:lastRenderedPageBreak/>
        <w:t>Ejemplo:</w:t>
      </w:r>
    </w:p>
    <w:p w14:paraId="7E64A82F" w14:textId="3DDFD0E0" w:rsidR="0093109B" w:rsidRDefault="0093109B" w:rsidP="00E170D1">
      <w:pPr>
        <w:rPr>
          <w:highlight w:val="yellow"/>
        </w:rPr>
      </w:pPr>
      <w:r w:rsidRPr="0093109B">
        <w:rPr>
          <w:noProof/>
        </w:rPr>
        <w:drawing>
          <wp:inline distT="0" distB="0" distL="0" distR="0" wp14:anchorId="4E5CF824" wp14:editId="070FFA82">
            <wp:extent cx="6379633" cy="746653"/>
            <wp:effectExtent l="38100" t="38100" r="40640" b="34925"/>
            <wp:docPr id="241249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49639" name=""/>
                    <pic:cNvPicPr/>
                  </pic:nvPicPr>
                  <pic:blipFill>
                    <a:blip r:embed="rId637"/>
                    <a:stretch>
                      <a:fillRect/>
                    </a:stretch>
                  </pic:blipFill>
                  <pic:spPr>
                    <a:xfrm>
                      <a:off x="0" y="0"/>
                      <a:ext cx="6390466" cy="747921"/>
                    </a:xfrm>
                    <a:prstGeom prst="rect">
                      <a:avLst/>
                    </a:prstGeom>
                    <a:ln w="28575">
                      <a:solidFill>
                        <a:srgbClr val="EE0000"/>
                      </a:solidFill>
                    </a:ln>
                  </pic:spPr>
                </pic:pic>
              </a:graphicData>
            </a:graphic>
          </wp:inline>
        </w:drawing>
      </w:r>
    </w:p>
    <w:p w14:paraId="2F8E781F" w14:textId="77777777" w:rsidR="00702026" w:rsidRPr="004D616C" w:rsidRDefault="00702026" w:rsidP="00702026">
      <w:pPr>
        <w:rPr>
          <w:b/>
          <w:bCs/>
          <w:sz w:val="36"/>
          <w:szCs w:val="40"/>
        </w:rPr>
      </w:pPr>
      <w:r w:rsidRPr="004D616C">
        <w:rPr>
          <w:b/>
          <w:bCs/>
          <w:sz w:val="36"/>
          <w:szCs w:val="40"/>
          <w:highlight w:val="yellow"/>
        </w:rPr>
        <w:t>Mal: la fecha al inicio</w:t>
      </w:r>
    </w:p>
    <w:p w14:paraId="1B08DCB6" w14:textId="17D6E3FF" w:rsidR="0093109B" w:rsidRDefault="00725541" w:rsidP="00E170D1">
      <w:pPr>
        <w:rPr>
          <w:highlight w:val="yellow"/>
        </w:rPr>
      </w:pPr>
      <w:r w:rsidRPr="00725541">
        <w:rPr>
          <w:noProof/>
        </w:rPr>
        <w:drawing>
          <wp:inline distT="0" distB="0" distL="0" distR="0" wp14:anchorId="29F560AA" wp14:editId="2D4ADD19">
            <wp:extent cx="6408975" cy="1798476"/>
            <wp:effectExtent l="38100" t="38100" r="30480" b="30480"/>
            <wp:docPr id="163778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83687" name=""/>
                    <pic:cNvPicPr/>
                  </pic:nvPicPr>
                  <pic:blipFill>
                    <a:blip r:embed="rId638"/>
                    <a:stretch>
                      <a:fillRect/>
                    </a:stretch>
                  </pic:blipFill>
                  <pic:spPr>
                    <a:xfrm>
                      <a:off x="0" y="0"/>
                      <a:ext cx="6408975" cy="1798476"/>
                    </a:xfrm>
                    <a:prstGeom prst="rect">
                      <a:avLst/>
                    </a:prstGeom>
                    <a:ln w="28575">
                      <a:solidFill>
                        <a:schemeClr val="tx1"/>
                      </a:solidFill>
                    </a:ln>
                  </pic:spPr>
                </pic:pic>
              </a:graphicData>
            </a:graphic>
          </wp:inline>
        </w:drawing>
      </w:r>
    </w:p>
    <w:p w14:paraId="5752C9F5" w14:textId="77777777" w:rsidR="005E28B4" w:rsidRPr="005E28B4" w:rsidRDefault="005E28B4" w:rsidP="005E28B4">
      <w:r w:rsidRPr="005E28B4">
        <w:rPr>
          <w:b/>
          <w:bCs/>
        </w:rPr>
        <w:t>Qué pasa cada día:</w:t>
      </w:r>
    </w:p>
    <w:p w14:paraId="1A8A9C85" w14:textId="39B27C2A" w:rsidR="00725541" w:rsidRDefault="005E28B4" w:rsidP="00E170D1">
      <w:pPr>
        <w:rPr>
          <w:highlight w:val="yellow"/>
        </w:rPr>
      </w:pPr>
      <w:r w:rsidRPr="005E28B4">
        <w:rPr>
          <w:noProof/>
        </w:rPr>
        <w:drawing>
          <wp:inline distT="0" distB="0" distL="0" distR="0" wp14:anchorId="0F523CB7" wp14:editId="4627BB6D">
            <wp:extent cx="6302286" cy="1150720"/>
            <wp:effectExtent l="38100" t="38100" r="41910" b="30480"/>
            <wp:docPr id="1563692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92828" name=""/>
                    <pic:cNvPicPr/>
                  </pic:nvPicPr>
                  <pic:blipFill>
                    <a:blip r:embed="rId639"/>
                    <a:stretch>
                      <a:fillRect/>
                    </a:stretch>
                  </pic:blipFill>
                  <pic:spPr>
                    <a:xfrm>
                      <a:off x="0" y="0"/>
                      <a:ext cx="6302286" cy="1150720"/>
                    </a:xfrm>
                    <a:prstGeom prst="rect">
                      <a:avLst/>
                    </a:prstGeom>
                    <a:ln w="28575">
                      <a:solidFill>
                        <a:schemeClr val="tx1"/>
                      </a:solidFill>
                    </a:ln>
                  </pic:spPr>
                </pic:pic>
              </a:graphicData>
            </a:graphic>
          </wp:inline>
        </w:drawing>
      </w:r>
    </w:p>
    <w:p w14:paraId="3651DE9F" w14:textId="0646E876" w:rsidR="005E28B4" w:rsidRDefault="005E28B4" w:rsidP="00E170D1">
      <w:r w:rsidRPr="002451DF">
        <w:t xml:space="preserve">El inicio </w:t>
      </w:r>
      <w:r w:rsidRPr="002451DF">
        <w:rPr>
          <w:b/>
          <w:bCs/>
        </w:rPr>
        <w:t xml:space="preserve">cambia todos los días, </w:t>
      </w:r>
      <w:r w:rsidRPr="002451DF">
        <w:t xml:space="preserve">así que </w:t>
      </w:r>
      <w:proofErr w:type="spellStart"/>
      <w:r w:rsidRPr="002451DF">
        <w:t>OpenAI</w:t>
      </w:r>
      <w:proofErr w:type="spellEnd"/>
      <w:r w:rsidRPr="002451DF">
        <w:t xml:space="preserve"> nunca encuentra una coincidencia de prefijo con lo que </w:t>
      </w:r>
      <w:r w:rsidR="002451DF" w:rsidRPr="002451DF">
        <w:t xml:space="preserve">mandaste antes. </w:t>
      </w:r>
      <w:r w:rsidR="002451DF" w:rsidRPr="002451DF">
        <w:rPr>
          <w:b/>
          <w:bCs/>
        </w:rPr>
        <w:t>Nunca hay cache</w:t>
      </w:r>
      <w:r w:rsidR="00BD0018">
        <w:rPr>
          <w:b/>
          <w:bCs/>
        </w:rPr>
        <w:t xml:space="preserve">, </w:t>
      </w:r>
      <w:r w:rsidR="00BD0018">
        <w:t xml:space="preserve">aunque el resto del </w:t>
      </w:r>
      <w:proofErr w:type="spellStart"/>
      <w:r w:rsidR="00BD0018">
        <w:t>prompt</w:t>
      </w:r>
      <w:proofErr w:type="spellEnd"/>
      <w:r w:rsidR="00BD0018">
        <w:t xml:space="preserve"> (las instrucciones, que son largas) sea siempre igual.</w:t>
      </w:r>
    </w:p>
    <w:tbl>
      <w:tblPr>
        <w:tblStyle w:val="Tablaconcuadrcula"/>
        <w:tblW w:w="0" w:type="auto"/>
        <w:tblLook w:val="04A0" w:firstRow="1" w:lastRow="0" w:firstColumn="1" w:lastColumn="0" w:noHBand="0" w:noVBand="1"/>
      </w:tblPr>
      <w:tblGrid>
        <w:gridCol w:w="10790"/>
      </w:tblGrid>
      <w:tr w:rsidR="009E2264" w14:paraId="05FF4A76" w14:textId="77777777" w:rsidTr="009E2264">
        <w:tc>
          <w:tcPr>
            <w:tcW w:w="10790" w:type="dxa"/>
          </w:tcPr>
          <w:p w14:paraId="537952E8" w14:textId="39A354C7" w:rsidR="009E2264" w:rsidRDefault="00464E81" w:rsidP="00E170D1">
            <w:r w:rsidRPr="00464E81">
              <w:rPr>
                <w:noProof/>
              </w:rPr>
              <w:drawing>
                <wp:inline distT="0" distB="0" distL="0" distR="0" wp14:anchorId="49F81EF9" wp14:editId="689FD322">
                  <wp:extent cx="5311600" cy="1005927"/>
                  <wp:effectExtent l="38100" t="38100" r="41910" b="41910"/>
                  <wp:docPr id="837552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52695" name=""/>
                          <pic:cNvPicPr/>
                        </pic:nvPicPr>
                        <pic:blipFill>
                          <a:blip r:embed="rId640"/>
                          <a:stretch>
                            <a:fillRect/>
                          </a:stretch>
                        </pic:blipFill>
                        <pic:spPr>
                          <a:xfrm>
                            <a:off x="0" y="0"/>
                            <a:ext cx="5311600" cy="1005927"/>
                          </a:xfrm>
                          <a:prstGeom prst="rect">
                            <a:avLst/>
                          </a:prstGeom>
                          <a:ln w="28575">
                            <a:solidFill>
                              <a:schemeClr val="tx1"/>
                            </a:solidFill>
                          </a:ln>
                        </pic:spPr>
                      </pic:pic>
                    </a:graphicData>
                  </a:graphic>
                </wp:inline>
              </w:drawing>
            </w:r>
          </w:p>
          <w:p w14:paraId="54D9C775" w14:textId="77777777" w:rsidR="00464E81" w:rsidRDefault="00464E81" w:rsidP="00E170D1"/>
          <w:p w14:paraId="1ED3340F" w14:textId="77777777" w:rsidR="004505C0" w:rsidRDefault="004505C0" w:rsidP="00E170D1"/>
          <w:p w14:paraId="16D01C1B" w14:textId="77777777" w:rsidR="004505C0" w:rsidRDefault="004505C0" w:rsidP="00E170D1"/>
          <w:p w14:paraId="5649E2AF" w14:textId="2780E4A3" w:rsidR="009E2264" w:rsidRDefault="00464E81" w:rsidP="00E170D1">
            <w:pPr>
              <w:rPr>
                <w:b/>
                <w:bCs/>
              </w:rPr>
            </w:pPr>
            <w:r w:rsidRPr="00464E81">
              <w:t>Buena observación, pero no.</w:t>
            </w:r>
            <w:r>
              <w:t xml:space="preserve"> </w:t>
            </w:r>
            <w:r w:rsidR="004505C0">
              <w:rPr>
                <w:b/>
                <w:bCs/>
              </w:rPr>
              <w:t xml:space="preserve">El cache de </w:t>
            </w:r>
            <w:proofErr w:type="spellStart"/>
            <w:r w:rsidR="004505C0">
              <w:rPr>
                <w:b/>
                <w:bCs/>
              </w:rPr>
              <w:t>OpenAI</w:t>
            </w:r>
            <w:proofErr w:type="spellEnd"/>
            <w:r w:rsidR="004505C0">
              <w:rPr>
                <w:b/>
                <w:bCs/>
              </w:rPr>
              <w:t xml:space="preserve"> no busca “texto parecido en algún lado”; busca “los mismos caracteres, desde la posición 0”.</w:t>
            </w:r>
          </w:p>
          <w:p w14:paraId="329832DA" w14:textId="77777777" w:rsidR="004505C0" w:rsidRPr="004505C0" w:rsidRDefault="004505C0" w:rsidP="00E170D1">
            <w:pPr>
              <w:rPr>
                <w:b/>
                <w:bCs/>
              </w:rPr>
            </w:pPr>
          </w:p>
          <w:p w14:paraId="21951247" w14:textId="77777777" w:rsidR="00476078" w:rsidRPr="00476078" w:rsidRDefault="00476078" w:rsidP="00476078">
            <w:pPr>
              <w:rPr>
                <w:b/>
                <w:bCs/>
                <w:sz w:val="24"/>
                <w:szCs w:val="28"/>
              </w:rPr>
            </w:pPr>
            <w:r w:rsidRPr="00476078">
              <w:rPr>
                <w:b/>
                <w:bCs/>
                <w:sz w:val="24"/>
                <w:szCs w:val="28"/>
              </w:rPr>
              <w:t>Por qué no sirve, aunque el resto sea idéntico</w:t>
            </w:r>
          </w:p>
          <w:p w14:paraId="2F984633" w14:textId="284A8AF4" w:rsidR="009E2264" w:rsidRDefault="00476078" w:rsidP="00E170D1">
            <w:r w:rsidRPr="00476078">
              <w:rPr>
                <w:noProof/>
              </w:rPr>
              <w:drawing>
                <wp:inline distT="0" distB="0" distL="0" distR="0" wp14:anchorId="4EC17D6B" wp14:editId="5E98F965">
                  <wp:extent cx="5545667" cy="592064"/>
                  <wp:effectExtent l="0" t="0" r="0" b="0"/>
                  <wp:docPr id="938502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02756" name=""/>
                          <pic:cNvPicPr/>
                        </pic:nvPicPr>
                        <pic:blipFill>
                          <a:blip r:embed="rId641"/>
                          <a:stretch>
                            <a:fillRect/>
                          </a:stretch>
                        </pic:blipFill>
                        <pic:spPr>
                          <a:xfrm>
                            <a:off x="0" y="0"/>
                            <a:ext cx="5590205" cy="596819"/>
                          </a:xfrm>
                          <a:prstGeom prst="rect">
                            <a:avLst/>
                          </a:prstGeom>
                        </pic:spPr>
                      </pic:pic>
                    </a:graphicData>
                  </a:graphic>
                </wp:inline>
              </w:drawing>
            </w:r>
          </w:p>
          <w:p w14:paraId="1AE8E5F5" w14:textId="77777777" w:rsidR="00476078" w:rsidRDefault="00476078" w:rsidP="00E170D1"/>
          <w:p w14:paraId="4064FC37" w14:textId="445D94AC" w:rsidR="00476078" w:rsidRDefault="00C336F9" w:rsidP="00E170D1">
            <w:pPr>
              <w:rPr>
                <w:b/>
                <w:bCs/>
              </w:rPr>
            </w:pPr>
            <w:r>
              <w:t xml:space="preserve">El sistema de cache compara </w:t>
            </w:r>
            <w:r>
              <w:rPr>
                <w:b/>
                <w:bCs/>
              </w:rPr>
              <w:t>carácter por carácter, empezando desde el principio:</w:t>
            </w:r>
          </w:p>
          <w:p w14:paraId="619EECD8" w14:textId="64C763C6" w:rsidR="00C336F9" w:rsidRDefault="003058E8" w:rsidP="00E170D1">
            <w:pPr>
              <w:rPr>
                <w:b/>
                <w:bCs/>
              </w:rPr>
            </w:pPr>
            <w:r w:rsidRPr="003058E8">
              <w:rPr>
                <w:b/>
                <w:bCs/>
                <w:noProof/>
              </w:rPr>
              <w:drawing>
                <wp:inline distT="0" distB="0" distL="0" distR="0" wp14:anchorId="504B8190" wp14:editId="59B6A143">
                  <wp:extent cx="5797550" cy="1673305"/>
                  <wp:effectExtent l="19050" t="19050" r="12700" b="22225"/>
                  <wp:docPr id="1156702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02615" name=""/>
                          <pic:cNvPicPr/>
                        </pic:nvPicPr>
                        <pic:blipFill>
                          <a:blip r:embed="rId642"/>
                          <a:stretch>
                            <a:fillRect/>
                          </a:stretch>
                        </pic:blipFill>
                        <pic:spPr>
                          <a:xfrm>
                            <a:off x="0" y="0"/>
                            <a:ext cx="5802851" cy="1674835"/>
                          </a:xfrm>
                          <a:prstGeom prst="rect">
                            <a:avLst/>
                          </a:prstGeom>
                          <a:ln w="19050">
                            <a:solidFill>
                              <a:schemeClr val="tx1"/>
                            </a:solidFill>
                          </a:ln>
                        </pic:spPr>
                      </pic:pic>
                    </a:graphicData>
                  </a:graphic>
                </wp:inline>
              </w:drawing>
            </w:r>
          </w:p>
          <w:p w14:paraId="3F2FD458" w14:textId="16FA8FA4" w:rsidR="003058E8" w:rsidRDefault="002C5281" w:rsidP="00E170D1">
            <w:r>
              <w:t xml:space="preserve">En el carácter donde </w:t>
            </w:r>
            <w:proofErr w:type="spellStart"/>
            <w:r>
              <w:t>esta</w:t>
            </w:r>
            <w:proofErr w:type="spellEnd"/>
            <w:r>
              <w:t xml:space="preserve"> el </w:t>
            </w:r>
            <w:proofErr w:type="spellStart"/>
            <w:r>
              <w:t>numero</w:t>
            </w:r>
            <w:proofErr w:type="spellEnd"/>
            <w:r>
              <w:t xml:space="preserve"> del día, </w:t>
            </w:r>
            <w:r>
              <w:rPr>
                <w:b/>
                <w:bCs/>
              </w:rPr>
              <w:t xml:space="preserve">ya se rompe la coincidencia. </w:t>
            </w:r>
            <w:r>
              <w:t xml:space="preserve">Y como el cache exige la coincidencia de </w:t>
            </w:r>
            <w:r>
              <w:rPr>
                <w:b/>
                <w:bCs/>
              </w:rPr>
              <w:t xml:space="preserve">prefijo </w:t>
            </w:r>
            <w:r>
              <w:t xml:space="preserve">(desde el inicio, sin saltos), </w:t>
            </w:r>
            <w:r w:rsidR="003016AE">
              <w:t xml:space="preserve">todo lo que viene </w:t>
            </w:r>
            <w:proofErr w:type="spellStart"/>
            <w:r w:rsidR="003016AE">
              <w:t>despues</w:t>
            </w:r>
            <w:proofErr w:type="spellEnd"/>
            <w:r w:rsidR="003016AE">
              <w:t xml:space="preserve"> – aunque sea idéntico – ya no cuenta como “mismo prefijo”.</w:t>
            </w:r>
          </w:p>
          <w:p w14:paraId="39316895" w14:textId="77777777" w:rsidR="003016AE" w:rsidRDefault="003016AE" w:rsidP="00E170D1"/>
          <w:p w14:paraId="2A8D2D82" w14:textId="3CFEA828" w:rsidR="003016AE" w:rsidRPr="00F10734" w:rsidRDefault="003016AE" w:rsidP="00E170D1">
            <w:pPr>
              <w:rPr>
                <w:b/>
                <w:bCs/>
                <w:sz w:val="24"/>
                <w:szCs w:val="28"/>
              </w:rPr>
            </w:pPr>
            <w:r w:rsidRPr="003016AE">
              <w:rPr>
                <w:b/>
                <w:bCs/>
                <w:sz w:val="24"/>
                <w:szCs w:val="28"/>
              </w:rPr>
              <w:t>La analogía</w:t>
            </w:r>
          </w:p>
          <w:p w14:paraId="70DF6F66" w14:textId="77777777" w:rsidR="003016AE" w:rsidRDefault="003016AE" w:rsidP="003016AE">
            <w:r w:rsidRPr="003016AE">
              <w:t>Es como fotocopiar un documento: si la primera línea es distinta, el sistema no se pone a buscar "a ver si el resto del documento se parece a otro que ya tengo". Simplemente dice "este documento es nuevo" y lo procesa entero de nuevo.</w:t>
            </w:r>
          </w:p>
          <w:p w14:paraId="7CAF7AA7" w14:textId="77777777" w:rsidR="00F10734" w:rsidRDefault="00F10734" w:rsidP="003016AE"/>
          <w:p w14:paraId="24042A28" w14:textId="77777777" w:rsidR="00F10734" w:rsidRPr="00F10734" w:rsidRDefault="00F10734" w:rsidP="00F10734">
            <w:pPr>
              <w:rPr>
                <w:b/>
                <w:bCs/>
                <w:sz w:val="28"/>
                <w:szCs w:val="32"/>
              </w:rPr>
            </w:pPr>
            <w:r w:rsidRPr="00F10734">
              <w:rPr>
                <w:b/>
                <w:bCs/>
                <w:sz w:val="28"/>
                <w:szCs w:val="32"/>
                <w:highlight w:val="yellow"/>
              </w:rPr>
              <w:t>Qué sí necesitarías para que funcione como tú imaginas</w:t>
            </w:r>
          </w:p>
          <w:p w14:paraId="14652414" w14:textId="47374483" w:rsidR="00F10734" w:rsidRDefault="00F10734" w:rsidP="003016AE">
            <w:pPr>
              <w:rPr>
                <w:sz w:val="28"/>
                <w:szCs w:val="32"/>
              </w:rPr>
            </w:pPr>
            <w:r>
              <w:t xml:space="preserve">Un sistema que </w:t>
            </w:r>
            <w:r>
              <w:rPr>
                <w:b/>
                <w:bCs/>
              </w:rPr>
              <w:t xml:space="preserve">entienda el significado </w:t>
            </w:r>
            <w:r>
              <w:t xml:space="preserve">y encuentre que “las instrucciones de literatura” son las </w:t>
            </w:r>
            <w:proofErr w:type="gramStart"/>
            <w:r w:rsidR="00155023">
              <w:t>mismas</w:t>
            </w:r>
            <w:proofErr w:type="gramEnd"/>
            <w:r>
              <w:t xml:space="preserve"> aunque la fecha cambie. Eso no es cache, es otra cosa (</w:t>
            </w:r>
            <w:proofErr w:type="spellStart"/>
            <w:r w:rsidRPr="00155023">
              <w:rPr>
                <w:b/>
                <w:bCs/>
              </w:rPr>
              <w:t>mas</w:t>
            </w:r>
            <w:proofErr w:type="spellEnd"/>
            <w:r w:rsidRPr="00155023">
              <w:rPr>
                <w:b/>
                <w:bCs/>
              </w:rPr>
              <w:t xml:space="preserve"> parecido a lo que</w:t>
            </w:r>
            <w:r w:rsidR="00155023">
              <w:rPr>
                <w:b/>
                <w:bCs/>
              </w:rPr>
              <w:t xml:space="preserve"> hace un modelo al razonar). </w:t>
            </w:r>
            <w:r w:rsidR="00155023" w:rsidRPr="00155023">
              <w:rPr>
                <w:b/>
                <w:bCs/>
                <w:sz w:val="28"/>
                <w:szCs w:val="32"/>
              </w:rPr>
              <w:t>El cache de prefijo es mecánico</w:t>
            </w:r>
            <w:r w:rsidR="00155023">
              <w:rPr>
                <w:b/>
                <w:bCs/>
                <w:sz w:val="28"/>
                <w:szCs w:val="32"/>
              </w:rPr>
              <w:t xml:space="preserve"> y literal</w:t>
            </w:r>
            <w:r w:rsidR="00B64019">
              <w:rPr>
                <w:b/>
                <w:bCs/>
                <w:sz w:val="28"/>
                <w:szCs w:val="32"/>
              </w:rPr>
              <w:t xml:space="preserve">: </w:t>
            </w:r>
            <w:r w:rsidR="00B64019">
              <w:rPr>
                <w:sz w:val="28"/>
                <w:szCs w:val="32"/>
              </w:rPr>
              <w:t xml:space="preserve">no entiende nada, </w:t>
            </w:r>
            <w:r w:rsidR="00B64019" w:rsidRPr="00B64019">
              <w:rPr>
                <w:sz w:val="28"/>
                <w:szCs w:val="32"/>
              </w:rPr>
              <w:t>solo compara texto carácter por carácter desde el inicio.</w:t>
            </w:r>
          </w:p>
          <w:p w14:paraId="28A5197A" w14:textId="77777777" w:rsidR="00B64019" w:rsidRDefault="00B64019" w:rsidP="003016AE">
            <w:pPr>
              <w:rPr>
                <w:sz w:val="28"/>
                <w:szCs w:val="32"/>
              </w:rPr>
            </w:pPr>
          </w:p>
          <w:p w14:paraId="2E674CD1" w14:textId="77777777" w:rsidR="00B64019" w:rsidRPr="00B64019" w:rsidRDefault="00B64019" w:rsidP="00B64019">
            <w:pPr>
              <w:rPr>
                <w:b/>
                <w:bCs/>
                <w:sz w:val="28"/>
                <w:szCs w:val="32"/>
              </w:rPr>
            </w:pPr>
            <w:r w:rsidRPr="00B64019">
              <w:rPr>
                <w:b/>
                <w:bCs/>
                <w:sz w:val="28"/>
                <w:szCs w:val="32"/>
                <w:highlight w:val="yellow"/>
              </w:rPr>
              <w:t>Por eso la solución es tan simple</w:t>
            </w:r>
          </w:p>
          <w:p w14:paraId="2BA57827" w14:textId="0DB7F5C4" w:rsidR="009E2264" w:rsidRDefault="00B64019" w:rsidP="00E170D1">
            <w:r w:rsidRPr="00B64019">
              <w:t xml:space="preserve">Mover la fecha al final no es un truco raro: es aprovechar que, si la parte que cambia queda al final, </w:t>
            </w:r>
            <w:r w:rsidRPr="00B64019">
              <w:rPr>
                <w:b/>
                <w:bCs/>
              </w:rPr>
              <w:t>todo lo de antes sí es una coincidencia de prefijo perfecta</w:t>
            </w:r>
            <w:r w:rsidRPr="00B64019">
              <w:t>, y esa parte sí se cachea.</w:t>
            </w:r>
          </w:p>
        </w:tc>
      </w:tr>
    </w:tbl>
    <w:p w14:paraId="57393CEA" w14:textId="77777777" w:rsidR="00BD0018" w:rsidRPr="00BD0018" w:rsidRDefault="00BD0018" w:rsidP="00E170D1"/>
    <w:p w14:paraId="655C1F97" w14:textId="4CAB2BF3" w:rsidR="004D616C" w:rsidRPr="004D616C" w:rsidRDefault="004D616C" w:rsidP="004D616C">
      <w:pPr>
        <w:rPr>
          <w:b/>
          <w:bCs/>
          <w:sz w:val="36"/>
          <w:szCs w:val="40"/>
        </w:rPr>
      </w:pPr>
      <w:r w:rsidRPr="004D616C">
        <w:rPr>
          <w:b/>
          <w:bCs/>
          <w:sz w:val="36"/>
          <w:szCs w:val="40"/>
          <w:highlight w:val="yellow"/>
        </w:rPr>
        <w:t>Bien: la fecha al final</w:t>
      </w:r>
    </w:p>
    <w:p w14:paraId="6206E94A" w14:textId="4D0B8AB0" w:rsidR="00111A57" w:rsidRDefault="008B22F2" w:rsidP="00B041D0">
      <w:r w:rsidRPr="008B22F2">
        <w:rPr>
          <w:noProof/>
        </w:rPr>
        <w:drawing>
          <wp:inline distT="0" distB="0" distL="0" distR="0" wp14:anchorId="4ED44FDD" wp14:editId="15AA68D9">
            <wp:extent cx="4936067" cy="1539583"/>
            <wp:effectExtent l="38100" t="38100" r="36195" b="41910"/>
            <wp:docPr id="1663642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42817" name=""/>
                    <pic:cNvPicPr/>
                  </pic:nvPicPr>
                  <pic:blipFill>
                    <a:blip r:embed="rId643"/>
                    <a:stretch>
                      <a:fillRect/>
                    </a:stretch>
                  </pic:blipFill>
                  <pic:spPr>
                    <a:xfrm>
                      <a:off x="0" y="0"/>
                      <a:ext cx="4941714" cy="1541344"/>
                    </a:xfrm>
                    <a:prstGeom prst="rect">
                      <a:avLst/>
                    </a:prstGeom>
                    <a:ln w="28575">
                      <a:solidFill>
                        <a:schemeClr val="tx1"/>
                      </a:solidFill>
                    </a:ln>
                  </pic:spPr>
                </pic:pic>
              </a:graphicData>
            </a:graphic>
          </wp:inline>
        </w:drawing>
      </w:r>
    </w:p>
    <w:p w14:paraId="1A8946F3" w14:textId="77777777" w:rsidR="008B22F2" w:rsidRDefault="008B22F2" w:rsidP="00B041D0"/>
    <w:p w14:paraId="1092F26B" w14:textId="77777777" w:rsidR="008B22F2" w:rsidRPr="008B22F2" w:rsidRDefault="008B22F2" w:rsidP="008B22F2">
      <w:pPr>
        <w:rPr>
          <w:sz w:val="24"/>
          <w:szCs w:val="28"/>
        </w:rPr>
      </w:pPr>
      <w:r w:rsidRPr="008B22F2">
        <w:rPr>
          <w:b/>
          <w:bCs/>
          <w:sz w:val="24"/>
          <w:szCs w:val="28"/>
        </w:rPr>
        <w:t>Qué pasa cada día:</w:t>
      </w:r>
    </w:p>
    <w:p w14:paraId="33686760" w14:textId="336E41E5" w:rsidR="008B22F2" w:rsidRDefault="008B22F2" w:rsidP="00B041D0">
      <w:r w:rsidRPr="008B22F2">
        <w:rPr>
          <w:noProof/>
        </w:rPr>
        <w:drawing>
          <wp:inline distT="0" distB="0" distL="0" distR="0" wp14:anchorId="27E2C03D" wp14:editId="2A48B126">
            <wp:extent cx="5238750" cy="921168"/>
            <wp:effectExtent l="19050" t="19050" r="19050" b="12700"/>
            <wp:docPr id="453612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12638" name=""/>
                    <pic:cNvPicPr/>
                  </pic:nvPicPr>
                  <pic:blipFill>
                    <a:blip r:embed="rId644"/>
                    <a:stretch>
                      <a:fillRect/>
                    </a:stretch>
                  </pic:blipFill>
                  <pic:spPr>
                    <a:xfrm>
                      <a:off x="0" y="0"/>
                      <a:ext cx="5254362" cy="923913"/>
                    </a:xfrm>
                    <a:prstGeom prst="rect">
                      <a:avLst/>
                    </a:prstGeom>
                    <a:ln w="19050">
                      <a:solidFill>
                        <a:schemeClr val="tx1"/>
                      </a:solidFill>
                    </a:ln>
                  </pic:spPr>
                </pic:pic>
              </a:graphicData>
            </a:graphic>
          </wp:inline>
        </w:drawing>
      </w:r>
    </w:p>
    <w:p w14:paraId="1C611958" w14:textId="43130657" w:rsidR="008B22F2" w:rsidRDefault="008B22F2" w:rsidP="00B041D0">
      <w:r>
        <w:t xml:space="preserve">El inicio es </w:t>
      </w:r>
      <w:r>
        <w:rPr>
          <w:b/>
          <w:bCs/>
        </w:rPr>
        <w:t xml:space="preserve">siempre el mismo, </w:t>
      </w:r>
      <w:r>
        <w:t xml:space="preserve">solo cambia el final. </w:t>
      </w:r>
      <w:proofErr w:type="spellStart"/>
      <w:r>
        <w:t>OpenAI</w:t>
      </w:r>
      <w:proofErr w:type="spellEnd"/>
      <w:r>
        <w:t xml:space="preserve"> detecta que ese prefijo largo ya lo vio antes, </w:t>
      </w:r>
      <w:r w:rsidR="000677D1" w:rsidRPr="000677D1">
        <w:t>y te cobra 4 veces menos por esa parte, todos los días.</w:t>
      </w:r>
    </w:p>
    <w:p w14:paraId="03A5C82B" w14:textId="77777777" w:rsidR="000677D1" w:rsidRDefault="000677D1" w:rsidP="000677D1">
      <w:pPr>
        <w:rPr>
          <w:b/>
          <w:bCs/>
          <w:sz w:val="28"/>
          <w:szCs w:val="32"/>
        </w:rPr>
      </w:pPr>
      <w:r w:rsidRPr="000677D1">
        <w:rPr>
          <w:b/>
          <w:bCs/>
          <w:sz w:val="28"/>
          <w:szCs w:val="32"/>
          <w:highlight w:val="yellow"/>
        </w:rPr>
        <w:t>Con el ejemplo de Hamlet que vimos</w:t>
      </w:r>
    </w:p>
    <w:p w14:paraId="3F997204" w14:textId="77777777" w:rsidR="000677D1" w:rsidRDefault="000677D1" w:rsidP="000677D1">
      <w:r w:rsidRPr="000677D1">
        <w:t>Es la misma lógica, pero llevada al extremo:</w:t>
      </w:r>
    </w:p>
    <w:tbl>
      <w:tblPr>
        <w:tblStyle w:val="Tablaconcuadrcula4-nfasis4"/>
        <w:tblW w:w="0" w:type="auto"/>
        <w:tblLook w:val="04A0" w:firstRow="1" w:lastRow="0" w:firstColumn="1" w:lastColumn="0" w:noHBand="0" w:noVBand="1"/>
      </w:tblPr>
      <w:tblGrid>
        <w:gridCol w:w="5395"/>
        <w:gridCol w:w="5395"/>
      </w:tblGrid>
      <w:tr w:rsidR="000677D1" w14:paraId="683FC7CD" w14:textId="77777777" w:rsidTr="00E102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6F64617" w14:textId="489FC5D2" w:rsidR="000677D1" w:rsidRPr="000677D1" w:rsidRDefault="000677D1" w:rsidP="000677D1">
            <w:pPr>
              <w:rPr>
                <w:b w:val="0"/>
                <w:bCs w:val="0"/>
              </w:rPr>
            </w:pPr>
            <w:r>
              <w:rPr>
                <w:b w:val="0"/>
                <w:bCs w:val="0"/>
              </w:rPr>
              <w:t>Orden</w:t>
            </w:r>
          </w:p>
        </w:tc>
        <w:tc>
          <w:tcPr>
            <w:tcW w:w="5395" w:type="dxa"/>
          </w:tcPr>
          <w:p w14:paraId="00EB91AA" w14:textId="4F8800D2" w:rsidR="000677D1" w:rsidRPr="000677D1" w:rsidRDefault="000677D1" w:rsidP="000677D1">
            <w:pPr>
              <w:cnfStyle w:val="100000000000" w:firstRow="1" w:lastRow="0" w:firstColumn="0" w:lastColumn="0" w:oddVBand="0" w:evenVBand="0" w:oddHBand="0" w:evenHBand="0" w:firstRowFirstColumn="0" w:firstRowLastColumn="0" w:lastRowFirstColumn="0" w:lastRowLastColumn="0"/>
              <w:rPr>
                <w:b w:val="0"/>
                <w:bCs w:val="0"/>
              </w:rPr>
            </w:pPr>
            <w:r w:rsidRPr="000677D1">
              <w:rPr>
                <w:b w:val="0"/>
                <w:bCs w:val="0"/>
              </w:rPr>
              <w:t>Que pasa</w:t>
            </w:r>
          </w:p>
        </w:tc>
      </w:tr>
      <w:tr w:rsidR="000677D1" w14:paraId="47C2191B" w14:textId="77777777" w:rsidTr="00E10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1E0E148" w14:textId="191AF250" w:rsidR="000677D1" w:rsidRDefault="000677D1" w:rsidP="000677D1">
            <w:r w:rsidRPr="000677D1">
              <w:t>Pregunta + luego el texto de Hamlet</w:t>
            </w:r>
          </w:p>
        </w:tc>
        <w:tc>
          <w:tcPr>
            <w:tcW w:w="5395" w:type="dxa"/>
          </w:tcPr>
          <w:p w14:paraId="5B2F7C58" w14:textId="35C88EFE" w:rsidR="000677D1" w:rsidRDefault="00E10217" w:rsidP="000677D1">
            <w:pPr>
              <w:cnfStyle w:val="000000100000" w:firstRow="0" w:lastRow="0" w:firstColumn="0" w:lastColumn="0" w:oddVBand="0" w:evenVBand="0" w:oddHBand="1" w:evenHBand="0" w:firstRowFirstColumn="0" w:firstRowLastColumn="0" w:lastRowFirstColumn="0" w:lastRowLastColumn="0"/>
            </w:pPr>
            <w:r w:rsidRPr="00E10217">
              <w:t>Mal: el inicio cambia según la pregunta</w:t>
            </w:r>
          </w:p>
        </w:tc>
      </w:tr>
      <w:tr w:rsidR="000677D1" w14:paraId="1CBC29A4" w14:textId="77777777" w:rsidTr="00E10217">
        <w:tc>
          <w:tcPr>
            <w:cnfStyle w:val="001000000000" w:firstRow="0" w:lastRow="0" w:firstColumn="1" w:lastColumn="0" w:oddVBand="0" w:evenVBand="0" w:oddHBand="0" w:evenHBand="0" w:firstRowFirstColumn="0" w:firstRowLastColumn="0" w:lastRowFirstColumn="0" w:lastRowLastColumn="0"/>
            <w:tcW w:w="5395" w:type="dxa"/>
          </w:tcPr>
          <w:p w14:paraId="7C49F22D" w14:textId="64AEA14C" w:rsidR="000677D1" w:rsidRPr="00E10217" w:rsidRDefault="00E10217" w:rsidP="000677D1">
            <w:r>
              <w:t>Texto de Hamlet + luego la pregunta</w:t>
            </w:r>
          </w:p>
        </w:tc>
        <w:tc>
          <w:tcPr>
            <w:tcW w:w="5395" w:type="dxa"/>
          </w:tcPr>
          <w:p w14:paraId="3BDCB297" w14:textId="4659A3F4" w:rsidR="000677D1" w:rsidRPr="00E10217" w:rsidRDefault="00E10217" w:rsidP="000677D1">
            <w:pPr>
              <w:cnfStyle w:val="000000000000" w:firstRow="0" w:lastRow="0" w:firstColumn="0" w:lastColumn="0" w:oddVBand="0" w:evenVBand="0" w:oddHBand="0" w:evenHBand="0" w:firstRowFirstColumn="0" w:firstRowLastColumn="0" w:lastRowFirstColumn="0" w:lastRowLastColumn="0"/>
            </w:pPr>
            <w:r w:rsidRPr="00E10217">
              <w:t>Bien: el inicio (Hamlet, 53.000 tokens) siempre es igual, y solo la pregunta final cambia</w:t>
            </w:r>
          </w:p>
        </w:tc>
      </w:tr>
    </w:tbl>
    <w:p w14:paraId="3BD29312" w14:textId="77777777" w:rsidR="000677D1" w:rsidRPr="000677D1" w:rsidRDefault="000677D1" w:rsidP="000677D1"/>
    <w:p w14:paraId="26D2AF39" w14:textId="77777777" w:rsidR="009807A6" w:rsidRDefault="009807A6" w:rsidP="009807A6">
      <w:r w:rsidRPr="009807A6">
        <w:t xml:space="preserve">Por eso, si quisieras aprovechar el caché haciendo varias preguntas distintas sobre Hamlet, deberías armar el </w:t>
      </w:r>
      <w:proofErr w:type="spellStart"/>
      <w:r w:rsidRPr="009807A6">
        <w:t>prompt</w:t>
      </w:r>
      <w:proofErr w:type="spellEnd"/>
      <w:r w:rsidRPr="009807A6">
        <w:t xml:space="preserve"> como:</w:t>
      </w:r>
    </w:p>
    <w:p w14:paraId="38916D67" w14:textId="337F901F" w:rsidR="009807A6" w:rsidRDefault="00124B79" w:rsidP="009807A6">
      <w:r w:rsidRPr="00124B79">
        <w:rPr>
          <w:noProof/>
        </w:rPr>
        <w:drawing>
          <wp:inline distT="0" distB="0" distL="0" distR="0" wp14:anchorId="3FC8CE5A" wp14:editId="5942655B">
            <wp:extent cx="5545667" cy="770597"/>
            <wp:effectExtent l="19050" t="19050" r="17145" b="10795"/>
            <wp:docPr id="1318813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13231" name=""/>
                    <pic:cNvPicPr/>
                  </pic:nvPicPr>
                  <pic:blipFill>
                    <a:blip r:embed="rId645"/>
                    <a:stretch>
                      <a:fillRect/>
                    </a:stretch>
                  </pic:blipFill>
                  <pic:spPr>
                    <a:xfrm>
                      <a:off x="0" y="0"/>
                      <a:ext cx="5564588" cy="773226"/>
                    </a:xfrm>
                    <a:prstGeom prst="rect">
                      <a:avLst/>
                    </a:prstGeom>
                    <a:ln w="19050">
                      <a:solidFill>
                        <a:schemeClr val="tx1"/>
                      </a:solidFill>
                    </a:ln>
                  </pic:spPr>
                </pic:pic>
              </a:graphicData>
            </a:graphic>
          </wp:inline>
        </w:drawing>
      </w:r>
    </w:p>
    <w:p w14:paraId="3D50586A" w14:textId="77777777" w:rsidR="00124B79" w:rsidRPr="00124B79" w:rsidRDefault="00124B79" w:rsidP="00124B79">
      <w:r w:rsidRPr="00124B79">
        <w:t>y no al revés, porque así Hamlet queda fijo al inicio en todas las llamadas, y solo la pregunta cambia al final.</w:t>
      </w:r>
    </w:p>
    <w:p w14:paraId="55F16D59" w14:textId="77777777" w:rsidR="00124B79" w:rsidRPr="009807A6" w:rsidRDefault="00124B79" w:rsidP="009807A6"/>
    <w:p w14:paraId="0A8B1149" w14:textId="77777777" w:rsidR="000677D1" w:rsidRPr="000677D1" w:rsidRDefault="000677D1" w:rsidP="000677D1">
      <w:pPr>
        <w:rPr>
          <w:b/>
          <w:bCs/>
          <w:sz w:val="28"/>
          <w:szCs w:val="32"/>
        </w:rPr>
      </w:pPr>
    </w:p>
    <w:p w14:paraId="0391799E" w14:textId="77777777" w:rsidR="000677D1" w:rsidRDefault="000677D1" w:rsidP="00B041D0"/>
    <w:p w14:paraId="3955714D" w14:textId="77777777" w:rsidR="00124B79" w:rsidRDefault="00124B79" w:rsidP="00B041D0"/>
    <w:p w14:paraId="76964BC1" w14:textId="7EE511FC" w:rsidR="00124B79" w:rsidRDefault="00124B79">
      <w:r>
        <w:br w:type="page"/>
      </w:r>
    </w:p>
    <w:p w14:paraId="76386D5F" w14:textId="7F0FB317" w:rsidR="00124B79" w:rsidRDefault="00124B79" w:rsidP="00124B79">
      <w:pPr>
        <w:pStyle w:val="Ttulo3"/>
        <w:rPr>
          <w:b/>
          <w:bCs/>
          <w:sz w:val="24"/>
          <w:szCs w:val="24"/>
          <w:highlight w:val="yellow"/>
        </w:rPr>
      </w:pPr>
      <w:bookmarkStart w:id="124" w:name="_Toc243791213"/>
      <w:r>
        <w:rPr>
          <w:b/>
          <w:bCs/>
          <w:sz w:val="24"/>
          <w:szCs w:val="24"/>
          <w:highlight w:val="yellow"/>
        </w:rPr>
        <w:lastRenderedPageBreak/>
        <w:t>2.3</w:t>
      </w:r>
      <w:r w:rsidR="00DB2227">
        <w:rPr>
          <w:b/>
          <w:bCs/>
          <w:sz w:val="24"/>
          <w:szCs w:val="24"/>
          <w:highlight w:val="yellow"/>
        </w:rPr>
        <w:t xml:space="preserve">.6 </w:t>
      </w:r>
      <w:r w:rsidR="00966C8F" w:rsidRPr="00966C8F">
        <w:rPr>
          <w:b/>
          <w:bCs/>
          <w:sz w:val="24"/>
          <w:szCs w:val="24"/>
          <w:highlight w:val="yellow"/>
        </w:rPr>
        <w:t xml:space="preserve">Conversación entre dos </w:t>
      </w:r>
      <w:proofErr w:type="spellStart"/>
      <w:r w:rsidR="00966C8F" w:rsidRPr="00966C8F">
        <w:rPr>
          <w:b/>
          <w:bCs/>
          <w:sz w:val="24"/>
          <w:szCs w:val="24"/>
          <w:highlight w:val="yellow"/>
        </w:rPr>
        <w:t>chatbots</w:t>
      </w:r>
      <w:proofErr w:type="spellEnd"/>
      <w:r w:rsidR="00966C8F" w:rsidRPr="00966C8F">
        <w:rPr>
          <w:b/>
          <w:bCs/>
          <w:sz w:val="24"/>
          <w:szCs w:val="24"/>
          <w:highlight w:val="yellow"/>
        </w:rPr>
        <w:t>: paso a paso del código</w:t>
      </w:r>
      <w:bookmarkEnd w:id="124"/>
    </w:p>
    <w:p w14:paraId="468E0B33" w14:textId="1B1D5902" w:rsidR="00966C8F" w:rsidRDefault="000F0AF9" w:rsidP="000F0AF9">
      <w:pPr>
        <w:pStyle w:val="Ttulo4"/>
        <w:rPr>
          <w:b/>
          <w:bCs/>
          <w:i w:val="0"/>
          <w:iCs w:val="0"/>
          <w:sz w:val="24"/>
          <w:highlight w:val="yellow"/>
        </w:rPr>
      </w:pPr>
      <w:r w:rsidRPr="000F0AF9">
        <w:rPr>
          <w:b/>
          <w:bCs/>
          <w:i w:val="0"/>
          <w:iCs w:val="0"/>
          <w:sz w:val="24"/>
          <w:highlight w:val="yellow"/>
        </w:rPr>
        <w:t>2.3.6.1 La configuración inicial</w:t>
      </w:r>
    </w:p>
    <w:p w14:paraId="4A9F7292" w14:textId="22DD5AA4" w:rsidR="00C51865" w:rsidRDefault="00C51865" w:rsidP="000F0AF9">
      <w:pPr>
        <w:rPr>
          <w:highlight w:val="yellow"/>
        </w:rPr>
      </w:pPr>
      <w:r w:rsidRPr="00C51865">
        <w:rPr>
          <w:noProof/>
        </w:rPr>
        <w:drawing>
          <wp:inline distT="0" distB="0" distL="0" distR="0" wp14:anchorId="4164E041" wp14:editId="2110DE68">
            <wp:extent cx="6858000" cy="1175385"/>
            <wp:effectExtent l="38100" t="38100" r="38100" b="43815"/>
            <wp:docPr id="1829899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99748" name=""/>
                    <pic:cNvPicPr/>
                  </pic:nvPicPr>
                  <pic:blipFill>
                    <a:blip r:embed="rId646"/>
                    <a:stretch>
                      <a:fillRect/>
                    </a:stretch>
                  </pic:blipFill>
                  <pic:spPr>
                    <a:xfrm>
                      <a:off x="0" y="0"/>
                      <a:ext cx="6858000" cy="1175385"/>
                    </a:xfrm>
                    <a:prstGeom prst="rect">
                      <a:avLst/>
                    </a:prstGeom>
                    <a:ln w="28575">
                      <a:solidFill>
                        <a:srgbClr val="EE0000"/>
                      </a:solidFill>
                    </a:ln>
                  </pic:spPr>
                </pic:pic>
              </a:graphicData>
            </a:graphic>
          </wp:inline>
        </w:drawing>
      </w:r>
      <w:r w:rsidR="00585CB5" w:rsidRPr="00585CB5">
        <w:rPr>
          <w:noProof/>
        </w:rPr>
        <w:drawing>
          <wp:inline distT="0" distB="0" distL="0" distR="0" wp14:anchorId="00E4A619" wp14:editId="47F29585">
            <wp:extent cx="6858000" cy="1915160"/>
            <wp:effectExtent l="38100" t="38100" r="38100" b="46990"/>
            <wp:docPr id="1441070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70235" name=""/>
                    <pic:cNvPicPr/>
                  </pic:nvPicPr>
                  <pic:blipFill>
                    <a:blip r:embed="rId647"/>
                    <a:stretch>
                      <a:fillRect/>
                    </a:stretch>
                  </pic:blipFill>
                  <pic:spPr>
                    <a:xfrm>
                      <a:off x="0" y="0"/>
                      <a:ext cx="6858000" cy="1915160"/>
                    </a:xfrm>
                    <a:prstGeom prst="rect">
                      <a:avLst/>
                    </a:prstGeom>
                    <a:ln w="28575">
                      <a:solidFill>
                        <a:srgbClr val="EE0000"/>
                      </a:solidFill>
                    </a:ln>
                  </pic:spPr>
                </pic:pic>
              </a:graphicData>
            </a:graphic>
          </wp:inline>
        </w:drawing>
      </w:r>
    </w:p>
    <w:p w14:paraId="57CEF89C" w14:textId="2F3FE363" w:rsidR="00BC681C" w:rsidRPr="00BC681C" w:rsidRDefault="00BC681C" w:rsidP="00BC681C">
      <w:pPr>
        <w:rPr>
          <w:highlight w:val="yellow"/>
        </w:rPr>
      </w:pPr>
      <w:r w:rsidRPr="00BC681C">
        <w:rPr>
          <w:highlight w:val="yellow"/>
        </w:rPr>
        <w:t>De hecho, esta estructura se puede usar para reflejar un historial de conversación más largo:</w:t>
      </w:r>
    </w:p>
    <w:p w14:paraId="346B7C3C" w14:textId="2EBB6044" w:rsidR="00585CB5" w:rsidRDefault="00BC681C" w:rsidP="000F0AF9">
      <w:pPr>
        <w:rPr>
          <w:highlight w:val="yellow"/>
        </w:rPr>
      </w:pPr>
      <w:r w:rsidRPr="00BC681C">
        <w:rPr>
          <w:noProof/>
        </w:rPr>
        <w:drawing>
          <wp:inline distT="0" distB="0" distL="0" distR="0" wp14:anchorId="6568D1D0" wp14:editId="4F05C463">
            <wp:extent cx="6858000" cy="2091055"/>
            <wp:effectExtent l="19050" t="19050" r="19050" b="23495"/>
            <wp:docPr id="722555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55553" name=""/>
                    <pic:cNvPicPr/>
                  </pic:nvPicPr>
                  <pic:blipFill>
                    <a:blip r:embed="rId648"/>
                    <a:stretch>
                      <a:fillRect/>
                    </a:stretch>
                  </pic:blipFill>
                  <pic:spPr>
                    <a:xfrm>
                      <a:off x="0" y="0"/>
                      <a:ext cx="6858000" cy="2091055"/>
                    </a:xfrm>
                    <a:prstGeom prst="rect">
                      <a:avLst/>
                    </a:prstGeom>
                    <a:ln w="19050">
                      <a:solidFill>
                        <a:srgbClr val="EE0000"/>
                      </a:solidFill>
                    </a:ln>
                  </pic:spPr>
                </pic:pic>
              </a:graphicData>
            </a:graphic>
          </wp:inline>
        </w:drawing>
      </w:r>
    </w:p>
    <w:p w14:paraId="152069D3" w14:textId="42AB54DE" w:rsidR="00BC681C" w:rsidRPr="00470BF8" w:rsidRDefault="00681779" w:rsidP="00681779">
      <w:pPr>
        <w:pStyle w:val="Prrafodelista"/>
        <w:numPr>
          <w:ilvl w:val="0"/>
          <w:numId w:val="58"/>
        </w:numPr>
      </w:pPr>
      <w:proofErr w:type="spellStart"/>
      <w:r w:rsidRPr="00470BF8">
        <w:rPr>
          <w:b/>
          <w:bCs/>
        </w:rPr>
        <w:t>Gpt_system</w:t>
      </w:r>
      <w:proofErr w:type="spellEnd"/>
      <w:r w:rsidRPr="00470BF8">
        <w:rPr>
          <w:b/>
          <w:bCs/>
        </w:rPr>
        <w:t xml:space="preserve"> </w:t>
      </w:r>
      <w:r w:rsidRPr="00470BF8">
        <w:t xml:space="preserve">y </w:t>
      </w:r>
      <w:proofErr w:type="spellStart"/>
      <w:r w:rsidRPr="00470BF8">
        <w:rPr>
          <w:b/>
          <w:bCs/>
        </w:rPr>
        <w:t>cloude_system</w:t>
      </w:r>
      <w:proofErr w:type="spellEnd"/>
      <w:r w:rsidRPr="00470BF8">
        <w:rPr>
          <w:b/>
          <w:bCs/>
        </w:rPr>
        <w:t xml:space="preserve"> </w:t>
      </w:r>
      <w:r w:rsidRPr="00470BF8">
        <w:t>son los “guiones de personalidad” de cada modelo.</w:t>
      </w:r>
    </w:p>
    <w:p w14:paraId="5378F71E" w14:textId="4CD7CA6D" w:rsidR="00681779" w:rsidRDefault="00EF6F64" w:rsidP="00681779">
      <w:pPr>
        <w:pStyle w:val="Prrafodelista"/>
        <w:numPr>
          <w:ilvl w:val="0"/>
          <w:numId w:val="58"/>
        </w:numPr>
      </w:pPr>
      <w:proofErr w:type="spellStart"/>
      <w:r w:rsidRPr="00470BF8">
        <w:rPr>
          <w:b/>
          <w:bCs/>
        </w:rPr>
        <w:t>Gpt_messages</w:t>
      </w:r>
      <w:proofErr w:type="spellEnd"/>
      <w:r w:rsidRPr="00470BF8">
        <w:rPr>
          <w:b/>
          <w:bCs/>
        </w:rPr>
        <w:t xml:space="preserve"> </w:t>
      </w:r>
      <w:r w:rsidRPr="00470BF8">
        <w:t xml:space="preserve">y </w:t>
      </w:r>
      <w:proofErr w:type="spellStart"/>
      <w:r w:rsidRPr="00470BF8">
        <w:rPr>
          <w:b/>
          <w:bCs/>
        </w:rPr>
        <w:t>cloude_messages</w:t>
      </w:r>
      <w:proofErr w:type="spellEnd"/>
      <w:r w:rsidRPr="00470BF8">
        <w:rPr>
          <w:b/>
          <w:bCs/>
        </w:rPr>
        <w:t xml:space="preserve"> </w:t>
      </w:r>
      <w:r w:rsidRPr="00470BF8">
        <w:t xml:space="preserve">son dos listas </w:t>
      </w:r>
      <w:r w:rsidRPr="00470BF8">
        <w:rPr>
          <w:b/>
          <w:bCs/>
        </w:rPr>
        <w:t xml:space="preserve">separadas, </w:t>
      </w:r>
      <w:r w:rsidRPr="00470BF8">
        <w:t>con lo que ha dicho cada uno hasta ahora</w:t>
      </w:r>
      <w:r w:rsidR="002E193D">
        <w:t>. Cada una arranca con un saludo inicial.</w:t>
      </w:r>
    </w:p>
    <w:p w14:paraId="2804678C" w14:textId="430201F5" w:rsidR="002E193D" w:rsidRDefault="004B50C3" w:rsidP="00681779">
      <w:pPr>
        <w:pStyle w:val="Prrafodelista"/>
        <w:numPr>
          <w:ilvl w:val="0"/>
          <w:numId w:val="58"/>
        </w:numPr>
      </w:pPr>
      <w:r w:rsidRPr="004B50C3">
        <w:t xml:space="preserve">El </w:t>
      </w:r>
      <w:r w:rsidRPr="004B50C3">
        <w:rPr>
          <w:b/>
          <w:bCs/>
        </w:rPr>
        <w:t>\</w:t>
      </w:r>
      <w:r w:rsidRPr="004B50C3">
        <w:t xml:space="preserve"> al final de línea solo permite seguir escribiendo el texto en la línea de abajo (no corta el </w:t>
      </w:r>
      <w:proofErr w:type="spellStart"/>
      <w:r w:rsidRPr="004B50C3">
        <w:t>string</w:t>
      </w:r>
      <w:proofErr w:type="spellEnd"/>
      <w:r w:rsidRPr="004B50C3">
        <w:t>).</w:t>
      </w:r>
    </w:p>
    <w:p w14:paraId="47799A67" w14:textId="77777777" w:rsidR="004B50C3" w:rsidRDefault="004B50C3" w:rsidP="004B50C3"/>
    <w:p w14:paraId="481DC2CD" w14:textId="77777777" w:rsidR="007C0854" w:rsidRDefault="007C0854" w:rsidP="004B50C3"/>
    <w:p w14:paraId="458F5D7D" w14:textId="77777777" w:rsidR="007C0854" w:rsidRPr="00470BF8" w:rsidRDefault="007C0854" w:rsidP="004B50C3"/>
    <w:p w14:paraId="4E728A95" w14:textId="0C5F8434" w:rsidR="00F74865" w:rsidRDefault="00F74865" w:rsidP="00F74865">
      <w:pPr>
        <w:pStyle w:val="Ttulo4"/>
        <w:rPr>
          <w:b/>
          <w:bCs/>
          <w:i w:val="0"/>
          <w:iCs w:val="0"/>
          <w:sz w:val="24"/>
          <w:highlight w:val="yellow"/>
        </w:rPr>
      </w:pPr>
      <w:r w:rsidRPr="000F0AF9">
        <w:rPr>
          <w:b/>
          <w:bCs/>
          <w:i w:val="0"/>
          <w:iCs w:val="0"/>
          <w:sz w:val="24"/>
          <w:highlight w:val="yellow"/>
        </w:rPr>
        <w:lastRenderedPageBreak/>
        <w:t>2.3.6.</w:t>
      </w:r>
      <w:r>
        <w:rPr>
          <w:b/>
          <w:bCs/>
          <w:i w:val="0"/>
          <w:iCs w:val="0"/>
          <w:sz w:val="24"/>
          <w:highlight w:val="yellow"/>
        </w:rPr>
        <w:t xml:space="preserve">2 La </w:t>
      </w:r>
      <w:proofErr w:type="spellStart"/>
      <w:r>
        <w:rPr>
          <w:b/>
          <w:bCs/>
          <w:i w:val="0"/>
          <w:iCs w:val="0"/>
          <w:sz w:val="24"/>
          <w:highlight w:val="yellow"/>
        </w:rPr>
        <w:t>funcion</w:t>
      </w:r>
      <w:proofErr w:type="spellEnd"/>
      <w:r>
        <w:rPr>
          <w:b/>
          <w:bCs/>
          <w:i w:val="0"/>
          <w:iCs w:val="0"/>
          <w:sz w:val="24"/>
          <w:highlight w:val="yellow"/>
        </w:rPr>
        <w:t xml:space="preserve"> </w:t>
      </w:r>
      <w:proofErr w:type="spellStart"/>
      <w:r>
        <w:rPr>
          <w:b/>
          <w:bCs/>
          <w:i w:val="0"/>
          <w:iCs w:val="0"/>
          <w:sz w:val="24"/>
          <w:highlight w:val="yellow"/>
        </w:rPr>
        <w:t>call_</w:t>
      </w:r>
      <w:proofErr w:type="gramStart"/>
      <w:r>
        <w:rPr>
          <w:b/>
          <w:bCs/>
          <w:i w:val="0"/>
          <w:iCs w:val="0"/>
          <w:sz w:val="24"/>
          <w:highlight w:val="yellow"/>
        </w:rPr>
        <w:t>gpt</w:t>
      </w:r>
      <w:proofErr w:type="spellEnd"/>
      <w:r>
        <w:rPr>
          <w:b/>
          <w:bCs/>
          <w:i w:val="0"/>
          <w:iCs w:val="0"/>
          <w:sz w:val="24"/>
          <w:highlight w:val="yellow"/>
        </w:rPr>
        <w:t>(</w:t>
      </w:r>
      <w:proofErr w:type="gramEnd"/>
      <w:r>
        <w:rPr>
          <w:b/>
          <w:bCs/>
          <w:i w:val="0"/>
          <w:iCs w:val="0"/>
          <w:sz w:val="24"/>
          <w:highlight w:val="yellow"/>
        </w:rPr>
        <w:t>): paso a paso</w:t>
      </w:r>
    </w:p>
    <w:p w14:paraId="36AA2FAE" w14:textId="1CD96B55" w:rsidR="00F74865" w:rsidRDefault="007C0854" w:rsidP="00F74865">
      <w:pPr>
        <w:rPr>
          <w:highlight w:val="yellow"/>
        </w:rPr>
      </w:pPr>
      <w:r w:rsidRPr="007C0854">
        <w:rPr>
          <w:noProof/>
        </w:rPr>
        <w:drawing>
          <wp:inline distT="0" distB="0" distL="0" distR="0" wp14:anchorId="5BF74DA1" wp14:editId="2B467FA4">
            <wp:extent cx="4971294" cy="1287780"/>
            <wp:effectExtent l="0" t="0" r="1270" b="7620"/>
            <wp:docPr id="657370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70451" name=""/>
                    <pic:cNvPicPr/>
                  </pic:nvPicPr>
                  <pic:blipFill>
                    <a:blip r:embed="rId649"/>
                    <a:stretch>
                      <a:fillRect/>
                    </a:stretch>
                  </pic:blipFill>
                  <pic:spPr>
                    <a:xfrm>
                      <a:off x="0" y="0"/>
                      <a:ext cx="4976989" cy="1289255"/>
                    </a:xfrm>
                    <a:prstGeom prst="rect">
                      <a:avLst/>
                    </a:prstGeom>
                  </pic:spPr>
                </pic:pic>
              </a:graphicData>
            </a:graphic>
          </wp:inline>
        </w:drawing>
      </w:r>
    </w:p>
    <w:p w14:paraId="340F82D1" w14:textId="77777777" w:rsidR="00C60A04" w:rsidRPr="00C60A04" w:rsidRDefault="00C60A04" w:rsidP="00C60A04">
      <w:r w:rsidRPr="00C60A04">
        <w:rPr>
          <w:b/>
          <w:bCs/>
        </w:rPr>
        <w:t>Paso 1:</w:t>
      </w:r>
      <w:r w:rsidRPr="00C60A04">
        <w:t xml:space="preserve"> </w:t>
      </w:r>
      <w:proofErr w:type="spellStart"/>
      <w:r w:rsidRPr="00C60A04">
        <w:t>messages</w:t>
      </w:r>
      <w:proofErr w:type="spellEnd"/>
      <w:r w:rsidRPr="00C60A04">
        <w:t xml:space="preserve"> = [{"role": "</w:t>
      </w:r>
      <w:proofErr w:type="spellStart"/>
      <w:r w:rsidRPr="00C60A04">
        <w:t>system</w:t>
      </w:r>
      <w:proofErr w:type="spellEnd"/>
      <w:r w:rsidRPr="00C60A04">
        <w:t>", "</w:t>
      </w:r>
      <w:proofErr w:type="spellStart"/>
      <w:r w:rsidRPr="00C60A04">
        <w:t>content</w:t>
      </w:r>
      <w:proofErr w:type="spellEnd"/>
      <w:r w:rsidRPr="00C60A04">
        <w:t xml:space="preserve">": </w:t>
      </w:r>
      <w:proofErr w:type="spellStart"/>
      <w:r w:rsidRPr="00C60A04">
        <w:t>gpt_system</w:t>
      </w:r>
      <w:proofErr w:type="spellEnd"/>
      <w:r w:rsidRPr="00C60A04">
        <w:t>}] → arranca la lista con la personalidad de GPT.</w:t>
      </w:r>
    </w:p>
    <w:p w14:paraId="2AA55027" w14:textId="77777777" w:rsidR="00714AC1" w:rsidRPr="00714AC1" w:rsidRDefault="00714AC1" w:rsidP="00714AC1">
      <w:r w:rsidRPr="00714AC1">
        <w:rPr>
          <w:b/>
          <w:bCs/>
        </w:rPr>
        <w:t>Paso 2:</w:t>
      </w:r>
      <w:r w:rsidRPr="00714AC1">
        <w:t xml:space="preserve"> </w:t>
      </w:r>
      <w:proofErr w:type="gramStart"/>
      <w:r w:rsidRPr="00714AC1">
        <w:t>zip(</w:t>
      </w:r>
      <w:proofErr w:type="spellStart"/>
      <w:proofErr w:type="gramEnd"/>
      <w:r w:rsidRPr="00714AC1">
        <w:t>gpt_messages</w:t>
      </w:r>
      <w:proofErr w:type="spellEnd"/>
      <w:r w:rsidRPr="00714AC1">
        <w:t xml:space="preserve">, </w:t>
      </w:r>
      <w:proofErr w:type="spellStart"/>
      <w:r w:rsidRPr="00714AC1">
        <w:t>claude_messages</w:t>
      </w:r>
      <w:proofErr w:type="spellEnd"/>
      <w:r w:rsidRPr="00714AC1">
        <w:t>) → empareja ambas listas, turno por turno.</w:t>
      </w:r>
    </w:p>
    <w:p w14:paraId="187328B3" w14:textId="77777777" w:rsidR="00714AC1" w:rsidRPr="00714AC1" w:rsidRDefault="00714AC1" w:rsidP="00714AC1">
      <w:r w:rsidRPr="00714AC1">
        <w:rPr>
          <w:b/>
          <w:bCs/>
        </w:rPr>
        <w:t>Paso 3:</w:t>
      </w:r>
      <w:r w:rsidRPr="00714AC1">
        <w:t xml:space="preserve"> dentro del </w:t>
      </w:r>
      <w:proofErr w:type="spellStart"/>
      <w:r w:rsidRPr="00714AC1">
        <w:t>for</w:t>
      </w:r>
      <w:proofErr w:type="spellEnd"/>
      <w:r w:rsidRPr="00714AC1">
        <w:t>, por cada turno:</w:t>
      </w:r>
    </w:p>
    <w:p w14:paraId="14ED11CE" w14:textId="182DF6E3" w:rsidR="00714AC1" w:rsidRDefault="00DD5D51" w:rsidP="00F1711F">
      <w:pPr>
        <w:pStyle w:val="Prrafodelista"/>
        <w:numPr>
          <w:ilvl w:val="0"/>
          <w:numId w:val="58"/>
        </w:numPr>
      </w:pPr>
      <w:r w:rsidRPr="006A1137">
        <w:t xml:space="preserve">Lo que dijo GPT antes → se guarda como </w:t>
      </w:r>
      <w:r w:rsidRPr="00F1711F">
        <w:rPr>
          <w:b/>
          <w:bCs/>
        </w:rPr>
        <w:t>“</w:t>
      </w:r>
      <w:proofErr w:type="spellStart"/>
      <w:r w:rsidRPr="00F1711F">
        <w:rPr>
          <w:b/>
          <w:bCs/>
        </w:rPr>
        <w:t>assistant</w:t>
      </w:r>
      <w:proofErr w:type="spellEnd"/>
      <w:r w:rsidRPr="00F1711F">
        <w:rPr>
          <w:b/>
          <w:bCs/>
        </w:rPr>
        <w:t xml:space="preserve">” </w:t>
      </w:r>
      <w:r w:rsidRPr="006A1137">
        <w:t>(porque, desde el punto de vista de GPT, el mismo es el asistente).</w:t>
      </w:r>
    </w:p>
    <w:p w14:paraId="0FFE6016" w14:textId="6BDC3A63" w:rsidR="00F1711F" w:rsidRDefault="00146CE8" w:rsidP="00F1711F">
      <w:pPr>
        <w:pStyle w:val="Prrafodelista"/>
        <w:numPr>
          <w:ilvl w:val="0"/>
          <w:numId w:val="58"/>
        </w:numPr>
      </w:pPr>
      <w:r>
        <w:t xml:space="preserve">Lo que dijo Claude antes </w:t>
      </w:r>
      <w:r w:rsidRPr="006A1137">
        <w:t>→</w:t>
      </w:r>
      <w:r>
        <w:t xml:space="preserve"> se guarda como </w:t>
      </w:r>
      <w:r w:rsidRPr="00F1711F">
        <w:rPr>
          <w:b/>
          <w:bCs/>
        </w:rPr>
        <w:t>“</w:t>
      </w:r>
      <w:proofErr w:type="spellStart"/>
      <w:r w:rsidRPr="00F1711F">
        <w:rPr>
          <w:b/>
          <w:bCs/>
        </w:rPr>
        <w:t>user</w:t>
      </w:r>
      <w:proofErr w:type="spellEnd"/>
      <w:r w:rsidRPr="00F1711F">
        <w:rPr>
          <w:b/>
          <w:bCs/>
        </w:rPr>
        <w:t xml:space="preserve">” </w:t>
      </w:r>
      <w:r>
        <w:t xml:space="preserve">(porque, desde el punto de </w:t>
      </w:r>
      <w:proofErr w:type="spellStart"/>
      <w:r>
        <w:t>vsita</w:t>
      </w:r>
      <w:proofErr w:type="spellEnd"/>
      <w:r>
        <w:t xml:space="preserve"> de GPT, Claude es “el usuario” que le habla).</w:t>
      </w:r>
    </w:p>
    <w:p w14:paraId="1AEA5DCD" w14:textId="77777777" w:rsidR="00F1711F" w:rsidRDefault="00F1711F" w:rsidP="00F1711F">
      <w:r w:rsidRPr="00F1711F">
        <w:rPr>
          <w:b/>
          <w:bCs/>
        </w:rPr>
        <w:t>Paso 4:</w:t>
      </w:r>
      <w:r w:rsidRPr="00F1711F">
        <w:t xml:space="preserve"> </w:t>
      </w:r>
      <w:proofErr w:type="spellStart"/>
      <w:proofErr w:type="gramStart"/>
      <w:r w:rsidRPr="00F1711F">
        <w:t>openai.chat</w:t>
      </w:r>
      <w:proofErr w:type="gramEnd"/>
      <w:r w:rsidRPr="00F1711F">
        <w:t>.</w:t>
      </w:r>
      <w:proofErr w:type="gramStart"/>
      <w:r w:rsidRPr="00F1711F">
        <w:t>completions.create</w:t>
      </w:r>
      <w:proofErr w:type="spellEnd"/>
      <w:proofErr w:type="gramEnd"/>
      <w:r w:rsidRPr="00F1711F">
        <w:t>(...) → llama al modelo con toda esa lista armada.</w:t>
      </w:r>
    </w:p>
    <w:p w14:paraId="11188682" w14:textId="77777777" w:rsidR="00F1711F" w:rsidRPr="00F1711F" w:rsidRDefault="00F1711F" w:rsidP="00F1711F">
      <w:r w:rsidRPr="00F1711F">
        <w:rPr>
          <w:b/>
          <w:bCs/>
        </w:rPr>
        <w:t>Paso 5:</w:t>
      </w:r>
      <w:r w:rsidRPr="00F1711F">
        <w:t xml:space="preserve"> </w:t>
      </w:r>
      <w:proofErr w:type="spellStart"/>
      <w:r w:rsidRPr="00F1711F">
        <w:t>return</w:t>
      </w:r>
      <w:proofErr w:type="spellEnd"/>
      <w:r w:rsidRPr="00F1711F">
        <w:t xml:space="preserve"> </w:t>
      </w:r>
      <w:proofErr w:type="spellStart"/>
      <w:proofErr w:type="gramStart"/>
      <w:r w:rsidRPr="00F1711F">
        <w:t>response.choices</w:t>
      </w:r>
      <w:proofErr w:type="spellEnd"/>
      <w:proofErr w:type="gramEnd"/>
      <w:r w:rsidRPr="00F1711F">
        <w:t>[0</w:t>
      </w:r>
      <w:proofErr w:type="gramStart"/>
      <w:r w:rsidRPr="00F1711F">
        <w:t>].</w:t>
      </w:r>
      <w:proofErr w:type="spellStart"/>
      <w:r w:rsidRPr="00F1711F">
        <w:t>message</w:t>
      </w:r>
      <w:proofErr w:type="gramEnd"/>
      <w:r w:rsidRPr="00F1711F">
        <w:t>.content</w:t>
      </w:r>
      <w:proofErr w:type="spellEnd"/>
      <w:r w:rsidRPr="00F1711F">
        <w:t xml:space="preserve"> → devuelve solo el texto de la respuesta.</w:t>
      </w:r>
    </w:p>
    <w:p w14:paraId="3F8D5146" w14:textId="77777777" w:rsidR="00094817" w:rsidRPr="00094817" w:rsidRDefault="00094817" w:rsidP="00094817">
      <w:pPr>
        <w:rPr>
          <w:b/>
          <w:bCs/>
        </w:rPr>
      </w:pPr>
      <w:r w:rsidRPr="00094817">
        <w:rPr>
          <w:b/>
          <w:bCs/>
        </w:rPr>
        <w:t>Ejemplo con el primer estado (</w:t>
      </w:r>
      <w:proofErr w:type="spellStart"/>
      <w:r w:rsidRPr="00094817">
        <w:rPr>
          <w:b/>
          <w:bCs/>
        </w:rPr>
        <w:t>gpt_messages</w:t>
      </w:r>
      <w:proofErr w:type="spellEnd"/>
      <w:r w:rsidRPr="00094817">
        <w:rPr>
          <w:b/>
          <w:bCs/>
        </w:rPr>
        <w:t xml:space="preserve"> = ["Hola allá"], </w:t>
      </w:r>
      <w:proofErr w:type="spellStart"/>
      <w:r w:rsidRPr="00094817">
        <w:rPr>
          <w:b/>
          <w:bCs/>
        </w:rPr>
        <w:t>claude_messages</w:t>
      </w:r>
      <w:proofErr w:type="spellEnd"/>
      <w:r w:rsidRPr="00094817">
        <w:rPr>
          <w:b/>
          <w:bCs/>
        </w:rPr>
        <w:t xml:space="preserve"> = ["Hola"])</w:t>
      </w:r>
    </w:p>
    <w:p w14:paraId="50FDD5D6" w14:textId="77777777" w:rsidR="00B5285A" w:rsidRDefault="00B5285A" w:rsidP="00B5285A">
      <w:r w:rsidRPr="00B5285A">
        <w:rPr>
          <w:b/>
          <w:bCs/>
        </w:rPr>
        <w:t>zip</w:t>
      </w:r>
      <w:r w:rsidRPr="00B5285A">
        <w:t xml:space="preserve"> empareja </w:t>
      </w:r>
      <w:r w:rsidRPr="00B5285A">
        <w:rPr>
          <w:b/>
          <w:bCs/>
        </w:rPr>
        <w:t>("Hola allá", "Hola"),</w:t>
      </w:r>
      <w:r w:rsidRPr="00B5285A">
        <w:t xml:space="preserve"> una sola vuelta:</w:t>
      </w:r>
    </w:p>
    <w:p w14:paraId="334AD593" w14:textId="06132B58" w:rsidR="00B5285A" w:rsidRDefault="00B5285A" w:rsidP="00B5285A">
      <w:r w:rsidRPr="00B5285A">
        <w:rPr>
          <w:noProof/>
        </w:rPr>
        <w:drawing>
          <wp:inline distT="0" distB="0" distL="0" distR="0" wp14:anchorId="287293FB" wp14:editId="4EA3C2D3">
            <wp:extent cx="6416596" cy="1577477"/>
            <wp:effectExtent l="0" t="0" r="3810" b="3810"/>
            <wp:docPr id="1159950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50113" name=""/>
                    <pic:cNvPicPr/>
                  </pic:nvPicPr>
                  <pic:blipFill>
                    <a:blip r:embed="rId650"/>
                    <a:stretch>
                      <a:fillRect/>
                    </a:stretch>
                  </pic:blipFill>
                  <pic:spPr>
                    <a:xfrm>
                      <a:off x="0" y="0"/>
                      <a:ext cx="6416596" cy="1577477"/>
                    </a:xfrm>
                    <a:prstGeom prst="rect">
                      <a:avLst/>
                    </a:prstGeom>
                  </pic:spPr>
                </pic:pic>
              </a:graphicData>
            </a:graphic>
          </wp:inline>
        </w:drawing>
      </w:r>
    </w:p>
    <w:p w14:paraId="58A49259" w14:textId="77777777" w:rsidR="00B5285A" w:rsidRDefault="00B5285A" w:rsidP="00B5285A">
      <w:pPr>
        <w:pBdr>
          <w:bottom w:val="single" w:sz="6" w:space="1" w:color="auto"/>
        </w:pBdr>
      </w:pPr>
      <w:r w:rsidRPr="00B5285A">
        <w:t>Esto le dice a GPT: "tú ya dijiste 'Hola allá', y el usuario te respondió 'Hola'; ahora sigue tú". Por eso GPT respondió algo sarcástico tipo "¿No te molestaste en saludarme? Patético."</w:t>
      </w:r>
    </w:p>
    <w:p w14:paraId="5C5C3C43" w14:textId="181BDB5C" w:rsidR="00EA5F3F" w:rsidRDefault="00EA5F3F" w:rsidP="00B5285A"/>
    <w:p w14:paraId="49E760F3" w14:textId="77777777" w:rsidR="006E7514" w:rsidRDefault="006E7514" w:rsidP="00B5285A"/>
    <w:p w14:paraId="30B26000" w14:textId="77777777" w:rsidR="00B76829" w:rsidRDefault="00B76829" w:rsidP="00B5285A"/>
    <w:p w14:paraId="64C75598" w14:textId="77777777" w:rsidR="00B76829" w:rsidRDefault="00B76829" w:rsidP="00B5285A"/>
    <w:p w14:paraId="783D1331" w14:textId="77777777" w:rsidR="00B76829" w:rsidRDefault="00B76829" w:rsidP="00B5285A"/>
    <w:p w14:paraId="2325738F" w14:textId="77777777" w:rsidR="00B76829" w:rsidRDefault="00B76829" w:rsidP="00B5285A"/>
    <w:p w14:paraId="12CB8E5E" w14:textId="77777777" w:rsidR="00B76829" w:rsidRDefault="00B76829" w:rsidP="00B5285A"/>
    <w:p w14:paraId="6ABCFF04" w14:textId="77777777" w:rsidR="00B76829" w:rsidRDefault="00B76829" w:rsidP="00B5285A"/>
    <w:p w14:paraId="0AC75277" w14:textId="77777777" w:rsidR="00B76829" w:rsidRDefault="00B76829" w:rsidP="00B5285A"/>
    <w:p w14:paraId="065FFAFA" w14:textId="420FDECF" w:rsidR="006E7514" w:rsidRDefault="00B76829" w:rsidP="00B5285A">
      <w:r w:rsidRPr="00B76829">
        <w:rPr>
          <w:noProof/>
        </w:rPr>
        <w:drawing>
          <wp:inline distT="0" distB="0" distL="0" distR="0" wp14:anchorId="14A2B0CE" wp14:editId="40659173">
            <wp:extent cx="5291667" cy="402265"/>
            <wp:effectExtent l="19050" t="19050" r="23495" b="17145"/>
            <wp:docPr id="1320370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70419" name=""/>
                    <pic:cNvPicPr/>
                  </pic:nvPicPr>
                  <pic:blipFill>
                    <a:blip r:embed="rId651"/>
                    <a:stretch>
                      <a:fillRect/>
                    </a:stretch>
                  </pic:blipFill>
                  <pic:spPr>
                    <a:xfrm>
                      <a:off x="0" y="0"/>
                      <a:ext cx="5339574" cy="405907"/>
                    </a:xfrm>
                    <a:prstGeom prst="rect">
                      <a:avLst/>
                    </a:prstGeom>
                    <a:ln w="19050">
                      <a:solidFill>
                        <a:srgbClr val="EE0000"/>
                      </a:solidFill>
                    </a:ln>
                  </pic:spPr>
                </pic:pic>
              </a:graphicData>
            </a:graphic>
          </wp:inline>
        </w:drawing>
      </w:r>
      <w:r w:rsidRPr="00B76829">
        <w:rPr>
          <w:noProof/>
        </w:rPr>
        <w:drawing>
          <wp:inline distT="0" distB="0" distL="0" distR="0" wp14:anchorId="744F548E" wp14:editId="6B79B07B">
            <wp:extent cx="5274733" cy="349207"/>
            <wp:effectExtent l="38100" t="38100" r="21590" b="32385"/>
            <wp:docPr id="2020569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69065" name=""/>
                    <pic:cNvPicPr/>
                  </pic:nvPicPr>
                  <pic:blipFill>
                    <a:blip r:embed="rId652"/>
                    <a:stretch>
                      <a:fillRect/>
                    </a:stretch>
                  </pic:blipFill>
                  <pic:spPr>
                    <a:xfrm>
                      <a:off x="0" y="0"/>
                      <a:ext cx="5358238" cy="354735"/>
                    </a:xfrm>
                    <a:prstGeom prst="rect">
                      <a:avLst/>
                    </a:prstGeom>
                    <a:ln w="28575">
                      <a:solidFill>
                        <a:srgbClr val="EE0000"/>
                      </a:solidFill>
                    </a:ln>
                  </pic:spPr>
                </pic:pic>
              </a:graphicData>
            </a:graphic>
          </wp:inline>
        </w:drawing>
      </w:r>
      <w:r w:rsidR="006E7514" w:rsidRPr="006E7514">
        <w:rPr>
          <w:noProof/>
        </w:rPr>
        <w:drawing>
          <wp:inline distT="0" distB="0" distL="0" distR="0" wp14:anchorId="43BB6CAC" wp14:editId="6539F073">
            <wp:extent cx="4572494" cy="1663700"/>
            <wp:effectExtent l="38100" t="38100" r="38100" b="31750"/>
            <wp:docPr id="151020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0945" name=""/>
                    <pic:cNvPicPr/>
                  </pic:nvPicPr>
                  <pic:blipFill>
                    <a:blip r:embed="rId653"/>
                    <a:stretch>
                      <a:fillRect/>
                    </a:stretch>
                  </pic:blipFill>
                  <pic:spPr>
                    <a:xfrm>
                      <a:off x="0" y="0"/>
                      <a:ext cx="4582392" cy="1667301"/>
                    </a:xfrm>
                    <a:prstGeom prst="rect">
                      <a:avLst/>
                    </a:prstGeom>
                    <a:ln w="38100">
                      <a:solidFill>
                        <a:srgbClr val="EE0000"/>
                      </a:solidFill>
                    </a:ln>
                  </pic:spPr>
                </pic:pic>
              </a:graphicData>
            </a:graphic>
          </wp:inline>
        </w:drawing>
      </w:r>
    </w:p>
    <w:p w14:paraId="46E86D74" w14:textId="22D6BED6" w:rsidR="00DC4D6D" w:rsidRDefault="00DC4D6D" w:rsidP="00DC4D6D">
      <w:pPr>
        <w:rPr>
          <w:b/>
          <w:bCs/>
        </w:rPr>
      </w:pPr>
      <w:proofErr w:type="spellStart"/>
      <w:r w:rsidRPr="00DC4D6D">
        <w:rPr>
          <w:b/>
          <w:bCs/>
        </w:rPr>
        <w:t>call_</w:t>
      </w:r>
      <w:proofErr w:type="gramStart"/>
      <w:r w:rsidRPr="00DC4D6D">
        <w:rPr>
          <w:b/>
          <w:bCs/>
        </w:rPr>
        <w:t>gpt</w:t>
      </w:r>
      <w:proofErr w:type="spellEnd"/>
      <w:r w:rsidRPr="00DC4D6D">
        <w:rPr>
          <w:b/>
          <w:bCs/>
        </w:rPr>
        <w:t>(</w:t>
      </w:r>
      <w:proofErr w:type="gramEnd"/>
      <w:r w:rsidRPr="00DC4D6D">
        <w:rPr>
          <w:b/>
          <w:bCs/>
        </w:rPr>
        <w:t>), paso a paso</w:t>
      </w:r>
      <w:r>
        <w:rPr>
          <w:b/>
          <w:bCs/>
        </w:rPr>
        <w:br/>
      </w:r>
      <w:r w:rsidRPr="00EB335D">
        <w:rPr>
          <w:b/>
          <w:bCs/>
          <w:highlight w:val="yellow"/>
        </w:rPr>
        <w:t>Línea 1</w:t>
      </w:r>
    </w:p>
    <w:p w14:paraId="48779DFF" w14:textId="42549ACE" w:rsidR="00DC4D6D" w:rsidRDefault="00DC4D6D" w:rsidP="00DC4D6D">
      <w:pPr>
        <w:rPr>
          <w:b/>
          <w:bCs/>
        </w:rPr>
      </w:pPr>
      <w:r w:rsidRPr="00DC4D6D">
        <w:rPr>
          <w:b/>
          <w:bCs/>
          <w:noProof/>
        </w:rPr>
        <w:drawing>
          <wp:inline distT="0" distB="0" distL="0" distR="0" wp14:anchorId="42C3BB62" wp14:editId="295D0ED8">
            <wp:extent cx="5596467" cy="682823"/>
            <wp:effectExtent l="0" t="0" r="4445" b="3175"/>
            <wp:docPr id="875179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79029" name=""/>
                    <pic:cNvPicPr/>
                  </pic:nvPicPr>
                  <pic:blipFill>
                    <a:blip r:embed="rId654"/>
                    <a:stretch>
                      <a:fillRect/>
                    </a:stretch>
                  </pic:blipFill>
                  <pic:spPr>
                    <a:xfrm>
                      <a:off x="0" y="0"/>
                      <a:ext cx="5608773" cy="684324"/>
                    </a:xfrm>
                    <a:prstGeom prst="rect">
                      <a:avLst/>
                    </a:prstGeom>
                  </pic:spPr>
                </pic:pic>
              </a:graphicData>
            </a:graphic>
          </wp:inline>
        </w:drawing>
      </w:r>
    </w:p>
    <w:p w14:paraId="47BC72DC" w14:textId="77777777" w:rsidR="00EB335D" w:rsidRDefault="00EB335D" w:rsidP="00EB335D">
      <w:r w:rsidRPr="00EB335D">
        <w:t xml:space="preserve">Crea la lista </w:t>
      </w:r>
      <w:proofErr w:type="spellStart"/>
      <w:r w:rsidRPr="00EB335D">
        <w:rPr>
          <w:b/>
          <w:bCs/>
        </w:rPr>
        <w:t>messages</w:t>
      </w:r>
      <w:proofErr w:type="spellEnd"/>
      <w:r w:rsidRPr="00EB335D">
        <w:t xml:space="preserve"> con un solo elemento: el mensaje de sistema, que define la personalidad de GPT (argumentativo, sarcástico).</w:t>
      </w:r>
    </w:p>
    <w:p w14:paraId="5E15E423" w14:textId="77777777" w:rsidR="00EB335D" w:rsidRDefault="00EB335D" w:rsidP="00EB335D">
      <w:pPr>
        <w:rPr>
          <w:b/>
          <w:bCs/>
        </w:rPr>
      </w:pPr>
      <w:r w:rsidRPr="00EB335D">
        <w:rPr>
          <w:b/>
          <w:bCs/>
          <w:highlight w:val="yellow"/>
        </w:rPr>
        <w:t>Línea 2: recorre el historial</w:t>
      </w:r>
    </w:p>
    <w:p w14:paraId="5FC487D7" w14:textId="3B0DE2DB" w:rsidR="00AD1209" w:rsidRDefault="00AD1209" w:rsidP="00EB335D">
      <w:pPr>
        <w:rPr>
          <w:b/>
          <w:bCs/>
        </w:rPr>
      </w:pPr>
      <w:r w:rsidRPr="00AD1209">
        <w:rPr>
          <w:b/>
          <w:bCs/>
          <w:noProof/>
        </w:rPr>
        <w:drawing>
          <wp:inline distT="0" distB="0" distL="0" distR="0" wp14:anchorId="1EC4B79D" wp14:editId="1A6B8CAB">
            <wp:extent cx="5511800" cy="658519"/>
            <wp:effectExtent l="0" t="0" r="0" b="8255"/>
            <wp:docPr id="1937832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32587" name=""/>
                    <pic:cNvPicPr/>
                  </pic:nvPicPr>
                  <pic:blipFill>
                    <a:blip r:embed="rId655"/>
                    <a:stretch>
                      <a:fillRect/>
                    </a:stretch>
                  </pic:blipFill>
                  <pic:spPr>
                    <a:xfrm>
                      <a:off x="0" y="0"/>
                      <a:ext cx="5526490" cy="660274"/>
                    </a:xfrm>
                    <a:prstGeom prst="rect">
                      <a:avLst/>
                    </a:prstGeom>
                  </pic:spPr>
                </pic:pic>
              </a:graphicData>
            </a:graphic>
          </wp:inline>
        </w:drawing>
      </w:r>
    </w:p>
    <w:p w14:paraId="4145D138" w14:textId="186A5400" w:rsidR="00AD1209" w:rsidRDefault="00AD1209" w:rsidP="00EB335D">
      <w:proofErr w:type="gramStart"/>
      <w:r>
        <w:rPr>
          <w:b/>
          <w:bCs/>
        </w:rPr>
        <w:t>Zip(</w:t>
      </w:r>
      <w:proofErr w:type="spellStart"/>
      <w:proofErr w:type="gramEnd"/>
      <w:r>
        <w:rPr>
          <w:b/>
          <w:bCs/>
        </w:rPr>
        <w:t>gpt_messages</w:t>
      </w:r>
      <w:proofErr w:type="spellEnd"/>
      <w:r>
        <w:rPr>
          <w:b/>
          <w:bCs/>
        </w:rPr>
        <w:t xml:space="preserve">, </w:t>
      </w:r>
      <w:proofErr w:type="spellStart"/>
      <w:r>
        <w:rPr>
          <w:b/>
          <w:bCs/>
        </w:rPr>
        <w:t>Claude_messages</w:t>
      </w:r>
      <w:proofErr w:type="spellEnd"/>
      <w:r>
        <w:rPr>
          <w:b/>
          <w:bCs/>
        </w:rPr>
        <w:t xml:space="preserve">) </w:t>
      </w:r>
      <w:r>
        <w:t>empareja las dos listas, posición por posición. En cada vuelta:</w:t>
      </w:r>
    </w:p>
    <w:p w14:paraId="2B46788B" w14:textId="4FF83F7F" w:rsidR="00AD1209" w:rsidRDefault="00AD1209" w:rsidP="00AD1209">
      <w:pPr>
        <w:pStyle w:val="Prrafodelista"/>
        <w:numPr>
          <w:ilvl w:val="0"/>
          <w:numId w:val="58"/>
        </w:numPr>
      </w:pPr>
      <w:proofErr w:type="spellStart"/>
      <w:r>
        <w:rPr>
          <w:b/>
          <w:bCs/>
        </w:rPr>
        <w:t>Gpt</w:t>
      </w:r>
      <w:proofErr w:type="spellEnd"/>
      <w:r>
        <w:rPr>
          <w:b/>
          <w:bCs/>
        </w:rPr>
        <w:t xml:space="preserve"> = </w:t>
      </w:r>
      <w:r>
        <w:t>un mensaje que dijo GPT antes</w:t>
      </w:r>
    </w:p>
    <w:p w14:paraId="07C3AC0C" w14:textId="53C0CCD6" w:rsidR="00AD1209" w:rsidRDefault="00AD1209" w:rsidP="00AD1209">
      <w:pPr>
        <w:pStyle w:val="Prrafodelista"/>
        <w:numPr>
          <w:ilvl w:val="0"/>
          <w:numId w:val="58"/>
        </w:numPr>
      </w:pPr>
      <w:r>
        <w:rPr>
          <w:b/>
          <w:bCs/>
        </w:rPr>
        <w:t xml:space="preserve">Claude = </w:t>
      </w:r>
      <w:r>
        <w:t>el mensaje con el que Claude le respondió, en ese mismo turno.</w:t>
      </w:r>
    </w:p>
    <w:p w14:paraId="7E1E76BC" w14:textId="77777777" w:rsidR="00C73ADC" w:rsidRDefault="00C73ADC" w:rsidP="00C73ADC">
      <w:pPr>
        <w:rPr>
          <w:b/>
          <w:bCs/>
        </w:rPr>
      </w:pPr>
      <w:r w:rsidRPr="00FB3892">
        <w:rPr>
          <w:b/>
          <w:bCs/>
          <w:highlight w:val="yellow"/>
        </w:rPr>
        <w:t>Líneas 3-4: agrega el par, con roles invertidos</w:t>
      </w:r>
    </w:p>
    <w:p w14:paraId="752FAFD2" w14:textId="32F09178" w:rsidR="00C73ADC" w:rsidRDefault="00C73ADC" w:rsidP="00C73ADC">
      <w:pPr>
        <w:rPr>
          <w:b/>
          <w:bCs/>
        </w:rPr>
      </w:pPr>
      <w:r w:rsidRPr="00C73ADC">
        <w:rPr>
          <w:b/>
          <w:bCs/>
          <w:noProof/>
        </w:rPr>
        <w:drawing>
          <wp:inline distT="0" distB="0" distL="0" distR="0" wp14:anchorId="52097DDD" wp14:editId="2CBF4C9C">
            <wp:extent cx="5325533" cy="808056"/>
            <wp:effectExtent l="0" t="0" r="0" b="0"/>
            <wp:docPr id="69276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6475" name=""/>
                    <pic:cNvPicPr/>
                  </pic:nvPicPr>
                  <pic:blipFill>
                    <a:blip r:embed="rId656"/>
                    <a:stretch>
                      <a:fillRect/>
                    </a:stretch>
                  </pic:blipFill>
                  <pic:spPr>
                    <a:xfrm>
                      <a:off x="0" y="0"/>
                      <a:ext cx="5341759" cy="810518"/>
                    </a:xfrm>
                    <a:prstGeom prst="rect">
                      <a:avLst/>
                    </a:prstGeom>
                  </pic:spPr>
                </pic:pic>
              </a:graphicData>
            </a:graphic>
          </wp:inline>
        </w:drawing>
      </w:r>
    </w:p>
    <w:p w14:paraId="68A477BA" w14:textId="362671AE" w:rsidR="00C73ADC" w:rsidRPr="00C73ADC" w:rsidRDefault="00C73ADC" w:rsidP="00C73ADC">
      <w:pPr>
        <w:pStyle w:val="Prrafodelista"/>
        <w:numPr>
          <w:ilvl w:val="0"/>
          <w:numId w:val="58"/>
        </w:numPr>
        <w:rPr>
          <w:b/>
          <w:bCs/>
        </w:rPr>
      </w:pPr>
      <w:r>
        <w:t xml:space="preserve">Lo que dijo </w:t>
      </w:r>
      <w:r>
        <w:rPr>
          <w:b/>
          <w:bCs/>
        </w:rPr>
        <w:t xml:space="preserve">GPT </w:t>
      </w:r>
      <w:r w:rsidRPr="00C73ADC">
        <w:rPr>
          <w:b/>
          <w:bCs/>
        </w:rPr>
        <w:t>→</w:t>
      </w:r>
      <w:r>
        <w:rPr>
          <w:b/>
          <w:bCs/>
        </w:rPr>
        <w:t xml:space="preserve"> </w:t>
      </w:r>
      <w:r>
        <w:t xml:space="preserve">se guarda como </w:t>
      </w:r>
      <w:r>
        <w:rPr>
          <w:b/>
          <w:bCs/>
        </w:rPr>
        <w:t>“</w:t>
      </w:r>
      <w:proofErr w:type="spellStart"/>
      <w:r>
        <w:rPr>
          <w:b/>
          <w:bCs/>
        </w:rPr>
        <w:t>assistant</w:t>
      </w:r>
      <w:proofErr w:type="spellEnd"/>
      <w:r>
        <w:rPr>
          <w:b/>
          <w:bCs/>
        </w:rPr>
        <w:t xml:space="preserve">” </w:t>
      </w:r>
      <w:r>
        <w:t xml:space="preserve">(porque desde el punto de vista de GPT, el mismo </w:t>
      </w:r>
      <w:proofErr w:type="spellStart"/>
      <w:r>
        <w:t>esel</w:t>
      </w:r>
      <w:proofErr w:type="spellEnd"/>
      <w:r>
        <w:t xml:space="preserve"> asistente).</w:t>
      </w:r>
    </w:p>
    <w:p w14:paraId="71CC0F9C" w14:textId="1AA69363" w:rsidR="00C73ADC" w:rsidRDefault="00F91412" w:rsidP="00C73ADC">
      <w:pPr>
        <w:pStyle w:val="Prrafodelista"/>
        <w:numPr>
          <w:ilvl w:val="0"/>
          <w:numId w:val="58"/>
        </w:numPr>
      </w:pPr>
      <w:r w:rsidRPr="00F91412">
        <w:t xml:space="preserve">Lo que dijo </w:t>
      </w:r>
      <w:r w:rsidRPr="00F91412">
        <w:rPr>
          <w:b/>
          <w:bCs/>
        </w:rPr>
        <w:t>Claude</w:t>
      </w:r>
      <w:r w:rsidRPr="00F91412">
        <w:t xml:space="preserve"> → se guarda como "</w:t>
      </w:r>
      <w:proofErr w:type="spellStart"/>
      <w:r w:rsidRPr="00F91412">
        <w:t>user</w:t>
      </w:r>
      <w:proofErr w:type="spellEnd"/>
      <w:r w:rsidRPr="00F91412">
        <w:t>" (porque desde el punto de vista de GPT, Claude es "el usuario" que le habla).</w:t>
      </w:r>
    </w:p>
    <w:p w14:paraId="40C02353" w14:textId="77777777" w:rsidR="00F91412" w:rsidRDefault="00F91412" w:rsidP="00F91412"/>
    <w:p w14:paraId="5374C7C9" w14:textId="77777777" w:rsidR="00F91412" w:rsidRPr="00F91412" w:rsidRDefault="00F91412" w:rsidP="00F91412">
      <w:pPr>
        <w:rPr>
          <w:b/>
          <w:bCs/>
        </w:rPr>
      </w:pPr>
      <w:r w:rsidRPr="00BC420D">
        <w:rPr>
          <w:b/>
          <w:bCs/>
          <w:highlight w:val="yellow"/>
        </w:rPr>
        <w:lastRenderedPageBreak/>
        <w:t>Ejemplo con el estado inicial del notebook</w:t>
      </w:r>
    </w:p>
    <w:p w14:paraId="5B77CF1F" w14:textId="77777777" w:rsidR="00997ADC" w:rsidRDefault="00997ADC" w:rsidP="00997ADC">
      <w:proofErr w:type="spellStart"/>
      <w:r w:rsidRPr="00997ADC">
        <w:rPr>
          <w:b/>
          <w:bCs/>
        </w:rPr>
        <w:t>gpt_messages</w:t>
      </w:r>
      <w:proofErr w:type="spellEnd"/>
      <w:r w:rsidRPr="00997ADC">
        <w:rPr>
          <w:b/>
          <w:bCs/>
        </w:rPr>
        <w:t xml:space="preserve"> = ["Hola allá"], </w:t>
      </w:r>
      <w:proofErr w:type="spellStart"/>
      <w:r w:rsidRPr="00997ADC">
        <w:rPr>
          <w:b/>
          <w:bCs/>
        </w:rPr>
        <w:t>claude_messages</w:t>
      </w:r>
      <w:proofErr w:type="spellEnd"/>
      <w:r w:rsidRPr="00997ADC">
        <w:rPr>
          <w:b/>
          <w:bCs/>
        </w:rPr>
        <w:t xml:space="preserve"> = ["Hola"].</w:t>
      </w:r>
      <w:r w:rsidRPr="00997ADC">
        <w:t xml:space="preserve"> Listas de tamaño 1, así que zip da </w:t>
      </w:r>
      <w:r w:rsidRPr="00997ADC">
        <w:rPr>
          <w:b/>
          <w:bCs/>
        </w:rPr>
        <w:t>una sola vuelta</w:t>
      </w:r>
      <w:r w:rsidRPr="00997ADC">
        <w:t>.</w:t>
      </w:r>
    </w:p>
    <w:p w14:paraId="576120A9" w14:textId="77777777" w:rsidR="00997ADC" w:rsidRDefault="00997ADC" w:rsidP="00997ADC">
      <w:pPr>
        <w:rPr>
          <w:b/>
          <w:bCs/>
        </w:rPr>
      </w:pPr>
      <w:proofErr w:type="spellStart"/>
      <w:r w:rsidRPr="00997ADC">
        <w:rPr>
          <w:b/>
          <w:bCs/>
        </w:rPr>
        <w:t>messages</w:t>
      </w:r>
      <w:proofErr w:type="spellEnd"/>
      <w:r w:rsidRPr="00997ADC">
        <w:rPr>
          <w:b/>
          <w:bCs/>
        </w:rPr>
        <w:t xml:space="preserve"> queda así:</w:t>
      </w:r>
    </w:p>
    <w:p w14:paraId="07F73186" w14:textId="1BD79DE0" w:rsidR="00997ADC" w:rsidRDefault="009E59FA" w:rsidP="00997ADC">
      <w:r w:rsidRPr="009E59FA">
        <w:rPr>
          <w:noProof/>
        </w:rPr>
        <w:drawing>
          <wp:inline distT="0" distB="0" distL="0" distR="0" wp14:anchorId="39D06D52" wp14:editId="586E1123">
            <wp:extent cx="4766733" cy="1201650"/>
            <wp:effectExtent l="0" t="0" r="0" b="0"/>
            <wp:docPr id="1175419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19386" name=""/>
                    <pic:cNvPicPr/>
                  </pic:nvPicPr>
                  <pic:blipFill>
                    <a:blip r:embed="rId657"/>
                    <a:stretch>
                      <a:fillRect/>
                    </a:stretch>
                  </pic:blipFill>
                  <pic:spPr>
                    <a:xfrm>
                      <a:off x="0" y="0"/>
                      <a:ext cx="4779247" cy="1204805"/>
                    </a:xfrm>
                    <a:prstGeom prst="rect">
                      <a:avLst/>
                    </a:prstGeom>
                  </pic:spPr>
                </pic:pic>
              </a:graphicData>
            </a:graphic>
          </wp:inline>
        </w:drawing>
      </w:r>
    </w:p>
    <w:p w14:paraId="6C621FF4" w14:textId="64522512" w:rsidR="009E59FA" w:rsidRDefault="009E59FA" w:rsidP="00997ADC">
      <w:r>
        <w:t xml:space="preserve">Son 3 elementos. Esto es lo que se </w:t>
      </w:r>
      <w:r>
        <w:rPr>
          <w:b/>
          <w:bCs/>
        </w:rPr>
        <w:t>manda</w:t>
      </w:r>
      <w:r>
        <w:t xml:space="preserve"> al modelo.</w:t>
      </w:r>
    </w:p>
    <w:p w14:paraId="68E4445E" w14:textId="77777777" w:rsidR="009E59FA" w:rsidRPr="009E59FA" w:rsidRDefault="009E59FA" w:rsidP="009E59FA">
      <w:pPr>
        <w:rPr>
          <w:b/>
          <w:bCs/>
        </w:rPr>
      </w:pPr>
      <w:r w:rsidRPr="009E59FA">
        <w:rPr>
          <w:b/>
          <w:bCs/>
          <w:highlight w:val="yellow"/>
        </w:rPr>
        <w:t>Línea 5: llama al modelo</w:t>
      </w:r>
    </w:p>
    <w:p w14:paraId="48D404CD" w14:textId="60F6178F" w:rsidR="009E59FA" w:rsidRDefault="000F777B" w:rsidP="00997ADC">
      <w:r w:rsidRPr="000F777B">
        <w:rPr>
          <w:noProof/>
        </w:rPr>
        <w:drawing>
          <wp:inline distT="0" distB="0" distL="0" distR="0" wp14:anchorId="5BF2C2A2" wp14:editId="392E13D7">
            <wp:extent cx="4800600" cy="601493"/>
            <wp:effectExtent l="0" t="0" r="0" b="8255"/>
            <wp:docPr id="1142877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77324" name=""/>
                    <pic:cNvPicPr/>
                  </pic:nvPicPr>
                  <pic:blipFill>
                    <a:blip r:embed="rId658"/>
                    <a:stretch>
                      <a:fillRect/>
                    </a:stretch>
                  </pic:blipFill>
                  <pic:spPr>
                    <a:xfrm>
                      <a:off x="0" y="0"/>
                      <a:ext cx="4823264" cy="604333"/>
                    </a:xfrm>
                    <a:prstGeom prst="rect">
                      <a:avLst/>
                    </a:prstGeom>
                  </pic:spPr>
                </pic:pic>
              </a:graphicData>
            </a:graphic>
          </wp:inline>
        </w:drawing>
      </w:r>
    </w:p>
    <w:p w14:paraId="18340AB1" w14:textId="77777777" w:rsidR="000F777B" w:rsidRPr="000F777B" w:rsidRDefault="000F777B" w:rsidP="000F777B">
      <w:r w:rsidRPr="000F777B">
        <w:t>Manda esos 3 mensajes. El modelo lee todo y genera una respuesta nueva.</w:t>
      </w:r>
    </w:p>
    <w:p w14:paraId="0CB77FB7" w14:textId="77777777" w:rsidR="00BC420D" w:rsidRPr="00BC420D" w:rsidRDefault="00BC420D" w:rsidP="00BC420D">
      <w:pPr>
        <w:rPr>
          <w:b/>
          <w:bCs/>
        </w:rPr>
      </w:pPr>
      <w:r w:rsidRPr="00BC420D">
        <w:rPr>
          <w:b/>
          <w:bCs/>
          <w:highlight w:val="yellow"/>
        </w:rPr>
        <w:t>Línea 6: devuelve solo el texto</w:t>
      </w:r>
    </w:p>
    <w:p w14:paraId="3B022175" w14:textId="503FA953" w:rsidR="000F777B" w:rsidRDefault="00672967" w:rsidP="00997ADC">
      <w:r w:rsidRPr="00672967">
        <w:rPr>
          <w:noProof/>
        </w:rPr>
        <w:drawing>
          <wp:inline distT="0" distB="0" distL="0" distR="0" wp14:anchorId="354FC073" wp14:editId="60D371E8">
            <wp:extent cx="4555067" cy="582186"/>
            <wp:effectExtent l="0" t="0" r="0" b="8890"/>
            <wp:docPr id="566094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94907" name=""/>
                    <pic:cNvPicPr/>
                  </pic:nvPicPr>
                  <pic:blipFill>
                    <a:blip r:embed="rId659"/>
                    <a:stretch>
                      <a:fillRect/>
                    </a:stretch>
                  </pic:blipFill>
                  <pic:spPr>
                    <a:xfrm>
                      <a:off x="0" y="0"/>
                      <a:ext cx="4592469" cy="586966"/>
                    </a:xfrm>
                    <a:prstGeom prst="rect">
                      <a:avLst/>
                    </a:prstGeom>
                  </pic:spPr>
                </pic:pic>
              </a:graphicData>
            </a:graphic>
          </wp:inline>
        </w:drawing>
      </w:r>
    </w:p>
    <w:p w14:paraId="53943DC1" w14:textId="6B9DABBB" w:rsidR="00672967" w:rsidRDefault="00816C14" w:rsidP="00816C14">
      <w:pPr>
        <w:pStyle w:val="Prrafodelista"/>
        <w:numPr>
          <w:ilvl w:val="0"/>
          <w:numId w:val="58"/>
        </w:numPr>
      </w:pPr>
      <w:proofErr w:type="spellStart"/>
      <w:r>
        <w:rPr>
          <w:b/>
          <w:bCs/>
        </w:rPr>
        <w:t>Response.choices</w:t>
      </w:r>
      <w:proofErr w:type="spellEnd"/>
      <w:r>
        <w:rPr>
          <w:b/>
          <w:bCs/>
        </w:rPr>
        <w:t xml:space="preserve">[0] </w:t>
      </w:r>
      <w:r w:rsidRPr="00816C14">
        <w:rPr>
          <w:b/>
          <w:bCs/>
        </w:rPr>
        <w:t>→</w:t>
      </w:r>
      <w:r>
        <w:rPr>
          <w:b/>
          <w:bCs/>
        </w:rPr>
        <w:t xml:space="preserve"> </w:t>
      </w:r>
      <w:r>
        <w:t>la respuesta generada</w:t>
      </w:r>
    </w:p>
    <w:p w14:paraId="07162D70" w14:textId="48A9E5D1" w:rsidR="00816C14" w:rsidRDefault="00355E0C" w:rsidP="00816C14">
      <w:pPr>
        <w:pStyle w:val="Prrafodelista"/>
        <w:numPr>
          <w:ilvl w:val="0"/>
          <w:numId w:val="58"/>
        </w:numPr>
      </w:pPr>
      <w:proofErr w:type="gramStart"/>
      <w:r w:rsidRPr="00355E0C">
        <w:rPr>
          <w:b/>
          <w:bCs/>
        </w:rPr>
        <w:t>.</w:t>
      </w:r>
      <w:proofErr w:type="spellStart"/>
      <w:r w:rsidRPr="00355E0C">
        <w:rPr>
          <w:b/>
          <w:bCs/>
        </w:rPr>
        <w:t>message</w:t>
      </w:r>
      <w:proofErr w:type="gramEnd"/>
      <w:r w:rsidRPr="00355E0C">
        <w:rPr>
          <w:b/>
          <w:bCs/>
        </w:rPr>
        <w:t>.content</w:t>
      </w:r>
      <w:proofErr w:type="spellEnd"/>
      <w:r w:rsidRPr="00355E0C">
        <w:t xml:space="preserve"> → solo el texto de esa respuesta.</w:t>
      </w:r>
    </w:p>
    <w:p w14:paraId="32C7B7E0" w14:textId="149C0F93" w:rsidR="00355E0C" w:rsidRDefault="00355E0C" w:rsidP="00355E0C">
      <w:r>
        <w:t xml:space="preserve">Esa salida siempre viene marcada como </w:t>
      </w:r>
      <w:r>
        <w:rPr>
          <w:b/>
          <w:bCs/>
        </w:rPr>
        <w:t>role: “</w:t>
      </w:r>
      <w:proofErr w:type="spellStart"/>
      <w:r>
        <w:rPr>
          <w:b/>
          <w:bCs/>
        </w:rPr>
        <w:t>assistant</w:t>
      </w:r>
      <w:proofErr w:type="spellEnd"/>
      <w:r>
        <w:rPr>
          <w:b/>
          <w:bCs/>
        </w:rPr>
        <w:t xml:space="preserve">” </w:t>
      </w:r>
      <w:r>
        <w:t>por la API (</w:t>
      </w:r>
      <w:r w:rsidR="009724C3">
        <w:t xml:space="preserve">eso lo decide </w:t>
      </w:r>
      <w:proofErr w:type="spellStart"/>
      <w:r w:rsidR="009724C3">
        <w:t>OpenAI</w:t>
      </w:r>
      <w:proofErr w:type="spellEnd"/>
      <w:r w:rsidR="009724C3">
        <w:t>, no tu), y es distinta de los 3 mensajes que mandaste.</w:t>
      </w:r>
    </w:p>
    <w:p w14:paraId="31883C8B" w14:textId="77777777" w:rsidR="00814C83" w:rsidRPr="00814C83" w:rsidRDefault="00814C83" w:rsidP="00814C83">
      <w:r w:rsidRPr="00814C83">
        <w:rPr>
          <w:b/>
          <w:bCs/>
        </w:rPr>
        <w:t>Ejemplo de lo que devuelve, en este caso:</w:t>
      </w:r>
    </w:p>
    <w:p w14:paraId="37A0A447" w14:textId="656470F4" w:rsidR="009724C3" w:rsidRDefault="00814C83" w:rsidP="00355E0C">
      <w:r w:rsidRPr="00814C83">
        <w:rPr>
          <w:noProof/>
        </w:rPr>
        <w:drawing>
          <wp:inline distT="0" distB="0" distL="0" distR="0" wp14:anchorId="594E3F45" wp14:editId="4D9AB132">
            <wp:extent cx="5469467" cy="525535"/>
            <wp:effectExtent l="0" t="0" r="0" b="8255"/>
            <wp:docPr id="113942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21995" name=""/>
                    <pic:cNvPicPr/>
                  </pic:nvPicPr>
                  <pic:blipFill>
                    <a:blip r:embed="rId660"/>
                    <a:stretch>
                      <a:fillRect/>
                    </a:stretch>
                  </pic:blipFill>
                  <pic:spPr>
                    <a:xfrm>
                      <a:off x="0" y="0"/>
                      <a:ext cx="5488818" cy="527394"/>
                    </a:xfrm>
                    <a:prstGeom prst="rect">
                      <a:avLst/>
                    </a:prstGeom>
                  </pic:spPr>
                </pic:pic>
              </a:graphicData>
            </a:graphic>
          </wp:inline>
        </w:drawing>
      </w:r>
    </w:p>
    <w:p w14:paraId="69114C39" w14:textId="77777777" w:rsidR="00814C83" w:rsidRPr="00814C83" w:rsidRDefault="00814C83" w:rsidP="00814C83">
      <w:pPr>
        <w:rPr>
          <w:b/>
          <w:bCs/>
        </w:rPr>
      </w:pPr>
      <w:r w:rsidRPr="00814C83">
        <w:rPr>
          <w:b/>
          <w:bCs/>
        </w:rPr>
        <w:t>Resumen visual</w:t>
      </w:r>
    </w:p>
    <w:p w14:paraId="2A29D773" w14:textId="215F5852" w:rsidR="00814C83" w:rsidRPr="00355E0C" w:rsidRDefault="00CF2CFC" w:rsidP="00355E0C">
      <w:r w:rsidRPr="00CF2CFC">
        <w:rPr>
          <w:noProof/>
        </w:rPr>
        <w:drawing>
          <wp:inline distT="0" distB="0" distL="0" distR="0" wp14:anchorId="61CBFF01" wp14:editId="51ECE013">
            <wp:extent cx="4207933" cy="1799779"/>
            <wp:effectExtent l="38100" t="38100" r="40640" b="29210"/>
            <wp:docPr id="722456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6578" name=""/>
                    <pic:cNvPicPr/>
                  </pic:nvPicPr>
                  <pic:blipFill>
                    <a:blip r:embed="rId661"/>
                    <a:stretch>
                      <a:fillRect/>
                    </a:stretch>
                  </pic:blipFill>
                  <pic:spPr>
                    <a:xfrm>
                      <a:off x="0" y="0"/>
                      <a:ext cx="4211593" cy="1801345"/>
                    </a:xfrm>
                    <a:prstGeom prst="rect">
                      <a:avLst/>
                    </a:prstGeom>
                    <a:ln w="28575">
                      <a:solidFill>
                        <a:schemeClr val="tx1"/>
                      </a:solidFill>
                    </a:ln>
                  </pic:spPr>
                </pic:pic>
              </a:graphicData>
            </a:graphic>
          </wp:inline>
        </w:drawing>
      </w:r>
    </w:p>
    <w:p w14:paraId="7E979E2D" w14:textId="6DBEF47A" w:rsidR="00B5285A" w:rsidRDefault="00B5285A" w:rsidP="00B5285A">
      <w:pPr>
        <w:pStyle w:val="Ttulo4"/>
        <w:rPr>
          <w:b/>
          <w:bCs/>
          <w:i w:val="0"/>
          <w:iCs w:val="0"/>
          <w:sz w:val="24"/>
        </w:rPr>
      </w:pPr>
      <w:r w:rsidRPr="00453A6F">
        <w:rPr>
          <w:b/>
          <w:bCs/>
          <w:i w:val="0"/>
          <w:iCs w:val="0"/>
          <w:sz w:val="24"/>
          <w:highlight w:val="yellow"/>
        </w:rPr>
        <w:lastRenderedPageBreak/>
        <w:t>2.3.</w:t>
      </w:r>
      <w:r w:rsidR="00453A6F" w:rsidRPr="00453A6F">
        <w:rPr>
          <w:b/>
          <w:bCs/>
          <w:i w:val="0"/>
          <w:iCs w:val="0"/>
          <w:sz w:val="24"/>
          <w:highlight w:val="yellow"/>
        </w:rPr>
        <w:t>6.3:</w:t>
      </w:r>
      <w:r w:rsidRPr="00453A6F">
        <w:rPr>
          <w:b/>
          <w:bCs/>
          <w:i w:val="0"/>
          <w:iCs w:val="0"/>
          <w:sz w:val="24"/>
          <w:highlight w:val="yellow"/>
        </w:rPr>
        <w:t xml:space="preserve"> La función </w:t>
      </w:r>
      <w:proofErr w:type="spellStart"/>
      <w:r w:rsidRPr="00453A6F">
        <w:rPr>
          <w:b/>
          <w:bCs/>
          <w:i w:val="0"/>
          <w:iCs w:val="0"/>
          <w:sz w:val="24"/>
          <w:highlight w:val="yellow"/>
        </w:rPr>
        <w:t>call_</w:t>
      </w:r>
      <w:proofErr w:type="gramStart"/>
      <w:r w:rsidRPr="00453A6F">
        <w:rPr>
          <w:b/>
          <w:bCs/>
          <w:i w:val="0"/>
          <w:iCs w:val="0"/>
          <w:sz w:val="24"/>
          <w:highlight w:val="yellow"/>
        </w:rPr>
        <w:t>claude</w:t>
      </w:r>
      <w:proofErr w:type="spellEnd"/>
      <w:r w:rsidRPr="00453A6F">
        <w:rPr>
          <w:b/>
          <w:bCs/>
          <w:i w:val="0"/>
          <w:iCs w:val="0"/>
          <w:sz w:val="24"/>
          <w:highlight w:val="yellow"/>
        </w:rPr>
        <w:t>(</w:t>
      </w:r>
      <w:proofErr w:type="gramEnd"/>
      <w:r w:rsidRPr="00453A6F">
        <w:rPr>
          <w:b/>
          <w:bCs/>
          <w:i w:val="0"/>
          <w:iCs w:val="0"/>
          <w:sz w:val="24"/>
          <w:highlight w:val="yellow"/>
        </w:rPr>
        <w:t>): la misma idea, invertida</w:t>
      </w:r>
    </w:p>
    <w:p w14:paraId="2D3B89F1" w14:textId="68E87331" w:rsidR="00B54C72" w:rsidRDefault="0018670B" w:rsidP="00B54C72">
      <w:r>
        <w:rPr>
          <w:noProof/>
        </w:rPr>
        <w:drawing>
          <wp:inline distT="0" distB="0" distL="0" distR="0" wp14:anchorId="73010D8E" wp14:editId="6DAC459A">
            <wp:extent cx="6671945" cy="508000"/>
            <wp:effectExtent l="0" t="0" r="0" b="6350"/>
            <wp:docPr id="792739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2">
                      <a:extLst>
                        <a:ext uri="{28A0092B-C50C-407E-A947-70E740481C1C}">
                          <a14:useLocalDpi xmlns:a14="http://schemas.microsoft.com/office/drawing/2010/main" val="0"/>
                        </a:ext>
                      </a:extLst>
                    </a:blip>
                    <a:srcRect/>
                    <a:stretch>
                      <a:fillRect/>
                    </a:stretch>
                  </pic:blipFill>
                  <pic:spPr bwMode="auto">
                    <a:xfrm>
                      <a:off x="0" y="0"/>
                      <a:ext cx="6671945" cy="508000"/>
                    </a:xfrm>
                    <a:prstGeom prst="rect">
                      <a:avLst/>
                    </a:prstGeom>
                    <a:noFill/>
                    <a:ln>
                      <a:noFill/>
                    </a:ln>
                  </pic:spPr>
                </pic:pic>
              </a:graphicData>
            </a:graphic>
          </wp:inline>
        </w:drawing>
      </w:r>
      <w:r w:rsidRPr="0018670B">
        <w:rPr>
          <w:noProof/>
        </w:rPr>
        <w:drawing>
          <wp:inline distT="0" distB="0" distL="0" distR="0" wp14:anchorId="1CC60FEA" wp14:editId="2AC22F56">
            <wp:extent cx="6532033" cy="635664"/>
            <wp:effectExtent l="38100" t="38100" r="40640" b="31115"/>
            <wp:docPr id="641989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89989" name=""/>
                    <pic:cNvPicPr/>
                  </pic:nvPicPr>
                  <pic:blipFill>
                    <a:blip r:embed="rId663"/>
                    <a:stretch>
                      <a:fillRect/>
                    </a:stretch>
                  </pic:blipFill>
                  <pic:spPr>
                    <a:xfrm>
                      <a:off x="0" y="0"/>
                      <a:ext cx="6542530" cy="636685"/>
                    </a:xfrm>
                    <a:prstGeom prst="rect">
                      <a:avLst/>
                    </a:prstGeom>
                    <a:ln w="28575">
                      <a:solidFill>
                        <a:srgbClr val="EE0000"/>
                      </a:solidFill>
                    </a:ln>
                  </pic:spPr>
                </pic:pic>
              </a:graphicData>
            </a:graphic>
          </wp:inline>
        </w:drawing>
      </w:r>
      <w:r w:rsidR="00CC5F2C" w:rsidRPr="00CC5F2C">
        <w:rPr>
          <w:noProof/>
        </w:rPr>
        <w:drawing>
          <wp:inline distT="0" distB="0" distL="0" distR="0" wp14:anchorId="6E570B46" wp14:editId="26D6A7CA">
            <wp:extent cx="6625167" cy="1741561"/>
            <wp:effectExtent l="38100" t="38100" r="42545" b="30480"/>
            <wp:docPr id="1926334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34202" name=""/>
                    <pic:cNvPicPr/>
                  </pic:nvPicPr>
                  <pic:blipFill>
                    <a:blip r:embed="rId664"/>
                    <a:stretch>
                      <a:fillRect/>
                    </a:stretch>
                  </pic:blipFill>
                  <pic:spPr>
                    <a:xfrm>
                      <a:off x="0" y="0"/>
                      <a:ext cx="6644143" cy="1746549"/>
                    </a:xfrm>
                    <a:prstGeom prst="rect">
                      <a:avLst/>
                    </a:prstGeom>
                    <a:ln w="28575">
                      <a:solidFill>
                        <a:srgbClr val="EE0000"/>
                      </a:solidFill>
                    </a:ln>
                  </pic:spPr>
                </pic:pic>
              </a:graphicData>
            </a:graphic>
          </wp:inline>
        </w:drawing>
      </w:r>
    </w:p>
    <w:p w14:paraId="158D2E15" w14:textId="77777777" w:rsidR="008A4D02" w:rsidRPr="008A4D02" w:rsidRDefault="008A4D02" w:rsidP="008A4D02">
      <w:pPr>
        <w:rPr>
          <w:b/>
          <w:bCs/>
          <w:sz w:val="24"/>
          <w:szCs w:val="28"/>
        </w:rPr>
      </w:pPr>
      <w:proofErr w:type="spellStart"/>
      <w:r w:rsidRPr="008A4D02">
        <w:rPr>
          <w:b/>
          <w:bCs/>
          <w:sz w:val="24"/>
          <w:szCs w:val="28"/>
          <w:highlight w:val="yellow"/>
        </w:rPr>
        <w:t>call_</w:t>
      </w:r>
      <w:proofErr w:type="gramStart"/>
      <w:r w:rsidRPr="008A4D02">
        <w:rPr>
          <w:b/>
          <w:bCs/>
          <w:sz w:val="24"/>
          <w:szCs w:val="28"/>
          <w:highlight w:val="yellow"/>
        </w:rPr>
        <w:t>claude</w:t>
      </w:r>
      <w:proofErr w:type="spellEnd"/>
      <w:r w:rsidRPr="008A4D02">
        <w:rPr>
          <w:b/>
          <w:bCs/>
          <w:sz w:val="24"/>
          <w:szCs w:val="28"/>
          <w:highlight w:val="yellow"/>
        </w:rPr>
        <w:t>(</w:t>
      </w:r>
      <w:proofErr w:type="gramEnd"/>
      <w:r w:rsidRPr="008A4D02">
        <w:rPr>
          <w:b/>
          <w:bCs/>
          <w:sz w:val="24"/>
          <w:szCs w:val="28"/>
          <w:highlight w:val="yellow"/>
        </w:rPr>
        <w:t>), paso a paso</w:t>
      </w:r>
    </w:p>
    <w:p w14:paraId="02C0E5C8" w14:textId="77777777" w:rsidR="008A4D02" w:rsidRPr="008A4D02" w:rsidRDefault="008A4D02" w:rsidP="008A4D02">
      <w:pPr>
        <w:rPr>
          <w:b/>
          <w:bCs/>
        </w:rPr>
      </w:pPr>
      <w:r w:rsidRPr="008A4D02">
        <w:rPr>
          <w:b/>
          <w:bCs/>
          <w:highlight w:val="yellow"/>
        </w:rPr>
        <w:t>Línea 1</w:t>
      </w:r>
    </w:p>
    <w:p w14:paraId="1DA28CAC" w14:textId="032F6D43" w:rsidR="008A4D02" w:rsidRDefault="008A4D02" w:rsidP="00B54C72">
      <w:r w:rsidRPr="008A4D02">
        <w:rPr>
          <w:noProof/>
        </w:rPr>
        <w:drawing>
          <wp:inline distT="0" distB="0" distL="0" distR="0" wp14:anchorId="4D7F59D0" wp14:editId="4208600B">
            <wp:extent cx="5391150" cy="711917"/>
            <wp:effectExtent l="19050" t="19050" r="19050" b="12065"/>
            <wp:docPr id="206001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14214" name=""/>
                    <pic:cNvPicPr/>
                  </pic:nvPicPr>
                  <pic:blipFill>
                    <a:blip r:embed="rId665"/>
                    <a:stretch>
                      <a:fillRect/>
                    </a:stretch>
                  </pic:blipFill>
                  <pic:spPr>
                    <a:xfrm>
                      <a:off x="0" y="0"/>
                      <a:ext cx="5406229" cy="713908"/>
                    </a:xfrm>
                    <a:prstGeom prst="rect">
                      <a:avLst/>
                    </a:prstGeom>
                    <a:ln w="19050">
                      <a:solidFill>
                        <a:schemeClr val="tx1"/>
                      </a:solidFill>
                    </a:ln>
                  </pic:spPr>
                </pic:pic>
              </a:graphicData>
            </a:graphic>
          </wp:inline>
        </w:drawing>
      </w:r>
    </w:p>
    <w:p w14:paraId="3600E29C" w14:textId="77777777" w:rsidR="001B79E6" w:rsidRPr="001B79E6" w:rsidRDefault="001B79E6" w:rsidP="001B79E6">
      <w:r w:rsidRPr="001B79E6">
        <w:t>Crea la lista con la personalidad de Claude (educado, busca puntos en común).</w:t>
      </w:r>
    </w:p>
    <w:p w14:paraId="60E84332" w14:textId="77777777" w:rsidR="001B79E6" w:rsidRPr="001B79E6" w:rsidRDefault="001B79E6" w:rsidP="001B79E6">
      <w:pPr>
        <w:rPr>
          <w:b/>
          <w:bCs/>
        </w:rPr>
      </w:pPr>
      <w:r w:rsidRPr="001B79E6">
        <w:rPr>
          <w:b/>
          <w:bCs/>
          <w:highlight w:val="yellow"/>
        </w:rPr>
        <w:t>Línea 2: recorre el historial</w:t>
      </w:r>
    </w:p>
    <w:p w14:paraId="3DB14907" w14:textId="5BAC8848" w:rsidR="001B79E6" w:rsidRDefault="004B614C" w:rsidP="00B54C72">
      <w:r w:rsidRPr="004B614C">
        <w:rPr>
          <w:noProof/>
        </w:rPr>
        <w:drawing>
          <wp:inline distT="0" distB="0" distL="0" distR="0" wp14:anchorId="04F52999" wp14:editId="6E356DC5">
            <wp:extent cx="5348817" cy="704293"/>
            <wp:effectExtent l="19050" t="19050" r="23495" b="19685"/>
            <wp:docPr id="1718760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60925" name=""/>
                    <pic:cNvPicPr/>
                  </pic:nvPicPr>
                  <pic:blipFill>
                    <a:blip r:embed="rId666"/>
                    <a:stretch>
                      <a:fillRect/>
                    </a:stretch>
                  </pic:blipFill>
                  <pic:spPr>
                    <a:xfrm>
                      <a:off x="0" y="0"/>
                      <a:ext cx="5365124" cy="706440"/>
                    </a:xfrm>
                    <a:prstGeom prst="rect">
                      <a:avLst/>
                    </a:prstGeom>
                    <a:ln w="19050">
                      <a:solidFill>
                        <a:schemeClr val="tx1"/>
                      </a:solidFill>
                    </a:ln>
                  </pic:spPr>
                </pic:pic>
              </a:graphicData>
            </a:graphic>
          </wp:inline>
        </w:drawing>
      </w:r>
    </w:p>
    <w:p w14:paraId="2D6D1FB1" w14:textId="77777777" w:rsidR="000E4AAB" w:rsidRPr="000E4AAB" w:rsidRDefault="000E4AAB" w:rsidP="000E4AAB">
      <w:r w:rsidRPr="000E4AAB">
        <w:t xml:space="preserve">Empareja las dos listas turno por turno. </w:t>
      </w:r>
      <w:proofErr w:type="spellStart"/>
      <w:r w:rsidRPr="000E4AAB">
        <w:rPr>
          <w:b/>
          <w:bCs/>
        </w:rPr>
        <w:t>gpt</w:t>
      </w:r>
      <w:proofErr w:type="spellEnd"/>
      <w:r w:rsidRPr="000E4AAB">
        <w:t xml:space="preserve"> = lo que dijo GPT en ese turno; </w:t>
      </w:r>
      <w:proofErr w:type="spellStart"/>
      <w:r w:rsidRPr="000E4AAB">
        <w:rPr>
          <w:b/>
          <w:bCs/>
        </w:rPr>
        <w:t>claude_message</w:t>
      </w:r>
      <w:proofErr w:type="spellEnd"/>
      <w:r w:rsidRPr="000E4AAB">
        <w:rPr>
          <w:b/>
          <w:bCs/>
        </w:rPr>
        <w:t xml:space="preserve"> =</w:t>
      </w:r>
      <w:r w:rsidRPr="000E4AAB">
        <w:t xml:space="preserve"> lo que Claude respondió en ese mismo turno.</w:t>
      </w:r>
    </w:p>
    <w:p w14:paraId="1C3CD56B" w14:textId="77777777" w:rsidR="000E4AAB" w:rsidRPr="000E4AAB" w:rsidRDefault="000E4AAB" w:rsidP="000E4AAB">
      <w:pPr>
        <w:rPr>
          <w:b/>
          <w:bCs/>
        </w:rPr>
      </w:pPr>
      <w:r w:rsidRPr="000E4AAB">
        <w:rPr>
          <w:b/>
          <w:bCs/>
          <w:highlight w:val="yellow"/>
        </w:rPr>
        <w:t xml:space="preserve">Líneas 3-4: agrega el par, con roles invertidos (al revés que en </w:t>
      </w:r>
      <w:proofErr w:type="spellStart"/>
      <w:r w:rsidRPr="000E4AAB">
        <w:rPr>
          <w:b/>
          <w:bCs/>
          <w:highlight w:val="yellow"/>
        </w:rPr>
        <w:t>call_</w:t>
      </w:r>
      <w:proofErr w:type="gramStart"/>
      <w:r w:rsidRPr="000E4AAB">
        <w:rPr>
          <w:b/>
          <w:bCs/>
          <w:highlight w:val="yellow"/>
        </w:rPr>
        <w:t>gpt</w:t>
      </w:r>
      <w:proofErr w:type="spellEnd"/>
      <w:r w:rsidRPr="000E4AAB">
        <w:rPr>
          <w:b/>
          <w:bCs/>
          <w:highlight w:val="yellow"/>
        </w:rPr>
        <w:t>(</w:t>
      </w:r>
      <w:proofErr w:type="gramEnd"/>
      <w:r w:rsidRPr="000E4AAB">
        <w:rPr>
          <w:b/>
          <w:bCs/>
          <w:highlight w:val="yellow"/>
        </w:rPr>
        <w:t>))</w:t>
      </w:r>
    </w:p>
    <w:p w14:paraId="14592DAA" w14:textId="30B5ABA5" w:rsidR="004B614C" w:rsidRDefault="000E4AAB" w:rsidP="00B54C72">
      <w:r w:rsidRPr="000E4AAB">
        <w:rPr>
          <w:noProof/>
        </w:rPr>
        <w:drawing>
          <wp:inline distT="0" distB="0" distL="0" distR="0" wp14:anchorId="4486A5D1" wp14:editId="62074636">
            <wp:extent cx="5266267" cy="860709"/>
            <wp:effectExtent l="19050" t="19050" r="10795" b="15875"/>
            <wp:docPr id="53658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8913" name=""/>
                    <pic:cNvPicPr/>
                  </pic:nvPicPr>
                  <pic:blipFill>
                    <a:blip r:embed="rId667"/>
                    <a:stretch>
                      <a:fillRect/>
                    </a:stretch>
                  </pic:blipFill>
                  <pic:spPr>
                    <a:xfrm>
                      <a:off x="0" y="0"/>
                      <a:ext cx="5285681" cy="863882"/>
                    </a:xfrm>
                    <a:prstGeom prst="rect">
                      <a:avLst/>
                    </a:prstGeom>
                    <a:ln w="12700">
                      <a:solidFill>
                        <a:schemeClr val="tx1"/>
                      </a:solidFill>
                    </a:ln>
                  </pic:spPr>
                </pic:pic>
              </a:graphicData>
            </a:graphic>
          </wp:inline>
        </w:drawing>
      </w:r>
    </w:p>
    <w:p w14:paraId="18119655" w14:textId="2C2C5304" w:rsidR="008E2BBA" w:rsidRDefault="008E2BBA" w:rsidP="008E2BBA">
      <w:pPr>
        <w:pStyle w:val="Prrafodelista"/>
        <w:numPr>
          <w:ilvl w:val="0"/>
          <w:numId w:val="58"/>
        </w:numPr>
      </w:pPr>
      <w:r>
        <w:t xml:space="preserve">Lo que dijo </w:t>
      </w:r>
      <w:r>
        <w:rPr>
          <w:b/>
          <w:bCs/>
        </w:rPr>
        <w:t xml:space="preserve">GPT </w:t>
      </w:r>
      <w:r w:rsidR="002A41E2" w:rsidRPr="002A41E2">
        <w:rPr>
          <w:b/>
          <w:bCs/>
        </w:rPr>
        <w:t xml:space="preserve">→ </w:t>
      </w:r>
      <w:r>
        <w:rPr>
          <w:b/>
          <w:bCs/>
        </w:rPr>
        <w:t>“</w:t>
      </w:r>
      <w:proofErr w:type="spellStart"/>
      <w:r>
        <w:rPr>
          <w:b/>
          <w:bCs/>
        </w:rPr>
        <w:t>user</w:t>
      </w:r>
      <w:proofErr w:type="spellEnd"/>
      <w:r>
        <w:rPr>
          <w:b/>
          <w:bCs/>
        </w:rPr>
        <w:t xml:space="preserve">” </w:t>
      </w:r>
      <w:r>
        <w:t>(desde la vista de Claude, GPT es quien le habla).</w:t>
      </w:r>
    </w:p>
    <w:p w14:paraId="5186564F" w14:textId="18FD3AEA" w:rsidR="008E2BBA" w:rsidRDefault="008E2BBA" w:rsidP="008E2BBA">
      <w:pPr>
        <w:pStyle w:val="Prrafodelista"/>
        <w:numPr>
          <w:ilvl w:val="0"/>
          <w:numId w:val="58"/>
        </w:numPr>
      </w:pPr>
      <w:r>
        <w:t xml:space="preserve">Lo que dijo </w:t>
      </w:r>
      <w:r>
        <w:rPr>
          <w:b/>
          <w:bCs/>
        </w:rPr>
        <w:t xml:space="preserve">Claude </w:t>
      </w:r>
      <w:r w:rsidR="002A41E2" w:rsidRPr="002A41E2">
        <w:rPr>
          <w:b/>
          <w:bCs/>
        </w:rPr>
        <w:t>→</w:t>
      </w:r>
      <w:r>
        <w:rPr>
          <w:b/>
          <w:bCs/>
        </w:rPr>
        <w:t xml:space="preserve"> “</w:t>
      </w:r>
      <w:proofErr w:type="spellStart"/>
      <w:r>
        <w:rPr>
          <w:b/>
          <w:bCs/>
        </w:rPr>
        <w:t>assistant</w:t>
      </w:r>
      <w:proofErr w:type="spellEnd"/>
      <w:r>
        <w:rPr>
          <w:b/>
          <w:bCs/>
        </w:rPr>
        <w:t xml:space="preserve">” </w:t>
      </w:r>
      <w:r>
        <w:t xml:space="preserve">(Claude se ve a </w:t>
      </w:r>
      <w:proofErr w:type="spellStart"/>
      <w:r>
        <w:t>si</w:t>
      </w:r>
      <w:proofErr w:type="spellEnd"/>
      <w:r>
        <w:t xml:space="preserve"> mismo como el asistente)</w:t>
      </w:r>
      <w:r w:rsidR="00BE1DF6">
        <w:t>.</w:t>
      </w:r>
    </w:p>
    <w:p w14:paraId="6A251101" w14:textId="77777777" w:rsidR="00BE1DF6" w:rsidRDefault="00BE1DF6" w:rsidP="00BE1DF6"/>
    <w:p w14:paraId="4DF5032F" w14:textId="77777777" w:rsidR="00A2312A" w:rsidRDefault="00A2312A" w:rsidP="00A2312A"/>
    <w:p w14:paraId="16689AEE" w14:textId="77777777" w:rsidR="00A2312A" w:rsidRDefault="00A2312A" w:rsidP="00A2312A"/>
    <w:p w14:paraId="6BBD67D6" w14:textId="77777777" w:rsidR="00A2312A" w:rsidRPr="00A2312A" w:rsidRDefault="00A2312A" w:rsidP="00A2312A">
      <w:pPr>
        <w:rPr>
          <w:b/>
          <w:bCs/>
          <w:sz w:val="24"/>
          <w:szCs w:val="28"/>
        </w:rPr>
      </w:pPr>
      <w:r w:rsidRPr="00A2312A">
        <w:rPr>
          <w:b/>
          <w:bCs/>
          <w:sz w:val="24"/>
          <w:szCs w:val="28"/>
          <w:highlight w:val="yellow"/>
        </w:rPr>
        <w:t>Ejemplo con el estado inicial</w:t>
      </w:r>
    </w:p>
    <w:p w14:paraId="14630B50" w14:textId="77777777" w:rsidR="00516D45" w:rsidRPr="00516D45" w:rsidRDefault="00516D45" w:rsidP="00516D45">
      <w:pPr>
        <w:rPr>
          <w:b/>
          <w:bCs/>
        </w:rPr>
      </w:pPr>
      <w:proofErr w:type="spellStart"/>
      <w:r w:rsidRPr="00516D45">
        <w:rPr>
          <w:b/>
          <w:bCs/>
        </w:rPr>
        <w:t>gpt_messages</w:t>
      </w:r>
      <w:proofErr w:type="spellEnd"/>
      <w:r w:rsidRPr="00516D45">
        <w:rPr>
          <w:b/>
          <w:bCs/>
        </w:rPr>
        <w:t xml:space="preserve"> = ["Hola allá"], </w:t>
      </w:r>
      <w:proofErr w:type="spellStart"/>
      <w:r w:rsidRPr="00516D45">
        <w:rPr>
          <w:b/>
          <w:bCs/>
        </w:rPr>
        <w:t>claude_messages</w:t>
      </w:r>
      <w:proofErr w:type="spellEnd"/>
      <w:r w:rsidRPr="00516D45">
        <w:rPr>
          <w:b/>
          <w:bCs/>
        </w:rPr>
        <w:t xml:space="preserve"> = ["Hola"]. zip </w:t>
      </w:r>
      <w:r w:rsidRPr="00516D45">
        <w:t>da una vuelta.</w:t>
      </w:r>
    </w:p>
    <w:p w14:paraId="1EC2A28D" w14:textId="77777777" w:rsidR="00516D45" w:rsidRPr="00516D45" w:rsidRDefault="00516D45" w:rsidP="00516D45">
      <w:r w:rsidRPr="00516D45">
        <w:t xml:space="preserve">Después de las líneas 3-4, </w:t>
      </w:r>
      <w:proofErr w:type="spellStart"/>
      <w:r w:rsidRPr="00516D45">
        <w:rPr>
          <w:b/>
          <w:bCs/>
        </w:rPr>
        <w:t>messages</w:t>
      </w:r>
      <w:proofErr w:type="spellEnd"/>
      <w:r w:rsidRPr="00516D45">
        <w:t xml:space="preserve"> lleva:</w:t>
      </w:r>
    </w:p>
    <w:p w14:paraId="63F89E1D" w14:textId="35353A42" w:rsidR="00A2312A" w:rsidRDefault="00516D45" w:rsidP="00A2312A">
      <w:r w:rsidRPr="00516D45">
        <w:rPr>
          <w:noProof/>
        </w:rPr>
        <w:drawing>
          <wp:inline distT="0" distB="0" distL="0" distR="0" wp14:anchorId="5608C33A" wp14:editId="2D3DD4A6">
            <wp:extent cx="5647267" cy="1388343"/>
            <wp:effectExtent l="0" t="0" r="0" b="2540"/>
            <wp:docPr id="1587502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02521" name=""/>
                    <pic:cNvPicPr/>
                  </pic:nvPicPr>
                  <pic:blipFill>
                    <a:blip r:embed="rId668"/>
                    <a:stretch>
                      <a:fillRect/>
                    </a:stretch>
                  </pic:blipFill>
                  <pic:spPr>
                    <a:xfrm>
                      <a:off x="0" y="0"/>
                      <a:ext cx="5653744" cy="1389935"/>
                    </a:xfrm>
                    <a:prstGeom prst="rect">
                      <a:avLst/>
                    </a:prstGeom>
                  </pic:spPr>
                </pic:pic>
              </a:graphicData>
            </a:graphic>
          </wp:inline>
        </w:drawing>
      </w:r>
    </w:p>
    <w:p w14:paraId="0A74C072" w14:textId="77777777" w:rsidR="00A51CC8" w:rsidRPr="00A51CC8" w:rsidRDefault="00A51CC8" w:rsidP="00A51CC8">
      <w:pPr>
        <w:rPr>
          <w:b/>
          <w:bCs/>
        </w:rPr>
      </w:pPr>
      <w:r w:rsidRPr="00A51CC8">
        <w:rPr>
          <w:b/>
          <w:bCs/>
        </w:rPr>
        <w:t>Línea 5: agrega el último mensaje de GPT, suelto</w:t>
      </w:r>
    </w:p>
    <w:p w14:paraId="1DA28FAC" w14:textId="5188719F" w:rsidR="00A51CC8" w:rsidRDefault="00A51CC8" w:rsidP="00A2312A">
      <w:r w:rsidRPr="00A51CC8">
        <w:rPr>
          <w:noProof/>
        </w:rPr>
        <w:drawing>
          <wp:inline distT="0" distB="0" distL="0" distR="0" wp14:anchorId="7A7BC77C" wp14:editId="09A3ED3D">
            <wp:extent cx="5630333" cy="743502"/>
            <wp:effectExtent l="0" t="0" r="0" b="0"/>
            <wp:docPr id="382142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42491" name=""/>
                    <pic:cNvPicPr/>
                  </pic:nvPicPr>
                  <pic:blipFill>
                    <a:blip r:embed="rId669"/>
                    <a:stretch>
                      <a:fillRect/>
                    </a:stretch>
                  </pic:blipFill>
                  <pic:spPr>
                    <a:xfrm>
                      <a:off x="0" y="0"/>
                      <a:ext cx="5650416" cy="746154"/>
                    </a:xfrm>
                    <a:prstGeom prst="rect">
                      <a:avLst/>
                    </a:prstGeom>
                  </pic:spPr>
                </pic:pic>
              </a:graphicData>
            </a:graphic>
          </wp:inline>
        </w:drawing>
      </w:r>
    </w:p>
    <w:p w14:paraId="2122B06B" w14:textId="77777777" w:rsidR="002E0F7E" w:rsidRPr="002E0F7E" w:rsidRDefault="002E0F7E" w:rsidP="002E0F7E">
      <w:proofErr w:type="spellStart"/>
      <w:r w:rsidRPr="002E0F7E">
        <w:rPr>
          <w:b/>
          <w:bCs/>
        </w:rPr>
        <w:t>gpt_</w:t>
      </w:r>
      <w:proofErr w:type="gramStart"/>
      <w:r w:rsidRPr="002E0F7E">
        <w:rPr>
          <w:b/>
          <w:bCs/>
        </w:rPr>
        <w:t>messages</w:t>
      </w:r>
      <w:proofErr w:type="spellEnd"/>
      <w:r w:rsidRPr="002E0F7E">
        <w:rPr>
          <w:b/>
          <w:bCs/>
        </w:rPr>
        <w:t>[</w:t>
      </w:r>
      <w:proofErr w:type="gramEnd"/>
      <w:r w:rsidRPr="002E0F7E">
        <w:rPr>
          <w:b/>
          <w:bCs/>
        </w:rPr>
        <w:t>-1]</w:t>
      </w:r>
      <w:r w:rsidRPr="002E0F7E">
        <w:t xml:space="preserve"> es el último elemento de esa lista. Se agrega </w:t>
      </w:r>
      <w:r w:rsidRPr="002E0F7E">
        <w:rPr>
          <w:b/>
          <w:bCs/>
        </w:rPr>
        <w:t>de nuevo</w:t>
      </w:r>
      <w:r w:rsidRPr="002E0F7E">
        <w:t>, como un turno extra al final.</w:t>
      </w:r>
    </w:p>
    <w:p w14:paraId="74736258" w14:textId="2948A8F6" w:rsidR="002E0F7E" w:rsidRDefault="002E0F7E" w:rsidP="00A2312A">
      <w:r w:rsidRPr="002E0F7E">
        <w:rPr>
          <w:b/>
          <w:bCs/>
        </w:rPr>
        <w:t>Por qué hace falta:</w:t>
      </w:r>
      <w:r>
        <w:rPr>
          <w:b/>
          <w:bCs/>
        </w:rPr>
        <w:t xml:space="preserve"> </w:t>
      </w:r>
      <w:r>
        <w:t xml:space="preserve">en el bucle del notebook, siempre se llama primero </w:t>
      </w:r>
      <w:proofErr w:type="spellStart"/>
      <w:r>
        <w:rPr>
          <w:b/>
          <w:bCs/>
        </w:rPr>
        <w:t>call_</w:t>
      </w:r>
      <w:proofErr w:type="gramStart"/>
      <w:r>
        <w:rPr>
          <w:b/>
          <w:bCs/>
        </w:rPr>
        <w:t>gpt</w:t>
      </w:r>
      <w:proofErr w:type="spellEnd"/>
      <w:r>
        <w:rPr>
          <w:b/>
          <w:bCs/>
        </w:rPr>
        <w:t>(</w:t>
      </w:r>
      <w:proofErr w:type="gramEnd"/>
      <w:r>
        <w:rPr>
          <w:b/>
          <w:bCs/>
        </w:rPr>
        <w:t xml:space="preserve">) </w:t>
      </w:r>
      <w:r>
        <w:t xml:space="preserve">y </w:t>
      </w:r>
      <w:proofErr w:type="spellStart"/>
      <w:r>
        <w:t>despues</w:t>
      </w:r>
      <w:proofErr w:type="spellEnd"/>
      <w:r>
        <w:t xml:space="preserve"> </w:t>
      </w:r>
      <w:proofErr w:type="spellStart"/>
      <w:r>
        <w:rPr>
          <w:b/>
          <w:bCs/>
        </w:rPr>
        <w:t>call_</w:t>
      </w:r>
      <w:proofErr w:type="gramStart"/>
      <w:r>
        <w:rPr>
          <w:b/>
          <w:bCs/>
        </w:rPr>
        <w:t>claude</w:t>
      </w:r>
      <w:proofErr w:type="spellEnd"/>
      <w:r>
        <w:rPr>
          <w:b/>
          <w:bCs/>
        </w:rPr>
        <w:t>(</w:t>
      </w:r>
      <w:proofErr w:type="gramEnd"/>
      <w:r>
        <w:rPr>
          <w:b/>
          <w:bCs/>
        </w:rPr>
        <w:t xml:space="preserve">). </w:t>
      </w:r>
      <w:r w:rsidR="00014425" w:rsidRPr="00014425">
        <w:t>Cuando le toca a Claude, GPT ya dijo algo nuevo que Claude todavía no vio.</w:t>
      </w:r>
      <w:r w:rsidR="00014425">
        <w:t xml:space="preserve"> En ese momento </w:t>
      </w:r>
      <w:proofErr w:type="spellStart"/>
      <w:r w:rsidR="00014425">
        <w:rPr>
          <w:b/>
          <w:bCs/>
        </w:rPr>
        <w:t>gpt_messages</w:t>
      </w:r>
      <w:proofErr w:type="spellEnd"/>
      <w:r w:rsidR="00014425">
        <w:rPr>
          <w:b/>
          <w:bCs/>
        </w:rPr>
        <w:t xml:space="preserve"> </w:t>
      </w:r>
      <w:r w:rsidR="00014425">
        <w:t xml:space="preserve">tiene un </w:t>
      </w:r>
      <w:r w:rsidR="00014425">
        <w:rPr>
          <w:b/>
          <w:bCs/>
        </w:rPr>
        <w:t xml:space="preserve">elemento </w:t>
      </w:r>
      <w:proofErr w:type="spellStart"/>
      <w:r w:rsidR="00014425">
        <w:rPr>
          <w:b/>
          <w:bCs/>
        </w:rPr>
        <w:t>mas</w:t>
      </w:r>
      <w:proofErr w:type="spellEnd"/>
      <w:r w:rsidR="00014425">
        <w:rPr>
          <w:b/>
          <w:bCs/>
        </w:rPr>
        <w:t xml:space="preserve"> </w:t>
      </w:r>
      <w:r w:rsidR="00014425">
        <w:t xml:space="preserve">que </w:t>
      </w:r>
      <w:proofErr w:type="spellStart"/>
      <w:r w:rsidR="00014425">
        <w:rPr>
          <w:b/>
          <w:bCs/>
        </w:rPr>
        <w:t>Claude_messages</w:t>
      </w:r>
      <w:proofErr w:type="spellEnd"/>
      <w:r w:rsidR="00014425">
        <w:rPr>
          <w:b/>
          <w:bCs/>
        </w:rPr>
        <w:t xml:space="preserve">, </w:t>
      </w:r>
      <w:r w:rsidR="00014425">
        <w:t xml:space="preserve">así que </w:t>
      </w:r>
      <w:r w:rsidR="00014425">
        <w:rPr>
          <w:b/>
          <w:bCs/>
        </w:rPr>
        <w:t xml:space="preserve">zip </w:t>
      </w:r>
      <w:r w:rsidR="00014425">
        <w:t xml:space="preserve">deja ese </w:t>
      </w:r>
      <w:proofErr w:type="spellStart"/>
      <w:r w:rsidR="00014425">
        <w:t>ultimo</w:t>
      </w:r>
      <w:proofErr w:type="spellEnd"/>
      <w:r w:rsidR="00014425">
        <w:t xml:space="preserve"> mensaje de GPT afuera (porque </w:t>
      </w:r>
      <w:r w:rsidR="00014425">
        <w:rPr>
          <w:b/>
          <w:bCs/>
        </w:rPr>
        <w:t xml:space="preserve">zip </w:t>
      </w:r>
      <w:r w:rsidR="00014425">
        <w:t xml:space="preserve">solo cubre hasta donde ambas listas alcanzan). </w:t>
      </w:r>
      <w:r w:rsidR="00032ACD">
        <w:t>Esta línea lo agrega aparte, para que Claude lo vea y pueda responderle.</w:t>
      </w:r>
    </w:p>
    <w:p w14:paraId="01BC129C" w14:textId="77777777" w:rsidR="003C4899" w:rsidRPr="003C4899" w:rsidRDefault="003C4899" w:rsidP="003C4899">
      <w:r w:rsidRPr="003C4899">
        <w:rPr>
          <w:b/>
          <w:bCs/>
        </w:rPr>
        <w:t>Con el estado inicial, antes de cualquier ronda del bucle</w:t>
      </w:r>
      <w:r w:rsidRPr="003C4899">
        <w:t xml:space="preserve">, </w:t>
      </w:r>
      <w:proofErr w:type="spellStart"/>
      <w:r w:rsidRPr="003C4899">
        <w:t>gpt_</w:t>
      </w:r>
      <w:proofErr w:type="gramStart"/>
      <w:r w:rsidRPr="003C4899">
        <w:t>messages</w:t>
      </w:r>
      <w:proofErr w:type="spellEnd"/>
      <w:r w:rsidRPr="003C4899">
        <w:t>[</w:t>
      </w:r>
      <w:proofErr w:type="gramEnd"/>
      <w:r w:rsidRPr="003C4899">
        <w:t>-1] es "Hola allá" (el único elemento), así que se repite:</w:t>
      </w:r>
    </w:p>
    <w:p w14:paraId="40AA8539" w14:textId="78DAAD56" w:rsidR="00032ACD" w:rsidRDefault="003C4899" w:rsidP="00A2312A">
      <w:r w:rsidRPr="003C4899">
        <w:rPr>
          <w:noProof/>
        </w:rPr>
        <w:drawing>
          <wp:inline distT="0" distB="0" distL="0" distR="0" wp14:anchorId="7838B9E5" wp14:editId="468E6E51">
            <wp:extent cx="5629910" cy="1542716"/>
            <wp:effectExtent l="0" t="0" r="0" b="635"/>
            <wp:docPr id="425531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31648" name=""/>
                    <pic:cNvPicPr/>
                  </pic:nvPicPr>
                  <pic:blipFill>
                    <a:blip r:embed="rId670"/>
                    <a:stretch>
                      <a:fillRect/>
                    </a:stretch>
                  </pic:blipFill>
                  <pic:spPr>
                    <a:xfrm>
                      <a:off x="0" y="0"/>
                      <a:ext cx="5640871" cy="1545720"/>
                    </a:xfrm>
                    <a:prstGeom prst="rect">
                      <a:avLst/>
                    </a:prstGeom>
                  </pic:spPr>
                </pic:pic>
              </a:graphicData>
            </a:graphic>
          </wp:inline>
        </w:drawing>
      </w:r>
    </w:p>
    <w:p w14:paraId="7D34E181" w14:textId="0F2C6B92" w:rsidR="00AD7A0E" w:rsidRDefault="00AD7A0E" w:rsidP="00A2312A">
      <w:r w:rsidRPr="00AD7A0E">
        <w:rPr>
          <w:b/>
          <w:bCs/>
        </w:rPr>
        <w:t>Pero en el flujo real del bucle</w:t>
      </w:r>
      <w:r w:rsidRPr="00AD7A0E">
        <w:t xml:space="preserve">, cuando se llama </w:t>
      </w:r>
      <w:proofErr w:type="spellStart"/>
      <w:r w:rsidRPr="00AD7A0E">
        <w:t>call_</w:t>
      </w:r>
      <w:proofErr w:type="gramStart"/>
      <w:r w:rsidRPr="00AD7A0E">
        <w:t>claude</w:t>
      </w:r>
      <w:proofErr w:type="spellEnd"/>
      <w:r w:rsidRPr="00AD7A0E">
        <w:t>(</w:t>
      </w:r>
      <w:proofErr w:type="gramEnd"/>
      <w:r w:rsidRPr="00AD7A0E">
        <w:t xml:space="preserve">) justo después de que </w:t>
      </w:r>
      <w:proofErr w:type="spellStart"/>
      <w:r w:rsidRPr="00AD7A0E">
        <w:t>call_</w:t>
      </w:r>
      <w:proofErr w:type="gramStart"/>
      <w:r w:rsidRPr="00AD7A0E">
        <w:t>gpt</w:t>
      </w:r>
      <w:proofErr w:type="spellEnd"/>
      <w:r w:rsidRPr="00AD7A0E">
        <w:t>(</w:t>
      </w:r>
      <w:proofErr w:type="gramEnd"/>
      <w:r w:rsidRPr="00AD7A0E">
        <w:t xml:space="preserve">) generó una respuesta nueva (por ejemplo "¿No te molestaste en saludarme?"), esa respuesta ya se agregó a </w:t>
      </w:r>
      <w:proofErr w:type="spellStart"/>
      <w:r w:rsidRPr="00AD7A0E">
        <w:t>gpt_messages</w:t>
      </w:r>
      <w:proofErr w:type="spellEnd"/>
      <w:r w:rsidRPr="00AD7A0E">
        <w:t xml:space="preserve"> antes de llamar a </w:t>
      </w:r>
      <w:proofErr w:type="spellStart"/>
      <w:r w:rsidRPr="00AD7A0E">
        <w:t>call_</w:t>
      </w:r>
      <w:proofErr w:type="gramStart"/>
      <w:r w:rsidRPr="00AD7A0E">
        <w:t>claude</w:t>
      </w:r>
      <w:proofErr w:type="spellEnd"/>
      <w:r w:rsidRPr="00AD7A0E">
        <w:t>(</w:t>
      </w:r>
      <w:proofErr w:type="gramEnd"/>
      <w:r w:rsidRPr="00AD7A0E">
        <w:t xml:space="preserve">). Entonces </w:t>
      </w:r>
      <w:proofErr w:type="spellStart"/>
      <w:r w:rsidRPr="00AD7A0E">
        <w:t>gpt_messages</w:t>
      </w:r>
      <w:proofErr w:type="spellEnd"/>
      <w:r w:rsidRPr="00AD7A0E">
        <w:t xml:space="preserve"> = ["Hola allá", "¿No te molestaste en saludarme?"] y </w:t>
      </w:r>
      <w:proofErr w:type="spellStart"/>
      <w:r w:rsidRPr="00AD7A0E">
        <w:t>claude_messages</w:t>
      </w:r>
      <w:proofErr w:type="spellEnd"/>
      <w:r w:rsidRPr="00AD7A0E">
        <w:t xml:space="preserve"> = ["Hola"] (todavía). Ahí zip solo empareja la primera posición, y la línea 5 agrega el mensaje nuevo de GPT que todavía no tiene respuesta:</w:t>
      </w:r>
    </w:p>
    <w:p w14:paraId="4A7AEA14" w14:textId="786EF4FC" w:rsidR="003C4899" w:rsidRDefault="00AD7A0E" w:rsidP="00A2312A">
      <w:r w:rsidRPr="00AD7A0E">
        <w:rPr>
          <w:noProof/>
        </w:rPr>
        <w:lastRenderedPageBreak/>
        <w:drawing>
          <wp:inline distT="0" distB="0" distL="0" distR="0" wp14:anchorId="53B96008" wp14:editId="1B5995E4">
            <wp:extent cx="6439458" cy="1882303"/>
            <wp:effectExtent l="38100" t="38100" r="38100" b="41910"/>
            <wp:docPr id="1750501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01211" name=""/>
                    <pic:cNvPicPr/>
                  </pic:nvPicPr>
                  <pic:blipFill>
                    <a:blip r:embed="rId671"/>
                    <a:stretch>
                      <a:fillRect/>
                    </a:stretch>
                  </pic:blipFill>
                  <pic:spPr>
                    <a:xfrm>
                      <a:off x="0" y="0"/>
                      <a:ext cx="6439458" cy="1882303"/>
                    </a:xfrm>
                    <a:prstGeom prst="rect">
                      <a:avLst/>
                    </a:prstGeom>
                    <a:ln w="28575">
                      <a:solidFill>
                        <a:schemeClr val="tx1"/>
                      </a:solidFill>
                    </a:ln>
                  </pic:spPr>
                </pic:pic>
              </a:graphicData>
            </a:graphic>
          </wp:inline>
        </w:drawing>
      </w:r>
    </w:p>
    <w:p w14:paraId="73029699" w14:textId="77777777" w:rsidR="00050F16" w:rsidRPr="00050F16" w:rsidRDefault="00050F16" w:rsidP="00050F16">
      <w:r w:rsidRPr="00050F16">
        <w:t>Ahora Claude ve la conversación completa, terminando justo en lo último que GPT dijo, listo para responder.</w:t>
      </w:r>
    </w:p>
    <w:p w14:paraId="27E569D2" w14:textId="77777777" w:rsidR="00050F16" w:rsidRPr="00050F16" w:rsidRDefault="00050F16" w:rsidP="00050F16">
      <w:pPr>
        <w:rPr>
          <w:b/>
          <w:bCs/>
        </w:rPr>
      </w:pPr>
      <w:r w:rsidRPr="00050F16">
        <w:rPr>
          <w:b/>
          <w:bCs/>
        </w:rPr>
        <w:t>Líneas 6-7: llama al modelo y devuelve el texto</w:t>
      </w:r>
    </w:p>
    <w:p w14:paraId="7FF731A6" w14:textId="623DF6B7" w:rsidR="00050F16" w:rsidRDefault="00721D68" w:rsidP="00A2312A">
      <w:r w:rsidRPr="00721D68">
        <w:rPr>
          <w:noProof/>
        </w:rPr>
        <w:drawing>
          <wp:inline distT="0" distB="0" distL="0" distR="0" wp14:anchorId="7E2EC103" wp14:editId="5E9AF63B">
            <wp:extent cx="6424217" cy="1005927"/>
            <wp:effectExtent l="38100" t="38100" r="34290" b="41910"/>
            <wp:docPr id="1196854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54652" name=""/>
                    <pic:cNvPicPr/>
                  </pic:nvPicPr>
                  <pic:blipFill>
                    <a:blip r:embed="rId672"/>
                    <a:stretch>
                      <a:fillRect/>
                    </a:stretch>
                  </pic:blipFill>
                  <pic:spPr>
                    <a:xfrm>
                      <a:off x="0" y="0"/>
                      <a:ext cx="6424217" cy="1005927"/>
                    </a:xfrm>
                    <a:prstGeom prst="rect">
                      <a:avLst/>
                    </a:prstGeom>
                    <a:ln w="28575">
                      <a:solidFill>
                        <a:schemeClr val="tx1"/>
                      </a:solidFill>
                    </a:ln>
                  </pic:spPr>
                </pic:pic>
              </a:graphicData>
            </a:graphic>
          </wp:inline>
        </w:drawing>
      </w:r>
    </w:p>
    <w:p w14:paraId="743B5EBB" w14:textId="64C9B39D" w:rsidR="00721D68" w:rsidRDefault="00721D68" w:rsidP="00A2312A">
      <w:r>
        <w:t xml:space="preserve">Manda esos mensajes a Claude, y devuelve solo el texto de la respuesta nueva (que la API siempre marca como </w:t>
      </w:r>
      <w:proofErr w:type="spellStart"/>
      <w:r>
        <w:rPr>
          <w:b/>
          <w:bCs/>
        </w:rPr>
        <w:t>ass</w:t>
      </w:r>
      <w:r w:rsidR="00F84289">
        <w:rPr>
          <w:b/>
          <w:bCs/>
        </w:rPr>
        <w:t>istant</w:t>
      </w:r>
      <w:proofErr w:type="spellEnd"/>
      <w:r w:rsidR="00F84289">
        <w:rPr>
          <w:b/>
          <w:bCs/>
        </w:rPr>
        <w:t xml:space="preserve">, </w:t>
      </w:r>
      <w:r w:rsidR="00F84289">
        <w:t>sin que tú lo decidas)</w:t>
      </w:r>
    </w:p>
    <w:p w14:paraId="0A540E2B" w14:textId="77777777" w:rsidR="00F84289" w:rsidRPr="00F84289" w:rsidRDefault="00F84289" w:rsidP="00F84289">
      <w:pPr>
        <w:rPr>
          <w:b/>
          <w:bCs/>
          <w:sz w:val="24"/>
          <w:szCs w:val="28"/>
        </w:rPr>
      </w:pPr>
      <w:r w:rsidRPr="00F84289">
        <w:rPr>
          <w:b/>
          <w:bCs/>
          <w:sz w:val="24"/>
          <w:szCs w:val="28"/>
          <w:highlight w:val="yellow"/>
        </w:rPr>
        <w:t xml:space="preserve">Comparación rápida con </w:t>
      </w:r>
      <w:proofErr w:type="spellStart"/>
      <w:r w:rsidRPr="00F84289">
        <w:rPr>
          <w:b/>
          <w:bCs/>
          <w:sz w:val="24"/>
          <w:szCs w:val="28"/>
          <w:highlight w:val="yellow"/>
        </w:rPr>
        <w:t>call_</w:t>
      </w:r>
      <w:proofErr w:type="gramStart"/>
      <w:r w:rsidRPr="00F84289">
        <w:rPr>
          <w:b/>
          <w:bCs/>
          <w:sz w:val="24"/>
          <w:szCs w:val="28"/>
          <w:highlight w:val="yellow"/>
        </w:rPr>
        <w:t>gpt</w:t>
      </w:r>
      <w:proofErr w:type="spellEnd"/>
      <w:r w:rsidRPr="00F84289">
        <w:rPr>
          <w:b/>
          <w:bCs/>
          <w:sz w:val="24"/>
          <w:szCs w:val="28"/>
          <w:highlight w:val="yellow"/>
        </w:rPr>
        <w:t>(</w:t>
      </w:r>
      <w:proofErr w:type="gramEnd"/>
      <w:r w:rsidRPr="00F84289">
        <w:rPr>
          <w:b/>
          <w:bCs/>
          <w:sz w:val="24"/>
          <w:szCs w:val="28"/>
          <w:highlight w:val="yellow"/>
        </w:rPr>
        <w:t>)</w:t>
      </w:r>
    </w:p>
    <w:tbl>
      <w:tblPr>
        <w:tblStyle w:val="Tablaconcuadrcula4-nfasis4"/>
        <w:tblW w:w="0" w:type="auto"/>
        <w:tblLook w:val="04A0" w:firstRow="1" w:lastRow="0" w:firstColumn="1" w:lastColumn="0" w:noHBand="0" w:noVBand="1"/>
      </w:tblPr>
      <w:tblGrid>
        <w:gridCol w:w="3596"/>
        <w:gridCol w:w="3597"/>
        <w:gridCol w:w="3597"/>
      </w:tblGrid>
      <w:tr w:rsidR="009F1D7C" w14:paraId="385ED5DD" w14:textId="77777777" w:rsidTr="00D670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870EB5E" w14:textId="77777777" w:rsidR="009F1D7C" w:rsidRDefault="009F1D7C" w:rsidP="00A2312A"/>
        </w:tc>
        <w:tc>
          <w:tcPr>
            <w:tcW w:w="3597" w:type="dxa"/>
          </w:tcPr>
          <w:p w14:paraId="7F024F6F" w14:textId="565AC062" w:rsidR="009F1D7C" w:rsidRPr="009F1D7C" w:rsidRDefault="009F1D7C" w:rsidP="00A2312A">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Call_</w:t>
            </w:r>
            <w:proofErr w:type="gramStart"/>
            <w:r>
              <w:rPr>
                <w:b w:val="0"/>
                <w:bCs w:val="0"/>
              </w:rPr>
              <w:t>gpt</w:t>
            </w:r>
            <w:proofErr w:type="spellEnd"/>
            <w:r>
              <w:rPr>
                <w:b w:val="0"/>
                <w:bCs w:val="0"/>
              </w:rPr>
              <w:t>(</w:t>
            </w:r>
            <w:proofErr w:type="gramEnd"/>
            <w:r>
              <w:rPr>
                <w:b w:val="0"/>
                <w:bCs w:val="0"/>
              </w:rPr>
              <w:t>)</w:t>
            </w:r>
          </w:p>
        </w:tc>
        <w:tc>
          <w:tcPr>
            <w:tcW w:w="3597" w:type="dxa"/>
          </w:tcPr>
          <w:p w14:paraId="16AE50CF" w14:textId="60604A55" w:rsidR="009F1D7C" w:rsidRPr="009F1D7C" w:rsidRDefault="009F1D7C" w:rsidP="00A2312A">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Call_</w:t>
            </w:r>
            <w:proofErr w:type="gramStart"/>
            <w:r>
              <w:rPr>
                <w:b w:val="0"/>
                <w:bCs w:val="0"/>
              </w:rPr>
              <w:t>claude</w:t>
            </w:r>
            <w:proofErr w:type="spellEnd"/>
            <w:r>
              <w:rPr>
                <w:b w:val="0"/>
                <w:bCs w:val="0"/>
              </w:rPr>
              <w:t>(</w:t>
            </w:r>
            <w:proofErr w:type="gramEnd"/>
            <w:r>
              <w:rPr>
                <w:b w:val="0"/>
                <w:bCs w:val="0"/>
              </w:rPr>
              <w:t>)</w:t>
            </w:r>
          </w:p>
        </w:tc>
      </w:tr>
      <w:tr w:rsidR="009F1D7C" w14:paraId="7B27CFE0" w14:textId="77777777" w:rsidTr="00D67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93F4FC3" w14:textId="09C182AD" w:rsidR="009F1D7C" w:rsidRPr="009F1D7C" w:rsidRDefault="009F1D7C" w:rsidP="00A2312A">
            <w:r>
              <w:t>GPT se guarda como</w:t>
            </w:r>
          </w:p>
        </w:tc>
        <w:tc>
          <w:tcPr>
            <w:tcW w:w="3597" w:type="dxa"/>
          </w:tcPr>
          <w:p w14:paraId="7CE3A276" w14:textId="573368F7" w:rsidR="009F1D7C" w:rsidRPr="009F1D7C" w:rsidRDefault="009F1D7C" w:rsidP="00A2312A">
            <w:pPr>
              <w:cnfStyle w:val="000000100000" w:firstRow="0" w:lastRow="0" w:firstColumn="0" w:lastColumn="0" w:oddVBand="0" w:evenVBand="0" w:oddHBand="1" w:evenHBand="0" w:firstRowFirstColumn="0" w:firstRowLastColumn="0" w:lastRowFirstColumn="0" w:lastRowLastColumn="0"/>
              <w:rPr>
                <w:b/>
                <w:bCs/>
              </w:rPr>
            </w:pPr>
            <w:proofErr w:type="spellStart"/>
            <w:r>
              <w:rPr>
                <w:b/>
                <w:bCs/>
              </w:rPr>
              <w:t>Assistant</w:t>
            </w:r>
            <w:proofErr w:type="spellEnd"/>
          </w:p>
        </w:tc>
        <w:tc>
          <w:tcPr>
            <w:tcW w:w="3597" w:type="dxa"/>
          </w:tcPr>
          <w:p w14:paraId="43DC72AB" w14:textId="0EA377D3" w:rsidR="009F1D7C" w:rsidRPr="009F1D7C" w:rsidRDefault="009F1D7C" w:rsidP="00A2312A">
            <w:pPr>
              <w:cnfStyle w:val="000000100000" w:firstRow="0" w:lastRow="0" w:firstColumn="0" w:lastColumn="0" w:oddVBand="0" w:evenVBand="0" w:oddHBand="1" w:evenHBand="0" w:firstRowFirstColumn="0" w:firstRowLastColumn="0" w:lastRowFirstColumn="0" w:lastRowLastColumn="0"/>
              <w:rPr>
                <w:b/>
                <w:bCs/>
              </w:rPr>
            </w:pPr>
            <w:proofErr w:type="spellStart"/>
            <w:r w:rsidRPr="009F1D7C">
              <w:rPr>
                <w:b/>
                <w:bCs/>
              </w:rPr>
              <w:t>User</w:t>
            </w:r>
            <w:proofErr w:type="spellEnd"/>
          </w:p>
        </w:tc>
      </w:tr>
      <w:tr w:rsidR="009F1D7C" w14:paraId="2E88C193" w14:textId="77777777" w:rsidTr="00D67047">
        <w:tc>
          <w:tcPr>
            <w:cnfStyle w:val="001000000000" w:firstRow="0" w:lastRow="0" w:firstColumn="1" w:lastColumn="0" w:oddVBand="0" w:evenVBand="0" w:oddHBand="0" w:evenHBand="0" w:firstRowFirstColumn="0" w:firstRowLastColumn="0" w:lastRowFirstColumn="0" w:lastRowLastColumn="0"/>
            <w:tcW w:w="3596" w:type="dxa"/>
          </w:tcPr>
          <w:p w14:paraId="415EC8B3" w14:textId="499F256E" w:rsidR="009F1D7C" w:rsidRDefault="00E61ACE" w:rsidP="00A2312A">
            <w:r w:rsidRPr="00E61ACE">
              <w:t>Claude se guarda como</w:t>
            </w:r>
          </w:p>
        </w:tc>
        <w:tc>
          <w:tcPr>
            <w:tcW w:w="3597" w:type="dxa"/>
          </w:tcPr>
          <w:p w14:paraId="6C464C79" w14:textId="2BD11CFF" w:rsidR="009F1D7C" w:rsidRPr="00E61ACE" w:rsidRDefault="00E61ACE" w:rsidP="00A2312A">
            <w:pPr>
              <w:cnfStyle w:val="000000000000" w:firstRow="0" w:lastRow="0" w:firstColumn="0" w:lastColumn="0" w:oddVBand="0" w:evenVBand="0" w:oddHBand="0" w:evenHBand="0" w:firstRowFirstColumn="0" w:firstRowLastColumn="0" w:lastRowFirstColumn="0" w:lastRowLastColumn="0"/>
              <w:rPr>
                <w:b/>
                <w:bCs/>
              </w:rPr>
            </w:pPr>
            <w:proofErr w:type="spellStart"/>
            <w:r>
              <w:rPr>
                <w:b/>
                <w:bCs/>
              </w:rPr>
              <w:t>User</w:t>
            </w:r>
            <w:proofErr w:type="spellEnd"/>
          </w:p>
        </w:tc>
        <w:tc>
          <w:tcPr>
            <w:tcW w:w="3597" w:type="dxa"/>
          </w:tcPr>
          <w:p w14:paraId="5FF0A8CE" w14:textId="311A9650" w:rsidR="009F1D7C" w:rsidRPr="00E61ACE" w:rsidRDefault="00E61ACE" w:rsidP="00A2312A">
            <w:pPr>
              <w:cnfStyle w:val="000000000000" w:firstRow="0" w:lastRow="0" w:firstColumn="0" w:lastColumn="0" w:oddVBand="0" w:evenVBand="0" w:oddHBand="0" w:evenHBand="0" w:firstRowFirstColumn="0" w:firstRowLastColumn="0" w:lastRowFirstColumn="0" w:lastRowLastColumn="0"/>
              <w:rPr>
                <w:b/>
                <w:bCs/>
              </w:rPr>
            </w:pPr>
            <w:proofErr w:type="spellStart"/>
            <w:r>
              <w:rPr>
                <w:b/>
                <w:bCs/>
              </w:rPr>
              <w:t>Assistant</w:t>
            </w:r>
            <w:proofErr w:type="spellEnd"/>
          </w:p>
        </w:tc>
      </w:tr>
      <w:tr w:rsidR="00E61ACE" w14:paraId="42C0D024" w14:textId="77777777" w:rsidTr="00D67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93A999C" w14:textId="242A48A8" w:rsidR="00E61ACE" w:rsidRPr="00E61ACE" w:rsidRDefault="00E61ACE" w:rsidP="00A2312A">
            <w:proofErr w:type="spellStart"/>
            <w:r>
              <w:t>Linea</w:t>
            </w:r>
            <w:proofErr w:type="spellEnd"/>
            <w:r>
              <w:t xml:space="preserve"> extra al final</w:t>
            </w:r>
          </w:p>
        </w:tc>
        <w:tc>
          <w:tcPr>
            <w:tcW w:w="3597" w:type="dxa"/>
          </w:tcPr>
          <w:p w14:paraId="28239F42" w14:textId="427C85D5" w:rsidR="00E61ACE" w:rsidRPr="00E61ACE" w:rsidRDefault="00E61ACE" w:rsidP="00A2312A">
            <w:pPr>
              <w:cnfStyle w:val="000000100000" w:firstRow="0" w:lastRow="0" w:firstColumn="0" w:lastColumn="0" w:oddVBand="0" w:evenVBand="0" w:oddHBand="1" w:evenHBand="0" w:firstRowFirstColumn="0" w:firstRowLastColumn="0" w:lastRowFirstColumn="0" w:lastRowLastColumn="0"/>
            </w:pPr>
            <w:r w:rsidRPr="00E61ACE">
              <w:t>No tiene</w:t>
            </w:r>
          </w:p>
        </w:tc>
        <w:tc>
          <w:tcPr>
            <w:tcW w:w="3597" w:type="dxa"/>
          </w:tcPr>
          <w:p w14:paraId="79A1798B" w14:textId="4E938319" w:rsidR="00E61ACE" w:rsidRPr="00E61ACE" w:rsidRDefault="00E61ACE" w:rsidP="00A2312A">
            <w:pPr>
              <w:cnfStyle w:val="000000100000" w:firstRow="0" w:lastRow="0" w:firstColumn="0" w:lastColumn="0" w:oddVBand="0" w:evenVBand="0" w:oddHBand="1" w:evenHBand="0" w:firstRowFirstColumn="0" w:firstRowLastColumn="0" w:lastRowFirstColumn="0" w:lastRowLastColumn="0"/>
            </w:pPr>
            <w:r w:rsidRPr="00E61ACE">
              <w:t>Sí: agrega el último mensaje de GPT suelto</w:t>
            </w:r>
          </w:p>
        </w:tc>
      </w:tr>
      <w:tr w:rsidR="00E61ACE" w14:paraId="4A13DE7C" w14:textId="77777777" w:rsidTr="00D67047">
        <w:tc>
          <w:tcPr>
            <w:cnfStyle w:val="001000000000" w:firstRow="0" w:lastRow="0" w:firstColumn="1" w:lastColumn="0" w:oddVBand="0" w:evenVBand="0" w:oddHBand="0" w:evenHBand="0" w:firstRowFirstColumn="0" w:firstRowLastColumn="0" w:lastRowFirstColumn="0" w:lastRowLastColumn="0"/>
            <w:tcW w:w="3596" w:type="dxa"/>
          </w:tcPr>
          <w:p w14:paraId="02ADD149" w14:textId="2611FC90" w:rsidR="00E61ACE" w:rsidRDefault="00E61ACE" w:rsidP="00A2312A">
            <w:r w:rsidRPr="00E61ACE">
              <w:t>Por qué la línea extra</w:t>
            </w:r>
          </w:p>
        </w:tc>
        <w:tc>
          <w:tcPr>
            <w:tcW w:w="3597" w:type="dxa"/>
          </w:tcPr>
          <w:p w14:paraId="61429843" w14:textId="7101425B" w:rsidR="00E61ACE" w:rsidRPr="00E61ACE" w:rsidRDefault="00E61ACE" w:rsidP="00A2312A">
            <w:pPr>
              <w:cnfStyle w:val="000000000000" w:firstRow="0" w:lastRow="0" w:firstColumn="0" w:lastColumn="0" w:oddVBand="0" w:evenVBand="0" w:oddHBand="0" w:evenHBand="0" w:firstRowFirstColumn="0" w:firstRowLastColumn="0" w:lastRowFirstColumn="0" w:lastRowLastColumn="0"/>
            </w:pPr>
            <w:r w:rsidRPr="00E61ACE">
              <w:t>No hace falta, porque cuando le toca a GPT las listas ya están parejas</w:t>
            </w:r>
          </w:p>
        </w:tc>
        <w:tc>
          <w:tcPr>
            <w:tcW w:w="3597" w:type="dxa"/>
          </w:tcPr>
          <w:p w14:paraId="52D82BC4" w14:textId="4B327979" w:rsidR="00E61ACE" w:rsidRPr="00E61ACE" w:rsidRDefault="00E61ACE" w:rsidP="00A2312A">
            <w:pPr>
              <w:cnfStyle w:val="000000000000" w:firstRow="0" w:lastRow="0" w:firstColumn="0" w:lastColumn="0" w:oddVBand="0" w:evenVBand="0" w:oddHBand="0" w:evenHBand="0" w:firstRowFirstColumn="0" w:firstRowLastColumn="0" w:lastRowFirstColumn="0" w:lastRowLastColumn="0"/>
            </w:pPr>
            <w:r w:rsidRPr="00E61ACE">
              <w:t>Hace falta, porque cuando le toca a Claude, GPT ya habló una vez más</w:t>
            </w:r>
          </w:p>
        </w:tc>
      </w:tr>
    </w:tbl>
    <w:p w14:paraId="088C5874" w14:textId="77777777" w:rsidR="00F84289" w:rsidRPr="00F84289" w:rsidRDefault="00F84289" w:rsidP="00A2312A"/>
    <w:p w14:paraId="1967A901" w14:textId="77777777" w:rsidR="00A51CC8" w:rsidRDefault="00A51CC8" w:rsidP="00A2312A"/>
    <w:p w14:paraId="6C3E59EC" w14:textId="77777777" w:rsidR="00A2312A" w:rsidRDefault="00A2312A" w:rsidP="00A2312A"/>
    <w:p w14:paraId="061CF82B" w14:textId="77777777" w:rsidR="008A4D02" w:rsidRPr="00880DB6" w:rsidRDefault="008A4D02" w:rsidP="00B54C72"/>
    <w:p w14:paraId="1CB27119" w14:textId="77777777" w:rsidR="00880DB6" w:rsidRDefault="00880DB6" w:rsidP="00B44BB6"/>
    <w:p w14:paraId="5419D075" w14:textId="77777777" w:rsidR="00D67047" w:rsidRDefault="00D67047" w:rsidP="00B44BB6"/>
    <w:p w14:paraId="419D47F2" w14:textId="49DDF5F1" w:rsidR="00D67047" w:rsidRDefault="00D67047">
      <w:r>
        <w:br w:type="page"/>
      </w:r>
    </w:p>
    <w:p w14:paraId="674E962A" w14:textId="02853A13" w:rsidR="00D67047" w:rsidRDefault="00D67047" w:rsidP="00D67047">
      <w:pPr>
        <w:pStyle w:val="Ttulo4"/>
        <w:rPr>
          <w:b/>
          <w:bCs/>
          <w:i w:val="0"/>
          <w:iCs w:val="0"/>
          <w:sz w:val="24"/>
        </w:rPr>
      </w:pPr>
      <w:r w:rsidRPr="00F51C76">
        <w:rPr>
          <w:b/>
          <w:bCs/>
          <w:i w:val="0"/>
          <w:iCs w:val="0"/>
          <w:sz w:val="24"/>
          <w:highlight w:val="yellow"/>
        </w:rPr>
        <w:lastRenderedPageBreak/>
        <w:t>2.3.6.</w:t>
      </w:r>
      <w:r w:rsidR="000B689D" w:rsidRPr="00F51C76">
        <w:rPr>
          <w:b/>
          <w:bCs/>
          <w:i w:val="0"/>
          <w:iCs w:val="0"/>
          <w:sz w:val="24"/>
          <w:highlight w:val="yellow"/>
        </w:rPr>
        <w:t>4: "Bucle de la conversación (5 rondas GPT ↔ Claude)" + Puntos de vista</w:t>
      </w:r>
      <w:r w:rsidR="00F51C76" w:rsidRPr="00F51C76">
        <w:rPr>
          <w:b/>
          <w:bCs/>
          <w:i w:val="0"/>
          <w:iCs w:val="0"/>
          <w:sz w:val="24"/>
          <w:highlight w:val="yellow"/>
        </w:rPr>
        <w:t xml:space="preserve"> de </w:t>
      </w:r>
      <w:proofErr w:type="spellStart"/>
      <w:r w:rsidR="00F51C76" w:rsidRPr="00F51C76">
        <w:rPr>
          <w:b/>
          <w:bCs/>
          <w:i w:val="0"/>
          <w:iCs w:val="0"/>
          <w:sz w:val="24"/>
          <w:highlight w:val="yellow"/>
        </w:rPr>
        <w:t>gpt</w:t>
      </w:r>
      <w:proofErr w:type="spellEnd"/>
      <w:r w:rsidR="00F51C76" w:rsidRPr="00F51C76">
        <w:rPr>
          <w:b/>
          <w:bCs/>
          <w:i w:val="0"/>
          <w:iCs w:val="0"/>
          <w:sz w:val="24"/>
          <w:highlight w:val="yellow"/>
        </w:rPr>
        <w:t xml:space="preserve"> y </w:t>
      </w:r>
      <w:proofErr w:type="spellStart"/>
      <w:r w:rsidR="00F51C76" w:rsidRPr="00F51C76">
        <w:rPr>
          <w:b/>
          <w:bCs/>
          <w:i w:val="0"/>
          <w:iCs w:val="0"/>
          <w:sz w:val="24"/>
          <w:highlight w:val="yellow"/>
        </w:rPr>
        <w:t>cloude</w:t>
      </w:r>
      <w:proofErr w:type="spellEnd"/>
      <w:r w:rsidR="00F51C76" w:rsidRPr="00F51C76">
        <w:rPr>
          <w:b/>
          <w:bCs/>
          <w:i w:val="0"/>
          <w:iCs w:val="0"/>
          <w:sz w:val="24"/>
          <w:highlight w:val="yellow"/>
        </w:rPr>
        <w:t xml:space="preserve"> + crecer de forma </w:t>
      </w:r>
      <w:proofErr w:type="spellStart"/>
      <w:r w:rsidR="00F51C76" w:rsidRPr="00F51C76">
        <w:rPr>
          <w:b/>
          <w:bCs/>
          <w:i w:val="0"/>
          <w:iCs w:val="0"/>
          <w:sz w:val="24"/>
          <w:highlight w:val="yellow"/>
        </w:rPr>
        <w:t>cuadrativa</w:t>
      </w:r>
      <w:proofErr w:type="spellEnd"/>
    </w:p>
    <w:p w14:paraId="6330EF06" w14:textId="0E678CEB" w:rsidR="00D67047" w:rsidRDefault="000B689D" w:rsidP="00B44BB6">
      <w:r w:rsidRPr="000B689D">
        <w:rPr>
          <w:noProof/>
        </w:rPr>
        <w:drawing>
          <wp:inline distT="0" distB="0" distL="0" distR="0" wp14:anchorId="3595CD5E" wp14:editId="213555E4">
            <wp:extent cx="4563208" cy="2657475"/>
            <wp:effectExtent l="38100" t="38100" r="46990" b="28575"/>
            <wp:docPr id="463635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35574" name=""/>
                    <pic:cNvPicPr/>
                  </pic:nvPicPr>
                  <pic:blipFill>
                    <a:blip r:embed="rId673"/>
                    <a:stretch>
                      <a:fillRect/>
                    </a:stretch>
                  </pic:blipFill>
                  <pic:spPr>
                    <a:xfrm>
                      <a:off x="0" y="0"/>
                      <a:ext cx="4565569" cy="2658850"/>
                    </a:xfrm>
                    <a:prstGeom prst="rect">
                      <a:avLst/>
                    </a:prstGeom>
                    <a:ln w="28575">
                      <a:solidFill>
                        <a:srgbClr val="EE0000"/>
                      </a:solidFill>
                    </a:ln>
                  </pic:spPr>
                </pic:pic>
              </a:graphicData>
            </a:graphic>
          </wp:inline>
        </w:drawing>
      </w:r>
    </w:p>
    <w:p w14:paraId="658BD1DC" w14:textId="4FF0BD10" w:rsidR="000B689D" w:rsidRPr="00BA757D" w:rsidRDefault="00F94FE5" w:rsidP="00B44BB6">
      <w:r w:rsidRPr="00F94FE5">
        <w:rPr>
          <w:noProof/>
        </w:rPr>
        <w:drawing>
          <wp:inline distT="0" distB="0" distL="0" distR="0" wp14:anchorId="6191EA4C" wp14:editId="061D3245">
            <wp:extent cx="3025402" cy="365792"/>
            <wp:effectExtent l="38100" t="38100" r="41910" b="34290"/>
            <wp:docPr id="763520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20631" name=""/>
                    <pic:cNvPicPr/>
                  </pic:nvPicPr>
                  <pic:blipFill>
                    <a:blip r:embed="rId674"/>
                    <a:stretch>
                      <a:fillRect/>
                    </a:stretch>
                  </pic:blipFill>
                  <pic:spPr>
                    <a:xfrm>
                      <a:off x="0" y="0"/>
                      <a:ext cx="3025402" cy="365792"/>
                    </a:xfrm>
                    <a:prstGeom prst="rect">
                      <a:avLst/>
                    </a:prstGeom>
                    <a:ln w="28575">
                      <a:solidFill>
                        <a:schemeClr val="tx1"/>
                      </a:solidFill>
                    </a:ln>
                  </pic:spPr>
                </pic:pic>
              </a:graphicData>
            </a:graphic>
          </wp:inline>
        </w:drawing>
      </w:r>
    </w:p>
    <w:p w14:paraId="698F351F" w14:textId="77777777" w:rsidR="00077AD9" w:rsidRPr="00077AD9" w:rsidRDefault="00077AD9" w:rsidP="00077AD9">
      <w:r w:rsidRPr="00077AD9">
        <w:t>Con un bucle de 10 rondas, cada ronda agrega un mensaje de GPT y uno de Claude. Al final hay 1 mensaje inicial + 10 de GPT + 10 de Claude = 21 mensajes en cada lista.</w:t>
      </w:r>
    </w:p>
    <w:p w14:paraId="568B3734" w14:textId="77777777" w:rsidR="00077AD9" w:rsidRPr="00686FCD" w:rsidRDefault="00077AD9" w:rsidP="00077AD9">
      <w:pPr>
        <w:rPr>
          <w:b/>
          <w:bCs/>
          <w:sz w:val="24"/>
          <w:szCs w:val="28"/>
        </w:rPr>
      </w:pPr>
      <w:r w:rsidRPr="00686FCD">
        <w:rPr>
          <w:b/>
          <w:bCs/>
          <w:sz w:val="24"/>
          <w:szCs w:val="28"/>
          <w:highlight w:val="yellow"/>
        </w:rPr>
        <w:t>Las listas después del bucle completo</w:t>
      </w:r>
    </w:p>
    <w:p w14:paraId="36FB71AD" w14:textId="6DB7B712" w:rsidR="00B44BB6" w:rsidRDefault="00686FCD" w:rsidP="00A2798A">
      <w:pPr>
        <w:rPr>
          <w:b/>
          <w:bCs/>
        </w:rPr>
      </w:pPr>
      <w:r w:rsidRPr="00686FCD">
        <w:rPr>
          <w:b/>
          <w:bCs/>
          <w:noProof/>
        </w:rPr>
        <w:drawing>
          <wp:inline distT="0" distB="0" distL="0" distR="0" wp14:anchorId="3BF711B8" wp14:editId="70EECAD5">
            <wp:extent cx="5048250" cy="2806586"/>
            <wp:effectExtent l="38100" t="38100" r="38100" b="32385"/>
            <wp:docPr id="504745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45908" name=""/>
                    <pic:cNvPicPr/>
                  </pic:nvPicPr>
                  <pic:blipFill>
                    <a:blip r:embed="rId675"/>
                    <a:stretch>
                      <a:fillRect/>
                    </a:stretch>
                  </pic:blipFill>
                  <pic:spPr>
                    <a:xfrm>
                      <a:off x="0" y="0"/>
                      <a:ext cx="5050367" cy="2807763"/>
                    </a:xfrm>
                    <a:prstGeom prst="rect">
                      <a:avLst/>
                    </a:prstGeom>
                    <a:ln w="28575">
                      <a:solidFill>
                        <a:srgbClr val="EE0000"/>
                      </a:solidFill>
                    </a:ln>
                  </pic:spPr>
                </pic:pic>
              </a:graphicData>
            </a:graphic>
          </wp:inline>
        </w:drawing>
      </w:r>
    </w:p>
    <w:p w14:paraId="4E3AC9D0" w14:textId="73248DF4" w:rsidR="00686FCD" w:rsidRPr="001C7ADC" w:rsidRDefault="001C7ADC" w:rsidP="00A2798A">
      <w:pPr>
        <w:rPr>
          <w:b/>
          <w:bCs/>
          <w:sz w:val="24"/>
          <w:szCs w:val="28"/>
        </w:rPr>
      </w:pPr>
      <w:r w:rsidRPr="001C7ADC">
        <w:rPr>
          <w:b/>
          <w:bCs/>
          <w:sz w:val="24"/>
          <w:szCs w:val="28"/>
          <w:highlight w:val="yellow"/>
        </w:rPr>
        <w:t>Después</w:t>
      </w:r>
      <w:r w:rsidR="00686FCD" w:rsidRPr="001C7ADC">
        <w:rPr>
          <w:b/>
          <w:bCs/>
          <w:sz w:val="24"/>
          <w:szCs w:val="28"/>
          <w:highlight w:val="yellow"/>
        </w:rPr>
        <w:t xml:space="preserve"> el punto de vista de GPT (dentro de </w:t>
      </w:r>
      <w:proofErr w:type="spellStart"/>
      <w:r w:rsidR="00686FCD" w:rsidRPr="001C7ADC">
        <w:rPr>
          <w:b/>
          <w:bCs/>
          <w:sz w:val="24"/>
          <w:szCs w:val="28"/>
          <w:highlight w:val="yellow"/>
        </w:rPr>
        <w:t>call_</w:t>
      </w:r>
      <w:proofErr w:type="gramStart"/>
      <w:r w:rsidR="00686FCD" w:rsidRPr="001C7ADC">
        <w:rPr>
          <w:b/>
          <w:bCs/>
          <w:sz w:val="24"/>
          <w:szCs w:val="28"/>
          <w:highlight w:val="yellow"/>
        </w:rPr>
        <w:t>gpt</w:t>
      </w:r>
      <w:proofErr w:type="spellEnd"/>
      <w:r w:rsidR="00686FCD" w:rsidRPr="001C7ADC">
        <w:rPr>
          <w:b/>
          <w:bCs/>
          <w:sz w:val="24"/>
          <w:szCs w:val="28"/>
          <w:highlight w:val="yellow"/>
        </w:rPr>
        <w:t>(</w:t>
      </w:r>
      <w:proofErr w:type="gramEnd"/>
      <w:r w:rsidR="00686FCD" w:rsidRPr="001C7ADC">
        <w:rPr>
          <w:b/>
          <w:bCs/>
          <w:sz w:val="24"/>
          <w:szCs w:val="28"/>
          <w:highlight w:val="yellow"/>
        </w:rPr>
        <w:t xml:space="preserve">) en la </w:t>
      </w:r>
      <w:r w:rsidRPr="001C7ADC">
        <w:rPr>
          <w:b/>
          <w:bCs/>
          <w:sz w:val="24"/>
          <w:szCs w:val="28"/>
          <w:highlight w:val="yellow"/>
        </w:rPr>
        <w:t>última</w:t>
      </w:r>
      <w:r w:rsidR="00686FCD" w:rsidRPr="001C7ADC">
        <w:rPr>
          <w:b/>
          <w:bCs/>
          <w:sz w:val="24"/>
          <w:szCs w:val="28"/>
          <w:highlight w:val="yellow"/>
        </w:rPr>
        <w:t xml:space="preserve"> ronda)</w:t>
      </w:r>
    </w:p>
    <w:p w14:paraId="2E0F33A9" w14:textId="4B7541B8" w:rsidR="00686FCD" w:rsidRDefault="001C7ADC" w:rsidP="00A2798A">
      <w:r>
        <w:t xml:space="preserve">Cuando se llama </w:t>
      </w:r>
      <w:proofErr w:type="spellStart"/>
      <w:r>
        <w:rPr>
          <w:b/>
          <w:bCs/>
        </w:rPr>
        <w:t>call_</w:t>
      </w:r>
      <w:proofErr w:type="gramStart"/>
      <w:r>
        <w:rPr>
          <w:b/>
          <w:bCs/>
        </w:rPr>
        <w:t>gpt</w:t>
      </w:r>
      <w:proofErr w:type="spellEnd"/>
      <w:r>
        <w:rPr>
          <w:b/>
          <w:bCs/>
        </w:rPr>
        <w:t>(</w:t>
      </w:r>
      <w:proofErr w:type="gramEnd"/>
      <w:r>
        <w:rPr>
          <w:b/>
          <w:bCs/>
        </w:rPr>
        <w:t xml:space="preserve">) </w:t>
      </w:r>
      <w:r>
        <w:t xml:space="preserve">en la ronda 10, las listas tienen </w:t>
      </w:r>
      <w:r>
        <w:rPr>
          <w:b/>
          <w:bCs/>
        </w:rPr>
        <w:t xml:space="preserve">10 elementos cada una </w:t>
      </w:r>
      <w:r>
        <w:t xml:space="preserve">(antes de que GPT hable esta vez), así que </w:t>
      </w:r>
      <w:r>
        <w:rPr>
          <w:b/>
          <w:bCs/>
        </w:rPr>
        <w:t xml:space="preserve">zip </w:t>
      </w:r>
      <w:r>
        <w:t>da 10 vueltas parejas.</w:t>
      </w:r>
    </w:p>
    <w:p w14:paraId="45DA680B" w14:textId="77777777" w:rsidR="001C7ADC" w:rsidRDefault="001C7ADC" w:rsidP="00A2798A"/>
    <w:p w14:paraId="03A38C0E" w14:textId="77777777" w:rsidR="00786E6B" w:rsidRDefault="00786E6B" w:rsidP="00A2798A"/>
    <w:p w14:paraId="317AF7DF" w14:textId="77777777" w:rsidR="00786E6B" w:rsidRDefault="00786E6B" w:rsidP="00A2798A"/>
    <w:p w14:paraId="41CA9916" w14:textId="5FF591F3" w:rsidR="00786E6B" w:rsidRDefault="00786E6B" w:rsidP="00A2798A">
      <w:r w:rsidRPr="00786E6B">
        <w:rPr>
          <w:noProof/>
        </w:rPr>
        <w:drawing>
          <wp:inline distT="0" distB="0" distL="0" distR="0" wp14:anchorId="6AECF16A" wp14:editId="310C3192">
            <wp:extent cx="5095875" cy="2314127"/>
            <wp:effectExtent l="19050" t="19050" r="9525" b="10160"/>
            <wp:docPr id="2108492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92767" name=""/>
                    <pic:cNvPicPr/>
                  </pic:nvPicPr>
                  <pic:blipFill>
                    <a:blip r:embed="rId676"/>
                    <a:stretch>
                      <a:fillRect/>
                    </a:stretch>
                  </pic:blipFill>
                  <pic:spPr>
                    <a:xfrm>
                      <a:off x="0" y="0"/>
                      <a:ext cx="5100227" cy="2316103"/>
                    </a:xfrm>
                    <a:prstGeom prst="rect">
                      <a:avLst/>
                    </a:prstGeom>
                    <a:ln w="19050">
                      <a:solidFill>
                        <a:srgbClr val="EE0000"/>
                      </a:solidFill>
                    </a:ln>
                  </pic:spPr>
                </pic:pic>
              </a:graphicData>
            </a:graphic>
          </wp:inline>
        </w:drawing>
      </w:r>
    </w:p>
    <w:p w14:paraId="4C7CC38B" w14:textId="77777777" w:rsidR="00786E6B" w:rsidRPr="00EC035E" w:rsidRDefault="00786E6B" w:rsidP="00786E6B">
      <w:pPr>
        <w:rPr>
          <w:b/>
          <w:bCs/>
          <w:sz w:val="24"/>
          <w:szCs w:val="28"/>
        </w:rPr>
      </w:pPr>
      <w:r w:rsidRPr="00EC035E">
        <w:rPr>
          <w:b/>
          <w:bCs/>
          <w:sz w:val="24"/>
          <w:szCs w:val="28"/>
          <w:highlight w:val="yellow"/>
        </w:rPr>
        <w:t xml:space="preserve">Desde el punto de vista de Claude (dentro de </w:t>
      </w:r>
      <w:proofErr w:type="spellStart"/>
      <w:r w:rsidRPr="00EC035E">
        <w:rPr>
          <w:b/>
          <w:bCs/>
          <w:sz w:val="24"/>
          <w:szCs w:val="28"/>
          <w:highlight w:val="yellow"/>
        </w:rPr>
        <w:t>call_</w:t>
      </w:r>
      <w:proofErr w:type="gramStart"/>
      <w:r w:rsidRPr="00EC035E">
        <w:rPr>
          <w:b/>
          <w:bCs/>
          <w:sz w:val="24"/>
          <w:szCs w:val="28"/>
          <w:highlight w:val="yellow"/>
        </w:rPr>
        <w:t>claude</w:t>
      </w:r>
      <w:proofErr w:type="spellEnd"/>
      <w:r w:rsidRPr="00EC035E">
        <w:rPr>
          <w:b/>
          <w:bCs/>
          <w:sz w:val="24"/>
          <w:szCs w:val="28"/>
          <w:highlight w:val="yellow"/>
        </w:rPr>
        <w:t>(</w:t>
      </w:r>
      <w:proofErr w:type="gramEnd"/>
      <w:r w:rsidRPr="00EC035E">
        <w:rPr>
          <w:b/>
          <w:bCs/>
          <w:sz w:val="24"/>
          <w:szCs w:val="28"/>
          <w:highlight w:val="yellow"/>
        </w:rPr>
        <w:t>) en esa misma ronda 10)</w:t>
      </w:r>
    </w:p>
    <w:p w14:paraId="0B7BF555" w14:textId="77777777" w:rsidR="00BA66C7" w:rsidRPr="00BA66C7" w:rsidRDefault="00BA66C7" w:rsidP="00BA66C7">
      <w:r w:rsidRPr="00BA66C7">
        <w:t xml:space="preserve">En ese momento, GPT </w:t>
      </w:r>
      <w:r w:rsidRPr="00BA66C7">
        <w:rPr>
          <w:b/>
          <w:bCs/>
        </w:rPr>
        <w:t>ya dijo</w:t>
      </w:r>
      <w:r w:rsidRPr="00BA66C7">
        <w:t xml:space="preserve"> su respuesta 10 (se ejecutó primero y se agregó a </w:t>
      </w:r>
      <w:proofErr w:type="spellStart"/>
      <w:r w:rsidRPr="00BA66C7">
        <w:t>gpt_messages</w:t>
      </w:r>
      <w:proofErr w:type="spellEnd"/>
      <w:r w:rsidRPr="00BA66C7">
        <w:t xml:space="preserve">), pero Claude </w:t>
      </w:r>
      <w:r w:rsidRPr="00BA66C7">
        <w:rPr>
          <w:b/>
          <w:bCs/>
        </w:rPr>
        <w:t>todavía no respondió a eso</w:t>
      </w:r>
      <w:r w:rsidRPr="00BA66C7">
        <w:t xml:space="preserve">. Entonces </w:t>
      </w:r>
      <w:proofErr w:type="spellStart"/>
      <w:r w:rsidRPr="00BA66C7">
        <w:t>gpt_messages</w:t>
      </w:r>
      <w:proofErr w:type="spellEnd"/>
      <w:r w:rsidRPr="00BA66C7">
        <w:t xml:space="preserve"> tiene 11, </w:t>
      </w:r>
      <w:proofErr w:type="spellStart"/>
      <w:r w:rsidRPr="00BA66C7">
        <w:t>claude_messages</w:t>
      </w:r>
      <w:proofErr w:type="spellEnd"/>
      <w:r w:rsidRPr="00BA66C7">
        <w:t xml:space="preserve"> tiene 10. zip da solo 10 vueltas parejas, y la última línea rescata el mensaje suelto de GPT:</w:t>
      </w:r>
    </w:p>
    <w:p w14:paraId="2E084CDB" w14:textId="041D9237" w:rsidR="00786E6B" w:rsidRDefault="00BA66C7" w:rsidP="00A2798A">
      <w:r w:rsidRPr="00BA66C7">
        <w:rPr>
          <w:noProof/>
        </w:rPr>
        <w:drawing>
          <wp:inline distT="0" distB="0" distL="0" distR="0" wp14:anchorId="7D7F0B6A" wp14:editId="37B13DF8">
            <wp:extent cx="5124450" cy="2589908"/>
            <wp:effectExtent l="19050" t="19050" r="19050" b="20320"/>
            <wp:docPr id="780860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60000" name=""/>
                    <pic:cNvPicPr/>
                  </pic:nvPicPr>
                  <pic:blipFill>
                    <a:blip r:embed="rId677"/>
                    <a:stretch>
                      <a:fillRect/>
                    </a:stretch>
                  </pic:blipFill>
                  <pic:spPr>
                    <a:xfrm>
                      <a:off x="0" y="0"/>
                      <a:ext cx="5129213" cy="2592315"/>
                    </a:xfrm>
                    <a:prstGeom prst="rect">
                      <a:avLst/>
                    </a:prstGeom>
                    <a:ln w="19050">
                      <a:solidFill>
                        <a:srgbClr val="EE0000"/>
                      </a:solidFill>
                    </a:ln>
                  </pic:spPr>
                </pic:pic>
              </a:graphicData>
            </a:graphic>
          </wp:inline>
        </w:drawing>
      </w:r>
    </w:p>
    <w:p w14:paraId="002D9C6E" w14:textId="4ABE2366" w:rsidR="00BA66C7" w:rsidRDefault="00BA66C7" w:rsidP="00A2798A">
      <w:pPr>
        <w:rPr>
          <w:b/>
          <w:bCs/>
        </w:rPr>
      </w:pPr>
      <w:r>
        <w:rPr>
          <w:b/>
          <w:bCs/>
        </w:rPr>
        <w:t xml:space="preserve">22 mensajes: </w:t>
      </w:r>
      <w:r>
        <w:t xml:space="preserve">1 </w:t>
      </w:r>
      <w:proofErr w:type="spellStart"/>
      <w:r>
        <w:t>system</w:t>
      </w:r>
      <w:proofErr w:type="spellEnd"/>
      <w:r>
        <w:t xml:space="preserve"> + 10 pares (</w:t>
      </w:r>
      <w:proofErr w:type="spellStart"/>
      <w:r>
        <w:t>user</w:t>
      </w:r>
      <w:proofErr w:type="spellEnd"/>
      <w:r>
        <w:t xml:space="preserve">, </w:t>
      </w:r>
      <w:proofErr w:type="spellStart"/>
      <w:r>
        <w:t>assistant</w:t>
      </w:r>
      <w:proofErr w:type="spellEnd"/>
      <w:r>
        <w:t xml:space="preserve">) + 1 mensaje suelto de GPT al final (la línea </w:t>
      </w:r>
      <w:proofErr w:type="spellStart"/>
      <w:r>
        <w:rPr>
          <w:b/>
          <w:bCs/>
        </w:rPr>
        <w:t>gpt_</w:t>
      </w:r>
      <w:proofErr w:type="gramStart"/>
      <w:r>
        <w:rPr>
          <w:b/>
          <w:bCs/>
        </w:rPr>
        <w:t>messages</w:t>
      </w:r>
      <w:proofErr w:type="spellEnd"/>
      <w:r>
        <w:rPr>
          <w:b/>
          <w:bCs/>
        </w:rPr>
        <w:t>[</w:t>
      </w:r>
      <w:proofErr w:type="gramEnd"/>
      <w:r>
        <w:rPr>
          <w:b/>
          <w:bCs/>
        </w:rPr>
        <w:t>-1]).</w:t>
      </w:r>
    </w:p>
    <w:p w14:paraId="46CE5D7E" w14:textId="77777777" w:rsidR="00BA66C7" w:rsidRPr="00BA66C7" w:rsidRDefault="00BA66C7" w:rsidP="00BA66C7">
      <w:pPr>
        <w:rPr>
          <w:b/>
          <w:bCs/>
          <w:sz w:val="24"/>
          <w:szCs w:val="28"/>
        </w:rPr>
      </w:pPr>
      <w:r w:rsidRPr="00BA66C7">
        <w:rPr>
          <w:b/>
          <w:bCs/>
          <w:sz w:val="24"/>
          <w:szCs w:val="28"/>
          <w:highlight w:val="yellow"/>
        </w:rPr>
        <w:t>Tabla resumen, por ronda</w:t>
      </w:r>
    </w:p>
    <w:tbl>
      <w:tblPr>
        <w:tblStyle w:val="Tablaconcuadrcula4-nfasis4"/>
        <w:tblW w:w="0" w:type="auto"/>
        <w:tblLook w:val="04A0" w:firstRow="1" w:lastRow="0" w:firstColumn="1" w:lastColumn="0" w:noHBand="0" w:noVBand="1"/>
      </w:tblPr>
      <w:tblGrid>
        <w:gridCol w:w="2158"/>
        <w:gridCol w:w="2158"/>
        <w:gridCol w:w="2158"/>
        <w:gridCol w:w="2158"/>
        <w:gridCol w:w="2158"/>
      </w:tblGrid>
      <w:tr w:rsidR="00BA66C7" w14:paraId="012DD79E" w14:textId="77777777" w:rsidTr="001A22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1051F3D7" w14:textId="405C24B4" w:rsidR="00BA66C7" w:rsidRPr="00BA66C7" w:rsidRDefault="00BA66C7" w:rsidP="00A2798A">
            <w:pPr>
              <w:rPr>
                <w:b w:val="0"/>
                <w:bCs w:val="0"/>
              </w:rPr>
            </w:pPr>
            <w:r>
              <w:rPr>
                <w:b w:val="0"/>
                <w:bCs w:val="0"/>
              </w:rPr>
              <w:t>Ronda</w:t>
            </w:r>
          </w:p>
        </w:tc>
        <w:tc>
          <w:tcPr>
            <w:tcW w:w="2158" w:type="dxa"/>
          </w:tcPr>
          <w:p w14:paraId="33044829" w14:textId="147069EF" w:rsidR="00BA66C7" w:rsidRDefault="00BA66C7" w:rsidP="00A2798A">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Tamño</w:t>
            </w:r>
            <w:proofErr w:type="spellEnd"/>
            <w:r>
              <w:rPr>
                <w:b w:val="0"/>
                <w:bCs w:val="0"/>
              </w:rPr>
              <w:t xml:space="preserve"> </w:t>
            </w:r>
            <w:proofErr w:type="spellStart"/>
            <w:r>
              <w:rPr>
                <w:b w:val="0"/>
                <w:bCs w:val="0"/>
              </w:rPr>
              <w:t>gpt_messages</w:t>
            </w:r>
            <w:proofErr w:type="spellEnd"/>
            <w:r>
              <w:rPr>
                <w:b w:val="0"/>
                <w:bCs w:val="0"/>
              </w:rPr>
              <w:t xml:space="preserve"> al llamar </w:t>
            </w:r>
            <w:proofErr w:type="spellStart"/>
            <w:r>
              <w:rPr>
                <w:b w:val="0"/>
                <w:bCs w:val="0"/>
              </w:rPr>
              <w:t>call_</w:t>
            </w:r>
            <w:proofErr w:type="gramStart"/>
            <w:r>
              <w:rPr>
                <w:b w:val="0"/>
                <w:bCs w:val="0"/>
              </w:rPr>
              <w:t>gpt</w:t>
            </w:r>
            <w:proofErr w:type="spellEnd"/>
            <w:r>
              <w:rPr>
                <w:b w:val="0"/>
                <w:bCs w:val="0"/>
              </w:rPr>
              <w:t>(</w:t>
            </w:r>
            <w:proofErr w:type="gramEnd"/>
            <w:r>
              <w:rPr>
                <w:b w:val="0"/>
                <w:bCs w:val="0"/>
              </w:rPr>
              <w:t>)</w:t>
            </w:r>
          </w:p>
        </w:tc>
        <w:tc>
          <w:tcPr>
            <w:tcW w:w="2158" w:type="dxa"/>
          </w:tcPr>
          <w:p w14:paraId="46512A8E" w14:textId="57BD63D0" w:rsidR="00BA66C7" w:rsidRDefault="00634630" w:rsidP="00A2798A">
            <w:pPr>
              <w:cnfStyle w:val="100000000000" w:firstRow="1" w:lastRow="0" w:firstColumn="0" w:lastColumn="0" w:oddVBand="0" w:evenVBand="0" w:oddHBand="0" w:evenHBand="0" w:firstRowFirstColumn="0" w:firstRowLastColumn="0" w:lastRowFirstColumn="0" w:lastRowLastColumn="0"/>
              <w:rPr>
                <w:b w:val="0"/>
                <w:bCs w:val="0"/>
              </w:rPr>
            </w:pPr>
            <w:r w:rsidRPr="00634630">
              <w:t xml:space="preserve">Tamaño </w:t>
            </w:r>
            <w:proofErr w:type="spellStart"/>
            <w:r w:rsidRPr="00634630">
              <w:t>claude_messages</w:t>
            </w:r>
            <w:proofErr w:type="spellEnd"/>
            <w:r w:rsidRPr="00634630">
              <w:t xml:space="preserve"> al llamar </w:t>
            </w:r>
            <w:proofErr w:type="spellStart"/>
            <w:r w:rsidRPr="00634630">
              <w:t>call_</w:t>
            </w:r>
            <w:proofErr w:type="gramStart"/>
            <w:r w:rsidRPr="00634630">
              <w:t>gpt</w:t>
            </w:r>
            <w:proofErr w:type="spellEnd"/>
            <w:r w:rsidRPr="00634630">
              <w:t>(</w:t>
            </w:r>
            <w:proofErr w:type="gramEnd"/>
            <w:r w:rsidRPr="00634630">
              <w:t>)</w:t>
            </w:r>
          </w:p>
        </w:tc>
        <w:tc>
          <w:tcPr>
            <w:tcW w:w="2158" w:type="dxa"/>
          </w:tcPr>
          <w:p w14:paraId="32DA6560" w14:textId="22E7A091" w:rsidR="00BA66C7" w:rsidRDefault="00634630" w:rsidP="00A2798A">
            <w:pPr>
              <w:cnfStyle w:val="100000000000" w:firstRow="1" w:lastRow="0" w:firstColumn="0" w:lastColumn="0" w:oddVBand="0" w:evenVBand="0" w:oddHBand="0" w:evenHBand="0" w:firstRowFirstColumn="0" w:firstRowLastColumn="0" w:lastRowFirstColumn="0" w:lastRowLastColumn="0"/>
              <w:rPr>
                <w:b w:val="0"/>
                <w:bCs w:val="0"/>
              </w:rPr>
            </w:pPr>
            <w:r w:rsidRPr="00634630">
              <w:t xml:space="preserve">Tamaño </w:t>
            </w:r>
            <w:proofErr w:type="spellStart"/>
            <w:r w:rsidRPr="00634630">
              <w:t>gpt_messages</w:t>
            </w:r>
            <w:proofErr w:type="spellEnd"/>
            <w:r w:rsidRPr="00634630">
              <w:t xml:space="preserve"> al llamar </w:t>
            </w:r>
            <w:proofErr w:type="spellStart"/>
            <w:r w:rsidRPr="00634630">
              <w:t>call_</w:t>
            </w:r>
            <w:proofErr w:type="gramStart"/>
            <w:r w:rsidRPr="00634630">
              <w:t>claude</w:t>
            </w:r>
            <w:proofErr w:type="spellEnd"/>
            <w:r w:rsidRPr="00634630">
              <w:t>(</w:t>
            </w:r>
            <w:proofErr w:type="gramEnd"/>
            <w:r w:rsidRPr="00634630">
              <w:t>)</w:t>
            </w:r>
          </w:p>
        </w:tc>
        <w:tc>
          <w:tcPr>
            <w:tcW w:w="2158" w:type="dxa"/>
          </w:tcPr>
          <w:p w14:paraId="7F6FDAE7" w14:textId="5F243578" w:rsidR="00BA66C7" w:rsidRDefault="00634630" w:rsidP="00A2798A">
            <w:pPr>
              <w:cnfStyle w:val="100000000000" w:firstRow="1" w:lastRow="0" w:firstColumn="0" w:lastColumn="0" w:oddVBand="0" w:evenVBand="0" w:oddHBand="0" w:evenHBand="0" w:firstRowFirstColumn="0" w:firstRowLastColumn="0" w:lastRowFirstColumn="0" w:lastRowLastColumn="0"/>
              <w:rPr>
                <w:b w:val="0"/>
                <w:bCs w:val="0"/>
              </w:rPr>
            </w:pPr>
            <w:r w:rsidRPr="00634630">
              <w:t xml:space="preserve">Tamaño </w:t>
            </w:r>
            <w:proofErr w:type="spellStart"/>
            <w:r w:rsidRPr="00634630">
              <w:t>claude_messages</w:t>
            </w:r>
            <w:proofErr w:type="spellEnd"/>
            <w:r w:rsidRPr="00634630">
              <w:t xml:space="preserve"> al llamar </w:t>
            </w:r>
            <w:proofErr w:type="spellStart"/>
            <w:r w:rsidRPr="00634630">
              <w:t>call_</w:t>
            </w:r>
            <w:proofErr w:type="gramStart"/>
            <w:r w:rsidRPr="00634630">
              <w:t>claude</w:t>
            </w:r>
            <w:proofErr w:type="spellEnd"/>
            <w:r w:rsidRPr="00634630">
              <w:t>(</w:t>
            </w:r>
            <w:proofErr w:type="gramEnd"/>
            <w:r w:rsidRPr="00634630">
              <w:t>)</w:t>
            </w:r>
          </w:p>
        </w:tc>
      </w:tr>
      <w:tr w:rsidR="00BA66C7" w14:paraId="2B9DCCA6" w14:textId="77777777" w:rsidTr="001A2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6B57A13" w14:textId="4A8A2519" w:rsidR="00BA66C7" w:rsidRDefault="00634630" w:rsidP="00A2798A">
            <w:pPr>
              <w:rPr>
                <w:b w:val="0"/>
                <w:bCs w:val="0"/>
              </w:rPr>
            </w:pPr>
            <w:r>
              <w:rPr>
                <w:b w:val="0"/>
                <w:bCs w:val="0"/>
              </w:rPr>
              <w:t>1</w:t>
            </w:r>
          </w:p>
        </w:tc>
        <w:tc>
          <w:tcPr>
            <w:tcW w:w="2158" w:type="dxa"/>
          </w:tcPr>
          <w:p w14:paraId="0B191528" w14:textId="30BE1383" w:rsidR="00BA66C7" w:rsidRDefault="00634630" w:rsidP="00A2798A">
            <w:pP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2158" w:type="dxa"/>
          </w:tcPr>
          <w:p w14:paraId="5C4D4DD6" w14:textId="08C0526D" w:rsidR="00BA66C7" w:rsidRDefault="001A221A" w:rsidP="00A2798A">
            <w:pP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2158" w:type="dxa"/>
          </w:tcPr>
          <w:p w14:paraId="1CAFEE53" w14:textId="5526CBF4" w:rsidR="00BA66C7" w:rsidRDefault="001A221A" w:rsidP="00A2798A">
            <w:pPr>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2158" w:type="dxa"/>
          </w:tcPr>
          <w:p w14:paraId="2456A8FE" w14:textId="4C6B3DDC" w:rsidR="00BA66C7" w:rsidRDefault="001A221A" w:rsidP="00A2798A">
            <w:pPr>
              <w:cnfStyle w:val="000000100000" w:firstRow="0" w:lastRow="0" w:firstColumn="0" w:lastColumn="0" w:oddVBand="0" w:evenVBand="0" w:oddHBand="1" w:evenHBand="0" w:firstRowFirstColumn="0" w:firstRowLastColumn="0" w:lastRowFirstColumn="0" w:lastRowLastColumn="0"/>
              <w:rPr>
                <w:b/>
                <w:bCs/>
              </w:rPr>
            </w:pPr>
            <w:r>
              <w:rPr>
                <w:b/>
                <w:bCs/>
              </w:rPr>
              <w:t>1</w:t>
            </w:r>
          </w:p>
        </w:tc>
      </w:tr>
      <w:tr w:rsidR="00BA66C7" w14:paraId="4380EFD9" w14:textId="77777777" w:rsidTr="001A221A">
        <w:tc>
          <w:tcPr>
            <w:cnfStyle w:val="001000000000" w:firstRow="0" w:lastRow="0" w:firstColumn="1" w:lastColumn="0" w:oddVBand="0" w:evenVBand="0" w:oddHBand="0" w:evenHBand="0" w:firstRowFirstColumn="0" w:firstRowLastColumn="0" w:lastRowFirstColumn="0" w:lastRowLastColumn="0"/>
            <w:tcW w:w="2158" w:type="dxa"/>
          </w:tcPr>
          <w:p w14:paraId="5FC0D4DE" w14:textId="4931022E" w:rsidR="00BA66C7" w:rsidRDefault="001A221A" w:rsidP="00A2798A">
            <w:pPr>
              <w:rPr>
                <w:b w:val="0"/>
                <w:bCs w:val="0"/>
              </w:rPr>
            </w:pPr>
            <w:r>
              <w:rPr>
                <w:b w:val="0"/>
                <w:bCs w:val="0"/>
              </w:rPr>
              <w:t>2</w:t>
            </w:r>
          </w:p>
        </w:tc>
        <w:tc>
          <w:tcPr>
            <w:tcW w:w="2158" w:type="dxa"/>
          </w:tcPr>
          <w:p w14:paraId="03B33D51" w14:textId="782D6FB5" w:rsidR="00BA66C7" w:rsidRDefault="001A221A" w:rsidP="00A2798A">
            <w:pPr>
              <w:cnfStyle w:val="000000000000" w:firstRow="0" w:lastRow="0" w:firstColumn="0" w:lastColumn="0" w:oddVBand="0" w:evenVBand="0" w:oddHBand="0" w:evenHBand="0" w:firstRowFirstColumn="0" w:firstRowLastColumn="0" w:lastRowFirstColumn="0" w:lastRowLastColumn="0"/>
              <w:rPr>
                <w:b/>
                <w:bCs/>
              </w:rPr>
            </w:pPr>
            <w:r>
              <w:rPr>
                <w:b/>
                <w:bCs/>
              </w:rPr>
              <w:t>2</w:t>
            </w:r>
          </w:p>
        </w:tc>
        <w:tc>
          <w:tcPr>
            <w:tcW w:w="2158" w:type="dxa"/>
          </w:tcPr>
          <w:p w14:paraId="0E43F8C9" w14:textId="02235A29" w:rsidR="00BA66C7" w:rsidRDefault="001A221A" w:rsidP="00A2798A">
            <w:pPr>
              <w:cnfStyle w:val="000000000000" w:firstRow="0" w:lastRow="0" w:firstColumn="0" w:lastColumn="0" w:oddVBand="0" w:evenVBand="0" w:oddHBand="0" w:evenHBand="0" w:firstRowFirstColumn="0" w:firstRowLastColumn="0" w:lastRowFirstColumn="0" w:lastRowLastColumn="0"/>
              <w:rPr>
                <w:b/>
                <w:bCs/>
              </w:rPr>
            </w:pPr>
            <w:r>
              <w:rPr>
                <w:b/>
                <w:bCs/>
              </w:rPr>
              <w:t>2</w:t>
            </w:r>
          </w:p>
        </w:tc>
        <w:tc>
          <w:tcPr>
            <w:tcW w:w="2158" w:type="dxa"/>
          </w:tcPr>
          <w:p w14:paraId="60ABFEE0" w14:textId="21467D7C" w:rsidR="00BA66C7" w:rsidRDefault="001A221A" w:rsidP="00A2798A">
            <w:pPr>
              <w:cnfStyle w:val="000000000000" w:firstRow="0" w:lastRow="0" w:firstColumn="0" w:lastColumn="0" w:oddVBand="0" w:evenVBand="0" w:oddHBand="0" w:evenHBand="0" w:firstRowFirstColumn="0" w:firstRowLastColumn="0" w:lastRowFirstColumn="0" w:lastRowLastColumn="0"/>
              <w:rPr>
                <w:b/>
                <w:bCs/>
              </w:rPr>
            </w:pPr>
            <w:r>
              <w:rPr>
                <w:b/>
                <w:bCs/>
              </w:rPr>
              <w:t>3</w:t>
            </w:r>
          </w:p>
        </w:tc>
        <w:tc>
          <w:tcPr>
            <w:tcW w:w="2158" w:type="dxa"/>
          </w:tcPr>
          <w:p w14:paraId="415DB8A2" w14:textId="74A90D4B" w:rsidR="00BA66C7" w:rsidRDefault="001A221A" w:rsidP="00A2798A">
            <w:pPr>
              <w:cnfStyle w:val="000000000000" w:firstRow="0" w:lastRow="0" w:firstColumn="0" w:lastColumn="0" w:oddVBand="0" w:evenVBand="0" w:oddHBand="0" w:evenHBand="0" w:firstRowFirstColumn="0" w:firstRowLastColumn="0" w:lastRowFirstColumn="0" w:lastRowLastColumn="0"/>
              <w:rPr>
                <w:b/>
                <w:bCs/>
              </w:rPr>
            </w:pPr>
            <w:r>
              <w:rPr>
                <w:b/>
                <w:bCs/>
              </w:rPr>
              <w:t>2</w:t>
            </w:r>
          </w:p>
        </w:tc>
      </w:tr>
      <w:tr w:rsidR="00BA66C7" w14:paraId="11DF8F4F" w14:textId="77777777" w:rsidTr="001A2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447E3F3C" w14:textId="6A39FFAD" w:rsidR="00BA66C7" w:rsidRDefault="001A221A" w:rsidP="00A2798A">
            <w:pPr>
              <w:rPr>
                <w:b w:val="0"/>
                <w:bCs w:val="0"/>
              </w:rPr>
            </w:pPr>
            <w:r>
              <w:rPr>
                <w:b w:val="0"/>
                <w:bCs w:val="0"/>
              </w:rPr>
              <w:t>…</w:t>
            </w:r>
          </w:p>
        </w:tc>
        <w:tc>
          <w:tcPr>
            <w:tcW w:w="2158" w:type="dxa"/>
          </w:tcPr>
          <w:p w14:paraId="3A4CADC0" w14:textId="3C03CE52" w:rsidR="00BA66C7" w:rsidRDefault="001A221A" w:rsidP="00A2798A">
            <w:pPr>
              <w:cnfStyle w:val="000000100000" w:firstRow="0" w:lastRow="0" w:firstColumn="0" w:lastColumn="0" w:oddVBand="0" w:evenVBand="0" w:oddHBand="1" w:evenHBand="0" w:firstRowFirstColumn="0" w:firstRowLastColumn="0" w:lastRowFirstColumn="0" w:lastRowLastColumn="0"/>
              <w:rPr>
                <w:b/>
                <w:bCs/>
              </w:rPr>
            </w:pPr>
            <w:r>
              <w:rPr>
                <w:b/>
                <w:bCs/>
              </w:rPr>
              <w:t>…</w:t>
            </w:r>
          </w:p>
        </w:tc>
        <w:tc>
          <w:tcPr>
            <w:tcW w:w="2158" w:type="dxa"/>
          </w:tcPr>
          <w:p w14:paraId="2AB26722" w14:textId="580D9D0B" w:rsidR="00BA66C7" w:rsidRDefault="001A221A" w:rsidP="00A2798A">
            <w:pPr>
              <w:cnfStyle w:val="000000100000" w:firstRow="0" w:lastRow="0" w:firstColumn="0" w:lastColumn="0" w:oddVBand="0" w:evenVBand="0" w:oddHBand="1" w:evenHBand="0" w:firstRowFirstColumn="0" w:firstRowLastColumn="0" w:lastRowFirstColumn="0" w:lastRowLastColumn="0"/>
              <w:rPr>
                <w:b/>
                <w:bCs/>
              </w:rPr>
            </w:pPr>
            <w:r>
              <w:rPr>
                <w:b/>
                <w:bCs/>
              </w:rPr>
              <w:t>…</w:t>
            </w:r>
          </w:p>
        </w:tc>
        <w:tc>
          <w:tcPr>
            <w:tcW w:w="2158" w:type="dxa"/>
          </w:tcPr>
          <w:p w14:paraId="192B48AA" w14:textId="2A919250" w:rsidR="00BA66C7" w:rsidRDefault="001A221A" w:rsidP="00A2798A">
            <w:pPr>
              <w:cnfStyle w:val="000000100000" w:firstRow="0" w:lastRow="0" w:firstColumn="0" w:lastColumn="0" w:oddVBand="0" w:evenVBand="0" w:oddHBand="1" w:evenHBand="0" w:firstRowFirstColumn="0" w:firstRowLastColumn="0" w:lastRowFirstColumn="0" w:lastRowLastColumn="0"/>
              <w:rPr>
                <w:b/>
                <w:bCs/>
              </w:rPr>
            </w:pPr>
            <w:r>
              <w:rPr>
                <w:b/>
                <w:bCs/>
              </w:rPr>
              <w:t>…</w:t>
            </w:r>
          </w:p>
        </w:tc>
        <w:tc>
          <w:tcPr>
            <w:tcW w:w="2158" w:type="dxa"/>
          </w:tcPr>
          <w:p w14:paraId="2C8F55E9" w14:textId="79D5517A" w:rsidR="00BA66C7" w:rsidRDefault="001A221A" w:rsidP="00A2798A">
            <w:pPr>
              <w:cnfStyle w:val="000000100000" w:firstRow="0" w:lastRow="0" w:firstColumn="0" w:lastColumn="0" w:oddVBand="0" w:evenVBand="0" w:oddHBand="1" w:evenHBand="0" w:firstRowFirstColumn="0" w:firstRowLastColumn="0" w:lastRowFirstColumn="0" w:lastRowLastColumn="0"/>
              <w:rPr>
                <w:b/>
                <w:bCs/>
              </w:rPr>
            </w:pPr>
            <w:r>
              <w:rPr>
                <w:b/>
                <w:bCs/>
              </w:rPr>
              <w:t>…</w:t>
            </w:r>
          </w:p>
        </w:tc>
      </w:tr>
      <w:tr w:rsidR="001A221A" w14:paraId="5695427D" w14:textId="77777777" w:rsidTr="001A221A">
        <w:tc>
          <w:tcPr>
            <w:cnfStyle w:val="001000000000" w:firstRow="0" w:lastRow="0" w:firstColumn="1" w:lastColumn="0" w:oddVBand="0" w:evenVBand="0" w:oddHBand="0" w:evenHBand="0" w:firstRowFirstColumn="0" w:firstRowLastColumn="0" w:lastRowFirstColumn="0" w:lastRowLastColumn="0"/>
            <w:tcW w:w="2158" w:type="dxa"/>
          </w:tcPr>
          <w:p w14:paraId="6BA8C113" w14:textId="11CECDF5" w:rsidR="001A221A" w:rsidRDefault="001A221A" w:rsidP="00A2798A">
            <w:pPr>
              <w:rPr>
                <w:b w:val="0"/>
                <w:bCs w:val="0"/>
              </w:rPr>
            </w:pPr>
            <w:r>
              <w:rPr>
                <w:b w:val="0"/>
                <w:bCs w:val="0"/>
              </w:rPr>
              <w:t>10</w:t>
            </w:r>
          </w:p>
        </w:tc>
        <w:tc>
          <w:tcPr>
            <w:tcW w:w="2158" w:type="dxa"/>
          </w:tcPr>
          <w:p w14:paraId="4403F9A0" w14:textId="6FBFDDBF" w:rsidR="001A221A" w:rsidRDefault="001A221A" w:rsidP="00A2798A">
            <w:pPr>
              <w:cnfStyle w:val="000000000000" w:firstRow="0" w:lastRow="0" w:firstColumn="0" w:lastColumn="0" w:oddVBand="0" w:evenVBand="0" w:oddHBand="0" w:evenHBand="0" w:firstRowFirstColumn="0" w:firstRowLastColumn="0" w:lastRowFirstColumn="0" w:lastRowLastColumn="0"/>
              <w:rPr>
                <w:b/>
                <w:bCs/>
              </w:rPr>
            </w:pPr>
            <w:r>
              <w:rPr>
                <w:b/>
                <w:bCs/>
              </w:rPr>
              <w:t>10</w:t>
            </w:r>
          </w:p>
        </w:tc>
        <w:tc>
          <w:tcPr>
            <w:tcW w:w="2158" w:type="dxa"/>
          </w:tcPr>
          <w:p w14:paraId="678C558D" w14:textId="6C0BCD39" w:rsidR="001A221A" w:rsidRDefault="001A221A" w:rsidP="00A2798A">
            <w:pPr>
              <w:cnfStyle w:val="000000000000" w:firstRow="0" w:lastRow="0" w:firstColumn="0" w:lastColumn="0" w:oddVBand="0" w:evenVBand="0" w:oddHBand="0" w:evenHBand="0" w:firstRowFirstColumn="0" w:firstRowLastColumn="0" w:lastRowFirstColumn="0" w:lastRowLastColumn="0"/>
              <w:rPr>
                <w:b/>
                <w:bCs/>
              </w:rPr>
            </w:pPr>
            <w:r>
              <w:rPr>
                <w:b/>
                <w:bCs/>
              </w:rPr>
              <w:t>10</w:t>
            </w:r>
          </w:p>
        </w:tc>
        <w:tc>
          <w:tcPr>
            <w:tcW w:w="2158" w:type="dxa"/>
          </w:tcPr>
          <w:p w14:paraId="0DBAE7AE" w14:textId="21080B65" w:rsidR="001A221A" w:rsidRDefault="001A221A" w:rsidP="00A2798A">
            <w:pPr>
              <w:cnfStyle w:val="000000000000" w:firstRow="0" w:lastRow="0" w:firstColumn="0" w:lastColumn="0" w:oddVBand="0" w:evenVBand="0" w:oddHBand="0" w:evenHBand="0" w:firstRowFirstColumn="0" w:firstRowLastColumn="0" w:lastRowFirstColumn="0" w:lastRowLastColumn="0"/>
              <w:rPr>
                <w:b/>
                <w:bCs/>
              </w:rPr>
            </w:pPr>
            <w:r>
              <w:rPr>
                <w:b/>
                <w:bCs/>
              </w:rPr>
              <w:t>11</w:t>
            </w:r>
          </w:p>
        </w:tc>
        <w:tc>
          <w:tcPr>
            <w:tcW w:w="2158" w:type="dxa"/>
          </w:tcPr>
          <w:p w14:paraId="5656AF70" w14:textId="2BAE356C" w:rsidR="001A221A" w:rsidRDefault="001A221A" w:rsidP="00A2798A">
            <w:pPr>
              <w:cnfStyle w:val="000000000000" w:firstRow="0" w:lastRow="0" w:firstColumn="0" w:lastColumn="0" w:oddVBand="0" w:evenVBand="0" w:oddHBand="0" w:evenHBand="0" w:firstRowFirstColumn="0" w:firstRowLastColumn="0" w:lastRowFirstColumn="0" w:lastRowLastColumn="0"/>
              <w:rPr>
                <w:b/>
                <w:bCs/>
              </w:rPr>
            </w:pPr>
            <w:r>
              <w:rPr>
                <w:b/>
                <w:bCs/>
              </w:rPr>
              <w:t>10</w:t>
            </w:r>
          </w:p>
        </w:tc>
      </w:tr>
    </w:tbl>
    <w:p w14:paraId="4B5511BA" w14:textId="77777777" w:rsidR="00BA66C7" w:rsidRPr="00BA66C7" w:rsidRDefault="00BA66C7" w:rsidP="00A2798A">
      <w:pPr>
        <w:rPr>
          <w:b/>
          <w:bCs/>
        </w:rPr>
      </w:pPr>
    </w:p>
    <w:p w14:paraId="46CBEC9C" w14:textId="77777777" w:rsidR="001A221A" w:rsidRPr="00DB0CB3" w:rsidRDefault="001A221A" w:rsidP="001A221A">
      <w:pPr>
        <w:pBdr>
          <w:bottom w:val="single" w:sz="6" w:space="1" w:color="auto"/>
        </w:pBdr>
      </w:pPr>
      <w:r w:rsidRPr="00DB0CB3">
        <w:rPr>
          <w:b/>
          <w:bCs/>
        </w:rPr>
        <w:lastRenderedPageBreak/>
        <w:t>El patrón se repite igual en cada ronda:</w:t>
      </w:r>
      <w:r w:rsidRPr="00DB0CB3">
        <w:t xml:space="preserve"> cuando le toca a GPT, las listas están parejas. Cuando le toca a Claude, </w:t>
      </w:r>
      <w:proofErr w:type="spellStart"/>
      <w:r w:rsidRPr="00DB0CB3">
        <w:rPr>
          <w:b/>
          <w:bCs/>
        </w:rPr>
        <w:t>gpt_messages</w:t>
      </w:r>
      <w:proofErr w:type="spellEnd"/>
      <w:r w:rsidRPr="00DB0CB3">
        <w:t xml:space="preserve"> siempre tiene uno más, por eso la línea extra se necesita en todas las rondas, no solo en la primera.</w:t>
      </w:r>
    </w:p>
    <w:p w14:paraId="7AD62E03" w14:textId="23FF26F1" w:rsidR="00DB0CB3" w:rsidRDefault="00DB0CB3" w:rsidP="00A2798A">
      <w:pPr>
        <w:rPr>
          <w:b/>
          <w:bCs/>
        </w:rPr>
      </w:pPr>
      <w:r w:rsidRPr="00DB0CB3">
        <w:rPr>
          <w:b/>
          <w:bCs/>
          <w:noProof/>
        </w:rPr>
        <w:drawing>
          <wp:inline distT="0" distB="0" distL="0" distR="0" wp14:anchorId="0E859ECE" wp14:editId="45686377">
            <wp:extent cx="5486875" cy="518205"/>
            <wp:effectExtent l="19050" t="19050" r="19050" b="15240"/>
            <wp:docPr id="820317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17488" name=""/>
                    <pic:cNvPicPr/>
                  </pic:nvPicPr>
                  <pic:blipFill>
                    <a:blip r:embed="rId678"/>
                    <a:stretch>
                      <a:fillRect/>
                    </a:stretch>
                  </pic:blipFill>
                  <pic:spPr>
                    <a:xfrm>
                      <a:off x="0" y="0"/>
                      <a:ext cx="5486875" cy="518205"/>
                    </a:xfrm>
                    <a:prstGeom prst="rect">
                      <a:avLst/>
                    </a:prstGeom>
                    <a:ln w="19050">
                      <a:solidFill>
                        <a:schemeClr val="tx1"/>
                      </a:solidFill>
                    </a:ln>
                  </pic:spPr>
                </pic:pic>
              </a:graphicData>
            </a:graphic>
          </wp:inline>
        </w:drawing>
      </w:r>
    </w:p>
    <w:p w14:paraId="478E9893" w14:textId="77777777" w:rsidR="0080586A" w:rsidRPr="0080586A" w:rsidRDefault="0080586A" w:rsidP="0080586A">
      <w:r w:rsidRPr="0080586A">
        <w:rPr>
          <w:b/>
          <w:bCs/>
        </w:rPr>
        <w:t>Sí, exacto.</w:t>
      </w:r>
      <w:r w:rsidRPr="0080586A">
        <w:t xml:space="preserve"> En cada vuelta del </w:t>
      </w:r>
      <w:proofErr w:type="spellStart"/>
      <w:r w:rsidRPr="0080586A">
        <w:t>for</w:t>
      </w:r>
      <w:proofErr w:type="spellEnd"/>
      <w:r w:rsidRPr="0080586A">
        <w:t xml:space="preserve">, </w:t>
      </w:r>
      <w:proofErr w:type="spellStart"/>
      <w:r w:rsidRPr="0080586A">
        <w:t>call_</w:t>
      </w:r>
      <w:proofErr w:type="gramStart"/>
      <w:r w:rsidRPr="0080586A">
        <w:t>gpt</w:t>
      </w:r>
      <w:proofErr w:type="spellEnd"/>
      <w:r w:rsidRPr="0080586A">
        <w:t>(</w:t>
      </w:r>
      <w:proofErr w:type="gramEnd"/>
      <w:r w:rsidRPr="0080586A">
        <w:t xml:space="preserve">) y </w:t>
      </w:r>
      <w:proofErr w:type="spellStart"/>
      <w:r w:rsidRPr="0080586A">
        <w:t>call_</w:t>
      </w:r>
      <w:proofErr w:type="gramStart"/>
      <w:r w:rsidRPr="0080586A">
        <w:t>claude</w:t>
      </w:r>
      <w:proofErr w:type="spellEnd"/>
      <w:r w:rsidRPr="0080586A">
        <w:t>(</w:t>
      </w:r>
      <w:proofErr w:type="gramEnd"/>
      <w:r w:rsidRPr="0080586A">
        <w:t xml:space="preserve">) </w:t>
      </w:r>
      <w:r w:rsidRPr="0080586A">
        <w:rPr>
          <w:b/>
          <w:bCs/>
        </w:rPr>
        <w:t xml:space="preserve">reconstruyen </w:t>
      </w:r>
      <w:proofErr w:type="spellStart"/>
      <w:r w:rsidRPr="0080586A">
        <w:rPr>
          <w:b/>
          <w:bCs/>
        </w:rPr>
        <w:t>messages</w:t>
      </w:r>
      <w:proofErr w:type="spellEnd"/>
      <w:r w:rsidRPr="0080586A">
        <w:rPr>
          <w:b/>
          <w:bCs/>
        </w:rPr>
        <w:t xml:space="preserve"> desde cero</w:t>
      </w:r>
      <w:r w:rsidRPr="0080586A">
        <w:t>, con toda la conversación acumulada hasta ese momento. No siguen desde donde quedaron; arman la lista entera otra vez.</w:t>
      </w:r>
    </w:p>
    <w:p w14:paraId="75CE8E35" w14:textId="77777777" w:rsidR="0080586A" w:rsidRDefault="0080586A" w:rsidP="0080586A">
      <w:pPr>
        <w:rPr>
          <w:b/>
          <w:bCs/>
          <w:sz w:val="24"/>
          <w:szCs w:val="28"/>
        </w:rPr>
      </w:pPr>
      <w:r w:rsidRPr="0080586A">
        <w:rPr>
          <w:b/>
          <w:bCs/>
          <w:sz w:val="24"/>
          <w:szCs w:val="28"/>
          <w:highlight w:val="yellow"/>
        </w:rPr>
        <w:t>Por qué pasa esto</w:t>
      </w:r>
    </w:p>
    <w:p w14:paraId="58456A5D" w14:textId="77777777" w:rsidR="00164646" w:rsidRDefault="00164646" w:rsidP="00164646">
      <w:pPr>
        <w:rPr>
          <w:b/>
          <w:bCs/>
        </w:rPr>
      </w:pPr>
      <w:r w:rsidRPr="00164646">
        <w:t xml:space="preserve">Mira el código de </w:t>
      </w:r>
      <w:proofErr w:type="spellStart"/>
      <w:r w:rsidRPr="00164646">
        <w:rPr>
          <w:b/>
          <w:bCs/>
        </w:rPr>
        <w:t>call_</w:t>
      </w:r>
      <w:proofErr w:type="gramStart"/>
      <w:r w:rsidRPr="00164646">
        <w:rPr>
          <w:b/>
          <w:bCs/>
        </w:rPr>
        <w:t>gpt</w:t>
      </w:r>
      <w:proofErr w:type="spellEnd"/>
      <w:r w:rsidRPr="00164646">
        <w:rPr>
          <w:b/>
          <w:bCs/>
        </w:rPr>
        <w:t>(</w:t>
      </w:r>
      <w:proofErr w:type="gramEnd"/>
      <w:r w:rsidRPr="00164646">
        <w:rPr>
          <w:b/>
          <w:bCs/>
        </w:rPr>
        <w:t>):</w:t>
      </w:r>
    </w:p>
    <w:p w14:paraId="672B0E40" w14:textId="5F37824D" w:rsidR="00164646" w:rsidRDefault="00164646" w:rsidP="00164646">
      <w:r w:rsidRPr="00164646">
        <w:rPr>
          <w:noProof/>
        </w:rPr>
        <w:drawing>
          <wp:inline distT="0" distB="0" distL="0" distR="0" wp14:anchorId="004BA45D" wp14:editId="5286510F">
            <wp:extent cx="6858000" cy="1515745"/>
            <wp:effectExtent l="38100" t="38100" r="38100" b="46355"/>
            <wp:docPr id="267486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86193" name=""/>
                    <pic:cNvPicPr/>
                  </pic:nvPicPr>
                  <pic:blipFill>
                    <a:blip r:embed="rId679"/>
                    <a:stretch>
                      <a:fillRect/>
                    </a:stretch>
                  </pic:blipFill>
                  <pic:spPr>
                    <a:xfrm>
                      <a:off x="0" y="0"/>
                      <a:ext cx="6858000" cy="1515745"/>
                    </a:xfrm>
                    <a:prstGeom prst="rect">
                      <a:avLst/>
                    </a:prstGeom>
                    <a:ln w="28575">
                      <a:solidFill>
                        <a:srgbClr val="EE0000"/>
                      </a:solidFill>
                    </a:ln>
                  </pic:spPr>
                </pic:pic>
              </a:graphicData>
            </a:graphic>
          </wp:inline>
        </w:drawing>
      </w:r>
    </w:p>
    <w:p w14:paraId="0983ACA9" w14:textId="66E3C884" w:rsidR="00D42B9A" w:rsidRDefault="00D42B9A" w:rsidP="00164646">
      <w:r>
        <w:t xml:space="preserve">Cada vez que se </w:t>
      </w:r>
      <w:r>
        <w:rPr>
          <w:b/>
          <w:bCs/>
        </w:rPr>
        <w:t xml:space="preserve">llama a </w:t>
      </w:r>
      <w:proofErr w:type="spellStart"/>
      <w:r>
        <w:rPr>
          <w:b/>
          <w:bCs/>
        </w:rPr>
        <w:t>call_</w:t>
      </w:r>
      <w:proofErr w:type="gramStart"/>
      <w:r>
        <w:rPr>
          <w:b/>
          <w:bCs/>
        </w:rPr>
        <w:t>gpt</w:t>
      </w:r>
      <w:proofErr w:type="spellEnd"/>
      <w:r>
        <w:rPr>
          <w:b/>
          <w:bCs/>
        </w:rPr>
        <w:t>(</w:t>
      </w:r>
      <w:proofErr w:type="gramEnd"/>
      <w:r>
        <w:rPr>
          <w:b/>
          <w:bCs/>
        </w:rPr>
        <w:t xml:space="preserve">), </w:t>
      </w:r>
      <w:r>
        <w:t xml:space="preserve">la línea </w:t>
      </w:r>
      <w:proofErr w:type="spellStart"/>
      <w:r>
        <w:rPr>
          <w:b/>
          <w:bCs/>
        </w:rPr>
        <w:t>messages</w:t>
      </w:r>
      <w:proofErr w:type="spellEnd"/>
      <w:r>
        <w:rPr>
          <w:b/>
          <w:bCs/>
        </w:rPr>
        <w:t xml:space="preserve"> = […] </w:t>
      </w:r>
      <w:r>
        <w:t xml:space="preserve">crea una lista </w:t>
      </w:r>
      <w:r>
        <w:rPr>
          <w:b/>
          <w:bCs/>
        </w:rPr>
        <w:t xml:space="preserve">nueva, </w:t>
      </w:r>
      <w:r>
        <w:t xml:space="preserve">y el </w:t>
      </w:r>
      <w:proofErr w:type="spellStart"/>
      <w:r>
        <w:rPr>
          <w:b/>
          <w:bCs/>
        </w:rPr>
        <w:t>for</w:t>
      </w:r>
      <w:proofErr w:type="spellEnd"/>
      <w:r>
        <w:rPr>
          <w:b/>
          <w:bCs/>
        </w:rPr>
        <w:t xml:space="preserve"> </w:t>
      </w:r>
      <w:r>
        <w:t xml:space="preserve">interno la rellena recorriendo </w:t>
      </w:r>
      <w:r>
        <w:rPr>
          <w:b/>
          <w:bCs/>
        </w:rPr>
        <w:t xml:space="preserve">todo </w:t>
      </w:r>
      <w:r>
        <w:t xml:space="preserve">lo que hay en </w:t>
      </w:r>
      <w:proofErr w:type="spellStart"/>
      <w:r>
        <w:rPr>
          <w:b/>
          <w:bCs/>
        </w:rPr>
        <w:t>gpt_messages</w:t>
      </w:r>
      <w:proofErr w:type="spellEnd"/>
      <w:r>
        <w:rPr>
          <w:b/>
          <w:bCs/>
        </w:rPr>
        <w:t xml:space="preserve"> </w:t>
      </w:r>
      <w:r>
        <w:t xml:space="preserve">y </w:t>
      </w:r>
      <w:proofErr w:type="spellStart"/>
      <w:r>
        <w:rPr>
          <w:b/>
          <w:bCs/>
        </w:rPr>
        <w:t>Claude_messages</w:t>
      </w:r>
      <w:proofErr w:type="spellEnd"/>
      <w:r>
        <w:rPr>
          <w:b/>
          <w:bCs/>
        </w:rPr>
        <w:t xml:space="preserve"> </w:t>
      </w:r>
      <w:r>
        <w:t xml:space="preserve">hasta ese punto. Esto es justo lo que vimos con “la ilusión de memoria”: el modelo no recuerda nada entre llamadas, as </w:t>
      </w:r>
      <w:proofErr w:type="spellStart"/>
      <w:r>
        <w:t>ique</w:t>
      </w:r>
      <w:proofErr w:type="spellEnd"/>
      <w:r>
        <w:t xml:space="preserve"> hay que mandarle siempre el historial completo de nuevo.</w:t>
      </w:r>
    </w:p>
    <w:p w14:paraId="1AB08ACD" w14:textId="77777777" w:rsidR="00F01224" w:rsidRPr="00F01224" w:rsidRDefault="00F01224" w:rsidP="00F01224">
      <w:pPr>
        <w:rPr>
          <w:b/>
          <w:bCs/>
          <w:sz w:val="24"/>
          <w:szCs w:val="28"/>
        </w:rPr>
      </w:pPr>
      <w:r w:rsidRPr="00F01224">
        <w:rPr>
          <w:b/>
          <w:bCs/>
          <w:sz w:val="24"/>
          <w:szCs w:val="28"/>
          <w:highlight w:val="yellow"/>
        </w:rPr>
        <w:t xml:space="preserve">Cómo crece en cada ronda del </w:t>
      </w:r>
      <w:proofErr w:type="spellStart"/>
      <w:r w:rsidRPr="00F01224">
        <w:rPr>
          <w:b/>
          <w:bCs/>
          <w:sz w:val="24"/>
          <w:szCs w:val="28"/>
          <w:highlight w:val="yellow"/>
        </w:rPr>
        <w:t>for</w:t>
      </w:r>
      <w:proofErr w:type="spellEnd"/>
      <w:r w:rsidRPr="00F01224">
        <w:rPr>
          <w:b/>
          <w:bCs/>
          <w:sz w:val="24"/>
          <w:szCs w:val="28"/>
          <w:highlight w:val="yellow"/>
        </w:rPr>
        <w:t xml:space="preserve"> i in </w:t>
      </w:r>
      <w:proofErr w:type="spellStart"/>
      <w:proofErr w:type="gramStart"/>
      <w:r w:rsidRPr="00F01224">
        <w:rPr>
          <w:b/>
          <w:bCs/>
          <w:sz w:val="24"/>
          <w:szCs w:val="28"/>
          <w:highlight w:val="yellow"/>
        </w:rPr>
        <w:t>range</w:t>
      </w:r>
      <w:proofErr w:type="spellEnd"/>
      <w:r w:rsidRPr="00F01224">
        <w:rPr>
          <w:b/>
          <w:bCs/>
          <w:sz w:val="24"/>
          <w:szCs w:val="28"/>
          <w:highlight w:val="yellow"/>
        </w:rPr>
        <w:t>(</w:t>
      </w:r>
      <w:proofErr w:type="gramEnd"/>
      <w:r w:rsidRPr="00F01224">
        <w:rPr>
          <w:b/>
          <w:bCs/>
          <w:sz w:val="24"/>
          <w:szCs w:val="28"/>
          <w:highlight w:val="yellow"/>
        </w:rPr>
        <w:t>5)</w:t>
      </w:r>
    </w:p>
    <w:tbl>
      <w:tblPr>
        <w:tblStyle w:val="Tablaconcuadrcula4-nfasis4"/>
        <w:tblW w:w="0" w:type="auto"/>
        <w:tblLook w:val="04A0" w:firstRow="1" w:lastRow="0" w:firstColumn="1" w:lastColumn="0" w:noHBand="0" w:noVBand="1"/>
      </w:tblPr>
      <w:tblGrid>
        <w:gridCol w:w="3596"/>
        <w:gridCol w:w="3597"/>
        <w:gridCol w:w="3597"/>
      </w:tblGrid>
      <w:tr w:rsidR="00F01224" w14:paraId="62FBFE32" w14:textId="77777777" w:rsidTr="006622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ACC72E3" w14:textId="55ED5FB0" w:rsidR="00F01224" w:rsidRPr="00F01224" w:rsidRDefault="00F01224" w:rsidP="00164646">
            <w:pPr>
              <w:rPr>
                <w:b w:val="0"/>
                <w:bCs w:val="0"/>
              </w:rPr>
            </w:pPr>
            <w:r>
              <w:rPr>
                <w:b w:val="0"/>
                <w:bCs w:val="0"/>
              </w:rPr>
              <w:t>Ronda</w:t>
            </w:r>
          </w:p>
        </w:tc>
        <w:tc>
          <w:tcPr>
            <w:tcW w:w="3597" w:type="dxa"/>
          </w:tcPr>
          <w:p w14:paraId="40605079" w14:textId="7BF38C69" w:rsidR="00F01224" w:rsidRPr="00F01224" w:rsidRDefault="00F01224" w:rsidP="0016464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Que se manda a </w:t>
            </w:r>
            <w:proofErr w:type="spellStart"/>
            <w:r>
              <w:rPr>
                <w:b w:val="0"/>
                <w:bCs w:val="0"/>
              </w:rPr>
              <w:t>call_</w:t>
            </w:r>
            <w:proofErr w:type="gramStart"/>
            <w:r>
              <w:rPr>
                <w:b w:val="0"/>
                <w:bCs w:val="0"/>
              </w:rPr>
              <w:t>gpt</w:t>
            </w:r>
            <w:proofErr w:type="spellEnd"/>
            <w:r>
              <w:rPr>
                <w:b w:val="0"/>
                <w:bCs w:val="0"/>
              </w:rPr>
              <w:t>(</w:t>
            </w:r>
            <w:proofErr w:type="gramEnd"/>
            <w:r>
              <w:rPr>
                <w:b w:val="0"/>
                <w:bCs w:val="0"/>
              </w:rPr>
              <w:t>)</w:t>
            </w:r>
          </w:p>
        </w:tc>
        <w:tc>
          <w:tcPr>
            <w:tcW w:w="3597" w:type="dxa"/>
          </w:tcPr>
          <w:p w14:paraId="49FBFBE9" w14:textId="4CEE729C" w:rsidR="00F01224" w:rsidRPr="00F01224" w:rsidRDefault="00F01224" w:rsidP="00164646">
            <w:pPr>
              <w:cnfStyle w:val="100000000000" w:firstRow="1" w:lastRow="0" w:firstColumn="0" w:lastColumn="0" w:oddVBand="0" w:evenVBand="0" w:oddHBand="0" w:evenHBand="0" w:firstRowFirstColumn="0" w:firstRowLastColumn="0" w:lastRowFirstColumn="0" w:lastRowLastColumn="0"/>
              <w:rPr>
                <w:b w:val="0"/>
                <w:bCs w:val="0"/>
              </w:rPr>
            </w:pPr>
            <w:r w:rsidRPr="00F01224">
              <w:rPr>
                <w:b w:val="0"/>
                <w:bCs w:val="0"/>
              </w:rPr>
              <w:t xml:space="preserve">Que se manda a </w:t>
            </w:r>
            <w:proofErr w:type="spellStart"/>
            <w:r w:rsidRPr="00F01224">
              <w:rPr>
                <w:b w:val="0"/>
                <w:bCs w:val="0"/>
              </w:rPr>
              <w:t>call_</w:t>
            </w:r>
            <w:proofErr w:type="gramStart"/>
            <w:r w:rsidRPr="00F01224">
              <w:rPr>
                <w:b w:val="0"/>
                <w:bCs w:val="0"/>
              </w:rPr>
              <w:t>claude</w:t>
            </w:r>
            <w:proofErr w:type="spellEnd"/>
            <w:r w:rsidRPr="00F01224">
              <w:rPr>
                <w:b w:val="0"/>
                <w:bCs w:val="0"/>
              </w:rPr>
              <w:t>(</w:t>
            </w:r>
            <w:proofErr w:type="gramEnd"/>
            <w:r w:rsidRPr="00F01224">
              <w:rPr>
                <w:b w:val="0"/>
                <w:bCs w:val="0"/>
              </w:rPr>
              <w:t>)</w:t>
            </w:r>
          </w:p>
        </w:tc>
      </w:tr>
      <w:tr w:rsidR="00F01224" w14:paraId="505548B3" w14:textId="77777777" w:rsidTr="00662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853BB39" w14:textId="72AFA9C1" w:rsidR="00F01224" w:rsidRDefault="00F01224" w:rsidP="00164646">
            <w:r>
              <w:t>1</w:t>
            </w:r>
          </w:p>
        </w:tc>
        <w:tc>
          <w:tcPr>
            <w:tcW w:w="3597" w:type="dxa"/>
          </w:tcPr>
          <w:p w14:paraId="3F426B99" w14:textId="218BED0E" w:rsidR="00F01224" w:rsidRDefault="0066228F" w:rsidP="00164646">
            <w:pPr>
              <w:cnfStyle w:val="000000100000" w:firstRow="0" w:lastRow="0" w:firstColumn="0" w:lastColumn="0" w:oddVBand="0" w:evenVBand="0" w:oddHBand="1" w:evenHBand="0" w:firstRowFirstColumn="0" w:firstRowLastColumn="0" w:lastRowFirstColumn="0" w:lastRowLastColumn="0"/>
            </w:pPr>
            <w:proofErr w:type="spellStart"/>
            <w:r w:rsidRPr="0066228F">
              <w:t>system</w:t>
            </w:r>
            <w:proofErr w:type="spellEnd"/>
            <w:r w:rsidRPr="0066228F">
              <w:t xml:space="preserve"> + 1 par (inicial)</w:t>
            </w:r>
          </w:p>
        </w:tc>
        <w:tc>
          <w:tcPr>
            <w:tcW w:w="3597" w:type="dxa"/>
          </w:tcPr>
          <w:p w14:paraId="7226AA04" w14:textId="4930AA1B" w:rsidR="00F01224" w:rsidRDefault="0066228F" w:rsidP="00164646">
            <w:pPr>
              <w:cnfStyle w:val="000000100000" w:firstRow="0" w:lastRow="0" w:firstColumn="0" w:lastColumn="0" w:oddVBand="0" w:evenVBand="0" w:oddHBand="1" w:evenHBand="0" w:firstRowFirstColumn="0" w:firstRowLastColumn="0" w:lastRowFirstColumn="0" w:lastRowLastColumn="0"/>
            </w:pPr>
            <w:proofErr w:type="spellStart"/>
            <w:r w:rsidRPr="0066228F">
              <w:t>system</w:t>
            </w:r>
            <w:proofErr w:type="spellEnd"/>
            <w:r w:rsidRPr="0066228F">
              <w:t xml:space="preserve"> + 1 par + 1 mensaje suelto</w:t>
            </w:r>
          </w:p>
        </w:tc>
      </w:tr>
      <w:tr w:rsidR="00F01224" w14:paraId="108E42A6" w14:textId="77777777" w:rsidTr="0066228F">
        <w:tc>
          <w:tcPr>
            <w:cnfStyle w:val="001000000000" w:firstRow="0" w:lastRow="0" w:firstColumn="1" w:lastColumn="0" w:oddVBand="0" w:evenVBand="0" w:oddHBand="0" w:evenHBand="0" w:firstRowFirstColumn="0" w:firstRowLastColumn="0" w:lastRowFirstColumn="0" w:lastRowLastColumn="0"/>
            <w:tcW w:w="3596" w:type="dxa"/>
          </w:tcPr>
          <w:p w14:paraId="72D2CE92" w14:textId="258B69CB" w:rsidR="00F01224" w:rsidRDefault="0066228F" w:rsidP="00164646">
            <w:r>
              <w:t>2</w:t>
            </w:r>
          </w:p>
        </w:tc>
        <w:tc>
          <w:tcPr>
            <w:tcW w:w="3597" w:type="dxa"/>
          </w:tcPr>
          <w:p w14:paraId="1C4BA530" w14:textId="49E71044" w:rsidR="00F01224" w:rsidRDefault="0066228F" w:rsidP="00164646">
            <w:pPr>
              <w:cnfStyle w:val="000000000000" w:firstRow="0" w:lastRow="0" w:firstColumn="0" w:lastColumn="0" w:oddVBand="0" w:evenVBand="0" w:oddHBand="0" w:evenHBand="0" w:firstRowFirstColumn="0" w:firstRowLastColumn="0" w:lastRowFirstColumn="0" w:lastRowLastColumn="0"/>
            </w:pPr>
            <w:proofErr w:type="spellStart"/>
            <w:r w:rsidRPr="0066228F">
              <w:t>system</w:t>
            </w:r>
            <w:proofErr w:type="spellEnd"/>
            <w:r w:rsidRPr="0066228F">
              <w:t xml:space="preserve"> + 2 pares</w:t>
            </w:r>
          </w:p>
        </w:tc>
        <w:tc>
          <w:tcPr>
            <w:tcW w:w="3597" w:type="dxa"/>
          </w:tcPr>
          <w:p w14:paraId="1D0CD684" w14:textId="0C418AFB" w:rsidR="00F01224" w:rsidRDefault="0066228F" w:rsidP="00164646">
            <w:pPr>
              <w:cnfStyle w:val="000000000000" w:firstRow="0" w:lastRow="0" w:firstColumn="0" w:lastColumn="0" w:oddVBand="0" w:evenVBand="0" w:oddHBand="0" w:evenHBand="0" w:firstRowFirstColumn="0" w:firstRowLastColumn="0" w:lastRowFirstColumn="0" w:lastRowLastColumn="0"/>
            </w:pPr>
            <w:proofErr w:type="spellStart"/>
            <w:r w:rsidRPr="0066228F">
              <w:t>system</w:t>
            </w:r>
            <w:proofErr w:type="spellEnd"/>
            <w:r w:rsidRPr="0066228F">
              <w:t xml:space="preserve"> + 2 pares + 1 mensaje suelto</w:t>
            </w:r>
          </w:p>
        </w:tc>
      </w:tr>
      <w:tr w:rsidR="0066228F" w14:paraId="61B01D13" w14:textId="77777777" w:rsidTr="00662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E3A3960" w14:textId="3C5852F8" w:rsidR="0066228F" w:rsidRDefault="0066228F" w:rsidP="00164646">
            <w:r>
              <w:t>3</w:t>
            </w:r>
          </w:p>
        </w:tc>
        <w:tc>
          <w:tcPr>
            <w:tcW w:w="3597" w:type="dxa"/>
          </w:tcPr>
          <w:p w14:paraId="1AB81FDF" w14:textId="260A7865" w:rsidR="0066228F" w:rsidRPr="0066228F" w:rsidRDefault="0066228F" w:rsidP="00164646">
            <w:pPr>
              <w:cnfStyle w:val="000000100000" w:firstRow="0" w:lastRow="0" w:firstColumn="0" w:lastColumn="0" w:oddVBand="0" w:evenVBand="0" w:oddHBand="1" w:evenHBand="0" w:firstRowFirstColumn="0" w:firstRowLastColumn="0" w:lastRowFirstColumn="0" w:lastRowLastColumn="0"/>
            </w:pPr>
            <w:proofErr w:type="spellStart"/>
            <w:r w:rsidRPr="0066228F">
              <w:t>system</w:t>
            </w:r>
            <w:proofErr w:type="spellEnd"/>
            <w:r w:rsidRPr="0066228F">
              <w:t xml:space="preserve"> + 3 pares</w:t>
            </w:r>
          </w:p>
        </w:tc>
        <w:tc>
          <w:tcPr>
            <w:tcW w:w="3597" w:type="dxa"/>
          </w:tcPr>
          <w:p w14:paraId="24AB7B91" w14:textId="789DB4E6" w:rsidR="0066228F" w:rsidRPr="0066228F" w:rsidRDefault="0066228F" w:rsidP="00164646">
            <w:pPr>
              <w:cnfStyle w:val="000000100000" w:firstRow="0" w:lastRow="0" w:firstColumn="0" w:lastColumn="0" w:oddVBand="0" w:evenVBand="0" w:oddHBand="1" w:evenHBand="0" w:firstRowFirstColumn="0" w:firstRowLastColumn="0" w:lastRowFirstColumn="0" w:lastRowLastColumn="0"/>
            </w:pPr>
            <w:proofErr w:type="spellStart"/>
            <w:r w:rsidRPr="0066228F">
              <w:t>system</w:t>
            </w:r>
            <w:proofErr w:type="spellEnd"/>
            <w:r w:rsidRPr="0066228F">
              <w:t xml:space="preserve"> + 3 pares + 1 mensaje suelto</w:t>
            </w:r>
          </w:p>
        </w:tc>
      </w:tr>
      <w:tr w:rsidR="0066228F" w14:paraId="3DA7F9E8" w14:textId="77777777" w:rsidTr="0066228F">
        <w:tc>
          <w:tcPr>
            <w:cnfStyle w:val="001000000000" w:firstRow="0" w:lastRow="0" w:firstColumn="1" w:lastColumn="0" w:oddVBand="0" w:evenVBand="0" w:oddHBand="0" w:evenHBand="0" w:firstRowFirstColumn="0" w:firstRowLastColumn="0" w:lastRowFirstColumn="0" w:lastRowLastColumn="0"/>
            <w:tcW w:w="3596" w:type="dxa"/>
          </w:tcPr>
          <w:p w14:paraId="137DDFAD" w14:textId="55171F9C" w:rsidR="0066228F" w:rsidRDefault="0066228F" w:rsidP="00164646">
            <w:r>
              <w:t>4</w:t>
            </w:r>
          </w:p>
        </w:tc>
        <w:tc>
          <w:tcPr>
            <w:tcW w:w="3597" w:type="dxa"/>
          </w:tcPr>
          <w:p w14:paraId="5EFAABA4" w14:textId="43169314" w:rsidR="0066228F" w:rsidRPr="0066228F" w:rsidRDefault="0066228F" w:rsidP="00164646">
            <w:pPr>
              <w:cnfStyle w:val="000000000000" w:firstRow="0" w:lastRow="0" w:firstColumn="0" w:lastColumn="0" w:oddVBand="0" w:evenVBand="0" w:oddHBand="0" w:evenHBand="0" w:firstRowFirstColumn="0" w:firstRowLastColumn="0" w:lastRowFirstColumn="0" w:lastRowLastColumn="0"/>
            </w:pPr>
            <w:proofErr w:type="spellStart"/>
            <w:r w:rsidRPr="0066228F">
              <w:t>system</w:t>
            </w:r>
            <w:proofErr w:type="spellEnd"/>
            <w:r w:rsidRPr="0066228F">
              <w:t xml:space="preserve"> + 4 pares</w:t>
            </w:r>
          </w:p>
        </w:tc>
        <w:tc>
          <w:tcPr>
            <w:tcW w:w="3597" w:type="dxa"/>
          </w:tcPr>
          <w:p w14:paraId="51978A78" w14:textId="4BD9F869" w:rsidR="0066228F" w:rsidRPr="0066228F" w:rsidRDefault="0066228F" w:rsidP="00164646">
            <w:pPr>
              <w:cnfStyle w:val="000000000000" w:firstRow="0" w:lastRow="0" w:firstColumn="0" w:lastColumn="0" w:oddVBand="0" w:evenVBand="0" w:oddHBand="0" w:evenHBand="0" w:firstRowFirstColumn="0" w:firstRowLastColumn="0" w:lastRowFirstColumn="0" w:lastRowLastColumn="0"/>
            </w:pPr>
            <w:proofErr w:type="spellStart"/>
            <w:r w:rsidRPr="0066228F">
              <w:t>system</w:t>
            </w:r>
            <w:proofErr w:type="spellEnd"/>
            <w:r w:rsidRPr="0066228F">
              <w:t xml:space="preserve"> + 4 pares + 1 mensaje suelto</w:t>
            </w:r>
          </w:p>
        </w:tc>
      </w:tr>
      <w:tr w:rsidR="0066228F" w14:paraId="3C0012D8" w14:textId="77777777" w:rsidTr="00662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E79F6B9" w14:textId="69DFCCCC" w:rsidR="0066228F" w:rsidRDefault="0066228F" w:rsidP="00164646">
            <w:r>
              <w:t>5</w:t>
            </w:r>
          </w:p>
        </w:tc>
        <w:tc>
          <w:tcPr>
            <w:tcW w:w="3597" w:type="dxa"/>
          </w:tcPr>
          <w:p w14:paraId="67FAF577" w14:textId="2026819B" w:rsidR="0066228F" w:rsidRPr="0066228F" w:rsidRDefault="0066228F" w:rsidP="00164646">
            <w:pPr>
              <w:cnfStyle w:val="000000100000" w:firstRow="0" w:lastRow="0" w:firstColumn="0" w:lastColumn="0" w:oddVBand="0" w:evenVBand="0" w:oddHBand="1" w:evenHBand="0" w:firstRowFirstColumn="0" w:firstRowLastColumn="0" w:lastRowFirstColumn="0" w:lastRowLastColumn="0"/>
            </w:pPr>
            <w:proofErr w:type="spellStart"/>
            <w:r w:rsidRPr="0066228F">
              <w:t>system</w:t>
            </w:r>
            <w:proofErr w:type="spellEnd"/>
            <w:r w:rsidRPr="0066228F">
              <w:t xml:space="preserve"> + 5 pares</w:t>
            </w:r>
          </w:p>
        </w:tc>
        <w:tc>
          <w:tcPr>
            <w:tcW w:w="3597" w:type="dxa"/>
          </w:tcPr>
          <w:p w14:paraId="21A7C367" w14:textId="3F0CF122" w:rsidR="0066228F" w:rsidRPr="0066228F" w:rsidRDefault="0066228F" w:rsidP="00164646">
            <w:pPr>
              <w:cnfStyle w:val="000000100000" w:firstRow="0" w:lastRow="0" w:firstColumn="0" w:lastColumn="0" w:oddVBand="0" w:evenVBand="0" w:oddHBand="1" w:evenHBand="0" w:firstRowFirstColumn="0" w:firstRowLastColumn="0" w:lastRowFirstColumn="0" w:lastRowLastColumn="0"/>
            </w:pPr>
            <w:proofErr w:type="spellStart"/>
            <w:r w:rsidRPr="0066228F">
              <w:t>system</w:t>
            </w:r>
            <w:proofErr w:type="spellEnd"/>
            <w:r w:rsidRPr="0066228F">
              <w:t xml:space="preserve"> + 5 pares + 1 mensaje suelto</w:t>
            </w:r>
          </w:p>
        </w:tc>
      </w:tr>
    </w:tbl>
    <w:p w14:paraId="7E2BABB6" w14:textId="77777777" w:rsidR="00D42B9A" w:rsidRPr="00D42B9A" w:rsidRDefault="00D42B9A" w:rsidP="00164646"/>
    <w:p w14:paraId="44F27484" w14:textId="77777777" w:rsidR="00ED7626" w:rsidRPr="00ED7626" w:rsidRDefault="00ED7626" w:rsidP="00ED7626">
      <w:pPr>
        <w:rPr>
          <w:b/>
          <w:bCs/>
          <w:sz w:val="24"/>
          <w:szCs w:val="28"/>
        </w:rPr>
      </w:pPr>
      <w:r w:rsidRPr="00ED7626">
        <w:rPr>
          <w:b/>
          <w:bCs/>
          <w:sz w:val="24"/>
          <w:szCs w:val="28"/>
          <w:highlight w:val="yellow"/>
        </w:rPr>
        <w:t>Qué significa "se repite todo"</w:t>
      </w:r>
    </w:p>
    <w:p w14:paraId="3ED0F1CE" w14:textId="77777777" w:rsidR="00ED7626" w:rsidRPr="00ED7626" w:rsidRDefault="00ED7626" w:rsidP="00ED7626">
      <w:r w:rsidRPr="00ED7626">
        <w:t xml:space="preserve">Sí: en la ronda 3, por ejemplo, se le manda a GPT </w:t>
      </w:r>
      <w:r w:rsidRPr="00ED7626">
        <w:rPr>
          <w:b/>
          <w:bCs/>
        </w:rPr>
        <w:t>toda</w:t>
      </w:r>
      <w:r w:rsidRPr="00ED7626">
        <w:t xml:space="preserve"> la conversación de las rondas 1 y 2 otra vez, más lo nuevo. No es que el modelo "siga leyendo" desde donde iba; cada llamada es una conversación completa, reenviada entera.</w:t>
      </w:r>
    </w:p>
    <w:p w14:paraId="29217D2C" w14:textId="44AAC970" w:rsidR="00164646" w:rsidRDefault="00C52810" w:rsidP="0080586A">
      <w:pPr>
        <w:pBdr>
          <w:bottom w:val="single" w:sz="6" w:space="1" w:color="auto"/>
        </w:pBdr>
        <w:rPr>
          <w:sz w:val="24"/>
          <w:szCs w:val="28"/>
        </w:rPr>
      </w:pPr>
      <w:r>
        <w:rPr>
          <w:b/>
          <w:bCs/>
          <w:sz w:val="24"/>
          <w:szCs w:val="28"/>
        </w:rPr>
        <w:t xml:space="preserve">Consecuencia de costo: </w:t>
      </w:r>
      <w:r w:rsidR="007D205E" w:rsidRPr="007D205E">
        <w:rPr>
          <w:sz w:val="24"/>
          <w:szCs w:val="28"/>
        </w:rPr>
        <w:t>como vimos antes con la ilusión de memoria, esto significa que la cantidad de tokens que se manda crece en cada ronda, porque siempre se reenvía todo lo anterior más lo nuevo.</w:t>
      </w:r>
    </w:p>
    <w:p w14:paraId="53054D99" w14:textId="440C5F99" w:rsidR="00A86C69" w:rsidRDefault="00A86C69" w:rsidP="0080586A">
      <w:pPr>
        <w:rPr>
          <w:b/>
          <w:bCs/>
          <w:sz w:val="24"/>
          <w:szCs w:val="28"/>
        </w:rPr>
      </w:pPr>
      <w:r w:rsidRPr="00A86C69">
        <w:rPr>
          <w:b/>
          <w:bCs/>
          <w:noProof/>
          <w:sz w:val="24"/>
          <w:szCs w:val="28"/>
        </w:rPr>
        <w:lastRenderedPageBreak/>
        <w:drawing>
          <wp:inline distT="0" distB="0" distL="0" distR="0" wp14:anchorId="7385BBFE" wp14:editId="566F40D0">
            <wp:extent cx="6212315" cy="485775"/>
            <wp:effectExtent l="38100" t="38100" r="36195" b="28575"/>
            <wp:docPr id="130136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6549" name=""/>
                    <pic:cNvPicPr/>
                  </pic:nvPicPr>
                  <pic:blipFill>
                    <a:blip r:embed="rId680"/>
                    <a:stretch>
                      <a:fillRect/>
                    </a:stretch>
                  </pic:blipFill>
                  <pic:spPr>
                    <a:xfrm>
                      <a:off x="0" y="0"/>
                      <a:ext cx="6214707" cy="485962"/>
                    </a:xfrm>
                    <a:prstGeom prst="rect">
                      <a:avLst/>
                    </a:prstGeom>
                    <a:ln w="28575">
                      <a:solidFill>
                        <a:schemeClr val="tx1"/>
                      </a:solidFill>
                    </a:ln>
                  </pic:spPr>
                </pic:pic>
              </a:graphicData>
            </a:graphic>
          </wp:inline>
        </w:drawing>
      </w:r>
    </w:p>
    <w:p w14:paraId="355ADB9C" w14:textId="24F60258" w:rsidR="00A86C69" w:rsidRPr="00A86C69" w:rsidRDefault="00A86C69" w:rsidP="0080586A">
      <w:pPr>
        <w:rPr>
          <w:sz w:val="24"/>
          <w:szCs w:val="28"/>
        </w:rPr>
      </w:pPr>
      <w:r>
        <w:rPr>
          <w:b/>
          <w:bCs/>
          <w:sz w:val="24"/>
          <w:szCs w:val="28"/>
        </w:rPr>
        <w:t xml:space="preserve">Si, exactamente. </w:t>
      </w:r>
      <w:r w:rsidRPr="00A86C69">
        <w:rPr>
          <w:sz w:val="24"/>
          <w:szCs w:val="28"/>
        </w:rPr>
        <w:t>Es la misma idea que vimos antes con la ilusión de memoria, aplicada aquí.</w:t>
      </w:r>
    </w:p>
    <w:p w14:paraId="790282F7" w14:textId="77777777" w:rsidR="00636F7B" w:rsidRPr="00636F7B" w:rsidRDefault="00636F7B" w:rsidP="00636F7B">
      <w:pPr>
        <w:rPr>
          <w:b/>
          <w:bCs/>
          <w:sz w:val="28"/>
          <w:szCs w:val="32"/>
        </w:rPr>
      </w:pPr>
      <w:r w:rsidRPr="00636F7B">
        <w:rPr>
          <w:b/>
          <w:bCs/>
          <w:sz w:val="28"/>
          <w:szCs w:val="32"/>
          <w:highlight w:val="yellow"/>
        </w:rPr>
        <w:t>Por qué es cuadrático</w:t>
      </w:r>
    </w:p>
    <w:p w14:paraId="277D076C" w14:textId="5C499920" w:rsidR="00A91DE8" w:rsidRDefault="00636F7B" w:rsidP="00B5285A">
      <w:r>
        <w:t xml:space="preserve">En cada ronda, se manda </w:t>
      </w:r>
      <w:r>
        <w:rPr>
          <w:b/>
          <w:bCs/>
        </w:rPr>
        <w:t xml:space="preserve">toda </w:t>
      </w:r>
      <w:r>
        <w:t xml:space="preserve">la conversación acumulada hasta ese punto. Si cada mensaje pesa aproximadamente lo mismo (tokens </w:t>
      </w:r>
      <w:r w:rsidR="00093A65">
        <w:t>inventados</w:t>
      </w:r>
      <w:r>
        <w:t xml:space="preserve">, </w:t>
      </w:r>
      <w:r w:rsidR="00093A65">
        <w:t xml:space="preserve">digamos </w:t>
      </w:r>
      <w:r w:rsidR="00093A65" w:rsidRPr="00093A65">
        <w:t>~30</w:t>
      </w:r>
      <w:r w:rsidR="00093A65">
        <w:t xml:space="preserve"> tokens por mensaje), la entrada de cada ronda crece así:</w:t>
      </w:r>
    </w:p>
    <w:p w14:paraId="5F09EA8D" w14:textId="29876857" w:rsidR="00284AB3" w:rsidRDefault="00284AB3" w:rsidP="00B5285A">
      <w:r w:rsidRPr="00284AB3">
        <w:rPr>
          <w:noProof/>
        </w:rPr>
        <w:drawing>
          <wp:inline distT="0" distB="0" distL="0" distR="0" wp14:anchorId="4ABA9C4F" wp14:editId="7F878BC7">
            <wp:extent cx="5648325" cy="1923705"/>
            <wp:effectExtent l="19050" t="19050" r="9525" b="19685"/>
            <wp:docPr id="2139643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43969" name=""/>
                    <pic:cNvPicPr/>
                  </pic:nvPicPr>
                  <pic:blipFill>
                    <a:blip r:embed="rId681"/>
                    <a:stretch>
                      <a:fillRect/>
                    </a:stretch>
                  </pic:blipFill>
                  <pic:spPr>
                    <a:xfrm>
                      <a:off x="0" y="0"/>
                      <a:ext cx="5650269" cy="1924367"/>
                    </a:xfrm>
                    <a:prstGeom prst="rect">
                      <a:avLst/>
                    </a:prstGeom>
                    <a:ln w="12700">
                      <a:solidFill>
                        <a:schemeClr val="tx1"/>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D43AB2" w14:paraId="486701DE" w14:textId="77777777" w:rsidTr="00D43AB2">
        <w:tc>
          <w:tcPr>
            <w:tcW w:w="10790" w:type="dxa"/>
          </w:tcPr>
          <w:p w14:paraId="1D3C74AF" w14:textId="77777777" w:rsidR="00D43AB2" w:rsidRPr="00D43AB2" w:rsidRDefault="00D43AB2" w:rsidP="00D43AB2">
            <w:r w:rsidRPr="00D43AB2">
              <w:t xml:space="preserve">Es la cuenta de </w:t>
            </w:r>
            <w:r w:rsidRPr="00D43AB2">
              <w:rPr>
                <w:b/>
                <w:bCs/>
              </w:rPr>
              <w:t>cuántos tokens se mandan como entrada en cada ronda</w:t>
            </w:r>
            <w:r w:rsidRPr="00D43AB2">
              <w:t>, porque el historial crece en cada vuelta.</w:t>
            </w:r>
          </w:p>
          <w:p w14:paraId="44210FB1" w14:textId="77777777" w:rsidR="00D43AB2" w:rsidRDefault="00D43AB2" w:rsidP="00B5285A"/>
          <w:p w14:paraId="19BDECCA" w14:textId="77777777" w:rsidR="00D43AB2" w:rsidRDefault="00D43AB2" w:rsidP="00D43AB2">
            <w:pPr>
              <w:rPr>
                <w:b/>
                <w:bCs/>
                <w:sz w:val="24"/>
                <w:szCs w:val="28"/>
              </w:rPr>
            </w:pPr>
            <w:r w:rsidRPr="00D43AB2">
              <w:rPr>
                <w:b/>
                <w:bCs/>
                <w:sz w:val="24"/>
                <w:szCs w:val="28"/>
                <w:highlight w:val="yellow"/>
              </w:rPr>
              <w:t>Columna "Mensajes en el historial"</w:t>
            </w:r>
          </w:p>
          <w:p w14:paraId="4149F4F4" w14:textId="4919C67E" w:rsidR="00D43AB2" w:rsidRPr="00FB11AC" w:rsidRDefault="00D43AB2" w:rsidP="00D43AB2">
            <w:r w:rsidRPr="00FB11AC">
              <w:t xml:space="preserve">Cuenta cuantos mensajes hay en </w:t>
            </w:r>
            <w:proofErr w:type="spellStart"/>
            <w:r w:rsidRPr="00FB11AC">
              <w:rPr>
                <w:b/>
                <w:bCs/>
              </w:rPr>
              <w:t>messages</w:t>
            </w:r>
            <w:proofErr w:type="spellEnd"/>
            <w:r w:rsidRPr="00FB11AC">
              <w:rPr>
                <w:b/>
                <w:bCs/>
              </w:rPr>
              <w:t xml:space="preserve"> </w:t>
            </w:r>
            <w:r w:rsidRPr="00FB11AC">
              <w:t>(</w:t>
            </w:r>
            <w:proofErr w:type="spellStart"/>
            <w:r w:rsidRPr="00FB11AC">
              <w:t>system</w:t>
            </w:r>
            <w:proofErr w:type="spellEnd"/>
            <w:r w:rsidRPr="00FB11AC">
              <w:t xml:space="preserve"> + lo acumulado) cada vez que se llama a </w:t>
            </w:r>
            <w:proofErr w:type="spellStart"/>
            <w:r w:rsidRPr="00FB11AC">
              <w:rPr>
                <w:b/>
                <w:bCs/>
              </w:rPr>
              <w:t>call_</w:t>
            </w:r>
            <w:proofErr w:type="gramStart"/>
            <w:r w:rsidRPr="00FB11AC">
              <w:rPr>
                <w:b/>
                <w:bCs/>
              </w:rPr>
              <w:t>gpt</w:t>
            </w:r>
            <w:proofErr w:type="spellEnd"/>
            <w:r w:rsidRPr="00FB11AC">
              <w:rPr>
                <w:b/>
                <w:bCs/>
              </w:rPr>
              <w:t>(</w:t>
            </w:r>
            <w:proofErr w:type="gramEnd"/>
            <w:r w:rsidRPr="00FB11AC">
              <w:rPr>
                <w:b/>
                <w:bCs/>
              </w:rPr>
              <w:t xml:space="preserve">). </w:t>
            </w:r>
            <w:r w:rsidRPr="00FB11AC">
              <w:t xml:space="preserve">Con el </w:t>
            </w:r>
            <w:proofErr w:type="spellStart"/>
            <w:r w:rsidRPr="00FB11AC">
              <w:t>system</w:t>
            </w:r>
            <w:proofErr w:type="spellEnd"/>
            <w:r w:rsidRPr="00FB11AC">
              <w:t xml:space="preserve"> </w:t>
            </w:r>
            <w:proofErr w:type="spellStart"/>
            <w:r w:rsidRPr="00FB11AC">
              <w:t>prompt</w:t>
            </w:r>
            <w:proofErr w:type="spellEnd"/>
            <w:r w:rsidRPr="00FB11AC">
              <w:t xml:space="preserve"> + 1 par nuevo por ronda:</w:t>
            </w:r>
          </w:p>
          <w:p w14:paraId="54E59A88" w14:textId="6C7AD6AA" w:rsidR="00D43AB2" w:rsidRDefault="008672B1" w:rsidP="00D43AB2">
            <w:pPr>
              <w:rPr>
                <w:sz w:val="24"/>
                <w:szCs w:val="28"/>
              </w:rPr>
            </w:pPr>
            <w:r w:rsidRPr="008672B1">
              <w:rPr>
                <w:noProof/>
                <w:sz w:val="24"/>
                <w:szCs w:val="28"/>
              </w:rPr>
              <w:drawing>
                <wp:inline distT="0" distB="0" distL="0" distR="0" wp14:anchorId="3F8A2CB9" wp14:editId="63705AA4">
                  <wp:extent cx="5600700" cy="1813369"/>
                  <wp:effectExtent l="0" t="0" r="0" b="0"/>
                  <wp:docPr id="1583991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91474" name=""/>
                          <pic:cNvPicPr/>
                        </pic:nvPicPr>
                        <pic:blipFill>
                          <a:blip r:embed="rId682"/>
                          <a:stretch>
                            <a:fillRect/>
                          </a:stretch>
                        </pic:blipFill>
                        <pic:spPr>
                          <a:xfrm>
                            <a:off x="0" y="0"/>
                            <a:ext cx="5608250" cy="1815814"/>
                          </a:xfrm>
                          <a:prstGeom prst="rect">
                            <a:avLst/>
                          </a:prstGeom>
                        </pic:spPr>
                      </pic:pic>
                    </a:graphicData>
                  </a:graphic>
                </wp:inline>
              </w:drawing>
            </w:r>
          </w:p>
          <w:p w14:paraId="2E265124" w14:textId="77777777" w:rsidR="00272D44" w:rsidRPr="00272D44" w:rsidRDefault="00272D44" w:rsidP="00272D44">
            <w:pPr>
              <w:rPr>
                <w:sz w:val="24"/>
                <w:szCs w:val="28"/>
              </w:rPr>
            </w:pPr>
            <w:r w:rsidRPr="00272D44">
              <w:rPr>
                <w:sz w:val="24"/>
                <w:szCs w:val="28"/>
              </w:rPr>
              <w:t>Cada ronda agrega 2 mensajes más que la anterior (1 de GPT, 1 de Claude).</w:t>
            </w:r>
          </w:p>
          <w:p w14:paraId="1559E601" w14:textId="77777777" w:rsidR="00272D44" w:rsidRDefault="00272D44" w:rsidP="00D43AB2">
            <w:pPr>
              <w:rPr>
                <w:sz w:val="24"/>
                <w:szCs w:val="28"/>
              </w:rPr>
            </w:pPr>
          </w:p>
          <w:p w14:paraId="4BFD2DB3" w14:textId="77777777" w:rsidR="00886444" w:rsidRPr="00886444" w:rsidRDefault="00886444" w:rsidP="00886444">
            <w:pPr>
              <w:rPr>
                <w:b/>
                <w:bCs/>
                <w:sz w:val="24"/>
                <w:szCs w:val="28"/>
              </w:rPr>
            </w:pPr>
            <w:r w:rsidRPr="00886444">
              <w:rPr>
                <w:b/>
                <w:bCs/>
                <w:sz w:val="24"/>
                <w:szCs w:val="28"/>
                <w:highlight w:val="yellow"/>
              </w:rPr>
              <w:t>Columna "Tokens de entrada (aprox.)"</w:t>
            </w:r>
          </w:p>
          <w:p w14:paraId="62DD25A8" w14:textId="374CBC14" w:rsidR="00886444" w:rsidRPr="00886444" w:rsidRDefault="00886444" w:rsidP="00D43AB2">
            <w:r w:rsidRPr="00886444">
              <w:t xml:space="preserve">Es un supuesto inventado: </w:t>
            </w:r>
            <w:r w:rsidRPr="00886444">
              <w:rPr>
                <w:b/>
                <w:bCs/>
              </w:rPr>
              <w:t xml:space="preserve">cada mensaje pesa ~30 tokens. </w:t>
            </w:r>
            <w:proofErr w:type="spellStart"/>
            <w:r w:rsidRPr="00886444">
              <w:t>Multiplcias</w:t>
            </w:r>
            <w:proofErr w:type="spellEnd"/>
            <w:r w:rsidRPr="00886444">
              <w:t xml:space="preserve"> la cantidad de mensajes por 30.</w:t>
            </w:r>
          </w:p>
          <w:p w14:paraId="1BFB1DB0" w14:textId="77777777" w:rsidR="00886444" w:rsidRDefault="00886444" w:rsidP="00D43AB2">
            <w:pPr>
              <w:rPr>
                <w:sz w:val="24"/>
                <w:szCs w:val="28"/>
              </w:rPr>
            </w:pPr>
          </w:p>
          <w:p w14:paraId="26634139" w14:textId="53260BCF" w:rsidR="00BE343E" w:rsidRDefault="00BE343E" w:rsidP="00D43AB2">
            <w:pPr>
              <w:rPr>
                <w:sz w:val="24"/>
                <w:szCs w:val="28"/>
              </w:rPr>
            </w:pPr>
            <w:r w:rsidRPr="00BE343E">
              <w:rPr>
                <w:noProof/>
                <w:sz w:val="24"/>
                <w:szCs w:val="28"/>
              </w:rPr>
              <w:lastRenderedPageBreak/>
              <w:drawing>
                <wp:inline distT="0" distB="0" distL="0" distR="0" wp14:anchorId="759FD738" wp14:editId="2A873AAA">
                  <wp:extent cx="5686425" cy="1913570"/>
                  <wp:effectExtent l="0" t="0" r="0" b="0"/>
                  <wp:docPr id="2090193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93054" name=""/>
                          <pic:cNvPicPr/>
                        </pic:nvPicPr>
                        <pic:blipFill>
                          <a:blip r:embed="rId683"/>
                          <a:stretch>
                            <a:fillRect/>
                          </a:stretch>
                        </pic:blipFill>
                        <pic:spPr>
                          <a:xfrm>
                            <a:off x="0" y="0"/>
                            <a:ext cx="5691388" cy="1915240"/>
                          </a:xfrm>
                          <a:prstGeom prst="rect">
                            <a:avLst/>
                          </a:prstGeom>
                        </pic:spPr>
                      </pic:pic>
                    </a:graphicData>
                  </a:graphic>
                </wp:inline>
              </w:drawing>
            </w:r>
          </w:p>
          <w:p w14:paraId="34E65AF7" w14:textId="77777777" w:rsidR="00B44684" w:rsidRDefault="00B44684" w:rsidP="00D43AB2">
            <w:pPr>
              <w:rPr>
                <w:sz w:val="24"/>
                <w:szCs w:val="28"/>
              </w:rPr>
            </w:pPr>
          </w:p>
          <w:p w14:paraId="05B972FB" w14:textId="77777777" w:rsidR="00B44684" w:rsidRPr="00B44684" w:rsidRDefault="00B44684" w:rsidP="00B44684">
            <w:pPr>
              <w:rPr>
                <w:b/>
                <w:bCs/>
                <w:sz w:val="24"/>
                <w:szCs w:val="28"/>
              </w:rPr>
            </w:pPr>
            <w:r w:rsidRPr="00B44684">
              <w:rPr>
                <w:b/>
                <w:bCs/>
                <w:sz w:val="24"/>
                <w:szCs w:val="28"/>
              </w:rPr>
              <w:t>Qué muestra la tabla</w:t>
            </w:r>
          </w:p>
          <w:p w14:paraId="367CBC9C" w14:textId="77777777" w:rsidR="00B44684" w:rsidRPr="00B44684" w:rsidRDefault="00B44684" w:rsidP="00B44684">
            <w:r w:rsidRPr="00B44684">
              <w:t xml:space="preserve">Que el tamaño de lo que se manda </w:t>
            </w:r>
            <w:r w:rsidRPr="00B44684">
              <w:rPr>
                <w:b/>
                <w:bCs/>
              </w:rPr>
              <w:t>no es fijo</w:t>
            </w:r>
            <w:r w:rsidRPr="00B44684">
              <w:t>: crece ronda tras ronda, porque cada llamada reenvía todo el historial anterior más lo nuevo. En la ronda 5 se manda casi 4 veces más que en la ronda 1 (330 / 90 ≈ 3,7).</w:t>
            </w:r>
          </w:p>
          <w:p w14:paraId="1FA50503" w14:textId="77777777" w:rsidR="00B44684" w:rsidRPr="00886444" w:rsidRDefault="00B44684" w:rsidP="00D43AB2">
            <w:pPr>
              <w:rPr>
                <w:sz w:val="24"/>
                <w:szCs w:val="28"/>
              </w:rPr>
            </w:pPr>
          </w:p>
          <w:p w14:paraId="7E130D2E" w14:textId="77777777" w:rsidR="00B44684" w:rsidRPr="00B44684" w:rsidRDefault="00B44684" w:rsidP="00B44684">
            <w:pPr>
              <w:rPr>
                <w:b/>
                <w:bCs/>
                <w:sz w:val="24"/>
                <w:szCs w:val="28"/>
              </w:rPr>
            </w:pPr>
            <w:r w:rsidRPr="00B44684">
              <w:rPr>
                <w:b/>
                <w:bCs/>
                <w:sz w:val="24"/>
                <w:szCs w:val="28"/>
              </w:rPr>
              <w:t>Para qué sirvió esta tabla</w:t>
            </w:r>
          </w:p>
          <w:p w14:paraId="69FAE2FA" w14:textId="411B0181" w:rsidR="00D43AB2" w:rsidRDefault="00B44684" w:rsidP="00B5285A">
            <w:r w:rsidRPr="00B44684">
              <w:t xml:space="preserve">Para mostrar que, si sumas los tokens de </w:t>
            </w:r>
            <w:r w:rsidRPr="00B44684">
              <w:rPr>
                <w:b/>
                <w:bCs/>
              </w:rPr>
              <w:t>todas</w:t>
            </w:r>
            <w:r w:rsidRPr="00B44684">
              <w:t xml:space="preserve"> las rondas (90+150+210+270+330 = 1.050), ese total crece más rápido que si simplemente fueran 5 rondas de tamaño fijo. Esa suma creciente es lo que lleva al crecimiento cuadrático que vimos después.</w:t>
            </w:r>
          </w:p>
          <w:p w14:paraId="10592ED9" w14:textId="77777777" w:rsidR="00D43AB2" w:rsidRDefault="00D43AB2" w:rsidP="00B5285A"/>
        </w:tc>
      </w:tr>
    </w:tbl>
    <w:p w14:paraId="77FE7910" w14:textId="77777777" w:rsidR="00D43AB2" w:rsidRPr="00636F7B" w:rsidRDefault="00D43AB2" w:rsidP="00B5285A"/>
    <w:p w14:paraId="415D7D24" w14:textId="77777777" w:rsidR="005A0E04" w:rsidRPr="005A0E04" w:rsidRDefault="005A0E04" w:rsidP="005A0E04">
      <w:r w:rsidRPr="005A0E04">
        <w:rPr>
          <w:b/>
          <w:bCs/>
        </w:rPr>
        <w:t>Sumando los tokens de entrada de las 5 rondas:</w:t>
      </w:r>
      <w:r w:rsidRPr="005A0E04">
        <w:t xml:space="preserve"> 90+150+210+270+330 = </w:t>
      </w:r>
      <w:r w:rsidRPr="005A0E04">
        <w:rPr>
          <w:b/>
          <w:bCs/>
        </w:rPr>
        <w:t>1.050 tokens</w:t>
      </w:r>
      <w:r w:rsidRPr="005A0E04">
        <w:t xml:space="preserve">, solo de entrada, solo para </w:t>
      </w:r>
      <w:proofErr w:type="spellStart"/>
      <w:r w:rsidRPr="005A0E04">
        <w:t>call_</w:t>
      </w:r>
      <w:proofErr w:type="gramStart"/>
      <w:r w:rsidRPr="005A0E04">
        <w:t>gpt</w:t>
      </w:r>
      <w:proofErr w:type="spellEnd"/>
      <w:r w:rsidRPr="005A0E04">
        <w:t>(</w:t>
      </w:r>
      <w:proofErr w:type="gramEnd"/>
      <w:r w:rsidRPr="005A0E04">
        <w:t xml:space="preserve">) (y lo mismo le pasa a </w:t>
      </w:r>
      <w:proofErr w:type="spellStart"/>
      <w:r w:rsidRPr="005A0E04">
        <w:t>call_</w:t>
      </w:r>
      <w:proofErr w:type="gramStart"/>
      <w:r w:rsidRPr="005A0E04">
        <w:t>claude</w:t>
      </w:r>
      <w:proofErr w:type="spellEnd"/>
      <w:r w:rsidRPr="005A0E04">
        <w:t>(</w:t>
      </w:r>
      <w:proofErr w:type="gramEnd"/>
      <w:r w:rsidRPr="005A0E04">
        <w:t>), aparte).</w:t>
      </w:r>
    </w:p>
    <w:p w14:paraId="1C3C728E" w14:textId="77777777" w:rsidR="005A0E04" w:rsidRPr="005A0E04" w:rsidRDefault="005A0E04" w:rsidP="005A0E04">
      <w:pPr>
        <w:rPr>
          <w:b/>
          <w:bCs/>
          <w:sz w:val="24"/>
          <w:szCs w:val="28"/>
        </w:rPr>
      </w:pPr>
      <w:r w:rsidRPr="005A0E04">
        <w:rPr>
          <w:b/>
          <w:bCs/>
          <w:sz w:val="24"/>
          <w:szCs w:val="28"/>
          <w:highlight w:val="yellow"/>
        </w:rPr>
        <w:t>La fórmula</w:t>
      </w:r>
    </w:p>
    <w:p w14:paraId="04E655F3" w14:textId="77777777" w:rsidR="005A0E04" w:rsidRPr="005A0E04" w:rsidRDefault="005A0E04" w:rsidP="005A0E04">
      <w:r w:rsidRPr="005A0E04">
        <w:t>Si cada mensaje pesa m tokens y hay N rondas, la suma total de tokens de entrada es proporcional a:</w:t>
      </w:r>
    </w:p>
    <w:p w14:paraId="1DECC234" w14:textId="2139856B" w:rsidR="00F1711F" w:rsidRDefault="00574448" w:rsidP="00F1711F">
      <w:r w:rsidRPr="00574448">
        <w:rPr>
          <w:noProof/>
        </w:rPr>
        <w:drawing>
          <wp:inline distT="0" distB="0" distL="0" distR="0" wp14:anchorId="412BDE32" wp14:editId="4AF80B31">
            <wp:extent cx="6408975" cy="510584"/>
            <wp:effectExtent l="0" t="0" r="0" b="3810"/>
            <wp:docPr id="1160764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64502" name=""/>
                    <pic:cNvPicPr/>
                  </pic:nvPicPr>
                  <pic:blipFill>
                    <a:blip r:embed="rId684"/>
                    <a:stretch>
                      <a:fillRect/>
                    </a:stretch>
                  </pic:blipFill>
                  <pic:spPr>
                    <a:xfrm>
                      <a:off x="0" y="0"/>
                      <a:ext cx="6408975" cy="510584"/>
                    </a:xfrm>
                    <a:prstGeom prst="rect">
                      <a:avLst/>
                    </a:prstGeom>
                  </pic:spPr>
                </pic:pic>
              </a:graphicData>
            </a:graphic>
          </wp:inline>
        </w:drawing>
      </w:r>
    </w:p>
    <w:p w14:paraId="516EBCE0" w14:textId="77777777" w:rsidR="00574448" w:rsidRPr="00574448" w:rsidRDefault="00574448" w:rsidP="00574448">
      <w:r w:rsidRPr="00574448">
        <w:t xml:space="preserve">Esa suma crece con </w:t>
      </w:r>
      <w:r w:rsidRPr="00574448">
        <w:rPr>
          <w:b/>
          <w:bCs/>
        </w:rPr>
        <w:t>N al cuadrado</w:t>
      </w:r>
      <w:r w:rsidRPr="00574448">
        <w:t xml:space="preserve"> (N²), no en línea recta. Por eso, si duplicas el número de rondas, el costo total de entrada se multiplica por </w:t>
      </w:r>
      <w:r w:rsidRPr="00574448">
        <w:rPr>
          <w:b/>
          <w:bCs/>
        </w:rPr>
        <w:t>4</w:t>
      </w:r>
      <w:r w:rsidRPr="00574448">
        <w:t>, no por 2.</w:t>
      </w:r>
    </w:p>
    <w:p w14:paraId="30BDD289" w14:textId="77777777" w:rsidR="00574448" w:rsidRPr="00574448" w:rsidRDefault="00574448" w:rsidP="00574448">
      <w:pPr>
        <w:rPr>
          <w:b/>
          <w:bCs/>
          <w:sz w:val="24"/>
          <w:szCs w:val="28"/>
        </w:rPr>
      </w:pPr>
      <w:r w:rsidRPr="00574448">
        <w:rPr>
          <w:b/>
          <w:bCs/>
          <w:sz w:val="24"/>
          <w:szCs w:val="28"/>
        </w:rPr>
        <w:t>Comparación</w:t>
      </w:r>
    </w:p>
    <w:p w14:paraId="03312576" w14:textId="65D446D5" w:rsidR="00574448" w:rsidRDefault="00B946D0" w:rsidP="00F1711F">
      <w:r w:rsidRPr="00B946D0">
        <w:rPr>
          <w:noProof/>
        </w:rPr>
        <w:drawing>
          <wp:inline distT="0" distB="0" distL="0" distR="0" wp14:anchorId="1BAE437B" wp14:editId="01C7AF88">
            <wp:extent cx="6271803" cy="1409822"/>
            <wp:effectExtent l="19050" t="19050" r="15240" b="19050"/>
            <wp:docPr id="1449100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00870" name=""/>
                    <pic:cNvPicPr/>
                  </pic:nvPicPr>
                  <pic:blipFill>
                    <a:blip r:embed="rId685"/>
                    <a:stretch>
                      <a:fillRect/>
                    </a:stretch>
                  </pic:blipFill>
                  <pic:spPr>
                    <a:xfrm>
                      <a:off x="0" y="0"/>
                      <a:ext cx="6271803" cy="1409822"/>
                    </a:xfrm>
                    <a:prstGeom prst="rect">
                      <a:avLst/>
                    </a:prstGeom>
                    <a:ln w="19050">
                      <a:solidFill>
                        <a:schemeClr val="tx1"/>
                      </a:solidFill>
                    </a:ln>
                  </pic:spPr>
                </pic:pic>
              </a:graphicData>
            </a:graphic>
          </wp:inline>
        </w:drawing>
      </w:r>
    </w:p>
    <w:p w14:paraId="41A7E077" w14:textId="52AE5BB6" w:rsidR="00B946D0" w:rsidRDefault="00B946D0" w:rsidP="00F1711F">
      <w:r>
        <w:t>Pasar de 5 a 10 rondas no duplica el costo total: lo multiplica por casi 4.</w:t>
      </w:r>
    </w:p>
    <w:p w14:paraId="26CFB695" w14:textId="77777777" w:rsidR="003316C4" w:rsidRDefault="003316C4" w:rsidP="00F1711F"/>
    <w:p w14:paraId="46F6B5FF" w14:textId="77777777" w:rsidR="003316C4" w:rsidRDefault="003316C4" w:rsidP="00F1711F"/>
    <w:p w14:paraId="7874FA93" w14:textId="77777777" w:rsidR="003316C4" w:rsidRDefault="003316C4" w:rsidP="00F1711F"/>
    <w:p w14:paraId="215343FD" w14:textId="77777777" w:rsidR="003316C4" w:rsidRPr="003316C4" w:rsidRDefault="003316C4" w:rsidP="003316C4">
      <w:pPr>
        <w:rPr>
          <w:b/>
          <w:bCs/>
          <w:sz w:val="24"/>
          <w:szCs w:val="28"/>
        </w:rPr>
      </w:pPr>
      <w:r w:rsidRPr="003316C4">
        <w:rPr>
          <w:b/>
          <w:bCs/>
          <w:sz w:val="24"/>
          <w:szCs w:val="28"/>
          <w:highlight w:val="yellow"/>
        </w:rPr>
        <w:lastRenderedPageBreak/>
        <w:t>Por qué pasa esto, en una línea</w:t>
      </w:r>
    </w:p>
    <w:p w14:paraId="52398AF8" w14:textId="77777777" w:rsidR="004B26C6" w:rsidRPr="004B26C6" w:rsidRDefault="004B26C6" w:rsidP="004B26C6">
      <w:r w:rsidRPr="004B26C6">
        <w:t xml:space="preserve">Cada ronda nueva no solo agrega su propio mensaje; </w:t>
      </w:r>
      <w:r w:rsidRPr="004B26C6">
        <w:rPr>
          <w:b/>
          <w:bCs/>
        </w:rPr>
        <w:t>paga de nuevo por leer todos los mensajes anteriores</w:t>
      </w:r>
      <w:r w:rsidRPr="004B26C6">
        <w:t xml:space="preserve">, y eso se acumula ronda tras ronda. Es exactamente el mismo fenómeno que viste con la tabla de "ilusión de memoria" (30, 90, 150, 210 tokens de entrada), solo que acá hay </w:t>
      </w:r>
      <w:r w:rsidRPr="004B26C6">
        <w:rPr>
          <w:b/>
          <w:bCs/>
        </w:rPr>
        <w:t>dos modelos</w:t>
      </w:r>
      <w:r w:rsidRPr="004B26C6">
        <w:t xml:space="preserve"> pagando ese costo cuadrático en paralelo.</w:t>
      </w:r>
    </w:p>
    <w:p w14:paraId="786D27E9" w14:textId="77777777" w:rsidR="00B946D0" w:rsidRPr="00F1711F" w:rsidRDefault="00B946D0" w:rsidP="00F1711F"/>
    <w:p w14:paraId="69662E13" w14:textId="77777777" w:rsidR="00F1711F" w:rsidRDefault="00F1711F" w:rsidP="00F1711F"/>
    <w:p w14:paraId="0481E245" w14:textId="77777777" w:rsidR="00146CE8" w:rsidRDefault="00146CE8" w:rsidP="00146CE8"/>
    <w:p w14:paraId="6F209A4C" w14:textId="50CC4D6B" w:rsidR="00B56D6B" w:rsidRDefault="00B56D6B">
      <w:r>
        <w:br w:type="page"/>
      </w:r>
    </w:p>
    <w:p w14:paraId="7903094D" w14:textId="26CB3FE0" w:rsidR="00B56D6B" w:rsidRDefault="00B56D6B" w:rsidP="00B56D6B">
      <w:pPr>
        <w:pStyle w:val="Ttulo3"/>
        <w:rPr>
          <w:b/>
          <w:bCs/>
          <w:sz w:val="24"/>
          <w:szCs w:val="24"/>
          <w:highlight w:val="yellow"/>
        </w:rPr>
      </w:pPr>
      <w:bookmarkStart w:id="125" w:name="_Toc243791214"/>
      <w:r>
        <w:rPr>
          <w:b/>
          <w:bCs/>
          <w:sz w:val="24"/>
          <w:szCs w:val="24"/>
          <w:highlight w:val="yellow"/>
        </w:rPr>
        <w:lastRenderedPageBreak/>
        <w:t>2.3.</w:t>
      </w:r>
      <w:r w:rsidR="006A759E">
        <w:rPr>
          <w:b/>
          <w:bCs/>
          <w:sz w:val="24"/>
          <w:szCs w:val="24"/>
          <w:highlight w:val="yellow"/>
        </w:rPr>
        <w:t xml:space="preserve">7 </w:t>
      </w:r>
      <w:proofErr w:type="spellStart"/>
      <w:r w:rsidR="006A759E">
        <w:rPr>
          <w:b/>
          <w:bCs/>
          <w:sz w:val="24"/>
          <w:szCs w:val="24"/>
          <w:highlight w:val="yellow"/>
        </w:rPr>
        <w:t>Conversacion</w:t>
      </w:r>
      <w:proofErr w:type="spellEnd"/>
      <w:r w:rsidR="006A759E">
        <w:rPr>
          <w:b/>
          <w:bCs/>
          <w:sz w:val="24"/>
          <w:szCs w:val="24"/>
          <w:highlight w:val="yellow"/>
        </w:rPr>
        <w:t xml:space="preserve"> con </w:t>
      </w:r>
      <w:proofErr w:type="spellStart"/>
      <w:r w:rsidR="006A759E" w:rsidRPr="006A759E">
        <w:rPr>
          <w:b/>
          <w:bCs/>
          <w:sz w:val="24"/>
          <w:szCs w:val="24"/>
          <w:highlight w:val="yellow"/>
        </w:rPr>
        <w:t>Con</w:t>
      </w:r>
      <w:proofErr w:type="spellEnd"/>
      <w:r w:rsidR="006A759E" w:rsidRPr="006A759E">
        <w:rPr>
          <w:b/>
          <w:bCs/>
          <w:sz w:val="24"/>
          <w:szCs w:val="24"/>
          <w:highlight w:val="yellow"/>
        </w:rPr>
        <w:t xml:space="preserve"> 3 participantes (Alex = GPT, Blake = Claude, Charlie = Gemini), usando el truco de "un solo </w:t>
      </w:r>
      <w:proofErr w:type="spellStart"/>
      <w:r w:rsidR="006A759E" w:rsidRPr="006A759E">
        <w:rPr>
          <w:b/>
          <w:bCs/>
          <w:sz w:val="24"/>
          <w:szCs w:val="24"/>
          <w:highlight w:val="yellow"/>
        </w:rPr>
        <w:t>user</w:t>
      </w:r>
      <w:proofErr w:type="spellEnd"/>
      <w:r w:rsidR="006A759E" w:rsidRPr="006A759E">
        <w:rPr>
          <w:b/>
          <w:bCs/>
          <w:sz w:val="24"/>
          <w:szCs w:val="24"/>
          <w:highlight w:val="yellow"/>
        </w:rPr>
        <w:t xml:space="preserve"> </w:t>
      </w:r>
      <w:proofErr w:type="spellStart"/>
      <w:r w:rsidR="006A759E" w:rsidRPr="006A759E">
        <w:rPr>
          <w:b/>
          <w:bCs/>
          <w:sz w:val="24"/>
          <w:szCs w:val="24"/>
          <w:highlight w:val="yellow"/>
        </w:rPr>
        <w:t>prompt</w:t>
      </w:r>
      <w:proofErr w:type="spellEnd"/>
      <w:r w:rsidR="006A759E" w:rsidRPr="006A759E">
        <w:rPr>
          <w:b/>
          <w:bCs/>
          <w:sz w:val="24"/>
          <w:szCs w:val="24"/>
          <w:highlight w:val="yellow"/>
        </w:rPr>
        <w:t xml:space="preserve"> con toda la conversación como texto".</w:t>
      </w:r>
      <w:bookmarkEnd w:id="125"/>
    </w:p>
    <w:p w14:paraId="384652F7" w14:textId="0A550609" w:rsidR="006A759E" w:rsidRDefault="00D8129F" w:rsidP="006A759E">
      <w:r w:rsidRPr="00D8129F">
        <w:rPr>
          <w:noProof/>
        </w:rPr>
        <w:drawing>
          <wp:inline distT="0" distB="0" distL="0" distR="0" wp14:anchorId="6100083B" wp14:editId="29E79367">
            <wp:extent cx="5264727" cy="2240621"/>
            <wp:effectExtent l="0" t="0" r="0" b="7620"/>
            <wp:docPr id="17468396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6">
                      <a:extLst>
                        <a:ext uri="{28A0092B-C50C-407E-A947-70E740481C1C}">
                          <a14:useLocalDpi xmlns:a14="http://schemas.microsoft.com/office/drawing/2010/main" val="0"/>
                        </a:ext>
                      </a:extLst>
                    </a:blip>
                    <a:srcRect/>
                    <a:stretch>
                      <a:fillRect/>
                    </a:stretch>
                  </pic:blipFill>
                  <pic:spPr bwMode="auto">
                    <a:xfrm>
                      <a:off x="0" y="0"/>
                      <a:ext cx="5270127" cy="2242919"/>
                    </a:xfrm>
                    <a:prstGeom prst="rect">
                      <a:avLst/>
                    </a:prstGeom>
                    <a:noFill/>
                    <a:ln>
                      <a:noFill/>
                    </a:ln>
                  </pic:spPr>
                </pic:pic>
              </a:graphicData>
            </a:graphic>
          </wp:inline>
        </w:drawing>
      </w:r>
      <w:r w:rsidRPr="00D8129F">
        <w:rPr>
          <w:noProof/>
        </w:rPr>
        <w:drawing>
          <wp:inline distT="0" distB="0" distL="0" distR="0" wp14:anchorId="47D1FF71" wp14:editId="05BCCC5D">
            <wp:extent cx="5292436" cy="764463"/>
            <wp:effectExtent l="0" t="0" r="3810" b="0"/>
            <wp:docPr id="12221883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7">
                      <a:extLst>
                        <a:ext uri="{28A0092B-C50C-407E-A947-70E740481C1C}">
                          <a14:useLocalDpi xmlns:a14="http://schemas.microsoft.com/office/drawing/2010/main" val="0"/>
                        </a:ext>
                      </a:extLst>
                    </a:blip>
                    <a:srcRect/>
                    <a:stretch>
                      <a:fillRect/>
                    </a:stretch>
                  </pic:blipFill>
                  <pic:spPr bwMode="auto">
                    <a:xfrm>
                      <a:off x="0" y="0"/>
                      <a:ext cx="5314502" cy="767650"/>
                    </a:xfrm>
                    <a:prstGeom prst="rect">
                      <a:avLst/>
                    </a:prstGeom>
                    <a:noFill/>
                    <a:ln>
                      <a:noFill/>
                    </a:ln>
                  </pic:spPr>
                </pic:pic>
              </a:graphicData>
            </a:graphic>
          </wp:inline>
        </w:drawing>
      </w:r>
      <w:r w:rsidRPr="00D8129F">
        <w:rPr>
          <w:noProof/>
        </w:rPr>
        <w:drawing>
          <wp:inline distT="0" distB="0" distL="0" distR="0" wp14:anchorId="160983AB" wp14:editId="55FFFB8C">
            <wp:extent cx="5292090" cy="2350311"/>
            <wp:effectExtent l="0" t="0" r="3810" b="0"/>
            <wp:docPr id="2229766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8">
                      <a:extLst>
                        <a:ext uri="{28A0092B-C50C-407E-A947-70E740481C1C}">
                          <a14:useLocalDpi xmlns:a14="http://schemas.microsoft.com/office/drawing/2010/main" val="0"/>
                        </a:ext>
                      </a:extLst>
                    </a:blip>
                    <a:srcRect/>
                    <a:stretch>
                      <a:fillRect/>
                    </a:stretch>
                  </pic:blipFill>
                  <pic:spPr bwMode="auto">
                    <a:xfrm>
                      <a:off x="0" y="0"/>
                      <a:ext cx="5298240" cy="2353042"/>
                    </a:xfrm>
                    <a:prstGeom prst="rect">
                      <a:avLst/>
                    </a:prstGeom>
                    <a:noFill/>
                    <a:ln>
                      <a:noFill/>
                    </a:ln>
                  </pic:spPr>
                </pic:pic>
              </a:graphicData>
            </a:graphic>
          </wp:inline>
        </w:drawing>
      </w:r>
      <w:r w:rsidRPr="00D8129F">
        <w:rPr>
          <w:noProof/>
        </w:rPr>
        <w:drawing>
          <wp:inline distT="0" distB="0" distL="0" distR="0" wp14:anchorId="012E1DC4" wp14:editId="7E8BD180">
            <wp:extent cx="5250873" cy="2301959"/>
            <wp:effectExtent l="0" t="0" r="6985" b="3175"/>
            <wp:docPr id="16936137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9">
                      <a:extLst>
                        <a:ext uri="{28A0092B-C50C-407E-A947-70E740481C1C}">
                          <a14:useLocalDpi xmlns:a14="http://schemas.microsoft.com/office/drawing/2010/main" val="0"/>
                        </a:ext>
                      </a:extLst>
                    </a:blip>
                    <a:srcRect/>
                    <a:stretch>
                      <a:fillRect/>
                    </a:stretch>
                  </pic:blipFill>
                  <pic:spPr bwMode="auto">
                    <a:xfrm>
                      <a:off x="0" y="0"/>
                      <a:ext cx="5254724" cy="2303647"/>
                    </a:xfrm>
                    <a:prstGeom prst="rect">
                      <a:avLst/>
                    </a:prstGeom>
                    <a:noFill/>
                    <a:ln>
                      <a:noFill/>
                    </a:ln>
                  </pic:spPr>
                </pic:pic>
              </a:graphicData>
            </a:graphic>
          </wp:inline>
        </w:drawing>
      </w:r>
      <w:r w:rsidRPr="00D8129F">
        <w:rPr>
          <w:noProof/>
        </w:rPr>
        <w:lastRenderedPageBreak/>
        <w:drawing>
          <wp:inline distT="0" distB="0" distL="0" distR="0" wp14:anchorId="2842CFAE" wp14:editId="6FD43E56">
            <wp:extent cx="4800600" cy="2119306"/>
            <wp:effectExtent l="0" t="0" r="0" b="0"/>
            <wp:docPr id="82052038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0">
                      <a:extLst>
                        <a:ext uri="{28A0092B-C50C-407E-A947-70E740481C1C}">
                          <a14:useLocalDpi xmlns:a14="http://schemas.microsoft.com/office/drawing/2010/main" val="0"/>
                        </a:ext>
                      </a:extLst>
                    </a:blip>
                    <a:srcRect/>
                    <a:stretch>
                      <a:fillRect/>
                    </a:stretch>
                  </pic:blipFill>
                  <pic:spPr bwMode="auto">
                    <a:xfrm>
                      <a:off x="0" y="0"/>
                      <a:ext cx="4808010" cy="2122577"/>
                    </a:xfrm>
                    <a:prstGeom prst="rect">
                      <a:avLst/>
                    </a:prstGeom>
                    <a:noFill/>
                    <a:ln>
                      <a:noFill/>
                    </a:ln>
                  </pic:spPr>
                </pic:pic>
              </a:graphicData>
            </a:graphic>
          </wp:inline>
        </w:drawing>
      </w:r>
      <w:r w:rsidRPr="00D8129F">
        <w:rPr>
          <w:noProof/>
        </w:rPr>
        <w:drawing>
          <wp:inline distT="0" distB="0" distL="0" distR="0" wp14:anchorId="26749B3E" wp14:editId="1F9E7C0F">
            <wp:extent cx="4814455" cy="1083252"/>
            <wp:effectExtent l="0" t="0" r="5715" b="3175"/>
            <wp:docPr id="27202448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91">
                      <a:extLst>
                        <a:ext uri="{28A0092B-C50C-407E-A947-70E740481C1C}">
                          <a14:useLocalDpi xmlns:a14="http://schemas.microsoft.com/office/drawing/2010/main" val="0"/>
                        </a:ext>
                      </a:extLst>
                    </a:blip>
                    <a:srcRect/>
                    <a:stretch>
                      <a:fillRect/>
                    </a:stretch>
                  </pic:blipFill>
                  <pic:spPr bwMode="auto">
                    <a:xfrm>
                      <a:off x="0" y="0"/>
                      <a:ext cx="4844822" cy="1090085"/>
                    </a:xfrm>
                    <a:prstGeom prst="rect">
                      <a:avLst/>
                    </a:prstGeom>
                    <a:noFill/>
                    <a:ln>
                      <a:noFill/>
                    </a:ln>
                  </pic:spPr>
                </pic:pic>
              </a:graphicData>
            </a:graphic>
          </wp:inline>
        </w:drawing>
      </w:r>
      <w:r w:rsidRPr="00D8129F">
        <w:rPr>
          <w:noProof/>
        </w:rPr>
        <w:drawing>
          <wp:inline distT="0" distB="0" distL="0" distR="0" wp14:anchorId="0E5E16BF" wp14:editId="47752984">
            <wp:extent cx="4786745" cy="2484031"/>
            <wp:effectExtent l="0" t="0" r="0" b="0"/>
            <wp:docPr id="6626115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2">
                      <a:extLst>
                        <a:ext uri="{28A0092B-C50C-407E-A947-70E740481C1C}">
                          <a14:useLocalDpi xmlns:a14="http://schemas.microsoft.com/office/drawing/2010/main" val="0"/>
                        </a:ext>
                      </a:extLst>
                    </a:blip>
                    <a:srcRect/>
                    <a:stretch>
                      <a:fillRect/>
                    </a:stretch>
                  </pic:blipFill>
                  <pic:spPr bwMode="auto">
                    <a:xfrm>
                      <a:off x="0" y="0"/>
                      <a:ext cx="4790130" cy="2485787"/>
                    </a:xfrm>
                    <a:prstGeom prst="rect">
                      <a:avLst/>
                    </a:prstGeom>
                    <a:noFill/>
                    <a:ln>
                      <a:noFill/>
                    </a:ln>
                  </pic:spPr>
                </pic:pic>
              </a:graphicData>
            </a:graphic>
          </wp:inline>
        </w:drawing>
      </w:r>
    </w:p>
    <w:p w14:paraId="0F52A0A0" w14:textId="77777777" w:rsidR="00A47BD3" w:rsidRDefault="00A47BD3" w:rsidP="00A47BD3">
      <w:pPr>
        <w:rPr>
          <w:b/>
          <w:bCs/>
          <w:sz w:val="24"/>
          <w:szCs w:val="28"/>
        </w:rPr>
      </w:pPr>
      <w:r w:rsidRPr="00A47BD3">
        <w:rPr>
          <w:b/>
          <w:bCs/>
          <w:sz w:val="24"/>
          <w:szCs w:val="28"/>
          <w:highlight w:val="yellow"/>
        </w:rPr>
        <w:t>Diferencias clave con la versión de 2 (GPT/Claude)</w:t>
      </w:r>
    </w:p>
    <w:tbl>
      <w:tblPr>
        <w:tblStyle w:val="Tablaconcuadrcula4-nfasis4"/>
        <w:tblW w:w="0" w:type="auto"/>
        <w:tblLook w:val="04A0" w:firstRow="1" w:lastRow="0" w:firstColumn="1" w:lastColumn="0" w:noHBand="0" w:noVBand="1"/>
      </w:tblPr>
      <w:tblGrid>
        <w:gridCol w:w="3596"/>
        <w:gridCol w:w="3597"/>
        <w:gridCol w:w="3597"/>
      </w:tblGrid>
      <w:tr w:rsidR="00A47BD3" w14:paraId="27A95784" w14:textId="77777777" w:rsidTr="00A47B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C403D55" w14:textId="77777777" w:rsidR="00A47BD3" w:rsidRDefault="00A47BD3" w:rsidP="00A47BD3">
            <w:pPr>
              <w:rPr>
                <w:b w:val="0"/>
                <w:bCs w:val="0"/>
                <w:sz w:val="24"/>
                <w:szCs w:val="28"/>
              </w:rPr>
            </w:pPr>
          </w:p>
        </w:tc>
        <w:tc>
          <w:tcPr>
            <w:tcW w:w="3597" w:type="dxa"/>
          </w:tcPr>
          <w:p w14:paraId="177D9CA7" w14:textId="24CF3F5B" w:rsidR="00A47BD3" w:rsidRDefault="00A47BD3" w:rsidP="00A47BD3">
            <w:pPr>
              <w:cnfStyle w:val="100000000000" w:firstRow="1" w:lastRow="0" w:firstColumn="0" w:lastColumn="0" w:oddVBand="0" w:evenVBand="0" w:oddHBand="0" w:evenHBand="0" w:firstRowFirstColumn="0" w:firstRowLastColumn="0" w:lastRowFirstColumn="0" w:lastRowLastColumn="0"/>
              <w:rPr>
                <w:b w:val="0"/>
                <w:bCs w:val="0"/>
                <w:sz w:val="24"/>
                <w:szCs w:val="28"/>
              </w:rPr>
            </w:pPr>
            <w:r w:rsidRPr="00A47BD3">
              <w:rPr>
                <w:sz w:val="24"/>
                <w:szCs w:val="28"/>
              </w:rPr>
              <w:t>Versión de 2</w:t>
            </w:r>
          </w:p>
        </w:tc>
        <w:tc>
          <w:tcPr>
            <w:tcW w:w="3597" w:type="dxa"/>
          </w:tcPr>
          <w:p w14:paraId="48EF840A" w14:textId="1F389250" w:rsidR="00A47BD3" w:rsidRDefault="00A47BD3" w:rsidP="00A47BD3">
            <w:pPr>
              <w:cnfStyle w:val="100000000000" w:firstRow="1" w:lastRow="0" w:firstColumn="0" w:lastColumn="0" w:oddVBand="0" w:evenVBand="0" w:oddHBand="0" w:evenHBand="0" w:firstRowFirstColumn="0" w:firstRowLastColumn="0" w:lastRowFirstColumn="0" w:lastRowLastColumn="0"/>
              <w:rPr>
                <w:b w:val="0"/>
                <w:bCs w:val="0"/>
                <w:sz w:val="24"/>
                <w:szCs w:val="28"/>
              </w:rPr>
            </w:pPr>
            <w:r w:rsidRPr="00A47BD3">
              <w:rPr>
                <w:sz w:val="24"/>
                <w:szCs w:val="28"/>
              </w:rPr>
              <w:t>Versión de 3</w:t>
            </w:r>
          </w:p>
        </w:tc>
      </w:tr>
      <w:tr w:rsidR="00A47BD3" w14:paraId="5B88F8ED" w14:textId="77777777" w:rsidTr="00A47B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68F1B4D" w14:textId="2C28D00E" w:rsidR="00A47BD3" w:rsidRPr="00307B2B" w:rsidRDefault="00A47BD3" w:rsidP="00A47BD3">
            <w:r w:rsidRPr="00307B2B">
              <w:t xml:space="preserve">Estructura de </w:t>
            </w:r>
            <w:proofErr w:type="spellStart"/>
            <w:r w:rsidRPr="00307B2B">
              <w:rPr>
                <w:b w:val="0"/>
                <w:bCs w:val="0"/>
              </w:rPr>
              <w:t>messages</w:t>
            </w:r>
            <w:proofErr w:type="spellEnd"/>
          </w:p>
        </w:tc>
        <w:tc>
          <w:tcPr>
            <w:tcW w:w="3597" w:type="dxa"/>
          </w:tcPr>
          <w:p w14:paraId="5B17233A" w14:textId="332D7AAB" w:rsidR="00A47BD3" w:rsidRPr="00A47BD3" w:rsidRDefault="00A47BD3" w:rsidP="00A47BD3">
            <w:pPr>
              <w:cnfStyle w:val="000000100000" w:firstRow="0" w:lastRow="0" w:firstColumn="0" w:lastColumn="0" w:oddVBand="0" w:evenVBand="0" w:oddHBand="1" w:evenHBand="0" w:firstRowFirstColumn="0" w:firstRowLastColumn="0" w:lastRowFirstColumn="0" w:lastRowLastColumn="0"/>
            </w:pPr>
            <w:r w:rsidRPr="00A47BD3">
              <w:t xml:space="preserve">Lista larga con roles </w:t>
            </w:r>
            <w:proofErr w:type="spellStart"/>
            <w:r w:rsidRPr="00A47BD3">
              <w:rPr>
                <w:b/>
                <w:bCs/>
              </w:rPr>
              <w:t>user</w:t>
            </w:r>
            <w:proofErr w:type="spellEnd"/>
            <w:r w:rsidRPr="00A47BD3">
              <w:rPr>
                <w:b/>
                <w:bCs/>
              </w:rPr>
              <w:t>/</w:t>
            </w:r>
            <w:proofErr w:type="spellStart"/>
            <w:r w:rsidRPr="00A47BD3">
              <w:rPr>
                <w:b/>
                <w:bCs/>
              </w:rPr>
              <w:t>assistant</w:t>
            </w:r>
            <w:proofErr w:type="spellEnd"/>
            <w:r w:rsidRPr="00A47BD3">
              <w:t xml:space="preserve"> alternados</w:t>
            </w:r>
          </w:p>
        </w:tc>
        <w:tc>
          <w:tcPr>
            <w:tcW w:w="3597" w:type="dxa"/>
          </w:tcPr>
          <w:p w14:paraId="21AF4223" w14:textId="22C0DC02" w:rsidR="00A47BD3" w:rsidRPr="00A47BD3" w:rsidRDefault="00A47BD3" w:rsidP="00A47BD3">
            <w:pPr>
              <w:cnfStyle w:val="000000100000" w:firstRow="0" w:lastRow="0" w:firstColumn="0" w:lastColumn="0" w:oddVBand="0" w:evenVBand="0" w:oddHBand="1" w:evenHBand="0" w:firstRowFirstColumn="0" w:firstRowLastColumn="0" w:lastRowFirstColumn="0" w:lastRowLastColumn="0"/>
            </w:pPr>
            <w:r w:rsidRPr="00A47BD3">
              <w:t xml:space="preserve">Solo </w:t>
            </w:r>
            <w:proofErr w:type="spellStart"/>
            <w:r w:rsidRPr="00A47BD3">
              <w:rPr>
                <w:b/>
                <w:bCs/>
              </w:rPr>
              <w:t>system</w:t>
            </w:r>
            <w:proofErr w:type="spellEnd"/>
            <w:r w:rsidRPr="00A47BD3">
              <w:rPr>
                <w:b/>
                <w:bCs/>
              </w:rPr>
              <w:t xml:space="preserve"> + 1 </w:t>
            </w:r>
            <w:proofErr w:type="spellStart"/>
            <w:r w:rsidRPr="00A47BD3">
              <w:rPr>
                <w:b/>
                <w:bCs/>
              </w:rPr>
              <w:t>user</w:t>
            </w:r>
            <w:proofErr w:type="spellEnd"/>
            <w:r w:rsidRPr="00A47BD3">
              <w:rPr>
                <w:b/>
                <w:bCs/>
              </w:rPr>
              <w:t xml:space="preserve"> </w:t>
            </w:r>
            <w:r w:rsidRPr="00A47BD3">
              <w:t>con todo el texto adentro</w:t>
            </w:r>
          </w:p>
        </w:tc>
      </w:tr>
      <w:tr w:rsidR="00A47BD3" w14:paraId="0F93DE6F" w14:textId="77777777" w:rsidTr="00A47BD3">
        <w:tc>
          <w:tcPr>
            <w:cnfStyle w:val="001000000000" w:firstRow="0" w:lastRow="0" w:firstColumn="1" w:lastColumn="0" w:oddVBand="0" w:evenVBand="0" w:oddHBand="0" w:evenHBand="0" w:firstRowFirstColumn="0" w:firstRowLastColumn="0" w:lastRowFirstColumn="0" w:lastRowLastColumn="0"/>
            <w:tcW w:w="3596" w:type="dxa"/>
          </w:tcPr>
          <w:p w14:paraId="30C28F7D" w14:textId="7869339C" w:rsidR="00A47BD3" w:rsidRDefault="00307B2B" w:rsidP="00A47BD3">
            <w:pPr>
              <w:rPr>
                <w:b w:val="0"/>
                <w:bCs w:val="0"/>
                <w:sz w:val="24"/>
                <w:szCs w:val="28"/>
              </w:rPr>
            </w:pPr>
            <w:r w:rsidRPr="00307B2B">
              <w:rPr>
                <w:b w:val="0"/>
                <w:bCs w:val="0"/>
                <w:sz w:val="24"/>
                <w:szCs w:val="28"/>
              </w:rPr>
              <w:t>Cómo se guarda el historial</w:t>
            </w:r>
          </w:p>
        </w:tc>
        <w:tc>
          <w:tcPr>
            <w:tcW w:w="3597" w:type="dxa"/>
          </w:tcPr>
          <w:p w14:paraId="33077DC3" w14:textId="145649C1" w:rsidR="00A47BD3" w:rsidRPr="00307B2B" w:rsidRDefault="00307B2B" w:rsidP="00A47BD3">
            <w:pPr>
              <w:cnfStyle w:val="000000000000" w:firstRow="0" w:lastRow="0" w:firstColumn="0" w:lastColumn="0" w:oddVBand="0" w:evenVBand="0" w:oddHBand="0" w:evenHBand="0" w:firstRowFirstColumn="0" w:firstRowLastColumn="0" w:lastRowFirstColumn="0" w:lastRowLastColumn="0"/>
            </w:pPr>
            <w:r w:rsidRPr="00307B2B">
              <w:t xml:space="preserve">Dos listas separadas </w:t>
            </w:r>
            <w:r w:rsidRPr="00307B2B">
              <w:rPr>
                <w:b/>
                <w:bCs/>
              </w:rPr>
              <w:t>(</w:t>
            </w:r>
            <w:proofErr w:type="spellStart"/>
            <w:r w:rsidRPr="00307B2B">
              <w:rPr>
                <w:b/>
                <w:bCs/>
              </w:rPr>
              <w:t>gpt_messages</w:t>
            </w:r>
            <w:proofErr w:type="spellEnd"/>
            <w:r w:rsidRPr="00307B2B">
              <w:rPr>
                <w:b/>
                <w:bCs/>
              </w:rPr>
              <w:t xml:space="preserve">, </w:t>
            </w:r>
            <w:proofErr w:type="spellStart"/>
            <w:r w:rsidRPr="00307B2B">
              <w:rPr>
                <w:b/>
                <w:bCs/>
              </w:rPr>
              <w:t>claude_messages</w:t>
            </w:r>
            <w:proofErr w:type="spellEnd"/>
            <w:r w:rsidRPr="00307B2B">
              <w:rPr>
                <w:b/>
                <w:bCs/>
              </w:rPr>
              <w:t>)</w:t>
            </w:r>
          </w:p>
        </w:tc>
        <w:tc>
          <w:tcPr>
            <w:tcW w:w="3597" w:type="dxa"/>
          </w:tcPr>
          <w:p w14:paraId="41706307" w14:textId="72FF2D08" w:rsidR="00A47BD3" w:rsidRPr="0019074A" w:rsidRDefault="00307B2B" w:rsidP="00307B2B">
            <w:pPr>
              <w:tabs>
                <w:tab w:val="left" w:pos="1236"/>
              </w:tabs>
              <w:cnfStyle w:val="000000000000" w:firstRow="0" w:lastRow="0" w:firstColumn="0" w:lastColumn="0" w:oddVBand="0" w:evenVBand="0" w:oddHBand="0" w:evenHBand="0" w:firstRowFirstColumn="0" w:firstRowLastColumn="0" w:lastRowFirstColumn="0" w:lastRowLastColumn="0"/>
              <w:rPr>
                <w:b/>
                <w:bCs/>
              </w:rPr>
            </w:pPr>
            <w:r w:rsidRPr="0019074A">
              <w:rPr>
                <w:b/>
                <w:bCs/>
              </w:rPr>
              <w:t xml:space="preserve">Una sola lista </w:t>
            </w:r>
            <w:proofErr w:type="spellStart"/>
            <w:r w:rsidRPr="0019074A">
              <w:rPr>
                <w:b/>
                <w:bCs/>
              </w:rPr>
              <w:t>conversation</w:t>
            </w:r>
            <w:proofErr w:type="spellEnd"/>
            <w:r w:rsidRPr="0019074A">
              <w:rPr>
                <w:b/>
                <w:bCs/>
              </w:rPr>
              <w:t xml:space="preserve">, </w:t>
            </w:r>
            <w:r w:rsidRPr="0019074A">
              <w:t>con nombre + texto</w:t>
            </w:r>
            <w:r w:rsidRPr="0019074A">
              <w:rPr>
                <w:b/>
                <w:bCs/>
              </w:rPr>
              <w:tab/>
            </w:r>
          </w:p>
        </w:tc>
      </w:tr>
      <w:tr w:rsidR="0019074A" w14:paraId="33143ED9" w14:textId="77777777" w:rsidTr="00A47B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7A09F79" w14:textId="47E79F32" w:rsidR="0019074A" w:rsidRPr="0019074A" w:rsidRDefault="0019074A" w:rsidP="00A47BD3">
            <w:pPr>
              <w:rPr>
                <w:b w:val="0"/>
                <w:bCs w:val="0"/>
                <w:szCs w:val="22"/>
              </w:rPr>
            </w:pPr>
            <w:r w:rsidRPr="0019074A">
              <w:rPr>
                <w:b w:val="0"/>
                <w:bCs w:val="0"/>
                <w:szCs w:val="22"/>
              </w:rPr>
              <w:t>Por qué cambia</w:t>
            </w:r>
          </w:p>
        </w:tc>
        <w:tc>
          <w:tcPr>
            <w:tcW w:w="3597" w:type="dxa"/>
          </w:tcPr>
          <w:p w14:paraId="6812D8CB" w14:textId="566DB932" w:rsidR="0019074A" w:rsidRPr="0019074A" w:rsidRDefault="0019074A" w:rsidP="00A47BD3">
            <w:pPr>
              <w:cnfStyle w:val="000000100000" w:firstRow="0" w:lastRow="0" w:firstColumn="0" w:lastColumn="0" w:oddVBand="0" w:evenVBand="0" w:oddHBand="1" w:evenHBand="0" w:firstRowFirstColumn="0" w:firstRowLastColumn="0" w:lastRowFirstColumn="0" w:lastRowLastColumn="0"/>
              <w:rPr>
                <w:szCs w:val="22"/>
              </w:rPr>
            </w:pPr>
            <w:r w:rsidRPr="0019074A">
              <w:rPr>
                <w:szCs w:val="22"/>
              </w:rPr>
              <w:t>Con 2 participantes, "el otro" siempre es claro</w:t>
            </w:r>
          </w:p>
        </w:tc>
        <w:tc>
          <w:tcPr>
            <w:tcW w:w="3597" w:type="dxa"/>
          </w:tcPr>
          <w:p w14:paraId="3613DD0E" w14:textId="1B3E91F0" w:rsidR="0019074A" w:rsidRPr="0019074A" w:rsidRDefault="0019074A" w:rsidP="00307B2B">
            <w:pPr>
              <w:tabs>
                <w:tab w:val="left" w:pos="1236"/>
              </w:tabs>
              <w:cnfStyle w:val="000000100000" w:firstRow="0" w:lastRow="0" w:firstColumn="0" w:lastColumn="0" w:oddVBand="0" w:evenVBand="0" w:oddHBand="1" w:evenHBand="0" w:firstRowFirstColumn="0" w:firstRowLastColumn="0" w:lastRowFirstColumn="0" w:lastRowLastColumn="0"/>
              <w:rPr>
                <w:szCs w:val="22"/>
              </w:rPr>
            </w:pPr>
            <w:r w:rsidRPr="0019074A">
              <w:rPr>
                <w:szCs w:val="22"/>
              </w:rPr>
              <w:t xml:space="preserve">Con 3+, no hay forma de decidir quién es </w:t>
            </w:r>
            <w:proofErr w:type="spellStart"/>
            <w:r w:rsidRPr="0019074A">
              <w:rPr>
                <w:szCs w:val="22"/>
              </w:rPr>
              <w:t>user</w:t>
            </w:r>
            <w:proofErr w:type="spellEnd"/>
            <w:r w:rsidRPr="0019074A">
              <w:rPr>
                <w:szCs w:val="22"/>
              </w:rPr>
              <w:t xml:space="preserve"> y quién </w:t>
            </w:r>
            <w:proofErr w:type="spellStart"/>
            <w:r w:rsidRPr="0019074A">
              <w:rPr>
                <w:szCs w:val="22"/>
              </w:rPr>
              <w:t>assistant</w:t>
            </w:r>
            <w:proofErr w:type="spellEnd"/>
          </w:p>
        </w:tc>
      </w:tr>
      <w:tr w:rsidR="0019074A" w14:paraId="0C9ED27C" w14:textId="77777777" w:rsidTr="00A47BD3">
        <w:tc>
          <w:tcPr>
            <w:cnfStyle w:val="001000000000" w:firstRow="0" w:lastRow="0" w:firstColumn="1" w:lastColumn="0" w:oddVBand="0" w:evenVBand="0" w:oddHBand="0" w:evenHBand="0" w:firstRowFirstColumn="0" w:firstRowLastColumn="0" w:lastRowFirstColumn="0" w:lastRowLastColumn="0"/>
            <w:tcW w:w="3596" w:type="dxa"/>
          </w:tcPr>
          <w:p w14:paraId="23865B3B" w14:textId="159C0564" w:rsidR="0019074A" w:rsidRPr="0019074A" w:rsidRDefault="0019074A" w:rsidP="00A47BD3">
            <w:pPr>
              <w:rPr>
                <w:b w:val="0"/>
                <w:bCs w:val="0"/>
                <w:sz w:val="24"/>
                <w:szCs w:val="28"/>
              </w:rPr>
            </w:pPr>
            <w:r>
              <w:rPr>
                <w:b w:val="0"/>
                <w:bCs w:val="0"/>
                <w:sz w:val="24"/>
                <w:szCs w:val="28"/>
              </w:rPr>
              <w:t>Costo</w:t>
            </w:r>
          </w:p>
        </w:tc>
        <w:tc>
          <w:tcPr>
            <w:tcW w:w="3597" w:type="dxa"/>
          </w:tcPr>
          <w:p w14:paraId="7466ACA3" w14:textId="5AF989EE" w:rsidR="0019074A" w:rsidRPr="0019074A" w:rsidRDefault="0019074A" w:rsidP="00A47BD3">
            <w:pPr>
              <w:cnfStyle w:val="000000000000" w:firstRow="0" w:lastRow="0" w:firstColumn="0" w:lastColumn="0" w:oddVBand="0" w:evenVBand="0" w:oddHBand="0" w:evenHBand="0" w:firstRowFirstColumn="0" w:firstRowLastColumn="0" w:lastRowFirstColumn="0" w:lastRowLastColumn="0"/>
            </w:pPr>
            <w:r w:rsidRPr="0019074A">
              <w:t>Crece cuadrático igual</w:t>
            </w:r>
          </w:p>
        </w:tc>
        <w:tc>
          <w:tcPr>
            <w:tcW w:w="3597" w:type="dxa"/>
          </w:tcPr>
          <w:p w14:paraId="21F9F0FD" w14:textId="537BBE22" w:rsidR="0019074A" w:rsidRPr="0019074A" w:rsidRDefault="0019074A" w:rsidP="00307B2B">
            <w:pPr>
              <w:tabs>
                <w:tab w:val="left" w:pos="1236"/>
              </w:tabs>
              <w:cnfStyle w:val="000000000000" w:firstRow="0" w:lastRow="0" w:firstColumn="0" w:lastColumn="0" w:oddVBand="0" w:evenVBand="0" w:oddHBand="0" w:evenHBand="0" w:firstRowFirstColumn="0" w:firstRowLastColumn="0" w:lastRowFirstColumn="0" w:lastRowLastColumn="0"/>
            </w:pPr>
            <w:r w:rsidRPr="0019074A">
              <w:t>Crece cuadrático igual (el problema de reenviar todo no desaparece)</w:t>
            </w:r>
          </w:p>
        </w:tc>
      </w:tr>
    </w:tbl>
    <w:p w14:paraId="7252A0A2" w14:textId="77777777" w:rsidR="00A47BD3" w:rsidRDefault="00A47BD3" w:rsidP="00A47BD3">
      <w:pPr>
        <w:rPr>
          <w:b/>
          <w:bCs/>
          <w:sz w:val="24"/>
          <w:szCs w:val="28"/>
        </w:rPr>
      </w:pPr>
    </w:p>
    <w:p w14:paraId="2C76D179" w14:textId="77777777" w:rsidR="007C6FFE" w:rsidRPr="00A47BD3" w:rsidRDefault="007C6FFE" w:rsidP="00A47BD3">
      <w:pPr>
        <w:rPr>
          <w:b/>
          <w:bCs/>
          <w:sz w:val="24"/>
          <w:szCs w:val="28"/>
        </w:rPr>
      </w:pPr>
    </w:p>
    <w:p w14:paraId="34F856AD" w14:textId="34089750" w:rsidR="00A47BD3" w:rsidRDefault="007C6FFE" w:rsidP="006A759E">
      <w:r w:rsidRPr="007C6FFE">
        <w:rPr>
          <w:noProof/>
        </w:rPr>
        <w:lastRenderedPageBreak/>
        <w:drawing>
          <wp:inline distT="0" distB="0" distL="0" distR="0" wp14:anchorId="48A1A131" wp14:editId="625DBE8B">
            <wp:extent cx="4709568" cy="472481"/>
            <wp:effectExtent l="38100" t="38100" r="34290" b="41910"/>
            <wp:docPr id="1186854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54700" name=""/>
                    <pic:cNvPicPr/>
                  </pic:nvPicPr>
                  <pic:blipFill>
                    <a:blip r:embed="rId693"/>
                    <a:stretch>
                      <a:fillRect/>
                    </a:stretch>
                  </pic:blipFill>
                  <pic:spPr>
                    <a:xfrm>
                      <a:off x="0" y="0"/>
                      <a:ext cx="4709568" cy="472481"/>
                    </a:xfrm>
                    <a:prstGeom prst="rect">
                      <a:avLst/>
                    </a:prstGeom>
                    <a:ln w="28575">
                      <a:solidFill>
                        <a:schemeClr val="tx1"/>
                      </a:solidFill>
                    </a:ln>
                  </pic:spPr>
                </pic:pic>
              </a:graphicData>
            </a:graphic>
          </wp:inline>
        </w:drawing>
      </w:r>
    </w:p>
    <w:p w14:paraId="7028E765" w14:textId="77777777" w:rsidR="00307CF0" w:rsidRPr="00307CF0" w:rsidRDefault="00307CF0" w:rsidP="00307CF0">
      <w:r w:rsidRPr="00307CF0">
        <w:t xml:space="preserve">Sí, pero aumenta aún más: no es solo "3 veces" el costo cuadrático, es </w:t>
      </w:r>
      <w:r w:rsidRPr="00307CF0">
        <w:rPr>
          <w:b/>
          <w:bCs/>
        </w:rPr>
        <w:t>el cuadrado multiplicado por 3</w:t>
      </w:r>
      <w:r w:rsidRPr="00307CF0">
        <w:t>.</w:t>
      </w:r>
    </w:p>
    <w:p w14:paraId="1AD07F20" w14:textId="3629C579" w:rsidR="007C6FFE" w:rsidRDefault="00307CF0" w:rsidP="00307CF0">
      <w:pPr>
        <w:pStyle w:val="Prrafodelista"/>
        <w:numPr>
          <w:ilvl w:val="0"/>
          <w:numId w:val="58"/>
        </w:numPr>
      </w:pPr>
      <w:r>
        <w:t>Con 2 modelos: cada ronda reenvía todo el historial, 2 veces por ronda (una por modelo).</w:t>
      </w:r>
    </w:p>
    <w:p w14:paraId="6583EFF2" w14:textId="0A1446D1" w:rsidR="00307CF0" w:rsidRPr="00307CF0" w:rsidRDefault="00307CF0" w:rsidP="00307CF0">
      <w:pPr>
        <w:pStyle w:val="Prrafodelista"/>
        <w:numPr>
          <w:ilvl w:val="0"/>
          <w:numId w:val="58"/>
        </w:numPr>
      </w:pPr>
      <w:r>
        <w:t xml:space="preserve">Con 3 modelos: cada ronda reenvía todo el historial, </w:t>
      </w:r>
      <w:r>
        <w:rPr>
          <w:b/>
          <w:bCs/>
        </w:rPr>
        <w:t>3 veces por ronda.</w:t>
      </w:r>
    </w:p>
    <w:p w14:paraId="0C755869" w14:textId="77777777" w:rsidR="00307CF0" w:rsidRPr="00BE68E5" w:rsidRDefault="00307CF0" w:rsidP="00307CF0">
      <w:pPr>
        <w:pStyle w:val="NormalWeb"/>
        <w:rPr>
          <w:rFonts w:ascii="Arial" w:hAnsi="Arial" w:cs="Arial"/>
          <w:sz w:val="22"/>
          <w:szCs w:val="22"/>
        </w:rPr>
      </w:pPr>
      <w:r w:rsidRPr="00BE68E5">
        <w:rPr>
          <w:rFonts w:ascii="Arial" w:hAnsi="Arial" w:cs="Arial"/>
          <w:sz w:val="22"/>
          <w:szCs w:val="22"/>
        </w:rPr>
        <w:t xml:space="preserve">Y como el historial mismo crece más rápido (3 mensajes nuevos por ronda en vez de 2), la suma total de tokens crece </w:t>
      </w:r>
      <w:r w:rsidRPr="00BE68E5">
        <w:rPr>
          <w:rStyle w:val="Fuerte"/>
          <w:rFonts w:ascii="Arial" w:hAnsi="Arial" w:cs="Arial"/>
          <w:sz w:val="22"/>
          <w:szCs w:val="22"/>
        </w:rPr>
        <w:t>más que 3 veces</w:t>
      </w:r>
      <w:r w:rsidRPr="00BE68E5">
        <w:rPr>
          <w:rFonts w:ascii="Arial" w:hAnsi="Arial" w:cs="Arial"/>
          <w:sz w:val="22"/>
          <w:szCs w:val="22"/>
        </w:rPr>
        <w:t xml:space="preserve"> respecto a la versión de 2 modelos, para el mismo número de rondas.</w:t>
      </w:r>
    </w:p>
    <w:p w14:paraId="1CC4BB5D" w14:textId="1CE7734F" w:rsidR="00307CF0" w:rsidRDefault="00BE68E5" w:rsidP="00307CF0">
      <w:r>
        <w:rPr>
          <w:b/>
          <w:bCs/>
        </w:rPr>
        <w:t xml:space="preserve">En una línea: </w:t>
      </w:r>
      <w:proofErr w:type="spellStart"/>
      <w:r>
        <w:t>mas</w:t>
      </w:r>
      <w:proofErr w:type="spellEnd"/>
      <w:r>
        <w:t xml:space="preserve"> participantes = historial </w:t>
      </w:r>
      <w:proofErr w:type="spellStart"/>
      <w:r>
        <w:t>mas</w:t>
      </w:r>
      <w:proofErr w:type="spellEnd"/>
      <w:r>
        <w:t xml:space="preserve"> grande por ronda x más llamadas por ronda = el costo se dispara </w:t>
      </w:r>
      <w:proofErr w:type="spellStart"/>
      <w:r>
        <w:t>mas</w:t>
      </w:r>
      <w:proofErr w:type="spellEnd"/>
      <w:r>
        <w:t xml:space="preserve"> rápido que lineal.</w:t>
      </w:r>
    </w:p>
    <w:p w14:paraId="09952AD6" w14:textId="74E7C713" w:rsidR="00DE3FB2" w:rsidRDefault="00DE3FB2">
      <w:r>
        <w:br w:type="page"/>
      </w:r>
    </w:p>
    <w:p w14:paraId="4914405C" w14:textId="58DA9BB3" w:rsidR="00DB2D29" w:rsidRPr="009C0A83" w:rsidRDefault="00DE3FB2" w:rsidP="009C0A83">
      <w:pPr>
        <w:pStyle w:val="Ttulo2"/>
        <w:rPr>
          <w:rFonts w:ascii="Arial" w:hAnsi="Arial" w:cs="Arial"/>
          <w:b/>
          <w:bCs/>
          <w:sz w:val="24"/>
          <w:szCs w:val="24"/>
          <w:highlight w:val="yellow"/>
        </w:rPr>
      </w:pPr>
      <w:bookmarkStart w:id="126" w:name="_Toc243791215"/>
      <w:r w:rsidRPr="006A430F">
        <w:rPr>
          <w:rFonts w:ascii="Arial" w:hAnsi="Arial" w:cs="Arial"/>
          <w:b/>
          <w:bCs/>
          <w:sz w:val="24"/>
          <w:szCs w:val="24"/>
          <w:highlight w:val="yellow"/>
        </w:rPr>
        <w:lastRenderedPageBreak/>
        <w:t>2.</w:t>
      </w:r>
      <w:r w:rsidR="00B71AF1">
        <w:rPr>
          <w:rFonts w:ascii="Arial" w:hAnsi="Arial" w:cs="Arial"/>
          <w:b/>
          <w:bCs/>
          <w:sz w:val="24"/>
          <w:szCs w:val="24"/>
          <w:highlight w:val="yellow"/>
        </w:rPr>
        <w:t xml:space="preserve">4: </w:t>
      </w:r>
      <w:r w:rsidR="004A0A70">
        <w:rPr>
          <w:rFonts w:ascii="Arial" w:hAnsi="Arial" w:cs="Arial"/>
          <w:b/>
          <w:bCs/>
          <w:sz w:val="24"/>
          <w:szCs w:val="24"/>
          <w:highlight w:val="yellow"/>
        </w:rPr>
        <w:t xml:space="preserve">Dia 2: </w:t>
      </w:r>
      <w:proofErr w:type="spellStart"/>
      <w:r w:rsidR="004A0A70">
        <w:rPr>
          <w:rFonts w:ascii="Arial" w:hAnsi="Arial" w:cs="Arial"/>
          <w:b/>
          <w:bCs/>
          <w:sz w:val="24"/>
          <w:szCs w:val="24"/>
          <w:highlight w:val="yellow"/>
        </w:rPr>
        <w:t>Gradio</w:t>
      </w:r>
      <w:bookmarkEnd w:id="126"/>
      <w:proofErr w:type="spellEnd"/>
    </w:p>
    <w:p w14:paraId="7BFCB46E" w14:textId="5F941272" w:rsidR="00DB2D29" w:rsidRDefault="00DB2D29" w:rsidP="00DB2D29">
      <w:pPr>
        <w:pStyle w:val="Ttulo3"/>
        <w:rPr>
          <w:b/>
          <w:bCs/>
          <w:sz w:val="24"/>
          <w:szCs w:val="24"/>
        </w:rPr>
      </w:pPr>
      <w:bookmarkStart w:id="127" w:name="_Toc243791216"/>
      <w:r w:rsidRPr="00DD60EA">
        <w:rPr>
          <w:b/>
          <w:bCs/>
          <w:sz w:val="24"/>
          <w:szCs w:val="24"/>
          <w:highlight w:val="yellow"/>
        </w:rPr>
        <w:t>2.4.1 Lo que viene hoy</w:t>
      </w:r>
      <w:r w:rsidR="005B407C" w:rsidRPr="00DD60EA">
        <w:rPr>
          <w:b/>
          <w:bCs/>
          <w:sz w:val="24"/>
          <w:szCs w:val="24"/>
          <w:highlight w:val="yellow"/>
        </w:rPr>
        <w:t xml:space="preserve"> + Que es </w:t>
      </w:r>
      <w:proofErr w:type="spellStart"/>
      <w:r w:rsidR="005B407C" w:rsidRPr="00DD60EA">
        <w:rPr>
          <w:b/>
          <w:bCs/>
          <w:sz w:val="24"/>
          <w:szCs w:val="24"/>
          <w:highlight w:val="yellow"/>
        </w:rPr>
        <w:t>Gradio</w:t>
      </w:r>
      <w:proofErr w:type="spellEnd"/>
      <w:r w:rsidR="00DD60EA" w:rsidRPr="00DD60EA">
        <w:rPr>
          <w:b/>
          <w:bCs/>
          <w:sz w:val="24"/>
          <w:szCs w:val="24"/>
          <w:highlight w:val="yellow"/>
        </w:rPr>
        <w:t xml:space="preserve"> + que hay bajo </w:t>
      </w:r>
      <w:proofErr w:type="spellStart"/>
      <w:r w:rsidR="00DD60EA" w:rsidRPr="00DD60EA">
        <w:rPr>
          <w:b/>
          <w:bCs/>
          <w:sz w:val="24"/>
          <w:szCs w:val="24"/>
          <w:highlight w:val="yellow"/>
        </w:rPr>
        <w:t>gradio</w:t>
      </w:r>
      <w:bookmarkEnd w:id="127"/>
      <w:proofErr w:type="spellEnd"/>
    </w:p>
    <w:p w14:paraId="1408D819" w14:textId="61D165BE" w:rsidR="00255FA3" w:rsidRPr="00255FA3" w:rsidRDefault="00255FA3" w:rsidP="00255FA3"/>
    <w:p w14:paraId="1D7F1A3E" w14:textId="77777777" w:rsidR="00DB2D29" w:rsidRPr="00DB2D29" w:rsidRDefault="00DB2D29" w:rsidP="00DB2D29">
      <w:r w:rsidRPr="00DB2D29">
        <w:rPr>
          <w:b/>
          <w:bCs/>
        </w:rPr>
        <w:t>"</w:t>
      </w:r>
      <w:proofErr w:type="spellStart"/>
      <w:r w:rsidRPr="00DB2D29">
        <w:rPr>
          <w:b/>
          <w:bCs/>
        </w:rPr>
        <w:t>UIs</w:t>
      </w:r>
      <w:proofErr w:type="spellEnd"/>
      <w:r w:rsidRPr="00DB2D29">
        <w:rPr>
          <w:b/>
          <w:bCs/>
        </w:rPr>
        <w:t xml:space="preserve"> </w:t>
      </w:r>
      <w:proofErr w:type="spellStart"/>
      <w:r w:rsidRPr="00DB2D29">
        <w:rPr>
          <w:b/>
          <w:bCs/>
        </w:rPr>
        <w:t>for</w:t>
      </w:r>
      <w:proofErr w:type="spellEnd"/>
      <w:r w:rsidRPr="00DB2D29">
        <w:rPr>
          <w:b/>
          <w:bCs/>
        </w:rPr>
        <w:t xml:space="preserve"> non-</w:t>
      </w:r>
      <w:proofErr w:type="spellStart"/>
      <w:r w:rsidRPr="00DB2D29">
        <w:rPr>
          <w:b/>
          <w:bCs/>
        </w:rPr>
        <w:t>frontend</w:t>
      </w:r>
      <w:proofErr w:type="spellEnd"/>
      <w:r w:rsidRPr="00DB2D29">
        <w:rPr>
          <w:b/>
          <w:bCs/>
        </w:rPr>
        <w:t xml:space="preserve"> </w:t>
      </w:r>
      <w:proofErr w:type="spellStart"/>
      <w:r w:rsidRPr="00DB2D29">
        <w:rPr>
          <w:b/>
          <w:bCs/>
        </w:rPr>
        <w:t>people</w:t>
      </w:r>
      <w:proofErr w:type="spellEnd"/>
      <w:r w:rsidRPr="00DB2D29">
        <w:rPr>
          <w:b/>
          <w:bCs/>
        </w:rPr>
        <w:t>"</w:t>
      </w:r>
      <w:r w:rsidRPr="00DB2D29">
        <w:t xml:space="preserve">: interfaces de usuario para gente que no sabe de </w:t>
      </w:r>
      <w:proofErr w:type="spellStart"/>
      <w:r w:rsidRPr="00DB2D29">
        <w:t>frontend</w:t>
      </w:r>
      <w:proofErr w:type="spellEnd"/>
      <w:r w:rsidRPr="00DB2D29">
        <w:t>.</w:t>
      </w:r>
    </w:p>
    <w:p w14:paraId="5ADECEFB" w14:textId="77777777" w:rsidR="005B407C" w:rsidRPr="005B407C" w:rsidRDefault="005B407C" w:rsidP="005B407C">
      <w:r w:rsidRPr="005B407C">
        <w:rPr>
          <w:b/>
          <w:bCs/>
        </w:rPr>
        <w:t>Lo que ya puedes hacer</w:t>
      </w:r>
      <w:r w:rsidRPr="005B407C">
        <w:t xml:space="preserve"> (según la diapositiva):</w:t>
      </w:r>
    </w:p>
    <w:p w14:paraId="7258F38C" w14:textId="42C39291" w:rsidR="005B407C" w:rsidRPr="005B407C" w:rsidRDefault="005B407C" w:rsidP="005B407C">
      <w:pPr>
        <w:pStyle w:val="Prrafodelista"/>
        <w:numPr>
          <w:ilvl w:val="0"/>
          <w:numId w:val="58"/>
        </w:numPr>
      </w:pPr>
      <w:r w:rsidRPr="005B407C">
        <w:t xml:space="preserve">Visión general de </w:t>
      </w:r>
      <w:proofErr w:type="spellStart"/>
      <w:r w:rsidRPr="005B407C">
        <w:t>transformers</w:t>
      </w:r>
      <w:proofErr w:type="spellEnd"/>
      <w:r w:rsidRPr="005B407C">
        <w:t xml:space="preserve"> y los </w:t>
      </w:r>
      <w:proofErr w:type="spellStart"/>
      <w:r w:rsidRPr="005B407C">
        <w:t>LLMs</w:t>
      </w:r>
      <w:proofErr w:type="spellEnd"/>
      <w:r w:rsidRPr="005B407C">
        <w:t xml:space="preserve"> de frontera.</w:t>
      </w:r>
    </w:p>
    <w:p w14:paraId="59842C8E" w14:textId="4766ECB5" w:rsidR="005B407C" w:rsidRPr="005B407C" w:rsidRDefault="005B407C" w:rsidP="005B407C">
      <w:pPr>
        <w:pStyle w:val="Prrafodelista"/>
        <w:numPr>
          <w:ilvl w:val="0"/>
          <w:numId w:val="58"/>
        </w:numPr>
      </w:pPr>
      <w:r w:rsidRPr="005B407C">
        <w:t xml:space="preserve">Usar la API de </w:t>
      </w:r>
      <w:proofErr w:type="spellStart"/>
      <w:r w:rsidRPr="005B407C">
        <w:t>OpenAI</w:t>
      </w:r>
      <w:proofErr w:type="spellEnd"/>
      <w:r w:rsidRPr="005B407C">
        <w:t xml:space="preserve"> con confianza, incluyendo streaming, </w:t>
      </w:r>
      <w:proofErr w:type="spellStart"/>
      <w:r w:rsidRPr="005B407C">
        <w:t>Markdown</w:t>
      </w:r>
      <w:proofErr w:type="spellEnd"/>
      <w:r w:rsidRPr="005B407C">
        <w:t xml:space="preserve"> y generación JSON.</w:t>
      </w:r>
    </w:p>
    <w:p w14:paraId="6435B28C" w14:textId="45878583" w:rsidR="005B407C" w:rsidRDefault="005B407C" w:rsidP="005B407C">
      <w:pPr>
        <w:pStyle w:val="Prrafodelista"/>
        <w:numPr>
          <w:ilvl w:val="0"/>
          <w:numId w:val="58"/>
        </w:numPr>
      </w:pPr>
      <w:r w:rsidRPr="005B407C">
        <w:t xml:space="preserve">Usar </w:t>
      </w:r>
      <w:proofErr w:type="spellStart"/>
      <w:r w:rsidRPr="005B407C">
        <w:t>APIs</w:t>
      </w:r>
      <w:proofErr w:type="spellEnd"/>
      <w:r w:rsidRPr="005B407C">
        <w:t xml:space="preserve"> de frontera.</w:t>
      </w:r>
    </w:p>
    <w:p w14:paraId="34117B12" w14:textId="77777777" w:rsidR="005B407C" w:rsidRPr="005B407C" w:rsidRDefault="005B407C" w:rsidP="005B407C">
      <w:r w:rsidRPr="005B407C">
        <w:rPr>
          <w:b/>
          <w:bCs/>
        </w:rPr>
        <w:t>Lo que podrás hacer hoy:</w:t>
      </w:r>
    </w:p>
    <w:p w14:paraId="4987A546" w14:textId="304E0199" w:rsidR="007E65AC" w:rsidRPr="007E65AC" w:rsidRDefault="007E65AC" w:rsidP="007E65AC">
      <w:pPr>
        <w:pStyle w:val="Prrafodelista"/>
        <w:numPr>
          <w:ilvl w:val="0"/>
          <w:numId w:val="58"/>
        </w:numPr>
      </w:pPr>
      <w:r w:rsidRPr="007E65AC">
        <w:t xml:space="preserve">Describir </w:t>
      </w:r>
      <w:proofErr w:type="spellStart"/>
      <w:r w:rsidRPr="007E65AC">
        <w:t>Gradio</w:t>
      </w:r>
      <w:proofErr w:type="spellEnd"/>
      <w:r w:rsidRPr="007E65AC">
        <w:t>, la plataforma para interfaces de ciencia de datos.</w:t>
      </w:r>
    </w:p>
    <w:p w14:paraId="73DC4CB0" w14:textId="00DA902A" w:rsidR="007E65AC" w:rsidRPr="007E65AC" w:rsidRDefault="007E65AC" w:rsidP="007E65AC">
      <w:pPr>
        <w:pStyle w:val="Prrafodelista"/>
        <w:numPr>
          <w:ilvl w:val="0"/>
          <w:numId w:val="58"/>
        </w:numPr>
      </w:pPr>
      <w:r w:rsidRPr="007E65AC">
        <w:t xml:space="preserve">Crear una interfaz simple con </w:t>
      </w:r>
      <w:proofErr w:type="spellStart"/>
      <w:r w:rsidRPr="007E65AC">
        <w:t>Gradio</w:t>
      </w:r>
      <w:proofErr w:type="spellEnd"/>
      <w:r w:rsidRPr="007E65AC">
        <w:t>.</w:t>
      </w:r>
    </w:p>
    <w:p w14:paraId="6576E91B" w14:textId="3220BB03" w:rsidR="007E65AC" w:rsidRPr="007E65AC" w:rsidRDefault="007E65AC" w:rsidP="007E65AC">
      <w:pPr>
        <w:pStyle w:val="Prrafodelista"/>
        <w:numPr>
          <w:ilvl w:val="0"/>
          <w:numId w:val="58"/>
        </w:numPr>
      </w:pPr>
      <w:r w:rsidRPr="007E65AC">
        <w:t xml:space="preserve">Conectar </w:t>
      </w:r>
      <w:proofErr w:type="spellStart"/>
      <w:r w:rsidRPr="007E65AC">
        <w:t>Gradio</w:t>
      </w:r>
      <w:proofErr w:type="spellEnd"/>
      <w:r w:rsidRPr="007E65AC">
        <w:t xml:space="preserve"> a modelos de frontera.</w:t>
      </w:r>
    </w:p>
    <w:p w14:paraId="1DAB2C78" w14:textId="77777777" w:rsidR="005B407C" w:rsidRDefault="005B407C" w:rsidP="007E65AC">
      <w:pPr>
        <w:pBdr>
          <w:bottom w:val="single" w:sz="6" w:space="1" w:color="auto"/>
        </w:pBdr>
      </w:pPr>
    </w:p>
    <w:p w14:paraId="769DAEBC" w14:textId="77777777" w:rsidR="007E65AC" w:rsidRPr="007E65AC" w:rsidRDefault="007E65AC" w:rsidP="007E65AC">
      <w:pPr>
        <w:rPr>
          <w:b/>
          <w:bCs/>
          <w:sz w:val="24"/>
          <w:szCs w:val="28"/>
        </w:rPr>
      </w:pPr>
      <w:r w:rsidRPr="007E65AC">
        <w:rPr>
          <w:b/>
          <w:bCs/>
          <w:sz w:val="24"/>
          <w:szCs w:val="28"/>
          <w:highlight w:val="yellow"/>
        </w:rPr>
        <w:t xml:space="preserve">2. Qué es </w:t>
      </w:r>
      <w:proofErr w:type="spellStart"/>
      <w:r w:rsidRPr="007E65AC">
        <w:rPr>
          <w:b/>
          <w:bCs/>
          <w:sz w:val="24"/>
          <w:szCs w:val="28"/>
          <w:highlight w:val="yellow"/>
        </w:rPr>
        <w:t>Gradio</w:t>
      </w:r>
      <w:proofErr w:type="spellEnd"/>
    </w:p>
    <w:p w14:paraId="3E337F92" w14:textId="77777777" w:rsidR="00420FAA" w:rsidRPr="00420FAA" w:rsidRDefault="00420FAA" w:rsidP="00420FAA">
      <w:r w:rsidRPr="00420FAA">
        <w:t xml:space="preserve">Una librería de Python de código abierto, ahora propiedad de </w:t>
      </w:r>
      <w:proofErr w:type="spellStart"/>
      <w:r w:rsidRPr="00420FAA">
        <w:rPr>
          <w:b/>
          <w:bCs/>
        </w:rPr>
        <w:t>Hugging</w:t>
      </w:r>
      <w:proofErr w:type="spellEnd"/>
      <w:r w:rsidRPr="00420FAA">
        <w:rPr>
          <w:b/>
          <w:bCs/>
        </w:rPr>
        <w:t xml:space="preserve"> </w:t>
      </w:r>
      <w:proofErr w:type="spellStart"/>
      <w:r w:rsidRPr="00420FAA">
        <w:rPr>
          <w:b/>
          <w:bCs/>
        </w:rPr>
        <w:t>Face</w:t>
      </w:r>
      <w:proofErr w:type="spellEnd"/>
      <w:r w:rsidRPr="00420FAA">
        <w:t xml:space="preserve">. Permite generar una interfaz de usuario con poco código Python, sin saber de </w:t>
      </w:r>
      <w:proofErr w:type="spellStart"/>
      <w:r w:rsidRPr="00420FAA">
        <w:t>frontend</w:t>
      </w:r>
      <w:proofErr w:type="spellEnd"/>
      <w:r w:rsidRPr="00420FAA">
        <w:t>.</w:t>
      </w:r>
    </w:p>
    <w:tbl>
      <w:tblPr>
        <w:tblStyle w:val="Tablaconcuadrcula"/>
        <w:tblW w:w="0" w:type="auto"/>
        <w:tblLook w:val="04A0" w:firstRow="1" w:lastRow="0" w:firstColumn="1" w:lastColumn="0" w:noHBand="0" w:noVBand="1"/>
      </w:tblPr>
      <w:tblGrid>
        <w:gridCol w:w="10790"/>
      </w:tblGrid>
      <w:tr w:rsidR="00420FAA" w14:paraId="72FA5F62" w14:textId="77777777" w:rsidTr="00420FAA">
        <w:tc>
          <w:tcPr>
            <w:tcW w:w="10790" w:type="dxa"/>
          </w:tcPr>
          <w:p w14:paraId="67A386D2" w14:textId="77777777" w:rsidR="00420FAA" w:rsidRDefault="00C31EEC" w:rsidP="007E65AC">
            <w:r w:rsidRPr="00C31EEC">
              <w:rPr>
                <w:noProof/>
              </w:rPr>
              <w:drawing>
                <wp:inline distT="0" distB="0" distL="0" distR="0" wp14:anchorId="2DCC4E90" wp14:editId="6B0482B7">
                  <wp:extent cx="2552921" cy="426757"/>
                  <wp:effectExtent l="19050" t="19050" r="19050" b="11430"/>
                  <wp:docPr id="2005996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96055" name=""/>
                          <pic:cNvPicPr/>
                        </pic:nvPicPr>
                        <pic:blipFill>
                          <a:blip r:embed="rId694"/>
                          <a:stretch>
                            <a:fillRect/>
                          </a:stretch>
                        </pic:blipFill>
                        <pic:spPr>
                          <a:xfrm>
                            <a:off x="0" y="0"/>
                            <a:ext cx="2552921" cy="426757"/>
                          </a:xfrm>
                          <a:prstGeom prst="rect">
                            <a:avLst/>
                          </a:prstGeom>
                          <a:ln w="19050">
                            <a:solidFill>
                              <a:schemeClr val="tx1"/>
                            </a:solidFill>
                          </a:ln>
                        </pic:spPr>
                      </pic:pic>
                    </a:graphicData>
                  </a:graphic>
                </wp:inline>
              </w:drawing>
            </w:r>
          </w:p>
          <w:p w14:paraId="6702D6E1" w14:textId="21EAD3AA" w:rsidR="00C31EEC" w:rsidRDefault="00C31EEC" w:rsidP="007E65AC">
            <w:r w:rsidRPr="00C31EEC">
              <w:rPr>
                <w:b/>
                <w:bCs/>
              </w:rPr>
              <w:t xml:space="preserve">Sí, sigue siendo de </w:t>
            </w:r>
            <w:proofErr w:type="spellStart"/>
            <w:r w:rsidRPr="00C31EEC">
              <w:rPr>
                <w:b/>
                <w:bCs/>
              </w:rPr>
              <w:t>Hugging</w:t>
            </w:r>
            <w:proofErr w:type="spellEnd"/>
            <w:r w:rsidRPr="00C31EEC">
              <w:rPr>
                <w:b/>
                <w:bCs/>
              </w:rPr>
              <w:t xml:space="preserve"> </w:t>
            </w:r>
            <w:proofErr w:type="spellStart"/>
            <w:r w:rsidRPr="00C31EEC">
              <w:rPr>
                <w:b/>
                <w:bCs/>
              </w:rPr>
              <w:t>Face</w:t>
            </w:r>
            <w:proofErr w:type="spellEnd"/>
            <w:r w:rsidRPr="00C31EEC">
              <w:rPr>
                <w:b/>
                <w:bCs/>
              </w:rPr>
              <w:t>.</w:t>
            </w:r>
            <w:r w:rsidRPr="00C31EEC">
              <w:t xml:space="preserve"> La adquisición fue en diciembre de 2021 y se mantiene así a 2026, con actividad reciente: </w:t>
            </w:r>
            <w:proofErr w:type="spellStart"/>
            <w:r w:rsidRPr="00C31EEC">
              <w:t>Gradio</w:t>
            </w:r>
            <w:proofErr w:type="spellEnd"/>
            <w:r w:rsidRPr="00C31EEC">
              <w:t xml:space="preserve"> 6 se lanzó en enero de 2026, y en septiembre de 2026 iba por la versión 6.28.0.</w:t>
            </w:r>
          </w:p>
        </w:tc>
      </w:tr>
    </w:tbl>
    <w:p w14:paraId="165BCC67" w14:textId="77777777" w:rsidR="00C31EEC" w:rsidRDefault="00C31EEC" w:rsidP="00C31EEC">
      <w:pPr>
        <w:rPr>
          <w:b/>
          <w:bCs/>
        </w:rPr>
      </w:pPr>
    </w:p>
    <w:p w14:paraId="255A3A9A" w14:textId="6B9A37CE" w:rsidR="00C31EEC" w:rsidRPr="00C31EEC" w:rsidRDefault="00C31EEC" w:rsidP="00C31EEC">
      <w:r w:rsidRPr="00C31EEC">
        <w:rPr>
          <w:b/>
          <w:bCs/>
        </w:rPr>
        <w:t>Comparación que hace el profesor:</w:t>
      </w:r>
    </w:p>
    <w:p w14:paraId="5AFFF8EF" w14:textId="37366834" w:rsidR="005B407C" w:rsidRDefault="00DD60EA" w:rsidP="005B407C">
      <w:pPr>
        <w:pBdr>
          <w:bottom w:val="single" w:sz="6" w:space="1" w:color="auto"/>
        </w:pBdr>
      </w:pPr>
      <w:r w:rsidRPr="00DD60EA">
        <w:rPr>
          <w:noProof/>
        </w:rPr>
        <w:drawing>
          <wp:inline distT="0" distB="0" distL="0" distR="0" wp14:anchorId="3D485713" wp14:editId="1F488BF8">
            <wp:extent cx="4638675" cy="1051432"/>
            <wp:effectExtent l="19050" t="19050" r="9525" b="15875"/>
            <wp:docPr id="925709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09728" name=""/>
                    <pic:cNvPicPr/>
                  </pic:nvPicPr>
                  <pic:blipFill>
                    <a:blip r:embed="rId695"/>
                    <a:stretch>
                      <a:fillRect/>
                    </a:stretch>
                  </pic:blipFill>
                  <pic:spPr>
                    <a:xfrm>
                      <a:off x="0" y="0"/>
                      <a:ext cx="4650910" cy="1054205"/>
                    </a:xfrm>
                    <a:prstGeom prst="rect">
                      <a:avLst/>
                    </a:prstGeom>
                    <a:ln w="19050">
                      <a:solidFill>
                        <a:schemeClr val="tx1"/>
                      </a:solidFill>
                    </a:ln>
                  </pic:spPr>
                </pic:pic>
              </a:graphicData>
            </a:graphic>
          </wp:inline>
        </w:drawing>
      </w:r>
    </w:p>
    <w:p w14:paraId="480F2DED" w14:textId="77777777" w:rsidR="00DD60EA" w:rsidRPr="00DD60EA" w:rsidRDefault="00DD60EA" w:rsidP="00DD60EA">
      <w:pPr>
        <w:rPr>
          <w:b/>
          <w:bCs/>
          <w:sz w:val="24"/>
          <w:szCs w:val="28"/>
        </w:rPr>
      </w:pPr>
      <w:r w:rsidRPr="00DD60EA">
        <w:rPr>
          <w:b/>
          <w:bCs/>
          <w:sz w:val="24"/>
          <w:szCs w:val="28"/>
          <w:highlight w:val="yellow"/>
        </w:rPr>
        <w:t>3. Qué hay "bajo el capó" (lo menciona, sin explicarlo aún)</w:t>
      </w:r>
    </w:p>
    <w:p w14:paraId="4AC616B5" w14:textId="77777777" w:rsidR="00255FA3" w:rsidRPr="00255FA3" w:rsidRDefault="00255FA3" w:rsidP="00255FA3">
      <w:r w:rsidRPr="00255FA3">
        <w:t xml:space="preserve">Dice que la interfaz generada es en realidad </w:t>
      </w:r>
      <w:r w:rsidRPr="00255FA3">
        <w:rPr>
          <w:b/>
          <w:bCs/>
        </w:rPr>
        <w:t xml:space="preserve">una aplicación </w:t>
      </w:r>
      <w:proofErr w:type="spellStart"/>
      <w:r w:rsidRPr="00255FA3">
        <w:rPr>
          <w:b/>
          <w:bCs/>
        </w:rPr>
        <w:t>React</w:t>
      </w:r>
      <w:proofErr w:type="spellEnd"/>
      <w:r w:rsidRPr="00255FA3">
        <w:t xml:space="preserve"> (JavaScript/</w:t>
      </w:r>
      <w:proofErr w:type="spellStart"/>
      <w:r w:rsidRPr="00255FA3">
        <w:t>TypeScript</w:t>
      </w:r>
      <w:proofErr w:type="spellEnd"/>
      <w:r w:rsidRPr="00255FA3">
        <w:t>), y promete explicar cómo funciona eso más adelante. Por ahora pide "suspender la incredulidad" y solo probarlo.</w:t>
      </w:r>
    </w:p>
    <w:p w14:paraId="4356D7E8" w14:textId="00915C59" w:rsidR="00DD60EA" w:rsidRPr="005B407C" w:rsidRDefault="00DD60EA" w:rsidP="005B407C"/>
    <w:p w14:paraId="30B759E9" w14:textId="77777777" w:rsidR="005B407C" w:rsidRPr="005B407C" w:rsidRDefault="005B407C" w:rsidP="005B407C"/>
    <w:p w14:paraId="7ACD2C32" w14:textId="77777777" w:rsidR="00BE68E5" w:rsidRPr="00BE68E5" w:rsidRDefault="00BE68E5" w:rsidP="00307CF0"/>
    <w:p w14:paraId="41962A54" w14:textId="77777777" w:rsidR="006A759E" w:rsidRDefault="006A759E" w:rsidP="006A759E">
      <w:pPr>
        <w:rPr>
          <w:highlight w:val="yellow"/>
        </w:rPr>
      </w:pPr>
    </w:p>
    <w:p w14:paraId="442BA474" w14:textId="5950CBB5" w:rsidR="00255FA3" w:rsidRDefault="00255FA3">
      <w:pPr>
        <w:rPr>
          <w:highlight w:val="yellow"/>
        </w:rPr>
      </w:pPr>
      <w:r>
        <w:rPr>
          <w:highlight w:val="yellow"/>
        </w:rPr>
        <w:br w:type="page"/>
      </w:r>
    </w:p>
    <w:p w14:paraId="48C2ECCB" w14:textId="52049DC1" w:rsidR="00B56D6B" w:rsidRPr="00255FA3" w:rsidRDefault="00255FA3" w:rsidP="00255FA3">
      <w:pPr>
        <w:pStyle w:val="Ttulo3"/>
        <w:rPr>
          <w:b/>
          <w:bCs/>
          <w:sz w:val="24"/>
          <w:szCs w:val="24"/>
        </w:rPr>
      </w:pPr>
      <w:bookmarkStart w:id="128" w:name="_Toc243791217"/>
      <w:r w:rsidRPr="00632D2D">
        <w:rPr>
          <w:b/>
          <w:bCs/>
          <w:sz w:val="24"/>
          <w:szCs w:val="24"/>
          <w:highlight w:val="yellow"/>
        </w:rPr>
        <w:lastRenderedPageBreak/>
        <w:t>2.4.</w:t>
      </w:r>
      <w:r w:rsidR="00632D2D" w:rsidRPr="00632D2D">
        <w:rPr>
          <w:b/>
          <w:bCs/>
          <w:sz w:val="24"/>
          <w:szCs w:val="24"/>
          <w:highlight w:val="yellow"/>
        </w:rPr>
        <w:t>2 El primer ejemplo (diapositiva 2)</w:t>
      </w:r>
      <w:bookmarkEnd w:id="128"/>
    </w:p>
    <w:p w14:paraId="34EFFFE3" w14:textId="1D1A1A7D" w:rsidR="00124B79" w:rsidRDefault="00255FA3" w:rsidP="00B041D0">
      <w:r w:rsidRPr="00DB2D29">
        <w:rPr>
          <w:noProof/>
        </w:rPr>
        <w:drawing>
          <wp:inline distT="0" distB="0" distL="0" distR="0" wp14:anchorId="5F921315" wp14:editId="46D13614">
            <wp:extent cx="4746914" cy="2296354"/>
            <wp:effectExtent l="19050" t="19050" r="15875" b="27940"/>
            <wp:docPr id="5634009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6" cstate="print">
                      <a:extLst>
                        <a:ext uri="{28A0092B-C50C-407E-A947-70E740481C1C}">
                          <a14:useLocalDpi xmlns:a14="http://schemas.microsoft.com/office/drawing/2010/main" val="0"/>
                        </a:ext>
                      </a:extLst>
                    </a:blip>
                    <a:srcRect/>
                    <a:stretch>
                      <a:fillRect/>
                    </a:stretch>
                  </pic:blipFill>
                  <pic:spPr bwMode="auto">
                    <a:xfrm>
                      <a:off x="0" y="0"/>
                      <a:ext cx="4777132" cy="2310972"/>
                    </a:xfrm>
                    <a:prstGeom prst="rect">
                      <a:avLst/>
                    </a:prstGeom>
                    <a:noFill/>
                    <a:ln w="19050">
                      <a:solidFill>
                        <a:schemeClr val="tx1"/>
                      </a:solidFill>
                    </a:ln>
                  </pic:spPr>
                </pic:pic>
              </a:graphicData>
            </a:graphic>
          </wp:inline>
        </w:drawing>
      </w:r>
      <w:r w:rsidR="00376C45" w:rsidRPr="00376C45">
        <w:rPr>
          <w:noProof/>
        </w:rPr>
        <w:drawing>
          <wp:inline distT="0" distB="0" distL="0" distR="0" wp14:anchorId="57B733C6" wp14:editId="0CE7CA86">
            <wp:extent cx="4752109" cy="1742059"/>
            <wp:effectExtent l="19050" t="19050" r="10795" b="10795"/>
            <wp:docPr id="618136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36264" name=""/>
                    <pic:cNvPicPr/>
                  </pic:nvPicPr>
                  <pic:blipFill>
                    <a:blip r:embed="rId697"/>
                    <a:stretch>
                      <a:fillRect/>
                    </a:stretch>
                  </pic:blipFill>
                  <pic:spPr>
                    <a:xfrm>
                      <a:off x="0" y="0"/>
                      <a:ext cx="4757776" cy="1744136"/>
                    </a:xfrm>
                    <a:prstGeom prst="rect">
                      <a:avLst/>
                    </a:prstGeom>
                    <a:ln w="12700">
                      <a:solidFill>
                        <a:schemeClr val="tx1"/>
                      </a:solidFill>
                    </a:ln>
                  </pic:spPr>
                </pic:pic>
              </a:graphicData>
            </a:graphic>
          </wp:inline>
        </w:drawing>
      </w:r>
    </w:p>
    <w:p w14:paraId="1EF69820" w14:textId="77777777" w:rsidR="00923777" w:rsidRPr="00923777" w:rsidRDefault="00923777" w:rsidP="00923777">
      <w:r w:rsidRPr="00923777">
        <w:rPr>
          <w:b/>
          <w:bCs/>
        </w:rPr>
        <w:t>Cómo funciona para el usuario:</w:t>
      </w:r>
      <w:r w:rsidRPr="00923777">
        <w:t xml:space="preserve"> escribe texto en "</w:t>
      </w:r>
      <w:proofErr w:type="spellStart"/>
      <w:r w:rsidRPr="00923777">
        <w:t>name</w:t>
      </w:r>
      <w:proofErr w:type="spellEnd"/>
      <w:r w:rsidRPr="00923777">
        <w:t>", presiona "</w:t>
      </w:r>
      <w:proofErr w:type="spellStart"/>
      <w:r w:rsidRPr="00923777">
        <w:t>Submit</w:t>
      </w:r>
      <w:proofErr w:type="spellEnd"/>
      <w:r w:rsidRPr="00923777">
        <w:t xml:space="preserve">", y </w:t>
      </w:r>
      <w:proofErr w:type="spellStart"/>
      <w:r w:rsidRPr="00923777">
        <w:t>Gradio</w:t>
      </w:r>
      <w:proofErr w:type="spellEnd"/>
      <w:r w:rsidRPr="00923777">
        <w:t xml:space="preserve"> llama a </w:t>
      </w:r>
      <w:proofErr w:type="spellStart"/>
      <w:r w:rsidRPr="00923777">
        <w:t>greet</w:t>
      </w:r>
      <w:proofErr w:type="spellEnd"/>
      <w:r w:rsidRPr="00923777">
        <w:t>(</w:t>
      </w:r>
      <w:proofErr w:type="spellStart"/>
      <w:r w:rsidRPr="00923777">
        <w:t>name</w:t>
      </w:r>
      <w:proofErr w:type="spellEnd"/>
      <w:r w:rsidRPr="00923777">
        <w:t xml:space="preserve">) por detrás y muestra el resultado en "output". En la diapositiva: </w:t>
      </w:r>
      <w:proofErr w:type="gramStart"/>
      <w:r w:rsidRPr="00923777">
        <w:t>escribe "</w:t>
      </w:r>
      <w:proofErr w:type="spellStart"/>
      <w:r w:rsidRPr="00923777">
        <w:t>soon</w:t>
      </w:r>
      <w:proofErr w:type="spellEnd"/>
      <w:r w:rsidRPr="00923777">
        <w:t>-</w:t>
      </w:r>
      <w:proofErr w:type="spellStart"/>
      <w:r w:rsidRPr="00923777">
        <w:t>to</w:t>
      </w:r>
      <w:proofErr w:type="spellEnd"/>
      <w:r w:rsidRPr="00923777">
        <w:t xml:space="preserve">-be LLM </w:t>
      </w:r>
      <w:proofErr w:type="spellStart"/>
      <w:r w:rsidRPr="00923777">
        <w:t>engineering</w:t>
      </w:r>
      <w:proofErr w:type="spellEnd"/>
      <w:r w:rsidRPr="00923777">
        <w:t xml:space="preserve"> masters" y sale "</w:t>
      </w:r>
      <w:proofErr w:type="spellStart"/>
      <w:r w:rsidRPr="00923777">
        <w:t>Hello</w:t>
      </w:r>
      <w:proofErr w:type="spellEnd"/>
      <w:r w:rsidRPr="00923777">
        <w:t xml:space="preserve"> </w:t>
      </w:r>
      <w:proofErr w:type="spellStart"/>
      <w:r w:rsidRPr="00923777">
        <w:t>soon</w:t>
      </w:r>
      <w:proofErr w:type="spellEnd"/>
      <w:r w:rsidRPr="00923777">
        <w:t>-</w:t>
      </w:r>
      <w:proofErr w:type="spellStart"/>
      <w:r w:rsidRPr="00923777">
        <w:t>to</w:t>
      </w:r>
      <w:proofErr w:type="spellEnd"/>
      <w:r w:rsidRPr="00923777">
        <w:t xml:space="preserve">-be LLM </w:t>
      </w:r>
      <w:proofErr w:type="spellStart"/>
      <w:r w:rsidRPr="00923777">
        <w:t>engineering</w:t>
      </w:r>
      <w:proofErr w:type="spellEnd"/>
      <w:r w:rsidRPr="00923777">
        <w:t xml:space="preserve"> masters!</w:t>
      </w:r>
      <w:proofErr w:type="gramEnd"/>
      <w:r w:rsidRPr="00923777">
        <w:t>".</w:t>
      </w:r>
    </w:p>
    <w:p w14:paraId="7A7D3D41" w14:textId="77777777" w:rsidR="009C0A83" w:rsidRDefault="009C0A83" w:rsidP="009C0A83">
      <w:r w:rsidRPr="009C0A83">
        <w:rPr>
          <w:b/>
          <w:bCs/>
        </w:rPr>
        <w:t>La idea central:</w:t>
      </w:r>
      <w:r w:rsidRPr="009C0A83">
        <w:t xml:space="preserve"> tú describes la interfaz con entradas, salidas y botones, y pones funciones de Python; </w:t>
      </w:r>
      <w:proofErr w:type="spellStart"/>
      <w:r w:rsidRPr="009C0A83">
        <w:t>Gradio</w:t>
      </w:r>
      <w:proofErr w:type="spellEnd"/>
      <w:r w:rsidRPr="009C0A83">
        <w:t xml:space="preserve"> conecta todo automáticamente.</w:t>
      </w:r>
    </w:p>
    <w:p w14:paraId="2915869E" w14:textId="77777777" w:rsidR="009C0A83" w:rsidRDefault="009C0A83" w:rsidP="009C0A83"/>
    <w:p w14:paraId="56D4DB41" w14:textId="77777777" w:rsidR="00D71215" w:rsidRDefault="00D71215" w:rsidP="009C0A83"/>
    <w:p w14:paraId="04BCDF9E" w14:textId="77777777" w:rsidR="00D71215" w:rsidRDefault="00D71215" w:rsidP="009C0A83"/>
    <w:p w14:paraId="6881EF50" w14:textId="77777777" w:rsidR="00D71215" w:rsidRDefault="00D71215" w:rsidP="009C0A83"/>
    <w:p w14:paraId="6FDB2FCD" w14:textId="77777777" w:rsidR="00D71215" w:rsidRDefault="00D71215" w:rsidP="009C0A83"/>
    <w:p w14:paraId="2D379CC4" w14:textId="77777777" w:rsidR="00D71215" w:rsidRDefault="00D71215" w:rsidP="009C0A83"/>
    <w:p w14:paraId="2E63632E" w14:textId="77777777" w:rsidR="00D71215" w:rsidRDefault="00D71215" w:rsidP="009C0A83"/>
    <w:p w14:paraId="08B01340" w14:textId="77777777" w:rsidR="00D71215" w:rsidRDefault="00D71215" w:rsidP="009C0A83"/>
    <w:p w14:paraId="411B805E" w14:textId="77777777" w:rsidR="00D71215" w:rsidRDefault="00D71215" w:rsidP="009C0A83"/>
    <w:p w14:paraId="7DD574E8" w14:textId="77777777" w:rsidR="009C0A83" w:rsidRDefault="009C0A83" w:rsidP="009C0A83"/>
    <w:p w14:paraId="7F388C89" w14:textId="77777777" w:rsidR="009C0A83" w:rsidRDefault="009C0A83" w:rsidP="009C0A83"/>
    <w:p w14:paraId="06770CD2" w14:textId="77777777" w:rsidR="009C0A83" w:rsidRPr="009C0A83" w:rsidRDefault="009C0A83" w:rsidP="009C0A83"/>
    <w:p w14:paraId="3F8B177D" w14:textId="61047294" w:rsidR="009C0A83" w:rsidRDefault="009C0A83" w:rsidP="009C0A83">
      <w:pPr>
        <w:pStyle w:val="Ttulo3"/>
        <w:rPr>
          <w:b/>
          <w:bCs/>
          <w:sz w:val="24"/>
          <w:szCs w:val="24"/>
        </w:rPr>
      </w:pPr>
      <w:bookmarkStart w:id="129" w:name="_Toc243791218"/>
      <w:r w:rsidRPr="003B016F">
        <w:rPr>
          <w:b/>
          <w:bCs/>
          <w:sz w:val="24"/>
          <w:szCs w:val="24"/>
          <w:highlight w:val="yellow"/>
        </w:rPr>
        <w:lastRenderedPageBreak/>
        <w:t>2.4.3 Lo que se va a construir hoy (diapositiva 3)</w:t>
      </w:r>
      <w:r w:rsidR="00D71215" w:rsidRPr="003B016F">
        <w:rPr>
          <w:b/>
          <w:bCs/>
          <w:sz w:val="24"/>
          <w:szCs w:val="24"/>
          <w:highlight w:val="yellow"/>
        </w:rPr>
        <w:t xml:space="preserve"> + </w:t>
      </w:r>
      <w:r w:rsidR="003B016F" w:rsidRPr="003B016F">
        <w:rPr>
          <w:b/>
          <w:bCs/>
          <w:sz w:val="24"/>
          <w:szCs w:val="24"/>
          <w:highlight w:val="yellow"/>
        </w:rPr>
        <w:t xml:space="preserve">El código: función </w:t>
      </w:r>
      <w:proofErr w:type="spellStart"/>
      <w:r w:rsidR="003B016F" w:rsidRPr="003B016F">
        <w:rPr>
          <w:b/>
          <w:bCs/>
          <w:sz w:val="24"/>
          <w:szCs w:val="24"/>
          <w:highlight w:val="yellow"/>
        </w:rPr>
        <w:t>message_gpt</w:t>
      </w:r>
      <w:bookmarkEnd w:id="129"/>
      <w:proofErr w:type="spellEnd"/>
    </w:p>
    <w:p w14:paraId="4113ACA1" w14:textId="77777777" w:rsidR="00D71215" w:rsidRPr="00D71215" w:rsidRDefault="00D71215">
      <w:pPr>
        <w:numPr>
          <w:ilvl w:val="0"/>
          <w:numId w:val="61"/>
        </w:numPr>
      </w:pPr>
      <w:r w:rsidRPr="00D71215">
        <w:t>Una interfaz para hacer llamadas a la API de modelos de frontera.</w:t>
      </w:r>
    </w:p>
    <w:p w14:paraId="2AD262D9" w14:textId="77777777" w:rsidR="00D71215" w:rsidRPr="00D71215" w:rsidRDefault="00D71215">
      <w:pPr>
        <w:numPr>
          <w:ilvl w:val="0"/>
          <w:numId w:val="61"/>
        </w:numPr>
      </w:pPr>
      <w:r w:rsidRPr="00D71215">
        <w:t>Una interfaz para el generador de folletos de la semana 1.</w:t>
      </w:r>
    </w:p>
    <w:p w14:paraId="5047B315" w14:textId="35A8D995" w:rsidR="00D71215" w:rsidRPr="00D71215" w:rsidRDefault="00D71215">
      <w:pPr>
        <w:numPr>
          <w:ilvl w:val="0"/>
          <w:numId w:val="61"/>
        </w:numPr>
      </w:pPr>
      <w:r w:rsidRPr="00D71215">
        <w:t xml:space="preserve">Con streaming y </w:t>
      </w:r>
      <w:proofErr w:type="spellStart"/>
      <w:r w:rsidRPr="00D71215">
        <w:t>Markdown</w:t>
      </w:r>
      <w:proofErr w:type="spellEnd"/>
      <w:r w:rsidRPr="00D71215">
        <w:t xml:space="preserve"> incluidos.</w:t>
      </w:r>
    </w:p>
    <w:p w14:paraId="25DA67EA" w14:textId="7D4AF2DD" w:rsidR="00376C45" w:rsidRDefault="009C0A83" w:rsidP="00B041D0">
      <w:pPr>
        <w:pBdr>
          <w:bottom w:val="single" w:sz="6" w:space="1" w:color="auto"/>
        </w:pBdr>
      </w:pPr>
      <w:r w:rsidRPr="00DB2D29">
        <w:rPr>
          <w:noProof/>
        </w:rPr>
        <w:drawing>
          <wp:inline distT="0" distB="0" distL="0" distR="0" wp14:anchorId="3F53F1DC" wp14:editId="10C34AE1">
            <wp:extent cx="5055897" cy="2369820"/>
            <wp:effectExtent l="0" t="0" r="0" b="0"/>
            <wp:docPr id="19243183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8" cstate="print">
                      <a:extLst>
                        <a:ext uri="{28A0092B-C50C-407E-A947-70E740481C1C}">
                          <a14:useLocalDpi xmlns:a14="http://schemas.microsoft.com/office/drawing/2010/main" val="0"/>
                        </a:ext>
                      </a:extLst>
                    </a:blip>
                    <a:srcRect/>
                    <a:stretch>
                      <a:fillRect/>
                    </a:stretch>
                  </pic:blipFill>
                  <pic:spPr bwMode="auto">
                    <a:xfrm>
                      <a:off x="0" y="0"/>
                      <a:ext cx="5065792" cy="2374458"/>
                    </a:xfrm>
                    <a:prstGeom prst="rect">
                      <a:avLst/>
                    </a:prstGeom>
                    <a:noFill/>
                    <a:ln>
                      <a:noFill/>
                    </a:ln>
                  </pic:spPr>
                </pic:pic>
              </a:graphicData>
            </a:graphic>
          </wp:inline>
        </w:drawing>
      </w:r>
    </w:p>
    <w:p w14:paraId="446A298E" w14:textId="77777777" w:rsidR="003B016F" w:rsidRPr="003B016F" w:rsidRDefault="003B016F" w:rsidP="003B016F">
      <w:pPr>
        <w:rPr>
          <w:b/>
          <w:bCs/>
          <w:sz w:val="24"/>
          <w:szCs w:val="28"/>
        </w:rPr>
      </w:pPr>
      <w:r w:rsidRPr="003B016F">
        <w:rPr>
          <w:b/>
          <w:bCs/>
          <w:sz w:val="24"/>
          <w:szCs w:val="28"/>
          <w:highlight w:val="yellow"/>
        </w:rPr>
        <w:t xml:space="preserve">6. El código: función </w:t>
      </w:r>
      <w:proofErr w:type="spellStart"/>
      <w:r w:rsidRPr="003B016F">
        <w:rPr>
          <w:b/>
          <w:bCs/>
          <w:sz w:val="24"/>
          <w:szCs w:val="28"/>
          <w:highlight w:val="yellow"/>
        </w:rPr>
        <w:t>message_gpt</w:t>
      </w:r>
      <w:proofErr w:type="spellEnd"/>
    </w:p>
    <w:p w14:paraId="44F0527C" w14:textId="53E79AE8" w:rsidR="003B016F" w:rsidRPr="008B22F2" w:rsidRDefault="003B016F" w:rsidP="00B041D0">
      <w:r w:rsidRPr="003B016F">
        <w:rPr>
          <w:noProof/>
        </w:rPr>
        <w:drawing>
          <wp:inline distT="0" distB="0" distL="0" distR="0" wp14:anchorId="772E979C" wp14:editId="2E727F2D">
            <wp:extent cx="4732020" cy="1539332"/>
            <wp:effectExtent l="19050" t="19050" r="11430" b="22860"/>
            <wp:docPr id="512623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23309" name=""/>
                    <pic:cNvPicPr/>
                  </pic:nvPicPr>
                  <pic:blipFill>
                    <a:blip r:embed="rId699"/>
                    <a:stretch>
                      <a:fillRect/>
                    </a:stretch>
                  </pic:blipFill>
                  <pic:spPr>
                    <a:xfrm>
                      <a:off x="0" y="0"/>
                      <a:ext cx="4739097" cy="1541634"/>
                    </a:xfrm>
                    <a:prstGeom prst="rect">
                      <a:avLst/>
                    </a:prstGeom>
                    <a:ln w="19050">
                      <a:solidFill>
                        <a:schemeClr val="tx1"/>
                      </a:solidFill>
                    </a:ln>
                  </pic:spPr>
                </pic:pic>
              </a:graphicData>
            </a:graphic>
          </wp:inline>
        </w:drawing>
      </w:r>
    </w:p>
    <w:p w14:paraId="17ABB836" w14:textId="77777777" w:rsidR="003B016F" w:rsidRPr="003B016F" w:rsidRDefault="003B016F" w:rsidP="003B016F">
      <w:r w:rsidRPr="003B016F">
        <w:t xml:space="preserve">Nada nuevo comparado con lo que ya vimos: el mismo patrón de </w:t>
      </w:r>
      <w:proofErr w:type="spellStart"/>
      <w:r w:rsidRPr="003B016F">
        <w:rPr>
          <w:b/>
          <w:bCs/>
        </w:rPr>
        <w:t>messages</w:t>
      </w:r>
      <w:proofErr w:type="spellEnd"/>
      <w:r w:rsidRPr="003B016F">
        <w:t xml:space="preserve"> con roles, </w:t>
      </w:r>
      <w:proofErr w:type="gramStart"/>
      <w:r w:rsidRPr="003B016F">
        <w:t xml:space="preserve">y </w:t>
      </w:r>
      <w:r w:rsidRPr="003B016F">
        <w:rPr>
          <w:b/>
          <w:bCs/>
        </w:rPr>
        <w:t>.</w:t>
      </w:r>
      <w:proofErr w:type="spellStart"/>
      <w:r w:rsidRPr="003B016F">
        <w:rPr>
          <w:b/>
          <w:bCs/>
        </w:rPr>
        <w:t>create</w:t>
      </w:r>
      <w:proofErr w:type="spellEnd"/>
      <w:proofErr w:type="gramEnd"/>
      <w:r w:rsidRPr="003B016F">
        <w:rPr>
          <w:b/>
          <w:bCs/>
        </w:rPr>
        <w:t>(...)</w:t>
      </w:r>
      <w:r w:rsidRPr="003B016F">
        <w:t xml:space="preserve"> para llamar al modelo.</w:t>
      </w:r>
    </w:p>
    <w:p w14:paraId="5DC6E222" w14:textId="1CAB61D7" w:rsidR="003B016F" w:rsidRDefault="003B016F">
      <w:r>
        <w:br w:type="page"/>
      </w:r>
    </w:p>
    <w:p w14:paraId="108ACAE3" w14:textId="4CE238A5" w:rsidR="003B016F" w:rsidRDefault="003B016F" w:rsidP="003B016F">
      <w:pPr>
        <w:pStyle w:val="Ttulo3"/>
        <w:rPr>
          <w:b/>
          <w:bCs/>
          <w:sz w:val="24"/>
          <w:szCs w:val="24"/>
        </w:rPr>
      </w:pPr>
      <w:bookmarkStart w:id="130" w:name="_Toc243791219"/>
      <w:r w:rsidRPr="00E4246D">
        <w:rPr>
          <w:b/>
          <w:bCs/>
          <w:sz w:val="24"/>
          <w:szCs w:val="24"/>
          <w:highlight w:val="yellow"/>
        </w:rPr>
        <w:lastRenderedPageBreak/>
        <w:t xml:space="preserve">2.4.4 </w:t>
      </w:r>
      <w:r w:rsidR="00367E7C" w:rsidRPr="00E4246D">
        <w:rPr>
          <w:b/>
          <w:bCs/>
          <w:sz w:val="24"/>
          <w:szCs w:val="24"/>
          <w:highlight w:val="yellow"/>
        </w:rPr>
        <w:t xml:space="preserve">Chat </w:t>
      </w:r>
      <w:proofErr w:type="spellStart"/>
      <w:r w:rsidR="00367E7C" w:rsidRPr="00E4246D">
        <w:rPr>
          <w:b/>
          <w:bCs/>
          <w:sz w:val="24"/>
          <w:szCs w:val="24"/>
          <w:highlight w:val="yellow"/>
        </w:rPr>
        <w:t>Completions</w:t>
      </w:r>
      <w:proofErr w:type="spellEnd"/>
      <w:r w:rsidR="00367E7C" w:rsidRPr="00E4246D">
        <w:rPr>
          <w:b/>
          <w:bCs/>
          <w:sz w:val="24"/>
          <w:szCs w:val="24"/>
          <w:highlight w:val="yellow"/>
        </w:rPr>
        <w:t xml:space="preserve"> API versus Responses API (el aparte importante)</w:t>
      </w:r>
      <w:r w:rsidR="00E4246D" w:rsidRPr="00E4246D">
        <w:rPr>
          <w:b/>
          <w:bCs/>
          <w:sz w:val="24"/>
          <w:szCs w:val="24"/>
          <w:highlight w:val="yellow"/>
        </w:rPr>
        <w:t xml:space="preserve"> + El corte de conocimiento (</w:t>
      </w:r>
      <w:proofErr w:type="spellStart"/>
      <w:r w:rsidR="00E4246D" w:rsidRPr="00E4246D">
        <w:rPr>
          <w:b/>
          <w:bCs/>
          <w:sz w:val="24"/>
          <w:szCs w:val="24"/>
          <w:highlight w:val="yellow"/>
        </w:rPr>
        <w:t>knowledge</w:t>
      </w:r>
      <w:proofErr w:type="spellEnd"/>
      <w:r w:rsidR="00E4246D" w:rsidRPr="00E4246D">
        <w:rPr>
          <w:b/>
          <w:bCs/>
          <w:sz w:val="24"/>
          <w:szCs w:val="24"/>
          <w:highlight w:val="yellow"/>
        </w:rPr>
        <w:t xml:space="preserve"> </w:t>
      </w:r>
      <w:proofErr w:type="spellStart"/>
      <w:r w:rsidR="00E4246D" w:rsidRPr="00E4246D">
        <w:rPr>
          <w:b/>
          <w:bCs/>
          <w:sz w:val="24"/>
          <w:szCs w:val="24"/>
          <w:highlight w:val="yellow"/>
        </w:rPr>
        <w:t>cutoff</w:t>
      </w:r>
      <w:proofErr w:type="spellEnd"/>
      <w:r w:rsidR="00E4246D" w:rsidRPr="00E4246D">
        <w:rPr>
          <w:b/>
          <w:bCs/>
          <w:sz w:val="24"/>
          <w:szCs w:val="24"/>
          <w:highlight w:val="yellow"/>
        </w:rPr>
        <w:t>)</w:t>
      </w:r>
      <w:r w:rsidR="003E0C76">
        <w:rPr>
          <w:b/>
          <w:bCs/>
          <w:sz w:val="24"/>
          <w:szCs w:val="24"/>
        </w:rPr>
        <w:t xml:space="preserve"> + diferencia entre modelo (api) vs producto</w:t>
      </w:r>
      <w:bookmarkEnd w:id="130"/>
    </w:p>
    <w:p w14:paraId="08B7AD14" w14:textId="77777777" w:rsidR="00367E7C" w:rsidRPr="00367E7C" w:rsidRDefault="00367E7C" w:rsidP="00367E7C">
      <w:r w:rsidRPr="00367E7C">
        <w:t>El profesor hace una advertencia explícita.</w:t>
      </w:r>
    </w:p>
    <w:tbl>
      <w:tblPr>
        <w:tblStyle w:val="Tablaconcuadrcula4-nfasis4"/>
        <w:tblW w:w="0" w:type="auto"/>
        <w:tblLook w:val="04A0" w:firstRow="1" w:lastRow="0" w:firstColumn="1" w:lastColumn="0" w:noHBand="0" w:noVBand="1"/>
      </w:tblPr>
      <w:tblGrid>
        <w:gridCol w:w="3596"/>
        <w:gridCol w:w="3597"/>
        <w:gridCol w:w="3597"/>
      </w:tblGrid>
      <w:tr w:rsidR="00367E7C" w14:paraId="32F53CA3" w14:textId="77777777" w:rsidTr="00ED1B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34D2968" w14:textId="77777777" w:rsidR="00367E7C" w:rsidRDefault="00367E7C" w:rsidP="00A57FC6"/>
        </w:tc>
        <w:tc>
          <w:tcPr>
            <w:tcW w:w="3597" w:type="dxa"/>
          </w:tcPr>
          <w:p w14:paraId="223A560C" w14:textId="007FEF36" w:rsidR="00367E7C" w:rsidRDefault="00367E7C" w:rsidP="00A57FC6">
            <w:pPr>
              <w:cnfStyle w:val="100000000000" w:firstRow="1" w:lastRow="0" w:firstColumn="0" w:lastColumn="0" w:oddVBand="0" w:evenVBand="0" w:oddHBand="0" w:evenHBand="0" w:firstRowFirstColumn="0" w:firstRowLastColumn="0" w:lastRowFirstColumn="0" w:lastRowLastColumn="0"/>
            </w:pPr>
            <w:r w:rsidRPr="00367E7C">
              <w:t xml:space="preserve">Chat </w:t>
            </w:r>
            <w:proofErr w:type="spellStart"/>
            <w:r w:rsidRPr="00367E7C">
              <w:t>Completions</w:t>
            </w:r>
            <w:proofErr w:type="spellEnd"/>
            <w:r w:rsidRPr="00367E7C">
              <w:t xml:space="preserve"> API</w:t>
            </w:r>
          </w:p>
        </w:tc>
        <w:tc>
          <w:tcPr>
            <w:tcW w:w="3597" w:type="dxa"/>
          </w:tcPr>
          <w:p w14:paraId="3303C6FA" w14:textId="0A613BB6" w:rsidR="00367E7C" w:rsidRDefault="00367E7C" w:rsidP="00A57FC6">
            <w:pPr>
              <w:cnfStyle w:val="100000000000" w:firstRow="1" w:lastRow="0" w:firstColumn="0" w:lastColumn="0" w:oddVBand="0" w:evenVBand="0" w:oddHBand="0" w:evenHBand="0" w:firstRowFirstColumn="0" w:firstRowLastColumn="0" w:lastRowFirstColumn="0" w:lastRowLastColumn="0"/>
            </w:pPr>
            <w:r w:rsidRPr="00367E7C">
              <w:t>Responses API</w:t>
            </w:r>
          </w:p>
        </w:tc>
      </w:tr>
      <w:tr w:rsidR="00367E7C" w14:paraId="356BBEB5" w14:textId="77777777" w:rsidTr="00ED1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5240E90" w14:textId="350D0674" w:rsidR="00367E7C" w:rsidRDefault="00367E7C" w:rsidP="00A57FC6">
            <w:r w:rsidRPr="00367E7C">
              <w:t>Qué es</w:t>
            </w:r>
          </w:p>
        </w:tc>
        <w:tc>
          <w:tcPr>
            <w:tcW w:w="3597" w:type="dxa"/>
          </w:tcPr>
          <w:p w14:paraId="534F5984" w14:textId="42CB6097" w:rsidR="00367E7C" w:rsidRDefault="00367E7C" w:rsidP="00A57FC6">
            <w:pPr>
              <w:cnfStyle w:val="000000100000" w:firstRow="0" w:lastRow="0" w:firstColumn="0" w:lastColumn="0" w:oddVBand="0" w:evenVBand="0" w:oddHBand="1" w:evenHBand="0" w:firstRowFirstColumn="0" w:firstRowLastColumn="0" w:lastRowFirstColumn="0" w:lastRowLastColumn="0"/>
            </w:pPr>
            <w:r w:rsidRPr="00367E7C">
              <w:t xml:space="preserve">La primera API de </w:t>
            </w:r>
            <w:proofErr w:type="spellStart"/>
            <w:r w:rsidRPr="00367E7C">
              <w:t>OpenAI</w:t>
            </w:r>
            <w:proofErr w:type="spellEnd"/>
            <w:r w:rsidRPr="00367E7C">
              <w:t>, la más usada</w:t>
            </w:r>
          </w:p>
        </w:tc>
        <w:tc>
          <w:tcPr>
            <w:tcW w:w="3597" w:type="dxa"/>
          </w:tcPr>
          <w:p w14:paraId="262A076E" w14:textId="0E505593" w:rsidR="00367E7C" w:rsidRDefault="00367E7C" w:rsidP="00A57FC6">
            <w:pPr>
              <w:cnfStyle w:val="000000100000" w:firstRow="0" w:lastRow="0" w:firstColumn="0" w:lastColumn="0" w:oddVBand="0" w:evenVBand="0" w:oddHBand="1" w:evenHBand="0" w:firstRowFirstColumn="0" w:firstRowLastColumn="0" w:lastRowFirstColumn="0" w:lastRowLastColumn="0"/>
            </w:pPr>
            <w:r w:rsidRPr="00367E7C">
              <w:t>Una API más nueva, con más funciones</w:t>
            </w:r>
          </w:p>
        </w:tc>
      </w:tr>
      <w:tr w:rsidR="00367E7C" w14:paraId="151A93AC" w14:textId="77777777" w:rsidTr="00ED1BEE">
        <w:tc>
          <w:tcPr>
            <w:cnfStyle w:val="001000000000" w:firstRow="0" w:lastRow="0" w:firstColumn="1" w:lastColumn="0" w:oddVBand="0" w:evenVBand="0" w:oddHBand="0" w:evenHBand="0" w:firstRowFirstColumn="0" w:firstRowLastColumn="0" w:lastRowFirstColumn="0" w:lastRowLastColumn="0"/>
            <w:tcW w:w="3596" w:type="dxa"/>
          </w:tcPr>
          <w:p w14:paraId="018004FE" w14:textId="18EC57B4" w:rsidR="00367E7C" w:rsidRDefault="00367E7C" w:rsidP="00A57FC6">
            <w:r w:rsidRPr="00367E7C">
              <w:t xml:space="preserve">Qué recomienda </w:t>
            </w:r>
            <w:proofErr w:type="spellStart"/>
            <w:r w:rsidRPr="00367E7C">
              <w:t>OpenAI</w:t>
            </w:r>
            <w:proofErr w:type="spellEnd"/>
            <w:r w:rsidRPr="00367E7C">
              <w:t xml:space="preserve"> en su documentación</w:t>
            </w:r>
          </w:p>
        </w:tc>
        <w:tc>
          <w:tcPr>
            <w:tcW w:w="3597" w:type="dxa"/>
          </w:tcPr>
          <w:p w14:paraId="274C3295" w14:textId="721E724A" w:rsidR="00367E7C" w:rsidRDefault="00ED1BEE" w:rsidP="00A57FC6">
            <w:pPr>
              <w:cnfStyle w:val="000000000000" w:firstRow="0" w:lastRow="0" w:firstColumn="0" w:lastColumn="0" w:oddVBand="0" w:evenVBand="0" w:oddHBand="0" w:evenHBand="0" w:firstRowFirstColumn="0" w:firstRowLastColumn="0" w:lastRowFirstColumn="0" w:lastRowLastColumn="0"/>
            </w:pPr>
            <w:r>
              <w:t>-</w:t>
            </w:r>
          </w:p>
        </w:tc>
        <w:tc>
          <w:tcPr>
            <w:tcW w:w="3597" w:type="dxa"/>
          </w:tcPr>
          <w:p w14:paraId="313D3B59" w14:textId="3D11BB7C" w:rsidR="00367E7C" w:rsidRDefault="00ED1BEE" w:rsidP="00A57FC6">
            <w:pPr>
              <w:cnfStyle w:val="000000000000" w:firstRow="0" w:lastRow="0" w:firstColumn="0" w:lastColumn="0" w:oddVBand="0" w:evenVBand="0" w:oddHBand="0" w:evenHBand="0" w:firstRowFirstColumn="0" w:firstRowLastColumn="0" w:lastRowFirstColumn="0" w:lastRowLastColumn="0"/>
            </w:pPr>
            <w:r w:rsidRPr="00ED1BEE">
              <w:t>Que la uses tú, dice que es "mejor"</w:t>
            </w:r>
          </w:p>
        </w:tc>
      </w:tr>
      <w:tr w:rsidR="00ED1BEE" w14:paraId="6C750BBC" w14:textId="77777777" w:rsidTr="00ED1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B77953D" w14:textId="0658FA3A" w:rsidR="00ED1BEE" w:rsidRPr="00367E7C" w:rsidRDefault="00ED1BEE" w:rsidP="00A57FC6">
            <w:r w:rsidRPr="00ED1BEE">
              <w:t>Opinión del profesor</w:t>
            </w:r>
          </w:p>
        </w:tc>
        <w:tc>
          <w:tcPr>
            <w:tcW w:w="3597" w:type="dxa"/>
          </w:tcPr>
          <w:p w14:paraId="35A54D9B" w14:textId="7760C831" w:rsidR="00ED1BEE" w:rsidRDefault="00ED1BEE" w:rsidP="00A57FC6">
            <w:pPr>
              <w:cnfStyle w:val="000000100000" w:firstRow="0" w:lastRow="0" w:firstColumn="0" w:lastColumn="0" w:oddVBand="0" w:evenVBand="0" w:oddHBand="1" w:evenHBand="0" w:firstRowFirstColumn="0" w:firstRowLastColumn="0" w:lastRowFirstColumn="0" w:lastRowLastColumn="0"/>
            </w:pPr>
            <w:r w:rsidRPr="00ED1BEE">
              <w:t>La recomienda él</w:t>
            </w:r>
          </w:p>
        </w:tc>
        <w:tc>
          <w:tcPr>
            <w:tcW w:w="3597" w:type="dxa"/>
          </w:tcPr>
          <w:p w14:paraId="219F044F" w14:textId="5153BD77" w:rsidR="00ED1BEE" w:rsidRPr="00ED1BEE" w:rsidRDefault="00ED1BEE" w:rsidP="00A57FC6">
            <w:pPr>
              <w:cnfStyle w:val="000000100000" w:firstRow="0" w:lastRow="0" w:firstColumn="0" w:lastColumn="0" w:oddVBand="0" w:evenVBand="0" w:oddHBand="1" w:evenHBand="0" w:firstRowFirstColumn="0" w:firstRowLastColumn="0" w:lastRowFirstColumn="0" w:lastRowLastColumn="0"/>
            </w:pPr>
            <w:r w:rsidRPr="00ED1BEE">
              <w:t xml:space="preserve">La llama "un engaño" de </w:t>
            </w:r>
            <w:proofErr w:type="spellStart"/>
            <w:r w:rsidRPr="00ED1BEE">
              <w:t>OpenAI</w:t>
            </w:r>
            <w:proofErr w:type="spellEnd"/>
          </w:p>
        </w:tc>
      </w:tr>
    </w:tbl>
    <w:p w14:paraId="75D53CCF" w14:textId="77777777" w:rsidR="00B041D0" w:rsidRDefault="00B041D0" w:rsidP="00A57FC6"/>
    <w:p w14:paraId="0B19270E" w14:textId="77777777" w:rsidR="00ED1BEE" w:rsidRPr="00ED1BEE" w:rsidRDefault="00ED1BEE" w:rsidP="00ED1BEE">
      <w:r w:rsidRPr="00ED1BEE">
        <w:rPr>
          <w:b/>
          <w:bCs/>
        </w:rPr>
        <w:t>Las dos razones que da:</w:t>
      </w:r>
    </w:p>
    <w:p w14:paraId="08E6BFDF" w14:textId="0A53C29B" w:rsidR="00ED1BEE" w:rsidRDefault="00ED1BEE" w:rsidP="00ED1BEE">
      <w:pPr>
        <w:pStyle w:val="Prrafodelista"/>
        <w:numPr>
          <w:ilvl w:val="1"/>
          <w:numId w:val="44"/>
        </w:numPr>
      </w:pPr>
      <w:r w:rsidRPr="00ED1BEE">
        <w:rPr>
          <w:b/>
          <w:bCs/>
        </w:rPr>
        <w:t xml:space="preserve">Las funciones extra son casi todas de pago </w:t>
      </w:r>
      <w:r>
        <w:t>(ejecutar código remoto, navegadores remotos). Solo un par son gratis.</w:t>
      </w:r>
    </w:p>
    <w:p w14:paraId="0BE42839" w14:textId="6B0F0504" w:rsidR="00ED1BEE" w:rsidRDefault="00E4246D" w:rsidP="00ED1BEE">
      <w:pPr>
        <w:pStyle w:val="Prrafodelista"/>
        <w:numPr>
          <w:ilvl w:val="1"/>
          <w:numId w:val="44"/>
        </w:numPr>
      </w:pPr>
      <w:r w:rsidRPr="00E4246D">
        <w:rPr>
          <w:b/>
          <w:bCs/>
        </w:rPr>
        <w:t xml:space="preserve">Te ata al ecosistema de </w:t>
      </w:r>
      <w:proofErr w:type="spellStart"/>
      <w:r w:rsidRPr="00E4246D">
        <w:rPr>
          <w:b/>
          <w:bCs/>
        </w:rPr>
        <w:t>OpenAI</w:t>
      </w:r>
      <w:proofErr w:type="spellEnd"/>
      <w:r w:rsidRPr="00E4246D">
        <w:rPr>
          <w:b/>
          <w:bCs/>
        </w:rPr>
        <w:t>.</w:t>
      </w:r>
      <w:r w:rsidRPr="00E4246D">
        <w:t xml:space="preserve"> La Chat </w:t>
      </w:r>
      <w:proofErr w:type="spellStart"/>
      <w:r w:rsidRPr="00E4246D">
        <w:t>Completions</w:t>
      </w:r>
      <w:proofErr w:type="spellEnd"/>
      <w:r w:rsidRPr="00E4246D">
        <w:t xml:space="preserve"> API es un estándar que comparten muchos proveedores (vimos esto con </w:t>
      </w:r>
      <w:proofErr w:type="spellStart"/>
      <w:r w:rsidRPr="00E4246D">
        <w:t>Anthropic</w:t>
      </w:r>
      <w:proofErr w:type="spellEnd"/>
      <w:r w:rsidRPr="00E4246D">
        <w:t xml:space="preserve">, Gemini, </w:t>
      </w:r>
      <w:proofErr w:type="spellStart"/>
      <w:r w:rsidRPr="00E4246D">
        <w:t>DeepSeek</w:t>
      </w:r>
      <w:proofErr w:type="spellEnd"/>
      <w:r w:rsidRPr="00E4246D">
        <w:t xml:space="preserve">, </w:t>
      </w:r>
      <w:proofErr w:type="spellStart"/>
      <w:r w:rsidRPr="00E4246D">
        <w:t>Groq</w:t>
      </w:r>
      <w:proofErr w:type="spellEnd"/>
      <w:r w:rsidRPr="00E4246D">
        <w:t xml:space="preserve">, todos usando la misma forma). La Responses API es propia de </w:t>
      </w:r>
      <w:proofErr w:type="spellStart"/>
      <w:r w:rsidRPr="00E4246D">
        <w:t>OpenAI</w:t>
      </w:r>
      <w:proofErr w:type="spellEnd"/>
      <w:r w:rsidRPr="00E4246D">
        <w:t>, y usarla te compromete con ese proveedor específico.</w:t>
      </w:r>
    </w:p>
    <w:p w14:paraId="3EBB4517" w14:textId="77777777" w:rsidR="00E4246D" w:rsidRPr="00E4246D" w:rsidRDefault="00E4246D" w:rsidP="00E4246D">
      <w:pPr>
        <w:pStyle w:val="NormalWeb"/>
        <w:pBdr>
          <w:bottom w:val="single" w:sz="6" w:space="1" w:color="auto"/>
        </w:pBdr>
        <w:rPr>
          <w:rFonts w:ascii="Arial" w:hAnsi="Arial" w:cs="Arial"/>
          <w:sz w:val="22"/>
          <w:szCs w:val="22"/>
        </w:rPr>
      </w:pPr>
      <w:r w:rsidRPr="00E4246D">
        <w:rPr>
          <w:rStyle w:val="Fuerte"/>
          <w:rFonts w:ascii="Arial" w:hAnsi="Arial" w:cs="Arial"/>
          <w:sz w:val="22"/>
          <w:szCs w:val="22"/>
        </w:rPr>
        <w:t>Su recomendación general:</w:t>
      </w:r>
      <w:r w:rsidRPr="00E4246D">
        <w:rPr>
          <w:rFonts w:ascii="Arial" w:hAnsi="Arial" w:cs="Arial"/>
          <w:sz w:val="22"/>
          <w:szCs w:val="22"/>
        </w:rPr>
        <w:t xml:space="preserve"> usar Chat </w:t>
      </w:r>
      <w:proofErr w:type="spellStart"/>
      <w:r w:rsidRPr="00E4246D">
        <w:rPr>
          <w:rFonts w:ascii="Arial" w:hAnsi="Arial" w:cs="Arial"/>
          <w:sz w:val="22"/>
          <w:szCs w:val="22"/>
        </w:rPr>
        <w:t>Completions</w:t>
      </w:r>
      <w:proofErr w:type="spellEnd"/>
      <w:r w:rsidRPr="00E4246D">
        <w:rPr>
          <w:rFonts w:ascii="Arial" w:hAnsi="Arial" w:cs="Arial"/>
          <w:sz w:val="22"/>
          <w:szCs w:val="22"/>
        </w:rPr>
        <w:t xml:space="preserve"> API como regla, con algunas excepciones puntuales.</w:t>
      </w:r>
    </w:p>
    <w:p w14:paraId="6EFDB403" w14:textId="77777777" w:rsidR="00E4246D" w:rsidRPr="00E4246D" w:rsidRDefault="00E4246D" w:rsidP="00E4246D">
      <w:pPr>
        <w:rPr>
          <w:b/>
          <w:bCs/>
          <w:sz w:val="24"/>
          <w:szCs w:val="28"/>
        </w:rPr>
      </w:pPr>
      <w:r w:rsidRPr="00E4246D">
        <w:rPr>
          <w:b/>
          <w:bCs/>
          <w:sz w:val="24"/>
          <w:szCs w:val="28"/>
          <w:highlight w:val="yellow"/>
        </w:rPr>
        <w:t>8. El corte de conocimiento (</w:t>
      </w:r>
      <w:proofErr w:type="spellStart"/>
      <w:r w:rsidRPr="00E4246D">
        <w:rPr>
          <w:b/>
          <w:bCs/>
          <w:sz w:val="24"/>
          <w:szCs w:val="28"/>
          <w:highlight w:val="yellow"/>
        </w:rPr>
        <w:t>knowledge</w:t>
      </w:r>
      <w:proofErr w:type="spellEnd"/>
      <w:r w:rsidRPr="00E4246D">
        <w:rPr>
          <w:b/>
          <w:bCs/>
          <w:sz w:val="24"/>
          <w:szCs w:val="28"/>
          <w:highlight w:val="yellow"/>
        </w:rPr>
        <w:t xml:space="preserve"> </w:t>
      </w:r>
      <w:proofErr w:type="spellStart"/>
      <w:r w:rsidRPr="00E4246D">
        <w:rPr>
          <w:b/>
          <w:bCs/>
          <w:sz w:val="24"/>
          <w:szCs w:val="28"/>
          <w:highlight w:val="yellow"/>
        </w:rPr>
        <w:t>cutoff</w:t>
      </w:r>
      <w:proofErr w:type="spellEnd"/>
      <w:r w:rsidRPr="00E4246D">
        <w:rPr>
          <w:b/>
          <w:bCs/>
          <w:sz w:val="24"/>
          <w:szCs w:val="28"/>
          <w:highlight w:val="yellow"/>
        </w:rPr>
        <w:t>)</w:t>
      </w:r>
    </w:p>
    <w:p w14:paraId="1057F9E5" w14:textId="77777777" w:rsidR="00DE51A5" w:rsidRPr="00DE51A5" w:rsidRDefault="00DE51A5" w:rsidP="00DE51A5">
      <w:r w:rsidRPr="00DE51A5">
        <w:t>Al preguntarle a GPT-4.1-mini "¿cuál es la fecha de hoy?", responde con una fecha vieja (7 de junio de 2024 en el ejemplo del video).</w:t>
      </w:r>
    </w:p>
    <w:p w14:paraId="01CBEB06" w14:textId="77777777" w:rsidR="00DE51A5" w:rsidRPr="00DE51A5" w:rsidRDefault="00DE51A5" w:rsidP="00DE51A5">
      <w:r w:rsidRPr="00DE51A5">
        <w:rPr>
          <w:b/>
          <w:bCs/>
        </w:rPr>
        <w:t>Por qué pasa:</w:t>
      </w:r>
      <w:r w:rsidRPr="00DE51A5">
        <w:t xml:space="preserve"> el modelo se entrena hasta una fecha específica (el "corte de entrenamiento" o </w:t>
      </w:r>
      <w:r w:rsidRPr="00DE51A5">
        <w:rPr>
          <w:i/>
          <w:iCs/>
        </w:rPr>
        <w:t xml:space="preserve">training </w:t>
      </w:r>
      <w:proofErr w:type="spellStart"/>
      <w:r w:rsidRPr="00DE51A5">
        <w:rPr>
          <w:i/>
          <w:iCs/>
        </w:rPr>
        <w:t>cutoff</w:t>
      </w:r>
      <w:proofErr w:type="spellEnd"/>
      <w:r w:rsidRPr="00DE51A5">
        <w:t>), y no sabe nada de lo que pasó después. Para GPT-4.1-mini, ese corte fue alrededor de junio de 2024.</w:t>
      </w:r>
    </w:p>
    <w:p w14:paraId="1A0F434C" w14:textId="304FDBD6" w:rsidR="00E4246D" w:rsidRDefault="00DE51A5" w:rsidP="00E4246D">
      <w:r w:rsidRPr="00DE51A5">
        <w:rPr>
          <w:b/>
          <w:bCs/>
        </w:rPr>
        <w:t xml:space="preserve">Por qué </w:t>
      </w:r>
      <w:proofErr w:type="spellStart"/>
      <w:r w:rsidRPr="00DE51A5">
        <w:rPr>
          <w:b/>
          <w:bCs/>
        </w:rPr>
        <w:t>ChatGPT</w:t>
      </w:r>
      <w:proofErr w:type="spellEnd"/>
      <w:r w:rsidRPr="00DE51A5">
        <w:rPr>
          <w:b/>
          <w:bCs/>
        </w:rPr>
        <w:t xml:space="preserve"> sí sabe la fecha:</w:t>
      </w:r>
      <w:r>
        <w:rPr>
          <w:b/>
          <w:bCs/>
        </w:rPr>
        <w:t xml:space="preserve"> </w:t>
      </w:r>
      <w:r>
        <w:t xml:space="preserve">porque </w:t>
      </w:r>
      <w:proofErr w:type="spellStart"/>
      <w:r>
        <w:t>ChatGPT</w:t>
      </w:r>
      <w:proofErr w:type="spellEnd"/>
      <w:r>
        <w:t xml:space="preserve"> es un </w:t>
      </w:r>
      <w:r>
        <w:rPr>
          <w:b/>
          <w:bCs/>
        </w:rPr>
        <w:t xml:space="preserve">producto </w:t>
      </w:r>
      <w:r>
        <w:t xml:space="preserve">construido sobre el modelo, y los </w:t>
      </w:r>
      <w:r w:rsidR="00FE132B">
        <w:t xml:space="preserve">ingenieros (como </w:t>
      </w:r>
      <w:proofErr w:type="spellStart"/>
      <w:r w:rsidR="00FE132B">
        <w:t>tu</w:t>
      </w:r>
      <w:proofErr w:type="spellEnd"/>
      <w:r w:rsidR="00FE132B">
        <w:t xml:space="preserve">, haciendo esto mismo) agregan la fecha actual al </w:t>
      </w:r>
      <w:proofErr w:type="spellStart"/>
      <w:r w:rsidR="00FE132B">
        <w:t>system</w:t>
      </w:r>
      <w:proofErr w:type="spellEnd"/>
      <w:r w:rsidR="00FE132B">
        <w:t xml:space="preserve"> </w:t>
      </w:r>
      <w:proofErr w:type="spellStart"/>
      <w:r w:rsidR="00FE132B">
        <w:t>prompt</w:t>
      </w:r>
      <w:proofErr w:type="spellEnd"/>
      <w:r w:rsidR="00FE132B">
        <w:t xml:space="preserve"> antes de mandarlo. El modelo “pelado”, llamado directo por API, no tiene ese arreglo.</w:t>
      </w:r>
    </w:p>
    <w:p w14:paraId="7FDD1DFC" w14:textId="79F8EE1E" w:rsidR="00023A4B" w:rsidRDefault="006335AE" w:rsidP="006335AE">
      <w:r w:rsidRPr="006335AE">
        <w:t xml:space="preserve">Esto conecta con lo que ya vimos: tú decides qué va en el </w:t>
      </w:r>
      <w:proofErr w:type="spellStart"/>
      <w:r w:rsidRPr="006335AE">
        <w:t>prompt</w:t>
      </w:r>
      <w:proofErr w:type="spellEnd"/>
      <w:r w:rsidRPr="006335AE">
        <w:t>, y el modelo solo sabe lo que tú le mandas, nada más.</w:t>
      </w:r>
    </w:p>
    <w:p w14:paraId="5DD3EBCF" w14:textId="77777777" w:rsidR="00023A4B" w:rsidRDefault="00023A4B">
      <w:r>
        <w:br w:type="page"/>
      </w:r>
    </w:p>
    <w:tbl>
      <w:tblPr>
        <w:tblStyle w:val="Tablaconcuadrcula"/>
        <w:tblW w:w="0" w:type="auto"/>
        <w:tblLook w:val="04A0" w:firstRow="1" w:lastRow="0" w:firstColumn="1" w:lastColumn="0" w:noHBand="0" w:noVBand="1"/>
      </w:tblPr>
      <w:tblGrid>
        <w:gridCol w:w="10790"/>
      </w:tblGrid>
      <w:tr w:rsidR="006335AE" w14:paraId="6BC618FA" w14:textId="77777777" w:rsidTr="006335AE">
        <w:tc>
          <w:tcPr>
            <w:tcW w:w="10790" w:type="dxa"/>
          </w:tcPr>
          <w:p w14:paraId="2A2A6EAB" w14:textId="29A8640E" w:rsidR="006335AE" w:rsidRPr="006335AE" w:rsidRDefault="006335AE" w:rsidP="006335AE">
            <w:r w:rsidRPr="006335AE">
              <w:lastRenderedPageBreak/>
              <w:t xml:space="preserve">Es la diferencia entre </w:t>
            </w:r>
            <w:r w:rsidRPr="006335AE">
              <w:rPr>
                <w:b/>
                <w:bCs/>
              </w:rPr>
              <w:t>el modelo solo</w:t>
            </w:r>
            <w:r w:rsidRPr="006335AE">
              <w:t xml:space="preserve"> y </w:t>
            </w:r>
            <w:r w:rsidRPr="006335AE">
              <w:rPr>
                <w:b/>
                <w:bCs/>
              </w:rPr>
              <w:t>el producto armado alrededor del modelo</w:t>
            </w:r>
            <w:r w:rsidRPr="006335AE">
              <w:t>.</w:t>
            </w:r>
          </w:p>
          <w:p w14:paraId="2423BC14" w14:textId="77777777" w:rsidR="006335AE" w:rsidRDefault="006335AE" w:rsidP="00E4246D"/>
          <w:p w14:paraId="75FDE93A" w14:textId="77777777" w:rsidR="006335AE" w:rsidRPr="006335AE" w:rsidRDefault="006335AE" w:rsidP="006335AE">
            <w:pPr>
              <w:rPr>
                <w:b/>
                <w:bCs/>
              </w:rPr>
            </w:pPr>
            <w:r w:rsidRPr="006335AE">
              <w:rPr>
                <w:b/>
                <w:bCs/>
              </w:rPr>
              <w:t>Analogía: un empleado nuevo sin calendario</w:t>
            </w:r>
          </w:p>
          <w:p w14:paraId="3366826D" w14:textId="77777777" w:rsidR="006335AE" w:rsidRPr="006335AE" w:rsidRDefault="006335AE" w:rsidP="006335AE">
            <w:r w:rsidRPr="006335AE">
              <w:t>Imagina un empleado que estudió hasta cierta fecha y después quedó encerrado en una sala sin ventanas, sin calendario, sin noticias.</w:t>
            </w:r>
          </w:p>
          <w:p w14:paraId="7EA669CF" w14:textId="65400DEF" w:rsidR="006335AE" w:rsidRPr="006335AE" w:rsidRDefault="006335AE" w:rsidP="006335AE">
            <w:pPr>
              <w:pStyle w:val="Prrafodelista"/>
              <w:numPr>
                <w:ilvl w:val="0"/>
                <w:numId w:val="44"/>
              </w:numPr>
            </w:pPr>
            <w:r w:rsidRPr="006335AE">
              <w:t>Si le preguntas "¿qué día es hoy?", va a adivinar según lo último que sabe, y se va a equivocar.</w:t>
            </w:r>
          </w:p>
          <w:p w14:paraId="51361EB6" w14:textId="51D8CB46" w:rsidR="006335AE" w:rsidRDefault="006335AE" w:rsidP="006335AE">
            <w:pPr>
              <w:pStyle w:val="Prrafodelista"/>
              <w:numPr>
                <w:ilvl w:val="0"/>
                <w:numId w:val="44"/>
              </w:numPr>
            </w:pPr>
            <w:r w:rsidRPr="006335AE">
              <w:t xml:space="preserve">Pero si </w:t>
            </w:r>
            <w:r w:rsidRPr="006335AE">
              <w:rPr>
                <w:b/>
                <w:bCs/>
              </w:rPr>
              <w:t>alguien le pasa un papelito</w:t>
            </w:r>
            <w:r w:rsidRPr="006335AE">
              <w:t xml:space="preserve"> cada mañana que dice "hoy es tal fecha", entonces sí puede responder bien.</w:t>
            </w:r>
          </w:p>
          <w:p w14:paraId="7A58E84D" w14:textId="77777777" w:rsidR="006335AE" w:rsidRDefault="006335AE" w:rsidP="006335AE"/>
          <w:p w14:paraId="72F0965E" w14:textId="77777777" w:rsidR="006335AE" w:rsidRPr="006335AE" w:rsidRDefault="006335AE" w:rsidP="006335AE">
            <w:pPr>
              <w:rPr>
                <w:b/>
                <w:bCs/>
              </w:rPr>
            </w:pPr>
            <w:r w:rsidRPr="006335AE">
              <w:rPr>
                <w:b/>
                <w:bCs/>
              </w:rPr>
              <w:t>Con el modelo</w:t>
            </w:r>
          </w:p>
          <w:tbl>
            <w:tblPr>
              <w:tblStyle w:val="Tablaconcuadrcula4-nfasis4"/>
              <w:tblW w:w="0" w:type="auto"/>
              <w:tblLook w:val="04A0" w:firstRow="1" w:lastRow="0" w:firstColumn="1" w:lastColumn="0" w:noHBand="0" w:noVBand="1"/>
            </w:tblPr>
            <w:tblGrid>
              <w:gridCol w:w="3521"/>
              <w:gridCol w:w="3521"/>
              <w:gridCol w:w="3522"/>
            </w:tblGrid>
            <w:tr w:rsidR="006335AE" w14:paraId="63737EF0" w14:textId="77777777" w:rsidTr="00023A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4558192A" w14:textId="77777777" w:rsidR="006335AE" w:rsidRDefault="006335AE" w:rsidP="006335AE"/>
              </w:tc>
              <w:tc>
                <w:tcPr>
                  <w:tcW w:w="3521" w:type="dxa"/>
                </w:tcPr>
                <w:p w14:paraId="5FCA3500" w14:textId="398DDACC" w:rsidR="006335AE" w:rsidRDefault="006335AE" w:rsidP="006335AE">
                  <w:pPr>
                    <w:cnfStyle w:val="100000000000" w:firstRow="1" w:lastRow="0" w:firstColumn="0" w:lastColumn="0" w:oddVBand="0" w:evenVBand="0" w:oddHBand="0" w:evenHBand="0" w:firstRowFirstColumn="0" w:firstRowLastColumn="0" w:lastRowFirstColumn="0" w:lastRowLastColumn="0"/>
                  </w:pPr>
                  <w:r>
                    <w:t>El modelo solo (</w:t>
                  </w:r>
                  <w:proofErr w:type="spellStart"/>
                  <w:r>
                    <w:t>via</w:t>
                  </w:r>
                  <w:proofErr w:type="spellEnd"/>
                  <w:r>
                    <w:t xml:space="preserve"> API)</w:t>
                  </w:r>
                </w:p>
              </w:tc>
              <w:tc>
                <w:tcPr>
                  <w:tcW w:w="3522" w:type="dxa"/>
                </w:tcPr>
                <w:p w14:paraId="6B602B8C" w14:textId="422D3C42" w:rsidR="006335AE" w:rsidRDefault="006335AE" w:rsidP="006335AE">
                  <w:pPr>
                    <w:cnfStyle w:val="100000000000" w:firstRow="1" w:lastRow="0" w:firstColumn="0" w:lastColumn="0" w:oddVBand="0" w:evenVBand="0" w:oddHBand="0" w:evenHBand="0" w:firstRowFirstColumn="0" w:firstRowLastColumn="0" w:lastRowFirstColumn="0" w:lastRowLastColumn="0"/>
                  </w:pPr>
                  <w:proofErr w:type="spellStart"/>
                  <w:r>
                    <w:t>ChatGPT</w:t>
                  </w:r>
                  <w:proofErr w:type="spellEnd"/>
                  <w:r>
                    <w:t xml:space="preserve"> (el producto)</w:t>
                  </w:r>
                </w:p>
              </w:tc>
            </w:tr>
            <w:tr w:rsidR="006335AE" w14:paraId="428D4A63" w14:textId="77777777" w:rsidTr="00023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60D99860" w14:textId="10865F7E" w:rsidR="006335AE" w:rsidRDefault="006335AE" w:rsidP="006335AE">
                  <w:r w:rsidRPr="006335AE">
                    <w:t>Qué sabe</w:t>
                  </w:r>
                </w:p>
              </w:tc>
              <w:tc>
                <w:tcPr>
                  <w:tcW w:w="3521" w:type="dxa"/>
                </w:tcPr>
                <w:p w14:paraId="16B776E4" w14:textId="3A4B2997" w:rsidR="006335AE" w:rsidRDefault="006335AE" w:rsidP="006335AE">
                  <w:pPr>
                    <w:cnfStyle w:val="000000100000" w:firstRow="0" w:lastRow="0" w:firstColumn="0" w:lastColumn="0" w:oddVBand="0" w:evenVBand="0" w:oddHBand="1" w:evenHBand="0" w:firstRowFirstColumn="0" w:firstRowLastColumn="0" w:lastRowFirstColumn="0" w:lastRowLastColumn="0"/>
                  </w:pPr>
                  <w:r w:rsidRPr="006335AE">
                    <w:t>Solo lo que aprendió hasta su fecha de corte (</w:t>
                  </w:r>
                  <w:proofErr w:type="spellStart"/>
                  <w:r w:rsidRPr="006335AE">
                    <w:t>ej</w:t>
                  </w:r>
                  <w:proofErr w:type="spellEnd"/>
                  <w:r w:rsidRPr="006335AE">
                    <w:t>: junio 2024)</w:t>
                  </w:r>
                </w:p>
              </w:tc>
              <w:tc>
                <w:tcPr>
                  <w:tcW w:w="3522" w:type="dxa"/>
                </w:tcPr>
                <w:p w14:paraId="1758BE68" w14:textId="3C6375F2" w:rsidR="006335AE" w:rsidRDefault="006335AE" w:rsidP="006335AE">
                  <w:pPr>
                    <w:cnfStyle w:val="000000100000" w:firstRow="0" w:lastRow="0" w:firstColumn="0" w:lastColumn="0" w:oddVBand="0" w:evenVBand="0" w:oddHBand="1" w:evenHBand="0" w:firstRowFirstColumn="0" w:firstRowLastColumn="0" w:lastRowFirstColumn="0" w:lastRowLastColumn="0"/>
                  </w:pPr>
                  <w:r w:rsidRPr="006335AE">
                    <w:t>Lo mismo, pero...</w:t>
                  </w:r>
                </w:p>
              </w:tc>
            </w:tr>
            <w:tr w:rsidR="006335AE" w14:paraId="5AFEE298" w14:textId="77777777" w:rsidTr="00023A4B">
              <w:tc>
                <w:tcPr>
                  <w:cnfStyle w:val="001000000000" w:firstRow="0" w:lastRow="0" w:firstColumn="1" w:lastColumn="0" w:oddVBand="0" w:evenVBand="0" w:oddHBand="0" w:evenHBand="0" w:firstRowFirstColumn="0" w:firstRowLastColumn="0" w:lastRowFirstColumn="0" w:lastRowLastColumn="0"/>
                  <w:tcW w:w="3521" w:type="dxa"/>
                </w:tcPr>
                <w:p w14:paraId="416B910E" w14:textId="3B0ECC03" w:rsidR="006335AE" w:rsidRDefault="006335AE" w:rsidP="006335AE">
                  <w:r w:rsidRPr="006335AE">
                    <w:t>Quién le avisa la fecha de hoy</w:t>
                  </w:r>
                </w:p>
              </w:tc>
              <w:tc>
                <w:tcPr>
                  <w:tcW w:w="3521" w:type="dxa"/>
                </w:tcPr>
                <w:p w14:paraId="56A89ECD" w14:textId="4CE78F15" w:rsidR="006335AE" w:rsidRDefault="006335AE" w:rsidP="006335AE">
                  <w:pPr>
                    <w:cnfStyle w:val="000000000000" w:firstRow="0" w:lastRow="0" w:firstColumn="0" w:lastColumn="0" w:oddVBand="0" w:evenVBand="0" w:oddHBand="0" w:evenHBand="0" w:firstRowFirstColumn="0" w:firstRowLastColumn="0" w:lastRowFirstColumn="0" w:lastRowLastColumn="0"/>
                  </w:pPr>
                  <w:r w:rsidRPr="006335AE">
                    <w:t>Nadie</w:t>
                  </w:r>
                </w:p>
              </w:tc>
              <w:tc>
                <w:tcPr>
                  <w:tcW w:w="3522" w:type="dxa"/>
                </w:tcPr>
                <w:p w14:paraId="1DE0FAB6" w14:textId="36280C7B" w:rsidR="006335AE" w:rsidRDefault="006335AE" w:rsidP="006335AE">
                  <w:pPr>
                    <w:cnfStyle w:val="000000000000" w:firstRow="0" w:lastRow="0" w:firstColumn="0" w:lastColumn="0" w:oddVBand="0" w:evenVBand="0" w:oddHBand="0" w:evenHBand="0" w:firstRowFirstColumn="0" w:firstRowLastColumn="0" w:lastRowFirstColumn="0" w:lastRowLastColumn="0"/>
                  </w:pPr>
                  <w:r w:rsidRPr="006335AE">
                    <w:t xml:space="preserve">Los ingenieros de </w:t>
                  </w:r>
                  <w:proofErr w:type="spellStart"/>
                  <w:r w:rsidRPr="006335AE">
                    <w:t>OpenAI</w:t>
                  </w:r>
                  <w:proofErr w:type="spellEnd"/>
                </w:p>
              </w:tc>
            </w:tr>
            <w:tr w:rsidR="006335AE" w14:paraId="66DFEC01" w14:textId="77777777" w:rsidTr="00023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458059F8" w14:textId="0A6F962C" w:rsidR="006335AE" w:rsidRPr="006335AE" w:rsidRDefault="006335AE" w:rsidP="006335AE">
                  <w:r w:rsidRPr="006335AE">
                    <w:t>Cómo se lo avisan</w:t>
                  </w:r>
                </w:p>
              </w:tc>
              <w:tc>
                <w:tcPr>
                  <w:tcW w:w="3521" w:type="dxa"/>
                </w:tcPr>
                <w:p w14:paraId="68084C45" w14:textId="584968CF" w:rsidR="006335AE" w:rsidRPr="006335AE" w:rsidRDefault="006335AE" w:rsidP="006335AE">
                  <w:pPr>
                    <w:cnfStyle w:val="000000100000" w:firstRow="0" w:lastRow="0" w:firstColumn="0" w:lastColumn="0" w:oddVBand="0" w:evenVBand="0" w:oddHBand="1" w:evenHBand="0" w:firstRowFirstColumn="0" w:firstRowLastColumn="0" w:lastRowFirstColumn="0" w:lastRowLastColumn="0"/>
                  </w:pPr>
                  <w:r>
                    <w:t>-</w:t>
                  </w:r>
                </w:p>
              </w:tc>
              <w:tc>
                <w:tcPr>
                  <w:tcW w:w="3522" w:type="dxa"/>
                </w:tcPr>
                <w:p w14:paraId="2162D05B" w14:textId="0416A3D2" w:rsidR="006335AE" w:rsidRPr="006335AE" w:rsidRDefault="00023A4B" w:rsidP="006335AE">
                  <w:pPr>
                    <w:cnfStyle w:val="000000100000" w:firstRow="0" w:lastRow="0" w:firstColumn="0" w:lastColumn="0" w:oddVBand="0" w:evenVBand="0" w:oddHBand="1" w:evenHBand="0" w:firstRowFirstColumn="0" w:firstRowLastColumn="0" w:lastRowFirstColumn="0" w:lastRowLastColumn="0"/>
                  </w:pPr>
                  <w:r w:rsidRPr="00023A4B">
                    <w:t xml:space="preserve">Metiendo la fecha actual dentro del </w:t>
                  </w:r>
                  <w:proofErr w:type="spellStart"/>
                  <w:r w:rsidRPr="00023A4B">
                    <w:t>system</w:t>
                  </w:r>
                  <w:proofErr w:type="spellEnd"/>
                  <w:r w:rsidRPr="00023A4B">
                    <w:t xml:space="preserve"> </w:t>
                  </w:r>
                  <w:proofErr w:type="spellStart"/>
                  <w:r w:rsidRPr="00023A4B">
                    <w:t>prompt</w:t>
                  </w:r>
                  <w:proofErr w:type="spellEnd"/>
                  <w:r w:rsidRPr="00023A4B">
                    <w:t>, automáticamente, cada vez que le preguntas algo</w:t>
                  </w:r>
                </w:p>
              </w:tc>
            </w:tr>
          </w:tbl>
          <w:p w14:paraId="630E4F5D" w14:textId="77777777" w:rsidR="006335AE" w:rsidRPr="006335AE" w:rsidRDefault="006335AE" w:rsidP="006335AE"/>
          <w:p w14:paraId="7E6FD903" w14:textId="77777777" w:rsidR="00023A4B" w:rsidRPr="00023A4B" w:rsidRDefault="00023A4B" w:rsidP="00023A4B">
            <w:pPr>
              <w:rPr>
                <w:b/>
                <w:bCs/>
              </w:rPr>
            </w:pPr>
            <w:r w:rsidRPr="00023A4B">
              <w:rPr>
                <w:b/>
                <w:bCs/>
              </w:rPr>
              <w:t>Con tu propio código</w:t>
            </w:r>
          </w:p>
          <w:p w14:paraId="4C6276D4" w14:textId="77777777" w:rsidR="006335AE" w:rsidRDefault="006335AE" w:rsidP="00E4246D"/>
          <w:p w14:paraId="6A081543" w14:textId="77777777" w:rsidR="00023A4B" w:rsidRPr="00023A4B" w:rsidRDefault="00023A4B" w:rsidP="00023A4B">
            <w:r w:rsidRPr="00023A4B">
              <w:t xml:space="preserve">Cuando tú llamas a la API directamente, como en </w:t>
            </w:r>
            <w:proofErr w:type="spellStart"/>
            <w:r w:rsidRPr="00023A4B">
              <w:rPr>
                <w:b/>
                <w:bCs/>
              </w:rPr>
              <w:t>message_gpt</w:t>
            </w:r>
            <w:proofErr w:type="spellEnd"/>
            <w:r w:rsidRPr="00023A4B">
              <w:rPr>
                <w:b/>
                <w:bCs/>
              </w:rPr>
              <w:t>(</w:t>
            </w:r>
            <w:proofErr w:type="spellStart"/>
            <w:r w:rsidRPr="00023A4B">
              <w:rPr>
                <w:b/>
                <w:bCs/>
              </w:rPr>
              <w:t>prompt</w:t>
            </w:r>
            <w:proofErr w:type="spellEnd"/>
            <w:r w:rsidRPr="00023A4B">
              <w:rPr>
                <w:b/>
                <w:bCs/>
              </w:rPr>
              <w:t>),</w:t>
            </w:r>
            <w:r w:rsidRPr="00023A4B">
              <w:t xml:space="preserve"> </w:t>
            </w:r>
            <w:r w:rsidRPr="00023A4B">
              <w:rPr>
                <w:b/>
                <w:bCs/>
              </w:rPr>
              <w:t>tú</w:t>
            </w:r>
            <w:r w:rsidRPr="00023A4B">
              <w:t xml:space="preserve"> eres quien arma el </w:t>
            </w:r>
            <w:proofErr w:type="spellStart"/>
            <w:r w:rsidRPr="00023A4B">
              <w:rPr>
                <w:b/>
                <w:bCs/>
              </w:rPr>
              <w:t>system</w:t>
            </w:r>
            <w:proofErr w:type="spellEnd"/>
            <w:r w:rsidRPr="00023A4B">
              <w:t xml:space="preserve"> </w:t>
            </w:r>
            <w:proofErr w:type="spellStart"/>
            <w:r w:rsidRPr="00023A4B">
              <w:t>prompt</w:t>
            </w:r>
            <w:proofErr w:type="spellEnd"/>
            <w:r w:rsidRPr="00023A4B">
              <w:t>:</w:t>
            </w:r>
          </w:p>
          <w:p w14:paraId="610E869E" w14:textId="4B54504F" w:rsidR="006335AE" w:rsidRDefault="009E2D42" w:rsidP="00E4246D">
            <w:r w:rsidRPr="009E2D42">
              <w:rPr>
                <w:noProof/>
              </w:rPr>
              <w:drawing>
                <wp:inline distT="0" distB="0" distL="0" distR="0" wp14:anchorId="7C99D19E" wp14:editId="5B504154">
                  <wp:extent cx="5981700" cy="1284852"/>
                  <wp:effectExtent l="38100" t="38100" r="38100" b="29845"/>
                  <wp:docPr id="861964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64649" name=""/>
                          <pic:cNvPicPr/>
                        </pic:nvPicPr>
                        <pic:blipFill>
                          <a:blip r:embed="rId700"/>
                          <a:stretch>
                            <a:fillRect/>
                          </a:stretch>
                        </pic:blipFill>
                        <pic:spPr>
                          <a:xfrm>
                            <a:off x="0" y="0"/>
                            <a:ext cx="5984117" cy="1285371"/>
                          </a:xfrm>
                          <a:prstGeom prst="rect">
                            <a:avLst/>
                          </a:prstGeom>
                          <a:ln w="28575">
                            <a:solidFill>
                              <a:schemeClr val="tx1"/>
                            </a:solidFill>
                          </a:ln>
                        </pic:spPr>
                      </pic:pic>
                    </a:graphicData>
                  </a:graphic>
                </wp:inline>
              </w:drawing>
            </w:r>
          </w:p>
          <w:p w14:paraId="097D891E" w14:textId="77777777" w:rsidR="009E2D42" w:rsidRPr="009E2D42" w:rsidRDefault="009E2D42" w:rsidP="009E2D42">
            <w:r w:rsidRPr="009E2D42">
              <w:t>Si no le pones la fecha ahí, el modelo no tiene forma de saberla, y va a adivinar con lo último que recuerda de su entrenamiento.</w:t>
            </w:r>
          </w:p>
          <w:p w14:paraId="26575AF1" w14:textId="77777777" w:rsidR="009E2D42" w:rsidRDefault="009E2D42" w:rsidP="00E4246D"/>
          <w:p w14:paraId="49F14677" w14:textId="77777777" w:rsidR="009E2D42" w:rsidRPr="009E2D42" w:rsidRDefault="009E2D42" w:rsidP="009E2D42">
            <w:pPr>
              <w:rPr>
                <w:b/>
                <w:bCs/>
              </w:rPr>
            </w:pPr>
            <w:r w:rsidRPr="009E2D42">
              <w:rPr>
                <w:b/>
                <w:bCs/>
              </w:rPr>
              <w:t>La solución sería agregarla tú mismo</w:t>
            </w:r>
          </w:p>
          <w:p w14:paraId="7E52361A" w14:textId="08D8D3BD" w:rsidR="009E2D42" w:rsidRDefault="009E2D42" w:rsidP="00E4246D">
            <w:r w:rsidRPr="009E2D42">
              <w:rPr>
                <w:noProof/>
              </w:rPr>
              <w:drawing>
                <wp:inline distT="0" distB="0" distL="0" distR="0" wp14:anchorId="013FC112" wp14:editId="16F87620">
                  <wp:extent cx="5951220" cy="1881949"/>
                  <wp:effectExtent l="38100" t="38100" r="30480" b="42545"/>
                  <wp:docPr id="610302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02210" name=""/>
                          <pic:cNvPicPr/>
                        </pic:nvPicPr>
                        <pic:blipFill>
                          <a:blip r:embed="rId701"/>
                          <a:stretch>
                            <a:fillRect/>
                          </a:stretch>
                        </pic:blipFill>
                        <pic:spPr>
                          <a:xfrm>
                            <a:off x="0" y="0"/>
                            <a:ext cx="5956151" cy="1883508"/>
                          </a:xfrm>
                          <a:prstGeom prst="rect">
                            <a:avLst/>
                          </a:prstGeom>
                          <a:ln w="28575">
                            <a:solidFill>
                              <a:schemeClr val="tx1"/>
                            </a:solidFill>
                          </a:ln>
                        </pic:spPr>
                      </pic:pic>
                    </a:graphicData>
                  </a:graphic>
                </wp:inline>
              </w:drawing>
            </w:r>
          </w:p>
          <w:p w14:paraId="5A0878B3" w14:textId="68E1AC75" w:rsidR="003C6ACA" w:rsidRPr="003C6ACA" w:rsidRDefault="003C6ACA" w:rsidP="003C6ACA">
            <w:r w:rsidRPr="003C6ACA">
              <w:t xml:space="preserve">Ahora sí respondería bien, porque </w:t>
            </w:r>
            <w:r w:rsidRPr="003C6ACA">
              <w:rPr>
                <w:b/>
                <w:bCs/>
              </w:rPr>
              <w:t>tú</w:t>
            </w:r>
            <w:r w:rsidRPr="003C6ACA">
              <w:t xml:space="preserve"> le diste la información, no porque el modelo la "sepa" de su entrenamiento.</w:t>
            </w:r>
          </w:p>
          <w:p w14:paraId="21DDEF0C" w14:textId="77777777" w:rsidR="003C6ACA" w:rsidRPr="003C6ACA" w:rsidRDefault="003C6ACA" w:rsidP="003C6ACA">
            <w:pPr>
              <w:rPr>
                <w:b/>
                <w:bCs/>
              </w:rPr>
            </w:pPr>
            <w:r w:rsidRPr="003C6ACA">
              <w:rPr>
                <w:b/>
                <w:bCs/>
              </w:rPr>
              <w:t>En una línea</w:t>
            </w:r>
          </w:p>
          <w:p w14:paraId="5C68B5EC" w14:textId="4851F89B" w:rsidR="009E2D42" w:rsidRDefault="003C6ACA" w:rsidP="00E4246D">
            <w:proofErr w:type="spellStart"/>
            <w:r w:rsidRPr="003C6ACA">
              <w:t>ChatGPT</w:t>
            </w:r>
            <w:proofErr w:type="spellEnd"/>
            <w:r w:rsidRPr="003C6ACA">
              <w:t xml:space="preserve"> no es más inteligente que el modelo que tú llamas por API; simplemente alguien (los ingenieros de </w:t>
            </w:r>
            <w:proofErr w:type="spellStart"/>
            <w:r w:rsidRPr="003C6ACA">
              <w:t>OpenAI</w:t>
            </w:r>
            <w:proofErr w:type="spellEnd"/>
            <w:r w:rsidRPr="003C6ACA">
              <w:t xml:space="preserve">) ya le arma el </w:t>
            </w:r>
            <w:proofErr w:type="spellStart"/>
            <w:r w:rsidRPr="003C6ACA">
              <w:t>prompt</w:t>
            </w:r>
            <w:proofErr w:type="spellEnd"/>
            <w:r w:rsidRPr="003C6ACA">
              <w:t xml:space="preserve"> con trucos como este antes de que tú veas la respuesta. Cuando llamas directo a la API, esos trucos no vienen incluidos: te toca a ti agregarlos.</w:t>
            </w:r>
          </w:p>
          <w:p w14:paraId="62AE3020" w14:textId="77777777" w:rsidR="00023A4B" w:rsidRDefault="00023A4B" w:rsidP="00E4246D"/>
          <w:p w14:paraId="78B408CA" w14:textId="77777777" w:rsidR="00023A4B" w:rsidRDefault="00023A4B" w:rsidP="00E4246D"/>
          <w:p w14:paraId="1F35BDFB" w14:textId="77777777" w:rsidR="00023A4B" w:rsidRDefault="00023A4B" w:rsidP="00E4246D"/>
        </w:tc>
      </w:tr>
    </w:tbl>
    <w:p w14:paraId="69D024CE" w14:textId="77777777" w:rsidR="00FE132B" w:rsidRDefault="00FE132B" w:rsidP="00E4246D"/>
    <w:tbl>
      <w:tblPr>
        <w:tblStyle w:val="Tablaconcuadrcula"/>
        <w:tblW w:w="0" w:type="auto"/>
        <w:tblLook w:val="04A0" w:firstRow="1" w:lastRow="0" w:firstColumn="1" w:lastColumn="0" w:noHBand="0" w:noVBand="1"/>
      </w:tblPr>
      <w:tblGrid>
        <w:gridCol w:w="10790"/>
      </w:tblGrid>
      <w:tr w:rsidR="003C6ACA" w14:paraId="49A8042B" w14:textId="77777777" w:rsidTr="003C6ACA">
        <w:tc>
          <w:tcPr>
            <w:tcW w:w="10790" w:type="dxa"/>
          </w:tcPr>
          <w:p w14:paraId="6C292A4E" w14:textId="77777777" w:rsidR="003C6ACA" w:rsidRDefault="006229E9" w:rsidP="00E4246D">
            <w:r w:rsidRPr="006229E9">
              <w:rPr>
                <w:noProof/>
              </w:rPr>
              <w:drawing>
                <wp:inline distT="0" distB="0" distL="0" distR="0" wp14:anchorId="7BDAC2ED" wp14:editId="1892EC60">
                  <wp:extent cx="3703641" cy="457240"/>
                  <wp:effectExtent l="19050" t="19050" r="11430" b="19050"/>
                  <wp:docPr id="2017160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60798" name=""/>
                          <pic:cNvPicPr/>
                        </pic:nvPicPr>
                        <pic:blipFill>
                          <a:blip r:embed="rId702"/>
                          <a:stretch>
                            <a:fillRect/>
                          </a:stretch>
                        </pic:blipFill>
                        <pic:spPr>
                          <a:xfrm>
                            <a:off x="0" y="0"/>
                            <a:ext cx="3703641" cy="457240"/>
                          </a:xfrm>
                          <a:prstGeom prst="rect">
                            <a:avLst/>
                          </a:prstGeom>
                          <a:ln w="19050">
                            <a:solidFill>
                              <a:schemeClr val="tx1"/>
                            </a:solidFill>
                          </a:ln>
                        </pic:spPr>
                      </pic:pic>
                    </a:graphicData>
                  </a:graphic>
                </wp:inline>
              </w:drawing>
            </w:r>
          </w:p>
          <w:p w14:paraId="41F53C3E" w14:textId="77777777" w:rsidR="006229E9" w:rsidRDefault="006229E9" w:rsidP="00E4246D"/>
          <w:p w14:paraId="58C5CC65" w14:textId="1118B00B" w:rsidR="006229E9" w:rsidRDefault="006229E9" w:rsidP="00E4246D">
            <w:r>
              <w:rPr>
                <w:b/>
                <w:bCs/>
              </w:rPr>
              <w:t xml:space="preserve">El modelo es solo el “cerebro”. </w:t>
            </w:r>
            <w:r>
              <w:t>El producto (</w:t>
            </w:r>
            <w:proofErr w:type="spellStart"/>
            <w:r>
              <w:t>ChatGPT</w:t>
            </w:r>
            <w:proofErr w:type="spellEnd"/>
            <w:r>
              <w:t xml:space="preserve">) es todo lo que </w:t>
            </w:r>
            <w:proofErr w:type="spellStart"/>
            <w:r>
              <w:t>OpenAI</w:t>
            </w:r>
            <w:proofErr w:type="spellEnd"/>
            <w:r>
              <w:t xml:space="preserve"> </w:t>
            </w:r>
            <w:r w:rsidR="00CD63B7">
              <w:t xml:space="preserve">construyo </w:t>
            </w:r>
            <w:r w:rsidR="00CD63B7">
              <w:rPr>
                <w:b/>
                <w:bCs/>
              </w:rPr>
              <w:t xml:space="preserve">alrededor </w:t>
            </w:r>
            <w:r w:rsidR="00CD63B7">
              <w:t>de ese cerebro para que funcione bien como aplicación.</w:t>
            </w:r>
          </w:p>
          <w:p w14:paraId="5F409462" w14:textId="77777777" w:rsidR="00CD63B7" w:rsidRDefault="00CD63B7" w:rsidP="00E4246D"/>
          <w:p w14:paraId="670393B5" w14:textId="77777777" w:rsidR="00416ABC" w:rsidRPr="00416ABC" w:rsidRDefault="00416ABC" w:rsidP="00416ABC">
            <w:pPr>
              <w:rPr>
                <w:b/>
                <w:bCs/>
              </w:rPr>
            </w:pPr>
            <w:r w:rsidRPr="00416ABC">
              <w:rPr>
                <w:b/>
                <w:bCs/>
              </w:rPr>
              <w:t>La analogía del auto</w:t>
            </w:r>
          </w:p>
          <w:p w14:paraId="0F466ADD" w14:textId="5E6EF9A1" w:rsidR="00416ABC" w:rsidRPr="00416ABC" w:rsidRDefault="00416ABC" w:rsidP="00704739">
            <w:pPr>
              <w:pStyle w:val="Prrafodelista"/>
              <w:numPr>
                <w:ilvl w:val="0"/>
                <w:numId w:val="44"/>
              </w:numPr>
            </w:pPr>
            <w:r w:rsidRPr="00704739">
              <w:rPr>
                <w:b/>
                <w:bCs/>
              </w:rPr>
              <w:t>El modelo</w:t>
            </w:r>
            <w:r w:rsidRPr="00416ABC">
              <w:t xml:space="preserve"> = el motor.</w:t>
            </w:r>
          </w:p>
          <w:p w14:paraId="1B7E472D" w14:textId="7BB7DDBC" w:rsidR="00416ABC" w:rsidRPr="00416ABC" w:rsidRDefault="00416ABC" w:rsidP="00704739">
            <w:pPr>
              <w:pStyle w:val="Prrafodelista"/>
              <w:numPr>
                <w:ilvl w:val="0"/>
                <w:numId w:val="44"/>
              </w:numPr>
            </w:pPr>
            <w:r w:rsidRPr="00704739">
              <w:rPr>
                <w:b/>
                <w:bCs/>
              </w:rPr>
              <w:t>El producto (</w:t>
            </w:r>
            <w:proofErr w:type="spellStart"/>
            <w:r w:rsidRPr="00704739">
              <w:rPr>
                <w:b/>
                <w:bCs/>
              </w:rPr>
              <w:t>ChatGPT</w:t>
            </w:r>
            <w:proofErr w:type="spellEnd"/>
            <w:r w:rsidRPr="00704739">
              <w:rPr>
                <w:b/>
                <w:bCs/>
              </w:rPr>
              <w:t>)</w:t>
            </w:r>
            <w:r w:rsidRPr="00416ABC">
              <w:t xml:space="preserve"> = el auto completo: motor + volante + asientos + GPS + bluetooth.</w:t>
            </w:r>
          </w:p>
          <w:p w14:paraId="6D0AFE1E" w14:textId="77777777" w:rsidR="00CD63B7" w:rsidRDefault="00CD63B7" w:rsidP="00E4246D"/>
          <w:p w14:paraId="2E16DB85" w14:textId="77777777" w:rsidR="00704739" w:rsidRPr="00704739" w:rsidRDefault="00704739" w:rsidP="00704739">
            <w:r w:rsidRPr="00704739">
              <w:t xml:space="preserve">Puedes comprar solo el motor y armarte tu propio auto (eso es usar la API). O puedes comprar el auto ya armado, con todo incluido (eso es usar </w:t>
            </w:r>
            <w:proofErr w:type="spellStart"/>
            <w:r w:rsidRPr="00704739">
              <w:t>ChatGPT</w:t>
            </w:r>
            <w:proofErr w:type="spellEnd"/>
            <w:r w:rsidRPr="00704739">
              <w:t>).</w:t>
            </w:r>
          </w:p>
          <w:p w14:paraId="445C5FFD" w14:textId="77777777" w:rsidR="00CD63B7" w:rsidRDefault="00CD63B7" w:rsidP="00E4246D"/>
          <w:p w14:paraId="53A61377" w14:textId="77777777" w:rsidR="00704739" w:rsidRPr="00704739" w:rsidRDefault="00704739" w:rsidP="00704739">
            <w:pPr>
              <w:rPr>
                <w:b/>
                <w:bCs/>
              </w:rPr>
            </w:pPr>
            <w:r w:rsidRPr="00704739">
              <w:rPr>
                <w:b/>
                <w:bCs/>
              </w:rPr>
              <w:t xml:space="preserve">Qué es "lo de alrededor" en el caso de </w:t>
            </w:r>
            <w:proofErr w:type="spellStart"/>
            <w:r w:rsidRPr="00704739">
              <w:rPr>
                <w:b/>
                <w:bCs/>
              </w:rPr>
              <w:t>ChatGPT</w:t>
            </w:r>
            <w:proofErr w:type="spellEnd"/>
          </w:p>
          <w:tbl>
            <w:tblPr>
              <w:tblStyle w:val="Tablaconcuadrcula4-nfasis4"/>
              <w:tblW w:w="0" w:type="auto"/>
              <w:tblLook w:val="04A0" w:firstRow="1" w:lastRow="0" w:firstColumn="1" w:lastColumn="0" w:noHBand="0" w:noVBand="1"/>
            </w:tblPr>
            <w:tblGrid>
              <w:gridCol w:w="5282"/>
              <w:gridCol w:w="5282"/>
            </w:tblGrid>
            <w:tr w:rsidR="00704739" w14:paraId="6DAC3ABF" w14:textId="77777777" w:rsidTr="00BB52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2" w:type="dxa"/>
                </w:tcPr>
                <w:p w14:paraId="6E9938AB" w14:textId="372B3D41" w:rsidR="00704739" w:rsidRPr="00704739" w:rsidRDefault="00704739" w:rsidP="00E4246D">
                  <w:pPr>
                    <w:rPr>
                      <w:b w:val="0"/>
                      <w:bCs w:val="0"/>
                    </w:rPr>
                  </w:pPr>
                  <w:r>
                    <w:rPr>
                      <w:b w:val="0"/>
                      <w:bCs w:val="0"/>
                    </w:rPr>
                    <w:t>Capa</w:t>
                  </w:r>
                </w:p>
              </w:tc>
              <w:tc>
                <w:tcPr>
                  <w:tcW w:w="5282" w:type="dxa"/>
                </w:tcPr>
                <w:p w14:paraId="071FE54C" w14:textId="700B4DC5" w:rsidR="00704739" w:rsidRPr="00704739" w:rsidRDefault="00704739" w:rsidP="00E4246D">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hace</w:t>
                  </w:r>
                </w:p>
              </w:tc>
            </w:tr>
            <w:tr w:rsidR="00704739" w14:paraId="39EE0FF0" w14:textId="77777777" w:rsidTr="00BB52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2" w:type="dxa"/>
                </w:tcPr>
                <w:p w14:paraId="03569CB0" w14:textId="73ABECFD" w:rsidR="00704739" w:rsidRPr="00BB52C6" w:rsidRDefault="00704739" w:rsidP="00E4246D">
                  <w:pPr>
                    <w:rPr>
                      <w:b w:val="0"/>
                      <w:bCs w:val="0"/>
                    </w:rPr>
                  </w:pPr>
                  <w:r w:rsidRPr="00BB52C6">
                    <w:rPr>
                      <w:b w:val="0"/>
                      <w:bCs w:val="0"/>
                    </w:rPr>
                    <w:t xml:space="preserve">El modelo (GPT-4.1, </w:t>
                  </w:r>
                  <w:proofErr w:type="spellStart"/>
                  <w:r w:rsidRPr="00BB52C6">
                    <w:rPr>
                      <w:b w:val="0"/>
                      <w:bCs w:val="0"/>
                    </w:rPr>
                    <w:t>etc</w:t>
                  </w:r>
                  <w:proofErr w:type="spellEnd"/>
                  <w:r w:rsidRPr="00BB52C6">
                    <w:rPr>
                      <w:b w:val="0"/>
                      <w:bCs w:val="0"/>
                    </w:rPr>
                    <w:t>)</w:t>
                  </w:r>
                </w:p>
              </w:tc>
              <w:tc>
                <w:tcPr>
                  <w:tcW w:w="5282" w:type="dxa"/>
                </w:tcPr>
                <w:p w14:paraId="2CC5C39C" w14:textId="488B2B65" w:rsidR="00704739" w:rsidRDefault="00704739" w:rsidP="00E4246D">
                  <w:pPr>
                    <w:cnfStyle w:val="000000100000" w:firstRow="0" w:lastRow="0" w:firstColumn="0" w:lastColumn="0" w:oddVBand="0" w:evenVBand="0" w:oddHBand="1" w:evenHBand="0" w:firstRowFirstColumn="0" w:firstRowLastColumn="0" w:lastRowFirstColumn="0" w:lastRowLastColumn="0"/>
                  </w:pPr>
                  <w:r w:rsidRPr="00704739">
                    <w:t>Solo predice el siguiente token, como vimos desde el día 1</w:t>
                  </w:r>
                </w:p>
              </w:tc>
            </w:tr>
            <w:tr w:rsidR="00704739" w14:paraId="433856E7" w14:textId="77777777" w:rsidTr="00BB52C6">
              <w:tc>
                <w:tcPr>
                  <w:cnfStyle w:val="001000000000" w:firstRow="0" w:lastRow="0" w:firstColumn="1" w:lastColumn="0" w:oddVBand="0" w:evenVBand="0" w:oddHBand="0" w:evenHBand="0" w:firstRowFirstColumn="0" w:firstRowLastColumn="0" w:lastRowFirstColumn="0" w:lastRowLastColumn="0"/>
                  <w:tcW w:w="5282" w:type="dxa"/>
                </w:tcPr>
                <w:p w14:paraId="7CE642F9" w14:textId="744D6B97" w:rsidR="00704739" w:rsidRPr="00BB52C6" w:rsidRDefault="00704739" w:rsidP="00E4246D">
                  <w:r w:rsidRPr="00BB52C6">
                    <w:t>Código que agrega la fecha</w:t>
                  </w:r>
                </w:p>
              </w:tc>
              <w:tc>
                <w:tcPr>
                  <w:tcW w:w="5282" w:type="dxa"/>
                </w:tcPr>
                <w:p w14:paraId="28A45407" w14:textId="3C0E28D5" w:rsidR="00704739" w:rsidRDefault="00AE6E67" w:rsidP="00E4246D">
                  <w:pPr>
                    <w:cnfStyle w:val="000000000000" w:firstRow="0" w:lastRow="0" w:firstColumn="0" w:lastColumn="0" w:oddVBand="0" w:evenVBand="0" w:oddHBand="0" w:evenHBand="0" w:firstRowFirstColumn="0" w:firstRowLastColumn="0" w:lastRowFirstColumn="0" w:lastRowLastColumn="0"/>
                  </w:pPr>
                  <w:r w:rsidRPr="00AE6E67">
                    <w:t xml:space="preserve">Mete "hoy es tal fecha" en el </w:t>
                  </w:r>
                  <w:proofErr w:type="spellStart"/>
                  <w:r w:rsidRPr="00AE6E67">
                    <w:t>system</w:t>
                  </w:r>
                  <w:proofErr w:type="spellEnd"/>
                  <w:r w:rsidRPr="00AE6E67">
                    <w:t xml:space="preserve"> </w:t>
                  </w:r>
                  <w:proofErr w:type="spellStart"/>
                  <w:r w:rsidRPr="00AE6E67">
                    <w:t>prompt</w:t>
                  </w:r>
                  <w:proofErr w:type="spellEnd"/>
                  <w:r w:rsidRPr="00AE6E67">
                    <w:t>, automáticamente</w:t>
                  </w:r>
                </w:p>
              </w:tc>
            </w:tr>
            <w:tr w:rsidR="00704739" w14:paraId="26A86ACC" w14:textId="77777777" w:rsidTr="00BB52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2" w:type="dxa"/>
                </w:tcPr>
                <w:p w14:paraId="636AA4E5" w14:textId="7B2F4E0D" w:rsidR="00704739" w:rsidRPr="00BB52C6" w:rsidRDefault="00AE6E67" w:rsidP="00E4246D">
                  <w:r w:rsidRPr="00BB52C6">
                    <w:t>Código que guarda el historial</w:t>
                  </w:r>
                </w:p>
              </w:tc>
              <w:tc>
                <w:tcPr>
                  <w:tcW w:w="5282" w:type="dxa"/>
                </w:tcPr>
                <w:p w14:paraId="0D44E240" w14:textId="77E9C28A" w:rsidR="00704739" w:rsidRDefault="00AE6E67" w:rsidP="00E4246D">
                  <w:pPr>
                    <w:cnfStyle w:val="000000100000" w:firstRow="0" w:lastRow="0" w:firstColumn="0" w:lastColumn="0" w:oddVBand="0" w:evenVBand="0" w:oddHBand="1" w:evenHBand="0" w:firstRowFirstColumn="0" w:firstRowLastColumn="0" w:lastRowFirstColumn="0" w:lastRowLastColumn="0"/>
                  </w:pPr>
                  <w:proofErr w:type="spellStart"/>
                  <w:r>
                    <w:t>Reenvia</w:t>
                  </w:r>
                  <w:proofErr w:type="spellEnd"/>
                  <w:r>
                    <w:t xml:space="preserve"> toda la conversación en cada mensaje (lo de la ilusión de memoria)</w:t>
                  </w:r>
                </w:p>
              </w:tc>
            </w:tr>
            <w:tr w:rsidR="00AE6E67" w14:paraId="04C2CB80" w14:textId="77777777" w:rsidTr="00BB52C6">
              <w:tc>
                <w:tcPr>
                  <w:cnfStyle w:val="001000000000" w:firstRow="0" w:lastRow="0" w:firstColumn="1" w:lastColumn="0" w:oddVBand="0" w:evenVBand="0" w:oddHBand="0" w:evenHBand="0" w:firstRowFirstColumn="0" w:firstRowLastColumn="0" w:lastRowFirstColumn="0" w:lastRowLastColumn="0"/>
                  <w:tcW w:w="5282" w:type="dxa"/>
                </w:tcPr>
                <w:p w14:paraId="45A6C7DA" w14:textId="3B00B895" w:rsidR="00AE6E67" w:rsidRPr="00BB52C6" w:rsidRDefault="00AE6E67" w:rsidP="00E4246D">
                  <w:r w:rsidRPr="00BB52C6">
                    <w:t>Interfaz web/</w:t>
                  </w:r>
                  <w:proofErr w:type="gramStart"/>
                  <w:r w:rsidRPr="00BB52C6">
                    <w:t>app</w:t>
                  </w:r>
                  <w:proofErr w:type="gramEnd"/>
                </w:p>
              </w:tc>
              <w:tc>
                <w:tcPr>
                  <w:tcW w:w="5282" w:type="dxa"/>
                </w:tcPr>
                <w:p w14:paraId="2A4DC672" w14:textId="0AA87B19" w:rsidR="00AE6E67" w:rsidRPr="00AE6E67" w:rsidRDefault="00AE6E67" w:rsidP="00E4246D">
                  <w:pPr>
                    <w:cnfStyle w:val="000000000000" w:firstRow="0" w:lastRow="0" w:firstColumn="0" w:lastColumn="0" w:oddVBand="0" w:evenVBand="0" w:oddHBand="0" w:evenHBand="0" w:firstRowFirstColumn="0" w:firstRowLastColumn="0" w:lastRowFirstColumn="0" w:lastRowLastColumn="0"/>
                  </w:pPr>
                  <w:r>
                    <w:t>Los botones, el cuadro de texto, el diseño que ves en chatgpt.com</w:t>
                  </w:r>
                </w:p>
              </w:tc>
            </w:tr>
            <w:tr w:rsidR="00AE6E67" w14:paraId="082A6314" w14:textId="77777777" w:rsidTr="00BB52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2" w:type="dxa"/>
                </w:tcPr>
                <w:p w14:paraId="02A927A2" w14:textId="1ACE4967" w:rsidR="00AE6E67" w:rsidRPr="00BB52C6" w:rsidRDefault="00AE6E67" w:rsidP="00E4246D">
                  <w:r w:rsidRPr="00BB52C6">
                    <w:t>Otras reglas y ajustes</w:t>
                  </w:r>
                </w:p>
              </w:tc>
              <w:tc>
                <w:tcPr>
                  <w:tcW w:w="5282" w:type="dxa"/>
                </w:tcPr>
                <w:p w14:paraId="2E623224" w14:textId="1B8ADC69" w:rsidR="00AE6E67" w:rsidRDefault="00AE6E67" w:rsidP="00E4246D">
                  <w:pPr>
                    <w:cnfStyle w:val="000000100000" w:firstRow="0" w:lastRow="0" w:firstColumn="0" w:lastColumn="0" w:oddVBand="0" w:evenVBand="0" w:oddHBand="1" w:evenHBand="0" w:firstRowFirstColumn="0" w:firstRowLastColumn="0" w:lastRowFirstColumn="0" w:lastRowLastColumn="0"/>
                  </w:pPr>
                  <w:r w:rsidRPr="00AE6E67">
                    <w:t xml:space="preserve">Instrucciones de seguridad, formato, etc., que </w:t>
                  </w:r>
                  <w:proofErr w:type="spellStart"/>
                  <w:r w:rsidRPr="00AE6E67">
                    <w:t>OpenAI</w:t>
                  </w:r>
                  <w:proofErr w:type="spellEnd"/>
                  <w:r w:rsidRPr="00AE6E67">
                    <w:t xml:space="preserve"> agrega por detrás</w:t>
                  </w:r>
                </w:p>
              </w:tc>
            </w:tr>
          </w:tbl>
          <w:p w14:paraId="73B441FA" w14:textId="77777777" w:rsidR="00704739" w:rsidRDefault="00704739" w:rsidP="00E4246D"/>
          <w:p w14:paraId="44D729B1" w14:textId="10B09773" w:rsidR="00CD63B7" w:rsidRDefault="00BB52C6" w:rsidP="00E4246D">
            <w:r>
              <w:t xml:space="preserve">Ninguna de esas capas es “el modelo” en sí. Son </w:t>
            </w:r>
            <w:r>
              <w:rPr>
                <w:b/>
                <w:bCs/>
              </w:rPr>
              <w:t xml:space="preserve">código escrito por ingenieros de </w:t>
            </w:r>
            <w:proofErr w:type="spellStart"/>
            <w:r>
              <w:rPr>
                <w:b/>
                <w:bCs/>
              </w:rPr>
              <w:t>OpenAI</w:t>
            </w:r>
            <w:proofErr w:type="spellEnd"/>
            <w:r>
              <w:rPr>
                <w:b/>
                <w:bCs/>
              </w:rPr>
              <w:t xml:space="preserve">, </w:t>
            </w:r>
            <w:r>
              <w:t>que envuelve al modelo y lo hace más útil.</w:t>
            </w:r>
          </w:p>
          <w:p w14:paraId="6AF1C46F" w14:textId="77777777" w:rsidR="00BB52C6" w:rsidRDefault="00BB52C6" w:rsidP="00E4246D"/>
          <w:p w14:paraId="5D5E35FF" w14:textId="77777777" w:rsidR="00AA4B6B" w:rsidRPr="00AA4B6B" w:rsidRDefault="00AA4B6B" w:rsidP="00AA4B6B">
            <w:pPr>
              <w:rPr>
                <w:b/>
                <w:bCs/>
                <w:sz w:val="24"/>
                <w:szCs w:val="28"/>
              </w:rPr>
            </w:pPr>
            <w:r w:rsidRPr="00AA4B6B">
              <w:rPr>
                <w:b/>
                <w:bCs/>
                <w:sz w:val="24"/>
                <w:szCs w:val="28"/>
                <w:highlight w:val="yellow"/>
              </w:rPr>
              <w:t>Por qué importa esta distinción</w:t>
            </w:r>
          </w:p>
          <w:p w14:paraId="03BF6670" w14:textId="77777777" w:rsidR="00AA4B6B" w:rsidRPr="00AA4B6B" w:rsidRDefault="00AA4B6B" w:rsidP="00AA4B6B">
            <w:r w:rsidRPr="00AA4B6B">
              <w:t xml:space="preserve">Cuando tú llamas a la API directamente (como en </w:t>
            </w:r>
            <w:proofErr w:type="spellStart"/>
            <w:r w:rsidRPr="00AA4B6B">
              <w:t>message_gpt</w:t>
            </w:r>
            <w:proofErr w:type="spellEnd"/>
            <w:r w:rsidRPr="00AA4B6B">
              <w:t>(</w:t>
            </w:r>
            <w:proofErr w:type="spellStart"/>
            <w:r w:rsidRPr="00AA4B6B">
              <w:t>prompt</w:t>
            </w:r>
            <w:proofErr w:type="spellEnd"/>
            <w:r w:rsidRPr="00AA4B6B">
              <w:t xml:space="preserve">)), estás accediendo </w:t>
            </w:r>
            <w:r w:rsidRPr="00AA4B6B">
              <w:rPr>
                <w:b/>
                <w:bCs/>
              </w:rPr>
              <w:t>solo al motor</w:t>
            </w:r>
            <w:r w:rsidRPr="00AA4B6B">
              <w:t>, sin nada de esa carrocería. Por eso:</w:t>
            </w:r>
          </w:p>
          <w:p w14:paraId="0A89610A" w14:textId="77777777" w:rsidR="00BB52C6" w:rsidRDefault="00BB52C6" w:rsidP="00AA4B6B"/>
          <w:p w14:paraId="11BFE764" w14:textId="003E0F6C" w:rsidR="00AA4B6B" w:rsidRPr="00AA4B6B" w:rsidRDefault="00AA4B6B" w:rsidP="00AA4B6B">
            <w:pPr>
              <w:pStyle w:val="Prrafodelista"/>
              <w:numPr>
                <w:ilvl w:val="0"/>
                <w:numId w:val="44"/>
              </w:numPr>
            </w:pPr>
            <w:r w:rsidRPr="00AA4B6B">
              <w:t xml:space="preserve">No sabe la fecha de hoy (nadie se la puso en el </w:t>
            </w:r>
            <w:proofErr w:type="spellStart"/>
            <w:r w:rsidRPr="00AA4B6B">
              <w:t>prompt</w:t>
            </w:r>
            <w:proofErr w:type="spellEnd"/>
            <w:r w:rsidRPr="00AA4B6B">
              <w:t>).</w:t>
            </w:r>
          </w:p>
          <w:p w14:paraId="0A1C9F4E" w14:textId="432B9E56" w:rsidR="00AA4B6B" w:rsidRPr="00AA4B6B" w:rsidRDefault="00AA4B6B" w:rsidP="00AA4B6B">
            <w:pPr>
              <w:pStyle w:val="Prrafodelista"/>
              <w:numPr>
                <w:ilvl w:val="0"/>
                <w:numId w:val="44"/>
              </w:numPr>
            </w:pPr>
            <w:r w:rsidRPr="00AA4B6B">
              <w:t>No recuerda conversaciones anteriores (nadie reenvía el historial, a menos que tú lo programes).</w:t>
            </w:r>
          </w:p>
          <w:p w14:paraId="07181AC1" w14:textId="0F22B396" w:rsidR="00AA4B6B" w:rsidRPr="00AA4B6B" w:rsidRDefault="00AA4B6B" w:rsidP="00AA4B6B">
            <w:pPr>
              <w:pStyle w:val="Prrafodelista"/>
              <w:numPr>
                <w:ilvl w:val="0"/>
                <w:numId w:val="44"/>
              </w:numPr>
            </w:pPr>
            <w:r w:rsidRPr="00AA4B6B">
              <w:t xml:space="preserve">No tiene una interfaz bonita (por eso hoy aprendes </w:t>
            </w:r>
            <w:proofErr w:type="spellStart"/>
            <w:r w:rsidRPr="00AA4B6B">
              <w:t>Gradio</w:t>
            </w:r>
            <w:proofErr w:type="spellEnd"/>
            <w:r w:rsidRPr="00AA4B6B">
              <w:t>, para construir tú esa parte).</w:t>
            </w:r>
          </w:p>
          <w:p w14:paraId="7F7556D4" w14:textId="77777777" w:rsidR="00AA4B6B" w:rsidRPr="00BB52C6" w:rsidRDefault="00AA4B6B" w:rsidP="00AA4B6B"/>
          <w:p w14:paraId="1428E113" w14:textId="77777777" w:rsidR="00AA4B6B" w:rsidRPr="00AA4B6B" w:rsidRDefault="00AA4B6B" w:rsidP="00AA4B6B">
            <w:pPr>
              <w:rPr>
                <w:b/>
                <w:bCs/>
                <w:sz w:val="24"/>
                <w:szCs w:val="28"/>
              </w:rPr>
            </w:pPr>
            <w:r w:rsidRPr="00AA4B6B">
              <w:rPr>
                <w:b/>
                <w:bCs/>
                <w:sz w:val="24"/>
                <w:szCs w:val="28"/>
                <w:highlight w:val="yellow"/>
              </w:rPr>
              <w:t>En una línea</w:t>
            </w:r>
          </w:p>
          <w:p w14:paraId="2625C7E0" w14:textId="77777777" w:rsidR="00086744" w:rsidRPr="00086744" w:rsidRDefault="00086744" w:rsidP="00086744">
            <w:r w:rsidRPr="00086744">
              <w:t>"Armado alrededor del modelo" significa: el modelo no cambia, pero alguien escribió código extra (que tú no ves) que lo rodea y le agrega capacidades que el modelo, por sí solo, no tiene.</w:t>
            </w:r>
          </w:p>
          <w:p w14:paraId="18427C52" w14:textId="015D8598" w:rsidR="006229E9" w:rsidRDefault="006229E9" w:rsidP="00E4246D"/>
        </w:tc>
      </w:tr>
    </w:tbl>
    <w:p w14:paraId="4A590D3A" w14:textId="448F4944" w:rsidR="00217DBB" w:rsidRDefault="00217DBB" w:rsidP="00E4246D"/>
    <w:p w14:paraId="47FA8FEB" w14:textId="77777777" w:rsidR="00217DBB" w:rsidRDefault="00217DBB">
      <w:r>
        <w:br w:type="page"/>
      </w:r>
    </w:p>
    <w:tbl>
      <w:tblPr>
        <w:tblStyle w:val="Tablaconcuadrcula"/>
        <w:tblW w:w="0" w:type="auto"/>
        <w:tblLook w:val="04A0" w:firstRow="1" w:lastRow="0" w:firstColumn="1" w:lastColumn="0" w:noHBand="0" w:noVBand="1"/>
      </w:tblPr>
      <w:tblGrid>
        <w:gridCol w:w="10790"/>
      </w:tblGrid>
      <w:tr w:rsidR="005F116B" w14:paraId="38D02298" w14:textId="77777777" w:rsidTr="005F116B">
        <w:tc>
          <w:tcPr>
            <w:tcW w:w="10790" w:type="dxa"/>
          </w:tcPr>
          <w:p w14:paraId="296A4140" w14:textId="4A8D0BB9" w:rsidR="005F116B" w:rsidRDefault="005F116B" w:rsidP="00E4246D">
            <w:r w:rsidRPr="005F116B">
              <w:lastRenderedPageBreak/>
              <w:t xml:space="preserve">El modelo es, en el fondo, una red neuronal con la arquitectura </w:t>
            </w:r>
            <w:proofErr w:type="spellStart"/>
            <w:r w:rsidRPr="005F116B">
              <w:rPr>
                <w:b/>
                <w:bCs/>
              </w:rPr>
              <w:t>transformer</w:t>
            </w:r>
            <w:proofErr w:type="spellEnd"/>
            <w:r w:rsidRPr="005F116B">
              <w:t xml:space="preserve"> (diseñada por investigadores de Google en 2017, en el </w:t>
            </w:r>
            <w:proofErr w:type="spellStart"/>
            <w:proofErr w:type="gramStart"/>
            <w:r w:rsidRPr="005F116B">
              <w:t>paper</w:t>
            </w:r>
            <w:proofErr w:type="spellEnd"/>
            <w:proofErr w:type="gramEnd"/>
            <w:r w:rsidRPr="005F116B">
              <w:t xml:space="preserve"> "</w:t>
            </w:r>
            <w:proofErr w:type="spellStart"/>
            <w:r w:rsidRPr="005F116B">
              <w:t>Attention</w:t>
            </w:r>
            <w:proofErr w:type="spellEnd"/>
            <w:r w:rsidRPr="005F116B">
              <w:t xml:space="preserve"> </w:t>
            </w:r>
            <w:proofErr w:type="spellStart"/>
            <w:r w:rsidRPr="005F116B">
              <w:t>is</w:t>
            </w:r>
            <w:proofErr w:type="spellEnd"/>
            <w:r w:rsidRPr="005F116B">
              <w:t xml:space="preserve"> </w:t>
            </w:r>
            <w:proofErr w:type="spellStart"/>
            <w:r w:rsidRPr="005F116B">
              <w:t>All</w:t>
            </w:r>
            <w:proofErr w:type="spellEnd"/>
            <w:r w:rsidRPr="005F116B">
              <w:t xml:space="preserve"> You Need"), más miles de millones de </w:t>
            </w:r>
            <w:r w:rsidRPr="005F116B">
              <w:rPr>
                <w:b/>
                <w:bCs/>
              </w:rPr>
              <w:t>parámetros</w:t>
            </w:r>
            <w:r w:rsidRPr="005F116B">
              <w:t xml:space="preserve"> (los números, pesos y sesgos que vimos al inicio) ajustados durante el entrenamiento.</w:t>
            </w:r>
          </w:p>
          <w:p w14:paraId="39597D34" w14:textId="77777777" w:rsidR="005F116B" w:rsidRDefault="005F116B" w:rsidP="00E4246D"/>
          <w:p w14:paraId="18F88AD5" w14:textId="77777777" w:rsidR="005F116B" w:rsidRPr="005F116B" w:rsidRDefault="005F116B" w:rsidP="005F116B">
            <w:r w:rsidRPr="005F116B">
              <w:rPr>
                <w:b/>
                <w:bCs/>
              </w:rPr>
              <w:t>Lo que define a un modelo como GPT-4:</w:t>
            </w:r>
          </w:p>
          <w:p w14:paraId="11F2DBE8" w14:textId="21C96D4F" w:rsidR="005F116B" w:rsidRDefault="00217DBB" w:rsidP="00217DBB">
            <w:pPr>
              <w:pStyle w:val="Prrafodelista"/>
              <w:numPr>
                <w:ilvl w:val="0"/>
                <w:numId w:val="44"/>
              </w:numPr>
            </w:pPr>
            <w:r>
              <w:rPr>
                <w:b/>
                <w:bCs/>
              </w:rPr>
              <w:t xml:space="preserve">La arquitectura: </w:t>
            </w:r>
            <w:r>
              <w:t xml:space="preserve">La estructura matemática del </w:t>
            </w:r>
            <w:proofErr w:type="spellStart"/>
            <w:r>
              <w:t>transformer</w:t>
            </w:r>
            <w:proofErr w:type="spellEnd"/>
            <w:r>
              <w:t xml:space="preserve"> (capas, atención, etc.), que </w:t>
            </w:r>
            <w:r>
              <w:rPr>
                <w:b/>
                <w:bCs/>
              </w:rPr>
              <w:t xml:space="preserve">los ingenieros definieron, </w:t>
            </w:r>
            <w:r>
              <w:t>no la aprendió la red.</w:t>
            </w:r>
          </w:p>
          <w:p w14:paraId="27F97CEF" w14:textId="5D407919" w:rsidR="00217DBB" w:rsidRDefault="00217DBB" w:rsidP="00217DBB">
            <w:pPr>
              <w:pStyle w:val="Prrafodelista"/>
              <w:numPr>
                <w:ilvl w:val="0"/>
                <w:numId w:val="44"/>
              </w:numPr>
            </w:pPr>
            <w:r>
              <w:rPr>
                <w:b/>
                <w:bCs/>
              </w:rPr>
              <w:t xml:space="preserve">Los pesos: </w:t>
            </w:r>
            <w:r>
              <w:t xml:space="preserve">los valores numéricos </w:t>
            </w:r>
            <w:proofErr w:type="gramStart"/>
            <w:r>
              <w:t>que</w:t>
            </w:r>
            <w:proofErr w:type="gramEnd"/>
            <w:r>
              <w:t xml:space="preserve"> si se ajustaron solos, a partir de datos de entrenamiento, para minimizar el error al predecir el siguiente token.</w:t>
            </w:r>
          </w:p>
          <w:p w14:paraId="01844856" w14:textId="77777777" w:rsidR="00217DBB" w:rsidRDefault="00217DBB" w:rsidP="00217DBB"/>
          <w:p w14:paraId="3A85A102" w14:textId="77777777" w:rsidR="003E0C76" w:rsidRPr="003E0C76" w:rsidRDefault="003E0C76" w:rsidP="003E0C76">
            <w:pPr>
              <w:rPr>
                <w:b/>
                <w:bCs/>
              </w:rPr>
            </w:pPr>
            <w:r w:rsidRPr="003E0C76">
              <w:rPr>
                <w:b/>
                <w:bCs/>
              </w:rPr>
              <w:t xml:space="preserve">Lo que NO es parte del modelo: </w:t>
            </w:r>
            <w:r w:rsidRPr="003E0C76">
              <w:t xml:space="preserve">nada de eso incluye fecha de hoy, memoria de conversaciones pasadas, interfaz, reglas de seguridad extra o cualquier otra cosa que </w:t>
            </w:r>
            <w:proofErr w:type="spellStart"/>
            <w:r w:rsidRPr="003E0C76">
              <w:t>OpenAI</w:t>
            </w:r>
            <w:proofErr w:type="spellEnd"/>
            <w:r w:rsidRPr="003E0C76">
              <w:t xml:space="preserve"> agregue por fuera. Eso es exactamente "el producto" que armaron alrededor.</w:t>
            </w:r>
          </w:p>
          <w:p w14:paraId="7AA26EA8" w14:textId="77777777" w:rsidR="00217DBB" w:rsidRPr="00217DBB" w:rsidRDefault="00217DBB" w:rsidP="00217DBB">
            <w:pPr>
              <w:rPr>
                <w:b/>
                <w:bCs/>
              </w:rPr>
            </w:pPr>
          </w:p>
          <w:p w14:paraId="7AE69EB4" w14:textId="77777777" w:rsidR="003E0C76" w:rsidRPr="003E0C76" w:rsidRDefault="003E0C76" w:rsidP="003E0C76">
            <w:r w:rsidRPr="003E0C76">
              <w:rPr>
                <w:b/>
                <w:bCs/>
              </w:rPr>
              <w:t>En una línea:</w:t>
            </w:r>
            <w:r w:rsidRPr="003E0C76">
              <w:t xml:space="preserve"> el modelo es matemática pura (función que calcula probabilidades de tokens); todo lo demás que hace útil a </w:t>
            </w:r>
            <w:proofErr w:type="spellStart"/>
            <w:r w:rsidRPr="003E0C76">
              <w:t>ChatGPT</w:t>
            </w:r>
            <w:proofErr w:type="spellEnd"/>
            <w:r w:rsidRPr="003E0C76">
              <w:t xml:space="preserve"> (fecha, memoria, interfaz) es código adicional, no parte de esa matemática.</w:t>
            </w:r>
          </w:p>
          <w:p w14:paraId="4C810B3E" w14:textId="77777777" w:rsidR="005F116B" w:rsidRDefault="005F116B" w:rsidP="00E4246D"/>
          <w:p w14:paraId="3335FA4D" w14:textId="7E443E18" w:rsidR="003E0C76" w:rsidRDefault="003E0C76" w:rsidP="00E4246D"/>
        </w:tc>
      </w:tr>
    </w:tbl>
    <w:p w14:paraId="760562D4" w14:textId="77777777" w:rsidR="005F116B" w:rsidRDefault="005F116B" w:rsidP="00E4246D"/>
    <w:p w14:paraId="2268CE80" w14:textId="77777777" w:rsidR="00925B63" w:rsidRDefault="00925B63" w:rsidP="00E4246D"/>
    <w:p w14:paraId="4A66E2A5" w14:textId="6811A264" w:rsidR="00925B63" w:rsidRDefault="00925B63">
      <w:r>
        <w:br w:type="page"/>
      </w:r>
    </w:p>
    <w:p w14:paraId="2F6BC787" w14:textId="5CD5542A" w:rsidR="00925B63" w:rsidRDefault="00925B63" w:rsidP="00925B63">
      <w:pPr>
        <w:pStyle w:val="Ttulo2"/>
        <w:rPr>
          <w:rFonts w:ascii="Arial" w:hAnsi="Arial" w:cs="Arial"/>
          <w:b/>
          <w:bCs/>
          <w:sz w:val="24"/>
          <w:szCs w:val="24"/>
          <w:highlight w:val="yellow"/>
        </w:rPr>
      </w:pPr>
      <w:bookmarkStart w:id="131" w:name="_Toc243791220"/>
      <w:r w:rsidRPr="006A430F">
        <w:rPr>
          <w:rFonts w:ascii="Arial" w:hAnsi="Arial" w:cs="Arial"/>
          <w:b/>
          <w:bCs/>
          <w:sz w:val="24"/>
          <w:szCs w:val="24"/>
          <w:highlight w:val="yellow"/>
        </w:rPr>
        <w:lastRenderedPageBreak/>
        <w:t>2.</w:t>
      </w:r>
      <w:r w:rsidR="00B65A9B">
        <w:rPr>
          <w:rFonts w:ascii="Arial" w:hAnsi="Arial" w:cs="Arial"/>
          <w:b/>
          <w:bCs/>
          <w:sz w:val="24"/>
          <w:szCs w:val="24"/>
          <w:highlight w:val="yellow"/>
        </w:rPr>
        <w:t>5</w:t>
      </w:r>
      <w:r>
        <w:rPr>
          <w:rFonts w:ascii="Arial" w:hAnsi="Arial" w:cs="Arial"/>
          <w:b/>
          <w:bCs/>
          <w:sz w:val="24"/>
          <w:szCs w:val="24"/>
          <w:highlight w:val="yellow"/>
        </w:rPr>
        <w:t xml:space="preserve">: Dia 2: </w:t>
      </w:r>
      <w:proofErr w:type="spellStart"/>
      <w:r>
        <w:rPr>
          <w:rFonts w:ascii="Arial" w:hAnsi="Arial" w:cs="Arial"/>
          <w:b/>
          <w:bCs/>
          <w:sz w:val="24"/>
          <w:szCs w:val="24"/>
          <w:highlight w:val="yellow"/>
        </w:rPr>
        <w:t>Gradio</w:t>
      </w:r>
      <w:proofErr w:type="spellEnd"/>
      <w:r>
        <w:rPr>
          <w:rFonts w:ascii="Arial" w:hAnsi="Arial" w:cs="Arial"/>
          <w:b/>
          <w:bCs/>
          <w:sz w:val="24"/>
          <w:szCs w:val="24"/>
          <w:highlight w:val="yellow"/>
        </w:rPr>
        <w:t>: tu primera interfaz, paso a paso</w:t>
      </w:r>
      <w:bookmarkEnd w:id="131"/>
    </w:p>
    <w:p w14:paraId="6AA03342" w14:textId="232915E6" w:rsidR="00F87C42" w:rsidRPr="00A77F1F" w:rsidRDefault="00F87C42" w:rsidP="00F87C42">
      <w:pPr>
        <w:pStyle w:val="Ttulo3"/>
        <w:rPr>
          <w:b/>
          <w:bCs/>
          <w:sz w:val="24"/>
          <w:szCs w:val="24"/>
        </w:rPr>
      </w:pPr>
      <w:bookmarkStart w:id="132" w:name="_Toc243791221"/>
      <w:r w:rsidRPr="00A77F1F">
        <w:rPr>
          <w:b/>
          <w:bCs/>
          <w:sz w:val="24"/>
          <w:szCs w:val="24"/>
          <w:highlight w:val="yellow"/>
        </w:rPr>
        <w:t xml:space="preserve">2.5.1 La </w:t>
      </w:r>
      <w:r w:rsidR="00A77F1F" w:rsidRPr="00A77F1F">
        <w:rPr>
          <w:b/>
          <w:bCs/>
          <w:sz w:val="24"/>
          <w:szCs w:val="24"/>
          <w:highlight w:val="yellow"/>
        </w:rPr>
        <w:t>función</w:t>
      </w:r>
      <w:r w:rsidRPr="00A77F1F">
        <w:rPr>
          <w:b/>
          <w:bCs/>
          <w:sz w:val="24"/>
          <w:szCs w:val="24"/>
          <w:highlight w:val="yellow"/>
        </w:rPr>
        <w:t xml:space="preserve"> base + interfaz</w:t>
      </w:r>
      <w:r w:rsidR="00A77F1F" w:rsidRPr="00A77F1F">
        <w:rPr>
          <w:b/>
          <w:bCs/>
          <w:sz w:val="24"/>
          <w:szCs w:val="24"/>
          <w:highlight w:val="yellow"/>
        </w:rPr>
        <w:t>, línea por línea</w:t>
      </w:r>
      <w:bookmarkEnd w:id="132"/>
    </w:p>
    <w:p w14:paraId="5FB2EE3D" w14:textId="67C01735" w:rsidR="00B65A9B" w:rsidRPr="00B65A9B" w:rsidRDefault="00B65A9B" w:rsidP="00B65A9B">
      <w:pPr>
        <w:rPr>
          <w:b/>
          <w:bCs/>
          <w:sz w:val="24"/>
          <w:szCs w:val="28"/>
        </w:rPr>
      </w:pPr>
      <w:r w:rsidRPr="00D17DC2">
        <w:rPr>
          <w:b/>
          <w:bCs/>
          <w:sz w:val="24"/>
          <w:szCs w:val="28"/>
          <w:highlight w:val="yellow"/>
        </w:rPr>
        <w:t>1. La función base</w:t>
      </w:r>
      <w:r w:rsidR="00D17DC2" w:rsidRPr="00D17DC2">
        <w:rPr>
          <w:b/>
          <w:bCs/>
          <w:sz w:val="24"/>
          <w:szCs w:val="28"/>
          <w:highlight w:val="yellow"/>
        </w:rPr>
        <w:t xml:space="preserve"> + La interfaz, línea por línea</w:t>
      </w:r>
    </w:p>
    <w:p w14:paraId="078FB6FD" w14:textId="49741E6B" w:rsidR="00925B63" w:rsidRDefault="00D17DC2" w:rsidP="00E4246D">
      <w:r w:rsidRPr="00D17DC2">
        <w:rPr>
          <w:noProof/>
        </w:rPr>
        <w:drawing>
          <wp:inline distT="0" distB="0" distL="0" distR="0" wp14:anchorId="06BFDB72" wp14:editId="31CD65C6">
            <wp:extent cx="6080760" cy="1289231"/>
            <wp:effectExtent l="38100" t="38100" r="34290" b="44450"/>
            <wp:docPr id="845379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79858" name=""/>
                    <pic:cNvPicPr/>
                  </pic:nvPicPr>
                  <pic:blipFill>
                    <a:blip r:embed="rId703"/>
                    <a:stretch>
                      <a:fillRect/>
                    </a:stretch>
                  </pic:blipFill>
                  <pic:spPr>
                    <a:xfrm>
                      <a:off x="0" y="0"/>
                      <a:ext cx="6087133" cy="1290582"/>
                    </a:xfrm>
                    <a:prstGeom prst="rect">
                      <a:avLst/>
                    </a:prstGeom>
                    <a:ln w="28575">
                      <a:solidFill>
                        <a:srgbClr val="EE0000"/>
                      </a:solidFill>
                    </a:ln>
                  </pic:spPr>
                </pic:pic>
              </a:graphicData>
            </a:graphic>
          </wp:inline>
        </w:drawing>
      </w:r>
    </w:p>
    <w:p w14:paraId="0D3FD13F" w14:textId="77777777" w:rsidR="00D17DC2" w:rsidRDefault="00D17DC2" w:rsidP="00D17DC2">
      <w:pPr>
        <w:pBdr>
          <w:bottom w:val="single" w:sz="6" w:space="1" w:color="auto"/>
        </w:pBdr>
      </w:pPr>
      <w:r w:rsidRPr="00D17DC2">
        <w:t xml:space="preserve">Una función Python normal, nada de </w:t>
      </w:r>
      <w:proofErr w:type="spellStart"/>
      <w:r w:rsidRPr="00D17DC2">
        <w:t>Gradio</w:t>
      </w:r>
      <w:proofErr w:type="spellEnd"/>
      <w:r w:rsidRPr="00D17DC2">
        <w:t xml:space="preserve"> todavía. Recibe texto, lo imprime en consola (para que veas en el notebook qué entrada llegó) y devuelve el texto en mayúsculas.</w:t>
      </w:r>
    </w:p>
    <w:p w14:paraId="093BBB61" w14:textId="77777777" w:rsidR="00D17DC2" w:rsidRPr="00D17DC2" w:rsidRDefault="00D17DC2" w:rsidP="00D17DC2">
      <w:pPr>
        <w:rPr>
          <w:b/>
          <w:bCs/>
          <w:sz w:val="24"/>
          <w:szCs w:val="28"/>
        </w:rPr>
      </w:pPr>
      <w:r w:rsidRPr="00D17DC2">
        <w:rPr>
          <w:b/>
          <w:bCs/>
          <w:sz w:val="24"/>
          <w:szCs w:val="28"/>
          <w:highlight w:val="yellow"/>
        </w:rPr>
        <w:t>2. La interfaz, línea por línea</w:t>
      </w:r>
    </w:p>
    <w:p w14:paraId="333284BD" w14:textId="0178D57D" w:rsidR="00D17DC2" w:rsidRDefault="00336C93" w:rsidP="00D17DC2">
      <w:r w:rsidRPr="00336C93">
        <w:rPr>
          <w:noProof/>
        </w:rPr>
        <w:drawing>
          <wp:inline distT="0" distB="0" distL="0" distR="0" wp14:anchorId="13A2DA14" wp14:editId="107FA2C7">
            <wp:extent cx="6858000" cy="516890"/>
            <wp:effectExtent l="19050" t="19050" r="19050" b="16510"/>
            <wp:docPr id="1059156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56621" name=""/>
                    <pic:cNvPicPr/>
                  </pic:nvPicPr>
                  <pic:blipFill>
                    <a:blip r:embed="rId704"/>
                    <a:stretch>
                      <a:fillRect/>
                    </a:stretch>
                  </pic:blipFill>
                  <pic:spPr>
                    <a:xfrm>
                      <a:off x="0" y="0"/>
                      <a:ext cx="6858000" cy="516890"/>
                    </a:xfrm>
                    <a:prstGeom prst="rect">
                      <a:avLst/>
                    </a:prstGeom>
                    <a:ln w="19050">
                      <a:solidFill>
                        <a:schemeClr val="tx1"/>
                      </a:solidFill>
                    </a:ln>
                  </pic:spPr>
                </pic:pic>
              </a:graphicData>
            </a:graphic>
          </wp:inline>
        </w:drawing>
      </w:r>
    </w:p>
    <w:p w14:paraId="7004AA3B" w14:textId="6633FABE" w:rsidR="006C2156" w:rsidRPr="00D17DC2" w:rsidRDefault="006C2156" w:rsidP="00D17DC2">
      <w:r w:rsidRPr="006C2156">
        <w:rPr>
          <w:noProof/>
        </w:rPr>
        <w:drawing>
          <wp:inline distT="0" distB="0" distL="0" distR="0" wp14:anchorId="73273891" wp14:editId="278E2F96">
            <wp:extent cx="4486275" cy="3328869"/>
            <wp:effectExtent l="0" t="0" r="0" b="5080"/>
            <wp:docPr id="1836872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72842" name=""/>
                    <pic:cNvPicPr/>
                  </pic:nvPicPr>
                  <pic:blipFill>
                    <a:blip r:embed="rId705"/>
                    <a:stretch>
                      <a:fillRect/>
                    </a:stretch>
                  </pic:blipFill>
                  <pic:spPr>
                    <a:xfrm>
                      <a:off x="0" y="0"/>
                      <a:ext cx="4489688" cy="3331401"/>
                    </a:xfrm>
                    <a:prstGeom prst="rect">
                      <a:avLst/>
                    </a:prstGeom>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336C93" w14:paraId="0ACD6FBB" w14:textId="77777777" w:rsidTr="00336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ECADCAC" w14:textId="1C0BA26C" w:rsidR="00336C93" w:rsidRDefault="00336C93" w:rsidP="00E4246D">
            <w:r w:rsidRPr="00336C93">
              <w:t>Parámetro</w:t>
            </w:r>
          </w:p>
        </w:tc>
        <w:tc>
          <w:tcPr>
            <w:tcW w:w="5395" w:type="dxa"/>
          </w:tcPr>
          <w:p w14:paraId="2780947E" w14:textId="325B8C1E" w:rsidR="00336C93" w:rsidRDefault="00336C93" w:rsidP="00E4246D">
            <w:pPr>
              <w:cnfStyle w:val="100000000000" w:firstRow="1" w:lastRow="0" w:firstColumn="0" w:lastColumn="0" w:oddVBand="0" w:evenVBand="0" w:oddHBand="0" w:evenHBand="0" w:firstRowFirstColumn="0" w:firstRowLastColumn="0" w:lastRowFirstColumn="0" w:lastRowLastColumn="0"/>
            </w:pPr>
            <w:r w:rsidRPr="00336C93">
              <w:t>Qué hace</w:t>
            </w:r>
          </w:p>
        </w:tc>
      </w:tr>
      <w:tr w:rsidR="00336C93" w14:paraId="6717F6AE" w14:textId="77777777" w:rsidTr="00336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6441721" w14:textId="238DB832" w:rsidR="00336C93" w:rsidRDefault="00336C93" w:rsidP="00E4246D">
            <w:proofErr w:type="spellStart"/>
            <w:r w:rsidRPr="00336C93">
              <w:t>fn</w:t>
            </w:r>
            <w:proofErr w:type="spellEnd"/>
            <w:r w:rsidRPr="00336C93">
              <w:t>=</w:t>
            </w:r>
            <w:proofErr w:type="spellStart"/>
            <w:r w:rsidRPr="00336C93">
              <w:t>shout</w:t>
            </w:r>
            <w:proofErr w:type="spellEnd"/>
          </w:p>
        </w:tc>
        <w:tc>
          <w:tcPr>
            <w:tcW w:w="5395" w:type="dxa"/>
          </w:tcPr>
          <w:p w14:paraId="7D37F752" w14:textId="34D9BF5B" w:rsidR="00336C93" w:rsidRPr="00166E25" w:rsidRDefault="0081038E" w:rsidP="00E4246D">
            <w:pPr>
              <w:cnfStyle w:val="000000100000" w:firstRow="0" w:lastRow="0" w:firstColumn="0" w:lastColumn="0" w:oddVBand="0" w:evenVBand="0" w:oddHBand="1" w:evenHBand="0" w:firstRowFirstColumn="0" w:firstRowLastColumn="0" w:lastRowFirstColumn="0" w:lastRowLastColumn="0"/>
              <w:rPr>
                <w:b/>
                <w:bCs/>
              </w:rPr>
            </w:pPr>
            <w:r>
              <w:t xml:space="preserve">Le pasas la </w:t>
            </w:r>
            <w:proofErr w:type="spellStart"/>
            <w:r>
              <w:t>funcion</w:t>
            </w:r>
            <w:proofErr w:type="spellEnd"/>
            <w:r>
              <w:t xml:space="preserve"> </w:t>
            </w:r>
            <w:r>
              <w:rPr>
                <w:b/>
                <w:bCs/>
              </w:rPr>
              <w:t xml:space="preserve">sin llamarla </w:t>
            </w:r>
            <w:r>
              <w:t xml:space="preserve">(sin paréntesis ni argumentos). </w:t>
            </w:r>
            <w:proofErr w:type="spellStart"/>
            <w:r>
              <w:t>Gradio</w:t>
            </w:r>
            <w:proofErr w:type="spellEnd"/>
            <w:r>
              <w:t xml:space="preserve"> la guarda para llamarla el mismo cuando el usuario presione </w:t>
            </w:r>
            <w:r w:rsidR="00166E25">
              <w:t>“</w:t>
            </w:r>
            <w:proofErr w:type="spellStart"/>
            <w:r w:rsidR="00166E25">
              <w:t>Submit</w:t>
            </w:r>
            <w:proofErr w:type="spellEnd"/>
            <w:r w:rsidR="00166E25">
              <w:t xml:space="preserve">”. Esto se llama </w:t>
            </w:r>
            <w:proofErr w:type="spellStart"/>
            <w:r w:rsidR="00166E25">
              <w:rPr>
                <w:b/>
                <w:bCs/>
              </w:rPr>
              <w:t>callback</w:t>
            </w:r>
            <w:proofErr w:type="spellEnd"/>
          </w:p>
        </w:tc>
      </w:tr>
      <w:tr w:rsidR="00336C93" w14:paraId="2CF5EDD6" w14:textId="77777777" w:rsidTr="00336C93">
        <w:tc>
          <w:tcPr>
            <w:cnfStyle w:val="001000000000" w:firstRow="0" w:lastRow="0" w:firstColumn="1" w:lastColumn="0" w:oddVBand="0" w:evenVBand="0" w:oddHBand="0" w:evenHBand="0" w:firstRowFirstColumn="0" w:firstRowLastColumn="0" w:lastRowFirstColumn="0" w:lastRowLastColumn="0"/>
            <w:tcW w:w="5395" w:type="dxa"/>
          </w:tcPr>
          <w:p w14:paraId="1D5F4EA6" w14:textId="52154C40" w:rsidR="00336C93" w:rsidRDefault="00166E25" w:rsidP="00E4246D">
            <w:r w:rsidRPr="00166E25">
              <w:t>inputs="</w:t>
            </w:r>
            <w:proofErr w:type="spellStart"/>
            <w:r w:rsidRPr="00166E25">
              <w:t>textbox</w:t>
            </w:r>
            <w:proofErr w:type="spellEnd"/>
            <w:r w:rsidRPr="00166E25">
              <w:t>"</w:t>
            </w:r>
          </w:p>
        </w:tc>
        <w:tc>
          <w:tcPr>
            <w:tcW w:w="5395" w:type="dxa"/>
          </w:tcPr>
          <w:p w14:paraId="6C58FD2F" w14:textId="73C974DB" w:rsidR="00336C93" w:rsidRPr="00055155" w:rsidRDefault="00055155" w:rsidP="00E4246D">
            <w:pPr>
              <w:cnfStyle w:val="000000000000" w:firstRow="0" w:lastRow="0" w:firstColumn="0" w:lastColumn="0" w:oddVBand="0" w:evenVBand="0" w:oddHBand="0" w:evenHBand="0" w:firstRowFirstColumn="0" w:firstRowLastColumn="0" w:lastRowFirstColumn="0" w:lastRowLastColumn="0"/>
              <w:rPr>
                <w:b/>
                <w:bCs/>
              </w:rPr>
            </w:pPr>
            <w:r>
              <w:t xml:space="preserve">Un cuadro de texto que alimenta el </w:t>
            </w:r>
            <w:proofErr w:type="spellStart"/>
            <w:r>
              <w:t>parametro</w:t>
            </w:r>
            <w:proofErr w:type="spellEnd"/>
            <w:r>
              <w:t xml:space="preserve"> de </w:t>
            </w:r>
            <w:proofErr w:type="spellStart"/>
            <w:r>
              <w:rPr>
                <w:b/>
                <w:bCs/>
              </w:rPr>
              <w:t>shout</w:t>
            </w:r>
            <w:proofErr w:type="spellEnd"/>
          </w:p>
        </w:tc>
      </w:tr>
      <w:tr w:rsidR="00336C93" w14:paraId="5AFAF170" w14:textId="77777777" w:rsidTr="00336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1B1E4A9" w14:textId="1FBA790F" w:rsidR="00336C93" w:rsidRPr="00055155" w:rsidRDefault="00055155" w:rsidP="00E4246D">
            <w:r>
              <w:t>Outputs</w:t>
            </w:r>
            <w:proofErr w:type="gramStart"/>
            <w:r>
              <w:t>=”</w:t>
            </w:r>
            <w:proofErr w:type="spellStart"/>
            <w:r>
              <w:t>textbox</w:t>
            </w:r>
            <w:proofErr w:type="spellEnd"/>
            <w:proofErr w:type="gramEnd"/>
            <w:r>
              <w:t>”</w:t>
            </w:r>
          </w:p>
        </w:tc>
        <w:tc>
          <w:tcPr>
            <w:tcW w:w="5395" w:type="dxa"/>
          </w:tcPr>
          <w:p w14:paraId="509E10E5" w14:textId="2B1BC516" w:rsidR="00336C93" w:rsidRPr="00E758C6" w:rsidRDefault="00055155" w:rsidP="00E4246D">
            <w:pPr>
              <w:cnfStyle w:val="000000100000" w:firstRow="0" w:lastRow="0" w:firstColumn="0" w:lastColumn="0" w:oddVBand="0" w:evenVBand="0" w:oddHBand="1" w:evenHBand="0" w:firstRowFirstColumn="0" w:firstRowLastColumn="0" w:lastRowFirstColumn="0" w:lastRowLastColumn="0"/>
            </w:pPr>
            <w:r>
              <w:t>Otro cuadro de texto donde</w:t>
            </w:r>
            <w:r w:rsidR="00E758C6">
              <w:t xml:space="preserve"> se muestra lo que </w:t>
            </w:r>
            <w:proofErr w:type="spellStart"/>
            <w:r w:rsidR="00E758C6">
              <w:rPr>
                <w:b/>
                <w:bCs/>
              </w:rPr>
              <w:t>shout</w:t>
            </w:r>
            <w:proofErr w:type="spellEnd"/>
            <w:r w:rsidR="00E758C6">
              <w:rPr>
                <w:b/>
                <w:bCs/>
              </w:rPr>
              <w:t xml:space="preserve"> </w:t>
            </w:r>
            <w:r w:rsidR="00E758C6">
              <w:t>devuelve</w:t>
            </w:r>
          </w:p>
        </w:tc>
      </w:tr>
      <w:tr w:rsidR="00E758C6" w14:paraId="02CADB6A" w14:textId="77777777" w:rsidTr="00336C93">
        <w:tc>
          <w:tcPr>
            <w:cnfStyle w:val="001000000000" w:firstRow="0" w:lastRow="0" w:firstColumn="1" w:lastColumn="0" w:oddVBand="0" w:evenVBand="0" w:oddHBand="0" w:evenHBand="0" w:firstRowFirstColumn="0" w:firstRowLastColumn="0" w:lastRowFirstColumn="0" w:lastRowLastColumn="0"/>
            <w:tcW w:w="5395" w:type="dxa"/>
          </w:tcPr>
          <w:p w14:paraId="376619FC" w14:textId="469F7AC3" w:rsidR="00E758C6" w:rsidRDefault="00D8410A" w:rsidP="00E4246D">
            <w:proofErr w:type="spellStart"/>
            <w:r w:rsidRPr="00D8410A">
              <w:t>flagging_mode</w:t>
            </w:r>
            <w:proofErr w:type="spellEnd"/>
            <w:r w:rsidRPr="00D8410A">
              <w:t>="</w:t>
            </w:r>
            <w:proofErr w:type="spellStart"/>
            <w:r w:rsidRPr="00D8410A">
              <w:t>never</w:t>
            </w:r>
            <w:proofErr w:type="spellEnd"/>
            <w:r w:rsidRPr="00D8410A">
              <w:t>"</w:t>
            </w:r>
          </w:p>
        </w:tc>
        <w:tc>
          <w:tcPr>
            <w:tcW w:w="5395" w:type="dxa"/>
          </w:tcPr>
          <w:p w14:paraId="62FF9A2F" w14:textId="637E3372" w:rsidR="00E758C6" w:rsidRDefault="00D8410A" w:rsidP="00E4246D">
            <w:pPr>
              <w:cnfStyle w:val="000000000000" w:firstRow="0" w:lastRow="0" w:firstColumn="0" w:lastColumn="0" w:oddVBand="0" w:evenVBand="0" w:oddHBand="0" w:evenHBand="0" w:firstRowFirstColumn="0" w:firstRowLastColumn="0" w:lastRowFirstColumn="0" w:lastRowLastColumn="0"/>
            </w:pPr>
            <w:r w:rsidRPr="00D8410A">
              <w:t xml:space="preserve">Apaga una función de </w:t>
            </w:r>
            <w:proofErr w:type="spellStart"/>
            <w:r w:rsidRPr="00D8410A">
              <w:t>Gradio</w:t>
            </w:r>
            <w:proofErr w:type="spellEnd"/>
            <w:r w:rsidRPr="00D8410A">
              <w:t xml:space="preserve"> para marcar resultados como incorrectos, que acá no se necesita</w:t>
            </w:r>
          </w:p>
        </w:tc>
      </w:tr>
      <w:tr w:rsidR="00D8410A" w14:paraId="40A5908B" w14:textId="77777777" w:rsidTr="00336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451A3D0" w14:textId="20C7B025" w:rsidR="00D8410A" w:rsidRPr="00D8410A" w:rsidRDefault="00D8410A" w:rsidP="00E4246D">
            <w:proofErr w:type="gramStart"/>
            <w:r w:rsidRPr="00D8410A">
              <w:lastRenderedPageBreak/>
              <w:t>.</w:t>
            </w:r>
            <w:proofErr w:type="spellStart"/>
            <w:r w:rsidRPr="00D8410A">
              <w:t>launch</w:t>
            </w:r>
            <w:proofErr w:type="spellEnd"/>
            <w:proofErr w:type="gramEnd"/>
            <w:r w:rsidRPr="00D8410A">
              <w:t>()</w:t>
            </w:r>
          </w:p>
        </w:tc>
        <w:tc>
          <w:tcPr>
            <w:tcW w:w="5395" w:type="dxa"/>
          </w:tcPr>
          <w:p w14:paraId="4B0602C8" w14:textId="39DB708A" w:rsidR="00D8410A" w:rsidRPr="00D8410A" w:rsidRDefault="00D8410A" w:rsidP="00E4246D">
            <w:pPr>
              <w:cnfStyle w:val="000000100000" w:firstRow="0" w:lastRow="0" w:firstColumn="0" w:lastColumn="0" w:oddVBand="0" w:evenVBand="0" w:oddHBand="1" w:evenHBand="0" w:firstRowFirstColumn="0" w:firstRowLastColumn="0" w:lastRowFirstColumn="0" w:lastRowLastColumn="0"/>
            </w:pPr>
            <w:r w:rsidRPr="00D8410A">
              <w:t>Levanta un servidor web local y muestra la interfaz</w:t>
            </w:r>
          </w:p>
        </w:tc>
      </w:tr>
    </w:tbl>
    <w:p w14:paraId="6274F222" w14:textId="77777777" w:rsidR="00D17DC2" w:rsidRDefault="00D17DC2" w:rsidP="00E4246D"/>
    <w:tbl>
      <w:tblPr>
        <w:tblStyle w:val="Tablaconcuadrcula"/>
        <w:tblW w:w="0" w:type="auto"/>
        <w:tblLook w:val="04A0" w:firstRow="1" w:lastRow="0" w:firstColumn="1" w:lastColumn="0" w:noHBand="0" w:noVBand="1"/>
      </w:tblPr>
      <w:tblGrid>
        <w:gridCol w:w="10790"/>
      </w:tblGrid>
      <w:tr w:rsidR="00D8410A" w14:paraId="6858C64C" w14:textId="77777777" w:rsidTr="00D8410A">
        <w:tc>
          <w:tcPr>
            <w:tcW w:w="10790" w:type="dxa"/>
          </w:tcPr>
          <w:p w14:paraId="4DEF35AF" w14:textId="03213835" w:rsidR="00D8410A" w:rsidRDefault="003862F5" w:rsidP="00E4246D">
            <w:r w:rsidRPr="003862F5">
              <w:rPr>
                <w:noProof/>
              </w:rPr>
              <w:drawing>
                <wp:inline distT="0" distB="0" distL="0" distR="0" wp14:anchorId="2C7602CD" wp14:editId="77E39126">
                  <wp:extent cx="6187976" cy="342930"/>
                  <wp:effectExtent l="38100" t="38100" r="41910" b="38100"/>
                  <wp:docPr id="161611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13103" name=""/>
                          <pic:cNvPicPr/>
                        </pic:nvPicPr>
                        <pic:blipFill>
                          <a:blip r:embed="rId706"/>
                          <a:stretch>
                            <a:fillRect/>
                          </a:stretch>
                        </pic:blipFill>
                        <pic:spPr>
                          <a:xfrm>
                            <a:off x="0" y="0"/>
                            <a:ext cx="6187976" cy="342930"/>
                          </a:xfrm>
                          <a:prstGeom prst="rect">
                            <a:avLst/>
                          </a:prstGeom>
                          <a:ln w="28575">
                            <a:solidFill>
                              <a:schemeClr val="tx1"/>
                            </a:solidFill>
                          </a:ln>
                        </pic:spPr>
                      </pic:pic>
                    </a:graphicData>
                  </a:graphic>
                </wp:inline>
              </w:drawing>
            </w:r>
          </w:p>
          <w:p w14:paraId="1B4BB599" w14:textId="12AC81FA" w:rsidR="00D8410A" w:rsidRDefault="003862F5" w:rsidP="00E4246D">
            <w:proofErr w:type="spellStart"/>
            <w:r w:rsidRPr="003862F5">
              <w:rPr>
                <w:b/>
                <w:bCs/>
              </w:rPr>
              <w:t>flagging_mode</w:t>
            </w:r>
            <w:proofErr w:type="spellEnd"/>
            <w:r>
              <w:rPr>
                <w:b/>
                <w:bCs/>
              </w:rPr>
              <w:t xml:space="preserve"> </w:t>
            </w:r>
            <w:r>
              <w:t xml:space="preserve">es una </w:t>
            </w:r>
            <w:proofErr w:type="spellStart"/>
            <w:r>
              <w:t>funcion</w:t>
            </w:r>
            <w:proofErr w:type="spellEnd"/>
            <w:r>
              <w:t xml:space="preserve"> de </w:t>
            </w:r>
            <w:proofErr w:type="spellStart"/>
            <w:r>
              <w:t>Gradio</w:t>
            </w:r>
            <w:proofErr w:type="spellEnd"/>
            <w:r>
              <w:t xml:space="preserve"> para que el usuario marque (“</w:t>
            </w:r>
            <w:proofErr w:type="spellStart"/>
            <w:r>
              <w:t>flaggee</w:t>
            </w:r>
            <w:proofErr w:type="spellEnd"/>
            <w:r>
              <w:t>”</w:t>
            </w:r>
            <w:r w:rsidR="003935D5">
              <w:t>) una respuesta como incorrecta o problemática, útil cuando recolectas datos para mejorar un modelo.</w:t>
            </w:r>
          </w:p>
          <w:p w14:paraId="326C9E15" w14:textId="77777777" w:rsidR="003935D5" w:rsidRDefault="003935D5" w:rsidP="00E4246D"/>
          <w:p w14:paraId="3E7FD191" w14:textId="77777777" w:rsidR="009F44BF" w:rsidRPr="009F44BF" w:rsidRDefault="009F44BF" w:rsidP="009F44BF">
            <w:pPr>
              <w:rPr>
                <w:b/>
                <w:bCs/>
              </w:rPr>
            </w:pPr>
            <w:r w:rsidRPr="009F44BF">
              <w:rPr>
                <w:b/>
                <w:bCs/>
              </w:rPr>
              <w:t xml:space="preserve">Sin </w:t>
            </w:r>
            <w:proofErr w:type="spellStart"/>
            <w:r w:rsidRPr="009F44BF">
              <w:rPr>
                <w:b/>
                <w:bCs/>
              </w:rPr>
              <w:t>flagging_mode</w:t>
            </w:r>
            <w:proofErr w:type="spellEnd"/>
            <w:r w:rsidRPr="009F44BF">
              <w:rPr>
                <w:b/>
                <w:bCs/>
              </w:rPr>
              <w:t>="</w:t>
            </w:r>
            <w:proofErr w:type="spellStart"/>
            <w:r w:rsidRPr="009F44BF">
              <w:rPr>
                <w:b/>
                <w:bCs/>
              </w:rPr>
              <w:t>never</w:t>
            </w:r>
            <w:proofErr w:type="spellEnd"/>
            <w:r w:rsidRPr="009F44BF">
              <w:rPr>
                <w:b/>
                <w:bCs/>
              </w:rPr>
              <w:t>" (comportamiento por defecto)</w:t>
            </w:r>
          </w:p>
          <w:p w14:paraId="7AA7F366" w14:textId="4EE485A8" w:rsidR="003935D5" w:rsidRDefault="009F44BF" w:rsidP="00E4246D">
            <w:r w:rsidRPr="009F44BF">
              <w:rPr>
                <w:noProof/>
              </w:rPr>
              <w:drawing>
                <wp:inline distT="0" distB="0" distL="0" distR="0" wp14:anchorId="2FE85925" wp14:editId="5F34D430">
                  <wp:extent cx="4936067" cy="653822"/>
                  <wp:effectExtent l="19050" t="19050" r="17145" b="13335"/>
                  <wp:docPr id="436374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74090" name=""/>
                          <pic:cNvPicPr/>
                        </pic:nvPicPr>
                        <pic:blipFill>
                          <a:blip r:embed="rId707"/>
                          <a:stretch>
                            <a:fillRect/>
                          </a:stretch>
                        </pic:blipFill>
                        <pic:spPr>
                          <a:xfrm>
                            <a:off x="0" y="0"/>
                            <a:ext cx="4959364" cy="656908"/>
                          </a:xfrm>
                          <a:prstGeom prst="rect">
                            <a:avLst/>
                          </a:prstGeom>
                          <a:ln w="19050">
                            <a:solidFill>
                              <a:schemeClr val="tx1"/>
                            </a:solidFill>
                          </a:ln>
                        </pic:spPr>
                      </pic:pic>
                    </a:graphicData>
                  </a:graphic>
                </wp:inline>
              </w:drawing>
            </w:r>
          </w:p>
          <w:p w14:paraId="5A0B10ED" w14:textId="77777777" w:rsidR="009F44BF" w:rsidRDefault="009F44BF" w:rsidP="00E4246D"/>
          <w:p w14:paraId="21DC08A1" w14:textId="77777777" w:rsidR="009F44BF" w:rsidRPr="009F44BF" w:rsidRDefault="009F44BF" w:rsidP="009F44BF">
            <w:r w:rsidRPr="009F44BF">
              <w:t>La interfaz se vería así, con un botón extra de "Flag":</w:t>
            </w:r>
          </w:p>
          <w:p w14:paraId="799404E3" w14:textId="740FC273" w:rsidR="009F44BF" w:rsidRDefault="002F7951" w:rsidP="00E4246D">
            <w:r w:rsidRPr="002F7951">
              <w:rPr>
                <w:noProof/>
              </w:rPr>
              <w:drawing>
                <wp:inline distT="0" distB="0" distL="0" distR="0" wp14:anchorId="1BA3ABF1" wp14:editId="1C4B2D18">
                  <wp:extent cx="4906434" cy="685159"/>
                  <wp:effectExtent l="38100" t="38100" r="27940" b="39370"/>
                  <wp:docPr id="1703340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40878" name=""/>
                          <pic:cNvPicPr/>
                        </pic:nvPicPr>
                        <pic:blipFill>
                          <a:blip r:embed="rId708"/>
                          <a:stretch>
                            <a:fillRect/>
                          </a:stretch>
                        </pic:blipFill>
                        <pic:spPr>
                          <a:xfrm>
                            <a:off x="0" y="0"/>
                            <a:ext cx="4931958" cy="688723"/>
                          </a:xfrm>
                          <a:prstGeom prst="rect">
                            <a:avLst/>
                          </a:prstGeom>
                          <a:ln w="28575">
                            <a:solidFill>
                              <a:schemeClr val="tx1"/>
                            </a:solidFill>
                          </a:ln>
                        </pic:spPr>
                      </pic:pic>
                    </a:graphicData>
                  </a:graphic>
                </wp:inline>
              </w:drawing>
            </w:r>
          </w:p>
          <w:p w14:paraId="27C3471A" w14:textId="664F874C" w:rsidR="002F7951" w:rsidRDefault="002F7951" w:rsidP="00E4246D">
            <w:r w:rsidRPr="002F7951">
              <w:rPr>
                <w:b/>
                <w:bCs/>
              </w:rPr>
              <w:t>Qué hace ese botón:</w:t>
            </w:r>
            <w:r w:rsidRPr="002F7951">
              <w:t xml:space="preserve"> s</w:t>
            </w:r>
            <w:r w:rsidR="00D41216">
              <w:t xml:space="preserve">i el usuario escribe algo, obtiene un resultado y presiona “Flag”, </w:t>
            </w:r>
            <w:proofErr w:type="spellStart"/>
            <w:r w:rsidR="00D41216">
              <w:t>Gradio</w:t>
            </w:r>
            <w:proofErr w:type="spellEnd"/>
            <w:r w:rsidR="00D41216">
              <w:t xml:space="preserve"> </w:t>
            </w:r>
            <w:r w:rsidR="00D41216">
              <w:rPr>
                <w:b/>
                <w:bCs/>
              </w:rPr>
              <w:t xml:space="preserve">guarda en disco </w:t>
            </w:r>
            <w:r w:rsidR="00D41216">
              <w:t xml:space="preserve">(en una carpeta local, por defecto </w:t>
            </w:r>
            <w:proofErr w:type="spellStart"/>
            <w:r w:rsidR="00D41216">
              <w:rPr>
                <w:b/>
                <w:bCs/>
              </w:rPr>
              <w:t>flagged</w:t>
            </w:r>
            <w:proofErr w:type="spellEnd"/>
            <w:r w:rsidR="00D41216">
              <w:rPr>
                <w:b/>
                <w:bCs/>
              </w:rPr>
              <w:t xml:space="preserve">/) </w:t>
            </w:r>
            <w:r w:rsidR="00D41216">
              <w:t>esa entrada y esa salida, con un archivo CSV que lleva el registro.</w:t>
            </w:r>
          </w:p>
          <w:p w14:paraId="52609B11" w14:textId="77777777" w:rsidR="00D41216" w:rsidRDefault="00D41216" w:rsidP="00E4246D"/>
          <w:p w14:paraId="5E7F6736" w14:textId="688A4CDD" w:rsidR="00D41216" w:rsidRPr="00D16508" w:rsidRDefault="00D16508" w:rsidP="00E4246D">
            <w:r>
              <w:rPr>
                <w:b/>
                <w:bCs/>
              </w:rPr>
              <w:t xml:space="preserve">Ejemplo uso real: </w:t>
            </w:r>
            <w:r w:rsidRPr="00D16508">
              <w:t xml:space="preserve">imagina una interfaz que resume textos con IA. Un usuario prueba con un texto, el resumen sale mal, y presiona "Flag". </w:t>
            </w:r>
            <w:proofErr w:type="spellStart"/>
            <w:r w:rsidRPr="00D16508">
              <w:t>Gradio</w:t>
            </w:r>
            <w:proofErr w:type="spellEnd"/>
            <w:r w:rsidRPr="00D16508">
              <w:t xml:space="preserve"> guarda:</w:t>
            </w:r>
          </w:p>
          <w:p w14:paraId="4044480D" w14:textId="77777777" w:rsidR="003935D5" w:rsidRDefault="003935D5" w:rsidP="00E4246D"/>
          <w:p w14:paraId="22E3EF38" w14:textId="5574DC2F" w:rsidR="00F66FB3" w:rsidRDefault="00F66FB3" w:rsidP="00E4246D">
            <w:r w:rsidRPr="00F66FB3">
              <w:rPr>
                <w:noProof/>
              </w:rPr>
              <w:drawing>
                <wp:inline distT="0" distB="0" distL="0" distR="0" wp14:anchorId="7F2FC7EB" wp14:editId="7BB6459D">
                  <wp:extent cx="4927600" cy="890110"/>
                  <wp:effectExtent l="19050" t="19050" r="25400" b="24765"/>
                  <wp:docPr id="440872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72326" name=""/>
                          <pic:cNvPicPr/>
                        </pic:nvPicPr>
                        <pic:blipFill>
                          <a:blip r:embed="rId709"/>
                          <a:stretch>
                            <a:fillRect/>
                          </a:stretch>
                        </pic:blipFill>
                        <pic:spPr>
                          <a:xfrm>
                            <a:off x="0" y="0"/>
                            <a:ext cx="4940306" cy="892405"/>
                          </a:xfrm>
                          <a:prstGeom prst="rect">
                            <a:avLst/>
                          </a:prstGeom>
                          <a:ln w="19050">
                            <a:solidFill>
                              <a:schemeClr val="tx1"/>
                            </a:solidFill>
                          </a:ln>
                        </pic:spPr>
                      </pic:pic>
                    </a:graphicData>
                  </a:graphic>
                </wp:inline>
              </w:drawing>
            </w:r>
          </w:p>
          <w:p w14:paraId="136EF6F2" w14:textId="1762DAF6" w:rsidR="00F66FB3" w:rsidRDefault="00F66FB3" w:rsidP="00E4246D">
            <w:r>
              <w:t>Eso le sirve al equipo de ciencia de datos para revisar después que casos fallaron.</w:t>
            </w:r>
          </w:p>
          <w:p w14:paraId="3B94B3B5" w14:textId="77777777" w:rsidR="00F66FB3" w:rsidRDefault="00F66FB3" w:rsidP="00E4246D"/>
          <w:p w14:paraId="155FED98" w14:textId="77777777" w:rsidR="00502FDB" w:rsidRPr="00502FDB" w:rsidRDefault="00502FDB" w:rsidP="00502FDB">
            <w:pPr>
              <w:rPr>
                <w:b/>
                <w:bCs/>
              </w:rPr>
            </w:pPr>
            <w:r w:rsidRPr="00502FDB">
              <w:rPr>
                <w:b/>
                <w:bCs/>
              </w:rPr>
              <w:t xml:space="preserve">Con </w:t>
            </w:r>
            <w:proofErr w:type="spellStart"/>
            <w:r w:rsidRPr="00502FDB">
              <w:rPr>
                <w:b/>
                <w:bCs/>
              </w:rPr>
              <w:t>flagging_mode</w:t>
            </w:r>
            <w:proofErr w:type="spellEnd"/>
            <w:r w:rsidRPr="00502FDB">
              <w:rPr>
                <w:b/>
                <w:bCs/>
              </w:rPr>
              <w:t>="</w:t>
            </w:r>
            <w:proofErr w:type="spellStart"/>
            <w:r w:rsidRPr="00502FDB">
              <w:rPr>
                <w:b/>
                <w:bCs/>
              </w:rPr>
              <w:t>never</w:t>
            </w:r>
            <w:proofErr w:type="spellEnd"/>
            <w:r w:rsidRPr="00502FDB">
              <w:rPr>
                <w:b/>
                <w:bCs/>
              </w:rPr>
              <w:t>" (lo que usa el notebook)</w:t>
            </w:r>
          </w:p>
          <w:p w14:paraId="061906CA" w14:textId="080E6EE8" w:rsidR="00F66FB3" w:rsidRDefault="00300B9D" w:rsidP="00E4246D">
            <w:r w:rsidRPr="00300B9D">
              <w:rPr>
                <w:noProof/>
              </w:rPr>
              <w:drawing>
                <wp:inline distT="0" distB="0" distL="0" distR="0" wp14:anchorId="2CC17540" wp14:editId="25F8964A">
                  <wp:extent cx="5020734" cy="712161"/>
                  <wp:effectExtent l="19050" t="19050" r="8890" b="12065"/>
                  <wp:docPr id="2104715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15168" name=""/>
                          <pic:cNvPicPr/>
                        </pic:nvPicPr>
                        <pic:blipFill>
                          <a:blip r:embed="rId710"/>
                          <a:stretch>
                            <a:fillRect/>
                          </a:stretch>
                        </pic:blipFill>
                        <pic:spPr>
                          <a:xfrm>
                            <a:off x="0" y="0"/>
                            <a:ext cx="5041400" cy="715092"/>
                          </a:xfrm>
                          <a:prstGeom prst="rect">
                            <a:avLst/>
                          </a:prstGeom>
                          <a:ln w="19050">
                            <a:solidFill>
                              <a:schemeClr val="tx1"/>
                            </a:solidFill>
                          </a:ln>
                        </pic:spPr>
                      </pic:pic>
                    </a:graphicData>
                  </a:graphic>
                </wp:inline>
              </w:drawing>
            </w:r>
          </w:p>
          <w:p w14:paraId="2998D447" w14:textId="77777777" w:rsidR="00300B9D" w:rsidRPr="00300B9D" w:rsidRDefault="00300B9D" w:rsidP="00300B9D">
            <w:r w:rsidRPr="00300B9D">
              <w:t>Quita completamente el botón "Flag" de la interfaz:</w:t>
            </w:r>
          </w:p>
          <w:p w14:paraId="40EDC650" w14:textId="47AD887B" w:rsidR="00300B9D" w:rsidRDefault="00300B9D" w:rsidP="00E4246D">
            <w:r w:rsidRPr="00300B9D">
              <w:rPr>
                <w:noProof/>
              </w:rPr>
              <w:drawing>
                <wp:inline distT="0" distB="0" distL="0" distR="0" wp14:anchorId="6759BAC9" wp14:editId="4209F5D5">
                  <wp:extent cx="5012267" cy="734972"/>
                  <wp:effectExtent l="0" t="0" r="0" b="8255"/>
                  <wp:docPr id="871785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85754" name=""/>
                          <pic:cNvPicPr/>
                        </pic:nvPicPr>
                        <pic:blipFill>
                          <a:blip r:embed="rId711"/>
                          <a:stretch>
                            <a:fillRect/>
                          </a:stretch>
                        </pic:blipFill>
                        <pic:spPr>
                          <a:xfrm>
                            <a:off x="0" y="0"/>
                            <a:ext cx="5023435" cy="736610"/>
                          </a:xfrm>
                          <a:prstGeom prst="rect">
                            <a:avLst/>
                          </a:prstGeom>
                        </pic:spPr>
                      </pic:pic>
                    </a:graphicData>
                  </a:graphic>
                </wp:inline>
              </w:drawing>
            </w:r>
          </w:p>
          <w:p w14:paraId="1C9437AD" w14:textId="77777777" w:rsidR="00300B9D" w:rsidRDefault="00300B9D" w:rsidP="00E4246D"/>
          <w:p w14:paraId="1C85DAEA" w14:textId="77777777" w:rsidR="00300B9D" w:rsidRPr="00300B9D" w:rsidRDefault="00300B9D" w:rsidP="00300B9D">
            <w:pPr>
              <w:rPr>
                <w:b/>
                <w:bCs/>
              </w:rPr>
            </w:pPr>
            <w:r w:rsidRPr="00300B9D">
              <w:rPr>
                <w:b/>
                <w:bCs/>
              </w:rPr>
              <w:t>Por qué el notebook lo desactiva</w:t>
            </w:r>
          </w:p>
          <w:p w14:paraId="2E72A5F8" w14:textId="77777777" w:rsidR="00F87C42" w:rsidRPr="00F87C42" w:rsidRDefault="00F87C42" w:rsidP="00F87C42">
            <w:r w:rsidRPr="00F87C42">
              <w:t>Para una demo simple como "gritar texto" o probar el generador de folletos, esa función no aporta nada y solo agrega un botón innecesario en pantalla. Tiene sentido en un sistema de producción donde quieres que los usuarios reporten errores; no tiene sentido en un ejemplo de aprendizaje.</w:t>
            </w:r>
          </w:p>
          <w:p w14:paraId="1BAD3BE0" w14:textId="77777777" w:rsidR="00300B9D" w:rsidRPr="003862F5" w:rsidRDefault="00300B9D" w:rsidP="00E4246D"/>
          <w:p w14:paraId="1E12B578" w14:textId="77777777" w:rsidR="00D8410A" w:rsidRDefault="00D8410A" w:rsidP="00E4246D"/>
          <w:p w14:paraId="042DB3D6" w14:textId="77777777" w:rsidR="00D8410A" w:rsidRDefault="00D8410A" w:rsidP="00E4246D"/>
        </w:tc>
      </w:tr>
    </w:tbl>
    <w:p w14:paraId="079F4E06" w14:textId="77777777" w:rsidR="00D8410A" w:rsidRDefault="00D8410A" w:rsidP="00E4246D"/>
    <w:p w14:paraId="175A1D41" w14:textId="63124885" w:rsidR="00A77F1F" w:rsidRDefault="00D77C07" w:rsidP="00D77C07">
      <w:pPr>
        <w:pStyle w:val="Ttulo3"/>
        <w:rPr>
          <w:b/>
          <w:bCs/>
          <w:sz w:val="24"/>
          <w:szCs w:val="24"/>
        </w:rPr>
      </w:pPr>
      <w:bookmarkStart w:id="133" w:name="_Toc243791222"/>
      <w:r w:rsidRPr="008812B2">
        <w:rPr>
          <w:b/>
          <w:bCs/>
          <w:sz w:val="24"/>
          <w:szCs w:val="24"/>
          <w:highlight w:val="yellow"/>
        </w:rPr>
        <w:lastRenderedPageBreak/>
        <w:t>2.5.2</w:t>
      </w:r>
      <w:r w:rsidR="00A77F1F" w:rsidRPr="008812B2">
        <w:rPr>
          <w:b/>
          <w:bCs/>
          <w:sz w:val="24"/>
          <w:szCs w:val="24"/>
          <w:highlight w:val="yellow"/>
        </w:rPr>
        <w:t>Lo que pasa "bajo el capó" cuando ejecutas eso</w:t>
      </w:r>
      <w:r w:rsidR="00F22B47" w:rsidRPr="008812B2">
        <w:rPr>
          <w:b/>
          <w:bCs/>
          <w:sz w:val="24"/>
          <w:szCs w:val="24"/>
          <w:highlight w:val="yellow"/>
        </w:rPr>
        <w:t xml:space="preserve"> + La variable share=True: compartir hacia afuera</w:t>
      </w:r>
      <w:bookmarkEnd w:id="133"/>
    </w:p>
    <w:p w14:paraId="4C8E29CC" w14:textId="77777777" w:rsidR="00D77C07" w:rsidRPr="00D77C07" w:rsidRDefault="00D77C07" w:rsidP="00D77C07"/>
    <w:p w14:paraId="79F627DD" w14:textId="37DD3FF5" w:rsidR="002F2A76" w:rsidRPr="002F2A76" w:rsidRDefault="00D77C07" w:rsidP="00D77C07">
      <w:pPr>
        <w:ind w:left="360"/>
      </w:pPr>
      <w:r>
        <w:t>1.</w:t>
      </w:r>
      <w:r w:rsidR="002F2A76" w:rsidRPr="002F2A76">
        <w:t xml:space="preserve">Gradio arranca un </w:t>
      </w:r>
      <w:r w:rsidR="002F2A76" w:rsidRPr="00D77C07">
        <w:rPr>
          <w:b/>
          <w:bCs/>
        </w:rPr>
        <w:t>servidor de aplicaciones</w:t>
      </w:r>
      <w:r w:rsidR="002F2A76" w:rsidRPr="002F2A76">
        <w:t xml:space="preserve"> en tu máquina.</w:t>
      </w:r>
    </w:p>
    <w:p w14:paraId="73643567" w14:textId="66AF87D7" w:rsidR="002F2A76" w:rsidRPr="002F2A76" w:rsidRDefault="00D77C07" w:rsidP="00D77C07">
      <w:pPr>
        <w:ind w:left="360"/>
      </w:pPr>
      <w:r>
        <w:t xml:space="preserve">2. </w:t>
      </w:r>
      <w:r w:rsidR="002F2A76" w:rsidRPr="002F2A76">
        <w:t xml:space="preserve">Genera una interfaz hecha en </w:t>
      </w:r>
      <w:proofErr w:type="spellStart"/>
      <w:r w:rsidR="002F2A76" w:rsidRPr="002F2A76">
        <w:rPr>
          <w:b/>
          <w:bCs/>
        </w:rPr>
        <w:t>React</w:t>
      </w:r>
      <w:proofErr w:type="spellEnd"/>
      <w:r w:rsidR="002F2A76" w:rsidRPr="002F2A76">
        <w:t xml:space="preserve"> (JavaScript) y la sirve en http://127.0.0.1:7860.</w:t>
      </w:r>
    </w:p>
    <w:p w14:paraId="6661B4D0" w14:textId="1F0CC833" w:rsidR="002F2A76" w:rsidRPr="002F2A76" w:rsidRDefault="00D77C07" w:rsidP="00D77C07">
      <w:pPr>
        <w:ind w:left="360"/>
      </w:pPr>
      <w:r>
        <w:t xml:space="preserve">3. </w:t>
      </w:r>
      <w:r w:rsidR="002F2A76" w:rsidRPr="002F2A76">
        <w:t xml:space="preserve">Esa dirección es </w:t>
      </w:r>
      <w:r w:rsidR="002F2A76" w:rsidRPr="002F2A76">
        <w:rPr>
          <w:b/>
          <w:bCs/>
        </w:rPr>
        <w:t>local</w:t>
      </w:r>
      <w:r w:rsidR="002F2A76" w:rsidRPr="002F2A76">
        <w:t>: 127.0.0.1 significa "esta misma computadora", y 7860 es el puerto.</w:t>
      </w:r>
    </w:p>
    <w:p w14:paraId="2BFC1BF2" w14:textId="77777777" w:rsidR="00900745" w:rsidRPr="00900745" w:rsidRDefault="00900745" w:rsidP="00900745">
      <w:pPr>
        <w:rPr>
          <w:b/>
          <w:bCs/>
        </w:rPr>
      </w:pPr>
      <w:r w:rsidRPr="00900745">
        <w:rPr>
          <w:b/>
          <w:bCs/>
        </w:rPr>
        <w:t>4. Tu captura de pantalla</w:t>
      </w:r>
    </w:p>
    <w:p w14:paraId="47941799" w14:textId="76B20EA1" w:rsidR="00A77F1F" w:rsidRDefault="00900745" w:rsidP="00E4246D">
      <w:r w:rsidRPr="00900745">
        <w:rPr>
          <w:noProof/>
        </w:rPr>
        <w:drawing>
          <wp:inline distT="0" distB="0" distL="0" distR="0" wp14:anchorId="27E83305" wp14:editId="3F519362">
            <wp:extent cx="3606800" cy="2676288"/>
            <wp:effectExtent l="0" t="0" r="0" b="0"/>
            <wp:docPr id="534892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92641" name=""/>
                    <pic:cNvPicPr/>
                  </pic:nvPicPr>
                  <pic:blipFill>
                    <a:blip r:embed="rId705"/>
                    <a:stretch>
                      <a:fillRect/>
                    </a:stretch>
                  </pic:blipFill>
                  <pic:spPr>
                    <a:xfrm>
                      <a:off x="0" y="0"/>
                      <a:ext cx="3610753" cy="2679221"/>
                    </a:xfrm>
                    <a:prstGeom prst="rect">
                      <a:avLst/>
                    </a:prstGeom>
                  </pic:spPr>
                </pic:pic>
              </a:graphicData>
            </a:graphic>
          </wp:inline>
        </w:drawing>
      </w:r>
    </w:p>
    <w:p w14:paraId="23673985" w14:textId="77777777" w:rsidR="00900745" w:rsidRPr="00900745" w:rsidRDefault="00900745" w:rsidP="00900745">
      <w:r w:rsidRPr="00900745">
        <w:t>Es exactamente eso funcionando: escribiste "</w:t>
      </w:r>
      <w:proofErr w:type="spellStart"/>
      <w:r w:rsidRPr="00900745">
        <w:t>asasdsa</w:t>
      </w:r>
      <w:proofErr w:type="spellEnd"/>
      <w:r w:rsidRPr="00900745">
        <w:t xml:space="preserve">" en el cuadro </w:t>
      </w:r>
      <w:proofErr w:type="spellStart"/>
      <w:r w:rsidRPr="00900745">
        <w:t>text</w:t>
      </w:r>
      <w:proofErr w:type="spellEnd"/>
      <w:r w:rsidRPr="00900745">
        <w:t xml:space="preserve">, presionaste </w:t>
      </w:r>
      <w:proofErr w:type="spellStart"/>
      <w:r w:rsidRPr="00900745">
        <w:t>Submit</w:t>
      </w:r>
      <w:proofErr w:type="spellEnd"/>
      <w:r w:rsidRPr="00900745">
        <w:t xml:space="preserve">, y </w:t>
      </w:r>
      <w:proofErr w:type="spellStart"/>
      <w:r w:rsidRPr="00900745">
        <w:t>Gradio</w:t>
      </w:r>
      <w:proofErr w:type="spellEnd"/>
      <w:r w:rsidRPr="00900745">
        <w:t>:</w:t>
      </w:r>
    </w:p>
    <w:p w14:paraId="04AABC6A" w14:textId="77777777" w:rsidR="00E90BE6" w:rsidRPr="00E90BE6" w:rsidRDefault="00E90BE6">
      <w:pPr>
        <w:numPr>
          <w:ilvl w:val="0"/>
          <w:numId w:val="62"/>
        </w:numPr>
      </w:pPr>
      <w:r w:rsidRPr="00E90BE6">
        <w:t xml:space="preserve">Llamó a </w:t>
      </w:r>
      <w:proofErr w:type="spellStart"/>
      <w:r w:rsidRPr="00E90BE6">
        <w:t>shout</w:t>
      </w:r>
      <w:proofErr w:type="spellEnd"/>
      <w:r w:rsidRPr="00E90BE6">
        <w:t>("</w:t>
      </w:r>
      <w:proofErr w:type="spellStart"/>
      <w:r w:rsidRPr="00E90BE6">
        <w:t>asasdsa</w:t>
      </w:r>
      <w:proofErr w:type="spellEnd"/>
      <w:r w:rsidRPr="00E90BE6">
        <w:t>") por detrás (tu código Python real, corriendo en tu máquina).</w:t>
      </w:r>
    </w:p>
    <w:p w14:paraId="250AD6D2" w14:textId="77777777" w:rsidR="00E90BE6" w:rsidRPr="00E90BE6" w:rsidRDefault="00E90BE6">
      <w:pPr>
        <w:numPr>
          <w:ilvl w:val="0"/>
          <w:numId w:val="62"/>
        </w:numPr>
      </w:pPr>
      <w:r w:rsidRPr="00E90BE6">
        <w:t>Mostró el resultado "ASASDSA" en el cuadro output.</w:t>
      </w:r>
    </w:p>
    <w:p w14:paraId="19C6AE3A" w14:textId="77777777" w:rsidR="00E90BE6" w:rsidRDefault="00E90BE6" w:rsidP="00E90BE6">
      <w:pPr>
        <w:pStyle w:val="NormalWeb"/>
      </w:pPr>
      <w:r>
        <w:t>En el notebook, cada vez que haces esto, también verías en la consola:</w:t>
      </w:r>
    </w:p>
    <w:p w14:paraId="24FA13E7" w14:textId="438082F4" w:rsidR="00900745" w:rsidRDefault="00E90BE6" w:rsidP="00E90BE6">
      <w:r w:rsidRPr="00E90BE6">
        <w:rPr>
          <w:noProof/>
        </w:rPr>
        <w:drawing>
          <wp:inline distT="0" distB="0" distL="0" distR="0" wp14:anchorId="342CAF1F" wp14:editId="4F5E8329">
            <wp:extent cx="6401355" cy="586791"/>
            <wp:effectExtent l="19050" t="19050" r="19050" b="22860"/>
            <wp:docPr id="321900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00692" name=""/>
                    <pic:cNvPicPr/>
                  </pic:nvPicPr>
                  <pic:blipFill>
                    <a:blip r:embed="rId712"/>
                    <a:stretch>
                      <a:fillRect/>
                    </a:stretch>
                  </pic:blipFill>
                  <pic:spPr>
                    <a:xfrm>
                      <a:off x="0" y="0"/>
                      <a:ext cx="6401355" cy="586791"/>
                    </a:xfrm>
                    <a:prstGeom prst="rect">
                      <a:avLst/>
                    </a:prstGeom>
                    <a:ln w="19050">
                      <a:solidFill>
                        <a:schemeClr val="tx1"/>
                      </a:solidFill>
                    </a:ln>
                  </pic:spPr>
                </pic:pic>
              </a:graphicData>
            </a:graphic>
          </wp:inline>
        </w:drawing>
      </w:r>
    </w:p>
    <w:p w14:paraId="61312ADD" w14:textId="77777777" w:rsidR="00E90BE6" w:rsidRPr="00E90BE6" w:rsidRDefault="00E90BE6" w:rsidP="00E90BE6">
      <w:pPr>
        <w:pBdr>
          <w:bottom w:val="single" w:sz="6" w:space="1" w:color="auto"/>
        </w:pBdr>
      </w:pPr>
      <w:r w:rsidRPr="00E90BE6">
        <w:t>Eso explica por qué en tu notebook el log muestra 4 veces la misma entrada "</w:t>
      </w:r>
      <w:proofErr w:type="spellStart"/>
      <w:r w:rsidRPr="00E90BE6">
        <w:t>asasdsa</w:t>
      </w:r>
      <w:proofErr w:type="spellEnd"/>
      <w:r w:rsidRPr="00E90BE6">
        <w:t>": probaste el botón varias veces.</w:t>
      </w:r>
    </w:p>
    <w:p w14:paraId="2E5D5F49" w14:textId="77777777" w:rsidR="00F011E2" w:rsidRDefault="00F011E2" w:rsidP="008812B2">
      <w:pPr>
        <w:rPr>
          <w:b/>
          <w:bCs/>
          <w:sz w:val="24"/>
          <w:szCs w:val="28"/>
          <w:highlight w:val="yellow"/>
        </w:rPr>
      </w:pPr>
    </w:p>
    <w:p w14:paraId="2E53A074" w14:textId="77777777" w:rsidR="00F011E2" w:rsidRDefault="00F011E2" w:rsidP="008812B2">
      <w:pPr>
        <w:rPr>
          <w:b/>
          <w:bCs/>
          <w:sz w:val="24"/>
          <w:szCs w:val="28"/>
          <w:highlight w:val="yellow"/>
        </w:rPr>
      </w:pPr>
    </w:p>
    <w:p w14:paraId="6DC428D8" w14:textId="77777777" w:rsidR="00F011E2" w:rsidRDefault="00F011E2" w:rsidP="008812B2">
      <w:pPr>
        <w:rPr>
          <w:b/>
          <w:bCs/>
          <w:sz w:val="24"/>
          <w:szCs w:val="28"/>
          <w:highlight w:val="yellow"/>
        </w:rPr>
      </w:pPr>
    </w:p>
    <w:p w14:paraId="0FD07E45" w14:textId="77777777" w:rsidR="00F011E2" w:rsidRDefault="00F011E2" w:rsidP="008812B2">
      <w:pPr>
        <w:rPr>
          <w:b/>
          <w:bCs/>
          <w:sz w:val="24"/>
          <w:szCs w:val="28"/>
          <w:highlight w:val="yellow"/>
        </w:rPr>
      </w:pPr>
    </w:p>
    <w:p w14:paraId="3A363954" w14:textId="77777777" w:rsidR="00F011E2" w:rsidRDefault="00F011E2" w:rsidP="008812B2">
      <w:pPr>
        <w:rPr>
          <w:b/>
          <w:bCs/>
          <w:sz w:val="24"/>
          <w:szCs w:val="28"/>
          <w:highlight w:val="yellow"/>
        </w:rPr>
      </w:pPr>
    </w:p>
    <w:p w14:paraId="7DD0C387" w14:textId="77777777" w:rsidR="00F011E2" w:rsidRDefault="00F011E2" w:rsidP="008812B2">
      <w:pPr>
        <w:rPr>
          <w:b/>
          <w:bCs/>
          <w:sz w:val="24"/>
          <w:szCs w:val="28"/>
          <w:highlight w:val="yellow"/>
        </w:rPr>
      </w:pPr>
    </w:p>
    <w:p w14:paraId="0CCCD90E" w14:textId="4D4226A1" w:rsidR="008812B2" w:rsidRPr="008812B2" w:rsidRDefault="008812B2" w:rsidP="008812B2">
      <w:pPr>
        <w:rPr>
          <w:b/>
          <w:bCs/>
          <w:sz w:val="24"/>
          <w:szCs w:val="28"/>
        </w:rPr>
      </w:pPr>
      <w:r w:rsidRPr="008812B2">
        <w:rPr>
          <w:b/>
          <w:bCs/>
          <w:sz w:val="24"/>
          <w:szCs w:val="28"/>
          <w:highlight w:val="yellow"/>
        </w:rPr>
        <w:lastRenderedPageBreak/>
        <w:t>5. La variable share=True: compartir hacia afuera</w:t>
      </w:r>
    </w:p>
    <w:p w14:paraId="727EDF3F" w14:textId="481BEE4F" w:rsidR="008812B2" w:rsidRDefault="00F011E2" w:rsidP="00E90BE6">
      <w:r w:rsidRPr="00F011E2">
        <w:rPr>
          <w:noProof/>
        </w:rPr>
        <w:drawing>
          <wp:inline distT="0" distB="0" distL="0" distR="0" wp14:anchorId="729227A9" wp14:editId="6241B8E9">
            <wp:extent cx="6375400" cy="1982027"/>
            <wp:effectExtent l="19050" t="19050" r="25400" b="18415"/>
            <wp:docPr id="461232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32989" name=""/>
                    <pic:cNvPicPr/>
                  </pic:nvPicPr>
                  <pic:blipFill>
                    <a:blip r:embed="rId713"/>
                    <a:stretch>
                      <a:fillRect/>
                    </a:stretch>
                  </pic:blipFill>
                  <pic:spPr>
                    <a:xfrm>
                      <a:off x="0" y="0"/>
                      <a:ext cx="6378482" cy="1982985"/>
                    </a:xfrm>
                    <a:prstGeom prst="rect">
                      <a:avLst/>
                    </a:prstGeom>
                    <a:ln w="19050">
                      <a:solidFill>
                        <a:schemeClr val="tx1"/>
                      </a:solidFill>
                    </a:ln>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F011E2" w14:paraId="53BB841C" w14:textId="77777777" w:rsidTr="00F011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C1E6F72" w14:textId="177A2D60" w:rsidR="00F011E2" w:rsidRDefault="00F011E2" w:rsidP="00E90BE6">
            <w:r w:rsidRPr="00F011E2">
              <w:t xml:space="preserve">Sin </w:t>
            </w:r>
            <w:r w:rsidRPr="00F011E2">
              <w:rPr>
                <w:b w:val="0"/>
                <w:bCs w:val="0"/>
              </w:rPr>
              <w:t>share=True</w:t>
            </w:r>
          </w:p>
        </w:tc>
        <w:tc>
          <w:tcPr>
            <w:tcW w:w="5395" w:type="dxa"/>
          </w:tcPr>
          <w:p w14:paraId="26A64541" w14:textId="4EA9445A" w:rsidR="00F011E2" w:rsidRDefault="00F011E2" w:rsidP="00E90BE6">
            <w:pPr>
              <w:cnfStyle w:val="100000000000" w:firstRow="1" w:lastRow="0" w:firstColumn="0" w:lastColumn="0" w:oddVBand="0" w:evenVBand="0" w:oddHBand="0" w:evenHBand="0" w:firstRowFirstColumn="0" w:firstRowLastColumn="0" w:lastRowFirstColumn="0" w:lastRowLastColumn="0"/>
            </w:pPr>
            <w:r w:rsidRPr="00F011E2">
              <w:t xml:space="preserve">Con </w:t>
            </w:r>
            <w:r w:rsidRPr="00F011E2">
              <w:rPr>
                <w:b w:val="0"/>
                <w:bCs w:val="0"/>
              </w:rPr>
              <w:t>share=True</w:t>
            </w:r>
          </w:p>
        </w:tc>
      </w:tr>
      <w:tr w:rsidR="00F011E2" w14:paraId="1C7A3387" w14:textId="77777777" w:rsidTr="00F01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BC81A89" w14:textId="76B813B5" w:rsidR="00F011E2" w:rsidRPr="00F011E2" w:rsidRDefault="00F011E2" w:rsidP="00E90BE6">
            <w:pPr>
              <w:rPr>
                <w:b w:val="0"/>
                <w:bCs w:val="0"/>
              </w:rPr>
            </w:pPr>
            <w:r w:rsidRPr="00F011E2">
              <w:rPr>
                <w:b w:val="0"/>
                <w:bCs w:val="0"/>
              </w:rPr>
              <w:t xml:space="preserve">Solo tú, en </w:t>
            </w:r>
            <w:r w:rsidRPr="00F011E2">
              <w:t>127.0.0.1</w:t>
            </w:r>
            <w:r w:rsidRPr="00F011E2">
              <w:rPr>
                <w:b w:val="0"/>
                <w:bCs w:val="0"/>
              </w:rPr>
              <w:t>, puedes acceder</w:t>
            </w:r>
          </w:p>
        </w:tc>
        <w:tc>
          <w:tcPr>
            <w:tcW w:w="5395" w:type="dxa"/>
          </w:tcPr>
          <w:p w14:paraId="26AED6FB" w14:textId="28A20E02" w:rsidR="00F011E2" w:rsidRDefault="00F011E2" w:rsidP="00E90BE6">
            <w:pPr>
              <w:cnfStyle w:val="000000100000" w:firstRow="0" w:lastRow="0" w:firstColumn="0" w:lastColumn="0" w:oddVBand="0" w:evenVBand="0" w:oddHBand="1" w:evenHBand="0" w:firstRowFirstColumn="0" w:firstRowLastColumn="0" w:lastRowFirstColumn="0" w:lastRowLastColumn="0"/>
            </w:pPr>
            <w:r w:rsidRPr="00F011E2">
              <w:t xml:space="preserve">Se genera un </w:t>
            </w:r>
            <w:proofErr w:type="gramStart"/>
            <w:r w:rsidRPr="00F011E2">
              <w:t>link</w:t>
            </w:r>
            <w:proofErr w:type="gramEnd"/>
            <w:r w:rsidRPr="00F011E2">
              <w:t xml:space="preserve"> público tipo </w:t>
            </w:r>
            <w:proofErr w:type="spellStart"/>
            <w:proofErr w:type="gramStart"/>
            <w:r w:rsidRPr="00F011E2">
              <w:rPr>
                <w:b/>
                <w:bCs/>
              </w:rPr>
              <w:t>algo.gradio</w:t>
            </w:r>
            <w:proofErr w:type="gramEnd"/>
            <w:r w:rsidRPr="00F011E2">
              <w:rPr>
                <w:b/>
                <w:bCs/>
              </w:rPr>
              <w:t>.live</w:t>
            </w:r>
            <w:proofErr w:type="spellEnd"/>
            <w:r w:rsidRPr="00F011E2">
              <w:t>, válido por 1 semana</w:t>
            </w:r>
          </w:p>
        </w:tc>
      </w:tr>
      <w:tr w:rsidR="00F011E2" w14:paraId="17F8B0AA" w14:textId="77777777" w:rsidTr="00F011E2">
        <w:tc>
          <w:tcPr>
            <w:cnfStyle w:val="001000000000" w:firstRow="0" w:lastRow="0" w:firstColumn="1" w:lastColumn="0" w:oddVBand="0" w:evenVBand="0" w:oddHBand="0" w:evenHBand="0" w:firstRowFirstColumn="0" w:firstRowLastColumn="0" w:lastRowFirstColumn="0" w:lastRowLastColumn="0"/>
            <w:tcW w:w="5395" w:type="dxa"/>
          </w:tcPr>
          <w:p w14:paraId="17177B71" w14:textId="43F80645" w:rsidR="00F011E2" w:rsidRDefault="00F011E2" w:rsidP="00E90BE6">
            <w:r w:rsidRPr="00F011E2">
              <w:t>Corre solo en tu máquina</w:t>
            </w:r>
          </w:p>
        </w:tc>
        <w:tc>
          <w:tcPr>
            <w:tcW w:w="5395" w:type="dxa"/>
          </w:tcPr>
          <w:p w14:paraId="7AE756C5" w14:textId="6EC7630D" w:rsidR="00F011E2" w:rsidRDefault="00F011E2" w:rsidP="00E90BE6">
            <w:pPr>
              <w:cnfStyle w:val="000000000000" w:firstRow="0" w:lastRow="0" w:firstColumn="0" w:lastColumn="0" w:oddVBand="0" w:evenVBand="0" w:oddHBand="0" w:evenHBand="0" w:firstRowFirstColumn="0" w:firstRowLastColumn="0" w:lastRowFirstColumn="0" w:lastRowLastColumn="0"/>
            </w:pPr>
            <w:r w:rsidRPr="00F011E2">
              <w:t xml:space="preserve">El código </w:t>
            </w:r>
            <w:r w:rsidRPr="00F011E2">
              <w:rPr>
                <w:b/>
                <w:bCs/>
              </w:rPr>
              <w:t>sigue corriendo en tu máquina</w:t>
            </w:r>
            <w:r w:rsidRPr="00F011E2">
              <w:t xml:space="preserve">, pero cualquiera con el </w:t>
            </w:r>
            <w:proofErr w:type="gramStart"/>
            <w:r w:rsidRPr="00F011E2">
              <w:t>link</w:t>
            </w:r>
            <w:proofErr w:type="gramEnd"/>
            <w:r w:rsidRPr="00F011E2">
              <w:t xml:space="preserve"> puede usarlo</w:t>
            </w:r>
          </w:p>
        </w:tc>
      </w:tr>
    </w:tbl>
    <w:p w14:paraId="0702BBB4" w14:textId="77777777" w:rsidR="00F011E2" w:rsidRDefault="00F011E2" w:rsidP="00E90BE6"/>
    <w:p w14:paraId="5FC70178" w14:textId="280FD9E8" w:rsidR="00217E27" w:rsidRDefault="00217E27" w:rsidP="00E90BE6">
      <w:r w:rsidRPr="00217E27">
        <w:rPr>
          <w:b/>
          <w:bCs/>
        </w:rPr>
        <w:t>Cómo funciona esto técnicamente:</w:t>
      </w:r>
      <w:r w:rsidRPr="00217E27">
        <w:t xml:space="preserve"> usa </w:t>
      </w:r>
      <w:r w:rsidRPr="00217E27">
        <w:rPr>
          <w:b/>
          <w:bCs/>
        </w:rPr>
        <w:t xml:space="preserve">HTTP </w:t>
      </w:r>
      <w:proofErr w:type="spellStart"/>
      <w:r w:rsidRPr="00217E27">
        <w:rPr>
          <w:b/>
          <w:bCs/>
        </w:rPr>
        <w:t>tunneling</w:t>
      </w:r>
      <w:proofErr w:type="spellEnd"/>
      <w:r>
        <w:rPr>
          <w:b/>
          <w:bCs/>
        </w:rPr>
        <w:t xml:space="preserve"> </w:t>
      </w:r>
      <w:r>
        <w:t xml:space="preserve">(la misma tecnología de herramientas como </w:t>
      </w:r>
      <w:proofErr w:type="spellStart"/>
      <w:r>
        <w:t>ngrok</w:t>
      </w:r>
      <w:proofErr w:type="spellEnd"/>
      <w:r>
        <w:t xml:space="preserve">). </w:t>
      </w:r>
      <w:proofErr w:type="spellStart"/>
      <w:r>
        <w:t>Cunado</w:t>
      </w:r>
      <w:proofErr w:type="spellEnd"/>
      <w:r>
        <w:t xml:space="preserve"> alguien usa tu </w:t>
      </w:r>
      <w:proofErr w:type="gramStart"/>
      <w:r>
        <w:t>link</w:t>
      </w:r>
      <w:proofErr w:type="gramEnd"/>
      <w:r>
        <w:t xml:space="preserve"> </w:t>
      </w:r>
      <w:proofErr w:type="spellStart"/>
      <w:r>
        <w:t>publico</w:t>
      </w:r>
      <w:proofErr w:type="spellEnd"/>
      <w:r>
        <w:t xml:space="preserve"> y presiona “</w:t>
      </w:r>
      <w:proofErr w:type="spellStart"/>
      <w:r>
        <w:t>Submit</w:t>
      </w:r>
      <w:proofErr w:type="spellEnd"/>
      <w:r>
        <w:t xml:space="preserve">”, la petición viaja hasta los servidores de </w:t>
      </w:r>
      <w:proofErr w:type="spellStart"/>
      <w:r>
        <w:t>Gradio</w:t>
      </w:r>
      <w:proofErr w:type="spellEnd"/>
      <w:r>
        <w:t>/</w:t>
      </w:r>
      <w:proofErr w:type="spellStart"/>
      <w:r>
        <w:t>Hugging</w:t>
      </w:r>
      <w:proofErr w:type="spellEnd"/>
      <w:r>
        <w:t xml:space="preserve"> </w:t>
      </w:r>
      <w:proofErr w:type="spellStart"/>
      <w:r>
        <w:t>Face</w:t>
      </w:r>
      <w:proofErr w:type="spellEnd"/>
      <w:r>
        <w:t xml:space="preserve">, y de ahí </w:t>
      </w:r>
      <w:r>
        <w:rPr>
          <w:b/>
          <w:bCs/>
        </w:rPr>
        <w:t xml:space="preserve">regresa a tu computador </w:t>
      </w:r>
      <w:r>
        <w:t xml:space="preserve">para ejecutar tu </w:t>
      </w:r>
      <w:proofErr w:type="spellStart"/>
      <w:r>
        <w:t>funcion</w:t>
      </w:r>
      <w:proofErr w:type="spellEnd"/>
      <w:r>
        <w:t xml:space="preserve"> </w:t>
      </w:r>
      <w:proofErr w:type="spellStart"/>
      <w:r>
        <w:rPr>
          <w:b/>
          <w:bCs/>
        </w:rPr>
        <w:t>shout</w:t>
      </w:r>
      <w:proofErr w:type="spellEnd"/>
      <w:r>
        <w:rPr>
          <w:b/>
          <w:bCs/>
        </w:rPr>
        <w:t xml:space="preserve"> </w:t>
      </w:r>
      <w:r>
        <w:t xml:space="preserve">real. </w:t>
      </w:r>
      <w:r w:rsidR="009B01B4" w:rsidRPr="009B01B4">
        <w:t>Por eso el profesor insiste en que, en una red corporativa con seguridad estricta, esto puede estar bloqueado o generar alertas, porque técnicamente abre un túnel desde internet hacia tu máquina.</w:t>
      </w:r>
    </w:p>
    <w:p w14:paraId="7483F627" w14:textId="77777777" w:rsidR="0031459A" w:rsidRDefault="0031459A" w:rsidP="00E90BE6"/>
    <w:p w14:paraId="2BAE7555" w14:textId="5ED800DD" w:rsidR="0031459A" w:rsidRDefault="0031459A">
      <w:r>
        <w:br w:type="page"/>
      </w:r>
    </w:p>
    <w:p w14:paraId="3F65DBB1" w14:textId="40051127" w:rsidR="0031459A" w:rsidRDefault="0031459A" w:rsidP="0031459A">
      <w:pPr>
        <w:pStyle w:val="Ttulo2"/>
        <w:rPr>
          <w:rFonts w:ascii="Arial" w:hAnsi="Arial" w:cs="Arial"/>
          <w:b/>
          <w:bCs/>
          <w:sz w:val="24"/>
          <w:szCs w:val="24"/>
          <w:highlight w:val="yellow"/>
        </w:rPr>
      </w:pPr>
      <w:bookmarkStart w:id="134" w:name="_Toc243791223"/>
      <w:r w:rsidRPr="006A430F">
        <w:rPr>
          <w:rFonts w:ascii="Arial" w:hAnsi="Arial" w:cs="Arial"/>
          <w:b/>
          <w:bCs/>
          <w:sz w:val="24"/>
          <w:szCs w:val="24"/>
          <w:highlight w:val="yellow"/>
        </w:rPr>
        <w:lastRenderedPageBreak/>
        <w:t>2.</w:t>
      </w:r>
      <w:r>
        <w:rPr>
          <w:rFonts w:ascii="Arial" w:hAnsi="Arial" w:cs="Arial"/>
          <w:b/>
          <w:bCs/>
          <w:sz w:val="24"/>
          <w:szCs w:val="24"/>
          <w:highlight w:val="yellow"/>
        </w:rPr>
        <w:t xml:space="preserve">6: Dia 2: </w:t>
      </w:r>
      <w:proofErr w:type="spellStart"/>
      <w:r>
        <w:rPr>
          <w:rFonts w:ascii="Arial" w:hAnsi="Arial" w:cs="Arial"/>
          <w:b/>
          <w:bCs/>
          <w:sz w:val="24"/>
          <w:szCs w:val="24"/>
          <w:highlight w:val="yellow"/>
        </w:rPr>
        <w:t>Gradio</w:t>
      </w:r>
      <w:proofErr w:type="spellEnd"/>
      <w:r>
        <w:rPr>
          <w:rFonts w:ascii="Arial" w:hAnsi="Arial" w:cs="Arial"/>
          <w:b/>
          <w:bCs/>
          <w:sz w:val="24"/>
          <w:szCs w:val="24"/>
          <w:highlight w:val="yellow"/>
        </w:rPr>
        <w:t xml:space="preserve">: </w:t>
      </w:r>
      <w:proofErr w:type="spellStart"/>
      <w:r w:rsidR="00197793">
        <w:rPr>
          <w:rFonts w:ascii="Arial" w:hAnsi="Arial" w:cs="Arial"/>
          <w:b/>
          <w:bCs/>
          <w:sz w:val="24"/>
          <w:szCs w:val="24"/>
          <w:highlight w:val="yellow"/>
        </w:rPr>
        <w:t>autenticacion</w:t>
      </w:r>
      <w:proofErr w:type="spellEnd"/>
      <w:r w:rsidR="00197793">
        <w:rPr>
          <w:rFonts w:ascii="Arial" w:hAnsi="Arial" w:cs="Arial"/>
          <w:b/>
          <w:bCs/>
          <w:sz w:val="24"/>
          <w:szCs w:val="24"/>
          <w:highlight w:val="yellow"/>
        </w:rPr>
        <w:t xml:space="preserve">, modo oscuro/claro, y el cambio de </w:t>
      </w:r>
      <w:proofErr w:type="spellStart"/>
      <w:r w:rsidR="00197793">
        <w:rPr>
          <w:rFonts w:ascii="Arial" w:hAnsi="Arial" w:cs="Arial"/>
          <w:b/>
          <w:bCs/>
          <w:sz w:val="24"/>
          <w:szCs w:val="24"/>
          <w:highlight w:val="yellow"/>
        </w:rPr>
        <w:t>shout</w:t>
      </w:r>
      <w:proofErr w:type="spellEnd"/>
      <w:r w:rsidR="00197793">
        <w:rPr>
          <w:rFonts w:ascii="Arial" w:hAnsi="Arial" w:cs="Arial"/>
          <w:b/>
          <w:bCs/>
          <w:sz w:val="24"/>
          <w:szCs w:val="24"/>
          <w:highlight w:val="yellow"/>
        </w:rPr>
        <w:t xml:space="preserve"> a </w:t>
      </w:r>
      <w:proofErr w:type="spellStart"/>
      <w:r w:rsidR="00197793">
        <w:rPr>
          <w:rFonts w:ascii="Arial" w:hAnsi="Arial" w:cs="Arial"/>
          <w:b/>
          <w:bCs/>
          <w:sz w:val="24"/>
          <w:szCs w:val="24"/>
          <w:highlight w:val="yellow"/>
        </w:rPr>
        <w:t>message_gpt</w:t>
      </w:r>
      <w:bookmarkEnd w:id="134"/>
      <w:proofErr w:type="spellEnd"/>
    </w:p>
    <w:p w14:paraId="7F8AAA1D" w14:textId="4FAE639A" w:rsidR="00197793" w:rsidRDefault="00CF5E04" w:rsidP="00CF5E04">
      <w:pPr>
        <w:pStyle w:val="Ttulo3"/>
        <w:rPr>
          <w:b/>
          <w:bCs/>
          <w:sz w:val="24"/>
          <w:szCs w:val="24"/>
          <w:highlight w:val="yellow"/>
        </w:rPr>
      </w:pPr>
      <w:bookmarkStart w:id="135" w:name="_Toc243791224"/>
      <w:r w:rsidRPr="00CF5E04">
        <w:rPr>
          <w:b/>
          <w:bCs/>
          <w:sz w:val="24"/>
          <w:szCs w:val="24"/>
          <w:highlight w:val="yellow"/>
        </w:rPr>
        <w:t>2.6.</w:t>
      </w:r>
      <w:r w:rsidR="00197793" w:rsidRPr="00CF5E04">
        <w:rPr>
          <w:b/>
          <w:bCs/>
          <w:sz w:val="24"/>
          <w:szCs w:val="24"/>
          <w:highlight w:val="yellow"/>
        </w:rPr>
        <w:t xml:space="preserve">1. </w:t>
      </w:r>
      <w:proofErr w:type="spellStart"/>
      <w:r w:rsidR="00197793" w:rsidRPr="00CF5E04">
        <w:rPr>
          <w:b/>
          <w:bCs/>
          <w:sz w:val="24"/>
          <w:szCs w:val="24"/>
          <w:highlight w:val="yellow"/>
        </w:rPr>
        <w:t>inbrowser</w:t>
      </w:r>
      <w:proofErr w:type="spellEnd"/>
      <w:r w:rsidR="00197793" w:rsidRPr="00CF5E04">
        <w:rPr>
          <w:b/>
          <w:bCs/>
          <w:sz w:val="24"/>
          <w:szCs w:val="24"/>
          <w:highlight w:val="yellow"/>
        </w:rPr>
        <w:t>=True</w:t>
      </w:r>
      <w:r w:rsidR="003118DC">
        <w:rPr>
          <w:b/>
          <w:bCs/>
          <w:sz w:val="24"/>
          <w:szCs w:val="24"/>
          <w:highlight w:val="yellow"/>
        </w:rPr>
        <w:t xml:space="preserve"> + </w:t>
      </w:r>
      <w:r w:rsidR="003118DC" w:rsidRPr="003118DC">
        <w:rPr>
          <w:b/>
          <w:bCs/>
          <w:sz w:val="24"/>
          <w:szCs w:val="24"/>
          <w:highlight w:val="yellow"/>
        </w:rPr>
        <w:t xml:space="preserve">Autenticación con </w:t>
      </w:r>
      <w:proofErr w:type="spellStart"/>
      <w:r w:rsidR="003118DC" w:rsidRPr="003118DC">
        <w:rPr>
          <w:b/>
          <w:bCs/>
          <w:sz w:val="24"/>
          <w:szCs w:val="24"/>
          <w:highlight w:val="yellow"/>
        </w:rPr>
        <w:t>auth</w:t>
      </w:r>
      <w:proofErr w:type="spellEnd"/>
      <w:r w:rsidR="003118DC" w:rsidRPr="003118DC">
        <w:rPr>
          <w:b/>
          <w:bCs/>
          <w:sz w:val="24"/>
          <w:szCs w:val="24"/>
          <w:highlight w:val="yellow"/>
        </w:rPr>
        <w:t>=</w:t>
      </w:r>
      <w:bookmarkEnd w:id="135"/>
    </w:p>
    <w:p w14:paraId="22C9BBEB" w14:textId="5720A224" w:rsidR="00CF5E04" w:rsidRDefault="00CF5E04" w:rsidP="00CF5E04">
      <w:pPr>
        <w:rPr>
          <w:highlight w:val="yellow"/>
        </w:rPr>
      </w:pPr>
      <w:r w:rsidRPr="00CF5E04">
        <w:rPr>
          <w:noProof/>
        </w:rPr>
        <w:drawing>
          <wp:inline distT="0" distB="0" distL="0" distR="0" wp14:anchorId="19F92343" wp14:editId="6FB5568A">
            <wp:extent cx="5821680" cy="891580"/>
            <wp:effectExtent l="0" t="0" r="7620" b="3810"/>
            <wp:docPr id="532526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26566" name=""/>
                    <pic:cNvPicPr/>
                  </pic:nvPicPr>
                  <pic:blipFill>
                    <a:blip r:embed="rId714"/>
                    <a:stretch>
                      <a:fillRect/>
                    </a:stretch>
                  </pic:blipFill>
                  <pic:spPr>
                    <a:xfrm>
                      <a:off x="0" y="0"/>
                      <a:ext cx="5832258" cy="893200"/>
                    </a:xfrm>
                    <a:prstGeom prst="rect">
                      <a:avLst/>
                    </a:prstGeom>
                  </pic:spPr>
                </pic:pic>
              </a:graphicData>
            </a:graphic>
          </wp:inline>
        </w:drawing>
      </w:r>
    </w:p>
    <w:p w14:paraId="41B9D58D" w14:textId="77777777" w:rsidR="003118DC" w:rsidRPr="003118DC" w:rsidRDefault="003118DC" w:rsidP="003118DC">
      <w:pPr>
        <w:pBdr>
          <w:bottom w:val="single" w:sz="6" w:space="1" w:color="auto"/>
        </w:pBdr>
      </w:pPr>
      <w:r w:rsidRPr="003118DC">
        <w:t>Abre automáticamente una ventana del navegador apenas se ejecuta la celda, en vez de esperar a que hagas clic en el enlace. Útil si siempre trabajas desde el navegador y no desde el notebook directamente.</w:t>
      </w:r>
    </w:p>
    <w:p w14:paraId="12778769" w14:textId="25377A30" w:rsidR="00D316E5" w:rsidRDefault="00D316E5" w:rsidP="00CF5E04">
      <w:pPr>
        <w:rPr>
          <w:highlight w:val="yellow"/>
        </w:rPr>
      </w:pPr>
      <w:r w:rsidRPr="00D316E5">
        <w:rPr>
          <w:noProof/>
        </w:rPr>
        <w:drawing>
          <wp:inline distT="0" distB="0" distL="0" distR="0" wp14:anchorId="49667125" wp14:editId="64338833">
            <wp:extent cx="4671060" cy="2043156"/>
            <wp:effectExtent l="38100" t="38100" r="34290" b="33655"/>
            <wp:docPr id="281361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61411" name=""/>
                    <pic:cNvPicPr/>
                  </pic:nvPicPr>
                  <pic:blipFill>
                    <a:blip r:embed="rId715"/>
                    <a:stretch>
                      <a:fillRect/>
                    </a:stretch>
                  </pic:blipFill>
                  <pic:spPr>
                    <a:xfrm>
                      <a:off x="0" y="0"/>
                      <a:ext cx="4688203" cy="2050654"/>
                    </a:xfrm>
                    <a:prstGeom prst="rect">
                      <a:avLst/>
                    </a:prstGeom>
                    <a:ln w="38100">
                      <a:solidFill>
                        <a:srgbClr val="EE0000"/>
                      </a:solidFill>
                    </a:ln>
                  </pic:spPr>
                </pic:pic>
              </a:graphicData>
            </a:graphic>
          </wp:inline>
        </w:drawing>
      </w:r>
      <w:r w:rsidRPr="00D316E5">
        <w:rPr>
          <w:noProof/>
        </w:rPr>
        <w:drawing>
          <wp:inline distT="0" distB="0" distL="0" distR="0" wp14:anchorId="4A650339" wp14:editId="3A1EA2B2">
            <wp:extent cx="4777740" cy="986897"/>
            <wp:effectExtent l="0" t="0" r="3810" b="3810"/>
            <wp:docPr id="148232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2588" name=""/>
                    <pic:cNvPicPr/>
                  </pic:nvPicPr>
                  <pic:blipFill>
                    <a:blip r:embed="rId716"/>
                    <a:stretch>
                      <a:fillRect/>
                    </a:stretch>
                  </pic:blipFill>
                  <pic:spPr>
                    <a:xfrm>
                      <a:off x="0" y="0"/>
                      <a:ext cx="4802186" cy="991947"/>
                    </a:xfrm>
                    <a:prstGeom prst="rect">
                      <a:avLst/>
                    </a:prstGeom>
                  </pic:spPr>
                </pic:pic>
              </a:graphicData>
            </a:graphic>
          </wp:inline>
        </w:drawing>
      </w:r>
    </w:p>
    <w:p w14:paraId="52632065" w14:textId="77777777" w:rsidR="00D316E5" w:rsidRPr="00D316E5" w:rsidRDefault="00D316E5" w:rsidP="00D316E5">
      <w:r w:rsidRPr="00D316E5">
        <w:rPr>
          <w:b/>
          <w:bCs/>
        </w:rPr>
        <w:t>Varios usuarios a la vez:</w:t>
      </w:r>
    </w:p>
    <w:p w14:paraId="6EFAEC06" w14:textId="52BD656D" w:rsidR="00D316E5" w:rsidRPr="00CF5E04" w:rsidRDefault="00FC41AD" w:rsidP="00CF5E04">
      <w:pPr>
        <w:rPr>
          <w:highlight w:val="yellow"/>
        </w:rPr>
      </w:pPr>
      <w:r w:rsidRPr="00FC41AD">
        <w:rPr>
          <w:noProof/>
        </w:rPr>
        <w:drawing>
          <wp:inline distT="0" distB="0" distL="0" distR="0" wp14:anchorId="46E8FAA9" wp14:editId="7E3E537E">
            <wp:extent cx="5676900" cy="760542"/>
            <wp:effectExtent l="0" t="0" r="0" b="1905"/>
            <wp:docPr id="92063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3931" name=""/>
                    <pic:cNvPicPr/>
                  </pic:nvPicPr>
                  <pic:blipFill>
                    <a:blip r:embed="rId717"/>
                    <a:stretch>
                      <a:fillRect/>
                    </a:stretch>
                  </pic:blipFill>
                  <pic:spPr>
                    <a:xfrm>
                      <a:off x="0" y="0"/>
                      <a:ext cx="5708657" cy="764797"/>
                    </a:xfrm>
                    <a:prstGeom prst="rect">
                      <a:avLst/>
                    </a:prstGeom>
                  </pic:spPr>
                </pic:pic>
              </a:graphicData>
            </a:graphic>
          </wp:inline>
        </w:drawing>
      </w:r>
    </w:p>
    <w:p w14:paraId="017847F7" w14:textId="77777777" w:rsidR="00FC41AD" w:rsidRPr="00FC41AD" w:rsidRDefault="00FC41AD" w:rsidP="00FC41AD">
      <w:r w:rsidRPr="00FC41AD">
        <w:t xml:space="preserve">Una </w:t>
      </w:r>
      <w:r w:rsidRPr="00FC41AD">
        <w:rPr>
          <w:b/>
          <w:bCs/>
        </w:rPr>
        <w:t>lista de tuplas</w:t>
      </w:r>
      <w:r w:rsidRPr="00FC41AD">
        <w:t>: cada una es un par usuario/</w:t>
      </w:r>
      <w:proofErr w:type="gramStart"/>
      <w:r w:rsidRPr="00FC41AD">
        <w:t>contraseña válido</w:t>
      </w:r>
      <w:proofErr w:type="gramEnd"/>
      <w:r w:rsidRPr="00FC41AD">
        <w:t>.</w:t>
      </w:r>
    </w:p>
    <w:p w14:paraId="7E6D9084" w14:textId="77777777" w:rsidR="00FC41AD" w:rsidRPr="00FC41AD" w:rsidRDefault="00FC41AD" w:rsidP="00FC41AD">
      <w:r w:rsidRPr="00FC41AD">
        <w:rPr>
          <w:b/>
          <w:bCs/>
        </w:rPr>
        <w:t>Advertencia del profesor (importante):</w:t>
      </w:r>
      <w:r w:rsidRPr="00FC41AD">
        <w:t xml:space="preserve"> nunca guardes contraseñas en texto plano dentro del código, como en el ejemplo. Como mínimo, deberían ir en </w:t>
      </w:r>
      <w:proofErr w:type="gramStart"/>
      <w:r w:rsidRPr="00FC41AD">
        <w:t>tu .</w:t>
      </w:r>
      <w:proofErr w:type="spellStart"/>
      <w:r w:rsidRPr="00FC41AD">
        <w:t>env</w:t>
      </w:r>
      <w:proofErr w:type="spellEnd"/>
      <w:proofErr w:type="gramEnd"/>
      <w:r w:rsidRPr="00FC41AD">
        <w:t>:</w:t>
      </w:r>
    </w:p>
    <w:p w14:paraId="68E4D4B9" w14:textId="4E4BED97" w:rsidR="00197793" w:rsidRDefault="00805D26" w:rsidP="00197793">
      <w:pPr>
        <w:rPr>
          <w:highlight w:val="yellow"/>
        </w:rPr>
      </w:pPr>
      <w:r w:rsidRPr="00805D26">
        <w:rPr>
          <w:noProof/>
        </w:rPr>
        <w:drawing>
          <wp:inline distT="0" distB="0" distL="0" distR="0" wp14:anchorId="51E694AB" wp14:editId="36E3E2B2">
            <wp:extent cx="5471160" cy="789919"/>
            <wp:effectExtent l="0" t="0" r="0" b="0"/>
            <wp:docPr id="1007969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69109" name=""/>
                    <pic:cNvPicPr/>
                  </pic:nvPicPr>
                  <pic:blipFill>
                    <a:blip r:embed="rId718"/>
                    <a:stretch>
                      <a:fillRect/>
                    </a:stretch>
                  </pic:blipFill>
                  <pic:spPr>
                    <a:xfrm>
                      <a:off x="0" y="0"/>
                      <a:ext cx="5494118" cy="793234"/>
                    </a:xfrm>
                    <a:prstGeom prst="rect">
                      <a:avLst/>
                    </a:prstGeom>
                  </pic:spPr>
                </pic:pic>
              </a:graphicData>
            </a:graphic>
          </wp:inline>
        </w:drawing>
      </w:r>
    </w:p>
    <w:p w14:paraId="285EB2A1" w14:textId="77777777" w:rsidR="00323B78" w:rsidRPr="00323B78" w:rsidRDefault="00323B78" w:rsidP="00323B78">
      <w:r w:rsidRPr="00323B78">
        <w:t xml:space="preserve">Para algo serio, se recomienda una base de datos con contraseñas </w:t>
      </w:r>
      <w:proofErr w:type="spellStart"/>
      <w:r w:rsidRPr="00323B78">
        <w:rPr>
          <w:b/>
          <w:bCs/>
        </w:rPr>
        <w:t>hasheadas</w:t>
      </w:r>
      <w:proofErr w:type="spellEnd"/>
      <w:r w:rsidRPr="00323B78">
        <w:t xml:space="preserve"> (cifradas de forma irreversible), </w:t>
      </w:r>
      <w:r w:rsidRPr="00323B78">
        <w:rPr>
          <w:sz w:val="24"/>
          <w:szCs w:val="28"/>
          <w:highlight w:val="yellow"/>
        </w:rPr>
        <w:t>no solo leídas de una variable.</w:t>
      </w:r>
    </w:p>
    <w:p w14:paraId="16418795" w14:textId="77777777" w:rsidR="00323B78" w:rsidRPr="00323B78" w:rsidRDefault="00323B78" w:rsidP="00323B78">
      <w:r w:rsidRPr="00323B78">
        <w:rPr>
          <w:b/>
          <w:bCs/>
        </w:rPr>
        <w:t>Por qué importa más con share=True:</w:t>
      </w:r>
      <w:r w:rsidRPr="00323B78">
        <w:t xml:space="preserve"> si tu </w:t>
      </w:r>
      <w:proofErr w:type="gramStart"/>
      <w:r w:rsidRPr="00323B78">
        <w:t>app</w:t>
      </w:r>
      <w:proofErr w:type="gramEnd"/>
      <w:r w:rsidRPr="00323B78">
        <w:t xml:space="preserve"> es accesible por internet, cualquiera con el </w:t>
      </w:r>
      <w:proofErr w:type="gramStart"/>
      <w:r w:rsidRPr="00323B78">
        <w:t>link</w:t>
      </w:r>
      <w:proofErr w:type="gramEnd"/>
      <w:r w:rsidRPr="00323B78">
        <w:t xml:space="preserve"> podría usarla y ejecutar tu código (y gastar tus créditos de API). La autenticación es una barrera mínima contra eso.</w:t>
      </w:r>
    </w:p>
    <w:p w14:paraId="66EE0002" w14:textId="478B8FE5" w:rsidR="006C77E1" w:rsidRDefault="006C77E1" w:rsidP="006C77E1">
      <w:pPr>
        <w:pStyle w:val="Ttulo3"/>
        <w:rPr>
          <w:b/>
          <w:bCs/>
          <w:sz w:val="24"/>
          <w:szCs w:val="24"/>
          <w:highlight w:val="yellow"/>
        </w:rPr>
      </w:pPr>
      <w:bookmarkStart w:id="136" w:name="_Toc243791225"/>
      <w:r w:rsidRPr="00CF5E04">
        <w:rPr>
          <w:b/>
          <w:bCs/>
          <w:sz w:val="24"/>
          <w:szCs w:val="24"/>
          <w:highlight w:val="yellow"/>
        </w:rPr>
        <w:lastRenderedPageBreak/>
        <w:t>2.6.</w:t>
      </w:r>
      <w:r>
        <w:rPr>
          <w:b/>
          <w:bCs/>
          <w:sz w:val="24"/>
          <w:szCs w:val="24"/>
          <w:highlight w:val="yellow"/>
        </w:rPr>
        <w:t>2</w:t>
      </w:r>
      <w:r w:rsidRPr="00CF5E04">
        <w:rPr>
          <w:b/>
          <w:bCs/>
          <w:sz w:val="24"/>
          <w:szCs w:val="24"/>
          <w:highlight w:val="yellow"/>
        </w:rPr>
        <w:t xml:space="preserve">. </w:t>
      </w:r>
      <w:r w:rsidRPr="006C77E1">
        <w:rPr>
          <w:b/>
          <w:bCs/>
          <w:sz w:val="24"/>
          <w:szCs w:val="24"/>
          <w:highlight w:val="yellow"/>
        </w:rPr>
        <w:t>Modo oscuro forzado</w:t>
      </w:r>
      <w:r w:rsidR="00032662">
        <w:rPr>
          <w:b/>
          <w:bCs/>
          <w:sz w:val="24"/>
          <w:szCs w:val="24"/>
          <w:highlight w:val="yellow"/>
        </w:rPr>
        <w:t xml:space="preserve"> + </w:t>
      </w:r>
      <w:r w:rsidR="00032662" w:rsidRPr="00032662">
        <w:rPr>
          <w:b/>
          <w:bCs/>
          <w:sz w:val="24"/>
          <w:szCs w:val="24"/>
          <w:highlight w:val="yellow"/>
        </w:rPr>
        <w:t>Interfaz más explícita, con componentes nombrados</w:t>
      </w:r>
      <w:bookmarkEnd w:id="136"/>
    </w:p>
    <w:p w14:paraId="1DF8A619" w14:textId="4247329D" w:rsidR="00323B78" w:rsidRDefault="00ED66CA" w:rsidP="00197793">
      <w:pPr>
        <w:rPr>
          <w:highlight w:val="yellow"/>
        </w:rPr>
      </w:pPr>
      <w:r w:rsidRPr="00ED66CA">
        <w:rPr>
          <w:noProof/>
        </w:rPr>
        <w:drawing>
          <wp:inline distT="0" distB="0" distL="0" distR="0" wp14:anchorId="406D9A62" wp14:editId="4F18A99A">
            <wp:extent cx="5682448" cy="3916680"/>
            <wp:effectExtent l="38100" t="38100" r="33020" b="45720"/>
            <wp:docPr id="744755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55750" name=""/>
                    <pic:cNvPicPr/>
                  </pic:nvPicPr>
                  <pic:blipFill>
                    <a:blip r:embed="rId719"/>
                    <a:stretch>
                      <a:fillRect/>
                    </a:stretch>
                  </pic:blipFill>
                  <pic:spPr>
                    <a:xfrm>
                      <a:off x="0" y="0"/>
                      <a:ext cx="5686143" cy="3919227"/>
                    </a:xfrm>
                    <a:prstGeom prst="rect">
                      <a:avLst/>
                    </a:prstGeom>
                    <a:ln w="38100">
                      <a:solidFill>
                        <a:srgbClr val="EE0000"/>
                      </a:solidFill>
                    </a:ln>
                  </pic:spPr>
                </pic:pic>
              </a:graphicData>
            </a:graphic>
          </wp:inline>
        </w:drawing>
      </w:r>
    </w:p>
    <w:p w14:paraId="179D2873" w14:textId="3C7ABA0D" w:rsidR="00094223" w:rsidRPr="00B459CA" w:rsidRDefault="00094223" w:rsidP="00B459CA">
      <w:pPr>
        <w:pStyle w:val="Prrafodelista"/>
        <w:numPr>
          <w:ilvl w:val="0"/>
          <w:numId w:val="44"/>
        </w:numPr>
      </w:pPr>
      <w:r w:rsidRPr="00B459CA">
        <w:t xml:space="preserve">Por defecto, </w:t>
      </w:r>
      <w:proofErr w:type="spellStart"/>
      <w:r w:rsidRPr="00B459CA">
        <w:t>Gradio</w:t>
      </w:r>
      <w:proofErr w:type="spellEnd"/>
      <w:r w:rsidRPr="00B459CA">
        <w:t xml:space="preserve"> respeta la configuración de tu sistema/navegador (claro u oscuro).</w:t>
      </w:r>
    </w:p>
    <w:p w14:paraId="03257E27" w14:textId="0B7DB757" w:rsidR="00094223" w:rsidRPr="00B459CA" w:rsidRDefault="00094223" w:rsidP="00B459CA">
      <w:pPr>
        <w:pStyle w:val="Prrafodelista"/>
        <w:numPr>
          <w:ilvl w:val="0"/>
          <w:numId w:val="44"/>
        </w:numPr>
      </w:pPr>
      <w:r w:rsidRPr="00B459CA">
        <w:t xml:space="preserve">Esto es JavaScript que fuerza siempre el tema oscuro, </w:t>
      </w:r>
      <w:proofErr w:type="gramStart"/>
      <w:r w:rsidRPr="00B459CA">
        <w:t>agregando ?</w:t>
      </w:r>
      <w:proofErr w:type="gramEnd"/>
      <w:r w:rsidRPr="00B459CA">
        <w:t>__</w:t>
      </w:r>
      <w:proofErr w:type="spellStart"/>
      <w:r w:rsidRPr="00B459CA">
        <w:t>theme</w:t>
      </w:r>
      <w:proofErr w:type="spellEnd"/>
      <w:r w:rsidRPr="00B459CA">
        <w:t>=</w:t>
      </w:r>
      <w:proofErr w:type="spellStart"/>
      <w:r w:rsidRPr="00B459CA">
        <w:t>dark</w:t>
      </w:r>
      <w:proofErr w:type="spellEnd"/>
      <w:r w:rsidRPr="00B459CA">
        <w:t xml:space="preserve"> a la URL.</w:t>
      </w:r>
    </w:p>
    <w:p w14:paraId="3BD345F7" w14:textId="238D9BE9" w:rsidR="00094223" w:rsidRPr="00B459CA" w:rsidRDefault="00094223" w:rsidP="00197793">
      <w:pPr>
        <w:pStyle w:val="Prrafodelista"/>
        <w:numPr>
          <w:ilvl w:val="0"/>
          <w:numId w:val="44"/>
        </w:numPr>
      </w:pPr>
      <w:proofErr w:type="spellStart"/>
      <w:r w:rsidRPr="00B459CA">
        <w:rPr>
          <w:b/>
          <w:bCs/>
        </w:rPr>
        <w:t>Gradio</w:t>
      </w:r>
      <w:proofErr w:type="spellEnd"/>
      <w:r w:rsidRPr="00B459CA">
        <w:rPr>
          <w:b/>
          <w:bCs/>
        </w:rPr>
        <w:t xml:space="preserve"> lo desaconseja</w:t>
      </w:r>
      <w:r w:rsidRPr="00B459CA">
        <w:t xml:space="preserve"> por accesibilidad: debería ser el usuario quien elige, no el desarrollador quien lo impone.</w:t>
      </w:r>
    </w:p>
    <w:p w14:paraId="5AE462BB" w14:textId="77777777" w:rsidR="00B459CA" w:rsidRPr="00B459CA" w:rsidRDefault="00B459CA" w:rsidP="00B459CA">
      <w:pPr>
        <w:pBdr>
          <w:bottom w:val="single" w:sz="6" w:space="1" w:color="auto"/>
        </w:pBdr>
      </w:pPr>
      <w:r w:rsidRPr="00B459CA">
        <w:rPr>
          <w:b/>
          <w:bCs/>
        </w:rPr>
        <w:t>Si quisieras forzar modo claro</w:t>
      </w:r>
      <w:r w:rsidRPr="00B459CA">
        <w:t xml:space="preserve">, solo cambiarías </w:t>
      </w:r>
      <w:r w:rsidRPr="00B459CA">
        <w:rPr>
          <w:b/>
          <w:bCs/>
        </w:rPr>
        <w:t>'</w:t>
      </w:r>
      <w:proofErr w:type="spellStart"/>
      <w:r w:rsidRPr="00B459CA">
        <w:rPr>
          <w:b/>
          <w:bCs/>
        </w:rPr>
        <w:t>dark</w:t>
      </w:r>
      <w:proofErr w:type="spellEnd"/>
      <w:r w:rsidRPr="00B459CA">
        <w:rPr>
          <w:b/>
          <w:bCs/>
        </w:rPr>
        <w:t>'</w:t>
      </w:r>
      <w:r w:rsidRPr="00B459CA">
        <w:t xml:space="preserve"> por </w:t>
      </w:r>
      <w:r w:rsidRPr="00B459CA">
        <w:rPr>
          <w:b/>
          <w:bCs/>
        </w:rPr>
        <w:t>'light'</w:t>
      </w:r>
      <w:r w:rsidRPr="00B459CA">
        <w:t xml:space="preserve"> en las dos apariciones del código.</w:t>
      </w:r>
    </w:p>
    <w:p w14:paraId="386E8F44" w14:textId="77777777" w:rsidR="007B264F" w:rsidRDefault="007B264F" w:rsidP="00032662">
      <w:pPr>
        <w:rPr>
          <w:b/>
          <w:bCs/>
          <w:sz w:val="24"/>
          <w:szCs w:val="28"/>
          <w:highlight w:val="yellow"/>
        </w:rPr>
      </w:pPr>
    </w:p>
    <w:p w14:paraId="7C2FBCBE" w14:textId="77777777" w:rsidR="007B264F" w:rsidRDefault="007B264F" w:rsidP="00032662">
      <w:pPr>
        <w:rPr>
          <w:b/>
          <w:bCs/>
          <w:sz w:val="24"/>
          <w:szCs w:val="28"/>
          <w:highlight w:val="yellow"/>
        </w:rPr>
      </w:pPr>
    </w:p>
    <w:p w14:paraId="25ECE207" w14:textId="77777777" w:rsidR="007B264F" w:rsidRDefault="007B264F" w:rsidP="00032662">
      <w:pPr>
        <w:rPr>
          <w:b/>
          <w:bCs/>
          <w:sz w:val="24"/>
          <w:szCs w:val="28"/>
          <w:highlight w:val="yellow"/>
        </w:rPr>
      </w:pPr>
    </w:p>
    <w:p w14:paraId="42F35183" w14:textId="77777777" w:rsidR="007B264F" w:rsidRDefault="007B264F" w:rsidP="00032662">
      <w:pPr>
        <w:rPr>
          <w:b/>
          <w:bCs/>
          <w:sz w:val="24"/>
          <w:szCs w:val="28"/>
          <w:highlight w:val="yellow"/>
        </w:rPr>
      </w:pPr>
    </w:p>
    <w:p w14:paraId="6B56F1E1" w14:textId="77777777" w:rsidR="007B264F" w:rsidRDefault="007B264F" w:rsidP="00032662">
      <w:pPr>
        <w:rPr>
          <w:b/>
          <w:bCs/>
          <w:sz w:val="24"/>
          <w:szCs w:val="28"/>
          <w:highlight w:val="yellow"/>
        </w:rPr>
      </w:pPr>
    </w:p>
    <w:p w14:paraId="2FC8CBC8" w14:textId="77777777" w:rsidR="007B264F" w:rsidRDefault="007B264F" w:rsidP="00032662">
      <w:pPr>
        <w:rPr>
          <w:b/>
          <w:bCs/>
          <w:sz w:val="24"/>
          <w:szCs w:val="28"/>
          <w:highlight w:val="yellow"/>
        </w:rPr>
      </w:pPr>
    </w:p>
    <w:p w14:paraId="088C5E6A" w14:textId="77777777" w:rsidR="007B264F" w:rsidRDefault="007B264F" w:rsidP="00032662">
      <w:pPr>
        <w:rPr>
          <w:b/>
          <w:bCs/>
          <w:sz w:val="24"/>
          <w:szCs w:val="28"/>
          <w:highlight w:val="yellow"/>
        </w:rPr>
      </w:pPr>
    </w:p>
    <w:p w14:paraId="2C516417" w14:textId="77777777" w:rsidR="007B264F" w:rsidRDefault="007B264F" w:rsidP="00032662">
      <w:pPr>
        <w:rPr>
          <w:b/>
          <w:bCs/>
          <w:sz w:val="24"/>
          <w:szCs w:val="28"/>
          <w:highlight w:val="yellow"/>
        </w:rPr>
      </w:pPr>
    </w:p>
    <w:p w14:paraId="595417B9" w14:textId="77777777" w:rsidR="007B264F" w:rsidRDefault="007B264F" w:rsidP="00032662">
      <w:pPr>
        <w:rPr>
          <w:b/>
          <w:bCs/>
          <w:sz w:val="24"/>
          <w:szCs w:val="28"/>
          <w:highlight w:val="yellow"/>
        </w:rPr>
      </w:pPr>
    </w:p>
    <w:p w14:paraId="62BB5035" w14:textId="77777777" w:rsidR="007B264F" w:rsidRDefault="007B264F" w:rsidP="00032662">
      <w:pPr>
        <w:rPr>
          <w:b/>
          <w:bCs/>
          <w:sz w:val="24"/>
          <w:szCs w:val="28"/>
          <w:highlight w:val="yellow"/>
        </w:rPr>
      </w:pPr>
    </w:p>
    <w:p w14:paraId="08380A01" w14:textId="77777777" w:rsidR="007B264F" w:rsidRDefault="007B264F" w:rsidP="00032662">
      <w:pPr>
        <w:rPr>
          <w:b/>
          <w:bCs/>
          <w:sz w:val="24"/>
          <w:szCs w:val="28"/>
          <w:highlight w:val="yellow"/>
        </w:rPr>
      </w:pPr>
    </w:p>
    <w:p w14:paraId="219D8B33" w14:textId="77777777" w:rsidR="007B264F" w:rsidRDefault="007B264F" w:rsidP="00032662">
      <w:pPr>
        <w:rPr>
          <w:b/>
          <w:bCs/>
          <w:sz w:val="24"/>
          <w:szCs w:val="28"/>
          <w:highlight w:val="yellow"/>
        </w:rPr>
      </w:pPr>
    </w:p>
    <w:p w14:paraId="695A1BEF" w14:textId="68E483B4" w:rsidR="00032662" w:rsidRPr="00032662" w:rsidRDefault="00032662" w:rsidP="00032662">
      <w:pPr>
        <w:rPr>
          <w:b/>
          <w:bCs/>
          <w:sz w:val="24"/>
          <w:szCs w:val="28"/>
        </w:rPr>
      </w:pPr>
      <w:r w:rsidRPr="00032662">
        <w:rPr>
          <w:b/>
          <w:bCs/>
          <w:sz w:val="24"/>
          <w:szCs w:val="28"/>
          <w:highlight w:val="yellow"/>
        </w:rPr>
        <w:lastRenderedPageBreak/>
        <w:t>4. Interfaz más explícita, con componentes nombrados</w:t>
      </w:r>
    </w:p>
    <w:p w14:paraId="27A370C7" w14:textId="387471B0" w:rsidR="00032662" w:rsidRDefault="00B01B15" w:rsidP="00E90BE6">
      <w:r w:rsidRPr="00B01B15">
        <w:rPr>
          <w:noProof/>
        </w:rPr>
        <w:drawing>
          <wp:inline distT="0" distB="0" distL="0" distR="0" wp14:anchorId="663A4846" wp14:editId="2B16A414">
            <wp:extent cx="4648200" cy="2015511"/>
            <wp:effectExtent l="38100" t="38100" r="38100" b="41910"/>
            <wp:docPr id="1224248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48296" name=""/>
                    <pic:cNvPicPr/>
                  </pic:nvPicPr>
                  <pic:blipFill>
                    <a:blip r:embed="rId720"/>
                    <a:stretch>
                      <a:fillRect/>
                    </a:stretch>
                  </pic:blipFill>
                  <pic:spPr>
                    <a:xfrm>
                      <a:off x="0" y="0"/>
                      <a:ext cx="4659976" cy="2020617"/>
                    </a:xfrm>
                    <a:prstGeom prst="rect">
                      <a:avLst/>
                    </a:prstGeom>
                    <a:ln w="28575">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7B264F" w14:paraId="7FC6343F" w14:textId="77777777" w:rsidTr="007B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E0B130E" w14:textId="71771706" w:rsidR="007B264F" w:rsidRDefault="007B264F" w:rsidP="00E90BE6">
            <w:r w:rsidRPr="007B264F">
              <w:t xml:space="preserve">Antes </w:t>
            </w:r>
            <w:r w:rsidRPr="007B264F">
              <w:rPr>
                <w:b w:val="0"/>
                <w:bCs w:val="0"/>
              </w:rPr>
              <w:t>(inputs="</w:t>
            </w:r>
            <w:proofErr w:type="spellStart"/>
            <w:r w:rsidRPr="007B264F">
              <w:rPr>
                <w:b w:val="0"/>
                <w:bCs w:val="0"/>
              </w:rPr>
              <w:t>textbox</w:t>
            </w:r>
            <w:proofErr w:type="spellEnd"/>
            <w:r w:rsidRPr="007B264F">
              <w:rPr>
                <w:b w:val="0"/>
                <w:bCs w:val="0"/>
              </w:rPr>
              <w:t>")</w:t>
            </w:r>
          </w:p>
        </w:tc>
        <w:tc>
          <w:tcPr>
            <w:tcW w:w="5395" w:type="dxa"/>
          </w:tcPr>
          <w:p w14:paraId="09E70C0E" w14:textId="25F044D6" w:rsidR="007B264F" w:rsidRDefault="007B264F" w:rsidP="00E90BE6">
            <w:pPr>
              <w:cnfStyle w:val="100000000000" w:firstRow="1" w:lastRow="0" w:firstColumn="0" w:lastColumn="0" w:oddVBand="0" w:evenVBand="0" w:oddHBand="0" w:evenHBand="0" w:firstRowFirstColumn="0" w:firstRowLastColumn="0" w:lastRowFirstColumn="0" w:lastRowLastColumn="0"/>
            </w:pPr>
            <w:r w:rsidRPr="007B264F">
              <w:t xml:space="preserve">Ahora </w:t>
            </w:r>
            <w:r w:rsidRPr="007B264F">
              <w:rPr>
                <w:b w:val="0"/>
                <w:bCs w:val="0"/>
              </w:rPr>
              <w:t>(inputs=[</w:t>
            </w:r>
            <w:proofErr w:type="spellStart"/>
            <w:r w:rsidRPr="007B264F">
              <w:rPr>
                <w:b w:val="0"/>
                <w:bCs w:val="0"/>
              </w:rPr>
              <w:t>message_input</w:t>
            </w:r>
            <w:proofErr w:type="spellEnd"/>
            <w:r w:rsidRPr="007B264F">
              <w:rPr>
                <w:b w:val="0"/>
                <w:bCs w:val="0"/>
              </w:rPr>
              <w:t>])</w:t>
            </w:r>
          </w:p>
        </w:tc>
      </w:tr>
      <w:tr w:rsidR="007B264F" w14:paraId="55F325DC" w14:textId="77777777" w:rsidTr="007B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1CF59CF" w14:textId="0B1AC543" w:rsidR="007B264F" w:rsidRPr="00803D35" w:rsidRDefault="00803D35" w:rsidP="00E90BE6">
            <w:pPr>
              <w:rPr>
                <w:b w:val="0"/>
                <w:bCs w:val="0"/>
              </w:rPr>
            </w:pPr>
            <w:proofErr w:type="spellStart"/>
            <w:r w:rsidRPr="00803D35">
              <w:rPr>
                <w:b w:val="0"/>
                <w:bCs w:val="0"/>
              </w:rPr>
              <w:t>Gradio</w:t>
            </w:r>
            <w:proofErr w:type="spellEnd"/>
            <w:r w:rsidRPr="00803D35">
              <w:rPr>
                <w:b w:val="0"/>
                <w:bCs w:val="0"/>
              </w:rPr>
              <w:t xml:space="preserve"> usa un cuadro de texto genérico</w:t>
            </w:r>
          </w:p>
        </w:tc>
        <w:tc>
          <w:tcPr>
            <w:tcW w:w="5395" w:type="dxa"/>
          </w:tcPr>
          <w:p w14:paraId="3AB53D08" w14:textId="5B5EEED7" w:rsidR="007B264F" w:rsidRDefault="00803D35" w:rsidP="00E90BE6">
            <w:pPr>
              <w:cnfStyle w:val="000000100000" w:firstRow="0" w:lastRow="0" w:firstColumn="0" w:lastColumn="0" w:oddVBand="0" w:evenVBand="0" w:oddHBand="1" w:evenHBand="0" w:firstRowFirstColumn="0" w:firstRowLastColumn="0" w:lastRowFirstColumn="0" w:lastRowLastColumn="0"/>
            </w:pPr>
            <w:r w:rsidRPr="00803D35">
              <w:t xml:space="preserve">Tú creas el objeto </w:t>
            </w:r>
            <w:proofErr w:type="spellStart"/>
            <w:proofErr w:type="gramStart"/>
            <w:r w:rsidRPr="00803D35">
              <w:rPr>
                <w:b/>
                <w:bCs/>
              </w:rPr>
              <w:t>gr.Textbox</w:t>
            </w:r>
            <w:proofErr w:type="spellEnd"/>
            <w:proofErr w:type="gramEnd"/>
            <w:r w:rsidRPr="00803D35">
              <w:rPr>
                <w:b/>
                <w:bCs/>
              </w:rPr>
              <w:t>(...)</w:t>
            </w:r>
            <w:r w:rsidRPr="00803D35">
              <w:t xml:space="preserve"> con etiqueta, texto de ayuda y tamaño personalizados</w:t>
            </w:r>
          </w:p>
        </w:tc>
      </w:tr>
      <w:tr w:rsidR="007B264F" w14:paraId="0B25156C" w14:textId="77777777" w:rsidTr="007B264F">
        <w:tc>
          <w:tcPr>
            <w:cnfStyle w:val="001000000000" w:firstRow="0" w:lastRow="0" w:firstColumn="1" w:lastColumn="0" w:oddVBand="0" w:evenVBand="0" w:oddHBand="0" w:evenHBand="0" w:firstRowFirstColumn="0" w:firstRowLastColumn="0" w:lastRowFirstColumn="0" w:lastRowLastColumn="0"/>
            <w:tcW w:w="5395" w:type="dxa"/>
          </w:tcPr>
          <w:p w14:paraId="6C004D79" w14:textId="6975F096" w:rsidR="007B264F" w:rsidRPr="000D6DC4" w:rsidRDefault="000D6DC4" w:rsidP="00E90BE6">
            <w:pPr>
              <w:rPr>
                <w:b w:val="0"/>
                <w:bCs w:val="0"/>
              </w:rPr>
            </w:pPr>
            <w:r w:rsidRPr="000D6DC4">
              <w:rPr>
                <w:b w:val="0"/>
                <w:bCs w:val="0"/>
              </w:rPr>
              <w:t>Sin título</w:t>
            </w:r>
          </w:p>
        </w:tc>
        <w:tc>
          <w:tcPr>
            <w:tcW w:w="5395" w:type="dxa"/>
          </w:tcPr>
          <w:p w14:paraId="62A91204" w14:textId="193B6B6C" w:rsidR="007B264F" w:rsidRDefault="000D6DC4" w:rsidP="00E90BE6">
            <w:pPr>
              <w:cnfStyle w:val="000000000000" w:firstRow="0" w:lastRow="0" w:firstColumn="0" w:lastColumn="0" w:oddVBand="0" w:evenVBand="0" w:oddHBand="0" w:evenHBand="0" w:firstRowFirstColumn="0" w:firstRowLastColumn="0" w:lastRowFirstColumn="0" w:lastRowLastColumn="0"/>
            </w:pPr>
            <w:proofErr w:type="spellStart"/>
            <w:r w:rsidRPr="000D6DC4">
              <w:rPr>
                <w:b/>
                <w:bCs/>
              </w:rPr>
              <w:t>title</w:t>
            </w:r>
            <w:proofErr w:type="spellEnd"/>
            <w:r w:rsidRPr="000D6DC4">
              <w:rPr>
                <w:b/>
                <w:bCs/>
              </w:rPr>
              <w:t>="Gritar"</w:t>
            </w:r>
            <w:r w:rsidRPr="000D6DC4">
              <w:t xml:space="preserve"> le pone nombre a la ventana</w:t>
            </w:r>
          </w:p>
        </w:tc>
      </w:tr>
      <w:tr w:rsidR="000D6DC4" w14:paraId="3CB8EB17" w14:textId="77777777" w:rsidTr="007B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8EF3B19" w14:textId="20CC3DDC" w:rsidR="000D6DC4" w:rsidRPr="000D6DC4" w:rsidRDefault="000D6DC4" w:rsidP="00E90BE6">
            <w:pPr>
              <w:rPr>
                <w:b w:val="0"/>
                <w:bCs w:val="0"/>
              </w:rPr>
            </w:pPr>
            <w:r w:rsidRPr="000D6DC4">
              <w:rPr>
                <w:b w:val="0"/>
                <w:bCs w:val="0"/>
              </w:rPr>
              <w:t>Sin ejemplos</w:t>
            </w:r>
          </w:p>
        </w:tc>
        <w:tc>
          <w:tcPr>
            <w:tcW w:w="5395" w:type="dxa"/>
          </w:tcPr>
          <w:p w14:paraId="4CBAFE41" w14:textId="463A1E7C" w:rsidR="000D6DC4" w:rsidRPr="000D6DC4" w:rsidRDefault="000D6DC4" w:rsidP="00E90BE6">
            <w:pPr>
              <w:cnfStyle w:val="000000100000" w:firstRow="0" w:lastRow="0" w:firstColumn="0" w:lastColumn="0" w:oddVBand="0" w:evenVBand="0" w:oddHBand="1" w:evenHBand="0" w:firstRowFirstColumn="0" w:firstRowLastColumn="0" w:lastRowFirstColumn="0" w:lastRowLastColumn="0"/>
            </w:pPr>
            <w:proofErr w:type="spellStart"/>
            <w:r w:rsidRPr="000D6DC4">
              <w:rPr>
                <w:b/>
                <w:bCs/>
              </w:rPr>
              <w:t>examples</w:t>
            </w:r>
            <w:proofErr w:type="spellEnd"/>
            <w:r w:rsidRPr="000D6DC4">
              <w:rPr>
                <w:b/>
                <w:bCs/>
              </w:rPr>
              <w:t>=[...]</w:t>
            </w:r>
            <w:r w:rsidRPr="000D6DC4">
              <w:t xml:space="preserve"> agrega botones </w:t>
            </w:r>
            <w:proofErr w:type="spellStart"/>
            <w:r w:rsidRPr="000D6DC4">
              <w:t>clicables</w:t>
            </w:r>
            <w:proofErr w:type="spellEnd"/>
            <w:r w:rsidRPr="000D6DC4">
              <w:t xml:space="preserve"> con valores de muestra</w:t>
            </w:r>
          </w:p>
        </w:tc>
      </w:tr>
    </w:tbl>
    <w:p w14:paraId="63E58417" w14:textId="77777777" w:rsidR="007B264F" w:rsidRDefault="007B264F" w:rsidP="00E90BE6"/>
    <w:p w14:paraId="364320CD" w14:textId="77777777" w:rsidR="000D6DC4" w:rsidRPr="000D6DC4" w:rsidRDefault="000D6DC4" w:rsidP="000D6DC4">
      <w:r w:rsidRPr="000D6DC4">
        <w:t>El flujo es el mismo (entrada → función → salida), solo con más control visual.</w:t>
      </w:r>
    </w:p>
    <w:p w14:paraId="58BA51B0" w14:textId="5F3256C2" w:rsidR="00B01B15" w:rsidRDefault="000D6DC4" w:rsidP="00E90BE6">
      <w:pPr>
        <w:rPr>
          <w:b/>
          <w:bCs/>
        </w:rPr>
      </w:pPr>
      <w:r>
        <w:rPr>
          <w:b/>
          <w:bCs/>
        </w:rPr>
        <w:t>Salida:</w:t>
      </w:r>
    </w:p>
    <w:p w14:paraId="5298F25B" w14:textId="713CBDB8" w:rsidR="007B264F" w:rsidRDefault="00CF1CC4" w:rsidP="00E90BE6">
      <w:r w:rsidRPr="00CF1CC4">
        <w:rPr>
          <w:b/>
          <w:bCs/>
          <w:noProof/>
        </w:rPr>
        <w:drawing>
          <wp:inline distT="0" distB="0" distL="0" distR="0" wp14:anchorId="27872829" wp14:editId="2D8F7082">
            <wp:extent cx="3954780" cy="2214677"/>
            <wp:effectExtent l="19050" t="19050" r="26670" b="14605"/>
            <wp:docPr id="175703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3957" name=""/>
                    <pic:cNvPicPr/>
                  </pic:nvPicPr>
                  <pic:blipFill>
                    <a:blip r:embed="rId721"/>
                    <a:stretch>
                      <a:fillRect/>
                    </a:stretch>
                  </pic:blipFill>
                  <pic:spPr>
                    <a:xfrm>
                      <a:off x="0" y="0"/>
                      <a:ext cx="3960835" cy="2218068"/>
                    </a:xfrm>
                    <a:prstGeom prst="rect">
                      <a:avLst/>
                    </a:prstGeom>
                    <a:ln w="19050">
                      <a:solidFill>
                        <a:srgbClr val="EE0000"/>
                      </a:solidFill>
                    </a:ln>
                  </pic:spPr>
                </pic:pic>
              </a:graphicData>
            </a:graphic>
          </wp:inline>
        </w:drawing>
      </w:r>
      <w:r w:rsidRPr="00CF1CC4">
        <w:rPr>
          <w:noProof/>
        </w:rPr>
        <w:drawing>
          <wp:inline distT="0" distB="0" distL="0" distR="0" wp14:anchorId="3A7FC9F2" wp14:editId="4F089DC4">
            <wp:extent cx="3931920" cy="2076861"/>
            <wp:effectExtent l="19050" t="19050" r="11430" b="19050"/>
            <wp:docPr id="1741818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18558" name=""/>
                    <pic:cNvPicPr/>
                  </pic:nvPicPr>
                  <pic:blipFill>
                    <a:blip r:embed="rId722"/>
                    <a:stretch>
                      <a:fillRect/>
                    </a:stretch>
                  </pic:blipFill>
                  <pic:spPr>
                    <a:xfrm>
                      <a:off x="0" y="0"/>
                      <a:ext cx="3937875" cy="2080007"/>
                    </a:xfrm>
                    <a:prstGeom prst="rect">
                      <a:avLst/>
                    </a:prstGeom>
                    <a:ln w="19050">
                      <a:solidFill>
                        <a:srgbClr val="EE0000"/>
                      </a:solidFill>
                    </a:ln>
                  </pic:spPr>
                </pic:pic>
              </a:graphicData>
            </a:graphic>
          </wp:inline>
        </w:drawing>
      </w:r>
    </w:p>
    <w:p w14:paraId="15BA4E30" w14:textId="77777777" w:rsidR="00AD2E39" w:rsidRDefault="00AD2E39" w:rsidP="00E90BE6"/>
    <w:p w14:paraId="32D6EC67" w14:textId="42A20369" w:rsidR="00AD2E39" w:rsidRPr="006F7EC6" w:rsidRDefault="00AD2E39" w:rsidP="006F7EC6">
      <w:pPr>
        <w:pStyle w:val="Ttulo3"/>
        <w:rPr>
          <w:b/>
          <w:bCs/>
          <w:sz w:val="24"/>
          <w:szCs w:val="24"/>
          <w:highlight w:val="yellow"/>
        </w:rPr>
      </w:pPr>
      <w:bookmarkStart w:id="137" w:name="_Toc243791226"/>
      <w:r w:rsidRPr="00CF5E04">
        <w:rPr>
          <w:b/>
          <w:bCs/>
          <w:sz w:val="24"/>
          <w:szCs w:val="24"/>
          <w:highlight w:val="yellow"/>
        </w:rPr>
        <w:lastRenderedPageBreak/>
        <w:t>2.6.</w:t>
      </w:r>
      <w:r w:rsidR="00E82F21">
        <w:rPr>
          <w:b/>
          <w:bCs/>
          <w:sz w:val="24"/>
          <w:szCs w:val="24"/>
          <w:highlight w:val="yellow"/>
        </w:rPr>
        <w:t xml:space="preserve">3. El momento clave: </w:t>
      </w:r>
      <w:proofErr w:type="spellStart"/>
      <w:r w:rsidR="00E82F21">
        <w:rPr>
          <w:b/>
          <w:bCs/>
          <w:sz w:val="24"/>
          <w:szCs w:val="24"/>
          <w:highlight w:val="yellow"/>
        </w:rPr>
        <w:t>shout</w:t>
      </w:r>
      <w:proofErr w:type="spellEnd"/>
      <w:r w:rsidR="00E82F21">
        <w:rPr>
          <w:b/>
          <w:bCs/>
          <w:sz w:val="24"/>
          <w:szCs w:val="24"/>
          <w:highlight w:val="yellow"/>
        </w:rPr>
        <w:t xml:space="preserve"> </w:t>
      </w:r>
      <w:r w:rsidR="00E82F21" w:rsidRPr="00E82F21">
        <w:rPr>
          <w:b/>
          <w:bCs/>
          <w:sz w:val="24"/>
          <w:szCs w:val="24"/>
          <w:highlight w:val="yellow"/>
        </w:rPr>
        <w:t xml:space="preserve">→ </w:t>
      </w:r>
      <w:proofErr w:type="spellStart"/>
      <w:r w:rsidR="00E82F21" w:rsidRPr="00E82F21">
        <w:rPr>
          <w:b/>
          <w:bCs/>
          <w:sz w:val="24"/>
          <w:szCs w:val="24"/>
          <w:highlight w:val="yellow"/>
        </w:rPr>
        <w:t>message_gpt</w:t>
      </w:r>
      <w:proofErr w:type="spellEnd"/>
      <w:r w:rsidR="00497872">
        <w:rPr>
          <w:b/>
          <w:bCs/>
          <w:sz w:val="24"/>
          <w:szCs w:val="24"/>
          <w:highlight w:val="yellow"/>
        </w:rPr>
        <w:t xml:space="preserve"> + </w:t>
      </w:r>
      <w:r w:rsidR="00497872" w:rsidRPr="00497872">
        <w:rPr>
          <w:b/>
          <w:bCs/>
          <w:sz w:val="24"/>
          <w:szCs w:val="24"/>
          <w:highlight w:val="yellow"/>
        </w:rPr>
        <w:t>La idea central de todo el video (y por qué importa)</w:t>
      </w:r>
      <w:bookmarkEnd w:id="137"/>
    </w:p>
    <w:p w14:paraId="582FE8F8" w14:textId="160F7894" w:rsidR="006F7EC6" w:rsidRDefault="006F7EC6" w:rsidP="00E90BE6">
      <w:r w:rsidRPr="006F7EC6">
        <w:rPr>
          <w:noProof/>
        </w:rPr>
        <w:drawing>
          <wp:inline distT="0" distB="0" distL="0" distR="0" wp14:anchorId="53221585" wp14:editId="33FEFDB8">
            <wp:extent cx="5731510" cy="1961981"/>
            <wp:effectExtent l="38100" t="38100" r="40640" b="38735"/>
            <wp:docPr id="988408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08746" name=""/>
                    <pic:cNvPicPr/>
                  </pic:nvPicPr>
                  <pic:blipFill>
                    <a:blip r:embed="rId723"/>
                    <a:stretch>
                      <a:fillRect/>
                    </a:stretch>
                  </pic:blipFill>
                  <pic:spPr>
                    <a:xfrm>
                      <a:off x="0" y="0"/>
                      <a:ext cx="5735139" cy="1963223"/>
                    </a:xfrm>
                    <a:prstGeom prst="rect">
                      <a:avLst/>
                    </a:prstGeom>
                    <a:ln w="28575">
                      <a:solidFill>
                        <a:srgbClr val="EE0000"/>
                      </a:solidFill>
                    </a:ln>
                  </pic:spPr>
                </pic:pic>
              </a:graphicData>
            </a:graphic>
          </wp:inline>
        </w:drawing>
      </w:r>
      <w:r w:rsidRPr="00E82F21">
        <w:rPr>
          <w:noProof/>
        </w:rPr>
        <w:drawing>
          <wp:inline distT="0" distB="0" distL="0" distR="0" wp14:anchorId="47C1F381" wp14:editId="76A76DFB">
            <wp:extent cx="5712965" cy="2971800"/>
            <wp:effectExtent l="19050" t="19050" r="21590" b="19050"/>
            <wp:docPr id="1695049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9673" name=""/>
                    <pic:cNvPicPr/>
                  </pic:nvPicPr>
                  <pic:blipFill>
                    <a:blip r:embed="rId724"/>
                    <a:stretch>
                      <a:fillRect/>
                    </a:stretch>
                  </pic:blipFill>
                  <pic:spPr>
                    <a:xfrm>
                      <a:off x="0" y="0"/>
                      <a:ext cx="5715712" cy="2973229"/>
                    </a:xfrm>
                    <a:prstGeom prst="rect">
                      <a:avLst/>
                    </a:prstGeom>
                    <a:ln w="19050">
                      <a:solidFill>
                        <a:srgbClr val="EE0000"/>
                      </a:solidFill>
                    </a:ln>
                  </pic:spPr>
                </pic:pic>
              </a:graphicData>
            </a:graphic>
          </wp:inline>
        </w:drawing>
      </w:r>
    </w:p>
    <w:p w14:paraId="506D2B93" w14:textId="77777777" w:rsidR="00C33F50" w:rsidRPr="00C33F50" w:rsidRDefault="00C33F50" w:rsidP="00C33F50">
      <w:r w:rsidRPr="00C33F50">
        <w:rPr>
          <w:b/>
          <w:bCs/>
        </w:rPr>
        <w:t>Lo que cambió:</w:t>
      </w:r>
      <w:r w:rsidRPr="00C33F50">
        <w:t xml:space="preserve"> solo </w:t>
      </w:r>
      <w:proofErr w:type="spellStart"/>
      <w:r w:rsidRPr="00C33F50">
        <w:t>fn</w:t>
      </w:r>
      <w:proofErr w:type="spellEnd"/>
      <w:r w:rsidRPr="00C33F50">
        <w:t>=</w:t>
      </w:r>
      <w:proofErr w:type="spellStart"/>
      <w:r w:rsidRPr="00C33F50">
        <w:t>shout</w:t>
      </w:r>
      <w:proofErr w:type="spellEnd"/>
      <w:r w:rsidRPr="00C33F50">
        <w:t xml:space="preserve"> → </w:t>
      </w:r>
      <w:proofErr w:type="spellStart"/>
      <w:r w:rsidRPr="00C33F50">
        <w:t>fn</w:t>
      </w:r>
      <w:proofErr w:type="spellEnd"/>
      <w:r w:rsidRPr="00C33F50">
        <w:t>=</w:t>
      </w:r>
      <w:proofErr w:type="spellStart"/>
      <w:r w:rsidRPr="00C33F50">
        <w:t>message_gpt</w:t>
      </w:r>
      <w:proofErr w:type="spellEnd"/>
      <w:r w:rsidRPr="00C33F50">
        <w:t xml:space="preserve">, y el </w:t>
      </w:r>
      <w:proofErr w:type="spellStart"/>
      <w:r w:rsidRPr="00C33F50">
        <w:t>title</w:t>
      </w:r>
      <w:proofErr w:type="spellEnd"/>
      <w:r w:rsidRPr="00C33F50">
        <w:t>.</w:t>
      </w:r>
    </w:p>
    <w:p w14:paraId="072D765B" w14:textId="77777777" w:rsidR="00C33F50" w:rsidRPr="00C33F50" w:rsidRDefault="00C33F50" w:rsidP="00C33F50">
      <w:r w:rsidRPr="00C33F50">
        <w:rPr>
          <w:b/>
          <w:bCs/>
        </w:rPr>
        <w:t>Lo que NO cambió:</w:t>
      </w:r>
      <w:r w:rsidRPr="00C33F50">
        <w:t xml:space="preserve"> toda la estructura de la interfaz (inputs, outputs, </w:t>
      </w:r>
      <w:proofErr w:type="spellStart"/>
      <w:r w:rsidRPr="00C33F50">
        <w:t>examples</w:t>
      </w:r>
      <w:proofErr w:type="spellEnd"/>
      <w:r w:rsidRPr="00C33F50">
        <w:t xml:space="preserve">, </w:t>
      </w:r>
      <w:proofErr w:type="spellStart"/>
      <w:r w:rsidRPr="00C33F50">
        <w:t>flagging_mode</w:t>
      </w:r>
      <w:proofErr w:type="spellEnd"/>
      <w:r w:rsidRPr="00C33F50">
        <w:t>).</w:t>
      </w:r>
    </w:p>
    <w:p w14:paraId="4F017613" w14:textId="4B791867" w:rsidR="006F7EC6" w:rsidRPr="00677EDF" w:rsidRDefault="00C33F50" w:rsidP="00E90BE6">
      <w:pPr>
        <w:rPr>
          <w:b/>
          <w:bCs/>
          <w:sz w:val="24"/>
          <w:szCs w:val="28"/>
        </w:rPr>
      </w:pPr>
      <w:r w:rsidRPr="00677EDF">
        <w:rPr>
          <w:b/>
          <w:bCs/>
          <w:sz w:val="24"/>
          <w:szCs w:val="28"/>
          <w:highlight w:val="yellow"/>
        </w:rPr>
        <w:t>Salida:</w:t>
      </w:r>
    </w:p>
    <w:p w14:paraId="3AFE901E" w14:textId="0AA18A18" w:rsidR="00C33F50" w:rsidRDefault="00677EDF" w:rsidP="00E90BE6">
      <w:pPr>
        <w:rPr>
          <w:b/>
          <w:bCs/>
        </w:rPr>
      </w:pPr>
      <w:r w:rsidRPr="00677EDF">
        <w:rPr>
          <w:b/>
          <w:bCs/>
          <w:noProof/>
        </w:rPr>
        <w:drawing>
          <wp:inline distT="0" distB="0" distL="0" distR="0" wp14:anchorId="723B6A4C" wp14:editId="31A4DBCF">
            <wp:extent cx="3118810" cy="2103120"/>
            <wp:effectExtent l="38100" t="38100" r="43815" b="30480"/>
            <wp:docPr id="799033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33176" name=""/>
                    <pic:cNvPicPr/>
                  </pic:nvPicPr>
                  <pic:blipFill>
                    <a:blip r:embed="rId725"/>
                    <a:stretch>
                      <a:fillRect/>
                    </a:stretch>
                  </pic:blipFill>
                  <pic:spPr>
                    <a:xfrm>
                      <a:off x="0" y="0"/>
                      <a:ext cx="3123148" cy="2106046"/>
                    </a:xfrm>
                    <a:prstGeom prst="rect">
                      <a:avLst/>
                    </a:prstGeom>
                    <a:ln w="28575">
                      <a:solidFill>
                        <a:srgbClr val="EE0000"/>
                      </a:solidFill>
                    </a:ln>
                  </pic:spPr>
                </pic:pic>
              </a:graphicData>
            </a:graphic>
          </wp:inline>
        </w:drawing>
      </w:r>
    </w:p>
    <w:p w14:paraId="0FB08468" w14:textId="77777777" w:rsidR="00497872" w:rsidRDefault="00497872" w:rsidP="00E90BE6">
      <w:pPr>
        <w:pBdr>
          <w:bottom w:val="single" w:sz="6" w:space="1" w:color="auto"/>
        </w:pBdr>
        <w:rPr>
          <w:b/>
          <w:bCs/>
        </w:rPr>
      </w:pPr>
    </w:p>
    <w:p w14:paraId="0DF73E42" w14:textId="77777777" w:rsidR="00497872" w:rsidRPr="00497872" w:rsidRDefault="00497872" w:rsidP="00497872">
      <w:pPr>
        <w:rPr>
          <w:b/>
          <w:bCs/>
          <w:sz w:val="24"/>
          <w:szCs w:val="28"/>
        </w:rPr>
      </w:pPr>
      <w:r w:rsidRPr="00497872">
        <w:rPr>
          <w:b/>
          <w:bCs/>
          <w:sz w:val="24"/>
          <w:szCs w:val="28"/>
          <w:highlight w:val="yellow"/>
        </w:rPr>
        <w:lastRenderedPageBreak/>
        <w:t>7. La idea central de todo el video (y por qué importa)</w:t>
      </w:r>
    </w:p>
    <w:p w14:paraId="529B8589" w14:textId="77777777" w:rsidR="00497872" w:rsidRPr="00497872" w:rsidRDefault="00497872" w:rsidP="00497872">
      <w:r w:rsidRPr="00497872">
        <w:t>“</w:t>
      </w:r>
      <w:proofErr w:type="spellStart"/>
      <w:r w:rsidRPr="00497872">
        <w:t>Hugging</w:t>
      </w:r>
      <w:proofErr w:type="spellEnd"/>
      <w:r w:rsidRPr="00497872">
        <w:t xml:space="preserve"> </w:t>
      </w:r>
      <w:proofErr w:type="spellStart"/>
      <w:r w:rsidRPr="00497872">
        <w:t>Face</w:t>
      </w:r>
      <w:proofErr w:type="spellEnd"/>
      <w:r w:rsidRPr="00497872">
        <w:t xml:space="preserve"> [</w:t>
      </w:r>
      <w:proofErr w:type="spellStart"/>
      <w:r w:rsidRPr="00497872">
        <w:t>Gradio</w:t>
      </w:r>
      <w:proofErr w:type="spellEnd"/>
      <w:r w:rsidRPr="00497872">
        <w:t>], en gran medida, no tiene ni idea de que acaba de realizar una llamada a GPT. En lo que a ella respecta, no es más que otra función de devolución de llamada.”</w:t>
      </w:r>
    </w:p>
    <w:p w14:paraId="1C182E92" w14:textId="77777777" w:rsidR="00497872" w:rsidRPr="00497872" w:rsidRDefault="00497872" w:rsidP="00497872">
      <w:proofErr w:type="spellStart"/>
      <w:r w:rsidRPr="00497872">
        <w:t>Gradio</w:t>
      </w:r>
      <w:proofErr w:type="spellEnd"/>
      <w:r w:rsidRPr="00497872">
        <w:t xml:space="preserve"> no sabe nada de </w:t>
      </w:r>
      <w:proofErr w:type="spellStart"/>
      <w:r w:rsidRPr="00497872">
        <w:t>LLMs</w:t>
      </w:r>
      <w:proofErr w:type="spellEnd"/>
      <w:r w:rsidRPr="00497872">
        <w:t>. Solo conoce:</w:t>
      </w:r>
    </w:p>
    <w:p w14:paraId="66BF626A" w14:textId="54FABDD8" w:rsidR="00497872" w:rsidRPr="00497872" w:rsidRDefault="00497872" w:rsidP="00497872">
      <w:pPr>
        <w:pStyle w:val="Prrafodelista"/>
        <w:numPr>
          <w:ilvl w:val="0"/>
          <w:numId w:val="44"/>
        </w:numPr>
      </w:pPr>
      <w:r w:rsidRPr="00497872">
        <w:t>Una función (</w:t>
      </w:r>
      <w:proofErr w:type="spellStart"/>
      <w:r w:rsidRPr="00497872">
        <w:rPr>
          <w:b/>
          <w:bCs/>
        </w:rPr>
        <w:t>fn</w:t>
      </w:r>
      <w:proofErr w:type="spellEnd"/>
      <w:r w:rsidRPr="00497872">
        <w:t>).</w:t>
      </w:r>
    </w:p>
    <w:p w14:paraId="572F725E" w14:textId="5BF69331" w:rsidR="00497872" w:rsidRPr="00497872" w:rsidRDefault="00497872" w:rsidP="00497872">
      <w:pPr>
        <w:pStyle w:val="Prrafodelista"/>
        <w:numPr>
          <w:ilvl w:val="0"/>
          <w:numId w:val="44"/>
        </w:numPr>
      </w:pPr>
      <w:r w:rsidRPr="00497872">
        <w:t>Que recibe cierta entrada.</w:t>
      </w:r>
    </w:p>
    <w:p w14:paraId="524375A3" w14:textId="2D20C204" w:rsidR="00497872" w:rsidRPr="00497872" w:rsidRDefault="00497872" w:rsidP="00497872">
      <w:pPr>
        <w:pStyle w:val="Prrafodelista"/>
        <w:numPr>
          <w:ilvl w:val="0"/>
          <w:numId w:val="44"/>
        </w:numPr>
      </w:pPr>
      <w:r w:rsidRPr="00497872">
        <w:t>Que devuelve cierta salida.</w:t>
      </w:r>
    </w:p>
    <w:p w14:paraId="0DC01D1B" w14:textId="77777777" w:rsidR="00F35765" w:rsidRPr="00F35765" w:rsidRDefault="00F35765" w:rsidP="00F35765">
      <w:pPr>
        <w:rPr>
          <w:b/>
          <w:bCs/>
        </w:rPr>
      </w:pPr>
      <w:r w:rsidRPr="00F35765">
        <w:rPr>
          <w:b/>
          <w:bCs/>
        </w:rPr>
        <w:t>Da exactamente igual si esa función:</w:t>
      </w:r>
    </w:p>
    <w:p w14:paraId="1E295FE4" w14:textId="7E521904" w:rsidR="00F35765" w:rsidRPr="00F35765" w:rsidRDefault="00F35765" w:rsidP="00F35765">
      <w:pPr>
        <w:pStyle w:val="Prrafodelista"/>
        <w:numPr>
          <w:ilvl w:val="0"/>
          <w:numId w:val="44"/>
        </w:numPr>
      </w:pPr>
      <w:r w:rsidRPr="00F35765">
        <w:t>Convierte texto a mayúsculas (</w:t>
      </w:r>
      <w:proofErr w:type="spellStart"/>
      <w:r w:rsidRPr="00F35765">
        <w:rPr>
          <w:b/>
          <w:bCs/>
        </w:rPr>
        <w:t>shout</w:t>
      </w:r>
      <w:proofErr w:type="spellEnd"/>
      <w:r w:rsidRPr="00F35765">
        <w:t>).</w:t>
      </w:r>
    </w:p>
    <w:p w14:paraId="34506174" w14:textId="5F15BB5B" w:rsidR="00F35765" w:rsidRPr="00F35765" w:rsidRDefault="00F35765" w:rsidP="00F35765">
      <w:pPr>
        <w:pStyle w:val="Prrafodelista"/>
        <w:numPr>
          <w:ilvl w:val="0"/>
          <w:numId w:val="44"/>
        </w:numPr>
      </w:pPr>
      <w:r w:rsidRPr="00F35765">
        <w:t>Llama a GPT-4.1-</w:t>
      </w:r>
      <w:proofErr w:type="gramStart"/>
      <w:r w:rsidRPr="00F35765">
        <w:t>mini en</w:t>
      </w:r>
      <w:proofErr w:type="gramEnd"/>
      <w:r w:rsidRPr="00F35765">
        <w:t xml:space="preserve"> la nube (</w:t>
      </w:r>
      <w:proofErr w:type="spellStart"/>
      <w:r w:rsidRPr="00F35765">
        <w:rPr>
          <w:b/>
          <w:bCs/>
        </w:rPr>
        <w:t>message_gpt</w:t>
      </w:r>
      <w:proofErr w:type="spellEnd"/>
      <w:r w:rsidRPr="00F35765">
        <w:t>).</w:t>
      </w:r>
    </w:p>
    <w:p w14:paraId="1CB19E74" w14:textId="59FA1BA5" w:rsidR="00497872" w:rsidRPr="00F35765" w:rsidRDefault="00F35765" w:rsidP="00E90BE6">
      <w:pPr>
        <w:pStyle w:val="Prrafodelista"/>
        <w:numPr>
          <w:ilvl w:val="0"/>
          <w:numId w:val="44"/>
        </w:numPr>
      </w:pPr>
      <w:r w:rsidRPr="00F35765">
        <w:t>Hace cualquier otra cosa en Python.</w:t>
      </w:r>
    </w:p>
    <w:p w14:paraId="4EC3C529" w14:textId="77777777" w:rsidR="00F35765" w:rsidRPr="00F35765" w:rsidRDefault="00F35765" w:rsidP="00F35765">
      <w:proofErr w:type="spellStart"/>
      <w:r w:rsidRPr="00F35765">
        <w:t>Gradio</w:t>
      </w:r>
      <w:proofErr w:type="spellEnd"/>
      <w:r w:rsidRPr="00F35765">
        <w:t xml:space="preserve"> solo conecta el botón “</w:t>
      </w:r>
      <w:proofErr w:type="spellStart"/>
      <w:r w:rsidRPr="00F35765">
        <w:t>Submit</w:t>
      </w:r>
      <w:proofErr w:type="spellEnd"/>
      <w:r w:rsidRPr="00F35765">
        <w:t xml:space="preserve">” con </w:t>
      </w:r>
      <w:r w:rsidRPr="00F35765">
        <w:rPr>
          <w:b/>
          <w:bCs/>
        </w:rPr>
        <w:t>cualquier función Python</w:t>
      </w:r>
      <w:r w:rsidRPr="00F35765">
        <w:t xml:space="preserve"> que le pases, sin entender ni importarle qué hace por dentro.</w:t>
      </w:r>
    </w:p>
    <w:p w14:paraId="302E1D07" w14:textId="77777777" w:rsidR="002A6492" w:rsidRPr="002A6492" w:rsidRDefault="002A6492" w:rsidP="002A6492">
      <w:pPr>
        <w:rPr>
          <w:b/>
          <w:bCs/>
        </w:rPr>
      </w:pPr>
      <w:r w:rsidRPr="002A6492">
        <w:rPr>
          <w:b/>
          <w:bCs/>
        </w:rPr>
        <w:t>Por qué esto es poderoso: con el mismo patrón (</w:t>
      </w:r>
      <w:proofErr w:type="spellStart"/>
      <w:proofErr w:type="gramStart"/>
      <w:r w:rsidRPr="002A6492">
        <w:rPr>
          <w:b/>
          <w:bCs/>
        </w:rPr>
        <w:t>gr.Interface</w:t>
      </w:r>
      <w:proofErr w:type="spellEnd"/>
      <w:proofErr w:type="gramEnd"/>
      <w:r w:rsidRPr="002A6492">
        <w:rPr>
          <w:b/>
          <w:bCs/>
        </w:rPr>
        <w:t>(</w:t>
      </w:r>
      <w:proofErr w:type="spellStart"/>
      <w:r w:rsidRPr="002A6492">
        <w:rPr>
          <w:b/>
          <w:bCs/>
        </w:rPr>
        <w:t>fn</w:t>
      </w:r>
      <w:proofErr w:type="spellEnd"/>
      <w:r w:rsidRPr="002A6492">
        <w:rPr>
          <w:b/>
          <w:bCs/>
        </w:rPr>
        <w:t>=..., inputs=..., outputs=...)), ya puedes:</w:t>
      </w:r>
    </w:p>
    <w:p w14:paraId="741C5D19" w14:textId="6F42B69B" w:rsidR="002A6492" w:rsidRPr="002A6492" w:rsidRDefault="002A6492" w:rsidP="002A6492">
      <w:pPr>
        <w:pStyle w:val="Prrafodelista"/>
        <w:numPr>
          <w:ilvl w:val="0"/>
          <w:numId w:val="44"/>
        </w:numPr>
      </w:pPr>
      <w:r w:rsidRPr="002A6492">
        <w:t xml:space="preserve">Compartir esa interfaz con </w:t>
      </w:r>
      <w:r w:rsidRPr="002A6492">
        <w:rPr>
          <w:b/>
          <w:bCs/>
        </w:rPr>
        <w:t>share=True</w:t>
      </w:r>
      <w:r w:rsidRPr="002A6492">
        <w:t>.</w:t>
      </w:r>
    </w:p>
    <w:p w14:paraId="7F2C8AD4" w14:textId="438B4D6C" w:rsidR="002A6492" w:rsidRPr="002A6492" w:rsidRDefault="002A6492" w:rsidP="002A6492">
      <w:pPr>
        <w:pStyle w:val="Prrafodelista"/>
        <w:numPr>
          <w:ilvl w:val="0"/>
          <w:numId w:val="44"/>
        </w:numPr>
      </w:pPr>
      <w:r w:rsidRPr="002A6492">
        <w:t xml:space="preserve">Protegerla con </w:t>
      </w:r>
      <w:proofErr w:type="spellStart"/>
      <w:r w:rsidRPr="002A6492">
        <w:rPr>
          <w:b/>
          <w:bCs/>
        </w:rPr>
        <w:t>auth</w:t>
      </w:r>
      <w:proofErr w:type="spellEnd"/>
      <w:r w:rsidRPr="002A6492">
        <w:rPr>
          <w:b/>
          <w:bCs/>
        </w:rPr>
        <w:t>=</w:t>
      </w:r>
      <w:r w:rsidRPr="002A6492">
        <w:t>.</w:t>
      </w:r>
    </w:p>
    <w:p w14:paraId="6AD6E5DE" w14:textId="03923940" w:rsidR="002A6492" w:rsidRPr="002A6492" w:rsidRDefault="002A6492" w:rsidP="002A6492">
      <w:pPr>
        <w:pStyle w:val="Prrafodelista"/>
        <w:numPr>
          <w:ilvl w:val="0"/>
          <w:numId w:val="44"/>
        </w:numPr>
      </w:pPr>
      <w:r w:rsidRPr="002A6492">
        <w:t>Y tienes un LLM funcionando con una interfaz web completa, con muy poco código.</w:t>
      </w:r>
    </w:p>
    <w:p w14:paraId="2081057C" w14:textId="77777777" w:rsidR="00F35765" w:rsidRDefault="00F35765" w:rsidP="00E90BE6">
      <w:pPr>
        <w:rPr>
          <w:b/>
          <w:bCs/>
        </w:rPr>
      </w:pPr>
    </w:p>
    <w:p w14:paraId="4672A5A0" w14:textId="06E5806B" w:rsidR="002A6492" w:rsidRPr="006F7EC6" w:rsidRDefault="002A6492" w:rsidP="002A6492">
      <w:pPr>
        <w:pStyle w:val="Ttulo3"/>
        <w:rPr>
          <w:b/>
          <w:bCs/>
          <w:sz w:val="24"/>
          <w:szCs w:val="24"/>
          <w:highlight w:val="yellow"/>
        </w:rPr>
      </w:pPr>
      <w:bookmarkStart w:id="138" w:name="_Toc243791227"/>
      <w:r w:rsidRPr="00CF5E04">
        <w:rPr>
          <w:b/>
          <w:bCs/>
          <w:sz w:val="24"/>
          <w:szCs w:val="24"/>
          <w:highlight w:val="yellow"/>
        </w:rPr>
        <w:t>2.6.</w:t>
      </w:r>
      <w:r>
        <w:rPr>
          <w:b/>
          <w:bCs/>
          <w:sz w:val="24"/>
          <w:szCs w:val="24"/>
          <w:highlight w:val="yellow"/>
        </w:rPr>
        <w:t xml:space="preserve">4. </w:t>
      </w:r>
      <w:r w:rsidR="00CC0B20" w:rsidRPr="00CC0B20">
        <w:rPr>
          <w:b/>
          <w:bCs/>
          <w:sz w:val="24"/>
          <w:szCs w:val="24"/>
          <w:highlight w:val="yellow"/>
        </w:rPr>
        <w:t xml:space="preserve">Resumen de todas las opciones </w:t>
      </w:r>
      <w:proofErr w:type="gramStart"/>
      <w:r w:rsidR="00CC0B20" w:rsidRPr="00CC0B20">
        <w:rPr>
          <w:b/>
          <w:bCs/>
          <w:sz w:val="24"/>
          <w:szCs w:val="24"/>
          <w:highlight w:val="yellow"/>
        </w:rPr>
        <w:t>de .</w:t>
      </w:r>
      <w:proofErr w:type="spellStart"/>
      <w:r w:rsidR="00CC0B20" w:rsidRPr="00CC0B20">
        <w:rPr>
          <w:b/>
          <w:bCs/>
          <w:sz w:val="24"/>
          <w:szCs w:val="24"/>
          <w:highlight w:val="yellow"/>
        </w:rPr>
        <w:t>launch</w:t>
      </w:r>
      <w:proofErr w:type="spellEnd"/>
      <w:proofErr w:type="gramEnd"/>
      <w:r w:rsidR="00CC0B20" w:rsidRPr="00CC0B20">
        <w:rPr>
          <w:b/>
          <w:bCs/>
          <w:sz w:val="24"/>
          <w:szCs w:val="24"/>
          <w:highlight w:val="yellow"/>
        </w:rPr>
        <w:t>() vistas</w:t>
      </w:r>
      <w:bookmarkEnd w:id="138"/>
    </w:p>
    <w:p w14:paraId="356D8ACD" w14:textId="2AC3C956" w:rsidR="002A6492" w:rsidRDefault="00CC0B20" w:rsidP="00E90BE6">
      <w:pPr>
        <w:rPr>
          <w:b/>
          <w:bCs/>
        </w:rPr>
      </w:pPr>
      <w:r w:rsidRPr="00CC0B20">
        <w:rPr>
          <w:b/>
          <w:bCs/>
          <w:noProof/>
        </w:rPr>
        <w:drawing>
          <wp:inline distT="0" distB="0" distL="0" distR="0" wp14:anchorId="340FA1B7" wp14:editId="3A9884BF">
            <wp:extent cx="5570220" cy="1863443"/>
            <wp:effectExtent l="19050" t="19050" r="11430" b="22860"/>
            <wp:docPr id="1516739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39167" name=""/>
                    <pic:cNvPicPr/>
                  </pic:nvPicPr>
                  <pic:blipFill>
                    <a:blip r:embed="rId726"/>
                    <a:stretch>
                      <a:fillRect/>
                    </a:stretch>
                  </pic:blipFill>
                  <pic:spPr>
                    <a:xfrm>
                      <a:off x="0" y="0"/>
                      <a:ext cx="5576256" cy="1865462"/>
                    </a:xfrm>
                    <a:prstGeom prst="rect">
                      <a:avLst/>
                    </a:prstGeom>
                    <a:ln w="19050">
                      <a:solidFill>
                        <a:srgbClr val="EE0000"/>
                      </a:solidFill>
                    </a:ln>
                  </pic:spPr>
                </pic:pic>
              </a:graphicData>
            </a:graphic>
          </wp:inline>
        </w:drawing>
      </w:r>
    </w:p>
    <w:p w14:paraId="756BF94F" w14:textId="77777777" w:rsidR="002B0CC2" w:rsidRDefault="002B0CC2" w:rsidP="00E90BE6">
      <w:pPr>
        <w:rPr>
          <w:b/>
          <w:bCs/>
        </w:rPr>
      </w:pPr>
    </w:p>
    <w:p w14:paraId="5360C58F" w14:textId="77777777" w:rsidR="002B0CC2" w:rsidRDefault="002B0CC2" w:rsidP="00E90BE6">
      <w:pPr>
        <w:rPr>
          <w:b/>
          <w:bCs/>
        </w:rPr>
      </w:pPr>
    </w:p>
    <w:p w14:paraId="6EFF4149" w14:textId="517892E4" w:rsidR="002B0CC2" w:rsidRDefault="002B0CC2">
      <w:pPr>
        <w:rPr>
          <w:b/>
          <w:bCs/>
        </w:rPr>
      </w:pPr>
      <w:r>
        <w:rPr>
          <w:b/>
          <w:bCs/>
        </w:rPr>
        <w:br w:type="page"/>
      </w:r>
    </w:p>
    <w:p w14:paraId="6F97E29C" w14:textId="77777777" w:rsidR="0016111F" w:rsidRPr="0016111F" w:rsidRDefault="00BD43A9" w:rsidP="0016111F">
      <w:pPr>
        <w:pStyle w:val="Ttulo2"/>
        <w:rPr>
          <w:rFonts w:ascii="Arial" w:hAnsi="Arial" w:cs="Arial"/>
          <w:b/>
          <w:bCs/>
          <w:sz w:val="24"/>
          <w:szCs w:val="24"/>
          <w:highlight w:val="yellow"/>
        </w:rPr>
      </w:pPr>
      <w:bookmarkStart w:id="139" w:name="_Toc243791228"/>
      <w:r w:rsidRPr="006A430F">
        <w:rPr>
          <w:rFonts w:ascii="Arial" w:hAnsi="Arial" w:cs="Arial"/>
          <w:b/>
          <w:bCs/>
          <w:sz w:val="24"/>
          <w:szCs w:val="24"/>
          <w:highlight w:val="yellow"/>
        </w:rPr>
        <w:lastRenderedPageBreak/>
        <w:t>2.</w:t>
      </w:r>
      <w:r>
        <w:rPr>
          <w:rFonts w:ascii="Arial" w:hAnsi="Arial" w:cs="Arial"/>
          <w:b/>
          <w:bCs/>
          <w:sz w:val="24"/>
          <w:szCs w:val="24"/>
          <w:highlight w:val="yellow"/>
        </w:rPr>
        <w:t xml:space="preserve">7. Dia 2: </w:t>
      </w:r>
      <w:proofErr w:type="spellStart"/>
      <w:r w:rsidR="0016111F" w:rsidRPr="0016111F">
        <w:rPr>
          <w:rFonts w:ascii="Arial" w:hAnsi="Arial" w:cs="Arial"/>
          <w:b/>
          <w:bCs/>
          <w:sz w:val="24"/>
          <w:szCs w:val="24"/>
          <w:highlight w:val="yellow"/>
        </w:rPr>
        <w:t>Gradio</w:t>
      </w:r>
      <w:proofErr w:type="spellEnd"/>
      <w:r w:rsidR="0016111F" w:rsidRPr="0016111F">
        <w:rPr>
          <w:rFonts w:ascii="Arial" w:hAnsi="Arial" w:cs="Arial"/>
          <w:b/>
          <w:bCs/>
          <w:sz w:val="24"/>
          <w:szCs w:val="24"/>
          <w:highlight w:val="yellow"/>
        </w:rPr>
        <w:t xml:space="preserve"> con </w:t>
      </w:r>
      <w:proofErr w:type="spellStart"/>
      <w:r w:rsidR="0016111F" w:rsidRPr="0016111F">
        <w:rPr>
          <w:rFonts w:ascii="Arial" w:hAnsi="Arial" w:cs="Arial"/>
          <w:b/>
          <w:bCs/>
          <w:sz w:val="24"/>
          <w:szCs w:val="24"/>
          <w:highlight w:val="yellow"/>
        </w:rPr>
        <w:t>Markdown</w:t>
      </w:r>
      <w:proofErr w:type="spellEnd"/>
      <w:r w:rsidR="0016111F" w:rsidRPr="0016111F">
        <w:rPr>
          <w:rFonts w:ascii="Arial" w:hAnsi="Arial" w:cs="Arial"/>
          <w:b/>
          <w:bCs/>
          <w:sz w:val="24"/>
          <w:szCs w:val="24"/>
          <w:highlight w:val="yellow"/>
        </w:rPr>
        <w:t>, globales en notebooks, y streaming</w:t>
      </w:r>
      <w:bookmarkEnd w:id="139"/>
    </w:p>
    <w:p w14:paraId="7C8CA27B" w14:textId="1480BBB3" w:rsidR="00BD43A9" w:rsidRPr="0016111F" w:rsidRDefault="0016111F" w:rsidP="0016111F">
      <w:pPr>
        <w:pStyle w:val="Ttulo3"/>
        <w:rPr>
          <w:b/>
          <w:bCs/>
          <w:sz w:val="24"/>
          <w:szCs w:val="24"/>
          <w:highlight w:val="yellow"/>
        </w:rPr>
      </w:pPr>
      <w:bookmarkStart w:id="140" w:name="_Toc243791229"/>
      <w:r w:rsidRPr="0016111F">
        <w:rPr>
          <w:b/>
          <w:bCs/>
          <w:sz w:val="24"/>
          <w:szCs w:val="24"/>
          <w:highlight w:val="yellow"/>
        </w:rPr>
        <w:t xml:space="preserve">2.7.1 </w:t>
      </w:r>
      <w:proofErr w:type="spellStart"/>
      <w:r w:rsidRPr="0016111F">
        <w:rPr>
          <w:b/>
          <w:bCs/>
          <w:sz w:val="24"/>
          <w:szCs w:val="24"/>
          <w:highlight w:val="yellow"/>
        </w:rPr>
        <w:t>Markdown</w:t>
      </w:r>
      <w:proofErr w:type="spellEnd"/>
      <w:r w:rsidRPr="0016111F">
        <w:rPr>
          <w:b/>
          <w:bCs/>
          <w:sz w:val="24"/>
          <w:szCs w:val="24"/>
          <w:highlight w:val="yellow"/>
        </w:rPr>
        <w:t xml:space="preserve"> en la respuesta</w:t>
      </w:r>
      <w:r w:rsidR="00D76ECD">
        <w:rPr>
          <w:b/>
          <w:bCs/>
          <w:sz w:val="24"/>
          <w:szCs w:val="24"/>
          <w:highlight w:val="yellow"/>
        </w:rPr>
        <w:t xml:space="preserve"> + </w:t>
      </w:r>
      <w:r w:rsidR="00D76ECD" w:rsidRPr="00D76ECD">
        <w:rPr>
          <w:b/>
          <w:bCs/>
          <w:sz w:val="24"/>
          <w:szCs w:val="24"/>
          <w:highlight w:val="yellow"/>
        </w:rPr>
        <w:t xml:space="preserve">El tema de las variables globales en </w:t>
      </w:r>
      <w:proofErr w:type="spellStart"/>
      <w:r w:rsidR="00D76ECD" w:rsidRPr="00D76ECD">
        <w:rPr>
          <w:b/>
          <w:bCs/>
          <w:sz w:val="24"/>
          <w:szCs w:val="24"/>
          <w:highlight w:val="yellow"/>
        </w:rPr>
        <w:t>Jupyter</w:t>
      </w:r>
      <w:proofErr w:type="spellEnd"/>
      <w:r w:rsidR="00D76ECD" w:rsidRPr="00D76ECD">
        <w:rPr>
          <w:b/>
          <w:bCs/>
          <w:sz w:val="24"/>
          <w:szCs w:val="24"/>
          <w:highlight w:val="yellow"/>
        </w:rPr>
        <w:t xml:space="preserve"> (lo más importante conceptualmente)</w:t>
      </w:r>
      <w:r w:rsidR="007D6E1E">
        <w:rPr>
          <w:b/>
          <w:bCs/>
          <w:sz w:val="24"/>
          <w:szCs w:val="24"/>
          <w:highlight w:val="yellow"/>
        </w:rPr>
        <w:t xml:space="preserve"> + </w:t>
      </w:r>
      <w:r w:rsidR="007D6E1E" w:rsidRPr="007D6E1E">
        <w:rPr>
          <w:b/>
          <w:bCs/>
          <w:sz w:val="24"/>
          <w:szCs w:val="24"/>
          <w:highlight w:val="yellow"/>
        </w:rPr>
        <w:t>El cambio de ejemplos: de saludos a preguntas técnicas</w:t>
      </w:r>
      <w:bookmarkEnd w:id="140"/>
    </w:p>
    <w:p w14:paraId="19A81AF5" w14:textId="1D1BF4B7" w:rsidR="002B0CC2" w:rsidRDefault="00D03A91" w:rsidP="00E90BE6">
      <w:pPr>
        <w:rPr>
          <w:b/>
          <w:bCs/>
        </w:rPr>
      </w:pPr>
      <w:r w:rsidRPr="00D03A91">
        <w:rPr>
          <w:b/>
          <w:bCs/>
          <w:noProof/>
        </w:rPr>
        <w:drawing>
          <wp:inline distT="0" distB="0" distL="0" distR="0" wp14:anchorId="5487DCAE" wp14:editId="048934DF">
            <wp:extent cx="5143500" cy="2694146"/>
            <wp:effectExtent l="38100" t="38100" r="38100" b="30480"/>
            <wp:docPr id="1684159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59040" name=""/>
                    <pic:cNvPicPr/>
                  </pic:nvPicPr>
                  <pic:blipFill>
                    <a:blip r:embed="rId727"/>
                    <a:stretch>
                      <a:fillRect/>
                    </a:stretch>
                  </pic:blipFill>
                  <pic:spPr>
                    <a:xfrm>
                      <a:off x="0" y="0"/>
                      <a:ext cx="5150127" cy="2697617"/>
                    </a:xfrm>
                    <a:prstGeom prst="rect">
                      <a:avLst/>
                    </a:prstGeom>
                    <a:ln w="28575">
                      <a:solidFill>
                        <a:srgbClr val="EE0000"/>
                      </a:solidFill>
                    </a:ln>
                  </pic:spPr>
                </pic:pic>
              </a:graphicData>
            </a:graphic>
          </wp:inline>
        </w:drawing>
      </w:r>
    </w:p>
    <w:p w14:paraId="5D073562" w14:textId="77777777" w:rsidR="000865E4" w:rsidRPr="000865E4" w:rsidRDefault="000865E4" w:rsidP="000865E4">
      <w:r w:rsidRPr="000865E4">
        <w:rPr>
          <w:b/>
          <w:bCs/>
        </w:rPr>
        <w:t>Por qué “sin bloques de código”:</w:t>
      </w:r>
      <w:r w:rsidRPr="000865E4">
        <w:t xml:space="preserve"> evita que el modelo envuelva toda la respuesta en ``` (triple comilla invertida), lo que haría que </w:t>
      </w:r>
      <w:proofErr w:type="spellStart"/>
      <w:r w:rsidRPr="000865E4">
        <w:t>Gradio</w:t>
      </w:r>
      <w:proofErr w:type="spellEnd"/>
      <w:r w:rsidRPr="000865E4">
        <w:t xml:space="preserve"> la muestre como un bloque de código literal en vez de texto formateado.</w:t>
      </w:r>
    </w:p>
    <w:p w14:paraId="7BC857B0" w14:textId="7BC571B2" w:rsidR="00D03A91" w:rsidRDefault="00D76ECD" w:rsidP="00E90BE6">
      <w:pPr>
        <w:rPr>
          <w:b/>
          <w:bCs/>
        </w:rPr>
      </w:pPr>
      <w:r w:rsidRPr="00D76ECD">
        <w:rPr>
          <w:b/>
          <w:bCs/>
          <w:noProof/>
        </w:rPr>
        <w:drawing>
          <wp:inline distT="0" distB="0" distL="0" distR="0" wp14:anchorId="60A7BE5C" wp14:editId="7E9D6D45">
            <wp:extent cx="5196840" cy="649605"/>
            <wp:effectExtent l="19050" t="19050" r="22860" b="17145"/>
            <wp:docPr id="1377242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42784" name=""/>
                    <pic:cNvPicPr/>
                  </pic:nvPicPr>
                  <pic:blipFill>
                    <a:blip r:embed="rId728"/>
                    <a:stretch>
                      <a:fillRect/>
                    </a:stretch>
                  </pic:blipFill>
                  <pic:spPr>
                    <a:xfrm>
                      <a:off x="0" y="0"/>
                      <a:ext cx="5211984" cy="651498"/>
                    </a:xfrm>
                    <a:prstGeom prst="rect">
                      <a:avLst/>
                    </a:prstGeom>
                    <a:ln w="19050">
                      <a:solidFill>
                        <a:srgbClr val="EE0000"/>
                      </a:solidFill>
                    </a:ln>
                  </pic:spPr>
                </pic:pic>
              </a:graphicData>
            </a:graphic>
          </wp:inline>
        </w:drawing>
      </w:r>
    </w:p>
    <w:p w14:paraId="308095B2" w14:textId="77777777" w:rsidR="00D76ECD" w:rsidRPr="00D76ECD" w:rsidRDefault="00D76ECD" w:rsidP="00D76ECD">
      <w:r w:rsidRPr="00D76ECD">
        <w:t xml:space="preserve">Cambiar de </w:t>
      </w:r>
      <w:proofErr w:type="spellStart"/>
      <w:proofErr w:type="gramStart"/>
      <w:r w:rsidRPr="00D76ECD">
        <w:rPr>
          <w:b/>
          <w:bCs/>
        </w:rPr>
        <w:t>gr.Textbox</w:t>
      </w:r>
      <w:proofErr w:type="spellEnd"/>
      <w:proofErr w:type="gramEnd"/>
      <w:r w:rsidRPr="00D76ECD">
        <w:t xml:space="preserve"> a </w:t>
      </w:r>
      <w:proofErr w:type="spellStart"/>
      <w:proofErr w:type="gramStart"/>
      <w:r w:rsidRPr="00D76ECD">
        <w:rPr>
          <w:b/>
          <w:bCs/>
        </w:rPr>
        <w:t>gr.Markdown</w:t>
      </w:r>
      <w:proofErr w:type="spellEnd"/>
      <w:proofErr w:type="gramEnd"/>
      <w:r w:rsidRPr="00D76ECD">
        <w:t xml:space="preserve"> le dice a </w:t>
      </w:r>
      <w:proofErr w:type="spellStart"/>
      <w:r w:rsidRPr="00D76ECD">
        <w:t>Gradio</w:t>
      </w:r>
      <w:proofErr w:type="spellEnd"/>
      <w:r w:rsidRPr="00D76ECD">
        <w:t xml:space="preserve"> que interprete el texto que llega (negritas, listas, títulos) y lo muestre con formato, no como texto plano.</w:t>
      </w:r>
    </w:p>
    <w:p w14:paraId="483791C2" w14:textId="77777777" w:rsidR="00A12CF4" w:rsidRPr="00A12CF4" w:rsidRDefault="00A12CF4" w:rsidP="00A12CF4">
      <w:pPr>
        <w:rPr>
          <w:b/>
          <w:bCs/>
          <w:sz w:val="24"/>
          <w:szCs w:val="28"/>
        </w:rPr>
      </w:pPr>
      <w:r w:rsidRPr="00A12CF4">
        <w:rPr>
          <w:b/>
          <w:bCs/>
          <w:sz w:val="24"/>
          <w:szCs w:val="28"/>
          <w:highlight w:val="yellow"/>
        </w:rPr>
        <w:t xml:space="preserve">2. El tema de las variables globales en </w:t>
      </w:r>
      <w:proofErr w:type="spellStart"/>
      <w:r w:rsidRPr="00A12CF4">
        <w:rPr>
          <w:b/>
          <w:bCs/>
          <w:sz w:val="24"/>
          <w:szCs w:val="28"/>
          <w:highlight w:val="yellow"/>
        </w:rPr>
        <w:t>Jupyter</w:t>
      </w:r>
      <w:proofErr w:type="spellEnd"/>
      <w:r w:rsidRPr="00A12CF4">
        <w:rPr>
          <w:b/>
          <w:bCs/>
          <w:sz w:val="24"/>
          <w:szCs w:val="28"/>
          <w:highlight w:val="yellow"/>
        </w:rPr>
        <w:t xml:space="preserve"> (lo más importante conceptualmente)</w:t>
      </w:r>
    </w:p>
    <w:p w14:paraId="551A70D4" w14:textId="77777777" w:rsidR="00331321" w:rsidRPr="00331321" w:rsidRDefault="00331321" w:rsidP="00331321">
      <w:pPr>
        <w:rPr>
          <w:b/>
          <w:bCs/>
        </w:rPr>
      </w:pPr>
      <w:r w:rsidRPr="00331321">
        <w:rPr>
          <w:b/>
          <w:bCs/>
        </w:rPr>
        <w:t>La confusión que señala el profesor</w:t>
      </w:r>
    </w:p>
    <w:p w14:paraId="5F729A1B" w14:textId="544C31E0" w:rsidR="00D76ECD" w:rsidRDefault="006075F7" w:rsidP="00E90BE6">
      <w:pPr>
        <w:rPr>
          <w:b/>
          <w:bCs/>
        </w:rPr>
      </w:pPr>
      <w:r w:rsidRPr="006075F7">
        <w:rPr>
          <w:b/>
          <w:bCs/>
          <w:noProof/>
        </w:rPr>
        <w:drawing>
          <wp:inline distT="0" distB="0" distL="0" distR="0" wp14:anchorId="0A223EF6" wp14:editId="79DE08A7">
            <wp:extent cx="5596467" cy="588147"/>
            <wp:effectExtent l="38100" t="38100" r="42545" b="40640"/>
            <wp:docPr id="1016546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46338" name=""/>
                    <pic:cNvPicPr/>
                  </pic:nvPicPr>
                  <pic:blipFill>
                    <a:blip r:embed="rId729"/>
                    <a:stretch>
                      <a:fillRect/>
                    </a:stretch>
                  </pic:blipFill>
                  <pic:spPr>
                    <a:xfrm>
                      <a:off x="0" y="0"/>
                      <a:ext cx="5674340" cy="596331"/>
                    </a:xfrm>
                    <a:prstGeom prst="rect">
                      <a:avLst/>
                    </a:prstGeom>
                    <a:ln w="28575">
                      <a:solidFill>
                        <a:srgbClr val="EE0000"/>
                      </a:solidFill>
                    </a:ln>
                  </pic:spPr>
                </pic:pic>
              </a:graphicData>
            </a:graphic>
          </wp:inline>
        </w:drawing>
      </w:r>
    </w:p>
    <w:p w14:paraId="114711F7" w14:textId="3A4D3319" w:rsidR="00AC0162" w:rsidRDefault="00AC0162" w:rsidP="00E90BE6">
      <w:r>
        <w:t xml:space="preserve">La </w:t>
      </w:r>
      <w:r w:rsidR="00F7616A">
        <w:t>función</w:t>
      </w:r>
      <w:r w:rsidR="009642B0">
        <w:t xml:space="preserve"> </w:t>
      </w:r>
      <w:r w:rsidR="009642B0">
        <w:rPr>
          <w:b/>
          <w:bCs/>
        </w:rPr>
        <w:t xml:space="preserve">usa </w:t>
      </w:r>
      <w:proofErr w:type="spellStart"/>
      <w:r w:rsidR="009642B0">
        <w:rPr>
          <w:b/>
          <w:bCs/>
        </w:rPr>
        <w:t>system_message</w:t>
      </w:r>
      <w:proofErr w:type="spellEnd"/>
      <w:r w:rsidR="009642B0">
        <w:rPr>
          <w:b/>
          <w:bCs/>
        </w:rPr>
        <w:t xml:space="preserve">, </w:t>
      </w:r>
      <w:r w:rsidR="009642B0">
        <w:t xml:space="preserve">pero no la recibe como </w:t>
      </w:r>
      <w:r w:rsidR="00F7616A">
        <w:t>parámetro</w:t>
      </w:r>
      <w:r w:rsidR="009642B0">
        <w:t xml:space="preserve">. Si </w:t>
      </w:r>
      <w:proofErr w:type="spellStart"/>
      <w:r w:rsidR="009642B0">
        <w:t>mas</w:t>
      </w:r>
      <w:proofErr w:type="spellEnd"/>
      <w:r w:rsidR="009642B0">
        <w:t xml:space="preserve"> abajo en el notebook escribes.</w:t>
      </w:r>
    </w:p>
    <w:p w14:paraId="2BE0C1F1" w14:textId="1078FD6B" w:rsidR="00F7616A" w:rsidRDefault="00243E73" w:rsidP="00E90BE6">
      <w:r w:rsidRPr="00243E73">
        <w:rPr>
          <w:noProof/>
        </w:rPr>
        <w:drawing>
          <wp:inline distT="0" distB="0" distL="0" distR="0" wp14:anchorId="0C9EBF0D" wp14:editId="7229536B">
            <wp:extent cx="5613400" cy="565498"/>
            <wp:effectExtent l="38100" t="38100" r="25400" b="44450"/>
            <wp:docPr id="983909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09628" name=""/>
                    <pic:cNvPicPr/>
                  </pic:nvPicPr>
                  <pic:blipFill>
                    <a:blip r:embed="rId730"/>
                    <a:stretch>
                      <a:fillRect/>
                    </a:stretch>
                  </pic:blipFill>
                  <pic:spPr>
                    <a:xfrm>
                      <a:off x="0" y="0"/>
                      <a:ext cx="5631646" cy="567336"/>
                    </a:xfrm>
                    <a:prstGeom prst="rect">
                      <a:avLst/>
                    </a:prstGeom>
                    <a:ln w="28575">
                      <a:solidFill>
                        <a:srgbClr val="EE0000"/>
                      </a:solidFill>
                    </a:ln>
                  </pic:spPr>
                </pic:pic>
              </a:graphicData>
            </a:graphic>
          </wp:inline>
        </w:drawing>
      </w:r>
    </w:p>
    <w:p w14:paraId="0EDC7379" w14:textId="77777777" w:rsidR="00B630AC" w:rsidRPr="00B630AC" w:rsidRDefault="00B630AC" w:rsidP="00B630AC">
      <w:proofErr w:type="gramStart"/>
      <w:r w:rsidRPr="00B630AC">
        <w:t>...¿</w:t>
      </w:r>
      <w:proofErr w:type="gramEnd"/>
      <w:r w:rsidRPr="00B630AC">
        <w:t xml:space="preserve">por qué eso cambia el comportamiento de </w:t>
      </w:r>
      <w:proofErr w:type="spellStart"/>
      <w:r w:rsidRPr="00B630AC">
        <w:t>message_gpt</w:t>
      </w:r>
      <w:proofErr w:type="spellEnd"/>
      <w:r w:rsidRPr="00B630AC">
        <w:t>, si ni siquiera volviste a definir la función?</w:t>
      </w:r>
    </w:p>
    <w:p w14:paraId="67C9BA75" w14:textId="77777777" w:rsidR="00B630AC" w:rsidRPr="00C8480F" w:rsidRDefault="00B630AC" w:rsidP="00B630AC">
      <w:pPr>
        <w:rPr>
          <w:b/>
          <w:bCs/>
          <w:sz w:val="24"/>
          <w:szCs w:val="28"/>
        </w:rPr>
      </w:pPr>
      <w:r w:rsidRPr="00C8480F">
        <w:rPr>
          <w:b/>
          <w:bCs/>
          <w:sz w:val="24"/>
          <w:szCs w:val="28"/>
          <w:highlight w:val="yellow"/>
        </w:rPr>
        <w:t>Por qué pasa esto: cómo funciona un notebook</w:t>
      </w:r>
    </w:p>
    <w:p w14:paraId="1B958F0E" w14:textId="77777777" w:rsidR="00642855" w:rsidRDefault="00642855" w:rsidP="00642855">
      <w:r w:rsidRPr="00642855">
        <w:t xml:space="preserve">Un notebook </w:t>
      </w:r>
      <w:r w:rsidRPr="00642855">
        <w:rPr>
          <w:b/>
          <w:bCs/>
        </w:rPr>
        <w:t>no es un archivo que se lee de arriba a abajo de una sola vez</w:t>
      </w:r>
      <w:r w:rsidRPr="00642855">
        <w:t xml:space="preserve">. Es una sesión de Python corriendo en segundo plano, y cada celda que ejecutas modifica esa sesión. El orden que importa es </w:t>
      </w:r>
      <w:r w:rsidRPr="00642855">
        <w:rPr>
          <w:b/>
          <w:bCs/>
        </w:rPr>
        <w:t>el orden en que ejecutas las celdas</w:t>
      </w:r>
      <w:r w:rsidRPr="00642855">
        <w:t>, no el orden en que están escritas en la pantalla.</w:t>
      </w:r>
    </w:p>
    <w:p w14:paraId="5AD83936" w14:textId="1A9DC36F" w:rsidR="00C8480F" w:rsidRDefault="00462F52" w:rsidP="00642855">
      <w:proofErr w:type="spellStart"/>
      <w:r>
        <w:rPr>
          <w:b/>
          <w:bCs/>
        </w:rPr>
        <w:lastRenderedPageBreak/>
        <w:t>System_message</w:t>
      </w:r>
      <w:proofErr w:type="spellEnd"/>
      <w:r>
        <w:rPr>
          <w:b/>
          <w:bCs/>
        </w:rPr>
        <w:t xml:space="preserve"> </w:t>
      </w:r>
      <w:r>
        <w:t xml:space="preserve">es una </w:t>
      </w:r>
      <w:r>
        <w:rPr>
          <w:b/>
          <w:bCs/>
        </w:rPr>
        <w:t xml:space="preserve">variable global: </w:t>
      </w:r>
      <w:r>
        <w:t>vive en la memoria de esa sesión de Python</w:t>
      </w:r>
      <w:r w:rsidR="00AA24F0">
        <w:t xml:space="preserve">, </w:t>
      </w:r>
      <w:r w:rsidR="00AA24F0" w:rsidRPr="00AA24F0">
        <w:t xml:space="preserve">sin pertenecer a ninguna función en particular. Cuando </w:t>
      </w:r>
      <w:proofErr w:type="spellStart"/>
      <w:r w:rsidR="00AA24F0" w:rsidRPr="00AA24F0">
        <w:t>message_gpt</w:t>
      </w:r>
      <w:proofErr w:type="spellEnd"/>
      <w:r w:rsidR="00AA24F0" w:rsidRPr="00AA24F0">
        <w:t xml:space="preserve"> se ejecuta, va a buscar </w:t>
      </w:r>
      <w:proofErr w:type="spellStart"/>
      <w:r w:rsidR="00AA24F0" w:rsidRPr="00AA24F0">
        <w:t>system_message</w:t>
      </w:r>
      <w:proofErr w:type="spellEnd"/>
      <w:r w:rsidR="00AA24F0" w:rsidRPr="00AA24F0">
        <w:t xml:space="preserve"> en la memoria </w:t>
      </w:r>
      <w:r w:rsidR="00AA24F0" w:rsidRPr="00AA24F0">
        <w:rPr>
          <w:b/>
          <w:bCs/>
        </w:rPr>
        <w:t>en ese momento</w:t>
      </w:r>
      <w:r w:rsidR="00AA24F0" w:rsidRPr="00AA24F0">
        <w:t>, con el valor que tenga entonces, sin importar cuándo se definió la función.</w:t>
      </w:r>
    </w:p>
    <w:p w14:paraId="36E634ED" w14:textId="77777777" w:rsidR="006817F8" w:rsidRPr="006817F8" w:rsidRDefault="006817F8" w:rsidP="006817F8">
      <w:pPr>
        <w:rPr>
          <w:b/>
          <w:bCs/>
        </w:rPr>
      </w:pPr>
      <w:r w:rsidRPr="006817F8">
        <w:rPr>
          <w:b/>
          <w:bCs/>
        </w:rPr>
        <w:t>Ejemplo paso a paso</w:t>
      </w:r>
    </w:p>
    <w:p w14:paraId="2E995FDE" w14:textId="45306781" w:rsidR="00AA24F0" w:rsidRDefault="00086093" w:rsidP="00642855">
      <w:r w:rsidRPr="00086093">
        <w:rPr>
          <w:noProof/>
        </w:rPr>
        <w:drawing>
          <wp:inline distT="0" distB="0" distL="0" distR="0" wp14:anchorId="6CFFA2D7" wp14:editId="54E5A173">
            <wp:extent cx="5799667" cy="2970560"/>
            <wp:effectExtent l="38100" t="38100" r="29845" b="39370"/>
            <wp:docPr id="475985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85225" name=""/>
                    <pic:cNvPicPr/>
                  </pic:nvPicPr>
                  <pic:blipFill>
                    <a:blip r:embed="rId731"/>
                    <a:stretch>
                      <a:fillRect/>
                    </a:stretch>
                  </pic:blipFill>
                  <pic:spPr>
                    <a:xfrm>
                      <a:off x="0" y="0"/>
                      <a:ext cx="5800850" cy="2971166"/>
                    </a:xfrm>
                    <a:prstGeom prst="rect">
                      <a:avLst/>
                    </a:prstGeom>
                    <a:ln w="28575">
                      <a:solidFill>
                        <a:schemeClr val="tx1"/>
                      </a:solidFill>
                    </a:ln>
                  </pic:spPr>
                </pic:pic>
              </a:graphicData>
            </a:graphic>
          </wp:inline>
        </w:drawing>
      </w:r>
    </w:p>
    <w:p w14:paraId="5CF8604D" w14:textId="77777777" w:rsidR="00086093" w:rsidRPr="00086093" w:rsidRDefault="00086093" w:rsidP="00086093">
      <w:pPr>
        <w:rPr>
          <w:b/>
          <w:bCs/>
        </w:rPr>
      </w:pPr>
      <w:r w:rsidRPr="00086093">
        <w:rPr>
          <w:b/>
          <w:bCs/>
        </w:rPr>
        <w:t>Por qué esto “está mal” en ingeniería de software, pero está bien en un notebook</w:t>
      </w:r>
    </w:p>
    <w:p w14:paraId="3AE86E1D" w14:textId="378F44CD" w:rsidR="00086093" w:rsidRDefault="007D6E1E" w:rsidP="00642855">
      <w:r w:rsidRPr="007D6E1E">
        <w:rPr>
          <w:noProof/>
        </w:rPr>
        <w:drawing>
          <wp:inline distT="0" distB="0" distL="0" distR="0" wp14:anchorId="0E4F2EA3" wp14:editId="24ABCF0D">
            <wp:extent cx="5837555" cy="1903703"/>
            <wp:effectExtent l="38100" t="38100" r="29845" b="40005"/>
            <wp:docPr id="1582118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18303" name=""/>
                    <pic:cNvPicPr/>
                  </pic:nvPicPr>
                  <pic:blipFill>
                    <a:blip r:embed="rId732"/>
                    <a:stretch>
                      <a:fillRect/>
                    </a:stretch>
                  </pic:blipFill>
                  <pic:spPr>
                    <a:xfrm>
                      <a:off x="0" y="0"/>
                      <a:ext cx="5846358" cy="1906574"/>
                    </a:xfrm>
                    <a:prstGeom prst="rect">
                      <a:avLst/>
                    </a:prstGeom>
                    <a:ln w="28575">
                      <a:solidFill>
                        <a:schemeClr val="tx1"/>
                      </a:solidFill>
                    </a:ln>
                  </pic:spPr>
                </pic:pic>
              </a:graphicData>
            </a:graphic>
          </wp:inline>
        </w:drawing>
      </w:r>
    </w:p>
    <w:p w14:paraId="0E683051" w14:textId="77777777" w:rsidR="007D6E1E" w:rsidRDefault="007D6E1E" w:rsidP="007D6E1E">
      <w:pPr>
        <w:pBdr>
          <w:bottom w:val="single" w:sz="6" w:space="1" w:color="auto"/>
        </w:pBdr>
      </w:pPr>
      <w:r w:rsidRPr="007D6E1E">
        <w:rPr>
          <w:b/>
          <w:bCs/>
        </w:rPr>
        <w:t>La condición del profesor:</w:t>
      </w:r>
      <w:r w:rsidRPr="007D6E1E">
        <w:t xml:space="preserve"> usar globales en un notebook es una práctica “totalmente legal y recomendable”, </w:t>
      </w:r>
      <w:r w:rsidRPr="007D6E1E">
        <w:rPr>
          <w:b/>
          <w:bCs/>
        </w:rPr>
        <w:t>mientras tengas claro qué está pasando</w:t>
      </w:r>
      <w:r w:rsidRPr="007D6E1E">
        <w:t>. El riesgo es justamente no darte cuenta de que cambiaste algo arriba y eso afecta código que ya habías ejecutado antes.</w:t>
      </w:r>
    </w:p>
    <w:p w14:paraId="327A2E83" w14:textId="77777777" w:rsidR="007D6E1E" w:rsidRPr="007D6E1E" w:rsidRDefault="007D6E1E" w:rsidP="007D6E1E">
      <w:pPr>
        <w:rPr>
          <w:b/>
          <w:bCs/>
          <w:sz w:val="24"/>
          <w:szCs w:val="28"/>
        </w:rPr>
      </w:pPr>
      <w:r w:rsidRPr="007D6E1E">
        <w:rPr>
          <w:b/>
          <w:bCs/>
          <w:sz w:val="24"/>
          <w:szCs w:val="28"/>
          <w:highlight w:val="yellow"/>
        </w:rPr>
        <w:t>3. El cambio de ejemplos: de saludos a preguntas técnicas</w:t>
      </w:r>
    </w:p>
    <w:p w14:paraId="0872755B" w14:textId="0A983174" w:rsidR="007D6E1E" w:rsidRDefault="001202CB" w:rsidP="007D6E1E">
      <w:r w:rsidRPr="001202CB">
        <w:rPr>
          <w:noProof/>
        </w:rPr>
        <w:drawing>
          <wp:inline distT="0" distB="0" distL="0" distR="0" wp14:anchorId="0BADE4A5" wp14:editId="6F6D05CB">
            <wp:extent cx="5774267" cy="1257965"/>
            <wp:effectExtent l="19050" t="19050" r="17145" b="18415"/>
            <wp:docPr id="2124897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97500" name=""/>
                    <pic:cNvPicPr/>
                  </pic:nvPicPr>
                  <pic:blipFill>
                    <a:blip r:embed="rId733"/>
                    <a:stretch>
                      <a:fillRect/>
                    </a:stretch>
                  </pic:blipFill>
                  <pic:spPr>
                    <a:xfrm>
                      <a:off x="0" y="0"/>
                      <a:ext cx="5787647" cy="1260880"/>
                    </a:xfrm>
                    <a:prstGeom prst="rect">
                      <a:avLst/>
                    </a:prstGeom>
                    <a:ln w="19050">
                      <a:solidFill>
                        <a:schemeClr val="tx1"/>
                      </a:solidFill>
                    </a:ln>
                  </pic:spPr>
                </pic:pic>
              </a:graphicData>
            </a:graphic>
          </wp:inline>
        </w:drawing>
      </w:r>
    </w:p>
    <w:p w14:paraId="1B8E3CCB" w14:textId="77777777" w:rsidR="001202CB" w:rsidRDefault="001202CB" w:rsidP="007D6E1E"/>
    <w:p w14:paraId="0AF92904" w14:textId="77777777" w:rsidR="001202CB" w:rsidRPr="001202CB" w:rsidRDefault="001202CB" w:rsidP="001202CB">
      <w:r w:rsidRPr="001202CB">
        <w:lastRenderedPageBreak/>
        <w:t xml:space="preserve">Mismo patrón de interfaz, solo cambian los ejemplos </w:t>
      </w:r>
      <w:proofErr w:type="spellStart"/>
      <w:r w:rsidRPr="001202CB">
        <w:t>clicables</w:t>
      </w:r>
      <w:proofErr w:type="spellEnd"/>
      <w:r w:rsidRPr="001202CB">
        <w:t>. Prueba ambos:</w:t>
      </w:r>
    </w:p>
    <w:tbl>
      <w:tblPr>
        <w:tblStyle w:val="Tablaconcuadrcula4-nfasis4"/>
        <w:tblW w:w="0" w:type="auto"/>
        <w:tblLook w:val="04A0" w:firstRow="1" w:lastRow="0" w:firstColumn="1" w:lastColumn="0" w:noHBand="0" w:noVBand="1"/>
      </w:tblPr>
      <w:tblGrid>
        <w:gridCol w:w="3397"/>
        <w:gridCol w:w="7393"/>
      </w:tblGrid>
      <w:tr w:rsidR="001202CB" w14:paraId="2A4B6CBF" w14:textId="77777777" w:rsidTr="00881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061919C" w14:textId="2B966FD2" w:rsidR="001202CB" w:rsidRDefault="00046CDA" w:rsidP="007D6E1E">
            <w:r w:rsidRPr="00046CDA">
              <w:t>Pregunta</w:t>
            </w:r>
          </w:p>
        </w:tc>
        <w:tc>
          <w:tcPr>
            <w:tcW w:w="7393" w:type="dxa"/>
          </w:tcPr>
          <w:p w14:paraId="4A1BDF1E" w14:textId="583CE9F7" w:rsidR="001202CB" w:rsidRDefault="00046CDA" w:rsidP="007D6E1E">
            <w:pPr>
              <w:cnfStyle w:val="100000000000" w:firstRow="1" w:lastRow="0" w:firstColumn="0" w:lastColumn="0" w:oddVBand="0" w:evenVBand="0" w:oddHBand="0" w:evenHBand="0" w:firstRowFirstColumn="0" w:firstRowLastColumn="0" w:lastRowFirstColumn="0" w:lastRowLastColumn="0"/>
            </w:pPr>
            <w:r w:rsidRPr="00046CDA">
              <w:t>Tono de la respuesta</w:t>
            </w:r>
          </w:p>
        </w:tc>
      </w:tr>
      <w:tr w:rsidR="001202CB" w14:paraId="6EC3CC51" w14:textId="77777777" w:rsidTr="00881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A97B5FA" w14:textId="5A62F050" w:rsidR="001202CB" w:rsidRPr="00046CDA" w:rsidRDefault="00046CDA" w:rsidP="007D6E1E">
            <w:pPr>
              <w:rPr>
                <w:b w:val="0"/>
                <w:bCs w:val="0"/>
              </w:rPr>
            </w:pPr>
            <w:r w:rsidRPr="00046CDA">
              <w:rPr>
                <w:b w:val="0"/>
                <w:bCs w:val="0"/>
              </w:rPr>
              <w:t>“a una persona lega”</w:t>
            </w:r>
          </w:p>
        </w:tc>
        <w:tc>
          <w:tcPr>
            <w:tcW w:w="7393" w:type="dxa"/>
          </w:tcPr>
          <w:p w14:paraId="192D0274" w14:textId="040CE0E8" w:rsidR="001202CB" w:rsidRDefault="000B0E1A" w:rsidP="007D6E1E">
            <w:pPr>
              <w:cnfStyle w:val="000000100000" w:firstRow="0" w:lastRow="0" w:firstColumn="0" w:lastColumn="0" w:oddVBand="0" w:evenVBand="0" w:oddHBand="1" w:evenHBand="0" w:firstRowFirstColumn="0" w:firstRowLastColumn="0" w:lastRowFirstColumn="0" w:lastRowLastColumn="0"/>
            </w:pPr>
            <w:r w:rsidRPr="000B0E1A">
              <w:t xml:space="preserve">Analogía simple: comparó el </w:t>
            </w:r>
            <w:proofErr w:type="spellStart"/>
            <w:r w:rsidRPr="000B0E1A">
              <w:t>transformer</w:t>
            </w:r>
            <w:proofErr w:type="spellEnd"/>
            <w:r w:rsidRPr="000B0E1A">
              <w:t xml:space="preserve"> con “un lector de libros electrónicos superinteligente” que puede ver una frase entera y detectar qué palabras importan (atención)</w:t>
            </w:r>
          </w:p>
        </w:tc>
      </w:tr>
      <w:tr w:rsidR="001202CB" w14:paraId="7055B081" w14:textId="77777777" w:rsidTr="008819B0">
        <w:tc>
          <w:tcPr>
            <w:cnfStyle w:val="001000000000" w:firstRow="0" w:lastRow="0" w:firstColumn="1" w:lastColumn="0" w:oddVBand="0" w:evenVBand="0" w:oddHBand="0" w:evenHBand="0" w:firstRowFirstColumn="0" w:firstRowLastColumn="0" w:lastRowFirstColumn="0" w:lastRowLastColumn="0"/>
            <w:tcW w:w="3397" w:type="dxa"/>
          </w:tcPr>
          <w:p w14:paraId="688237C2" w14:textId="3BE7943A" w:rsidR="001202CB" w:rsidRPr="003536B3" w:rsidRDefault="000B0E1A" w:rsidP="007D6E1E">
            <w:pPr>
              <w:rPr>
                <w:b w:val="0"/>
                <w:bCs w:val="0"/>
              </w:rPr>
            </w:pPr>
            <w:r w:rsidRPr="003536B3">
              <w:rPr>
                <w:b w:val="0"/>
                <w:bCs w:val="0"/>
              </w:rPr>
              <w:t>“a un aspirante a ingeniero de IA”</w:t>
            </w:r>
          </w:p>
        </w:tc>
        <w:tc>
          <w:tcPr>
            <w:tcW w:w="7393" w:type="dxa"/>
          </w:tcPr>
          <w:p w14:paraId="66A202E3" w14:textId="50CEBF95" w:rsidR="001202CB" w:rsidRDefault="003536B3" w:rsidP="007D6E1E">
            <w:pPr>
              <w:cnfStyle w:val="000000000000" w:firstRow="0" w:lastRow="0" w:firstColumn="0" w:lastColumn="0" w:oddVBand="0" w:evenVBand="0" w:oddHBand="0" w:evenHBand="0" w:firstRowFirstColumn="0" w:firstRowLastColumn="0" w:lastRowFirstColumn="0" w:lastRowLastColumn="0"/>
            </w:pPr>
            <w:r w:rsidRPr="003536B3">
              <w:t xml:space="preserve">Más técnico: menciona el </w:t>
            </w:r>
            <w:proofErr w:type="spellStart"/>
            <w:proofErr w:type="gramStart"/>
            <w:r w:rsidRPr="003536B3">
              <w:t>paper</w:t>
            </w:r>
            <w:proofErr w:type="spellEnd"/>
            <w:proofErr w:type="gramEnd"/>
            <w:r w:rsidRPr="003536B3">
              <w:t xml:space="preserve"> “</w:t>
            </w:r>
            <w:proofErr w:type="spellStart"/>
            <w:r w:rsidRPr="003536B3">
              <w:t>Attention</w:t>
            </w:r>
            <w:proofErr w:type="spellEnd"/>
            <w:r w:rsidRPr="003536B3">
              <w:t xml:space="preserve"> </w:t>
            </w:r>
            <w:proofErr w:type="spellStart"/>
            <w:r w:rsidRPr="003536B3">
              <w:t>is</w:t>
            </w:r>
            <w:proofErr w:type="spellEnd"/>
            <w:r w:rsidRPr="003536B3">
              <w:t xml:space="preserve"> </w:t>
            </w:r>
            <w:proofErr w:type="spellStart"/>
            <w:r w:rsidRPr="003536B3">
              <w:t>All</w:t>
            </w:r>
            <w:proofErr w:type="spellEnd"/>
            <w:r w:rsidRPr="003536B3">
              <w:t xml:space="preserve"> You Need” (2017), </w:t>
            </w:r>
            <w:proofErr w:type="spellStart"/>
            <w:r w:rsidRPr="003536B3">
              <w:t>LSTMs</w:t>
            </w:r>
            <w:proofErr w:type="spellEnd"/>
            <w:r w:rsidRPr="003536B3">
              <w:t xml:space="preserve"> como lo que vino antes, </w:t>
            </w:r>
            <w:proofErr w:type="spellStart"/>
            <w:r w:rsidRPr="003536B3">
              <w:t>embeddings</w:t>
            </w:r>
            <w:proofErr w:type="spellEnd"/>
            <w:r w:rsidRPr="003536B3">
              <w:t xml:space="preserve"> de entrada, codificación posicional, pila de codificador/decodificador, capa de salida y </w:t>
            </w:r>
            <w:proofErr w:type="spellStart"/>
            <w:proofErr w:type="gramStart"/>
            <w:r w:rsidRPr="003536B3">
              <w:t>auto-atención</w:t>
            </w:r>
            <w:proofErr w:type="spellEnd"/>
            <w:proofErr w:type="gramEnd"/>
          </w:p>
        </w:tc>
      </w:tr>
    </w:tbl>
    <w:p w14:paraId="494FDB82" w14:textId="77777777" w:rsidR="001202CB" w:rsidRPr="007D6E1E" w:rsidRDefault="001202CB" w:rsidP="007D6E1E"/>
    <w:p w14:paraId="31EE123E" w14:textId="533FCDF5" w:rsidR="007D6E1E" w:rsidRPr="00462F52" w:rsidRDefault="003536B3" w:rsidP="00642855">
      <w:r w:rsidRPr="003536B3">
        <w:rPr>
          <w:b/>
          <w:bCs/>
        </w:rPr>
        <w:t>Nota importante que menciona el profesor:</w:t>
      </w:r>
      <w:r w:rsidRPr="003536B3">
        <w:t xml:space="preserve"> esta interfaz </w:t>
      </w:r>
      <w:r w:rsidRPr="003536B3">
        <w:rPr>
          <w:b/>
          <w:bCs/>
        </w:rPr>
        <w:t>no tiene memoria de conversación</w:t>
      </w:r>
      <w:r w:rsidRPr="003536B3">
        <w:t>. Cada pregunta nueva es independiente; no recuerda lo que preguntaste antes. Esto conecta directo con la “ilusión de memoria” que vimos: aquí no se está reenviando ningún historial, así que no hay ilusión de memoria en absoluto.</w:t>
      </w:r>
    </w:p>
    <w:p w14:paraId="120C6CFC" w14:textId="13432546" w:rsidR="003536B3" w:rsidRPr="003536B3" w:rsidRDefault="003536B3" w:rsidP="00E90BE6">
      <w:pPr>
        <w:rPr>
          <w:b/>
          <w:bCs/>
          <w:sz w:val="28"/>
          <w:szCs w:val="32"/>
        </w:rPr>
      </w:pPr>
      <w:r w:rsidRPr="003536B3">
        <w:rPr>
          <w:b/>
          <w:bCs/>
          <w:sz w:val="28"/>
          <w:szCs w:val="32"/>
          <w:highlight w:val="yellow"/>
        </w:rPr>
        <w:t>Salida:</w:t>
      </w:r>
    </w:p>
    <w:p w14:paraId="335D1514" w14:textId="6B7B7CC5" w:rsidR="003536B3" w:rsidRDefault="006604B6" w:rsidP="00E90BE6">
      <w:pPr>
        <w:rPr>
          <w:b/>
          <w:bCs/>
        </w:rPr>
      </w:pPr>
      <w:r>
        <w:rPr>
          <w:b/>
          <w:bCs/>
          <w:noProof/>
        </w:rPr>
        <w:drawing>
          <wp:inline distT="0" distB="0" distL="0" distR="0" wp14:anchorId="433DF072" wp14:editId="1EF492E7">
            <wp:extent cx="3952009" cy="1998117"/>
            <wp:effectExtent l="38100" t="38100" r="29845" b="40640"/>
            <wp:docPr id="362218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4">
                      <a:extLst>
                        <a:ext uri="{28A0092B-C50C-407E-A947-70E740481C1C}">
                          <a14:useLocalDpi xmlns:a14="http://schemas.microsoft.com/office/drawing/2010/main" val="0"/>
                        </a:ext>
                      </a:extLst>
                    </a:blip>
                    <a:srcRect/>
                    <a:stretch>
                      <a:fillRect/>
                    </a:stretch>
                  </pic:blipFill>
                  <pic:spPr bwMode="auto">
                    <a:xfrm>
                      <a:off x="0" y="0"/>
                      <a:ext cx="3959833" cy="2002073"/>
                    </a:xfrm>
                    <a:prstGeom prst="rect">
                      <a:avLst/>
                    </a:prstGeom>
                    <a:noFill/>
                    <a:ln w="28575">
                      <a:solidFill>
                        <a:srgbClr val="EE0000"/>
                      </a:solidFill>
                    </a:ln>
                  </pic:spPr>
                </pic:pic>
              </a:graphicData>
            </a:graphic>
          </wp:inline>
        </w:drawing>
      </w:r>
      <w:r>
        <w:rPr>
          <w:b/>
          <w:bCs/>
          <w:noProof/>
        </w:rPr>
        <w:drawing>
          <wp:inline distT="0" distB="0" distL="0" distR="0" wp14:anchorId="4C8029CC" wp14:editId="64E76A5A">
            <wp:extent cx="3998768" cy="1020828"/>
            <wp:effectExtent l="19050" t="19050" r="20955" b="27305"/>
            <wp:docPr id="15367412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4021183" cy="1026550"/>
                    </a:xfrm>
                    <a:prstGeom prst="rect">
                      <a:avLst/>
                    </a:prstGeom>
                    <a:noFill/>
                    <a:ln w="19050">
                      <a:solidFill>
                        <a:srgbClr val="EE0000"/>
                      </a:solidFill>
                    </a:ln>
                  </pic:spPr>
                </pic:pic>
              </a:graphicData>
            </a:graphic>
          </wp:inline>
        </w:drawing>
      </w:r>
      <w:r>
        <w:rPr>
          <w:b/>
          <w:bCs/>
          <w:noProof/>
        </w:rPr>
        <w:drawing>
          <wp:inline distT="0" distB="0" distL="0" distR="0" wp14:anchorId="03329FD5" wp14:editId="263DD059">
            <wp:extent cx="4000500" cy="1383856"/>
            <wp:effectExtent l="38100" t="38100" r="38100" b="45085"/>
            <wp:docPr id="3216363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6">
                      <a:extLst>
                        <a:ext uri="{28A0092B-C50C-407E-A947-70E740481C1C}">
                          <a14:useLocalDpi xmlns:a14="http://schemas.microsoft.com/office/drawing/2010/main" val="0"/>
                        </a:ext>
                      </a:extLst>
                    </a:blip>
                    <a:srcRect/>
                    <a:stretch>
                      <a:fillRect/>
                    </a:stretch>
                  </pic:blipFill>
                  <pic:spPr bwMode="auto">
                    <a:xfrm>
                      <a:off x="0" y="0"/>
                      <a:ext cx="4016740" cy="1389474"/>
                    </a:xfrm>
                    <a:prstGeom prst="rect">
                      <a:avLst/>
                    </a:prstGeom>
                    <a:noFill/>
                    <a:ln w="28575">
                      <a:solidFill>
                        <a:srgbClr val="EE0000"/>
                      </a:solidFill>
                    </a:ln>
                  </pic:spPr>
                </pic:pic>
              </a:graphicData>
            </a:graphic>
          </wp:inline>
        </w:drawing>
      </w:r>
      <w:r>
        <w:rPr>
          <w:b/>
          <w:bCs/>
          <w:noProof/>
        </w:rPr>
        <w:lastRenderedPageBreak/>
        <w:drawing>
          <wp:inline distT="0" distB="0" distL="0" distR="0" wp14:anchorId="527C05F6" wp14:editId="6A7CA1CD">
            <wp:extent cx="3581184" cy="1844386"/>
            <wp:effectExtent l="19050" t="19050" r="19685" b="22860"/>
            <wp:docPr id="8063719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3591318" cy="1849605"/>
                    </a:xfrm>
                    <a:prstGeom prst="rect">
                      <a:avLst/>
                    </a:prstGeom>
                    <a:noFill/>
                    <a:ln w="19050">
                      <a:solidFill>
                        <a:srgbClr val="EE0000"/>
                      </a:solidFill>
                    </a:ln>
                  </pic:spPr>
                </pic:pic>
              </a:graphicData>
            </a:graphic>
          </wp:inline>
        </w:drawing>
      </w:r>
      <w:r>
        <w:rPr>
          <w:b/>
          <w:bCs/>
          <w:noProof/>
        </w:rPr>
        <w:drawing>
          <wp:inline distT="0" distB="0" distL="0" distR="0" wp14:anchorId="1591FE45" wp14:editId="52502B6C">
            <wp:extent cx="3599018" cy="1920587"/>
            <wp:effectExtent l="19050" t="19050" r="20955" b="22860"/>
            <wp:docPr id="15118567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8">
                      <a:extLst>
                        <a:ext uri="{28A0092B-C50C-407E-A947-70E740481C1C}">
                          <a14:useLocalDpi xmlns:a14="http://schemas.microsoft.com/office/drawing/2010/main" val="0"/>
                        </a:ext>
                      </a:extLst>
                    </a:blip>
                    <a:srcRect/>
                    <a:stretch>
                      <a:fillRect/>
                    </a:stretch>
                  </pic:blipFill>
                  <pic:spPr bwMode="auto">
                    <a:xfrm>
                      <a:off x="0" y="0"/>
                      <a:ext cx="3611793" cy="1927404"/>
                    </a:xfrm>
                    <a:prstGeom prst="rect">
                      <a:avLst/>
                    </a:prstGeom>
                    <a:noFill/>
                    <a:ln w="19050">
                      <a:solidFill>
                        <a:srgbClr val="EE0000"/>
                      </a:solidFill>
                    </a:ln>
                  </pic:spPr>
                </pic:pic>
              </a:graphicData>
            </a:graphic>
          </wp:inline>
        </w:drawing>
      </w:r>
      <w:r>
        <w:rPr>
          <w:b/>
          <w:bCs/>
          <w:noProof/>
        </w:rPr>
        <w:drawing>
          <wp:inline distT="0" distB="0" distL="0" distR="0" wp14:anchorId="689B272B" wp14:editId="58E20081">
            <wp:extent cx="3569277" cy="401172"/>
            <wp:effectExtent l="19050" t="19050" r="12700" b="18415"/>
            <wp:docPr id="31381176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3620373" cy="406915"/>
                    </a:xfrm>
                    <a:prstGeom prst="rect">
                      <a:avLst/>
                    </a:prstGeom>
                    <a:noFill/>
                    <a:ln w="19050">
                      <a:solidFill>
                        <a:srgbClr val="EE0000"/>
                      </a:solidFill>
                    </a:ln>
                  </pic:spPr>
                </pic:pic>
              </a:graphicData>
            </a:graphic>
          </wp:inline>
        </w:drawing>
      </w:r>
    </w:p>
    <w:p w14:paraId="30A6C166" w14:textId="77777777" w:rsidR="006C5782" w:rsidRDefault="006C5782" w:rsidP="00E90BE6">
      <w:pPr>
        <w:rPr>
          <w:b/>
          <w:bCs/>
        </w:rPr>
      </w:pPr>
    </w:p>
    <w:p w14:paraId="6FE6A579" w14:textId="77777777" w:rsidR="006C5782" w:rsidRDefault="006C5782" w:rsidP="00E90BE6">
      <w:pPr>
        <w:rPr>
          <w:b/>
          <w:bCs/>
        </w:rPr>
      </w:pPr>
    </w:p>
    <w:p w14:paraId="516B53AE" w14:textId="77777777" w:rsidR="006C5782" w:rsidRDefault="006C5782" w:rsidP="00E90BE6">
      <w:pPr>
        <w:rPr>
          <w:b/>
          <w:bCs/>
        </w:rPr>
      </w:pPr>
    </w:p>
    <w:p w14:paraId="57FCF099" w14:textId="77777777" w:rsidR="006C5782" w:rsidRDefault="006C5782" w:rsidP="00E90BE6">
      <w:pPr>
        <w:rPr>
          <w:b/>
          <w:bCs/>
        </w:rPr>
      </w:pPr>
    </w:p>
    <w:p w14:paraId="2AB66D2A" w14:textId="77777777" w:rsidR="006C5782" w:rsidRDefault="006C5782" w:rsidP="00E90BE6">
      <w:pPr>
        <w:rPr>
          <w:b/>
          <w:bCs/>
        </w:rPr>
      </w:pPr>
    </w:p>
    <w:p w14:paraId="51BC27D3" w14:textId="77777777" w:rsidR="006C5782" w:rsidRDefault="006C5782" w:rsidP="00E90BE6">
      <w:pPr>
        <w:rPr>
          <w:b/>
          <w:bCs/>
        </w:rPr>
      </w:pPr>
    </w:p>
    <w:p w14:paraId="43941F53" w14:textId="24828367" w:rsidR="006C5782" w:rsidRDefault="006C5782">
      <w:pPr>
        <w:rPr>
          <w:b/>
          <w:bCs/>
        </w:rPr>
      </w:pPr>
      <w:r>
        <w:rPr>
          <w:b/>
          <w:bCs/>
        </w:rPr>
        <w:br w:type="page"/>
      </w:r>
    </w:p>
    <w:p w14:paraId="5C2E4268" w14:textId="71936E11" w:rsidR="00E96CF0" w:rsidRDefault="006C5782" w:rsidP="0018175C">
      <w:pPr>
        <w:pStyle w:val="Ttulo3"/>
        <w:rPr>
          <w:b/>
          <w:bCs/>
          <w:sz w:val="24"/>
          <w:szCs w:val="24"/>
          <w:highlight w:val="yellow"/>
        </w:rPr>
      </w:pPr>
      <w:bookmarkStart w:id="141" w:name="_Toc243791230"/>
      <w:r w:rsidRPr="0016111F">
        <w:rPr>
          <w:b/>
          <w:bCs/>
          <w:sz w:val="24"/>
          <w:szCs w:val="24"/>
          <w:highlight w:val="yellow"/>
        </w:rPr>
        <w:lastRenderedPageBreak/>
        <w:t>2.7.</w:t>
      </w:r>
      <w:r>
        <w:rPr>
          <w:b/>
          <w:bCs/>
          <w:sz w:val="24"/>
          <w:szCs w:val="24"/>
          <w:highlight w:val="yellow"/>
        </w:rPr>
        <w:t xml:space="preserve">2 </w:t>
      </w:r>
      <w:r w:rsidR="00E96CF0" w:rsidRPr="00E96CF0">
        <w:rPr>
          <w:b/>
          <w:bCs/>
          <w:sz w:val="24"/>
          <w:szCs w:val="24"/>
          <w:highlight w:val="yellow"/>
        </w:rPr>
        <w:t>Agregar streaming a la interfaz</w:t>
      </w:r>
      <w:r w:rsidR="0018175C">
        <w:rPr>
          <w:b/>
          <w:bCs/>
          <w:sz w:val="24"/>
          <w:szCs w:val="24"/>
          <w:highlight w:val="yellow"/>
        </w:rPr>
        <w:t xml:space="preserve"> + Agregar streaming con Claude</w:t>
      </w:r>
      <w:bookmarkEnd w:id="141"/>
    </w:p>
    <w:p w14:paraId="7D2ADA1D" w14:textId="267D715E" w:rsidR="00917FD4" w:rsidRPr="00917FD4" w:rsidRDefault="00917FD4" w:rsidP="00917FD4">
      <w:pPr>
        <w:rPr>
          <w:highlight w:val="yellow"/>
        </w:rPr>
      </w:pPr>
      <w:r w:rsidRPr="00A710EC">
        <w:rPr>
          <w:noProof/>
        </w:rPr>
        <w:drawing>
          <wp:inline distT="0" distB="0" distL="0" distR="0" wp14:anchorId="3572EAC8" wp14:editId="14A5C703">
            <wp:extent cx="5410200" cy="2842359"/>
            <wp:effectExtent l="38100" t="38100" r="38100" b="34290"/>
            <wp:docPr id="153868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83204" name=""/>
                    <pic:cNvPicPr/>
                  </pic:nvPicPr>
                  <pic:blipFill>
                    <a:blip r:embed="rId740"/>
                    <a:stretch>
                      <a:fillRect/>
                    </a:stretch>
                  </pic:blipFill>
                  <pic:spPr>
                    <a:xfrm>
                      <a:off x="0" y="0"/>
                      <a:ext cx="5412260" cy="2843441"/>
                    </a:xfrm>
                    <a:prstGeom prst="rect">
                      <a:avLst/>
                    </a:prstGeom>
                    <a:ln w="28575">
                      <a:solidFill>
                        <a:srgbClr val="EE0000"/>
                      </a:solidFill>
                    </a:ln>
                  </pic:spPr>
                </pic:pic>
              </a:graphicData>
            </a:graphic>
          </wp:inline>
        </w:drawing>
      </w:r>
    </w:p>
    <w:p w14:paraId="3DF7CE80" w14:textId="34D233EC" w:rsidR="006C5782" w:rsidRDefault="00927F9D" w:rsidP="00E90BE6">
      <w:r>
        <w:t xml:space="preserve">Esto es exactamente lo que vimos en la semana 1 con el </w:t>
      </w:r>
      <w:proofErr w:type="spellStart"/>
      <w:r>
        <w:rPr>
          <w:b/>
          <w:bCs/>
        </w:rPr>
        <w:t>stram</w:t>
      </w:r>
      <w:proofErr w:type="spellEnd"/>
      <w:r>
        <w:rPr>
          <w:b/>
          <w:bCs/>
        </w:rPr>
        <w:t xml:space="preserve">=True </w:t>
      </w:r>
      <w:r>
        <w:t xml:space="preserve">y los </w:t>
      </w:r>
      <w:proofErr w:type="spellStart"/>
      <w:proofErr w:type="gramStart"/>
      <w:r w:rsidR="006913A6" w:rsidRPr="006913A6">
        <w:rPr>
          <w:b/>
          <w:bCs/>
        </w:rPr>
        <w:t>chunk.choices</w:t>
      </w:r>
      <w:proofErr w:type="spellEnd"/>
      <w:proofErr w:type="gramEnd"/>
      <w:r w:rsidR="006913A6" w:rsidRPr="006913A6">
        <w:rPr>
          <w:b/>
          <w:bCs/>
        </w:rPr>
        <w:t>[0</w:t>
      </w:r>
      <w:proofErr w:type="gramStart"/>
      <w:r w:rsidR="006913A6" w:rsidRPr="006913A6">
        <w:rPr>
          <w:b/>
          <w:bCs/>
        </w:rPr>
        <w:t>].</w:t>
      </w:r>
      <w:proofErr w:type="spellStart"/>
      <w:r w:rsidR="006913A6" w:rsidRPr="006913A6">
        <w:rPr>
          <w:b/>
          <w:bCs/>
        </w:rPr>
        <w:t>delta</w:t>
      </w:r>
      <w:proofErr w:type="gramEnd"/>
      <w:r w:rsidR="006913A6" w:rsidRPr="006913A6">
        <w:rPr>
          <w:b/>
          <w:bCs/>
        </w:rPr>
        <w:t>.content</w:t>
      </w:r>
      <w:proofErr w:type="spellEnd"/>
      <w:r w:rsidR="006913A6">
        <w:rPr>
          <w:b/>
          <w:bCs/>
        </w:rPr>
        <w:t xml:space="preserve">. </w:t>
      </w:r>
      <w:r w:rsidR="006913A6">
        <w:t xml:space="preserve">Lo único nuevo es </w:t>
      </w:r>
      <w:proofErr w:type="spellStart"/>
      <w:r w:rsidR="006913A6">
        <w:rPr>
          <w:b/>
          <w:bCs/>
        </w:rPr>
        <w:t>yield</w:t>
      </w:r>
      <w:proofErr w:type="spellEnd"/>
      <w:r w:rsidR="006913A6">
        <w:rPr>
          <w:b/>
          <w:bCs/>
        </w:rPr>
        <w:t xml:space="preserve"> </w:t>
      </w:r>
      <w:r w:rsidR="006913A6">
        <w:t xml:space="preserve">en vez de acumular y usar </w:t>
      </w:r>
      <w:proofErr w:type="spellStart"/>
      <w:proofErr w:type="gramStart"/>
      <w:r w:rsidR="006913A6">
        <w:rPr>
          <w:b/>
          <w:bCs/>
        </w:rPr>
        <w:t>display</w:t>
      </w:r>
      <w:proofErr w:type="spellEnd"/>
      <w:r w:rsidR="006913A6">
        <w:rPr>
          <w:b/>
          <w:bCs/>
        </w:rPr>
        <w:t>(</w:t>
      </w:r>
      <w:proofErr w:type="spellStart"/>
      <w:r w:rsidR="006913A6">
        <w:rPr>
          <w:b/>
          <w:bCs/>
        </w:rPr>
        <w:t>Markdown</w:t>
      </w:r>
      <w:proofErr w:type="spellEnd"/>
      <w:r w:rsidR="006913A6">
        <w:rPr>
          <w:b/>
          <w:bCs/>
        </w:rPr>
        <w:t>(</w:t>
      </w:r>
      <w:proofErr w:type="gramEnd"/>
      <w:r w:rsidR="006913A6">
        <w:rPr>
          <w:b/>
          <w:bCs/>
        </w:rPr>
        <w:t xml:space="preserve">…)) </w:t>
      </w:r>
      <w:r w:rsidR="006913A6">
        <w:t>manualmente.</w:t>
      </w:r>
    </w:p>
    <w:p w14:paraId="50D6A40C" w14:textId="77777777" w:rsidR="00CD571E" w:rsidRPr="00CD571E" w:rsidRDefault="00CD571E" w:rsidP="00CD571E">
      <w:pPr>
        <w:rPr>
          <w:b/>
          <w:bCs/>
        </w:rPr>
      </w:pPr>
      <w:r w:rsidRPr="00CD571E">
        <w:rPr>
          <w:b/>
          <w:bCs/>
        </w:rPr>
        <w:t xml:space="preserve">Cómo </w:t>
      </w:r>
      <w:proofErr w:type="spellStart"/>
      <w:r w:rsidRPr="00CD571E">
        <w:rPr>
          <w:b/>
          <w:bCs/>
        </w:rPr>
        <w:t>Gradio</w:t>
      </w:r>
      <w:proofErr w:type="spellEnd"/>
      <w:r w:rsidRPr="00CD571E">
        <w:rPr>
          <w:b/>
          <w:bCs/>
        </w:rPr>
        <w:t xml:space="preserve"> detecta el streaming automáticamente</w:t>
      </w:r>
    </w:p>
    <w:p w14:paraId="5828FA18" w14:textId="45E1AF9E" w:rsidR="006913A6" w:rsidRDefault="00CD571E" w:rsidP="00E90BE6">
      <w:r w:rsidRPr="00CD571E">
        <w:rPr>
          <w:noProof/>
        </w:rPr>
        <w:drawing>
          <wp:inline distT="0" distB="0" distL="0" distR="0" wp14:anchorId="7E1B1091" wp14:editId="511A48CF">
            <wp:extent cx="5343525" cy="665564"/>
            <wp:effectExtent l="19050" t="19050" r="9525" b="20320"/>
            <wp:docPr id="772943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43737" name=""/>
                    <pic:cNvPicPr/>
                  </pic:nvPicPr>
                  <pic:blipFill>
                    <a:blip r:embed="rId741"/>
                    <a:stretch>
                      <a:fillRect/>
                    </a:stretch>
                  </pic:blipFill>
                  <pic:spPr>
                    <a:xfrm>
                      <a:off x="0" y="0"/>
                      <a:ext cx="5365791" cy="668337"/>
                    </a:xfrm>
                    <a:prstGeom prst="rect">
                      <a:avLst/>
                    </a:prstGeom>
                    <a:ln w="19050">
                      <a:solidFill>
                        <a:srgbClr val="EE0000"/>
                      </a:solidFill>
                    </a:ln>
                  </pic:spPr>
                </pic:pic>
              </a:graphicData>
            </a:graphic>
          </wp:inline>
        </w:drawing>
      </w:r>
    </w:p>
    <w:p w14:paraId="490E25E0" w14:textId="7DCF5C3C" w:rsidR="00CD571E" w:rsidRDefault="00CD571E" w:rsidP="00E90BE6">
      <w:r>
        <w:rPr>
          <w:b/>
          <w:bCs/>
        </w:rPr>
        <w:t>La magia:</w:t>
      </w:r>
      <w:r>
        <w:t xml:space="preserve"> </w:t>
      </w:r>
      <w:proofErr w:type="spellStart"/>
      <w:r>
        <w:t>Gradio</w:t>
      </w:r>
      <w:proofErr w:type="spellEnd"/>
      <w:r>
        <w:t xml:space="preserve"> revisa si la </w:t>
      </w:r>
      <w:proofErr w:type="spellStart"/>
      <w:r>
        <w:t>funcion</w:t>
      </w:r>
      <w:proofErr w:type="spellEnd"/>
      <w:r>
        <w:t xml:space="preserve"> que le pasaste en </w:t>
      </w:r>
      <w:proofErr w:type="spellStart"/>
      <w:r>
        <w:rPr>
          <w:b/>
          <w:bCs/>
        </w:rPr>
        <w:t>fn</w:t>
      </w:r>
      <w:proofErr w:type="spellEnd"/>
      <w:r>
        <w:rPr>
          <w:b/>
          <w:bCs/>
        </w:rPr>
        <w:t xml:space="preserve"> </w:t>
      </w:r>
      <w:r>
        <w:t xml:space="preserve">es un </w:t>
      </w:r>
      <w:r>
        <w:rPr>
          <w:b/>
          <w:bCs/>
        </w:rPr>
        <w:t xml:space="preserve">generador </w:t>
      </w:r>
      <w:r>
        <w:t xml:space="preserve">(tiene </w:t>
      </w:r>
      <w:proofErr w:type="spellStart"/>
      <w:r>
        <w:rPr>
          <w:b/>
          <w:bCs/>
        </w:rPr>
        <w:t>yield</w:t>
      </w:r>
      <w:proofErr w:type="spellEnd"/>
      <w:r>
        <w:rPr>
          <w:b/>
          <w:bCs/>
        </w:rPr>
        <w:t xml:space="preserve"> </w:t>
      </w:r>
      <w:r>
        <w:t>adentro)</w:t>
      </w:r>
      <w:r w:rsidR="00AF6D3D">
        <w:t xml:space="preserve">. Si lo es, automáticamente itera sobre ella y va </w:t>
      </w:r>
      <w:r w:rsidR="00AF6D3D">
        <w:rPr>
          <w:b/>
          <w:bCs/>
        </w:rPr>
        <w:t xml:space="preserve">repintando la pantalla </w:t>
      </w:r>
      <w:r w:rsidR="00AF6D3D">
        <w:t>con cada valor nuevo que entrega, sin que tenga que escribir código extra para eso.</w:t>
      </w:r>
    </w:p>
    <w:p w14:paraId="351AFA8C" w14:textId="1B012F6E" w:rsidR="00AF6D3D" w:rsidRDefault="00E263F2" w:rsidP="00E90BE6">
      <w:r>
        <w:rPr>
          <w:b/>
          <w:bCs/>
        </w:rPr>
        <w:t xml:space="preserve">Importante: </w:t>
      </w:r>
      <w:proofErr w:type="spellStart"/>
      <w:r>
        <w:t>Gradio</w:t>
      </w:r>
      <w:proofErr w:type="spellEnd"/>
      <w:r>
        <w:t xml:space="preserve"> no muestra cada </w:t>
      </w:r>
      <w:proofErr w:type="spellStart"/>
      <w:r>
        <w:rPr>
          <w:b/>
          <w:bCs/>
        </w:rPr>
        <w:t>chunk</w:t>
      </w:r>
      <w:proofErr w:type="spellEnd"/>
      <w:r>
        <w:rPr>
          <w:b/>
          <w:bCs/>
        </w:rPr>
        <w:t xml:space="preserve"> </w:t>
      </w:r>
      <w:r>
        <w:t xml:space="preserve">individual; muestra el </w:t>
      </w:r>
      <w:r>
        <w:rPr>
          <w:b/>
          <w:bCs/>
        </w:rPr>
        <w:t>acumulado creciente (</w:t>
      </w:r>
      <w:proofErr w:type="spellStart"/>
      <w:r>
        <w:rPr>
          <w:b/>
          <w:bCs/>
        </w:rPr>
        <w:t>result</w:t>
      </w:r>
      <w:proofErr w:type="spellEnd"/>
      <w:r>
        <w:rPr>
          <w:b/>
          <w:bCs/>
        </w:rPr>
        <w:t xml:space="preserve">), </w:t>
      </w:r>
      <w:r>
        <w:t xml:space="preserve">porque así es como lo construye tu </w:t>
      </w:r>
      <w:proofErr w:type="spellStart"/>
      <w:r>
        <w:t>funcion</w:t>
      </w:r>
      <w:proofErr w:type="spellEnd"/>
      <w:r>
        <w:t xml:space="preserve"> </w:t>
      </w:r>
      <w:proofErr w:type="spellStart"/>
      <w:r>
        <w:rPr>
          <w:b/>
          <w:bCs/>
        </w:rPr>
        <w:t>yield</w:t>
      </w:r>
      <w:proofErr w:type="spellEnd"/>
      <w:r>
        <w:rPr>
          <w:b/>
          <w:bCs/>
        </w:rPr>
        <w:t xml:space="preserve"> </w:t>
      </w:r>
      <w:proofErr w:type="spellStart"/>
      <w:r>
        <w:rPr>
          <w:b/>
          <w:bCs/>
        </w:rPr>
        <w:t>result</w:t>
      </w:r>
      <w:proofErr w:type="spellEnd"/>
      <w:r>
        <w:rPr>
          <w:b/>
          <w:bCs/>
        </w:rPr>
        <w:t xml:space="preserve"> </w:t>
      </w:r>
      <w:r>
        <w:t>(cada vez entrega todo el texto hasta ese punto, no solo el pedazo nuevo).</w:t>
      </w:r>
    </w:p>
    <w:p w14:paraId="52EE52AD" w14:textId="63CA37AF" w:rsidR="0018175C" w:rsidRPr="0018175C" w:rsidRDefault="0018175C" w:rsidP="00E90BE6">
      <w:pPr>
        <w:rPr>
          <w:b/>
          <w:bCs/>
          <w:sz w:val="24"/>
          <w:szCs w:val="28"/>
        </w:rPr>
      </w:pPr>
      <w:r w:rsidRPr="0018175C">
        <w:rPr>
          <w:b/>
          <w:bCs/>
          <w:sz w:val="24"/>
          <w:szCs w:val="28"/>
          <w:highlight w:val="yellow"/>
        </w:rPr>
        <w:t>5. Agregar streaming con Claude</w:t>
      </w:r>
    </w:p>
    <w:p w14:paraId="72D9003D" w14:textId="41369723" w:rsidR="00E263F2" w:rsidRDefault="00441906" w:rsidP="00E90BE6">
      <w:r w:rsidRPr="00441906">
        <w:rPr>
          <w:noProof/>
        </w:rPr>
        <w:drawing>
          <wp:inline distT="0" distB="0" distL="0" distR="0" wp14:anchorId="6650F7AC" wp14:editId="183B0467">
            <wp:extent cx="4679114" cy="2295525"/>
            <wp:effectExtent l="19050" t="19050" r="26670" b="9525"/>
            <wp:docPr id="1673943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43173" name=""/>
                    <pic:cNvPicPr/>
                  </pic:nvPicPr>
                  <pic:blipFill>
                    <a:blip r:embed="rId742"/>
                    <a:stretch>
                      <a:fillRect/>
                    </a:stretch>
                  </pic:blipFill>
                  <pic:spPr>
                    <a:xfrm>
                      <a:off x="0" y="0"/>
                      <a:ext cx="4681396" cy="2296645"/>
                    </a:xfrm>
                    <a:prstGeom prst="rect">
                      <a:avLst/>
                    </a:prstGeom>
                    <a:ln w="19050">
                      <a:solidFill>
                        <a:srgbClr val="EE0000"/>
                      </a:solidFill>
                    </a:ln>
                  </pic:spPr>
                </pic:pic>
              </a:graphicData>
            </a:graphic>
          </wp:inline>
        </w:drawing>
      </w:r>
    </w:p>
    <w:p w14:paraId="12B046E4" w14:textId="77777777" w:rsidR="00441906" w:rsidRDefault="00441906" w:rsidP="00E90BE6"/>
    <w:p w14:paraId="2F895587" w14:textId="26B3EA0D" w:rsidR="00441906" w:rsidRDefault="00441906" w:rsidP="00E90BE6">
      <w:r w:rsidRPr="00441906">
        <w:rPr>
          <w:noProof/>
        </w:rPr>
        <w:lastRenderedPageBreak/>
        <w:drawing>
          <wp:inline distT="0" distB="0" distL="0" distR="0" wp14:anchorId="5F26CEC9" wp14:editId="730892D2">
            <wp:extent cx="4600575" cy="2225315"/>
            <wp:effectExtent l="38100" t="38100" r="28575" b="41910"/>
            <wp:docPr id="123040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01908" name=""/>
                    <pic:cNvPicPr/>
                  </pic:nvPicPr>
                  <pic:blipFill>
                    <a:blip r:embed="rId743"/>
                    <a:stretch>
                      <a:fillRect/>
                    </a:stretch>
                  </pic:blipFill>
                  <pic:spPr>
                    <a:xfrm>
                      <a:off x="0" y="0"/>
                      <a:ext cx="4607566" cy="2228696"/>
                    </a:xfrm>
                    <a:prstGeom prst="rect">
                      <a:avLst/>
                    </a:prstGeom>
                    <a:ln w="28575">
                      <a:solidFill>
                        <a:srgbClr val="EE0000"/>
                      </a:solidFill>
                    </a:ln>
                  </pic:spPr>
                </pic:pic>
              </a:graphicData>
            </a:graphic>
          </wp:inline>
        </w:drawing>
      </w:r>
    </w:p>
    <w:p w14:paraId="777B593C" w14:textId="77777777" w:rsidR="00917FD4" w:rsidRPr="00917FD4" w:rsidRDefault="00917FD4" w:rsidP="00917FD4">
      <w:r w:rsidRPr="00917FD4">
        <w:rPr>
          <w:b/>
          <w:bCs/>
        </w:rPr>
        <w:t xml:space="preserve">Idéntico a </w:t>
      </w:r>
      <w:proofErr w:type="spellStart"/>
      <w:r w:rsidRPr="00917FD4">
        <w:rPr>
          <w:b/>
          <w:bCs/>
        </w:rPr>
        <w:t>stream_gpt</w:t>
      </w:r>
      <w:proofErr w:type="spellEnd"/>
      <w:r w:rsidRPr="00917FD4">
        <w:t xml:space="preserve">, con dos cambios: usa el cliente </w:t>
      </w:r>
      <w:proofErr w:type="spellStart"/>
      <w:r w:rsidRPr="00917FD4">
        <w:t>anthropic</w:t>
      </w:r>
      <w:proofErr w:type="spellEnd"/>
      <w:r w:rsidRPr="00917FD4">
        <w:t xml:space="preserve"> en vez de </w:t>
      </w:r>
      <w:proofErr w:type="spellStart"/>
      <w:r w:rsidRPr="00917FD4">
        <w:t>openai</w:t>
      </w:r>
      <w:proofErr w:type="spellEnd"/>
      <w:r w:rsidRPr="00917FD4">
        <w:t>, y el nombre del modelo.</w:t>
      </w:r>
    </w:p>
    <w:p w14:paraId="748690C2" w14:textId="036DA8E1" w:rsidR="00917FD4" w:rsidRDefault="0082306D" w:rsidP="00E90BE6">
      <w:r w:rsidRPr="0082306D">
        <w:rPr>
          <w:noProof/>
        </w:rPr>
        <w:drawing>
          <wp:inline distT="0" distB="0" distL="0" distR="0" wp14:anchorId="20F47025" wp14:editId="502A2E34">
            <wp:extent cx="4648200" cy="606527"/>
            <wp:effectExtent l="19050" t="19050" r="19050" b="22225"/>
            <wp:docPr id="1158286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86283" name=""/>
                    <pic:cNvPicPr/>
                  </pic:nvPicPr>
                  <pic:blipFill>
                    <a:blip r:embed="rId744"/>
                    <a:stretch>
                      <a:fillRect/>
                    </a:stretch>
                  </pic:blipFill>
                  <pic:spPr>
                    <a:xfrm>
                      <a:off x="0" y="0"/>
                      <a:ext cx="4676392" cy="610206"/>
                    </a:xfrm>
                    <a:prstGeom prst="rect">
                      <a:avLst/>
                    </a:prstGeom>
                    <a:ln w="19050">
                      <a:solidFill>
                        <a:srgbClr val="EE0000"/>
                      </a:solidFill>
                    </a:ln>
                  </pic:spPr>
                </pic:pic>
              </a:graphicData>
            </a:graphic>
          </wp:inline>
        </w:drawing>
      </w:r>
    </w:p>
    <w:p w14:paraId="5E9AF2EC" w14:textId="77777777" w:rsidR="0082306D" w:rsidRPr="0082306D" w:rsidRDefault="0082306D" w:rsidP="0082306D">
      <w:r w:rsidRPr="0082306D">
        <w:t xml:space="preserve">Mismo patrón de interfaz de siempre; solo cambia </w:t>
      </w:r>
      <w:proofErr w:type="spellStart"/>
      <w:r w:rsidRPr="0082306D">
        <w:rPr>
          <w:b/>
          <w:bCs/>
        </w:rPr>
        <w:t>fn</w:t>
      </w:r>
      <w:proofErr w:type="spellEnd"/>
      <w:r w:rsidRPr="0082306D">
        <w:t xml:space="preserve"> y </w:t>
      </w:r>
      <w:proofErr w:type="spellStart"/>
      <w:r w:rsidRPr="0082306D">
        <w:rPr>
          <w:b/>
          <w:bCs/>
        </w:rPr>
        <w:t>title</w:t>
      </w:r>
      <w:proofErr w:type="spellEnd"/>
      <w:r w:rsidRPr="0082306D">
        <w:rPr>
          <w:b/>
          <w:bCs/>
        </w:rPr>
        <w:t>.</w:t>
      </w:r>
    </w:p>
    <w:p w14:paraId="5485AE83" w14:textId="44191898" w:rsidR="0082306D" w:rsidRDefault="0082306D" w:rsidP="0082306D">
      <w:pPr>
        <w:pStyle w:val="Ttulo3"/>
        <w:rPr>
          <w:b/>
          <w:bCs/>
          <w:sz w:val="24"/>
          <w:szCs w:val="24"/>
          <w:highlight w:val="yellow"/>
        </w:rPr>
      </w:pPr>
      <w:bookmarkStart w:id="142" w:name="_Toc243791231"/>
      <w:r w:rsidRPr="0016111F">
        <w:rPr>
          <w:b/>
          <w:bCs/>
          <w:sz w:val="24"/>
          <w:szCs w:val="24"/>
          <w:highlight w:val="yellow"/>
        </w:rPr>
        <w:t>2.7.</w:t>
      </w:r>
      <w:r>
        <w:rPr>
          <w:b/>
          <w:bCs/>
          <w:sz w:val="24"/>
          <w:szCs w:val="24"/>
          <w:highlight w:val="yellow"/>
        </w:rPr>
        <w:t>3 El mensaje de fondo de toda esta parte</w:t>
      </w:r>
      <w:bookmarkEnd w:id="142"/>
    </w:p>
    <w:p w14:paraId="158B1E3F" w14:textId="77777777" w:rsidR="00861118" w:rsidRPr="00861118" w:rsidRDefault="00861118" w:rsidP="00861118">
      <w:r w:rsidRPr="00861118">
        <w:t>Dos ideas que se repiten:</w:t>
      </w:r>
    </w:p>
    <w:p w14:paraId="15142018" w14:textId="77777777" w:rsidR="00861118" w:rsidRPr="00861118" w:rsidRDefault="00861118">
      <w:pPr>
        <w:numPr>
          <w:ilvl w:val="0"/>
          <w:numId w:val="63"/>
        </w:numPr>
      </w:pPr>
      <w:proofErr w:type="spellStart"/>
      <w:r w:rsidRPr="00861118">
        <w:rPr>
          <w:b/>
          <w:bCs/>
        </w:rPr>
        <w:t>Gradio</w:t>
      </w:r>
      <w:proofErr w:type="spellEnd"/>
      <w:r w:rsidRPr="00861118">
        <w:rPr>
          <w:b/>
          <w:bCs/>
        </w:rPr>
        <w:t xml:space="preserve"> no distingue entre funciones normales y generadores a simple vista; lo detecta automáticamente</w:t>
      </w:r>
      <w:r w:rsidRPr="00861118">
        <w:t xml:space="preserve"> y adapta su comportamiento (mostrar todo de una vez vs. ir actualizando).</w:t>
      </w:r>
    </w:p>
    <w:p w14:paraId="401FFDF4" w14:textId="77777777" w:rsidR="00861118" w:rsidRPr="00861118" w:rsidRDefault="00861118">
      <w:pPr>
        <w:numPr>
          <w:ilvl w:val="0"/>
          <w:numId w:val="63"/>
        </w:numPr>
      </w:pPr>
      <w:r w:rsidRPr="00861118">
        <w:rPr>
          <w:b/>
          <w:bCs/>
        </w:rPr>
        <w:t>Cambiar de GPT a Claude (o a cualquier otro modelo) en tu interfaz es trivial</w:t>
      </w:r>
      <w:r w:rsidRPr="00861118">
        <w:t xml:space="preserve">: solo cambias qué función le pasas a </w:t>
      </w:r>
      <w:proofErr w:type="spellStart"/>
      <w:r w:rsidRPr="00861118">
        <w:t>fn</w:t>
      </w:r>
      <w:proofErr w:type="spellEnd"/>
      <w:r w:rsidRPr="00861118">
        <w:t xml:space="preserve">. Toda la estructura de la interfaz (inputs, outputs, </w:t>
      </w:r>
      <w:proofErr w:type="spellStart"/>
      <w:r w:rsidRPr="00861118">
        <w:t>examples</w:t>
      </w:r>
      <w:proofErr w:type="spellEnd"/>
      <w:r w:rsidRPr="00861118">
        <w:t xml:space="preserve">) queda intacta, reforzando la misma idea de la parte anterior: </w:t>
      </w:r>
      <w:proofErr w:type="spellStart"/>
      <w:r w:rsidRPr="00861118">
        <w:t>Gradio</w:t>
      </w:r>
      <w:proofErr w:type="spellEnd"/>
      <w:r w:rsidRPr="00861118">
        <w:t xml:space="preserve"> no sabe ni le importa qué modelo hay detrás de la función.</w:t>
      </w:r>
    </w:p>
    <w:p w14:paraId="6898EF2A" w14:textId="63323641" w:rsidR="0082306D" w:rsidRDefault="0082306D" w:rsidP="00E90BE6"/>
    <w:p w14:paraId="685C5051" w14:textId="77777777" w:rsidR="00F26F51" w:rsidRDefault="00F26F51" w:rsidP="00E90BE6"/>
    <w:p w14:paraId="721E0609" w14:textId="04DA6B3A" w:rsidR="00F26F51" w:rsidRDefault="00F26F51">
      <w:r>
        <w:br w:type="page"/>
      </w:r>
    </w:p>
    <w:p w14:paraId="06080ED8" w14:textId="625E05B0" w:rsidR="00F26F51" w:rsidRDefault="00F26F51" w:rsidP="00F26F51">
      <w:pPr>
        <w:pStyle w:val="Ttulo3"/>
        <w:rPr>
          <w:b/>
          <w:bCs/>
          <w:sz w:val="24"/>
          <w:szCs w:val="24"/>
          <w:highlight w:val="yellow"/>
        </w:rPr>
      </w:pPr>
      <w:bookmarkStart w:id="143" w:name="_Toc243791232"/>
      <w:r w:rsidRPr="0016111F">
        <w:rPr>
          <w:b/>
          <w:bCs/>
          <w:sz w:val="24"/>
          <w:szCs w:val="24"/>
          <w:highlight w:val="yellow"/>
        </w:rPr>
        <w:lastRenderedPageBreak/>
        <w:t>2.7.</w:t>
      </w:r>
      <w:r w:rsidR="001708E6">
        <w:rPr>
          <w:b/>
          <w:bCs/>
          <w:sz w:val="24"/>
          <w:szCs w:val="24"/>
          <w:highlight w:val="yellow"/>
        </w:rPr>
        <w:t xml:space="preserve">4 Que es </w:t>
      </w:r>
      <w:proofErr w:type="spellStart"/>
      <w:r w:rsidR="001708E6">
        <w:rPr>
          <w:b/>
          <w:bCs/>
          <w:sz w:val="24"/>
          <w:szCs w:val="24"/>
          <w:highlight w:val="yellow"/>
        </w:rPr>
        <w:t>Yield</w:t>
      </w:r>
      <w:proofErr w:type="spellEnd"/>
      <w:r w:rsidR="00613917">
        <w:rPr>
          <w:b/>
          <w:bCs/>
          <w:sz w:val="24"/>
          <w:szCs w:val="24"/>
          <w:highlight w:val="yellow"/>
        </w:rPr>
        <w:t xml:space="preserve"> (generador). Una </w:t>
      </w:r>
      <w:proofErr w:type="spellStart"/>
      <w:r w:rsidR="00613917">
        <w:rPr>
          <w:b/>
          <w:bCs/>
          <w:sz w:val="24"/>
          <w:szCs w:val="24"/>
          <w:highlight w:val="yellow"/>
        </w:rPr>
        <w:t>funcion</w:t>
      </w:r>
      <w:proofErr w:type="spellEnd"/>
      <w:r w:rsidR="00613917">
        <w:rPr>
          <w:b/>
          <w:bCs/>
          <w:sz w:val="24"/>
          <w:szCs w:val="24"/>
          <w:highlight w:val="yellow"/>
        </w:rPr>
        <w:t xml:space="preserve"> que usa </w:t>
      </w:r>
      <w:proofErr w:type="spellStart"/>
      <w:r w:rsidR="00613917">
        <w:rPr>
          <w:b/>
          <w:bCs/>
          <w:sz w:val="24"/>
          <w:szCs w:val="24"/>
          <w:highlight w:val="yellow"/>
        </w:rPr>
        <w:t>yield</w:t>
      </w:r>
      <w:proofErr w:type="spellEnd"/>
      <w:r w:rsidR="00613917">
        <w:rPr>
          <w:b/>
          <w:bCs/>
          <w:sz w:val="24"/>
          <w:szCs w:val="24"/>
          <w:highlight w:val="yellow"/>
        </w:rPr>
        <w:t xml:space="preserve"> se llama </w:t>
      </w:r>
      <w:proofErr w:type="spellStart"/>
      <w:r w:rsidR="00613917">
        <w:rPr>
          <w:b/>
          <w:bCs/>
          <w:sz w:val="24"/>
          <w:szCs w:val="24"/>
          <w:highlight w:val="yellow"/>
        </w:rPr>
        <w:t>funcion</w:t>
      </w:r>
      <w:proofErr w:type="spellEnd"/>
      <w:r w:rsidR="00613917">
        <w:rPr>
          <w:b/>
          <w:bCs/>
          <w:sz w:val="24"/>
          <w:szCs w:val="24"/>
          <w:highlight w:val="yellow"/>
        </w:rPr>
        <w:t xml:space="preserve"> generadora</w:t>
      </w:r>
      <w:bookmarkEnd w:id="143"/>
    </w:p>
    <w:p w14:paraId="2BE1C047" w14:textId="2B97AC0B" w:rsidR="00613917" w:rsidRDefault="00CA57BB" w:rsidP="00613917">
      <w:proofErr w:type="spellStart"/>
      <w:r w:rsidRPr="00CA57BB">
        <w:rPr>
          <w:b/>
          <w:bCs/>
        </w:rPr>
        <w:t>Yield</w:t>
      </w:r>
      <w:proofErr w:type="spellEnd"/>
      <w:r w:rsidRPr="00CA57BB">
        <w:rPr>
          <w:b/>
          <w:bCs/>
        </w:rPr>
        <w:t xml:space="preserve"> pausa una </w:t>
      </w:r>
      <w:proofErr w:type="spellStart"/>
      <w:r w:rsidRPr="00CA57BB">
        <w:rPr>
          <w:b/>
          <w:bCs/>
        </w:rPr>
        <w:t>funcion</w:t>
      </w:r>
      <w:proofErr w:type="spellEnd"/>
      <w:r w:rsidRPr="00CA57BB">
        <w:rPr>
          <w:b/>
          <w:bCs/>
        </w:rPr>
        <w:t xml:space="preserve"> y entrega un valor, sin terminarla.</w:t>
      </w:r>
      <w:r>
        <w:rPr>
          <w:b/>
          <w:bCs/>
        </w:rPr>
        <w:t xml:space="preserve"> </w:t>
      </w:r>
      <w:r>
        <w:t>La próxima vez que se pida algo, sigue justo desde donde quedo.</w:t>
      </w:r>
    </w:p>
    <w:p w14:paraId="396F660A" w14:textId="77777777" w:rsidR="00CA57BB" w:rsidRPr="00CA57BB" w:rsidRDefault="00CA57BB" w:rsidP="00CA57BB">
      <w:pPr>
        <w:rPr>
          <w:b/>
          <w:bCs/>
          <w:sz w:val="24"/>
          <w:szCs w:val="28"/>
        </w:rPr>
      </w:pPr>
      <w:r w:rsidRPr="00CA57BB">
        <w:rPr>
          <w:b/>
          <w:bCs/>
          <w:sz w:val="24"/>
          <w:szCs w:val="28"/>
        </w:rPr>
        <w:t xml:space="preserve">Comparación con </w:t>
      </w:r>
      <w:proofErr w:type="spellStart"/>
      <w:r w:rsidRPr="00CA57BB">
        <w:rPr>
          <w:b/>
          <w:bCs/>
          <w:sz w:val="24"/>
          <w:szCs w:val="28"/>
        </w:rPr>
        <w:t>return</w:t>
      </w:r>
      <w:proofErr w:type="spellEnd"/>
    </w:p>
    <w:tbl>
      <w:tblPr>
        <w:tblStyle w:val="Tablaconcuadrcula4-nfasis4"/>
        <w:tblW w:w="0" w:type="auto"/>
        <w:tblLook w:val="04A0" w:firstRow="1" w:lastRow="0" w:firstColumn="1" w:lastColumn="0" w:noHBand="0" w:noVBand="1"/>
      </w:tblPr>
      <w:tblGrid>
        <w:gridCol w:w="5395"/>
        <w:gridCol w:w="5395"/>
      </w:tblGrid>
      <w:tr w:rsidR="00CA57BB" w14:paraId="5596E62A" w14:textId="77777777" w:rsidTr="00CA57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CF7AEA4" w14:textId="122144E2" w:rsidR="00CA57BB" w:rsidRPr="00CA57BB" w:rsidRDefault="00CA57BB" w:rsidP="00613917">
            <w:pPr>
              <w:rPr>
                <w:b w:val="0"/>
                <w:bCs w:val="0"/>
              </w:rPr>
            </w:pPr>
            <w:proofErr w:type="spellStart"/>
            <w:r>
              <w:rPr>
                <w:b w:val="0"/>
                <w:bCs w:val="0"/>
              </w:rPr>
              <w:t>Return</w:t>
            </w:r>
            <w:proofErr w:type="spellEnd"/>
          </w:p>
        </w:tc>
        <w:tc>
          <w:tcPr>
            <w:tcW w:w="5395" w:type="dxa"/>
          </w:tcPr>
          <w:p w14:paraId="44F3BC98" w14:textId="15FDA809" w:rsidR="00CA57BB" w:rsidRPr="00CA57BB" w:rsidRDefault="00CA57BB" w:rsidP="00613917">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CA57BB">
              <w:rPr>
                <w:b w:val="0"/>
                <w:bCs w:val="0"/>
              </w:rPr>
              <w:t>yield</w:t>
            </w:r>
            <w:proofErr w:type="spellEnd"/>
          </w:p>
        </w:tc>
      </w:tr>
      <w:tr w:rsidR="00CA57BB" w14:paraId="5343C23D" w14:textId="77777777" w:rsidTr="00CA5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908B606" w14:textId="04796F97" w:rsidR="00CA57BB" w:rsidRPr="00CA57BB" w:rsidRDefault="00CA57BB" w:rsidP="00613917">
            <w:r w:rsidRPr="00CA57BB">
              <w:rPr>
                <w:b w:val="0"/>
                <w:bCs w:val="0"/>
              </w:rPr>
              <w:t>Entrega un valor y</w:t>
            </w:r>
            <w:r>
              <w:t xml:space="preserve"> </w:t>
            </w:r>
            <w:r>
              <w:rPr>
                <w:b w:val="0"/>
                <w:bCs w:val="0"/>
              </w:rPr>
              <w:t xml:space="preserve">termina </w:t>
            </w:r>
            <w:r>
              <w:t xml:space="preserve">la </w:t>
            </w:r>
            <w:proofErr w:type="spellStart"/>
            <w:r>
              <w:t>funcion</w:t>
            </w:r>
            <w:proofErr w:type="spellEnd"/>
          </w:p>
        </w:tc>
        <w:tc>
          <w:tcPr>
            <w:tcW w:w="5395" w:type="dxa"/>
          </w:tcPr>
          <w:p w14:paraId="7E3BB2B5" w14:textId="1EA08458" w:rsidR="00CA57BB" w:rsidRPr="00CA57BB" w:rsidRDefault="00CA57BB" w:rsidP="00613917">
            <w:pPr>
              <w:cnfStyle w:val="000000100000" w:firstRow="0" w:lastRow="0" w:firstColumn="0" w:lastColumn="0" w:oddVBand="0" w:evenVBand="0" w:oddHBand="1" w:evenHBand="0" w:firstRowFirstColumn="0" w:firstRowLastColumn="0" w:lastRowFirstColumn="0" w:lastRowLastColumn="0"/>
            </w:pPr>
            <w:proofErr w:type="spellStart"/>
            <w:r>
              <w:t>Entrga</w:t>
            </w:r>
            <w:proofErr w:type="spellEnd"/>
            <w:r>
              <w:t xml:space="preserve"> un valor y </w:t>
            </w:r>
            <w:r>
              <w:rPr>
                <w:b/>
                <w:bCs/>
              </w:rPr>
              <w:t xml:space="preserve">pausa </w:t>
            </w:r>
            <w:r>
              <w:t xml:space="preserve">la </w:t>
            </w:r>
            <w:proofErr w:type="spellStart"/>
            <w:r>
              <w:t>funcion</w:t>
            </w:r>
            <w:proofErr w:type="spellEnd"/>
          </w:p>
        </w:tc>
      </w:tr>
      <w:tr w:rsidR="00CA57BB" w14:paraId="57B56BBC" w14:textId="77777777" w:rsidTr="00CA57BB">
        <w:tc>
          <w:tcPr>
            <w:cnfStyle w:val="001000000000" w:firstRow="0" w:lastRow="0" w:firstColumn="1" w:lastColumn="0" w:oddVBand="0" w:evenVBand="0" w:oddHBand="0" w:evenHBand="0" w:firstRowFirstColumn="0" w:firstRowLastColumn="0" w:lastRowFirstColumn="0" w:lastRowLastColumn="0"/>
            <w:tcW w:w="5395" w:type="dxa"/>
          </w:tcPr>
          <w:p w14:paraId="2EAFBD8A" w14:textId="5F4FCF6E" w:rsidR="00CA57BB" w:rsidRPr="00CA57BB" w:rsidRDefault="00CA57BB" w:rsidP="00613917">
            <w:pPr>
              <w:rPr>
                <w:b w:val="0"/>
                <w:bCs w:val="0"/>
              </w:rPr>
            </w:pPr>
            <w:r w:rsidRPr="00CA57BB">
              <w:rPr>
                <w:b w:val="0"/>
                <w:bCs w:val="0"/>
              </w:rPr>
              <w:t>Solo puedes obtener 1 resultado</w:t>
            </w:r>
          </w:p>
        </w:tc>
        <w:tc>
          <w:tcPr>
            <w:tcW w:w="5395" w:type="dxa"/>
          </w:tcPr>
          <w:p w14:paraId="27072223" w14:textId="7EF412E2" w:rsidR="00CA57BB" w:rsidRDefault="00BD1C81" w:rsidP="00613917">
            <w:pPr>
              <w:cnfStyle w:val="000000000000" w:firstRow="0" w:lastRow="0" w:firstColumn="0" w:lastColumn="0" w:oddVBand="0" w:evenVBand="0" w:oddHBand="0" w:evenHBand="0" w:firstRowFirstColumn="0" w:firstRowLastColumn="0" w:lastRowFirstColumn="0" w:lastRowLastColumn="0"/>
            </w:pPr>
            <w:r w:rsidRPr="00BD1C81">
              <w:t>Puedes obtener varios resultados, uno por uno, a lo largo del tiempo</w:t>
            </w:r>
          </w:p>
        </w:tc>
      </w:tr>
    </w:tbl>
    <w:p w14:paraId="1E8B1059" w14:textId="77777777" w:rsidR="00CA57BB" w:rsidRPr="00CA57BB" w:rsidRDefault="00CA57BB" w:rsidP="00613917"/>
    <w:p w14:paraId="6EBC67F0" w14:textId="77777777" w:rsidR="00BD1C81" w:rsidRPr="00BD1C81" w:rsidRDefault="00BD1C81" w:rsidP="00BD1C81">
      <w:pPr>
        <w:rPr>
          <w:b/>
          <w:bCs/>
          <w:sz w:val="24"/>
          <w:szCs w:val="28"/>
        </w:rPr>
      </w:pPr>
      <w:r w:rsidRPr="00BD1C81">
        <w:rPr>
          <w:b/>
          <w:bCs/>
          <w:sz w:val="24"/>
          <w:szCs w:val="28"/>
        </w:rPr>
        <w:t>Ejemplo mínimo</w:t>
      </w:r>
    </w:p>
    <w:p w14:paraId="40A1BC1D" w14:textId="15DA119B" w:rsidR="001708E6" w:rsidRDefault="00D97E43" w:rsidP="001708E6">
      <w:pPr>
        <w:rPr>
          <w:highlight w:val="yellow"/>
        </w:rPr>
      </w:pPr>
      <w:r w:rsidRPr="00D97E43">
        <w:rPr>
          <w:noProof/>
        </w:rPr>
        <w:drawing>
          <wp:inline distT="0" distB="0" distL="0" distR="0" wp14:anchorId="69E22CEA" wp14:editId="1E5D38E1">
            <wp:extent cx="4791075" cy="990463"/>
            <wp:effectExtent l="19050" t="19050" r="9525" b="19685"/>
            <wp:docPr id="583199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99471" name=""/>
                    <pic:cNvPicPr/>
                  </pic:nvPicPr>
                  <pic:blipFill>
                    <a:blip r:embed="rId745"/>
                    <a:stretch>
                      <a:fillRect/>
                    </a:stretch>
                  </pic:blipFill>
                  <pic:spPr>
                    <a:xfrm>
                      <a:off x="0" y="0"/>
                      <a:ext cx="4799002" cy="992102"/>
                    </a:xfrm>
                    <a:prstGeom prst="rect">
                      <a:avLst/>
                    </a:prstGeom>
                    <a:ln w="19050">
                      <a:solidFill>
                        <a:schemeClr val="tx1"/>
                      </a:solidFill>
                    </a:ln>
                  </pic:spPr>
                </pic:pic>
              </a:graphicData>
            </a:graphic>
          </wp:inline>
        </w:drawing>
      </w:r>
    </w:p>
    <w:p w14:paraId="52943EF3" w14:textId="77777777" w:rsidR="00D97E43" w:rsidRPr="00D97E43" w:rsidRDefault="00D97E43" w:rsidP="00D97E43">
      <w:r w:rsidRPr="00D97E43">
        <w:t xml:space="preserve">Si la recorres con un </w:t>
      </w:r>
      <w:proofErr w:type="spellStart"/>
      <w:r w:rsidRPr="00D97E43">
        <w:rPr>
          <w:b/>
          <w:bCs/>
        </w:rPr>
        <w:t>for</w:t>
      </w:r>
      <w:proofErr w:type="spellEnd"/>
      <w:r w:rsidRPr="00D97E43">
        <w:rPr>
          <w:b/>
          <w:bCs/>
        </w:rPr>
        <w:t>:</w:t>
      </w:r>
    </w:p>
    <w:p w14:paraId="66332432" w14:textId="49C4EA14" w:rsidR="00D97E43" w:rsidRDefault="00D97E43" w:rsidP="001708E6">
      <w:pPr>
        <w:rPr>
          <w:highlight w:val="yellow"/>
        </w:rPr>
      </w:pPr>
      <w:r w:rsidRPr="00D97E43">
        <w:rPr>
          <w:noProof/>
        </w:rPr>
        <w:drawing>
          <wp:inline distT="0" distB="0" distL="0" distR="0" wp14:anchorId="2254E393" wp14:editId="217764A0">
            <wp:extent cx="4772025" cy="777369"/>
            <wp:effectExtent l="38100" t="38100" r="28575" b="41910"/>
            <wp:docPr id="1755776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76362" name=""/>
                    <pic:cNvPicPr/>
                  </pic:nvPicPr>
                  <pic:blipFill>
                    <a:blip r:embed="rId746"/>
                    <a:stretch>
                      <a:fillRect/>
                    </a:stretch>
                  </pic:blipFill>
                  <pic:spPr>
                    <a:xfrm>
                      <a:off x="0" y="0"/>
                      <a:ext cx="4783604" cy="779255"/>
                    </a:xfrm>
                    <a:prstGeom prst="rect">
                      <a:avLst/>
                    </a:prstGeom>
                    <a:ln w="28575">
                      <a:solidFill>
                        <a:schemeClr val="tx1"/>
                      </a:solidFill>
                    </a:ln>
                  </pic:spPr>
                </pic:pic>
              </a:graphicData>
            </a:graphic>
          </wp:inline>
        </w:drawing>
      </w:r>
    </w:p>
    <w:p w14:paraId="5C901F83" w14:textId="77777777" w:rsidR="00D97E43" w:rsidRPr="00D97E43" w:rsidRDefault="00D97E43" w:rsidP="00D97E43">
      <w:r w:rsidRPr="00D97E43">
        <w:t>Sale:</w:t>
      </w:r>
    </w:p>
    <w:p w14:paraId="407B5AE2" w14:textId="762EBF93" w:rsidR="00D97E43" w:rsidRDefault="009852C1" w:rsidP="001708E6">
      <w:pPr>
        <w:rPr>
          <w:highlight w:val="yellow"/>
        </w:rPr>
      </w:pPr>
      <w:r w:rsidRPr="009852C1">
        <w:rPr>
          <w:noProof/>
        </w:rPr>
        <w:drawing>
          <wp:inline distT="0" distB="0" distL="0" distR="0" wp14:anchorId="7A786A27" wp14:editId="350F55EF">
            <wp:extent cx="4914900" cy="642854"/>
            <wp:effectExtent l="19050" t="19050" r="19050" b="24130"/>
            <wp:docPr id="1569959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59184" name=""/>
                    <pic:cNvPicPr/>
                  </pic:nvPicPr>
                  <pic:blipFill>
                    <a:blip r:embed="rId747"/>
                    <a:stretch>
                      <a:fillRect/>
                    </a:stretch>
                  </pic:blipFill>
                  <pic:spPr>
                    <a:xfrm>
                      <a:off x="0" y="0"/>
                      <a:ext cx="4963038" cy="649150"/>
                    </a:xfrm>
                    <a:prstGeom prst="rect">
                      <a:avLst/>
                    </a:prstGeom>
                    <a:ln w="19050">
                      <a:solidFill>
                        <a:schemeClr val="tx1"/>
                      </a:solidFill>
                    </a:ln>
                  </pic:spPr>
                </pic:pic>
              </a:graphicData>
            </a:graphic>
          </wp:inline>
        </w:drawing>
      </w:r>
    </w:p>
    <w:p w14:paraId="59471F0D" w14:textId="77777777" w:rsidR="009852C1" w:rsidRPr="009852C1" w:rsidRDefault="009852C1" w:rsidP="009852C1">
      <w:r w:rsidRPr="009852C1">
        <w:t xml:space="preserve">Cada </w:t>
      </w:r>
      <w:proofErr w:type="spellStart"/>
      <w:r w:rsidRPr="009852C1">
        <w:rPr>
          <w:b/>
          <w:bCs/>
        </w:rPr>
        <w:t>yield</w:t>
      </w:r>
      <w:proofErr w:type="spellEnd"/>
      <w:r w:rsidRPr="009852C1">
        <w:t xml:space="preserve"> entrega un valor y la función se congela ahí, hasta que se le pide el siguiente.</w:t>
      </w:r>
    </w:p>
    <w:p w14:paraId="634DA804" w14:textId="77777777" w:rsidR="00612CBD" w:rsidRPr="00612CBD" w:rsidRDefault="00612CBD" w:rsidP="00612CBD">
      <w:pPr>
        <w:rPr>
          <w:b/>
          <w:bCs/>
          <w:sz w:val="24"/>
          <w:szCs w:val="28"/>
          <w:highlight w:val="yellow"/>
        </w:rPr>
      </w:pPr>
      <w:r w:rsidRPr="00612CBD">
        <w:rPr>
          <w:b/>
          <w:bCs/>
          <w:sz w:val="24"/>
          <w:szCs w:val="28"/>
          <w:highlight w:val="yellow"/>
        </w:rPr>
        <w:t>Con el ejemplo del notebook</w:t>
      </w:r>
    </w:p>
    <w:p w14:paraId="5BC86644" w14:textId="51F8F613" w:rsidR="009852C1" w:rsidRPr="001708E6" w:rsidRDefault="00612CBD" w:rsidP="001708E6">
      <w:pPr>
        <w:rPr>
          <w:highlight w:val="yellow"/>
        </w:rPr>
      </w:pPr>
      <w:r w:rsidRPr="00612CBD">
        <w:rPr>
          <w:noProof/>
        </w:rPr>
        <w:drawing>
          <wp:inline distT="0" distB="0" distL="0" distR="0" wp14:anchorId="57051862" wp14:editId="077F9F23">
            <wp:extent cx="4848225" cy="1217855"/>
            <wp:effectExtent l="19050" t="19050" r="9525" b="20955"/>
            <wp:docPr id="262986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86642" name=""/>
                    <pic:cNvPicPr/>
                  </pic:nvPicPr>
                  <pic:blipFill>
                    <a:blip r:embed="rId748"/>
                    <a:stretch>
                      <a:fillRect/>
                    </a:stretch>
                  </pic:blipFill>
                  <pic:spPr>
                    <a:xfrm>
                      <a:off x="0" y="0"/>
                      <a:ext cx="4858716" cy="1220490"/>
                    </a:xfrm>
                    <a:prstGeom prst="rect">
                      <a:avLst/>
                    </a:prstGeom>
                    <a:ln w="19050">
                      <a:solidFill>
                        <a:schemeClr val="tx1"/>
                      </a:solidFill>
                    </a:ln>
                  </pic:spPr>
                </pic:pic>
              </a:graphicData>
            </a:graphic>
          </wp:inline>
        </w:drawing>
      </w:r>
    </w:p>
    <w:p w14:paraId="4A504F89" w14:textId="696541BF" w:rsidR="00F26F51" w:rsidRDefault="00612CBD" w:rsidP="00E90BE6">
      <w:r>
        <w:t xml:space="preserve">Cada vez que llega un </w:t>
      </w:r>
      <w:proofErr w:type="spellStart"/>
      <w:r>
        <w:rPr>
          <w:b/>
          <w:bCs/>
        </w:rPr>
        <w:t>chunk</w:t>
      </w:r>
      <w:proofErr w:type="spellEnd"/>
      <w:r>
        <w:rPr>
          <w:b/>
          <w:bCs/>
        </w:rPr>
        <w:t xml:space="preserve"> </w:t>
      </w:r>
      <w:r>
        <w:t xml:space="preserve">nuevo del modelo, </w:t>
      </w:r>
      <w:proofErr w:type="spellStart"/>
      <w:r>
        <w:rPr>
          <w:b/>
          <w:bCs/>
        </w:rPr>
        <w:t>result</w:t>
      </w:r>
      <w:proofErr w:type="spellEnd"/>
      <w:r>
        <w:rPr>
          <w:b/>
          <w:bCs/>
        </w:rPr>
        <w:t xml:space="preserve"> </w:t>
      </w:r>
      <w:r>
        <w:t xml:space="preserve">crece un poco, y </w:t>
      </w:r>
      <w:proofErr w:type="spellStart"/>
      <w:r>
        <w:rPr>
          <w:b/>
          <w:bCs/>
        </w:rPr>
        <w:t>yield</w:t>
      </w:r>
      <w:proofErr w:type="spellEnd"/>
      <w:r>
        <w:rPr>
          <w:b/>
          <w:bCs/>
        </w:rPr>
        <w:t xml:space="preserve"> </w:t>
      </w:r>
      <w:proofErr w:type="spellStart"/>
      <w:r>
        <w:rPr>
          <w:b/>
          <w:bCs/>
        </w:rPr>
        <w:t>result</w:t>
      </w:r>
      <w:proofErr w:type="spellEnd"/>
      <w:r>
        <w:rPr>
          <w:b/>
          <w:bCs/>
        </w:rPr>
        <w:t xml:space="preserve"> </w:t>
      </w:r>
      <w:r w:rsidR="00252CBD">
        <w:t xml:space="preserve">lo entrega. </w:t>
      </w:r>
      <w:proofErr w:type="spellStart"/>
      <w:r w:rsidR="00252CBD">
        <w:t>Gradio</w:t>
      </w:r>
      <w:proofErr w:type="spellEnd"/>
      <w:r w:rsidR="00252CBD">
        <w:t xml:space="preserve"> recibe cada entrega y </w:t>
      </w:r>
      <w:r w:rsidR="00252CBD">
        <w:rPr>
          <w:b/>
          <w:bCs/>
        </w:rPr>
        <w:t xml:space="preserve">repinta la pantalla </w:t>
      </w:r>
      <w:r w:rsidR="00252CBD">
        <w:t>con el texto acumulado hasta ese</w:t>
      </w:r>
      <w:r w:rsidR="002C4096">
        <w:t xml:space="preserve"> momento, dando el efecto de </w:t>
      </w:r>
      <w:proofErr w:type="spellStart"/>
      <w:r w:rsidR="002C4096">
        <w:t>maquina</w:t>
      </w:r>
      <w:proofErr w:type="spellEnd"/>
      <w:r w:rsidR="002C4096">
        <w:t xml:space="preserve"> de escribir.</w:t>
      </w:r>
    </w:p>
    <w:p w14:paraId="22C7532A" w14:textId="3CEA8183" w:rsidR="002C4096" w:rsidRDefault="002C4096" w:rsidP="00E90BE6">
      <w:r>
        <w:rPr>
          <w:b/>
          <w:bCs/>
        </w:rPr>
        <w:t xml:space="preserve">Una </w:t>
      </w:r>
      <w:proofErr w:type="spellStart"/>
      <w:r>
        <w:rPr>
          <w:b/>
          <w:bCs/>
        </w:rPr>
        <w:t>funcion</w:t>
      </w:r>
      <w:proofErr w:type="spellEnd"/>
      <w:r>
        <w:rPr>
          <w:b/>
          <w:bCs/>
        </w:rPr>
        <w:t xml:space="preserve"> con </w:t>
      </w:r>
      <w:proofErr w:type="spellStart"/>
      <w:r>
        <w:rPr>
          <w:b/>
          <w:bCs/>
        </w:rPr>
        <w:t>yield</w:t>
      </w:r>
      <w:proofErr w:type="spellEnd"/>
      <w:r>
        <w:rPr>
          <w:b/>
          <w:bCs/>
        </w:rPr>
        <w:t xml:space="preserve"> se llama generador, </w:t>
      </w:r>
      <w:r>
        <w:t xml:space="preserve">y es justo el tipo de </w:t>
      </w:r>
      <w:proofErr w:type="spellStart"/>
      <w:r>
        <w:t>funcion</w:t>
      </w:r>
      <w:proofErr w:type="spellEnd"/>
      <w:r>
        <w:t xml:space="preserve"> que </w:t>
      </w:r>
      <w:proofErr w:type="spellStart"/>
      <w:r>
        <w:t>Gradio</w:t>
      </w:r>
      <w:proofErr w:type="spellEnd"/>
      <w:r>
        <w:t xml:space="preserve"> sabe detectar </w:t>
      </w:r>
      <w:proofErr w:type="spellStart"/>
      <w:r>
        <w:t>automaticamnte</w:t>
      </w:r>
      <w:proofErr w:type="spellEnd"/>
      <w:r>
        <w:t xml:space="preserve"> para mostrar resultados progresivos.</w:t>
      </w:r>
    </w:p>
    <w:p w14:paraId="341269D3" w14:textId="77777777" w:rsidR="00127D46" w:rsidRDefault="00127D46" w:rsidP="00E90BE6">
      <w:pPr>
        <w:pBdr>
          <w:bottom w:val="single" w:sz="6" w:space="1" w:color="auto"/>
        </w:pBdr>
      </w:pPr>
    </w:p>
    <w:p w14:paraId="41296C8D" w14:textId="77777777" w:rsidR="00127D46" w:rsidRPr="00127D46" w:rsidRDefault="00127D46" w:rsidP="00127D46">
      <w:r w:rsidRPr="00127D46">
        <w:lastRenderedPageBreak/>
        <w:t xml:space="preserve">Sin código por un momento. Pensemos en </w:t>
      </w:r>
      <w:r w:rsidRPr="00127D46">
        <w:rPr>
          <w:b/>
          <w:bCs/>
        </w:rPr>
        <w:t>un dispensador de chicles</w:t>
      </w:r>
      <w:r w:rsidRPr="00127D46">
        <w:t>.</w:t>
      </w:r>
    </w:p>
    <w:p w14:paraId="6D36259A" w14:textId="77777777" w:rsidR="00127D46" w:rsidRPr="00127D46" w:rsidRDefault="00127D46" w:rsidP="00127D46">
      <w:pPr>
        <w:rPr>
          <w:b/>
          <w:bCs/>
        </w:rPr>
      </w:pPr>
      <w:proofErr w:type="spellStart"/>
      <w:r w:rsidRPr="00127D46">
        <w:rPr>
          <w:b/>
          <w:bCs/>
        </w:rPr>
        <w:t>return</w:t>
      </w:r>
      <w:proofErr w:type="spellEnd"/>
      <w:r w:rsidRPr="00127D46">
        <w:rPr>
          <w:b/>
          <w:bCs/>
        </w:rPr>
        <w:t xml:space="preserve"> es como pedir “dame todos los chicles de una vez”</w:t>
      </w:r>
    </w:p>
    <w:p w14:paraId="514D709E" w14:textId="77777777" w:rsidR="00127D46" w:rsidRPr="00127D46" w:rsidRDefault="00127D46" w:rsidP="00127D46">
      <w:r w:rsidRPr="00127D46">
        <w:t xml:space="preserve">Metes una moneda, y la máquina te tira </w:t>
      </w:r>
      <w:r w:rsidRPr="00127D46">
        <w:rPr>
          <w:b/>
          <w:bCs/>
        </w:rPr>
        <w:t>todos</w:t>
      </w:r>
      <w:r w:rsidRPr="00127D46">
        <w:t xml:space="preserve"> los chicles juntos en la mano, y se acaba. No puedes pedirle más hasta volver a pagar desde cero.</w:t>
      </w:r>
    </w:p>
    <w:p w14:paraId="22E637FD" w14:textId="77777777" w:rsidR="00127D46" w:rsidRPr="00127D46" w:rsidRDefault="00127D46" w:rsidP="00127D46">
      <w:pPr>
        <w:rPr>
          <w:b/>
          <w:bCs/>
        </w:rPr>
      </w:pPr>
      <w:proofErr w:type="spellStart"/>
      <w:r w:rsidRPr="00127D46">
        <w:rPr>
          <w:b/>
          <w:bCs/>
        </w:rPr>
        <w:t>yield</w:t>
      </w:r>
      <w:proofErr w:type="spellEnd"/>
      <w:r w:rsidRPr="00127D46">
        <w:rPr>
          <w:b/>
          <w:bCs/>
        </w:rPr>
        <w:t xml:space="preserve"> es como pedir “dame un chicle a la vez”</w:t>
      </w:r>
    </w:p>
    <w:p w14:paraId="74FEAF89" w14:textId="77777777" w:rsidR="00127D46" w:rsidRPr="00127D46" w:rsidRDefault="00127D46" w:rsidP="00127D46">
      <w:r w:rsidRPr="00127D46">
        <w:t xml:space="preserve">Metes una moneda, giras la manija, sale </w:t>
      </w:r>
      <w:r w:rsidRPr="00127D46">
        <w:rPr>
          <w:b/>
          <w:bCs/>
        </w:rPr>
        <w:t>un</w:t>
      </w:r>
      <w:r w:rsidRPr="00127D46">
        <w:t xml:space="preserve"> chicle. La máquina se queda ahí, lista. Giras de nuevo, sale </w:t>
      </w:r>
      <w:r w:rsidRPr="00127D46">
        <w:rPr>
          <w:b/>
          <w:bCs/>
        </w:rPr>
        <w:t>otro</w:t>
      </w:r>
      <w:r w:rsidRPr="00127D46">
        <w:t xml:space="preserve"> chicle. Y así, uno por uno, sin tener que reiniciar la máquina.</w:t>
      </w:r>
    </w:p>
    <w:p w14:paraId="38477547" w14:textId="77777777" w:rsidR="00127D46" w:rsidRPr="00127D46" w:rsidRDefault="00127D46" w:rsidP="00127D46">
      <w:pPr>
        <w:rPr>
          <w:b/>
          <w:bCs/>
          <w:sz w:val="24"/>
          <w:szCs w:val="28"/>
        </w:rPr>
      </w:pPr>
      <w:r w:rsidRPr="00127D46">
        <w:rPr>
          <w:b/>
          <w:bCs/>
          <w:sz w:val="24"/>
          <w:szCs w:val="28"/>
          <w:highlight w:val="yellow"/>
        </w:rPr>
        <w:t>Con el ejemplo de los números</w:t>
      </w:r>
    </w:p>
    <w:p w14:paraId="3C24E4D1" w14:textId="0FECDE65" w:rsidR="00127D46" w:rsidRDefault="006E076A" w:rsidP="00E90BE6">
      <w:r w:rsidRPr="006E076A">
        <w:rPr>
          <w:noProof/>
        </w:rPr>
        <w:drawing>
          <wp:inline distT="0" distB="0" distL="0" distR="0" wp14:anchorId="0D1C7CC5" wp14:editId="65BEB529">
            <wp:extent cx="5562600" cy="1209550"/>
            <wp:effectExtent l="19050" t="19050" r="19050" b="10160"/>
            <wp:docPr id="34635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54542" name=""/>
                    <pic:cNvPicPr/>
                  </pic:nvPicPr>
                  <pic:blipFill>
                    <a:blip r:embed="rId749"/>
                    <a:stretch>
                      <a:fillRect/>
                    </a:stretch>
                  </pic:blipFill>
                  <pic:spPr>
                    <a:xfrm>
                      <a:off x="0" y="0"/>
                      <a:ext cx="5568434" cy="1210819"/>
                    </a:xfrm>
                    <a:prstGeom prst="rect">
                      <a:avLst/>
                    </a:prstGeom>
                    <a:ln w="19050">
                      <a:solidFill>
                        <a:schemeClr val="tx1"/>
                      </a:solidFill>
                    </a:ln>
                  </pic:spPr>
                </pic:pic>
              </a:graphicData>
            </a:graphic>
          </wp:inline>
        </w:drawing>
      </w:r>
    </w:p>
    <w:p w14:paraId="625FDC0C" w14:textId="16DFCF87" w:rsidR="006E076A" w:rsidRPr="006E076A" w:rsidRDefault="006E076A" w:rsidP="006E076A">
      <w:pPr>
        <w:pStyle w:val="Prrafodelista"/>
        <w:numPr>
          <w:ilvl w:val="0"/>
          <w:numId w:val="44"/>
        </w:numPr>
      </w:pPr>
      <w:r w:rsidRPr="006E076A">
        <w:t xml:space="preserve">La primera vez que “giras la manija”, la función corre hasta el primer </w:t>
      </w:r>
      <w:proofErr w:type="spellStart"/>
      <w:r w:rsidRPr="006E076A">
        <w:t>yield</w:t>
      </w:r>
      <w:proofErr w:type="spellEnd"/>
      <w:r w:rsidRPr="006E076A">
        <w:t xml:space="preserve"> y te da </w:t>
      </w:r>
      <w:r w:rsidRPr="006E076A">
        <w:rPr>
          <w:b/>
          <w:bCs/>
        </w:rPr>
        <w:t>1</w:t>
      </w:r>
      <w:r w:rsidRPr="006E076A">
        <w:t>. Se congela ahí.</w:t>
      </w:r>
    </w:p>
    <w:p w14:paraId="1289AC20" w14:textId="08905E01" w:rsidR="006E076A" w:rsidRPr="006E076A" w:rsidRDefault="006E076A" w:rsidP="006E076A">
      <w:pPr>
        <w:pStyle w:val="Prrafodelista"/>
        <w:numPr>
          <w:ilvl w:val="0"/>
          <w:numId w:val="44"/>
        </w:numPr>
      </w:pPr>
      <w:r w:rsidRPr="006E076A">
        <w:t xml:space="preserve">La segunda vez, sigue desde donde quedó, corre hasta el segundo </w:t>
      </w:r>
      <w:proofErr w:type="spellStart"/>
      <w:r w:rsidRPr="006E076A">
        <w:t>yield</w:t>
      </w:r>
      <w:proofErr w:type="spellEnd"/>
      <w:r w:rsidRPr="006E076A">
        <w:t xml:space="preserve"> y te da </w:t>
      </w:r>
      <w:r w:rsidRPr="006E076A">
        <w:rPr>
          <w:b/>
          <w:bCs/>
        </w:rPr>
        <w:t>2</w:t>
      </w:r>
      <w:r w:rsidRPr="006E076A">
        <w:t>.</w:t>
      </w:r>
    </w:p>
    <w:p w14:paraId="469D1374" w14:textId="64EA90AD" w:rsidR="006E076A" w:rsidRPr="006E076A" w:rsidRDefault="006E076A" w:rsidP="006E076A">
      <w:pPr>
        <w:pStyle w:val="Prrafodelista"/>
        <w:numPr>
          <w:ilvl w:val="0"/>
          <w:numId w:val="44"/>
        </w:numPr>
      </w:pPr>
      <w:r w:rsidRPr="006E076A">
        <w:t xml:space="preserve">La tercera vez, te da </w:t>
      </w:r>
      <w:r w:rsidRPr="006E076A">
        <w:rPr>
          <w:b/>
          <w:bCs/>
        </w:rPr>
        <w:t>3</w:t>
      </w:r>
      <w:r w:rsidRPr="006E076A">
        <w:t>.</w:t>
      </w:r>
    </w:p>
    <w:p w14:paraId="7CD298F2" w14:textId="77777777" w:rsidR="006E076A" w:rsidRDefault="006E076A" w:rsidP="00E90BE6"/>
    <w:p w14:paraId="4F9547BB" w14:textId="77777777" w:rsidR="006E076A" w:rsidRPr="006E076A" w:rsidRDefault="006E076A" w:rsidP="006E076A">
      <w:r w:rsidRPr="006E076A">
        <w:t xml:space="preserve">No ejecuta todo de golpe; va entregando de a poco, y </w:t>
      </w:r>
      <w:r w:rsidRPr="006E076A">
        <w:rPr>
          <w:b/>
          <w:bCs/>
        </w:rPr>
        <w:t>se acuerda dónde se quedó</w:t>
      </w:r>
      <w:r w:rsidRPr="006E076A">
        <w:t xml:space="preserve"> cada vez.</w:t>
      </w:r>
    </w:p>
    <w:p w14:paraId="4CE29C65" w14:textId="77777777" w:rsidR="004A3FEB" w:rsidRPr="004A3FEB" w:rsidRDefault="004A3FEB" w:rsidP="004A3FEB">
      <w:pPr>
        <w:rPr>
          <w:b/>
          <w:bCs/>
          <w:sz w:val="24"/>
          <w:szCs w:val="28"/>
        </w:rPr>
      </w:pPr>
      <w:r w:rsidRPr="004A3FEB">
        <w:rPr>
          <w:b/>
          <w:bCs/>
          <w:sz w:val="24"/>
          <w:szCs w:val="28"/>
          <w:highlight w:val="yellow"/>
        </w:rPr>
        <w:t>Por qué sirve esto para el streaming de GPT</w:t>
      </w:r>
    </w:p>
    <w:p w14:paraId="1C7361F4" w14:textId="77777777" w:rsidR="004A3FEB" w:rsidRPr="004A3FEB" w:rsidRDefault="004A3FEB" w:rsidP="004A3FEB">
      <w:r w:rsidRPr="004A3FEB">
        <w:t xml:space="preserve">El modelo no manda la respuesta completa de una vez; la manda en </w:t>
      </w:r>
      <w:r w:rsidRPr="004A3FEB">
        <w:rPr>
          <w:b/>
          <w:bCs/>
        </w:rPr>
        <w:t>trocitos</w:t>
      </w:r>
      <w:r w:rsidRPr="004A3FEB">
        <w:t xml:space="preserve"> (los </w:t>
      </w:r>
      <w:proofErr w:type="spellStart"/>
      <w:r w:rsidRPr="004A3FEB">
        <w:t>chunk</w:t>
      </w:r>
      <w:proofErr w:type="spellEnd"/>
      <w:r w:rsidRPr="004A3FEB">
        <w:t xml:space="preserve"> que ya vimos). Cada vez que llega un trocito nuevo:</w:t>
      </w:r>
    </w:p>
    <w:p w14:paraId="7D4BBCD6" w14:textId="1C464ABC" w:rsidR="002C4096" w:rsidRDefault="004A3FEB" w:rsidP="00E90BE6">
      <w:r w:rsidRPr="004A3FEB">
        <w:rPr>
          <w:noProof/>
        </w:rPr>
        <w:drawing>
          <wp:inline distT="0" distB="0" distL="0" distR="0" wp14:anchorId="4FADD8B3" wp14:editId="21DFE4CB">
            <wp:extent cx="5753100" cy="980721"/>
            <wp:effectExtent l="38100" t="38100" r="38100" b="29210"/>
            <wp:docPr id="252124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24955" name=""/>
                    <pic:cNvPicPr/>
                  </pic:nvPicPr>
                  <pic:blipFill>
                    <a:blip r:embed="rId750"/>
                    <a:stretch>
                      <a:fillRect/>
                    </a:stretch>
                  </pic:blipFill>
                  <pic:spPr>
                    <a:xfrm>
                      <a:off x="0" y="0"/>
                      <a:ext cx="5758158" cy="981583"/>
                    </a:xfrm>
                    <a:prstGeom prst="rect">
                      <a:avLst/>
                    </a:prstGeom>
                    <a:ln w="28575">
                      <a:solidFill>
                        <a:schemeClr val="tx1"/>
                      </a:solidFill>
                    </a:ln>
                  </pic:spPr>
                </pic:pic>
              </a:graphicData>
            </a:graphic>
          </wp:inline>
        </w:drawing>
      </w:r>
    </w:p>
    <w:p w14:paraId="0C52B5ED" w14:textId="77777777" w:rsidR="004A3FEB" w:rsidRPr="004A3FEB" w:rsidRDefault="004A3FEB" w:rsidP="004A3FEB">
      <w:r w:rsidRPr="004A3FEB">
        <w:t xml:space="preserve">Es como decir: “cada vez que me llega un trocito nuevo de chicle, lo agrego al montoncito que ya tenía, y te muestro el montoncito actualizado”. Por eso en pantalla ves el texto </w:t>
      </w:r>
      <w:r w:rsidRPr="004A3FEB">
        <w:rPr>
          <w:b/>
          <w:bCs/>
        </w:rPr>
        <w:t>creciendo poquito a poco</w:t>
      </w:r>
      <w:r w:rsidRPr="004A3FEB">
        <w:t>, como si alguien estuviera escribiendo en vivo, en vez de aparecer todo junto al final.</w:t>
      </w:r>
    </w:p>
    <w:p w14:paraId="042ED7B4" w14:textId="77777777" w:rsidR="00ED4A5C" w:rsidRPr="00ED4A5C" w:rsidRDefault="00ED4A5C" w:rsidP="00ED4A5C">
      <w:pPr>
        <w:rPr>
          <w:b/>
          <w:bCs/>
          <w:sz w:val="24"/>
          <w:szCs w:val="28"/>
        </w:rPr>
      </w:pPr>
      <w:r w:rsidRPr="00ED4A5C">
        <w:rPr>
          <w:b/>
          <w:bCs/>
          <w:sz w:val="24"/>
          <w:szCs w:val="28"/>
          <w:highlight w:val="yellow"/>
        </w:rPr>
        <w:t>Resumen en una frase</w:t>
      </w:r>
    </w:p>
    <w:p w14:paraId="3589B393" w14:textId="77777777" w:rsidR="00ED4A5C" w:rsidRDefault="00ED4A5C" w:rsidP="00ED4A5C">
      <w:proofErr w:type="spellStart"/>
      <w:r w:rsidRPr="00ED4A5C">
        <w:t>return</w:t>
      </w:r>
      <w:proofErr w:type="spellEnd"/>
      <w:r w:rsidRPr="00ED4A5C">
        <w:t xml:space="preserve"> entrega </w:t>
      </w:r>
      <w:r w:rsidRPr="00ED4A5C">
        <w:rPr>
          <w:b/>
          <w:bCs/>
        </w:rPr>
        <w:t>una sola vez y listo</w:t>
      </w:r>
      <w:r w:rsidRPr="00ED4A5C">
        <w:t xml:space="preserve">. </w:t>
      </w:r>
      <w:proofErr w:type="spellStart"/>
      <w:r w:rsidRPr="00ED4A5C">
        <w:t>yield</w:t>
      </w:r>
      <w:proofErr w:type="spellEnd"/>
      <w:r w:rsidRPr="00ED4A5C">
        <w:t xml:space="preserve"> entrega </w:t>
      </w:r>
      <w:r w:rsidRPr="00ED4A5C">
        <w:rPr>
          <w:b/>
          <w:bCs/>
        </w:rPr>
        <w:t>varias veces, de a poco</w:t>
      </w:r>
      <w:r w:rsidRPr="00ED4A5C">
        <w:t>, y la función se “pausa” entre una entrega y la siguiente, recordando exactamente dónde iba.</w:t>
      </w:r>
    </w:p>
    <w:p w14:paraId="136A1934" w14:textId="77777777" w:rsidR="004B0BD8" w:rsidRDefault="004B0BD8" w:rsidP="00ED4A5C"/>
    <w:p w14:paraId="38A3F08F" w14:textId="77777777" w:rsidR="004B0BD8" w:rsidRDefault="004B0BD8" w:rsidP="00ED4A5C"/>
    <w:p w14:paraId="1D35DBE3" w14:textId="77777777" w:rsidR="004B0BD8" w:rsidRDefault="004B0BD8" w:rsidP="00ED4A5C"/>
    <w:p w14:paraId="022B9324" w14:textId="77777777" w:rsidR="004B0BD8" w:rsidRDefault="004B0BD8" w:rsidP="00ED4A5C"/>
    <w:p w14:paraId="22CBE63D" w14:textId="08986D50" w:rsidR="004B0BD8" w:rsidRDefault="004B0BD8" w:rsidP="004B0BD8">
      <w:pPr>
        <w:pStyle w:val="Ttulo2"/>
        <w:rPr>
          <w:rFonts w:ascii="Arial" w:hAnsi="Arial" w:cs="Arial"/>
          <w:b/>
          <w:bCs/>
          <w:sz w:val="24"/>
          <w:szCs w:val="24"/>
          <w:highlight w:val="yellow"/>
        </w:rPr>
      </w:pPr>
      <w:bookmarkStart w:id="144" w:name="_Toc243791233"/>
      <w:r w:rsidRPr="006A430F">
        <w:rPr>
          <w:rFonts w:ascii="Arial" w:hAnsi="Arial" w:cs="Arial"/>
          <w:b/>
          <w:bCs/>
          <w:sz w:val="24"/>
          <w:szCs w:val="24"/>
          <w:highlight w:val="yellow"/>
        </w:rPr>
        <w:lastRenderedPageBreak/>
        <w:t>2.</w:t>
      </w:r>
      <w:r w:rsidR="00BD356E">
        <w:rPr>
          <w:rFonts w:ascii="Arial" w:hAnsi="Arial" w:cs="Arial"/>
          <w:b/>
          <w:bCs/>
          <w:sz w:val="24"/>
          <w:szCs w:val="24"/>
          <w:highlight w:val="yellow"/>
        </w:rPr>
        <w:t xml:space="preserve">8. </w:t>
      </w:r>
      <w:r w:rsidR="00B42D64">
        <w:rPr>
          <w:rFonts w:ascii="Arial" w:hAnsi="Arial" w:cs="Arial"/>
          <w:b/>
          <w:bCs/>
          <w:sz w:val="24"/>
          <w:szCs w:val="24"/>
          <w:highlight w:val="yellow"/>
        </w:rPr>
        <w:t xml:space="preserve">Dia </w:t>
      </w:r>
      <w:r w:rsidR="003B77A3">
        <w:rPr>
          <w:rFonts w:ascii="Arial" w:hAnsi="Arial" w:cs="Arial"/>
          <w:b/>
          <w:bCs/>
          <w:sz w:val="24"/>
          <w:szCs w:val="24"/>
          <w:highlight w:val="yellow"/>
        </w:rPr>
        <w:t>2</w:t>
      </w:r>
      <w:r w:rsidR="00B42D64">
        <w:rPr>
          <w:rFonts w:ascii="Arial" w:hAnsi="Arial" w:cs="Arial"/>
          <w:b/>
          <w:bCs/>
          <w:sz w:val="24"/>
          <w:szCs w:val="24"/>
          <w:highlight w:val="yellow"/>
        </w:rPr>
        <w:t xml:space="preserve">: </w:t>
      </w:r>
      <w:proofErr w:type="spellStart"/>
      <w:r w:rsidR="00B42D64">
        <w:rPr>
          <w:rFonts w:ascii="Arial" w:hAnsi="Arial" w:cs="Arial"/>
          <w:b/>
          <w:bCs/>
          <w:sz w:val="24"/>
          <w:szCs w:val="24"/>
          <w:highlight w:val="yellow"/>
        </w:rPr>
        <w:t>Gradio</w:t>
      </w:r>
      <w:proofErr w:type="spellEnd"/>
      <w:r w:rsidR="00B42D64">
        <w:rPr>
          <w:rFonts w:ascii="Arial" w:hAnsi="Arial" w:cs="Arial"/>
          <w:b/>
          <w:bCs/>
          <w:sz w:val="24"/>
          <w:szCs w:val="24"/>
          <w:highlight w:val="yellow"/>
        </w:rPr>
        <w:t xml:space="preserve"> con selector de modelo (GPT/Claude) y el generador de folletos final</w:t>
      </w:r>
      <w:bookmarkEnd w:id="144"/>
    </w:p>
    <w:p w14:paraId="2394B3C0" w14:textId="4106D6B8" w:rsidR="004C3167" w:rsidRPr="005B482A" w:rsidRDefault="005B482A" w:rsidP="005B482A">
      <w:pPr>
        <w:pStyle w:val="Ttulo3"/>
        <w:rPr>
          <w:b/>
          <w:bCs/>
          <w:sz w:val="24"/>
          <w:szCs w:val="24"/>
          <w:highlight w:val="yellow"/>
        </w:rPr>
      </w:pPr>
      <w:bookmarkStart w:id="145" w:name="_Toc243791234"/>
      <w:r w:rsidRPr="005B482A">
        <w:rPr>
          <w:b/>
          <w:bCs/>
          <w:sz w:val="24"/>
          <w:szCs w:val="24"/>
          <w:highlight w:val="yellow"/>
        </w:rPr>
        <w:t>2.8.</w:t>
      </w:r>
      <w:r w:rsidR="004C3167" w:rsidRPr="005B482A">
        <w:rPr>
          <w:b/>
          <w:bCs/>
          <w:sz w:val="24"/>
          <w:szCs w:val="24"/>
          <w:highlight w:val="yellow"/>
        </w:rPr>
        <w:t xml:space="preserve">1. </w:t>
      </w:r>
      <w:proofErr w:type="spellStart"/>
      <w:r w:rsidR="004C3167" w:rsidRPr="005B482A">
        <w:rPr>
          <w:b/>
          <w:bCs/>
          <w:sz w:val="24"/>
          <w:szCs w:val="24"/>
          <w:highlight w:val="yellow"/>
        </w:rPr>
        <w:t>stream_model</w:t>
      </w:r>
      <w:proofErr w:type="spellEnd"/>
      <w:r w:rsidR="004C3167" w:rsidRPr="005B482A">
        <w:rPr>
          <w:b/>
          <w:bCs/>
          <w:sz w:val="24"/>
          <w:szCs w:val="24"/>
          <w:highlight w:val="yellow"/>
        </w:rPr>
        <w:t>: la función que elige entre modelos</w:t>
      </w:r>
      <w:bookmarkEnd w:id="145"/>
    </w:p>
    <w:p w14:paraId="05DF1587" w14:textId="77777777" w:rsidR="004C3167" w:rsidRPr="004C3167" w:rsidRDefault="004C3167" w:rsidP="004C3167">
      <w:r w:rsidRPr="004C3167">
        <w:t>En el video es GPT/Claude; en tu notebook lo adaptaste a Gemini/</w:t>
      </w:r>
      <w:proofErr w:type="spellStart"/>
      <w:r w:rsidRPr="004C3167">
        <w:t>Ollama</w:t>
      </w:r>
      <w:proofErr w:type="spellEnd"/>
      <w:r w:rsidRPr="004C3167">
        <w:t>. Misma idea:</w:t>
      </w:r>
    </w:p>
    <w:p w14:paraId="1E02ADF8" w14:textId="1AE235A6" w:rsidR="004C3167" w:rsidRDefault="00F01672" w:rsidP="004C3167">
      <w:pPr>
        <w:rPr>
          <w:b/>
          <w:bCs/>
          <w:sz w:val="24"/>
          <w:szCs w:val="28"/>
          <w:highlight w:val="yellow"/>
        </w:rPr>
      </w:pPr>
      <w:r w:rsidRPr="00F01672">
        <w:rPr>
          <w:b/>
          <w:bCs/>
          <w:noProof/>
          <w:sz w:val="24"/>
          <w:szCs w:val="28"/>
        </w:rPr>
        <w:drawing>
          <wp:inline distT="0" distB="0" distL="0" distR="0" wp14:anchorId="7330DD52" wp14:editId="3D189341">
            <wp:extent cx="6248400" cy="1676075"/>
            <wp:effectExtent l="38100" t="38100" r="38100" b="38735"/>
            <wp:docPr id="1486138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38832" name=""/>
                    <pic:cNvPicPr/>
                  </pic:nvPicPr>
                  <pic:blipFill>
                    <a:blip r:embed="rId751"/>
                    <a:stretch>
                      <a:fillRect/>
                    </a:stretch>
                  </pic:blipFill>
                  <pic:spPr>
                    <a:xfrm>
                      <a:off x="0" y="0"/>
                      <a:ext cx="6253758" cy="1677512"/>
                    </a:xfrm>
                    <a:prstGeom prst="rect">
                      <a:avLst/>
                    </a:prstGeom>
                    <a:ln w="28575">
                      <a:solidFill>
                        <a:srgbClr val="EE0000"/>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F01672" w14:paraId="431551CA" w14:textId="77777777" w:rsidTr="00F01672">
        <w:tc>
          <w:tcPr>
            <w:tcW w:w="10790" w:type="dxa"/>
          </w:tcPr>
          <w:p w14:paraId="1AD6676F" w14:textId="77777777" w:rsidR="00F01672" w:rsidRDefault="001227B9" w:rsidP="004C3167">
            <w:pPr>
              <w:rPr>
                <w:b/>
                <w:bCs/>
                <w:sz w:val="24"/>
                <w:szCs w:val="28"/>
                <w:highlight w:val="yellow"/>
              </w:rPr>
            </w:pPr>
            <w:r w:rsidRPr="001227B9">
              <w:rPr>
                <w:b/>
                <w:bCs/>
                <w:noProof/>
                <w:sz w:val="24"/>
                <w:szCs w:val="28"/>
              </w:rPr>
              <w:drawing>
                <wp:inline distT="0" distB="0" distL="0" distR="0" wp14:anchorId="7CE80ABF" wp14:editId="2EA0F344">
                  <wp:extent cx="1486029" cy="472481"/>
                  <wp:effectExtent l="19050" t="19050" r="19050" b="22860"/>
                  <wp:docPr id="1493616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16902" name=""/>
                          <pic:cNvPicPr/>
                        </pic:nvPicPr>
                        <pic:blipFill>
                          <a:blip r:embed="rId752"/>
                          <a:stretch>
                            <a:fillRect/>
                          </a:stretch>
                        </pic:blipFill>
                        <pic:spPr>
                          <a:xfrm>
                            <a:off x="0" y="0"/>
                            <a:ext cx="1486029" cy="472481"/>
                          </a:xfrm>
                          <a:prstGeom prst="rect">
                            <a:avLst/>
                          </a:prstGeom>
                          <a:ln w="19050">
                            <a:solidFill>
                              <a:srgbClr val="EE0000"/>
                            </a:solidFill>
                          </a:ln>
                        </pic:spPr>
                      </pic:pic>
                    </a:graphicData>
                  </a:graphic>
                </wp:inline>
              </w:drawing>
            </w:r>
          </w:p>
          <w:p w14:paraId="351CD917" w14:textId="02B0CCB6" w:rsidR="001227B9" w:rsidRPr="001227B9" w:rsidRDefault="001227B9" w:rsidP="004C3167">
            <w:pPr>
              <w:rPr>
                <w:sz w:val="24"/>
                <w:szCs w:val="28"/>
              </w:rPr>
            </w:pPr>
            <w:proofErr w:type="spellStart"/>
            <w:r w:rsidRPr="001227B9">
              <w:rPr>
                <w:b/>
                <w:bCs/>
                <w:sz w:val="24"/>
                <w:szCs w:val="28"/>
              </w:rPr>
              <w:t>Yield</w:t>
            </w:r>
            <w:proofErr w:type="spellEnd"/>
            <w:r w:rsidRPr="001227B9">
              <w:rPr>
                <w:b/>
                <w:bCs/>
                <w:sz w:val="24"/>
                <w:szCs w:val="28"/>
              </w:rPr>
              <w:t xml:space="preserve"> </w:t>
            </w:r>
            <w:proofErr w:type="spellStart"/>
            <w:r w:rsidRPr="001227B9">
              <w:rPr>
                <w:b/>
                <w:bCs/>
                <w:sz w:val="24"/>
                <w:szCs w:val="28"/>
              </w:rPr>
              <w:t>from</w:t>
            </w:r>
            <w:proofErr w:type="spellEnd"/>
            <w:r w:rsidRPr="001227B9">
              <w:rPr>
                <w:b/>
                <w:bCs/>
                <w:sz w:val="24"/>
                <w:szCs w:val="28"/>
              </w:rPr>
              <w:t xml:space="preserve"> </w:t>
            </w:r>
            <w:proofErr w:type="spellStart"/>
            <w:r w:rsidRPr="001227B9">
              <w:rPr>
                <w:b/>
                <w:bCs/>
                <w:sz w:val="24"/>
                <w:szCs w:val="28"/>
              </w:rPr>
              <w:t>result</w:t>
            </w:r>
            <w:proofErr w:type="spellEnd"/>
            <w:r w:rsidRPr="001227B9">
              <w:rPr>
                <w:b/>
                <w:bCs/>
                <w:sz w:val="24"/>
                <w:szCs w:val="28"/>
              </w:rPr>
              <w:t xml:space="preserve"> </w:t>
            </w:r>
            <w:r w:rsidRPr="001227B9">
              <w:rPr>
                <w:sz w:val="24"/>
                <w:szCs w:val="28"/>
              </w:rPr>
              <w:t xml:space="preserve">recorre el generador </w:t>
            </w:r>
            <w:proofErr w:type="spellStart"/>
            <w:r w:rsidRPr="001227B9">
              <w:rPr>
                <w:b/>
                <w:bCs/>
                <w:sz w:val="24"/>
                <w:szCs w:val="28"/>
              </w:rPr>
              <w:t>result</w:t>
            </w:r>
            <w:proofErr w:type="spellEnd"/>
            <w:r w:rsidRPr="001227B9">
              <w:rPr>
                <w:b/>
                <w:bCs/>
                <w:sz w:val="24"/>
                <w:szCs w:val="28"/>
              </w:rPr>
              <w:t xml:space="preserve"> </w:t>
            </w:r>
            <w:r w:rsidRPr="001227B9">
              <w:rPr>
                <w:sz w:val="24"/>
                <w:szCs w:val="28"/>
              </w:rPr>
              <w:t>y entrega cada uno de sus valores, uno por uno. Es un atajo que equivale exactamente a:</w:t>
            </w:r>
          </w:p>
          <w:p w14:paraId="086B20C4" w14:textId="7F89A38F" w:rsidR="001227B9" w:rsidRDefault="005243F0" w:rsidP="004C3167">
            <w:pPr>
              <w:rPr>
                <w:b/>
                <w:bCs/>
                <w:sz w:val="24"/>
                <w:szCs w:val="28"/>
                <w:highlight w:val="yellow"/>
              </w:rPr>
            </w:pPr>
            <w:r w:rsidRPr="005243F0">
              <w:rPr>
                <w:b/>
                <w:bCs/>
                <w:noProof/>
                <w:sz w:val="24"/>
                <w:szCs w:val="28"/>
              </w:rPr>
              <w:drawing>
                <wp:inline distT="0" distB="0" distL="0" distR="0" wp14:anchorId="5E54A766" wp14:editId="6463329E">
                  <wp:extent cx="5514975" cy="892901"/>
                  <wp:effectExtent l="38100" t="38100" r="28575" b="40640"/>
                  <wp:docPr id="1521972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72374" name=""/>
                          <pic:cNvPicPr/>
                        </pic:nvPicPr>
                        <pic:blipFill>
                          <a:blip r:embed="rId753"/>
                          <a:stretch>
                            <a:fillRect/>
                          </a:stretch>
                        </pic:blipFill>
                        <pic:spPr>
                          <a:xfrm>
                            <a:off x="0" y="0"/>
                            <a:ext cx="5524636" cy="894465"/>
                          </a:xfrm>
                          <a:prstGeom prst="rect">
                            <a:avLst/>
                          </a:prstGeom>
                          <a:ln w="28575">
                            <a:solidFill>
                              <a:srgbClr val="EE0000"/>
                            </a:solidFill>
                          </a:ln>
                        </pic:spPr>
                      </pic:pic>
                    </a:graphicData>
                  </a:graphic>
                </wp:inline>
              </w:drawing>
            </w:r>
          </w:p>
          <w:p w14:paraId="15DC64D7" w14:textId="4BFDEB8E" w:rsidR="001227B9" w:rsidRPr="009A7A31" w:rsidRDefault="001F29E8" w:rsidP="004C3167">
            <w:pPr>
              <w:rPr>
                <w:sz w:val="24"/>
                <w:szCs w:val="28"/>
              </w:rPr>
            </w:pPr>
            <w:r w:rsidRPr="00D03FD1">
              <w:rPr>
                <w:sz w:val="24"/>
                <w:szCs w:val="28"/>
              </w:rPr>
              <w:t xml:space="preserve">Se usa cuando una </w:t>
            </w:r>
            <w:proofErr w:type="spellStart"/>
            <w:r w:rsidRPr="00D03FD1">
              <w:rPr>
                <w:sz w:val="24"/>
                <w:szCs w:val="28"/>
              </w:rPr>
              <w:t>funcion</w:t>
            </w:r>
            <w:proofErr w:type="spellEnd"/>
            <w:r w:rsidRPr="00D03FD1">
              <w:rPr>
                <w:sz w:val="24"/>
                <w:szCs w:val="28"/>
              </w:rPr>
              <w:t xml:space="preserve"> generad</w:t>
            </w:r>
            <w:r w:rsidR="00D03FD1" w:rsidRPr="00D03FD1">
              <w:rPr>
                <w:sz w:val="24"/>
                <w:szCs w:val="28"/>
              </w:rPr>
              <w:t xml:space="preserve">ora quiere reenviar todo lo que produce </w:t>
            </w:r>
            <w:r w:rsidR="00D03FD1" w:rsidRPr="00D03FD1">
              <w:rPr>
                <w:b/>
                <w:bCs/>
                <w:sz w:val="24"/>
                <w:szCs w:val="28"/>
              </w:rPr>
              <w:t xml:space="preserve">otro </w:t>
            </w:r>
            <w:r w:rsidR="00D03FD1" w:rsidRPr="00D03FD1">
              <w:rPr>
                <w:sz w:val="24"/>
                <w:szCs w:val="28"/>
              </w:rPr>
              <w:t xml:space="preserve">generador, sin tener que escribir el </w:t>
            </w:r>
            <w:proofErr w:type="spellStart"/>
            <w:r w:rsidR="00D03FD1" w:rsidRPr="00D03FD1">
              <w:rPr>
                <w:b/>
                <w:bCs/>
                <w:sz w:val="24"/>
                <w:szCs w:val="28"/>
              </w:rPr>
              <w:t>for</w:t>
            </w:r>
            <w:proofErr w:type="spellEnd"/>
            <w:r w:rsidR="00D03FD1" w:rsidRPr="00D03FD1">
              <w:rPr>
                <w:b/>
                <w:bCs/>
                <w:sz w:val="24"/>
                <w:szCs w:val="28"/>
              </w:rPr>
              <w:t xml:space="preserve"> </w:t>
            </w:r>
            <w:r w:rsidR="00D03FD1" w:rsidRPr="00D03FD1">
              <w:rPr>
                <w:sz w:val="24"/>
                <w:szCs w:val="28"/>
              </w:rPr>
              <w:t>manual.</w:t>
            </w:r>
          </w:p>
        </w:tc>
      </w:tr>
    </w:tbl>
    <w:p w14:paraId="15F720AB" w14:textId="77777777" w:rsidR="00F01672" w:rsidRDefault="00F01672" w:rsidP="004C3167">
      <w:pPr>
        <w:rPr>
          <w:b/>
          <w:bCs/>
          <w:sz w:val="24"/>
          <w:szCs w:val="28"/>
          <w:highlight w:val="yellow"/>
        </w:rPr>
      </w:pPr>
    </w:p>
    <w:tbl>
      <w:tblPr>
        <w:tblStyle w:val="Tablaconcuadrcula4-nfasis4"/>
        <w:tblW w:w="0" w:type="auto"/>
        <w:tblLook w:val="04A0" w:firstRow="1" w:lastRow="0" w:firstColumn="1" w:lastColumn="0" w:noHBand="0" w:noVBand="1"/>
      </w:tblPr>
      <w:tblGrid>
        <w:gridCol w:w="5395"/>
        <w:gridCol w:w="5395"/>
      </w:tblGrid>
      <w:tr w:rsidR="009A7A31" w14:paraId="7CB54DC2" w14:textId="77777777" w:rsidTr="00847D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C9A2405" w14:textId="13687D72" w:rsidR="009A7A31" w:rsidRPr="00847DF5" w:rsidRDefault="00847DF5" w:rsidP="004C3167">
            <w:pPr>
              <w:rPr>
                <w:b w:val="0"/>
                <w:bCs w:val="0"/>
                <w:sz w:val="24"/>
                <w:szCs w:val="28"/>
              </w:rPr>
            </w:pPr>
            <w:r w:rsidRPr="00847DF5">
              <w:rPr>
                <w:sz w:val="24"/>
                <w:szCs w:val="28"/>
              </w:rPr>
              <w:t>Línea</w:t>
            </w:r>
          </w:p>
        </w:tc>
        <w:tc>
          <w:tcPr>
            <w:tcW w:w="5395" w:type="dxa"/>
          </w:tcPr>
          <w:p w14:paraId="10648E57" w14:textId="0D0C6B96" w:rsidR="009A7A31" w:rsidRPr="00847DF5" w:rsidRDefault="00847DF5" w:rsidP="004C3167">
            <w:pPr>
              <w:cnfStyle w:val="100000000000" w:firstRow="1" w:lastRow="0" w:firstColumn="0" w:lastColumn="0" w:oddVBand="0" w:evenVBand="0" w:oddHBand="0" w:evenHBand="0" w:firstRowFirstColumn="0" w:firstRowLastColumn="0" w:lastRowFirstColumn="0" w:lastRowLastColumn="0"/>
              <w:rPr>
                <w:b w:val="0"/>
                <w:bCs w:val="0"/>
                <w:sz w:val="24"/>
                <w:szCs w:val="28"/>
              </w:rPr>
            </w:pPr>
            <w:r w:rsidRPr="00847DF5">
              <w:rPr>
                <w:sz w:val="24"/>
                <w:szCs w:val="28"/>
              </w:rPr>
              <w:t>Qué hace</w:t>
            </w:r>
          </w:p>
        </w:tc>
      </w:tr>
      <w:tr w:rsidR="009A7A31" w14:paraId="7AC7E47B" w14:textId="77777777" w:rsidTr="0084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275077B" w14:textId="00FBBB17" w:rsidR="009A7A31" w:rsidRPr="00E95DBE" w:rsidRDefault="00E95DBE" w:rsidP="004C3167">
            <w:pPr>
              <w:rPr>
                <w:sz w:val="24"/>
                <w:szCs w:val="28"/>
              </w:rPr>
            </w:pPr>
            <w:proofErr w:type="spellStart"/>
            <w:r w:rsidRPr="00E95DBE">
              <w:rPr>
                <w:sz w:val="24"/>
                <w:szCs w:val="28"/>
              </w:rPr>
              <w:t>if</w:t>
            </w:r>
            <w:proofErr w:type="spellEnd"/>
            <w:r w:rsidRPr="00E95DBE">
              <w:rPr>
                <w:sz w:val="24"/>
                <w:szCs w:val="28"/>
              </w:rPr>
              <w:t xml:space="preserve"> </w:t>
            </w:r>
            <w:proofErr w:type="spellStart"/>
            <w:r w:rsidRPr="00E95DBE">
              <w:rPr>
                <w:sz w:val="24"/>
                <w:szCs w:val="28"/>
              </w:rPr>
              <w:t>model</w:t>
            </w:r>
            <w:proofErr w:type="spellEnd"/>
            <w:r w:rsidRPr="00E95DBE">
              <w:rPr>
                <w:sz w:val="24"/>
                <w:szCs w:val="28"/>
              </w:rPr>
              <w:t xml:space="preserve">=="Gemini": </w:t>
            </w:r>
            <w:proofErr w:type="spellStart"/>
            <w:r w:rsidRPr="00E95DBE">
              <w:rPr>
                <w:sz w:val="24"/>
                <w:szCs w:val="28"/>
              </w:rPr>
              <w:t>result</w:t>
            </w:r>
            <w:proofErr w:type="spellEnd"/>
            <w:r w:rsidRPr="00E95DBE">
              <w:rPr>
                <w:sz w:val="24"/>
                <w:szCs w:val="28"/>
              </w:rPr>
              <w:t xml:space="preserve"> = </w:t>
            </w:r>
            <w:proofErr w:type="spellStart"/>
            <w:r w:rsidRPr="00E95DBE">
              <w:rPr>
                <w:sz w:val="24"/>
                <w:szCs w:val="28"/>
              </w:rPr>
              <w:t>stream_gemini</w:t>
            </w:r>
            <w:proofErr w:type="spellEnd"/>
            <w:r w:rsidRPr="00E95DBE">
              <w:rPr>
                <w:sz w:val="24"/>
                <w:szCs w:val="28"/>
              </w:rPr>
              <w:t>(</w:t>
            </w:r>
            <w:proofErr w:type="spellStart"/>
            <w:r w:rsidRPr="00E95DBE">
              <w:rPr>
                <w:sz w:val="24"/>
                <w:szCs w:val="28"/>
              </w:rPr>
              <w:t>prompt</w:t>
            </w:r>
            <w:proofErr w:type="spellEnd"/>
            <w:r w:rsidRPr="00E95DBE">
              <w:rPr>
                <w:sz w:val="24"/>
                <w:szCs w:val="28"/>
              </w:rPr>
              <w:t>)</w:t>
            </w:r>
          </w:p>
        </w:tc>
        <w:tc>
          <w:tcPr>
            <w:tcW w:w="5395" w:type="dxa"/>
          </w:tcPr>
          <w:p w14:paraId="6EACEB33" w14:textId="36FFE467" w:rsidR="009A7A31" w:rsidRPr="00A40582" w:rsidRDefault="00A40582" w:rsidP="004C3167">
            <w:pPr>
              <w:cnfStyle w:val="000000100000" w:firstRow="0" w:lastRow="0" w:firstColumn="0" w:lastColumn="0" w:oddVBand="0" w:evenVBand="0" w:oddHBand="1" w:evenHBand="0" w:firstRowFirstColumn="0" w:firstRowLastColumn="0" w:lastRowFirstColumn="0" w:lastRowLastColumn="0"/>
              <w:rPr>
                <w:sz w:val="24"/>
                <w:szCs w:val="28"/>
              </w:rPr>
            </w:pPr>
            <w:r w:rsidRPr="00A40582">
              <w:rPr>
                <w:sz w:val="24"/>
                <w:szCs w:val="28"/>
              </w:rPr>
              <w:t xml:space="preserve">Si eligieron Gemini, </w:t>
            </w:r>
            <w:proofErr w:type="spellStart"/>
            <w:r w:rsidRPr="00A40582">
              <w:rPr>
                <w:sz w:val="24"/>
                <w:szCs w:val="28"/>
              </w:rPr>
              <w:t>result</w:t>
            </w:r>
            <w:proofErr w:type="spellEnd"/>
            <w:r w:rsidRPr="00A40582">
              <w:rPr>
                <w:sz w:val="24"/>
                <w:szCs w:val="28"/>
              </w:rPr>
              <w:t xml:space="preserve"> apunta al </w:t>
            </w:r>
            <w:r w:rsidRPr="00A40582">
              <w:rPr>
                <w:b/>
                <w:bCs/>
                <w:sz w:val="24"/>
                <w:szCs w:val="28"/>
              </w:rPr>
              <w:t>generador</w:t>
            </w:r>
            <w:r w:rsidRPr="00A40582">
              <w:rPr>
                <w:sz w:val="24"/>
                <w:szCs w:val="28"/>
              </w:rPr>
              <w:t xml:space="preserve"> </w:t>
            </w:r>
            <w:proofErr w:type="spellStart"/>
            <w:r w:rsidRPr="00A40582">
              <w:rPr>
                <w:sz w:val="24"/>
                <w:szCs w:val="28"/>
              </w:rPr>
              <w:t>stream_gemini</w:t>
            </w:r>
            <w:proofErr w:type="spellEnd"/>
            <w:r w:rsidRPr="00A40582">
              <w:rPr>
                <w:sz w:val="24"/>
                <w:szCs w:val="28"/>
              </w:rPr>
              <w:t>(</w:t>
            </w:r>
            <w:proofErr w:type="spellStart"/>
            <w:r w:rsidRPr="00A40582">
              <w:rPr>
                <w:sz w:val="24"/>
                <w:szCs w:val="28"/>
              </w:rPr>
              <w:t>prompt</w:t>
            </w:r>
            <w:proofErr w:type="spellEnd"/>
            <w:r w:rsidRPr="00A40582">
              <w:rPr>
                <w:sz w:val="24"/>
                <w:szCs w:val="28"/>
              </w:rPr>
              <w:t>) (todavía no se ejecuta nada, solo se crea)</w:t>
            </w:r>
          </w:p>
        </w:tc>
      </w:tr>
      <w:tr w:rsidR="009A7A31" w14:paraId="5361755A" w14:textId="77777777" w:rsidTr="00847DF5">
        <w:tc>
          <w:tcPr>
            <w:cnfStyle w:val="001000000000" w:firstRow="0" w:lastRow="0" w:firstColumn="1" w:lastColumn="0" w:oddVBand="0" w:evenVBand="0" w:oddHBand="0" w:evenHBand="0" w:firstRowFirstColumn="0" w:firstRowLastColumn="0" w:lastRowFirstColumn="0" w:lastRowLastColumn="0"/>
            <w:tcW w:w="5395" w:type="dxa"/>
          </w:tcPr>
          <w:p w14:paraId="619544AF" w14:textId="031B8D7F" w:rsidR="009A7A31" w:rsidRPr="00F95A9B" w:rsidRDefault="00F95A9B" w:rsidP="004C3167">
            <w:pPr>
              <w:rPr>
                <w:sz w:val="24"/>
                <w:szCs w:val="28"/>
              </w:rPr>
            </w:pPr>
            <w:proofErr w:type="spellStart"/>
            <w:r w:rsidRPr="00F95A9B">
              <w:rPr>
                <w:sz w:val="24"/>
                <w:szCs w:val="28"/>
              </w:rPr>
              <w:t>elif</w:t>
            </w:r>
            <w:proofErr w:type="spellEnd"/>
            <w:r w:rsidRPr="00F95A9B">
              <w:rPr>
                <w:sz w:val="24"/>
                <w:szCs w:val="28"/>
              </w:rPr>
              <w:t xml:space="preserve"> </w:t>
            </w:r>
            <w:proofErr w:type="spellStart"/>
            <w:r w:rsidRPr="00F95A9B">
              <w:rPr>
                <w:sz w:val="24"/>
                <w:szCs w:val="28"/>
              </w:rPr>
              <w:t>model</w:t>
            </w:r>
            <w:proofErr w:type="spellEnd"/>
            <w:r w:rsidRPr="00F95A9B">
              <w:rPr>
                <w:sz w:val="24"/>
                <w:szCs w:val="28"/>
              </w:rPr>
              <w:t>=="</w:t>
            </w:r>
            <w:proofErr w:type="spellStart"/>
            <w:r w:rsidRPr="00F95A9B">
              <w:rPr>
                <w:sz w:val="24"/>
                <w:szCs w:val="28"/>
              </w:rPr>
              <w:t>Ollama</w:t>
            </w:r>
            <w:proofErr w:type="spellEnd"/>
            <w:r w:rsidRPr="00F95A9B">
              <w:rPr>
                <w:sz w:val="24"/>
                <w:szCs w:val="28"/>
              </w:rPr>
              <w:t xml:space="preserve">": </w:t>
            </w:r>
            <w:proofErr w:type="spellStart"/>
            <w:r w:rsidRPr="00F95A9B">
              <w:rPr>
                <w:sz w:val="24"/>
                <w:szCs w:val="28"/>
              </w:rPr>
              <w:t>result</w:t>
            </w:r>
            <w:proofErr w:type="spellEnd"/>
            <w:r w:rsidRPr="00F95A9B">
              <w:rPr>
                <w:sz w:val="24"/>
                <w:szCs w:val="28"/>
              </w:rPr>
              <w:t xml:space="preserve"> = </w:t>
            </w:r>
            <w:proofErr w:type="spellStart"/>
            <w:r w:rsidRPr="00F95A9B">
              <w:rPr>
                <w:sz w:val="24"/>
                <w:szCs w:val="28"/>
              </w:rPr>
              <w:t>stream_ollama</w:t>
            </w:r>
            <w:proofErr w:type="spellEnd"/>
            <w:r w:rsidRPr="00F95A9B">
              <w:rPr>
                <w:sz w:val="24"/>
                <w:szCs w:val="28"/>
              </w:rPr>
              <w:t>(</w:t>
            </w:r>
            <w:proofErr w:type="spellStart"/>
            <w:r w:rsidRPr="00F95A9B">
              <w:rPr>
                <w:sz w:val="24"/>
                <w:szCs w:val="28"/>
              </w:rPr>
              <w:t>prompt</w:t>
            </w:r>
            <w:proofErr w:type="spellEnd"/>
            <w:r w:rsidRPr="00F95A9B">
              <w:rPr>
                <w:sz w:val="24"/>
                <w:szCs w:val="28"/>
              </w:rPr>
              <w:t>)</w:t>
            </w:r>
          </w:p>
        </w:tc>
        <w:tc>
          <w:tcPr>
            <w:tcW w:w="5395" w:type="dxa"/>
          </w:tcPr>
          <w:p w14:paraId="3678CD1C" w14:textId="651B3B90" w:rsidR="009A7A31" w:rsidRPr="00F95A9B" w:rsidRDefault="00F95A9B" w:rsidP="004C3167">
            <w:pPr>
              <w:cnfStyle w:val="000000000000" w:firstRow="0" w:lastRow="0" w:firstColumn="0" w:lastColumn="0" w:oddVBand="0" w:evenVBand="0" w:oddHBand="0" w:evenHBand="0" w:firstRowFirstColumn="0" w:firstRowLastColumn="0" w:lastRowFirstColumn="0" w:lastRowLastColumn="0"/>
              <w:rPr>
                <w:sz w:val="24"/>
                <w:szCs w:val="28"/>
              </w:rPr>
            </w:pPr>
            <w:r w:rsidRPr="00F95A9B">
              <w:rPr>
                <w:sz w:val="24"/>
                <w:szCs w:val="28"/>
              </w:rPr>
              <w:t xml:space="preserve">Lo mismo con el generador de </w:t>
            </w:r>
            <w:proofErr w:type="spellStart"/>
            <w:r w:rsidRPr="00F95A9B">
              <w:rPr>
                <w:sz w:val="24"/>
                <w:szCs w:val="28"/>
              </w:rPr>
              <w:t>Ollama</w:t>
            </w:r>
            <w:proofErr w:type="spellEnd"/>
          </w:p>
        </w:tc>
      </w:tr>
      <w:tr w:rsidR="009A7A31" w14:paraId="3B2AB248" w14:textId="77777777" w:rsidTr="0084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CDFD0CA" w14:textId="2914FD05" w:rsidR="009A7A31" w:rsidRPr="00F95A9B" w:rsidRDefault="00F95A9B" w:rsidP="004C3167">
            <w:pPr>
              <w:rPr>
                <w:sz w:val="24"/>
                <w:szCs w:val="28"/>
              </w:rPr>
            </w:pPr>
            <w:proofErr w:type="spellStart"/>
            <w:r w:rsidRPr="00F95A9B">
              <w:rPr>
                <w:sz w:val="24"/>
                <w:szCs w:val="28"/>
              </w:rPr>
              <w:t>else</w:t>
            </w:r>
            <w:proofErr w:type="spellEnd"/>
            <w:r w:rsidRPr="00F95A9B">
              <w:rPr>
                <w:sz w:val="24"/>
                <w:szCs w:val="28"/>
              </w:rPr>
              <w:t xml:space="preserve">: </w:t>
            </w:r>
            <w:proofErr w:type="spellStart"/>
            <w:r w:rsidRPr="00F95A9B">
              <w:rPr>
                <w:sz w:val="24"/>
                <w:szCs w:val="28"/>
              </w:rPr>
              <w:t>raise</w:t>
            </w:r>
            <w:proofErr w:type="spellEnd"/>
            <w:r w:rsidRPr="00F95A9B">
              <w:rPr>
                <w:sz w:val="24"/>
                <w:szCs w:val="28"/>
              </w:rPr>
              <w:t xml:space="preserve"> </w:t>
            </w:r>
            <w:proofErr w:type="spellStart"/>
            <w:r w:rsidRPr="00F95A9B">
              <w:rPr>
                <w:sz w:val="24"/>
                <w:szCs w:val="28"/>
              </w:rPr>
              <w:t>ValueError</w:t>
            </w:r>
            <w:proofErr w:type="spellEnd"/>
            <w:r w:rsidRPr="00F95A9B">
              <w:rPr>
                <w:sz w:val="24"/>
                <w:szCs w:val="28"/>
              </w:rPr>
              <w:t>(...)</w:t>
            </w:r>
          </w:p>
        </w:tc>
        <w:tc>
          <w:tcPr>
            <w:tcW w:w="5395" w:type="dxa"/>
          </w:tcPr>
          <w:p w14:paraId="1159C015" w14:textId="778C17D5" w:rsidR="009A7A31" w:rsidRPr="00DF6269" w:rsidRDefault="00DF6269" w:rsidP="004C3167">
            <w:pPr>
              <w:cnfStyle w:val="000000100000" w:firstRow="0" w:lastRow="0" w:firstColumn="0" w:lastColumn="0" w:oddVBand="0" w:evenVBand="0" w:oddHBand="1" w:evenHBand="0" w:firstRowFirstColumn="0" w:firstRowLastColumn="0" w:lastRowFirstColumn="0" w:lastRowLastColumn="0"/>
              <w:rPr>
                <w:sz w:val="24"/>
                <w:szCs w:val="28"/>
              </w:rPr>
            </w:pPr>
            <w:r w:rsidRPr="00DF6269">
              <w:rPr>
                <w:sz w:val="24"/>
                <w:szCs w:val="28"/>
              </w:rPr>
              <w:t xml:space="preserve">Si llega algo que no sea ninguno de esos dos </w:t>
            </w:r>
            <w:proofErr w:type="spellStart"/>
            <w:r w:rsidRPr="00DF6269">
              <w:rPr>
                <w:sz w:val="24"/>
                <w:szCs w:val="28"/>
              </w:rPr>
              <w:t>strings</w:t>
            </w:r>
            <w:proofErr w:type="spellEnd"/>
            <w:r w:rsidRPr="00DF6269">
              <w:rPr>
                <w:sz w:val="24"/>
                <w:szCs w:val="28"/>
              </w:rPr>
              <w:t xml:space="preserve"> exactos, lanza un error</w:t>
            </w:r>
          </w:p>
        </w:tc>
      </w:tr>
      <w:tr w:rsidR="00DF6269" w14:paraId="3E3507C9" w14:textId="77777777" w:rsidTr="00847DF5">
        <w:tc>
          <w:tcPr>
            <w:cnfStyle w:val="001000000000" w:firstRow="0" w:lastRow="0" w:firstColumn="1" w:lastColumn="0" w:oddVBand="0" w:evenVBand="0" w:oddHBand="0" w:evenHBand="0" w:firstRowFirstColumn="0" w:firstRowLastColumn="0" w:lastRowFirstColumn="0" w:lastRowLastColumn="0"/>
            <w:tcW w:w="5395" w:type="dxa"/>
          </w:tcPr>
          <w:p w14:paraId="3E924D94" w14:textId="0E774B0F" w:rsidR="00DF6269" w:rsidRPr="00F95A9B" w:rsidRDefault="00DF6269" w:rsidP="004C3167">
            <w:pPr>
              <w:rPr>
                <w:sz w:val="24"/>
                <w:szCs w:val="28"/>
              </w:rPr>
            </w:pPr>
            <w:proofErr w:type="spellStart"/>
            <w:r w:rsidRPr="00DF6269">
              <w:rPr>
                <w:sz w:val="24"/>
                <w:szCs w:val="28"/>
              </w:rPr>
              <w:t>yield</w:t>
            </w:r>
            <w:proofErr w:type="spellEnd"/>
            <w:r w:rsidRPr="00DF6269">
              <w:rPr>
                <w:sz w:val="24"/>
                <w:szCs w:val="28"/>
              </w:rPr>
              <w:t xml:space="preserve"> </w:t>
            </w:r>
            <w:proofErr w:type="spellStart"/>
            <w:r w:rsidRPr="00DF6269">
              <w:rPr>
                <w:sz w:val="24"/>
                <w:szCs w:val="28"/>
              </w:rPr>
              <w:t>from</w:t>
            </w:r>
            <w:proofErr w:type="spellEnd"/>
            <w:r w:rsidRPr="00DF6269">
              <w:rPr>
                <w:sz w:val="24"/>
                <w:szCs w:val="28"/>
              </w:rPr>
              <w:t xml:space="preserve"> </w:t>
            </w:r>
            <w:proofErr w:type="spellStart"/>
            <w:r w:rsidRPr="00DF6269">
              <w:rPr>
                <w:sz w:val="24"/>
                <w:szCs w:val="28"/>
              </w:rPr>
              <w:t>result</w:t>
            </w:r>
            <w:proofErr w:type="spellEnd"/>
          </w:p>
        </w:tc>
        <w:tc>
          <w:tcPr>
            <w:tcW w:w="5395" w:type="dxa"/>
          </w:tcPr>
          <w:p w14:paraId="0DB6F080" w14:textId="5AC42151" w:rsidR="00DF6269" w:rsidRPr="00DA2394" w:rsidRDefault="00DA2394" w:rsidP="004C3167">
            <w:pPr>
              <w:cnfStyle w:val="000000000000" w:firstRow="0" w:lastRow="0" w:firstColumn="0" w:lastColumn="0" w:oddVBand="0" w:evenVBand="0" w:oddHBand="0" w:evenHBand="0" w:firstRowFirstColumn="0" w:firstRowLastColumn="0" w:lastRowFirstColumn="0" w:lastRowLastColumn="0"/>
              <w:rPr>
                <w:sz w:val="24"/>
                <w:szCs w:val="28"/>
              </w:rPr>
            </w:pPr>
            <w:r>
              <w:rPr>
                <w:sz w:val="24"/>
                <w:szCs w:val="28"/>
              </w:rPr>
              <w:t xml:space="preserve">Recorre </w:t>
            </w:r>
            <w:proofErr w:type="spellStart"/>
            <w:r>
              <w:rPr>
                <w:b/>
                <w:bCs/>
                <w:sz w:val="24"/>
                <w:szCs w:val="28"/>
              </w:rPr>
              <w:t>result</w:t>
            </w:r>
            <w:proofErr w:type="spellEnd"/>
            <w:r>
              <w:rPr>
                <w:b/>
                <w:bCs/>
                <w:sz w:val="24"/>
                <w:szCs w:val="28"/>
              </w:rPr>
              <w:t xml:space="preserve"> </w:t>
            </w:r>
            <w:r>
              <w:rPr>
                <w:sz w:val="24"/>
                <w:szCs w:val="28"/>
              </w:rPr>
              <w:t xml:space="preserve">(el generador elegido) y </w:t>
            </w:r>
            <w:r>
              <w:rPr>
                <w:b/>
                <w:bCs/>
                <w:sz w:val="24"/>
                <w:szCs w:val="28"/>
              </w:rPr>
              <w:t xml:space="preserve">reenvía cada valor </w:t>
            </w:r>
            <w:r>
              <w:rPr>
                <w:sz w:val="24"/>
                <w:szCs w:val="28"/>
              </w:rPr>
              <w:t>que produce, uno por uno.</w:t>
            </w:r>
          </w:p>
        </w:tc>
      </w:tr>
    </w:tbl>
    <w:p w14:paraId="0CFD3A07" w14:textId="77777777" w:rsidR="00F01672" w:rsidRDefault="00F01672" w:rsidP="004C3167">
      <w:pPr>
        <w:rPr>
          <w:b/>
          <w:bCs/>
          <w:sz w:val="24"/>
          <w:szCs w:val="28"/>
          <w:highlight w:val="yellow"/>
        </w:rPr>
      </w:pPr>
    </w:p>
    <w:p w14:paraId="0C7C7B0A" w14:textId="77777777" w:rsidR="00DA2394" w:rsidRPr="004C3167" w:rsidRDefault="00DA2394" w:rsidP="004C3167">
      <w:pPr>
        <w:rPr>
          <w:b/>
          <w:bCs/>
          <w:sz w:val="24"/>
          <w:szCs w:val="28"/>
          <w:highlight w:val="yellow"/>
        </w:rPr>
      </w:pPr>
    </w:p>
    <w:p w14:paraId="1F061155" w14:textId="77777777" w:rsidR="00B42D64" w:rsidRPr="00B42D64" w:rsidRDefault="00B42D64" w:rsidP="00B42D64">
      <w:pPr>
        <w:rPr>
          <w:highlight w:val="yellow"/>
        </w:rPr>
      </w:pPr>
    </w:p>
    <w:p w14:paraId="2AC35620" w14:textId="77777777" w:rsidR="004B0BD8" w:rsidRDefault="004B0BD8" w:rsidP="00ED4A5C"/>
    <w:p w14:paraId="0592A2FC" w14:textId="77777777" w:rsidR="00A60886" w:rsidRDefault="00A60886" w:rsidP="00ED4A5C"/>
    <w:p w14:paraId="78DF4F53" w14:textId="77777777" w:rsidR="00A60886" w:rsidRDefault="00A60886" w:rsidP="00ED4A5C"/>
    <w:p w14:paraId="6DD7204A" w14:textId="77777777" w:rsidR="00A60886" w:rsidRDefault="00A60886" w:rsidP="00ED4A5C"/>
    <w:p w14:paraId="360DC523" w14:textId="561D99B1" w:rsidR="00A60886" w:rsidRDefault="00A60886" w:rsidP="00A60886">
      <w:pPr>
        <w:pStyle w:val="Ttulo3"/>
        <w:rPr>
          <w:b/>
          <w:bCs/>
          <w:sz w:val="24"/>
          <w:szCs w:val="24"/>
          <w:highlight w:val="yellow"/>
        </w:rPr>
      </w:pPr>
      <w:bookmarkStart w:id="146" w:name="_Toc243791235"/>
      <w:r w:rsidRPr="005B482A">
        <w:rPr>
          <w:b/>
          <w:bCs/>
          <w:sz w:val="24"/>
          <w:szCs w:val="24"/>
          <w:highlight w:val="yellow"/>
        </w:rPr>
        <w:lastRenderedPageBreak/>
        <w:t>2.8.</w:t>
      </w:r>
      <w:r>
        <w:rPr>
          <w:b/>
          <w:bCs/>
          <w:sz w:val="24"/>
          <w:szCs w:val="24"/>
          <w:highlight w:val="yellow"/>
        </w:rPr>
        <w:t xml:space="preserve">2. </w:t>
      </w:r>
      <w:proofErr w:type="spellStart"/>
      <w:r w:rsidR="009A222C">
        <w:rPr>
          <w:b/>
          <w:bCs/>
          <w:sz w:val="24"/>
          <w:szCs w:val="24"/>
          <w:highlight w:val="yellow"/>
        </w:rPr>
        <w:t>yield</w:t>
      </w:r>
      <w:proofErr w:type="spellEnd"/>
      <w:r w:rsidR="009A222C">
        <w:rPr>
          <w:b/>
          <w:bCs/>
          <w:sz w:val="24"/>
          <w:szCs w:val="24"/>
          <w:highlight w:val="yellow"/>
        </w:rPr>
        <w:t xml:space="preserve"> </w:t>
      </w:r>
      <w:proofErr w:type="spellStart"/>
      <w:r w:rsidR="009A222C">
        <w:rPr>
          <w:b/>
          <w:bCs/>
          <w:sz w:val="24"/>
          <w:szCs w:val="24"/>
          <w:highlight w:val="yellow"/>
        </w:rPr>
        <w:t>from</w:t>
      </w:r>
      <w:proofErr w:type="spellEnd"/>
      <w:r w:rsidR="009A222C">
        <w:rPr>
          <w:b/>
          <w:bCs/>
          <w:sz w:val="24"/>
          <w:szCs w:val="24"/>
          <w:highlight w:val="yellow"/>
        </w:rPr>
        <w:t xml:space="preserve">, explicado con lo que sabes de </w:t>
      </w:r>
      <w:proofErr w:type="spellStart"/>
      <w:r w:rsidR="009A222C">
        <w:rPr>
          <w:b/>
          <w:bCs/>
          <w:sz w:val="24"/>
          <w:szCs w:val="24"/>
          <w:highlight w:val="yellow"/>
        </w:rPr>
        <w:t>yield</w:t>
      </w:r>
      <w:bookmarkEnd w:id="146"/>
      <w:proofErr w:type="spellEnd"/>
    </w:p>
    <w:p w14:paraId="624F542E" w14:textId="77777777" w:rsidR="009A222C" w:rsidRPr="009A222C" w:rsidRDefault="009A222C" w:rsidP="009A222C">
      <w:r w:rsidRPr="009A222C">
        <w:t xml:space="preserve">El profesor lo dice explícitamente: </w:t>
      </w:r>
      <w:proofErr w:type="spellStart"/>
      <w:r w:rsidRPr="009A222C">
        <w:rPr>
          <w:b/>
          <w:bCs/>
        </w:rPr>
        <w:t>yield</w:t>
      </w:r>
      <w:proofErr w:type="spellEnd"/>
      <w:r w:rsidRPr="009A222C">
        <w:rPr>
          <w:b/>
          <w:bCs/>
        </w:rPr>
        <w:t xml:space="preserve"> </w:t>
      </w:r>
      <w:proofErr w:type="spellStart"/>
      <w:r w:rsidRPr="009A222C">
        <w:rPr>
          <w:b/>
          <w:bCs/>
        </w:rPr>
        <w:t>from</w:t>
      </w:r>
      <w:proofErr w:type="spellEnd"/>
      <w:r w:rsidRPr="009A222C">
        <w:rPr>
          <w:b/>
          <w:bCs/>
        </w:rPr>
        <w:t xml:space="preserve"> </w:t>
      </w:r>
      <w:proofErr w:type="spellStart"/>
      <w:r w:rsidRPr="009A222C">
        <w:rPr>
          <w:b/>
          <w:bCs/>
        </w:rPr>
        <w:t>result</w:t>
      </w:r>
      <w:proofErr w:type="spellEnd"/>
      <w:r w:rsidRPr="009A222C">
        <w:t xml:space="preserve"> es idéntico a escribir:</w:t>
      </w:r>
    </w:p>
    <w:p w14:paraId="6DA74533" w14:textId="26C473A9" w:rsidR="009A222C" w:rsidRDefault="009A222C" w:rsidP="009A222C">
      <w:pPr>
        <w:rPr>
          <w:highlight w:val="yellow"/>
        </w:rPr>
      </w:pPr>
      <w:r w:rsidRPr="009A222C">
        <w:rPr>
          <w:noProof/>
        </w:rPr>
        <w:drawing>
          <wp:inline distT="0" distB="0" distL="0" distR="0" wp14:anchorId="5995EBD7" wp14:editId="4BEF6263">
            <wp:extent cx="6378493" cy="1044030"/>
            <wp:effectExtent l="38100" t="38100" r="41910" b="41910"/>
            <wp:docPr id="513077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77790" name=""/>
                    <pic:cNvPicPr/>
                  </pic:nvPicPr>
                  <pic:blipFill>
                    <a:blip r:embed="rId754"/>
                    <a:stretch>
                      <a:fillRect/>
                    </a:stretch>
                  </pic:blipFill>
                  <pic:spPr>
                    <a:xfrm>
                      <a:off x="0" y="0"/>
                      <a:ext cx="6378493" cy="1044030"/>
                    </a:xfrm>
                    <a:prstGeom prst="rect">
                      <a:avLst/>
                    </a:prstGeom>
                    <a:ln w="28575">
                      <a:solidFill>
                        <a:schemeClr val="tx1"/>
                      </a:solidFill>
                    </a:ln>
                  </pic:spPr>
                </pic:pic>
              </a:graphicData>
            </a:graphic>
          </wp:inline>
        </w:drawing>
      </w:r>
    </w:p>
    <w:p w14:paraId="074603BD" w14:textId="75BF2225" w:rsidR="009A222C" w:rsidRPr="00EC09C9" w:rsidRDefault="009A222C" w:rsidP="009A222C">
      <w:proofErr w:type="spellStart"/>
      <w:r w:rsidRPr="00EC09C9">
        <w:rPr>
          <w:b/>
          <w:bCs/>
        </w:rPr>
        <w:t>Yield</w:t>
      </w:r>
      <w:proofErr w:type="spellEnd"/>
      <w:r w:rsidRPr="00EC09C9">
        <w:rPr>
          <w:b/>
          <w:bCs/>
        </w:rPr>
        <w:t xml:space="preserve"> </w:t>
      </w:r>
      <w:proofErr w:type="spellStart"/>
      <w:r w:rsidRPr="00EC09C9">
        <w:rPr>
          <w:b/>
          <w:bCs/>
        </w:rPr>
        <w:t>from</w:t>
      </w:r>
      <w:proofErr w:type="spellEnd"/>
      <w:r w:rsidRPr="00EC09C9">
        <w:rPr>
          <w:b/>
          <w:bCs/>
        </w:rPr>
        <w:t xml:space="preserve"> </w:t>
      </w:r>
      <w:r w:rsidR="00EC09C9" w:rsidRPr="00EC09C9">
        <w:t xml:space="preserve">es solo un atajo de Python para no tener que escribir ese </w:t>
      </w:r>
      <w:proofErr w:type="spellStart"/>
      <w:r w:rsidR="00EC09C9" w:rsidRPr="00EC09C9">
        <w:rPr>
          <w:b/>
          <w:bCs/>
        </w:rPr>
        <w:t>for</w:t>
      </w:r>
      <w:proofErr w:type="spellEnd"/>
      <w:r w:rsidR="00EC09C9" w:rsidRPr="00EC09C9">
        <w:rPr>
          <w:b/>
          <w:bCs/>
        </w:rPr>
        <w:t xml:space="preserve"> </w:t>
      </w:r>
      <w:r w:rsidR="00EC09C9" w:rsidRPr="00EC09C9">
        <w:t xml:space="preserve">manualmente cuando ya tienes </w:t>
      </w:r>
      <w:r w:rsidR="00EC09C9" w:rsidRPr="00EC09C9">
        <w:rPr>
          <w:b/>
          <w:bCs/>
        </w:rPr>
        <w:t>otro generador (</w:t>
      </w:r>
      <w:proofErr w:type="spellStart"/>
      <w:r w:rsidR="00EC09C9" w:rsidRPr="00EC09C9">
        <w:rPr>
          <w:b/>
          <w:bCs/>
        </w:rPr>
        <w:t>result</w:t>
      </w:r>
      <w:proofErr w:type="spellEnd"/>
      <w:r w:rsidR="00EC09C9" w:rsidRPr="00EC09C9">
        <w:rPr>
          <w:b/>
          <w:bCs/>
        </w:rPr>
        <w:t xml:space="preserve">) </w:t>
      </w:r>
      <w:r w:rsidR="00EC09C9" w:rsidRPr="00EC09C9">
        <w:t>del que quieres reenviar todo.</w:t>
      </w:r>
    </w:p>
    <w:p w14:paraId="1F67B46A" w14:textId="7DB8D843" w:rsidR="00EC09C9" w:rsidRDefault="00F3747A" w:rsidP="009A222C">
      <w:proofErr w:type="spellStart"/>
      <w:r w:rsidRPr="00F3747A">
        <w:rPr>
          <w:b/>
          <w:bCs/>
        </w:rPr>
        <w:t>Por que</w:t>
      </w:r>
      <w:proofErr w:type="spellEnd"/>
      <w:r w:rsidRPr="00F3747A">
        <w:rPr>
          <w:b/>
          <w:bCs/>
        </w:rPr>
        <w:t xml:space="preserve"> hace falta acá y no un </w:t>
      </w:r>
      <w:proofErr w:type="spellStart"/>
      <w:r w:rsidRPr="00F3747A">
        <w:rPr>
          <w:b/>
          <w:bCs/>
        </w:rPr>
        <w:t>return</w:t>
      </w:r>
      <w:proofErr w:type="spellEnd"/>
      <w:r>
        <w:rPr>
          <w:b/>
          <w:bCs/>
        </w:rPr>
        <w:t xml:space="preserve">: </w:t>
      </w:r>
      <w:proofErr w:type="spellStart"/>
      <w:r>
        <w:rPr>
          <w:b/>
          <w:bCs/>
        </w:rPr>
        <w:t>stream_model</w:t>
      </w:r>
      <w:proofErr w:type="spellEnd"/>
      <w:r>
        <w:rPr>
          <w:b/>
          <w:bCs/>
        </w:rPr>
        <w:t xml:space="preserve"> </w:t>
      </w:r>
      <w:r>
        <w:t xml:space="preserve">en si misma necesita </w:t>
      </w:r>
      <w:r>
        <w:rPr>
          <w:b/>
          <w:bCs/>
        </w:rPr>
        <w:t xml:space="preserve">ser un generador </w:t>
      </w:r>
      <w:r>
        <w:t xml:space="preserve">(para que </w:t>
      </w:r>
      <w:proofErr w:type="spellStart"/>
      <w:r>
        <w:t>Gradio</w:t>
      </w:r>
      <w:proofErr w:type="spellEnd"/>
      <w:r>
        <w:t xml:space="preserve"> detecte que debe mostrar resultados progresivos). Si hiciera </w:t>
      </w:r>
      <w:proofErr w:type="spellStart"/>
      <w:r w:rsidR="00363E5A">
        <w:rPr>
          <w:b/>
          <w:bCs/>
        </w:rPr>
        <w:t>return</w:t>
      </w:r>
      <w:proofErr w:type="spellEnd"/>
      <w:r w:rsidR="00363E5A">
        <w:rPr>
          <w:b/>
          <w:bCs/>
        </w:rPr>
        <w:t xml:space="preserve"> </w:t>
      </w:r>
      <w:proofErr w:type="spellStart"/>
      <w:r w:rsidR="00363E5A">
        <w:rPr>
          <w:b/>
          <w:bCs/>
        </w:rPr>
        <w:t>result</w:t>
      </w:r>
      <w:proofErr w:type="spellEnd"/>
      <w:r w:rsidR="00363E5A">
        <w:rPr>
          <w:b/>
          <w:bCs/>
        </w:rPr>
        <w:t xml:space="preserve">, </w:t>
      </w:r>
      <w:r w:rsidR="00363E5A">
        <w:t xml:space="preserve">entregaría el generador sin empezar, no sus valores. </w:t>
      </w:r>
      <w:proofErr w:type="spellStart"/>
      <w:r w:rsidR="00363E5A">
        <w:rPr>
          <w:b/>
          <w:bCs/>
        </w:rPr>
        <w:t>Yield</w:t>
      </w:r>
      <w:proofErr w:type="spellEnd"/>
      <w:r w:rsidR="00363E5A">
        <w:rPr>
          <w:b/>
          <w:bCs/>
        </w:rPr>
        <w:t xml:space="preserve"> </w:t>
      </w:r>
      <w:proofErr w:type="spellStart"/>
      <w:r w:rsidR="00363E5A">
        <w:rPr>
          <w:b/>
          <w:bCs/>
        </w:rPr>
        <w:t>from</w:t>
      </w:r>
      <w:proofErr w:type="spellEnd"/>
      <w:r w:rsidR="00363E5A">
        <w:rPr>
          <w:b/>
          <w:bCs/>
        </w:rPr>
        <w:t xml:space="preserve"> </w:t>
      </w:r>
      <w:r w:rsidR="00363E5A">
        <w:t>si “desempaqueta” y entrega cada valor real, uno a la vez.</w:t>
      </w:r>
    </w:p>
    <w:tbl>
      <w:tblPr>
        <w:tblStyle w:val="Tablaconcuadrcula"/>
        <w:tblW w:w="0" w:type="auto"/>
        <w:tblLook w:val="04A0" w:firstRow="1" w:lastRow="0" w:firstColumn="1" w:lastColumn="0" w:noHBand="0" w:noVBand="1"/>
      </w:tblPr>
      <w:tblGrid>
        <w:gridCol w:w="10790"/>
      </w:tblGrid>
      <w:tr w:rsidR="00363E5A" w14:paraId="307CF28A" w14:textId="77777777" w:rsidTr="00363E5A">
        <w:tc>
          <w:tcPr>
            <w:tcW w:w="10790" w:type="dxa"/>
          </w:tcPr>
          <w:p w14:paraId="2024A652" w14:textId="0F5AEEE5" w:rsidR="00363E5A" w:rsidRDefault="00FB529E" w:rsidP="009A222C">
            <w:r w:rsidRPr="00FB529E">
              <w:rPr>
                <w:noProof/>
              </w:rPr>
              <w:drawing>
                <wp:inline distT="0" distB="0" distL="0" distR="0" wp14:anchorId="2E8B8F46" wp14:editId="404D3EC1">
                  <wp:extent cx="6332769" cy="746825"/>
                  <wp:effectExtent l="19050" t="19050" r="11430" b="15240"/>
                  <wp:docPr id="1761975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75277" name=""/>
                          <pic:cNvPicPr/>
                        </pic:nvPicPr>
                        <pic:blipFill>
                          <a:blip r:embed="rId755"/>
                          <a:stretch>
                            <a:fillRect/>
                          </a:stretch>
                        </pic:blipFill>
                        <pic:spPr>
                          <a:xfrm>
                            <a:off x="0" y="0"/>
                            <a:ext cx="6332769" cy="746825"/>
                          </a:xfrm>
                          <a:prstGeom prst="rect">
                            <a:avLst/>
                          </a:prstGeom>
                          <a:ln w="19050">
                            <a:solidFill>
                              <a:schemeClr val="tx1"/>
                            </a:solidFill>
                          </a:ln>
                        </pic:spPr>
                      </pic:pic>
                    </a:graphicData>
                  </a:graphic>
                </wp:inline>
              </w:drawing>
            </w:r>
          </w:p>
          <w:p w14:paraId="72DDAB65" w14:textId="77777777" w:rsidR="00FB529E" w:rsidRPr="00FB529E" w:rsidRDefault="00FB529E" w:rsidP="00FB529E">
            <w:r w:rsidRPr="00FB529E">
              <w:t xml:space="preserve">No, al revés: entregaría </w:t>
            </w:r>
            <w:r w:rsidRPr="00FB529E">
              <w:rPr>
                <w:b/>
                <w:bCs/>
              </w:rPr>
              <w:t>nada ejecutado todavía</w:t>
            </w:r>
            <w:r w:rsidRPr="00FB529E">
              <w:t>, solo el objeto generador en sí, sin arrancarlo.</w:t>
            </w:r>
          </w:p>
          <w:p w14:paraId="2DA87661" w14:textId="77777777" w:rsidR="00B5690B" w:rsidRDefault="00B5690B" w:rsidP="00B5690B"/>
          <w:p w14:paraId="5EF88FA6" w14:textId="57FD5B67" w:rsidR="00B5690B" w:rsidRPr="00B5690B" w:rsidRDefault="00B5690B" w:rsidP="00B5690B">
            <w:r w:rsidRPr="00B5690B">
              <w:t xml:space="preserve">Es como entregar la máquina dispensadora de chicles cerrada, en vez de entregar los chicles. </w:t>
            </w:r>
            <w:proofErr w:type="spellStart"/>
            <w:r w:rsidRPr="00B5690B">
              <w:t>Gradio</w:t>
            </w:r>
            <w:proofErr w:type="spellEnd"/>
            <w:r w:rsidRPr="00B5690B">
              <w:t xml:space="preserve"> recibiría el generador, pero no los textos que produce — tendría que iterarlo él mismo para sacar algo, y eso rompe la detección automática de streaming.</w:t>
            </w:r>
          </w:p>
          <w:p w14:paraId="6F69DF71" w14:textId="77777777" w:rsidR="00FB529E" w:rsidRDefault="00FB529E" w:rsidP="009A222C">
            <w:pPr>
              <w:pBdr>
                <w:bottom w:val="single" w:sz="6" w:space="1" w:color="auto"/>
              </w:pBdr>
            </w:pPr>
          </w:p>
          <w:p w14:paraId="1D9953E9" w14:textId="7617B1F5" w:rsidR="00B5690B" w:rsidRPr="00B5690B" w:rsidRDefault="00B5690B" w:rsidP="009A222C">
            <w:pPr>
              <w:rPr>
                <w:b/>
                <w:bCs/>
                <w:sz w:val="24"/>
                <w:szCs w:val="28"/>
              </w:rPr>
            </w:pPr>
            <w:r w:rsidRPr="00B5690B">
              <w:rPr>
                <w:b/>
                <w:bCs/>
                <w:sz w:val="24"/>
                <w:szCs w:val="28"/>
                <w:highlight w:val="yellow"/>
              </w:rPr>
              <w:t>Ejemplo</w:t>
            </w:r>
          </w:p>
          <w:p w14:paraId="1F9E5925" w14:textId="77777777" w:rsidR="00B5690B" w:rsidRDefault="00B5690B" w:rsidP="009A222C"/>
          <w:p w14:paraId="713007F4" w14:textId="77777777" w:rsidR="00B5690B" w:rsidRPr="00B5690B" w:rsidRDefault="00B5690B" w:rsidP="00B5690B">
            <w:pPr>
              <w:rPr>
                <w:b/>
                <w:bCs/>
              </w:rPr>
            </w:pPr>
            <w:r w:rsidRPr="00B5690B">
              <w:rPr>
                <w:b/>
                <w:bCs/>
              </w:rPr>
              <w:t>El generador</w:t>
            </w:r>
          </w:p>
          <w:p w14:paraId="4B186CFF" w14:textId="60C8437D" w:rsidR="00B5690B" w:rsidRDefault="00FA1F7B" w:rsidP="009A222C">
            <w:r w:rsidRPr="00FA1F7B">
              <w:rPr>
                <w:noProof/>
              </w:rPr>
              <w:drawing>
                <wp:inline distT="0" distB="0" distL="0" distR="0" wp14:anchorId="7DD1F995" wp14:editId="4A858D93">
                  <wp:extent cx="5325534" cy="1246674"/>
                  <wp:effectExtent l="19050" t="19050" r="27940" b="10795"/>
                  <wp:docPr id="599090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90670" name=""/>
                          <pic:cNvPicPr/>
                        </pic:nvPicPr>
                        <pic:blipFill>
                          <a:blip r:embed="rId756"/>
                          <a:stretch>
                            <a:fillRect/>
                          </a:stretch>
                        </pic:blipFill>
                        <pic:spPr>
                          <a:xfrm>
                            <a:off x="0" y="0"/>
                            <a:ext cx="5328426" cy="1247351"/>
                          </a:xfrm>
                          <a:prstGeom prst="rect">
                            <a:avLst/>
                          </a:prstGeom>
                          <a:ln w="19050">
                            <a:solidFill>
                              <a:schemeClr val="tx1"/>
                            </a:solidFill>
                          </a:ln>
                        </pic:spPr>
                      </pic:pic>
                    </a:graphicData>
                  </a:graphic>
                </wp:inline>
              </w:drawing>
            </w:r>
          </w:p>
          <w:p w14:paraId="751F170B" w14:textId="77777777" w:rsidR="00FA1F7B" w:rsidRDefault="00FA1F7B" w:rsidP="009A222C"/>
          <w:p w14:paraId="2C92380E" w14:textId="77777777" w:rsidR="00FA1F7B" w:rsidRPr="00516739" w:rsidRDefault="00FA1F7B" w:rsidP="00516739">
            <w:pPr>
              <w:rPr>
                <w:b/>
                <w:bCs/>
                <w:sz w:val="24"/>
                <w:szCs w:val="28"/>
              </w:rPr>
            </w:pPr>
            <w:r w:rsidRPr="00516739">
              <w:rPr>
                <w:b/>
                <w:bCs/>
                <w:sz w:val="24"/>
                <w:szCs w:val="28"/>
                <w:highlight w:val="yellow"/>
              </w:rPr>
              <w:t xml:space="preserve">Caso A: con </w:t>
            </w:r>
            <w:proofErr w:type="spellStart"/>
            <w:r w:rsidRPr="00516739">
              <w:rPr>
                <w:b/>
                <w:bCs/>
                <w:sz w:val="24"/>
                <w:szCs w:val="28"/>
                <w:highlight w:val="yellow"/>
              </w:rPr>
              <w:t>return</w:t>
            </w:r>
            <w:proofErr w:type="spellEnd"/>
            <w:r w:rsidRPr="00516739">
              <w:rPr>
                <w:b/>
                <w:bCs/>
                <w:sz w:val="24"/>
                <w:szCs w:val="28"/>
                <w:highlight w:val="yellow"/>
              </w:rPr>
              <w:t xml:space="preserve"> </w:t>
            </w:r>
            <w:proofErr w:type="spellStart"/>
            <w:r w:rsidRPr="00516739">
              <w:rPr>
                <w:b/>
                <w:bCs/>
                <w:sz w:val="24"/>
                <w:szCs w:val="28"/>
                <w:highlight w:val="yellow"/>
              </w:rPr>
              <w:t>result</w:t>
            </w:r>
            <w:proofErr w:type="spellEnd"/>
            <w:r w:rsidRPr="00516739">
              <w:rPr>
                <w:b/>
                <w:bCs/>
                <w:sz w:val="24"/>
                <w:szCs w:val="28"/>
                <w:highlight w:val="yellow"/>
              </w:rPr>
              <w:t xml:space="preserve"> (lo que NO se hace)</w:t>
            </w:r>
          </w:p>
          <w:p w14:paraId="611C7116" w14:textId="57CDA731" w:rsidR="00FB529E" w:rsidRDefault="00FA1F7B" w:rsidP="009A222C">
            <w:r w:rsidRPr="00FA1F7B">
              <w:rPr>
                <w:noProof/>
              </w:rPr>
              <w:drawing>
                <wp:inline distT="0" distB="0" distL="0" distR="0" wp14:anchorId="6B9ACD9C" wp14:editId="2D931C67">
                  <wp:extent cx="5344160" cy="953180"/>
                  <wp:effectExtent l="19050" t="19050" r="27940" b="18415"/>
                  <wp:docPr id="801960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60221" name=""/>
                          <pic:cNvPicPr/>
                        </pic:nvPicPr>
                        <pic:blipFill>
                          <a:blip r:embed="rId757"/>
                          <a:stretch>
                            <a:fillRect/>
                          </a:stretch>
                        </pic:blipFill>
                        <pic:spPr>
                          <a:xfrm>
                            <a:off x="0" y="0"/>
                            <a:ext cx="5356905" cy="955453"/>
                          </a:xfrm>
                          <a:prstGeom prst="rect">
                            <a:avLst/>
                          </a:prstGeom>
                          <a:ln w="19050">
                            <a:solidFill>
                              <a:schemeClr val="tx1"/>
                            </a:solidFill>
                          </a:ln>
                        </pic:spPr>
                      </pic:pic>
                    </a:graphicData>
                  </a:graphic>
                </wp:inline>
              </w:drawing>
            </w:r>
          </w:p>
          <w:p w14:paraId="4F9B24B4" w14:textId="77777777" w:rsidR="00FA1F7B" w:rsidRDefault="00FA1F7B" w:rsidP="009A222C"/>
          <w:p w14:paraId="71133290" w14:textId="77777777" w:rsidR="00FA1F7B" w:rsidRPr="00FA1F7B" w:rsidRDefault="00FA1F7B" w:rsidP="00FA1F7B">
            <w:r w:rsidRPr="00FA1F7B">
              <w:t>Si llamas a esto:</w:t>
            </w:r>
          </w:p>
          <w:p w14:paraId="4B870E79" w14:textId="5ADFBF06" w:rsidR="00FA1F7B" w:rsidRDefault="00354766" w:rsidP="009A222C">
            <w:r w:rsidRPr="00354766">
              <w:rPr>
                <w:noProof/>
              </w:rPr>
              <w:drawing>
                <wp:inline distT="0" distB="0" distL="0" distR="0" wp14:anchorId="54B02604" wp14:editId="0E22DDE1">
                  <wp:extent cx="5344160" cy="780824"/>
                  <wp:effectExtent l="19050" t="19050" r="8890" b="19685"/>
                  <wp:docPr id="2118628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28958" name=""/>
                          <pic:cNvPicPr/>
                        </pic:nvPicPr>
                        <pic:blipFill>
                          <a:blip r:embed="rId758"/>
                          <a:stretch>
                            <a:fillRect/>
                          </a:stretch>
                        </pic:blipFill>
                        <pic:spPr>
                          <a:xfrm>
                            <a:off x="0" y="0"/>
                            <a:ext cx="5369052" cy="784461"/>
                          </a:xfrm>
                          <a:prstGeom prst="rect">
                            <a:avLst/>
                          </a:prstGeom>
                          <a:ln w="19050">
                            <a:solidFill>
                              <a:schemeClr val="tx1"/>
                            </a:solidFill>
                          </a:ln>
                        </pic:spPr>
                      </pic:pic>
                    </a:graphicData>
                  </a:graphic>
                </wp:inline>
              </w:drawing>
            </w:r>
          </w:p>
          <w:p w14:paraId="1B4D91C6" w14:textId="77777777" w:rsidR="00354766" w:rsidRDefault="00354766" w:rsidP="009A222C"/>
          <w:p w14:paraId="770FD2B6" w14:textId="77777777" w:rsidR="00354766" w:rsidRPr="00354766" w:rsidRDefault="00354766" w:rsidP="00354766">
            <w:r w:rsidRPr="00354766">
              <w:rPr>
                <w:b/>
                <w:bCs/>
              </w:rPr>
              <w:lastRenderedPageBreak/>
              <w:t>Sale algo como:</w:t>
            </w:r>
          </w:p>
          <w:p w14:paraId="25A8CDCD" w14:textId="5C398B83" w:rsidR="00354766" w:rsidRDefault="00354766" w:rsidP="009A222C">
            <w:r w:rsidRPr="00354766">
              <w:rPr>
                <w:noProof/>
              </w:rPr>
              <w:drawing>
                <wp:inline distT="0" distB="0" distL="0" distR="0" wp14:anchorId="26AA0A64" wp14:editId="18B53D56">
                  <wp:extent cx="5334000" cy="477957"/>
                  <wp:effectExtent l="19050" t="19050" r="19050" b="17780"/>
                  <wp:docPr id="2112259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59272" name=""/>
                          <pic:cNvPicPr/>
                        </pic:nvPicPr>
                        <pic:blipFill>
                          <a:blip r:embed="rId759"/>
                          <a:stretch>
                            <a:fillRect/>
                          </a:stretch>
                        </pic:blipFill>
                        <pic:spPr>
                          <a:xfrm>
                            <a:off x="0" y="0"/>
                            <a:ext cx="5361970" cy="480463"/>
                          </a:xfrm>
                          <a:prstGeom prst="rect">
                            <a:avLst/>
                          </a:prstGeom>
                          <a:ln w="19050">
                            <a:solidFill>
                              <a:schemeClr val="tx1"/>
                            </a:solidFill>
                          </a:ln>
                        </pic:spPr>
                      </pic:pic>
                    </a:graphicData>
                  </a:graphic>
                </wp:inline>
              </w:drawing>
            </w:r>
          </w:p>
          <w:p w14:paraId="6890EA44" w14:textId="77777777" w:rsidR="00FB529E" w:rsidRDefault="00FB529E" w:rsidP="009A222C"/>
          <w:p w14:paraId="24A41849" w14:textId="77777777" w:rsidR="00516739" w:rsidRDefault="00516739" w:rsidP="00516739">
            <w:r w:rsidRPr="00516739">
              <w:t xml:space="preserve">No sale 1, 2, 3. Sale </w:t>
            </w:r>
            <w:r w:rsidRPr="00516739">
              <w:rPr>
                <w:b/>
                <w:bCs/>
              </w:rPr>
              <w:t>la referencia al objeto generador</w:t>
            </w:r>
            <w:r w:rsidRPr="00516739">
              <w:t>, todavía sin ejecutar nada. Es literalmente “la máquina dispensadora”, no los chicles.</w:t>
            </w:r>
          </w:p>
          <w:p w14:paraId="7477FA65" w14:textId="77777777" w:rsidR="00516739" w:rsidRDefault="00516739" w:rsidP="00516739"/>
          <w:p w14:paraId="3E34F1DB" w14:textId="77777777" w:rsidR="00516739" w:rsidRPr="00516739" w:rsidRDefault="00516739" w:rsidP="00516739">
            <w:pPr>
              <w:rPr>
                <w:b/>
                <w:bCs/>
                <w:sz w:val="24"/>
                <w:szCs w:val="28"/>
              </w:rPr>
            </w:pPr>
            <w:r w:rsidRPr="00516739">
              <w:rPr>
                <w:b/>
                <w:bCs/>
                <w:sz w:val="24"/>
                <w:szCs w:val="28"/>
                <w:highlight w:val="yellow"/>
              </w:rPr>
              <w:t xml:space="preserve">Caso B: con </w:t>
            </w:r>
            <w:proofErr w:type="spellStart"/>
            <w:r w:rsidRPr="00516739">
              <w:rPr>
                <w:b/>
                <w:bCs/>
                <w:sz w:val="24"/>
                <w:szCs w:val="28"/>
                <w:highlight w:val="yellow"/>
              </w:rPr>
              <w:t>yield</w:t>
            </w:r>
            <w:proofErr w:type="spellEnd"/>
            <w:r w:rsidRPr="00516739">
              <w:rPr>
                <w:b/>
                <w:bCs/>
                <w:sz w:val="24"/>
                <w:szCs w:val="28"/>
                <w:highlight w:val="yellow"/>
              </w:rPr>
              <w:t xml:space="preserve"> </w:t>
            </w:r>
            <w:proofErr w:type="spellStart"/>
            <w:r w:rsidRPr="00516739">
              <w:rPr>
                <w:b/>
                <w:bCs/>
                <w:sz w:val="24"/>
                <w:szCs w:val="28"/>
                <w:highlight w:val="yellow"/>
              </w:rPr>
              <w:t>from</w:t>
            </w:r>
            <w:proofErr w:type="spellEnd"/>
            <w:r w:rsidRPr="00516739">
              <w:rPr>
                <w:b/>
                <w:bCs/>
                <w:sz w:val="24"/>
                <w:szCs w:val="28"/>
                <w:highlight w:val="yellow"/>
              </w:rPr>
              <w:t xml:space="preserve"> </w:t>
            </w:r>
            <w:proofErr w:type="spellStart"/>
            <w:r w:rsidRPr="00516739">
              <w:rPr>
                <w:b/>
                <w:bCs/>
                <w:sz w:val="24"/>
                <w:szCs w:val="28"/>
                <w:highlight w:val="yellow"/>
              </w:rPr>
              <w:t>result</w:t>
            </w:r>
            <w:proofErr w:type="spellEnd"/>
            <w:r w:rsidRPr="00516739">
              <w:rPr>
                <w:b/>
                <w:bCs/>
                <w:sz w:val="24"/>
                <w:szCs w:val="28"/>
                <w:highlight w:val="yellow"/>
              </w:rPr>
              <w:t xml:space="preserve"> (lo correcto)</w:t>
            </w:r>
          </w:p>
          <w:p w14:paraId="2B449D71" w14:textId="31CF3C52" w:rsidR="00516739" w:rsidRDefault="00516739" w:rsidP="00516739">
            <w:r w:rsidRPr="00516739">
              <w:rPr>
                <w:noProof/>
              </w:rPr>
              <w:drawing>
                <wp:inline distT="0" distB="0" distL="0" distR="0" wp14:anchorId="7649DED7" wp14:editId="76507F29">
                  <wp:extent cx="5317067" cy="1030538"/>
                  <wp:effectExtent l="19050" t="19050" r="17145" b="17780"/>
                  <wp:docPr id="67465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56098" name=""/>
                          <pic:cNvPicPr/>
                        </pic:nvPicPr>
                        <pic:blipFill>
                          <a:blip r:embed="rId760"/>
                          <a:stretch>
                            <a:fillRect/>
                          </a:stretch>
                        </pic:blipFill>
                        <pic:spPr>
                          <a:xfrm>
                            <a:off x="0" y="0"/>
                            <a:ext cx="5328909" cy="1032833"/>
                          </a:xfrm>
                          <a:prstGeom prst="rect">
                            <a:avLst/>
                          </a:prstGeom>
                          <a:ln w="19050">
                            <a:solidFill>
                              <a:schemeClr val="tx1"/>
                            </a:solidFill>
                          </a:ln>
                        </pic:spPr>
                      </pic:pic>
                    </a:graphicData>
                  </a:graphic>
                </wp:inline>
              </w:drawing>
            </w:r>
          </w:p>
          <w:p w14:paraId="2221C501" w14:textId="77777777" w:rsidR="00516739" w:rsidRPr="00516739" w:rsidRDefault="00516739" w:rsidP="00516739">
            <w:r w:rsidRPr="00516739">
              <w:t>Si lo recorres:</w:t>
            </w:r>
          </w:p>
          <w:p w14:paraId="5A465DB7" w14:textId="1D5466CF" w:rsidR="00516739" w:rsidRDefault="009C2F0F" w:rsidP="00516739">
            <w:r w:rsidRPr="009C2F0F">
              <w:rPr>
                <w:noProof/>
              </w:rPr>
              <w:drawing>
                <wp:inline distT="0" distB="0" distL="0" distR="0" wp14:anchorId="49F8D549" wp14:editId="65BD1759">
                  <wp:extent cx="5300134" cy="835863"/>
                  <wp:effectExtent l="19050" t="19050" r="15240" b="21590"/>
                  <wp:docPr id="1894637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37739" name=""/>
                          <pic:cNvPicPr/>
                        </pic:nvPicPr>
                        <pic:blipFill>
                          <a:blip r:embed="rId761"/>
                          <a:stretch>
                            <a:fillRect/>
                          </a:stretch>
                        </pic:blipFill>
                        <pic:spPr>
                          <a:xfrm>
                            <a:off x="0" y="0"/>
                            <a:ext cx="5308988" cy="837259"/>
                          </a:xfrm>
                          <a:prstGeom prst="rect">
                            <a:avLst/>
                          </a:prstGeom>
                          <a:ln w="19050">
                            <a:solidFill>
                              <a:schemeClr val="tx1"/>
                            </a:solidFill>
                          </a:ln>
                        </pic:spPr>
                      </pic:pic>
                    </a:graphicData>
                  </a:graphic>
                </wp:inline>
              </w:drawing>
            </w:r>
          </w:p>
          <w:p w14:paraId="7DACCBAF" w14:textId="77777777" w:rsidR="009C2F0F" w:rsidRDefault="009C2F0F" w:rsidP="00516739"/>
          <w:p w14:paraId="571055F4" w14:textId="77777777" w:rsidR="009C2F0F" w:rsidRPr="009C2F0F" w:rsidRDefault="009C2F0F" w:rsidP="009C2F0F">
            <w:r w:rsidRPr="009C2F0F">
              <w:rPr>
                <w:b/>
                <w:bCs/>
              </w:rPr>
              <w:t>Sale:</w:t>
            </w:r>
          </w:p>
          <w:p w14:paraId="7DFD80F3" w14:textId="633F5489" w:rsidR="009C2F0F" w:rsidRDefault="009C2F0F" w:rsidP="00516739">
            <w:r w:rsidRPr="009C2F0F">
              <w:rPr>
                <w:noProof/>
              </w:rPr>
              <w:drawing>
                <wp:inline distT="0" distB="0" distL="0" distR="0" wp14:anchorId="0F9AF86B" wp14:editId="4293EB7C">
                  <wp:extent cx="5249334" cy="729421"/>
                  <wp:effectExtent l="19050" t="19050" r="8890" b="13970"/>
                  <wp:docPr id="840714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14480" name=""/>
                          <pic:cNvPicPr/>
                        </pic:nvPicPr>
                        <pic:blipFill>
                          <a:blip r:embed="rId762"/>
                          <a:stretch>
                            <a:fillRect/>
                          </a:stretch>
                        </pic:blipFill>
                        <pic:spPr>
                          <a:xfrm>
                            <a:off x="0" y="0"/>
                            <a:ext cx="5262577" cy="731261"/>
                          </a:xfrm>
                          <a:prstGeom prst="rect">
                            <a:avLst/>
                          </a:prstGeom>
                          <a:ln w="19050">
                            <a:solidFill>
                              <a:schemeClr val="tx1"/>
                            </a:solidFill>
                          </a:ln>
                        </pic:spPr>
                      </pic:pic>
                    </a:graphicData>
                  </a:graphic>
                </wp:inline>
              </w:drawing>
            </w:r>
          </w:p>
          <w:p w14:paraId="71F1B3B8" w14:textId="77777777" w:rsidR="009C2F0F" w:rsidRDefault="009C2F0F" w:rsidP="00516739"/>
          <w:p w14:paraId="21FDBA2E" w14:textId="77777777" w:rsidR="00B42FE8" w:rsidRPr="00B42FE8" w:rsidRDefault="00B42FE8" w:rsidP="00B42FE8">
            <w:r w:rsidRPr="00B42FE8">
              <w:t xml:space="preserve">Acá sí salen los valores reales, uno por uno, porque </w:t>
            </w:r>
            <w:proofErr w:type="spellStart"/>
            <w:r w:rsidRPr="00CE4026">
              <w:rPr>
                <w:b/>
                <w:bCs/>
              </w:rPr>
              <w:t>yield</w:t>
            </w:r>
            <w:proofErr w:type="spellEnd"/>
            <w:r w:rsidRPr="00CE4026">
              <w:rPr>
                <w:b/>
                <w:bCs/>
              </w:rPr>
              <w:t xml:space="preserve"> </w:t>
            </w:r>
            <w:proofErr w:type="spellStart"/>
            <w:r w:rsidRPr="00CE4026">
              <w:rPr>
                <w:b/>
                <w:bCs/>
              </w:rPr>
              <w:t>from</w:t>
            </w:r>
            <w:proofErr w:type="spellEnd"/>
            <w:r w:rsidRPr="00B42FE8">
              <w:t xml:space="preserve"> </w:t>
            </w:r>
            <w:r w:rsidRPr="00B42FE8">
              <w:rPr>
                <w:b/>
                <w:bCs/>
              </w:rPr>
              <w:t>ejecuta</w:t>
            </w:r>
            <w:r w:rsidRPr="00B42FE8">
              <w:t xml:space="preserve"> el generador interno y va entregando lo que produce.</w:t>
            </w:r>
          </w:p>
          <w:p w14:paraId="6F070418" w14:textId="77777777" w:rsidR="009C2F0F" w:rsidRDefault="009C2F0F" w:rsidP="00516739"/>
          <w:p w14:paraId="449A3C71" w14:textId="77777777" w:rsidR="009F4B4E" w:rsidRPr="009F4B4E" w:rsidRDefault="009F4B4E" w:rsidP="009F4B4E">
            <w:pPr>
              <w:rPr>
                <w:b/>
                <w:bCs/>
                <w:sz w:val="24"/>
                <w:szCs w:val="28"/>
              </w:rPr>
            </w:pPr>
            <w:r w:rsidRPr="009F4B4E">
              <w:rPr>
                <w:b/>
                <w:bCs/>
                <w:sz w:val="24"/>
                <w:szCs w:val="28"/>
                <w:highlight w:val="yellow"/>
              </w:rPr>
              <w:t xml:space="preserve">Por qué le importa esto a </w:t>
            </w:r>
            <w:proofErr w:type="spellStart"/>
            <w:r w:rsidRPr="009F4B4E">
              <w:rPr>
                <w:b/>
                <w:bCs/>
                <w:sz w:val="24"/>
                <w:szCs w:val="28"/>
                <w:highlight w:val="yellow"/>
              </w:rPr>
              <w:t>Gradio</w:t>
            </w:r>
            <w:proofErr w:type="spellEnd"/>
          </w:p>
          <w:tbl>
            <w:tblPr>
              <w:tblStyle w:val="Tablaconcuadrcula4-nfasis4"/>
              <w:tblW w:w="0" w:type="auto"/>
              <w:tblLook w:val="04A0" w:firstRow="1" w:lastRow="0" w:firstColumn="1" w:lastColumn="0" w:noHBand="0" w:noVBand="1"/>
            </w:tblPr>
            <w:tblGrid>
              <w:gridCol w:w="3521"/>
              <w:gridCol w:w="3521"/>
              <w:gridCol w:w="3522"/>
            </w:tblGrid>
            <w:tr w:rsidR="009F4B4E" w14:paraId="13F753AF" w14:textId="77777777" w:rsidTr="009F4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379AD6CA" w14:textId="77777777" w:rsidR="009F4B4E" w:rsidRDefault="009F4B4E" w:rsidP="00516739"/>
              </w:tc>
              <w:tc>
                <w:tcPr>
                  <w:tcW w:w="3521" w:type="dxa"/>
                </w:tcPr>
                <w:p w14:paraId="4A2ECCBD" w14:textId="4763D43F" w:rsidR="009F4B4E" w:rsidRPr="009F4B4E" w:rsidRDefault="009F4B4E" w:rsidP="00516739">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Return</w:t>
                  </w:r>
                  <w:proofErr w:type="spellEnd"/>
                  <w:r>
                    <w:rPr>
                      <w:b w:val="0"/>
                      <w:bCs w:val="0"/>
                    </w:rPr>
                    <w:t xml:space="preserve"> </w:t>
                  </w:r>
                  <w:proofErr w:type="spellStart"/>
                  <w:r>
                    <w:rPr>
                      <w:b w:val="0"/>
                      <w:bCs w:val="0"/>
                    </w:rPr>
                    <w:t>result</w:t>
                  </w:r>
                  <w:proofErr w:type="spellEnd"/>
                </w:p>
              </w:tc>
              <w:tc>
                <w:tcPr>
                  <w:tcW w:w="3522" w:type="dxa"/>
                </w:tcPr>
                <w:p w14:paraId="007141D6" w14:textId="077DA09D" w:rsidR="009F4B4E" w:rsidRPr="009F4B4E" w:rsidRDefault="009F4B4E" w:rsidP="00516739">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9F4B4E">
                    <w:rPr>
                      <w:b w:val="0"/>
                      <w:bCs w:val="0"/>
                    </w:rPr>
                    <w:t>Yield</w:t>
                  </w:r>
                  <w:proofErr w:type="spellEnd"/>
                  <w:r w:rsidRPr="009F4B4E">
                    <w:rPr>
                      <w:b w:val="0"/>
                      <w:bCs w:val="0"/>
                    </w:rPr>
                    <w:t xml:space="preserve"> </w:t>
                  </w:r>
                  <w:proofErr w:type="spellStart"/>
                  <w:r w:rsidRPr="009F4B4E">
                    <w:rPr>
                      <w:b w:val="0"/>
                      <w:bCs w:val="0"/>
                    </w:rPr>
                    <w:t>from</w:t>
                  </w:r>
                  <w:proofErr w:type="spellEnd"/>
                  <w:r w:rsidRPr="009F4B4E">
                    <w:rPr>
                      <w:b w:val="0"/>
                      <w:bCs w:val="0"/>
                    </w:rPr>
                    <w:t xml:space="preserve"> </w:t>
                  </w:r>
                  <w:proofErr w:type="spellStart"/>
                  <w:r w:rsidRPr="009F4B4E">
                    <w:rPr>
                      <w:b w:val="0"/>
                      <w:bCs w:val="0"/>
                    </w:rPr>
                    <w:t>result</w:t>
                  </w:r>
                  <w:proofErr w:type="spellEnd"/>
                </w:p>
              </w:tc>
            </w:tr>
            <w:tr w:rsidR="009F4B4E" w14:paraId="32254F16" w14:textId="77777777" w:rsidTr="009F4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1252291C" w14:textId="10B6D380" w:rsidR="009F4B4E" w:rsidRDefault="009F4B4E" w:rsidP="00516739">
                  <w:r w:rsidRPr="009F4B4E">
                    <w:t xml:space="preserve">Qué recibe </w:t>
                  </w:r>
                  <w:proofErr w:type="spellStart"/>
                  <w:r w:rsidRPr="009F4B4E">
                    <w:t>Gradio</w:t>
                  </w:r>
                  <w:proofErr w:type="spellEnd"/>
                </w:p>
              </w:tc>
              <w:tc>
                <w:tcPr>
                  <w:tcW w:w="3521" w:type="dxa"/>
                </w:tcPr>
                <w:p w14:paraId="74FFCF8D" w14:textId="56A05CE8" w:rsidR="009F4B4E" w:rsidRDefault="009F4B4E" w:rsidP="00516739">
                  <w:pPr>
                    <w:cnfStyle w:val="000000100000" w:firstRow="0" w:lastRow="0" w:firstColumn="0" w:lastColumn="0" w:oddVBand="0" w:evenVBand="0" w:oddHBand="1" w:evenHBand="0" w:firstRowFirstColumn="0" w:firstRowLastColumn="0" w:lastRowFirstColumn="0" w:lastRowLastColumn="0"/>
                  </w:pPr>
                  <w:r w:rsidRPr="009F4B4E">
                    <w:t>El objeto generador, sin ejecutar</w:t>
                  </w:r>
                </w:p>
              </w:tc>
              <w:tc>
                <w:tcPr>
                  <w:tcW w:w="3522" w:type="dxa"/>
                </w:tcPr>
                <w:p w14:paraId="14CA5B82" w14:textId="4A8C8A7C" w:rsidR="009F4B4E" w:rsidRDefault="009F4B4E" w:rsidP="00516739">
                  <w:pPr>
                    <w:cnfStyle w:val="000000100000" w:firstRow="0" w:lastRow="0" w:firstColumn="0" w:lastColumn="0" w:oddVBand="0" w:evenVBand="0" w:oddHBand="1" w:evenHBand="0" w:firstRowFirstColumn="0" w:firstRowLastColumn="0" w:lastRowFirstColumn="0" w:lastRowLastColumn="0"/>
                  </w:pPr>
                  <w:r w:rsidRPr="009F4B4E">
                    <w:t>Los textos reales, uno a la vez</w:t>
                  </w:r>
                </w:p>
              </w:tc>
            </w:tr>
            <w:tr w:rsidR="009F4B4E" w14:paraId="7ED24841" w14:textId="77777777" w:rsidTr="009F4B4E">
              <w:tc>
                <w:tcPr>
                  <w:cnfStyle w:val="001000000000" w:firstRow="0" w:lastRow="0" w:firstColumn="1" w:lastColumn="0" w:oddVBand="0" w:evenVBand="0" w:oddHBand="0" w:evenHBand="0" w:firstRowFirstColumn="0" w:firstRowLastColumn="0" w:lastRowFirstColumn="0" w:lastRowLastColumn="0"/>
                  <w:tcW w:w="3521" w:type="dxa"/>
                </w:tcPr>
                <w:p w14:paraId="5C57D60F" w14:textId="6FC6C48F" w:rsidR="009F4B4E" w:rsidRDefault="009F4B4E" w:rsidP="00516739">
                  <w:r w:rsidRPr="009F4B4E">
                    <w:t>¿</w:t>
                  </w:r>
                  <w:proofErr w:type="spellStart"/>
                  <w:r w:rsidRPr="009F4B4E">
                    <w:t>Gradio</w:t>
                  </w:r>
                  <w:proofErr w:type="spellEnd"/>
                  <w:r w:rsidRPr="009F4B4E">
                    <w:t xml:space="preserve"> detecta streaming?</w:t>
                  </w:r>
                </w:p>
              </w:tc>
              <w:tc>
                <w:tcPr>
                  <w:tcW w:w="3521" w:type="dxa"/>
                </w:tcPr>
                <w:p w14:paraId="30BBD9D6" w14:textId="660E9F11" w:rsidR="009F4B4E" w:rsidRDefault="009F4B4E" w:rsidP="00516739">
                  <w:pPr>
                    <w:cnfStyle w:val="000000000000" w:firstRow="0" w:lastRow="0" w:firstColumn="0" w:lastColumn="0" w:oddVBand="0" w:evenVBand="0" w:oddHBand="0" w:evenHBand="0" w:firstRowFirstColumn="0" w:firstRowLastColumn="0" w:lastRowFirstColumn="0" w:lastRowLastColumn="0"/>
                  </w:pPr>
                  <w:r w:rsidRPr="009F4B4E">
                    <w:t>No sabría qué mostrar</w:t>
                  </w:r>
                </w:p>
              </w:tc>
              <w:tc>
                <w:tcPr>
                  <w:tcW w:w="3522" w:type="dxa"/>
                </w:tcPr>
                <w:p w14:paraId="31A0BF29" w14:textId="7F31D0D7" w:rsidR="009F4B4E" w:rsidRDefault="009F4B4E" w:rsidP="00516739">
                  <w:pPr>
                    <w:cnfStyle w:val="000000000000" w:firstRow="0" w:lastRow="0" w:firstColumn="0" w:lastColumn="0" w:oddVBand="0" w:evenVBand="0" w:oddHBand="0" w:evenHBand="0" w:firstRowFirstColumn="0" w:firstRowLastColumn="0" w:lastRowFirstColumn="0" w:lastRowLastColumn="0"/>
                  </w:pPr>
                  <w:r w:rsidRPr="009F4B4E">
                    <w:t>Sí, actualiza la pantalla con cada entrega</w:t>
                  </w:r>
                </w:p>
              </w:tc>
            </w:tr>
            <w:tr w:rsidR="009F4B4E" w14:paraId="39806245" w14:textId="77777777" w:rsidTr="009F4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30981329" w14:textId="2EA29959" w:rsidR="009F4B4E" w:rsidRPr="009F4B4E" w:rsidRDefault="009F4B4E" w:rsidP="00516739">
                  <w:r w:rsidRPr="009F4B4E">
                    <w:t>Resultado en pantalla</w:t>
                  </w:r>
                </w:p>
              </w:tc>
              <w:tc>
                <w:tcPr>
                  <w:tcW w:w="3521" w:type="dxa"/>
                </w:tcPr>
                <w:p w14:paraId="5523D360" w14:textId="5AA08C7A" w:rsidR="009F4B4E" w:rsidRPr="009F4B4E" w:rsidRDefault="009F4B4E" w:rsidP="00516739">
                  <w:pPr>
                    <w:cnfStyle w:val="000000100000" w:firstRow="0" w:lastRow="0" w:firstColumn="0" w:lastColumn="0" w:oddVBand="0" w:evenVBand="0" w:oddHBand="1" w:evenHBand="0" w:firstRowFirstColumn="0" w:firstRowLastColumn="0" w:lastRowFirstColumn="0" w:lastRowLastColumn="0"/>
                  </w:pPr>
                  <w:r>
                    <w:t>Error o nada útil</w:t>
                  </w:r>
                </w:p>
              </w:tc>
              <w:tc>
                <w:tcPr>
                  <w:tcW w:w="3522" w:type="dxa"/>
                </w:tcPr>
                <w:p w14:paraId="5A70EEA7" w14:textId="39C9F158" w:rsidR="009F4B4E" w:rsidRPr="009F4B4E" w:rsidRDefault="009F4B4E" w:rsidP="00516739">
                  <w:pPr>
                    <w:cnfStyle w:val="000000100000" w:firstRow="0" w:lastRow="0" w:firstColumn="0" w:lastColumn="0" w:oddVBand="0" w:evenVBand="0" w:oddHBand="1" w:evenHBand="0" w:firstRowFirstColumn="0" w:firstRowLastColumn="0" w:lastRowFirstColumn="0" w:lastRowLastColumn="0"/>
                  </w:pPr>
                  <w:r>
                    <w:t xml:space="preserve">El efecto </w:t>
                  </w:r>
                  <w:proofErr w:type="spellStart"/>
                  <w:r>
                    <w:t>maquina</w:t>
                  </w:r>
                  <w:proofErr w:type="spellEnd"/>
                  <w:r>
                    <w:t xml:space="preserve"> de escribir</w:t>
                  </w:r>
                </w:p>
              </w:tc>
            </w:tr>
          </w:tbl>
          <w:p w14:paraId="39861637" w14:textId="77777777" w:rsidR="009C2F0F" w:rsidRDefault="009C2F0F" w:rsidP="00516739"/>
          <w:p w14:paraId="23ACD2AF" w14:textId="2B397716" w:rsidR="00516739" w:rsidRPr="00516739" w:rsidRDefault="009F4B4E" w:rsidP="00516739">
            <w:r>
              <w:rPr>
                <w:b/>
                <w:bCs/>
              </w:rPr>
              <w:t xml:space="preserve">En una línea: </w:t>
            </w:r>
            <w:proofErr w:type="spellStart"/>
            <w:r>
              <w:rPr>
                <w:b/>
                <w:bCs/>
              </w:rPr>
              <w:t>return</w:t>
            </w:r>
            <w:proofErr w:type="spellEnd"/>
            <w:r>
              <w:rPr>
                <w:b/>
                <w:bCs/>
              </w:rPr>
              <w:t xml:space="preserve"> </w:t>
            </w:r>
            <w:proofErr w:type="spellStart"/>
            <w:r>
              <w:rPr>
                <w:b/>
                <w:bCs/>
              </w:rPr>
              <w:t>result</w:t>
            </w:r>
            <w:proofErr w:type="spellEnd"/>
            <w:r>
              <w:rPr>
                <w:b/>
                <w:bCs/>
              </w:rPr>
              <w:t xml:space="preserve"> </w:t>
            </w:r>
            <w:r>
              <w:t xml:space="preserve">te da la caja cerrada; </w:t>
            </w:r>
            <w:proofErr w:type="spellStart"/>
            <w:r>
              <w:rPr>
                <w:b/>
                <w:bCs/>
              </w:rPr>
              <w:t>yield</w:t>
            </w:r>
            <w:proofErr w:type="spellEnd"/>
            <w:r>
              <w:rPr>
                <w:b/>
                <w:bCs/>
              </w:rPr>
              <w:t xml:space="preserve"> </w:t>
            </w:r>
            <w:proofErr w:type="spellStart"/>
            <w:r>
              <w:rPr>
                <w:b/>
                <w:bCs/>
              </w:rPr>
              <w:t>from</w:t>
            </w:r>
            <w:proofErr w:type="spellEnd"/>
            <w:r>
              <w:rPr>
                <w:b/>
                <w:bCs/>
              </w:rPr>
              <w:t xml:space="preserve"> </w:t>
            </w:r>
            <w:proofErr w:type="spellStart"/>
            <w:r>
              <w:rPr>
                <w:b/>
                <w:bCs/>
              </w:rPr>
              <w:t>result</w:t>
            </w:r>
            <w:proofErr w:type="spellEnd"/>
            <w:r>
              <w:rPr>
                <w:b/>
                <w:bCs/>
              </w:rPr>
              <w:t xml:space="preserve"> </w:t>
            </w:r>
            <w:r>
              <w:t>abre la caja y te va pasando el contenido, uno por uno.</w:t>
            </w:r>
          </w:p>
          <w:p w14:paraId="337F2A0D" w14:textId="77777777" w:rsidR="00FB529E" w:rsidRDefault="00FB529E" w:rsidP="009A222C"/>
        </w:tc>
      </w:tr>
    </w:tbl>
    <w:p w14:paraId="32AFEA97" w14:textId="77777777" w:rsidR="00363E5A" w:rsidRPr="00363E5A" w:rsidRDefault="00363E5A" w:rsidP="009A222C"/>
    <w:p w14:paraId="77273449" w14:textId="77777777" w:rsidR="00A60886" w:rsidRDefault="00A60886" w:rsidP="00ED4A5C"/>
    <w:p w14:paraId="326DE08C" w14:textId="77777777" w:rsidR="00C5775D" w:rsidRDefault="00C5775D" w:rsidP="00ED4A5C"/>
    <w:p w14:paraId="4E447A1A" w14:textId="340D122F" w:rsidR="00C5775D" w:rsidRDefault="00C5775D">
      <w:r>
        <w:br w:type="page"/>
      </w:r>
    </w:p>
    <w:p w14:paraId="579DFAE1" w14:textId="6B20F9F0" w:rsidR="00C5775D" w:rsidRDefault="00C5775D" w:rsidP="00C5775D">
      <w:pPr>
        <w:pStyle w:val="Ttulo3"/>
        <w:rPr>
          <w:b/>
          <w:bCs/>
          <w:sz w:val="24"/>
          <w:szCs w:val="24"/>
          <w:highlight w:val="yellow"/>
        </w:rPr>
      </w:pPr>
      <w:bookmarkStart w:id="147" w:name="_Toc243791236"/>
      <w:r w:rsidRPr="005B482A">
        <w:rPr>
          <w:b/>
          <w:bCs/>
          <w:sz w:val="24"/>
          <w:szCs w:val="24"/>
          <w:highlight w:val="yellow"/>
        </w:rPr>
        <w:lastRenderedPageBreak/>
        <w:t>2.8.</w:t>
      </w:r>
      <w:r>
        <w:rPr>
          <w:b/>
          <w:bCs/>
          <w:sz w:val="24"/>
          <w:szCs w:val="24"/>
          <w:highlight w:val="yellow"/>
        </w:rPr>
        <w:t xml:space="preserve">3. </w:t>
      </w:r>
      <w:r w:rsidR="003E7165">
        <w:rPr>
          <w:b/>
          <w:bCs/>
          <w:sz w:val="24"/>
          <w:szCs w:val="24"/>
          <w:highlight w:val="yellow"/>
        </w:rPr>
        <w:t xml:space="preserve">El riesgo de usar </w:t>
      </w:r>
      <w:proofErr w:type="spellStart"/>
      <w:r w:rsidR="003E7165">
        <w:rPr>
          <w:b/>
          <w:bCs/>
          <w:sz w:val="24"/>
          <w:szCs w:val="24"/>
          <w:highlight w:val="yellow"/>
        </w:rPr>
        <w:t>strings</w:t>
      </w:r>
      <w:proofErr w:type="spellEnd"/>
      <w:r w:rsidR="003E7165">
        <w:rPr>
          <w:b/>
          <w:bCs/>
          <w:sz w:val="24"/>
          <w:szCs w:val="24"/>
          <w:highlight w:val="yellow"/>
        </w:rPr>
        <w:t xml:space="preserve"> sueltos (“Gemini”, “</w:t>
      </w:r>
      <w:proofErr w:type="spellStart"/>
      <w:r w:rsidR="003E7165">
        <w:rPr>
          <w:b/>
          <w:bCs/>
          <w:sz w:val="24"/>
          <w:szCs w:val="24"/>
          <w:highlight w:val="yellow"/>
        </w:rPr>
        <w:t>Ollama</w:t>
      </w:r>
      <w:proofErr w:type="spellEnd"/>
      <w:r w:rsidR="003E7165">
        <w:rPr>
          <w:b/>
          <w:bCs/>
          <w:sz w:val="24"/>
          <w:szCs w:val="24"/>
          <w:highlight w:val="yellow"/>
        </w:rPr>
        <w:t>”)</w:t>
      </w:r>
      <w:r w:rsidR="00C063ED">
        <w:rPr>
          <w:b/>
          <w:bCs/>
          <w:sz w:val="24"/>
          <w:szCs w:val="24"/>
          <w:highlight w:val="yellow"/>
        </w:rPr>
        <w:t xml:space="preserve"> + El selector como segundo input</w:t>
      </w:r>
      <w:bookmarkEnd w:id="147"/>
    </w:p>
    <w:p w14:paraId="52C1C33A" w14:textId="77777777" w:rsidR="002166B1" w:rsidRPr="002166B1" w:rsidRDefault="002166B1" w:rsidP="002166B1">
      <w:r w:rsidRPr="002166B1">
        <w:t xml:space="preserve">El profesor lo menciona: usar texto plano en vez de </w:t>
      </w:r>
      <w:r w:rsidRPr="002166B1">
        <w:rPr>
          <w:b/>
          <w:bCs/>
        </w:rPr>
        <w:t>enumeraciones</w:t>
      </w:r>
      <w:r w:rsidRPr="002166B1">
        <w:t xml:space="preserve"> (</w:t>
      </w:r>
      <w:proofErr w:type="spellStart"/>
      <w:r w:rsidRPr="002166B1">
        <w:t>enum</w:t>
      </w:r>
      <w:proofErr w:type="spellEnd"/>
      <w:r w:rsidRPr="002166B1">
        <w:t>) es frágil, pero lo hace así por simplicidad.</w:t>
      </w:r>
    </w:p>
    <w:p w14:paraId="5656BF32" w14:textId="77777777" w:rsidR="002166B1" w:rsidRPr="002166B1" w:rsidRDefault="002166B1" w:rsidP="002166B1">
      <w:r w:rsidRPr="002166B1">
        <w:rPr>
          <w:b/>
          <w:bCs/>
        </w:rPr>
        <w:t>El peligro, con tu código:</w:t>
      </w:r>
    </w:p>
    <w:p w14:paraId="07188023" w14:textId="51A21F0D" w:rsidR="003E7165" w:rsidRDefault="002166B1" w:rsidP="003E7165">
      <w:pPr>
        <w:rPr>
          <w:highlight w:val="yellow"/>
        </w:rPr>
      </w:pPr>
      <w:r w:rsidRPr="002166B1">
        <w:rPr>
          <w:noProof/>
        </w:rPr>
        <w:drawing>
          <wp:inline distT="0" distB="0" distL="0" distR="0" wp14:anchorId="538E07C5" wp14:editId="2C126E0E">
            <wp:extent cx="4567767" cy="552684"/>
            <wp:effectExtent l="38100" t="38100" r="42545" b="38100"/>
            <wp:docPr id="429140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40027" name=""/>
                    <pic:cNvPicPr/>
                  </pic:nvPicPr>
                  <pic:blipFill>
                    <a:blip r:embed="rId763"/>
                    <a:stretch>
                      <a:fillRect/>
                    </a:stretch>
                  </pic:blipFill>
                  <pic:spPr>
                    <a:xfrm>
                      <a:off x="0" y="0"/>
                      <a:ext cx="4581997" cy="554406"/>
                    </a:xfrm>
                    <a:prstGeom prst="rect">
                      <a:avLst/>
                    </a:prstGeom>
                    <a:ln w="28575">
                      <a:solidFill>
                        <a:schemeClr val="tx1"/>
                      </a:solidFill>
                    </a:ln>
                  </pic:spPr>
                </pic:pic>
              </a:graphicData>
            </a:graphic>
          </wp:inline>
        </w:drawing>
      </w:r>
    </w:p>
    <w:p w14:paraId="41F8CE9A" w14:textId="5F82F4AE" w:rsidR="002D6BE5" w:rsidRDefault="002D6BE5" w:rsidP="003E7165">
      <w:pPr>
        <w:pBdr>
          <w:bottom w:val="single" w:sz="6" w:space="1" w:color="auto"/>
        </w:pBdr>
        <w:rPr>
          <w:b/>
          <w:bCs/>
        </w:rPr>
      </w:pPr>
      <w:r w:rsidRPr="002D6BE5">
        <w:t xml:space="preserve">Si en el </w:t>
      </w:r>
      <w:proofErr w:type="spellStart"/>
      <w:r w:rsidRPr="002D6BE5">
        <w:t>dropdown</w:t>
      </w:r>
      <w:proofErr w:type="spellEnd"/>
      <w:r w:rsidRPr="002D6BE5">
        <w:t xml:space="preserve"> escribieras </w:t>
      </w:r>
      <w:r>
        <w:rPr>
          <w:b/>
          <w:bCs/>
        </w:rPr>
        <w:t xml:space="preserve">“Gemini” </w:t>
      </w:r>
      <w:r>
        <w:t xml:space="preserve">(minúscula) o </w:t>
      </w:r>
      <w:r>
        <w:rPr>
          <w:b/>
          <w:bCs/>
        </w:rPr>
        <w:t>“</w:t>
      </w:r>
      <w:proofErr w:type="spellStart"/>
      <w:r>
        <w:rPr>
          <w:b/>
          <w:bCs/>
        </w:rPr>
        <w:t>Ollama</w:t>
      </w:r>
      <w:proofErr w:type="spellEnd"/>
      <w:r>
        <w:rPr>
          <w:b/>
          <w:bCs/>
        </w:rPr>
        <w:t xml:space="preserve"> </w:t>
      </w:r>
      <w:proofErr w:type="gramStart"/>
      <w:r>
        <w:rPr>
          <w:b/>
          <w:bCs/>
        </w:rPr>
        <w:t xml:space="preserve">“ </w:t>
      </w:r>
      <w:r>
        <w:t>(</w:t>
      </w:r>
      <w:proofErr w:type="gramEnd"/>
      <w:r>
        <w:t xml:space="preserve">con espacio), y en </w:t>
      </w:r>
      <w:proofErr w:type="spellStart"/>
      <w:r>
        <w:rPr>
          <w:b/>
          <w:bCs/>
        </w:rPr>
        <w:t>stram_model</w:t>
      </w:r>
      <w:proofErr w:type="spellEnd"/>
      <w:r>
        <w:rPr>
          <w:b/>
          <w:bCs/>
        </w:rPr>
        <w:t xml:space="preserve"> </w:t>
      </w:r>
      <w:r>
        <w:t xml:space="preserve">comparas con </w:t>
      </w:r>
      <w:r>
        <w:rPr>
          <w:b/>
          <w:bCs/>
        </w:rPr>
        <w:t xml:space="preserve">“Gemini” </w:t>
      </w:r>
      <w:r>
        <w:t xml:space="preserve">exacto, </w:t>
      </w:r>
      <w:r>
        <w:rPr>
          <w:b/>
          <w:bCs/>
        </w:rPr>
        <w:t xml:space="preserve">nunca coincidiría, </w:t>
      </w:r>
      <w:r>
        <w:t xml:space="preserve">y caería siempre en el </w:t>
      </w:r>
      <w:proofErr w:type="spellStart"/>
      <w:r>
        <w:rPr>
          <w:b/>
          <w:bCs/>
        </w:rPr>
        <w:t>else</w:t>
      </w:r>
      <w:proofErr w:type="spellEnd"/>
      <w:r>
        <w:rPr>
          <w:b/>
          <w:bCs/>
        </w:rPr>
        <w:t xml:space="preserve"> </w:t>
      </w:r>
      <w:r>
        <w:t xml:space="preserve">con el error. Son 3 lugares donde ese texto debe coincidir </w:t>
      </w:r>
      <w:r>
        <w:rPr>
          <w:b/>
          <w:bCs/>
        </w:rPr>
        <w:t xml:space="preserve">exactamente: </w:t>
      </w:r>
      <w:r>
        <w:t xml:space="preserve">El </w:t>
      </w:r>
      <w:proofErr w:type="spellStart"/>
      <w:r>
        <w:rPr>
          <w:b/>
          <w:bCs/>
        </w:rPr>
        <w:t>Dropdown</w:t>
      </w:r>
      <w:proofErr w:type="spellEnd"/>
      <w:r>
        <w:rPr>
          <w:b/>
          <w:bCs/>
        </w:rPr>
        <w:t xml:space="preserve">, </w:t>
      </w:r>
      <w:r>
        <w:t xml:space="preserve">los </w:t>
      </w:r>
      <w:proofErr w:type="spellStart"/>
      <w:r w:rsidR="00A64973">
        <w:rPr>
          <w:b/>
          <w:bCs/>
        </w:rPr>
        <w:t>examples</w:t>
      </w:r>
      <w:proofErr w:type="spellEnd"/>
      <w:r w:rsidR="00A64973">
        <w:rPr>
          <w:b/>
          <w:bCs/>
        </w:rPr>
        <w:t xml:space="preserve">, </w:t>
      </w:r>
      <w:r w:rsidR="00A64973">
        <w:t xml:space="preserve">y los </w:t>
      </w:r>
      <w:proofErr w:type="spellStart"/>
      <w:r w:rsidR="00A64973">
        <w:rPr>
          <w:b/>
          <w:bCs/>
        </w:rPr>
        <w:t>if</w:t>
      </w:r>
      <w:proofErr w:type="spellEnd"/>
      <w:r w:rsidR="00A64973">
        <w:rPr>
          <w:b/>
          <w:bCs/>
        </w:rPr>
        <w:t>/</w:t>
      </w:r>
      <w:proofErr w:type="spellStart"/>
      <w:r w:rsidR="00A64973">
        <w:rPr>
          <w:b/>
          <w:bCs/>
        </w:rPr>
        <w:t>elif</w:t>
      </w:r>
      <w:proofErr w:type="spellEnd"/>
      <w:r w:rsidR="00A64973">
        <w:rPr>
          <w:b/>
          <w:bCs/>
        </w:rPr>
        <w:t xml:space="preserve"> </w:t>
      </w:r>
      <w:r w:rsidR="00A64973">
        <w:t xml:space="preserve">de </w:t>
      </w:r>
      <w:proofErr w:type="spellStart"/>
      <w:r w:rsidR="00A64973">
        <w:rPr>
          <w:b/>
          <w:bCs/>
        </w:rPr>
        <w:t>stream_model</w:t>
      </w:r>
      <w:proofErr w:type="spellEnd"/>
      <w:r w:rsidR="00A64973">
        <w:rPr>
          <w:b/>
          <w:bCs/>
        </w:rPr>
        <w:t>.</w:t>
      </w:r>
    </w:p>
    <w:p w14:paraId="25CBE016" w14:textId="77777777" w:rsidR="00C063ED" w:rsidRPr="00C063ED" w:rsidRDefault="00C063ED" w:rsidP="00C063ED">
      <w:pPr>
        <w:rPr>
          <w:b/>
          <w:bCs/>
          <w:sz w:val="24"/>
          <w:szCs w:val="28"/>
        </w:rPr>
      </w:pPr>
      <w:r w:rsidRPr="00C063ED">
        <w:rPr>
          <w:b/>
          <w:bCs/>
          <w:sz w:val="24"/>
          <w:szCs w:val="28"/>
          <w:highlight w:val="yellow"/>
        </w:rPr>
        <w:t>4. El selector como segundo input</w:t>
      </w:r>
    </w:p>
    <w:p w14:paraId="59FBB3D0" w14:textId="58F2DCA5" w:rsidR="00C063ED" w:rsidRDefault="00F917FF" w:rsidP="003E7165">
      <w:r w:rsidRPr="00F917FF">
        <w:rPr>
          <w:noProof/>
        </w:rPr>
        <w:drawing>
          <wp:inline distT="0" distB="0" distL="0" distR="0" wp14:anchorId="7807992E" wp14:editId="460DCE85">
            <wp:extent cx="5959356" cy="457240"/>
            <wp:effectExtent l="38100" t="38100" r="41910" b="38100"/>
            <wp:docPr id="1767866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66685" name=""/>
                    <pic:cNvPicPr/>
                  </pic:nvPicPr>
                  <pic:blipFill>
                    <a:blip r:embed="rId764"/>
                    <a:stretch>
                      <a:fillRect/>
                    </a:stretch>
                  </pic:blipFill>
                  <pic:spPr>
                    <a:xfrm>
                      <a:off x="0" y="0"/>
                      <a:ext cx="5959356" cy="457240"/>
                    </a:xfrm>
                    <a:prstGeom prst="rect">
                      <a:avLst/>
                    </a:prstGeom>
                    <a:ln w="28575">
                      <a:solidFill>
                        <a:srgbClr val="EE0000"/>
                      </a:solidFill>
                    </a:ln>
                  </pic:spPr>
                </pic:pic>
              </a:graphicData>
            </a:graphic>
          </wp:inline>
        </w:drawing>
      </w:r>
    </w:p>
    <w:tbl>
      <w:tblPr>
        <w:tblStyle w:val="Tablaconcuadrcula4-nfasis3"/>
        <w:tblW w:w="0" w:type="auto"/>
        <w:tblLook w:val="04A0" w:firstRow="1" w:lastRow="0" w:firstColumn="1" w:lastColumn="0" w:noHBand="0" w:noVBand="1"/>
      </w:tblPr>
      <w:tblGrid>
        <w:gridCol w:w="5395"/>
        <w:gridCol w:w="5395"/>
      </w:tblGrid>
      <w:tr w:rsidR="00306670" w14:paraId="595F4755" w14:textId="77777777" w:rsidTr="00306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92C6415" w14:textId="1C9114C0" w:rsidR="00306670" w:rsidRDefault="00306670" w:rsidP="003E7165">
            <w:r w:rsidRPr="00306670">
              <w:t>Parte</w:t>
            </w:r>
          </w:p>
        </w:tc>
        <w:tc>
          <w:tcPr>
            <w:tcW w:w="5395" w:type="dxa"/>
          </w:tcPr>
          <w:p w14:paraId="37086D8B" w14:textId="21A8E450" w:rsidR="00306670" w:rsidRDefault="00306670" w:rsidP="003E7165">
            <w:pPr>
              <w:cnfStyle w:val="100000000000" w:firstRow="1" w:lastRow="0" w:firstColumn="0" w:lastColumn="0" w:oddVBand="0" w:evenVBand="0" w:oddHBand="0" w:evenHBand="0" w:firstRowFirstColumn="0" w:firstRowLastColumn="0" w:lastRowFirstColumn="0" w:lastRowLastColumn="0"/>
            </w:pPr>
            <w:r w:rsidRPr="00306670">
              <w:t>Qué hace</w:t>
            </w:r>
          </w:p>
        </w:tc>
      </w:tr>
      <w:tr w:rsidR="00306670" w14:paraId="58A6D047" w14:textId="77777777" w:rsidTr="00306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7407FEA" w14:textId="53CD15A7" w:rsidR="00306670" w:rsidRDefault="00306670" w:rsidP="003E7165">
            <w:r w:rsidRPr="00306670">
              <w:t>["Gemini", "</w:t>
            </w:r>
            <w:proofErr w:type="spellStart"/>
            <w:r w:rsidRPr="00306670">
              <w:t>Ollama</w:t>
            </w:r>
            <w:proofErr w:type="spellEnd"/>
            <w:r w:rsidRPr="00306670">
              <w:t>"]</w:t>
            </w:r>
          </w:p>
        </w:tc>
        <w:tc>
          <w:tcPr>
            <w:tcW w:w="5395" w:type="dxa"/>
          </w:tcPr>
          <w:p w14:paraId="40780D66" w14:textId="1A9B863C" w:rsidR="00306670" w:rsidRDefault="00306670" w:rsidP="003E7165">
            <w:pPr>
              <w:cnfStyle w:val="000000100000" w:firstRow="0" w:lastRow="0" w:firstColumn="0" w:lastColumn="0" w:oddVBand="0" w:evenVBand="0" w:oddHBand="1" w:evenHBand="0" w:firstRowFirstColumn="0" w:firstRowLastColumn="0" w:lastRowFirstColumn="0" w:lastRowLastColumn="0"/>
            </w:pPr>
            <w:r w:rsidRPr="00306670">
              <w:t>Las opciones del menú desplegable</w:t>
            </w:r>
          </w:p>
        </w:tc>
      </w:tr>
      <w:tr w:rsidR="00306670" w14:paraId="6EDFF1B4" w14:textId="77777777" w:rsidTr="00306670">
        <w:tc>
          <w:tcPr>
            <w:cnfStyle w:val="001000000000" w:firstRow="0" w:lastRow="0" w:firstColumn="1" w:lastColumn="0" w:oddVBand="0" w:evenVBand="0" w:oddHBand="0" w:evenHBand="0" w:firstRowFirstColumn="0" w:firstRowLastColumn="0" w:lastRowFirstColumn="0" w:lastRowLastColumn="0"/>
            <w:tcW w:w="5395" w:type="dxa"/>
          </w:tcPr>
          <w:p w14:paraId="50DD3D38" w14:textId="0C34BCBD" w:rsidR="00306670" w:rsidRPr="00306670" w:rsidRDefault="00306670" w:rsidP="003E7165">
            <w:proofErr w:type="spellStart"/>
            <w:r w:rsidRPr="00306670">
              <w:t>value</w:t>
            </w:r>
            <w:proofErr w:type="spellEnd"/>
            <w:r w:rsidRPr="00306670">
              <w:t>="Gemini"</w:t>
            </w:r>
          </w:p>
        </w:tc>
        <w:tc>
          <w:tcPr>
            <w:tcW w:w="5395" w:type="dxa"/>
          </w:tcPr>
          <w:p w14:paraId="5282616A" w14:textId="0CFAA94F" w:rsidR="00306670" w:rsidRPr="00306670" w:rsidRDefault="00306670" w:rsidP="003E7165">
            <w:pPr>
              <w:cnfStyle w:val="000000000000" w:firstRow="0" w:lastRow="0" w:firstColumn="0" w:lastColumn="0" w:oddVBand="0" w:evenVBand="0" w:oddHBand="0" w:evenHBand="0" w:firstRowFirstColumn="0" w:firstRowLastColumn="0" w:lastRowFirstColumn="0" w:lastRowLastColumn="0"/>
            </w:pPr>
            <w:r w:rsidRPr="00306670">
              <w:t xml:space="preserve">Cuál aparece </w:t>
            </w:r>
            <w:proofErr w:type="gramStart"/>
            <w:r w:rsidRPr="00306670">
              <w:t>seleccionada</w:t>
            </w:r>
            <w:proofErr w:type="gramEnd"/>
            <w:r w:rsidRPr="00306670">
              <w:t xml:space="preserve"> por defecto</w:t>
            </w:r>
          </w:p>
        </w:tc>
      </w:tr>
    </w:tbl>
    <w:p w14:paraId="3702BCEE" w14:textId="77777777" w:rsidR="00F917FF" w:rsidRDefault="00F917FF" w:rsidP="003E7165"/>
    <w:p w14:paraId="2E73A0C5" w14:textId="4594363B" w:rsidR="00306670" w:rsidRDefault="00B3478F" w:rsidP="003E7165">
      <w:r w:rsidRPr="00B3478F">
        <w:rPr>
          <w:noProof/>
        </w:rPr>
        <w:drawing>
          <wp:inline distT="0" distB="0" distL="0" distR="0" wp14:anchorId="61F15BC9" wp14:editId="3784981D">
            <wp:extent cx="3894667" cy="2036045"/>
            <wp:effectExtent l="0" t="0" r="0" b="2540"/>
            <wp:docPr id="1279467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67786" name=""/>
                    <pic:cNvPicPr/>
                  </pic:nvPicPr>
                  <pic:blipFill>
                    <a:blip r:embed="rId765"/>
                    <a:stretch>
                      <a:fillRect/>
                    </a:stretch>
                  </pic:blipFill>
                  <pic:spPr>
                    <a:xfrm>
                      <a:off x="0" y="0"/>
                      <a:ext cx="3903230" cy="2040522"/>
                    </a:xfrm>
                    <a:prstGeom prst="rect">
                      <a:avLst/>
                    </a:prstGeom>
                  </pic:spPr>
                </pic:pic>
              </a:graphicData>
            </a:graphic>
          </wp:inline>
        </w:drawing>
      </w:r>
    </w:p>
    <w:p w14:paraId="31311FCA" w14:textId="3170EF30" w:rsidR="00B3478F" w:rsidRDefault="00B3478F" w:rsidP="003E7165">
      <w:r>
        <w:t xml:space="preserve">Ahora </w:t>
      </w:r>
      <w:proofErr w:type="spellStart"/>
      <w:r>
        <w:rPr>
          <w:b/>
          <w:bCs/>
        </w:rPr>
        <w:t>stream_model</w:t>
      </w:r>
      <w:proofErr w:type="spellEnd"/>
      <w:r>
        <w:rPr>
          <w:b/>
          <w:bCs/>
        </w:rPr>
        <w:t xml:space="preserve"> (</w:t>
      </w:r>
      <w:proofErr w:type="spellStart"/>
      <w:r>
        <w:rPr>
          <w:b/>
          <w:bCs/>
        </w:rPr>
        <w:t>prompt</w:t>
      </w:r>
      <w:proofErr w:type="spellEnd"/>
      <w:r>
        <w:rPr>
          <w:b/>
          <w:bCs/>
        </w:rPr>
        <w:t xml:space="preserve">, </w:t>
      </w:r>
      <w:proofErr w:type="spellStart"/>
      <w:r>
        <w:rPr>
          <w:b/>
          <w:bCs/>
        </w:rPr>
        <w:t>model</w:t>
      </w:r>
      <w:proofErr w:type="spellEnd"/>
      <w:r>
        <w:rPr>
          <w:b/>
          <w:bCs/>
        </w:rPr>
        <w:t xml:space="preserve">) </w:t>
      </w:r>
      <w:r w:rsidR="00813857">
        <w:t xml:space="preserve">recibe </w:t>
      </w:r>
      <w:r w:rsidR="00813857">
        <w:rPr>
          <w:b/>
          <w:bCs/>
        </w:rPr>
        <w:t xml:space="preserve">dos </w:t>
      </w:r>
      <w:r w:rsidR="00813857">
        <w:t xml:space="preserve">argumentos, en el mismo orden que la lista: el texto del cuadro, y lo que este elegido en el </w:t>
      </w:r>
      <w:proofErr w:type="spellStart"/>
      <w:r w:rsidR="00813857">
        <w:t>dropdown</w:t>
      </w:r>
      <w:proofErr w:type="spellEnd"/>
      <w:r w:rsidR="00813857">
        <w:t>.</w:t>
      </w:r>
    </w:p>
    <w:p w14:paraId="6E90366B" w14:textId="7C0CD338" w:rsidR="00813857" w:rsidRDefault="00350C74" w:rsidP="003E7165">
      <w:r w:rsidRPr="00350C74">
        <w:rPr>
          <w:noProof/>
        </w:rPr>
        <w:drawing>
          <wp:inline distT="0" distB="0" distL="0" distR="0" wp14:anchorId="130FFBF7" wp14:editId="7EDD5CED">
            <wp:extent cx="4021667" cy="2102438"/>
            <wp:effectExtent l="0" t="0" r="0" b="0"/>
            <wp:docPr id="721631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31252" name=""/>
                    <pic:cNvPicPr/>
                  </pic:nvPicPr>
                  <pic:blipFill>
                    <a:blip r:embed="rId766"/>
                    <a:stretch>
                      <a:fillRect/>
                    </a:stretch>
                  </pic:blipFill>
                  <pic:spPr>
                    <a:xfrm>
                      <a:off x="0" y="0"/>
                      <a:ext cx="4028970" cy="2106256"/>
                    </a:xfrm>
                    <a:prstGeom prst="rect">
                      <a:avLst/>
                    </a:prstGeom>
                  </pic:spPr>
                </pic:pic>
              </a:graphicData>
            </a:graphic>
          </wp:inline>
        </w:drawing>
      </w:r>
    </w:p>
    <w:p w14:paraId="61D1AE45" w14:textId="7BAD38FC" w:rsidR="00350C74" w:rsidRDefault="00350C74" w:rsidP="003E7165">
      <w:pPr>
        <w:pBdr>
          <w:bottom w:val="single" w:sz="6" w:space="1" w:color="auto"/>
        </w:pBdr>
      </w:pPr>
      <w:r>
        <w:lastRenderedPageBreak/>
        <w:t xml:space="preserve">Cuando hay </w:t>
      </w:r>
      <w:proofErr w:type="spellStart"/>
      <w:r>
        <w:rPr>
          <w:b/>
          <w:bCs/>
        </w:rPr>
        <w:t>mas</w:t>
      </w:r>
      <w:proofErr w:type="spellEnd"/>
      <w:r>
        <w:rPr>
          <w:b/>
          <w:bCs/>
        </w:rPr>
        <w:t xml:space="preserve"> de un input, </w:t>
      </w:r>
      <w:r>
        <w:t xml:space="preserve">cada ejemplo es una </w:t>
      </w:r>
      <w:r>
        <w:rPr>
          <w:b/>
          <w:bCs/>
        </w:rPr>
        <w:t xml:space="preserve">lista de </w:t>
      </w:r>
      <w:r w:rsidR="00EC0E63">
        <w:rPr>
          <w:b/>
          <w:bCs/>
        </w:rPr>
        <w:t xml:space="preserve">listas: </w:t>
      </w:r>
      <w:r w:rsidR="00EC0E63">
        <w:t xml:space="preserve">cada </w:t>
      </w:r>
      <w:proofErr w:type="spellStart"/>
      <w:r w:rsidR="00EC0E63">
        <w:t>sub-lista</w:t>
      </w:r>
      <w:proofErr w:type="spellEnd"/>
      <w:r w:rsidR="00EC0E63">
        <w:t xml:space="preserve"> tiene un valor por cada input, en el mismo orden.</w:t>
      </w:r>
    </w:p>
    <w:p w14:paraId="29E5D3D9" w14:textId="3F967B02" w:rsidR="00391349" w:rsidRPr="00391349" w:rsidRDefault="00391349" w:rsidP="003E7165">
      <w:pPr>
        <w:pBdr>
          <w:bottom w:val="single" w:sz="6" w:space="1" w:color="auto"/>
        </w:pBdr>
        <w:rPr>
          <w:b/>
          <w:bCs/>
          <w:sz w:val="24"/>
          <w:szCs w:val="28"/>
        </w:rPr>
      </w:pPr>
      <w:r w:rsidRPr="00391349">
        <w:rPr>
          <w:b/>
          <w:bCs/>
          <w:sz w:val="24"/>
          <w:szCs w:val="28"/>
          <w:highlight w:val="yellow"/>
        </w:rPr>
        <w:t>Salida:</w:t>
      </w:r>
    </w:p>
    <w:p w14:paraId="2EB39FA4" w14:textId="08749F46" w:rsidR="00391349" w:rsidRPr="00391349" w:rsidRDefault="008405D9" w:rsidP="003E7165">
      <w:pPr>
        <w:pBdr>
          <w:bottom w:val="single" w:sz="6" w:space="1" w:color="auto"/>
        </w:pBdr>
        <w:rPr>
          <w:b/>
          <w:bCs/>
        </w:rPr>
      </w:pPr>
      <w:r>
        <w:rPr>
          <w:b/>
          <w:bCs/>
          <w:noProof/>
        </w:rPr>
        <w:drawing>
          <wp:inline distT="0" distB="0" distL="0" distR="0" wp14:anchorId="6A82D062" wp14:editId="5D8CE54F">
            <wp:extent cx="5249333" cy="3330896"/>
            <wp:effectExtent l="38100" t="38100" r="46990" b="41275"/>
            <wp:docPr id="129396488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67">
                      <a:extLst>
                        <a:ext uri="{28A0092B-C50C-407E-A947-70E740481C1C}">
                          <a14:useLocalDpi xmlns:a14="http://schemas.microsoft.com/office/drawing/2010/main" val="0"/>
                        </a:ext>
                      </a:extLst>
                    </a:blip>
                    <a:srcRect/>
                    <a:stretch>
                      <a:fillRect/>
                    </a:stretch>
                  </pic:blipFill>
                  <pic:spPr bwMode="auto">
                    <a:xfrm>
                      <a:off x="0" y="0"/>
                      <a:ext cx="5253127" cy="3333303"/>
                    </a:xfrm>
                    <a:prstGeom prst="rect">
                      <a:avLst/>
                    </a:prstGeom>
                    <a:noFill/>
                    <a:ln w="28575">
                      <a:solidFill>
                        <a:srgbClr val="EE0000"/>
                      </a:solidFill>
                    </a:ln>
                  </pic:spPr>
                </pic:pic>
              </a:graphicData>
            </a:graphic>
          </wp:inline>
        </w:drawing>
      </w:r>
      <w:r>
        <w:rPr>
          <w:b/>
          <w:bCs/>
          <w:noProof/>
        </w:rPr>
        <w:drawing>
          <wp:inline distT="0" distB="0" distL="0" distR="0" wp14:anchorId="5FCF2759" wp14:editId="0145ECA2">
            <wp:extent cx="5232400" cy="2881211"/>
            <wp:effectExtent l="38100" t="38100" r="44450" b="33655"/>
            <wp:docPr id="84757957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68">
                      <a:extLst>
                        <a:ext uri="{28A0092B-C50C-407E-A947-70E740481C1C}">
                          <a14:useLocalDpi xmlns:a14="http://schemas.microsoft.com/office/drawing/2010/main" val="0"/>
                        </a:ext>
                      </a:extLst>
                    </a:blip>
                    <a:srcRect/>
                    <a:stretch>
                      <a:fillRect/>
                    </a:stretch>
                  </pic:blipFill>
                  <pic:spPr bwMode="auto">
                    <a:xfrm>
                      <a:off x="0" y="0"/>
                      <a:ext cx="5236802" cy="2883635"/>
                    </a:xfrm>
                    <a:prstGeom prst="rect">
                      <a:avLst/>
                    </a:prstGeom>
                    <a:noFill/>
                    <a:ln w="38100">
                      <a:solidFill>
                        <a:srgbClr val="EE0000"/>
                      </a:solidFill>
                    </a:ln>
                  </pic:spPr>
                </pic:pic>
              </a:graphicData>
            </a:graphic>
          </wp:inline>
        </w:drawing>
      </w:r>
    </w:p>
    <w:p w14:paraId="32F26A23" w14:textId="77777777" w:rsidR="00391349" w:rsidRDefault="00391349" w:rsidP="003E7165">
      <w:pPr>
        <w:pBdr>
          <w:bottom w:val="single" w:sz="6" w:space="1" w:color="auto"/>
        </w:pBdr>
      </w:pPr>
    </w:p>
    <w:p w14:paraId="2B4FB420" w14:textId="77777777" w:rsidR="00391349" w:rsidRDefault="00391349" w:rsidP="003E7165">
      <w:pPr>
        <w:pBdr>
          <w:bottom w:val="single" w:sz="6" w:space="1" w:color="auto"/>
        </w:pBdr>
      </w:pPr>
    </w:p>
    <w:p w14:paraId="536C407F" w14:textId="77777777" w:rsidR="00391349" w:rsidRPr="00EC0E63" w:rsidRDefault="00391349" w:rsidP="003E7165"/>
    <w:p w14:paraId="1919F003" w14:textId="77777777" w:rsidR="002166B1" w:rsidRPr="003E7165" w:rsidRDefault="002166B1" w:rsidP="003E7165">
      <w:pPr>
        <w:rPr>
          <w:highlight w:val="yellow"/>
        </w:rPr>
      </w:pPr>
    </w:p>
    <w:p w14:paraId="747F6DA3" w14:textId="77777777" w:rsidR="00C5775D" w:rsidRDefault="00C5775D" w:rsidP="00ED4A5C"/>
    <w:p w14:paraId="11087B74" w14:textId="77777777" w:rsidR="0003138E" w:rsidRDefault="0003138E" w:rsidP="00ED4A5C"/>
    <w:p w14:paraId="02B68299" w14:textId="788BA270" w:rsidR="0003138E" w:rsidRPr="00B32743" w:rsidRDefault="0003138E" w:rsidP="0003138E">
      <w:pPr>
        <w:pStyle w:val="Ttulo3"/>
        <w:rPr>
          <w:b/>
          <w:bCs/>
          <w:sz w:val="24"/>
          <w:highlight w:val="yellow"/>
        </w:rPr>
      </w:pPr>
      <w:bookmarkStart w:id="148" w:name="_Toc243791237"/>
      <w:r w:rsidRPr="005B482A">
        <w:rPr>
          <w:b/>
          <w:bCs/>
          <w:sz w:val="24"/>
          <w:szCs w:val="24"/>
          <w:highlight w:val="yellow"/>
        </w:rPr>
        <w:lastRenderedPageBreak/>
        <w:t>2.8.</w:t>
      </w:r>
      <w:r w:rsidR="00B32743">
        <w:rPr>
          <w:b/>
          <w:bCs/>
          <w:sz w:val="24"/>
          <w:szCs w:val="24"/>
          <w:highlight w:val="yellow"/>
        </w:rPr>
        <w:t>4</w:t>
      </w:r>
      <w:r>
        <w:rPr>
          <w:b/>
          <w:bCs/>
          <w:sz w:val="24"/>
          <w:szCs w:val="24"/>
          <w:highlight w:val="yellow"/>
        </w:rPr>
        <w:t xml:space="preserve">. </w:t>
      </w:r>
      <w:r w:rsidR="00B32743" w:rsidRPr="00B32743">
        <w:rPr>
          <w:b/>
          <w:bCs/>
          <w:sz w:val="24"/>
          <w:highlight w:val="yellow"/>
        </w:rPr>
        <w:t>Construyendo un generador de folletos de empresa</w:t>
      </w:r>
      <w:bookmarkEnd w:id="148"/>
    </w:p>
    <w:p w14:paraId="0B8FE482" w14:textId="729C02CC" w:rsidR="00E107F8" w:rsidRPr="00E107F8" w:rsidRDefault="00E107F8" w:rsidP="00E107F8">
      <w:pPr>
        <w:rPr>
          <w:b/>
          <w:bCs/>
          <w:sz w:val="24"/>
          <w:szCs w:val="28"/>
        </w:rPr>
      </w:pPr>
      <w:proofErr w:type="spellStart"/>
      <w:proofErr w:type="gramStart"/>
      <w:r w:rsidRPr="00E107F8">
        <w:rPr>
          <w:b/>
          <w:bCs/>
          <w:sz w:val="24"/>
          <w:szCs w:val="28"/>
          <w:highlight w:val="yellow"/>
        </w:rPr>
        <w:t>sys.path</w:t>
      </w:r>
      <w:proofErr w:type="gramEnd"/>
      <w:r w:rsidRPr="00E107F8">
        <w:rPr>
          <w:b/>
          <w:bCs/>
          <w:sz w:val="24"/>
          <w:szCs w:val="28"/>
          <w:highlight w:val="yellow"/>
        </w:rPr>
        <w:t>.append</w:t>
      </w:r>
      <w:proofErr w:type="spellEnd"/>
      <w:r w:rsidRPr="00E107F8">
        <w:rPr>
          <w:b/>
          <w:bCs/>
          <w:sz w:val="24"/>
          <w:szCs w:val="28"/>
          <w:highlight w:val="yellow"/>
        </w:rPr>
        <w:t xml:space="preserve"> y el </w:t>
      </w:r>
      <w:proofErr w:type="spellStart"/>
      <w:r w:rsidRPr="00E107F8">
        <w:rPr>
          <w:b/>
          <w:bCs/>
          <w:sz w:val="24"/>
          <w:szCs w:val="28"/>
          <w:highlight w:val="yellow"/>
        </w:rPr>
        <w:t>import</w:t>
      </w:r>
      <w:proofErr w:type="spellEnd"/>
      <w:r w:rsidRPr="00E107F8">
        <w:rPr>
          <w:b/>
          <w:bCs/>
          <w:sz w:val="24"/>
          <w:szCs w:val="28"/>
          <w:highlight w:val="yellow"/>
        </w:rPr>
        <w:t xml:space="preserve"> del </w:t>
      </w:r>
      <w:proofErr w:type="spellStart"/>
      <w:r w:rsidRPr="00E107F8">
        <w:rPr>
          <w:b/>
          <w:bCs/>
          <w:sz w:val="24"/>
          <w:szCs w:val="28"/>
          <w:highlight w:val="yellow"/>
        </w:rPr>
        <w:t>scraper</w:t>
      </w:r>
      <w:proofErr w:type="spellEnd"/>
    </w:p>
    <w:p w14:paraId="55BE5B04" w14:textId="75CC30CC" w:rsidR="0003138E" w:rsidRDefault="001D1FA3" w:rsidP="00ED4A5C">
      <w:r w:rsidRPr="001D1FA3">
        <w:rPr>
          <w:noProof/>
        </w:rPr>
        <w:drawing>
          <wp:inline distT="0" distB="0" distL="0" distR="0" wp14:anchorId="3578EB62" wp14:editId="480CF733">
            <wp:extent cx="4993217" cy="718931"/>
            <wp:effectExtent l="19050" t="19050" r="17145" b="24130"/>
            <wp:docPr id="882176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76377" name=""/>
                    <pic:cNvPicPr/>
                  </pic:nvPicPr>
                  <pic:blipFill>
                    <a:blip r:embed="rId769"/>
                    <a:stretch>
                      <a:fillRect/>
                    </a:stretch>
                  </pic:blipFill>
                  <pic:spPr>
                    <a:xfrm>
                      <a:off x="0" y="0"/>
                      <a:ext cx="5028366" cy="723992"/>
                    </a:xfrm>
                    <a:prstGeom prst="rect">
                      <a:avLst/>
                    </a:prstGeom>
                    <a:ln w="19050">
                      <a:solidFill>
                        <a:srgbClr val="EE0000"/>
                      </a:solidFill>
                    </a:ln>
                  </pic:spPr>
                </pic:pic>
              </a:graphicData>
            </a:graphic>
          </wp:inline>
        </w:drawing>
      </w:r>
    </w:p>
    <w:p w14:paraId="4BC3423E" w14:textId="77777777" w:rsidR="002868B2" w:rsidRPr="002868B2" w:rsidRDefault="002868B2" w:rsidP="002868B2">
      <w:r w:rsidRPr="002868B2">
        <w:t xml:space="preserve">El profesor menciona que él simplemente duplicó el archivo </w:t>
      </w:r>
      <w:r w:rsidRPr="002868B2">
        <w:rPr>
          <w:b/>
          <w:bCs/>
        </w:rPr>
        <w:t>scraper.py</w:t>
      </w:r>
      <w:r w:rsidRPr="002868B2">
        <w:t xml:space="preserve"> en la carpeta de la semana 2 (dice “estoy haciendo las cosas de cualquier manera”). Tu versión, usando </w:t>
      </w:r>
      <w:proofErr w:type="spellStart"/>
      <w:proofErr w:type="gramStart"/>
      <w:r w:rsidRPr="002868B2">
        <w:rPr>
          <w:b/>
          <w:bCs/>
        </w:rPr>
        <w:t>sys.path</w:t>
      </w:r>
      <w:proofErr w:type="gramEnd"/>
      <w:r w:rsidRPr="002868B2">
        <w:rPr>
          <w:b/>
          <w:bCs/>
        </w:rPr>
        <w:t>.append</w:t>
      </w:r>
      <w:proofErr w:type="spellEnd"/>
      <w:r w:rsidRPr="002868B2">
        <w:rPr>
          <w:b/>
          <w:bCs/>
        </w:rPr>
        <w:t>,</w:t>
      </w:r>
      <w:r w:rsidRPr="002868B2">
        <w:t xml:space="preserve"> es más prolija: reutiliza el archivo original sin copiarlo, evitando tener dos copias que se puedan desincronizar.</w:t>
      </w:r>
    </w:p>
    <w:p w14:paraId="641AF97A" w14:textId="5ED0419F" w:rsidR="004A3FEB" w:rsidRDefault="00FD6380" w:rsidP="00E90BE6">
      <w:r w:rsidRPr="00FD6380">
        <w:rPr>
          <w:noProof/>
        </w:rPr>
        <w:drawing>
          <wp:inline distT="0" distB="0" distL="0" distR="0" wp14:anchorId="76726280" wp14:editId="23DF6B4D">
            <wp:extent cx="4770967" cy="1593856"/>
            <wp:effectExtent l="38100" t="38100" r="29845" b="44450"/>
            <wp:docPr id="1190587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87353" name=""/>
                    <pic:cNvPicPr/>
                  </pic:nvPicPr>
                  <pic:blipFill>
                    <a:blip r:embed="rId770"/>
                    <a:stretch>
                      <a:fillRect/>
                    </a:stretch>
                  </pic:blipFill>
                  <pic:spPr>
                    <a:xfrm>
                      <a:off x="0" y="0"/>
                      <a:ext cx="4784748" cy="1598460"/>
                    </a:xfrm>
                    <a:prstGeom prst="rect">
                      <a:avLst/>
                    </a:prstGeom>
                    <a:ln w="28575">
                      <a:solidFill>
                        <a:srgbClr val="EE0000"/>
                      </a:solidFill>
                    </a:ln>
                  </pic:spPr>
                </pic:pic>
              </a:graphicData>
            </a:graphic>
          </wp:inline>
        </w:drawing>
      </w:r>
    </w:p>
    <w:p w14:paraId="53512B2A" w14:textId="600C0E1B" w:rsidR="005104B7" w:rsidRPr="005104B7" w:rsidRDefault="005104B7" w:rsidP="005104B7">
      <w:pPr>
        <w:rPr>
          <w:b/>
          <w:bCs/>
          <w:sz w:val="24"/>
          <w:szCs w:val="28"/>
        </w:rPr>
      </w:pPr>
      <w:proofErr w:type="spellStart"/>
      <w:r w:rsidRPr="005104B7">
        <w:rPr>
          <w:b/>
          <w:bCs/>
          <w:sz w:val="24"/>
          <w:szCs w:val="28"/>
          <w:highlight w:val="yellow"/>
        </w:rPr>
        <w:t>stream_brochure</w:t>
      </w:r>
      <w:proofErr w:type="spellEnd"/>
      <w:r w:rsidRPr="005104B7">
        <w:rPr>
          <w:b/>
          <w:bCs/>
          <w:sz w:val="24"/>
          <w:szCs w:val="28"/>
          <w:highlight w:val="yellow"/>
        </w:rPr>
        <w:t>: todo junto</w:t>
      </w:r>
    </w:p>
    <w:p w14:paraId="314211B0" w14:textId="5BFB1E64" w:rsidR="005104B7" w:rsidRDefault="00F15003" w:rsidP="00E90BE6">
      <w:r w:rsidRPr="00F15003">
        <w:rPr>
          <w:noProof/>
        </w:rPr>
        <w:drawing>
          <wp:inline distT="0" distB="0" distL="0" distR="0" wp14:anchorId="4BC9CD1A" wp14:editId="2F782D86">
            <wp:extent cx="4864100" cy="1819975"/>
            <wp:effectExtent l="38100" t="38100" r="31750" b="46990"/>
            <wp:docPr id="861397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97618" name=""/>
                    <pic:cNvPicPr/>
                  </pic:nvPicPr>
                  <pic:blipFill>
                    <a:blip r:embed="rId771"/>
                    <a:stretch>
                      <a:fillRect/>
                    </a:stretch>
                  </pic:blipFill>
                  <pic:spPr>
                    <a:xfrm>
                      <a:off x="0" y="0"/>
                      <a:ext cx="4875633" cy="1824290"/>
                    </a:xfrm>
                    <a:prstGeom prst="rect">
                      <a:avLst/>
                    </a:prstGeom>
                    <a:ln w="28575">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B802EB" w14:paraId="0F60D795" w14:textId="77777777" w:rsidTr="00175F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CF52A8D" w14:textId="62E99DF0" w:rsidR="00B802EB" w:rsidRDefault="00175FE9" w:rsidP="00E90BE6">
            <w:r w:rsidRPr="00175FE9">
              <w:t>Paso</w:t>
            </w:r>
          </w:p>
        </w:tc>
        <w:tc>
          <w:tcPr>
            <w:tcW w:w="5395" w:type="dxa"/>
          </w:tcPr>
          <w:p w14:paraId="046E1D25" w14:textId="6760D0DD" w:rsidR="00B802EB" w:rsidRDefault="00175FE9" w:rsidP="00E90BE6">
            <w:pPr>
              <w:cnfStyle w:val="100000000000" w:firstRow="1" w:lastRow="0" w:firstColumn="0" w:lastColumn="0" w:oddVBand="0" w:evenVBand="0" w:oddHBand="0" w:evenHBand="0" w:firstRowFirstColumn="0" w:firstRowLastColumn="0" w:lastRowFirstColumn="0" w:lastRowLastColumn="0"/>
            </w:pPr>
            <w:r w:rsidRPr="00175FE9">
              <w:t>Qué hace</w:t>
            </w:r>
          </w:p>
        </w:tc>
      </w:tr>
      <w:tr w:rsidR="00B802EB" w14:paraId="3B3F3592" w14:textId="77777777" w:rsidTr="00175F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13B1904" w14:textId="5783E190" w:rsidR="00B802EB" w:rsidRDefault="00175FE9" w:rsidP="00E90BE6">
            <w:proofErr w:type="spellStart"/>
            <w:r w:rsidRPr="00175FE9">
              <w:t>yield</w:t>
            </w:r>
            <w:proofErr w:type="spellEnd"/>
            <w:r w:rsidRPr="00175FE9">
              <w:t xml:space="preserve"> ""</w:t>
            </w:r>
          </w:p>
        </w:tc>
        <w:tc>
          <w:tcPr>
            <w:tcW w:w="5395" w:type="dxa"/>
          </w:tcPr>
          <w:p w14:paraId="233B7689" w14:textId="24286958" w:rsidR="00B802EB" w:rsidRPr="00175FE9" w:rsidRDefault="00175FE9" w:rsidP="00E90BE6">
            <w:pPr>
              <w:cnfStyle w:val="000000100000" w:firstRow="0" w:lastRow="0" w:firstColumn="0" w:lastColumn="0" w:oddVBand="0" w:evenVBand="0" w:oddHBand="1" w:evenHBand="0" w:firstRowFirstColumn="0" w:firstRowLastColumn="0" w:lastRowFirstColumn="0" w:lastRowLastColumn="0"/>
            </w:pPr>
            <w:r w:rsidRPr="00175FE9">
              <w:t>Primer valor entregado: texto vacío, para limpiar la pantalla antes de empezar a mostrar la respuesta nueva</w:t>
            </w:r>
          </w:p>
        </w:tc>
      </w:tr>
      <w:tr w:rsidR="00B802EB" w14:paraId="6BBD5E7A" w14:textId="77777777" w:rsidTr="00175FE9">
        <w:tc>
          <w:tcPr>
            <w:cnfStyle w:val="001000000000" w:firstRow="0" w:lastRow="0" w:firstColumn="1" w:lastColumn="0" w:oddVBand="0" w:evenVBand="0" w:oddHBand="0" w:evenHBand="0" w:firstRowFirstColumn="0" w:firstRowLastColumn="0" w:lastRowFirstColumn="0" w:lastRowLastColumn="0"/>
            <w:tcW w:w="5395" w:type="dxa"/>
          </w:tcPr>
          <w:p w14:paraId="02F6E6AD" w14:textId="76EDD235" w:rsidR="00B802EB" w:rsidRDefault="00175FE9" w:rsidP="00E90BE6">
            <w:proofErr w:type="spellStart"/>
            <w:r w:rsidRPr="00175FE9">
              <w:t>prompt</w:t>
            </w:r>
            <w:proofErr w:type="spellEnd"/>
            <w:r w:rsidRPr="00175FE9">
              <w:t xml:space="preserve"> = f"..."</w:t>
            </w:r>
          </w:p>
        </w:tc>
        <w:tc>
          <w:tcPr>
            <w:tcW w:w="5395" w:type="dxa"/>
          </w:tcPr>
          <w:p w14:paraId="54FC3D02" w14:textId="0F2A57BF" w:rsidR="00B802EB" w:rsidRDefault="00175FE9" w:rsidP="00E90BE6">
            <w:pPr>
              <w:cnfStyle w:val="000000000000" w:firstRow="0" w:lastRow="0" w:firstColumn="0" w:lastColumn="0" w:oddVBand="0" w:evenVBand="0" w:oddHBand="0" w:evenHBand="0" w:firstRowFirstColumn="0" w:firstRowLastColumn="0" w:lastRowFirstColumn="0" w:lastRowLastColumn="0"/>
            </w:pPr>
            <w:r w:rsidRPr="00175FE9">
              <w:t xml:space="preserve">Arma el </w:t>
            </w:r>
            <w:proofErr w:type="spellStart"/>
            <w:r w:rsidRPr="00175FE9">
              <w:t>prompt</w:t>
            </w:r>
            <w:proofErr w:type="spellEnd"/>
            <w:r w:rsidRPr="00175FE9">
              <w:t xml:space="preserve"> con el nombre de la empresa</w:t>
            </w:r>
          </w:p>
        </w:tc>
      </w:tr>
      <w:tr w:rsidR="00175FE9" w14:paraId="65F27A07" w14:textId="77777777" w:rsidTr="00175F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AABCAB3" w14:textId="7C5B22AD" w:rsidR="00175FE9" w:rsidRPr="00175FE9" w:rsidRDefault="003F7A5F" w:rsidP="00E90BE6">
            <w:proofErr w:type="spellStart"/>
            <w:r w:rsidRPr="003F7A5F">
              <w:t>prompt</w:t>
            </w:r>
            <w:proofErr w:type="spellEnd"/>
            <w:r w:rsidRPr="003F7A5F">
              <w:t xml:space="preserve"> += </w:t>
            </w:r>
            <w:proofErr w:type="spellStart"/>
            <w:r w:rsidRPr="003F7A5F">
              <w:t>fetch_website_contents</w:t>
            </w:r>
            <w:proofErr w:type="spellEnd"/>
            <w:r w:rsidRPr="003F7A5F">
              <w:t>(</w:t>
            </w:r>
            <w:proofErr w:type="spellStart"/>
            <w:r w:rsidRPr="003F7A5F">
              <w:t>url</w:t>
            </w:r>
            <w:proofErr w:type="spellEnd"/>
            <w:r w:rsidRPr="003F7A5F">
              <w:t>)</w:t>
            </w:r>
          </w:p>
        </w:tc>
        <w:tc>
          <w:tcPr>
            <w:tcW w:w="5395" w:type="dxa"/>
          </w:tcPr>
          <w:p w14:paraId="1B8C06ED" w14:textId="3B25B96D" w:rsidR="00175FE9" w:rsidRPr="00175FE9" w:rsidRDefault="003F7A5F" w:rsidP="00E90BE6">
            <w:pPr>
              <w:cnfStyle w:val="000000100000" w:firstRow="0" w:lastRow="0" w:firstColumn="0" w:lastColumn="0" w:oddVBand="0" w:evenVBand="0" w:oddHBand="1" w:evenHBand="0" w:firstRowFirstColumn="0" w:firstRowLastColumn="0" w:lastRowFirstColumn="0" w:lastRowLastColumn="0"/>
            </w:pPr>
            <w:r w:rsidRPr="003F7A5F">
              <w:t xml:space="preserve">Le pega el contenido </w:t>
            </w:r>
            <w:proofErr w:type="spellStart"/>
            <w:r w:rsidRPr="003F7A5F">
              <w:t>scrapeado</w:t>
            </w:r>
            <w:proofErr w:type="spellEnd"/>
            <w:r w:rsidRPr="003F7A5F">
              <w:t xml:space="preserve"> de la página</w:t>
            </w:r>
          </w:p>
        </w:tc>
      </w:tr>
      <w:tr w:rsidR="003F7A5F" w14:paraId="2B291706" w14:textId="77777777" w:rsidTr="00175FE9">
        <w:tc>
          <w:tcPr>
            <w:cnfStyle w:val="001000000000" w:firstRow="0" w:lastRow="0" w:firstColumn="1" w:lastColumn="0" w:oddVBand="0" w:evenVBand="0" w:oddHBand="0" w:evenHBand="0" w:firstRowFirstColumn="0" w:firstRowLastColumn="0" w:lastRowFirstColumn="0" w:lastRowLastColumn="0"/>
            <w:tcW w:w="5395" w:type="dxa"/>
          </w:tcPr>
          <w:p w14:paraId="1F01C6F3" w14:textId="15E26809" w:rsidR="003F7A5F" w:rsidRPr="003F7A5F" w:rsidRDefault="003F7A5F" w:rsidP="00E90BE6">
            <w:r w:rsidRPr="003F7A5F">
              <w:t xml:space="preserve">El </w:t>
            </w:r>
            <w:proofErr w:type="spellStart"/>
            <w:r w:rsidRPr="003F7A5F">
              <w:t>if</w:t>
            </w:r>
            <w:proofErr w:type="spellEnd"/>
            <w:r w:rsidRPr="003F7A5F">
              <w:t>/</w:t>
            </w:r>
            <w:proofErr w:type="spellStart"/>
            <w:r w:rsidRPr="003F7A5F">
              <w:t>elif</w:t>
            </w:r>
            <w:proofErr w:type="spellEnd"/>
          </w:p>
        </w:tc>
        <w:tc>
          <w:tcPr>
            <w:tcW w:w="5395" w:type="dxa"/>
          </w:tcPr>
          <w:p w14:paraId="223A21A2" w14:textId="21E214C9" w:rsidR="003F7A5F" w:rsidRPr="003F7A5F" w:rsidRDefault="003F7A5F" w:rsidP="00E90BE6">
            <w:pPr>
              <w:cnfStyle w:val="000000000000" w:firstRow="0" w:lastRow="0" w:firstColumn="0" w:lastColumn="0" w:oddVBand="0" w:evenVBand="0" w:oddHBand="0" w:evenHBand="0" w:firstRowFirstColumn="0" w:firstRowLastColumn="0" w:lastRowFirstColumn="0" w:lastRowLastColumn="0"/>
            </w:pPr>
            <w:r w:rsidRPr="003F7A5F">
              <w:t xml:space="preserve">Igual que en </w:t>
            </w:r>
            <w:proofErr w:type="spellStart"/>
            <w:r w:rsidRPr="003F7A5F">
              <w:t>stream_model</w:t>
            </w:r>
            <w:proofErr w:type="spellEnd"/>
            <w:r w:rsidRPr="003F7A5F">
              <w:t>, elige el generador correcto</w:t>
            </w:r>
          </w:p>
        </w:tc>
      </w:tr>
      <w:tr w:rsidR="00A765CB" w14:paraId="7438D7C3" w14:textId="77777777" w:rsidTr="00175F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79A450E" w14:textId="42ECECBD" w:rsidR="00A765CB" w:rsidRPr="003F7A5F" w:rsidRDefault="00A765CB" w:rsidP="00E90BE6">
            <w:proofErr w:type="spellStart"/>
            <w:r w:rsidRPr="00A765CB">
              <w:t>yield</w:t>
            </w:r>
            <w:proofErr w:type="spellEnd"/>
            <w:r w:rsidRPr="00A765CB">
              <w:t xml:space="preserve"> </w:t>
            </w:r>
            <w:proofErr w:type="spellStart"/>
            <w:r w:rsidRPr="00A765CB">
              <w:t>from</w:t>
            </w:r>
            <w:proofErr w:type="spellEnd"/>
            <w:r w:rsidRPr="00A765CB">
              <w:t xml:space="preserve"> </w:t>
            </w:r>
            <w:proofErr w:type="spellStart"/>
            <w:r w:rsidRPr="00A765CB">
              <w:t>result</w:t>
            </w:r>
            <w:proofErr w:type="spellEnd"/>
          </w:p>
        </w:tc>
        <w:tc>
          <w:tcPr>
            <w:tcW w:w="5395" w:type="dxa"/>
          </w:tcPr>
          <w:p w14:paraId="745822B8" w14:textId="6ACADCC9" w:rsidR="00A765CB" w:rsidRPr="003F7A5F" w:rsidRDefault="00A765CB" w:rsidP="00E90BE6">
            <w:pPr>
              <w:cnfStyle w:val="000000100000" w:firstRow="0" w:lastRow="0" w:firstColumn="0" w:lastColumn="0" w:oddVBand="0" w:evenVBand="0" w:oddHBand="1" w:evenHBand="0" w:firstRowFirstColumn="0" w:firstRowLastColumn="0" w:lastRowFirstColumn="0" w:lastRowLastColumn="0"/>
            </w:pPr>
            <w:r w:rsidRPr="00A765CB">
              <w:t>Reenvía cada actualización del streaming</w:t>
            </w:r>
          </w:p>
        </w:tc>
      </w:tr>
    </w:tbl>
    <w:p w14:paraId="64DB602F" w14:textId="77777777" w:rsidR="00F15003" w:rsidRDefault="00F15003" w:rsidP="00E90BE6"/>
    <w:p w14:paraId="7BC54FB4" w14:textId="77777777" w:rsidR="009E0ED0" w:rsidRPr="009E0ED0" w:rsidRDefault="009E0ED0" w:rsidP="009E0ED0">
      <w:r w:rsidRPr="009E0ED0">
        <w:rPr>
          <w:b/>
          <w:bCs/>
        </w:rPr>
        <w:t>Diferencia con el generador de folletos de la semana 1:</w:t>
      </w:r>
      <w:r w:rsidRPr="009E0ED0">
        <w:t xml:space="preserve"> este es más simple a propósito. El profesor lo dice explícitamente: no sigue enlaces ni analiza varias páginas (como hacía el de la semana 1 con </w:t>
      </w:r>
      <w:proofErr w:type="spellStart"/>
      <w:r w:rsidRPr="009E0ED0">
        <w:t>select_relevant_links</w:t>
      </w:r>
      <w:proofErr w:type="spellEnd"/>
      <w:r w:rsidRPr="009E0ED0">
        <w:t>), solo usa la página de inicio. Es “una versión simplificada, más como un resumen web”.</w:t>
      </w:r>
    </w:p>
    <w:p w14:paraId="7D2E67DD" w14:textId="77777777" w:rsidR="009E0ED0" w:rsidRDefault="009E0ED0" w:rsidP="00E90BE6"/>
    <w:p w14:paraId="23B0F90B" w14:textId="77777777" w:rsidR="009E0ED0" w:rsidRDefault="009E0ED0" w:rsidP="00E90BE6"/>
    <w:p w14:paraId="3FA5A337" w14:textId="57063BDB" w:rsidR="009E0ED0" w:rsidRDefault="009E0ED0" w:rsidP="00E90BE6">
      <w:r w:rsidRPr="009E0ED0">
        <w:rPr>
          <w:noProof/>
        </w:rPr>
        <w:lastRenderedPageBreak/>
        <w:drawing>
          <wp:inline distT="0" distB="0" distL="0" distR="0" wp14:anchorId="25331AED" wp14:editId="39C1DBB8">
            <wp:extent cx="5960533" cy="3138110"/>
            <wp:effectExtent l="38100" t="38100" r="40640" b="43815"/>
            <wp:docPr id="1449124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24533" name=""/>
                    <pic:cNvPicPr/>
                  </pic:nvPicPr>
                  <pic:blipFill>
                    <a:blip r:embed="rId772"/>
                    <a:stretch>
                      <a:fillRect/>
                    </a:stretch>
                  </pic:blipFill>
                  <pic:spPr>
                    <a:xfrm>
                      <a:off x="0" y="0"/>
                      <a:ext cx="5965924" cy="3140949"/>
                    </a:xfrm>
                    <a:prstGeom prst="rect">
                      <a:avLst/>
                    </a:prstGeom>
                    <a:ln w="38100">
                      <a:solidFill>
                        <a:srgbClr val="EE0000"/>
                      </a:solidFill>
                    </a:ln>
                  </pic:spPr>
                </pic:pic>
              </a:graphicData>
            </a:graphic>
          </wp:inline>
        </w:drawing>
      </w:r>
    </w:p>
    <w:p w14:paraId="593EFC58" w14:textId="77777777" w:rsidR="009E0ED0" w:rsidRPr="009E0ED0" w:rsidRDefault="009E0ED0" w:rsidP="009E0ED0">
      <w:r w:rsidRPr="009E0ED0">
        <w:rPr>
          <w:b/>
          <w:bCs/>
        </w:rPr>
        <w:t>3 inputs esta vez:</w:t>
      </w:r>
    </w:p>
    <w:p w14:paraId="05314B2F" w14:textId="68058BB2" w:rsidR="009E0ED0" w:rsidRDefault="00180C85" w:rsidP="00E90BE6">
      <w:r w:rsidRPr="00180C85">
        <w:rPr>
          <w:noProof/>
        </w:rPr>
        <w:drawing>
          <wp:inline distT="0" distB="0" distL="0" distR="0" wp14:anchorId="37CD0847" wp14:editId="4E65D0CF">
            <wp:extent cx="5998210" cy="705672"/>
            <wp:effectExtent l="38100" t="38100" r="40640" b="37465"/>
            <wp:docPr id="1503679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79541" name=""/>
                    <pic:cNvPicPr/>
                  </pic:nvPicPr>
                  <pic:blipFill>
                    <a:blip r:embed="rId773"/>
                    <a:stretch>
                      <a:fillRect/>
                    </a:stretch>
                  </pic:blipFill>
                  <pic:spPr>
                    <a:xfrm>
                      <a:off x="0" y="0"/>
                      <a:ext cx="6017816" cy="707979"/>
                    </a:xfrm>
                    <a:prstGeom prst="rect">
                      <a:avLst/>
                    </a:prstGeom>
                    <a:ln w="28575">
                      <a:solidFill>
                        <a:srgbClr val="EE0000"/>
                      </a:solidFill>
                    </a:ln>
                  </pic:spPr>
                </pic:pic>
              </a:graphicData>
            </a:graphic>
          </wp:inline>
        </w:drawing>
      </w:r>
    </w:p>
    <w:p w14:paraId="66143EBE" w14:textId="415E6198" w:rsidR="00180C85" w:rsidRDefault="00AD0D42" w:rsidP="00E90BE6">
      <w:r>
        <w:t xml:space="preserve">Nombre de empresa, URL, y selector de modelo – tres cuadros distintos, conectados a los tres parámetros de </w:t>
      </w:r>
      <w:proofErr w:type="spellStart"/>
      <w:r>
        <w:rPr>
          <w:b/>
          <w:bCs/>
        </w:rPr>
        <w:t>stream_</w:t>
      </w:r>
      <w:proofErr w:type="gramStart"/>
      <w:r>
        <w:rPr>
          <w:b/>
          <w:bCs/>
        </w:rPr>
        <w:t>brochure</w:t>
      </w:r>
      <w:proofErr w:type="spellEnd"/>
      <w:r>
        <w:rPr>
          <w:b/>
          <w:bCs/>
        </w:rPr>
        <w:t>(</w:t>
      </w:r>
      <w:proofErr w:type="spellStart"/>
      <w:proofErr w:type="gramEnd"/>
      <w:r>
        <w:rPr>
          <w:b/>
          <w:bCs/>
        </w:rPr>
        <w:t>company_name</w:t>
      </w:r>
      <w:proofErr w:type="spellEnd"/>
      <w:r>
        <w:rPr>
          <w:b/>
          <w:bCs/>
        </w:rPr>
        <w:t xml:space="preserve">, </w:t>
      </w:r>
      <w:proofErr w:type="spellStart"/>
      <w:r>
        <w:rPr>
          <w:b/>
          <w:bCs/>
        </w:rPr>
        <w:t>url</w:t>
      </w:r>
      <w:proofErr w:type="spellEnd"/>
      <w:r>
        <w:rPr>
          <w:b/>
          <w:bCs/>
        </w:rPr>
        <w:t xml:space="preserve">, </w:t>
      </w:r>
      <w:proofErr w:type="spellStart"/>
      <w:r>
        <w:rPr>
          <w:b/>
          <w:bCs/>
        </w:rPr>
        <w:t>model</w:t>
      </w:r>
      <w:proofErr w:type="spellEnd"/>
      <w:r>
        <w:rPr>
          <w:b/>
          <w:bCs/>
        </w:rPr>
        <w:t xml:space="preserve">), </w:t>
      </w:r>
      <w:r>
        <w:t>en ese mismo orden.</w:t>
      </w:r>
    </w:p>
    <w:p w14:paraId="1FB7C178" w14:textId="59670126" w:rsidR="00AD0D42" w:rsidRPr="002B030F" w:rsidRDefault="002B030F" w:rsidP="00E90BE6">
      <w:pPr>
        <w:rPr>
          <w:b/>
          <w:bCs/>
          <w:sz w:val="24"/>
          <w:szCs w:val="28"/>
        </w:rPr>
      </w:pPr>
      <w:r w:rsidRPr="002B030F">
        <w:rPr>
          <w:b/>
          <w:bCs/>
          <w:sz w:val="24"/>
          <w:szCs w:val="28"/>
          <w:highlight w:val="yellow"/>
        </w:rPr>
        <w:t>Resultado:</w:t>
      </w:r>
    </w:p>
    <w:p w14:paraId="0E68EABA" w14:textId="77777777" w:rsidR="0063124F" w:rsidRDefault="0063124F" w:rsidP="00E90BE6">
      <w:pPr>
        <w:rPr>
          <w:b/>
          <w:bCs/>
        </w:rPr>
      </w:pPr>
      <w:r>
        <w:rPr>
          <w:b/>
          <w:bCs/>
          <w:noProof/>
        </w:rPr>
        <w:drawing>
          <wp:inline distT="0" distB="0" distL="0" distR="0" wp14:anchorId="7BDAE92B" wp14:editId="49576881">
            <wp:extent cx="4572000" cy="2597221"/>
            <wp:effectExtent l="0" t="0" r="0" b="0"/>
            <wp:docPr id="1877500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74">
                      <a:extLst>
                        <a:ext uri="{28A0092B-C50C-407E-A947-70E740481C1C}">
                          <a14:useLocalDpi xmlns:a14="http://schemas.microsoft.com/office/drawing/2010/main" val="0"/>
                        </a:ext>
                      </a:extLst>
                    </a:blip>
                    <a:srcRect/>
                    <a:stretch>
                      <a:fillRect/>
                    </a:stretch>
                  </pic:blipFill>
                  <pic:spPr bwMode="auto">
                    <a:xfrm>
                      <a:off x="0" y="0"/>
                      <a:ext cx="4572530" cy="2597522"/>
                    </a:xfrm>
                    <a:prstGeom prst="rect">
                      <a:avLst/>
                    </a:prstGeom>
                    <a:noFill/>
                    <a:ln>
                      <a:noFill/>
                    </a:ln>
                  </pic:spPr>
                </pic:pic>
              </a:graphicData>
            </a:graphic>
          </wp:inline>
        </w:drawing>
      </w:r>
    </w:p>
    <w:p w14:paraId="30D87451" w14:textId="15E85DF3" w:rsidR="002B030F" w:rsidRDefault="0063124F" w:rsidP="00E90BE6">
      <w:pPr>
        <w:rPr>
          <w:b/>
          <w:bCs/>
        </w:rPr>
      </w:pPr>
      <w:r>
        <w:rPr>
          <w:b/>
          <w:bCs/>
          <w:noProof/>
        </w:rPr>
        <w:lastRenderedPageBreak/>
        <w:drawing>
          <wp:inline distT="0" distB="0" distL="0" distR="0" wp14:anchorId="6BF4D14E" wp14:editId="32663412">
            <wp:extent cx="4165600" cy="2224568"/>
            <wp:effectExtent l="0" t="0" r="6350" b="4445"/>
            <wp:docPr id="16680513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75">
                      <a:extLst>
                        <a:ext uri="{28A0092B-C50C-407E-A947-70E740481C1C}">
                          <a14:useLocalDpi xmlns:a14="http://schemas.microsoft.com/office/drawing/2010/main" val="0"/>
                        </a:ext>
                      </a:extLst>
                    </a:blip>
                    <a:srcRect/>
                    <a:stretch>
                      <a:fillRect/>
                    </a:stretch>
                  </pic:blipFill>
                  <pic:spPr bwMode="auto">
                    <a:xfrm>
                      <a:off x="0" y="0"/>
                      <a:ext cx="4169918" cy="2226874"/>
                    </a:xfrm>
                    <a:prstGeom prst="rect">
                      <a:avLst/>
                    </a:prstGeom>
                    <a:noFill/>
                    <a:ln>
                      <a:noFill/>
                    </a:ln>
                  </pic:spPr>
                </pic:pic>
              </a:graphicData>
            </a:graphic>
          </wp:inline>
        </w:drawing>
      </w:r>
    </w:p>
    <w:p w14:paraId="5C21239D" w14:textId="2EAA30F5" w:rsidR="0063124F" w:rsidRDefault="004F6E44" w:rsidP="00E90BE6">
      <w:pPr>
        <w:rPr>
          <w:b/>
          <w:bCs/>
          <w:noProof/>
        </w:rPr>
      </w:pPr>
      <w:r>
        <w:rPr>
          <w:b/>
          <w:bCs/>
          <w:noProof/>
        </w:rPr>
        <w:drawing>
          <wp:inline distT="0" distB="0" distL="0" distR="0" wp14:anchorId="6259E9A8" wp14:editId="0E470306">
            <wp:extent cx="4233333" cy="1660158"/>
            <wp:effectExtent l="0" t="0" r="0" b="0"/>
            <wp:docPr id="211968870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76">
                      <a:extLst>
                        <a:ext uri="{28A0092B-C50C-407E-A947-70E740481C1C}">
                          <a14:useLocalDpi xmlns:a14="http://schemas.microsoft.com/office/drawing/2010/main" val="0"/>
                        </a:ext>
                      </a:extLst>
                    </a:blip>
                    <a:srcRect/>
                    <a:stretch>
                      <a:fillRect/>
                    </a:stretch>
                  </pic:blipFill>
                  <pic:spPr bwMode="auto">
                    <a:xfrm>
                      <a:off x="0" y="0"/>
                      <a:ext cx="4247118" cy="1665564"/>
                    </a:xfrm>
                    <a:prstGeom prst="rect">
                      <a:avLst/>
                    </a:prstGeom>
                    <a:noFill/>
                    <a:ln>
                      <a:noFill/>
                    </a:ln>
                  </pic:spPr>
                </pic:pic>
              </a:graphicData>
            </a:graphic>
          </wp:inline>
        </w:drawing>
      </w:r>
      <w:r>
        <w:rPr>
          <w:b/>
          <w:bCs/>
          <w:noProof/>
        </w:rPr>
        <w:drawing>
          <wp:inline distT="0" distB="0" distL="0" distR="0" wp14:anchorId="182B0277" wp14:editId="4B6DE82B">
            <wp:extent cx="4326467" cy="1696681"/>
            <wp:effectExtent l="0" t="0" r="0" b="0"/>
            <wp:docPr id="131725013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6">
                      <a:extLst>
                        <a:ext uri="{28A0092B-C50C-407E-A947-70E740481C1C}">
                          <a14:useLocalDpi xmlns:a14="http://schemas.microsoft.com/office/drawing/2010/main" val="0"/>
                        </a:ext>
                      </a:extLst>
                    </a:blip>
                    <a:srcRect/>
                    <a:stretch>
                      <a:fillRect/>
                    </a:stretch>
                  </pic:blipFill>
                  <pic:spPr bwMode="auto">
                    <a:xfrm>
                      <a:off x="0" y="0"/>
                      <a:ext cx="4333926" cy="1699606"/>
                    </a:xfrm>
                    <a:prstGeom prst="rect">
                      <a:avLst/>
                    </a:prstGeom>
                    <a:noFill/>
                    <a:ln>
                      <a:noFill/>
                    </a:ln>
                  </pic:spPr>
                </pic:pic>
              </a:graphicData>
            </a:graphic>
          </wp:inline>
        </w:drawing>
      </w:r>
      <w:r>
        <w:rPr>
          <w:b/>
          <w:bCs/>
          <w:noProof/>
        </w:rPr>
        <w:drawing>
          <wp:inline distT="0" distB="0" distL="0" distR="0" wp14:anchorId="42DD4B2F" wp14:editId="60C569A3">
            <wp:extent cx="4258733" cy="1523783"/>
            <wp:effectExtent l="0" t="0" r="0" b="635"/>
            <wp:docPr id="172907833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7">
                      <a:extLst>
                        <a:ext uri="{28A0092B-C50C-407E-A947-70E740481C1C}">
                          <a14:useLocalDpi xmlns:a14="http://schemas.microsoft.com/office/drawing/2010/main" val="0"/>
                        </a:ext>
                      </a:extLst>
                    </a:blip>
                    <a:srcRect/>
                    <a:stretch>
                      <a:fillRect/>
                    </a:stretch>
                  </pic:blipFill>
                  <pic:spPr bwMode="auto">
                    <a:xfrm>
                      <a:off x="0" y="0"/>
                      <a:ext cx="4267472" cy="1526910"/>
                    </a:xfrm>
                    <a:prstGeom prst="rect">
                      <a:avLst/>
                    </a:prstGeom>
                    <a:noFill/>
                    <a:ln>
                      <a:noFill/>
                    </a:ln>
                  </pic:spPr>
                </pic:pic>
              </a:graphicData>
            </a:graphic>
          </wp:inline>
        </w:drawing>
      </w:r>
      <w:r>
        <w:rPr>
          <w:b/>
          <w:bCs/>
          <w:noProof/>
        </w:rPr>
        <w:lastRenderedPageBreak/>
        <w:drawing>
          <wp:inline distT="0" distB="0" distL="0" distR="0" wp14:anchorId="18BB0AB1" wp14:editId="07EFE54B">
            <wp:extent cx="3911600" cy="1797210"/>
            <wp:effectExtent l="0" t="0" r="0" b="0"/>
            <wp:docPr id="211043030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78">
                      <a:extLst>
                        <a:ext uri="{28A0092B-C50C-407E-A947-70E740481C1C}">
                          <a14:useLocalDpi xmlns:a14="http://schemas.microsoft.com/office/drawing/2010/main" val="0"/>
                        </a:ext>
                      </a:extLst>
                    </a:blip>
                    <a:srcRect/>
                    <a:stretch>
                      <a:fillRect/>
                    </a:stretch>
                  </pic:blipFill>
                  <pic:spPr bwMode="auto">
                    <a:xfrm>
                      <a:off x="0" y="0"/>
                      <a:ext cx="3917938" cy="1800122"/>
                    </a:xfrm>
                    <a:prstGeom prst="rect">
                      <a:avLst/>
                    </a:prstGeom>
                    <a:noFill/>
                    <a:ln>
                      <a:noFill/>
                    </a:ln>
                  </pic:spPr>
                </pic:pic>
              </a:graphicData>
            </a:graphic>
          </wp:inline>
        </w:drawing>
      </w:r>
      <w:r>
        <w:rPr>
          <w:b/>
          <w:bCs/>
          <w:noProof/>
        </w:rPr>
        <w:drawing>
          <wp:inline distT="0" distB="0" distL="0" distR="0" wp14:anchorId="62102FEA" wp14:editId="2EFC397F">
            <wp:extent cx="4281257" cy="2836333"/>
            <wp:effectExtent l="0" t="0" r="5080" b="2540"/>
            <wp:docPr id="162257425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9">
                      <a:extLst>
                        <a:ext uri="{28A0092B-C50C-407E-A947-70E740481C1C}">
                          <a14:useLocalDpi xmlns:a14="http://schemas.microsoft.com/office/drawing/2010/main" val="0"/>
                        </a:ext>
                      </a:extLst>
                    </a:blip>
                    <a:srcRect/>
                    <a:stretch>
                      <a:fillRect/>
                    </a:stretch>
                  </pic:blipFill>
                  <pic:spPr bwMode="auto">
                    <a:xfrm>
                      <a:off x="0" y="0"/>
                      <a:ext cx="4286640" cy="2839900"/>
                    </a:xfrm>
                    <a:prstGeom prst="rect">
                      <a:avLst/>
                    </a:prstGeom>
                    <a:noFill/>
                    <a:ln>
                      <a:noFill/>
                    </a:ln>
                  </pic:spPr>
                </pic:pic>
              </a:graphicData>
            </a:graphic>
          </wp:inline>
        </w:drawing>
      </w:r>
    </w:p>
    <w:p w14:paraId="21CD9EFA" w14:textId="77777777" w:rsidR="00136753" w:rsidRDefault="00136753" w:rsidP="00E90BE6">
      <w:pPr>
        <w:pBdr>
          <w:bottom w:val="single" w:sz="6" w:space="1" w:color="auto"/>
        </w:pBdr>
        <w:rPr>
          <w:b/>
          <w:bCs/>
          <w:noProof/>
        </w:rPr>
      </w:pPr>
    </w:p>
    <w:p w14:paraId="2DCCFAB8" w14:textId="77777777" w:rsidR="00136753" w:rsidRDefault="00136753" w:rsidP="00E90BE6">
      <w:pPr>
        <w:rPr>
          <w:b/>
          <w:bCs/>
        </w:rPr>
      </w:pPr>
    </w:p>
    <w:p w14:paraId="165FBBDC" w14:textId="10C1B0B7" w:rsidR="00136753" w:rsidRDefault="00136753" w:rsidP="00136753">
      <w:pPr>
        <w:pStyle w:val="Ttulo3"/>
        <w:rPr>
          <w:b/>
          <w:bCs/>
          <w:sz w:val="24"/>
          <w:szCs w:val="24"/>
          <w:highlight w:val="yellow"/>
        </w:rPr>
      </w:pPr>
      <w:bookmarkStart w:id="149" w:name="_Toc243791238"/>
      <w:r w:rsidRPr="005B482A">
        <w:rPr>
          <w:b/>
          <w:bCs/>
          <w:sz w:val="24"/>
          <w:szCs w:val="24"/>
          <w:highlight w:val="yellow"/>
        </w:rPr>
        <w:t>2.8.</w:t>
      </w:r>
      <w:r>
        <w:rPr>
          <w:b/>
          <w:bCs/>
          <w:sz w:val="24"/>
          <w:szCs w:val="24"/>
          <w:highlight w:val="yellow"/>
        </w:rPr>
        <w:t xml:space="preserve">5. </w:t>
      </w:r>
      <w:r w:rsidR="00C83FB5">
        <w:rPr>
          <w:b/>
          <w:bCs/>
          <w:sz w:val="24"/>
          <w:szCs w:val="24"/>
          <w:highlight w:val="yellow"/>
        </w:rPr>
        <w:t>La idea que cierra toda la sesión</w:t>
      </w:r>
      <w:bookmarkEnd w:id="149"/>
    </w:p>
    <w:p w14:paraId="20972B2F" w14:textId="77777777" w:rsidR="00D97197" w:rsidRPr="00D97197" w:rsidRDefault="00D97197" w:rsidP="00D97197">
      <w:r w:rsidRPr="00D97197">
        <w:t>El patrón se repite una y otra vez en este video:</w:t>
      </w:r>
    </w:p>
    <w:p w14:paraId="62607D8B" w14:textId="77777777" w:rsidR="00D97197" w:rsidRPr="00D97197" w:rsidRDefault="00D97197">
      <w:pPr>
        <w:pStyle w:val="Prrafodelista"/>
        <w:numPr>
          <w:ilvl w:val="0"/>
          <w:numId w:val="64"/>
        </w:numPr>
      </w:pPr>
      <w:r w:rsidRPr="00D97197">
        <w:t xml:space="preserve">Escribes una función Python normal que haga lo que quieras (gritar, llamar a un LLM, hacer </w:t>
      </w:r>
      <w:proofErr w:type="spellStart"/>
      <w:r w:rsidRPr="00D97197">
        <w:t>scraping</w:t>
      </w:r>
      <w:proofErr w:type="spellEnd"/>
      <w:r w:rsidRPr="00D97197">
        <w:t xml:space="preserve"> + LLM).</w:t>
      </w:r>
    </w:p>
    <w:p w14:paraId="2ABD24AD" w14:textId="77777777" w:rsidR="00D97197" w:rsidRPr="00D97197" w:rsidRDefault="00D97197">
      <w:pPr>
        <w:pStyle w:val="Prrafodelista"/>
        <w:numPr>
          <w:ilvl w:val="0"/>
          <w:numId w:val="64"/>
        </w:numPr>
      </w:pPr>
      <w:r w:rsidRPr="00D97197">
        <w:t xml:space="preserve">Si quieres streaming, la conviertes en generador con </w:t>
      </w:r>
      <w:proofErr w:type="spellStart"/>
      <w:r w:rsidRPr="00D97197">
        <w:t>yield</w:t>
      </w:r>
      <w:proofErr w:type="spellEnd"/>
      <w:r w:rsidRPr="00D97197">
        <w:t>.</w:t>
      </w:r>
    </w:p>
    <w:p w14:paraId="3534B8E5" w14:textId="77777777" w:rsidR="00D97197" w:rsidRPr="00D97197" w:rsidRDefault="00D97197">
      <w:pPr>
        <w:pStyle w:val="Prrafodelista"/>
        <w:numPr>
          <w:ilvl w:val="0"/>
          <w:numId w:val="64"/>
        </w:numPr>
      </w:pPr>
      <w:r w:rsidRPr="00D97197">
        <w:t xml:space="preserve">Si quieres elegir entre modelos, agregas un </w:t>
      </w:r>
      <w:proofErr w:type="spellStart"/>
      <w:proofErr w:type="gramStart"/>
      <w:r w:rsidRPr="00D97197">
        <w:t>gr.Dropdown</w:t>
      </w:r>
      <w:proofErr w:type="spellEnd"/>
      <w:proofErr w:type="gramEnd"/>
      <w:r w:rsidRPr="00D97197">
        <w:t xml:space="preserve"> y un </w:t>
      </w:r>
      <w:proofErr w:type="spellStart"/>
      <w:r w:rsidRPr="00D97197">
        <w:t>if</w:t>
      </w:r>
      <w:proofErr w:type="spellEnd"/>
      <w:r w:rsidRPr="00D97197">
        <w:t>/</w:t>
      </w:r>
      <w:proofErr w:type="spellStart"/>
      <w:r w:rsidRPr="00D97197">
        <w:t>elif</w:t>
      </w:r>
      <w:proofErr w:type="spellEnd"/>
      <w:r w:rsidRPr="00D97197">
        <w:t xml:space="preserve"> adentro de la función.</w:t>
      </w:r>
    </w:p>
    <w:p w14:paraId="42A5FDEF" w14:textId="77777777" w:rsidR="00D97197" w:rsidRPr="00D97197" w:rsidRDefault="00D97197">
      <w:pPr>
        <w:pStyle w:val="Prrafodelista"/>
        <w:numPr>
          <w:ilvl w:val="0"/>
          <w:numId w:val="64"/>
        </w:numPr>
      </w:pPr>
      <w:r w:rsidRPr="00D97197">
        <w:t xml:space="preserve">Envuelves todo con </w:t>
      </w:r>
      <w:proofErr w:type="spellStart"/>
      <w:proofErr w:type="gramStart"/>
      <w:r w:rsidRPr="00D97197">
        <w:t>gr.Interface</w:t>
      </w:r>
      <w:proofErr w:type="spellEnd"/>
      <w:proofErr w:type="gramEnd"/>
      <w:r w:rsidRPr="00D97197">
        <w:t>(</w:t>
      </w:r>
      <w:proofErr w:type="spellStart"/>
      <w:r w:rsidRPr="00D97197">
        <w:t>fn</w:t>
      </w:r>
      <w:proofErr w:type="spellEnd"/>
      <w:r w:rsidRPr="00D97197">
        <w:t>=..., inputs=..., outputs=...).</w:t>
      </w:r>
    </w:p>
    <w:p w14:paraId="6516725D" w14:textId="77777777" w:rsidR="00D97197" w:rsidRPr="00D97197" w:rsidRDefault="00D97197" w:rsidP="00D97197">
      <w:proofErr w:type="spellStart"/>
      <w:r w:rsidRPr="00D97197">
        <w:t>Gradio</w:t>
      </w:r>
      <w:proofErr w:type="spellEnd"/>
      <w:r w:rsidRPr="00D97197">
        <w:t xml:space="preserve"> nunca sabe ni le importa qué hace la función por dentro — solo conecta botones con llamadas a Python. Eso es lo que permite pasar de “gritar texto en mayúsculas” a “generador de folletos corporativos con selector de modelo” cambiando relativamente poco código.</w:t>
      </w:r>
    </w:p>
    <w:p w14:paraId="42EEA575" w14:textId="400F81D8" w:rsidR="004E20FE" w:rsidRDefault="004E20FE" w:rsidP="004E20FE">
      <w:pPr>
        <w:pStyle w:val="Ttulo3"/>
        <w:rPr>
          <w:b/>
          <w:bCs/>
          <w:sz w:val="24"/>
          <w:szCs w:val="24"/>
          <w:highlight w:val="yellow"/>
        </w:rPr>
      </w:pPr>
      <w:bookmarkStart w:id="150" w:name="_Toc243791239"/>
      <w:r w:rsidRPr="005B482A">
        <w:rPr>
          <w:b/>
          <w:bCs/>
          <w:sz w:val="24"/>
          <w:szCs w:val="24"/>
          <w:highlight w:val="yellow"/>
        </w:rPr>
        <w:t>2.8.</w:t>
      </w:r>
      <w:r>
        <w:rPr>
          <w:b/>
          <w:bCs/>
          <w:sz w:val="24"/>
          <w:szCs w:val="24"/>
          <w:highlight w:val="yellow"/>
        </w:rPr>
        <w:t>6. lo que viene mañana</w:t>
      </w:r>
      <w:r w:rsidR="00AA7B5B">
        <w:rPr>
          <w:b/>
          <w:bCs/>
          <w:sz w:val="24"/>
          <w:szCs w:val="24"/>
          <w:highlight w:val="yellow"/>
        </w:rPr>
        <w:t xml:space="preserve"> (</w:t>
      </w:r>
      <w:proofErr w:type="spellStart"/>
      <w:r w:rsidR="00AA7B5B">
        <w:rPr>
          <w:b/>
          <w:bCs/>
          <w:sz w:val="24"/>
          <w:szCs w:val="24"/>
          <w:highlight w:val="yellow"/>
        </w:rPr>
        <w:t>multi-turn</w:t>
      </w:r>
      <w:proofErr w:type="spellEnd"/>
      <w:r w:rsidR="00AA7B5B">
        <w:rPr>
          <w:b/>
          <w:bCs/>
          <w:sz w:val="24"/>
          <w:szCs w:val="24"/>
          <w:highlight w:val="yellow"/>
        </w:rPr>
        <w:t xml:space="preserve"> </w:t>
      </w:r>
      <w:proofErr w:type="spellStart"/>
      <w:r w:rsidR="00AA7B5B">
        <w:rPr>
          <w:b/>
          <w:bCs/>
          <w:sz w:val="24"/>
          <w:szCs w:val="24"/>
          <w:highlight w:val="yellow"/>
        </w:rPr>
        <w:t>prompting</w:t>
      </w:r>
      <w:proofErr w:type="spellEnd"/>
      <w:r w:rsidR="00AA7B5B">
        <w:rPr>
          <w:b/>
          <w:bCs/>
          <w:sz w:val="24"/>
          <w:szCs w:val="24"/>
          <w:highlight w:val="yellow"/>
        </w:rPr>
        <w:t>)</w:t>
      </w:r>
      <w:bookmarkEnd w:id="150"/>
    </w:p>
    <w:p w14:paraId="2B9F85F2" w14:textId="77777777" w:rsidR="00AA7B5B" w:rsidRPr="00AA7B5B" w:rsidRDefault="00AA7B5B" w:rsidP="00AA7B5B">
      <w:r w:rsidRPr="00AA7B5B">
        <w:t xml:space="preserve">El profesor adelanta la limitación central de hoy: </w:t>
      </w:r>
      <w:r w:rsidRPr="00AA7B5B">
        <w:rPr>
          <w:b/>
          <w:bCs/>
        </w:rPr>
        <w:t>esta interfaz no tiene historial de conversación</w:t>
      </w:r>
      <w:r w:rsidRPr="00AA7B5B">
        <w:t xml:space="preserve">. Cada mensaje es independiente (ya lo notaste, no hay ilusión de memoria acá). Mañana se construye una interfaz de </w:t>
      </w:r>
      <w:r w:rsidRPr="00AA7B5B">
        <w:rPr>
          <w:b/>
          <w:bCs/>
        </w:rPr>
        <w:t>chat real</w:t>
      </w:r>
      <w:r w:rsidRPr="00AA7B5B">
        <w:t xml:space="preserve">, con contexto entre mensajes, usando </w:t>
      </w:r>
      <w:proofErr w:type="spellStart"/>
      <w:r w:rsidRPr="00AA7B5B">
        <w:rPr>
          <w:i/>
          <w:iCs/>
        </w:rPr>
        <w:t>multi-turn</w:t>
      </w:r>
      <w:proofErr w:type="spellEnd"/>
      <w:r w:rsidRPr="00AA7B5B">
        <w:rPr>
          <w:i/>
          <w:iCs/>
        </w:rPr>
        <w:t xml:space="preserve"> </w:t>
      </w:r>
      <w:proofErr w:type="spellStart"/>
      <w:r w:rsidRPr="00AA7B5B">
        <w:rPr>
          <w:i/>
          <w:iCs/>
        </w:rPr>
        <w:t>prompting</w:t>
      </w:r>
      <w:proofErr w:type="spellEnd"/>
      <w:r w:rsidRPr="00AA7B5B">
        <w:t>, y el primer proyecto será un asistente de atención al cliente — que el profesor llama “el caso de uso principal” de todo el curso.</w:t>
      </w:r>
    </w:p>
    <w:p w14:paraId="172397E9" w14:textId="304A71D6" w:rsidR="004E20FE" w:rsidRDefault="004E20FE" w:rsidP="004E20FE">
      <w:pPr>
        <w:rPr>
          <w:highlight w:val="yellow"/>
        </w:rPr>
      </w:pPr>
    </w:p>
    <w:p w14:paraId="5D5C9CEC" w14:textId="502F1141" w:rsidR="00CD17F6" w:rsidRDefault="00CD17F6" w:rsidP="00CD17F6">
      <w:pPr>
        <w:pStyle w:val="Ttulo2"/>
        <w:rPr>
          <w:rFonts w:ascii="Arial" w:hAnsi="Arial" w:cs="Arial"/>
          <w:b/>
          <w:bCs/>
          <w:sz w:val="24"/>
          <w:szCs w:val="24"/>
          <w:highlight w:val="yellow"/>
        </w:rPr>
      </w:pPr>
      <w:bookmarkStart w:id="151" w:name="_Toc243791240"/>
      <w:r w:rsidRPr="006A430F">
        <w:rPr>
          <w:rFonts w:ascii="Arial" w:hAnsi="Arial" w:cs="Arial"/>
          <w:b/>
          <w:bCs/>
          <w:sz w:val="24"/>
          <w:szCs w:val="24"/>
          <w:highlight w:val="yellow"/>
        </w:rPr>
        <w:lastRenderedPageBreak/>
        <w:t>2.</w:t>
      </w:r>
      <w:r w:rsidR="005A35CB">
        <w:rPr>
          <w:rFonts w:ascii="Arial" w:hAnsi="Arial" w:cs="Arial"/>
          <w:b/>
          <w:bCs/>
          <w:sz w:val="24"/>
          <w:szCs w:val="24"/>
          <w:highlight w:val="yellow"/>
        </w:rPr>
        <w:t xml:space="preserve">9. Dia 3: </w:t>
      </w:r>
      <w:r w:rsidR="005A35CB" w:rsidRPr="005A35CB">
        <w:rPr>
          <w:rFonts w:ascii="Arial" w:hAnsi="Arial" w:cs="Arial"/>
          <w:b/>
          <w:bCs/>
          <w:sz w:val="24"/>
          <w:szCs w:val="24"/>
          <w:highlight w:val="yellow"/>
        </w:rPr>
        <w:t xml:space="preserve">construyendo un </w:t>
      </w:r>
      <w:proofErr w:type="spellStart"/>
      <w:r w:rsidR="005A35CB" w:rsidRPr="005A35CB">
        <w:rPr>
          <w:rFonts w:ascii="Arial" w:hAnsi="Arial" w:cs="Arial"/>
          <w:b/>
          <w:bCs/>
          <w:sz w:val="24"/>
          <w:szCs w:val="24"/>
          <w:highlight w:val="yellow"/>
        </w:rPr>
        <w:t>chatbot</w:t>
      </w:r>
      <w:proofErr w:type="spellEnd"/>
      <w:r w:rsidR="005A35CB" w:rsidRPr="005A35CB">
        <w:rPr>
          <w:rFonts w:ascii="Arial" w:hAnsi="Arial" w:cs="Arial"/>
          <w:b/>
          <w:bCs/>
          <w:sz w:val="24"/>
          <w:szCs w:val="24"/>
          <w:highlight w:val="yellow"/>
        </w:rPr>
        <w:t xml:space="preserve"> con </w:t>
      </w:r>
      <w:proofErr w:type="spellStart"/>
      <w:proofErr w:type="gramStart"/>
      <w:r w:rsidR="005A35CB" w:rsidRPr="005A35CB">
        <w:rPr>
          <w:rFonts w:ascii="Arial" w:hAnsi="Arial" w:cs="Arial"/>
          <w:b/>
          <w:bCs/>
          <w:sz w:val="24"/>
          <w:szCs w:val="24"/>
          <w:highlight w:val="yellow"/>
        </w:rPr>
        <w:t>gr.ChatInterface</w:t>
      </w:r>
      <w:bookmarkEnd w:id="151"/>
      <w:proofErr w:type="spellEnd"/>
      <w:proofErr w:type="gramEnd"/>
    </w:p>
    <w:p w14:paraId="17601D9C" w14:textId="28B06DBF" w:rsidR="00CD17F6" w:rsidRPr="005A35CB" w:rsidRDefault="005A35CB" w:rsidP="005A35CB">
      <w:pPr>
        <w:pStyle w:val="Ttulo3"/>
        <w:rPr>
          <w:b/>
          <w:bCs/>
          <w:sz w:val="24"/>
          <w:szCs w:val="24"/>
          <w:highlight w:val="yellow"/>
        </w:rPr>
      </w:pPr>
      <w:bookmarkStart w:id="152" w:name="_Toc243791241"/>
      <w:r w:rsidRPr="005A35CB">
        <w:rPr>
          <w:b/>
          <w:bCs/>
          <w:sz w:val="24"/>
          <w:szCs w:val="24"/>
          <w:highlight w:val="yellow"/>
        </w:rPr>
        <w:t>2.9.1 Que se promete hoy</w:t>
      </w:r>
      <w:r w:rsidR="000B3E48">
        <w:rPr>
          <w:b/>
          <w:bCs/>
          <w:sz w:val="24"/>
          <w:szCs w:val="24"/>
          <w:highlight w:val="yellow"/>
        </w:rPr>
        <w:t xml:space="preserve"> + Los ingredientes de un buen asistente de AI</w:t>
      </w:r>
      <w:r w:rsidR="00E77D09">
        <w:rPr>
          <w:b/>
          <w:bCs/>
          <w:sz w:val="24"/>
          <w:szCs w:val="24"/>
          <w:highlight w:val="yellow"/>
        </w:rPr>
        <w:t xml:space="preserve"> + El uso de los </w:t>
      </w:r>
      <w:proofErr w:type="spellStart"/>
      <w:r w:rsidR="00E77D09">
        <w:rPr>
          <w:b/>
          <w:bCs/>
          <w:sz w:val="24"/>
          <w:szCs w:val="24"/>
          <w:highlight w:val="yellow"/>
        </w:rPr>
        <w:t>Prompts</w:t>
      </w:r>
      <w:proofErr w:type="spellEnd"/>
      <w:r w:rsidR="00E77D09">
        <w:rPr>
          <w:b/>
          <w:bCs/>
          <w:sz w:val="24"/>
          <w:szCs w:val="24"/>
          <w:highlight w:val="yellow"/>
        </w:rPr>
        <w:t xml:space="preserve"> (de buenos </w:t>
      </w:r>
      <w:proofErr w:type="spellStart"/>
      <w:r w:rsidR="00E77D09">
        <w:rPr>
          <w:b/>
          <w:bCs/>
          <w:sz w:val="24"/>
          <w:szCs w:val="24"/>
          <w:highlight w:val="yellow"/>
        </w:rPr>
        <w:t>Prompts</w:t>
      </w:r>
      <w:proofErr w:type="spellEnd"/>
      <w:r w:rsidR="00E77D09">
        <w:rPr>
          <w:b/>
          <w:bCs/>
          <w:sz w:val="24"/>
          <w:szCs w:val="24"/>
          <w:highlight w:val="yellow"/>
        </w:rPr>
        <w:t>)</w:t>
      </w:r>
      <w:bookmarkEnd w:id="152"/>
    </w:p>
    <w:p w14:paraId="10D95D76" w14:textId="77777777" w:rsidR="000B3E48" w:rsidRPr="000B3E48" w:rsidRDefault="000B3E48" w:rsidP="000B3E48">
      <w:r w:rsidRPr="000B3E48">
        <w:t xml:space="preserve">Al final del día: crear una interfaz de chat, tener historial de conversación en el </w:t>
      </w:r>
      <w:proofErr w:type="spellStart"/>
      <w:r w:rsidRPr="000B3E48">
        <w:t>prompt</w:t>
      </w:r>
      <w:proofErr w:type="spellEnd"/>
      <w:r w:rsidRPr="000B3E48">
        <w:t xml:space="preserve"> (lo que “faltaba” de ayer), y construir el primer asistente de atención al cliente.</w:t>
      </w:r>
    </w:p>
    <w:p w14:paraId="724CB20B" w14:textId="77777777" w:rsidR="000B3E48" w:rsidRPr="000B3E48" w:rsidRDefault="000B3E48" w:rsidP="000B3E48">
      <w:pPr>
        <w:rPr>
          <w:b/>
          <w:bCs/>
          <w:sz w:val="24"/>
          <w:szCs w:val="28"/>
        </w:rPr>
      </w:pPr>
      <w:r w:rsidRPr="000B3E48">
        <w:rPr>
          <w:b/>
          <w:bCs/>
          <w:sz w:val="24"/>
          <w:szCs w:val="28"/>
          <w:highlight w:val="yellow"/>
        </w:rPr>
        <w:t>2. Los ingredientes de un buen asistente de IA</w:t>
      </w:r>
    </w:p>
    <w:tbl>
      <w:tblPr>
        <w:tblStyle w:val="Tablaconcuadrcula4-nfasis4"/>
        <w:tblW w:w="0" w:type="auto"/>
        <w:tblLook w:val="04A0" w:firstRow="1" w:lastRow="0" w:firstColumn="1" w:lastColumn="0" w:noHBand="0" w:noVBand="1"/>
      </w:tblPr>
      <w:tblGrid>
        <w:gridCol w:w="5395"/>
        <w:gridCol w:w="5395"/>
      </w:tblGrid>
      <w:tr w:rsidR="00C27FF5" w14:paraId="74E398AF" w14:textId="77777777" w:rsidTr="00AE57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9E6A2F0" w14:textId="641FC8C3" w:rsidR="00C27FF5" w:rsidRPr="00C27FF5" w:rsidRDefault="00C27FF5" w:rsidP="00E90BE6">
            <w:pPr>
              <w:rPr>
                <w:b w:val="0"/>
                <w:bCs w:val="0"/>
              </w:rPr>
            </w:pPr>
            <w:r>
              <w:rPr>
                <w:b w:val="0"/>
                <w:bCs w:val="0"/>
              </w:rPr>
              <w:t>Ingredientes</w:t>
            </w:r>
          </w:p>
        </w:tc>
        <w:tc>
          <w:tcPr>
            <w:tcW w:w="5395" w:type="dxa"/>
          </w:tcPr>
          <w:p w14:paraId="0005ADA7" w14:textId="0ED17162" w:rsidR="00C27FF5" w:rsidRPr="00C27FF5" w:rsidRDefault="00C27FF5" w:rsidP="00E90BE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significa</w:t>
            </w:r>
          </w:p>
        </w:tc>
      </w:tr>
      <w:tr w:rsidR="00C27FF5" w14:paraId="6338DA45" w14:textId="77777777" w:rsidTr="00AE5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A657A8B" w14:textId="2E38B4C3" w:rsidR="00C27FF5" w:rsidRPr="00C27FF5" w:rsidRDefault="00C27FF5" w:rsidP="00E90BE6">
            <w:r>
              <w:t>Personaje/marca</w:t>
            </w:r>
          </w:p>
        </w:tc>
        <w:tc>
          <w:tcPr>
            <w:tcW w:w="5395" w:type="dxa"/>
          </w:tcPr>
          <w:p w14:paraId="021B0FC6" w14:textId="0694E0C6" w:rsidR="00C27FF5" w:rsidRPr="00C27FF5" w:rsidRDefault="00C27FF5" w:rsidP="00E90BE6">
            <w:pPr>
              <w:cnfStyle w:val="000000100000" w:firstRow="0" w:lastRow="0" w:firstColumn="0" w:lastColumn="0" w:oddVBand="0" w:evenVBand="0" w:oddHBand="1" w:evenHBand="0" w:firstRowFirstColumn="0" w:firstRowLastColumn="0" w:lastRowFirstColumn="0" w:lastRowLastColumn="0"/>
            </w:pPr>
            <w:r>
              <w:t xml:space="preserve">Que refleje la cultura de la empresa </w:t>
            </w:r>
          </w:p>
        </w:tc>
      </w:tr>
      <w:tr w:rsidR="00C27FF5" w14:paraId="42ADE409" w14:textId="77777777" w:rsidTr="00AE5788">
        <w:tc>
          <w:tcPr>
            <w:cnfStyle w:val="001000000000" w:firstRow="0" w:lastRow="0" w:firstColumn="1" w:lastColumn="0" w:oddVBand="0" w:evenVBand="0" w:oddHBand="0" w:evenHBand="0" w:firstRowFirstColumn="0" w:firstRowLastColumn="0" w:lastRowFirstColumn="0" w:lastRowLastColumn="0"/>
            <w:tcW w:w="5395" w:type="dxa"/>
          </w:tcPr>
          <w:p w14:paraId="5113715D" w14:textId="309AA52A" w:rsidR="00C27FF5" w:rsidRDefault="00AE5788" w:rsidP="00E90BE6">
            <w:r w:rsidRPr="00AE5788">
              <w:t>Ilusión de memoria</w:t>
            </w:r>
          </w:p>
        </w:tc>
        <w:tc>
          <w:tcPr>
            <w:tcW w:w="5395" w:type="dxa"/>
          </w:tcPr>
          <w:p w14:paraId="71F0EC80" w14:textId="5886E7DD" w:rsidR="00C27FF5" w:rsidRDefault="00AE5788" w:rsidP="00E90BE6">
            <w:pPr>
              <w:cnfStyle w:val="000000000000" w:firstRow="0" w:lastRow="0" w:firstColumn="0" w:lastColumn="0" w:oddVBand="0" w:evenVBand="0" w:oddHBand="0" w:evenHBand="0" w:firstRowFirstColumn="0" w:firstRowLastColumn="0" w:lastRowFirstColumn="0" w:lastRowLastColumn="0"/>
            </w:pPr>
            <w:r w:rsidRPr="00AE5788">
              <w:t>Conoce la conversación hasta ahora, mantiene contexto</w:t>
            </w:r>
          </w:p>
        </w:tc>
      </w:tr>
      <w:tr w:rsidR="00AE5788" w14:paraId="6B8760AB" w14:textId="77777777" w:rsidTr="00AE5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5E241C0" w14:textId="3DCE13C7" w:rsidR="00AE5788" w:rsidRPr="00AE5788" w:rsidRDefault="00AE5788" w:rsidP="00E90BE6">
            <w:r w:rsidRPr="00AE5788">
              <w:t>Experiencia</w:t>
            </w:r>
          </w:p>
        </w:tc>
        <w:tc>
          <w:tcPr>
            <w:tcW w:w="5395" w:type="dxa"/>
          </w:tcPr>
          <w:p w14:paraId="740128CE" w14:textId="4F51F294" w:rsidR="00AE5788" w:rsidRPr="00AE5788" w:rsidRDefault="00AE5788" w:rsidP="00E90BE6">
            <w:pPr>
              <w:cnfStyle w:val="000000100000" w:firstRow="0" w:lastRow="0" w:firstColumn="0" w:lastColumn="0" w:oddVBand="0" w:evenVBand="0" w:oddHBand="1" w:evenHBand="0" w:firstRowFirstColumn="0" w:firstRowLastColumn="0" w:lastRowFirstColumn="0" w:lastRowLastColumn="0"/>
            </w:pPr>
            <w:r w:rsidRPr="00AE5788">
              <w:t>Conoce su dominio, responde como experto</w:t>
            </w:r>
          </w:p>
        </w:tc>
      </w:tr>
    </w:tbl>
    <w:p w14:paraId="6E7194A0" w14:textId="77777777" w:rsidR="00136753" w:rsidRDefault="00136753" w:rsidP="00E90BE6">
      <w:pPr>
        <w:rPr>
          <w:b/>
          <w:bCs/>
        </w:rPr>
      </w:pPr>
    </w:p>
    <w:p w14:paraId="6F402E49" w14:textId="77777777" w:rsidR="00AE5788" w:rsidRDefault="00AE5788" w:rsidP="00AE5788">
      <w:pPr>
        <w:rPr>
          <w:b/>
          <w:bCs/>
        </w:rPr>
      </w:pPr>
      <w:r w:rsidRPr="00AE5788">
        <w:rPr>
          <w:b/>
          <w:bCs/>
          <w:highlight w:val="yellow"/>
        </w:rPr>
        <w:t xml:space="preserve">Cómo se logran con </w:t>
      </w:r>
      <w:proofErr w:type="spellStart"/>
      <w:r w:rsidRPr="00AE5788">
        <w:rPr>
          <w:b/>
          <w:bCs/>
          <w:highlight w:val="yellow"/>
        </w:rPr>
        <w:t>prompts</w:t>
      </w:r>
      <w:proofErr w:type="spellEnd"/>
      <w:r w:rsidRPr="00AE5788">
        <w:rPr>
          <w:b/>
          <w:bCs/>
          <w:highlight w:val="yellow"/>
        </w:rPr>
        <w:t>:</w:t>
      </w:r>
    </w:p>
    <w:p w14:paraId="0F4DF39F" w14:textId="7BB471AE" w:rsidR="002D7318" w:rsidRDefault="002D7318" w:rsidP="00AE5788">
      <w:pPr>
        <w:rPr>
          <w:b/>
          <w:bCs/>
        </w:rPr>
      </w:pPr>
      <w:r w:rsidRPr="002D7318">
        <w:rPr>
          <w:b/>
          <w:bCs/>
          <w:noProof/>
        </w:rPr>
        <w:drawing>
          <wp:inline distT="0" distB="0" distL="0" distR="0" wp14:anchorId="547A1B8B" wp14:editId="7D293A35">
            <wp:extent cx="4562475" cy="2404170"/>
            <wp:effectExtent l="0" t="0" r="0" b="0"/>
            <wp:docPr id="1972670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70514" name=""/>
                    <pic:cNvPicPr/>
                  </pic:nvPicPr>
                  <pic:blipFill>
                    <a:blip r:embed="rId780"/>
                    <a:stretch>
                      <a:fillRect/>
                    </a:stretch>
                  </pic:blipFill>
                  <pic:spPr>
                    <a:xfrm>
                      <a:off x="0" y="0"/>
                      <a:ext cx="4569320" cy="2407777"/>
                    </a:xfrm>
                    <a:prstGeom prst="rect">
                      <a:avLst/>
                    </a:prstGeom>
                  </pic:spPr>
                </pic:pic>
              </a:graphicData>
            </a:graphic>
          </wp:inline>
        </w:drawing>
      </w:r>
    </w:p>
    <w:p w14:paraId="01980CE6" w14:textId="77777777" w:rsidR="00E77D09" w:rsidRDefault="00E77D09" w:rsidP="00AE5788">
      <w:pPr>
        <w:rPr>
          <w:b/>
          <w:bCs/>
        </w:rPr>
      </w:pPr>
    </w:p>
    <w:tbl>
      <w:tblPr>
        <w:tblStyle w:val="Tablaconcuadrcula"/>
        <w:tblW w:w="0" w:type="auto"/>
        <w:tblLook w:val="04A0" w:firstRow="1" w:lastRow="0" w:firstColumn="1" w:lastColumn="0" w:noHBand="0" w:noVBand="1"/>
      </w:tblPr>
      <w:tblGrid>
        <w:gridCol w:w="10790"/>
      </w:tblGrid>
      <w:tr w:rsidR="00383109" w14:paraId="591FEF0C" w14:textId="77777777" w:rsidTr="00383109">
        <w:tc>
          <w:tcPr>
            <w:tcW w:w="10790" w:type="dxa"/>
          </w:tcPr>
          <w:p w14:paraId="1D3CF15A" w14:textId="77777777" w:rsidR="00383109" w:rsidRDefault="00383109" w:rsidP="00383109">
            <w:pPr>
              <w:rPr>
                <w:b/>
                <w:bCs/>
                <w:sz w:val="24"/>
                <w:szCs w:val="28"/>
              </w:rPr>
            </w:pPr>
            <w:r w:rsidRPr="00772E8F">
              <w:rPr>
                <w:b/>
                <w:bCs/>
                <w:sz w:val="24"/>
                <w:szCs w:val="28"/>
                <w:highlight w:val="yellow"/>
              </w:rPr>
              <w:t xml:space="preserve">El uso de los </w:t>
            </w:r>
            <w:proofErr w:type="spellStart"/>
            <w:r w:rsidRPr="00772E8F">
              <w:rPr>
                <w:b/>
                <w:bCs/>
                <w:sz w:val="24"/>
                <w:szCs w:val="28"/>
                <w:highlight w:val="yellow"/>
              </w:rPr>
              <w:t>Prompts</w:t>
            </w:r>
            <w:proofErr w:type="spellEnd"/>
            <w:r w:rsidRPr="00772E8F">
              <w:rPr>
                <w:b/>
                <w:bCs/>
                <w:sz w:val="24"/>
                <w:szCs w:val="28"/>
                <w:highlight w:val="yellow"/>
              </w:rPr>
              <w:t xml:space="preserve"> con nuestro Asistente</w:t>
            </w:r>
          </w:p>
          <w:p w14:paraId="2540C215" w14:textId="77777777" w:rsidR="00E77D09" w:rsidRPr="00383109" w:rsidRDefault="00E77D09" w:rsidP="00383109">
            <w:pPr>
              <w:rPr>
                <w:b/>
                <w:bCs/>
                <w:sz w:val="24"/>
                <w:szCs w:val="28"/>
              </w:rPr>
            </w:pPr>
          </w:p>
          <w:p w14:paraId="56CF9C53" w14:textId="77777777" w:rsidR="00383109" w:rsidRPr="00383109" w:rsidRDefault="00383109" w:rsidP="00383109">
            <w:pPr>
              <w:rPr>
                <w:b/>
                <w:bCs/>
              </w:rPr>
            </w:pPr>
            <w:r w:rsidRPr="00772E8F">
              <w:rPr>
                <w:b/>
                <w:bCs/>
                <w:highlight w:val="yellow"/>
              </w:rPr>
              <w:t xml:space="preserve">El </w:t>
            </w:r>
            <w:proofErr w:type="spellStart"/>
            <w:r w:rsidRPr="00772E8F">
              <w:rPr>
                <w:b/>
                <w:bCs/>
                <w:highlight w:val="yellow"/>
              </w:rPr>
              <w:t>Prompt</w:t>
            </w:r>
            <w:proofErr w:type="spellEnd"/>
            <w:r w:rsidRPr="00772E8F">
              <w:rPr>
                <w:b/>
                <w:bCs/>
                <w:highlight w:val="yellow"/>
              </w:rPr>
              <w:t xml:space="preserve"> del Sistema</w:t>
            </w:r>
          </w:p>
          <w:p w14:paraId="42924EE4" w14:textId="1B8555D7" w:rsidR="00383109" w:rsidRDefault="00772E8F" w:rsidP="00AE5788">
            <w:r>
              <w:t>Establece reglas básicas, como “Si no sabes la respuesta, simplemente dilo” Proporciona contexto de fondo critico</w:t>
            </w:r>
          </w:p>
          <w:p w14:paraId="1B7C852A" w14:textId="77777777" w:rsidR="00772E8F" w:rsidRDefault="00772E8F" w:rsidP="00AE5788"/>
          <w:p w14:paraId="05367D3E" w14:textId="5B419C6E" w:rsidR="00772E8F" w:rsidRDefault="00772E8F" w:rsidP="00AE5788">
            <w:pPr>
              <w:rPr>
                <w:b/>
                <w:bCs/>
              </w:rPr>
            </w:pPr>
            <w:r w:rsidRPr="00772E8F">
              <w:rPr>
                <w:b/>
                <w:bCs/>
                <w:highlight w:val="yellow"/>
              </w:rPr>
              <w:t>Contexto</w:t>
            </w:r>
          </w:p>
          <w:p w14:paraId="4C292FBC" w14:textId="00BFE8C4" w:rsidR="00772E8F" w:rsidRDefault="00772E8F" w:rsidP="00AE5788">
            <w:r>
              <w:t xml:space="preserve">Durante la conversación, inserta contexto para dar información de fondo </w:t>
            </w:r>
            <w:proofErr w:type="spellStart"/>
            <w:r>
              <w:t>mas</w:t>
            </w:r>
            <w:proofErr w:type="spellEnd"/>
            <w:r>
              <w:t xml:space="preserve"> relevante relacionada con el tema.</w:t>
            </w:r>
          </w:p>
          <w:p w14:paraId="121C98E6" w14:textId="77777777" w:rsidR="00772E8F" w:rsidRDefault="00772E8F" w:rsidP="00AE5788"/>
          <w:p w14:paraId="227023A5" w14:textId="77777777" w:rsidR="00F548BE" w:rsidRPr="00F548BE" w:rsidRDefault="00F548BE" w:rsidP="00F548BE">
            <w:pPr>
              <w:rPr>
                <w:b/>
                <w:bCs/>
              </w:rPr>
            </w:pPr>
            <w:r w:rsidRPr="00F548BE">
              <w:rPr>
                <w:b/>
                <w:bCs/>
                <w:highlight w:val="yellow"/>
              </w:rPr>
              <w:t>Multi-</w:t>
            </w:r>
            <w:proofErr w:type="spellStart"/>
            <w:r w:rsidRPr="00F548BE">
              <w:rPr>
                <w:b/>
                <w:bCs/>
                <w:highlight w:val="yellow"/>
              </w:rPr>
              <w:t>Shot</w:t>
            </w:r>
            <w:proofErr w:type="spellEnd"/>
            <w:r w:rsidRPr="00F548BE">
              <w:rPr>
                <w:b/>
                <w:bCs/>
                <w:highlight w:val="yellow"/>
              </w:rPr>
              <w:t xml:space="preserve"> </w:t>
            </w:r>
            <w:proofErr w:type="spellStart"/>
            <w:r w:rsidRPr="00F548BE">
              <w:rPr>
                <w:b/>
                <w:bCs/>
                <w:highlight w:val="yellow"/>
              </w:rPr>
              <w:t>Prompting</w:t>
            </w:r>
            <w:proofErr w:type="spellEnd"/>
          </w:p>
          <w:p w14:paraId="3B5757E3" w14:textId="360D5474" w:rsidR="00772E8F" w:rsidRPr="00F548BE" w:rsidRDefault="00F548BE" w:rsidP="00AE5788">
            <w:r>
              <w:t>Proporciona conversaciones de ejemplo para preparar escenarios específicos, entrenar en el estilo conversacional y demostrar interacciones complejas.</w:t>
            </w:r>
          </w:p>
          <w:p w14:paraId="6D4B8631" w14:textId="77777777" w:rsidR="00383109" w:rsidRDefault="00383109" w:rsidP="00AE5788">
            <w:pPr>
              <w:rPr>
                <w:b/>
                <w:bCs/>
              </w:rPr>
            </w:pPr>
          </w:p>
          <w:p w14:paraId="00375A03" w14:textId="32B9FA2F" w:rsidR="00383109" w:rsidRDefault="00E11ED7" w:rsidP="00AE5788">
            <w:pPr>
              <w:rPr>
                <w:b/>
                <w:bCs/>
              </w:rPr>
            </w:pPr>
            <w:r>
              <w:rPr>
                <w:b/>
                <w:bCs/>
              </w:rPr>
              <w:t>--</w:t>
            </w:r>
          </w:p>
          <w:p w14:paraId="67B5C11F" w14:textId="77777777" w:rsidR="00E11ED7" w:rsidRPr="00E11ED7" w:rsidRDefault="00E11ED7" w:rsidP="00E11ED7">
            <w:r w:rsidRPr="00E11ED7">
              <w:t xml:space="preserve">Es exactamente la diapositiva que resume lo que vimos en la transcripción de hoy: las tres técnicas de </w:t>
            </w:r>
            <w:proofErr w:type="spellStart"/>
            <w:r w:rsidRPr="00E11ED7">
              <w:t>prompting</w:t>
            </w:r>
            <w:proofErr w:type="spellEnd"/>
            <w:r w:rsidRPr="00E11ED7">
              <w:t xml:space="preserve"> que usa el notebook (</w:t>
            </w:r>
            <w:proofErr w:type="spellStart"/>
            <w:r w:rsidRPr="00E11ED7">
              <w:t>system</w:t>
            </w:r>
            <w:proofErr w:type="spellEnd"/>
            <w:r w:rsidRPr="00E11ED7">
              <w:t xml:space="preserve"> </w:t>
            </w:r>
            <w:proofErr w:type="spellStart"/>
            <w:r w:rsidRPr="00E11ED7">
              <w:t>message</w:t>
            </w:r>
            <w:proofErr w:type="spellEnd"/>
            <w:r w:rsidRPr="00E11ED7">
              <w:t xml:space="preserve"> con reglas, contexto dinámico como el caso del “</w:t>
            </w:r>
            <w:proofErr w:type="spellStart"/>
            <w:proofErr w:type="gramStart"/>
            <w:r w:rsidRPr="00E11ED7">
              <w:t>belt</w:t>
            </w:r>
            <w:proofErr w:type="spellEnd"/>
            <w:r w:rsidRPr="00E11ED7">
              <w:t>”/</w:t>
            </w:r>
            <w:proofErr w:type="gramEnd"/>
            <w:r w:rsidRPr="00E11ED7">
              <w:t>cinturones, y el ejemplo one-</w:t>
            </w:r>
            <w:proofErr w:type="spellStart"/>
            <w:r w:rsidRPr="00E11ED7">
              <w:t>shot</w:t>
            </w:r>
            <w:proofErr w:type="spellEnd"/>
            <w:r w:rsidRPr="00E11ED7">
              <w:t xml:space="preserve"> de la tienda de ropa con sombreros).</w:t>
            </w:r>
          </w:p>
          <w:p w14:paraId="0DB93698" w14:textId="77777777" w:rsidR="00E11ED7" w:rsidRDefault="00E11ED7" w:rsidP="00AE5788">
            <w:pPr>
              <w:rPr>
                <w:b/>
                <w:bCs/>
              </w:rPr>
            </w:pPr>
          </w:p>
          <w:p w14:paraId="0B4B0C34" w14:textId="77777777" w:rsidR="00383109" w:rsidRDefault="00383109" w:rsidP="00AE5788">
            <w:pPr>
              <w:rPr>
                <w:b/>
                <w:bCs/>
              </w:rPr>
            </w:pPr>
          </w:p>
        </w:tc>
      </w:tr>
    </w:tbl>
    <w:tbl>
      <w:tblPr>
        <w:tblStyle w:val="Tablaconcuadrcula4-nfasis4"/>
        <w:tblW w:w="0" w:type="auto"/>
        <w:tblLook w:val="04A0" w:firstRow="1" w:lastRow="0" w:firstColumn="1" w:lastColumn="0" w:noHBand="0" w:noVBand="1"/>
      </w:tblPr>
      <w:tblGrid>
        <w:gridCol w:w="5395"/>
        <w:gridCol w:w="5395"/>
      </w:tblGrid>
      <w:tr w:rsidR="00AE5788" w14:paraId="64D6695A" w14:textId="77777777" w:rsidTr="002A1F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A93386E" w14:textId="6F7B4E9E" w:rsidR="00AE5788" w:rsidRDefault="00AE5788" w:rsidP="00E90BE6">
            <w:pPr>
              <w:rPr>
                <w:b w:val="0"/>
                <w:bCs w:val="0"/>
              </w:rPr>
            </w:pPr>
            <w:r w:rsidRPr="00AE5788">
              <w:lastRenderedPageBreak/>
              <w:t>Técnica</w:t>
            </w:r>
          </w:p>
        </w:tc>
        <w:tc>
          <w:tcPr>
            <w:tcW w:w="5395" w:type="dxa"/>
          </w:tcPr>
          <w:p w14:paraId="5CE8AA34" w14:textId="3BA88331" w:rsidR="00AE5788" w:rsidRDefault="00AE5788" w:rsidP="00E90BE6">
            <w:pPr>
              <w:cnfStyle w:val="100000000000" w:firstRow="1" w:lastRow="0" w:firstColumn="0" w:lastColumn="0" w:oddVBand="0" w:evenVBand="0" w:oddHBand="0" w:evenHBand="0" w:firstRowFirstColumn="0" w:firstRowLastColumn="0" w:lastRowFirstColumn="0" w:lastRowLastColumn="0"/>
              <w:rPr>
                <w:b w:val="0"/>
                <w:bCs w:val="0"/>
              </w:rPr>
            </w:pPr>
            <w:r w:rsidRPr="00AE5788">
              <w:t>Dónde suele ir</w:t>
            </w:r>
          </w:p>
        </w:tc>
      </w:tr>
      <w:tr w:rsidR="00AE5788" w14:paraId="322F4C5A" w14:textId="77777777" w:rsidTr="002A1F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0948115" w14:textId="450234EB" w:rsidR="00AE5788" w:rsidRPr="002A1FF6" w:rsidRDefault="00AE5788" w:rsidP="00E90BE6">
            <w:pPr>
              <w:rPr>
                <w:b w:val="0"/>
                <w:bCs w:val="0"/>
              </w:rPr>
            </w:pPr>
            <w:r w:rsidRPr="002A1FF6">
              <w:rPr>
                <w:b w:val="0"/>
                <w:bCs w:val="0"/>
              </w:rPr>
              <w:t>Reglas básicas (“si no sabes, dilo”)</w:t>
            </w:r>
          </w:p>
        </w:tc>
        <w:tc>
          <w:tcPr>
            <w:tcW w:w="5395" w:type="dxa"/>
          </w:tcPr>
          <w:p w14:paraId="2C28BEDF" w14:textId="3AF05ECC" w:rsidR="00AE5788" w:rsidRPr="00AE5788" w:rsidRDefault="00AE5788" w:rsidP="00E90BE6">
            <w:pPr>
              <w:cnfStyle w:val="000000100000" w:firstRow="0" w:lastRow="0" w:firstColumn="0" w:lastColumn="0" w:oddVBand="0" w:evenVBand="0" w:oddHBand="1" w:evenHBand="0" w:firstRowFirstColumn="0" w:firstRowLastColumn="0" w:lastRowFirstColumn="0" w:lastRowLastColumn="0"/>
            </w:pPr>
            <w:proofErr w:type="spellStart"/>
            <w:r w:rsidRPr="00AE5788">
              <w:t>System</w:t>
            </w:r>
            <w:proofErr w:type="spellEnd"/>
            <w:r w:rsidRPr="00AE5788">
              <w:t xml:space="preserve"> </w:t>
            </w:r>
            <w:proofErr w:type="spellStart"/>
            <w:r w:rsidRPr="00AE5788">
              <w:t>prompt</w:t>
            </w:r>
            <w:proofErr w:type="spellEnd"/>
          </w:p>
        </w:tc>
      </w:tr>
      <w:tr w:rsidR="00AE5788" w14:paraId="6F3845E9" w14:textId="77777777" w:rsidTr="002A1FF6">
        <w:tc>
          <w:tcPr>
            <w:cnfStyle w:val="001000000000" w:firstRow="0" w:lastRow="0" w:firstColumn="1" w:lastColumn="0" w:oddVBand="0" w:evenVBand="0" w:oddHBand="0" w:evenHBand="0" w:firstRowFirstColumn="0" w:firstRowLastColumn="0" w:lastRowFirstColumn="0" w:lastRowLastColumn="0"/>
            <w:tcW w:w="5395" w:type="dxa"/>
          </w:tcPr>
          <w:p w14:paraId="5B90DC47" w14:textId="3BDCEF27" w:rsidR="00AE5788" w:rsidRPr="002A1FF6" w:rsidRDefault="00A35184" w:rsidP="00E90BE6">
            <w:pPr>
              <w:rPr>
                <w:b w:val="0"/>
                <w:bCs w:val="0"/>
              </w:rPr>
            </w:pPr>
            <w:r w:rsidRPr="002A1FF6">
              <w:rPr>
                <w:b w:val="0"/>
                <w:bCs w:val="0"/>
              </w:rPr>
              <w:t>Contexto/información de fondo</w:t>
            </w:r>
          </w:p>
        </w:tc>
        <w:tc>
          <w:tcPr>
            <w:tcW w:w="5395" w:type="dxa"/>
          </w:tcPr>
          <w:p w14:paraId="5F5F89D9" w14:textId="6343D98A" w:rsidR="00AE5788" w:rsidRPr="002A1FF6" w:rsidRDefault="00A35184" w:rsidP="00E90BE6">
            <w:pPr>
              <w:cnfStyle w:val="000000000000" w:firstRow="0" w:lastRow="0" w:firstColumn="0" w:lastColumn="0" w:oddVBand="0" w:evenVBand="0" w:oddHBand="0" w:evenHBand="0" w:firstRowFirstColumn="0" w:firstRowLastColumn="0" w:lastRowFirstColumn="0" w:lastRowLastColumn="0"/>
            </w:pPr>
            <w:r w:rsidRPr="002A1FF6">
              <w:t xml:space="preserve">Normalmente </w:t>
            </w:r>
            <w:proofErr w:type="spellStart"/>
            <w:r w:rsidRPr="002A1FF6">
              <w:t>system</w:t>
            </w:r>
            <w:proofErr w:type="spellEnd"/>
            <w:r w:rsidRPr="002A1FF6">
              <w:t xml:space="preserve"> </w:t>
            </w:r>
            <w:proofErr w:type="spellStart"/>
            <w:r w:rsidRPr="002A1FF6">
              <w:t>prompt</w:t>
            </w:r>
            <w:proofErr w:type="spellEnd"/>
          </w:p>
        </w:tc>
      </w:tr>
      <w:tr w:rsidR="00A35184" w14:paraId="5C8A3D18" w14:textId="77777777" w:rsidTr="002A1F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FD8E247" w14:textId="370D45D9" w:rsidR="00A35184" w:rsidRPr="002A1FF6" w:rsidRDefault="002A1FF6" w:rsidP="00E90BE6">
            <w:pPr>
              <w:rPr>
                <w:b w:val="0"/>
                <w:bCs w:val="0"/>
              </w:rPr>
            </w:pPr>
            <w:r w:rsidRPr="002A1FF6">
              <w:rPr>
                <w:b w:val="0"/>
                <w:bCs w:val="0"/>
              </w:rPr>
              <w:t>One-</w:t>
            </w:r>
            <w:proofErr w:type="spellStart"/>
            <w:r w:rsidRPr="002A1FF6">
              <w:rPr>
                <w:b w:val="0"/>
                <w:bCs w:val="0"/>
              </w:rPr>
              <w:t>shot</w:t>
            </w:r>
            <w:proofErr w:type="spellEnd"/>
            <w:r w:rsidRPr="002A1FF6">
              <w:rPr>
                <w:b w:val="0"/>
                <w:bCs w:val="0"/>
              </w:rPr>
              <w:t>/</w:t>
            </w:r>
            <w:proofErr w:type="spellStart"/>
            <w:r w:rsidRPr="002A1FF6">
              <w:rPr>
                <w:b w:val="0"/>
                <w:bCs w:val="0"/>
              </w:rPr>
              <w:t>multi-shot</w:t>
            </w:r>
            <w:proofErr w:type="spellEnd"/>
            <w:r w:rsidRPr="002A1FF6">
              <w:rPr>
                <w:b w:val="0"/>
                <w:bCs w:val="0"/>
              </w:rPr>
              <w:t xml:space="preserve"> </w:t>
            </w:r>
            <w:proofErr w:type="spellStart"/>
            <w:r w:rsidRPr="002A1FF6">
              <w:rPr>
                <w:b w:val="0"/>
                <w:bCs w:val="0"/>
              </w:rPr>
              <w:t>prompting</w:t>
            </w:r>
            <w:proofErr w:type="spellEnd"/>
            <w:r w:rsidRPr="002A1FF6">
              <w:rPr>
                <w:b w:val="0"/>
                <w:bCs w:val="0"/>
              </w:rPr>
              <w:t xml:space="preserve"> (ejemplos de cómo responder)</w:t>
            </w:r>
          </w:p>
        </w:tc>
        <w:tc>
          <w:tcPr>
            <w:tcW w:w="5395" w:type="dxa"/>
          </w:tcPr>
          <w:p w14:paraId="4E6D9216" w14:textId="302FC67D" w:rsidR="00A35184" w:rsidRPr="002A1FF6" w:rsidRDefault="002A1FF6" w:rsidP="00E90BE6">
            <w:pPr>
              <w:cnfStyle w:val="000000100000" w:firstRow="0" w:lastRow="0" w:firstColumn="0" w:lastColumn="0" w:oddVBand="0" w:evenVBand="0" w:oddHBand="1" w:evenHBand="0" w:firstRowFirstColumn="0" w:firstRowLastColumn="0" w:lastRowFirstColumn="0" w:lastRowLastColumn="0"/>
            </w:pPr>
            <w:r w:rsidRPr="002A1FF6">
              <w:t xml:space="preserve">Normalmente </w:t>
            </w:r>
            <w:proofErr w:type="spellStart"/>
            <w:r w:rsidRPr="002A1FF6">
              <w:t>system</w:t>
            </w:r>
            <w:proofErr w:type="spellEnd"/>
            <w:r w:rsidRPr="002A1FF6">
              <w:t xml:space="preserve"> </w:t>
            </w:r>
            <w:proofErr w:type="spellStart"/>
            <w:r w:rsidRPr="002A1FF6">
              <w:t>prompt</w:t>
            </w:r>
            <w:proofErr w:type="spellEnd"/>
          </w:p>
        </w:tc>
      </w:tr>
    </w:tbl>
    <w:p w14:paraId="699CD101" w14:textId="77777777" w:rsidR="00AE5788" w:rsidRDefault="00AE5788" w:rsidP="00E90BE6">
      <w:pPr>
        <w:rPr>
          <w:b/>
          <w:bCs/>
        </w:rPr>
      </w:pPr>
    </w:p>
    <w:p w14:paraId="49E7B29D" w14:textId="77777777" w:rsidR="002A1FF6" w:rsidRDefault="002A1FF6" w:rsidP="00E90BE6">
      <w:pPr>
        <w:rPr>
          <w:b/>
          <w:bCs/>
        </w:rPr>
      </w:pPr>
    </w:p>
    <w:p w14:paraId="4DD72456" w14:textId="77777777" w:rsidR="00E77D09" w:rsidRDefault="00E77D09" w:rsidP="00E90BE6">
      <w:pPr>
        <w:rPr>
          <w:b/>
          <w:bCs/>
        </w:rPr>
      </w:pPr>
    </w:p>
    <w:p w14:paraId="1849BE06" w14:textId="600BA6FF" w:rsidR="00E77D09" w:rsidRDefault="00E77D09">
      <w:pPr>
        <w:rPr>
          <w:b/>
          <w:bCs/>
        </w:rPr>
      </w:pPr>
      <w:r>
        <w:rPr>
          <w:b/>
          <w:bCs/>
        </w:rPr>
        <w:br w:type="page"/>
      </w:r>
    </w:p>
    <w:p w14:paraId="71207910" w14:textId="7D82136A" w:rsidR="00E77D09" w:rsidRDefault="00E77D09" w:rsidP="00E77D09">
      <w:pPr>
        <w:pStyle w:val="Ttulo3"/>
        <w:rPr>
          <w:b/>
          <w:bCs/>
          <w:sz w:val="24"/>
          <w:szCs w:val="24"/>
          <w:highlight w:val="yellow"/>
        </w:rPr>
      </w:pPr>
      <w:bookmarkStart w:id="153" w:name="_Toc243791242"/>
      <w:r w:rsidRPr="005A35CB">
        <w:rPr>
          <w:b/>
          <w:bCs/>
          <w:sz w:val="24"/>
          <w:szCs w:val="24"/>
          <w:highlight w:val="yellow"/>
        </w:rPr>
        <w:lastRenderedPageBreak/>
        <w:t>2.9.</w:t>
      </w:r>
      <w:r w:rsidR="00D60395">
        <w:rPr>
          <w:b/>
          <w:bCs/>
          <w:sz w:val="24"/>
          <w:szCs w:val="24"/>
          <w:highlight w:val="yellow"/>
        </w:rPr>
        <w:t xml:space="preserve">2 La nueva pieza: </w:t>
      </w:r>
      <w:proofErr w:type="spellStart"/>
      <w:proofErr w:type="gramStart"/>
      <w:r w:rsidR="00D60395" w:rsidRPr="00D60395">
        <w:rPr>
          <w:b/>
          <w:bCs/>
          <w:sz w:val="24"/>
          <w:szCs w:val="24"/>
          <w:highlight w:val="yellow"/>
        </w:rPr>
        <w:t>gr.ChatInterface</w:t>
      </w:r>
      <w:proofErr w:type="spellEnd"/>
      <w:proofErr w:type="gramEnd"/>
      <w:r w:rsidR="0080446D">
        <w:rPr>
          <w:b/>
          <w:bCs/>
          <w:sz w:val="24"/>
          <w:szCs w:val="24"/>
          <w:highlight w:val="yellow"/>
        </w:rPr>
        <w:t xml:space="preserve"> + La </w:t>
      </w:r>
      <w:proofErr w:type="spellStart"/>
      <w:r w:rsidR="0080446D">
        <w:rPr>
          <w:b/>
          <w:bCs/>
          <w:sz w:val="24"/>
          <w:szCs w:val="24"/>
          <w:highlight w:val="yellow"/>
        </w:rPr>
        <w:t>funcion</w:t>
      </w:r>
      <w:proofErr w:type="spellEnd"/>
      <w:r w:rsidR="0080446D">
        <w:rPr>
          <w:b/>
          <w:bCs/>
          <w:sz w:val="24"/>
          <w:szCs w:val="24"/>
          <w:highlight w:val="yellow"/>
        </w:rPr>
        <w:t xml:space="preserve"> </w:t>
      </w:r>
      <w:proofErr w:type="gramStart"/>
      <w:r w:rsidR="0080446D">
        <w:rPr>
          <w:b/>
          <w:bCs/>
          <w:sz w:val="24"/>
          <w:szCs w:val="24"/>
          <w:highlight w:val="yellow"/>
        </w:rPr>
        <w:t>chat(</w:t>
      </w:r>
      <w:proofErr w:type="spellStart"/>
      <w:proofErr w:type="gramEnd"/>
      <w:r w:rsidR="0080446D">
        <w:rPr>
          <w:b/>
          <w:bCs/>
          <w:sz w:val="24"/>
          <w:szCs w:val="24"/>
          <w:highlight w:val="yellow"/>
        </w:rPr>
        <w:t>message</w:t>
      </w:r>
      <w:proofErr w:type="spellEnd"/>
      <w:r w:rsidR="0080446D">
        <w:rPr>
          <w:b/>
          <w:bCs/>
          <w:sz w:val="24"/>
          <w:szCs w:val="24"/>
          <w:highlight w:val="yellow"/>
        </w:rPr>
        <w:t xml:space="preserve">, </w:t>
      </w:r>
      <w:proofErr w:type="spellStart"/>
      <w:r w:rsidR="0080446D">
        <w:rPr>
          <w:b/>
          <w:bCs/>
          <w:sz w:val="24"/>
          <w:szCs w:val="24"/>
          <w:highlight w:val="yellow"/>
        </w:rPr>
        <w:t>history</w:t>
      </w:r>
      <w:proofErr w:type="spellEnd"/>
      <w:r w:rsidR="0080446D">
        <w:rPr>
          <w:b/>
          <w:bCs/>
          <w:sz w:val="24"/>
          <w:szCs w:val="24"/>
          <w:highlight w:val="yellow"/>
        </w:rPr>
        <w:t>), paso a paso</w:t>
      </w:r>
      <w:bookmarkEnd w:id="153"/>
    </w:p>
    <w:p w14:paraId="4C61DB53" w14:textId="77777777" w:rsidR="00F56A82" w:rsidRPr="00F56A82" w:rsidRDefault="00F56A82" w:rsidP="00F56A82">
      <w:r w:rsidRPr="00F56A82">
        <w:t xml:space="preserve">Hasta ayer usábamos </w:t>
      </w:r>
      <w:proofErr w:type="spellStart"/>
      <w:proofErr w:type="gramStart"/>
      <w:r w:rsidRPr="00F56A82">
        <w:rPr>
          <w:b/>
          <w:bCs/>
        </w:rPr>
        <w:t>gr.Interface</w:t>
      </w:r>
      <w:proofErr w:type="spellEnd"/>
      <w:proofErr w:type="gramEnd"/>
      <w:r w:rsidRPr="00F56A82">
        <w:t xml:space="preserve">. Hoy aparece </w:t>
      </w:r>
      <w:proofErr w:type="spellStart"/>
      <w:proofErr w:type="gramStart"/>
      <w:r w:rsidRPr="00F56A82">
        <w:rPr>
          <w:b/>
          <w:bCs/>
        </w:rPr>
        <w:t>gr.ChatInterface</w:t>
      </w:r>
      <w:proofErr w:type="spellEnd"/>
      <w:proofErr w:type="gramEnd"/>
      <w:r w:rsidRPr="00F56A82">
        <w:t>, pensado específicamente para construir una interfaz tipo mensajería instantánea.</w:t>
      </w:r>
    </w:p>
    <w:p w14:paraId="71F6F9EE" w14:textId="4E28BB53" w:rsidR="00D60395" w:rsidRPr="00D60395" w:rsidRDefault="00490A28" w:rsidP="00D60395">
      <w:pPr>
        <w:rPr>
          <w:highlight w:val="yellow"/>
        </w:rPr>
      </w:pPr>
      <w:r w:rsidRPr="00490A28">
        <w:rPr>
          <w:noProof/>
        </w:rPr>
        <w:drawing>
          <wp:inline distT="0" distB="0" distL="0" distR="0" wp14:anchorId="0BA73E04" wp14:editId="734AC625">
            <wp:extent cx="6447079" cy="815411"/>
            <wp:effectExtent l="19050" t="19050" r="11430" b="22860"/>
            <wp:docPr id="902518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18619" name=""/>
                    <pic:cNvPicPr/>
                  </pic:nvPicPr>
                  <pic:blipFill>
                    <a:blip r:embed="rId781"/>
                    <a:stretch>
                      <a:fillRect/>
                    </a:stretch>
                  </pic:blipFill>
                  <pic:spPr>
                    <a:xfrm>
                      <a:off x="0" y="0"/>
                      <a:ext cx="6447079" cy="815411"/>
                    </a:xfrm>
                    <a:prstGeom prst="rect">
                      <a:avLst/>
                    </a:prstGeom>
                    <a:ln w="19050">
                      <a:solidFill>
                        <a:schemeClr val="tx1"/>
                      </a:solidFill>
                    </a:ln>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6A5FF4" w14:paraId="1ED7751A" w14:textId="77777777" w:rsidTr="002357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B764B5A" w14:textId="4CA67F72" w:rsidR="006A5FF4" w:rsidRPr="006A5FF4" w:rsidRDefault="006A5FF4" w:rsidP="00E90BE6">
            <w:pPr>
              <w:rPr>
                <w:b w:val="0"/>
                <w:bCs w:val="0"/>
              </w:rPr>
            </w:pPr>
            <w:r>
              <w:t xml:space="preserve">Parte </w:t>
            </w:r>
          </w:p>
        </w:tc>
        <w:tc>
          <w:tcPr>
            <w:tcW w:w="5395" w:type="dxa"/>
          </w:tcPr>
          <w:p w14:paraId="54356102" w14:textId="71615634" w:rsidR="006A5FF4" w:rsidRDefault="006A5FF4" w:rsidP="00E90BE6">
            <w:pPr>
              <w:cnfStyle w:val="100000000000" w:firstRow="1" w:lastRow="0" w:firstColumn="0" w:lastColumn="0" w:oddVBand="0" w:evenVBand="0" w:oddHBand="0" w:evenHBand="0" w:firstRowFirstColumn="0" w:firstRowLastColumn="0" w:lastRowFirstColumn="0" w:lastRowLastColumn="0"/>
              <w:rPr>
                <w:b w:val="0"/>
                <w:bCs w:val="0"/>
              </w:rPr>
            </w:pPr>
            <w:r>
              <w:t>Que hace</w:t>
            </w:r>
          </w:p>
        </w:tc>
      </w:tr>
      <w:tr w:rsidR="006A5FF4" w14:paraId="166FC4E2" w14:textId="77777777" w:rsidTr="00235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AB42516" w14:textId="60C6164E" w:rsidR="006A5FF4" w:rsidRPr="00235759" w:rsidRDefault="00235759" w:rsidP="00E90BE6">
            <w:proofErr w:type="spellStart"/>
            <w:r>
              <w:t>f</w:t>
            </w:r>
            <w:r w:rsidRPr="00235759">
              <w:t>n</w:t>
            </w:r>
            <w:proofErr w:type="spellEnd"/>
            <w:r w:rsidRPr="00235759">
              <w:t>=chat</w:t>
            </w:r>
          </w:p>
        </w:tc>
        <w:tc>
          <w:tcPr>
            <w:tcW w:w="5395" w:type="dxa"/>
          </w:tcPr>
          <w:p w14:paraId="7BFF9122" w14:textId="3E44596D" w:rsidR="006A5FF4" w:rsidRPr="00235759" w:rsidRDefault="00235759" w:rsidP="00E90BE6">
            <w:pPr>
              <w:cnfStyle w:val="000000100000" w:firstRow="0" w:lastRow="0" w:firstColumn="0" w:lastColumn="0" w:oddVBand="0" w:evenVBand="0" w:oddHBand="1" w:evenHBand="0" w:firstRowFirstColumn="0" w:firstRowLastColumn="0" w:lastRowFirstColumn="0" w:lastRowLastColumn="0"/>
              <w:rPr>
                <w:b/>
                <w:bCs/>
              </w:rPr>
            </w:pPr>
            <w:r>
              <w:t xml:space="preserve">El </w:t>
            </w:r>
            <w:proofErr w:type="spellStart"/>
            <w:r>
              <w:t>callback</w:t>
            </w:r>
            <w:proofErr w:type="spellEnd"/>
            <w:r>
              <w:t xml:space="preserve">, con una </w:t>
            </w:r>
            <w:r>
              <w:rPr>
                <w:b/>
                <w:bCs/>
              </w:rPr>
              <w:t xml:space="preserve">firma fija: </w:t>
            </w:r>
            <w:r>
              <w:t>debe recibir (</w:t>
            </w:r>
            <w:proofErr w:type="spellStart"/>
            <w:r>
              <w:rPr>
                <w:b/>
                <w:bCs/>
              </w:rPr>
              <w:t>message</w:t>
            </w:r>
            <w:proofErr w:type="spellEnd"/>
            <w:r>
              <w:rPr>
                <w:b/>
                <w:bCs/>
              </w:rPr>
              <w:t xml:space="preserve">, </w:t>
            </w:r>
            <w:proofErr w:type="spellStart"/>
            <w:r>
              <w:rPr>
                <w:b/>
                <w:bCs/>
              </w:rPr>
              <w:t>history</w:t>
            </w:r>
            <w:proofErr w:type="spellEnd"/>
            <w:r>
              <w:rPr>
                <w:b/>
                <w:bCs/>
              </w:rPr>
              <w:t>)</w:t>
            </w:r>
          </w:p>
        </w:tc>
      </w:tr>
      <w:tr w:rsidR="006A5FF4" w14:paraId="539B0954" w14:textId="77777777" w:rsidTr="00235759">
        <w:tc>
          <w:tcPr>
            <w:cnfStyle w:val="001000000000" w:firstRow="0" w:lastRow="0" w:firstColumn="1" w:lastColumn="0" w:oddVBand="0" w:evenVBand="0" w:oddHBand="0" w:evenHBand="0" w:firstRowFirstColumn="0" w:firstRowLastColumn="0" w:lastRowFirstColumn="0" w:lastRowLastColumn="0"/>
            <w:tcW w:w="5395" w:type="dxa"/>
          </w:tcPr>
          <w:p w14:paraId="58E0CB92" w14:textId="4EF74F33" w:rsidR="006A5FF4" w:rsidRPr="00235759" w:rsidRDefault="00235759" w:rsidP="00E90BE6">
            <w:proofErr w:type="spellStart"/>
            <w:r w:rsidRPr="00235759">
              <w:t>type</w:t>
            </w:r>
            <w:proofErr w:type="spellEnd"/>
            <w:r w:rsidRPr="00235759">
              <w:t>="</w:t>
            </w:r>
            <w:proofErr w:type="spellStart"/>
            <w:r w:rsidRPr="00235759">
              <w:t>messages</w:t>
            </w:r>
            <w:proofErr w:type="spellEnd"/>
            <w:r w:rsidRPr="00235759">
              <w:t>"</w:t>
            </w:r>
          </w:p>
        </w:tc>
        <w:tc>
          <w:tcPr>
            <w:tcW w:w="5395" w:type="dxa"/>
          </w:tcPr>
          <w:p w14:paraId="42EE8617" w14:textId="6B1B3054" w:rsidR="006A5FF4" w:rsidRPr="00235759" w:rsidRDefault="00235759" w:rsidP="00E90BE6">
            <w:pPr>
              <w:cnfStyle w:val="000000000000" w:firstRow="0" w:lastRow="0" w:firstColumn="0" w:lastColumn="0" w:oddVBand="0" w:evenVBand="0" w:oddHBand="0" w:evenHBand="0" w:firstRowFirstColumn="0" w:firstRowLastColumn="0" w:lastRowFirstColumn="0" w:lastRowLastColumn="0"/>
              <w:rPr>
                <w:b/>
                <w:bCs/>
              </w:rPr>
            </w:pPr>
            <w:r>
              <w:t xml:space="preserve">Le dice a </w:t>
            </w:r>
            <w:proofErr w:type="spellStart"/>
            <w:r>
              <w:t>Gradio</w:t>
            </w:r>
            <w:proofErr w:type="spellEnd"/>
            <w:r>
              <w:t xml:space="preserve"> que use el formato de mensajes estilo </w:t>
            </w:r>
            <w:proofErr w:type="spellStart"/>
            <w:r>
              <w:t>OpenAI</w:t>
            </w:r>
            <w:proofErr w:type="spellEnd"/>
            <w:r>
              <w:t xml:space="preserve"> (con </w:t>
            </w:r>
            <w:r>
              <w:rPr>
                <w:b/>
                <w:bCs/>
              </w:rPr>
              <w:t xml:space="preserve">role </w:t>
            </w:r>
            <w:r>
              <w:t xml:space="preserve">y </w:t>
            </w:r>
            <w:proofErr w:type="spellStart"/>
            <w:r>
              <w:rPr>
                <w:b/>
                <w:bCs/>
              </w:rPr>
              <w:t>content</w:t>
            </w:r>
            <w:proofErr w:type="spellEnd"/>
            <w:r>
              <w:rPr>
                <w:b/>
                <w:bCs/>
              </w:rPr>
              <w:t>)</w:t>
            </w:r>
          </w:p>
        </w:tc>
      </w:tr>
    </w:tbl>
    <w:p w14:paraId="3A127508" w14:textId="77777777" w:rsidR="00E77D09" w:rsidRDefault="00E77D09" w:rsidP="00E90BE6">
      <w:pPr>
        <w:rPr>
          <w:b/>
          <w:bCs/>
        </w:rPr>
      </w:pPr>
    </w:p>
    <w:p w14:paraId="1584623D" w14:textId="26B1A4D7" w:rsidR="0080446D" w:rsidRPr="0080446D" w:rsidRDefault="0080446D" w:rsidP="0080446D">
      <w:pPr>
        <w:rPr>
          <w:b/>
          <w:bCs/>
          <w:sz w:val="24"/>
          <w:szCs w:val="28"/>
        </w:rPr>
      </w:pPr>
      <w:r w:rsidRPr="00CD22A4">
        <w:rPr>
          <w:b/>
          <w:bCs/>
          <w:sz w:val="24"/>
          <w:szCs w:val="28"/>
          <w:highlight w:val="yellow"/>
        </w:rPr>
        <w:t xml:space="preserve">4. La función </w:t>
      </w:r>
      <w:proofErr w:type="gramStart"/>
      <w:r w:rsidRPr="00CD22A4">
        <w:rPr>
          <w:b/>
          <w:bCs/>
          <w:sz w:val="24"/>
          <w:szCs w:val="28"/>
          <w:highlight w:val="yellow"/>
        </w:rPr>
        <w:t>chat(</w:t>
      </w:r>
      <w:proofErr w:type="spellStart"/>
      <w:proofErr w:type="gramEnd"/>
      <w:r w:rsidRPr="00CD22A4">
        <w:rPr>
          <w:b/>
          <w:bCs/>
          <w:sz w:val="24"/>
          <w:szCs w:val="28"/>
          <w:highlight w:val="yellow"/>
        </w:rPr>
        <w:t>message</w:t>
      </w:r>
      <w:proofErr w:type="spellEnd"/>
      <w:r w:rsidRPr="00CD22A4">
        <w:rPr>
          <w:b/>
          <w:bCs/>
          <w:sz w:val="24"/>
          <w:szCs w:val="28"/>
          <w:highlight w:val="yellow"/>
        </w:rPr>
        <w:t xml:space="preserve">, </w:t>
      </w:r>
      <w:proofErr w:type="spellStart"/>
      <w:r w:rsidRPr="00CD22A4">
        <w:rPr>
          <w:b/>
          <w:bCs/>
          <w:sz w:val="24"/>
          <w:szCs w:val="28"/>
          <w:highlight w:val="yellow"/>
        </w:rPr>
        <w:t>history</w:t>
      </w:r>
      <w:proofErr w:type="spellEnd"/>
      <w:r w:rsidRPr="00CD22A4">
        <w:rPr>
          <w:b/>
          <w:bCs/>
          <w:sz w:val="24"/>
          <w:szCs w:val="28"/>
          <w:highlight w:val="yellow"/>
        </w:rPr>
        <w:t>), paso a paso</w:t>
      </w:r>
      <w:r w:rsidR="00CD22A4" w:rsidRPr="00CD22A4">
        <w:rPr>
          <w:b/>
          <w:bCs/>
          <w:sz w:val="24"/>
          <w:szCs w:val="28"/>
          <w:highlight w:val="yellow"/>
        </w:rPr>
        <w:t xml:space="preserve"> </w:t>
      </w:r>
    </w:p>
    <w:p w14:paraId="7D1DEB16" w14:textId="759092F4" w:rsidR="0080446D" w:rsidRDefault="00DD15AF" w:rsidP="00E90BE6">
      <w:pPr>
        <w:rPr>
          <w:b/>
          <w:bCs/>
        </w:rPr>
      </w:pPr>
      <w:r w:rsidRPr="00DD15AF">
        <w:rPr>
          <w:b/>
          <w:bCs/>
          <w:noProof/>
        </w:rPr>
        <w:drawing>
          <wp:inline distT="0" distB="0" distL="0" distR="0" wp14:anchorId="46628111" wp14:editId="67D5076E">
            <wp:extent cx="5358987" cy="3105150"/>
            <wp:effectExtent l="19050" t="19050" r="13335" b="19050"/>
            <wp:docPr id="1331777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77892" name=""/>
                    <pic:cNvPicPr/>
                  </pic:nvPicPr>
                  <pic:blipFill>
                    <a:blip r:embed="rId782"/>
                    <a:stretch>
                      <a:fillRect/>
                    </a:stretch>
                  </pic:blipFill>
                  <pic:spPr>
                    <a:xfrm>
                      <a:off x="0" y="0"/>
                      <a:ext cx="5361270" cy="3106473"/>
                    </a:xfrm>
                    <a:prstGeom prst="rect">
                      <a:avLst/>
                    </a:prstGeom>
                    <a:ln w="19050">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DD15AF" w14:paraId="40111DA8" w14:textId="77777777" w:rsidTr="00DD1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0BE716D" w14:textId="100F56FD" w:rsidR="00DD15AF" w:rsidRPr="00DD15AF" w:rsidRDefault="00DD15AF" w:rsidP="00E90BE6">
            <w:pPr>
              <w:rPr>
                <w:b w:val="0"/>
                <w:bCs w:val="0"/>
              </w:rPr>
            </w:pPr>
            <w:proofErr w:type="spellStart"/>
            <w:r>
              <w:rPr>
                <w:b w:val="0"/>
                <w:bCs w:val="0"/>
              </w:rPr>
              <w:t>Parametro</w:t>
            </w:r>
            <w:proofErr w:type="spellEnd"/>
          </w:p>
        </w:tc>
        <w:tc>
          <w:tcPr>
            <w:tcW w:w="5395" w:type="dxa"/>
          </w:tcPr>
          <w:p w14:paraId="251209DD" w14:textId="1A278FEE" w:rsidR="00DD15AF" w:rsidRDefault="00DD15AF" w:rsidP="00E90BE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contiene</w:t>
            </w:r>
          </w:p>
        </w:tc>
      </w:tr>
      <w:tr w:rsidR="00DD15AF" w14:paraId="25A7E659" w14:textId="77777777" w:rsidTr="00DD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BAB881D" w14:textId="59A7AFE9" w:rsidR="00DD15AF" w:rsidRPr="00DD15AF" w:rsidRDefault="00DD15AF" w:rsidP="00E90BE6">
            <w:proofErr w:type="spellStart"/>
            <w:r>
              <w:t>Message</w:t>
            </w:r>
            <w:proofErr w:type="spellEnd"/>
          </w:p>
        </w:tc>
        <w:tc>
          <w:tcPr>
            <w:tcW w:w="5395" w:type="dxa"/>
          </w:tcPr>
          <w:p w14:paraId="2E91AD08" w14:textId="42E4D7D2" w:rsidR="00DD15AF" w:rsidRPr="00DD15AF" w:rsidRDefault="00DD15AF" w:rsidP="00E90BE6">
            <w:pPr>
              <w:cnfStyle w:val="000000100000" w:firstRow="0" w:lastRow="0" w:firstColumn="0" w:lastColumn="0" w:oddVBand="0" w:evenVBand="0" w:oddHBand="1" w:evenHBand="0" w:firstRowFirstColumn="0" w:firstRowLastColumn="0" w:lastRowFirstColumn="0" w:lastRowLastColumn="0"/>
            </w:pPr>
            <w:r>
              <w:t>Lo que el usuario acaba de escribir en el campo de texto</w:t>
            </w:r>
          </w:p>
        </w:tc>
      </w:tr>
      <w:tr w:rsidR="00DD15AF" w14:paraId="28C171F4" w14:textId="77777777" w:rsidTr="00DD15AF">
        <w:tc>
          <w:tcPr>
            <w:cnfStyle w:val="001000000000" w:firstRow="0" w:lastRow="0" w:firstColumn="1" w:lastColumn="0" w:oddVBand="0" w:evenVBand="0" w:oddHBand="0" w:evenHBand="0" w:firstRowFirstColumn="0" w:firstRowLastColumn="0" w:lastRowFirstColumn="0" w:lastRowLastColumn="0"/>
            <w:tcW w:w="5395" w:type="dxa"/>
          </w:tcPr>
          <w:p w14:paraId="353CA106" w14:textId="00F8CDCB" w:rsidR="00DD15AF" w:rsidRPr="0095633E" w:rsidRDefault="0095633E" w:rsidP="00E90BE6">
            <w:proofErr w:type="spellStart"/>
            <w:r>
              <w:t>History</w:t>
            </w:r>
            <w:proofErr w:type="spellEnd"/>
            <w:r>
              <w:t xml:space="preserve"> </w:t>
            </w:r>
          </w:p>
        </w:tc>
        <w:tc>
          <w:tcPr>
            <w:tcW w:w="5395" w:type="dxa"/>
          </w:tcPr>
          <w:p w14:paraId="71FA41F6" w14:textId="3CAFB2BF" w:rsidR="00DD15AF" w:rsidRPr="0095633E" w:rsidRDefault="0095633E" w:rsidP="00E90BE6">
            <w:pPr>
              <w:cnfStyle w:val="000000000000" w:firstRow="0" w:lastRow="0" w:firstColumn="0" w:lastColumn="0" w:oddVBand="0" w:evenVBand="0" w:oddHBand="0" w:evenHBand="0" w:firstRowFirstColumn="0" w:firstRowLastColumn="0" w:lastRowFirstColumn="0" w:lastRowLastColumn="0"/>
            </w:pPr>
            <w:r>
              <w:rPr>
                <w:b/>
                <w:bCs/>
              </w:rPr>
              <w:t xml:space="preserve">Toda la conversación anterior, </w:t>
            </w:r>
            <w:r>
              <w:t xml:space="preserve">que </w:t>
            </w:r>
            <w:proofErr w:type="spellStart"/>
            <w:r>
              <w:t>Gradio</w:t>
            </w:r>
            <w:proofErr w:type="spellEnd"/>
            <w:r>
              <w:t xml:space="preserve"> ya trae armada en formato de lista de diccionarios</w:t>
            </w:r>
          </w:p>
        </w:tc>
      </w:tr>
    </w:tbl>
    <w:p w14:paraId="554F051A" w14:textId="77777777" w:rsidR="00DD15AF" w:rsidRDefault="00DD15AF" w:rsidP="00E90BE6">
      <w:pPr>
        <w:rPr>
          <w:b/>
          <w:bCs/>
        </w:rPr>
      </w:pPr>
    </w:p>
    <w:p w14:paraId="175CCF43" w14:textId="16270576" w:rsidR="00E8048C" w:rsidRDefault="00E8048C" w:rsidP="00E90BE6">
      <w:r>
        <w:rPr>
          <w:b/>
          <w:bCs/>
        </w:rPr>
        <w:t xml:space="preserve">Importante: </w:t>
      </w:r>
      <w:proofErr w:type="spellStart"/>
      <w:r>
        <w:t>Gradio</w:t>
      </w:r>
      <w:proofErr w:type="spellEnd"/>
      <w:r>
        <w:t xml:space="preserve"> no “recuerda” nada por </w:t>
      </w:r>
      <w:proofErr w:type="spellStart"/>
      <w:r>
        <w:t>si</w:t>
      </w:r>
      <w:proofErr w:type="spellEnd"/>
      <w:r>
        <w:t xml:space="preserve"> mismo entre llamadas. Cada vez que llamas a </w:t>
      </w:r>
      <w:r>
        <w:rPr>
          <w:b/>
          <w:bCs/>
        </w:rPr>
        <w:t>chat</w:t>
      </w:r>
      <w:r w:rsidR="00564B6E">
        <w:rPr>
          <w:b/>
          <w:bCs/>
        </w:rPr>
        <w:t xml:space="preserve">, </w:t>
      </w:r>
      <w:proofErr w:type="spellStart"/>
      <w:r w:rsidR="00564B6E">
        <w:t>Gradio</w:t>
      </w:r>
      <w:proofErr w:type="spellEnd"/>
      <w:r w:rsidR="00564B6E">
        <w:t xml:space="preserve"> te pasa de nuevo </w:t>
      </w:r>
      <w:r w:rsidR="00564B6E">
        <w:rPr>
          <w:b/>
          <w:bCs/>
        </w:rPr>
        <w:t xml:space="preserve">todo </w:t>
      </w:r>
      <w:r w:rsidR="00564B6E">
        <w:t xml:space="preserve">el historial acumulado en la interfaz visual, </w:t>
      </w:r>
      <w:r w:rsidR="00B456F6">
        <w:t>y es tu función la que decide qué hacer con eso. Esto es exactamente la misma idea de “ilusión de memoria” que vimos en semana 1: no hay memoria real, solo reenvió del historial completo cada vez.</w:t>
      </w:r>
    </w:p>
    <w:p w14:paraId="4E1DB4BA" w14:textId="77777777" w:rsidR="00B456F6" w:rsidRDefault="00B456F6" w:rsidP="00E90BE6"/>
    <w:p w14:paraId="33968467" w14:textId="77777777" w:rsidR="00B72186" w:rsidRDefault="00B72186" w:rsidP="00E90BE6"/>
    <w:p w14:paraId="438FE1C1" w14:textId="77777777" w:rsidR="00B72186" w:rsidRDefault="00B72186" w:rsidP="00E90BE6"/>
    <w:p w14:paraId="0159AEBB" w14:textId="19B0FC53" w:rsidR="00B72186" w:rsidRDefault="00B72186" w:rsidP="00B72186">
      <w:pPr>
        <w:pStyle w:val="Ttulo3"/>
        <w:rPr>
          <w:b/>
          <w:bCs/>
          <w:sz w:val="24"/>
          <w:szCs w:val="24"/>
          <w:highlight w:val="yellow"/>
        </w:rPr>
      </w:pPr>
      <w:bookmarkStart w:id="154" w:name="_Toc243791243"/>
      <w:r w:rsidRPr="005A35CB">
        <w:rPr>
          <w:b/>
          <w:bCs/>
          <w:sz w:val="24"/>
          <w:szCs w:val="24"/>
          <w:highlight w:val="yellow"/>
        </w:rPr>
        <w:lastRenderedPageBreak/>
        <w:t>2.9.</w:t>
      </w:r>
      <w:r>
        <w:rPr>
          <w:b/>
          <w:bCs/>
          <w:sz w:val="24"/>
          <w:szCs w:val="24"/>
          <w:highlight w:val="yellow"/>
        </w:rPr>
        <w:t xml:space="preserve">3 Viendo el formato real de </w:t>
      </w:r>
      <w:proofErr w:type="spellStart"/>
      <w:r>
        <w:rPr>
          <w:b/>
          <w:bCs/>
          <w:sz w:val="24"/>
          <w:szCs w:val="24"/>
          <w:highlight w:val="yellow"/>
        </w:rPr>
        <w:t>history</w:t>
      </w:r>
      <w:proofErr w:type="spellEnd"/>
      <w:r>
        <w:rPr>
          <w:b/>
          <w:bCs/>
          <w:sz w:val="24"/>
          <w:szCs w:val="24"/>
          <w:highlight w:val="yellow"/>
        </w:rPr>
        <w:t>, con tu captura</w:t>
      </w:r>
      <w:r w:rsidR="00B1143C">
        <w:rPr>
          <w:b/>
          <w:bCs/>
          <w:sz w:val="24"/>
          <w:szCs w:val="24"/>
          <w:highlight w:val="yellow"/>
        </w:rPr>
        <w:t xml:space="preserve"> + </w:t>
      </w:r>
      <w:r w:rsidR="00B1143C" w:rsidRPr="00B1143C">
        <w:rPr>
          <w:b/>
          <w:bCs/>
          <w:sz w:val="24"/>
          <w:szCs w:val="24"/>
          <w:highlight w:val="yellow"/>
        </w:rPr>
        <w:t xml:space="preserve">Por qué </w:t>
      </w:r>
      <w:proofErr w:type="spellStart"/>
      <w:r w:rsidR="00B1143C" w:rsidRPr="00B1143C">
        <w:rPr>
          <w:b/>
          <w:bCs/>
          <w:sz w:val="24"/>
          <w:szCs w:val="24"/>
          <w:highlight w:val="yellow"/>
        </w:rPr>
        <w:t>type</w:t>
      </w:r>
      <w:proofErr w:type="spellEnd"/>
      <w:r w:rsidR="00B1143C" w:rsidRPr="00B1143C">
        <w:rPr>
          <w:b/>
          <w:bCs/>
          <w:sz w:val="24"/>
          <w:szCs w:val="24"/>
          <w:highlight w:val="yellow"/>
        </w:rPr>
        <w:t>="</w:t>
      </w:r>
      <w:proofErr w:type="spellStart"/>
      <w:r w:rsidR="00B1143C" w:rsidRPr="00B1143C">
        <w:rPr>
          <w:b/>
          <w:bCs/>
          <w:sz w:val="24"/>
          <w:szCs w:val="24"/>
          <w:highlight w:val="yellow"/>
        </w:rPr>
        <w:t>messages</w:t>
      </w:r>
      <w:proofErr w:type="spellEnd"/>
      <w:r w:rsidR="00B1143C" w:rsidRPr="00B1143C">
        <w:rPr>
          <w:b/>
          <w:bCs/>
          <w:sz w:val="24"/>
          <w:szCs w:val="24"/>
          <w:highlight w:val="yellow"/>
        </w:rPr>
        <w:t>" importa</w:t>
      </w:r>
      <w:r w:rsidR="00711117">
        <w:rPr>
          <w:b/>
          <w:bCs/>
          <w:sz w:val="24"/>
          <w:szCs w:val="24"/>
          <w:highlight w:val="yellow"/>
        </w:rPr>
        <w:t xml:space="preserve"> + El chat real, conectado al modelo</w:t>
      </w:r>
      <w:bookmarkEnd w:id="154"/>
    </w:p>
    <w:p w14:paraId="3ACA5362" w14:textId="67988EDD" w:rsidR="00B72186" w:rsidRDefault="00800F08" w:rsidP="00B72186">
      <w:pPr>
        <w:rPr>
          <w:highlight w:val="yellow"/>
        </w:rPr>
      </w:pPr>
      <w:r w:rsidRPr="00800F08">
        <w:rPr>
          <w:noProof/>
        </w:rPr>
        <w:drawing>
          <wp:inline distT="0" distB="0" distL="0" distR="0" wp14:anchorId="62AD947E" wp14:editId="3826884E">
            <wp:extent cx="6386113" cy="1089754"/>
            <wp:effectExtent l="0" t="0" r="0" b="0"/>
            <wp:docPr id="498554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54561" name=""/>
                    <pic:cNvPicPr/>
                  </pic:nvPicPr>
                  <pic:blipFill>
                    <a:blip r:embed="rId783"/>
                    <a:stretch>
                      <a:fillRect/>
                    </a:stretch>
                  </pic:blipFill>
                  <pic:spPr>
                    <a:xfrm>
                      <a:off x="0" y="0"/>
                      <a:ext cx="6386113" cy="1089754"/>
                    </a:xfrm>
                    <a:prstGeom prst="rect">
                      <a:avLst/>
                    </a:prstGeom>
                  </pic:spPr>
                </pic:pic>
              </a:graphicData>
            </a:graphic>
          </wp:inline>
        </w:drawing>
      </w:r>
    </w:p>
    <w:p w14:paraId="4B18EADF" w14:textId="13C640F3" w:rsidR="00B25877" w:rsidRDefault="00B25877" w:rsidP="00B25877">
      <w:pPr>
        <w:rPr>
          <w:b/>
          <w:bCs/>
        </w:rPr>
      </w:pPr>
      <w:r w:rsidRPr="00B25877">
        <w:rPr>
          <w:b/>
          <w:bCs/>
        </w:rPr>
        <w:t>Primer turno</w:t>
      </w:r>
      <w:r w:rsidRPr="00B25877">
        <w:t xml:space="preserve"> (“hola”): </w:t>
      </w:r>
      <w:proofErr w:type="spellStart"/>
      <w:r w:rsidRPr="00A8271D">
        <w:rPr>
          <w:b/>
          <w:bCs/>
        </w:rPr>
        <w:t>history</w:t>
      </w:r>
      <w:proofErr w:type="spellEnd"/>
      <w:r w:rsidRPr="00B25877">
        <w:t xml:space="preserve"> llega vacío </w:t>
      </w:r>
      <w:r w:rsidRPr="00A8271D">
        <w:rPr>
          <w:b/>
          <w:bCs/>
        </w:rPr>
        <w:t>([]</w:t>
      </w:r>
      <w:r w:rsidRPr="00B25877">
        <w:t>), porque todavía no había nada antes.</w:t>
      </w:r>
      <w:r w:rsidR="00A8271D">
        <w:br/>
      </w:r>
      <w:r w:rsidR="00A8271D">
        <w:rPr>
          <w:b/>
          <w:bCs/>
        </w:rPr>
        <w:t xml:space="preserve">Segundo turno </w:t>
      </w:r>
      <w:r w:rsidR="00A8271D">
        <w:t xml:space="preserve">(“hola hola”): tu </w:t>
      </w:r>
      <w:proofErr w:type="spellStart"/>
      <w:r w:rsidR="00A8271D">
        <w:t>captrua</w:t>
      </w:r>
      <w:proofErr w:type="spellEnd"/>
      <w:r w:rsidR="00A8271D">
        <w:t xml:space="preserve"> muestra exactamente como llega </w:t>
      </w:r>
      <w:proofErr w:type="spellStart"/>
      <w:r w:rsidR="00A8271D">
        <w:rPr>
          <w:b/>
          <w:bCs/>
        </w:rPr>
        <w:t>history</w:t>
      </w:r>
      <w:proofErr w:type="spellEnd"/>
    </w:p>
    <w:p w14:paraId="6D6DA1CC" w14:textId="6DD5AA19" w:rsidR="00A8271D" w:rsidRPr="00A8271D" w:rsidRDefault="005D4A45" w:rsidP="00B25877">
      <w:r w:rsidRPr="005D4A45">
        <w:rPr>
          <w:noProof/>
        </w:rPr>
        <w:drawing>
          <wp:inline distT="0" distB="0" distL="0" distR="0" wp14:anchorId="38EB61E4" wp14:editId="6B92BFC9">
            <wp:extent cx="6858000" cy="900430"/>
            <wp:effectExtent l="0" t="0" r="0" b="0"/>
            <wp:docPr id="569920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20166" name=""/>
                    <pic:cNvPicPr/>
                  </pic:nvPicPr>
                  <pic:blipFill>
                    <a:blip r:embed="rId784"/>
                    <a:stretch>
                      <a:fillRect/>
                    </a:stretch>
                  </pic:blipFill>
                  <pic:spPr>
                    <a:xfrm>
                      <a:off x="0" y="0"/>
                      <a:ext cx="6858000" cy="900430"/>
                    </a:xfrm>
                    <a:prstGeom prst="rect">
                      <a:avLst/>
                    </a:prstGeom>
                  </pic:spPr>
                </pic:pic>
              </a:graphicData>
            </a:graphic>
          </wp:inline>
        </w:drawing>
      </w:r>
    </w:p>
    <w:p w14:paraId="28F337B1" w14:textId="77777777" w:rsidR="005D4A45" w:rsidRPr="004C0B1A" w:rsidRDefault="005D4A45" w:rsidP="005D4A45">
      <w:r w:rsidRPr="004C0B1A">
        <w:rPr>
          <w:b/>
          <w:bCs/>
        </w:rPr>
        <w:t>Qué muestra esto:</w:t>
      </w:r>
    </w:p>
    <w:p w14:paraId="15AC4770" w14:textId="0EF9292A" w:rsidR="005D4A45" w:rsidRDefault="004C0B1A" w:rsidP="004C0B1A">
      <w:pPr>
        <w:pStyle w:val="Prrafodelista"/>
        <w:numPr>
          <w:ilvl w:val="0"/>
          <w:numId w:val="44"/>
        </w:numPr>
      </w:pPr>
      <w:r w:rsidRPr="004C0B1A">
        <w:t xml:space="preserve">Es una lista de diccionarios, con </w:t>
      </w:r>
      <w:r w:rsidRPr="004C0B1A">
        <w:rPr>
          <w:b/>
          <w:bCs/>
        </w:rPr>
        <w:t>role (</w:t>
      </w:r>
      <w:proofErr w:type="spellStart"/>
      <w:r w:rsidRPr="004C0B1A">
        <w:rPr>
          <w:b/>
          <w:bCs/>
        </w:rPr>
        <w:t>user</w:t>
      </w:r>
      <w:proofErr w:type="spellEnd"/>
      <w:r w:rsidRPr="004C0B1A">
        <w:rPr>
          <w:b/>
          <w:bCs/>
        </w:rPr>
        <w:t>/</w:t>
      </w:r>
      <w:proofErr w:type="spellStart"/>
      <w:r w:rsidRPr="004C0B1A">
        <w:rPr>
          <w:b/>
          <w:bCs/>
        </w:rPr>
        <w:t>assistant</w:t>
      </w:r>
      <w:proofErr w:type="spellEnd"/>
      <w:r w:rsidRPr="004C0B1A">
        <w:rPr>
          <w:b/>
          <w:bCs/>
        </w:rPr>
        <w:t xml:space="preserve">) </w:t>
      </w:r>
      <w:r w:rsidRPr="004C0B1A">
        <w:t xml:space="preserve">y </w:t>
      </w:r>
      <w:proofErr w:type="spellStart"/>
      <w:r w:rsidRPr="004C0B1A">
        <w:rPr>
          <w:b/>
          <w:bCs/>
        </w:rPr>
        <w:t>context</w:t>
      </w:r>
      <w:proofErr w:type="spellEnd"/>
      <w:r w:rsidRPr="004C0B1A">
        <w:rPr>
          <w:b/>
          <w:bCs/>
        </w:rPr>
        <w:t xml:space="preserve">, igual que el formato de </w:t>
      </w:r>
      <w:proofErr w:type="spellStart"/>
      <w:r w:rsidRPr="004C0B1A">
        <w:rPr>
          <w:b/>
          <w:bCs/>
        </w:rPr>
        <w:t>OpenAI</w:t>
      </w:r>
      <w:proofErr w:type="spellEnd"/>
      <w:r w:rsidRPr="004C0B1A">
        <w:rPr>
          <w:b/>
          <w:bCs/>
        </w:rPr>
        <w:t xml:space="preserve"> </w:t>
      </w:r>
      <w:r w:rsidRPr="004C0B1A">
        <w:t>que ya conoces</w:t>
      </w:r>
    </w:p>
    <w:p w14:paraId="3F1C8CE0" w14:textId="0A075526" w:rsidR="00463DEA" w:rsidRDefault="00463DEA" w:rsidP="00D77543">
      <w:pPr>
        <w:numPr>
          <w:ilvl w:val="0"/>
          <w:numId w:val="44"/>
        </w:numPr>
        <w:spacing w:before="100" w:beforeAutospacing="1" w:after="100" w:afterAutospacing="1" w:line="240" w:lineRule="auto"/>
        <w:rPr>
          <w:rFonts w:eastAsia="Times New Roman" w:cs="Arial"/>
          <w:kern w:val="0"/>
          <w:szCs w:val="22"/>
          <w:lang w:eastAsia="es-CL"/>
          <w14:ligatures w14:val="none"/>
        </w:rPr>
      </w:pPr>
      <w:r w:rsidRPr="00D77543">
        <w:rPr>
          <w:rFonts w:eastAsia="Times New Roman" w:cs="Arial"/>
          <w:kern w:val="0"/>
          <w:szCs w:val="22"/>
          <w:lang w:eastAsia="es-CL"/>
          <w14:ligatures w14:val="none"/>
        </w:rPr>
        <w:t>Tiene campos extra (</w:t>
      </w:r>
      <w:proofErr w:type="spellStart"/>
      <w:r w:rsidRPr="00D77543">
        <w:rPr>
          <w:rFonts w:eastAsia="Times New Roman" w:cs="Arial"/>
          <w:kern w:val="0"/>
          <w:szCs w:val="22"/>
          <w:lang w:eastAsia="es-CL"/>
          <w14:ligatures w14:val="none"/>
        </w:rPr>
        <w:t>metadata</w:t>
      </w:r>
      <w:proofErr w:type="spellEnd"/>
      <w:r w:rsidRPr="00D77543">
        <w:rPr>
          <w:rFonts w:eastAsia="Times New Roman" w:cs="Arial"/>
          <w:kern w:val="0"/>
          <w:szCs w:val="22"/>
          <w:lang w:eastAsia="es-CL"/>
          <w14:ligatures w14:val="none"/>
        </w:rPr>
        <w:t xml:space="preserve">, </w:t>
      </w:r>
      <w:proofErr w:type="spellStart"/>
      <w:r w:rsidRPr="00D77543">
        <w:rPr>
          <w:rFonts w:eastAsia="Times New Roman" w:cs="Arial"/>
          <w:kern w:val="0"/>
          <w:szCs w:val="22"/>
          <w:lang w:eastAsia="es-CL"/>
          <w14:ligatures w14:val="none"/>
        </w:rPr>
        <w:t>options</w:t>
      </w:r>
      <w:proofErr w:type="spellEnd"/>
      <w:r w:rsidRPr="00D77543">
        <w:rPr>
          <w:rFonts w:eastAsia="Times New Roman" w:cs="Arial"/>
          <w:kern w:val="0"/>
          <w:szCs w:val="22"/>
          <w:lang w:eastAsia="es-CL"/>
          <w14:ligatures w14:val="none"/>
        </w:rPr>
        <w:t xml:space="preserve">) que </w:t>
      </w:r>
      <w:proofErr w:type="spellStart"/>
      <w:r w:rsidRPr="00D77543">
        <w:rPr>
          <w:rFonts w:eastAsia="Times New Roman" w:cs="Arial"/>
          <w:kern w:val="0"/>
          <w:szCs w:val="22"/>
          <w:lang w:eastAsia="es-CL"/>
          <w14:ligatures w14:val="none"/>
        </w:rPr>
        <w:t>Gradio</w:t>
      </w:r>
      <w:proofErr w:type="spellEnd"/>
      <w:r w:rsidRPr="00D77543">
        <w:rPr>
          <w:rFonts w:eastAsia="Times New Roman" w:cs="Arial"/>
          <w:kern w:val="0"/>
          <w:szCs w:val="22"/>
          <w:lang w:eastAsia="es-CL"/>
          <w14:ligatures w14:val="none"/>
        </w:rPr>
        <w:t xml:space="preserve"> agrega, pero no afectan lo esencial.</w:t>
      </w:r>
    </w:p>
    <w:p w14:paraId="5E642B0E" w14:textId="16392063" w:rsidR="00D77543" w:rsidRDefault="00D77543" w:rsidP="00D77543">
      <w:pPr>
        <w:numPr>
          <w:ilvl w:val="0"/>
          <w:numId w:val="44"/>
        </w:numPr>
        <w:spacing w:before="100" w:beforeAutospacing="1" w:after="100" w:afterAutospacing="1" w:line="240" w:lineRule="auto"/>
        <w:rPr>
          <w:rFonts w:eastAsia="Times New Roman" w:cs="Arial"/>
          <w:kern w:val="0"/>
          <w:szCs w:val="22"/>
          <w:lang w:eastAsia="es-CL"/>
          <w14:ligatures w14:val="none"/>
        </w:rPr>
      </w:pPr>
      <w:r>
        <w:rPr>
          <w:rFonts w:eastAsia="Times New Roman" w:cs="Arial"/>
          <w:kern w:val="0"/>
          <w:szCs w:val="22"/>
          <w:lang w:eastAsia="es-CL"/>
          <w14:ligatures w14:val="none"/>
        </w:rPr>
        <w:t xml:space="preserve">El </w:t>
      </w:r>
      <w:r>
        <w:rPr>
          <w:rFonts w:eastAsia="Times New Roman" w:cs="Arial"/>
          <w:b/>
          <w:bCs/>
          <w:kern w:val="0"/>
          <w:szCs w:val="22"/>
          <w:lang w:eastAsia="es-CL"/>
          <w14:ligatures w14:val="none"/>
        </w:rPr>
        <w:t xml:space="preserve">role </w:t>
      </w:r>
      <w:r>
        <w:rPr>
          <w:rFonts w:eastAsia="Times New Roman" w:cs="Arial"/>
          <w:kern w:val="0"/>
          <w:szCs w:val="22"/>
          <w:lang w:eastAsia="es-CL"/>
          <w14:ligatures w14:val="none"/>
        </w:rPr>
        <w:t xml:space="preserve">ya viene correctamente etiquetado: lo que dijiste es </w:t>
      </w:r>
      <w:proofErr w:type="spellStart"/>
      <w:r>
        <w:rPr>
          <w:rFonts w:eastAsia="Times New Roman" w:cs="Arial"/>
          <w:b/>
          <w:bCs/>
          <w:kern w:val="0"/>
          <w:szCs w:val="22"/>
          <w:lang w:eastAsia="es-CL"/>
          <w14:ligatures w14:val="none"/>
        </w:rPr>
        <w:t>user</w:t>
      </w:r>
      <w:proofErr w:type="spellEnd"/>
      <w:r>
        <w:rPr>
          <w:rFonts w:eastAsia="Times New Roman" w:cs="Arial"/>
          <w:b/>
          <w:bCs/>
          <w:kern w:val="0"/>
          <w:szCs w:val="22"/>
          <w:lang w:eastAsia="es-CL"/>
          <w14:ligatures w14:val="none"/>
        </w:rPr>
        <w:t xml:space="preserve">, </w:t>
      </w:r>
      <w:r>
        <w:rPr>
          <w:rFonts w:eastAsia="Times New Roman" w:cs="Arial"/>
          <w:kern w:val="0"/>
          <w:szCs w:val="22"/>
          <w:lang w:eastAsia="es-CL"/>
          <w14:ligatures w14:val="none"/>
        </w:rPr>
        <w:t xml:space="preserve">lo que respondió el </w:t>
      </w:r>
      <w:proofErr w:type="spellStart"/>
      <w:r>
        <w:rPr>
          <w:rFonts w:eastAsia="Times New Roman" w:cs="Arial"/>
          <w:kern w:val="0"/>
          <w:szCs w:val="22"/>
          <w:lang w:eastAsia="es-CL"/>
          <w14:ligatures w14:val="none"/>
        </w:rPr>
        <w:t>chatbot</w:t>
      </w:r>
      <w:proofErr w:type="spellEnd"/>
      <w:r>
        <w:rPr>
          <w:rFonts w:eastAsia="Times New Roman" w:cs="Arial"/>
          <w:kern w:val="0"/>
          <w:szCs w:val="22"/>
          <w:lang w:eastAsia="es-CL"/>
          <w14:ligatures w14:val="none"/>
        </w:rPr>
        <w:t xml:space="preserve"> es </w:t>
      </w:r>
      <w:proofErr w:type="spellStart"/>
      <w:r>
        <w:rPr>
          <w:rFonts w:eastAsia="Times New Roman" w:cs="Arial"/>
          <w:b/>
          <w:bCs/>
          <w:kern w:val="0"/>
          <w:szCs w:val="22"/>
          <w:lang w:eastAsia="es-CL"/>
          <w14:ligatures w14:val="none"/>
        </w:rPr>
        <w:t>assistant</w:t>
      </w:r>
      <w:proofErr w:type="spellEnd"/>
      <w:r>
        <w:rPr>
          <w:rFonts w:eastAsia="Times New Roman" w:cs="Arial"/>
          <w:b/>
          <w:bCs/>
          <w:kern w:val="0"/>
          <w:szCs w:val="22"/>
          <w:lang w:eastAsia="es-CL"/>
          <w14:ligatures w14:val="none"/>
        </w:rPr>
        <w:t xml:space="preserve">. </w:t>
      </w:r>
      <w:r>
        <w:rPr>
          <w:rFonts w:eastAsia="Times New Roman" w:cs="Arial"/>
          <w:kern w:val="0"/>
          <w:szCs w:val="22"/>
          <w:lang w:eastAsia="es-CL"/>
          <w14:ligatures w14:val="none"/>
        </w:rPr>
        <w:t xml:space="preserve">No necesitas invertir roles como hacíamos manualmente con GPT y Claude conversando entre </w:t>
      </w:r>
      <w:proofErr w:type="spellStart"/>
      <w:r>
        <w:rPr>
          <w:rFonts w:eastAsia="Times New Roman" w:cs="Arial"/>
          <w:kern w:val="0"/>
          <w:szCs w:val="22"/>
          <w:lang w:eastAsia="es-CL"/>
          <w14:ligatures w14:val="none"/>
        </w:rPr>
        <w:t>si</w:t>
      </w:r>
      <w:proofErr w:type="spellEnd"/>
      <w:r>
        <w:rPr>
          <w:rFonts w:eastAsia="Times New Roman" w:cs="Arial"/>
          <w:kern w:val="0"/>
          <w:szCs w:val="22"/>
          <w:lang w:eastAsia="es-CL"/>
          <w14:ligatures w14:val="none"/>
        </w:rPr>
        <w:t>.</w:t>
      </w:r>
    </w:p>
    <w:p w14:paraId="0C670946" w14:textId="77777777" w:rsidR="00D77543" w:rsidRDefault="00D77543" w:rsidP="00D77543">
      <w:pPr>
        <w:pBdr>
          <w:bottom w:val="single" w:sz="6" w:space="1" w:color="auto"/>
        </w:pBdr>
        <w:spacing w:before="100" w:beforeAutospacing="1" w:after="100" w:afterAutospacing="1" w:line="240" w:lineRule="auto"/>
        <w:rPr>
          <w:rFonts w:eastAsia="Times New Roman" w:cs="Arial"/>
          <w:kern w:val="0"/>
          <w:szCs w:val="22"/>
          <w:lang w:eastAsia="es-CL"/>
          <w14:ligatures w14:val="none"/>
        </w:rPr>
      </w:pPr>
    </w:p>
    <w:p w14:paraId="6C2A3A0D" w14:textId="77777777" w:rsidR="00B1143C" w:rsidRPr="00B1143C" w:rsidRDefault="00B1143C" w:rsidP="00B1143C">
      <w:pPr>
        <w:spacing w:before="100" w:beforeAutospacing="1" w:after="100" w:afterAutospacing="1" w:line="240" w:lineRule="auto"/>
        <w:rPr>
          <w:rFonts w:eastAsia="Times New Roman" w:cs="Arial"/>
          <w:b/>
          <w:bCs/>
          <w:kern w:val="0"/>
          <w:sz w:val="24"/>
          <w:lang w:eastAsia="es-CL"/>
          <w14:ligatures w14:val="none"/>
        </w:rPr>
      </w:pPr>
      <w:r w:rsidRPr="00B1143C">
        <w:rPr>
          <w:rFonts w:eastAsia="Times New Roman" w:cs="Arial"/>
          <w:b/>
          <w:bCs/>
          <w:kern w:val="0"/>
          <w:sz w:val="24"/>
          <w:highlight w:val="yellow"/>
          <w:lang w:eastAsia="es-CL"/>
          <w14:ligatures w14:val="none"/>
        </w:rPr>
        <w:t xml:space="preserve">6. Por qué </w:t>
      </w:r>
      <w:proofErr w:type="spellStart"/>
      <w:r w:rsidRPr="00B1143C">
        <w:rPr>
          <w:rFonts w:eastAsia="Times New Roman" w:cs="Arial"/>
          <w:b/>
          <w:bCs/>
          <w:kern w:val="0"/>
          <w:sz w:val="24"/>
          <w:highlight w:val="yellow"/>
          <w:lang w:eastAsia="es-CL"/>
          <w14:ligatures w14:val="none"/>
        </w:rPr>
        <w:t>type</w:t>
      </w:r>
      <w:proofErr w:type="spellEnd"/>
      <w:r w:rsidRPr="00B1143C">
        <w:rPr>
          <w:rFonts w:eastAsia="Times New Roman" w:cs="Arial"/>
          <w:b/>
          <w:bCs/>
          <w:kern w:val="0"/>
          <w:sz w:val="24"/>
          <w:highlight w:val="yellow"/>
          <w:lang w:eastAsia="es-CL"/>
          <w14:ligatures w14:val="none"/>
        </w:rPr>
        <w:t>="</w:t>
      </w:r>
      <w:proofErr w:type="spellStart"/>
      <w:r w:rsidRPr="00B1143C">
        <w:rPr>
          <w:rFonts w:eastAsia="Times New Roman" w:cs="Arial"/>
          <w:b/>
          <w:bCs/>
          <w:kern w:val="0"/>
          <w:sz w:val="24"/>
          <w:highlight w:val="yellow"/>
          <w:lang w:eastAsia="es-CL"/>
          <w14:ligatures w14:val="none"/>
        </w:rPr>
        <w:t>messages</w:t>
      </w:r>
      <w:proofErr w:type="spellEnd"/>
      <w:r w:rsidRPr="00B1143C">
        <w:rPr>
          <w:rFonts w:eastAsia="Times New Roman" w:cs="Arial"/>
          <w:b/>
          <w:bCs/>
          <w:kern w:val="0"/>
          <w:sz w:val="24"/>
          <w:highlight w:val="yellow"/>
          <w:lang w:eastAsia="es-CL"/>
          <w14:ligatures w14:val="none"/>
        </w:rPr>
        <w:t>" importa</w:t>
      </w:r>
    </w:p>
    <w:p w14:paraId="6E05FCC1" w14:textId="449B4264" w:rsidR="00B1143C" w:rsidRDefault="00676BE1" w:rsidP="00D77543">
      <w:pPr>
        <w:spacing w:before="100" w:beforeAutospacing="1" w:after="100" w:afterAutospacing="1" w:line="240" w:lineRule="auto"/>
        <w:rPr>
          <w:rFonts w:eastAsia="Times New Roman" w:cs="Arial"/>
          <w:kern w:val="0"/>
          <w:szCs w:val="22"/>
          <w:lang w:eastAsia="es-CL"/>
          <w14:ligatures w14:val="none"/>
        </w:rPr>
      </w:pPr>
      <w:r>
        <w:rPr>
          <w:rFonts w:eastAsia="Times New Roman" w:cs="Arial"/>
          <w:kern w:val="0"/>
          <w:szCs w:val="22"/>
          <w:lang w:eastAsia="es-CL"/>
          <w14:ligatures w14:val="none"/>
        </w:rPr>
        <w:t xml:space="preserve">El profesor lo explica: esa bandera le dice a </w:t>
      </w:r>
      <w:proofErr w:type="spellStart"/>
      <w:r>
        <w:rPr>
          <w:rFonts w:eastAsia="Times New Roman" w:cs="Arial"/>
          <w:kern w:val="0"/>
          <w:szCs w:val="22"/>
          <w:lang w:eastAsia="es-CL"/>
          <w14:ligatures w14:val="none"/>
        </w:rPr>
        <w:t>Gradio</w:t>
      </w:r>
      <w:proofErr w:type="spellEnd"/>
      <w:r>
        <w:rPr>
          <w:rFonts w:eastAsia="Times New Roman" w:cs="Arial"/>
          <w:kern w:val="0"/>
          <w:szCs w:val="22"/>
          <w:lang w:eastAsia="es-CL"/>
          <w14:ligatures w14:val="none"/>
        </w:rPr>
        <w:t xml:space="preserve"> “cuando me devuelvas el historial, usa el formato de mensajes de </w:t>
      </w:r>
      <w:proofErr w:type="spellStart"/>
      <w:r>
        <w:rPr>
          <w:rFonts w:eastAsia="Times New Roman" w:cs="Arial"/>
          <w:kern w:val="0"/>
          <w:szCs w:val="22"/>
          <w:lang w:eastAsia="es-CL"/>
          <w14:ligatures w14:val="none"/>
        </w:rPr>
        <w:t>OpenAI</w:t>
      </w:r>
      <w:proofErr w:type="spellEnd"/>
      <w:r>
        <w:rPr>
          <w:rFonts w:eastAsia="Times New Roman" w:cs="Arial"/>
          <w:kern w:val="0"/>
          <w:szCs w:val="22"/>
          <w:lang w:eastAsia="es-CL"/>
          <w14:ligatures w14:val="none"/>
        </w:rPr>
        <w:t xml:space="preserve">”. Por eso el </w:t>
      </w:r>
      <w:proofErr w:type="spellStart"/>
      <w:r>
        <w:rPr>
          <w:rFonts w:eastAsia="Times New Roman" w:cs="Arial"/>
          <w:b/>
          <w:bCs/>
          <w:kern w:val="0"/>
          <w:szCs w:val="22"/>
          <w:lang w:eastAsia="es-CL"/>
          <w14:ligatures w14:val="none"/>
        </w:rPr>
        <w:t>history</w:t>
      </w:r>
      <w:proofErr w:type="spellEnd"/>
      <w:r>
        <w:rPr>
          <w:rFonts w:eastAsia="Times New Roman" w:cs="Arial"/>
          <w:b/>
          <w:bCs/>
          <w:kern w:val="0"/>
          <w:szCs w:val="22"/>
          <w:lang w:eastAsia="es-CL"/>
          <w14:ligatures w14:val="none"/>
        </w:rPr>
        <w:t xml:space="preserve"> </w:t>
      </w:r>
      <w:r>
        <w:rPr>
          <w:rFonts w:eastAsia="Times New Roman" w:cs="Arial"/>
          <w:kern w:val="0"/>
          <w:szCs w:val="22"/>
          <w:lang w:eastAsia="es-CL"/>
          <w14:ligatures w14:val="none"/>
        </w:rPr>
        <w:t xml:space="preserve">que recibes </w:t>
      </w:r>
      <w:r>
        <w:rPr>
          <w:rFonts w:eastAsia="Times New Roman" w:cs="Arial"/>
          <w:b/>
          <w:bCs/>
          <w:kern w:val="0"/>
          <w:szCs w:val="22"/>
          <w:lang w:eastAsia="es-CL"/>
          <w14:ligatures w14:val="none"/>
        </w:rPr>
        <w:t xml:space="preserve">ya viene casi listo </w:t>
      </w:r>
      <w:r>
        <w:rPr>
          <w:rFonts w:eastAsia="Times New Roman" w:cs="Arial"/>
          <w:kern w:val="0"/>
          <w:szCs w:val="22"/>
          <w:lang w:eastAsia="es-CL"/>
          <w14:ligatures w14:val="none"/>
        </w:rPr>
        <w:t xml:space="preserve">para pegarlo directo en una </w:t>
      </w:r>
      <w:proofErr w:type="spellStart"/>
      <w:r>
        <w:rPr>
          <w:rFonts w:eastAsia="Times New Roman" w:cs="Arial"/>
          <w:kern w:val="0"/>
          <w:szCs w:val="22"/>
          <w:lang w:eastAsia="es-CL"/>
          <w14:ligatures w14:val="none"/>
        </w:rPr>
        <w:t>llamda</w:t>
      </w:r>
      <w:proofErr w:type="spellEnd"/>
      <w:r>
        <w:rPr>
          <w:rFonts w:eastAsia="Times New Roman" w:cs="Arial"/>
          <w:kern w:val="0"/>
          <w:szCs w:val="22"/>
          <w:lang w:eastAsia="es-CL"/>
          <w14:ligatures w14:val="none"/>
        </w:rPr>
        <w:t xml:space="preserve"> a la API, sin tener que reconstruir nada desde cero</w:t>
      </w:r>
      <w:r w:rsidR="00711117">
        <w:rPr>
          <w:rFonts w:eastAsia="Times New Roman" w:cs="Arial"/>
          <w:kern w:val="0"/>
          <w:szCs w:val="22"/>
          <w:lang w:eastAsia="es-CL"/>
          <w14:ligatures w14:val="none"/>
        </w:rPr>
        <w:t xml:space="preserve"> </w:t>
      </w:r>
      <w:r w:rsidR="00711117" w:rsidRPr="00711117">
        <w:rPr>
          <w:rFonts w:eastAsia="Times New Roman" w:cs="Arial"/>
          <w:kern w:val="0"/>
          <w:szCs w:val="22"/>
          <w:lang w:eastAsia="es-CL"/>
          <w14:ligatures w14:val="none"/>
        </w:rPr>
        <w:t>(como sí hacíamos con zip en la conversación GPT-Claude).</w:t>
      </w:r>
    </w:p>
    <w:p w14:paraId="7AF20D22" w14:textId="07084CA5" w:rsidR="006639B6" w:rsidRPr="006639B6" w:rsidRDefault="006639B6" w:rsidP="00D77543">
      <w:pPr>
        <w:spacing w:before="100" w:beforeAutospacing="1" w:after="100" w:afterAutospacing="1" w:line="240" w:lineRule="auto"/>
        <w:rPr>
          <w:rFonts w:eastAsia="Times New Roman" w:cs="Arial"/>
          <w:b/>
          <w:bCs/>
          <w:kern w:val="0"/>
          <w:sz w:val="24"/>
          <w:lang w:eastAsia="es-CL"/>
          <w14:ligatures w14:val="none"/>
        </w:rPr>
      </w:pPr>
      <w:r w:rsidRPr="006639B6">
        <w:rPr>
          <w:rFonts w:eastAsia="Times New Roman" w:cs="Arial"/>
          <w:b/>
          <w:bCs/>
          <w:kern w:val="0"/>
          <w:sz w:val="24"/>
          <w:highlight w:val="yellow"/>
          <w:lang w:eastAsia="es-CL"/>
          <w14:ligatures w14:val="none"/>
        </w:rPr>
        <w:t>Resultado final para día 1:</w:t>
      </w:r>
    </w:p>
    <w:p w14:paraId="5DF0B1A6" w14:textId="2EDF030C" w:rsidR="006639B6" w:rsidRDefault="003568BB" w:rsidP="00D77543">
      <w:pPr>
        <w:spacing w:before="100" w:beforeAutospacing="1" w:after="100" w:afterAutospacing="1" w:line="240" w:lineRule="auto"/>
        <w:rPr>
          <w:rFonts w:eastAsia="Times New Roman" w:cs="Arial"/>
          <w:b/>
          <w:bCs/>
          <w:kern w:val="0"/>
          <w:szCs w:val="22"/>
          <w:lang w:eastAsia="es-CL"/>
          <w14:ligatures w14:val="none"/>
        </w:rPr>
      </w:pPr>
      <w:r w:rsidRPr="003568BB">
        <w:rPr>
          <w:rFonts w:eastAsia="Times New Roman" w:cs="Arial"/>
          <w:b/>
          <w:bCs/>
          <w:noProof/>
          <w:kern w:val="0"/>
          <w:szCs w:val="22"/>
          <w:lang w:eastAsia="es-CL"/>
          <w14:ligatures w14:val="none"/>
        </w:rPr>
        <w:drawing>
          <wp:inline distT="0" distB="0" distL="0" distR="0" wp14:anchorId="3C84BCD3" wp14:editId="756806AA">
            <wp:extent cx="4749800" cy="1733788"/>
            <wp:effectExtent l="0" t="0" r="0" b="0"/>
            <wp:docPr id="499870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70366" name=""/>
                    <pic:cNvPicPr/>
                  </pic:nvPicPr>
                  <pic:blipFill>
                    <a:blip r:embed="rId785"/>
                    <a:stretch>
                      <a:fillRect/>
                    </a:stretch>
                  </pic:blipFill>
                  <pic:spPr>
                    <a:xfrm>
                      <a:off x="0" y="0"/>
                      <a:ext cx="4754266" cy="1735418"/>
                    </a:xfrm>
                    <a:prstGeom prst="rect">
                      <a:avLst/>
                    </a:prstGeom>
                  </pic:spPr>
                </pic:pic>
              </a:graphicData>
            </a:graphic>
          </wp:inline>
        </w:drawing>
      </w:r>
    </w:p>
    <w:p w14:paraId="224DC4C6" w14:textId="77777777" w:rsidR="003568BB" w:rsidRDefault="003568BB" w:rsidP="00D77543">
      <w:pPr>
        <w:spacing w:before="100" w:beforeAutospacing="1" w:after="100" w:afterAutospacing="1" w:line="240" w:lineRule="auto"/>
        <w:rPr>
          <w:rFonts w:eastAsia="Times New Roman" w:cs="Arial"/>
          <w:b/>
          <w:bCs/>
          <w:kern w:val="0"/>
          <w:szCs w:val="22"/>
          <w:lang w:eastAsia="es-CL"/>
          <w14:ligatures w14:val="none"/>
        </w:rPr>
      </w:pPr>
    </w:p>
    <w:p w14:paraId="09210B27" w14:textId="77777777" w:rsidR="003568BB" w:rsidRDefault="003568BB" w:rsidP="00D77543">
      <w:pPr>
        <w:spacing w:before="100" w:beforeAutospacing="1" w:after="100" w:afterAutospacing="1" w:line="240" w:lineRule="auto"/>
        <w:rPr>
          <w:rFonts w:eastAsia="Times New Roman" w:cs="Arial"/>
          <w:b/>
          <w:bCs/>
          <w:kern w:val="0"/>
          <w:szCs w:val="22"/>
          <w:lang w:eastAsia="es-CL"/>
          <w14:ligatures w14:val="none"/>
        </w:rPr>
      </w:pPr>
    </w:p>
    <w:p w14:paraId="7959530B" w14:textId="043044CA" w:rsidR="00EF2B69" w:rsidRDefault="00EF2B69" w:rsidP="00D77543">
      <w:pPr>
        <w:spacing w:before="100" w:beforeAutospacing="1" w:after="100" w:afterAutospacing="1" w:line="240" w:lineRule="auto"/>
        <w:rPr>
          <w:rFonts w:eastAsia="Times New Roman" w:cs="Arial"/>
          <w:b/>
          <w:bCs/>
          <w:kern w:val="0"/>
          <w:szCs w:val="22"/>
          <w:lang w:eastAsia="es-CL"/>
          <w14:ligatures w14:val="none"/>
        </w:rPr>
      </w:pPr>
      <w:r w:rsidRPr="00EF2B69">
        <w:rPr>
          <w:rFonts w:eastAsia="Times New Roman" w:cs="Arial"/>
          <w:b/>
          <w:bCs/>
          <w:noProof/>
          <w:kern w:val="0"/>
          <w:szCs w:val="22"/>
          <w:lang w:eastAsia="es-CL"/>
          <w14:ligatures w14:val="none"/>
        </w:rPr>
        <w:lastRenderedPageBreak/>
        <w:drawing>
          <wp:inline distT="0" distB="0" distL="0" distR="0" wp14:anchorId="4ACBAB36" wp14:editId="74C063AD">
            <wp:extent cx="4690533" cy="2993255"/>
            <wp:effectExtent l="0" t="0" r="0" b="0"/>
            <wp:docPr id="1762113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13080" name=""/>
                    <pic:cNvPicPr/>
                  </pic:nvPicPr>
                  <pic:blipFill>
                    <a:blip r:embed="rId786"/>
                    <a:stretch>
                      <a:fillRect/>
                    </a:stretch>
                  </pic:blipFill>
                  <pic:spPr>
                    <a:xfrm>
                      <a:off x="0" y="0"/>
                      <a:ext cx="4697072" cy="2997428"/>
                    </a:xfrm>
                    <a:prstGeom prst="rect">
                      <a:avLst/>
                    </a:prstGeom>
                  </pic:spPr>
                </pic:pic>
              </a:graphicData>
            </a:graphic>
          </wp:inline>
        </w:drawing>
      </w:r>
    </w:p>
    <w:p w14:paraId="786A33EF" w14:textId="5A99D959" w:rsidR="00397074" w:rsidRDefault="00397074" w:rsidP="00397074">
      <w:pPr>
        <w:pStyle w:val="Ttulo3"/>
        <w:rPr>
          <w:b/>
          <w:bCs/>
          <w:sz w:val="24"/>
          <w:szCs w:val="24"/>
          <w:highlight w:val="yellow"/>
        </w:rPr>
      </w:pPr>
      <w:bookmarkStart w:id="155" w:name="_Toc243791244"/>
      <w:r w:rsidRPr="005A35CB">
        <w:rPr>
          <w:b/>
          <w:bCs/>
          <w:sz w:val="24"/>
          <w:szCs w:val="24"/>
          <w:highlight w:val="yellow"/>
        </w:rPr>
        <w:t>2.9.</w:t>
      </w:r>
      <w:r w:rsidR="0067291D">
        <w:rPr>
          <w:b/>
          <w:bCs/>
          <w:sz w:val="24"/>
          <w:szCs w:val="24"/>
          <w:highlight w:val="yellow"/>
        </w:rPr>
        <w:t>4 El chat real, conectado al modelo</w:t>
      </w:r>
      <w:bookmarkEnd w:id="155"/>
    </w:p>
    <w:p w14:paraId="792C92D2" w14:textId="78438CD1" w:rsidR="0067291D" w:rsidRDefault="009A3C8F" w:rsidP="0067291D">
      <w:pPr>
        <w:rPr>
          <w:highlight w:val="yellow"/>
        </w:rPr>
      </w:pPr>
      <w:r w:rsidRPr="009A3C8F">
        <w:rPr>
          <w:noProof/>
        </w:rPr>
        <w:drawing>
          <wp:inline distT="0" distB="0" distL="0" distR="0" wp14:anchorId="527E1A92" wp14:editId="69688A0C">
            <wp:extent cx="5080000" cy="2369095"/>
            <wp:effectExtent l="38100" t="38100" r="44450" b="31750"/>
            <wp:docPr id="551581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81974" name=""/>
                    <pic:cNvPicPr/>
                  </pic:nvPicPr>
                  <pic:blipFill>
                    <a:blip r:embed="rId787"/>
                    <a:stretch>
                      <a:fillRect/>
                    </a:stretch>
                  </pic:blipFill>
                  <pic:spPr>
                    <a:xfrm>
                      <a:off x="0" y="0"/>
                      <a:ext cx="5087918" cy="2372788"/>
                    </a:xfrm>
                    <a:prstGeom prst="rect">
                      <a:avLst/>
                    </a:prstGeom>
                    <a:ln w="38100">
                      <a:solidFill>
                        <a:srgbClr val="EE0000"/>
                      </a:solidFill>
                    </a:ln>
                  </pic:spPr>
                </pic:pic>
              </a:graphicData>
            </a:graphic>
          </wp:inline>
        </w:drawing>
      </w:r>
    </w:p>
    <w:p w14:paraId="5BB95263" w14:textId="77777777" w:rsidR="003B0370" w:rsidRDefault="003B0370" w:rsidP="003B0370">
      <w:pPr>
        <w:rPr>
          <w:b/>
          <w:bCs/>
          <w:sz w:val="24"/>
          <w:szCs w:val="28"/>
          <w:highlight w:val="yellow"/>
        </w:rPr>
      </w:pPr>
      <w:r w:rsidRPr="003B0370">
        <w:rPr>
          <w:b/>
          <w:bCs/>
          <w:sz w:val="24"/>
          <w:szCs w:val="28"/>
          <w:highlight w:val="yellow"/>
        </w:rPr>
        <w:t>Línea por línea</w:t>
      </w:r>
    </w:p>
    <w:p w14:paraId="0819E4C1" w14:textId="77777777" w:rsidR="00BB10B8" w:rsidRDefault="00BB10B8" w:rsidP="003B0370">
      <w:pPr>
        <w:rPr>
          <w:b/>
          <w:bCs/>
          <w:sz w:val="24"/>
          <w:szCs w:val="28"/>
          <w:highlight w:val="yellow"/>
        </w:rPr>
      </w:pPr>
    </w:p>
    <w:p w14:paraId="3D2DD1E6" w14:textId="77777777" w:rsidR="00BB10B8" w:rsidRDefault="00BB10B8" w:rsidP="003B0370">
      <w:pPr>
        <w:rPr>
          <w:b/>
          <w:bCs/>
          <w:sz w:val="24"/>
          <w:szCs w:val="28"/>
          <w:highlight w:val="yellow"/>
        </w:rPr>
      </w:pPr>
    </w:p>
    <w:p w14:paraId="4A95F183" w14:textId="77777777" w:rsidR="00BB10B8" w:rsidRDefault="00BB10B8" w:rsidP="003B0370">
      <w:pPr>
        <w:rPr>
          <w:b/>
          <w:bCs/>
          <w:sz w:val="24"/>
          <w:szCs w:val="28"/>
          <w:highlight w:val="yellow"/>
        </w:rPr>
      </w:pPr>
    </w:p>
    <w:p w14:paraId="5B124747" w14:textId="77777777" w:rsidR="00BB10B8" w:rsidRDefault="00BB10B8" w:rsidP="003B0370">
      <w:pPr>
        <w:rPr>
          <w:b/>
          <w:bCs/>
          <w:sz w:val="24"/>
          <w:szCs w:val="28"/>
          <w:highlight w:val="yellow"/>
        </w:rPr>
      </w:pPr>
    </w:p>
    <w:p w14:paraId="6861FC20" w14:textId="77777777" w:rsidR="00BB10B8" w:rsidRDefault="00BB10B8" w:rsidP="003B0370">
      <w:pPr>
        <w:rPr>
          <w:b/>
          <w:bCs/>
          <w:sz w:val="24"/>
          <w:szCs w:val="28"/>
          <w:highlight w:val="yellow"/>
        </w:rPr>
      </w:pPr>
    </w:p>
    <w:p w14:paraId="60EEDDA8" w14:textId="77777777" w:rsidR="00BB10B8" w:rsidRDefault="00BB10B8" w:rsidP="003B0370">
      <w:pPr>
        <w:rPr>
          <w:b/>
          <w:bCs/>
          <w:sz w:val="24"/>
          <w:szCs w:val="28"/>
          <w:highlight w:val="yellow"/>
        </w:rPr>
      </w:pPr>
    </w:p>
    <w:p w14:paraId="77880DCC" w14:textId="77777777" w:rsidR="00BB10B8" w:rsidRDefault="00BB10B8" w:rsidP="003B0370">
      <w:pPr>
        <w:rPr>
          <w:b/>
          <w:bCs/>
          <w:sz w:val="24"/>
          <w:szCs w:val="28"/>
          <w:highlight w:val="yellow"/>
        </w:rPr>
      </w:pPr>
    </w:p>
    <w:p w14:paraId="6F1E1827" w14:textId="77777777" w:rsidR="00BB10B8" w:rsidRDefault="00BB10B8" w:rsidP="003B0370">
      <w:pPr>
        <w:rPr>
          <w:b/>
          <w:bCs/>
          <w:sz w:val="24"/>
          <w:szCs w:val="28"/>
          <w:highlight w:val="yellow"/>
        </w:rPr>
      </w:pPr>
    </w:p>
    <w:p w14:paraId="1A008DFC" w14:textId="77777777" w:rsidR="00BB10B8" w:rsidRPr="003B0370" w:rsidRDefault="00BB10B8" w:rsidP="003B0370">
      <w:pPr>
        <w:rPr>
          <w:b/>
          <w:bCs/>
          <w:sz w:val="24"/>
          <w:szCs w:val="28"/>
          <w:highlight w:val="yellow"/>
        </w:rPr>
      </w:pPr>
    </w:p>
    <w:p w14:paraId="0AF9E0D4" w14:textId="77777777" w:rsidR="003B0370" w:rsidRDefault="003B0370" w:rsidP="003B0370">
      <w:pPr>
        <w:rPr>
          <w:b/>
          <w:bCs/>
        </w:rPr>
      </w:pPr>
      <w:proofErr w:type="spellStart"/>
      <w:r w:rsidRPr="003B0370">
        <w:rPr>
          <w:b/>
          <w:bCs/>
          <w:highlight w:val="yellow"/>
        </w:rPr>
        <w:lastRenderedPageBreak/>
        <w:t>history</w:t>
      </w:r>
      <w:proofErr w:type="spellEnd"/>
      <w:r w:rsidRPr="003B0370">
        <w:rPr>
          <w:b/>
          <w:bCs/>
          <w:highlight w:val="yellow"/>
        </w:rPr>
        <w:t xml:space="preserve"> = [{"</w:t>
      </w:r>
      <w:proofErr w:type="spellStart"/>
      <w:r w:rsidRPr="003B0370">
        <w:rPr>
          <w:b/>
          <w:bCs/>
          <w:highlight w:val="yellow"/>
        </w:rPr>
        <w:t>role":h</w:t>
      </w:r>
      <w:proofErr w:type="spellEnd"/>
      <w:r w:rsidRPr="003B0370">
        <w:rPr>
          <w:b/>
          <w:bCs/>
          <w:highlight w:val="yellow"/>
        </w:rPr>
        <w:t>["role"], "</w:t>
      </w:r>
      <w:proofErr w:type="spellStart"/>
      <w:r w:rsidRPr="003B0370">
        <w:rPr>
          <w:b/>
          <w:bCs/>
          <w:highlight w:val="yellow"/>
        </w:rPr>
        <w:t>content</w:t>
      </w:r>
      <w:proofErr w:type="spellEnd"/>
      <w:r w:rsidRPr="003B0370">
        <w:rPr>
          <w:b/>
          <w:bCs/>
          <w:highlight w:val="yellow"/>
        </w:rPr>
        <w:t>":h["</w:t>
      </w:r>
      <w:proofErr w:type="spellStart"/>
      <w:r w:rsidRPr="003B0370">
        <w:rPr>
          <w:b/>
          <w:bCs/>
          <w:highlight w:val="yellow"/>
        </w:rPr>
        <w:t>content</w:t>
      </w:r>
      <w:proofErr w:type="spellEnd"/>
      <w:r w:rsidRPr="003B0370">
        <w:rPr>
          <w:b/>
          <w:bCs/>
          <w:highlight w:val="yellow"/>
        </w:rPr>
        <w:t xml:space="preserve">"]} </w:t>
      </w:r>
      <w:proofErr w:type="spellStart"/>
      <w:r w:rsidRPr="003B0370">
        <w:rPr>
          <w:b/>
          <w:bCs/>
          <w:highlight w:val="yellow"/>
        </w:rPr>
        <w:t>for</w:t>
      </w:r>
      <w:proofErr w:type="spellEnd"/>
      <w:r w:rsidRPr="003B0370">
        <w:rPr>
          <w:b/>
          <w:bCs/>
          <w:highlight w:val="yellow"/>
        </w:rPr>
        <w:t xml:space="preserve"> h in </w:t>
      </w:r>
      <w:proofErr w:type="spellStart"/>
      <w:r w:rsidRPr="003B0370">
        <w:rPr>
          <w:b/>
          <w:bCs/>
          <w:highlight w:val="yellow"/>
        </w:rPr>
        <w:t>history</w:t>
      </w:r>
      <w:proofErr w:type="spellEnd"/>
      <w:r w:rsidRPr="003B0370">
        <w:rPr>
          <w:b/>
          <w:bCs/>
          <w:highlight w:val="yellow"/>
        </w:rPr>
        <w:t>]</w:t>
      </w:r>
    </w:p>
    <w:tbl>
      <w:tblPr>
        <w:tblStyle w:val="Tablaconcuadrcula"/>
        <w:tblW w:w="0" w:type="auto"/>
        <w:tblLook w:val="04A0" w:firstRow="1" w:lastRow="0" w:firstColumn="1" w:lastColumn="0" w:noHBand="0" w:noVBand="1"/>
      </w:tblPr>
      <w:tblGrid>
        <w:gridCol w:w="10790"/>
      </w:tblGrid>
      <w:tr w:rsidR="00651BFF" w14:paraId="7ABD8EFB" w14:textId="77777777" w:rsidTr="00651BFF">
        <w:tc>
          <w:tcPr>
            <w:tcW w:w="10790" w:type="dxa"/>
          </w:tcPr>
          <w:p w14:paraId="669E9448" w14:textId="77777777" w:rsidR="00651BFF" w:rsidRPr="00651BFF" w:rsidRDefault="00651BFF" w:rsidP="00651BFF">
            <w:r w:rsidRPr="00651BFF">
              <w:t>Claro, vamos a ver un ejemplo práctico y visual de qué hace exactamente esa línea.</w:t>
            </w:r>
          </w:p>
          <w:p w14:paraId="717402A2" w14:textId="77777777" w:rsidR="00651BFF" w:rsidRDefault="00651BFF" w:rsidP="003B0370">
            <w:pPr>
              <w:rPr>
                <w:b/>
                <w:bCs/>
              </w:rPr>
            </w:pPr>
          </w:p>
          <w:p w14:paraId="236C2D39" w14:textId="77777777" w:rsidR="00651BFF" w:rsidRPr="00651BFF" w:rsidRDefault="00651BFF" w:rsidP="00651BFF">
            <w:pPr>
              <w:rPr>
                <w:b/>
                <w:bCs/>
                <w:sz w:val="24"/>
                <w:szCs w:val="28"/>
              </w:rPr>
            </w:pPr>
            <w:r w:rsidRPr="00651BFF">
              <w:rPr>
                <w:b/>
                <w:bCs/>
                <w:sz w:val="24"/>
                <w:szCs w:val="28"/>
                <w:highlight w:val="yellow"/>
              </w:rPr>
              <w:t>El problema</w:t>
            </w:r>
          </w:p>
          <w:p w14:paraId="36FE2FE8" w14:textId="2A2C945C" w:rsidR="00651BFF" w:rsidRDefault="00651BFF" w:rsidP="003B0370">
            <w:proofErr w:type="spellStart"/>
            <w:r>
              <w:t>Gradio</w:t>
            </w:r>
            <w:proofErr w:type="spellEnd"/>
            <w:r>
              <w:t xml:space="preserve">, cuando usas </w:t>
            </w:r>
            <w:proofErr w:type="spellStart"/>
            <w:r>
              <w:rPr>
                <w:b/>
                <w:bCs/>
              </w:rPr>
              <w:t>type</w:t>
            </w:r>
            <w:proofErr w:type="spellEnd"/>
            <w:proofErr w:type="gramStart"/>
            <w:r>
              <w:rPr>
                <w:b/>
                <w:bCs/>
              </w:rPr>
              <w:t>=”</w:t>
            </w:r>
            <w:proofErr w:type="spellStart"/>
            <w:r>
              <w:rPr>
                <w:b/>
                <w:bCs/>
              </w:rPr>
              <w:t>messages</w:t>
            </w:r>
            <w:proofErr w:type="spellEnd"/>
            <w:proofErr w:type="gramEnd"/>
            <w:r>
              <w:rPr>
                <w:b/>
                <w:bCs/>
              </w:rPr>
              <w:t xml:space="preserve">”, </w:t>
            </w:r>
            <w:r>
              <w:t xml:space="preserve">a veces te entrega el historial con </w:t>
            </w:r>
            <w:r>
              <w:rPr>
                <w:b/>
                <w:bCs/>
              </w:rPr>
              <w:t xml:space="preserve">metadatos extra </w:t>
            </w:r>
            <w:r>
              <w:t xml:space="preserve">que la API de </w:t>
            </w:r>
            <w:proofErr w:type="spellStart"/>
            <w:r>
              <w:t>OpenAI</w:t>
            </w:r>
            <w:proofErr w:type="spellEnd"/>
            <w:r>
              <w:t xml:space="preserve">/Gemini </w:t>
            </w:r>
            <w:r>
              <w:rPr>
                <w:b/>
                <w:bCs/>
              </w:rPr>
              <w:t xml:space="preserve">no acepta. </w:t>
            </w:r>
            <w:r>
              <w:t>Si se los pasas tal cual, te dará un error.</w:t>
            </w:r>
          </w:p>
          <w:p w14:paraId="56F00CE7" w14:textId="77777777" w:rsidR="00651BFF" w:rsidRDefault="00651BFF" w:rsidP="003B0370"/>
          <w:p w14:paraId="15283E1D" w14:textId="77777777" w:rsidR="00651BFF" w:rsidRPr="00651BFF" w:rsidRDefault="00651BFF" w:rsidP="00651BFF">
            <w:pPr>
              <w:rPr>
                <w:b/>
                <w:bCs/>
              </w:rPr>
            </w:pPr>
            <w:r w:rsidRPr="00651BFF">
              <w:rPr>
                <w:b/>
                <w:bCs/>
              </w:rPr>
              <w:t>Ejemplo paso a paso</w:t>
            </w:r>
          </w:p>
          <w:p w14:paraId="551A2FF4" w14:textId="77777777" w:rsidR="00BB10B8" w:rsidRPr="00BB10B8" w:rsidRDefault="00BB10B8" w:rsidP="00BB10B8">
            <w:pPr>
              <w:rPr>
                <w:b/>
                <w:bCs/>
              </w:rPr>
            </w:pPr>
            <w:r w:rsidRPr="00BB10B8">
              <w:rPr>
                <w:rFonts w:ascii="Segoe UI Emoji" w:hAnsi="Segoe UI Emoji" w:cs="Segoe UI Emoji"/>
                <w:b/>
                <w:bCs/>
              </w:rPr>
              <w:t>📥</w:t>
            </w:r>
            <w:r w:rsidRPr="00BB10B8">
              <w:rPr>
                <w:b/>
                <w:bCs/>
              </w:rPr>
              <w:t xml:space="preserve"> Lo que </w:t>
            </w:r>
            <w:proofErr w:type="spellStart"/>
            <w:r w:rsidRPr="00BB10B8">
              <w:rPr>
                <w:b/>
                <w:bCs/>
              </w:rPr>
              <w:t>Gradio</w:t>
            </w:r>
            <w:proofErr w:type="spellEnd"/>
            <w:r w:rsidRPr="00BB10B8">
              <w:rPr>
                <w:b/>
                <w:bCs/>
              </w:rPr>
              <w:t xml:space="preserve"> te entrega (con basura extra)</w:t>
            </w:r>
          </w:p>
          <w:p w14:paraId="7910CC7F" w14:textId="77777777" w:rsidR="00651BFF" w:rsidRPr="00651BFF" w:rsidRDefault="00651BFF" w:rsidP="003B0370"/>
          <w:p w14:paraId="35ECFE6C" w14:textId="77777777" w:rsidR="00651BFF" w:rsidRDefault="00BB10B8" w:rsidP="003B0370">
            <w:pPr>
              <w:rPr>
                <w:b/>
                <w:bCs/>
              </w:rPr>
            </w:pPr>
            <w:r w:rsidRPr="00BB10B8">
              <w:rPr>
                <w:b/>
                <w:bCs/>
                <w:noProof/>
              </w:rPr>
              <w:drawing>
                <wp:inline distT="0" distB="0" distL="0" distR="0" wp14:anchorId="5F0CF925" wp14:editId="3209A546">
                  <wp:extent cx="4504267" cy="3072516"/>
                  <wp:effectExtent l="38100" t="38100" r="29845" b="33020"/>
                  <wp:docPr id="1440046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46793" name=""/>
                          <pic:cNvPicPr/>
                        </pic:nvPicPr>
                        <pic:blipFill>
                          <a:blip r:embed="rId788"/>
                          <a:stretch>
                            <a:fillRect/>
                          </a:stretch>
                        </pic:blipFill>
                        <pic:spPr>
                          <a:xfrm>
                            <a:off x="0" y="0"/>
                            <a:ext cx="4511272" cy="3077295"/>
                          </a:xfrm>
                          <a:prstGeom prst="rect">
                            <a:avLst/>
                          </a:prstGeom>
                          <a:ln w="38100">
                            <a:solidFill>
                              <a:srgbClr val="EE0000"/>
                            </a:solidFill>
                          </a:ln>
                        </pic:spPr>
                      </pic:pic>
                    </a:graphicData>
                  </a:graphic>
                </wp:inline>
              </w:drawing>
            </w:r>
          </w:p>
          <w:p w14:paraId="6BA31EF6" w14:textId="77777777" w:rsidR="00BB10B8" w:rsidRDefault="00BB10B8" w:rsidP="003B0370">
            <w:pPr>
              <w:rPr>
                <w:b/>
                <w:bCs/>
              </w:rPr>
            </w:pPr>
          </w:p>
          <w:p w14:paraId="328723B8" w14:textId="77777777" w:rsidR="00CB3497" w:rsidRPr="00CB3497" w:rsidRDefault="00CB3497" w:rsidP="00CB3497">
            <w:pPr>
              <w:rPr>
                <w:b/>
                <w:bCs/>
                <w:sz w:val="24"/>
                <w:szCs w:val="28"/>
              </w:rPr>
            </w:pPr>
            <w:r w:rsidRPr="00CB3497">
              <w:rPr>
                <w:rFonts w:ascii="Segoe UI Emoji" w:hAnsi="Segoe UI Emoji" w:cs="Segoe UI Emoji"/>
                <w:b/>
                <w:bCs/>
                <w:sz w:val="24"/>
                <w:szCs w:val="28"/>
                <w:highlight w:val="yellow"/>
              </w:rPr>
              <w:t>🔧</w:t>
            </w:r>
            <w:r w:rsidRPr="00CB3497">
              <w:rPr>
                <w:b/>
                <w:bCs/>
                <w:sz w:val="24"/>
                <w:szCs w:val="28"/>
                <w:highlight w:val="yellow"/>
              </w:rPr>
              <w:t xml:space="preserve"> La línea mágica</w:t>
            </w:r>
          </w:p>
          <w:p w14:paraId="75FD73C7" w14:textId="1F52C002" w:rsidR="00CB3497" w:rsidRDefault="00CB3497" w:rsidP="003B0370">
            <w:pPr>
              <w:rPr>
                <w:b/>
                <w:bCs/>
              </w:rPr>
            </w:pPr>
            <w:r w:rsidRPr="00CB3497">
              <w:rPr>
                <w:b/>
                <w:bCs/>
                <w:noProof/>
              </w:rPr>
              <w:drawing>
                <wp:inline distT="0" distB="0" distL="0" distR="0" wp14:anchorId="449CC839" wp14:editId="74219AC6">
                  <wp:extent cx="5892800" cy="808274"/>
                  <wp:effectExtent l="38100" t="38100" r="31750" b="30480"/>
                  <wp:docPr id="1002487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87509" name=""/>
                          <pic:cNvPicPr/>
                        </pic:nvPicPr>
                        <pic:blipFill>
                          <a:blip r:embed="rId789"/>
                          <a:stretch>
                            <a:fillRect/>
                          </a:stretch>
                        </pic:blipFill>
                        <pic:spPr>
                          <a:xfrm>
                            <a:off x="0" y="0"/>
                            <a:ext cx="5902875" cy="809656"/>
                          </a:xfrm>
                          <a:prstGeom prst="rect">
                            <a:avLst/>
                          </a:prstGeom>
                          <a:ln w="28575">
                            <a:solidFill>
                              <a:srgbClr val="EE0000"/>
                            </a:solidFill>
                          </a:ln>
                        </pic:spPr>
                      </pic:pic>
                    </a:graphicData>
                  </a:graphic>
                </wp:inline>
              </w:drawing>
            </w:r>
          </w:p>
          <w:p w14:paraId="31A4564F" w14:textId="77777777" w:rsidR="00CB3497" w:rsidRDefault="00CB3497" w:rsidP="003B0370">
            <w:pPr>
              <w:rPr>
                <w:b/>
                <w:bCs/>
              </w:rPr>
            </w:pPr>
          </w:p>
          <w:p w14:paraId="5EE5248F" w14:textId="77777777" w:rsidR="00CB3497" w:rsidRPr="00CB3497" w:rsidRDefault="00CB3497" w:rsidP="00CB3497">
            <w:pPr>
              <w:rPr>
                <w:b/>
                <w:bCs/>
              </w:rPr>
            </w:pPr>
            <w:r w:rsidRPr="00CB3497">
              <w:rPr>
                <w:b/>
                <w:bCs/>
              </w:rPr>
              <w:t xml:space="preserve">Traducción </w:t>
            </w:r>
            <w:proofErr w:type="spellStart"/>
            <w:r w:rsidRPr="00CB3497">
              <w:rPr>
                <w:b/>
                <w:bCs/>
              </w:rPr>
              <w:t>a</w:t>
            </w:r>
            <w:proofErr w:type="spellEnd"/>
            <w:r w:rsidRPr="00CB3497">
              <w:rPr>
                <w:b/>
                <w:bCs/>
              </w:rPr>
              <w:t xml:space="preserve"> español de lo que dice:</w:t>
            </w:r>
          </w:p>
          <w:p w14:paraId="140443A8" w14:textId="77777777" w:rsidR="00BB10B8" w:rsidRDefault="00BB10B8" w:rsidP="003B0370">
            <w:pPr>
              <w:rPr>
                <w:b/>
                <w:bCs/>
              </w:rPr>
            </w:pPr>
          </w:p>
          <w:p w14:paraId="6C6BE4CE" w14:textId="77777777" w:rsidR="00EE3549" w:rsidRDefault="009D36E0" w:rsidP="003B0370">
            <w:pPr>
              <w:rPr>
                <w:b/>
                <w:bCs/>
              </w:rPr>
            </w:pPr>
            <w:r>
              <w:rPr>
                <w:b/>
                <w:bCs/>
              </w:rPr>
              <w:t>“</w:t>
            </w:r>
            <w:r>
              <w:t xml:space="preserve">Para cada elemento </w:t>
            </w:r>
            <w:r>
              <w:rPr>
                <w:b/>
                <w:bCs/>
              </w:rPr>
              <w:t xml:space="preserve">h </w:t>
            </w:r>
            <w:r>
              <w:t xml:space="preserve">en </w:t>
            </w:r>
            <w:proofErr w:type="spellStart"/>
            <w:r>
              <w:rPr>
                <w:b/>
                <w:bCs/>
              </w:rPr>
              <w:t>history</w:t>
            </w:r>
            <w:proofErr w:type="spellEnd"/>
            <w:r>
              <w:rPr>
                <w:b/>
                <w:bCs/>
              </w:rPr>
              <w:t xml:space="preserve">, </w:t>
            </w:r>
            <w:r>
              <w:t xml:space="preserve">crea un diccionario nuevo con </w:t>
            </w:r>
            <w:r>
              <w:rPr>
                <w:b/>
                <w:bCs/>
              </w:rPr>
              <w:t xml:space="preserve">solo </w:t>
            </w:r>
            <w:r>
              <w:t xml:space="preserve">la clave </w:t>
            </w:r>
            <w:r>
              <w:rPr>
                <w:b/>
                <w:bCs/>
              </w:rPr>
              <w:t xml:space="preserve">role </w:t>
            </w:r>
            <w:r>
              <w:t xml:space="preserve">(sacada de </w:t>
            </w:r>
            <w:r>
              <w:rPr>
                <w:b/>
                <w:bCs/>
              </w:rPr>
              <w:t xml:space="preserve">h[“role”] </w:t>
            </w:r>
            <w:r>
              <w:t xml:space="preserve">y la clave </w:t>
            </w:r>
            <w:proofErr w:type="spellStart"/>
            <w:r>
              <w:rPr>
                <w:b/>
                <w:bCs/>
              </w:rPr>
              <w:t>content</w:t>
            </w:r>
            <w:proofErr w:type="spellEnd"/>
            <w:r>
              <w:rPr>
                <w:b/>
                <w:bCs/>
              </w:rPr>
              <w:t xml:space="preserve"> </w:t>
            </w:r>
            <w:r w:rsidR="00EE3549">
              <w:rPr>
                <w:b/>
                <w:bCs/>
              </w:rPr>
              <w:t>(</w:t>
            </w:r>
            <w:r w:rsidR="00EE3549">
              <w:t xml:space="preserve">sacada de </w:t>
            </w:r>
            <w:r w:rsidR="00EE3549">
              <w:rPr>
                <w:b/>
                <w:bCs/>
              </w:rPr>
              <w:t>h[“</w:t>
            </w:r>
            <w:proofErr w:type="spellStart"/>
            <w:r w:rsidR="00EE3549">
              <w:rPr>
                <w:b/>
                <w:bCs/>
              </w:rPr>
              <w:t>content</w:t>
            </w:r>
            <w:proofErr w:type="spellEnd"/>
            <w:r w:rsidR="00EE3549">
              <w:rPr>
                <w:b/>
                <w:bCs/>
              </w:rPr>
              <w:t xml:space="preserve">”]). </w:t>
            </w:r>
            <w:r w:rsidR="00EE3549">
              <w:t xml:space="preserve">Guarda todo en una lista nueva llamada </w:t>
            </w:r>
            <w:proofErr w:type="spellStart"/>
            <w:r w:rsidR="00EE3549">
              <w:rPr>
                <w:b/>
                <w:bCs/>
              </w:rPr>
              <w:t>history</w:t>
            </w:r>
            <w:proofErr w:type="spellEnd"/>
            <w:r w:rsidR="00EE3549">
              <w:rPr>
                <w:b/>
                <w:bCs/>
              </w:rPr>
              <w:t>”.</w:t>
            </w:r>
          </w:p>
          <w:p w14:paraId="5C5F8F36" w14:textId="77777777" w:rsidR="00EE3549" w:rsidRDefault="00EE3549" w:rsidP="003B0370">
            <w:pPr>
              <w:rPr>
                <w:b/>
                <w:bCs/>
              </w:rPr>
            </w:pPr>
          </w:p>
          <w:p w14:paraId="43854758" w14:textId="77777777" w:rsidR="00EE3549" w:rsidRPr="00EE3549" w:rsidRDefault="00EE3549" w:rsidP="00EE3549">
            <w:pPr>
              <w:rPr>
                <w:b/>
                <w:bCs/>
              </w:rPr>
            </w:pPr>
            <w:r w:rsidRPr="00EE3549">
              <w:rPr>
                <w:rFonts w:ascii="Segoe UI Emoji" w:hAnsi="Segoe UI Emoji" w:cs="Segoe UI Emoji"/>
                <w:b/>
                <w:bCs/>
                <w:highlight w:val="yellow"/>
              </w:rPr>
              <w:t>📤</w:t>
            </w:r>
            <w:r w:rsidRPr="00EE3549">
              <w:rPr>
                <w:b/>
                <w:bCs/>
                <w:highlight w:val="yellow"/>
              </w:rPr>
              <w:t xml:space="preserve"> El resultado (limpio)</w:t>
            </w:r>
          </w:p>
          <w:p w14:paraId="7A84BA76" w14:textId="77777777" w:rsidR="006C5C90" w:rsidRDefault="006C5C90" w:rsidP="003B0370">
            <w:pPr>
              <w:rPr>
                <w:b/>
                <w:bCs/>
              </w:rPr>
            </w:pPr>
            <w:r w:rsidRPr="006C5C90">
              <w:rPr>
                <w:b/>
                <w:bCs/>
                <w:noProof/>
              </w:rPr>
              <w:drawing>
                <wp:inline distT="0" distB="0" distL="0" distR="0" wp14:anchorId="18E77191" wp14:editId="393051FB">
                  <wp:extent cx="4605867" cy="1232555"/>
                  <wp:effectExtent l="38100" t="38100" r="42545" b="43815"/>
                  <wp:docPr id="238438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38774" name=""/>
                          <pic:cNvPicPr/>
                        </pic:nvPicPr>
                        <pic:blipFill>
                          <a:blip r:embed="rId790"/>
                          <a:stretch>
                            <a:fillRect/>
                          </a:stretch>
                        </pic:blipFill>
                        <pic:spPr>
                          <a:xfrm>
                            <a:off x="0" y="0"/>
                            <a:ext cx="4611822" cy="1234149"/>
                          </a:xfrm>
                          <a:prstGeom prst="rect">
                            <a:avLst/>
                          </a:prstGeom>
                          <a:ln w="28575">
                            <a:solidFill>
                              <a:srgbClr val="EE0000"/>
                            </a:solidFill>
                          </a:ln>
                        </pic:spPr>
                      </pic:pic>
                    </a:graphicData>
                  </a:graphic>
                </wp:inline>
              </w:drawing>
            </w:r>
          </w:p>
          <w:p w14:paraId="7DF4EE47" w14:textId="77777777" w:rsidR="006C5C90" w:rsidRDefault="006C5C90" w:rsidP="003B0370">
            <w:pPr>
              <w:rPr>
                <w:b/>
                <w:bCs/>
              </w:rPr>
            </w:pPr>
          </w:p>
          <w:p w14:paraId="402B3B85" w14:textId="77777777" w:rsidR="006C5C90" w:rsidRDefault="006C5C90" w:rsidP="003B0370">
            <w:pPr>
              <w:rPr>
                <w:b/>
                <w:bCs/>
              </w:rPr>
            </w:pPr>
          </w:p>
          <w:p w14:paraId="23AD7C68" w14:textId="77777777" w:rsidR="006C5C90" w:rsidRDefault="006C5C90" w:rsidP="003B0370">
            <w:pPr>
              <w:rPr>
                <w:b/>
                <w:bCs/>
              </w:rPr>
            </w:pPr>
          </w:p>
          <w:p w14:paraId="448AE46A" w14:textId="77777777" w:rsidR="006C5C90" w:rsidRDefault="006C5C90" w:rsidP="003B0370">
            <w:pPr>
              <w:rPr>
                <w:b/>
                <w:bCs/>
              </w:rPr>
            </w:pPr>
          </w:p>
          <w:p w14:paraId="0487E448" w14:textId="77777777" w:rsidR="006C5C90" w:rsidRPr="006C5C90" w:rsidRDefault="006C5C90" w:rsidP="006C5C90">
            <w:pPr>
              <w:rPr>
                <w:b/>
                <w:bCs/>
                <w:sz w:val="24"/>
                <w:szCs w:val="28"/>
              </w:rPr>
            </w:pPr>
            <w:r w:rsidRPr="006C5C90">
              <w:rPr>
                <w:b/>
                <w:bCs/>
                <w:sz w:val="24"/>
                <w:szCs w:val="28"/>
                <w:highlight w:val="yellow"/>
              </w:rPr>
              <w:t>Comparación lado a lado</w:t>
            </w:r>
          </w:p>
          <w:p w14:paraId="2EEAA27B" w14:textId="514EF1F8" w:rsidR="006C5C90" w:rsidRDefault="003E51F7" w:rsidP="003B0370">
            <w:pPr>
              <w:rPr>
                <w:b/>
                <w:bCs/>
              </w:rPr>
            </w:pPr>
            <w:r w:rsidRPr="003E51F7">
              <w:rPr>
                <w:b/>
                <w:bCs/>
                <w:noProof/>
              </w:rPr>
              <w:drawing>
                <wp:inline distT="0" distB="0" distL="0" distR="0" wp14:anchorId="5CA58551" wp14:editId="6E338771">
                  <wp:extent cx="3619500" cy="1058391"/>
                  <wp:effectExtent l="38100" t="38100" r="38100" b="46990"/>
                  <wp:docPr id="1457668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68209" name=""/>
                          <pic:cNvPicPr/>
                        </pic:nvPicPr>
                        <pic:blipFill>
                          <a:blip r:embed="rId791"/>
                          <a:stretch>
                            <a:fillRect/>
                          </a:stretch>
                        </pic:blipFill>
                        <pic:spPr>
                          <a:xfrm>
                            <a:off x="0" y="0"/>
                            <a:ext cx="3633904" cy="1062603"/>
                          </a:xfrm>
                          <a:prstGeom prst="rect">
                            <a:avLst/>
                          </a:prstGeom>
                          <a:ln w="28575">
                            <a:solidFill>
                              <a:srgbClr val="EE0000"/>
                            </a:solidFill>
                          </a:ln>
                        </pic:spPr>
                      </pic:pic>
                    </a:graphicData>
                  </a:graphic>
                </wp:inline>
              </w:drawing>
            </w:r>
          </w:p>
          <w:p w14:paraId="1F78E31D" w14:textId="77777777" w:rsidR="003E51F7" w:rsidRDefault="003E51F7" w:rsidP="003B0370">
            <w:pPr>
              <w:rPr>
                <w:b/>
                <w:bCs/>
              </w:rPr>
            </w:pPr>
          </w:p>
          <w:p w14:paraId="6DB3598D" w14:textId="77777777" w:rsidR="003E51F7" w:rsidRPr="003E51F7" w:rsidRDefault="003E51F7" w:rsidP="003E51F7">
            <w:pPr>
              <w:rPr>
                <w:b/>
                <w:bCs/>
                <w:sz w:val="24"/>
                <w:szCs w:val="28"/>
              </w:rPr>
            </w:pPr>
            <w:r w:rsidRPr="003E51F7">
              <w:rPr>
                <w:b/>
                <w:bCs/>
                <w:sz w:val="24"/>
                <w:szCs w:val="28"/>
                <w:highlight w:val="yellow"/>
              </w:rPr>
              <w:t>Equivalente sin comprensión de listas (más fácil de leer)</w:t>
            </w:r>
          </w:p>
          <w:p w14:paraId="2A3E6E1C" w14:textId="77777777" w:rsidR="00FA60D1" w:rsidRPr="00FA60D1" w:rsidRDefault="00FA60D1" w:rsidP="00FA60D1">
            <w:r w:rsidRPr="00FA60D1">
              <w:t xml:space="preserve">Si la línea te resulta confusa, esto hace </w:t>
            </w:r>
            <w:r w:rsidRPr="00FA60D1">
              <w:rPr>
                <w:b/>
                <w:bCs/>
              </w:rPr>
              <w:t xml:space="preserve">exactamente lo </w:t>
            </w:r>
            <w:proofErr w:type="gramStart"/>
            <w:r w:rsidRPr="00FA60D1">
              <w:rPr>
                <w:b/>
                <w:bCs/>
              </w:rPr>
              <w:t>mismo</w:t>
            </w:r>
            <w:proofErr w:type="gramEnd"/>
            <w:r w:rsidRPr="00FA60D1">
              <w:t xml:space="preserve"> pero con un bucle normal:</w:t>
            </w:r>
          </w:p>
          <w:p w14:paraId="4C95E418" w14:textId="6936320A" w:rsidR="003E51F7" w:rsidRDefault="003368F3" w:rsidP="003B0370">
            <w:pPr>
              <w:rPr>
                <w:b/>
                <w:bCs/>
              </w:rPr>
            </w:pPr>
            <w:r w:rsidRPr="003368F3">
              <w:rPr>
                <w:b/>
                <w:bCs/>
                <w:noProof/>
              </w:rPr>
              <w:drawing>
                <wp:inline distT="0" distB="0" distL="0" distR="0" wp14:anchorId="5F2AA2B7" wp14:editId="0C65E063">
                  <wp:extent cx="3696862" cy="1604010"/>
                  <wp:effectExtent l="19050" t="19050" r="18415" b="15240"/>
                  <wp:docPr id="919305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05029" name=""/>
                          <pic:cNvPicPr/>
                        </pic:nvPicPr>
                        <pic:blipFill>
                          <a:blip r:embed="rId792"/>
                          <a:stretch>
                            <a:fillRect/>
                          </a:stretch>
                        </pic:blipFill>
                        <pic:spPr>
                          <a:xfrm>
                            <a:off x="0" y="0"/>
                            <a:ext cx="3706768" cy="1608308"/>
                          </a:xfrm>
                          <a:prstGeom prst="rect">
                            <a:avLst/>
                          </a:prstGeom>
                          <a:ln w="19050">
                            <a:solidFill>
                              <a:srgbClr val="EE0000"/>
                            </a:solidFill>
                          </a:ln>
                        </pic:spPr>
                      </pic:pic>
                    </a:graphicData>
                  </a:graphic>
                </wp:inline>
              </w:drawing>
            </w:r>
          </w:p>
          <w:p w14:paraId="3B4B3523" w14:textId="77777777" w:rsidR="003368F3" w:rsidRDefault="003368F3" w:rsidP="003B0370">
            <w:pPr>
              <w:rPr>
                <w:b/>
                <w:bCs/>
              </w:rPr>
            </w:pPr>
          </w:p>
          <w:p w14:paraId="3F9A80C1" w14:textId="77777777" w:rsidR="003368F3" w:rsidRPr="003368F3" w:rsidRDefault="003368F3" w:rsidP="003368F3">
            <w:pPr>
              <w:rPr>
                <w:b/>
                <w:bCs/>
                <w:sz w:val="24"/>
                <w:szCs w:val="28"/>
              </w:rPr>
            </w:pPr>
            <w:r w:rsidRPr="003368F3">
              <w:rPr>
                <w:b/>
                <w:bCs/>
                <w:sz w:val="24"/>
                <w:szCs w:val="28"/>
                <w:highlight w:val="yellow"/>
              </w:rPr>
              <w:t>¿Qué pasa si NO limpias el historial?</w:t>
            </w:r>
          </w:p>
          <w:p w14:paraId="3A110F7A" w14:textId="77777777" w:rsidR="001A0E14" w:rsidRPr="001A0E14" w:rsidRDefault="001A0E14" w:rsidP="001A0E14">
            <w:r w:rsidRPr="001A0E14">
              <w:t xml:space="preserve">Si le pasas a la API los mensajes con </w:t>
            </w:r>
            <w:proofErr w:type="spellStart"/>
            <w:r w:rsidRPr="001A0E14">
              <w:rPr>
                <w:b/>
                <w:bCs/>
              </w:rPr>
              <w:t>metadata</w:t>
            </w:r>
            <w:proofErr w:type="spellEnd"/>
            <w:r w:rsidRPr="001A0E14">
              <w:t xml:space="preserve">, </w:t>
            </w:r>
            <w:proofErr w:type="spellStart"/>
            <w:r w:rsidRPr="001A0E14">
              <w:rPr>
                <w:b/>
                <w:bCs/>
              </w:rPr>
              <w:t>options</w:t>
            </w:r>
            <w:proofErr w:type="spellEnd"/>
            <w:r w:rsidRPr="001A0E14">
              <w:t>, etc., normalmente obtendrás un error como:</w:t>
            </w:r>
          </w:p>
          <w:p w14:paraId="3CDA6C22" w14:textId="236166EA" w:rsidR="003368F3" w:rsidRDefault="001A0E14" w:rsidP="003B0370">
            <w:pPr>
              <w:rPr>
                <w:b/>
                <w:bCs/>
              </w:rPr>
            </w:pPr>
            <w:r w:rsidRPr="001A0E14">
              <w:rPr>
                <w:b/>
                <w:bCs/>
                <w:noProof/>
              </w:rPr>
              <w:drawing>
                <wp:inline distT="0" distB="0" distL="0" distR="0" wp14:anchorId="6AB5E597" wp14:editId="40AE9CC3">
                  <wp:extent cx="4122420" cy="961514"/>
                  <wp:effectExtent l="38100" t="38100" r="30480" b="29210"/>
                  <wp:docPr id="1245959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59552" name=""/>
                          <pic:cNvPicPr/>
                        </pic:nvPicPr>
                        <pic:blipFill>
                          <a:blip r:embed="rId793"/>
                          <a:stretch>
                            <a:fillRect/>
                          </a:stretch>
                        </pic:blipFill>
                        <pic:spPr>
                          <a:xfrm>
                            <a:off x="0" y="0"/>
                            <a:ext cx="4131566" cy="963647"/>
                          </a:xfrm>
                          <a:prstGeom prst="rect">
                            <a:avLst/>
                          </a:prstGeom>
                          <a:ln w="38100">
                            <a:solidFill>
                              <a:srgbClr val="EE0000"/>
                            </a:solidFill>
                          </a:ln>
                        </pic:spPr>
                      </pic:pic>
                    </a:graphicData>
                  </a:graphic>
                </wp:inline>
              </w:drawing>
            </w:r>
          </w:p>
          <w:p w14:paraId="6DACA8DA" w14:textId="77777777" w:rsidR="001A0E14" w:rsidRDefault="001A0E14" w:rsidP="003B0370">
            <w:pPr>
              <w:rPr>
                <w:b/>
                <w:bCs/>
              </w:rPr>
            </w:pPr>
          </w:p>
          <w:p w14:paraId="2AAAF00C" w14:textId="1D8402FC" w:rsidR="001A0E14" w:rsidRDefault="00CA7E1D" w:rsidP="003B0370">
            <w:r>
              <w:t xml:space="preserve">La API es </w:t>
            </w:r>
            <w:r>
              <w:rPr>
                <w:b/>
                <w:bCs/>
              </w:rPr>
              <w:t xml:space="preserve">estricta: </w:t>
            </w:r>
            <w:r>
              <w:t xml:space="preserve">solo quiere </w:t>
            </w:r>
            <w:r>
              <w:rPr>
                <w:b/>
                <w:bCs/>
              </w:rPr>
              <w:t xml:space="preserve">role </w:t>
            </w:r>
            <w:r>
              <w:t xml:space="preserve">y </w:t>
            </w:r>
            <w:proofErr w:type="spellStart"/>
            <w:r>
              <w:rPr>
                <w:b/>
                <w:bCs/>
              </w:rPr>
              <w:t>content</w:t>
            </w:r>
            <w:proofErr w:type="spellEnd"/>
            <w:r>
              <w:rPr>
                <w:b/>
                <w:bCs/>
              </w:rPr>
              <w:t xml:space="preserve">. </w:t>
            </w:r>
            <w:r w:rsidRPr="00CA7E1D">
              <w:t xml:space="preserve">Nada </w:t>
            </w:r>
            <w:proofErr w:type="spellStart"/>
            <w:r w:rsidRPr="00CA7E1D">
              <w:t>mas</w:t>
            </w:r>
            <w:proofErr w:type="spellEnd"/>
            <w:r>
              <w:t>.</w:t>
            </w:r>
          </w:p>
          <w:p w14:paraId="1DE11A2D" w14:textId="77777777" w:rsidR="00CA7E1D" w:rsidRDefault="00CA7E1D" w:rsidP="003B0370"/>
          <w:p w14:paraId="255C0A1B" w14:textId="77777777" w:rsidR="00CA7E1D" w:rsidRPr="00CA7E1D" w:rsidRDefault="00CA7E1D" w:rsidP="00CA7E1D">
            <w:pPr>
              <w:rPr>
                <w:b/>
                <w:bCs/>
                <w:sz w:val="24"/>
                <w:szCs w:val="28"/>
              </w:rPr>
            </w:pPr>
            <w:r w:rsidRPr="00CA7E1D">
              <w:rPr>
                <w:b/>
                <w:bCs/>
                <w:sz w:val="24"/>
                <w:szCs w:val="28"/>
                <w:highlight w:val="yellow"/>
              </w:rPr>
              <w:t>Ejemplo completo en contexto</w:t>
            </w:r>
          </w:p>
          <w:p w14:paraId="630B43A1" w14:textId="6EBD9088" w:rsidR="00CA7E1D" w:rsidRDefault="0057022C" w:rsidP="003B0370">
            <w:r w:rsidRPr="0057022C">
              <w:rPr>
                <w:noProof/>
              </w:rPr>
              <w:drawing>
                <wp:inline distT="0" distB="0" distL="0" distR="0" wp14:anchorId="795E9AC1" wp14:editId="3A620F6F">
                  <wp:extent cx="3479800" cy="2477891"/>
                  <wp:effectExtent l="38100" t="38100" r="44450" b="36830"/>
                  <wp:docPr id="785428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28574" name=""/>
                          <pic:cNvPicPr/>
                        </pic:nvPicPr>
                        <pic:blipFill>
                          <a:blip r:embed="rId794"/>
                          <a:stretch>
                            <a:fillRect/>
                          </a:stretch>
                        </pic:blipFill>
                        <pic:spPr>
                          <a:xfrm>
                            <a:off x="0" y="0"/>
                            <a:ext cx="3485054" cy="2481632"/>
                          </a:xfrm>
                          <a:prstGeom prst="rect">
                            <a:avLst/>
                          </a:prstGeom>
                          <a:ln w="38100">
                            <a:solidFill>
                              <a:srgbClr val="EE0000"/>
                            </a:solidFill>
                          </a:ln>
                        </pic:spPr>
                      </pic:pic>
                    </a:graphicData>
                  </a:graphic>
                </wp:inline>
              </w:drawing>
            </w:r>
          </w:p>
          <w:p w14:paraId="4165D588" w14:textId="67F74C9D" w:rsidR="00BB10B8" w:rsidRDefault="001B2C41" w:rsidP="001B2C41">
            <w:pPr>
              <w:rPr>
                <w:b/>
                <w:bCs/>
              </w:rPr>
            </w:pPr>
            <w:r w:rsidRPr="001B2C41">
              <w:rPr>
                <w:b/>
                <w:bCs/>
              </w:rPr>
              <w:t>En resumen:</w:t>
            </w:r>
            <w:r w:rsidRPr="001B2C41">
              <w:t xml:space="preserve"> esa línea es un </w:t>
            </w:r>
            <w:r w:rsidRPr="001B2C41">
              <w:rPr>
                <w:b/>
                <w:bCs/>
              </w:rPr>
              <w:t>filtro de limpieza</w:t>
            </w:r>
            <w:r w:rsidRPr="001B2C41">
              <w:t xml:space="preserve"> que se asegura de que solo pasen a la API las claves que necesita. Es como quitarle las etiquetas y el envoltorio a un regalo antes de dárselo a alguien.</w:t>
            </w:r>
          </w:p>
        </w:tc>
      </w:tr>
    </w:tbl>
    <w:p w14:paraId="77E3F561" w14:textId="77777777" w:rsidR="00651BFF" w:rsidRDefault="00651BFF" w:rsidP="003B0370">
      <w:pPr>
        <w:rPr>
          <w:b/>
          <w:bCs/>
        </w:rPr>
      </w:pPr>
    </w:p>
    <w:p w14:paraId="3F968DBC" w14:textId="77777777" w:rsidR="00651BFF" w:rsidRDefault="00651BFF" w:rsidP="003B0370">
      <w:pPr>
        <w:rPr>
          <w:b/>
          <w:bCs/>
        </w:rPr>
      </w:pPr>
    </w:p>
    <w:p w14:paraId="55397E40" w14:textId="77777777" w:rsidR="00651BFF" w:rsidRPr="003B0370" w:rsidRDefault="00651BFF" w:rsidP="003B0370"/>
    <w:p w14:paraId="473344FD" w14:textId="0AD9C1C9" w:rsidR="003B0370" w:rsidRDefault="003B0370" w:rsidP="0067291D">
      <w:pPr>
        <w:rPr>
          <w:b/>
          <w:bCs/>
        </w:rPr>
      </w:pPr>
      <w:r w:rsidRPr="00B01843">
        <w:t xml:space="preserve">Esto es una </w:t>
      </w:r>
      <w:proofErr w:type="spellStart"/>
      <w:r w:rsidR="00047161" w:rsidRPr="00B01843">
        <w:rPr>
          <w:b/>
          <w:bCs/>
        </w:rPr>
        <w:t>list</w:t>
      </w:r>
      <w:proofErr w:type="spellEnd"/>
      <w:r w:rsidR="00047161" w:rsidRPr="00B01843">
        <w:rPr>
          <w:b/>
          <w:bCs/>
        </w:rPr>
        <w:t xml:space="preserve"> </w:t>
      </w:r>
      <w:proofErr w:type="spellStart"/>
      <w:r w:rsidR="00047161" w:rsidRPr="00B01843">
        <w:rPr>
          <w:b/>
          <w:bCs/>
        </w:rPr>
        <w:t>comprehensio</w:t>
      </w:r>
      <w:r w:rsidR="00B01843">
        <w:rPr>
          <w:b/>
          <w:bCs/>
        </w:rPr>
        <w:t>n</w:t>
      </w:r>
      <w:proofErr w:type="spellEnd"/>
      <w:r w:rsidR="00B01843">
        <w:rPr>
          <w:b/>
          <w:bCs/>
        </w:rPr>
        <w:t xml:space="preserve"> </w:t>
      </w:r>
      <w:r w:rsidR="00B01843">
        <w:t xml:space="preserve">recorre cada diccionario </w:t>
      </w:r>
      <w:r w:rsidR="00B01843">
        <w:rPr>
          <w:b/>
          <w:bCs/>
        </w:rPr>
        <w:t xml:space="preserve">h </w:t>
      </w:r>
      <w:r w:rsidR="00B01843">
        <w:t xml:space="preserve">del </w:t>
      </w:r>
      <w:proofErr w:type="spellStart"/>
      <w:r w:rsidR="00B01843">
        <w:rPr>
          <w:b/>
          <w:bCs/>
        </w:rPr>
        <w:t>history</w:t>
      </w:r>
      <w:proofErr w:type="spellEnd"/>
      <w:r w:rsidR="00B01843">
        <w:rPr>
          <w:b/>
          <w:bCs/>
        </w:rPr>
        <w:t xml:space="preserve"> </w:t>
      </w:r>
      <w:r w:rsidR="00B01843">
        <w:t xml:space="preserve">original y crea uno nuevo, quedándose solo con </w:t>
      </w:r>
      <w:r w:rsidR="00B01843">
        <w:rPr>
          <w:b/>
          <w:bCs/>
        </w:rPr>
        <w:t xml:space="preserve">role </w:t>
      </w:r>
      <w:r w:rsidR="00B01843">
        <w:t xml:space="preserve">y </w:t>
      </w:r>
      <w:proofErr w:type="spellStart"/>
      <w:r w:rsidR="00B01843">
        <w:rPr>
          <w:b/>
          <w:bCs/>
        </w:rPr>
        <w:t>content</w:t>
      </w:r>
      <w:proofErr w:type="spellEnd"/>
      <w:r w:rsidR="00B01843">
        <w:rPr>
          <w:b/>
          <w:bCs/>
        </w:rPr>
        <w:t xml:space="preserve">, </w:t>
      </w:r>
      <w:r w:rsidR="00B01843">
        <w:t xml:space="preserve">descartando </w:t>
      </w:r>
      <w:proofErr w:type="spellStart"/>
      <w:r w:rsidR="00B01843">
        <w:rPr>
          <w:b/>
          <w:bCs/>
        </w:rPr>
        <w:t>metadata</w:t>
      </w:r>
      <w:proofErr w:type="spellEnd"/>
      <w:r w:rsidR="00B01843">
        <w:rPr>
          <w:b/>
          <w:bCs/>
        </w:rPr>
        <w:t xml:space="preserve"> </w:t>
      </w:r>
      <w:r w:rsidR="00B01843">
        <w:t xml:space="preserve">y </w:t>
      </w:r>
      <w:proofErr w:type="spellStart"/>
      <w:r w:rsidR="00B01843">
        <w:rPr>
          <w:b/>
          <w:bCs/>
        </w:rPr>
        <w:t>options</w:t>
      </w:r>
      <w:proofErr w:type="spellEnd"/>
      <w:r w:rsidR="00B01843">
        <w:rPr>
          <w:b/>
          <w:bCs/>
        </w:rPr>
        <w:t>.</w:t>
      </w:r>
    </w:p>
    <w:p w14:paraId="1F1E4C7B" w14:textId="582E3F0B" w:rsidR="00B01843" w:rsidRDefault="002F3C1E" w:rsidP="0067291D">
      <w:proofErr w:type="spellStart"/>
      <w:r>
        <w:rPr>
          <w:b/>
          <w:bCs/>
        </w:rPr>
        <w:t>Por que</w:t>
      </w:r>
      <w:proofErr w:type="spellEnd"/>
      <w:r>
        <w:rPr>
          <w:b/>
          <w:bCs/>
        </w:rPr>
        <w:t xml:space="preserve"> hace falta limpiar esto: </w:t>
      </w:r>
      <w:r>
        <w:t xml:space="preserve">La API de </w:t>
      </w:r>
      <w:proofErr w:type="spellStart"/>
      <w:r>
        <w:t>OpenAI</w:t>
      </w:r>
      <w:proofErr w:type="spellEnd"/>
      <w:r>
        <w:t xml:space="preserve"> (y la de Gemini, que la imita) es estricta sobre que claves acepta en cada mensaje. Si le mandas </w:t>
      </w:r>
      <w:proofErr w:type="spellStart"/>
      <w:r>
        <w:rPr>
          <w:b/>
          <w:bCs/>
        </w:rPr>
        <w:t>metadata</w:t>
      </w:r>
      <w:proofErr w:type="spellEnd"/>
      <w:r>
        <w:rPr>
          <w:b/>
          <w:bCs/>
        </w:rPr>
        <w:t xml:space="preserve"> </w:t>
      </w:r>
      <w:r>
        <w:t xml:space="preserve">y </w:t>
      </w:r>
      <w:proofErr w:type="spellStart"/>
      <w:r>
        <w:rPr>
          <w:b/>
          <w:bCs/>
        </w:rPr>
        <w:t>options</w:t>
      </w:r>
      <w:proofErr w:type="spellEnd"/>
      <w:r>
        <w:rPr>
          <w:b/>
          <w:bCs/>
        </w:rPr>
        <w:t xml:space="preserve"> </w:t>
      </w:r>
      <w:r>
        <w:t xml:space="preserve">extra, </w:t>
      </w:r>
      <w:proofErr w:type="spellStart"/>
      <w:r w:rsidR="00CB717A">
        <w:t>problamente</w:t>
      </w:r>
      <w:proofErr w:type="spellEnd"/>
      <w:r w:rsidR="00CB717A">
        <w:t xml:space="preserve"> falle o los ignore de forma impredecible. Esta línea asegura que cada mensaje del historial solo tenga exactamente las dos claves que la API espera.</w:t>
      </w:r>
    </w:p>
    <w:p w14:paraId="76F28ADC" w14:textId="79B179C0" w:rsidR="00CB717A" w:rsidRPr="003221C5" w:rsidRDefault="003221C5" w:rsidP="0067291D">
      <w:pPr>
        <w:rPr>
          <w:b/>
          <w:bCs/>
        </w:rPr>
      </w:pPr>
      <w:proofErr w:type="spellStart"/>
      <w:r w:rsidRPr="00296DCA">
        <w:rPr>
          <w:b/>
          <w:bCs/>
          <w:highlight w:val="yellow"/>
        </w:rPr>
        <w:t>Messages</w:t>
      </w:r>
      <w:proofErr w:type="spellEnd"/>
      <w:r w:rsidRPr="00296DCA">
        <w:rPr>
          <w:b/>
          <w:bCs/>
          <w:highlight w:val="yellow"/>
        </w:rPr>
        <w:t xml:space="preserve"> = [{“rule”</w:t>
      </w:r>
      <w:proofErr w:type="gramStart"/>
      <w:r w:rsidRPr="00296DCA">
        <w:rPr>
          <w:b/>
          <w:bCs/>
          <w:highlight w:val="yellow"/>
        </w:rPr>
        <w:t>:”</w:t>
      </w:r>
      <w:proofErr w:type="spellStart"/>
      <w:r w:rsidRPr="00296DCA">
        <w:rPr>
          <w:b/>
          <w:bCs/>
          <w:highlight w:val="yellow"/>
        </w:rPr>
        <w:t>system</w:t>
      </w:r>
      <w:proofErr w:type="spellEnd"/>
      <w:proofErr w:type="gramEnd"/>
      <w:r w:rsidRPr="00296DCA">
        <w:rPr>
          <w:b/>
          <w:bCs/>
          <w:highlight w:val="yellow"/>
        </w:rPr>
        <w:t>”, “</w:t>
      </w:r>
      <w:proofErr w:type="spellStart"/>
      <w:r w:rsidRPr="00296DCA">
        <w:rPr>
          <w:b/>
          <w:bCs/>
          <w:highlight w:val="yellow"/>
        </w:rPr>
        <w:t>content</w:t>
      </w:r>
      <w:proofErr w:type="spellEnd"/>
      <w:r w:rsidRPr="00296DCA">
        <w:rPr>
          <w:b/>
          <w:bCs/>
          <w:highlight w:val="yellow"/>
        </w:rPr>
        <w:t xml:space="preserve">”: </w:t>
      </w:r>
      <w:proofErr w:type="spellStart"/>
      <w:r w:rsidR="0023057F" w:rsidRPr="00296DCA">
        <w:rPr>
          <w:b/>
          <w:bCs/>
          <w:highlight w:val="yellow"/>
        </w:rPr>
        <w:t>system_message</w:t>
      </w:r>
      <w:proofErr w:type="spellEnd"/>
      <w:r w:rsidR="0023057F" w:rsidRPr="00296DCA">
        <w:rPr>
          <w:b/>
          <w:bCs/>
          <w:highlight w:val="yellow"/>
        </w:rPr>
        <w:t xml:space="preserve">}] + </w:t>
      </w:r>
      <w:proofErr w:type="spellStart"/>
      <w:r w:rsidR="0023057F" w:rsidRPr="00296DCA">
        <w:rPr>
          <w:b/>
          <w:bCs/>
          <w:highlight w:val="yellow"/>
        </w:rPr>
        <w:t>history</w:t>
      </w:r>
      <w:proofErr w:type="spellEnd"/>
      <w:r w:rsidR="0023057F" w:rsidRPr="00296DCA">
        <w:rPr>
          <w:b/>
          <w:bCs/>
          <w:highlight w:val="yellow"/>
        </w:rPr>
        <w:t xml:space="preserve"> + [{“role”:”</w:t>
      </w:r>
      <w:proofErr w:type="spellStart"/>
      <w:r w:rsidR="0023057F" w:rsidRPr="00296DCA">
        <w:rPr>
          <w:b/>
          <w:bCs/>
          <w:highlight w:val="yellow"/>
        </w:rPr>
        <w:t>user</w:t>
      </w:r>
      <w:proofErr w:type="spellEnd"/>
      <w:r w:rsidR="0023057F" w:rsidRPr="00296DCA">
        <w:rPr>
          <w:b/>
          <w:bCs/>
          <w:highlight w:val="yellow"/>
        </w:rPr>
        <w:t>”</w:t>
      </w:r>
      <w:proofErr w:type="gramStart"/>
      <w:r w:rsidR="0023057F" w:rsidRPr="00296DCA">
        <w:rPr>
          <w:b/>
          <w:bCs/>
          <w:highlight w:val="yellow"/>
        </w:rPr>
        <w:t>,”</w:t>
      </w:r>
      <w:proofErr w:type="spellStart"/>
      <w:r w:rsidR="0023057F" w:rsidRPr="00296DCA">
        <w:rPr>
          <w:b/>
          <w:bCs/>
          <w:highlight w:val="yellow"/>
        </w:rPr>
        <w:t>content</w:t>
      </w:r>
      <w:proofErr w:type="spellEnd"/>
      <w:r w:rsidR="0023057F" w:rsidRPr="00296DCA">
        <w:rPr>
          <w:b/>
          <w:bCs/>
          <w:highlight w:val="yellow"/>
        </w:rPr>
        <w:t>”:</w:t>
      </w:r>
      <w:proofErr w:type="spellStart"/>
      <w:r w:rsidR="0023057F" w:rsidRPr="00296DCA">
        <w:rPr>
          <w:b/>
          <w:bCs/>
          <w:highlight w:val="yellow"/>
        </w:rPr>
        <w:t>message</w:t>
      </w:r>
      <w:proofErr w:type="spellEnd"/>
      <w:proofErr w:type="gramEnd"/>
      <w:r w:rsidR="0023057F" w:rsidRPr="00296DCA">
        <w:rPr>
          <w:b/>
          <w:bCs/>
          <w:highlight w:val="yellow"/>
        </w:rPr>
        <w:t>}]</w:t>
      </w:r>
    </w:p>
    <w:p w14:paraId="4192D971" w14:textId="77777777" w:rsidR="008E0DCB" w:rsidRPr="008E0DCB" w:rsidRDefault="008E0DCB" w:rsidP="008E0DCB">
      <w:r w:rsidRPr="008E0DCB">
        <w:t xml:space="preserve">Esto es </w:t>
      </w:r>
      <w:r w:rsidRPr="008E0DCB">
        <w:rPr>
          <w:b/>
          <w:bCs/>
        </w:rPr>
        <w:t>concatenación de listas</w:t>
      </w:r>
      <w:r w:rsidRPr="008E0DCB">
        <w:t xml:space="preserve"> con +:</w:t>
      </w:r>
    </w:p>
    <w:tbl>
      <w:tblPr>
        <w:tblStyle w:val="Tablaconcuadrcula4-nfasis4"/>
        <w:tblW w:w="0" w:type="auto"/>
        <w:tblLook w:val="04A0" w:firstRow="1" w:lastRow="0" w:firstColumn="1" w:lastColumn="0" w:noHBand="0" w:noVBand="1"/>
      </w:tblPr>
      <w:tblGrid>
        <w:gridCol w:w="5395"/>
        <w:gridCol w:w="5395"/>
      </w:tblGrid>
      <w:tr w:rsidR="008E0DCB" w14:paraId="57C571E0" w14:textId="77777777" w:rsidTr="008E0D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2A2C32B" w14:textId="01836B6A" w:rsidR="008E0DCB" w:rsidRPr="008E0DCB" w:rsidRDefault="008E0DCB" w:rsidP="0067291D">
            <w:pPr>
              <w:rPr>
                <w:b w:val="0"/>
                <w:bCs w:val="0"/>
              </w:rPr>
            </w:pPr>
            <w:r w:rsidRPr="008E0DCB">
              <w:rPr>
                <w:b w:val="0"/>
                <w:bCs w:val="0"/>
              </w:rPr>
              <w:t>Parte</w:t>
            </w:r>
          </w:p>
        </w:tc>
        <w:tc>
          <w:tcPr>
            <w:tcW w:w="5395" w:type="dxa"/>
          </w:tcPr>
          <w:p w14:paraId="4926277B" w14:textId="7473F240" w:rsidR="008E0DCB" w:rsidRPr="008E0DCB" w:rsidRDefault="008E0DCB" w:rsidP="0067291D">
            <w:pPr>
              <w:cnfStyle w:val="100000000000" w:firstRow="1" w:lastRow="0" w:firstColumn="0" w:lastColumn="0" w:oddVBand="0" w:evenVBand="0" w:oddHBand="0" w:evenHBand="0" w:firstRowFirstColumn="0" w:firstRowLastColumn="0" w:lastRowFirstColumn="0" w:lastRowLastColumn="0"/>
              <w:rPr>
                <w:b w:val="0"/>
                <w:bCs w:val="0"/>
              </w:rPr>
            </w:pPr>
            <w:r w:rsidRPr="008E0DCB">
              <w:rPr>
                <w:b w:val="0"/>
                <w:bCs w:val="0"/>
              </w:rPr>
              <w:t>Que aporta</w:t>
            </w:r>
          </w:p>
        </w:tc>
      </w:tr>
      <w:tr w:rsidR="008E0DCB" w14:paraId="062C48C3" w14:textId="77777777" w:rsidTr="008E0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CAE7032" w14:textId="3B0DC6E3" w:rsidR="008E0DCB" w:rsidRPr="005C386F" w:rsidRDefault="008E0DCB" w:rsidP="0067291D">
            <w:r w:rsidRPr="005C386F">
              <w:t>[{"role": "</w:t>
            </w:r>
            <w:proofErr w:type="spellStart"/>
            <w:r w:rsidRPr="005C386F">
              <w:t>system</w:t>
            </w:r>
            <w:proofErr w:type="spellEnd"/>
            <w:r w:rsidRPr="005C386F">
              <w:t>", ...}]</w:t>
            </w:r>
          </w:p>
        </w:tc>
        <w:tc>
          <w:tcPr>
            <w:tcW w:w="5395" w:type="dxa"/>
          </w:tcPr>
          <w:p w14:paraId="5B13157D" w14:textId="1C8D0C1E" w:rsidR="008E0DCB" w:rsidRPr="005C386F" w:rsidRDefault="001C0005" w:rsidP="0067291D">
            <w:pPr>
              <w:cnfStyle w:val="000000100000" w:firstRow="0" w:lastRow="0" w:firstColumn="0" w:lastColumn="0" w:oddVBand="0" w:evenVBand="0" w:oddHBand="1" w:evenHBand="0" w:firstRowFirstColumn="0" w:firstRowLastColumn="0" w:lastRowFirstColumn="0" w:lastRowLastColumn="0"/>
            </w:pPr>
            <w:r w:rsidRPr="005C386F">
              <w:t xml:space="preserve">Una lista con 1 elemento: el </w:t>
            </w:r>
            <w:proofErr w:type="spellStart"/>
            <w:r w:rsidRPr="005C386F">
              <w:t>system</w:t>
            </w:r>
            <w:proofErr w:type="spellEnd"/>
            <w:r w:rsidRPr="005C386F">
              <w:t xml:space="preserve"> </w:t>
            </w:r>
            <w:proofErr w:type="spellStart"/>
            <w:r w:rsidRPr="005C386F">
              <w:t>prompt</w:t>
            </w:r>
            <w:proofErr w:type="spellEnd"/>
          </w:p>
        </w:tc>
      </w:tr>
      <w:tr w:rsidR="008E0DCB" w14:paraId="64CDACEE" w14:textId="77777777" w:rsidTr="008E0DCB">
        <w:tc>
          <w:tcPr>
            <w:cnfStyle w:val="001000000000" w:firstRow="0" w:lastRow="0" w:firstColumn="1" w:lastColumn="0" w:oddVBand="0" w:evenVBand="0" w:oddHBand="0" w:evenHBand="0" w:firstRowFirstColumn="0" w:firstRowLastColumn="0" w:lastRowFirstColumn="0" w:lastRowLastColumn="0"/>
            <w:tcW w:w="5395" w:type="dxa"/>
          </w:tcPr>
          <w:p w14:paraId="6BF006FA" w14:textId="54E43477" w:rsidR="008E0DCB" w:rsidRPr="005C386F" w:rsidRDefault="001C0005" w:rsidP="0067291D">
            <w:proofErr w:type="spellStart"/>
            <w:r w:rsidRPr="005C386F">
              <w:t>History</w:t>
            </w:r>
            <w:proofErr w:type="spellEnd"/>
          </w:p>
        </w:tc>
        <w:tc>
          <w:tcPr>
            <w:tcW w:w="5395" w:type="dxa"/>
          </w:tcPr>
          <w:p w14:paraId="7248901D" w14:textId="466C281E" w:rsidR="008E0DCB" w:rsidRPr="005C386F" w:rsidRDefault="001C0005" w:rsidP="0067291D">
            <w:pPr>
              <w:cnfStyle w:val="000000000000" w:firstRow="0" w:lastRow="0" w:firstColumn="0" w:lastColumn="0" w:oddVBand="0" w:evenVBand="0" w:oddHBand="0" w:evenHBand="0" w:firstRowFirstColumn="0" w:firstRowLastColumn="0" w:lastRowFirstColumn="0" w:lastRowLastColumn="0"/>
            </w:pPr>
            <w:r w:rsidRPr="005C386F">
              <w:t>La lista ya limpia, con todo lo anterior</w:t>
            </w:r>
          </w:p>
        </w:tc>
      </w:tr>
      <w:tr w:rsidR="001C0005" w14:paraId="5E412488" w14:textId="77777777" w:rsidTr="008E0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D30CAC1" w14:textId="32FCA6D4" w:rsidR="001C0005" w:rsidRPr="005C386F" w:rsidRDefault="001C0005" w:rsidP="0067291D">
            <w:r w:rsidRPr="005C386F">
              <w:t>[{"role": "</w:t>
            </w:r>
            <w:proofErr w:type="spellStart"/>
            <w:r w:rsidRPr="005C386F">
              <w:t>user</w:t>
            </w:r>
            <w:proofErr w:type="spellEnd"/>
            <w:r w:rsidRPr="005C386F">
              <w:t>", "</w:t>
            </w:r>
            <w:proofErr w:type="spellStart"/>
            <w:r w:rsidRPr="005C386F">
              <w:t>content</w:t>
            </w:r>
            <w:proofErr w:type="spellEnd"/>
            <w:r w:rsidRPr="005C386F">
              <w:t xml:space="preserve">": </w:t>
            </w:r>
            <w:proofErr w:type="spellStart"/>
            <w:r w:rsidRPr="005C386F">
              <w:t>message</w:t>
            </w:r>
            <w:proofErr w:type="spellEnd"/>
            <w:r w:rsidRPr="005C386F">
              <w:t>}]</w:t>
            </w:r>
          </w:p>
        </w:tc>
        <w:tc>
          <w:tcPr>
            <w:tcW w:w="5395" w:type="dxa"/>
          </w:tcPr>
          <w:p w14:paraId="43DF07F5" w14:textId="3AC8C08D" w:rsidR="001C0005" w:rsidRPr="005C386F" w:rsidRDefault="001C0005" w:rsidP="0067291D">
            <w:pPr>
              <w:cnfStyle w:val="000000100000" w:firstRow="0" w:lastRow="0" w:firstColumn="0" w:lastColumn="0" w:oddVBand="0" w:evenVBand="0" w:oddHBand="1" w:evenHBand="0" w:firstRowFirstColumn="0" w:firstRowLastColumn="0" w:lastRowFirstColumn="0" w:lastRowLastColumn="0"/>
            </w:pPr>
            <w:r w:rsidRPr="005C386F">
              <w:t>Una lista con 1 elemento: el mensaje nuevo del usuario</w:t>
            </w:r>
          </w:p>
        </w:tc>
      </w:tr>
    </w:tbl>
    <w:p w14:paraId="116AB8BD" w14:textId="77777777" w:rsidR="005C386F" w:rsidRDefault="005C386F" w:rsidP="005C386F">
      <w:pPr>
        <w:pStyle w:val="Sinespaciado"/>
        <w:rPr>
          <w:lang w:eastAsia="es-CL"/>
        </w:rPr>
      </w:pPr>
    </w:p>
    <w:p w14:paraId="384AD022" w14:textId="44B93D1F" w:rsidR="005C386F" w:rsidRDefault="005C386F" w:rsidP="005C386F">
      <w:pPr>
        <w:pStyle w:val="Sinespaciado"/>
        <w:rPr>
          <w:lang w:eastAsia="es-CL"/>
        </w:rPr>
      </w:pPr>
      <w:r w:rsidRPr="005C386F">
        <w:rPr>
          <w:lang w:eastAsia="es-CL"/>
        </w:rPr>
        <w:t xml:space="preserve">El resultado es una sola lista larga: </w:t>
      </w:r>
      <w:proofErr w:type="spellStart"/>
      <w:r w:rsidRPr="005C386F">
        <w:rPr>
          <w:lang w:eastAsia="es-CL"/>
        </w:rPr>
        <w:t>system</w:t>
      </w:r>
      <w:proofErr w:type="spellEnd"/>
      <w:r w:rsidRPr="005C386F">
        <w:rPr>
          <w:lang w:eastAsia="es-CL"/>
        </w:rPr>
        <w:t xml:space="preserve"> + todo el historial + el mensaje actual. Exactamente la estructura </w:t>
      </w:r>
      <w:proofErr w:type="spellStart"/>
      <w:r w:rsidRPr="005C386F">
        <w:rPr>
          <w:b/>
          <w:bCs/>
          <w:lang w:eastAsia="es-CL"/>
        </w:rPr>
        <w:t>messages</w:t>
      </w:r>
      <w:proofErr w:type="spellEnd"/>
      <w:r w:rsidRPr="005C386F">
        <w:rPr>
          <w:lang w:eastAsia="es-CL"/>
        </w:rPr>
        <w:t xml:space="preserve"> que ya conoces de toda la semana 1 y 2.</w:t>
      </w:r>
    </w:p>
    <w:p w14:paraId="4F238F04" w14:textId="77777777" w:rsidR="005C386F" w:rsidRDefault="005C386F" w:rsidP="005C386F">
      <w:pPr>
        <w:pStyle w:val="Sinespaciado"/>
        <w:rPr>
          <w:lang w:eastAsia="es-CL"/>
        </w:rPr>
      </w:pPr>
    </w:p>
    <w:p w14:paraId="01C4C5D8" w14:textId="5BC59AB9" w:rsidR="005C386F" w:rsidRDefault="005C386F" w:rsidP="005C386F">
      <w:pPr>
        <w:pStyle w:val="Sinespaciado"/>
        <w:rPr>
          <w:lang w:eastAsia="es-CL"/>
        </w:rPr>
      </w:pPr>
      <w:r>
        <w:rPr>
          <w:b/>
          <w:bCs/>
          <w:lang w:eastAsia="es-CL"/>
        </w:rPr>
        <w:t xml:space="preserve">El resto: </w:t>
      </w:r>
      <w:r>
        <w:rPr>
          <w:lang w:eastAsia="es-CL"/>
        </w:rPr>
        <w:t xml:space="preserve">llamada normal a </w:t>
      </w:r>
      <w:proofErr w:type="spellStart"/>
      <w:proofErr w:type="gramStart"/>
      <w:r>
        <w:rPr>
          <w:b/>
          <w:bCs/>
          <w:lang w:eastAsia="es-CL"/>
        </w:rPr>
        <w:t>chat.completions</w:t>
      </w:r>
      <w:proofErr w:type="gramEnd"/>
      <w:r>
        <w:rPr>
          <w:b/>
          <w:bCs/>
          <w:lang w:eastAsia="es-CL"/>
        </w:rPr>
        <w:t>.</w:t>
      </w:r>
      <w:proofErr w:type="gramStart"/>
      <w:r>
        <w:rPr>
          <w:b/>
          <w:bCs/>
          <w:lang w:eastAsia="es-CL"/>
        </w:rPr>
        <w:t>create</w:t>
      </w:r>
      <w:proofErr w:type="spellEnd"/>
      <w:r>
        <w:rPr>
          <w:b/>
          <w:bCs/>
          <w:lang w:eastAsia="es-CL"/>
        </w:rPr>
        <w:t>(</w:t>
      </w:r>
      <w:proofErr w:type="gramEnd"/>
      <w:r>
        <w:rPr>
          <w:b/>
          <w:bCs/>
          <w:lang w:eastAsia="es-CL"/>
        </w:rPr>
        <w:t xml:space="preserve">…), </w:t>
      </w:r>
      <w:r>
        <w:rPr>
          <w:lang w:eastAsia="es-CL"/>
        </w:rPr>
        <w:t>devuelve el texto de la respuesta.</w:t>
      </w:r>
    </w:p>
    <w:p w14:paraId="58F6C6AE" w14:textId="6BA205AC" w:rsidR="005C386F" w:rsidRDefault="0085127D" w:rsidP="005C386F">
      <w:pPr>
        <w:pStyle w:val="Sinespaciado"/>
        <w:rPr>
          <w:lang w:eastAsia="es-CL"/>
        </w:rPr>
      </w:pPr>
      <w:r w:rsidRPr="0085127D">
        <w:rPr>
          <w:noProof/>
          <w:lang w:eastAsia="es-CL"/>
        </w:rPr>
        <w:drawing>
          <wp:inline distT="0" distB="0" distL="0" distR="0" wp14:anchorId="41C07A64" wp14:editId="64639F05">
            <wp:extent cx="4347210" cy="1900277"/>
            <wp:effectExtent l="19050" t="19050" r="15240" b="24130"/>
            <wp:docPr id="264593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3398" name=""/>
                    <pic:cNvPicPr/>
                  </pic:nvPicPr>
                  <pic:blipFill>
                    <a:blip r:embed="rId795"/>
                    <a:stretch>
                      <a:fillRect/>
                    </a:stretch>
                  </pic:blipFill>
                  <pic:spPr>
                    <a:xfrm>
                      <a:off x="0" y="0"/>
                      <a:ext cx="4355074" cy="1903715"/>
                    </a:xfrm>
                    <a:prstGeom prst="rect">
                      <a:avLst/>
                    </a:prstGeom>
                    <a:ln w="19050">
                      <a:solidFill>
                        <a:srgbClr val="EE0000"/>
                      </a:solidFill>
                    </a:ln>
                  </pic:spPr>
                </pic:pic>
              </a:graphicData>
            </a:graphic>
          </wp:inline>
        </w:drawing>
      </w:r>
    </w:p>
    <w:p w14:paraId="46E106CD" w14:textId="77777777" w:rsidR="00450F32" w:rsidRDefault="00450F32" w:rsidP="005C386F">
      <w:pPr>
        <w:pStyle w:val="Sinespaciado"/>
        <w:rPr>
          <w:lang w:eastAsia="es-CL"/>
        </w:rPr>
      </w:pPr>
    </w:p>
    <w:p w14:paraId="35F9349D" w14:textId="65C1E5B7" w:rsidR="00450F32" w:rsidRDefault="00450F32" w:rsidP="005C386F">
      <w:pPr>
        <w:pStyle w:val="Sinespaciado"/>
        <w:rPr>
          <w:b/>
          <w:bCs/>
          <w:lang w:eastAsia="es-CL"/>
        </w:rPr>
      </w:pPr>
      <w:r>
        <w:rPr>
          <w:b/>
          <w:bCs/>
          <w:lang w:eastAsia="es-CL"/>
        </w:rPr>
        <w:t>Salida:</w:t>
      </w:r>
    </w:p>
    <w:p w14:paraId="599D3443" w14:textId="67171665" w:rsidR="00450F32" w:rsidRPr="00450F32" w:rsidRDefault="00450F32" w:rsidP="005C386F">
      <w:pPr>
        <w:pStyle w:val="Sinespaciado"/>
        <w:rPr>
          <w:b/>
          <w:bCs/>
          <w:lang w:eastAsia="es-CL"/>
        </w:rPr>
      </w:pPr>
      <w:r w:rsidRPr="00450F32">
        <w:rPr>
          <w:b/>
          <w:bCs/>
          <w:noProof/>
          <w:lang w:eastAsia="es-CL"/>
        </w:rPr>
        <w:drawing>
          <wp:inline distT="0" distB="0" distL="0" distR="0" wp14:anchorId="7BC2FF19" wp14:editId="5F7FF63C">
            <wp:extent cx="4046220" cy="2581713"/>
            <wp:effectExtent l="38100" t="38100" r="30480" b="47625"/>
            <wp:docPr id="54509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9397" name=""/>
                    <pic:cNvPicPr/>
                  </pic:nvPicPr>
                  <pic:blipFill>
                    <a:blip r:embed="rId796"/>
                    <a:stretch>
                      <a:fillRect/>
                    </a:stretch>
                  </pic:blipFill>
                  <pic:spPr>
                    <a:xfrm>
                      <a:off x="0" y="0"/>
                      <a:ext cx="4051448" cy="2585049"/>
                    </a:xfrm>
                    <a:prstGeom prst="rect">
                      <a:avLst/>
                    </a:prstGeom>
                    <a:ln w="38100">
                      <a:solidFill>
                        <a:srgbClr val="EE0000"/>
                      </a:solidFill>
                    </a:ln>
                  </pic:spPr>
                </pic:pic>
              </a:graphicData>
            </a:graphic>
          </wp:inline>
        </w:drawing>
      </w:r>
    </w:p>
    <w:p w14:paraId="0690B27B" w14:textId="04169BC9" w:rsidR="006065E8" w:rsidRDefault="006065E8" w:rsidP="006065E8">
      <w:pPr>
        <w:pStyle w:val="Ttulo3"/>
        <w:rPr>
          <w:b/>
          <w:bCs/>
          <w:sz w:val="24"/>
          <w:szCs w:val="24"/>
          <w:highlight w:val="yellow"/>
        </w:rPr>
      </w:pPr>
      <w:bookmarkStart w:id="156" w:name="_Toc243791245"/>
      <w:r w:rsidRPr="005A35CB">
        <w:rPr>
          <w:b/>
          <w:bCs/>
          <w:sz w:val="24"/>
          <w:szCs w:val="24"/>
          <w:highlight w:val="yellow"/>
        </w:rPr>
        <w:lastRenderedPageBreak/>
        <w:t>2.9.</w:t>
      </w:r>
      <w:r w:rsidR="001420C6">
        <w:rPr>
          <w:b/>
          <w:bCs/>
          <w:sz w:val="24"/>
          <w:szCs w:val="24"/>
          <w:highlight w:val="yellow"/>
        </w:rPr>
        <w:t>5 Agregando streaming al chat</w:t>
      </w:r>
      <w:bookmarkEnd w:id="156"/>
    </w:p>
    <w:p w14:paraId="612849E0" w14:textId="6E2CCD95" w:rsidR="001420C6" w:rsidRDefault="00AE576E" w:rsidP="001420C6">
      <w:pPr>
        <w:rPr>
          <w:highlight w:val="yellow"/>
        </w:rPr>
      </w:pPr>
      <w:r w:rsidRPr="00AE576E">
        <w:rPr>
          <w:noProof/>
        </w:rPr>
        <w:drawing>
          <wp:inline distT="0" distB="0" distL="0" distR="0" wp14:anchorId="47D7CC48" wp14:editId="7D116F23">
            <wp:extent cx="5570220" cy="2079117"/>
            <wp:effectExtent l="38100" t="38100" r="30480" b="35560"/>
            <wp:docPr id="1377872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72565" name=""/>
                    <pic:cNvPicPr/>
                  </pic:nvPicPr>
                  <pic:blipFill>
                    <a:blip r:embed="rId797"/>
                    <a:stretch>
                      <a:fillRect/>
                    </a:stretch>
                  </pic:blipFill>
                  <pic:spPr>
                    <a:xfrm>
                      <a:off x="0" y="0"/>
                      <a:ext cx="5573499" cy="2080341"/>
                    </a:xfrm>
                    <a:prstGeom prst="rect">
                      <a:avLst/>
                    </a:prstGeom>
                    <a:ln w="28575">
                      <a:solidFill>
                        <a:srgbClr val="EE0000"/>
                      </a:solidFill>
                    </a:ln>
                  </pic:spPr>
                </pic:pic>
              </a:graphicData>
            </a:graphic>
          </wp:inline>
        </w:drawing>
      </w:r>
    </w:p>
    <w:p w14:paraId="145E17D5" w14:textId="77777777" w:rsidR="00AE576E" w:rsidRPr="00AE576E" w:rsidRDefault="00AE576E" w:rsidP="00AE576E">
      <w:r w:rsidRPr="00AE576E">
        <w:t xml:space="preserve">Mismo patrón de </w:t>
      </w:r>
      <w:proofErr w:type="spellStart"/>
      <w:r w:rsidRPr="00AE576E">
        <w:rPr>
          <w:b/>
          <w:bCs/>
        </w:rPr>
        <w:t>yield</w:t>
      </w:r>
      <w:proofErr w:type="spellEnd"/>
      <w:r w:rsidRPr="00AE576E">
        <w:t xml:space="preserve"> que ya conoces de </w:t>
      </w:r>
      <w:proofErr w:type="spellStart"/>
      <w:r w:rsidRPr="00AE576E">
        <w:t>Gradio</w:t>
      </w:r>
      <w:proofErr w:type="spellEnd"/>
      <w:r w:rsidRPr="00AE576E">
        <w:t xml:space="preserve">: </w:t>
      </w:r>
      <w:proofErr w:type="spellStart"/>
      <w:proofErr w:type="gramStart"/>
      <w:r w:rsidRPr="00AE576E">
        <w:rPr>
          <w:b/>
          <w:bCs/>
        </w:rPr>
        <w:t>gr.ChatInterface</w:t>
      </w:r>
      <w:proofErr w:type="spellEnd"/>
      <w:proofErr w:type="gramEnd"/>
      <w:r w:rsidRPr="00AE576E">
        <w:t xml:space="preserve"> detecta automáticamente que </w:t>
      </w:r>
      <w:r w:rsidRPr="00AE576E">
        <w:rPr>
          <w:b/>
          <w:bCs/>
        </w:rPr>
        <w:t>chat</w:t>
      </w:r>
      <w:r w:rsidRPr="00AE576E">
        <w:t xml:space="preserve"> es un generador, y muestra la respuesta creciendo en vivo, palabra por palabra, dentro de la burbuja de chat.</w:t>
      </w:r>
    </w:p>
    <w:p w14:paraId="0D454A4D" w14:textId="07BD2720" w:rsidR="00DF7768" w:rsidRDefault="00DF7768" w:rsidP="00DF7768">
      <w:pPr>
        <w:pStyle w:val="Ttulo3"/>
        <w:rPr>
          <w:b/>
          <w:bCs/>
          <w:sz w:val="24"/>
          <w:szCs w:val="24"/>
          <w:highlight w:val="yellow"/>
        </w:rPr>
      </w:pPr>
      <w:bookmarkStart w:id="157" w:name="_Toc243791246"/>
      <w:r w:rsidRPr="005A35CB">
        <w:rPr>
          <w:b/>
          <w:bCs/>
          <w:sz w:val="24"/>
          <w:szCs w:val="24"/>
          <w:highlight w:val="yellow"/>
        </w:rPr>
        <w:t>2.9.</w:t>
      </w:r>
      <w:r w:rsidR="00392C68">
        <w:rPr>
          <w:b/>
          <w:bCs/>
          <w:sz w:val="24"/>
          <w:szCs w:val="24"/>
          <w:highlight w:val="yellow"/>
        </w:rPr>
        <w:t>6</w:t>
      </w:r>
      <w:r>
        <w:rPr>
          <w:b/>
          <w:bCs/>
          <w:sz w:val="24"/>
          <w:szCs w:val="24"/>
          <w:highlight w:val="yellow"/>
        </w:rPr>
        <w:t xml:space="preserve"> Agregando streaming al chat</w:t>
      </w:r>
      <w:r w:rsidR="00392C68">
        <w:rPr>
          <w:b/>
          <w:bCs/>
          <w:sz w:val="24"/>
          <w:szCs w:val="24"/>
          <w:highlight w:val="yellow"/>
        </w:rPr>
        <w:t xml:space="preserve"> + Agregando </w:t>
      </w:r>
      <w:proofErr w:type="spellStart"/>
      <w:r w:rsidR="00392C68">
        <w:rPr>
          <w:b/>
          <w:bCs/>
          <w:sz w:val="24"/>
          <w:szCs w:val="24"/>
          <w:highlight w:val="yellow"/>
        </w:rPr>
        <w:t>mas</w:t>
      </w:r>
      <w:proofErr w:type="spellEnd"/>
      <w:r w:rsidR="00392C68">
        <w:rPr>
          <w:b/>
          <w:bCs/>
          <w:sz w:val="24"/>
          <w:szCs w:val="24"/>
          <w:highlight w:val="yellow"/>
        </w:rPr>
        <w:t xml:space="preserve"> reglas incrementalmente</w:t>
      </w:r>
      <w:bookmarkEnd w:id="157"/>
    </w:p>
    <w:p w14:paraId="51884CD4" w14:textId="4AE18187" w:rsidR="00EF2B69" w:rsidRDefault="009F582C" w:rsidP="00D77543">
      <w:pPr>
        <w:spacing w:before="100" w:beforeAutospacing="1" w:after="100" w:afterAutospacing="1" w:line="240" w:lineRule="auto"/>
        <w:rPr>
          <w:rFonts w:eastAsia="Times New Roman" w:cs="Arial"/>
          <w:b/>
          <w:bCs/>
          <w:kern w:val="0"/>
          <w:szCs w:val="22"/>
          <w:lang w:eastAsia="es-CL"/>
          <w14:ligatures w14:val="none"/>
        </w:rPr>
      </w:pPr>
      <w:r w:rsidRPr="009F582C">
        <w:rPr>
          <w:rFonts w:eastAsia="Times New Roman" w:cs="Arial"/>
          <w:b/>
          <w:bCs/>
          <w:noProof/>
          <w:kern w:val="0"/>
          <w:szCs w:val="22"/>
          <w:lang w:eastAsia="es-CL"/>
          <w14:ligatures w14:val="none"/>
        </w:rPr>
        <w:drawing>
          <wp:inline distT="0" distB="0" distL="0" distR="0" wp14:anchorId="4832F87A" wp14:editId="403D7AAE">
            <wp:extent cx="5189220" cy="2767180"/>
            <wp:effectExtent l="38100" t="38100" r="30480" b="33655"/>
            <wp:docPr id="1853471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71681" name=""/>
                    <pic:cNvPicPr/>
                  </pic:nvPicPr>
                  <pic:blipFill>
                    <a:blip r:embed="rId798"/>
                    <a:stretch>
                      <a:fillRect/>
                    </a:stretch>
                  </pic:blipFill>
                  <pic:spPr>
                    <a:xfrm>
                      <a:off x="0" y="0"/>
                      <a:ext cx="5192630" cy="2768998"/>
                    </a:xfrm>
                    <a:prstGeom prst="rect">
                      <a:avLst/>
                    </a:prstGeom>
                    <a:ln w="38100">
                      <a:solidFill>
                        <a:srgbClr val="EE0000"/>
                      </a:solidFill>
                    </a:ln>
                  </pic:spPr>
                </pic:pic>
              </a:graphicData>
            </a:graphic>
          </wp:inline>
        </w:drawing>
      </w:r>
    </w:p>
    <w:p w14:paraId="4BDDC4BD" w14:textId="77777777" w:rsidR="0064359B" w:rsidRPr="0064359B" w:rsidRDefault="0064359B" w:rsidP="0064359B">
      <w:pPr>
        <w:spacing w:before="100" w:beforeAutospacing="1" w:after="100" w:afterAutospacing="1" w:line="240" w:lineRule="auto"/>
        <w:rPr>
          <w:rFonts w:eastAsia="Times New Roman" w:cs="Arial"/>
          <w:b/>
          <w:bCs/>
          <w:kern w:val="0"/>
          <w:szCs w:val="22"/>
          <w:lang w:eastAsia="es-CL"/>
          <w14:ligatures w14:val="none"/>
        </w:rPr>
      </w:pPr>
      <w:r w:rsidRPr="0064359B">
        <w:rPr>
          <w:rFonts w:eastAsia="Times New Roman" w:cs="Arial"/>
          <w:b/>
          <w:bCs/>
          <w:kern w:val="0"/>
          <w:szCs w:val="22"/>
          <w:lang w:eastAsia="es-CL"/>
          <w14:ligatures w14:val="none"/>
        </w:rPr>
        <w:t xml:space="preserve">Qué técnicas usa este </w:t>
      </w:r>
      <w:proofErr w:type="spellStart"/>
      <w:r w:rsidRPr="0064359B">
        <w:rPr>
          <w:rFonts w:eastAsia="Times New Roman" w:cs="Arial"/>
          <w:b/>
          <w:bCs/>
          <w:kern w:val="0"/>
          <w:szCs w:val="22"/>
          <w:lang w:eastAsia="es-CL"/>
          <w14:ligatures w14:val="none"/>
        </w:rPr>
        <w:t>prompt</w:t>
      </w:r>
      <w:proofErr w:type="spellEnd"/>
      <w:r w:rsidRPr="0064359B">
        <w:rPr>
          <w:rFonts w:eastAsia="Times New Roman" w:cs="Arial"/>
          <w:b/>
          <w:bCs/>
          <w:kern w:val="0"/>
          <w:szCs w:val="22"/>
          <w:lang w:eastAsia="es-CL"/>
          <w14:ligatures w14:val="none"/>
        </w:rPr>
        <w:t>, identificadas:</w:t>
      </w:r>
    </w:p>
    <w:tbl>
      <w:tblPr>
        <w:tblStyle w:val="Tablaconcuadrcula4-nfasis4"/>
        <w:tblW w:w="0" w:type="auto"/>
        <w:tblLook w:val="04A0" w:firstRow="1" w:lastRow="0" w:firstColumn="1" w:lastColumn="0" w:noHBand="0" w:noVBand="1"/>
      </w:tblPr>
      <w:tblGrid>
        <w:gridCol w:w="5395"/>
        <w:gridCol w:w="5395"/>
      </w:tblGrid>
      <w:tr w:rsidR="0064359B" w14:paraId="4407F760" w14:textId="77777777" w:rsidTr="006435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9C26A94" w14:textId="25240B19" w:rsidR="0064359B" w:rsidRDefault="0064359B" w:rsidP="00D77543">
            <w:pPr>
              <w:spacing w:before="100" w:beforeAutospacing="1" w:after="100" w:afterAutospacing="1"/>
              <w:rPr>
                <w:rFonts w:eastAsia="Times New Roman" w:cs="Arial"/>
                <w:b w:val="0"/>
                <w:bCs w:val="0"/>
                <w:kern w:val="0"/>
                <w:szCs w:val="22"/>
                <w:lang w:eastAsia="es-CL"/>
                <w14:ligatures w14:val="none"/>
              </w:rPr>
            </w:pPr>
            <w:r w:rsidRPr="0064359B">
              <w:rPr>
                <w:rFonts w:eastAsia="Times New Roman" w:cs="Arial"/>
                <w:kern w:val="0"/>
                <w:szCs w:val="22"/>
                <w:lang w:eastAsia="es-CL"/>
                <w14:ligatures w14:val="none"/>
              </w:rPr>
              <w:t>Técnica</w:t>
            </w:r>
          </w:p>
        </w:tc>
        <w:tc>
          <w:tcPr>
            <w:tcW w:w="5395" w:type="dxa"/>
          </w:tcPr>
          <w:p w14:paraId="127F9872" w14:textId="77238458" w:rsidR="0064359B" w:rsidRDefault="0064359B" w:rsidP="00D77543">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Arial"/>
                <w:b w:val="0"/>
                <w:bCs w:val="0"/>
                <w:kern w:val="0"/>
                <w:szCs w:val="22"/>
                <w:lang w:eastAsia="es-CL"/>
                <w14:ligatures w14:val="none"/>
              </w:rPr>
            </w:pPr>
            <w:r w:rsidRPr="0064359B">
              <w:rPr>
                <w:rFonts w:eastAsia="Times New Roman" w:cs="Arial"/>
                <w:kern w:val="0"/>
                <w:szCs w:val="22"/>
                <w:lang w:eastAsia="es-CL"/>
                <w14:ligatures w14:val="none"/>
              </w:rPr>
              <w:t>Dónde está en el texto</w:t>
            </w:r>
          </w:p>
        </w:tc>
      </w:tr>
      <w:tr w:rsidR="0064359B" w14:paraId="3417964E" w14:textId="77777777" w:rsidTr="00643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0A9ECEE" w14:textId="77BBF23A" w:rsidR="0064359B" w:rsidRDefault="0064359B" w:rsidP="00D77543">
            <w:pPr>
              <w:spacing w:before="100" w:beforeAutospacing="1" w:after="100" w:afterAutospacing="1"/>
              <w:rPr>
                <w:rFonts w:eastAsia="Times New Roman" w:cs="Arial"/>
                <w:b w:val="0"/>
                <w:bCs w:val="0"/>
                <w:kern w:val="0"/>
                <w:szCs w:val="22"/>
                <w:lang w:eastAsia="es-CL"/>
                <w14:ligatures w14:val="none"/>
              </w:rPr>
            </w:pPr>
            <w:r w:rsidRPr="0064359B">
              <w:rPr>
                <w:rFonts w:eastAsia="Times New Roman" w:cs="Arial"/>
                <w:kern w:val="0"/>
                <w:szCs w:val="22"/>
                <w:lang w:eastAsia="es-CL"/>
                <w14:ligatures w14:val="none"/>
              </w:rPr>
              <w:t>Contexto/rol</w:t>
            </w:r>
          </w:p>
        </w:tc>
        <w:tc>
          <w:tcPr>
            <w:tcW w:w="5395" w:type="dxa"/>
          </w:tcPr>
          <w:p w14:paraId="11F30BC7" w14:textId="43F194C8" w:rsidR="0064359B" w:rsidRPr="0064359B" w:rsidRDefault="0064359B" w:rsidP="00D775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eastAsia="es-CL"/>
                <w14:ligatures w14:val="none"/>
              </w:rPr>
            </w:pPr>
            <w:r w:rsidRPr="0064359B">
              <w:rPr>
                <w:rFonts w:eastAsia="Times New Roman" w:cs="Arial"/>
                <w:kern w:val="0"/>
                <w:szCs w:val="22"/>
                <w:lang w:eastAsia="es-CL"/>
                <w14:ligatures w14:val="none"/>
              </w:rPr>
              <w:t>“Eres un asistente útil en una tienda de ropa”</w:t>
            </w:r>
          </w:p>
        </w:tc>
      </w:tr>
      <w:tr w:rsidR="0064359B" w14:paraId="07B5891E" w14:textId="77777777" w:rsidTr="0064359B">
        <w:tc>
          <w:tcPr>
            <w:cnfStyle w:val="001000000000" w:firstRow="0" w:lastRow="0" w:firstColumn="1" w:lastColumn="0" w:oddVBand="0" w:evenVBand="0" w:oddHBand="0" w:evenHBand="0" w:firstRowFirstColumn="0" w:firstRowLastColumn="0" w:lastRowFirstColumn="0" w:lastRowLastColumn="0"/>
            <w:tcW w:w="5395" w:type="dxa"/>
          </w:tcPr>
          <w:p w14:paraId="07EDF87B" w14:textId="7DA902C1" w:rsidR="0064359B" w:rsidRDefault="0064359B" w:rsidP="00D77543">
            <w:pPr>
              <w:spacing w:before="100" w:beforeAutospacing="1" w:after="100" w:afterAutospacing="1"/>
              <w:rPr>
                <w:rFonts w:eastAsia="Times New Roman" w:cs="Arial"/>
                <w:b w:val="0"/>
                <w:bCs w:val="0"/>
                <w:kern w:val="0"/>
                <w:szCs w:val="22"/>
                <w:lang w:eastAsia="es-CL"/>
                <w14:ligatures w14:val="none"/>
              </w:rPr>
            </w:pPr>
            <w:r w:rsidRPr="0064359B">
              <w:rPr>
                <w:rFonts w:eastAsia="Times New Roman" w:cs="Arial"/>
                <w:kern w:val="0"/>
                <w:szCs w:val="22"/>
                <w:lang w:eastAsia="es-CL"/>
                <w14:ligatures w14:val="none"/>
              </w:rPr>
              <w:t>Información de fondo</w:t>
            </w:r>
          </w:p>
        </w:tc>
        <w:tc>
          <w:tcPr>
            <w:tcW w:w="5395" w:type="dxa"/>
          </w:tcPr>
          <w:p w14:paraId="4F62431D" w14:textId="5203AF40" w:rsidR="0064359B" w:rsidRPr="0064359B" w:rsidRDefault="0064359B" w:rsidP="00D775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eastAsia="es-CL"/>
                <w14:ligatures w14:val="none"/>
              </w:rPr>
            </w:pPr>
            <w:r w:rsidRPr="0064359B">
              <w:rPr>
                <w:rFonts w:eastAsia="Times New Roman" w:cs="Arial"/>
                <w:kern w:val="0"/>
                <w:szCs w:val="22"/>
                <w:lang w:eastAsia="es-CL"/>
                <w14:ligatures w14:val="none"/>
              </w:rPr>
              <w:t>Los porcentajes de descuento por categoría</w:t>
            </w:r>
          </w:p>
        </w:tc>
      </w:tr>
      <w:tr w:rsidR="0064359B" w14:paraId="401443FC" w14:textId="77777777" w:rsidTr="00643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43627CC" w14:textId="4DBC87A9" w:rsidR="0064359B" w:rsidRPr="0064359B" w:rsidRDefault="0064359B" w:rsidP="00D77543">
            <w:pPr>
              <w:spacing w:before="100" w:beforeAutospacing="1" w:after="100" w:afterAutospacing="1"/>
              <w:rPr>
                <w:rFonts w:eastAsia="Times New Roman" w:cs="Arial"/>
                <w:b w:val="0"/>
                <w:bCs w:val="0"/>
                <w:kern w:val="0"/>
                <w:szCs w:val="22"/>
                <w:lang w:eastAsia="es-CL"/>
                <w14:ligatures w14:val="none"/>
              </w:rPr>
            </w:pPr>
            <w:r w:rsidRPr="0064359B">
              <w:rPr>
                <w:rFonts w:eastAsia="Times New Roman" w:cs="Arial"/>
                <w:kern w:val="0"/>
                <w:szCs w:val="22"/>
                <w:lang w:eastAsia="es-CL"/>
                <w14:ligatures w14:val="none"/>
              </w:rPr>
              <w:t>One-</w:t>
            </w:r>
            <w:proofErr w:type="spellStart"/>
            <w:r w:rsidRPr="0064359B">
              <w:rPr>
                <w:rFonts w:eastAsia="Times New Roman" w:cs="Arial"/>
                <w:kern w:val="0"/>
                <w:szCs w:val="22"/>
                <w:lang w:eastAsia="es-CL"/>
                <w14:ligatures w14:val="none"/>
              </w:rPr>
              <w:t>shot</w:t>
            </w:r>
            <w:proofErr w:type="spellEnd"/>
            <w:r w:rsidRPr="0064359B">
              <w:rPr>
                <w:rFonts w:eastAsia="Times New Roman" w:cs="Arial"/>
                <w:kern w:val="0"/>
                <w:szCs w:val="22"/>
                <w:lang w:eastAsia="es-CL"/>
                <w14:ligatures w14:val="none"/>
              </w:rPr>
              <w:t xml:space="preserve"> </w:t>
            </w:r>
            <w:proofErr w:type="spellStart"/>
            <w:r w:rsidRPr="0064359B">
              <w:rPr>
                <w:rFonts w:eastAsia="Times New Roman" w:cs="Arial"/>
                <w:kern w:val="0"/>
                <w:szCs w:val="22"/>
                <w:lang w:eastAsia="es-CL"/>
                <w14:ligatures w14:val="none"/>
              </w:rPr>
              <w:t>prompting</w:t>
            </w:r>
            <w:proofErr w:type="spellEnd"/>
          </w:p>
        </w:tc>
        <w:tc>
          <w:tcPr>
            <w:tcW w:w="5395" w:type="dxa"/>
          </w:tcPr>
          <w:p w14:paraId="5CA1A3C2" w14:textId="21A7BE91" w:rsidR="0064359B" w:rsidRPr="0064359B" w:rsidRDefault="0064359B" w:rsidP="00D775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eastAsia="es-CL"/>
                <w14:ligatures w14:val="none"/>
              </w:rPr>
            </w:pPr>
            <w:r w:rsidRPr="0064359B">
              <w:rPr>
                <w:rFonts w:eastAsia="Times New Roman" w:cs="Arial"/>
                <w:kern w:val="0"/>
                <w:szCs w:val="22"/>
                <w:lang w:eastAsia="es-CL"/>
                <w14:ligatures w14:val="none"/>
              </w:rPr>
              <w:t>El ejemplo completo de pregunta-respuesta sobre sombreros</w:t>
            </w:r>
          </w:p>
        </w:tc>
      </w:tr>
      <w:tr w:rsidR="0064359B" w14:paraId="2DBF264F" w14:textId="77777777" w:rsidTr="0064359B">
        <w:tc>
          <w:tcPr>
            <w:cnfStyle w:val="001000000000" w:firstRow="0" w:lastRow="0" w:firstColumn="1" w:lastColumn="0" w:oddVBand="0" w:evenVBand="0" w:oddHBand="0" w:evenHBand="0" w:firstRowFirstColumn="0" w:firstRowLastColumn="0" w:lastRowFirstColumn="0" w:lastRowLastColumn="0"/>
            <w:tcW w:w="5395" w:type="dxa"/>
          </w:tcPr>
          <w:p w14:paraId="4A2901A0" w14:textId="1E000E2A" w:rsidR="0064359B" w:rsidRPr="0064359B" w:rsidRDefault="0064359B" w:rsidP="00D77543">
            <w:pPr>
              <w:spacing w:before="100" w:beforeAutospacing="1" w:after="100" w:afterAutospacing="1"/>
              <w:rPr>
                <w:rFonts w:eastAsia="Times New Roman" w:cs="Arial"/>
                <w:b w:val="0"/>
                <w:bCs w:val="0"/>
                <w:kern w:val="0"/>
                <w:szCs w:val="22"/>
                <w:lang w:eastAsia="es-CL"/>
                <w14:ligatures w14:val="none"/>
              </w:rPr>
            </w:pPr>
            <w:r w:rsidRPr="0064359B">
              <w:rPr>
                <w:rFonts w:eastAsia="Times New Roman" w:cs="Arial"/>
                <w:kern w:val="0"/>
                <w:szCs w:val="22"/>
                <w:lang w:eastAsia="es-CL"/>
                <w14:ligatures w14:val="none"/>
              </w:rPr>
              <w:t>Objetivo de negocio</w:t>
            </w:r>
          </w:p>
        </w:tc>
        <w:tc>
          <w:tcPr>
            <w:tcW w:w="5395" w:type="dxa"/>
          </w:tcPr>
          <w:p w14:paraId="22303071" w14:textId="2DA165B4" w:rsidR="0064359B" w:rsidRPr="0064359B" w:rsidRDefault="0064359B" w:rsidP="00D775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eastAsia="es-CL"/>
                <w14:ligatures w14:val="none"/>
              </w:rPr>
            </w:pPr>
            <w:r w:rsidRPr="0064359B">
              <w:rPr>
                <w:rFonts w:eastAsia="Times New Roman" w:cs="Arial"/>
                <w:kern w:val="0"/>
                <w:szCs w:val="22"/>
                <w:lang w:eastAsia="es-CL"/>
                <w14:ligatures w14:val="none"/>
              </w:rPr>
              <w:t>“Anima al cliente a comprar sombreros”</w:t>
            </w:r>
          </w:p>
        </w:tc>
      </w:tr>
    </w:tbl>
    <w:p w14:paraId="60E3A982" w14:textId="77777777" w:rsidR="002A3E7B" w:rsidRDefault="002A3E7B" w:rsidP="002A3E7B">
      <w:pPr>
        <w:pStyle w:val="Sinespaciado"/>
        <w:rPr>
          <w:lang w:eastAsia="es-CL"/>
        </w:rPr>
      </w:pPr>
    </w:p>
    <w:p w14:paraId="43282563" w14:textId="623686F1" w:rsidR="002A3E7B" w:rsidRPr="002A3E7B" w:rsidRDefault="002A3E7B" w:rsidP="002A3E7B">
      <w:pPr>
        <w:pStyle w:val="Sinespaciado"/>
        <w:rPr>
          <w:lang w:eastAsia="es-CL"/>
        </w:rPr>
      </w:pPr>
      <w:r w:rsidRPr="002A3E7B">
        <w:rPr>
          <w:lang w:eastAsia="es-CL"/>
        </w:rPr>
        <w:t xml:space="preserve">Como </w:t>
      </w:r>
      <w:proofErr w:type="spellStart"/>
      <w:r w:rsidRPr="002A3E7B">
        <w:rPr>
          <w:b/>
          <w:bCs/>
          <w:lang w:eastAsia="es-CL"/>
        </w:rPr>
        <w:t>system_message</w:t>
      </w:r>
      <w:proofErr w:type="spellEnd"/>
      <w:r w:rsidRPr="002A3E7B">
        <w:rPr>
          <w:lang w:eastAsia="es-CL"/>
        </w:rPr>
        <w:t xml:space="preserve"> es una variable global, cambiarla y volver a ejecutar </w:t>
      </w:r>
      <w:proofErr w:type="spellStart"/>
      <w:proofErr w:type="gramStart"/>
      <w:r w:rsidRPr="002A3E7B">
        <w:rPr>
          <w:b/>
          <w:bCs/>
          <w:lang w:eastAsia="es-CL"/>
        </w:rPr>
        <w:t>gr.ChatInterface</w:t>
      </w:r>
      <w:proofErr w:type="spellEnd"/>
      <w:proofErr w:type="gramEnd"/>
      <w:r w:rsidRPr="002A3E7B">
        <w:rPr>
          <w:b/>
          <w:bCs/>
          <w:lang w:eastAsia="es-CL"/>
        </w:rPr>
        <w:t>(</w:t>
      </w:r>
      <w:proofErr w:type="spellStart"/>
      <w:r w:rsidRPr="002A3E7B">
        <w:rPr>
          <w:b/>
          <w:bCs/>
          <w:lang w:eastAsia="es-CL"/>
        </w:rPr>
        <w:t>fn</w:t>
      </w:r>
      <w:proofErr w:type="spellEnd"/>
      <w:r w:rsidRPr="002A3E7B">
        <w:rPr>
          <w:b/>
          <w:bCs/>
          <w:lang w:eastAsia="es-CL"/>
        </w:rPr>
        <w:t>=chat, ...</w:t>
      </w:r>
      <w:proofErr w:type="gramStart"/>
      <w:r w:rsidRPr="002A3E7B">
        <w:rPr>
          <w:b/>
          <w:bCs/>
          <w:lang w:eastAsia="es-CL"/>
        </w:rPr>
        <w:t>).</w:t>
      </w:r>
      <w:proofErr w:type="spellStart"/>
      <w:r w:rsidRPr="002A3E7B">
        <w:rPr>
          <w:b/>
          <w:bCs/>
          <w:lang w:eastAsia="es-CL"/>
        </w:rPr>
        <w:t>launch</w:t>
      </w:r>
      <w:proofErr w:type="spellEnd"/>
      <w:proofErr w:type="gramEnd"/>
      <w:r w:rsidRPr="002A3E7B">
        <w:rPr>
          <w:b/>
          <w:bCs/>
          <w:lang w:eastAsia="es-CL"/>
        </w:rPr>
        <w:t>()</w:t>
      </w:r>
      <w:r w:rsidRPr="002A3E7B">
        <w:rPr>
          <w:lang w:eastAsia="es-CL"/>
        </w:rPr>
        <w:t xml:space="preserve"> hace que el </w:t>
      </w:r>
      <w:proofErr w:type="spellStart"/>
      <w:r w:rsidRPr="002A3E7B">
        <w:rPr>
          <w:lang w:eastAsia="es-CL"/>
        </w:rPr>
        <w:t>chatbot</w:t>
      </w:r>
      <w:proofErr w:type="spellEnd"/>
      <w:r w:rsidRPr="002A3E7B">
        <w:rPr>
          <w:lang w:eastAsia="es-CL"/>
        </w:rPr>
        <w:t xml:space="preserve"> adopte el nuevo comportamiento inmediatamente, sin tocar la función </w:t>
      </w:r>
      <w:r w:rsidRPr="002A3E7B">
        <w:rPr>
          <w:b/>
          <w:bCs/>
          <w:lang w:eastAsia="es-CL"/>
        </w:rPr>
        <w:t>chat</w:t>
      </w:r>
      <w:r w:rsidRPr="002A3E7B">
        <w:rPr>
          <w:lang w:eastAsia="es-CL"/>
        </w:rPr>
        <w:t xml:space="preserve"> para nada. Es el mismo truco de “modo científico” que vimos ayer con las variables globales en notebooks.</w:t>
      </w:r>
    </w:p>
    <w:p w14:paraId="66894014" w14:textId="77777777" w:rsidR="0064359B" w:rsidRDefault="0064359B" w:rsidP="00D77543">
      <w:pPr>
        <w:spacing w:before="100" w:beforeAutospacing="1" w:after="100" w:afterAutospacing="1" w:line="240" w:lineRule="auto"/>
        <w:rPr>
          <w:rFonts w:eastAsia="Times New Roman" w:cs="Arial"/>
          <w:b/>
          <w:bCs/>
          <w:kern w:val="0"/>
          <w:szCs w:val="22"/>
          <w:lang w:eastAsia="es-CL"/>
          <w14:ligatures w14:val="none"/>
        </w:rPr>
      </w:pPr>
    </w:p>
    <w:p w14:paraId="73BE2884" w14:textId="77777777" w:rsidR="00465F0B" w:rsidRDefault="00465F0B" w:rsidP="00D77543">
      <w:pPr>
        <w:spacing w:before="100" w:beforeAutospacing="1" w:after="100" w:afterAutospacing="1" w:line="240" w:lineRule="auto"/>
        <w:rPr>
          <w:rFonts w:eastAsia="Times New Roman" w:cs="Arial"/>
          <w:b/>
          <w:bCs/>
          <w:kern w:val="0"/>
          <w:szCs w:val="22"/>
          <w:lang w:eastAsia="es-CL"/>
          <w14:ligatures w14:val="none"/>
        </w:rPr>
      </w:pPr>
    </w:p>
    <w:p w14:paraId="684401B3" w14:textId="5CB4AE83" w:rsidR="00465F0B" w:rsidRPr="00465F0B" w:rsidRDefault="00465F0B" w:rsidP="00D77543">
      <w:pPr>
        <w:spacing w:before="100" w:beforeAutospacing="1" w:after="100" w:afterAutospacing="1" w:line="240" w:lineRule="auto"/>
        <w:rPr>
          <w:rFonts w:eastAsia="Times New Roman" w:cs="Arial"/>
          <w:b/>
          <w:bCs/>
          <w:kern w:val="0"/>
          <w:sz w:val="24"/>
          <w:lang w:eastAsia="es-CL"/>
          <w14:ligatures w14:val="none"/>
        </w:rPr>
      </w:pPr>
      <w:r w:rsidRPr="00465F0B">
        <w:rPr>
          <w:rFonts w:eastAsia="Times New Roman" w:cs="Arial"/>
          <w:b/>
          <w:bCs/>
          <w:kern w:val="0"/>
          <w:sz w:val="24"/>
          <w:highlight w:val="yellow"/>
          <w:lang w:eastAsia="es-CL"/>
          <w14:ligatures w14:val="none"/>
        </w:rPr>
        <w:lastRenderedPageBreak/>
        <w:t>10. Agregando más reglas, incrementalmente</w:t>
      </w:r>
    </w:p>
    <w:p w14:paraId="32464183" w14:textId="160988AC" w:rsidR="00465F0B" w:rsidRDefault="00465F0B" w:rsidP="00D77543">
      <w:pPr>
        <w:spacing w:before="100" w:beforeAutospacing="1" w:after="100" w:afterAutospacing="1" w:line="240" w:lineRule="auto"/>
        <w:rPr>
          <w:rFonts w:eastAsia="Times New Roman" w:cs="Arial"/>
          <w:b/>
          <w:bCs/>
          <w:kern w:val="0"/>
          <w:szCs w:val="22"/>
          <w:lang w:eastAsia="es-CL"/>
          <w14:ligatures w14:val="none"/>
        </w:rPr>
      </w:pPr>
      <w:r w:rsidRPr="00465F0B">
        <w:rPr>
          <w:rFonts w:eastAsia="Times New Roman" w:cs="Arial"/>
          <w:b/>
          <w:bCs/>
          <w:noProof/>
          <w:kern w:val="0"/>
          <w:szCs w:val="22"/>
          <w:lang w:eastAsia="es-CL"/>
          <w14:ligatures w14:val="none"/>
        </w:rPr>
        <w:drawing>
          <wp:inline distT="0" distB="0" distL="0" distR="0" wp14:anchorId="06CCFE96" wp14:editId="152D4B78">
            <wp:extent cx="4884420" cy="2306692"/>
            <wp:effectExtent l="38100" t="38100" r="30480" b="36830"/>
            <wp:docPr id="2031741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41156" name=""/>
                    <pic:cNvPicPr/>
                  </pic:nvPicPr>
                  <pic:blipFill>
                    <a:blip r:embed="rId799"/>
                    <a:stretch>
                      <a:fillRect/>
                    </a:stretch>
                  </pic:blipFill>
                  <pic:spPr>
                    <a:xfrm>
                      <a:off x="0" y="0"/>
                      <a:ext cx="4890733" cy="2309673"/>
                    </a:xfrm>
                    <a:prstGeom prst="rect">
                      <a:avLst/>
                    </a:prstGeom>
                    <a:ln w="28575">
                      <a:solidFill>
                        <a:srgbClr val="EE0000"/>
                      </a:solidFill>
                    </a:ln>
                  </pic:spPr>
                </pic:pic>
              </a:graphicData>
            </a:graphic>
          </wp:inline>
        </w:drawing>
      </w:r>
    </w:p>
    <w:p w14:paraId="79D6F738" w14:textId="77777777" w:rsidR="00465F0B" w:rsidRPr="00465F0B" w:rsidRDefault="00465F0B" w:rsidP="00465F0B">
      <w:pPr>
        <w:spacing w:before="100" w:beforeAutospacing="1" w:after="100" w:afterAutospacing="1" w:line="240" w:lineRule="auto"/>
        <w:rPr>
          <w:rFonts w:eastAsia="Times New Roman" w:cs="Arial"/>
          <w:kern w:val="0"/>
          <w:szCs w:val="22"/>
          <w:lang w:eastAsia="es-CL"/>
          <w14:ligatures w14:val="none"/>
        </w:rPr>
      </w:pPr>
      <w:r w:rsidRPr="00465F0B">
        <w:rPr>
          <w:rFonts w:eastAsia="Times New Roman" w:cs="Arial"/>
          <w:b/>
          <w:bCs/>
          <w:kern w:val="0"/>
          <w:szCs w:val="22"/>
          <w:lang w:eastAsia="es-CL"/>
          <w14:ligatures w14:val="none"/>
        </w:rPr>
        <w:t xml:space="preserve">+= en un </w:t>
      </w:r>
      <w:proofErr w:type="spellStart"/>
      <w:r w:rsidRPr="00465F0B">
        <w:rPr>
          <w:rFonts w:eastAsia="Times New Roman" w:cs="Arial"/>
          <w:b/>
          <w:bCs/>
          <w:kern w:val="0"/>
          <w:szCs w:val="22"/>
          <w:lang w:eastAsia="es-CL"/>
          <w14:ligatures w14:val="none"/>
        </w:rPr>
        <w:t>string</w:t>
      </w:r>
      <w:proofErr w:type="spellEnd"/>
      <w:r w:rsidRPr="00465F0B">
        <w:rPr>
          <w:rFonts w:eastAsia="Times New Roman" w:cs="Arial"/>
          <w:b/>
          <w:bCs/>
          <w:kern w:val="0"/>
          <w:szCs w:val="22"/>
          <w:lang w:eastAsia="es-CL"/>
          <w14:ligatures w14:val="none"/>
        </w:rPr>
        <w:t>:</w:t>
      </w:r>
      <w:r w:rsidRPr="00465F0B">
        <w:rPr>
          <w:rFonts w:eastAsia="Times New Roman" w:cs="Arial"/>
          <w:kern w:val="0"/>
          <w:szCs w:val="22"/>
          <w:lang w:eastAsia="es-CL"/>
          <w14:ligatures w14:val="none"/>
        </w:rPr>
        <w:t xml:space="preserve"> agrega texto al final del que ya existía. Es exactamente el mismo operador que vimos con </w:t>
      </w:r>
      <w:proofErr w:type="spellStart"/>
      <w:r w:rsidRPr="00465F0B">
        <w:rPr>
          <w:rFonts w:eastAsia="Times New Roman" w:cs="Arial"/>
          <w:b/>
          <w:bCs/>
          <w:kern w:val="0"/>
          <w:szCs w:val="22"/>
          <w:lang w:eastAsia="es-CL"/>
          <w14:ligatures w14:val="none"/>
        </w:rPr>
        <w:t>question</w:t>
      </w:r>
      <w:proofErr w:type="spellEnd"/>
      <w:r w:rsidRPr="00465F0B">
        <w:rPr>
          <w:rFonts w:eastAsia="Times New Roman" w:cs="Arial"/>
          <w:b/>
          <w:bCs/>
          <w:kern w:val="0"/>
          <w:szCs w:val="22"/>
          <w:lang w:eastAsia="es-CL"/>
          <w14:ligatures w14:val="none"/>
        </w:rPr>
        <w:t>[0]["</w:t>
      </w:r>
      <w:proofErr w:type="spellStart"/>
      <w:r w:rsidRPr="00465F0B">
        <w:rPr>
          <w:rFonts w:eastAsia="Times New Roman" w:cs="Arial"/>
          <w:b/>
          <w:bCs/>
          <w:kern w:val="0"/>
          <w:szCs w:val="22"/>
          <w:lang w:eastAsia="es-CL"/>
          <w14:ligatures w14:val="none"/>
        </w:rPr>
        <w:t>content</w:t>
      </w:r>
      <w:proofErr w:type="spellEnd"/>
      <w:r w:rsidRPr="00465F0B">
        <w:rPr>
          <w:rFonts w:eastAsia="Times New Roman" w:cs="Arial"/>
          <w:b/>
          <w:bCs/>
          <w:kern w:val="0"/>
          <w:szCs w:val="22"/>
          <w:lang w:eastAsia="es-CL"/>
          <w14:ligatures w14:val="none"/>
        </w:rPr>
        <w:t>"] += ...</w:t>
      </w:r>
      <w:r w:rsidRPr="00465F0B">
        <w:rPr>
          <w:rFonts w:eastAsia="Times New Roman" w:cs="Arial"/>
          <w:kern w:val="0"/>
          <w:szCs w:val="22"/>
          <w:lang w:eastAsia="es-CL"/>
          <w14:ligatures w14:val="none"/>
        </w:rPr>
        <w:t xml:space="preserve"> en la semana anterior, aplicado ahora a </w:t>
      </w:r>
      <w:proofErr w:type="spellStart"/>
      <w:r w:rsidRPr="00465F0B">
        <w:rPr>
          <w:rFonts w:eastAsia="Times New Roman" w:cs="Arial"/>
          <w:b/>
          <w:bCs/>
          <w:kern w:val="0"/>
          <w:szCs w:val="22"/>
          <w:lang w:eastAsia="es-CL"/>
          <w14:ligatures w14:val="none"/>
        </w:rPr>
        <w:t>system_message</w:t>
      </w:r>
      <w:proofErr w:type="spellEnd"/>
      <w:r w:rsidRPr="00465F0B">
        <w:rPr>
          <w:rFonts w:eastAsia="Times New Roman" w:cs="Arial"/>
          <w:b/>
          <w:bCs/>
          <w:kern w:val="0"/>
          <w:szCs w:val="22"/>
          <w:lang w:eastAsia="es-CL"/>
          <w14:ligatures w14:val="none"/>
        </w:rPr>
        <w:t>.</w:t>
      </w:r>
    </w:p>
    <w:p w14:paraId="7094EE62" w14:textId="20113673" w:rsidR="00392C68" w:rsidRDefault="00392C68" w:rsidP="00392C68">
      <w:pPr>
        <w:pStyle w:val="Ttulo3"/>
        <w:rPr>
          <w:b/>
          <w:bCs/>
          <w:sz w:val="24"/>
          <w:szCs w:val="24"/>
          <w:highlight w:val="yellow"/>
        </w:rPr>
      </w:pPr>
      <w:bookmarkStart w:id="158" w:name="_Toc243791247"/>
      <w:r w:rsidRPr="005A35CB">
        <w:rPr>
          <w:b/>
          <w:bCs/>
          <w:sz w:val="24"/>
          <w:szCs w:val="24"/>
          <w:highlight w:val="yellow"/>
        </w:rPr>
        <w:t>2.9.</w:t>
      </w:r>
      <w:r>
        <w:rPr>
          <w:b/>
          <w:bCs/>
          <w:sz w:val="24"/>
          <w:szCs w:val="24"/>
          <w:highlight w:val="yellow"/>
        </w:rPr>
        <w:t xml:space="preserve">7 El truco </w:t>
      </w:r>
      <w:proofErr w:type="spellStart"/>
      <w:r>
        <w:rPr>
          <w:b/>
          <w:bCs/>
          <w:sz w:val="24"/>
          <w:szCs w:val="24"/>
          <w:highlight w:val="yellow"/>
        </w:rPr>
        <w:t>mas</w:t>
      </w:r>
      <w:proofErr w:type="spellEnd"/>
      <w:r>
        <w:rPr>
          <w:b/>
          <w:bCs/>
          <w:sz w:val="24"/>
          <w:szCs w:val="24"/>
          <w:highlight w:val="yellow"/>
        </w:rPr>
        <w:t xml:space="preserve"> interesante: </w:t>
      </w:r>
      <w:proofErr w:type="spellStart"/>
      <w:r>
        <w:rPr>
          <w:b/>
          <w:bCs/>
          <w:sz w:val="24"/>
          <w:szCs w:val="24"/>
          <w:highlight w:val="yellow"/>
        </w:rPr>
        <w:t>prompts</w:t>
      </w:r>
      <w:proofErr w:type="spellEnd"/>
      <w:r>
        <w:rPr>
          <w:b/>
          <w:bCs/>
          <w:sz w:val="24"/>
          <w:szCs w:val="24"/>
          <w:highlight w:val="yellow"/>
        </w:rPr>
        <w:t xml:space="preserve"> dinámicos según el mensaje</w:t>
      </w:r>
      <w:r w:rsidR="00BA72EE">
        <w:rPr>
          <w:b/>
          <w:bCs/>
          <w:sz w:val="24"/>
          <w:szCs w:val="24"/>
          <w:highlight w:val="yellow"/>
        </w:rPr>
        <w:t xml:space="preserve"> + </w:t>
      </w:r>
      <w:r w:rsidR="002259D0" w:rsidRPr="002259D0">
        <w:rPr>
          <w:b/>
          <w:bCs/>
          <w:sz w:val="24"/>
          <w:szCs w:val="24"/>
          <w:highlight w:val="yellow"/>
        </w:rPr>
        <w:t>Relevancia de negocio (lo que dice el notebook)</w:t>
      </w:r>
      <w:bookmarkEnd w:id="158"/>
    </w:p>
    <w:p w14:paraId="1C51B980" w14:textId="08D5D987" w:rsidR="00392C68" w:rsidRDefault="00392C68" w:rsidP="00392C68">
      <w:pPr>
        <w:rPr>
          <w:highlight w:val="yellow"/>
        </w:rPr>
      </w:pPr>
      <w:r w:rsidRPr="00392C68">
        <w:rPr>
          <w:noProof/>
        </w:rPr>
        <w:drawing>
          <wp:inline distT="0" distB="0" distL="0" distR="0" wp14:anchorId="0F06D20F" wp14:editId="1983FCCB">
            <wp:extent cx="5219700" cy="2950265"/>
            <wp:effectExtent l="38100" t="38100" r="38100" b="40640"/>
            <wp:docPr id="2079420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20989" name=""/>
                    <pic:cNvPicPr/>
                  </pic:nvPicPr>
                  <pic:blipFill>
                    <a:blip r:embed="rId800"/>
                    <a:stretch>
                      <a:fillRect/>
                    </a:stretch>
                  </pic:blipFill>
                  <pic:spPr>
                    <a:xfrm>
                      <a:off x="0" y="0"/>
                      <a:ext cx="5221296" cy="2951167"/>
                    </a:xfrm>
                    <a:prstGeom prst="rect">
                      <a:avLst/>
                    </a:prstGeom>
                    <a:ln w="28575">
                      <a:solidFill>
                        <a:srgbClr val="EE0000"/>
                      </a:solidFill>
                    </a:ln>
                  </pic:spPr>
                </pic:pic>
              </a:graphicData>
            </a:graphic>
          </wp:inline>
        </w:drawing>
      </w:r>
    </w:p>
    <w:p w14:paraId="546E1C1A" w14:textId="77777777" w:rsidR="001C7E59" w:rsidRPr="001C7E59" w:rsidRDefault="001C7E59" w:rsidP="001C7E59">
      <w:pPr>
        <w:rPr>
          <w:b/>
          <w:bCs/>
          <w:sz w:val="24"/>
          <w:szCs w:val="28"/>
        </w:rPr>
      </w:pPr>
      <w:r w:rsidRPr="001C7E59">
        <w:rPr>
          <w:b/>
          <w:bCs/>
          <w:sz w:val="24"/>
          <w:szCs w:val="28"/>
        </w:rPr>
        <w:t>Lo nuevo acá</w:t>
      </w:r>
    </w:p>
    <w:p w14:paraId="2F6DA8B7" w14:textId="77777777" w:rsidR="001C7E59" w:rsidRPr="001C7E59" w:rsidRDefault="001C7E59" w:rsidP="001C7E59">
      <w:pPr>
        <w:rPr>
          <w:highlight w:val="yellow"/>
        </w:rPr>
      </w:pPr>
      <w:proofErr w:type="spellStart"/>
      <w:r w:rsidRPr="001C7E59">
        <w:rPr>
          <w:b/>
          <w:bCs/>
          <w:highlight w:val="yellow"/>
        </w:rPr>
        <w:t>relevant_system_message</w:t>
      </w:r>
      <w:proofErr w:type="spellEnd"/>
      <w:r w:rsidRPr="001C7E59">
        <w:rPr>
          <w:b/>
          <w:bCs/>
          <w:highlight w:val="yellow"/>
        </w:rPr>
        <w:t xml:space="preserve"> = </w:t>
      </w:r>
      <w:proofErr w:type="spellStart"/>
      <w:r w:rsidRPr="001C7E59">
        <w:rPr>
          <w:b/>
          <w:bCs/>
          <w:highlight w:val="yellow"/>
        </w:rPr>
        <w:t>system_message</w:t>
      </w:r>
      <w:proofErr w:type="spellEnd"/>
    </w:p>
    <w:p w14:paraId="60B57C78" w14:textId="5DF396DD" w:rsidR="001C7E59" w:rsidRDefault="008F266D" w:rsidP="00392C68">
      <w:r w:rsidRPr="008F266D">
        <w:t xml:space="preserve">Crea una </w:t>
      </w:r>
      <w:r w:rsidRPr="008F266D">
        <w:rPr>
          <w:b/>
          <w:bCs/>
        </w:rPr>
        <w:t xml:space="preserve">copia local </w:t>
      </w:r>
      <w:r>
        <w:t xml:space="preserve">del </w:t>
      </w:r>
      <w:proofErr w:type="spellStart"/>
      <w:r>
        <w:t>system</w:t>
      </w:r>
      <w:proofErr w:type="spellEnd"/>
      <w:r>
        <w:t xml:space="preserve"> </w:t>
      </w:r>
      <w:proofErr w:type="spellStart"/>
      <w:r>
        <w:t>message</w:t>
      </w:r>
      <w:proofErr w:type="spellEnd"/>
      <w:r>
        <w:t xml:space="preserve"> global, para esta llamada especifica. No modifica la variable global original.</w:t>
      </w:r>
    </w:p>
    <w:p w14:paraId="79ED8800" w14:textId="77777777" w:rsidR="00550D6A" w:rsidRPr="00550D6A" w:rsidRDefault="00550D6A" w:rsidP="00550D6A">
      <w:proofErr w:type="spellStart"/>
      <w:r w:rsidRPr="00550D6A">
        <w:rPr>
          <w:b/>
          <w:bCs/>
          <w:highlight w:val="yellow"/>
        </w:rPr>
        <w:t>if</w:t>
      </w:r>
      <w:proofErr w:type="spellEnd"/>
      <w:r w:rsidRPr="00550D6A">
        <w:rPr>
          <w:b/>
          <w:bCs/>
          <w:highlight w:val="yellow"/>
        </w:rPr>
        <w:t xml:space="preserve"> '</w:t>
      </w:r>
      <w:proofErr w:type="spellStart"/>
      <w:r w:rsidRPr="00550D6A">
        <w:rPr>
          <w:b/>
          <w:bCs/>
          <w:highlight w:val="yellow"/>
        </w:rPr>
        <w:t>belt</w:t>
      </w:r>
      <w:proofErr w:type="spellEnd"/>
      <w:r w:rsidRPr="00550D6A">
        <w:rPr>
          <w:b/>
          <w:bCs/>
          <w:highlight w:val="yellow"/>
        </w:rPr>
        <w:t xml:space="preserve">' in </w:t>
      </w:r>
      <w:proofErr w:type="spellStart"/>
      <w:proofErr w:type="gramStart"/>
      <w:r w:rsidRPr="00550D6A">
        <w:rPr>
          <w:b/>
          <w:bCs/>
          <w:highlight w:val="yellow"/>
        </w:rPr>
        <w:t>message.lower</w:t>
      </w:r>
      <w:proofErr w:type="spellEnd"/>
      <w:proofErr w:type="gramEnd"/>
      <w:r w:rsidRPr="00550D6A">
        <w:rPr>
          <w:b/>
          <w:bCs/>
          <w:highlight w:val="yellow"/>
        </w:rPr>
        <w:t>():</w:t>
      </w:r>
    </w:p>
    <w:p w14:paraId="3F682B36" w14:textId="77777777" w:rsidR="00EE55AB" w:rsidRDefault="00EE55AB" w:rsidP="00EE55AB">
      <w:proofErr w:type="spellStart"/>
      <w:proofErr w:type="gramStart"/>
      <w:r w:rsidRPr="00EE55AB">
        <w:rPr>
          <w:b/>
          <w:bCs/>
        </w:rPr>
        <w:t>message.lower</w:t>
      </w:r>
      <w:proofErr w:type="spellEnd"/>
      <w:proofErr w:type="gramEnd"/>
      <w:r w:rsidRPr="00EE55AB">
        <w:rPr>
          <w:b/>
          <w:bCs/>
        </w:rPr>
        <w:t>()</w:t>
      </w:r>
      <w:r w:rsidRPr="00EE55AB">
        <w:t xml:space="preserve"> convierte el mensaje del usuario a minúsculas (para que “Belt”, “BELT” o “</w:t>
      </w:r>
      <w:proofErr w:type="spellStart"/>
      <w:r w:rsidRPr="00EE55AB">
        <w:t>belt</w:t>
      </w:r>
      <w:proofErr w:type="spellEnd"/>
      <w:r w:rsidRPr="00EE55AB">
        <w:t xml:space="preserve">” den todas igual). </w:t>
      </w:r>
      <w:r w:rsidRPr="00EE55AB">
        <w:rPr>
          <w:b/>
          <w:bCs/>
        </w:rPr>
        <w:t>'</w:t>
      </w:r>
      <w:proofErr w:type="spellStart"/>
      <w:r w:rsidRPr="00EE55AB">
        <w:rPr>
          <w:b/>
          <w:bCs/>
        </w:rPr>
        <w:t>belt</w:t>
      </w:r>
      <w:proofErr w:type="spellEnd"/>
      <w:r w:rsidRPr="00EE55AB">
        <w:rPr>
          <w:b/>
          <w:bCs/>
        </w:rPr>
        <w:t>' in ...</w:t>
      </w:r>
      <w:r w:rsidRPr="00EE55AB">
        <w:t xml:space="preserve"> comprueba si la palabra “</w:t>
      </w:r>
      <w:proofErr w:type="spellStart"/>
      <w:r w:rsidRPr="00EE55AB">
        <w:t>belt</w:t>
      </w:r>
      <w:proofErr w:type="spellEnd"/>
      <w:r w:rsidRPr="00EE55AB">
        <w:t xml:space="preserve">” (cinturón, en inglés — aunque el resto del </w:t>
      </w:r>
      <w:proofErr w:type="spellStart"/>
      <w:r w:rsidRPr="00EE55AB">
        <w:t>prompt</w:t>
      </w:r>
      <w:proofErr w:type="spellEnd"/>
      <w:r w:rsidRPr="00EE55AB">
        <w:t xml:space="preserve"> está en español, esta condición quedó en inglés) aparece en algún lugar del texto.</w:t>
      </w:r>
    </w:p>
    <w:p w14:paraId="4969BD89" w14:textId="77777777" w:rsidR="00EE55AB" w:rsidRDefault="00EE55AB" w:rsidP="00EE55AB"/>
    <w:p w14:paraId="22440E79" w14:textId="77777777" w:rsidR="00EE55AB" w:rsidRPr="00EE55AB" w:rsidRDefault="00EE55AB" w:rsidP="00EE55AB">
      <w:pPr>
        <w:rPr>
          <w:sz w:val="24"/>
          <w:szCs w:val="28"/>
        </w:rPr>
      </w:pPr>
      <w:r w:rsidRPr="00EE55AB">
        <w:rPr>
          <w:b/>
          <w:bCs/>
          <w:sz w:val="24"/>
          <w:szCs w:val="28"/>
          <w:highlight w:val="yellow"/>
        </w:rPr>
        <w:t>Si la condición se cumple:</w:t>
      </w:r>
    </w:p>
    <w:p w14:paraId="252FB234" w14:textId="4F9DA3CF" w:rsidR="00EE55AB" w:rsidRDefault="00EE55AB" w:rsidP="00EE55AB">
      <w:r w:rsidRPr="00EE55AB">
        <w:rPr>
          <w:noProof/>
        </w:rPr>
        <w:drawing>
          <wp:inline distT="0" distB="0" distL="0" distR="0" wp14:anchorId="6DA21510" wp14:editId="47D541D0">
            <wp:extent cx="5798820" cy="781767"/>
            <wp:effectExtent l="38100" t="38100" r="30480" b="37465"/>
            <wp:docPr id="1679910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10362" name=""/>
                    <pic:cNvPicPr/>
                  </pic:nvPicPr>
                  <pic:blipFill>
                    <a:blip r:embed="rId801"/>
                    <a:stretch>
                      <a:fillRect/>
                    </a:stretch>
                  </pic:blipFill>
                  <pic:spPr>
                    <a:xfrm>
                      <a:off x="0" y="0"/>
                      <a:ext cx="5815356" cy="783996"/>
                    </a:xfrm>
                    <a:prstGeom prst="rect">
                      <a:avLst/>
                    </a:prstGeom>
                    <a:ln w="28575">
                      <a:solidFill>
                        <a:schemeClr val="tx1"/>
                      </a:solidFill>
                    </a:ln>
                  </pic:spPr>
                </pic:pic>
              </a:graphicData>
            </a:graphic>
          </wp:inline>
        </w:drawing>
      </w:r>
    </w:p>
    <w:p w14:paraId="03229053" w14:textId="77777777" w:rsidR="00F50917" w:rsidRPr="00F50917" w:rsidRDefault="00F50917" w:rsidP="00F50917">
      <w:r w:rsidRPr="00F50917">
        <w:t xml:space="preserve">Se agrega una instrucción </w:t>
      </w:r>
      <w:r w:rsidRPr="00F50917">
        <w:rPr>
          <w:b/>
          <w:bCs/>
        </w:rPr>
        <w:t>extra, solo para esa llamada</w:t>
      </w:r>
      <w:r w:rsidRPr="00F50917">
        <w:t xml:space="preserve">, sin tocar el </w:t>
      </w:r>
      <w:proofErr w:type="spellStart"/>
      <w:r w:rsidRPr="00F50917">
        <w:t>system_message</w:t>
      </w:r>
      <w:proofErr w:type="spellEnd"/>
      <w:r w:rsidRPr="00F50917">
        <w:t xml:space="preserve"> original que usan todos los demás mensajes.</w:t>
      </w:r>
    </w:p>
    <w:p w14:paraId="7DF497B7" w14:textId="77777777" w:rsidR="00F50917" w:rsidRPr="00F50917" w:rsidRDefault="00F50917" w:rsidP="00F50917">
      <w:pPr>
        <w:rPr>
          <w:b/>
          <w:bCs/>
          <w:sz w:val="24"/>
          <w:szCs w:val="28"/>
        </w:rPr>
      </w:pPr>
      <w:r w:rsidRPr="00F50917">
        <w:rPr>
          <w:b/>
          <w:bCs/>
          <w:sz w:val="24"/>
          <w:szCs w:val="28"/>
        </w:rPr>
        <w:t>Por qué esto es poderoso</w:t>
      </w:r>
    </w:p>
    <w:p w14:paraId="7E37C4FF" w14:textId="77777777" w:rsidR="00F50917" w:rsidRPr="00F50917" w:rsidRDefault="00F50917" w:rsidP="00F50917">
      <w:r w:rsidRPr="00F50917">
        <w:t xml:space="preserve">Es un </w:t>
      </w:r>
      <w:proofErr w:type="spellStart"/>
      <w:r w:rsidRPr="00F50917">
        <w:t>prompt</w:t>
      </w:r>
      <w:proofErr w:type="spellEnd"/>
      <w:r w:rsidRPr="00F50917">
        <w:t xml:space="preserve"> </w:t>
      </w:r>
      <w:r w:rsidRPr="00F50917">
        <w:rPr>
          <w:b/>
          <w:bCs/>
        </w:rPr>
        <w:t>que cambia dinámicamente según lo que escribe el usuario</w:t>
      </w:r>
      <w:r w:rsidRPr="00F50917">
        <w:t xml:space="preserve">. En vez de meter todas las reglas posibles en un </w:t>
      </w:r>
      <w:proofErr w:type="spellStart"/>
      <w:r w:rsidRPr="00F50917">
        <w:t>system</w:t>
      </w:r>
      <w:proofErr w:type="spellEnd"/>
      <w:r w:rsidRPr="00F50917">
        <w:t xml:space="preserve"> </w:t>
      </w:r>
      <w:proofErr w:type="spellStart"/>
      <w:r w:rsidRPr="00F50917">
        <w:t>message</w:t>
      </w:r>
      <w:proofErr w:type="spellEnd"/>
      <w:r w:rsidRPr="00F50917">
        <w:t xml:space="preserve"> gigante desde el principio, puedes detectar palabras clave en el mensaje y agregar instrucciones específicas solo cuando hacen falta.</w:t>
      </w:r>
    </w:p>
    <w:p w14:paraId="4772F6A3" w14:textId="77777777" w:rsidR="00F50917" w:rsidRPr="00F50917" w:rsidRDefault="00F50917" w:rsidP="00F50917">
      <w:pPr>
        <w:rPr>
          <w:sz w:val="24"/>
          <w:szCs w:val="28"/>
        </w:rPr>
      </w:pPr>
      <w:r w:rsidRPr="00F50917">
        <w:rPr>
          <w:b/>
          <w:bCs/>
          <w:sz w:val="24"/>
          <w:szCs w:val="28"/>
        </w:rPr>
        <w:t>Ejemplo con otra palabra clave (inventado, mismo patrón):</w:t>
      </w:r>
    </w:p>
    <w:p w14:paraId="0DA8C2C3" w14:textId="44AFAEF8" w:rsidR="00F50917" w:rsidRPr="00EE55AB" w:rsidRDefault="00BA72EE" w:rsidP="00EE55AB">
      <w:pPr>
        <w:pBdr>
          <w:bottom w:val="single" w:sz="6" w:space="1" w:color="auto"/>
        </w:pBdr>
      </w:pPr>
      <w:r w:rsidRPr="00BA72EE">
        <w:rPr>
          <w:noProof/>
        </w:rPr>
        <w:drawing>
          <wp:inline distT="0" distB="0" distL="0" distR="0" wp14:anchorId="22D8483F" wp14:editId="46F0FBE0">
            <wp:extent cx="5886450" cy="385344"/>
            <wp:effectExtent l="38100" t="38100" r="38100" b="34290"/>
            <wp:docPr id="593443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43251" name=""/>
                    <pic:cNvPicPr/>
                  </pic:nvPicPr>
                  <pic:blipFill>
                    <a:blip r:embed="rId802"/>
                    <a:stretch>
                      <a:fillRect/>
                    </a:stretch>
                  </pic:blipFill>
                  <pic:spPr>
                    <a:xfrm>
                      <a:off x="0" y="0"/>
                      <a:ext cx="5904990" cy="386558"/>
                    </a:xfrm>
                    <a:prstGeom prst="rect">
                      <a:avLst/>
                    </a:prstGeom>
                    <a:ln w="28575">
                      <a:solidFill>
                        <a:srgbClr val="EE0000"/>
                      </a:solidFill>
                    </a:ln>
                  </pic:spPr>
                </pic:pic>
              </a:graphicData>
            </a:graphic>
          </wp:inline>
        </w:drawing>
      </w:r>
    </w:p>
    <w:p w14:paraId="769839C5" w14:textId="77777777" w:rsidR="002259D0" w:rsidRPr="002259D0" w:rsidRDefault="002259D0" w:rsidP="002259D0">
      <w:pPr>
        <w:rPr>
          <w:b/>
          <w:bCs/>
          <w:sz w:val="24"/>
          <w:szCs w:val="28"/>
        </w:rPr>
      </w:pPr>
      <w:r w:rsidRPr="002259D0">
        <w:rPr>
          <w:b/>
          <w:bCs/>
          <w:sz w:val="24"/>
          <w:szCs w:val="28"/>
          <w:highlight w:val="yellow"/>
        </w:rPr>
        <w:t>13. Relevancia de negocio (lo que dice el notebook)</w:t>
      </w:r>
    </w:p>
    <w:p w14:paraId="60F345DF" w14:textId="29D9822A" w:rsidR="002259D0" w:rsidRPr="008F266D" w:rsidRDefault="002259D0" w:rsidP="00392C68">
      <w:r w:rsidRPr="002259D0">
        <w:rPr>
          <w:noProof/>
        </w:rPr>
        <w:drawing>
          <wp:inline distT="0" distB="0" distL="0" distR="0" wp14:anchorId="186350DD" wp14:editId="4765305A">
            <wp:extent cx="5810250" cy="2752581"/>
            <wp:effectExtent l="38100" t="38100" r="38100" b="29210"/>
            <wp:docPr id="1399737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37509" name=""/>
                    <pic:cNvPicPr/>
                  </pic:nvPicPr>
                  <pic:blipFill>
                    <a:blip r:embed="rId803"/>
                    <a:stretch>
                      <a:fillRect/>
                    </a:stretch>
                  </pic:blipFill>
                  <pic:spPr>
                    <a:xfrm>
                      <a:off x="0" y="0"/>
                      <a:ext cx="5813343" cy="2754046"/>
                    </a:xfrm>
                    <a:prstGeom prst="rect">
                      <a:avLst/>
                    </a:prstGeom>
                    <a:ln w="28575">
                      <a:solidFill>
                        <a:srgbClr val="EE0000"/>
                      </a:solidFill>
                    </a:ln>
                  </pic:spPr>
                </pic:pic>
              </a:graphicData>
            </a:graphic>
          </wp:inline>
        </w:drawing>
      </w:r>
    </w:p>
    <w:p w14:paraId="3E59A248" w14:textId="77777777" w:rsidR="00465F0B" w:rsidRDefault="00465F0B" w:rsidP="00D77543">
      <w:pPr>
        <w:spacing w:before="100" w:beforeAutospacing="1" w:after="100" w:afterAutospacing="1" w:line="240" w:lineRule="auto"/>
        <w:rPr>
          <w:rFonts w:eastAsia="Times New Roman" w:cs="Arial"/>
          <w:b/>
          <w:bCs/>
          <w:kern w:val="0"/>
          <w:szCs w:val="22"/>
          <w:lang w:eastAsia="es-CL"/>
          <w14:ligatures w14:val="none"/>
        </w:rPr>
      </w:pPr>
    </w:p>
    <w:p w14:paraId="53D7334B" w14:textId="77777777" w:rsidR="0060325A" w:rsidRDefault="0060325A" w:rsidP="00D77543">
      <w:pPr>
        <w:spacing w:before="100" w:beforeAutospacing="1" w:after="100" w:afterAutospacing="1" w:line="240" w:lineRule="auto"/>
        <w:rPr>
          <w:rFonts w:eastAsia="Times New Roman" w:cs="Arial"/>
          <w:b/>
          <w:bCs/>
          <w:kern w:val="0"/>
          <w:szCs w:val="22"/>
          <w:lang w:eastAsia="es-CL"/>
          <w14:ligatures w14:val="none"/>
        </w:rPr>
      </w:pPr>
    </w:p>
    <w:p w14:paraId="4BEBF4B8" w14:textId="77777777" w:rsidR="0060325A" w:rsidRDefault="0060325A" w:rsidP="00D77543">
      <w:pPr>
        <w:spacing w:before="100" w:beforeAutospacing="1" w:after="100" w:afterAutospacing="1" w:line="240" w:lineRule="auto"/>
        <w:rPr>
          <w:rFonts w:eastAsia="Times New Roman" w:cs="Arial"/>
          <w:b/>
          <w:bCs/>
          <w:kern w:val="0"/>
          <w:szCs w:val="22"/>
          <w:lang w:eastAsia="es-CL"/>
          <w14:ligatures w14:val="none"/>
        </w:rPr>
      </w:pPr>
    </w:p>
    <w:p w14:paraId="543C52A3" w14:textId="77777777" w:rsidR="0060325A" w:rsidRDefault="0060325A" w:rsidP="00D77543">
      <w:pPr>
        <w:spacing w:before="100" w:beforeAutospacing="1" w:after="100" w:afterAutospacing="1" w:line="240" w:lineRule="auto"/>
        <w:rPr>
          <w:rFonts w:eastAsia="Times New Roman" w:cs="Arial"/>
          <w:b/>
          <w:bCs/>
          <w:kern w:val="0"/>
          <w:szCs w:val="22"/>
          <w:lang w:eastAsia="es-CL"/>
          <w14:ligatures w14:val="none"/>
        </w:rPr>
      </w:pPr>
    </w:p>
    <w:p w14:paraId="5A7752D8" w14:textId="77777777" w:rsidR="0060325A" w:rsidRDefault="0060325A" w:rsidP="00D77543">
      <w:pPr>
        <w:spacing w:before="100" w:beforeAutospacing="1" w:after="100" w:afterAutospacing="1" w:line="240" w:lineRule="auto"/>
        <w:rPr>
          <w:rFonts w:eastAsia="Times New Roman" w:cs="Arial"/>
          <w:b/>
          <w:bCs/>
          <w:kern w:val="0"/>
          <w:szCs w:val="22"/>
          <w:lang w:eastAsia="es-CL"/>
          <w14:ligatures w14:val="none"/>
        </w:rPr>
      </w:pPr>
    </w:p>
    <w:p w14:paraId="7D856893" w14:textId="77777777" w:rsidR="0060325A" w:rsidRDefault="0060325A" w:rsidP="00D77543">
      <w:pPr>
        <w:spacing w:before="100" w:beforeAutospacing="1" w:after="100" w:afterAutospacing="1" w:line="240" w:lineRule="auto"/>
        <w:rPr>
          <w:rFonts w:eastAsia="Times New Roman" w:cs="Arial"/>
          <w:b/>
          <w:bCs/>
          <w:kern w:val="0"/>
          <w:szCs w:val="22"/>
          <w:lang w:eastAsia="es-CL"/>
          <w14:ligatures w14:val="none"/>
        </w:rPr>
      </w:pPr>
    </w:p>
    <w:p w14:paraId="75BA3770" w14:textId="03F9A57C" w:rsidR="003568BB" w:rsidRDefault="0060325A" w:rsidP="0024284F">
      <w:pPr>
        <w:pStyle w:val="Ttulo2"/>
        <w:rPr>
          <w:rFonts w:ascii="Arial" w:hAnsi="Arial" w:cs="Arial"/>
          <w:b/>
          <w:bCs/>
          <w:sz w:val="24"/>
          <w:szCs w:val="24"/>
          <w:highlight w:val="yellow"/>
        </w:rPr>
      </w:pPr>
      <w:bookmarkStart w:id="159" w:name="_Toc243791248"/>
      <w:r w:rsidRPr="006A430F">
        <w:rPr>
          <w:rFonts w:ascii="Arial" w:hAnsi="Arial" w:cs="Arial"/>
          <w:b/>
          <w:bCs/>
          <w:sz w:val="24"/>
          <w:szCs w:val="24"/>
          <w:highlight w:val="yellow"/>
        </w:rPr>
        <w:lastRenderedPageBreak/>
        <w:t>2.</w:t>
      </w:r>
      <w:r w:rsidR="00920242">
        <w:rPr>
          <w:rFonts w:ascii="Arial" w:hAnsi="Arial" w:cs="Arial"/>
          <w:b/>
          <w:bCs/>
          <w:sz w:val="24"/>
          <w:szCs w:val="24"/>
          <w:highlight w:val="yellow"/>
        </w:rPr>
        <w:t>10</w:t>
      </w:r>
      <w:r>
        <w:rPr>
          <w:rFonts w:ascii="Arial" w:hAnsi="Arial" w:cs="Arial"/>
          <w:b/>
          <w:bCs/>
          <w:sz w:val="24"/>
          <w:szCs w:val="24"/>
          <w:highlight w:val="yellow"/>
        </w:rPr>
        <w:t xml:space="preserve">. Dia </w:t>
      </w:r>
      <w:r w:rsidR="00920242">
        <w:rPr>
          <w:rFonts w:ascii="Arial" w:hAnsi="Arial" w:cs="Arial"/>
          <w:b/>
          <w:bCs/>
          <w:sz w:val="24"/>
          <w:szCs w:val="24"/>
          <w:highlight w:val="yellow"/>
        </w:rPr>
        <w:t>4</w:t>
      </w:r>
      <w:r>
        <w:rPr>
          <w:rFonts w:ascii="Arial" w:hAnsi="Arial" w:cs="Arial"/>
          <w:b/>
          <w:bCs/>
          <w:sz w:val="24"/>
          <w:szCs w:val="24"/>
          <w:highlight w:val="yellow"/>
        </w:rPr>
        <w:t xml:space="preserve">: </w:t>
      </w:r>
      <w:r w:rsidR="00230A67">
        <w:rPr>
          <w:rFonts w:ascii="Arial" w:hAnsi="Arial" w:cs="Arial"/>
          <w:b/>
          <w:bCs/>
          <w:sz w:val="24"/>
          <w:szCs w:val="24"/>
          <w:highlight w:val="yellow"/>
        </w:rPr>
        <w:t>Herramientas</w:t>
      </w:r>
      <w:r w:rsidR="007314E0">
        <w:rPr>
          <w:rFonts w:ascii="Arial" w:hAnsi="Arial" w:cs="Arial"/>
          <w:b/>
          <w:bCs/>
          <w:sz w:val="24"/>
          <w:szCs w:val="24"/>
          <w:highlight w:val="yellow"/>
        </w:rPr>
        <w:t xml:space="preserve"> en los LLM: explicación en orden ascendente</w:t>
      </w:r>
      <w:bookmarkEnd w:id="159"/>
    </w:p>
    <w:p w14:paraId="3573A2FC" w14:textId="77777777" w:rsidR="00230A67" w:rsidRDefault="00230A67" w:rsidP="00230A67">
      <w:pPr>
        <w:rPr>
          <w:b/>
          <w:bCs/>
          <w:sz w:val="24"/>
          <w:szCs w:val="28"/>
          <w:highlight w:val="yellow"/>
        </w:rPr>
      </w:pPr>
      <w:r w:rsidRPr="00230A67">
        <w:rPr>
          <w:b/>
          <w:bCs/>
          <w:sz w:val="24"/>
          <w:szCs w:val="28"/>
          <w:highlight w:val="yellow"/>
        </w:rPr>
        <w:t>Orden de lectura</w:t>
      </w:r>
    </w:p>
    <w:tbl>
      <w:tblPr>
        <w:tblStyle w:val="Tablaconcuadrcula4-nfasis4"/>
        <w:tblW w:w="0" w:type="auto"/>
        <w:tblLook w:val="04A0" w:firstRow="1" w:lastRow="0" w:firstColumn="1" w:lastColumn="0" w:noHBand="0" w:noVBand="1"/>
      </w:tblPr>
      <w:tblGrid>
        <w:gridCol w:w="1397"/>
        <w:gridCol w:w="2567"/>
        <w:gridCol w:w="6826"/>
      </w:tblGrid>
      <w:tr w:rsidR="00BA7EDB" w14:paraId="3376B508" w14:textId="77777777" w:rsidTr="00B93E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Pr>
          <w:p w14:paraId="732E701A" w14:textId="01886598" w:rsidR="00BA7EDB" w:rsidRPr="00B93EEA" w:rsidRDefault="00BA7EDB" w:rsidP="00230A67">
            <w:pPr>
              <w:rPr>
                <w:b w:val="0"/>
                <w:bCs w:val="0"/>
                <w:szCs w:val="22"/>
              </w:rPr>
            </w:pPr>
            <w:r w:rsidRPr="00B93EEA">
              <w:rPr>
                <w:b w:val="0"/>
                <w:bCs w:val="0"/>
                <w:szCs w:val="22"/>
              </w:rPr>
              <w:t>Orden</w:t>
            </w:r>
          </w:p>
        </w:tc>
        <w:tc>
          <w:tcPr>
            <w:tcW w:w="2567" w:type="dxa"/>
          </w:tcPr>
          <w:p w14:paraId="578F84A3" w14:textId="5EBFECA3" w:rsidR="00BA7EDB" w:rsidRPr="00B93EEA" w:rsidRDefault="00BA7EDB" w:rsidP="00230A67">
            <w:pPr>
              <w:cnfStyle w:val="100000000000" w:firstRow="1" w:lastRow="0" w:firstColumn="0" w:lastColumn="0" w:oddVBand="0" w:evenVBand="0" w:oddHBand="0" w:evenHBand="0" w:firstRowFirstColumn="0" w:firstRowLastColumn="0" w:lastRowFirstColumn="0" w:lastRowLastColumn="0"/>
              <w:rPr>
                <w:b w:val="0"/>
                <w:bCs w:val="0"/>
                <w:szCs w:val="22"/>
              </w:rPr>
            </w:pPr>
            <w:r w:rsidRPr="00B93EEA">
              <w:rPr>
                <w:b w:val="0"/>
                <w:bCs w:val="0"/>
                <w:szCs w:val="22"/>
              </w:rPr>
              <w:t>Material</w:t>
            </w:r>
          </w:p>
        </w:tc>
        <w:tc>
          <w:tcPr>
            <w:tcW w:w="6826" w:type="dxa"/>
          </w:tcPr>
          <w:p w14:paraId="37E05056" w14:textId="26C2C143" w:rsidR="00BA7EDB" w:rsidRPr="00B93EEA" w:rsidRDefault="00BA7EDB" w:rsidP="00230A67">
            <w:pPr>
              <w:cnfStyle w:val="100000000000" w:firstRow="1" w:lastRow="0" w:firstColumn="0" w:lastColumn="0" w:oddVBand="0" w:evenVBand="0" w:oddHBand="0" w:evenHBand="0" w:firstRowFirstColumn="0" w:firstRowLastColumn="0" w:lastRowFirstColumn="0" w:lastRowLastColumn="0"/>
              <w:rPr>
                <w:b w:val="0"/>
                <w:bCs w:val="0"/>
                <w:szCs w:val="22"/>
                <w:highlight w:val="yellow"/>
              </w:rPr>
            </w:pPr>
            <w:r w:rsidRPr="00B93EEA">
              <w:rPr>
                <w:b w:val="0"/>
                <w:bCs w:val="0"/>
                <w:szCs w:val="22"/>
              </w:rPr>
              <w:t>Contenido</w:t>
            </w:r>
          </w:p>
        </w:tc>
      </w:tr>
      <w:tr w:rsidR="00BA7EDB" w14:paraId="46472265" w14:textId="77777777" w:rsidTr="00B93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Pr>
          <w:p w14:paraId="6C0BB9D0" w14:textId="7424089A" w:rsidR="00BA7EDB" w:rsidRPr="00B93EEA" w:rsidRDefault="00BA7EDB" w:rsidP="00230A67">
            <w:pPr>
              <w:rPr>
                <w:b w:val="0"/>
                <w:bCs w:val="0"/>
                <w:szCs w:val="22"/>
              </w:rPr>
            </w:pPr>
            <w:r w:rsidRPr="00B93EEA">
              <w:rPr>
                <w:b w:val="0"/>
                <w:bCs w:val="0"/>
                <w:szCs w:val="22"/>
              </w:rPr>
              <w:t>1</w:t>
            </w:r>
          </w:p>
        </w:tc>
        <w:tc>
          <w:tcPr>
            <w:tcW w:w="2567" w:type="dxa"/>
          </w:tcPr>
          <w:p w14:paraId="18E44C76" w14:textId="3AA95DEB" w:rsidR="00BA7EDB" w:rsidRPr="00B93EEA" w:rsidRDefault="00BA7EDB" w:rsidP="00230A67">
            <w:pPr>
              <w:cnfStyle w:val="000000100000" w:firstRow="0" w:lastRow="0" w:firstColumn="0" w:lastColumn="0" w:oddVBand="0" w:evenVBand="0" w:oddHBand="1" w:evenHBand="0" w:firstRowFirstColumn="0" w:firstRowLastColumn="0" w:lastRowFirstColumn="0" w:lastRowLastColumn="0"/>
              <w:rPr>
                <w:szCs w:val="22"/>
              </w:rPr>
            </w:pPr>
            <w:r w:rsidRPr="00B93EEA">
              <w:rPr>
                <w:szCs w:val="22"/>
              </w:rPr>
              <w:t>Video 1</w:t>
            </w:r>
          </w:p>
        </w:tc>
        <w:tc>
          <w:tcPr>
            <w:tcW w:w="6826" w:type="dxa"/>
          </w:tcPr>
          <w:p w14:paraId="095613ED" w14:textId="478D3A73" w:rsidR="00BA7EDB" w:rsidRPr="00B93EEA" w:rsidRDefault="00B23FCE" w:rsidP="00230A67">
            <w:pPr>
              <w:cnfStyle w:val="000000100000" w:firstRow="0" w:lastRow="0" w:firstColumn="0" w:lastColumn="0" w:oddVBand="0" w:evenVBand="0" w:oddHBand="1" w:evenHBand="0" w:firstRowFirstColumn="0" w:firstRowLastColumn="0" w:lastRowFirstColumn="0" w:lastRowLastColumn="0"/>
              <w:rPr>
                <w:b/>
                <w:bCs/>
                <w:szCs w:val="22"/>
                <w:highlight w:val="yellow"/>
              </w:rPr>
            </w:pPr>
            <w:r w:rsidRPr="00B93EEA">
              <w:rPr>
                <w:szCs w:val="22"/>
              </w:rPr>
              <w:t>Panorama de la clase y primera imagen</w:t>
            </w:r>
          </w:p>
        </w:tc>
      </w:tr>
      <w:tr w:rsidR="00BA7EDB" w14:paraId="539C5187" w14:textId="77777777" w:rsidTr="00B93EEA">
        <w:tc>
          <w:tcPr>
            <w:cnfStyle w:val="001000000000" w:firstRow="0" w:lastRow="0" w:firstColumn="1" w:lastColumn="0" w:oddVBand="0" w:evenVBand="0" w:oddHBand="0" w:evenHBand="0" w:firstRowFirstColumn="0" w:firstRowLastColumn="0" w:lastRowFirstColumn="0" w:lastRowLastColumn="0"/>
            <w:tcW w:w="1397" w:type="dxa"/>
          </w:tcPr>
          <w:p w14:paraId="31FF587B" w14:textId="2D961596" w:rsidR="00BA7EDB" w:rsidRPr="00B93EEA" w:rsidRDefault="00BA7EDB" w:rsidP="00230A67">
            <w:pPr>
              <w:rPr>
                <w:b w:val="0"/>
                <w:bCs w:val="0"/>
                <w:szCs w:val="22"/>
              </w:rPr>
            </w:pPr>
            <w:r w:rsidRPr="00B93EEA">
              <w:rPr>
                <w:b w:val="0"/>
                <w:bCs w:val="0"/>
                <w:szCs w:val="22"/>
              </w:rPr>
              <w:t>2</w:t>
            </w:r>
          </w:p>
        </w:tc>
        <w:tc>
          <w:tcPr>
            <w:tcW w:w="2567" w:type="dxa"/>
          </w:tcPr>
          <w:p w14:paraId="2BF22DB8" w14:textId="09261512" w:rsidR="00BA7EDB" w:rsidRPr="00B93EEA" w:rsidRDefault="00BA7EDB" w:rsidP="00230A67">
            <w:pPr>
              <w:cnfStyle w:val="000000000000" w:firstRow="0" w:lastRow="0" w:firstColumn="0" w:lastColumn="0" w:oddVBand="0" w:evenVBand="0" w:oddHBand="0" w:evenHBand="0" w:firstRowFirstColumn="0" w:firstRowLastColumn="0" w:lastRowFirstColumn="0" w:lastRowLastColumn="0"/>
              <w:rPr>
                <w:szCs w:val="22"/>
              </w:rPr>
            </w:pPr>
            <w:r w:rsidRPr="00B93EEA">
              <w:rPr>
                <w:szCs w:val="22"/>
              </w:rPr>
              <w:t>Video 2</w:t>
            </w:r>
          </w:p>
        </w:tc>
        <w:tc>
          <w:tcPr>
            <w:tcW w:w="6826" w:type="dxa"/>
          </w:tcPr>
          <w:p w14:paraId="04D0A6D1" w14:textId="602C3C95" w:rsidR="00BA7EDB" w:rsidRPr="00B93EEA" w:rsidRDefault="00B23FCE" w:rsidP="00230A67">
            <w:pPr>
              <w:cnfStyle w:val="000000000000" w:firstRow="0" w:lastRow="0" w:firstColumn="0" w:lastColumn="0" w:oddVBand="0" w:evenVBand="0" w:oddHBand="0" w:evenHBand="0" w:firstRowFirstColumn="0" w:firstRowLastColumn="0" w:lastRowFirstColumn="0" w:lastRowLastColumn="0"/>
              <w:rPr>
                <w:szCs w:val="22"/>
                <w:highlight w:val="yellow"/>
              </w:rPr>
            </w:pPr>
            <w:r w:rsidRPr="00B93EEA">
              <w:rPr>
                <w:szCs w:val="22"/>
              </w:rPr>
              <w:t>Funcionamiento de las herramientas</w:t>
            </w:r>
          </w:p>
        </w:tc>
      </w:tr>
      <w:tr w:rsidR="00BA7EDB" w14:paraId="6B2DCE8F" w14:textId="77777777" w:rsidTr="00B93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Pr>
          <w:p w14:paraId="2EF08B53" w14:textId="1502FB08" w:rsidR="00BA7EDB" w:rsidRPr="00B93EEA" w:rsidRDefault="00BA7EDB" w:rsidP="00230A67">
            <w:pPr>
              <w:rPr>
                <w:b w:val="0"/>
                <w:bCs w:val="0"/>
                <w:szCs w:val="22"/>
              </w:rPr>
            </w:pPr>
            <w:r w:rsidRPr="00B93EEA">
              <w:rPr>
                <w:b w:val="0"/>
                <w:bCs w:val="0"/>
                <w:szCs w:val="22"/>
              </w:rPr>
              <w:t>3</w:t>
            </w:r>
          </w:p>
        </w:tc>
        <w:tc>
          <w:tcPr>
            <w:tcW w:w="2567" w:type="dxa"/>
          </w:tcPr>
          <w:p w14:paraId="5D1DBC7A" w14:textId="22C435EF" w:rsidR="00BA7EDB" w:rsidRPr="00B93EEA" w:rsidRDefault="00B23FCE" w:rsidP="00230A67">
            <w:pPr>
              <w:cnfStyle w:val="000000100000" w:firstRow="0" w:lastRow="0" w:firstColumn="0" w:lastColumn="0" w:oddVBand="0" w:evenVBand="0" w:oddHBand="1" w:evenHBand="0" w:firstRowFirstColumn="0" w:firstRowLastColumn="0" w:lastRowFirstColumn="0" w:lastRowLastColumn="0"/>
              <w:rPr>
                <w:szCs w:val="22"/>
              </w:rPr>
            </w:pPr>
            <w:r w:rsidRPr="00B93EEA">
              <w:rPr>
                <w:szCs w:val="22"/>
              </w:rPr>
              <w:t>Video 3</w:t>
            </w:r>
          </w:p>
        </w:tc>
        <w:tc>
          <w:tcPr>
            <w:tcW w:w="6826" w:type="dxa"/>
          </w:tcPr>
          <w:p w14:paraId="58D47F8B" w14:textId="0DE09C11" w:rsidR="00BA7EDB" w:rsidRPr="00B93EEA" w:rsidRDefault="00EB3799" w:rsidP="00230A67">
            <w:pPr>
              <w:cnfStyle w:val="000000100000" w:firstRow="0" w:lastRow="0" w:firstColumn="0" w:lastColumn="0" w:oddVBand="0" w:evenVBand="0" w:oddHBand="1" w:evenHBand="0" w:firstRowFirstColumn="0" w:firstRowLastColumn="0" w:lastRowFirstColumn="0" w:lastRowLastColumn="0"/>
              <w:rPr>
                <w:szCs w:val="22"/>
              </w:rPr>
            </w:pPr>
            <w:proofErr w:type="gramStart"/>
            <w:r w:rsidRPr="00B93EEA">
              <w:rPr>
                <w:szCs w:val="22"/>
              </w:rPr>
              <w:t>Uso típicos</w:t>
            </w:r>
            <w:proofErr w:type="gramEnd"/>
            <w:r w:rsidRPr="00B93EEA">
              <w:rPr>
                <w:szCs w:val="22"/>
              </w:rPr>
              <w:t xml:space="preserve"> e IA agentica</w:t>
            </w:r>
          </w:p>
        </w:tc>
      </w:tr>
      <w:tr w:rsidR="00EB3799" w14:paraId="7E1E29F1" w14:textId="77777777" w:rsidTr="00B93EEA">
        <w:tc>
          <w:tcPr>
            <w:cnfStyle w:val="001000000000" w:firstRow="0" w:lastRow="0" w:firstColumn="1" w:lastColumn="0" w:oddVBand="0" w:evenVBand="0" w:oddHBand="0" w:evenHBand="0" w:firstRowFirstColumn="0" w:firstRowLastColumn="0" w:lastRowFirstColumn="0" w:lastRowLastColumn="0"/>
            <w:tcW w:w="1397" w:type="dxa"/>
          </w:tcPr>
          <w:p w14:paraId="4D0096BF" w14:textId="663C09F2" w:rsidR="00EB3799" w:rsidRPr="00B93EEA" w:rsidRDefault="00EB3799" w:rsidP="00230A67">
            <w:pPr>
              <w:rPr>
                <w:szCs w:val="22"/>
              </w:rPr>
            </w:pPr>
            <w:r w:rsidRPr="00B93EEA">
              <w:rPr>
                <w:szCs w:val="22"/>
              </w:rPr>
              <w:t>4</w:t>
            </w:r>
          </w:p>
        </w:tc>
        <w:tc>
          <w:tcPr>
            <w:tcW w:w="2567" w:type="dxa"/>
          </w:tcPr>
          <w:p w14:paraId="2AA3FAF9" w14:textId="7C4C2628" w:rsidR="00EB3799" w:rsidRPr="00B93EEA" w:rsidRDefault="00EB3799" w:rsidP="00230A67">
            <w:pPr>
              <w:cnfStyle w:val="000000000000" w:firstRow="0" w:lastRow="0" w:firstColumn="0" w:lastColumn="0" w:oddVBand="0" w:evenVBand="0" w:oddHBand="0" w:evenHBand="0" w:firstRowFirstColumn="0" w:firstRowLastColumn="0" w:lastRowFirstColumn="0" w:lastRowLastColumn="0"/>
              <w:rPr>
                <w:szCs w:val="22"/>
              </w:rPr>
            </w:pPr>
            <w:r w:rsidRPr="00B93EEA">
              <w:rPr>
                <w:szCs w:val="22"/>
              </w:rPr>
              <w:t>Video 4</w:t>
            </w:r>
          </w:p>
        </w:tc>
        <w:tc>
          <w:tcPr>
            <w:tcW w:w="6826" w:type="dxa"/>
          </w:tcPr>
          <w:p w14:paraId="6FDFF746" w14:textId="2A403526" w:rsidR="00EB3799" w:rsidRPr="00B93EEA" w:rsidRDefault="00B93EEA" w:rsidP="00230A67">
            <w:pPr>
              <w:cnfStyle w:val="000000000000" w:firstRow="0" w:lastRow="0" w:firstColumn="0" w:lastColumn="0" w:oddVBand="0" w:evenVBand="0" w:oddHBand="0" w:evenHBand="0" w:firstRowFirstColumn="0" w:firstRowLastColumn="0" w:lastRowFirstColumn="0" w:lastRowLastColumn="0"/>
              <w:rPr>
                <w:szCs w:val="22"/>
              </w:rPr>
            </w:pPr>
            <w:r w:rsidRPr="00B93EEA">
              <w:rPr>
                <w:szCs w:val="22"/>
              </w:rPr>
              <w:t>Construcción</w:t>
            </w:r>
            <w:r w:rsidR="003E473C" w:rsidRPr="00B93EEA">
              <w:rPr>
                <w:szCs w:val="22"/>
              </w:rPr>
              <w:t xml:space="preserve"> inicial de </w:t>
            </w:r>
            <w:proofErr w:type="spellStart"/>
            <w:r w:rsidR="003E473C" w:rsidRPr="00B93EEA">
              <w:rPr>
                <w:szCs w:val="22"/>
              </w:rPr>
              <w:t>FlightAI</w:t>
            </w:r>
            <w:proofErr w:type="spellEnd"/>
            <w:r w:rsidR="003E473C" w:rsidRPr="00B93EEA">
              <w:rPr>
                <w:szCs w:val="22"/>
              </w:rPr>
              <w:t>: celdas 1-11</w:t>
            </w:r>
          </w:p>
        </w:tc>
      </w:tr>
      <w:tr w:rsidR="003E473C" w14:paraId="76980ABA" w14:textId="77777777" w:rsidTr="00B93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Pr>
          <w:p w14:paraId="42E0B3E8" w14:textId="41E08585" w:rsidR="003E473C" w:rsidRPr="00B93EEA" w:rsidRDefault="003E473C" w:rsidP="00230A67">
            <w:pPr>
              <w:rPr>
                <w:szCs w:val="22"/>
              </w:rPr>
            </w:pPr>
            <w:r w:rsidRPr="00B93EEA">
              <w:rPr>
                <w:szCs w:val="22"/>
              </w:rPr>
              <w:t>5</w:t>
            </w:r>
          </w:p>
        </w:tc>
        <w:tc>
          <w:tcPr>
            <w:tcW w:w="2567" w:type="dxa"/>
          </w:tcPr>
          <w:p w14:paraId="4162A831" w14:textId="64FA54CA" w:rsidR="003E473C" w:rsidRPr="00B93EEA" w:rsidRDefault="003E473C" w:rsidP="00230A67">
            <w:pPr>
              <w:cnfStyle w:val="000000100000" w:firstRow="0" w:lastRow="0" w:firstColumn="0" w:lastColumn="0" w:oddVBand="0" w:evenVBand="0" w:oddHBand="1" w:evenHBand="0" w:firstRowFirstColumn="0" w:firstRowLastColumn="0" w:lastRowFirstColumn="0" w:lastRowLastColumn="0"/>
              <w:rPr>
                <w:szCs w:val="22"/>
              </w:rPr>
            </w:pPr>
            <w:r w:rsidRPr="00B93EEA">
              <w:rPr>
                <w:szCs w:val="22"/>
              </w:rPr>
              <w:t>Video 5</w:t>
            </w:r>
          </w:p>
        </w:tc>
        <w:tc>
          <w:tcPr>
            <w:tcW w:w="6826" w:type="dxa"/>
          </w:tcPr>
          <w:p w14:paraId="00DB42A3" w14:textId="46907B6F" w:rsidR="003E473C" w:rsidRPr="00B93EEA" w:rsidRDefault="00B93EEA" w:rsidP="00230A67">
            <w:pPr>
              <w:cnfStyle w:val="000000100000" w:firstRow="0" w:lastRow="0" w:firstColumn="0" w:lastColumn="0" w:oddVBand="0" w:evenVBand="0" w:oddHBand="1" w:evenHBand="0" w:firstRowFirstColumn="0" w:firstRowLastColumn="0" w:lastRowFirstColumn="0" w:lastRowLastColumn="0"/>
              <w:rPr>
                <w:szCs w:val="22"/>
              </w:rPr>
            </w:pPr>
            <w:r w:rsidRPr="00B93EEA">
              <w:rPr>
                <w:szCs w:val="22"/>
              </w:rPr>
              <w:t>Demostración</w:t>
            </w:r>
            <w:r w:rsidR="003E473C" w:rsidRPr="00B93EEA">
              <w:rPr>
                <w:szCs w:val="22"/>
              </w:rPr>
              <w:t>, llamadas múltiples y bucle: celdas 12-16</w:t>
            </w:r>
          </w:p>
        </w:tc>
      </w:tr>
      <w:tr w:rsidR="003E473C" w14:paraId="76583FD7" w14:textId="77777777" w:rsidTr="00B93EEA">
        <w:tc>
          <w:tcPr>
            <w:cnfStyle w:val="001000000000" w:firstRow="0" w:lastRow="0" w:firstColumn="1" w:lastColumn="0" w:oddVBand="0" w:evenVBand="0" w:oddHBand="0" w:evenHBand="0" w:firstRowFirstColumn="0" w:firstRowLastColumn="0" w:lastRowFirstColumn="0" w:lastRowLastColumn="0"/>
            <w:tcW w:w="1397" w:type="dxa"/>
          </w:tcPr>
          <w:p w14:paraId="53276D3E" w14:textId="0F707A7E" w:rsidR="003E473C" w:rsidRPr="00B93EEA" w:rsidRDefault="00B93EEA" w:rsidP="00230A67">
            <w:pPr>
              <w:rPr>
                <w:b w:val="0"/>
                <w:bCs w:val="0"/>
                <w:szCs w:val="22"/>
              </w:rPr>
            </w:pPr>
            <w:r w:rsidRPr="00B93EEA">
              <w:rPr>
                <w:b w:val="0"/>
                <w:bCs w:val="0"/>
                <w:szCs w:val="22"/>
              </w:rPr>
              <w:t>6</w:t>
            </w:r>
          </w:p>
        </w:tc>
        <w:tc>
          <w:tcPr>
            <w:tcW w:w="2567" w:type="dxa"/>
          </w:tcPr>
          <w:p w14:paraId="2A96B68C" w14:textId="4338F30C" w:rsidR="003E473C" w:rsidRPr="00B93EEA" w:rsidRDefault="00B93EEA" w:rsidP="00230A67">
            <w:pPr>
              <w:cnfStyle w:val="000000000000" w:firstRow="0" w:lastRow="0" w:firstColumn="0" w:lastColumn="0" w:oddVBand="0" w:evenVBand="0" w:oddHBand="0" w:evenHBand="0" w:firstRowFirstColumn="0" w:firstRowLastColumn="0" w:lastRowFirstColumn="0" w:lastRowLastColumn="0"/>
              <w:rPr>
                <w:szCs w:val="22"/>
              </w:rPr>
            </w:pPr>
            <w:r w:rsidRPr="00B93EEA">
              <w:rPr>
                <w:szCs w:val="22"/>
              </w:rPr>
              <w:t>Continuación de SQLite</w:t>
            </w:r>
          </w:p>
        </w:tc>
        <w:tc>
          <w:tcPr>
            <w:tcW w:w="6826" w:type="dxa"/>
          </w:tcPr>
          <w:p w14:paraId="72E5D639" w14:textId="442A6B80" w:rsidR="003E473C" w:rsidRPr="00B93EEA" w:rsidRDefault="00B93EEA" w:rsidP="00230A67">
            <w:pPr>
              <w:cnfStyle w:val="000000000000" w:firstRow="0" w:lastRow="0" w:firstColumn="0" w:lastColumn="0" w:oddVBand="0" w:evenVBand="0" w:oddHBand="0" w:evenHBand="0" w:firstRowFirstColumn="0" w:firstRowLastColumn="0" w:lastRowFirstColumn="0" w:lastRowLastColumn="0"/>
              <w:rPr>
                <w:szCs w:val="22"/>
              </w:rPr>
            </w:pPr>
            <w:r w:rsidRPr="00B93EEA">
              <w:rPr>
                <w:szCs w:val="22"/>
              </w:rPr>
              <w:t>Celdas 17–24, historial, streaming y ejercicios</w:t>
            </w:r>
          </w:p>
        </w:tc>
      </w:tr>
      <w:tr w:rsidR="00B93EEA" w14:paraId="7104A70E" w14:textId="77777777" w:rsidTr="00B93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Pr>
          <w:p w14:paraId="0B56EE85" w14:textId="0E5F913B" w:rsidR="00B93EEA" w:rsidRPr="00B93EEA" w:rsidRDefault="00B93EEA" w:rsidP="00230A67">
            <w:pPr>
              <w:rPr>
                <w:szCs w:val="22"/>
              </w:rPr>
            </w:pPr>
            <w:r>
              <w:rPr>
                <w:szCs w:val="22"/>
              </w:rPr>
              <w:t>Anexo</w:t>
            </w:r>
          </w:p>
        </w:tc>
        <w:tc>
          <w:tcPr>
            <w:tcW w:w="2567" w:type="dxa"/>
          </w:tcPr>
          <w:p w14:paraId="2109189E" w14:textId="626D1D74" w:rsidR="00B93EEA" w:rsidRPr="00B93EEA" w:rsidRDefault="00B93EEA" w:rsidP="00230A67">
            <w:pPr>
              <w:cnfStyle w:val="000000100000" w:firstRow="0" w:lastRow="0" w:firstColumn="0" w:lastColumn="0" w:oddVBand="0" w:evenVBand="0" w:oddHBand="1" w:evenHBand="0" w:firstRowFirstColumn="0" w:firstRowLastColumn="0" w:lastRowFirstColumn="0" w:lastRowLastColumn="0"/>
              <w:rPr>
                <w:szCs w:val="22"/>
              </w:rPr>
            </w:pPr>
            <w:r w:rsidRPr="00B93EEA">
              <w:rPr>
                <w:szCs w:val="22"/>
              </w:rPr>
              <w:t>Notebook Day 3</w:t>
            </w:r>
          </w:p>
        </w:tc>
        <w:tc>
          <w:tcPr>
            <w:tcW w:w="6826" w:type="dxa"/>
          </w:tcPr>
          <w:p w14:paraId="750236FE" w14:textId="004ADE25" w:rsidR="00B93EEA" w:rsidRPr="00B93EEA" w:rsidRDefault="00B93EEA" w:rsidP="00230A67">
            <w:pPr>
              <w:cnfStyle w:val="000000100000" w:firstRow="0" w:lastRow="0" w:firstColumn="0" w:lastColumn="0" w:oddVBand="0" w:evenVBand="0" w:oddHBand="1" w:evenHBand="0" w:firstRowFirstColumn="0" w:firstRowLastColumn="0" w:lastRowFirstColumn="0" w:lastRowLastColumn="0"/>
              <w:rPr>
                <w:szCs w:val="22"/>
              </w:rPr>
            </w:pPr>
            <w:proofErr w:type="spellStart"/>
            <w:r>
              <w:rPr>
                <w:szCs w:val="22"/>
              </w:rPr>
              <w:t>Chatbot</w:t>
            </w:r>
            <w:proofErr w:type="spellEnd"/>
            <w:r>
              <w:rPr>
                <w:szCs w:val="22"/>
              </w:rPr>
              <w:t xml:space="preserve"> previo, </w:t>
            </w:r>
            <w:proofErr w:type="spellStart"/>
            <w:r>
              <w:rPr>
                <w:szCs w:val="22"/>
              </w:rPr>
              <w:t>prompts</w:t>
            </w:r>
            <w:proofErr w:type="spellEnd"/>
            <w:r>
              <w:rPr>
                <w:szCs w:val="22"/>
              </w:rPr>
              <w:t xml:space="preserve"> e interfaz</w:t>
            </w:r>
          </w:p>
        </w:tc>
      </w:tr>
    </w:tbl>
    <w:p w14:paraId="6F11A127" w14:textId="77777777" w:rsidR="00230A67" w:rsidRDefault="00230A67" w:rsidP="00230A67">
      <w:pPr>
        <w:rPr>
          <w:b/>
          <w:bCs/>
          <w:sz w:val="24"/>
          <w:szCs w:val="28"/>
          <w:highlight w:val="yellow"/>
        </w:rPr>
      </w:pPr>
    </w:p>
    <w:p w14:paraId="7DBEB2DB" w14:textId="7A696E73" w:rsidR="007314E0" w:rsidRPr="00C92DD7" w:rsidRDefault="00511546" w:rsidP="00511546">
      <w:pPr>
        <w:pStyle w:val="Ttulo3"/>
        <w:rPr>
          <w:b/>
          <w:bCs/>
          <w:sz w:val="24"/>
          <w:szCs w:val="24"/>
          <w:highlight w:val="yellow"/>
        </w:rPr>
      </w:pPr>
      <w:bookmarkStart w:id="160" w:name="_Toc243791249"/>
      <w:r w:rsidRPr="00C92DD7">
        <w:rPr>
          <w:b/>
          <w:bCs/>
          <w:sz w:val="24"/>
          <w:szCs w:val="24"/>
          <w:highlight w:val="yellow"/>
        </w:rPr>
        <w:t xml:space="preserve">2.10.1 </w:t>
      </w:r>
      <w:r w:rsidR="00C92DD7" w:rsidRPr="00C92DD7">
        <w:rPr>
          <w:b/>
          <w:bCs/>
          <w:sz w:val="24"/>
          <w:szCs w:val="24"/>
          <w:highlight w:val="yellow"/>
        </w:rPr>
        <w:t>Video 1 – Panorama de la clase</w:t>
      </w:r>
      <w:bookmarkEnd w:id="160"/>
    </w:p>
    <w:p w14:paraId="1F63E019" w14:textId="2E82E695" w:rsidR="0024284F" w:rsidRDefault="00C92DD7" w:rsidP="0024284F">
      <w:pPr>
        <w:rPr>
          <w:highlight w:val="yellow"/>
        </w:rPr>
      </w:pPr>
      <w:r w:rsidRPr="00C92DD7">
        <w:rPr>
          <w:noProof/>
        </w:rPr>
        <w:drawing>
          <wp:inline distT="0" distB="0" distL="0" distR="0" wp14:anchorId="6ED4BF90" wp14:editId="20CB2920">
            <wp:extent cx="5638800" cy="2849880"/>
            <wp:effectExtent l="0" t="0" r="0" b="7620"/>
            <wp:docPr id="983805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05947" name=""/>
                    <pic:cNvPicPr/>
                  </pic:nvPicPr>
                  <pic:blipFill>
                    <a:blip r:embed="rId804"/>
                    <a:stretch>
                      <a:fillRect/>
                    </a:stretch>
                  </pic:blipFill>
                  <pic:spPr>
                    <a:xfrm>
                      <a:off x="0" y="0"/>
                      <a:ext cx="5645146" cy="2853087"/>
                    </a:xfrm>
                    <a:prstGeom prst="rect">
                      <a:avLst/>
                    </a:prstGeom>
                  </pic:spPr>
                </pic:pic>
              </a:graphicData>
            </a:graphic>
          </wp:inline>
        </w:drawing>
      </w:r>
    </w:p>
    <w:p w14:paraId="5DA0A485" w14:textId="6C55951B" w:rsidR="00C92DD7" w:rsidRDefault="00EC0D38" w:rsidP="00EC0D38">
      <w:pPr>
        <w:jc w:val="both"/>
      </w:pPr>
      <w:r w:rsidRPr="00EC0D38">
        <w:rPr>
          <w:b/>
          <w:bCs/>
        </w:rPr>
        <w:t xml:space="preserve">El modelo genera la solicitud; el código ejecuta la herramienta. </w:t>
      </w:r>
      <w:r>
        <w:t>El titulo significa “Llamadas a herramientas en la práctica”. La frase superior indica que el LLM genera tokens y nuestro código llama a la herramienta. Aquí se describe una función personalizada, como las del ejemplo del curso.</w:t>
      </w:r>
    </w:p>
    <w:p w14:paraId="6468C350" w14:textId="77777777" w:rsidR="00FD7A90" w:rsidRPr="00FD7A90" w:rsidRDefault="00FD7A90" w:rsidP="00FD7A90">
      <w:pPr>
        <w:jc w:val="both"/>
        <w:rPr>
          <w:b/>
          <w:bCs/>
          <w:sz w:val="24"/>
          <w:szCs w:val="28"/>
        </w:rPr>
      </w:pPr>
      <w:r w:rsidRPr="00FD7A90">
        <w:rPr>
          <w:b/>
          <w:bCs/>
          <w:sz w:val="24"/>
          <w:szCs w:val="28"/>
          <w:highlight w:val="yellow"/>
        </w:rPr>
        <w:t>Qué significa cada elemento</w:t>
      </w:r>
    </w:p>
    <w:tbl>
      <w:tblPr>
        <w:tblStyle w:val="Tablaconcuadrcula4-nfasis4"/>
        <w:tblW w:w="0" w:type="auto"/>
        <w:tblLook w:val="04A0" w:firstRow="1" w:lastRow="0" w:firstColumn="1" w:lastColumn="0" w:noHBand="0" w:noVBand="1"/>
      </w:tblPr>
      <w:tblGrid>
        <w:gridCol w:w="2972"/>
        <w:gridCol w:w="7818"/>
      </w:tblGrid>
      <w:tr w:rsidR="00D17E14" w14:paraId="3F379ABD" w14:textId="77777777" w:rsidTr="00C371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E998CFD" w14:textId="18E4EB8E" w:rsidR="00D17E14" w:rsidRPr="00D17E14" w:rsidRDefault="00D17E14" w:rsidP="00EC0D38">
            <w:pPr>
              <w:jc w:val="both"/>
              <w:rPr>
                <w:b w:val="0"/>
                <w:bCs w:val="0"/>
              </w:rPr>
            </w:pPr>
            <w:r>
              <w:rPr>
                <w:b w:val="0"/>
                <w:bCs w:val="0"/>
              </w:rPr>
              <w:t>Elemento de la imagen</w:t>
            </w:r>
          </w:p>
        </w:tc>
        <w:tc>
          <w:tcPr>
            <w:tcW w:w="7818" w:type="dxa"/>
          </w:tcPr>
          <w:p w14:paraId="63C2B21B" w14:textId="544A195D" w:rsidR="00D17E14" w:rsidRPr="00D17E14" w:rsidRDefault="00D17E14" w:rsidP="00EC0D38">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representa en tu programa</w:t>
            </w:r>
          </w:p>
        </w:tc>
      </w:tr>
      <w:tr w:rsidR="00D17E14" w14:paraId="106D17DB" w14:textId="77777777" w:rsidTr="00C37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33811D6" w14:textId="2D6B2836" w:rsidR="00D17E14" w:rsidRPr="00D17E14" w:rsidRDefault="00D17E14" w:rsidP="00EC0D38">
            <w:pPr>
              <w:jc w:val="both"/>
            </w:pPr>
            <w:r>
              <w:rPr>
                <w:b w:val="0"/>
                <w:bCs w:val="0"/>
              </w:rPr>
              <w:t xml:space="preserve">Code, </w:t>
            </w:r>
            <w:r>
              <w:t>a la izquierda</w:t>
            </w:r>
          </w:p>
        </w:tc>
        <w:tc>
          <w:tcPr>
            <w:tcW w:w="7818" w:type="dxa"/>
          </w:tcPr>
          <w:p w14:paraId="29111C08" w14:textId="5B975366" w:rsidR="00D17E14" w:rsidRDefault="00D17E14" w:rsidP="00EC0D38">
            <w:pPr>
              <w:jc w:val="both"/>
              <w:cnfStyle w:val="000000100000" w:firstRow="0" w:lastRow="0" w:firstColumn="0" w:lastColumn="0" w:oddVBand="0" w:evenVBand="0" w:oddHBand="1" w:evenHBand="0" w:firstRowFirstColumn="0" w:firstRowLastColumn="0" w:lastRowFirstColumn="0" w:lastRowLastColumn="0"/>
            </w:pPr>
            <w:r>
              <w:t>Tu programa Python: prepara mensajes, llama a la API y procesa la respuesta</w:t>
            </w:r>
          </w:p>
        </w:tc>
      </w:tr>
      <w:tr w:rsidR="00D17E14" w14:paraId="0E340652" w14:textId="77777777" w:rsidTr="00C371D1">
        <w:tc>
          <w:tcPr>
            <w:cnfStyle w:val="001000000000" w:firstRow="0" w:lastRow="0" w:firstColumn="1" w:lastColumn="0" w:oddVBand="0" w:evenVBand="0" w:oddHBand="0" w:evenHBand="0" w:firstRowFirstColumn="0" w:firstRowLastColumn="0" w:lastRowFirstColumn="0" w:lastRowLastColumn="0"/>
            <w:tcW w:w="2972" w:type="dxa"/>
          </w:tcPr>
          <w:p w14:paraId="4438E1D5" w14:textId="7B462986" w:rsidR="00D17E14" w:rsidRPr="00E23AEC" w:rsidRDefault="00E23AEC" w:rsidP="00EC0D38">
            <w:pPr>
              <w:jc w:val="both"/>
              <w:rPr>
                <w:b w:val="0"/>
                <w:bCs w:val="0"/>
              </w:rPr>
            </w:pPr>
            <w:r>
              <w:t xml:space="preserve">LLM, </w:t>
            </w:r>
            <w:r>
              <w:rPr>
                <w:b w:val="0"/>
                <w:bCs w:val="0"/>
              </w:rPr>
              <w:t>a la derecha</w:t>
            </w:r>
          </w:p>
        </w:tc>
        <w:tc>
          <w:tcPr>
            <w:tcW w:w="7818" w:type="dxa"/>
          </w:tcPr>
          <w:p w14:paraId="553C87D6" w14:textId="6C31A841" w:rsidR="00D17E14" w:rsidRDefault="00E23AEC" w:rsidP="00EC0D38">
            <w:pPr>
              <w:jc w:val="both"/>
              <w:cnfStyle w:val="000000000000" w:firstRow="0" w:lastRow="0" w:firstColumn="0" w:lastColumn="0" w:oddVBand="0" w:evenVBand="0" w:oddHBand="0" w:evenHBand="0" w:firstRowFirstColumn="0" w:firstRowLastColumn="0" w:lastRowFirstColumn="0" w:lastRowLastColumn="0"/>
            </w:pPr>
            <w:r>
              <w:t>El modelo que recibe instrucciones y produce texto o solicitudes de herramientas</w:t>
            </w:r>
          </w:p>
        </w:tc>
      </w:tr>
      <w:tr w:rsidR="00D17E14" w14:paraId="233E3F2B" w14:textId="77777777" w:rsidTr="00C37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CE328A4" w14:textId="3848754D" w:rsidR="00D17E14" w:rsidRPr="001B42A2" w:rsidRDefault="001B42A2" w:rsidP="00EC0D38">
            <w:pPr>
              <w:jc w:val="both"/>
              <w:rPr>
                <w:b w:val="0"/>
                <w:bCs w:val="0"/>
              </w:rPr>
            </w:pPr>
            <w:r>
              <w:t xml:space="preserve">Tool, </w:t>
            </w:r>
            <w:r>
              <w:rPr>
                <w:b w:val="0"/>
                <w:bCs w:val="0"/>
              </w:rPr>
              <w:t>abajo</w:t>
            </w:r>
          </w:p>
        </w:tc>
        <w:tc>
          <w:tcPr>
            <w:tcW w:w="7818" w:type="dxa"/>
          </w:tcPr>
          <w:p w14:paraId="319B05E7" w14:textId="6AE28F53" w:rsidR="00D17E14" w:rsidRPr="001B42A2" w:rsidRDefault="001B42A2" w:rsidP="00EC0D38">
            <w:pPr>
              <w:jc w:val="both"/>
              <w:cnfStyle w:val="000000100000" w:firstRow="0" w:lastRow="0" w:firstColumn="0" w:lastColumn="0" w:oddVBand="0" w:evenVBand="0" w:oddHBand="1" w:evenHBand="0" w:firstRowFirstColumn="0" w:firstRowLastColumn="0" w:lastRowFirstColumn="0" w:lastRowLastColumn="0"/>
            </w:pPr>
            <w:r>
              <w:t xml:space="preserve">Una </w:t>
            </w:r>
            <w:r w:rsidR="00220C9B">
              <w:t>función</w:t>
            </w:r>
            <w:r>
              <w:t xml:space="preserve"> como </w:t>
            </w:r>
            <w:proofErr w:type="spellStart"/>
            <w:r>
              <w:rPr>
                <w:b/>
                <w:bCs/>
              </w:rPr>
              <w:t>consultar_precio</w:t>
            </w:r>
            <w:proofErr w:type="spellEnd"/>
            <w:r>
              <w:rPr>
                <w:b/>
                <w:bCs/>
              </w:rPr>
              <w:t xml:space="preserve">, </w:t>
            </w:r>
            <w:r>
              <w:t>que obtiene el dato</w:t>
            </w:r>
          </w:p>
        </w:tc>
      </w:tr>
      <w:tr w:rsidR="001B42A2" w14:paraId="7C2B0686" w14:textId="77777777" w:rsidTr="00C371D1">
        <w:tc>
          <w:tcPr>
            <w:cnfStyle w:val="001000000000" w:firstRow="0" w:lastRow="0" w:firstColumn="1" w:lastColumn="0" w:oddVBand="0" w:evenVBand="0" w:oddHBand="0" w:evenHBand="0" w:firstRowFirstColumn="0" w:firstRowLastColumn="0" w:lastRowFirstColumn="0" w:lastRowLastColumn="0"/>
            <w:tcW w:w="2972" w:type="dxa"/>
          </w:tcPr>
          <w:p w14:paraId="2DB4522B" w14:textId="73A7B9BB" w:rsidR="001B42A2" w:rsidRPr="001B42A2" w:rsidRDefault="001B42A2" w:rsidP="00EC0D38">
            <w:pPr>
              <w:jc w:val="both"/>
              <w:rPr>
                <w:b w:val="0"/>
                <w:bCs w:val="0"/>
              </w:rPr>
            </w:pPr>
            <w:proofErr w:type="spellStart"/>
            <w:r>
              <w:t>Prompt</w:t>
            </w:r>
            <w:proofErr w:type="spellEnd"/>
            <w:r>
              <w:t xml:space="preserve">, </w:t>
            </w:r>
            <w:r>
              <w:rPr>
                <w:b w:val="0"/>
                <w:bCs w:val="0"/>
              </w:rPr>
              <w:t>hacia el LLM</w:t>
            </w:r>
          </w:p>
        </w:tc>
        <w:tc>
          <w:tcPr>
            <w:tcW w:w="7818" w:type="dxa"/>
          </w:tcPr>
          <w:p w14:paraId="79C10007" w14:textId="625506AE" w:rsidR="001B42A2" w:rsidRDefault="00C371D1" w:rsidP="00EC0D38">
            <w:pPr>
              <w:jc w:val="both"/>
              <w:cnfStyle w:val="000000000000" w:firstRow="0" w:lastRow="0" w:firstColumn="0" w:lastColumn="0" w:oddVBand="0" w:evenVBand="0" w:oddHBand="0" w:evenHBand="0" w:firstRowFirstColumn="0" w:firstRowLastColumn="0" w:lastRowFirstColumn="0" w:lastRowLastColumn="0"/>
            </w:pPr>
            <w:r>
              <w:t>La solicitud con instrucciones, pregunta, contexto y descripción de herramientas</w:t>
            </w:r>
          </w:p>
        </w:tc>
      </w:tr>
      <w:tr w:rsidR="00C371D1" w14:paraId="7E330268" w14:textId="77777777" w:rsidTr="00C37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977349D" w14:textId="583109B5" w:rsidR="00C371D1" w:rsidRPr="002E4024" w:rsidRDefault="002E4024" w:rsidP="00EC0D38">
            <w:pPr>
              <w:jc w:val="both"/>
              <w:rPr>
                <w:b w:val="0"/>
                <w:bCs w:val="0"/>
              </w:rPr>
            </w:pPr>
            <w:r>
              <w:t xml:space="preserve">Response, </w:t>
            </w:r>
            <w:r>
              <w:rPr>
                <w:b w:val="0"/>
                <w:bCs w:val="0"/>
              </w:rPr>
              <w:t>hacia Code</w:t>
            </w:r>
          </w:p>
        </w:tc>
        <w:tc>
          <w:tcPr>
            <w:tcW w:w="7818" w:type="dxa"/>
          </w:tcPr>
          <w:p w14:paraId="1D2A635F" w14:textId="35E7C151" w:rsidR="00C371D1" w:rsidRDefault="002E4024" w:rsidP="00EC0D38">
            <w:pPr>
              <w:jc w:val="both"/>
              <w:cnfStyle w:val="000000100000" w:firstRow="0" w:lastRow="0" w:firstColumn="0" w:lastColumn="0" w:oddVBand="0" w:evenVBand="0" w:oddHBand="1" w:evenHBand="0" w:firstRowFirstColumn="0" w:firstRowLastColumn="0" w:lastRowFirstColumn="0" w:lastRowLastColumn="0"/>
            </w:pPr>
            <w:r>
              <w:t>La respuesta del modelo; puede contener una solicitud de herramienta</w:t>
            </w:r>
          </w:p>
        </w:tc>
      </w:tr>
      <w:tr w:rsidR="002E4024" w14:paraId="2C4637E4" w14:textId="77777777" w:rsidTr="00C371D1">
        <w:tc>
          <w:tcPr>
            <w:cnfStyle w:val="001000000000" w:firstRow="0" w:lastRow="0" w:firstColumn="1" w:lastColumn="0" w:oddVBand="0" w:evenVBand="0" w:oddHBand="0" w:evenHBand="0" w:firstRowFirstColumn="0" w:firstRowLastColumn="0" w:lastRowFirstColumn="0" w:lastRowLastColumn="0"/>
            <w:tcW w:w="2972" w:type="dxa"/>
          </w:tcPr>
          <w:p w14:paraId="1A904DB2" w14:textId="1C95F273" w:rsidR="002E4024" w:rsidRPr="002E4024" w:rsidRDefault="002E4024" w:rsidP="00EC0D38">
            <w:pPr>
              <w:jc w:val="both"/>
              <w:rPr>
                <w:b w:val="0"/>
                <w:bCs w:val="0"/>
              </w:rPr>
            </w:pPr>
            <w:r>
              <w:t xml:space="preserve">EXECUTE, </w:t>
            </w:r>
            <w:r>
              <w:rPr>
                <w:b w:val="0"/>
                <w:bCs w:val="0"/>
              </w:rPr>
              <w:t>entre Code y Tool</w:t>
            </w:r>
          </w:p>
        </w:tc>
        <w:tc>
          <w:tcPr>
            <w:tcW w:w="7818" w:type="dxa"/>
          </w:tcPr>
          <w:p w14:paraId="2D017730" w14:textId="2C8FC0A0" w:rsidR="002E4024" w:rsidRDefault="002E4024" w:rsidP="00EC0D38">
            <w:pPr>
              <w:jc w:val="both"/>
              <w:cnfStyle w:val="000000000000" w:firstRow="0" w:lastRow="0" w:firstColumn="0" w:lastColumn="0" w:oddVBand="0" w:evenVBand="0" w:oddHBand="0" w:evenHBand="0" w:firstRowFirstColumn="0" w:firstRowLastColumn="0" w:lastRowFirstColumn="0" w:lastRowLastColumn="0"/>
            </w:pPr>
            <w:r>
              <w:t xml:space="preserve">El programa ejecuta la </w:t>
            </w:r>
            <w:r w:rsidR="00714390">
              <w:t>función</w:t>
            </w:r>
            <w:r>
              <w:t xml:space="preserve"> y recibe su resultado</w:t>
            </w:r>
          </w:p>
        </w:tc>
      </w:tr>
    </w:tbl>
    <w:p w14:paraId="0FCA9670" w14:textId="77777777" w:rsidR="00FD7A90" w:rsidRDefault="00FD7A90" w:rsidP="00EC0D38">
      <w:pPr>
        <w:jc w:val="both"/>
      </w:pPr>
    </w:p>
    <w:p w14:paraId="721CCB2C" w14:textId="4A5D4C1B" w:rsidR="00EC0D38" w:rsidRDefault="00781445" w:rsidP="0024284F">
      <w:r w:rsidRPr="00781445">
        <w:rPr>
          <w:b/>
          <w:bCs/>
        </w:rPr>
        <w:t>Observa que no hay una flecha directa del LLM a Tool.</w:t>
      </w:r>
      <w:r>
        <w:rPr>
          <w:b/>
          <w:bCs/>
        </w:rPr>
        <w:t xml:space="preserve"> </w:t>
      </w:r>
      <w:r w:rsidR="00714390">
        <w:t>Para este tipo de integración, la solicitud pasa por el programa Python, que decide que función permitida ejecuta.</w:t>
      </w:r>
    </w:p>
    <w:p w14:paraId="70F1A7B8" w14:textId="4759150C" w:rsidR="00714390" w:rsidRDefault="00714390" w:rsidP="0024284F"/>
    <w:p w14:paraId="78D9DD4B" w14:textId="77777777" w:rsidR="001B7B58" w:rsidRPr="001B7B58" w:rsidRDefault="001B7B58" w:rsidP="001B7B58">
      <w:pPr>
        <w:rPr>
          <w:b/>
          <w:bCs/>
        </w:rPr>
      </w:pPr>
      <w:r w:rsidRPr="001B7B58">
        <w:rPr>
          <w:b/>
          <w:bCs/>
        </w:rPr>
        <w:lastRenderedPageBreak/>
        <w:t>Cómo se recorre el diagrama con el ejemplo del sombrero</w:t>
      </w:r>
    </w:p>
    <w:p w14:paraId="15F79BE2" w14:textId="77777777" w:rsidR="001B7B58" w:rsidRPr="001B7B58" w:rsidRDefault="001B7B58" w:rsidP="001B7B58">
      <w:r w:rsidRPr="001B7B58">
        <w:t>Los datos siguientes son ficticios:</w:t>
      </w:r>
    </w:p>
    <w:p w14:paraId="5723F029" w14:textId="16A164D1" w:rsidR="001B7B58" w:rsidRPr="005110A4" w:rsidRDefault="00CB3BD8">
      <w:pPr>
        <w:pStyle w:val="Prrafodelista"/>
        <w:numPr>
          <w:ilvl w:val="1"/>
          <w:numId w:val="65"/>
        </w:numPr>
        <w:rPr>
          <w:b/>
          <w:bCs/>
        </w:rPr>
      </w:pPr>
      <w:r w:rsidRPr="005110A4">
        <w:rPr>
          <w:b/>
          <w:bCs/>
        </w:rPr>
        <w:t xml:space="preserve">Code </w:t>
      </w:r>
      <w:proofErr w:type="spellStart"/>
      <w:r w:rsidRPr="005110A4">
        <w:rPr>
          <w:b/>
          <w:bCs/>
        </w:rPr>
        <w:t>envia</w:t>
      </w:r>
      <w:proofErr w:type="spellEnd"/>
      <w:r w:rsidRPr="005110A4">
        <w:rPr>
          <w:b/>
          <w:bCs/>
        </w:rPr>
        <w:t xml:space="preserve"> </w:t>
      </w:r>
      <w:proofErr w:type="spellStart"/>
      <w:r w:rsidRPr="005110A4">
        <w:rPr>
          <w:b/>
          <w:bCs/>
        </w:rPr>
        <w:t>Prompt</w:t>
      </w:r>
      <w:proofErr w:type="spellEnd"/>
      <w:r w:rsidRPr="005110A4">
        <w:rPr>
          <w:b/>
          <w:bCs/>
        </w:rPr>
        <w:t xml:space="preserve"> al LLM: </w:t>
      </w:r>
      <w:r>
        <w:t xml:space="preserve">“¿Cuánto cuesta un sombrero?”, junto con la descripción de </w:t>
      </w:r>
      <w:proofErr w:type="spellStart"/>
      <w:r w:rsidRPr="005110A4">
        <w:rPr>
          <w:b/>
          <w:bCs/>
        </w:rPr>
        <w:t>consultar_precio</w:t>
      </w:r>
      <w:proofErr w:type="spellEnd"/>
    </w:p>
    <w:p w14:paraId="0C46805E" w14:textId="32E21FB8" w:rsidR="00CB3BD8" w:rsidRPr="005110A4" w:rsidRDefault="00DB2D33">
      <w:pPr>
        <w:pStyle w:val="Prrafodelista"/>
        <w:numPr>
          <w:ilvl w:val="1"/>
          <w:numId w:val="65"/>
        </w:numPr>
        <w:rPr>
          <w:b/>
          <w:bCs/>
        </w:rPr>
      </w:pPr>
      <w:r w:rsidRPr="005110A4">
        <w:rPr>
          <w:b/>
          <w:bCs/>
        </w:rPr>
        <w:t xml:space="preserve">LLM devuelve Response a Code: </w:t>
      </w:r>
      <w:r>
        <w:t xml:space="preserve">Solicita </w:t>
      </w:r>
      <w:proofErr w:type="spellStart"/>
      <w:r w:rsidRPr="005110A4">
        <w:rPr>
          <w:b/>
          <w:bCs/>
        </w:rPr>
        <w:t>consultar_precio</w:t>
      </w:r>
      <w:proofErr w:type="spellEnd"/>
      <w:r w:rsidRPr="005110A4">
        <w:rPr>
          <w:b/>
          <w:bCs/>
        </w:rPr>
        <w:t xml:space="preserve"> </w:t>
      </w:r>
      <w:r>
        <w:t xml:space="preserve">con el argumento </w:t>
      </w:r>
      <w:r w:rsidRPr="005110A4">
        <w:rPr>
          <w:b/>
          <w:bCs/>
        </w:rPr>
        <w:t>producto</w:t>
      </w:r>
      <w:r w:rsidR="005110A4" w:rsidRPr="005110A4">
        <w:rPr>
          <w:b/>
          <w:bCs/>
        </w:rPr>
        <w:t>=” sombrero</w:t>
      </w:r>
      <w:r w:rsidRPr="005110A4">
        <w:rPr>
          <w:b/>
          <w:bCs/>
        </w:rPr>
        <w:t xml:space="preserve">”. </w:t>
      </w:r>
      <w:r w:rsidR="000D50A4">
        <w:t>Todavía</w:t>
      </w:r>
      <w:r>
        <w:t xml:space="preserve"> no ha obtenido el precio.</w:t>
      </w:r>
    </w:p>
    <w:p w14:paraId="2201BE1F" w14:textId="368154F1" w:rsidR="00DB2D33" w:rsidRPr="000B6BE0" w:rsidRDefault="000B6BE0">
      <w:pPr>
        <w:pStyle w:val="Prrafodelista"/>
        <w:numPr>
          <w:ilvl w:val="1"/>
          <w:numId w:val="65"/>
        </w:numPr>
        <w:rPr>
          <w:b/>
          <w:bCs/>
        </w:rPr>
      </w:pPr>
      <w:r>
        <w:rPr>
          <w:b/>
          <w:bCs/>
        </w:rPr>
        <w:t xml:space="preserve">Code hace EXECUTE: </w:t>
      </w:r>
      <w:r>
        <w:t xml:space="preserve">Python llama a la </w:t>
      </w:r>
      <w:r w:rsidR="000D50A4">
        <w:t>función</w:t>
      </w:r>
      <w:r>
        <w:t xml:space="preserve">; esta consulta el </w:t>
      </w:r>
      <w:r w:rsidR="000D50A4">
        <w:t>catálogo</w:t>
      </w:r>
      <w:r>
        <w:t xml:space="preserve"> de demostración.</w:t>
      </w:r>
    </w:p>
    <w:p w14:paraId="66776926" w14:textId="0EEB4768" w:rsidR="000B6BE0" w:rsidRPr="00177889" w:rsidRDefault="00177889">
      <w:pPr>
        <w:pStyle w:val="Prrafodelista"/>
        <w:numPr>
          <w:ilvl w:val="1"/>
          <w:numId w:val="65"/>
        </w:numPr>
        <w:rPr>
          <w:b/>
          <w:bCs/>
        </w:rPr>
      </w:pPr>
      <w:r>
        <w:rPr>
          <w:b/>
          <w:bCs/>
        </w:rPr>
        <w:t xml:space="preserve">Tool devuelve el resultado a Code: </w:t>
      </w:r>
      <w:r>
        <w:t>“El precio de sombrero es 4000 pesos”</w:t>
      </w:r>
    </w:p>
    <w:p w14:paraId="0D2D5910" w14:textId="54291FE4" w:rsidR="00177889" w:rsidRPr="00725248" w:rsidRDefault="001912B2">
      <w:pPr>
        <w:pStyle w:val="Prrafodelista"/>
        <w:numPr>
          <w:ilvl w:val="1"/>
          <w:numId w:val="65"/>
        </w:numPr>
        <w:rPr>
          <w:b/>
          <w:bCs/>
        </w:rPr>
      </w:pPr>
      <w:r>
        <w:rPr>
          <w:b/>
          <w:bCs/>
        </w:rPr>
        <w:t xml:space="preserve">Code vuelve a enviar </w:t>
      </w:r>
      <w:proofErr w:type="spellStart"/>
      <w:r>
        <w:rPr>
          <w:b/>
          <w:bCs/>
        </w:rPr>
        <w:t>Prompt</w:t>
      </w:r>
      <w:proofErr w:type="spellEnd"/>
      <w:r>
        <w:rPr>
          <w:b/>
          <w:bCs/>
        </w:rPr>
        <w:t xml:space="preserve"> al LLM: </w:t>
      </w:r>
      <w:r w:rsidR="00725248" w:rsidRPr="00725248">
        <w:t>conserva la pregunta y la solicitud de herramienta, y añade el resultado asociado a su identificador.</w:t>
      </w:r>
    </w:p>
    <w:p w14:paraId="4A800B02" w14:textId="29D74F13" w:rsidR="00725248" w:rsidRPr="00166A96" w:rsidRDefault="00725248">
      <w:pPr>
        <w:pStyle w:val="Prrafodelista"/>
        <w:numPr>
          <w:ilvl w:val="1"/>
          <w:numId w:val="65"/>
        </w:numPr>
        <w:rPr>
          <w:b/>
          <w:bCs/>
        </w:rPr>
      </w:pPr>
      <w:r>
        <w:rPr>
          <w:b/>
          <w:bCs/>
        </w:rPr>
        <w:t xml:space="preserve">LLM devuelve otra Response a Code: </w:t>
      </w:r>
      <w:r>
        <w:t xml:space="preserve">redacta “El sombrero cuesta 4.000 pesos”. </w:t>
      </w:r>
      <w:r w:rsidR="00166A96">
        <w:t>El programa la muestra al usuario.</w:t>
      </w:r>
    </w:p>
    <w:p w14:paraId="59C80CE1" w14:textId="77777777" w:rsidR="00EC7706" w:rsidRDefault="00EC7706" w:rsidP="00EC7706">
      <w:r w:rsidRPr="00EC7706">
        <w:rPr>
          <w:b/>
          <w:bCs/>
        </w:rPr>
        <w:t>El intercambio horizontal se realiza dos veces en este ejemplo:</w:t>
      </w:r>
      <w:r w:rsidRPr="00EC7706">
        <w:t xml:space="preserve"> primero para obtener la solicitud de herramienta y después para obtener la respuesta con el dato. El dibujo muestra las conexiones, pero no numera estos pasos ni representa por separado al usuario. Si hacen falta más consultas, el ciclo puede repetirse.</w:t>
      </w:r>
    </w:p>
    <w:p w14:paraId="04C32BCD" w14:textId="77777777" w:rsidR="00EC7706" w:rsidRPr="00EC7706" w:rsidRDefault="00EC7706" w:rsidP="00EC7706">
      <w:pPr>
        <w:rPr>
          <w:b/>
          <w:bCs/>
          <w:sz w:val="24"/>
          <w:szCs w:val="28"/>
        </w:rPr>
      </w:pPr>
      <w:r w:rsidRPr="00EC7706">
        <w:rPr>
          <w:b/>
          <w:bCs/>
          <w:sz w:val="24"/>
          <w:szCs w:val="28"/>
          <w:highlight w:val="yellow"/>
        </w:rPr>
        <w:t>Dónde están las flechas en el código que vimos</w:t>
      </w:r>
    </w:p>
    <w:p w14:paraId="09E4F4B9" w14:textId="710841C6" w:rsidR="00EC7706" w:rsidRDefault="00A80AA0" w:rsidP="00EC7706">
      <w:r>
        <w:t xml:space="preserve">Estos fragmentos son referencias al ejemplo completo de Chat </w:t>
      </w:r>
      <w:proofErr w:type="spellStart"/>
      <w:r>
        <w:t>Completions</w:t>
      </w:r>
      <w:proofErr w:type="spellEnd"/>
      <w:r>
        <w:t>; no forman por si solos un programa ejecutable.</w:t>
      </w:r>
    </w:p>
    <w:p w14:paraId="1AC70411" w14:textId="77777777" w:rsidR="00A80AA0" w:rsidRPr="00A80AA0" w:rsidRDefault="00A80AA0" w:rsidP="00A80AA0">
      <w:proofErr w:type="spellStart"/>
      <w:r w:rsidRPr="00A80AA0">
        <w:rPr>
          <w:b/>
          <w:bCs/>
        </w:rPr>
        <w:t>Prompt</w:t>
      </w:r>
      <w:proofErr w:type="spellEnd"/>
      <w:r w:rsidRPr="00A80AA0">
        <w:rPr>
          <w:b/>
          <w:bCs/>
        </w:rPr>
        <w:t>: el programa consulta al modelo y proporciona las herramientas.</w:t>
      </w:r>
    </w:p>
    <w:p w14:paraId="213FC0F7" w14:textId="01CA3F11" w:rsidR="00A80AA0" w:rsidRDefault="00E03CF7" w:rsidP="00EC7706">
      <w:r w:rsidRPr="00E03CF7">
        <w:rPr>
          <w:noProof/>
        </w:rPr>
        <w:drawing>
          <wp:inline distT="0" distB="0" distL="0" distR="0" wp14:anchorId="46E23349" wp14:editId="537E2C20">
            <wp:extent cx="4587240" cy="1344536"/>
            <wp:effectExtent l="38100" t="38100" r="41910" b="46355"/>
            <wp:docPr id="2135978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78325" name=""/>
                    <pic:cNvPicPr/>
                  </pic:nvPicPr>
                  <pic:blipFill>
                    <a:blip r:embed="rId805"/>
                    <a:stretch>
                      <a:fillRect/>
                    </a:stretch>
                  </pic:blipFill>
                  <pic:spPr>
                    <a:xfrm>
                      <a:off x="0" y="0"/>
                      <a:ext cx="4602609" cy="1349041"/>
                    </a:xfrm>
                    <a:prstGeom prst="rect">
                      <a:avLst/>
                    </a:prstGeom>
                    <a:ln w="28575">
                      <a:solidFill>
                        <a:schemeClr val="tx1"/>
                      </a:solidFill>
                    </a:ln>
                  </pic:spPr>
                </pic:pic>
              </a:graphicData>
            </a:graphic>
          </wp:inline>
        </w:drawing>
      </w:r>
    </w:p>
    <w:p w14:paraId="43FF483D" w14:textId="0415D642" w:rsidR="00C9204F" w:rsidRDefault="00C9204F" w:rsidP="00EC7706">
      <w:pPr>
        <w:rPr>
          <w:b/>
          <w:bCs/>
        </w:rPr>
      </w:pPr>
      <w:r>
        <w:rPr>
          <w:b/>
          <w:bCs/>
        </w:rPr>
        <w:t>Response: el programa comprueba si el modelo pidió usar una herramienta.</w:t>
      </w:r>
    </w:p>
    <w:p w14:paraId="49FCFF07" w14:textId="2ED9A56B" w:rsidR="00C9204F" w:rsidRDefault="00A627E8" w:rsidP="00EC7706">
      <w:pPr>
        <w:rPr>
          <w:b/>
          <w:bCs/>
        </w:rPr>
      </w:pPr>
      <w:r w:rsidRPr="00A627E8">
        <w:rPr>
          <w:b/>
          <w:bCs/>
          <w:noProof/>
        </w:rPr>
        <w:drawing>
          <wp:inline distT="0" distB="0" distL="0" distR="0" wp14:anchorId="6EABC4B9" wp14:editId="6DA80514">
            <wp:extent cx="4693920" cy="925790"/>
            <wp:effectExtent l="38100" t="38100" r="30480" b="46355"/>
            <wp:docPr id="893323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23928" name=""/>
                    <pic:cNvPicPr/>
                  </pic:nvPicPr>
                  <pic:blipFill>
                    <a:blip r:embed="rId806"/>
                    <a:stretch>
                      <a:fillRect/>
                    </a:stretch>
                  </pic:blipFill>
                  <pic:spPr>
                    <a:xfrm>
                      <a:off x="0" y="0"/>
                      <a:ext cx="4717882" cy="930516"/>
                    </a:xfrm>
                    <a:prstGeom prst="rect">
                      <a:avLst/>
                    </a:prstGeom>
                    <a:ln w="28575">
                      <a:solidFill>
                        <a:schemeClr val="tx1"/>
                      </a:solidFill>
                    </a:ln>
                  </pic:spPr>
                </pic:pic>
              </a:graphicData>
            </a:graphic>
          </wp:inline>
        </w:drawing>
      </w:r>
    </w:p>
    <w:p w14:paraId="1069C8C2" w14:textId="77777777" w:rsidR="00AC643D" w:rsidRPr="00AC643D" w:rsidRDefault="00AC643D" w:rsidP="00AC643D">
      <w:pPr>
        <w:rPr>
          <w:b/>
          <w:bCs/>
        </w:rPr>
      </w:pPr>
      <w:r w:rsidRPr="00AC643D">
        <w:rPr>
          <w:b/>
          <w:bCs/>
        </w:rPr>
        <w:t>EXECUTE: esta línea ejecuta la función en Python.</w:t>
      </w:r>
    </w:p>
    <w:p w14:paraId="18DFDEF9" w14:textId="4C4585C4" w:rsidR="00AC643D" w:rsidRDefault="00E273FC" w:rsidP="00EC7706">
      <w:pPr>
        <w:rPr>
          <w:b/>
          <w:bCs/>
        </w:rPr>
      </w:pPr>
      <w:r w:rsidRPr="00E273FC">
        <w:rPr>
          <w:b/>
          <w:bCs/>
          <w:noProof/>
        </w:rPr>
        <w:drawing>
          <wp:inline distT="0" distB="0" distL="0" distR="0" wp14:anchorId="22299B94" wp14:editId="5F0BAD11">
            <wp:extent cx="4815840" cy="647969"/>
            <wp:effectExtent l="38100" t="38100" r="41910" b="38100"/>
            <wp:docPr id="167224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4493" name=""/>
                    <pic:cNvPicPr/>
                  </pic:nvPicPr>
                  <pic:blipFill>
                    <a:blip r:embed="rId807"/>
                    <a:stretch>
                      <a:fillRect/>
                    </a:stretch>
                  </pic:blipFill>
                  <pic:spPr>
                    <a:xfrm>
                      <a:off x="0" y="0"/>
                      <a:ext cx="4829322" cy="649783"/>
                    </a:xfrm>
                    <a:prstGeom prst="rect">
                      <a:avLst/>
                    </a:prstGeom>
                    <a:ln w="28575">
                      <a:solidFill>
                        <a:schemeClr val="tx1"/>
                      </a:solidFill>
                    </a:ln>
                  </pic:spPr>
                </pic:pic>
              </a:graphicData>
            </a:graphic>
          </wp:inline>
        </w:drawing>
      </w:r>
    </w:p>
    <w:p w14:paraId="1F8040A8" w14:textId="77777777" w:rsidR="00A06828" w:rsidRDefault="00A06828" w:rsidP="00EC7706">
      <w:pPr>
        <w:rPr>
          <w:b/>
          <w:bCs/>
        </w:rPr>
      </w:pPr>
    </w:p>
    <w:p w14:paraId="6FA5C363" w14:textId="7D8B26E4" w:rsidR="00A06828" w:rsidRDefault="00A06828" w:rsidP="00EC7706">
      <w:r>
        <w:rPr>
          <w:b/>
          <w:bCs/>
        </w:rPr>
        <w:lastRenderedPageBreak/>
        <w:t xml:space="preserve">Vuelta al LLM: el programa añade el resultado a la conversación. </w:t>
      </w:r>
      <w:r>
        <w:t>Antes debe haber incorporado el mensaje del asistente que contiene la solicitud.</w:t>
      </w:r>
    </w:p>
    <w:p w14:paraId="4605DF81" w14:textId="3FF3FE5E" w:rsidR="00A06828" w:rsidRDefault="00E36B07" w:rsidP="00EC7706">
      <w:r w:rsidRPr="00E36B07">
        <w:rPr>
          <w:noProof/>
        </w:rPr>
        <w:drawing>
          <wp:inline distT="0" distB="0" distL="0" distR="0" wp14:anchorId="0E723BFC" wp14:editId="2A51B757">
            <wp:extent cx="5029200" cy="1224698"/>
            <wp:effectExtent l="38100" t="38100" r="38100" b="33020"/>
            <wp:docPr id="218592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92036" name=""/>
                    <pic:cNvPicPr/>
                  </pic:nvPicPr>
                  <pic:blipFill>
                    <a:blip r:embed="rId808"/>
                    <a:stretch>
                      <a:fillRect/>
                    </a:stretch>
                  </pic:blipFill>
                  <pic:spPr>
                    <a:xfrm>
                      <a:off x="0" y="0"/>
                      <a:ext cx="5040423" cy="1227431"/>
                    </a:xfrm>
                    <a:prstGeom prst="rect">
                      <a:avLst/>
                    </a:prstGeom>
                    <a:ln w="28575">
                      <a:solidFill>
                        <a:schemeClr val="tx1"/>
                      </a:solidFill>
                    </a:ln>
                  </pic:spPr>
                </pic:pic>
              </a:graphicData>
            </a:graphic>
          </wp:inline>
        </w:drawing>
      </w:r>
    </w:p>
    <w:p w14:paraId="62C5C9B9" w14:textId="7005C70E" w:rsidR="00E36B07" w:rsidRDefault="007032BD" w:rsidP="00EC7706">
      <w:proofErr w:type="spellStart"/>
      <w:r>
        <w:t>Depues</w:t>
      </w:r>
      <w:proofErr w:type="spellEnd"/>
      <w:r>
        <w:t xml:space="preserve"> se llama otra vez a </w:t>
      </w:r>
      <w:proofErr w:type="spellStart"/>
      <w:proofErr w:type="gramStart"/>
      <w:r>
        <w:rPr>
          <w:b/>
          <w:bCs/>
        </w:rPr>
        <w:t>client.chat</w:t>
      </w:r>
      <w:proofErr w:type="gramEnd"/>
      <w:r>
        <w:rPr>
          <w:b/>
          <w:bCs/>
        </w:rPr>
        <w:t>.</w:t>
      </w:r>
      <w:proofErr w:type="gramStart"/>
      <w:r>
        <w:rPr>
          <w:b/>
          <w:bCs/>
        </w:rPr>
        <w:t>completions.create</w:t>
      </w:r>
      <w:proofErr w:type="spellEnd"/>
      <w:proofErr w:type="gramEnd"/>
      <w:r>
        <w:rPr>
          <w:b/>
          <w:bCs/>
        </w:rPr>
        <w:t xml:space="preserve">(…) </w:t>
      </w:r>
      <w:r>
        <w:t xml:space="preserve">para que el modelo redacte la respuesta final. </w:t>
      </w:r>
      <w:proofErr w:type="spellStart"/>
      <w:r>
        <w:rPr>
          <w:b/>
          <w:bCs/>
        </w:rPr>
        <w:t>Tool_call_id</w:t>
      </w:r>
      <w:proofErr w:type="spellEnd"/>
      <w:r>
        <w:rPr>
          <w:b/>
          <w:bCs/>
        </w:rPr>
        <w:t xml:space="preserve"> </w:t>
      </w:r>
      <w:r>
        <w:t>permite relacionar el resultado con la solicitud concreta.</w:t>
      </w:r>
    </w:p>
    <w:p w14:paraId="5F4DF629" w14:textId="1638384E" w:rsidR="007032BD" w:rsidRDefault="00182C41" w:rsidP="00EC7706">
      <w:r>
        <w:t>La imagen no significa que todo lo que devuelve el modelo sea una herramienta: también puede responder directamente. Tampoco describe todas las herramientas alojadas por proveedores; esa diferencia se explica en la sección 11.</w:t>
      </w:r>
    </w:p>
    <w:p w14:paraId="4CE56FDB" w14:textId="77777777" w:rsidR="00182C41" w:rsidRPr="007032BD" w:rsidRDefault="00182C41" w:rsidP="00EC7706"/>
    <w:p w14:paraId="210B5FDE" w14:textId="77777777" w:rsidR="00E03CF7" w:rsidRDefault="00E03CF7" w:rsidP="00EC7706"/>
    <w:p w14:paraId="2BBC68A5" w14:textId="76074959" w:rsidR="00066376" w:rsidRDefault="00066376">
      <w:r>
        <w:br w:type="page"/>
      </w:r>
    </w:p>
    <w:p w14:paraId="5E5EFC2C" w14:textId="2ADF4A3F" w:rsidR="00066376" w:rsidRDefault="00066376" w:rsidP="00066376">
      <w:pPr>
        <w:pStyle w:val="Ttulo3"/>
        <w:rPr>
          <w:b/>
          <w:bCs/>
          <w:sz w:val="24"/>
          <w:szCs w:val="24"/>
          <w:highlight w:val="yellow"/>
        </w:rPr>
      </w:pPr>
      <w:bookmarkStart w:id="161" w:name="_Toc243791250"/>
      <w:r w:rsidRPr="00C92DD7">
        <w:rPr>
          <w:b/>
          <w:bCs/>
          <w:sz w:val="24"/>
          <w:szCs w:val="24"/>
          <w:highlight w:val="yellow"/>
        </w:rPr>
        <w:lastRenderedPageBreak/>
        <w:t>2.10.</w:t>
      </w:r>
      <w:r w:rsidR="00C20273">
        <w:rPr>
          <w:b/>
          <w:bCs/>
          <w:sz w:val="24"/>
          <w:szCs w:val="24"/>
          <w:highlight w:val="yellow"/>
        </w:rPr>
        <w:t>2</w:t>
      </w:r>
      <w:r w:rsidRPr="00C92DD7">
        <w:rPr>
          <w:b/>
          <w:bCs/>
          <w:sz w:val="24"/>
          <w:szCs w:val="24"/>
          <w:highlight w:val="yellow"/>
        </w:rPr>
        <w:t xml:space="preserve"> Video </w:t>
      </w:r>
      <w:r w:rsidR="00C20273">
        <w:rPr>
          <w:b/>
          <w:bCs/>
          <w:sz w:val="24"/>
          <w:szCs w:val="24"/>
          <w:highlight w:val="yellow"/>
        </w:rPr>
        <w:t xml:space="preserve">2 – Como </w:t>
      </w:r>
      <w:proofErr w:type="spellStart"/>
      <w:r w:rsidR="00C20273">
        <w:rPr>
          <w:b/>
          <w:bCs/>
          <w:sz w:val="24"/>
          <w:szCs w:val="24"/>
          <w:highlight w:val="yellow"/>
        </w:rPr>
        <w:t>funcina</w:t>
      </w:r>
      <w:proofErr w:type="spellEnd"/>
      <w:r w:rsidR="00C20273">
        <w:rPr>
          <w:b/>
          <w:bCs/>
          <w:sz w:val="24"/>
          <w:szCs w:val="24"/>
          <w:highlight w:val="yellow"/>
        </w:rPr>
        <w:t xml:space="preserve"> una llamada a herramientas</w:t>
      </w:r>
      <w:bookmarkEnd w:id="161"/>
    </w:p>
    <w:p w14:paraId="79DA711E" w14:textId="65A765B4" w:rsidR="00C20273" w:rsidRDefault="00F813F5" w:rsidP="00C20273">
      <w:r w:rsidRPr="00F813F5">
        <w:t>Este archivo desarrolla la introducción:</w:t>
      </w:r>
      <w:r>
        <w:t xml:space="preserve"> que es una herramienta, </w:t>
      </w:r>
      <w:proofErr w:type="spellStart"/>
      <w:r>
        <w:t>por que</w:t>
      </w:r>
      <w:proofErr w:type="spellEnd"/>
      <w:r>
        <w:t xml:space="preserve"> el modelo no ejecuta directamente tus funciones y como el programa incorpora los resultados a la conversación.</w:t>
      </w:r>
    </w:p>
    <w:p w14:paraId="462E1A5E" w14:textId="2AD503CC" w:rsidR="00DB6C83" w:rsidRPr="00101A60" w:rsidRDefault="00101A60" w:rsidP="00101A60">
      <w:pPr>
        <w:pStyle w:val="Ttulo4"/>
        <w:rPr>
          <w:b/>
          <w:bCs/>
          <w:i w:val="0"/>
          <w:iCs w:val="0"/>
          <w:sz w:val="24"/>
        </w:rPr>
      </w:pPr>
      <w:r w:rsidRPr="00101A60">
        <w:rPr>
          <w:b/>
          <w:bCs/>
          <w:i w:val="0"/>
          <w:iCs w:val="0"/>
          <w:sz w:val="24"/>
          <w:highlight w:val="yellow"/>
        </w:rPr>
        <w:t>2.10.2.</w:t>
      </w:r>
      <w:r w:rsidR="00DB6C83" w:rsidRPr="00101A60">
        <w:rPr>
          <w:b/>
          <w:bCs/>
          <w:i w:val="0"/>
          <w:iCs w:val="0"/>
          <w:sz w:val="24"/>
          <w:highlight w:val="yellow"/>
        </w:rPr>
        <w:t>1. Qué enseña esta clase</w:t>
      </w:r>
    </w:p>
    <w:p w14:paraId="660A30F7" w14:textId="77777777" w:rsidR="00E35DF4" w:rsidRPr="00E35DF4" w:rsidRDefault="00E35DF4" w:rsidP="00E35DF4">
      <w:r w:rsidRPr="00E35DF4">
        <w:t xml:space="preserve">El profesor presenta un paso nuevo: pasar de un </w:t>
      </w:r>
      <w:proofErr w:type="spellStart"/>
      <w:r w:rsidRPr="00E35DF4">
        <w:t>chatbot</w:t>
      </w:r>
      <w:proofErr w:type="spellEnd"/>
      <w:r w:rsidRPr="00E35DF4">
        <w:t xml:space="preserve"> que responde con texto a un asistente que puede consultar información y participar en acciones mediante herramientas.</w:t>
      </w:r>
    </w:p>
    <w:p w14:paraId="1095D026" w14:textId="4738C64C" w:rsidR="00066376" w:rsidRDefault="00E35DF4" w:rsidP="00EC7706">
      <w:r w:rsidRPr="00E35DF4">
        <w:t>La introducción recuerda conocimientos previos:</w:t>
      </w:r>
    </w:p>
    <w:p w14:paraId="51E065EE" w14:textId="7EB76037" w:rsidR="00704F9C" w:rsidRPr="00704F9C" w:rsidRDefault="00704F9C">
      <w:pPr>
        <w:pStyle w:val="Prrafodelista"/>
        <w:numPr>
          <w:ilvl w:val="0"/>
          <w:numId w:val="66"/>
        </w:numPr>
      </w:pPr>
      <w:proofErr w:type="spellStart"/>
      <w:r w:rsidRPr="00704F9C">
        <w:rPr>
          <w:b/>
          <w:bCs/>
        </w:rPr>
        <w:t>Transformer</w:t>
      </w:r>
      <w:proofErr w:type="spellEnd"/>
      <w:r w:rsidRPr="00704F9C">
        <w:rPr>
          <w:b/>
          <w:bCs/>
        </w:rPr>
        <w:t>:</w:t>
      </w:r>
      <w:r w:rsidRPr="00704F9C">
        <w:t xml:space="preserve"> arquitectura de redes neuronales basada en atención. La atención relaciona partes de la entrada para construir representaciones útiles.</w:t>
      </w:r>
    </w:p>
    <w:p w14:paraId="28B34317" w14:textId="192E7185" w:rsidR="00704F9C" w:rsidRPr="00704F9C" w:rsidRDefault="00704F9C">
      <w:pPr>
        <w:pStyle w:val="Prrafodelista"/>
        <w:numPr>
          <w:ilvl w:val="0"/>
          <w:numId w:val="66"/>
        </w:numPr>
      </w:pPr>
      <w:r w:rsidRPr="00704F9C">
        <w:rPr>
          <w:b/>
          <w:bCs/>
        </w:rPr>
        <w:t>LLM:</w:t>
      </w:r>
      <w:r w:rsidRPr="00704F9C">
        <w:t xml:space="preserve"> modelo de lenguaje grande.</w:t>
      </w:r>
    </w:p>
    <w:p w14:paraId="002184DA" w14:textId="0DE4A4C2" w:rsidR="00704F9C" w:rsidRPr="00704F9C" w:rsidRDefault="00704F9C">
      <w:pPr>
        <w:pStyle w:val="Prrafodelista"/>
        <w:numPr>
          <w:ilvl w:val="0"/>
          <w:numId w:val="66"/>
        </w:numPr>
      </w:pPr>
      <w:r w:rsidRPr="00704F9C">
        <w:rPr>
          <w:b/>
          <w:bCs/>
        </w:rPr>
        <w:t>Token:</w:t>
      </w:r>
      <w:r w:rsidRPr="00704F9C">
        <w:t xml:space="preserve"> unidad de procesamiento; puede ser una palabra, parte de una palabra o un signo.</w:t>
      </w:r>
    </w:p>
    <w:p w14:paraId="20F25B37" w14:textId="39BC1AE1" w:rsidR="00704F9C" w:rsidRPr="00704F9C" w:rsidRDefault="00704F9C">
      <w:pPr>
        <w:pStyle w:val="Prrafodelista"/>
        <w:numPr>
          <w:ilvl w:val="0"/>
          <w:numId w:val="66"/>
        </w:numPr>
      </w:pPr>
      <w:r w:rsidRPr="00704F9C">
        <w:rPr>
          <w:b/>
          <w:bCs/>
        </w:rPr>
        <w:t>API:</w:t>
      </w:r>
      <w:r w:rsidRPr="00704F9C">
        <w:t xml:space="preserve"> interfaz con la que tu programa envía solicitudes a un servicio y recibe respuestas.</w:t>
      </w:r>
    </w:p>
    <w:p w14:paraId="0CA2136B" w14:textId="462F4271" w:rsidR="00704F9C" w:rsidRPr="00704F9C" w:rsidRDefault="00704F9C">
      <w:pPr>
        <w:pStyle w:val="Prrafodelista"/>
        <w:numPr>
          <w:ilvl w:val="0"/>
          <w:numId w:val="66"/>
        </w:numPr>
      </w:pPr>
      <w:proofErr w:type="spellStart"/>
      <w:r w:rsidRPr="00704F9C">
        <w:rPr>
          <w:b/>
          <w:bCs/>
        </w:rPr>
        <w:t>Chatbot</w:t>
      </w:r>
      <w:proofErr w:type="spellEnd"/>
      <w:r w:rsidRPr="00704F9C">
        <w:rPr>
          <w:b/>
          <w:bCs/>
        </w:rPr>
        <w:t>:</w:t>
      </w:r>
      <w:r w:rsidRPr="00704F9C">
        <w:t xml:space="preserve"> aplicación que organiza la conversación con el usuario.</w:t>
      </w:r>
    </w:p>
    <w:p w14:paraId="1D0EDD31" w14:textId="10EA3E01" w:rsidR="00704F9C" w:rsidRPr="00EC7706" w:rsidRDefault="00704F9C">
      <w:pPr>
        <w:pStyle w:val="Prrafodelista"/>
        <w:numPr>
          <w:ilvl w:val="0"/>
          <w:numId w:val="66"/>
        </w:numPr>
      </w:pPr>
      <w:proofErr w:type="spellStart"/>
      <w:r w:rsidRPr="00704F9C">
        <w:rPr>
          <w:b/>
          <w:bCs/>
        </w:rPr>
        <w:t>Gradio</w:t>
      </w:r>
      <w:proofErr w:type="spellEnd"/>
      <w:r w:rsidRPr="00704F9C">
        <w:rPr>
          <w:b/>
          <w:bCs/>
        </w:rPr>
        <w:t>:</w:t>
      </w:r>
      <w:r w:rsidRPr="00704F9C">
        <w:t xml:space="preserve"> herramienta mencionada como interfaz para las demostraciones. No es el mecanismo que ejecuta las llamadas a funciones.</w:t>
      </w:r>
    </w:p>
    <w:p w14:paraId="09F8D48B" w14:textId="77777777" w:rsidR="00101A60" w:rsidRPr="00101A60" w:rsidRDefault="00101A60" w:rsidP="00101A60">
      <w:r w:rsidRPr="00101A60">
        <w:t xml:space="preserve">La frase “subida de nivel” significa que el asistente tendrá nuevas capacidades. “IA genética” y “IA </w:t>
      </w:r>
      <w:proofErr w:type="spellStart"/>
      <w:r w:rsidRPr="00101A60">
        <w:t>agenética</w:t>
      </w:r>
      <w:proofErr w:type="spellEnd"/>
      <w:r w:rsidRPr="00101A60">
        <w:t xml:space="preserve">” parecen errores de transcripción de </w:t>
      </w:r>
      <w:r w:rsidRPr="00101A60">
        <w:rPr>
          <w:b/>
          <w:bCs/>
        </w:rPr>
        <w:t xml:space="preserve">IA </w:t>
      </w:r>
      <w:proofErr w:type="spellStart"/>
      <w:r w:rsidRPr="00101A60">
        <w:rPr>
          <w:b/>
          <w:bCs/>
        </w:rPr>
        <w:t>agéntica</w:t>
      </w:r>
      <w:proofErr w:type="spellEnd"/>
      <w:r w:rsidRPr="00101A60">
        <w:rPr>
          <w:b/>
          <w:bCs/>
        </w:rPr>
        <w:t>.</w:t>
      </w:r>
    </w:p>
    <w:p w14:paraId="58C63B7C" w14:textId="4E3F6E9B" w:rsidR="00101A60" w:rsidRPr="00101A60" w:rsidRDefault="00101A60" w:rsidP="00101A60">
      <w:pPr>
        <w:pStyle w:val="Ttulo4"/>
        <w:rPr>
          <w:b/>
          <w:bCs/>
          <w:i w:val="0"/>
          <w:iCs w:val="0"/>
          <w:sz w:val="24"/>
        </w:rPr>
      </w:pPr>
      <w:r w:rsidRPr="004B6F6F">
        <w:rPr>
          <w:b/>
          <w:bCs/>
          <w:i w:val="0"/>
          <w:iCs w:val="0"/>
          <w:sz w:val="24"/>
          <w:highlight w:val="yellow"/>
        </w:rPr>
        <w:t>2.10.2.</w:t>
      </w:r>
      <w:r w:rsidR="004B6F6F" w:rsidRPr="004B6F6F">
        <w:rPr>
          <w:b/>
          <w:bCs/>
          <w:i w:val="0"/>
          <w:iCs w:val="0"/>
          <w:sz w:val="24"/>
          <w:highlight w:val="yellow"/>
        </w:rPr>
        <w:t>2. Que significa dar herramientas a un modelo</w:t>
      </w:r>
    </w:p>
    <w:p w14:paraId="38F3A141" w14:textId="552340B6" w:rsidR="00B96708" w:rsidRDefault="004B6F6F" w:rsidP="00166A96">
      <w:r>
        <w:t xml:space="preserve">Una herramienta ofrece una operación que el </w:t>
      </w:r>
      <w:r w:rsidRPr="00B96708">
        <w:rPr>
          <w:b/>
          <w:bCs/>
        </w:rPr>
        <w:t>asistente puede solicitar:</w:t>
      </w:r>
      <w:r>
        <w:t xml:space="preserve"> consultar precios, buscar registros, calcular un resultado o </w:t>
      </w:r>
      <w:r w:rsidR="00B96708">
        <w:t>iniciar una reserva.</w:t>
      </w:r>
      <w:r w:rsidR="00E16FB2">
        <w:br/>
      </w:r>
      <w:r w:rsidR="00D51921">
        <w:t>En la llamada a funciones personalizada, el modelo produce una solicitud y la aplicación la ejecuta. Por eso conviene distinguir estas piezas:</w:t>
      </w:r>
    </w:p>
    <w:tbl>
      <w:tblPr>
        <w:tblStyle w:val="Tablaconcuadrcula4-nfasis4"/>
        <w:tblW w:w="0" w:type="auto"/>
        <w:tblLook w:val="04A0" w:firstRow="1" w:lastRow="0" w:firstColumn="1" w:lastColumn="0" w:noHBand="0" w:noVBand="1"/>
      </w:tblPr>
      <w:tblGrid>
        <w:gridCol w:w="5395"/>
        <w:gridCol w:w="5395"/>
      </w:tblGrid>
      <w:tr w:rsidR="00D51921" w14:paraId="0E50F04B" w14:textId="77777777" w:rsidTr="00AC77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DFBD007" w14:textId="711C713D" w:rsidR="00D51921" w:rsidRPr="00D51921" w:rsidRDefault="00D51921" w:rsidP="00166A96">
            <w:pPr>
              <w:rPr>
                <w:b w:val="0"/>
                <w:bCs w:val="0"/>
              </w:rPr>
            </w:pPr>
            <w:r>
              <w:rPr>
                <w:b w:val="0"/>
                <w:bCs w:val="0"/>
              </w:rPr>
              <w:t>Pieza</w:t>
            </w:r>
          </w:p>
        </w:tc>
        <w:tc>
          <w:tcPr>
            <w:tcW w:w="5395" w:type="dxa"/>
          </w:tcPr>
          <w:p w14:paraId="106859FD" w14:textId="5EF3A564" w:rsidR="00D51921" w:rsidRPr="00D51921" w:rsidRDefault="00D51921" w:rsidP="00166A9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Responsabilidad</w:t>
            </w:r>
          </w:p>
        </w:tc>
      </w:tr>
      <w:tr w:rsidR="00D51921" w14:paraId="6A5F89DB" w14:textId="77777777" w:rsidTr="00A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21F1542" w14:textId="7B49C603" w:rsidR="00D51921" w:rsidRPr="00D51921" w:rsidRDefault="00D51921" w:rsidP="00166A96">
            <w:r>
              <w:t>Modelo</w:t>
            </w:r>
          </w:p>
        </w:tc>
        <w:tc>
          <w:tcPr>
            <w:tcW w:w="5395" w:type="dxa"/>
          </w:tcPr>
          <w:p w14:paraId="0D7F5EAB" w14:textId="51C779E8" w:rsidR="00D51921" w:rsidRDefault="00D51921" w:rsidP="00166A96">
            <w:pPr>
              <w:cnfStyle w:val="000000100000" w:firstRow="0" w:lastRow="0" w:firstColumn="0" w:lastColumn="0" w:oddVBand="0" w:evenVBand="0" w:oddHBand="1" w:evenHBand="0" w:firstRowFirstColumn="0" w:firstRowLastColumn="0" w:lastRowFirstColumn="0" w:lastRowLastColumn="0"/>
            </w:pPr>
            <w:proofErr w:type="spellStart"/>
            <w:r>
              <w:t>Seleccioanr</w:t>
            </w:r>
            <w:proofErr w:type="spellEnd"/>
            <w:r>
              <w:t xml:space="preserve"> una herramienta y generar sus argumentos</w:t>
            </w:r>
          </w:p>
        </w:tc>
      </w:tr>
      <w:tr w:rsidR="00D51921" w14:paraId="357FCCF8" w14:textId="77777777" w:rsidTr="00AC7718">
        <w:tc>
          <w:tcPr>
            <w:cnfStyle w:val="001000000000" w:firstRow="0" w:lastRow="0" w:firstColumn="1" w:lastColumn="0" w:oddVBand="0" w:evenVBand="0" w:oddHBand="0" w:evenHBand="0" w:firstRowFirstColumn="0" w:firstRowLastColumn="0" w:lastRowFirstColumn="0" w:lastRowLastColumn="0"/>
            <w:tcW w:w="5395" w:type="dxa"/>
          </w:tcPr>
          <w:p w14:paraId="5905F34F" w14:textId="2A47A09C" w:rsidR="00D51921" w:rsidRDefault="00D51921" w:rsidP="00166A96">
            <w:r>
              <w:t>Aplicación</w:t>
            </w:r>
          </w:p>
        </w:tc>
        <w:tc>
          <w:tcPr>
            <w:tcW w:w="5395" w:type="dxa"/>
          </w:tcPr>
          <w:p w14:paraId="5453FF8E" w14:textId="5A59F1B9" w:rsidR="00D51921" w:rsidRDefault="00D51921" w:rsidP="00166A96">
            <w:pPr>
              <w:cnfStyle w:val="000000000000" w:firstRow="0" w:lastRow="0" w:firstColumn="0" w:lastColumn="0" w:oddVBand="0" w:evenVBand="0" w:oddHBand="0" w:evenHBand="0" w:firstRowFirstColumn="0" w:firstRowLastColumn="0" w:lastRowFirstColumn="0" w:lastRowLastColumn="0"/>
            </w:pPr>
            <w:r>
              <w:t xml:space="preserve">Comprobar la solicitud, ejecutar la </w:t>
            </w:r>
            <w:proofErr w:type="spellStart"/>
            <w:r>
              <w:t>funcion</w:t>
            </w:r>
            <w:proofErr w:type="spellEnd"/>
            <w:r>
              <w:t xml:space="preserve"> y devolver el resultado</w:t>
            </w:r>
          </w:p>
        </w:tc>
      </w:tr>
      <w:tr w:rsidR="00D51921" w14:paraId="6586AE34" w14:textId="77777777" w:rsidTr="00A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7716D0C" w14:textId="38D23C0B" w:rsidR="00D51921" w:rsidRDefault="00D51921" w:rsidP="00166A96">
            <w:r>
              <w:t>Herramienta</w:t>
            </w:r>
          </w:p>
        </w:tc>
        <w:tc>
          <w:tcPr>
            <w:tcW w:w="5395" w:type="dxa"/>
          </w:tcPr>
          <w:p w14:paraId="05714592" w14:textId="4D2FEE3B" w:rsidR="00D51921" w:rsidRDefault="00D51921" w:rsidP="00166A96">
            <w:pPr>
              <w:cnfStyle w:val="000000100000" w:firstRow="0" w:lastRow="0" w:firstColumn="0" w:lastColumn="0" w:oddVBand="0" w:evenVBand="0" w:oddHBand="1" w:evenHBand="0" w:firstRowFirstColumn="0" w:firstRowLastColumn="0" w:lastRowFirstColumn="0" w:lastRowLastColumn="0"/>
            </w:pPr>
            <w:r>
              <w:t>Realizar la operación concreta</w:t>
            </w:r>
          </w:p>
        </w:tc>
      </w:tr>
    </w:tbl>
    <w:p w14:paraId="3535CD8E" w14:textId="77777777" w:rsidR="00D51921" w:rsidRDefault="00D51921" w:rsidP="00166A96"/>
    <w:p w14:paraId="55FC693D" w14:textId="7EAE8077" w:rsidR="00915C67" w:rsidRPr="00AC7718" w:rsidRDefault="00AC7718" w:rsidP="00166A96">
      <w:r>
        <w:rPr>
          <w:b/>
          <w:bCs/>
        </w:rPr>
        <w:t xml:space="preserve">Ejemplo: </w:t>
      </w:r>
      <w:r>
        <w:t xml:space="preserve">Si preguntas el estado del pedido 125, el modelo solicita </w:t>
      </w:r>
      <w:proofErr w:type="spellStart"/>
      <w:r>
        <w:rPr>
          <w:b/>
          <w:bCs/>
        </w:rPr>
        <w:t>consultar_pedido</w:t>
      </w:r>
      <w:proofErr w:type="spellEnd"/>
      <w:r>
        <w:rPr>
          <w:b/>
          <w:bCs/>
        </w:rPr>
        <w:t xml:space="preserve"> </w:t>
      </w:r>
      <w:r>
        <w:t xml:space="preserve">con el identificador 125. </w:t>
      </w:r>
      <w:r w:rsidR="00915C67">
        <w:t xml:space="preserve">Tu programa consulta la </w:t>
      </w:r>
      <w:proofErr w:type="spellStart"/>
      <w:r w:rsidR="00915C67">
        <w:t>bd</w:t>
      </w:r>
      <w:proofErr w:type="spellEnd"/>
      <w:r w:rsidR="00915C67">
        <w:t xml:space="preserve"> y devuelve “en reparto”. El modelo redacta la respuesta al usuario.</w:t>
      </w:r>
    </w:p>
    <w:p w14:paraId="16B4FBA0" w14:textId="64CD64FC" w:rsidR="00474984" w:rsidRDefault="00474984" w:rsidP="00474984">
      <w:pPr>
        <w:pStyle w:val="Ttulo4"/>
        <w:rPr>
          <w:b/>
          <w:bCs/>
          <w:i w:val="0"/>
          <w:iCs w:val="0"/>
          <w:sz w:val="24"/>
        </w:rPr>
      </w:pPr>
      <w:r w:rsidRPr="006047FD">
        <w:rPr>
          <w:b/>
          <w:bCs/>
          <w:i w:val="0"/>
          <w:iCs w:val="0"/>
          <w:sz w:val="24"/>
          <w:highlight w:val="yellow"/>
        </w:rPr>
        <w:t>2.10.2.</w:t>
      </w:r>
      <w:r w:rsidR="006047FD" w:rsidRPr="006047FD">
        <w:rPr>
          <w:b/>
          <w:bCs/>
          <w:i w:val="0"/>
          <w:iCs w:val="0"/>
          <w:sz w:val="24"/>
          <w:highlight w:val="yellow"/>
        </w:rPr>
        <w:t>3. Para que sirven los ejemplos que menciona el profesor</w:t>
      </w:r>
    </w:p>
    <w:tbl>
      <w:tblPr>
        <w:tblStyle w:val="Tablaconcuadrcula4-nfasis4"/>
        <w:tblW w:w="0" w:type="auto"/>
        <w:tblLook w:val="04A0" w:firstRow="1" w:lastRow="0" w:firstColumn="1" w:lastColumn="0" w:noHBand="0" w:noVBand="1"/>
      </w:tblPr>
      <w:tblGrid>
        <w:gridCol w:w="5395"/>
        <w:gridCol w:w="5395"/>
      </w:tblGrid>
      <w:tr w:rsidR="006047FD" w14:paraId="10F1720A" w14:textId="77777777" w:rsidTr="002F1C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C68325C" w14:textId="43E379FA" w:rsidR="006047FD" w:rsidRPr="006047FD" w:rsidRDefault="006047FD" w:rsidP="006047FD">
            <w:pPr>
              <w:rPr>
                <w:b w:val="0"/>
                <w:bCs w:val="0"/>
              </w:rPr>
            </w:pPr>
            <w:r>
              <w:rPr>
                <w:b w:val="0"/>
                <w:bCs w:val="0"/>
              </w:rPr>
              <w:t>Uso mencionado</w:t>
            </w:r>
          </w:p>
        </w:tc>
        <w:tc>
          <w:tcPr>
            <w:tcW w:w="5395" w:type="dxa"/>
          </w:tcPr>
          <w:p w14:paraId="0460CEFD" w14:textId="38C2A4AB" w:rsidR="006047FD" w:rsidRPr="006047FD" w:rsidRDefault="006047FD" w:rsidP="006047FD">
            <w:pPr>
              <w:cnfStyle w:val="100000000000" w:firstRow="1" w:lastRow="0" w:firstColumn="0" w:lastColumn="0" w:oddVBand="0" w:evenVBand="0" w:oddHBand="0" w:evenHBand="0" w:firstRowFirstColumn="0" w:firstRowLastColumn="0" w:lastRowFirstColumn="0" w:lastRowLastColumn="0"/>
              <w:rPr>
                <w:b w:val="0"/>
                <w:bCs w:val="0"/>
              </w:rPr>
            </w:pPr>
            <w:r w:rsidRPr="006047FD">
              <w:rPr>
                <w:b w:val="0"/>
                <w:bCs w:val="0"/>
              </w:rPr>
              <w:t xml:space="preserve">Ejemplo </w:t>
            </w:r>
            <w:proofErr w:type="spellStart"/>
            <w:r w:rsidRPr="006047FD">
              <w:rPr>
                <w:b w:val="0"/>
                <w:bCs w:val="0"/>
              </w:rPr>
              <w:t>practico</w:t>
            </w:r>
            <w:proofErr w:type="spellEnd"/>
            <w:r w:rsidRPr="006047FD">
              <w:rPr>
                <w:b w:val="0"/>
                <w:bCs w:val="0"/>
              </w:rPr>
              <w:t xml:space="preserve"> original</w:t>
            </w:r>
          </w:p>
        </w:tc>
      </w:tr>
      <w:tr w:rsidR="006047FD" w14:paraId="504530E2" w14:textId="77777777" w:rsidTr="002F1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9B0B0F8" w14:textId="3B001EA9" w:rsidR="006047FD" w:rsidRDefault="002F1CAA" w:rsidP="006047FD">
            <w:r w:rsidRPr="002F1CAA">
              <w:t>Recuperar información</w:t>
            </w:r>
          </w:p>
        </w:tc>
        <w:tc>
          <w:tcPr>
            <w:tcW w:w="5395" w:type="dxa"/>
          </w:tcPr>
          <w:p w14:paraId="2A81CA93" w14:textId="716162E8" w:rsidR="006047FD" w:rsidRDefault="002F1CAA" w:rsidP="006047FD">
            <w:pPr>
              <w:cnfStyle w:val="000000100000" w:firstRow="0" w:lastRow="0" w:firstColumn="0" w:lastColumn="0" w:oddVBand="0" w:evenVBand="0" w:oddHBand="1" w:evenHBand="0" w:firstRowFirstColumn="0" w:firstRowLastColumn="0" w:lastRowFirstColumn="0" w:lastRowLastColumn="0"/>
            </w:pPr>
            <w:r>
              <w:t>Consultar el precio de un vuelo en el sistema de la aerolínea</w:t>
            </w:r>
          </w:p>
        </w:tc>
      </w:tr>
      <w:tr w:rsidR="006047FD" w14:paraId="30213A22" w14:textId="77777777" w:rsidTr="002F1CAA">
        <w:tc>
          <w:tcPr>
            <w:cnfStyle w:val="001000000000" w:firstRow="0" w:lastRow="0" w:firstColumn="1" w:lastColumn="0" w:oddVBand="0" w:evenVBand="0" w:oddHBand="0" w:evenHBand="0" w:firstRowFirstColumn="0" w:firstRowLastColumn="0" w:lastRowFirstColumn="0" w:lastRowLastColumn="0"/>
            <w:tcW w:w="5395" w:type="dxa"/>
          </w:tcPr>
          <w:p w14:paraId="097132E2" w14:textId="19D67585" w:rsidR="006047FD" w:rsidRPr="002F1CAA" w:rsidRDefault="002F1CAA" w:rsidP="006047FD">
            <w:r>
              <w:t>Consultar una base de datos</w:t>
            </w:r>
          </w:p>
        </w:tc>
        <w:tc>
          <w:tcPr>
            <w:tcW w:w="5395" w:type="dxa"/>
          </w:tcPr>
          <w:p w14:paraId="56B9C757" w14:textId="1C599395" w:rsidR="006047FD" w:rsidRPr="002F1CAA" w:rsidRDefault="002F1CAA" w:rsidP="006047FD">
            <w:pPr>
              <w:cnfStyle w:val="000000000000" w:firstRow="0" w:lastRow="0" w:firstColumn="0" w:lastColumn="0" w:oddVBand="0" w:evenVBand="0" w:oddHBand="0" w:evenHBand="0" w:firstRowFirstColumn="0" w:firstRowLastColumn="0" w:lastRowFirstColumn="0" w:lastRowLastColumn="0"/>
            </w:pPr>
            <w:r>
              <w:t>Buscar el estado de un pedido</w:t>
            </w:r>
          </w:p>
        </w:tc>
      </w:tr>
      <w:tr w:rsidR="006047FD" w14:paraId="55931375" w14:textId="77777777" w:rsidTr="002F1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5C008EA" w14:textId="77BD805A" w:rsidR="006047FD" w:rsidRDefault="002F1CAA" w:rsidP="006047FD">
            <w:r w:rsidRPr="002F1CAA">
              <w:t>Realizar una acción</w:t>
            </w:r>
          </w:p>
        </w:tc>
        <w:tc>
          <w:tcPr>
            <w:tcW w:w="5395" w:type="dxa"/>
          </w:tcPr>
          <w:p w14:paraId="3322B554" w14:textId="5A56A772" w:rsidR="006047FD" w:rsidRDefault="002F1CAA" w:rsidP="006047FD">
            <w:pPr>
              <w:cnfStyle w:val="000000100000" w:firstRow="0" w:lastRow="0" w:firstColumn="0" w:lastColumn="0" w:oddVBand="0" w:evenVBand="0" w:oddHBand="1" w:evenHBand="0" w:firstRowFirstColumn="0" w:firstRowLastColumn="0" w:lastRowFirstColumn="0" w:lastRowLastColumn="0"/>
            </w:pPr>
            <w:r w:rsidRPr="002F1CAA">
              <w:t>Crear una reserva cuando se cumplen los requisitos</w:t>
            </w:r>
          </w:p>
        </w:tc>
      </w:tr>
      <w:tr w:rsidR="002F1CAA" w14:paraId="5D2A2186" w14:textId="77777777" w:rsidTr="002F1CAA">
        <w:tc>
          <w:tcPr>
            <w:cnfStyle w:val="001000000000" w:firstRow="0" w:lastRow="0" w:firstColumn="1" w:lastColumn="0" w:oddVBand="0" w:evenVBand="0" w:oddHBand="0" w:evenHBand="0" w:firstRowFirstColumn="0" w:firstRowLastColumn="0" w:lastRowFirstColumn="0" w:lastRowLastColumn="0"/>
            <w:tcW w:w="5395" w:type="dxa"/>
          </w:tcPr>
          <w:p w14:paraId="12AD3B6E" w14:textId="540A0826" w:rsidR="002F1CAA" w:rsidRPr="002F1CAA" w:rsidRDefault="002F1CAA" w:rsidP="006047FD">
            <w:r w:rsidRPr="002F1CAA">
              <w:t>Ejecutar Python</w:t>
            </w:r>
          </w:p>
        </w:tc>
        <w:tc>
          <w:tcPr>
            <w:tcW w:w="5395" w:type="dxa"/>
          </w:tcPr>
          <w:p w14:paraId="1ACD9DC4" w14:textId="64D699AF" w:rsidR="002F1CAA" w:rsidRPr="002F1CAA" w:rsidRDefault="002F1CAA" w:rsidP="006047FD">
            <w:pPr>
              <w:cnfStyle w:val="000000000000" w:firstRow="0" w:lastRow="0" w:firstColumn="0" w:lastColumn="0" w:oddVBand="0" w:evenVBand="0" w:oddHBand="0" w:evenHBand="0" w:firstRowFirstColumn="0" w:firstRowLastColumn="0" w:lastRowFirstColumn="0" w:lastRowLastColumn="0"/>
            </w:pPr>
            <w:r w:rsidRPr="002F1CAA">
              <w:t>Procesar un archivo de ventas</w:t>
            </w:r>
          </w:p>
        </w:tc>
      </w:tr>
      <w:tr w:rsidR="002F1CAA" w14:paraId="7FFFCB5B" w14:textId="77777777" w:rsidTr="002F1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5B02CA1" w14:textId="705D429F" w:rsidR="002F1CAA" w:rsidRPr="002F1CAA" w:rsidRDefault="002F1CAA" w:rsidP="006047FD">
            <w:r w:rsidRPr="002F1CAA">
              <w:t>Ejecutar una prueba</w:t>
            </w:r>
          </w:p>
        </w:tc>
        <w:tc>
          <w:tcPr>
            <w:tcW w:w="5395" w:type="dxa"/>
          </w:tcPr>
          <w:p w14:paraId="42ACF355" w14:textId="6107696E" w:rsidR="002F1CAA" w:rsidRPr="002F1CAA" w:rsidRDefault="002F1CAA" w:rsidP="006047FD">
            <w:pPr>
              <w:cnfStyle w:val="000000100000" w:firstRow="0" w:lastRow="0" w:firstColumn="0" w:lastColumn="0" w:oddVBand="0" w:evenVBand="0" w:oddHBand="1" w:evenHBand="0" w:firstRowFirstColumn="0" w:firstRowLastColumn="0" w:lastRowFirstColumn="0" w:lastRowLastColumn="0"/>
            </w:pPr>
            <w:r w:rsidRPr="002F1CAA">
              <w:t>Comprobar si una función de tu proyecto funciona</w:t>
            </w:r>
          </w:p>
        </w:tc>
      </w:tr>
      <w:tr w:rsidR="002F1CAA" w14:paraId="6F924A7B" w14:textId="77777777" w:rsidTr="002F1CAA">
        <w:tc>
          <w:tcPr>
            <w:cnfStyle w:val="001000000000" w:firstRow="0" w:lastRow="0" w:firstColumn="1" w:lastColumn="0" w:oddVBand="0" w:evenVBand="0" w:oddHBand="0" w:evenHBand="0" w:firstRowFirstColumn="0" w:firstRowLastColumn="0" w:lastRowFirstColumn="0" w:lastRowLastColumn="0"/>
            <w:tcW w:w="5395" w:type="dxa"/>
          </w:tcPr>
          <w:p w14:paraId="7B41A09B" w14:textId="0658C627" w:rsidR="002F1CAA" w:rsidRPr="002F1CAA" w:rsidRDefault="00F57F3D" w:rsidP="006047FD">
            <w:r>
              <w:t xml:space="preserve">Calcular </w:t>
            </w:r>
          </w:p>
        </w:tc>
        <w:tc>
          <w:tcPr>
            <w:tcW w:w="5395" w:type="dxa"/>
          </w:tcPr>
          <w:p w14:paraId="1FBB4D54" w14:textId="3C48460E" w:rsidR="002F1CAA" w:rsidRPr="00F57F3D" w:rsidRDefault="00F57F3D" w:rsidP="006047FD">
            <w:pPr>
              <w:cnfStyle w:val="000000000000" w:firstRow="0" w:lastRow="0" w:firstColumn="0" w:lastColumn="0" w:oddVBand="0" w:evenVBand="0" w:oddHBand="0" w:evenHBand="0" w:firstRowFirstColumn="0" w:firstRowLastColumn="0" w:lastRowFirstColumn="0" w:lastRowLastColumn="0"/>
            </w:pPr>
            <w:r>
              <w:t>Obtener un total con una función determinista</w:t>
            </w:r>
          </w:p>
        </w:tc>
      </w:tr>
    </w:tbl>
    <w:p w14:paraId="5624BB15" w14:textId="19FB45BC" w:rsidR="007A6434" w:rsidRDefault="007A6434" w:rsidP="006047FD">
      <w:r>
        <w:t xml:space="preserve">Son operaciones diferentes: consultar un precio y comprar un billete necesitan herramientas </w:t>
      </w:r>
      <w:r w:rsidR="005B34B2">
        <w:t>y permisos distintos.</w:t>
      </w:r>
    </w:p>
    <w:p w14:paraId="5271AC17" w14:textId="6813A6D7" w:rsidR="005B34B2" w:rsidRDefault="005B34B2" w:rsidP="006047FD">
      <w:r>
        <w:t xml:space="preserve">“Ampliar el conocimiento” significa incorporar información al </w:t>
      </w:r>
      <w:r>
        <w:rPr>
          <w:b/>
          <w:bCs/>
        </w:rPr>
        <w:t xml:space="preserve">contexto de esa respuesta. </w:t>
      </w:r>
      <w:r w:rsidR="00E16FB2" w:rsidRPr="00E16FB2">
        <w:t>Consultar una base de datos no equivale a reentrenar el modelo ni a modificar automáticamente sus pesos.</w:t>
      </w:r>
    </w:p>
    <w:p w14:paraId="3B99AC43" w14:textId="6CBB3B89" w:rsidR="00626BD0" w:rsidRPr="009D17C8" w:rsidRDefault="00626BD0" w:rsidP="009D17C8">
      <w:pPr>
        <w:pStyle w:val="Ttulo4"/>
        <w:rPr>
          <w:b/>
          <w:bCs/>
          <w:i w:val="0"/>
          <w:iCs w:val="0"/>
          <w:sz w:val="24"/>
        </w:rPr>
      </w:pPr>
      <w:r w:rsidRPr="0079035C">
        <w:rPr>
          <w:b/>
          <w:bCs/>
          <w:i w:val="0"/>
          <w:iCs w:val="0"/>
          <w:sz w:val="24"/>
          <w:highlight w:val="yellow"/>
        </w:rPr>
        <w:lastRenderedPageBreak/>
        <w:t>2.10.2.</w:t>
      </w:r>
      <w:r w:rsidR="009D17C8" w:rsidRPr="0079035C">
        <w:rPr>
          <w:b/>
          <w:bCs/>
          <w:i w:val="0"/>
          <w:iCs w:val="0"/>
          <w:sz w:val="24"/>
          <w:highlight w:val="yellow"/>
        </w:rPr>
        <w:t xml:space="preserve">4. </w:t>
      </w:r>
      <w:r w:rsidR="0079035C" w:rsidRPr="0079035C">
        <w:rPr>
          <w:b/>
          <w:bCs/>
          <w:i w:val="0"/>
          <w:iCs w:val="0"/>
          <w:sz w:val="24"/>
          <w:highlight w:val="yellow"/>
        </w:rPr>
        <w:t>Por qué un modelo que genera tokens puede solicitar una función</w:t>
      </w:r>
    </w:p>
    <w:p w14:paraId="0F064373" w14:textId="77777777" w:rsidR="0079035C" w:rsidRPr="0079035C" w:rsidRDefault="0079035C" w:rsidP="0079035C">
      <w:r w:rsidRPr="0079035C">
        <w:t>La duda central del profesor es razonable: si un LLM genera una salida, ¿cómo puede ejecutar una función?</w:t>
      </w:r>
    </w:p>
    <w:p w14:paraId="0E8BF793" w14:textId="66B7A022" w:rsidR="001B7B58" w:rsidRDefault="0079035C" w:rsidP="0024284F">
      <w:r>
        <w:t xml:space="preserve">La explicación es que puede generar una </w:t>
      </w:r>
      <w:r>
        <w:rPr>
          <w:b/>
          <w:bCs/>
        </w:rPr>
        <w:t xml:space="preserve">salida </w:t>
      </w:r>
      <w:r w:rsidR="008723E3">
        <w:rPr>
          <w:b/>
          <w:bCs/>
        </w:rPr>
        <w:t>estructurada</w:t>
      </w:r>
      <w:r>
        <w:rPr>
          <w:b/>
          <w:bCs/>
        </w:rPr>
        <w:t xml:space="preserve"> que representa la solicitud. </w:t>
      </w:r>
      <w:r w:rsidR="00003715">
        <w:t>El programa que recibe esa salida reconoce su significado.</w:t>
      </w:r>
    </w:p>
    <w:p w14:paraId="03605828" w14:textId="77777777" w:rsidR="008723E3" w:rsidRPr="008723E3" w:rsidRDefault="008723E3" w:rsidP="008723E3">
      <w:r w:rsidRPr="008723E3">
        <w:t>Un ejemplo conceptual, independiente del formato exacto de cada API:</w:t>
      </w:r>
    </w:p>
    <w:p w14:paraId="782E3B5B" w14:textId="6C61045C" w:rsidR="00003715" w:rsidRDefault="008723E3" w:rsidP="0024284F">
      <w:r w:rsidRPr="008723E3">
        <w:rPr>
          <w:noProof/>
        </w:rPr>
        <w:drawing>
          <wp:inline distT="0" distB="0" distL="0" distR="0" wp14:anchorId="60F14112" wp14:editId="0C449E59">
            <wp:extent cx="5554980" cy="1525266"/>
            <wp:effectExtent l="38100" t="38100" r="26670" b="37465"/>
            <wp:docPr id="1619819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19670" name=""/>
                    <pic:cNvPicPr/>
                  </pic:nvPicPr>
                  <pic:blipFill>
                    <a:blip r:embed="rId809"/>
                    <a:stretch>
                      <a:fillRect/>
                    </a:stretch>
                  </pic:blipFill>
                  <pic:spPr>
                    <a:xfrm>
                      <a:off x="0" y="0"/>
                      <a:ext cx="5567222" cy="1528627"/>
                    </a:xfrm>
                    <a:prstGeom prst="rect">
                      <a:avLst/>
                    </a:prstGeom>
                    <a:ln w="28575">
                      <a:solidFill>
                        <a:srgbClr val="EE0000"/>
                      </a:solidFill>
                    </a:ln>
                  </pic:spPr>
                </pic:pic>
              </a:graphicData>
            </a:graphic>
          </wp:inline>
        </w:drawing>
      </w:r>
    </w:p>
    <w:p w14:paraId="7DF30491" w14:textId="1C8A5F61" w:rsidR="008723E3" w:rsidRDefault="0059126B" w:rsidP="0024284F">
      <w:r>
        <w:t xml:space="preserve">Ese objeto todavía no contiene un precio. Indica que operación se solicita y con </w:t>
      </w:r>
      <w:proofErr w:type="spellStart"/>
      <w:r>
        <w:t>que</w:t>
      </w:r>
      <w:proofErr w:type="spellEnd"/>
      <w:r>
        <w:t xml:space="preserve"> datos.</w:t>
      </w:r>
    </w:p>
    <w:p w14:paraId="7476F637" w14:textId="0376346E" w:rsidR="0059126B" w:rsidRDefault="0059126B" w:rsidP="0024284F">
      <w:proofErr w:type="spellStart"/>
      <w:r>
        <w:rPr>
          <w:b/>
          <w:bCs/>
        </w:rPr>
        <w:t>Analogia</w:t>
      </w:r>
      <w:proofErr w:type="spellEnd"/>
      <w:r>
        <w:rPr>
          <w:b/>
          <w:bCs/>
        </w:rPr>
        <w:t xml:space="preserve">: </w:t>
      </w:r>
      <w:r>
        <w:t>Escribir una orden de compra y ejecutar la compra son d</w:t>
      </w:r>
      <w:r w:rsidR="00EB716F">
        <w:t>os pasos distintos. La solicitud necesita un sistema que la procese.</w:t>
      </w:r>
    </w:p>
    <w:p w14:paraId="0C2EA54C" w14:textId="77777777" w:rsidR="00143793" w:rsidRPr="00143793" w:rsidRDefault="00143793" w:rsidP="00143793">
      <w:pPr>
        <w:spacing w:before="100" w:beforeAutospacing="1" w:after="100" w:afterAutospacing="1" w:line="240" w:lineRule="auto"/>
        <w:rPr>
          <w:rFonts w:eastAsia="Times New Roman" w:cs="Arial"/>
          <w:kern w:val="0"/>
          <w:szCs w:val="22"/>
          <w:lang w:eastAsia="es-CL"/>
          <w14:ligatures w14:val="none"/>
        </w:rPr>
      </w:pPr>
      <w:r w:rsidRPr="00143793">
        <w:rPr>
          <w:rFonts w:eastAsia="Times New Roman" w:cs="Arial"/>
          <w:kern w:val="0"/>
          <w:szCs w:val="22"/>
          <w:lang w:eastAsia="es-CL"/>
          <w14:ligatures w14:val="none"/>
        </w:rPr>
        <w:t>“Decidir” es una manera práctica de describir la selección de la herramienta. No significa que el modelo deje de generar salida y se convierta en el intérprete de Python.</w:t>
      </w:r>
    </w:p>
    <w:p w14:paraId="2B0A7171" w14:textId="580B6BA8" w:rsidR="00143793" w:rsidRPr="009D17C8" w:rsidRDefault="00143793" w:rsidP="00143793">
      <w:pPr>
        <w:pStyle w:val="Ttulo4"/>
        <w:rPr>
          <w:b/>
          <w:bCs/>
          <w:i w:val="0"/>
          <w:iCs w:val="0"/>
          <w:sz w:val="24"/>
        </w:rPr>
      </w:pPr>
      <w:r w:rsidRPr="0089441F">
        <w:rPr>
          <w:b/>
          <w:bCs/>
          <w:i w:val="0"/>
          <w:iCs w:val="0"/>
          <w:sz w:val="24"/>
          <w:highlight w:val="yellow"/>
        </w:rPr>
        <w:t xml:space="preserve">2.10.2.5. </w:t>
      </w:r>
      <w:r w:rsidR="009A0564" w:rsidRPr="0089441F">
        <w:rPr>
          <w:b/>
          <w:bCs/>
          <w:i w:val="0"/>
          <w:iCs w:val="0"/>
          <w:sz w:val="24"/>
          <w:highlight w:val="yellow"/>
        </w:rPr>
        <w:t>Qué ocurre realmente durante la llamada</w:t>
      </w:r>
      <w:r w:rsidR="0089441F" w:rsidRPr="0089441F">
        <w:rPr>
          <w:b/>
          <w:bCs/>
          <w:i w:val="0"/>
          <w:iCs w:val="0"/>
          <w:sz w:val="24"/>
          <w:highlight w:val="yellow"/>
        </w:rPr>
        <w:t xml:space="preserve"> + Ejemplo completo de la aerolínea</w:t>
      </w:r>
    </w:p>
    <w:p w14:paraId="0CAA3AB5" w14:textId="3116DABA" w:rsidR="00711117" w:rsidRDefault="00DD3ACB" w:rsidP="00D77543">
      <w:pPr>
        <w:spacing w:before="100" w:beforeAutospacing="1" w:after="100" w:afterAutospacing="1" w:line="240" w:lineRule="auto"/>
        <w:rPr>
          <w:rFonts w:eastAsia="Times New Roman" w:cs="Arial"/>
          <w:kern w:val="0"/>
          <w:szCs w:val="22"/>
          <w:lang w:eastAsia="es-CL"/>
          <w14:ligatures w14:val="none"/>
        </w:rPr>
      </w:pPr>
      <w:r>
        <w:rPr>
          <w:rFonts w:eastAsia="Times New Roman" w:cs="Arial"/>
          <w:kern w:val="0"/>
          <w:szCs w:val="22"/>
          <w:lang w:eastAsia="es-CL"/>
          <w14:ligatures w14:val="none"/>
        </w:rPr>
        <w:t>El flujo básico de la clase tiene cinco pasos:</w:t>
      </w:r>
    </w:p>
    <w:p w14:paraId="0FAF0175" w14:textId="07E61C77" w:rsidR="00DD3ACB" w:rsidRDefault="00DD3ACB" w:rsidP="00DD3ACB">
      <w:pPr>
        <w:pStyle w:val="Prrafodelista"/>
        <w:numPr>
          <w:ilvl w:val="1"/>
          <w:numId w:val="44"/>
        </w:numPr>
        <w:spacing w:before="100" w:beforeAutospacing="1" w:after="100" w:afterAutospacing="1" w:line="240" w:lineRule="auto"/>
        <w:rPr>
          <w:rFonts w:eastAsia="Times New Roman" w:cs="Arial"/>
          <w:kern w:val="0"/>
          <w:szCs w:val="22"/>
          <w:lang w:eastAsia="es-CL"/>
          <w14:ligatures w14:val="none"/>
        </w:rPr>
      </w:pPr>
      <w:r>
        <w:rPr>
          <w:rFonts w:eastAsia="Times New Roman" w:cs="Arial"/>
          <w:kern w:val="0"/>
          <w:szCs w:val="22"/>
          <w:lang w:eastAsia="es-CL"/>
          <w14:ligatures w14:val="none"/>
        </w:rPr>
        <w:t xml:space="preserve">La aplicación </w:t>
      </w:r>
      <w:proofErr w:type="spellStart"/>
      <w:r>
        <w:rPr>
          <w:rFonts w:eastAsia="Times New Roman" w:cs="Arial"/>
          <w:kern w:val="0"/>
          <w:szCs w:val="22"/>
          <w:lang w:eastAsia="es-CL"/>
          <w14:ligatures w14:val="none"/>
        </w:rPr>
        <w:t>envia</w:t>
      </w:r>
      <w:proofErr w:type="spellEnd"/>
      <w:r>
        <w:rPr>
          <w:rFonts w:eastAsia="Times New Roman" w:cs="Arial"/>
          <w:kern w:val="0"/>
          <w:szCs w:val="22"/>
          <w:lang w:eastAsia="es-CL"/>
          <w14:ligatures w14:val="none"/>
        </w:rPr>
        <w:t xml:space="preserve"> la pregunta y las herramientas disponibles</w:t>
      </w:r>
    </w:p>
    <w:p w14:paraId="76B92194" w14:textId="6FE31355" w:rsidR="00DD3ACB" w:rsidRDefault="007F1716" w:rsidP="00DD3ACB">
      <w:pPr>
        <w:pStyle w:val="Prrafodelista"/>
        <w:numPr>
          <w:ilvl w:val="1"/>
          <w:numId w:val="44"/>
        </w:numPr>
        <w:spacing w:before="100" w:beforeAutospacing="1" w:after="100" w:afterAutospacing="1" w:line="240" w:lineRule="auto"/>
        <w:rPr>
          <w:rFonts w:eastAsia="Times New Roman" w:cs="Arial"/>
          <w:kern w:val="0"/>
          <w:szCs w:val="22"/>
          <w:lang w:eastAsia="es-CL"/>
          <w14:ligatures w14:val="none"/>
        </w:rPr>
      </w:pPr>
      <w:r>
        <w:rPr>
          <w:rFonts w:eastAsia="Times New Roman" w:cs="Arial"/>
          <w:kern w:val="0"/>
          <w:szCs w:val="22"/>
          <w:lang w:eastAsia="es-CL"/>
          <w14:ligatures w14:val="none"/>
        </w:rPr>
        <w:t>El modelo devuelve una llamada a una herramienta</w:t>
      </w:r>
    </w:p>
    <w:p w14:paraId="6C843C84" w14:textId="1D349987" w:rsidR="007F1716" w:rsidRDefault="007F1716" w:rsidP="00DD3ACB">
      <w:pPr>
        <w:pStyle w:val="Prrafodelista"/>
        <w:numPr>
          <w:ilvl w:val="1"/>
          <w:numId w:val="44"/>
        </w:numPr>
        <w:spacing w:before="100" w:beforeAutospacing="1" w:after="100" w:afterAutospacing="1" w:line="240" w:lineRule="auto"/>
        <w:rPr>
          <w:rFonts w:eastAsia="Times New Roman" w:cs="Arial"/>
          <w:kern w:val="0"/>
          <w:szCs w:val="22"/>
          <w:lang w:eastAsia="es-CL"/>
          <w14:ligatures w14:val="none"/>
        </w:rPr>
      </w:pPr>
      <w:r>
        <w:rPr>
          <w:rFonts w:eastAsia="Times New Roman" w:cs="Arial"/>
          <w:kern w:val="0"/>
          <w:szCs w:val="22"/>
          <w:lang w:eastAsia="es-CL"/>
          <w14:ligatures w14:val="none"/>
        </w:rPr>
        <w:t xml:space="preserve">La aplicación ejecuta la </w:t>
      </w:r>
      <w:proofErr w:type="spellStart"/>
      <w:r>
        <w:rPr>
          <w:rFonts w:eastAsia="Times New Roman" w:cs="Arial"/>
          <w:kern w:val="0"/>
          <w:szCs w:val="22"/>
          <w:lang w:eastAsia="es-CL"/>
          <w14:ligatures w14:val="none"/>
        </w:rPr>
        <w:t>funcion</w:t>
      </w:r>
      <w:proofErr w:type="spellEnd"/>
      <w:r>
        <w:rPr>
          <w:rFonts w:eastAsia="Times New Roman" w:cs="Arial"/>
          <w:kern w:val="0"/>
          <w:szCs w:val="22"/>
          <w:lang w:eastAsia="es-CL"/>
          <w14:ligatures w14:val="none"/>
        </w:rPr>
        <w:t xml:space="preserve"> correspondiente</w:t>
      </w:r>
    </w:p>
    <w:p w14:paraId="44FB37EC" w14:textId="1194739A" w:rsidR="007F1716" w:rsidRDefault="007F1716" w:rsidP="00DD3ACB">
      <w:pPr>
        <w:pStyle w:val="Prrafodelista"/>
        <w:numPr>
          <w:ilvl w:val="1"/>
          <w:numId w:val="44"/>
        </w:numPr>
        <w:spacing w:before="100" w:beforeAutospacing="1" w:after="100" w:afterAutospacing="1" w:line="240" w:lineRule="auto"/>
        <w:rPr>
          <w:rFonts w:eastAsia="Times New Roman" w:cs="Arial"/>
          <w:kern w:val="0"/>
          <w:szCs w:val="22"/>
          <w:lang w:eastAsia="es-CL"/>
          <w14:ligatures w14:val="none"/>
        </w:rPr>
      </w:pPr>
      <w:r>
        <w:rPr>
          <w:rFonts w:eastAsia="Times New Roman" w:cs="Arial"/>
          <w:kern w:val="0"/>
          <w:szCs w:val="22"/>
          <w:lang w:eastAsia="es-CL"/>
          <w14:ligatures w14:val="none"/>
        </w:rPr>
        <w:t xml:space="preserve">La aplicación </w:t>
      </w:r>
      <w:proofErr w:type="spellStart"/>
      <w:r>
        <w:rPr>
          <w:rFonts w:eastAsia="Times New Roman" w:cs="Arial"/>
          <w:kern w:val="0"/>
          <w:szCs w:val="22"/>
          <w:lang w:eastAsia="es-CL"/>
          <w14:ligatures w14:val="none"/>
        </w:rPr>
        <w:t>envia</w:t>
      </w:r>
      <w:proofErr w:type="spellEnd"/>
      <w:r>
        <w:rPr>
          <w:rFonts w:eastAsia="Times New Roman" w:cs="Arial"/>
          <w:kern w:val="0"/>
          <w:szCs w:val="22"/>
          <w:lang w:eastAsia="es-CL"/>
          <w14:ligatures w14:val="none"/>
        </w:rPr>
        <w:t xml:space="preserve"> el resultado al modelo</w:t>
      </w:r>
    </w:p>
    <w:p w14:paraId="7A18B708" w14:textId="1A63EA49" w:rsidR="007F1716" w:rsidRDefault="007F1716" w:rsidP="00DD3ACB">
      <w:pPr>
        <w:pStyle w:val="Prrafodelista"/>
        <w:numPr>
          <w:ilvl w:val="1"/>
          <w:numId w:val="44"/>
        </w:numPr>
        <w:spacing w:before="100" w:beforeAutospacing="1" w:after="100" w:afterAutospacing="1" w:line="240" w:lineRule="auto"/>
        <w:rPr>
          <w:rFonts w:eastAsia="Times New Roman" w:cs="Arial"/>
          <w:kern w:val="0"/>
          <w:szCs w:val="22"/>
          <w:lang w:eastAsia="es-CL"/>
          <w14:ligatures w14:val="none"/>
        </w:rPr>
      </w:pPr>
      <w:r>
        <w:rPr>
          <w:rFonts w:eastAsia="Times New Roman" w:cs="Arial"/>
          <w:kern w:val="0"/>
          <w:szCs w:val="22"/>
          <w:lang w:eastAsia="es-CL"/>
          <w14:ligatures w14:val="none"/>
        </w:rPr>
        <w:t>El modelo responde al usuario o solicita otra herramienta</w:t>
      </w:r>
    </w:p>
    <w:p w14:paraId="0AF8ADBB" w14:textId="7F4C5176" w:rsidR="007F1716" w:rsidRDefault="00D575FF" w:rsidP="007F1716">
      <w:pPr>
        <w:spacing w:before="100" w:beforeAutospacing="1" w:after="100" w:afterAutospacing="1" w:line="240" w:lineRule="auto"/>
        <w:rPr>
          <w:rFonts w:eastAsia="Times New Roman" w:cs="Arial"/>
          <w:kern w:val="0"/>
          <w:szCs w:val="22"/>
          <w:lang w:eastAsia="es-CL"/>
          <w14:ligatures w14:val="none"/>
        </w:rPr>
      </w:pPr>
      <w:r>
        <w:rPr>
          <w:rFonts w:eastAsia="Times New Roman" w:cs="Arial"/>
          <w:kern w:val="0"/>
          <w:szCs w:val="22"/>
          <w:lang w:eastAsia="es-CL"/>
          <w14:ligatures w14:val="none"/>
        </w:rPr>
        <w:t xml:space="preserve">La segunda respuesta puede </w:t>
      </w:r>
      <w:r w:rsidR="00C75CD6">
        <w:rPr>
          <w:rFonts w:eastAsia="Times New Roman" w:cs="Arial"/>
          <w:kern w:val="0"/>
          <w:szCs w:val="22"/>
          <w:lang w:eastAsia="es-CL"/>
          <w14:ligatures w14:val="none"/>
        </w:rPr>
        <w:t>iniciar</w:t>
      </w:r>
      <w:r>
        <w:rPr>
          <w:rFonts w:eastAsia="Times New Roman" w:cs="Arial"/>
          <w:kern w:val="0"/>
          <w:szCs w:val="22"/>
          <w:lang w:eastAsia="es-CL"/>
          <w14:ligatures w14:val="none"/>
        </w:rPr>
        <w:t xml:space="preserve"> otra consulta: no siempre bastan dos solicitudes al modelo.</w:t>
      </w:r>
    </w:p>
    <w:p w14:paraId="01A57C14" w14:textId="77777777" w:rsidR="0089441F" w:rsidRPr="0089441F" w:rsidRDefault="0089441F" w:rsidP="0089441F">
      <w:pPr>
        <w:spacing w:before="100" w:beforeAutospacing="1" w:after="100" w:afterAutospacing="1" w:line="240" w:lineRule="auto"/>
        <w:rPr>
          <w:rFonts w:eastAsia="Times New Roman" w:cs="Arial"/>
          <w:b/>
          <w:bCs/>
          <w:kern w:val="0"/>
          <w:sz w:val="24"/>
          <w:lang w:eastAsia="es-CL"/>
          <w14:ligatures w14:val="none"/>
        </w:rPr>
      </w:pPr>
      <w:r w:rsidRPr="0089441F">
        <w:rPr>
          <w:rFonts w:eastAsia="Times New Roman" w:cs="Arial"/>
          <w:b/>
          <w:bCs/>
          <w:kern w:val="0"/>
          <w:sz w:val="24"/>
          <w:highlight w:val="yellow"/>
          <w:lang w:eastAsia="es-CL"/>
          <w14:ligatures w14:val="none"/>
        </w:rPr>
        <w:t>6. Ejemplo completo de la aerolínea</w:t>
      </w:r>
    </w:p>
    <w:p w14:paraId="37B544DA" w14:textId="01BEDA2D" w:rsidR="00D575FF" w:rsidRDefault="00EF5587" w:rsidP="007F1716">
      <w:pPr>
        <w:spacing w:before="100" w:beforeAutospacing="1" w:after="100" w:afterAutospacing="1" w:line="240" w:lineRule="auto"/>
        <w:rPr>
          <w:rFonts w:eastAsia="Times New Roman" w:cs="Arial"/>
          <w:b/>
          <w:bCs/>
          <w:kern w:val="0"/>
          <w:szCs w:val="22"/>
          <w:lang w:eastAsia="es-CL"/>
          <w14:ligatures w14:val="none"/>
        </w:rPr>
      </w:pPr>
      <w:r w:rsidRPr="00EF5587">
        <w:rPr>
          <w:rFonts w:eastAsia="Times New Roman" w:cs="Arial"/>
          <w:kern w:val="0"/>
          <w:szCs w:val="22"/>
          <w:lang w:eastAsia="es-CL"/>
          <w14:ligatures w14:val="none"/>
        </w:rPr>
        <w:t>Todos los datos y precios siguientes son ficticios; simplificamos una tarifa para practicar.</w:t>
      </w:r>
      <w:r>
        <w:rPr>
          <w:rFonts w:eastAsia="Times New Roman" w:cs="Arial"/>
          <w:kern w:val="0"/>
          <w:szCs w:val="22"/>
          <w:lang w:eastAsia="es-CL"/>
          <w14:ligatures w14:val="none"/>
        </w:rPr>
        <w:br/>
      </w:r>
      <w:r w:rsidRPr="00EF5587">
        <w:rPr>
          <w:rFonts w:eastAsia="Times New Roman" w:cs="Arial"/>
          <w:b/>
          <w:bCs/>
          <w:kern w:val="0"/>
          <w:szCs w:val="22"/>
          <w:lang w:eastAsia="es-CL"/>
          <w14:ligatures w14:val="none"/>
        </w:rPr>
        <w:t>Usuario:</w:t>
      </w:r>
      <w:r w:rsidRPr="00EF5587">
        <w:rPr>
          <w:rFonts w:eastAsia="Times New Roman" w:cs="Arial"/>
          <w:kern w:val="0"/>
          <w:szCs w:val="22"/>
          <w:lang w:eastAsia="es-CL"/>
          <w14:ligatures w14:val="none"/>
        </w:rPr>
        <w:t xml:space="preserve"> “Quiero ir a París. ¿Cuánto cuesta?”</w:t>
      </w:r>
      <w:r>
        <w:rPr>
          <w:rFonts w:eastAsia="Times New Roman" w:cs="Arial"/>
          <w:kern w:val="0"/>
          <w:szCs w:val="22"/>
          <w:lang w:eastAsia="es-CL"/>
          <w14:ligatures w14:val="none"/>
        </w:rPr>
        <w:br/>
      </w:r>
      <w:r w:rsidRPr="00EF5587">
        <w:rPr>
          <w:rFonts w:eastAsia="Times New Roman" w:cs="Arial"/>
          <w:b/>
          <w:bCs/>
          <w:kern w:val="0"/>
          <w:szCs w:val="22"/>
          <w:lang w:eastAsia="es-CL"/>
          <w14:ligatures w14:val="none"/>
        </w:rPr>
        <w:t>Solicitud del modelo:</w:t>
      </w:r>
      <w:r>
        <w:rPr>
          <w:rFonts w:eastAsia="Times New Roman" w:cs="Arial"/>
          <w:b/>
          <w:bCs/>
          <w:kern w:val="0"/>
          <w:szCs w:val="22"/>
          <w:lang w:eastAsia="es-CL"/>
          <w14:ligatures w14:val="none"/>
        </w:rPr>
        <w:br/>
      </w:r>
      <w:r w:rsidRPr="00EF5587">
        <w:rPr>
          <w:rFonts w:eastAsia="Times New Roman" w:cs="Arial"/>
          <w:noProof/>
          <w:kern w:val="0"/>
          <w:szCs w:val="22"/>
          <w:lang w:eastAsia="es-CL"/>
          <w14:ligatures w14:val="none"/>
        </w:rPr>
        <w:drawing>
          <wp:inline distT="0" distB="0" distL="0" distR="0" wp14:anchorId="32B08723" wp14:editId="3C0B7507">
            <wp:extent cx="5379720" cy="1164996"/>
            <wp:effectExtent l="38100" t="38100" r="30480" b="35560"/>
            <wp:docPr id="386449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49250" name=""/>
                    <pic:cNvPicPr/>
                  </pic:nvPicPr>
                  <pic:blipFill>
                    <a:blip r:embed="rId810"/>
                    <a:stretch>
                      <a:fillRect/>
                    </a:stretch>
                  </pic:blipFill>
                  <pic:spPr>
                    <a:xfrm>
                      <a:off x="0" y="0"/>
                      <a:ext cx="5386774" cy="1166524"/>
                    </a:xfrm>
                    <a:prstGeom prst="rect">
                      <a:avLst/>
                    </a:prstGeom>
                    <a:ln w="28575">
                      <a:solidFill>
                        <a:srgbClr val="EE0000"/>
                      </a:solidFill>
                    </a:ln>
                  </pic:spPr>
                </pic:pic>
              </a:graphicData>
            </a:graphic>
          </wp:inline>
        </w:drawing>
      </w:r>
    </w:p>
    <w:p w14:paraId="1C46B0C9" w14:textId="77777777" w:rsidR="00755454" w:rsidRDefault="00755454" w:rsidP="007F1716">
      <w:pPr>
        <w:spacing w:before="100" w:beforeAutospacing="1" w:after="100" w:afterAutospacing="1" w:line="240" w:lineRule="auto"/>
        <w:rPr>
          <w:rFonts w:eastAsia="Times New Roman" w:cs="Arial"/>
          <w:b/>
          <w:bCs/>
          <w:kern w:val="0"/>
          <w:szCs w:val="22"/>
          <w:lang w:eastAsia="es-CL"/>
          <w14:ligatures w14:val="none"/>
        </w:rPr>
      </w:pPr>
    </w:p>
    <w:p w14:paraId="0A107F61" w14:textId="77777777" w:rsidR="00755454" w:rsidRDefault="00755454" w:rsidP="007F1716">
      <w:pPr>
        <w:spacing w:before="100" w:beforeAutospacing="1" w:after="100" w:afterAutospacing="1" w:line="240" w:lineRule="auto"/>
        <w:rPr>
          <w:rFonts w:eastAsia="Times New Roman" w:cs="Arial"/>
          <w:b/>
          <w:bCs/>
          <w:kern w:val="0"/>
          <w:szCs w:val="22"/>
          <w:lang w:eastAsia="es-CL"/>
          <w14:ligatures w14:val="none"/>
        </w:rPr>
      </w:pPr>
    </w:p>
    <w:p w14:paraId="54C2C01E" w14:textId="135AA950" w:rsidR="00755454" w:rsidRDefault="00755454" w:rsidP="007F1716">
      <w:pPr>
        <w:spacing w:before="100" w:beforeAutospacing="1" w:after="100" w:afterAutospacing="1" w:line="240" w:lineRule="auto"/>
        <w:rPr>
          <w:rFonts w:eastAsia="Times New Roman" w:cs="Arial"/>
          <w:b/>
          <w:bCs/>
          <w:kern w:val="0"/>
          <w:szCs w:val="22"/>
          <w:lang w:eastAsia="es-CL"/>
          <w14:ligatures w14:val="none"/>
        </w:rPr>
      </w:pPr>
      <w:r w:rsidRPr="00755454">
        <w:rPr>
          <w:rFonts w:eastAsia="Times New Roman" w:cs="Arial"/>
          <w:b/>
          <w:bCs/>
          <w:kern w:val="0"/>
          <w:szCs w:val="22"/>
          <w:lang w:eastAsia="es-CL"/>
          <w14:ligatures w14:val="none"/>
        </w:rPr>
        <w:lastRenderedPageBreak/>
        <w:t>Función que ejecutaría la aplicación:</w:t>
      </w:r>
      <w:r w:rsidR="001778BA" w:rsidRPr="001778BA">
        <w:rPr>
          <w:rFonts w:eastAsia="Times New Roman" w:cs="Arial"/>
          <w:noProof/>
          <w:kern w:val="0"/>
          <w:szCs w:val="22"/>
          <w:lang w:eastAsia="es-CL"/>
          <w14:ligatures w14:val="none"/>
        </w:rPr>
        <w:drawing>
          <wp:inline distT="0" distB="0" distL="0" distR="0" wp14:anchorId="0D7B75A1" wp14:editId="2378A696">
            <wp:extent cx="6012180" cy="2867138"/>
            <wp:effectExtent l="38100" t="38100" r="45720" b="47625"/>
            <wp:docPr id="2033016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16621" name=""/>
                    <pic:cNvPicPr/>
                  </pic:nvPicPr>
                  <pic:blipFill>
                    <a:blip r:embed="rId811"/>
                    <a:stretch>
                      <a:fillRect/>
                    </a:stretch>
                  </pic:blipFill>
                  <pic:spPr>
                    <a:xfrm>
                      <a:off x="0" y="0"/>
                      <a:ext cx="6043453" cy="2882052"/>
                    </a:xfrm>
                    <a:prstGeom prst="rect">
                      <a:avLst/>
                    </a:prstGeom>
                    <a:ln w="28575">
                      <a:solidFill>
                        <a:srgbClr val="EE0000"/>
                      </a:solidFill>
                    </a:ln>
                  </pic:spPr>
                </pic:pic>
              </a:graphicData>
            </a:graphic>
          </wp:inline>
        </w:drawing>
      </w:r>
    </w:p>
    <w:p w14:paraId="3E5EF4B4" w14:textId="77777777" w:rsidR="001778BA" w:rsidRPr="001778BA" w:rsidRDefault="001778BA" w:rsidP="001778BA">
      <w:pPr>
        <w:spacing w:before="100" w:beforeAutospacing="1" w:after="100" w:afterAutospacing="1" w:line="240" w:lineRule="auto"/>
        <w:rPr>
          <w:rFonts w:eastAsia="Times New Roman" w:cs="Arial"/>
          <w:kern w:val="0"/>
          <w:szCs w:val="22"/>
          <w:lang w:eastAsia="es-CL"/>
          <w14:ligatures w14:val="none"/>
        </w:rPr>
      </w:pPr>
      <w:r w:rsidRPr="001778BA">
        <w:rPr>
          <w:rFonts w:eastAsia="Times New Roman" w:cs="Arial"/>
          <w:b/>
          <w:bCs/>
          <w:kern w:val="0"/>
          <w:szCs w:val="22"/>
          <w:lang w:eastAsia="es-CL"/>
          <w14:ligatures w14:val="none"/>
        </w:rPr>
        <w:t>Resultado de la herramienta:</w:t>
      </w:r>
    </w:p>
    <w:p w14:paraId="0C30FFAB" w14:textId="51AA884A" w:rsidR="001778BA" w:rsidRDefault="00820D24" w:rsidP="007F1716">
      <w:pPr>
        <w:spacing w:before="100" w:beforeAutospacing="1" w:after="100" w:afterAutospacing="1" w:line="240" w:lineRule="auto"/>
        <w:rPr>
          <w:rFonts w:eastAsia="Times New Roman" w:cs="Arial"/>
          <w:kern w:val="0"/>
          <w:szCs w:val="22"/>
          <w:lang w:eastAsia="es-CL"/>
          <w14:ligatures w14:val="none"/>
        </w:rPr>
      </w:pPr>
      <w:r w:rsidRPr="00820D24">
        <w:rPr>
          <w:rFonts w:eastAsia="Times New Roman" w:cs="Arial"/>
          <w:noProof/>
          <w:kern w:val="0"/>
          <w:szCs w:val="22"/>
          <w:lang w:eastAsia="es-CL"/>
          <w14:ligatures w14:val="none"/>
        </w:rPr>
        <w:drawing>
          <wp:inline distT="0" distB="0" distL="0" distR="0" wp14:anchorId="163B57AD" wp14:editId="11FF3242">
            <wp:extent cx="6004726" cy="1577340"/>
            <wp:effectExtent l="38100" t="38100" r="34290" b="41910"/>
            <wp:docPr id="1778020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20830" name=""/>
                    <pic:cNvPicPr/>
                  </pic:nvPicPr>
                  <pic:blipFill>
                    <a:blip r:embed="rId812"/>
                    <a:stretch>
                      <a:fillRect/>
                    </a:stretch>
                  </pic:blipFill>
                  <pic:spPr>
                    <a:xfrm>
                      <a:off x="0" y="0"/>
                      <a:ext cx="6021283" cy="1581689"/>
                    </a:xfrm>
                    <a:prstGeom prst="rect">
                      <a:avLst/>
                    </a:prstGeom>
                    <a:ln w="28575">
                      <a:solidFill>
                        <a:srgbClr val="EE0000"/>
                      </a:solidFill>
                    </a:ln>
                  </pic:spPr>
                </pic:pic>
              </a:graphicData>
            </a:graphic>
          </wp:inline>
        </w:drawing>
      </w:r>
    </w:p>
    <w:p w14:paraId="02950DC7" w14:textId="77777777" w:rsidR="00820D24" w:rsidRPr="00820D24" w:rsidRDefault="00820D24" w:rsidP="00820D24">
      <w:pPr>
        <w:spacing w:before="100" w:beforeAutospacing="1" w:after="100" w:afterAutospacing="1" w:line="240" w:lineRule="auto"/>
        <w:rPr>
          <w:rFonts w:eastAsia="Times New Roman" w:cs="Arial"/>
          <w:kern w:val="0"/>
          <w:szCs w:val="22"/>
          <w:lang w:eastAsia="es-CL"/>
          <w14:ligatures w14:val="none"/>
        </w:rPr>
      </w:pPr>
      <w:r w:rsidRPr="00820D24">
        <w:rPr>
          <w:rFonts w:eastAsia="Times New Roman" w:cs="Arial"/>
          <w:b/>
          <w:bCs/>
          <w:kern w:val="0"/>
          <w:szCs w:val="22"/>
          <w:lang w:eastAsia="es-CL"/>
          <w14:ligatures w14:val="none"/>
        </w:rPr>
        <w:t>Respuesta final esperada:</w:t>
      </w:r>
      <w:r w:rsidRPr="00820D24">
        <w:rPr>
          <w:rFonts w:eastAsia="Times New Roman" w:cs="Arial"/>
          <w:kern w:val="0"/>
          <w:szCs w:val="22"/>
          <w:lang w:eastAsia="es-CL"/>
          <w14:ligatures w14:val="none"/>
        </w:rPr>
        <w:t xml:space="preserve"> “En esta demostración, la tarifa para París es de 250 USD.”</w:t>
      </w:r>
    </w:p>
    <w:p w14:paraId="5B18832C" w14:textId="77777777" w:rsidR="006C04FF" w:rsidRPr="006C04FF" w:rsidRDefault="006C04FF" w:rsidP="006C04FF">
      <w:pPr>
        <w:spacing w:before="100" w:beforeAutospacing="1" w:after="100" w:afterAutospacing="1" w:line="240" w:lineRule="auto"/>
        <w:rPr>
          <w:rFonts w:eastAsia="Times New Roman" w:cs="Arial"/>
          <w:kern w:val="0"/>
          <w:szCs w:val="22"/>
          <w:lang w:eastAsia="es-CL"/>
          <w14:ligatures w14:val="none"/>
        </w:rPr>
      </w:pPr>
      <w:r w:rsidRPr="006C04FF">
        <w:rPr>
          <w:rFonts w:eastAsia="Times New Roman" w:cs="Arial"/>
          <w:kern w:val="0"/>
          <w:szCs w:val="22"/>
          <w:lang w:eastAsia="es-CL"/>
          <w14:ligatures w14:val="none"/>
        </w:rPr>
        <w:t>El modelo identifica la consulta y redacta; la función aporta el dato.</w:t>
      </w:r>
    </w:p>
    <w:p w14:paraId="566D053A" w14:textId="77777777" w:rsidR="006C04FF" w:rsidRDefault="006C04FF" w:rsidP="006C04FF">
      <w:pPr>
        <w:spacing w:before="100" w:beforeAutospacing="1" w:after="100" w:afterAutospacing="1" w:line="240" w:lineRule="auto"/>
        <w:rPr>
          <w:rFonts w:eastAsia="Times New Roman" w:cs="Arial"/>
          <w:kern w:val="0"/>
          <w:szCs w:val="22"/>
          <w:lang w:eastAsia="es-CL"/>
          <w14:ligatures w14:val="none"/>
        </w:rPr>
      </w:pPr>
      <w:r w:rsidRPr="006C04FF">
        <w:rPr>
          <w:rFonts w:eastAsia="Times New Roman" w:cs="Arial"/>
          <w:kern w:val="0"/>
          <w:szCs w:val="22"/>
          <w:lang w:eastAsia="es-CL"/>
          <w14:ligatures w14:val="none"/>
        </w:rPr>
        <w:t>En un sistema real, “ir a París” no alcanza para cotizar: hacen falta origen, fechas, pasajeros y otras condiciones. El asistente tendría que pedir los datos necesarios.</w:t>
      </w:r>
    </w:p>
    <w:p w14:paraId="1B23F7FD" w14:textId="77777777" w:rsidR="00610B79" w:rsidRDefault="00610B79" w:rsidP="006C04FF">
      <w:pPr>
        <w:spacing w:before="100" w:beforeAutospacing="1" w:after="100" w:afterAutospacing="1" w:line="240" w:lineRule="auto"/>
        <w:rPr>
          <w:rFonts w:eastAsia="Times New Roman" w:cs="Arial"/>
          <w:kern w:val="0"/>
          <w:szCs w:val="22"/>
          <w:lang w:eastAsia="es-CL"/>
          <w14:ligatures w14:val="none"/>
        </w:rPr>
      </w:pPr>
    </w:p>
    <w:p w14:paraId="27DA2351" w14:textId="77777777" w:rsidR="00610B79" w:rsidRDefault="00610B79" w:rsidP="006C04FF">
      <w:pPr>
        <w:spacing w:before="100" w:beforeAutospacing="1" w:after="100" w:afterAutospacing="1" w:line="240" w:lineRule="auto"/>
        <w:rPr>
          <w:rFonts w:eastAsia="Times New Roman" w:cs="Arial"/>
          <w:kern w:val="0"/>
          <w:szCs w:val="22"/>
          <w:lang w:eastAsia="es-CL"/>
          <w14:ligatures w14:val="none"/>
        </w:rPr>
      </w:pPr>
    </w:p>
    <w:p w14:paraId="18BEE9F1" w14:textId="77777777" w:rsidR="00610B79" w:rsidRDefault="00610B79" w:rsidP="006C04FF">
      <w:pPr>
        <w:spacing w:before="100" w:beforeAutospacing="1" w:after="100" w:afterAutospacing="1" w:line="240" w:lineRule="auto"/>
        <w:rPr>
          <w:rFonts w:eastAsia="Times New Roman" w:cs="Arial"/>
          <w:kern w:val="0"/>
          <w:szCs w:val="22"/>
          <w:lang w:eastAsia="es-CL"/>
          <w14:ligatures w14:val="none"/>
        </w:rPr>
      </w:pPr>
    </w:p>
    <w:p w14:paraId="74C79909" w14:textId="77777777" w:rsidR="00610B79" w:rsidRDefault="00610B79" w:rsidP="006C04FF">
      <w:pPr>
        <w:spacing w:before="100" w:beforeAutospacing="1" w:after="100" w:afterAutospacing="1" w:line="240" w:lineRule="auto"/>
        <w:rPr>
          <w:rFonts w:eastAsia="Times New Roman" w:cs="Arial"/>
          <w:kern w:val="0"/>
          <w:szCs w:val="22"/>
          <w:lang w:eastAsia="es-CL"/>
          <w14:ligatures w14:val="none"/>
        </w:rPr>
      </w:pPr>
    </w:p>
    <w:p w14:paraId="42E9F8B5" w14:textId="77777777" w:rsidR="00610B79" w:rsidRDefault="00610B79" w:rsidP="006C04FF">
      <w:pPr>
        <w:spacing w:before="100" w:beforeAutospacing="1" w:after="100" w:afterAutospacing="1" w:line="240" w:lineRule="auto"/>
        <w:rPr>
          <w:rFonts w:eastAsia="Times New Roman" w:cs="Arial"/>
          <w:kern w:val="0"/>
          <w:szCs w:val="22"/>
          <w:lang w:eastAsia="es-CL"/>
          <w14:ligatures w14:val="none"/>
        </w:rPr>
      </w:pPr>
    </w:p>
    <w:p w14:paraId="334B7E56" w14:textId="77777777" w:rsidR="00610B79" w:rsidRDefault="00610B79" w:rsidP="006C04FF">
      <w:pPr>
        <w:spacing w:before="100" w:beforeAutospacing="1" w:after="100" w:afterAutospacing="1" w:line="240" w:lineRule="auto"/>
        <w:rPr>
          <w:rFonts w:eastAsia="Times New Roman" w:cs="Arial"/>
          <w:kern w:val="0"/>
          <w:szCs w:val="22"/>
          <w:lang w:eastAsia="es-CL"/>
          <w14:ligatures w14:val="none"/>
        </w:rPr>
      </w:pPr>
    </w:p>
    <w:p w14:paraId="5D5C2C9C" w14:textId="77777777" w:rsidR="00610B79" w:rsidRPr="006C04FF" w:rsidRDefault="00610B79" w:rsidP="006C04FF">
      <w:pPr>
        <w:spacing w:before="100" w:beforeAutospacing="1" w:after="100" w:afterAutospacing="1" w:line="240" w:lineRule="auto"/>
        <w:rPr>
          <w:rFonts w:eastAsia="Times New Roman" w:cs="Arial"/>
          <w:kern w:val="0"/>
          <w:szCs w:val="22"/>
          <w:lang w:eastAsia="es-CL"/>
          <w14:ligatures w14:val="none"/>
        </w:rPr>
      </w:pPr>
    </w:p>
    <w:p w14:paraId="5ABF63BA" w14:textId="380E9550" w:rsidR="006C04FF" w:rsidRPr="009D17C8" w:rsidRDefault="006C04FF" w:rsidP="006C04FF">
      <w:pPr>
        <w:pStyle w:val="Ttulo4"/>
        <w:rPr>
          <w:b/>
          <w:bCs/>
          <w:i w:val="0"/>
          <w:iCs w:val="0"/>
          <w:sz w:val="24"/>
        </w:rPr>
      </w:pPr>
      <w:r w:rsidRPr="00CA6568">
        <w:rPr>
          <w:b/>
          <w:bCs/>
          <w:i w:val="0"/>
          <w:iCs w:val="0"/>
          <w:sz w:val="24"/>
          <w:highlight w:val="yellow"/>
        </w:rPr>
        <w:lastRenderedPageBreak/>
        <w:t>2.10.2.</w:t>
      </w:r>
      <w:r w:rsidR="00CA6568" w:rsidRPr="00CA6568">
        <w:rPr>
          <w:b/>
          <w:bCs/>
          <w:i w:val="0"/>
          <w:iCs w:val="0"/>
          <w:sz w:val="24"/>
          <w:highlight w:val="yellow"/>
        </w:rPr>
        <w:t>6. Cómo sabe qué herramientas puede solicitar</w:t>
      </w:r>
    </w:p>
    <w:p w14:paraId="4EF93018" w14:textId="30CE87C3" w:rsidR="00820D24" w:rsidRDefault="00CA6568" w:rsidP="007F1716">
      <w:pPr>
        <w:spacing w:before="100" w:beforeAutospacing="1" w:after="100" w:afterAutospacing="1" w:line="240" w:lineRule="auto"/>
        <w:rPr>
          <w:rFonts w:eastAsia="Times New Roman" w:cs="Arial"/>
          <w:kern w:val="0"/>
          <w:szCs w:val="22"/>
          <w:lang w:eastAsia="es-CL"/>
          <w14:ligatures w14:val="none"/>
        </w:rPr>
      </w:pPr>
      <w:r>
        <w:rPr>
          <w:rFonts w:eastAsia="Times New Roman" w:cs="Arial"/>
          <w:kern w:val="0"/>
          <w:szCs w:val="22"/>
          <w:lang w:eastAsia="es-CL"/>
          <w14:ligatures w14:val="none"/>
        </w:rPr>
        <w:t xml:space="preserve">La aplicación proporciona una descripción: nombre de la herramienta, propósito y argumentos aceptados. Normalmente </w:t>
      </w:r>
      <w:r w:rsidR="006E0FBB">
        <w:rPr>
          <w:rFonts w:eastAsia="Times New Roman" w:cs="Arial"/>
          <w:kern w:val="0"/>
          <w:szCs w:val="22"/>
          <w:lang w:eastAsia="es-CL"/>
          <w14:ligatures w14:val="none"/>
        </w:rPr>
        <w:t>se declara en un campo especifico de la API; no hace falta escribir todo dentro del mensaje del usuario.</w:t>
      </w:r>
    </w:p>
    <w:p w14:paraId="3B1CC2D6" w14:textId="2A79A108" w:rsidR="006E0FBB" w:rsidRDefault="00E50D04" w:rsidP="007F1716">
      <w:pPr>
        <w:spacing w:before="100" w:beforeAutospacing="1" w:after="100" w:afterAutospacing="1" w:line="240" w:lineRule="auto"/>
        <w:rPr>
          <w:rFonts w:eastAsia="Times New Roman" w:cs="Arial"/>
          <w:kern w:val="0"/>
          <w:szCs w:val="22"/>
          <w:lang w:eastAsia="es-CL"/>
          <w14:ligatures w14:val="none"/>
        </w:rPr>
      </w:pPr>
      <w:r>
        <w:rPr>
          <w:rFonts w:eastAsia="Times New Roman" w:cs="Arial"/>
          <w:b/>
          <w:bCs/>
          <w:kern w:val="0"/>
          <w:szCs w:val="22"/>
          <w:lang w:eastAsia="es-CL"/>
          <w14:ligatures w14:val="none"/>
        </w:rPr>
        <w:t xml:space="preserve">JSON </w:t>
      </w:r>
      <w:r>
        <w:rPr>
          <w:rFonts w:eastAsia="Times New Roman" w:cs="Arial"/>
          <w:kern w:val="0"/>
          <w:szCs w:val="22"/>
          <w:lang w:eastAsia="es-CL"/>
          <w14:ligatures w14:val="none"/>
        </w:rPr>
        <w:t xml:space="preserve">es el formato en que se escribe todo el bloque siguiente. Ese bloque describe una herramienta: </w:t>
      </w:r>
      <w:r w:rsidR="00C356A0">
        <w:rPr>
          <w:rFonts w:eastAsia="Times New Roman" w:cs="Arial"/>
          <w:kern w:val="0"/>
          <w:szCs w:val="22"/>
          <w:lang w:eastAsia="es-CL"/>
          <w14:ligatures w14:val="none"/>
        </w:rPr>
        <w:t xml:space="preserve">como se llama, para que sirve y que argumentos acepta. </w:t>
      </w:r>
      <w:r w:rsidR="00C356A0">
        <w:rPr>
          <w:rFonts w:eastAsia="Times New Roman" w:cs="Arial"/>
          <w:b/>
          <w:bCs/>
          <w:kern w:val="0"/>
          <w:szCs w:val="22"/>
          <w:lang w:eastAsia="es-CL"/>
          <w14:ligatures w14:val="none"/>
        </w:rPr>
        <w:t xml:space="preserve">Dentro de </w:t>
      </w:r>
      <w:proofErr w:type="spellStart"/>
      <w:r w:rsidR="00C356A0">
        <w:rPr>
          <w:rFonts w:eastAsia="Times New Roman" w:cs="Arial"/>
          <w:b/>
          <w:bCs/>
          <w:kern w:val="0"/>
          <w:szCs w:val="22"/>
          <w:lang w:eastAsia="es-CL"/>
          <w14:ligatures w14:val="none"/>
        </w:rPr>
        <w:t>parameters</w:t>
      </w:r>
      <w:proofErr w:type="spellEnd"/>
      <w:r w:rsidR="00C356A0">
        <w:rPr>
          <w:rFonts w:eastAsia="Times New Roman" w:cs="Arial"/>
          <w:b/>
          <w:bCs/>
          <w:kern w:val="0"/>
          <w:szCs w:val="22"/>
          <w:lang w:eastAsia="es-CL"/>
          <w14:ligatures w14:val="none"/>
        </w:rPr>
        <w:t xml:space="preserve"> hay un JSON Schema, </w:t>
      </w:r>
      <w:r w:rsidR="00C356A0">
        <w:rPr>
          <w:rFonts w:eastAsia="Times New Roman" w:cs="Arial"/>
          <w:kern w:val="0"/>
          <w:szCs w:val="22"/>
          <w:lang w:eastAsia="es-CL"/>
          <w14:ligatures w14:val="none"/>
        </w:rPr>
        <w:t xml:space="preserve">que establece </w:t>
      </w:r>
      <w:r w:rsidR="005D6424">
        <w:rPr>
          <w:rFonts w:eastAsia="Times New Roman" w:cs="Arial"/>
          <w:kern w:val="0"/>
          <w:szCs w:val="22"/>
          <w:lang w:eastAsia="es-CL"/>
          <w14:ligatures w14:val="none"/>
        </w:rPr>
        <w:t>las reglas de los argumentos. J</w:t>
      </w:r>
      <w:r w:rsidR="005D6424" w:rsidRPr="005D6424">
        <w:rPr>
          <w:rFonts w:eastAsia="Times New Roman" w:cs="Arial"/>
          <w:kern w:val="0"/>
          <w:szCs w:val="22"/>
          <w:lang w:eastAsia="es-CL"/>
          <w14:ligatures w14:val="none"/>
        </w:rPr>
        <w:t>SON Schema también se escribe en JSON: no son dos formatos opuestos.</w:t>
      </w:r>
    </w:p>
    <w:p w14:paraId="498D9461" w14:textId="0B53994E" w:rsidR="005D6424" w:rsidRDefault="005D6424" w:rsidP="007F1716">
      <w:pPr>
        <w:spacing w:before="100" w:beforeAutospacing="1" w:after="100" w:afterAutospacing="1" w:line="240" w:lineRule="auto"/>
        <w:rPr>
          <w:rFonts w:eastAsia="Times New Roman" w:cs="Arial"/>
          <w:kern w:val="0"/>
          <w:szCs w:val="22"/>
          <w:lang w:eastAsia="es-CL"/>
          <w14:ligatures w14:val="none"/>
        </w:rPr>
      </w:pPr>
      <w:r>
        <w:rPr>
          <w:rFonts w:eastAsia="Times New Roman" w:cs="Arial"/>
          <w:kern w:val="0"/>
          <w:szCs w:val="22"/>
          <w:lang w:eastAsia="es-CL"/>
          <w14:ligatures w14:val="none"/>
        </w:rPr>
        <w:t xml:space="preserve">Ejemplo didáctico con formato </w:t>
      </w:r>
      <w:r w:rsidR="00610B79">
        <w:rPr>
          <w:rFonts w:eastAsia="Times New Roman" w:cs="Arial"/>
          <w:kern w:val="0"/>
          <w:szCs w:val="22"/>
          <w:lang w:eastAsia="es-CL"/>
          <w14:ligatures w14:val="none"/>
        </w:rPr>
        <w:t xml:space="preserve">de herramienta de la API Responses de </w:t>
      </w:r>
      <w:proofErr w:type="spellStart"/>
      <w:r w:rsidR="00610B79">
        <w:rPr>
          <w:rFonts w:eastAsia="Times New Roman" w:cs="Arial"/>
          <w:kern w:val="0"/>
          <w:szCs w:val="22"/>
          <w:lang w:eastAsia="es-CL"/>
          <w14:ligatures w14:val="none"/>
        </w:rPr>
        <w:t>OpenAI</w:t>
      </w:r>
      <w:proofErr w:type="spellEnd"/>
      <w:r w:rsidR="00610B79">
        <w:rPr>
          <w:rFonts w:eastAsia="Times New Roman" w:cs="Arial"/>
          <w:kern w:val="0"/>
          <w:szCs w:val="22"/>
          <w:lang w:eastAsia="es-CL"/>
          <w14:ligatures w14:val="none"/>
        </w:rPr>
        <w:t>:</w:t>
      </w:r>
    </w:p>
    <w:p w14:paraId="571560EE" w14:textId="0AC4224D" w:rsidR="00610B79" w:rsidRDefault="00610B79" w:rsidP="007F1716">
      <w:pPr>
        <w:spacing w:before="100" w:beforeAutospacing="1" w:after="100" w:afterAutospacing="1" w:line="240" w:lineRule="auto"/>
        <w:rPr>
          <w:rFonts w:eastAsia="Times New Roman" w:cs="Arial"/>
          <w:kern w:val="0"/>
          <w:szCs w:val="22"/>
          <w:lang w:eastAsia="es-CL"/>
          <w14:ligatures w14:val="none"/>
        </w:rPr>
      </w:pPr>
      <w:r w:rsidRPr="00610B79">
        <w:rPr>
          <w:rFonts w:eastAsia="Times New Roman" w:cs="Arial"/>
          <w:noProof/>
          <w:kern w:val="0"/>
          <w:szCs w:val="22"/>
          <w:lang w:eastAsia="es-CL"/>
          <w14:ligatures w14:val="none"/>
        </w:rPr>
        <w:drawing>
          <wp:inline distT="0" distB="0" distL="0" distR="0" wp14:anchorId="216491E8" wp14:editId="2CBDE2B4">
            <wp:extent cx="5265420" cy="3069501"/>
            <wp:effectExtent l="38100" t="38100" r="30480" b="36195"/>
            <wp:docPr id="743282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82478" name=""/>
                    <pic:cNvPicPr/>
                  </pic:nvPicPr>
                  <pic:blipFill>
                    <a:blip r:embed="rId813"/>
                    <a:stretch>
                      <a:fillRect/>
                    </a:stretch>
                  </pic:blipFill>
                  <pic:spPr>
                    <a:xfrm>
                      <a:off x="0" y="0"/>
                      <a:ext cx="5273280" cy="3074083"/>
                    </a:xfrm>
                    <a:prstGeom prst="rect">
                      <a:avLst/>
                    </a:prstGeom>
                    <a:ln w="28575">
                      <a:solidFill>
                        <a:schemeClr val="tx1"/>
                      </a:solidFill>
                    </a:ln>
                  </pic:spPr>
                </pic:pic>
              </a:graphicData>
            </a:graphic>
          </wp:inline>
        </w:drawing>
      </w:r>
    </w:p>
    <w:p w14:paraId="69B43EFC" w14:textId="77777777" w:rsidR="00B95B5B" w:rsidRPr="00B95B5B" w:rsidRDefault="00B95B5B" w:rsidP="00B95B5B">
      <w:pPr>
        <w:spacing w:before="100" w:beforeAutospacing="1" w:after="100" w:afterAutospacing="1" w:line="240" w:lineRule="auto"/>
        <w:rPr>
          <w:rFonts w:eastAsia="Times New Roman" w:cs="Arial"/>
          <w:b/>
          <w:bCs/>
          <w:kern w:val="0"/>
          <w:szCs w:val="22"/>
          <w:lang w:eastAsia="es-CL"/>
          <w14:ligatures w14:val="none"/>
        </w:rPr>
      </w:pPr>
      <w:r w:rsidRPr="00B95B5B">
        <w:rPr>
          <w:rFonts w:eastAsia="Times New Roman" w:cs="Arial"/>
          <w:b/>
          <w:bCs/>
          <w:kern w:val="0"/>
          <w:szCs w:val="22"/>
          <w:lang w:eastAsia="es-CL"/>
          <w14:ligatures w14:val="none"/>
        </w:rPr>
        <w:t>Qué parte es JSON y qué parte es JSON Schema</w:t>
      </w:r>
    </w:p>
    <w:p w14:paraId="7BD80FF3" w14:textId="5E4EB644" w:rsidR="00B95B5B" w:rsidRDefault="00A85F46" w:rsidP="007F1716">
      <w:pPr>
        <w:spacing w:before="100" w:beforeAutospacing="1" w:after="100" w:afterAutospacing="1" w:line="240" w:lineRule="auto"/>
        <w:rPr>
          <w:rFonts w:eastAsia="Times New Roman" w:cs="Arial"/>
          <w:kern w:val="0"/>
          <w:szCs w:val="22"/>
          <w:lang w:eastAsia="es-CL"/>
          <w14:ligatures w14:val="none"/>
        </w:rPr>
      </w:pPr>
      <w:r w:rsidRPr="00A85F46">
        <w:rPr>
          <w:rFonts w:eastAsia="Times New Roman" w:cs="Arial"/>
          <w:noProof/>
          <w:kern w:val="0"/>
          <w:szCs w:val="22"/>
          <w:lang w:eastAsia="es-CL"/>
          <w14:ligatures w14:val="none"/>
        </w:rPr>
        <w:drawing>
          <wp:inline distT="0" distB="0" distL="0" distR="0" wp14:anchorId="0CB3483E" wp14:editId="055B61FC">
            <wp:extent cx="5311140" cy="2661731"/>
            <wp:effectExtent l="38100" t="38100" r="41910" b="43815"/>
            <wp:docPr id="40371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1766" name=""/>
                    <pic:cNvPicPr/>
                  </pic:nvPicPr>
                  <pic:blipFill>
                    <a:blip r:embed="rId814"/>
                    <a:stretch>
                      <a:fillRect/>
                    </a:stretch>
                  </pic:blipFill>
                  <pic:spPr>
                    <a:xfrm>
                      <a:off x="0" y="0"/>
                      <a:ext cx="5317874" cy="2665106"/>
                    </a:xfrm>
                    <a:prstGeom prst="rect">
                      <a:avLst/>
                    </a:prstGeom>
                    <a:ln w="28575">
                      <a:solidFill>
                        <a:schemeClr val="tx1"/>
                      </a:solidFill>
                    </a:ln>
                  </pic:spPr>
                </pic:pic>
              </a:graphicData>
            </a:graphic>
          </wp:inline>
        </w:drawing>
      </w:r>
    </w:p>
    <w:p w14:paraId="6CC3B460" w14:textId="77777777" w:rsidR="00445E29" w:rsidRDefault="00445E29" w:rsidP="007F1716">
      <w:pPr>
        <w:spacing w:before="100" w:beforeAutospacing="1" w:after="100" w:afterAutospacing="1" w:line="240" w:lineRule="auto"/>
        <w:rPr>
          <w:rFonts w:eastAsia="Times New Roman" w:cs="Arial"/>
          <w:kern w:val="0"/>
          <w:szCs w:val="22"/>
          <w:lang w:eastAsia="es-CL"/>
          <w14:ligatures w14:val="none"/>
        </w:rPr>
      </w:pPr>
    </w:p>
    <w:p w14:paraId="0CFA6E1E" w14:textId="77777777" w:rsidR="00445E29" w:rsidRPr="00445E29" w:rsidRDefault="00445E29" w:rsidP="00445E29">
      <w:pPr>
        <w:spacing w:before="100" w:beforeAutospacing="1" w:after="100" w:afterAutospacing="1" w:line="240" w:lineRule="auto"/>
        <w:rPr>
          <w:rFonts w:eastAsia="Times New Roman" w:cs="Arial"/>
          <w:kern w:val="0"/>
          <w:szCs w:val="22"/>
          <w:lang w:eastAsia="es-CL"/>
          <w14:ligatures w14:val="none"/>
        </w:rPr>
      </w:pPr>
      <w:r w:rsidRPr="00445E29">
        <w:rPr>
          <w:rFonts w:eastAsia="Times New Roman" w:cs="Arial"/>
          <w:b/>
          <w:bCs/>
          <w:kern w:val="0"/>
          <w:szCs w:val="22"/>
          <w:lang w:eastAsia="es-CL"/>
          <w14:ligatures w14:val="none"/>
        </w:rPr>
        <w:lastRenderedPageBreak/>
        <w:t xml:space="preserve">Este es el JSON Schema extraído de </w:t>
      </w:r>
      <w:proofErr w:type="spellStart"/>
      <w:r w:rsidRPr="00445E29">
        <w:rPr>
          <w:rFonts w:eastAsia="Times New Roman" w:cs="Arial"/>
          <w:b/>
          <w:bCs/>
          <w:kern w:val="0"/>
          <w:szCs w:val="22"/>
          <w:lang w:eastAsia="es-CL"/>
          <w14:ligatures w14:val="none"/>
        </w:rPr>
        <w:t>parameters</w:t>
      </w:r>
      <w:proofErr w:type="spellEnd"/>
      <w:r w:rsidRPr="00445E29">
        <w:rPr>
          <w:rFonts w:eastAsia="Times New Roman" w:cs="Arial"/>
          <w:b/>
          <w:bCs/>
          <w:kern w:val="0"/>
          <w:szCs w:val="22"/>
          <w:lang w:eastAsia="es-CL"/>
          <w14:ligatures w14:val="none"/>
        </w:rPr>
        <w:t>:</w:t>
      </w:r>
    </w:p>
    <w:p w14:paraId="32B9D695" w14:textId="6E83B06D" w:rsidR="00445E29" w:rsidRDefault="00CF61D2" w:rsidP="007F1716">
      <w:pPr>
        <w:spacing w:before="100" w:beforeAutospacing="1" w:after="100" w:afterAutospacing="1" w:line="240" w:lineRule="auto"/>
        <w:rPr>
          <w:rFonts w:eastAsia="Times New Roman" w:cs="Arial"/>
          <w:kern w:val="0"/>
          <w:szCs w:val="22"/>
          <w:lang w:eastAsia="es-CL"/>
          <w14:ligatures w14:val="none"/>
        </w:rPr>
      </w:pPr>
      <w:r w:rsidRPr="00CF61D2">
        <w:rPr>
          <w:rFonts w:eastAsia="Times New Roman" w:cs="Arial"/>
          <w:noProof/>
          <w:kern w:val="0"/>
          <w:szCs w:val="22"/>
          <w:lang w:eastAsia="es-CL"/>
          <w14:ligatures w14:val="none"/>
        </w:rPr>
        <w:drawing>
          <wp:inline distT="0" distB="0" distL="0" distR="0" wp14:anchorId="4D1435EA" wp14:editId="5D87BEEA">
            <wp:extent cx="5212080" cy="2248927"/>
            <wp:effectExtent l="38100" t="38100" r="45720" b="37465"/>
            <wp:docPr id="133366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127" name=""/>
                    <pic:cNvPicPr/>
                  </pic:nvPicPr>
                  <pic:blipFill>
                    <a:blip r:embed="rId815"/>
                    <a:stretch>
                      <a:fillRect/>
                    </a:stretch>
                  </pic:blipFill>
                  <pic:spPr>
                    <a:xfrm>
                      <a:off x="0" y="0"/>
                      <a:ext cx="5220360" cy="2252500"/>
                    </a:xfrm>
                    <a:prstGeom prst="rect">
                      <a:avLst/>
                    </a:prstGeom>
                    <a:ln w="28575">
                      <a:solidFill>
                        <a:schemeClr val="tx1"/>
                      </a:solidFill>
                    </a:ln>
                  </pic:spPr>
                </pic:pic>
              </a:graphicData>
            </a:graphic>
          </wp:inline>
        </w:drawing>
      </w:r>
    </w:p>
    <w:p w14:paraId="44736A25" w14:textId="77777777" w:rsidR="00CC1ECE" w:rsidRPr="00CC1ECE" w:rsidRDefault="00CC1ECE" w:rsidP="00CC1ECE">
      <w:pPr>
        <w:spacing w:before="100" w:beforeAutospacing="1" w:after="100" w:afterAutospacing="1" w:line="240" w:lineRule="auto"/>
        <w:rPr>
          <w:rFonts w:eastAsia="Times New Roman" w:cs="Arial"/>
          <w:kern w:val="0"/>
          <w:szCs w:val="22"/>
          <w:lang w:eastAsia="es-CL"/>
          <w14:ligatures w14:val="none"/>
        </w:rPr>
      </w:pPr>
      <w:r w:rsidRPr="00CC1ECE">
        <w:rPr>
          <w:rFonts w:eastAsia="Times New Roman" w:cs="Arial"/>
          <w:kern w:val="0"/>
          <w:szCs w:val="22"/>
          <w:lang w:eastAsia="es-CL"/>
          <w14:ligatures w14:val="none"/>
        </w:rPr>
        <w:t>Sus reglas significan:</w:t>
      </w:r>
    </w:p>
    <w:p w14:paraId="1ABBE8C8" w14:textId="77777777" w:rsidR="00CC1ECE" w:rsidRPr="00CC1ECE" w:rsidRDefault="00CC1ECE">
      <w:pPr>
        <w:numPr>
          <w:ilvl w:val="0"/>
          <w:numId w:val="67"/>
        </w:numPr>
        <w:spacing w:before="100" w:beforeAutospacing="1" w:after="100" w:afterAutospacing="1" w:line="240" w:lineRule="auto"/>
        <w:rPr>
          <w:rFonts w:eastAsia="Times New Roman" w:cs="Arial"/>
          <w:kern w:val="0"/>
          <w:szCs w:val="22"/>
          <w:lang w:eastAsia="es-CL"/>
          <w14:ligatures w14:val="none"/>
        </w:rPr>
      </w:pPr>
      <w:r w:rsidRPr="00CC1ECE">
        <w:rPr>
          <w:rFonts w:eastAsia="Times New Roman" w:cs="Arial"/>
          <w:b/>
          <w:bCs/>
          <w:kern w:val="0"/>
          <w:szCs w:val="22"/>
          <w:lang w:eastAsia="es-CL"/>
          <w14:ligatures w14:val="none"/>
        </w:rPr>
        <w:t>"</w:t>
      </w:r>
      <w:proofErr w:type="spellStart"/>
      <w:r w:rsidRPr="00CC1ECE">
        <w:rPr>
          <w:rFonts w:eastAsia="Times New Roman" w:cs="Arial"/>
          <w:b/>
          <w:bCs/>
          <w:kern w:val="0"/>
          <w:szCs w:val="22"/>
          <w:lang w:eastAsia="es-CL"/>
          <w14:ligatures w14:val="none"/>
        </w:rPr>
        <w:t>type</w:t>
      </w:r>
      <w:proofErr w:type="spellEnd"/>
      <w:r w:rsidRPr="00CC1ECE">
        <w:rPr>
          <w:rFonts w:eastAsia="Times New Roman" w:cs="Arial"/>
          <w:b/>
          <w:bCs/>
          <w:kern w:val="0"/>
          <w:szCs w:val="22"/>
          <w:lang w:eastAsia="es-CL"/>
          <w14:ligatures w14:val="none"/>
        </w:rPr>
        <w:t>": "</w:t>
      </w:r>
      <w:proofErr w:type="spellStart"/>
      <w:r w:rsidRPr="00CC1ECE">
        <w:rPr>
          <w:rFonts w:eastAsia="Times New Roman" w:cs="Arial"/>
          <w:b/>
          <w:bCs/>
          <w:kern w:val="0"/>
          <w:szCs w:val="22"/>
          <w:lang w:eastAsia="es-CL"/>
          <w14:ligatures w14:val="none"/>
        </w:rPr>
        <w:t>object</w:t>
      </w:r>
      <w:proofErr w:type="spellEnd"/>
      <w:r w:rsidRPr="00CC1ECE">
        <w:rPr>
          <w:rFonts w:eastAsia="Times New Roman" w:cs="Arial"/>
          <w:b/>
          <w:bCs/>
          <w:kern w:val="0"/>
          <w:szCs w:val="22"/>
          <w:lang w:eastAsia="es-CL"/>
          <w14:ligatures w14:val="none"/>
        </w:rPr>
        <w:t>":</w:t>
      </w:r>
      <w:r w:rsidRPr="00CC1ECE">
        <w:rPr>
          <w:rFonts w:eastAsia="Times New Roman" w:cs="Arial"/>
          <w:kern w:val="0"/>
          <w:szCs w:val="22"/>
          <w:lang w:eastAsia="es-CL"/>
          <w14:ligatures w14:val="none"/>
        </w:rPr>
        <w:t xml:space="preserve"> los argumentos deben ser un objeto JSON, con campos y valores.</w:t>
      </w:r>
    </w:p>
    <w:p w14:paraId="35DE0FB5" w14:textId="77777777" w:rsidR="00CC1ECE" w:rsidRPr="00CC1ECE" w:rsidRDefault="00CC1ECE">
      <w:pPr>
        <w:numPr>
          <w:ilvl w:val="0"/>
          <w:numId w:val="67"/>
        </w:numPr>
        <w:spacing w:before="100" w:beforeAutospacing="1" w:after="100" w:afterAutospacing="1" w:line="240" w:lineRule="auto"/>
        <w:rPr>
          <w:rFonts w:eastAsia="Times New Roman" w:cs="Arial"/>
          <w:kern w:val="0"/>
          <w:szCs w:val="22"/>
          <w:lang w:eastAsia="es-CL"/>
          <w14:ligatures w14:val="none"/>
        </w:rPr>
      </w:pPr>
      <w:proofErr w:type="spellStart"/>
      <w:r w:rsidRPr="00CC1ECE">
        <w:rPr>
          <w:rFonts w:eastAsia="Times New Roman" w:cs="Arial"/>
          <w:b/>
          <w:bCs/>
          <w:kern w:val="0"/>
          <w:szCs w:val="22"/>
          <w:lang w:eastAsia="es-CL"/>
          <w14:ligatures w14:val="none"/>
        </w:rPr>
        <w:t>properties</w:t>
      </w:r>
      <w:proofErr w:type="spellEnd"/>
      <w:r w:rsidRPr="00CC1ECE">
        <w:rPr>
          <w:rFonts w:eastAsia="Times New Roman" w:cs="Arial"/>
          <w:b/>
          <w:bCs/>
          <w:kern w:val="0"/>
          <w:szCs w:val="22"/>
          <w:lang w:eastAsia="es-CL"/>
          <w14:ligatures w14:val="none"/>
        </w:rPr>
        <w:t>:</w:t>
      </w:r>
      <w:r w:rsidRPr="00CC1ECE">
        <w:rPr>
          <w:rFonts w:eastAsia="Times New Roman" w:cs="Arial"/>
          <w:kern w:val="0"/>
          <w:szCs w:val="22"/>
          <w:lang w:eastAsia="es-CL"/>
          <w14:ligatures w14:val="none"/>
        </w:rPr>
        <w:t xml:space="preserve"> describe los campos admitidos; en este ejemplo, destino.</w:t>
      </w:r>
    </w:p>
    <w:p w14:paraId="230D5E6F" w14:textId="77777777" w:rsidR="00CC1ECE" w:rsidRPr="00CC1ECE" w:rsidRDefault="00CC1ECE">
      <w:pPr>
        <w:numPr>
          <w:ilvl w:val="0"/>
          <w:numId w:val="67"/>
        </w:numPr>
        <w:spacing w:before="100" w:beforeAutospacing="1" w:after="100" w:afterAutospacing="1" w:line="240" w:lineRule="auto"/>
        <w:rPr>
          <w:rFonts w:eastAsia="Times New Roman" w:cs="Arial"/>
          <w:kern w:val="0"/>
          <w:szCs w:val="22"/>
          <w:lang w:eastAsia="es-CL"/>
          <w14:ligatures w14:val="none"/>
        </w:rPr>
      </w:pPr>
      <w:r w:rsidRPr="00CC1ECE">
        <w:rPr>
          <w:rFonts w:eastAsia="Times New Roman" w:cs="Arial"/>
          <w:b/>
          <w:bCs/>
          <w:kern w:val="0"/>
          <w:szCs w:val="22"/>
          <w:lang w:eastAsia="es-CL"/>
          <w14:ligatures w14:val="none"/>
        </w:rPr>
        <w:t>"</w:t>
      </w:r>
      <w:proofErr w:type="spellStart"/>
      <w:r w:rsidRPr="00CC1ECE">
        <w:rPr>
          <w:rFonts w:eastAsia="Times New Roman" w:cs="Arial"/>
          <w:b/>
          <w:bCs/>
          <w:kern w:val="0"/>
          <w:szCs w:val="22"/>
          <w:lang w:eastAsia="es-CL"/>
          <w14:ligatures w14:val="none"/>
        </w:rPr>
        <w:t>type</w:t>
      </w:r>
      <w:proofErr w:type="spellEnd"/>
      <w:r w:rsidRPr="00CC1ECE">
        <w:rPr>
          <w:rFonts w:eastAsia="Times New Roman" w:cs="Arial"/>
          <w:b/>
          <w:bCs/>
          <w:kern w:val="0"/>
          <w:szCs w:val="22"/>
          <w:lang w:eastAsia="es-CL"/>
          <w14:ligatures w14:val="none"/>
        </w:rPr>
        <w:t>": "</w:t>
      </w:r>
      <w:proofErr w:type="spellStart"/>
      <w:r w:rsidRPr="00CC1ECE">
        <w:rPr>
          <w:rFonts w:eastAsia="Times New Roman" w:cs="Arial"/>
          <w:b/>
          <w:bCs/>
          <w:kern w:val="0"/>
          <w:szCs w:val="22"/>
          <w:lang w:eastAsia="es-CL"/>
          <w14:ligatures w14:val="none"/>
        </w:rPr>
        <w:t>string</w:t>
      </w:r>
      <w:proofErr w:type="spellEnd"/>
      <w:r w:rsidRPr="00CC1ECE">
        <w:rPr>
          <w:rFonts w:eastAsia="Times New Roman" w:cs="Arial"/>
          <w:b/>
          <w:bCs/>
          <w:kern w:val="0"/>
          <w:szCs w:val="22"/>
          <w:lang w:eastAsia="es-CL"/>
          <w14:ligatures w14:val="none"/>
        </w:rPr>
        <w:t>":</w:t>
      </w:r>
      <w:r w:rsidRPr="00CC1ECE">
        <w:rPr>
          <w:rFonts w:eastAsia="Times New Roman" w:cs="Arial"/>
          <w:kern w:val="0"/>
          <w:szCs w:val="22"/>
          <w:lang w:eastAsia="es-CL"/>
          <w14:ligatures w14:val="none"/>
        </w:rPr>
        <w:t xml:space="preserve"> el valor de destino debe ser texto.</w:t>
      </w:r>
    </w:p>
    <w:p w14:paraId="52EC8D55" w14:textId="77777777" w:rsidR="00CC1ECE" w:rsidRPr="00CC1ECE" w:rsidRDefault="00CC1ECE">
      <w:pPr>
        <w:numPr>
          <w:ilvl w:val="0"/>
          <w:numId w:val="67"/>
        </w:numPr>
        <w:spacing w:before="100" w:beforeAutospacing="1" w:after="100" w:afterAutospacing="1" w:line="240" w:lineRule="auto"/>
        <w:rPr>
          <w:rFonts w:eastAsia="Times New Roman" w:cs="Arial"/>
          <w:kern w:val="0"/>
          <w:szCs w:val="22"/>
          <w:lang w:eastAsia="es-CL"/>
          <w14:ligatures w14:val="none"/>
        </w:rPr>
      </w:pPr>
      <w:proofErr w:type="spellStart"/>
      <w:r w:rsidRPr="00CC1ECE">
        <w:rPr>
          <w:rFonts w:eastAsia="Times New Roman" w:cs="Arial"/>
          <w:b/>
          <w:bCs/>
          <w:kern w:val="0"/>
          <w:szCs w:val="22"/>
          <w:lang w:eastAsia="es-CL"/>
          <w14:ligatures w14:val="none"/>
        </w:rPr>
        <w:t>description</w:t>
      </w:r>
      <w:proofErr w:type="spellEnd"/>
      <w:r w:rsidRPr="00CC1ECE">
        <w:rPr>
          <w:rFonts w:eastAsia="Times New Roman" w:cs="Arial"/>
          <w:b/>
          <w:bCs/>
          <w:kern w:val="0"/>
          <w:szCs w:val="22"/>
          <w:lang w:eastAsia="es-CL"/>
          <w14:ligatures w14:val="none"/>
        </w:rPr>
        <w:t>:</w:t>
      </w:r>
      <w:r w:rsidRPr="00CC1ECE">
        <w:rPr>
          <w:rFonts w:eastAsia="Times New Roman" w:cs="Arial"/>
          <w:kern w:val="0"/>
          <w:szCs w:val="22"/>
          <w:lang w:eastAsia="es-CL"/>
          <w14:ligatures w14:val="none"/>
        </w:rPr>
        <w:t xml:space="preserve"> explica qué representa ese campo; aquí, una ciudad de destino.</w:t>
      </w:r>
    </w:p>
    <w:p w14:paraId="57F6DAE2" w14:textId="77777777" w:rsidR="00CC1ECE" w:rsidRPr="00CC1ECE" w:rsidRDefault="00CC1ECE">
      <w:pPr>
        <w:numPr>
          <w:ilvl w:val="0"/>
          <w:numId w:val="67"/>
        </w:numPr>
        <w:spacing w:before="100" w:beforeAutospacing="1" w:after="100" w:afterAutospacing="1" w:line="240" w:lineRule="auto"/>
        <w:rPr>
          <w:rFonts w:eastAsia="Times New Roman" w:cs="Arial"/>
          <w:kern w:val="0"/>
          <w:szCs w:val="22"/>
          <w:lang w:eastAsia="es-CL"/>
          <w14:ligatures w14:val="none"/>
        </w:rPr>
      </w:pPr>
      <w:r w:rsidRPr="00CC1ECE">
        <w:rPr>
          <w:rFonts w:eastAsia="Times New Roman" w:cs="Arial"/>
          <w:b/>
          <w:bCs/>
          <w:kern w:val="0"/>
          <w:szCs w:val="22"/>
          <w:lang w:eastAsia="es-CL"/>
          <w14:ligatures w14:val="none"/>
        </w:rPr>
        <w:t>"</w:t>
      </w:r>
      <w:proofErr w:type="spellStart"/>
      <w:r w:rsidRPr="00CC1ECE">
        <w:rPr>
          <w:rFonts w:eastAsia="Times New Roman" w:cs="Arial"/>
          <w:b/>
          <w:bCs/>
          <w:kern w:val="0"/>
          <w:szCs w:val="22"/>
          <w:lang w:eastAsia="es-CL"/>
          <w14:ligatures w14:val="none"/>
        </w:rPr>
        <w:t>required</w:t>
      </w:r>
      <w:proofErr w:type="spellEnd"/>
      <w:r w:rsidRPr="00CC1ECE">
        <w:rPr>
          <w:rFonts w:eastAsia="Times New Roman" w:cs="Arial"/>
          <w:b/>
          <w:bCs/>
          <w:kern w:val="0"/>
          <w:szCs w:val="22"/>
          <w:lang w:eastAsia="es-CL"/>
          <w14:ligatures w14:val="none"/>
        </w:rPr>
        <w:t>": ["destino"]: el</w:t>
      </w:r>
      <w:r w:rsidRPr="00CC1ECE">
        <w:rPr>
          <w:rFonts w:eastAsia="Times New Roman" w:cs="Arial"/>
          <w:kern w:val="0"/>
          <w:szCs w:val="22"/>
          <w:lang w:eastAsia="es-CL"/>
          <w14:ligatures w14:val="none"/>
        </w:rPr>
        <w:t xml:space="preserve"> campo destino debe estar presente.</w:t>
      </w:r>
    </w:p>
    <w:p w14:paraId="3437E43F" w14:textId="77777777" w:rsidR="00CC1ECE" w:rsidRPr="00CC1ECE" w:rsidRDefault="00CC1ECE">
      <w:pPr>
        <w:numPr>
          <w:ilvl w:val="0"/>
          <w:numId w:val="67"/>
        </w:numPr>
        <w:spacing w:before="100" w:beforeAutospacing="1" w:after="100" w:afterAutospacing="1" w:line="240" w:lineRule="auto"/>
        <w:rPr>
          <w:rFonts w:eastAsia="Times New Roman" w:cs="Arial"/>
          <w:kern w:val="0"/>
          <w:szCs w:val="22"/>
          <w:lang w:eastAsia="es-CL"/>
          <w14:ligatures w14:val="none"/>
        </w:rPr>
      </w:pPr>
      <w:r w:rsidRPr="00CC1ECE">
        <w:rPr>
          <w:rFonts w:eastAsia="Times New Roman" w:cs="Arial"/>
          <w:b/>
          <w:bCs/>
          <w:kern w:val="0"/>
          <w:szCs w:val="22"/>
          <w:lang w:eastAsia="es-CL"/>
          <w14:ligatures w14:val="none"/>
        </w:rPr>
        <w:t>"</w:t>
      </w:r>
      <w:proofErr w:type="spellStart"/>
      <w:r w:rsidRPr="00CC1ECE">
        <w:rPr>
          <w:rFonts w:eastAsia="Times New Roman" w:cs="Arial"/>
          <w:b/>
          <w:bCs/>
          <w:kern w:val="0"/>
          <w:szCs w:val="22"/>
          <w:lang w:eastAsia="es-CL"/>
          <w14:ligatures w14:val="none"/>
        </w:rPr>
        <w:t>additionalProperties</w:t>
      </w:r>
      <w:proofErr w:type="spellEnd"/>
      <w:r w:rsidRPr="00CC1ECE">
        <w:rPr>
          <w:rFonts w:eastAsia="Times New Roman" w:cs="Arial"/>
          <w:b/>
          <w:bCs/>
          <w:kern w:val="0"/>
          <w:szCs w:val="22"/>
          <w:lang w:eastAsia="es-CL"/>
          <w14:ligatures w14:val="none"/>
        </w:rPr>
        <w:t>":</w:t>
      </w:r>
      <w:r w:rsidRPr="00CC1ECE">
        <w:rPr>
          <w:rFonts w:eastAsia="Times New Roman" w:cs="Arial"/>
          <w:kern w:val="0"/>
          <w:szCs w:val="22"/>
          <w:lang w:eastAsia="es-CL"/>
          <w14:ligatures w14:val="none"/>
        </w:rPr>
        <w:t xml:space="preserve"> false: no se admiten campos extra.</w:t>
      </w:r>
    </w:p>
    <w:p w14:paraId="772C0AD7" w14:textId="71689E8B" w:rsidR="00CC1ECE" w:rsidRPr="00196AAC" w:rsidRDefault="00CC1ECE" w:rsidP="00CC1ECE">
      <w:pPr>
        <w:pStyle w:val="NormalWeb"/>
        <w:rPr>
          <w:rFonts w:ascii="Arial" w:hAnsi="Arial" w:cs="Arial"/>
          <w:sz w:val="22"/>
          <w:szCs w:val="22"/>
        </w:rPr>
      </w:pPr>
      <w:r w:rsidRPr="00196AAC">
        <w:rPr>
          <w:rStyle w:val="Fuerte"/>
          <w:rFonts w:ascii="Arial" w:hAnsi="Arial" w:cs="Arial"/>
          <w:sz w:val="22"/>
          <w:szCs w:val="22"/>
        </w:rPr>
        <w:t>Ejemplo práctico: el esquema es la regla y este JSON contiene el dato que cumple la regla:</w:t>
      </w:r>
    </w:p>
    <w:p w14:paraId="3640080E" w14:textId="1E2C4717" w:rsidR="00CC1ECE" w:rsidRDefault="00196AAC" w:rsidP="007F1716">
      <w:pPr>
        <w:spacing w:before="100" w:beforeAutospacing="1" w:after="100" w:afterAutospacing="1" w:line="240" w:lineRule="auto"/>
        <w:rPr>
          <w:rFonts w:eastAsia="Times New Roman" w:cs="Arial"/>
          <w:kern w:val="0"/>
          <w:szCs w:val="22"/>
          <w:lang w:eastAsia="es-CL"/>
          <w14:ligatures w14:val="none"/>
        </w:rPr>
      </w:pPr>
      <w:r w:rsidRPr="00196AAC">
        <w:rPr>
          <w:rFonts w:eastAsia="Times New Roman" w:cs="Arial"/>
          <w:noProof/>
          <w:kern w:val="0"/>
          <w:szCs w:val="22"/>
          <w:lang w:eastAsia="es-CL"/>
          <w14:ligatures w14:val="none"/>
        </w:rPr>
        <w:drawing>
          <wp:inline distT="0" distB="0" distL="0" distR="0" wp14:anchorId="23AFFD1F" wp14:editId="09F61218">
            <wp:extent cx="5554980" cy="716567"/>
            <wp:effectExtent l="38100" t="38100" r="26670" b="45720"/>
            <wp:docPr id="1573322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22530" name=""/>
                    <pic:cNvPicPr/>
                  </pic:nvPicPr>
                  <pic:blipFill>
                    <a:blip r:embed="rId816"/>
                    <a:stretch>
                      <a:fillRect/>
                    </a:stretch>
                  </pic:blipFill>
                  <pic:spPr>
                    <a:xfrm>
                      <a:off x="0" y="0"/>
                      <a:ext cx="5563914" cy="717719"/>
                    </a:xfrm>
                    <a:prstGeom prst="rect">
                      <a:avLst/>
                    </a:prstGeom>
                    <a:ln w="28575">
                      <a:solidFill>
                        <a:schemeClr val="tx1"/>
                      </a:solidFill>
                    </a:ln>
                  </pic:spPr>
                </pic:pic>
              </a:graphicData>
            </a:graphic>
          </wp:inline>
        </w:drawing>
      </w:r>
    </w:p>
    <w:p w14:paraId="44E8BEA1" w14:textId="77777777" w:rsidR="00BD38DB" w:rsidRPr="00BD38DB" w:rsidRDefault="00BD38DB" w:rsidP="00BD38DB">
      <w:pPr>
        <w:spacing w:before="100" w:beforeAutospacing="1" w:after="100" w:afterAutospacing="1" w:line="240" w:lineRule="auto"/>
        <w:rPr>
          <w:rFonts w:eastAsia="Times New Roman" w:cs="Arial"/>
          <w:kern w:val="0"/>
          <w:szCs w:val="22"/>
          <w:lang w:eastAsia="es-CL"/>
          <w14:ligatures w14:val="none"/>
        </w:rPr>
      </w:pPr>
      <w:r w:rsidRPr="00BD38DB">
        <w:rPr>
          <w:rFonts w:eastAsia="Times New Roman" w:cs="Arial"/>
          <w:kern w:val="0"/>
          <w:szCs w:val="22"/>
          <w:lang w:eastAsia="es-CL"/>
          <w14:ligatures w14:val="none"/>
        </w:rPr>
        <w:t xml:space="preserve">Es como un formulario: el </w:t>
      </w:r>
      <w:r w:rsidRPr="00BD38DB">
        <w:rPr>
          <w:rFonts w:eastAsia="Times New Roman" w:cs="Arial"/>
          <w:b/>
          <w:bCs/>
          <w:kern w:val="0"/>
          <w:szCs w:val="22"/>
          <w:lang w:eastAsia="es-CL"/>
          <w14:ligatures w14:val="none"/>
        </w:rPr>
        <w:t>JSON Schema</w:t>
      </w:r>
      <w:r w:rsidRPr="00BD38DB">
        <w:rPr>
          <w:rFonts w:eastAsia="Times New Roman" w:cs="Arial"/>
          <w:kern w:val="0"/>
          <w:szCs w:val="22"/>
          <w:lang w:eastAsia="es-CL"/>
          <w14:ligatures w14:val="none"/>
        </w:rPr>
        <w:t xml:space="preserve"> define el campo «Destino» y exige que sea texto; el </w:t>
      </w:r>
      <w:r w:rsidRPr="00BD38DB">
        <w:rPr>
          <w:rFonts w:eastAsia="Times New Roman" w:cs="Arial"/>
          <w:b/>
          <w:bCs/>
          <w:kern w:val="0"/>
          <w:szCs w:val="22"/>
          <w:lang w:eastAsia="es-CL"/>
          <w14:ligatures w14:val="none"/>
        </w:rPr>
        <w:t>JSON con los argumentos</w:t>
      </w:r>
      <w:r w:rsidRPr="00BD38DB">
        <w:rPr>
          <w:rFonts w:eastAsia="Times New Roman" w:cs="Arial"/>
          <w:kern w:val="0"/>
          <w:szCs w:val="22"/>
          <w:lang w:eastAsia="es-CL"/>
          <w14:ligatures w14:val="none"/>
        </w:rPr>
        <w:t xml:space="preserve"> es el formulario completado con «Santiago».</w:t>
      </w:r>
    </w:p>
    <w:p w14:paraId="7B997500" w14:textId="0D5847B2" w:rsidR="00BD38DB" w:rsidRDefault="00E6188B" w:rsidP="007F1716">
      <w:pPr>
        <w:spacing w:before="100" w:beforeAutospacing="1" w:after="100" w:afterAutospacing="1" w:line="240" w:lineRule="auto"/>
        <w:rPr>
          <w:rFonts w:eastAsia="Times New Roman" w:cs="Arial"/>
          <w:kern w:val="0"/>
          <w:szCs w:val="22"/>
          <w:lang w:eastAsia="es-CL"/>
          <w14:ligatures w14:val="none"/>
        </w:rPr>
      </w:pPr>
      <w:r>
        <w:rPr>
          <w:rFonts w:eastAsia="Times New Roman" w:cs="Arial"/>
          <w:kern w:val="0"/>
          <w:szCs w:val="22"/>
          <w:lang w:eastAsia="es-CL"/>
          <w14:ligatures w14:val="none"/>
        </w:rPr>
        <w:t xml:space="preserve">Si el modelo solicita </w:t>
      </w:r>
      <w:proofErr w:type="spellStart"/>
      <w:r>
        <w:rPr>
          <w:rFonts w:eastAsia="Times New Roman" w:cs="Arial"/>
          <w:b/>
          <w:bCs/>
          <w:kern w:val="0"/>
          <w:szCs w:val="22"/>
          <w:lang w:eastAsia="es-CL"/>
          <w14:ligatures w14:val="none"/>
        </w:rPr>
        <w:t>consultar_precio</w:t>
      </w:r>
      <w:proofErr w:type="spellEnd"/>
      <w:r>
        <w:rPr>
          <w:rFonts w:eastAsia="Times New Roman" w:cs="Arial"/>
          <w:b/>
          <w:bCs/>
          <w:kern w:val="0"/>
          <w:szCs w:val="22"/>
          <w:lang w:eastAsia="es-CL"/>
          <w14:ligatures w14:val="none"/>
        </w:rPr>
        <w:t xml:space="preserve"> </w:t>
      </w:r>
      <w:r>
        <w:rPr>
          <w:rFonts w:eastAsia="Times New Roman" w:cs="Arial"/>
          <w:kern w:val="0"/>
          <w:szCs w:val="22"/>
          <w:lang w:eastAsia="es-CL"/>
          <w14:ligatures w14:val="none"/>
        </w:rPr>
        <w:t xml:space="preserve">con esos argumentos, el programa puede ejecutar </w:t>
      </w:r>
      <w:proofErr w:type="spellStart"/>
      <w:r w:rsidRPr="00E6188B">
        <w:rPr>
          <w:rFonts w:eastAsia="Times New Roman" w:cs="Arial"/>
          <w:b/>
          <w:bCs/>
          <w:kern w:val="0"/>
          <w:szCs w:val="22"/>
          <w:lang w:eastAsia="es-CL"/>
          <w14:ligatures w14:val="none"/>
        </w:rPr>
        <w:t>consultar_precio</w:t>
      </w:r>
      <w:proofErr w:type="spellEnd"/>
      <w:r w:rsidRPr="00E6188B">
        <w:rPr>
          <w:rFonts w:eastAsia="Times New Roman" w:cs="Arial"/>
          <w:b/>
          <w:bCs/>
          <w:kern w:val="0"/>
          <w:szCs w:val="22"/>
          <w:lang w:eastAsia="es-CL"/>
          <w14:ligatures w14:val="none"/>
        </w:rPr>
        <w:t>(destino="Santiago")</w:t>
      </w:r>
      <w:r>
        <w:rPr>
          <w:rFonts w:eastAsia="Times New Roman" w:cs="Arial"/>
          <w:b/>
          <w:bCs/>
          <w:kern w:val="0"/>
          <w:szCs w:val="22"/>
          <w:lang w:eastAsia="es-CL"/>
          <w14:ligatures w14:val="none"/>
        </w:rPr>
        <w:t xml:space="preserve">. </w:t>
      </w:r>
      <w:r>
        <w:rPr>
          <w:rFonts w:eastAsia="Times New Roman" w:cs="Arial"/>
          <w:kern w:val="0"/>
          <w:szCs w:val="22"/>
          <w:lang w:eastAsia="es-CL"/>
          <w14:ligatures w14:val="none"/>
        </w:rPr>
        <w:t xml:space="preserve">El esquema describe los argumentos; la </w:t>
      </w:r>
      <w:proofErr w:type="spellStart"/>
      <w:r>
        <w:rPr>
          <w:rFonts w:eastAsia="Times New Roman" w:cs="Arial"/>
          <w:kern w:val="0"/>
          <w:szCs w:val="22"/>
          <w:lang w:eastAsia="es-CL"/>
          <w14:ligatures w14:val="none"/>
        </w:rPr>
        <w:t>funcion</w:t>
      </w:r>
      <w:proofErr w:type="spellEnd"/>
      <w:r>
        <w:rPr>
          <w:rFonts w:eastAsia="Times New Roman" w:cs="Arial"/>
          <w:kern w:val="0"/>
          <w:szCs w:val="22"/>
          <w:lang w:eastAsia="es-CL"/>
          <w14:ligatures w14:val="none"/>
        </w:rPr>
        <w:t xml:space="preserve"> Python realiza la consulta.</w:t>
      </w:r>
    </w:p>
    <w:p w14:paraId="02B6FBF6" w14:textId="77777777" w:rsidR="003B7604" w:rsidRPr="003B7604" w:rsidRDefault="003B7604" w:rsidP="003B7604">
      <w:pPr>
        <w:spacing w:before="100" w:beforeAutospacing="1" w:after="100" w:afterAutospacing="1" w:line="240" w:lineRule="auto"/>
        <w:rPr>
          <w:rFonts w:eastAsia="Times New Roman" w:cs="Arial"/>
          <w:kern w:val="0"/>
          <w:szCs w:val="22"/>
          <w:lang w:eastAsia="es-CL"/>
          <w14:ligatures w14:val="none"/>
        </w:rPr>
      </w:pPr>
      <w:r w:rsidRPr="003B7604">
        <w:rPr>
          <w:rFonts w:eastAsia="Times New Roman" w:cs="Arial"/>
          <w:kern w:val="0"/>
          <w:szCs w:val="22"/>
          <w:lang w:eastAsia="es-CL"/>
          <w14:ligatures w14:val="none"/>
        </w:rPr>
        <w:t xml:space="preserve">En cambio, </w:t>
      </w:r>
      <w:r w:rsidRPr="003B7604">
        <w:rPr>
          <w:rFonts w:eastAsia="Times New Roman" w:cs="Arial"/>
          <w:b/>
          <w:bCs/>
          <w:kern w:val="0"/>
          <w:szCs w:val="22"/>
          <w:lang w:eastAsia="es-CL"/>
          <w14:ligatures w14:val="none"/>
        </w:rPr>
        <w:t>{"destino": 123}</w:t>
      </w:r>
      <w:r w:rsidRPr="003B7604">
        <w:rPr>
          <w:rFonts w:eastAsia="Times New Roman" w:cs="Arial"/>
          <w:kern w:val="0"/>
          <w:szCs w:val="22"/>
          <w:lang w:eastAsia="es-CL"/>
          <w14:ligatures w14:val="none"/>
        </w:rPr>
        <w:t xml:space="preserve"> incumple el esquema porque usa un número; </w:t>
      </w:r>
      <w:r w:rsidRPr="003B7604">
        <w:rPr>
          <w:rFonts w:eastAsia="Times New Roman" w:cs="Arial"/>
          <w:b/>
          <w:bCs/>
          <w:kern w:val="0"/>
          <w:szCs w:val="22"/>
          <w:lang w:eastAsia="es-CL"/>
          <w14:ligatures w14:val="none"/>
        </w:rPr>
        <w:t>{}</w:t>
      </w:r>
      <w:r w:rsidRPr="003B7604">
        <w:rPr>
          <w:rFonts w:eastAsia="Times New Roman" w:cs="Arial"/>
          <w:kern w:val="0"/>
          <w:szCs w:val="22"/>
          <w:lang w:eastAsia="es-CL"/>
          <w14:ligatures w14:val="none"/>
        </w:rPr>
        <w:t xml:space="preserve"> lo incumple porque falta </w:t>
      </w:r>
      <w:r w:rsidRPr="003B7604">
        <w:rPr>
          <w:rFonts w:eastAsia="Times New Roman" w:cs="Arial"/>
          <w:b/>
          <w:bCs/>
          <w:kern w:val="0"/>
          <w:szCs w:val="22"/>
          <w:lang w:eastAsia="es-CL"/>
          <w14:ligatures w14:val="none"/>
        </w:rPr>
        <w:t>destino</w:t>
      </w:r>
      <w:r w:rsidRPr="003B7604">
        <w:rPr>
          <w:rFonts w:eastAsia="Times New Roman" w:cs="Arial"/>
          <w:kern w:val="0"/>
          <w:szCs w:val="22"/>
          <w:lang w:eastAsia="es-CL"/>
          <w14:ligatures w14:val="none"/>
        </w:rPr>
        <w:t xml:space="preserve">; y </w:t>
      </w:r>
      <w:r w:rsidRPr="003B7604">
        <w:rPr>
          <w:rFonts w:eastAsia="Times New Roman" w:cs="Arial"/>
          <w:b/>
          <w:bCs/>
          <w:kern w:val="0"/>
          <w:szCs w:val="22"/>
          <w:lang w:eastAsia="es-CL"/>
          <w14:ligatures w14:val="none"/>
        </w:rPr>
        <w:t>{"destino": "Santiago", "pasajeros": 2}</w:t>
      </w:r>
      <w:r w:rsidRPr="003B7604">
        <w:rPr>
          <w:rFonts w:eastAsia="Times New Roman" w:cs="Arial"/>
          <w:kern w:val="0"/>
          <w:szCs w:val="22"/>
          <w:lang w:eastAsia="es-CL"/>
          <w14:ligatures w14:val="none"/>
        </w:rPr>
        <w:t xml:space="preserve"> lo incumple porque añade un campo no permitido.</w:t>
      </w:r>
    </w:p>
    <w:p w14:paraId="0B205556" w14:textId="77777777" w:rsidR="00930322" w:rsidRPr="00930322" w:rsidRDefault="00930322" w:rsidP="00930322">
      <w:pPr>
        <w:spacing w:before="100" w:beforeAutospacing="1" w:after="100" w:afterAutospacing="1" w:line="240" w:lineRule="auto"/>
        <w:rPr>
          <w:rFonts w:eastAsia="Times New Roman" w:cs="Arial"/>
          <w:kern w:val="0"/>
          <w:szCs w:val="22"/>
          <w:lang w:eastAsia="es-CL"/>
          <w14:ligatures w14:val="none"/>
        </w:rPr>
      </w:pPr>
      <w:r w:rsidRPr="00930322">
        <w:rPr>
          <w:rFonts w:eastAsia="Times New Roman" w:cs="Arial"/>
          <w:kern w:val="0"/>
          <w:szCs w:val="22"/>
          <w:lang w:eastAsia="es-CL"/>
          <w14:ligatures w14:val="none"/>
        </w:rPr>
        <w:t xml:space="preserve">Un argumento que cumple el esquema no garantiza que sea correcto: “París” es una cadena </w:t>
      </w:r>
      <w:proofErr w:type="gramStart"/>
      <w:r w:rsidRPr="00930322">
        <w:rPr>
          <w:rFonts w:eastAsia="Times New Roman" w:cs="Arial"/>
          <w:kern w:val="0"/>
          <w:szCs w:val="22"/>
          <w:lang w:eastAsia="es-CL"/>
          <w14:ligatures w14:val="none"/>
        </w:rPr>
        <w:t>válida</w:t>
      </w:r>
      <w:proofErr w:type="gramEnd"/>
      <w:r w:rsidRPr="00930322">
        <w:rPr>
          <w:rFonts w:eastAsia="Times New Roman" w:cs="Arial"/>
          <w:kern w:val="0"/>
          <w:szCs w:val="22"/>
          <w:lang w:eastAsia="es-CL"/>
          <w14:ligatures w14:val="none"/>
        </w:rPr>
        <w:t xml:space="preserve"> aunque el usuario haya pedido Londres. La aplicación también necesita validar el significado y los permisos.</w:t>
      </w:r>
    </w:p>
    <w:p w14:paraId="721581D5" w14:textId="77777777" w:rsidR="00E6188B" w:rsidRDefault="00E6188B" w:rsidP="007F1716">
      <w:pPr>
        <w:spacing w:before="100" w:beforeAutospacing="1" w:after="100" w:afterAutospacing="1" w:line="240" w:lineRule="auto"/>
        <w:rPr>
          <w:rFonts w:eastAsia="Times New Roman" w:cs="Arial"/>
          <w:kern w:val="0"/>
          <w:szCs w:val="22"/>
          <w:lang w:eastAsia="es-CL"/>
          <w14:ligatures w14:val="none"/>
        </w:rPr>
      </w:pPr>
    </w:p>
    <w:p w14:paraId="5FDEA6FC" w14:textId="77777777" w:rsidR="00930322" w:rsidRDefault="00930322" w:rsidP="007F1716">
      <w:pPr>
        <w:spacing w:before="100" w:beforeAutospacing="1" w:after="100" w:afterAutospacing="1" w:line="240" w:lineRule="auto"/>
        <w:rPr>
          <w:rFonts w:eastAsia="Times New Roman" w:cs="Arial"/>
          <w:kern w:val="0"/>
          <w:szCs w:val="22"/>
          <w:lang w:eastAsia="es-CL"/>
          <w14:ligatures w14:val="none"/>
        </w:rPr>
      </w:pPr>
    </w:p>
    <w:p w14:paraId="02B4A96A" w14:textId="77777777" w:rsidR="00930322" w:rsidRDefault="00930322" w:rsidP="007F1716">
      <w:pPr>
        <w:spacing w:before="100" w:beforeAutospacing="1" w:after="100" w:afterAutospacing="1" w:line="240" w:lineRule="auto"/>
        <w:rPr>
          <w:rFonts w:eastAsia="Times New Roman" w:cs="Arial"/>
          <w:kern w:val="0"/>
          <w:szCs w:val="22"/>
          <w:lang w:eastAsia="es-CL"/>
          <w14:ligatures w14:val="none"/>
        </w:rPr>
      </w:pPr>
    </w:p>
    <w:p w14:paraId="48A6FA5C" w14:textId="77777777" w:rsidR="00930322" w:rsidRDefault="00930322" w:rsidP="007F1716">
      <w:pPr>
        <w:spacing w:before="100" w:beforeAutospacing="1" w:after="100" w:afterAutospacing="1" w:line="240" w:lineRule="auto"/>
        <w:rPr>
          <w:rFonts w:eastAsia="Times New Roman" w:cs="Arial"/>
          <w:kern w:val="0"/>
          <w:szCs w:val="22"/>
          <w:lang w:eastAsia="es-CL"/>
          <w14:ligatures w14:val="none"/>
        </w:rPr>
      </w:pPr>
    </w:p>
    <w:p w14:paraId="15541442" w14:textId="7CE975F2" w:rsidR="00930322" w:rsidRPr="009D17C8" w:rsidRDefault="00930322" w:rsidP="00930322">
      <w:pPr>
        <w:pStyle w:val="Ttulo4"/>
        <w:rPr>
          <w:b/>
          <w:bCs/>
          <w:i w:val="0"/>
          <w:iCs w:val="0"/>
          <w:sz w:val="24"/>
        </w:rPr>
      </w:pPr>
      <w:r w:rsidRPr="008F72D2">
        <w:rPr>
          <w:b/>
          <w:bCs/>
          <w:i w:val="0"/>
          <w:iCs w:val="0"/>
          <w:sz w:val="24"/>
          <w:highlight w:val="yellow"/>
        </w:rPr>
        <w:lastRenderedPageBreak/>
        <w:t xml:space="preserve">2.10.2.7. </w:t>
      </w:r>
      <w:r w:rsidR="00263498" w:rsidRPr="008F72D2">
        <w:rPr>
          <w:b/>
          <w:bCs/>
          <w:i w:val="0"/>
          <w:iCs w:val="0"/>
          <w:sz w:val="24"/>
          <w:highlight w:val="yellow"/>
        </w:rPr>
        <w:t xml:space="preserve">Qué demuestra el experimento en </w:t>
      </w:r>
      <w:proofErr w:type="spellStart"/>
      <w:r w:rsidR="00263498" w:rsidRPr="008F72D2">
        <w:rPr>
          <w:b/>
          <w:bCs/>
          <w:i w:val="0"/>
          <w:iCs w:val="0"/>
          <w:sz w:val="24"/>
          <w:highlight w:val="yellow"/>
        </w:rPr>
        <w:t>ChatGPT</w:t>
      </w:r>
      <w:proofErr w:type="spellEnd"/>
      <w:r w:rsidR="008F72D2" w:rsidRPr="008F72D2">
        <w:rPr>
          <w:b/>
          <w:bCs/>
          <w:i w:val="0"/>
          <w:iCs w:val="0"/>
          <w:sz w:val="24"/>
          <w:highlight w:val="yellow"/>
        </w:rPr>
        <w:t xml:space="preserve"> + Que necesita la sentencia </w:t>
      </w:r>
      <w:proofErr w:type="spellStart"/>
      <w:r w:rsidR="008F72D2" w:rsidRPr="008F72D2">
        <w:rPr>
          <w:b/>
          <w:bCs/>
          <w:i w:val="0"/>
          <w:iCs w:val="0"/>
          <w:sz w:val="24"/>
          <w:highlight w:val="yellow"/>
        </w:rPr>
        <w:t>if</w:t>
      </w:r>
      <w:proofErr w:type="spellEnd"/>
    </w:p>
    <w:p w14:paraId="620A8F1B" w14:textId="77777777" w:rsidR="008F72D2" w:rsidRPr="008F72D2" w:rsidRDefault="008F72D2" w:rsidP="008F72D2">
      <w:pPr>
        <w:spacing w:before="100" w:beforeAutospacing="1" w:after="100" w:afterAutospacing="1" w:line="240" w:lineRule="auto"/>
        <w:rPr>
          <w:rFonts w:eastAsia="Times New Roman" w:cs="Arial"/>
          <w:kern w:val="0"/>
          <w:szCs w:val="22"/>
          <w:lang w:eastAsia="es-CL"/>
          <w14:ligatures w14:val="none"/>
        </w:rPr>
      </w:pPr>
      <w:r w:rsidRPr="008F72D2">
        <w:rPr>
          <w:rFonts w:eastAsia="Times New Roman" w:cs="Arial"/>
          <w:kern w:val="0"/>
          <w:szCs w:val="22"/>
          <w:lang w:eastAsia="es-CL"/>
          <w14:ligatures w14:val="none"/>
        </w:rPr>
        <w:t>El profesor da una instrucción: cuando haga falta un precio, responder con una petición de herramienta.</w:t>
      </w:r>
    </w:p>
    <w:p w14:paraId="4A20D7C0" w14:textId="77777777" w:rsidR="008F72D2" w:rsidRPr="008F72D2" w:rsidRDefault="008F72D2" w:rsidP="008F72D2">
      <w:pPr>
        <w:spacing w:before="100" w:beforeAutospacing="1" w:after="100" w:afterAutospacing="1" w:line="240" w:lineRule="auto"/>
        <w:rPr>
          <w:rFonts w:eastAsia="Times New Roman" w:cs="Arial"/>
          <w:kern w:val="0"/>
          <w:szCs w:val="22"/>
          <w:lang w:eastAsia="es-CL"/>
          <w14:ligatures w14:val="none"/>
        </w:rPr>
      </w:pPr>
      <w:proofErr w:type="spellStart"/>
      <w:r w:rsidRPr="008F72D2">
        <w:rPr>
          <w:rFonts w:eastAsia="Times New Roman" w:cs="Arial"/>
          <w:kern w:val="0"/>
          <w:szCs w:val="22"/>
          <w:lang w:eastAsia="es-CL"/>
          <w14:ligatures w14:val="none"/>
        </w:rPr>
        <w:t>ChatGPT</w:t>
      </w:r>
      <w:proofErr w:type="spellEnd"/>
      <w:r w:rsidRPr="008F72D2">
        <w:rPr>
          <w:rFonts w:eastAsia="Times New Roman" w:cs="Arial"/>
          <w:kern w:val="0"/>
          <w:szCs w:val="22"/>
          <w:lang w:eastAsia="es-CL"/>
          <w14:ligatures w14:val="none"/>
        </w:rPr>
        <w:t xml:space="preserve"> genera esa petición. Esto ilustra cómo una instrucción puede producir una solicitud en un formato reconocible.</w:t>
      </w:r>
    </w:p>
    <w:p w14:paraId="6901AB87" w14:textId="77777777" w:rsidR="008F72D2" w:rsidRPr="008F72D2" w:rsidRDefault="008F72D2" w:rsidP="008F72D2">
      <w:pPr>
        <w:spacing w:before="100" w:beforeAutospacing="1" w:after="100" w:afterAutospacing="1" w:line="240" w:lineRule="auto"/>
        <w:rPr>
          <w:rFonts w:eastAsia="Times New Roman" w:cs="Arial"/>
          <w:kern w:val="0"/>
          <w:szCs w:val="22"/>
          <w:lang w:eastAsia="es-CL"/>
          <w14:ligatures w14:val="none"/>
        </w:rPr>
      </w:pPr>
      <w:r w:rsidRPr="008F72D2">
        <w:rPr>
          <w:rFonts w:eastAsia="Times New Roman" w:cs="Arial"/>
          <w:b/>
          <w:bCs/>
          <w:kern w:val="0"/>
          <w:szCs w:val="22"/>
          <w:lang w:eastAsia="es-CL"/>
          <w14:ligatures w14:val="none"/>
        </w:rPr>
        <w:t>Pero el experimento no demuestra que se haya consultado una aerolínea.</w:t>
      </w:r>
      <w:r w:rsidRPr="008F72D2">
        <w:rPr>
          <w:rFonts w:eastAsia="Times New Roman" w:cs="Arial"/>
          <w:kern w:val="0"/>
          <w:szCs w:val="22"/>
          <w:lang w:eastAsia="es-CL"/>
          <w14:ligatures w14:val="none"/>
        </w:rPr>
        <w:t xml:space="preserve"> Para eso tendría que existir una herramienta conectada, ejecutarse y devolver un resultado. Escribir “usa la herramienta” en un mensaje no instala una integración.</w:t>
      </w:r>
    </w:p>
    <w:p w14:paraId="001E3E87" w14:textId="77777777" w:rsidR="008F72D2" w:rsidRPr="008F72D2" w:rsidRDefault="008F72D2" w:rsidP="008F72D2">
      <w:pPr>
        <w:spacing w:before="100" w:beforeAutospacing="1" w:after="100" w:afterAutospacing="1" w:line="240" w:lineRule="auto"/>
        <w:rPr>
          <w:rFonts w:eastAsia="Times New Roman" w:cs="Arial"/>
          <w:kern w:val="0"/>
          <w:szCs w:val="22"/>
          <w:lang w:eastAsia="es-CL"/>
          <w14:ligatures w14:val="none"/>
        </w:rPr>
      </w:pPr>
      <w:r w:rsidRPr="008F72D2">
        <w:rPr>
          <w:rFonts w:eastAsia="Times New Roman" w:cs="Arial"/>
          <w:kern w:val="0"/>
          <w:szCs w:val="22"/>
          <w:lang w:eastAsia="es-CL"/>
          <w14:ligatures w14:val="none"/>
        </w:rPr>
        <w:t>La frase del profesor “sé que lo entiendes” es énfasis pedagógico; no añade un paso técnico.</w:t>
      </w:r>
    </w:p>
    <w:p w14:paraId="28DBD4AA" w14:textId="0FED9EAB" w:rsidR="008F72D2" w:rsidRPr="008F72D2" w:rsidRDefault="008F72D2" w:rsidP="008F72D2">
      <w:pPr>
        <w:spacing w:before="100" w:beforeAutospacing="1" w:after="100" w:afterAutospacing="1" w:line="240" w:lineRule="auto"/>
        <w:rPr>
          <w:rFonts w:eastAsia="Times New Roman" w:cs="Arial"/>
          <w:b/>
          <w:bCs/>
          <w:kern w:val="0"/>
          <w:sz w:val="24"/>
          <w:lang w:eastAsia="es-CL"/>
          <w14:ligatures w14:val="none"/>
        </w:rPr>
      </w:pPr>
      <w:r w:rsidRPr="00A70F86">
        <w:rPr>
          <w:rFonts w:eastAsia="Times New Roman" w:cs="Arial"/>
          <w:b/>
          <w:bCs/>
          <w:kern w:val="0"/>
          <w:sz w:val="24"/>
          <w:highlight w:val="yellow"/>
          <w:lang w:eastAsia="es-CL"/>
          <w14:ligatures w14:val="none"/>
        </w:rPr>
        <w:t xml:space="preserve">9. Qué necesita la sentencia </w:t>
      </w:r>
      <w:proofErr w:type="spellStart"/>
      <w:r w:rsidRPr="00A70F86">
        <w:rPr>
          <w:rFonts w:eastAsia="Times New Roman" w:cs="Arial"/>
          <w:b/>
          <w:bCs/>
          <w:kern w:val="0"/>
          <w:sz w:val="24"/>
          <w:highlight w:val="yellow"/>
          <w:lang w:eastAsia="es-CL"/>
          <w14:ligatures w14:val="none"/>
        </w:rPr>
        <w:t>if</w:t>
      </w:r>
      <w:proofErr w:type="spellEnd"/>
      <w:r w:rsidR="00A70F86" w:rsidRPr="00A70F86">
        <w:rPr>
          <w:rFonts w:eastAsia="Times New Roman" w:cs="Arial"/>
          <w:b/>
          <w:bCs/>
          <w:kern w:val="0"/>
          <w:sz w:val="24"/>
          <w:highlight w:val="yellow"/>
          <w:lang w:eastAsia="es-CL"/>
          <w14:ligatures w14:val="none"/>
        </w:rPr>
        <w:t xml:space="preserve"> + Sin estado</w:t>
      </w:r>
    </w:p>
    <w:p w14:paraId="72B9AFEE" w14:textId="77777777" w:rsidR="00AC40C3" w:rsidRPr="00AC40C3" w:rsidRDefault="00AC40C3" w:rsidP="00AC40C3">
      <w:pPr>
        <w:spacing w:before="100" w:beforeAutospacing="1" w:after="100" w:afterAutospacing="1" w:line="240" w:lineRule="auto"/>
        <w:rPr>
          <w:rFonts w:eastAsia="Times New Roman" w:cs="Arial"/>
          <w:kern w:val="0"/>
          <w:szCs w:val="22"/>
          <w:lang w:eastAsia="es-CL"/>
          <w14:ligatures w14:val="none"/>
        </w:rPr>
      </w:pPr>
      <w:r w:rsidRPr="00AC40C3">
        <w:rPr>
          <w:rFonts w:eastAsia="Times New Roman" w:cs="Arial"/>
          <w:kern w:val="0"/>
          <w:szCs w:val="22"/>
          <w:lang w:eastAsia="es-CL"/>
          <w14:ligatures w14:val="none"/>
        </w:rPr>
        <w:t>El “</w:t>
      </w:r>
      <w:proofErr w:type="spellStart"/>
      <w:r w:rsidRPr="00AC40C3">
        <w:rPr>
          <w:rFonts w:eastAsia="Times New Roman" w:cs="Arial"/>
          <w:kern w:val="0"/>
          <w:szCs w:val="22"/>
          <w:lang w:eastAsia="es-CL"/>
          <w14:ligatures w14:val="none"/>
        </w:rPr>
        <w:t>if</w:t>
      </w:r>
      <w:proofErr w:type="spellEnd"/>
      <w:r w:rsidRPr="00AC40C3">
        <w:rPr>
          <w:rFonts w:eastAsia="Times New Roman" w:cs="Arial"/>
          <w:kern w:val="0"/>
          <w:szCs w:val="22"/>
          <w:lang w:eastAsia="es-CL"/>
          <w14:ligatures w14:val="none"/>
        </w:rPr>
        <w:t>” que menciona significa que la aplicación distingue una respuesta normal de una solicitud de herramienta. Este pseudocódigo muestra la idea; no es una integración ejecutable con una API:</w:t>
      </w:r>
    </w:p>
    <w:p w14:paraId="426E1CCF" w14:textId="21643905" w:rsidR="00930322" w:rsidRPr="00E6188B" w:rsidRDefault="00AC40C3" w:rsidP="007F1716">
      <w:pPr>
        <w:spacing w:before="100" w:beforeAutospacing="1" w:after="100" w:afterAutospacing="1" w:line="240" w:lineRule="auto"/>
        <w:rPr>
          <w:rFonts w:eastAsia="Times New Roman" w:cs="Arial"/>
          <w:kern w:val="0"/>
          <w:szCs w:val="22"/>
          <w:lang w:eastAsia="es-CL"/>
          <w14:ligatures w14:val="none"/>
        </w:rPr>
      </w:pPr>
      <w:r w:rsidRPr="00AC40C3">
        <w:rPr>
          <w:rFonts w:eastAsia="Times New Roman" w:cs="Arial"/>
          <w:noProof/>
          <w:kern w:val="0"/>
          <w:szCs w:val="22"/>
          <w:lang w:eastAsia="es-CL"/>
          <w14:ligatures w14:val="none"/>
        </w:rPr>
        <w:drawing>
          <wp:inline distT="0" distB="0" distL="0" distR="0" wp14:anchorId="1CEC4451" wp14:editId="506E45C9">
            <wp:extent cx="5631180" cy="2060500"/>
            <wp:effectExtent l="38100" t="38100" r="45720" b="35560"/>
            <wp:docPr id="1168208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08795" name=""/>
                    <pic:cNvPicPr/>
                  </pic:nvPicPr>
                  <pic:blipFill>
                    <a:blip r:embed="rId817"/>
                    <a:stretch>
                      <a:fillRect/>
                    </a:stretch>
                  </pic:blipFill>
                  <pic:spPr>
                    <a:xfrm>
                      <a:off x="0" y="0"/>
                      <a:ext cx="5634712" cy="2061792"/>
                    </a:xfrm>
                    <a:prstGeom prst="rect">
                      <a:avLst/>
                    </a:prstGeom>
                    <a:ln w="28575">
                      <a:solidFill>
                        <a:schemeClr val="tx1"/>
                      </a:solidFill>
                    </a:ln>
                  </pic:spPr>
                </pic:pic>
              </a:graphicData>
            </a:graphic>
          </wp:inline>
        </w:drawing>
      </w:r>
    </w:p>
    <w:p w14:paraId="215D87A7" w14:textId="77777777" w:rsidR="00072B20" w:rsidRPr="00072B20" w:rsidRDefault="00072B20" w:rsidP="00072B20">
      <w:pPr>
        <w:spacing w:before="100" w:beforeAutospacing="1" w:after="100" w:afterAutospacing="1" w:line="240" w:lineRule="auto"/>
        <w:rPr>
          <w:rFonts w:eastAsia="Times New Roman" w:cs="Arial"/>
          <w:kern w:val="0"/>
          <w:szCs w:val="22"/>
          <w:lang w:eastAsia="es-CL"/>
          <w14:ligatures w14:val="none"/>
        </w:rPr>
      </w:pPr>
      <w:r w:rsidRPr="00072B20">
        <w:rPr>
          <w:rFonts w:eastAsia="Times New Roman" w:cs="Arial"/>
          <w:kern w:val="0"/>
          <w:szCs w:val="22"/>
          <w:lang w:eastAsia="es-CL"/>
          <w14:ligatures w14:val="none"/>
        </w:rPr>
        <w:t xml:space="preserve">Las API proporcionan estructuras específicas para estas solicitudes. Por ejemplo, Claude utiliza bloques </w:t>
      </w:r>
      <w:proofErr w:type="spellStart"/>
      <w:r w:rsidRPr="00072B20">
        <w:rPr>
          <w:rFonts w:eastAsia="Times New Roman" w:cs="Arial"/>
          <w:b/>
          <w:bCs/>
          <w:kern w:val="0"/>
          <w:szCs w:val="22"/>
          <w:lang w:eastAsia="es-CL"/>
          <w14:ligatures w14:val="none"/>
        </w:rPr>
        <w:t>tool_use</w:t>
      </w:r>
      <w:proofErr w:type="spellEnd"/>
      <w:r w:rsidRPr="00072B20">
        <w:rPr>
          <w:rFonts w:eastAsia="Times New Roman" w:cs="Arial"/>
          <w:kern w:val="0"/>
          <w:szCs w:val="22"/>
          <w:lang w:eastAsia="es-CL"/>
          <w14:ligatures w14:val="none"/>
        </w:rPr>
        <w:t xml:space="preserve"> y </w:t>
      </w:r>
      <w:proofErr w:type="spellStart"/>
      <w:r w:rsidRPr="00072B20">
        <w:rPr>
          <w:rFonts w:eastAsia="Times New Roman" w:cs="Arial"/>
          <w:b/>
          <w:bCs/>
          <w:kern w:val="0"/>
          <w:szCs w:val="22"/>
          <w:lang w:eastAsia="es-CL"/>
          <w14:ligatures w14:val="none"/>
        </w:rPr>
        <w:t>tool_result</w:t>
      </w:r>
      <w:proofErr w:type="spellEnd"/>
      <w:r w:rsidRPr="00072B20">
        <w:rPr>
          <w:rFonts w:eastAsia="Times New Roman" w:cs="Arial"/>
          <w:kern w:val="0"/>
          <w:szCs w:val="22"/>
          <w:lang w:eastAsia="es-CL"/>
          <w14:ligatures w14:val="none"/>
        </w:rPr>
        <w:t>. El identificador relaciona cada resultado con su llamada.</w:t>
      </w:r>
    </w:p>
    <w:p w14:paraId="1C29DE19" w14:textId="77777777" w:rsidR="00072B20" w:rsidRDefault="00072B20" w:rsidP="00072B20">
      <w:pPr>
        <w:pBdr>
          <w:bottom w:val="single" w:sz="6" w:space="1" w:color="auto"/>
        </w:pBdr>
        <w:spacing w:before="100" w:beforeAutospacing="1" w:after="100" w:afterAutospacing="1" w:line="240" w:lineRule="auto"/>
        <w:rPr>
          <w:rFonts w:eastAsia="Times New Roman" w:cs="Arial"/>
          <w:kern w:val="0"/>
          <w:szCs w:val="22"/>
          <w:lang w:eastAsia="es-CL"/>
          <w14:ligatures w14:val="none"/>
        </w:rPr>
      </w:pPr>
      <w:r w:rsidRPr="00072B20">
        <w:rPr>
          <w:rFonts w:eastAsia="Times New Roman" w:cs="Arial"/>
          <w:kern w:val="0"/>
          <w:szCs w:val="22"/>
          <w:lang w:eastAsia="es-CL"/>
          <w14:ligatures w14:val="none"/>
        </w:rPr>
        <w:t>En una aplicación real también hay que manejar errores y limitar las iteraciones. Si una consulta falla, se devuelve el fallo; no se inventa el dato.</w:t>
      </w:r>
    </w:p>
    <w:p w14:paraId="3D6E2F32" w14:textId="3282EC20" w:rsidR="00A70F86" w:rsidRPr="00A70F86" w:rsidRDefault="00A70F86" w:rsidP="00A70F86">
      <w:pPr>
        <w:spacing w:before="100" w:beforeAutospacing="1" w:after="100" w:afterAutospacing="1" w:line="240" w:lineRule="auto"/>
        <w:rPr>
          <w:rFonts w:eastAsia="Times New Roman" w:cs="Arial"/>
          <w:b/>
          <w:bCs/>
          <w:kern w:val="0"/>
          <w:sz w:val="24"/>
          <w:lang w:eastAsia="es-CL"/>
          <w14:ligatures w14:val="none"/>
        </w:rPr>
      </w:pPr>
      <w:r w:rsidRPr="00992D34">
        <w:rPr>
          <w:rFonts w:eastAsia="Times New Roman" w:cs="Arial"/>
          <w:b/>
          <w:bCs/>
          <w:kern w:val="0"/>
          <w:sz w:val="24"/>
          <w:highlight w:val="yellow"/>
          <w:lang w:eastAsia="es-CL"/>
          <w14:ligatures w14:val="none"/>
        </w:rPr>
        <w:t>10. Qué significa “cada llamada es apátrida”</w:t>
      </w:r>
      <w:r w:rsidR="00992D34" w:rsidRPr="00992D34">
        <w:rPr>
          <w:rFonts w:eastAsia="Times New Roman" w:cs="Arial"/>
          <w:b/>
          <w:bCs/>
          <w:kern w:val="0"/>
          <w:sz w:val="24"/>
          <w:highlight w:val="yellow"/>
          <w:lang w:eastAsia="es-CL"/>
          <w14:ligatures w14:val="none"/>
        </w:rPr>
        <w:t xml:space="preserve"> + </w:t>
      </w:r>
      <w:proofErr w:type="spellStart"/>
      <w:r w:rsidR="00992D34" w:rsidRPr="00992D34">
        <w:rPr>
          <w:rFonts w:eastAsia="Times New Roman" w:cs="Arial"/>
          <w:b/>
          <w:bCs/>
          <w:kern w:val="0"/>
          <w:sz w:val="24"/>
          <w:highlight w:val="yellow"/>
          <w:lang w:eastAsia="es-CL"/>
          <w14:ligatures w14:val="none"/>
        </w:rPr>
        <w:t>Relacion</w:t>
      </w:r>
      <w:proofErr w:type="spellEnd"/>
      <w:r w:rsidR="00992D34" w:rsidRPr="00992D34">
        <w:rPr>
          <w:rFonts w:eastAsia="Times New Roman" w:cs="Arial"/>
          <w:b/>
          <w:bCs/>
          <w:kern w:val="0"/>
          <w:sz w:val="24"/>
          <w:highlight w:val="yellow"/>
          <w:lang w:eastAsia="es-CL"/>
          <w14:ligatures w14:val="none"/>
        </w:rPr>
        <w:t xml:space="preserve"> con la IA agentica y RAG</w:t>
      </w:r>
    </w:p>
    <w:p w14:paraId="57738678" w14:textId="77777777" w:rsidR="00C10A4A" w:rsidRPr="00C10A4A" w:rsidRDefault="00C10A4A" w:rsidP="00C10A4A">
      <w:pPr>
        <w:spacing w:before="100" w:beforeAutospacing="1" w:after="100" w:afterAutospacing="1" w:line="240" w:lineRule="auto"/>
        <w:rPr>
          <w:rFonts w:eastAsia="Times New Roman" w:cs="Arial"/>
          <w:kern w:val="0"/>
          <w:szCs w:val="22"/>
          <w:lang w:eastAsia="es-CL"/>
          <w14:ligatures w14:val="none"/>
        </w:rPr>
      </w:pPr>
      <w:r w:rsidRPr="00C10A4A">
        <w:rPr>
          <w:rFonts w:eastAsia="Times New Roman" w:cs="Arial"/>
          <w:kern w:val="0"/>
          <w:szCs w:val="22"/>
          <w:lang w:eastAsia="es-CL"/>
          <w14:ligatures w14:val="none"/>
        </w:rPr>
        <w:t xml:space="preserve">La palabra técnica es </w:t>
      </w:r>
      <w:r w:rsidRPr="00C10A4A">
        <w:rPr>
          <w:rFonts w:eastAsia="Times New Roman" w:cs="Arial"/>
          <w:b/>
          <w:bCs/>
          <w:kern w:val="0"/>
          <w:szCs w:val="22"/>
          <w:lang w:eastAsia="es-CL"/>
          <w14:ligatures w14:val="none"/>
        </w:rPr>
        <w:t>sin estado</w:t>
      </w:r>
      <w:r w:rsidRPr="00C10A4A">
        <w:rPr>
          <w:rFonts w:eastAsia="Times New Roman" w:cs="Arial"/>
          <w:kern w:val="0"/>
          <w:szCs w:val="22"/>
          <w:lang w:eastAsia="es-CL"/>
          <w14:ligatures w14:val="none"/>
        </w:rPr>
        <w:t xml:space="preserve">, o </w:t>
      </w:r>
      <w:proofErr w:type="spellStart"/>
      <w:r w:rsidRPr="00C10A4A">
        <w:rPr>
          <w:rFonts w:eastAsia="Times New Roman" w:cs="Arial"/>
          <w:i/>
          <w:iCs/>
          <w:kern w:val="0"/>
          <w:szCs w:val="22"/>
          <w:lang w:eastAsia="es-CL"/>
          <w14:ligatures w14:val="none"/>
        </w:rPr>
        <w:t>stateless</w:t>
      </w:r>
      <w:proofErr w:type="spellEnd"/>
      <w:r w:rsidRPr="00C10A4A">
        <w:rPr>
          <w:rFonts w:eastAsia="Times New Roman" w:cs="Arial"/>
          <w:kern w:val="0"/>
          <w:szCs w:val="22"/>
          <w:lang w:eastAsia="es-CL"/>
          <w14:ligatures w14:val="none"/>
        </w:rPr>
        <w:t>: una solicitud independiente necesita recibir el contexto necesario.</w:t>
      </w:r>
    </w:p>
    <w:p w14:paraId="05FA8CF4" w14:textId="77777777" w:rsidR="00C10A4A" w:rsidRPr="00C10A4A" w:rsidRDefault="00C10A4A" w:rsidP="00C10A4A">
      <w:pPr>
        <w:spacing w:before="100" w:beforeAutospacing="1" w:after="100" w:afterAutospacing="1" w:line="240" w:lineRule="auto"/>
        <w:rPr>
          <w:rFonts w:eastAsia="Times New Roman" w:cs="Arial"/>
          <w:kern w:val="0"/>
          <w:szCs w:val="22"/>
          <w:lang w:eastAsia="es-CL"/>
          <w14:ligatures w14:val="none"/>
        </w:rPr>
      </w:pPr>
      <w:r w:rsidRPr="00C10A4A">
        <w:rPr>
          <w:rFonts w:eastAsia="Times New Roman" w:cs="Arial"/>
          <w:kern w:val="0"/>
          <w:szCs w:val="22"/>
          <w:lang w:eastAsia="es-CL"/>
          <w14:ligatures w14:val="none"/>
        </w:rPr>
        <w:t>Para la continuación, importa conservar la pregunta, la solicitud de herramienta y el resultado. Sin el resultado, el modelo no conoce el precio obtenido.</w:t>
      </w:r>
    </w:p>
    <w:p w14:paraId="77FE1A92" w14:textId="77777777" w:rsidR="00C10A4A" w:rsidRPr="00C10A4A" w:rsidRDefault="00C10A4A" w:rsidP="00C10A4A">
      <w:pPr>
        <w:spacing w:before="100" w:beforeAutospacing="1" w:after="100" w:afterAutospacing="1" w:line="240" w:lineRule="auto"/>
        <w:rPr>
          <w:rFonts w:eastAsia="Times New Roman" w:cs="Arial"/>
          <w:kern w:val="0"/>
          <w:szCs w:val="22"/>
          <w:lang w:eastAsia="es-CL"/>
          <w14:ligatures w14:val="none"/>
        </w:rPr>
      </w:pPr>
      <w:r w:rsidRPr="00C10A4A">
        <w:rPr>
          <w:rFonts w:eastAsia="Times New Roman" w:cs="Arial"/>
          <w:kern w:val="0"/>
          <w:szCs w:val="22"/>
          <w:lang w:eastAsia="es-CL"/>
          <w14:ligatures w14:val="none"/>
        </w:rPr>
        <w:t xml:space="preserve">El matiz es que algunas API gestionan ese contexto: </w:t>
      </w:r>
      <w:proofErr w:type="spellStart"/>
      <w:r w:rsidRPr="00C10A4A">
        <w:rPr>
          <w:rFonts w:eastAsia="Times New Roman" w:cs="Arial"/>
          <w:kern w:val="0"/>
          <w:szCs w:val="22"/>
          <w:lang w:eastAsia="es-CL"/>
          <w14:ligatures w14:val="none"/>
        </w:rPr>
        <w:t>OpenAI</w:t>
      </w:r>
      <w:proofErr w:type="spellEnd"/>
      <w:r w:rsidRPr="00C10A4A">
        <w:rPr>
          <w:rFonts w:eastAsia="Times New Roman" w:cs="Arial"/>
          <w:kern w:val="0"/>
          <w:szCs w:val="22"/>
          <w:lang w:eastAsia="es-CL"/>
          <w14:ligatures w14:val="none"/>
        </w:rPr>
        <w:t xml:space="preserve"> permite continuar con </w:t>
      </w:r>
      <w:proofErr w:type="spellStart"/>
      <w:r w:rsidRPr="00C10A4A">
        <w:rPr>
          <w:rFonts w:eastAsia="Times New Roman" w:cs="Arial"/>
          <w:kern w:val="0"/>
          <w:szCs w:val="22"/>
          <w:lang w:eastAsia="es-CL"/>
          <w14:ligatures w14:val="none"/>
        </w:rPr>
        <w:t>previous_response_id</w:t>
      </w:r>
      <w:proofErr w:type="spellEnd"/>
      <w:r w:rsidRPr="00C10A4A">
        <w:rPr>
          <w:rFonts w:eastAsia="Times New Roman" w:cs="Arial"/>
          <w:kern w:val="0"/>
          <w:szCs w:val="22"/>
          <w:lang w:eastAsia="es-CL"/>
          <w14:ligatures w14:val="none"/>
        </w:rPr>
        <w:t xml:space="preserve"> o gestionar conversaciones. Por tanto, no siempre hay que reenviar manualmente todo el historial. Sigue siendo necesario proporcionar o referenciar el contexto.</w:t>
      </w:r>
    </w:p>
    <w:p w14:paraId="6177A123" w14:textId="77777777" w:rsidR="00A70F86" w:rsidRPr="00072B20" w:rsidRDefault="00A70F86" w:rsidP="00072B20">
      <w:pPr>
        <w:spacing w:before="100" w:beforeAutospacing="1" w:after="100" w:afterAutospacing="1" w:line="240" w:lineRule="auto"/>
        <w:rPr>
          <w:rFonts w:eastAsia="Times New Roman" w:cs="Arial"/>
          <w:kern w:val="0"/>
          <w:szCs w:val="22"/>
          <w:lang w:eastAsia="es-CL"/>
          <w14:ligatures w14:val="none"/>
        </w:rPr>
      </w:pPr>
    </w:p>
    <w:p w14:paraId="1750A377" w14:textId="77777777" w:rsidR="00800F08" w:rsidRDefault="00800F08" w:rsidP="00B72186">
      <w:pPr>
        <w:rPr>
          <w:highlight w:val="yellow"/>
        </w:rPr>
      </w:pPr>
    </w:p>
    <w:p w14:paraId="0C336451" w14:textId="3FA611F8" w:rsidR="003F4CB8" w:rsidRDefault="003F4CB8" w:rsidP="003F4CB8">
      <w:pPr>
        <w:pStyle w:val="Ttulo2"/>
        <w:rPr>
          <w:rFonts w:ascii="Arial" w:hAnsi="Arial" w:cs="Arial"/>
          <w:b/>
          <w:bCs/>
          <w:sz w:val="24"/>
          <w:szCs w:val="24"/>
          <w:highlight w:val="yellow"/>
        </w:rPr>
      </w:pPr>
      <w:bookmarkStart w:id="162" w:name="_Toc243791251"/>
      <w:r w:rsidRPr="006A430F">
        <w:rPr>
          <w:rFonts w:ascii="Arial" w:hAnsi="Arial" w:cs="Arial"/>
          <w:b/>
          <w:bCs/>
          <w:sz w:val="24"/>
          <w:szCs w:val="24"/>
          <w:highlight w:val="yellow"/>
        </w:rPr>
        <w:lastRenderedPageBreak/>
        <w:t>2.</w:t>
      </w:r>
      <w:r>
        <w:rPr>
          <w:rFonts w:ascii="Arial" w:hAnsi="Arial" w:cs="Arial"/>
          <w:b/>
          <w:bCs/>
          <w:sz w:val="24"/>
          <w:szCs w:val="24"/>
          <w:highlight w:val="yellow"/>
        </w:rPr>
        <w:t>11. Dia 4: Herramientas (</w:t>
      </w:r>
      <w:proofErr w:type="spellStart"/>
      <w:r>
        <w:rPr>
          <w:rFonts w:ascii="Arial" w:hAnsi="Arial" w:cs="Arial"/>
          <w:b/>
          <w:bCs/>
          <w:sz w:val="24"/>
          <w:szCs w:val="24"/>
          <w:highlight w:val="yellow"/>
        </w:rPr>
        <w:t>took</w:t>
      </w:r>
      <w:proofErr w:type="spellEnd"/>
      <w:r>
        <w:rPr>
          <w:rFonts w:ascii="Arial" w:hAnsi="Arial" w:cs="Arial"/>
          <w:b/>
          <w:bCs/>
          <w:sz w:val="24"/>
          <w:szCs w:val="24"/>
          <w:highlight w:val="yellow"/>
        </w:rPr>
        <w:t xml:space="preserve"> </w:t>
      </w:r>
      <w:proofErr w:type="spellStart"/>
      <w:r>
        <w:rPr>
          <w:rFonts w:ascii="Arial" w:hAnsi="Arial" w:cs="Arial"/>
          <w:b/>
          <w:bCs/>
          <w:sz w:val="24"/>
          <w:szCs w:val="24"/>
          <w:highlight w:val="yellow"/>
        </w:rPr>
        <w:t>calling</w:t>
      </w:r>
      <w:proofErr w:type="spellEnd"/>
      <w:r>
        <w:rPr>
          <w:rFonts w:ascii="Arial" w:hAnsi="Arial" w:cs="Arial"/>
          <w:b/>
          <w:bCs/>
          <w:sz w:val="24"/>
          <w:szCs w:val="24"/>
          <w:highlight w:val="yellow"/>
        </w:rPr>
        <w:t xml:space="preserve">) en </w:t>
      </w:r>
      <w:proofErr w:type="spellStart"/>
      <w:r>
        <w:rPr>
          <w:rFonts w:ascii="Arial" w:hAnsi="Arial" w:cs="Arial"/>
          <w:b/>
          <w:bCs/>
          <w:sz w:val="24"/>
          <w:szCs w:val="24"/>
          <w:highlight w:val="yellow"/>
        </w:rPr>
        <w:t>LLMs</w:t>
      </w:r>
      <w:proofErr w:type="spellEnd"/>
      <w:r>
        <w:rPr>
          <w:rFonts w:ascii="Arial" w:hAnsi="Arial" w:cs="Arial"/>
          <w:b/>
          <w:bCs/>
          <w:sz w:val="24"/>
          <w:szCs w:val="24"/>
          <w:highlight w:val="yellow"/>
        </w:rPr>
        <w:t xml:space="preserve"> – Semana 2, día 4</w:t>
      </w:r>
      <w:bookmarkEnd w:id="162"/>
      <w:r>
        <w:rPr>
          <w:rFonts w:ascii="Arial" w:hAnsi="Arial" w:cs="Arial"/>
          <w:b/>
          <w:bCs/>
          <w:sz w:val="24"/>
          <w:szCs w:val="24"/>
          <w:highlight w:val="yellow"/>
        </w:rPr>
        <w:t xml:space="preserve"> </w:t>
      </w:r>
    </w:p>
    <w:p w14:paraId="68A05B7B" w14:textId="77777777" w:rsidR="003F4CB8" w:rsidRPr="003F4CB8" w:rsidRDefault="003F4CB8" w:rsidP="003F4CB8">
      <w:r w:rsidRPr="003F4CB8">
        <w:t xml:space="preserve">Proyecto </w:t>
      </w:r>
      <w:proofErr w:type="spellStart"/>
      <w:r w:rsidRPr="003F4CB8">
        <w:rPr>
          <w:b/>
          <w:bCs/>
        </w:rPr>
        <w:t>FlightAI</w:t>
      </w:r>
      <w:proofErr w:type="spellEnd"/>
      <w:r w:rsidRPr="003F4CB8">
        <w:t>: un asistente de aerolínea que consulta (y cambia) precios en una base de datos. Resumen de los 5 videos y del notebook del día 4, reescrito para entenderlo a la primera.</w:t>
      </w:r>
    </w:p>
    <w:p w14:paraId="35475277" w14:textId="14D12C96" w:rsidR="003F4CB8" w:rsidRPr="00D17A45" w:rsidRDefault="0049629B" w:rsidP="0049629B">
      <w:pPr>
        <w:pStyle w:val="Ttulo3"/>
        <w:rPr>
          <w:b/>
          <w:bCs/>
          <w:sz w:val="24"/>
          <w:szCs w:val="24"/>
          <w:highlight w:val="yellow"/>
        </w:rPr>
      </w:pPr>
      <w:bookmarkStart w:id="163" w:name="_Toc243791252"/>
      <w:r w:rsidRPr="00D17A45">
        <w:rPr>
          <w:b/>
          <w:bCs/>
          <w:sz w:val="24"/>
          <w:szCs w:val="24"/>
          <w:highlight w:val="yellow"/>
        </w:rPr>
        <w:t>2.11.</w:t>
      </w:r>
      <w:r w:rsidR="00D17A45" w:rsidRPr="00D17A45">
        <w:rPr>
          <w:b/>
          <w:bCs/>
          <w:sz w:val="24"/>
          <w:szCs w:val="24"/>
          <w:highlight w:val="yellow"/>
        </w:rPr>
        <w:t>0. La</w:t>
      </w:r>
      <w:r w:rsidRPr="00D17A45">
        <w:rPr>
          <w:b/>
          <w:bCs/>
          <w:sz w:val="24"/>
          <w:szCs w:val="24"/>
          <w:highlight w:val="yellow"/>
        </w:rPr>
        <w:t xml:space="preserve"> idea en </w:t>
      </w:r>
      <w:r w:rsidR="00D17A45" w:rsidRPr="00D17A45">
        <w:rPr>
          <w:b/>
          <w:bCs/>
          <w:sz w:val="24"/>
          <w:szCs w:val="24"/>
          <w:highlight w:val="yellow"/>
        </w:rPr>
        <w:t>30 segundos</w:t>
      </w:r>
      <w:bookmarkEnd w:id="163"/>
    </w:p>
    <w:p w14:paraId="1C885ADA" w14:textId="1008D071" w:rsidR="00D17A45" w:rsidRPr="00F86784" w:rsidRDefault="00DF7E43" w:rsidP="00F86784">
      <w:pPr>
        <w:pStyle w:val="Prrafodelista"/>
        <w:numPr>
          <w:ilvl w:val="1"/>
          <w:numId w:val="30"/>
        </w:numPr>
      </w:pPr>
      <w:r w:rsidRPr="00F86784">
        <w:t xml:space="preserve">Un LLM </w:t>
      </w:r>
      <w:r w:rsidRPr="00F86784">
        <w:rPr>
          <w:b/>
          <w:bCs/>
        </w:rPr>
        <w:t>solo genera tokens (</w:t>
      </w:r>
      <w:r w:rsidRPr="00F86784">
        <w:t>texto). No ejecuta nada, no toca tu computador</w:t>
      </w:r>
    </w:p>
    <w:p w14:paraId="04B238C4" w14:textId="40E8A420" w:rsidR="00DF7E43" w:rsidRPr="00F86784" w:rsidRDefault="00DF7E43" w:rsidP="00F86784">
      <w:pPr>
        <w:pStyle w:val="Prrafodelista"/>
        <w:numPr>
          <w:ilvl w:val="1"/>
          <w:numId w:val="30"/>
        </w:numPr>
      </w:pPr>
      <w:r w:rsidRPr="00F86784">
        <w:t xml:space="preserve">Una </w:t>
      </w:r>
      <w:r w:rsidRPr="00F86784">
        <w:rPr>
          <w:b/>
          <w:bCs/>
        </w:rPr>
        <w:t xml:space="preserve">herramienta = </w:t>
      </w:r>
      <w:r w:rsidRPr="00F86784">
        <w:t xml:space="preserve">una </w:t>
      </w:r>
      <w:proofErr w:type="spellStart"/>
      <w:r w:rsidRPr="00F86784">
        <w:t>funcion</w:t>
      </w:r>
      <w:proofErr w:type="spellEnd"/>
      <w:r w:rsidRPr="00F86784">
        <w:t xml:space="preserve"> tuya + una </w:t>
      </w:r>
      <w:r w:rsidRPr="00F86784">
        <w:rPr>
          <w:b/>
          <w:bCs/>
        </w:rPr>
        <w:t xml:space="preserve">descripción en JSON </w:t>
      </w:r>
      <w:r w:rsidRPr="00F86784">
        <w:t xml:space="preserve">de esa </w:t>
      </w:r>
      <w:proofErr w:type="spellStart"/>
      <w:r w:rsidRPr="00F86784">
        <w:t>funcion</w:t>
      </w:r>
      <w:proofErr w:type="spellEnd"/>
    </w:p>
    <w:p w14:paraId="64ADD77B" w14:textId="6A30FCE2" w:rsidR="00DF7E43" w:rsidRPr="00F86784" w:rsidRDefault="00DF7E43" w:rsidP="00F86784">
      <w:pPr>
        <w:pStyle w:val="Prrafodelista"/>
        <w:numPr>
          <w:ilvl w:val="1"/>
          <w:numId w:val="30"/>
        </w:numPr>
      </w:pPr>
      <w:r w:rsidRPr="00F86784">
        <w:t xml:space="preserve">El LLM puede responder, en </w:t>
      </w:r>
      <w:r w:rsidR="00C05AF6">
        <w:t>v</w:t>
      </w:r>
      <w:r w:rsidRPr="00F86784">
        <w:t xml:space="preserve">ez de texto </w:t>
      </w:r>
      <w:proofErr w:type="spellStart"/>
      <w:r w:rsidRPr="00F86784">
        <w:t>nomral</w:t>
      </w:r>
      <w:proofErr w:type="spellEnd"/>
      <w:r w:rsidRPr="00F86784">
        <w:t>: “</w:t>
      </w:r>
      <w:r w:rsidR="00B20D61" w:rsidRPr="00F86784">
        <w:t xml:space="preserve">quiero que llames a esta </w:t>
      </w:r>
      <w:proofErr w:type="spellStart"/>
      <w:r w:rsidR="00B20D61" w:rsidRPr="00F86784">
        <w:t>funcion</w:t>
      </w:r>
      <w:proofErr w:type="spellEnd"/>
      <w:r w:rsidR="00B20D61" w:rsidRPr="00F86784">
        <w:t xml:space="preserve"> con estos argumentos”.</w:t>
      </w:r>
    </w:p>
    <w:p w14:paraId="0F56EB87" w14:textId="466BDF4E" w:rsidR="00B20D61" w:rsidRPr="00F86784" w:rsidRDefault="00B20D61" w:rsidP="00F86784">
      <w:pPr>
        <w:pStyle w:val="Prrafodelista"/>
        <w:numPr>
          <w:ilvl w:val="1"/>
          <w:numId w:val="30"/>
        </w:numPr>
      </w:pPr>
      <w:r w:rsidRPr="00F86784">
        <w:rPr>
          <w:b/>
          <w:bCs/>
        </w:rPr>
        <w:t xml:space="preserve">Tu código </w:t>
      </w:r>
      <w:r w:rsidRPr="00F86784">
        <w:t xml:space="preserve">lee esa petición, ejecuta la </w:t>
      </w:r>
      <w:proofErr w:type="spellStart"/>
      <w:r w:rsidRPr="00F86784">
        <w:t>funcion</w:t>
      </w:r>
      <w:proofErr w:type="spellEnd"/>
      <w:r w:rsidRPr="00F86784">
        <w:t xml:space="preserve"> y le devuelve el resultado.</w:t>
      </w:r>
    </w:p>
    <w:p w14:paraId="1877EC77" w14:textId="0D5703B1" w:rsidR="00B20D61" w:rsidRPr="00F86784" w:rsidRDefault="00B20D61" w:rsidP="00F86784">
      <w:pPr>
        <w:pStyle w:val="Prrafodelista"/>
        <w:numPr>
          <w:ilvl w:val="1"/>
          <w:numId w:val="30"/>
        </w:numPr>
      </w:pPr>
      <w:r w:rsidRPr="00F86784">
        <w:t xml:space="preserve">El LMM usa el resultado para </w:t>
      </w:r>
      <w:r w:rsidR="00F86784" w:rsidRPr="00F86784">
        <w:t>redactar la respuesta final</w:t>
      </w:r>
    </w:p>
    <w:p w14:paraId="63AEAF23" w14:textId="77777777" w:rsidR="00F86784" w:rsidRPr="00F86784" w:rsidRDefault="00F86784" w:rsidP="00F86784">
      <w:r w:rsidRPr="00F86784">
        <w:rPr>
          <w:b/>
          <w:bCs/>
        </w:rPr>
        <w:t>No hay vudú</w:t>
      </w:r>
      <w:r w:rsidRPr="00F86784">
        <w:t xml:space="preserve">: son más mensajes en la conversación, y un </w:t>
      </w:r>
      <w:proofErr w:type="spellStart"/>
      <w:r w:rsidRPr="00F86784">
        <w:t>if</w:t>
      </w:r>
      <w:proofErr w:type="spellEnd"/>
      <w:r w:rsidRPr="00F86784">
        <w:t>/</w:t>
      </w:r>
      <w:proofErr w:type="spellStart"/>
      <w:r w:rsidRPr="00F86784">
        <w:t>while</w:t>
      </w:r>
      <w:proofErr w:type="spellEnd"/>
      <w:r w:rsidRPr="00F86784">
        <w:t xml:space="preserve"> en tu código.</w:t>
      </w:r>
    </w:p>
    <w:p w14:paraId="40E08786" w14:textId="77777777" w:rsidR="0024683E" w:rsidRPr="0024683E" w:rsidRDefault="0024683E" w:rsidP="0024683E">
      <w:pPr>
        <w:rPr>
          <w:b/>
          <w:bCs/>
        </w:rPr>
      </w:pPr>
      <w:r w:rsidRPr="0024683E">
        <w:rPr>
          <w:b/>
          <w:bCs/>
        </w:rPr>
        <w:t>La analogía que usaré todo el documento: el restaurante</w:t>
      </w:r>
    </w:p>
    <w:p w14:paraId="4B7224DC" w14:textId="6D6F73AD" w:rsidR="00F86784" w:rsidRPr="00F86784" w:rsidRDefault="00AF48D2" w:rsidP="00D17A45">
      <w:r w:rsidRPr="00AF48D2">
        <w:rPr>
          <w:noProof/>
        </w:rPr>
        <w:drawing>
          <wp:inline distT="0" distB="0" distL="0" distR="0" wp14:anchorId="67B5AB48" wp14:editId="1ABECA45">
            <wp:extent cx="4572000" cy="2759242"/>
            <wp:effectExtent l="38100" t="38100" r="38100" b="41275"/>
            <wp:docPr id="101384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4853" name=""/>
                    <pic:cNvPicPr/>
                  </pic:nvPicPr>
                  <pic:blipFill>
                    <a:blip r:embed="rId818"/>
                    <a:stretch>
                      <a:fillRect/>
                    </a:stretch>
                  </pic:blipFill>
                  <pic:spPr>
                    <a:xfrm>
                      <a:off x="0" y="0"/>
                      <a:ext cx="4574434" cy="2760711"/>
                    </a:xfrm>
                    <a:prstGeom prst="rect">
                      <a:avLst/>
                    </a:prstGeom>
                    <a:ln w="28575">
                      <a:solidFill>
                        <a:schemeClr val="tx1"/>
                      </a:solidFill>
                    </a:ln>
                  </pic:spPr>
                </pic:pic>
              </a:graphicData>
            </a:graphic>
          </wp:inline>
        </w:drawing>
      </w:r>
    </w:p>
    <w:p w14:paraId="4D7B0530" w14:textId="77777777" w:rsidR="004F41B8" w:rsidRPr="004F41B8" w:rsidRDefault="004F41B8" w:rsidP="004F41B8">
      <w:r w:rsidRPr="004F41B8">
        <w:t>El cliente nunca entra a la cocina. Siempre pasa por el mesero.</w:t>
      </w:r>
    </w:p>
    <w:p w14:paraId="4E327906" w14:textId="77777777" w:rsidR="00B72186" w:rsidRDefault="00B72186" w:rsidP="00E90BE6"/>
    <w:p w14:paraId="767D8F7E" w14:textId="77777777" w:rsidR="00042DED" w:rsidRDefault="00042DED" w:rsidP="00E90BE6"/>
    <w:p w14:paraId="1A221181" w14:textId="28063411" w:rsidR="00042DED" w:rsidRDefault="00042DED">
      <w:r>
        <w:br w:type="page"/>
      </w:r>
    </w:p>
    <w:p w14:paraId="0451A10C" w14:textId="37BB3D8D" w:rsidR="00042DED" w:rsidRDefault="00042DED" w:rsidP="00042DED">
      <w:pPr>
        <w:pStyle w:val="Ttulo3"/>
        <w:rPr>
          <w:b/>
          <w:bCs/>
          <w:sz w:val="24"/>
          <w:szCs w:val="24"/>
          <w:highlight w:val="yellow"/>
        </w:rPr>
      </w:pPr>
      <w:bookmarkStart w:id="164" w:name="_Toc243791253"/>
      <w:r w:rsidRPr="00D17A45">
        <w:rPr>
          <w:b/>
          <w:bCs/>
          <w:sz w:val="24"/>
          <w:szCs w:val="24"/>
          <w:highlight w:val="yellow"/>
        </w:rPr>
        <w:lastRenderedPageBreak/>
        <w:t>2.11.</w:t>
      </w:r>
      <w:r>
        <w:rPr>
          <w:b/>
          <w:bCs/>
          <w:sz w:val="24"/>
          <w:szCs w:val="24"/>
          <w:highlight w:val="yellow"/>
        </w:rPr>
        <w:t xml:space="preserve">1. </w:t>
      </w:r>
      <w:r w:rsidR="002F09C8">
        <w:rPr>
          <w:b/>
          <w:bCs/>
          <w:sz w:val="24"/>
          <w:szCs w:val="24"/>
          <w:highlight w:val="yellow"/>
        </w:rPr>
        <w:t>video 1</w:t>
      </w:r>
      <w:r w:rsidR="001F298D">
        <w:rPr>
          <w:b/>
          <w:bCs/>
          <w:sz w:val="24"/>
          <w:szCs w:val="24"/>
          <w:highlight w:val="yellow"/>
        </w:rPr>
        <w:t xml:space="preserve">: </w:t>
      </w:r>
      <w:r>
        <w:rPr>
          <w:b/>
          <w:bCs/>
          <w:sz w:val="24"/>
          <w:szCs w:val="24"/>
          <w:highlight w:val="yellow"/>
        </w:rPr>
        <w:t>Como funciona una llamada a herramientas (Video 1)</w:t>
      </w:r>
      <w:bookmarkEnd w:id="164"/>
    </w:p>
    <w:p w14:paraId="37A6DACD" w14:textId="56032884" w:rsidR="00AE4E93" w:rsidRPr="00AE4E93" w:rsidRDefault="00AE4E93" w:rsidP="00AE4E93">
      <w:pPr>
        <w:pStyle w:val="Ttulo4"/>
        <w:rPr>
          <w:b/>
          <w:bCs/>
          <w:i w:val="0"/>
          <w:iCs w:val="0"/>
          <w:sz w:val="24"/>
          <w:highlight w:val="yellow"/>
        </w:rPr>
      </w:pPr>
      <w:r w:rsidRPr="00AE4E93">
        <w:rPr>
          <w:b/>
          <w:bCs/>
          <w:i w:val="0"/>
          <w:iCs w:val="0"/>
          <w:sz w:val="24"/>
          <w:highlight w:val="yellow"/>
        </w:rPr>
        <w:t>2.11.1.1 El diagrama del curso</w:t>
      </w:r>
      <w:r w:rsidR="005C25E5">
        <w:rPr>
          <w:b/>
          <w:bCs/>
          <w:i w:val="0"/>
          <w:iCs w:val="0"/>
          <w:sz w:val="24"/>
          <w:highlight w:val="yellow"/>
        </w:rPr>
        <w:t xml:space="preserve"> (</w:t>
      </w:r>
      <w:proofErr w:type="spellStart"/>
      <w:r w:rsidR="005C25E5">
        <w:rPr>
          <w:b/>
          <w:bCs/>
          <w:i w:val="0"/>
          <w:iCs w:val="0"/>
          <w:sz w:val="24"/>
          <w:highlight w:val="yellow"/>
        </w:rPr>
        <w:t>key</w:t>
      </w:r>
      <w:proofErr w:type="spellEnd"/>
      <w:r w:rsidR="005C25E5">
        <w:rPr>
          <w:b/>
          <w:bCs/>
          <w:i w:val="0"/>
          <w:iCs w:val="0"/>
          <w:sz w:val="24"/>
          <w:highlight w:val="yellow"/>
        </w:rPr>
        <w:t xml:space="preserve"> </w:t>
      </w:r>
      <w:proofErr w:type="spellStart"/>
      <w:r w:rsidR="005C25E5">
        <w:rPr>
          <w:b/>
          <w:bCs/>
          <w:i w:val="0"/>
          <w:iCs w:val="0"/>
          <w:sz w:val="24"/>
          <w:highlight w:val="yellow"/>
        </w:rPr>
        <w:t>word</w:t>
      </w:r>
      <w:proofErr w:type="spellEnd"/>
      <w:r w:rsidR="005C25E5">
        <w:rPr>
          <w:b/>
          <w:bCs/>
          <w:i w:val="0"/>
          <w:iCs w:val="0"/>
          <w:sz w:val="24"/>
          <w:highlight w:val="yellow"/>
        </w:rPr>
        <w:t>, petición de herramienta)</w:t>
      </w:r>
    </w:p>
    <w:p w14:paraId="19F95BEC" w14:textId="30EB001C" w:rsidR="00C54C6A" w:rsidRPr="00B45D8E" w:rsidRDefault="00B45D8E" w:rsidP="00C54C6A">
      <w:pPr>
        <w:rPr>
          <w:b/>
          <w:bCs/>
        </w:rPr>
      </w:pPr>
      <w:r w:rsidRPr="00B45D8E">
        <w:rPr>
          <w:b/>
          <w:bCs/>
        </w:rPr>
        <w:t>Un LLM solo genera tokens. Nuestro código llama a la herramienta</w:t>
      </w:r>
    </w:p>
    <w:p w14:paraId="0EE371F6" w14:textId="3F309821" w:rsidR="00042DED" w:rsidRDefault="00042DED" w:rsidP="00042DED">
      <w:pPr>
        <w:rPr>
          <w:highlight w:val="yellow"/>
        </w:rPr>
      </w:pPr>
      <w:r w:rsidRPr="00C92DD7">
        <w:rPr>
          <w:noProof/>
        </w:rPr>
        <w:drawing>
          <wp:inline distT="0" distB="0" distL="0" distR="0" wp14:anchorId="4648F165" wp14:editId="77618D80">
            <wp:extent cx="5638800" cy="2849880"/>
            <wp:effectExtent l="0" t="0" r="0" b="7620"/>
            <wp:docPr id="333594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05947" name=""/>
                    <pic:cNvPicPr/>
                  </pic:nvPicPr>
                  <pic:blipFill>
                    <a:blip r:embed="rId804"/>
                    <a:stretch>
                      <a:fillRect/>
                    </a:stretch>
                  </pic:blipFill>
                  <pic:spPr>
                    <a:xfrm>
                      <a:off x="0" y="0"/>
                      <a:ext cx="5645146" cy="2853087"/>
                    </a:xfrm>
                    <a:prstGeom prst="rect">
                      <a:avLst/>
                    </a:prstGeom>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B45D8E" w14:paraId="3B1DE3C3" w14:textId="77777777" w:rsidTr="00114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AA7ED38" w14:textId="1A0288BD" w:rsidR="00B45D8E" w:rsidRPr="00B45D8E" w:rsidRDefault="00B45D8E" w:rsidP="00042DED">
            <w:pPr>
              <w:rPr>
                <w:b w:val="0"/>
                <w:bCs w:val="0"/>
              </w:rPr>
            </w:pPr>
            <w:r w:rsidRPr="00B45D8E">
              <w:rPr>
                <w:b w:val="0"/>
                <w:bCs w:val="0"/>
              </w:rPr>
              <w:t>Elemento</w:t>
            </w:r>
          </w:p>
        </w:tc>
        <w:tc>
          <w:tcPr>
            <w:tcW w:w="5395" w:type="dxa"/>
          </w:tcPr>
          <w:p w14:paraId="174487E4" w14:textId="0D726D7B" w:rsidR="00B45D8E" w:rsidRPr="00B45D8E" w:rsidRDefault="00B45D8E" w:rsidP="00042DED">
            <w:pPr>
              <w:cnfStyle w:val="100000000000" w:firstRow="1" w:lastRow="0" w:firstColumn="0" w:lastColumn="0" w:oddVBand="0" w:evenVBand="0" w:oddHBand="0" w:evenHBand="0" w:firstRowFirstColumn="0" w:firstRowLastColumn="0" w:lastRowFirstColumn="0" w:lastRowLastColumn="0"/>
              <w:rPr>
                <w:b w:val="0"/>
                <w:bCs w:val="0"/>
              </w:rPr>
            </w:pPr>
            <w:r w:rsidRPr="00B45D8E">
              <w:rPr>
                <w:b w:val="0"/>
                <w:bCs w:val="0"/>
              </w:rPr>
              <w:t>Que es en tu programa</w:t>
            </w:r>
          </w:p>
        </w:tc>
      </w:tr>
      <w:tr w:rsidR="00B45D8E" w14:paraId="5B428B1E" w14:textId="77777777" w:rsidTr="00114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4B77095" w14:textId="6681E229" w:rsidR="00B45D8E" w:rsidRPr="0095379D" w:rsidRDefault="0095379D" w:rsidP="00042DED">
            <w:r>
              <w:rPr>
                <w:b w:val="0"/>
                <w:bCs w:val="0"/>
              </w:rPr>
              <w:t xml:space="preserve">Code </w:t>
            </w:r>
            <w:r>
              <w:t>(izquierda)</w:t>
            </w:r>
          </w:p>
        </w:tc>
        <w:tc>
          <w:tcPr>
            <w:tcW w:w="5395" w:type="dxa"/>
          </w:tcPr>
          <w:p w14:paraId="0C66B536" w14:textId="149A7D52" w:rsidR="00B45D8E" w:rsidRPr="00B45D8E" w:rsidRDefault="0095379D" w:rsidP="00042DED">
            <w:pPr>
              <w:cnfStyle w:val="000000100000" w:firstRow="0" w:lastRow="0" w:firstColumn="0" w:lastColumn="0" w:oddVBand="0" w:evenVBand="0" w:oddHBand="1" w:evenHBand="0" w:firstRowFirstColumn="0" w:firstRowLastColumn="0" w:lastRowFirstColumn="0" w:lastRowLastColumn="0"/>
            </w:pPr>
            <w:r w:rsidRPr="0095379D">
              <w:t>Tu Python: arma los mensajes, llama a la API, interpreta la respuesta</w:t>
            </w:r>
          </w:p>
        </w:tc>
      </w:tr>
      <w:tr w:rsidR="00B45D8E" w14:paraId="08D4A570" w14:textId="77777777" w:rsidTr="001144B9">
        <w:tc>
          <w:tcPr>
            <w:cnfStyle w:val="001000000000" w:firstRow="0" w:lastRow="0" w:firstColumn="1" w:lastColumn="0" w:oddVBand="0" w:evenVBand="0" w:oddHBand="0" w:evenHBand="0" w:firstRowFirstColumn="0" w:firstRowLastColumn="0" w:lastRowFirstColumn="0" w:lastRowLastColumn="0"/>
            <w:tcW w:w="5395" w:type="dxa"/>
          </w:tcPr>
          <w:p w14:paraId="22DFE813" w14:textId="5696D3B5" w:rsidR="00B45D8E" w:rsidRPr="00B45D8E" w:rsidRDefault="0095379D" w:rsidP="00042DED">
            <w:r w:rsidRPr="0095379D">
              <w:t>LLM (derecha)</w:t>
            </w:r>
          </w:p>
        </w:tc>
        <w:tc>
          <w:tcPr>
            <w:tcW w:w="5395" w:type="dxa"/>
          </w:tcPr>
          <w:p w14:paraId="02D6E325" w14:textId="5D01B5B6" w:rsidR="00B45D8E" w:rsidRPr="00B45D8E" w:rsidRDefault="0095379D" w:rsidP="00042DED">
            <w:pPr>
              <w:cnfStyle w:val="000000000000" w:firstRow="0" w:lastRow="0" w:firstColumn="0" w:lastColumn="0" w:oddVBand="0" w:evenVBand="0" w:oddHBand="0" w:evenHBand="0" w:firstRowFirstColumn="0" w:firstRowLastColumn="0" w:lastRowFirstColumn="0" w:lastRowLastColumn="0"/>
            </w:pPr>
            <w:r w:rsidRPr="0095379D">
              <w:t>El modelo (GPT, Gemini…), corriendo en la nube</w:t>
            </w:r>
          </w:p>
        </w:tc>
      </w:tr>
      <w:tr w:rsidR="0095379D" w14:paraId="799C9D36" w14:textId="77777777" w:rsidTr="00114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0F5A1D9" w14:textId="28E130BF" w:rsidR="0095379D" w:rsidRPr="0095379D" w:rsidRDefault="0095379D" w:rsidP="00042DED">
            <w:pPr>
              <w:rPr>
                <w:b w:val="0"/>
                <w:bCs w:val="0"/>
              </w:rPr>
            </w:pPr>
            <w:r w:rsidRPr="0095379D">
              <w:t>Tool (abajo)</w:t>
            </w:r>
          </w:p>
        </w:tc>
        <w:tc>
          <w:tcPr>
            <w:tcW w:w="5395" w:type="dxa"/>
          </w:tcPr>
          <w:p w14:paraId="3A4EBC5A" w14:textId="697A5449" w:rsidR="0095379D" w:rsidRPr="0095379D" w:rsidRDefault="0095379D" w:rsidP="00042DED">
            <w:pPr>
              <w:cnfStyle w:val="000000100000" w:firstRow="0" w:lastRow="0" w:firstColumn="0" w:lastColumn="0" w:oddVBand="0" w:evenVBand="0" w:oddHBand="1" w:evenHBand="0" w:firstRowFirstColumn="0" w:firstRowLastColumn="0" w:lastRowFirstColumn="0" w:lastRowLastColumn="0"/>
            </w:pPr>
            <w:r w:rsidRPr="0095379D">
              <w:t xml:space="preserve">La función real, por </w:t>
            </w:r>
            <w:proofErr w:type="gramStart"/>
            <w:r w:rsidRPr="0095379D">
              <w:t>ejemplo</w:t>
            </w:r>
            <w:proofErr w:type="gramEnd"/>
            <w:r w:rsidRPr="0095379D">
              <w:t xml:space="preserve"> </w:t>
            </w:r>
            <w:proofErr w:type="spellStart"/>
            <w:r w:rsidRPr="0095379D">
              <w:t>get_</w:t>
            </w:r>
            <w:proofErr w:type="gramStart"/>
            <w:r w:rsidRPr="0095379D">
              <w:t>ticket</w:t>
            </w:r>
            <w:proofErr w:type="gramEnd"/>
            <w:r w:rsidRPr="0095379D">
              <w:t>_price</w:t>
            </w:r>
            <w:proofErr w:type="spellEnd"/>
            <w:r w:rsidRPr="0095379D">
              <w:t>, que consulta la base de datos</w:t>
            </w:r>
          </w:p>
        </w:tc>
      </w:tr>
      <w:tr w:rsidR="00D1390C" w14:paraId="7D940464" w14:textId="77777777" w:rsidTr="001144B9">
        <w:tc>
          <w:tcPr>
            <w:cnfStyle w:val="001000000000" w:firstRow="0" w:lastRow="0" w:firstColumn="1" w:lastColumn="0" w:oddVBand="0" w:evenVBand="0" w:oddHBand="0" w:evenHBand="0" w:firstRowFirstColumn="0" w:firstRowLastColumn="0" w:lastRowFirstColumn="0" w:lastRowLastColumn="0"/>
            <w:tcW w:w="5395" w:type="dxa"/>
          </w:tcPr>
          <w:p w14:paraId="04F6752E" w14:textId="0674612C" w:rsidR="00D1390C" w:rsidRPr="00D1390C" w:rsidRDefault="00D1390C" w:rsidP="00042DED">
            <w:pPr>
              <w:rPr>
                <w:b w:val="0"/>
                <w:bCs w:val="0"/>
              </w:rPr>
            </w:pPr>
            <w:r w:rsidRPr="00D1390C">
              <w:t xml:space="preserve">Flecha </w:t>
            </w:r>
            <w:proofErr w:type="spellStart"/>
            <w:r w:rsidRPr="00D1390C">
              <w:t>Prompt</w:t>
            </w:r>
            <w:proofErr w:type="spellEnd"/>
            <w:r w:rsidRPr="00D1390C">
              <w:t xml:space="preserve"> (→ LLM)</w:t>
            </w:r>
          </w:p>
        </w:tc>
        <w:tc>
          <w:tcPr>
            <w:tcW w:w="5395" w:type="dxa"/>
          </w:tcPr>
          <w:p w14:paraId="7DFA1211" w14:textId="56761C90" w:rsidR="00D1390C" w:rsidRPr="0095379D" w:rsidRDefault="00B5104E" w:rsidP="00042DED">
            <w:pPr>
              <w:cnfStyle w:val="000000000000" w:firstRow="0" w:lastRow="0" w:firstColumn="0" w:lastColumn="0" w:oddVBand="0" w:evenVBand="0" w:oddHBand="0" w:evenHBand="0" w:firstRowFirstColumn="0" w:firstRowLastColumn="0" w:lastRowFirstColumn="0" w:lastRowLastColumn="0"/>
            </w:pPr>
            <w:r w:rsidRPr="00B5104E">
              <w:t>Lo que le envías: instrucciones, historial y el menú de herramientas</w:t>
            </w:r>
          </w:p>
        </w:tc>
      </w:tr>
      <w:tr w:rsidR="00B5104E" w14:paraId="4BE1EA99" w14:textId="77777777" w:rsidTr="00114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59E4423" w14:textId="34D3C982" w:rsidR="00B5104E" w:rsidRPr="00D1390C" w:rsidRDefault="00B5104E" w:rsidP="00042DED">
            <w:r w:rsidRPr="00B5104E">
              <w:t>Flecha Response (← LLM)</w:t>
            </w:r>
          </w:p>
        </w:tc>
        <w:tc>
          <w:tcPr>
            <w:tcW w:w="5395" w:type="dxa"/>
          </w:tcPr>
          <w:p w14:paraId="13A8C032" w14:textId="2639ACF4" w:rsidR="00B5104E" w:rsidRPr="00B5104E" w:rsidRDefault="00B5104E" w:rsidP="00042DED">
            <w:pPr>
              <w:cnfStyle w:val="000000100000" w:firstRow="0" w:lastRow="0" w:firstColumn="0" w:lastColumn="0" w:oddVBand="0" w:evenVBand="0" w:oddHBand="1" w:evenHBand="0" w:firstRowFirstColumn="0" w:firstRowLastColumn="0" w:lastRowFirstColumn="0" w:lastRowLastColumn="0"/>
            </w:pPr>
            <w:r w:rsidRPr="00B5104E">
              <w:t xml:space="preserve">Lo que vuelve: texto, </w:t>
            </w:r>
            <w:r w:rsidRPr="00B5104E">
              <w:rPr>
                <w:b/>
                <w:bCs/>
              </w:rPr>
              <w:t>o una petición de herramienta</w:t>
            </w:r>
          </w:p>
        </w:tc>
      </w:tr>
      <w:tr w:rsidR="00B5104E" w14:paraId="62BBBD8A" w14:textId="77777777" w:rsidTr="001144B9">
        <w:tc>
          <w:tcPr>
            <w:cnfStyle w:val="001000000000" w:firstRow="0" w:lastRow="0" w:firstColumn="1" w:lastColumn="0" w:oddVBand="0" w:evenVBand="0" w:oddHBand="0" w:evenHBand="0" w:firstRowFirstColumn="0" w:firstRowLastColumn="0" w:lastRowFirstColumn="0" w:lastRowLastColumn="0"/>
            <w:tcW w:w="5395" w:type="dxa"/>
          </w:tcPr>
          <w:p w14:paraId="4A1DC53E" w14:textId="3E247C5D" w:rsidR="00B5104E" w:rsidRPr="00B5104E" w:rsidRDefault="00B5104E" w:rsidP="00042DED">
            <w:r w:rsidRPr="00B5104E">
              <w:t>Flecha EXECUTE (Code ↔ Tool)</w:t>
            </w:r>
          </w:p>
        </w:tc>
        <w:tc>
          <w:tcPr>
            <w:tcW w:w="5395" w:type="dxa"/>
          </w:tcPr>
          <w:p w14:paraId="7324B835" w14:textId="795C9E92" w:rsidR="00B5104E" w:rsidRPr="00B5104E" w:rsidRDefault="00B5104E" w:rsidP="00042DED">
            <w:pPr>
              <w:cnfStyle w:val="000000000000" w:firstRow="0" w:lastRow="0" w:firstColumn="0" w:lastColumn="0" w:oddVBand="0" w:evenVBand="0" w:oddHBand="0" w:evenHBand="0" w:firstRowFirstColumn="0" w:firstRowLastColumn="0" w:lastRowFirstColumn="0" w:lastRowLastColumn="0"/>
            </w:pPr>
            <w:r w:rsidRPr="00B5104E">
              <w:t>Tu código ejecuta la función y recibe el dato</w:t>
            </w:r>
          </w:p>
        </w:tc>
      </w:tr>
    </w:tbl>
    <w:p w14:paraId="00B612B3" w14:textId="04887CAC" w:rsidR="00564974" w:rsidRPr="00042DED" w:rsidRDefault="00564974" w:rsidP="00042DED">
      <w:pPr>
        <w:rPr>
          <w:highlight w:val="yellow"/>
        </w:rPr>
      </w:pPr>
    </w:p>
    <w:p w14:paraId="1286A08E" w14:textId="77777777" w:rsidR="00AE4E93" w:rsidRPr="00AE4E93" w:rsidRDefault="00AE4E93" w:rsidP="00AE4E93">
      <w:r w:rsidRPr="00AE4E93">
        <w:rPr>
          <w:b/>
          <w:bCs/>
        </w:rPr>
        <w:t>Fíjate en lo que falta:</w:t>
      </w:r>
      <w:r w:rsidRPr="00AE4E93">
        <w:t xml:space="preserve"> no hay flecha directa entre el LLM y la Tool. Todo pasa por tu código.</w:t>
      </w:r>
    </w:p>
    <w:p w14:paraId="11083E7B" w14:textId="77777777" w:rsidR="00042DED" w:rsidRDefault="00042DED" w:rsidP="00E90BE6"/>
    <w:p w14:paraId="01853E07" w14:textId="77777777" w:rsidR="00BD1222" w:rsidRDefault="00BD1222" w:rsidP="00E90BE6"/>
    <w:p w14:paraId="4A1894B3" w14:textId="77777777" w:rsidR="00BD1222" w:rsidRDefault="00BD1222" w:rsidP="00E90BE6"/>
    <w:p w14:paraId="1A25CC88" w14:textId="77777777" w:rsidR="00BD1222" w:rsidRDefault="00BD1222" w:rsidP="00E90BE6"/>
    <w:p w14:paraId="0348D635" w14:textId="77777777" w:rsidR="00BD1222" w:rsidRDefault="00BD1222" w:rsidP="00E90BE6"/>
    <w:p w14:paraId="0667EF06" w14:textId="77777777" w:rsidR="00BD1222" w:rsidRDefault="00BD1222" w:rsidP="00E90BE6"/>
    <w:p w14:paraId="0A60FD9C" w14:textId="77777777" w:rsidR="00BD1222" w:rsidRDefault="00BD1222" w:rsidP="00E90BE6"/>
    <w:p w14:paraId="550A1881" w14:textId="77777777" w:rsidR="00BD1222" w:rsidRDefault="00BD1222" w:rsidP="00E90BE6"/>
    <w:p w14:paraId="5D31BA7C" w14:textId="77777777" w:rsidR="00BD1222" w:rsidRDefault="00BD1222" w:rsidP="00E90BE6"/>
    <w:p w14:paraId="4947CAC1" w14:textId="77777777" w:rsidR="00BD1222" w:rsidRDefault="00BD1222" w:rsidP="00E90BE6"/>
    <w:p w14:paraId="1EBF4269" w14:textId="1E956812" w:rsidR="00AE4E93" w:rsidRDefault="00AE4E93" w:rsidP="00AE4E93">
      <w:pPr>
        <w:pStyle w:val="Ttulo4"/>
        <w:rPr>
          <w:b/>
          <w:bCs/>
          <w:i w:val="0"/>
          <w:iCs w:val="0"/>
          <w:sz w:val="24"/>
          <w:highlight w:val="yellow"/>
        </w:rPr>
      </w:pPr>
      <w:r w:rsidRPr="00AE4E93">
        <w:rPr>
          <w:b/>
          <w:bCs/>
          <w:i w:val="0"/>
          <w:iCs w:val="0"/>
          <w:sz w:val="24"/>
          <w:highlight w:val="yellow"/>
        </w:rPr>
        <w:lastRenderedPageBreak/>
        <w:t>2.11.1.</w:t>
      </w:r>
      <w:r w:rsidR="00EA4EBF">
        <w:rPr>
          <w:b/>
          <w:bCs/>
          <w:i w:val="0"/>
          <w:iCs w:val="0"/>
          <w:sz w:val="24"/>
          <w:highlight w:val="yellow"/>
        </w:rPr>
        <w:t>2 El flujo completo, paso a paso</w:t>
      </w:r>
    </w:p>
    <w:p w14:paraId="6B3B967E" w14:textId="77777777" w:rsidR="00EA4EBF" w:rsidRPr="00EA4EBF" w:rsidRDefault="00EA4EBF" w:rsidP="00EA4EBF">
      <w:r w:rsidRPr="00EA4EBF">
        <w:t xml:space="preserve">Ejemplo: el usuario escribe </w:t>
      </w:r>
      <w:r w:rsidRPr="00EA4EBF">
        <w:rPr>
          <w:i/>
          <w:iCs/>
        </w:rPr>
        <w:t>"¿Cuánto cuesta ir a Londres?"</w:t>
      </w:r>
      <w:r w:rsidRPr="00EA4EBF">
        <w:t xml:space="preserve"> (datos del notebook, ficticios).</w:t>
      </w:r>
    </w:p>
    <w:tbl>
      <w:tblPr>
        <w:tblStyle w:val="Tablaconcuadrcula4-nfasis4"/>
        <w:tblW w:w="0" w:type="auto"/>
        <w:tblLook w:val="04A0" w:firstRow="1" w:lastRow="0" w:firstColumn="1" w:lastColumn="0" w:noHBand="0" w:noVBand="1"/>
      </w:tblPr>
      <w:tblGrid>
        <w:gridCol w:w="721"/>
        <w:gridCol w:w="3007"/>
        <w:gridCol w:w="2206"/>
        <w:gridCol w:w="4856"/>
      </w:tblGrid>
      <w:tr w:rsidR="00EA4EBF" w14:paraId="40170FA0" w14:textId="77777777" w:rsidTr="00984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08B54A" w14:textId="42822621" w:rsidR="00EA4EBF" w:rsidRPr="00EA4EBF" w:rsidRDefault="00EA4EBF" w:rsidP="00EA4EBF">
            <w:pPr>
              <w:rPr>
                <w:b w:val="0"/>
                <w:bCs w:val="0"/>
              </w:rPr>
            </w:pPr>
            <w:r w:rsidRPr="00EA4EBF">
              <w:rPr>
                <w:b w:val="0"/>
                <w:bCs w:val="0"/>
              </w:rPr>
              <w:t>#</w:t>
            </w:r>
          </w:p>
        </w:tc>
        <w:tc>
          <w:tcPr>
            <w:tcW w:w="4406" w:type="dxa"/>
          </w:tcPr>
          <w:p w14:paraId="101FA729" w14:textId="5F57C579" w:rsidR="00EA4EBF" w:rsidRPr="00EA4EBF" w:rsidRDefault="00EA4EBF" w:rsidP="00EA4EBF">
            <w:pPr>
              <w:cnfStyle w:val="100000000000" w:firstRow="1" w:lastRow="0" w:firstColumn="0" w:lastColumn="0" w:oddVBand="0" w:evenVBand="0" w:oddHBand="0" w:evenHBand="0" w:firstRowFirstColumn="0" w:firstRowLastColumn="0" w:lastRowFirstColumn="0" w:lastRowLastColumn="0"/>
              <w:rPr>
                <w:b w:val="0"/>
                <w:bCs w:val="0"/>
              </w:rPr>
            </w:pPr>
            <w:r w:rsidRPr="00EA4EBF">
              <w:rPr>
                <w:b w:val="0"/>
                <w:bCs w:val="0"/>
              </w:rPr>
              <w:t>Quién → a quién</w:t>
            </w:r>
          </w:p>
        </w:tc>
        <w:tc>
          <w:tcPr>
            <w:tcW w:w="2698" w:type="dxa"/>
          </w:tcPr>
          <w:p w14:paraId="295C8A1E" w14:textId="5E4D87F0" w:rsidR="00EA4EBF" w:rsidRPr="00EA4EBF" w:rsidRDefault="00EA4EBF" w:rsidP="00EA4EBF">
            <w:pPr>
              <w:cnfStyle w:val="100000000000" w:firstRow="1" w:lastRow="0" w:firstColumn="0" w:lastColumn="0" w:oddVBand="0" w:evenVBand="0" w:oddHBand="0" w:evenHBand="0" w:firstRowFirstColumn="0" w:firstRowLastColumn="0" w:lastRowFirstColumn="0" w:lastRowLastColumn="0"/>
              <w:rPr>
                <w:b w:val="0"/>
                <w:bCs w:val="0"/>
              </w:rPr>
            </w:pPr>
            <w:r w:rsidRPr="00EA4EBF">
              <w:rPr>
                <w:b w:val="0"/>
                <w:bCs w:val="0"/>
              </w:rPr>
              <w:t>Qué pasa</w:t>
            </w:r>
          </w:p>
        </w:tc>
        <w:tc>
          <w:tcPr>
            <w:tcW w:w="2698" w:type="dxa"/>
          </w:tcPr>
          <w:p w14:paraId="5E2B598B" w14:textId="0E186B07" w:rsidR="00EA4EBF" w:rsidRPr="00EA4EBF" w:rsidRDefault="00EA4EBF" w:rsidP="00EA4EBF">
            <w:pPr>
              <w:cnfStyle w:val="100000000000" w:firstRow="1" w:lastRow="0" w:firstColumn="0" w:lastColumn="0" w:oddVBand="0" w:evenVBand="0" w:oddHBand="0" w:evenHBand="0" w:firstRowFirstColumn="0" w:firstRowLastColumn="0" w:lastRowFirstColumn="0" w:lastRowLastColumn="0"/>
              <w:rPr>
                <w:b w:val="0"/>
                <w:bCs w:val="0"/>
              </w:rPr>
            </w:pPr>
            <w:r w:rsidRPr="00EA4EBF">
              <w:rPr>
                <w:b w:val="0"/>
                <w:bCs w:val="0"/>
              </w:rPr>
              <w:t>Cómo se ve</w:t>
            </w:r>
          </w:p>
        </w:tc>
      </w:tr>
      <w:tr w:rsidR="00EA4EBF" w14:paraId="1514105B" w14:textId="77777777" w:rsidTr="00984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FBF36B4" w14:textId="703D4030" w:rsidR="00EA4EBF" w:rsidRPr="00EA4EBF" w:rsidRDefault="00EA4EBF" w:rsidP="00EA4EBF">
            <w:r>
              <w:t>1</w:t>
            </w:r>
          </w:p>
        </w:tc>
        <w:tc>
          <w:tcPr>
            <w:tcW w:w="4406" w:type="dxa"/>
          </w:tcPr>
          <w:p w14:paraId="75A27F77" w14:textId="7660AD1C" w:rsidR="00EA4EBF" w:rsidRPr="00EA4EBF" w:rsidRDefault="00EA4EBF" w:rsidP="00EA4EBF">
            <w:pPr>
              <w:cnfStyle w:val="000000100000" w:firstRow="0" w:lastRow="0" w:firstColumn="0" w:lastColumn="0" w:oddVBand="0" w:evenVBand="0" w:oddHBand="1" w:evenHBand="0" w:firstRowFirstColumn="0" w:firstRowLastColumn="0" w:lastRowFirstColumn="0" w:lastRowLastColumn="0"/>
            </w:pPr>
            <w:r w:rsidRPr="00EA4EBF">
              <w:t>Tu código → LLM</w:t>
            </w:r>
          </w:p>
        </w:tc>
        <w:tc>
          <w:tcPr>
            <w:tcW w:w="2698" w:type="dxa"/>
          </w:tcPr>
          <w:p w14:paraId="7600DD88" w14:textId="2C047262" w:rsidR="00EA4EBF" w:rsidRPr="00EA4EBF" w:rsidRDefault="00FA120D" w:rsidP="00EA4EBF">
            <w:pPr>
              <w:cnfStyle w:val="000000100000" w:firstRow="0" w:lastRow="0" w:firstColumn="0" w:lastColumn="0" w:oddVBand="0" w:evenVBand="0" w:oddHBand="1" w:evenHBand="0" w:firstRowFirstColumn="0" w:firstRowLastColumn="0" w:lastRowFirstColumn="0" w:lastRowLastColumn="0"/>
            </w:pPr>
            <w:r w:rsidRPr="00FA120D">
              <w:t xml:space="preserve">Envías la pregunta </w:t>
            </w:r>
            <w:r w:rsidRPr="00FA120D">
              <w:rPr>
                <w:b/>
                <w:bCs/>
              </w:rPr>
              <w:t>y el menú</w:t>
            </w:r>
            <w:r w:rsidRPr="00FA120D">
              <w:t xml:space="preserve"> de herramientas</w:t>
            </w:r>
          </w:p>
        </w:tc>
        <w:tc>
          <w:tcPr>
            <w:tcW w:w="2698" w:type="dxa"/>
          </w:tcPr>
          <w:p w14:paraId="1A3F9A6D" w14:textId="064873FA" w:rsidR="00EA4EBF" w:rsidRPr="00EA4EBF" w:rsidRDefault="00FA120D" w:rsidP="00EA4EBF">
            <w:pPr>
              <w:cnfStyle w:val="000000100000" w:firstRow="0" w:lastRow="0" w:firstColumn="0" w:lastColumn="0" w:oddVBand="0" w:evenVBand="0" w:oddHBand="1" w:evenHBand="0" w:firstRowFirstColumn="0" w:firstRowLastColumn="0" w:lastRowFirstColumn="0" w:lastRowLastColumn="0"/>
            </w:pPr>
            <w:proofErr w:type="spellStart"/>
            <w:r w:rsidRPr="00FA120D">
              <w:rPr>
                <w:b/>
                <w:bCs/>
              </w:rPr>
              <w:t>tools</w:t>
            </w:r>
            <w:proofErr w:type="spellEnd"/>
            <w:r w:rsidRPr="00FA120D">
              <w:rPr>
                <w:b/>
                <w:bCs/>
              </w:rPr>
              <w:t>=</w:t>
            </w:r>
            <w:proofErr w:type="spellStart"/>
            <w:r w:rsidRPr="00FA120D">
              <w:rPr>
                <w:b/>
                <w:bCs/>
              </w:rPr>
              <w:t>tools</w:t>
            </w:r>
            <w:proofErr w:type="spellEnd"/>
            <w:r w:rsidRPr="00FA120D">
              <w:t xml:space="preserve"> en la llamada</w:t>
            </w:r>
          </w:p>
        </w:tc>
      </w:tr>
      <w:tr w:rsidR="00EA4EBF" w14:paraId="58999306" w14:textId="77777777" w:rsidTr="00984427">
        <w:tc>
          <w:tcPr>
            <w:cnfStyle w:val="001000000000" w:firstRow="0" w:lastRow="0" w:firstColumn="1" w:lastColumn="0" w:oddVBand="0" w:evenVBand="0" w:oddHBand="0" w:evenHBand="0" w:firstRowFirstColumn="0" w:firstRowLastColumn="0" w:lastRowFirstColumn="0" w:lastRowLastColumn="0"/>
            <w:tcW w:w="988" w:type="dxa"/>
          </w:tcPr>
          <w:p w14:paraId="3DC434D9" w14:textId="47C13C6C" w:rsidR="00EA4EBF" w:rsidRPr="00EA4EBF" w:rsidRDefault="00FA120D" w:rsidP="00EA4EBF">
            <w:r>
              <w:t>2</w:t>
            </w:r>
          </w:p>
        </w:tc>
        <w:tc>
          <w:tcPr>
            <w:tcW w:w="4406" w:type="dxa"/>
          </w:tcPr>
          <w:p w14:paraId="2B2C2EBE" w14:textId="628BC725" w:rsidR="00EA4EBF" w:rsidRPr="00EA4EBF" w:rsidRDefault="00FA120D" w:rsidP="00EA4EBF">
            <w:pPr>
              <w:cnfStyle w:val="000000000000" w:firstRow="0" w:lastRow="0" w:firstColumn="0" w:lastColumn="0" w:oddVBand="0" w:evenVBand="0" w:oddHBand="0" w:evenHBand="0" w:firstRowFirstColumn="0" w:firstRowLastColumn="0" w:lastRowFirstColumn="0" w:lastRowLastColumn="0"/>
            </w:pPr>
            <w:r w:rsidRPr="00FA120D">
              <w:t>LLM → tu código</w:t>
            </w:r>
          </w:p>
        </w:tc>
        <w:tc>
          <w:tcPr>
            <w:tcW w:w="2698" w:type="dxa"/>
          </w:tcPr>
          <w:p w14:paraId="5909F48E" w14:textId="280D53E6" w:rsidR="00EA4EBF" w:rsidRPr="00EA4EBF" w:rsidRDefault="00FA120D" w:rsidP="00EA4EBF">
            <w:pPr>
              <w:cnfStyle w:val="000000000000" w:firstRow="0" w:lastRow="0" w:firstColumn="0" w:lastColumn="0" w:oddVBand="0" w:evenVBand="0" w:oddHBand="0" w:evenHBand="0" w:firstRowFirstColumn="0" w:firstRowLastColumn="0" w:lastRowFirstColumn="0" w:lastRowLastColumn="0"/>
            </w:pPr>
            <w:r w:rsidRPr="00FA120D">
              <w:t xml:space="preserve">Devuelve una </w:t>
            </w:r>
            <w:r w:rsidRPr="00FA120D">
              <w:rPr>
                <w:b/>
                <w:bCs/>
              </w:rPr>
              <w:t>petición</w:t>
            </w:r>
            <w:r w:rsidRPr="00FA120D">
              <w:t>, no una respuesta</w:t>
            </w:r>
          </w:p>
        </w:tc>
        <w:tc>
          <w:tcPr>
            <w:tcW w:w="2698" w:type="dxa"/>
          </w:tcPr>
          <w:p w14:paraId="6DF7DB00" w14:textId="40707AF8" w:rsidR="00EA4EBF" w:rsidRPr="007F13FF" w:rsidRDefault="007F13FF" w:rsidP="00EA4EBF">
            <w:pPr>
              <w:cnfStyle w:val="000000000000" w:firstRow="0" w:lastRow="0" w:firstColumn="0" w:lastColumn="0" w:oddVBand="0" w:evenVBand="0" w:oddHBand="0" w:evenHBand="0" w:firstRowFirstColumn="0" w:firstRowLastColumn="0" w:lastRowFirstColumn="0" w:lastRowLastColumn="0"/>
              <w:rPr>
                <w:b/>
                <w:bCs/>
              </w:rPr>
            </w:pPr>
            <w:proofErr w:type="spellStart"/>
            <w:r w:rsidRPr="007F13FF">
              <w:rPr>
                <w:b/>
                <w:bCs/>
              </w:rPr>
              <w:t>finish_reason</w:t>
            </w:r>
            <w:proofErr w:type="spellEnd"/>
            <w:r w:rsidRPr="007F13FF">
              <w:rPr>
                <w:b/>
                <w:bCs/>
              </w:rPr>
              <w:t xml:space="preserve"> == "</w:t>
            </w:r>
            <w:proofErr w:type="spellStart"/>
            <w:r w:rsidRPr="007F13FF">
              <w:rPr>
                <w:b/>
                <w:bCs/>
              </w:rPr>
              <w:t>tool_calls</w:t>
            </w:r>
            <w:proofErr w:type="spellEnd"/>
            <w:r w:rsidRPr="007F13FF">
              <w:rPr>
                <w:b/>
                <w:bCs/>
              </w:rPr>
              <w:t xml:space="preserve">" y </w:t>
            </w:r>
            <w:proofErr w:type="spellStart"/>
            <w:r w:rsidRPr="007F13FF">
              <w:rPr>
                <w:b/>
                <w:bCs/>
              </w:rPr>
              <w:t>get_</w:t>
            </w:r>
            <w:proofErr w:type="gramStart"/>
            <w:r w:rsidRPr="007F13FF">
              <w:rPr>
                <w:b/>
                <w:bCs/>
              </w:rPr>
              <w:t>ticket</w:t>
            </w:r>
            <w:proofErr w:type="gramEnd"/>
            <w:r w:rsidRPr="007F13FF">
              <w:rPr>
                <w:b/>
                <w:bCs/>
              </w:rPr>
              <w:t>_price</w:t>
            </w:r>
            <w:proofErr w:type="spellEnd"/>
            <w:r w:rsidRPr="007F13FF">
              <w:rPr>
                <w:b/>
                <w:bCs/>
              </w:rPr>
              <w:t>(</w:t>
            </w:r>
            <w:proofErr w:type="spellStart"/>
            <w:r w:rsidRPr="007F13FF">
              <w:rPr>
                <w:b/>
                <w:bCs/>
              </w:rPr>
              <w:t>destination_city</w:t>
            </w:r>
            <w:proofErr w:type="spellEnd"/>
            <w:r w:rsidRPr="007F13FF">
              <w:rPr>
                <w:b/>
                <w:bCs/>
              </w:rPr>
              <w:t>="London")</w:t>
            </w:r>
          </w:p>
        </w:tc>
      </w:tr>
      <w:tr w:rsidR="007F13FF" w14:paraId="1676CFCB" w14:textId="77777777" w:rsidTr="00984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40B0C69" w14:textId="670E50A5" w:rsidR="007F13FF" w:rsidRDefault="007F13FF" w:rsidP="00EA4EBF">
            <w:r>
              <w:t>3</w:t>
            </w:r>
          </w:p>
        </w:tc>
        <w:tc>
          <w:tcPr>
            <w:tcW w:w="4406" w:type="dxa"/>
          </w:tcPr>
          <w:p w14:paraId="56E7DE20" w14:textId="68F4A46F" w:rsidR="007F13FF" w:rsidRPr="00FA120D" w:rsidRDefault="007F13FF" w:rsidP="00EA4EBF">
            <w:pPr>
              <w:cnfStyle w:val="000000100000" w:firstRow="0" w:lastRow="0" w:firstColumn="0" w:lastColumn="0" w:oddVBand="0" w:evenVBand="0" w:oddHBand="1" w:evenHBand="0" w:firstRowFirstColumn="0" w:firstRowLastColumn="0" w:lastRowFirstColumn="0" w:lastRowLastColumn="0"/>
            </w:pPr>
            <w:r w:rsidRPr="007F13FF">
              <w:t>Tu código → función</w:t>
            </w:r>
          </w:p>
        </w:tc>
        <w:tc>
          <w:tcPr>
            <w:tcW w:w="2698" w:type="dxa"/>
          </w:tcPr>
          <w:p w14:paraId="1841647E" w14:textId="2D77917E" w:rsidR="007F13FF" w:rsidRPr="00FA120D" w:rsidRDefault="007F13FF" w:rsidP="00EA4EBF">
            <w:pPr>
              <w:cnfStyle w:val="000000100000" w:firstRow="0" w:lastRow="0" w:firstColumn="0" w:lastColumn="0" w:oddVBand="0" w:evenVBand="0" w:oddHBand="1" w:evenHBand="0" w:firstRowFirstColumn="0" w:firstRowLastColumn="0" w:lastRowFirstColumn="0" w:lastRowLastColumn="0"/>
            </w:pPr>
            <w:r w:rsidRPr="007F13FF">
              <w:rPr>
                <w:b/>
                <w:bCs/>
              </w:rPr>
              <w:t>EXECUTE</w:t>
            </w:r>
            <w:r w:rsidRPr="007F13FF">
              <w:t>: tú ejecutas la función real</w:t>
            </w:r>
          </w:p>
        </w:tc>
        <w:tc>
          <w:tcPr>
            <w:tcW w:w="2698" w:type="dxa"/>
          </w:tcPr>
          <w:p w14:paraId="1FB8FAB6" w14:textId="060F0E5C" w:rsidR="007F13FF" w:rsidRPr="007F13FF" w:rsidRDefault="007F13FF" w:rsidP="00EA4EBF">
            <w:pPr>
              <w:cnfStyle w:val="000000100000" w:firstRow="0" w:lastRow="0" w:firstColumn="0" w:lastColumn="0" w:oddVBand="0" w:evenVBand="0" w:oddHBand="1" w:evenHBand="0" w:firstRowFirstColumn="0" w:firstRowLastColumn="0" w:lastRowFirstColumn="0" w:lastRowLastColumn="0"/>
              <w:rPr>
                <w:b/>
                <w:bCs/>
              </w:rPr>
            </w:pPr>
            <w:proofErr w:type="spellStart"/>
            <w:r w:rsidRPr="007F13FF">
              <w:rPr>
                <w:b/>
                <w:bCs/>
              </w:rPr>
              <w:t>get_</w:t>
            </w:r>
            <w:proofErr w:type="gramStart"/>
            <w:r w:rsidRPr="007F13FF">
              <w:rPr>
                <w:b/>
                <w:bCs/>
              </w:rPr>
              <w:t>ticket</w:t>
            </w:r>
            <w:proofErr w:type="gramEnd"/>
            <w:r w:rsidRPr="007F13FF">
              <w:rPr>
                <w:b/>
                <w:bCs/>
              </w:rPr>
              <w:t>_price</w:t>
            </w:r>
            <w:proofErr w:type="spellEnd"/>
            <w:r w:rsidRPr="007F13FF">
              <w:rPr>
                <w:b/>
                <w:bCs/>
              </w:rPr>
              <w:t>("London")</w:t>
            </w:r>
          </w:p>
        </w:tc>
      </w:tr>
      <w:tr w:rsidR="009627E0" w14:paraId="5BBBB1C7" w14:textId="77777777" w:rsidTr="00984427">
        <w:tc>
          <w:tcPr>
            <w:cnfStyle w:val="001000000000" w:firstRow="0" w:lastRow="0" w:firstColumn="1" w:lastColumn="0" w:oddVBand="0" w:evenVBand="0" w:oddHBand="0" w:evenHBand="0" w:firstRowFirstColumn="0" w:firstRowLastColumn="0" w:lastRowFirstColumn="0" w:lastRowLastColumn="0"/>
            <w:tcW w:w="988" w:type="dxa"/>
          </w:tcPr>
          <w:p w14:paraId="2A4F1FF4" w14:textId="364D8BE5" w:rsidR="009627E0" w:rsidRDefault="009627E0" w:rsidP="00EA4EBF">
            <w:r>
              <w:t>4</w:t>
            </w:r>
          </w:p>
        </w:tc>
        <w:tc>
          <w:tcPr>
            <w:tcW w:w="4406" w:type="dxa"/>
          </w:tcPr>
          <w:p w14:paraId="3889A10B" w14:textId="0D3C8C43" w:rsidR="009627E0" w:rsidRPr="007F13FF" w:rsidRDefault="009627E0" w:rsidP="00EA4EBF">
            <w:pPr>
              <w:cnfStyle w:val="000000000000" w:firstRow="0" w:lastRow="0" w:firstColumn="0" w:lastColumn="0" w:oddVBand="0" w:evenVBand="0" w:oddHBand="0" w:evenHBand="0" w:firstRowFirstColumn="0" w:firstRowLastColumn="0" w:lastRowFirstColumn="0" w:lastRowLastColumn="0"/>
            </w:pPr>
            <w:r w:rsidRPr="009627E0">
              <w:t>Función → tu código</w:t>
            </w:r>
          </w:p>
        </w:tc>
        <w:tc>
          <w:tcPr>
            <w:tcW w:w="2698" w:type="dxa"/>
          </w:tcPr>
          <w:p w14:paraId="12F405D4" w14:textId="6DFE5ED7" w:rsidR="009627E0" w:rsidRPr="009627E0" w:rsidRDefault="009627E0" w:rsidP="00EA4EBF">
            <w:pPr>
              <w:cnfStyle w:val="000000000000" w:firstRow="0" w:lastRow="0" w:firstColumn="0" w:lastColumn="0" w:oddVBand="0" w:evenVBand="0" w:oddHBand="0" w:evenHBand="0" w:firstRowFirstColumn="0" w:firstRowLastColumn="0" w:lastRowFirstColumn="0" w:lastRowLastColumn="0"/>
            </w:pPr>
            <w:r w:rsidRPr="009627E0">
              <w:t>Devuelve el dato</w:t>
            </w:r>
          </w:p>
        </w:tc>
        <w:tc>
          <w:tcPr>
            <w:tcW w:w="2698" w:type="dxa"/>
          </w:tcPr>
          <w:p w14:paraId="36905FE5" w14:textId="2F4D4853" w:rsidR="009627E0" w:rsidRPr="007F13FF" w:rsidRDefault="009627E0" w:rsidP="00EA4EBF">
            <w:pPr>
              <w:cnfStyle w:val="000000000000" w:firstRow="0" w:lastRow="0" w:firstColumn="0" w:lastColumn="0" w:oddVBand="0" w:evenVBand="0" w:oddHBand="0" w:evenHBand="0" w:firstRowFirstColumn="0" w:firstRowLastColumn="0" w:lastRowFirstColumn="0" w:lastRowLastColumn="0"/>
              <w:rPr>
                <w:b/>
                <w:bCs/>
              </w:rPr>
            </w:pPr>
            <w:r w:rsidRPr="009627E0">
              <w:rPr>
                <w:b/>
                <w:bCs/>
              </w:rPr>
              <w:t xml:space="preserve">"The </w:t>
            </w:r>
            <w:proofErr w:type="spellStart"/>
            <w:r w:rsidRPr="009627E0">
              <w:rPr>
                <w:b/>
                <w:bCs/>
              </w:rPr>
              <w:t>price</w:t>
            </w:r>
            <w:proofErr w:type="spellEnd"/>
            <w:r w:rsidRPr="009627E0">
              <w:rPr>
                <w:b/>
                <w:bCs/>
              </w:rPr>
              <w:t xml:space="preserve"> </w:t>
            </w:r>
            <w:proofErr w:type="spellStart"/>
            <w:r w:rsidRPr="009627E0">
              <w:rPr>
                <w:b/>
                <w:bCs/>
              </w:rPr>
              <w:t>of</w:t>
            </w:r>
            <w:proofErr w:type="spellEnd"/>
            <w:r w:rsidRPr="009627E0">
              <w:rPr>
                <w:b/>
                <w:bCs/>
              </w:rPr>
              <w:t xml:space="preserve"> a </w:t>
            </w:r>
            <w:proofErr w:type="gramStart"/>
            <w:r w:rsidRPr="009627E0">
              <w:rPr>
                <w:b/>
                <w:bCs/>
              </w:rPr>
              <w:t>ticket</w:t>
            </w:r>
            <w:proofErr w:type="gramEnd"/>
            <w:r w:rsidRPr="009627E0">
              <w:rPr>
                <w:b/>
                <w:bCs/>
              </w:rPr>
              <w:t xml:space="preserve"> </w:t>
            </w:r>
            <w:proofErr w:type="spellStart"/>
            <w:r w:rsidRPr="009627E0">
              <w:rPr>
                <w:b/>
                <w:bCs/>
              </w:rPr>
              <w:t>to</w:t>
            </w:r>
            <w:proofErr w:type="spellEnd"/>
            <w:r w:rsidRPr="009627E0">
              <w:rPr>
                <w:b/>
                <w:bCs/>
              </w:rPr>
              <w:t xml:space="preserve"> London </w:t>
            </w:r>
            <w:proofErr w:type="spellStart"/>
            <w:r w:rsidRPr="009627E0">
              <w:rPr>
                <w:b/>
                <w:bCs/>
              </w:rPr>
              <w:t>is</w:t>
            </w:r>
            <w:proofErr w:type="spellEnd"/>
            <w:r w:rsidRPr="009627E0">
              <w:rPr>
                <w:b/>
                <w:bCs/>
              </w:rPr>
              <w:t xml:space="preserve"> $799"</w:t>
            </w:r>
          </w:p>
        </w:tc>
      </w:tr>
      <w:tr w:rsidR="009627E0" w14:paraId="2FD38378" w14:textId="77777777" w:rsidTr="00984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2F74D3F" w14:textId="606762D7" w:rsidR="009627E0" w:rsidRDefault="009627E0" w:rsidP="00EA4EBF">
            <w:r>
              <w:t>5</w:t>
            </w:r>
          </w:p>
        </w:tc>
        <w:tc>
          <w:tcPr>
            <w:tcW w:w="4406" w:type="dxa"/>
          </w:tcPr>
          <w:p w14:paraId="245B39D6" w14:textId="3CE06C1A" w:rsidR="009627E0" w:rsidRPr="009627E0" w:rsidRDefault="009627E0" w:rsidP="00EA4EBF">
            <w:pPr>
              <w:cnfStyle w:val="000000100000" w:firstRow="0" w:lastRow="0" w:firstColumn="0" w:lastColumn="0" w:oddVBand="0" w:evenVBand="0" w:oddHBand="1" w:evenHBand="0" w:firstRowFirstColumn="0" w:firstRowLastColumn="0" w:lastRowFirstColumn="0" w:lastRowLastColumn="0"/>
            </w:pPr>
            <w:r w:rsidRPr="009627E0">
              <w:t>Tu código → LLM</w:t>
            </w:r>
          </w:p>
        </w:tc>
        <w:tc>
          <w:tcPr>
            <w:tcW w:w="2698" w:type="dxa"/>
          </w:tcPr>
          <w:p w14:paraId="5AC69950" w14:textId="0567AEE2" w:rsidR="009627E0" w:rsidRPr="00BD1222" w:rsidRDefault="00BD1222" w:rsidP="00EA4EBF">
            <w:pPr>
              <w:cnfStyle w:val="000000100000" w:firstRow="0" w:lastRow="0" w:firstColumn="0" w:lastColumn="0" w:oddVBand="0" w:evenVBand="0" w:oddHBand="1" w:evenHBand="0" w:firstRowFirstColumn="0" w:firstRowLastColumn="0" w:lastRowFirstColumn="0" w:lastRowLastColumn="0"/>
            </w:pPr>
            <w:r>
              <w:rPr>
                <w:b/>
                <w:bCs/>
              </w:rPr>
              <w:t xml:space="preserve">Segunda llamada: </w:t>
            </w:r>
            <w:r>
              <w:t>historial + la petición + el resultado</w:t>
            </w:r>
          </w:p>
        </w:tc>
        <w:tc>
          <w:tcPr>
            <w:tcW w:w="2698" w:type="dxa"/>
          </w:tcPr>
          <w:p w14:paraId="0FF47259" w14:textId="54E0C33E" w:rsidR="009627E0" w:rsidRPr="009627E0" w:rsidRDefault="005D7BC0" w:rsidP="00EA4EBF">
            <w:pPr>
              <w:cnfStyle w:val="000000100000" w:firstRow="0" w:lastRow="0" w:firstColumn="0" w:lastColumn="0" w:oddVBand="0" w:evenVBand="0" w:oddHBand="1" w:evenHBand="0" w:firstRowFirstColumn="0" w:firstRowLastColumn="0" w:lastRowFirstColumn="0" w:lastRowLastColumn="0"/>
              <w:rPr>
                <w:b/>
                <w:bCs/>
              </w:rPr>
            </w:pPr>
            <w:r w:rsidRPr="005D7BC0">
              <w:t>mensajes</w:t>
            </w:r>
            <w:r w:rsidRPr="005D7BC0">
              <w:rPr>
                <w:b/>
                <w:bCs/>
              </w:rPr>
              <w:t xml:space="preserve"> </w:t>
            </w:r>
            <w:proofErr w:type="spellStart"/>
            <w:r w:rsidRPr="005D7BC0">
              <w:rPr>
                <w:b/>
                <w:bCs/>
              </w:rPr>
              <w:t>assistant</w:t>
            </w:r>
            <w:proofErr w:type="spellEnd"/>
            <w:r w:rsidRPr="005D7BC0">
              <w:rPr>
                <w:b/>
                <w:bCs/>
              </w:rPr>
              <w:t xml:space="preserve"> (</w:t>
            </w:r>
            <w:r w:rsidRPr="005D7BC0">
              <w:t>con</w:t>
            </w:r>
            <w:r w:rsidRPr="005D7BC0">
              <w:rPr>
                <w:b/>
                <w:bCs/>
              </w:rPr>
              <w:t xml:space="preserve"> </w:t>
            </w:r>
            <w:proofErr w:type="spellStart"/>
            <w:r w:rsidRPr="005D7BC0">
              <w:rPr>
                <w:b/>
                <w:bCs/>
              </w:rPr>
              <w:t>tool_calls</w:t>
            </w:r>
            <w:proofErr w:type="spellEnd"/>
            <w:r w:rsidRPr="005D7BC0">
              <w:rPr>
                <w:b/>
                <w:bCs/>
              </w:rPr>
              <w:t xml:space="preserve">) </w:t>
            </w:r>
            <w:r w:rsidRPr="005D7BC0">
              <w:t>y</w:t>
            </w:r>
            <w:r w:rsidRPr="005D7BC0">
              <w:rPr>
                <w:b/>
                <w:bCs/>
              </w:rPr>
              <w:t xml:space="preserve"> </w:t>
            </w:r>
            <w:proofErr w:type="spellStart"/>
            <w:r w:rsidRPr="005D7BC0">
              <w:rPr>
                <w:b/>
                <w:bCs/>
              </w:rPr>
              <w:t>tool</w:t>
            </w:r>
            <w:proofErr w:type="spellEnd"/>
          </w:p>
        </w:tc>
      </w:tr>
      <w:tr w:rsidR="005D7BC0" w14:paraId="24150633" w14:textId="77777777" w:rsidTr="00984427">
        <w:tc>
          <w:tcPr>
            <w:cnfStyle w:val="001000000000" w:firstRow="0" w:lastRow="0" w:firstColumn="1" w:lastColumn="0" w:oddVBand="0" w:evenVBand="0" w:oddHBand="0" w:evenHBand="0" w:firstRowFirstColumn="0" w:firstRowLastColumn="0" w:lastRowFirstColumn="0" w:lastRowLastColumn="0"/>
            <w:tcW w:w="988" w:type="dxa"/>
          </w:tcPr>
          <w:p w14:paraId="57F0F6E7" w14:textId="559B8B52" w:rsidR="005D7BC0" w:rsidRDefault="005D7BC0" w:rsidP="00EA4EBF">
            <w:r>
              <w:t>6</w:t>
            </w:r>
          </w:p>
        </w:tc>
        <w:tc>
          <w:tcPr>
            <w:tcW w:w="4406" w:type="dxa"/>
          </w:tcPr>
          <w:p w14:paraId="523CE0C5" w14:textId="31B0183B" w:rsidR="005D7BC0" w:rsidRPr="009627E0" w:rsidRDefault="00984427" w:rsidP="00EA4EBF">
            <w:pPr>
              <w:cnfStyle w:val="000000000000" w:firstRow="0" w:lastRow="0" w:firstColumn="0" w:lastColumn="0" w:oddVBand="0" w:evenVBand="0" w:oddHBand="0" w:evenHBand="0" w:firstRowFirstColumn="0" w:firstRowLastColumn="0" w:lastRowFirstColumn="0" w:lastRowLastColumn="0"/>
            </w:pPr>
            <w:r w:rsidRPr="00984427">
              <w:t>LLM → tu código</w:t>
            </w:r>
          </w:p>
        </w:tc>
        <w:tc>
          <w:tcPr>
            <w:tcW w:w="2698" w:type="dxa"/>
          </w:tcPr>
          <w:p w14:paraId="0487D224" w14:textId="5EF0016D" w:rsidR="005D7BC0" w:rsidRPr="00984427" w:rsidRDefault="00984427" w:rsidP="00EA4EBF">
            <w:pPr>
              <w:cnfStyle w:val="000000000000" w:firstRow="0" w:lastRow="0" w:firstColumn="0" w:lastColumn="0" w:oddVBand="0" w:evenVBand="0" w:oddHBand="0" w:evenHBand="0" w:firstRowFirstColumn="0" w:firstRowLastColumn="0" w:lastRowFirstColumn="0" w:lastRowLastColumn="0"/>
            </w:pPr>
            <w:r w:rsidRPr="00984427">
              <w:t>Ahora sí responde en lenguaje natural</w:t>
            </w:r>
          </w:p>
        </w:tc>
        <w:tc>
          <w:tcPr>
            <w:tcW w:w="2698" w:type="dxa"/>
          </w:tcPr>
          <w:p w14:paraId="69956A1F" w14:textId="05071E31" w:rsidR="005D7BC0" w:rsidRPr="005D7BC0" w:rsidRDefault="00984427" w:rsidP="00EA4EBF">
            <w:pPr>
              <w:cnfStyle w:val="000000000000" w:firstRow="0" w:lastRow="0" w:firstColumn="0" w:lastColumn="0" w:oddVBand="0" w:evenVBand="0" w:oddHBand="0" w:evenHBand="0" w:firstRowFirstColumn="0" w:firstRowLastColumn="0" w:lastRowFirstColumn="0" w:lastRowLastColumn="0"/>
            </w:pPr>
            <w:proofErr w:type="spellStart"/>
            <w:r w:rsidRPr="00984427">
              <w:rPr>
                <w:b/>
                <w:bCs/>
              </w:rPr>
              <w:t>finish_reason</w:t>
            </w:r>
            <w:proofErr w:type="spellEnd"/>
            <w:r w:rsidRPr="00984427">
              <w:rPr>
                <w:b/>
                <w:bCs/>
              </w:rPr>
              <w:t xml:space="preserve"> == "stop"</w:t>
            </w:r>
            <w:r w:rsidRPr="00984427">
              <w:t xml:space="preserve"> → </w:t>
            </w:r>
            <w:r w:rsidRPr="00984427">
              <w:rPr>
                <w:i/>
                <w:iCs/>
              </w:rPr>
              <w:t xml:space="preserve">"A </w:t>
            </w:r>
            <w:proofErr w:type="gramStart"/>
            <w:r w:rsidRPr="00984427">
              <w:rPr>
                <w:i/>
                <w:iCs/>
              </w:rPr>
              <w:t>ticket</w:t>
            </w:r>
            <w:proofErr w:type="gramEnd"/>
            <w:r w:rsidRPr="00984427">
              <w:rPr>
                <w:i/>
                <w:iCs/>
              </w:rPr>
              <w:t xml:space="preserve"> </w:t>
            </w:r>
            <w:proofErr w:type="spellStart"/>
            <w:r w:rsidRPr="00984427">
              <w:rPr>
                <w:i/>
                <w:iCs/>
              </w:rPr>
              <w:t>to</w:t>
            </w:r>
            <w:proofErr w:type="spellEnd"/>
            <w:r w:rsidRPr="00984427">
              <w:rPr>
                <w:i/>
                <w:iCs/>
              </w:rPr>
              <w:t xml:space="preserve"> London </w:t>
            </w:r>
            <w:proofErr w:type="spellStart"/>
            <w:r w:rsidRPr="00984427">
              <w:rPr>
                <w:i/>
                <w:iCs/>
              </w:rPr>
              <w:t>costs</w:t>
            </w:r>
            <w:proofErr w:type="spellEnd"/>
            <w:r w:rsidRPr="00984427">
              <w:rPr>
                <w:i/>
                <w:iCs/>
              </w:rPr>
              <w:t xml:space="preserve"> $799."</w:t>
            </w:r>
            <w:r w:rsidRPr="00984427">
              <w:t xml:space="preserve"> (ejemplo de lo que podría decir)</w:t>
            </w:r>
          </w:p>
        </w:tc>
      </w:tr>
    </w:tbl>
    <w:p w14:paraId="263FBEC1" w14:textId="77777777" w:rsidR="00EA4EBF" w:rsidRPr="00EA4EBF" w:rsidRDefault="00EA4EBF" w:rsidP="00EA4EBF">
      <w:pPr>
        <w:rPr>
          <w:highlight w:val="yellow"/>
        </w:rPr>
      </w:pPr>
    </w:p>
    <w:p w14:paraId="43D08DC3" w14:textId="77777777" w:rsidR="001144B9" w:rsidRDefault="001144B9" w:rsidP="001144B9">
      <w:r w:rsidRPr="001144B9">
        <w:t xml:space="preserve">Hay </w:t>
      </w:r>
      <w:r w:rsidRPr="001144B9">
        <w:rPr>
          <w:b/>
          <w:bCs/>
        </w:rPr>
        <w:t>dos viajes</w:t>
      </w:r>
      <w:r w:rsidRPr="001144B9">
        <w:t xml:space="preserve"> al LLM, no uno. Si hacen falta más datos, el ciclo se repite (lo vemos en el Paso 6 del proyecto).</w:t>
      </w:r>
    </w:p>
    <w:p w14:paraId="125009C0" w14:textId="77777777" w:rsidR="00C11EF5" w:rsidRDefault="00C11EF5" w:rsidP="001144B9"/>
    <w:p w14:paraId="4E9B941F" w14:textId="77777777" w:rsidR="00C11EF5" w:rsidRDefault="00C11EF5" w:rsidP="001144B9"/>
    <w:p w14:paraId="0C3AB0E5" w14:textId="77777777" w:rsidR="00C11EF5" w:rsidRDefault="00C11EF5" w:rsidP="001144B9"/>
    <w:p w14:paraId="322DA8EF" w14:textId="77777777" w:rsidR="00C11EF5" w:rsidRDefault="00C11EF5" w:rsidP="001144B9"/>
    <w:p w14:paraId="274A3CEF" w14:textId="77777777" w:rsidR="00C11EF5" w:rsidRDefault="00C11EF5" w:rsidP="001144B9"/>
    <w:p w14:paraId="1C275D2A" w14:textId="77777777" w:rsidR="00C11EF5" w:rsidRDefault="00C11EF5" w:rsidP="001144B9"/>
    <w:p w14:paraId="50150BD0" w14:textId="77777777" w:rsidR="00C11EF5" w:rsidRDefault="00C11EF5" w:rsidP="001144B9"/>
    <w:p w14:paraId="23821DD0" w14:textId="77777777" w:rsidR="00C11EF5" w:rsidRDefault="00C11EF5" w:rsidP="001144B9"/>
    <w:p w14:paraId="146A2E1D" w14:textId="77777777" w:rsidR="00C11EF5" w:rsidRDefault="00C11EF5" w:rsidP="001144B9"/>
    <w:p w14:paraId="35FBB785" w14:textId="77777777" w:rsidR="00C11EF5" w:rsidRDefault="00C11EF5" w:rsidP="001144B9"/>
    <w:p w14:paraId="1540E904" w14:textId="77777777" w:rsidR="00C11EF5" w:rsidRDefault="00C11EF5" w:rsidP="001144B9"/>
    <w:p w14:paraId="5E1D688B" w14:textId="77777777" w:rsidR="00C11EF5" w:rsidRDefault="00C11EF5" w:rsidP="001144B9"/>
    <w:p w14:paraId="28959817" w14:textId="77777777" w:rsidR="00C11EF5" w:rsidRDefault="00C11EF5" w:rsidP="001144B9"/>
    <w:p w14:paraId="0DD8332C" w14:textId="77777777" w:rsidR="00C11EF5" w:rsidRDefault="00C11EF5" w:rsidP="001144B9"/>
    <w:p w14:paraId="596A365D" w14:textId="77777777" w:rsidR="00C11EF5" w:rsidRDefault="00C11EF5" w:rsidP="001144B9"/>
    <w:p w14:paraId="574B6789" w14:textId="77777777" w:rsidR="00C11EF5" w:rsidRPr="001144B9" w:rsidRDefault="00C11EF5" w:rsidP="001144B9"/>
    <w:p w14:paraId="65EF287B" w14:textId="289E69A4" w:rsidR="001144B9" w:rsidRDefault="001144B9" w:rsidP="001144B9">
      <w:pPr>
        <w:pStyle w:val="Ttulo4"/>
        <w:rPr>
          <w:b/>
          <w:bCs/>
          <w:i w:val="0"/>
          <w:iCs w:val="0"/>
          <w:sz w:val="24"/>
          <w:highlight w:val="yellow"/>
        </w:rPr>
      </w:pPr>
      <w:r w:rsidRPr="00AE4E93">
        <w:rPr>
          <w:b/>
          <w:bCs/>
          <w:i w:val="0"/>
          <w:iCs w:val="0"/>
          <w:sz w:val="24"/>
          <w:highlight w:val="yellow"/>
        </w:rPr>
        <w:lastRenderedPageBreak/>
        <w:t>2.11.1.</w:t>
      </w:r>
      <w:r>
        <w:rPr>
          <w:b/>
          <w:bCs/>
          <w:i w:val="0"/>
          <w:iCs w:val="0"/>
          <w:sz w:val="24"/>
          <w:highlight w:val="yellow"/>
        </w:rPr>
        <w:t>3 ¿Cómo sabe el LLM que existen herramientas?</w:t>
      </w:r>
    </w:p>
    <w:p w14:paraId="61647D5F" w14:textId="77777777" w:rsidR="00021CA7" w:rsidRPr="00021CA7" w:rsidRDefault="00021CA7" w:rsidP="00021CA7">
      <w:r w:rsidRPr="00021CA7">
        <w:t xml:space="preserve">Se lo cuentas </w:t>
      </w:r>
      <w:r w:rsidRPr="00021CA7">
        <w:rPr>
          <w:b/>
          <w:bCs/>
        </w:rPr>
        <w:t>en la misma llamada</w:t>
      </w:r>
      <w:r w:rsidRPr="00021CA7">
        <w:t>, describiéndolas en JSON. Los modelos están entrenados con muchísimo JSON y con este formato de herramientas, por eso entienden el "menú".</w:t>
      </w:r>
    </w:p>
    <w:p w14:paraId="33BAB0B3" w14:textId="4158C668" w:rsidR="001144B9" w:rsidRPr="001144B9" w:rsidRDefault="00C11EF5" w:rsidP="001144B9">
      <w:pPr>
        <w:rPr>
          <w:highlight w:val="yellow"/>
        </w:rPr>
      </w:pPr>
      <w:r w:rsidRPr="00C11EF5">
        <w:rPr>
          <w:noProof/>
        </w:rPr>
        <w:drawing>
          <wp:inline distT="0" distB="0" distL="0" distR="0" wp14:anchorId="05C05FC2" wp14:editId="428A9C38">
            <wp:extent cx="6427012" cy="2159000"/>
            <wp:effectExtent l="38100" t="38100" r="31115" b="31750"/>
            <wp:docPr id="1457891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91481" name=""/>
                    <pic:cNvPicPr/>
                  </pic:nvPicPr>
                  <pic:blipFill>
                    <a:blip r:embed="rId819"/>
                    <a:stretch>
                      <a:fillRect/>
                    </a:stretch>
                  </pic:blipFill>
                  <pic:spPr>
                    <a:xfrm>
                      <a:off x="0" y="0"/>
                      <a:ext cx="6428427" cy="2159475"/>
                    </a:xfrm>
                    <a:prstGeom prst="rect">
                      <a:avLst/>
                    </a:prstGeom>
                    <a:ln w="38100">
                      <a:solidFill>
                        <a:srgbClr val="EE0000"/>
                      </a:solidFill>
                    </a:ln>
                  </pic:spPr>
                </pic:pic>
              </a:graphicData>
            </a:graphic>
          </wp:inline>
        </w:drawing>
      </w:r>
    </w:p>
    <w:p w14:paraId="210A2F24" w14:textId="38CF2CB8" w:rsidR="00AE4E93" w:rsidRDefault="00C11EF5" w:rsidP="00E90BE6">
      <w:pPr>
        <w:rPr>
          <w:b/>
          <w:bCs/>
        </w:rPr>
      </w:pPr>
      <w:r>
        <w:t xml:space="preserve">Esta descripción </w:t>
      </w:r>
      <w:r>
        <w:rPr>
          <w:b/>
          <w:bCs/>
        </w:rPr>
        <w:t xml:space="preserve">no ejecuta nada no contiene tu código: </w:t>
      </w:r>
      <w:r>
        <w:t xml:space="preserve">solo le dice al modelo que la </w:t>
      </w:r>
      <w:proofErr w:type="spellStart"/>
      <w:r>
        <w:t>funcion</w:t>
      </w:r>
      <w:proofErr w:type="spellEnd"/>
      <w:r>
        <w:t xml:space="preserve"> existe. La parte </w:t>
      </w:r>
      <w:proofErr w:type="spellStart"/>
      <w:r>
        <w:rPr>
          <w:b/>
          <w:bCs/>
        </w:rPr>
        <w:t>parameters</w:t>
      </w:r>
      <w:proofErr w:type="spellEnd"/>
      <w:r>
        <w:rPr>
          <w:b/>
          <w:bCs/>
        </w:rPr>
        <w:t xml:space="preserve"> </w:t>
      </w:r>
      <w:r>
        <w:t xml:space="preserve">sigue un estándar llamado </w:t>
      </w:r>
      <w:r>
        <w:rPr>
          <w:b/>
          <w:bCs/>
        </w:rPr>
        <w:t>JSON Schema:</w:t>
      </w:r>
    </w:p>
    <w:tbl>
      <w:tblPr>
        <w:tblStyle w:val="Tablaconcuadrcula4-nfasis4"/>
        <w:tblW w:w="0" w:type="auto"/>
        <w:tblLook w:val="04A0" w:firstRow="1" w:lastRow="0" w:firstColumn="1" w:lastColumn="0" w:noHBand="0" w:noVBand="1"/>
      </w:tblPr>
      <w:tblGrid>
        <w:gridCol w:w="5395"/>
        <w:gridCol w:w="5395"/>
      </w:tblGrid>
      <w:tr w:rsidR="00C11EF5" w14:paraId="584620EA" w14:textId="77777777" w:rsidTr="003B32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100322D" w14:textId="73319DC1" w:rsidR="00C11EF5" w:rsidRPr="00C11EF5" w:rsidRDefault="00C11EF5" w:rsidP="00E90BE6">
            <w:pPr>
              <w:rPr>
                <w:b w:val="0"/>
                <w:bCs w:val="0"/>
              </w:rPr>
            </w:pPr>
            <w:r>
              <w:rPr>
                <w:b w:val="0"/>
                <w:bCs w:val="0"/>
              </w:rPr>
              <w:t xml:space="preserve">Campo </w:t>
            </w:r>
          </w:p>
        </w:tc>
        <w:tc>
          <w:tcPr>
            <w:tcW w:w="5395" w:type="dxa"/>
          </w:tcPr>
          <w:p w14:paraId="3F91D285" w14:textId="392B03FB" w:rsidR="00C11EF5" w:rsidRDefault="00C11EF5" w:rsidP="00E90BE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Significa</w:t>
            </w:r>
          </w:p>
        </w:tc>
      </w:tr>
      <w:tr w:rsidR="00C11EF5" w14:paraId="2E6C8E54" w14:textId="77777777" w:rsidTr="003B3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569A0BB" w14:textId="3D1610DB" w:rsidR="00C11EF5" w:rsidRPr="003B3290" w:rsidRDefault="00C11EF5" w:rsidP="00E90BE6">
            <w:r w:rsidRPr="003B3290">
              <w:t>“</w:t>
            </w:r>
            <w:proofErr w:type="spellStart"/>
            <w:r w:rsidRPr="003B3290">
              <w:t>type</w:t>
            </w:r>
            <w:proofErr w:type="spellEnd"/>
            <w:r w:rsidRPr="003B3290">
              <w:t>”: “</w:t>
            </w:r>
            <w:proofErr w:type="spellStart"/>
            <w:r w:rsidRPr="003B3290">
              <w:t>object</w:t>
            </w:r>
            <w:proofErr w:type="spellEnd"/>
            <w:r w:rsidRPr="003B3290">
              <w:t>”</w:t>
            </w:r>
          </w:p>
        </w:tc>
        <w:tc>
          <w:tcPr>
            <w:tcW w:w="5395" w:type="dxa"/>
          </w:tcPr>
          <w:p w14:paraId="1047D2BE" w14:textId="31CAAD70" w:rsidR="00C11EF5" w:rsidRPr="00C11EF5" w:rsidRDefault="00C11EF5" w:rsidP="00E90BE6">
            <w:pPr>
              <w:cnfStyle w:val="000000100000" w:firstRow="0" w:lastRow="0" w:firstColumn="0" w:lastColumn="0" w:oddVBand="0" w:evenVBand="0" w:oddHBand="1" w:evenHBand="0" w:firstRowFirstColumn="0" w:firstRowLastColumn="0" w:lastRowFirstColumn="0" w:lastRowLastColumn="0"/>
              <w:rPr>
                <w:b/>
                <w:bCs/>
              </w:rPr>
            </w:pPr>
            <w:r>
              <w:t xml:space="preserve">Los argumentos vienen como un objeto </w:t>
            </w:r>
            <w:r>
              <w:rPr>
                <w:b/>
                <w:bCs/>
              </w:rPr>
              <w:t>{“</w:t>
            </w:r>
            <w:proofErr w:type="spellStart"/>
            <w:r>
              <w:rPr>
                <w:b/>
                <w:bCs/>
              </w:rPr>
              <w:t>campo</w:t>
            </w:r>
            <w:proofErr w:type="gramStart"/>
            <w:r>
              <w:rPr>
                <w:b/>
                <w:bCs/>
              </w:rPr>
              <w:t>”:valor</w:t>
            </w:r>
            <w:proofErr w:type="spellEnd"/>
            <w:proofErr w:type="gramEnd"/>
            <w:r>
              <w:rPr>
                <w:b/>
                <w:bCs/>
              </w:rPr>
              <w:t>}</w:t>
            </w:r>
          </w:p>
        </w:tc>
      </w:tr>
      <w:tr w:rsidR="00C11EF5" w14:paraId="3F2B2C95" w14:textId="77777777" w:rsidTr="003B3290">
        <w:tc>
          <w:tcPr>
            <w:cnfStyle w:val="001000000000" w:firstRow="0" w:lastRow="0" w:firstColumn="1" w:lastColumn="0" w:oddVBand="0" w:evenVBand="0" w:oddHBand="0" w:evenHBand="0" w:firstRowFirstColumn="0" w:firstRowLastColumn="0" w:lastRowFirstColumn="0" w:lastRowLastColumn="0"/>
            <w:tcW w:w="5395" w:type="dxa"/>
          </w:tcPr>
          <w:p w14:paraId="159CF50D" w14:textId="56F5D264" w:rsidR="00C11EF5" w:rsidRPr="00ED3B32" w:rsidRDefault="009F3113" w:rsidP="00E90BE6">
            <w:proofErr w:type="spellStart"/>
            <w:r w:rsidRPr="00ED3B32">
              <w:t>P</w:t>
            </w:r>
            <w:r w:rsidR="00ED3B32" w:rsidRPr="00ED3B32">
              <w:t>roperties</w:t>
            </w:r>
            <w:proofErr w:type="spellEnd"/>
          </w:p>
        </w:tc>
        <w:tc>
          <w:tcPr>
            <w:tcW w:w="5395" w:type="dxa"/>
          </w:tcPr>
          <w:p w14:paraId="4171A09B" w14:textId="45413E05" w:rsidR="00C11EF5" w:rsidRPr="009F3113" w:rsidRDefault="009F3113" w:rsidP="00E90BE6">
            <w:pPr>
              <w:cnfStyle w:val="000000000000" w:firstRow="0" w:lastRow="0" w:firstColumn="0" w:lastColumn="0" w:oddVBand="0" w:evenVBand="0" w:oddHBand="0" w:evenHBand="0" w:firstRowFirstColumn="0" w:firstRowLastColumn="0" w:lastRowFirstColumn="0" w:lastRowLastColumn="0"/>
              <w:rPr>
                <w:b/>
                <w:bCs/>
              </w:rPr>
            </w:pPr>
            <w:r>
              <w:t xml:space="preserve">Que campos existen (aquí, solo </w:t>
            </w:r>
            <w:proofErr w:type="spellStart"/>
            <w:r>
              <w:rPr>
                <w:b/>
                <w:bCs/>
              </w:rPr>
              <w:t>destination_city</w:t>
            </w:r>
            <w:proofErr w:type="spellEnd"/>
            <w:r>
              <w:rPr>
                <w:b/>
                <w:bCs/>
              </w:rPr>
              <w:t>)</w:t>
            </w:r>
          </w:p>
        </w:tc>
      </w:tr>
      <w:tr w:rsidR="009F3113" w14:paraId="50673540" w14:textId="77777777" w:rsidTr="003B3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2102C42" w14:textId="074A6888" w:rsidR="009F3113" w:rsidRPr="009F3113" w:rsidRDefault="009F3113" w:rsidP="00E90BE6">
            <w:r w:rsidRPr="009F3113">
              <w:t>"</w:t>
            </w:r>
            <w:proofErr w:type="spellStart"/>
            <w:r w:rsidRPr="009F3113">
              <w:t>type</w:t>
            </w:r>
            <w:proofErr w:type="spellEnd"/>
            <w:r w:rsidRPr="009F3113">
              <w:t>": "</w:t>
            </w:r>
            <w:proofErr w:type="spellStart"/>
            <w:r w:rsidRPr="009F3113">
              <w:t>string</w:t>
            </w:r>
            <w:proofErr w:type="spellEnd"/>
            <w:r w:rsidRPr="009F3113">
              <w:t>"</w:t>
            </w:r>
          </w:p>
        </w:tc>
        <w:tc>
          <w:tcPr>
            <w:tcW w:w="5395" w:type="dxa"/>
          </w:tcPr>
          <w:p w14:paraId="617E96AC" w14:textId="5CAAD22F" w:rsidR="009F3113" w:rsidRDefault="009F3113" w:rsidP="00E90BE6">
            <w:pPr>
              <w:cnfStyle w:val="000000100000" w:firstRow="0" w:lastRow="0" w:firstColumn="0" w:lastColumn="0" w:oddVBand="0" w:evenVBand="0" w:oddHBand="1" w:evenHBand="0" w:firstRowFirstColumn="0" w:firstRowLastColumn="0" w:lastRowFirstColumn="0" w:lastRowLastColumn="0"/>
            </w:pPr>
            <w:r w:rsidRPr="009F3113">
              <w:t>Ese campo debe ser texto</w:t>
            </w:r>
          </w:p>
        </w:tc>
      </w:tr>
      <w:tr w:rsidR="009F3113" w14:paraId="43FFB856" w14:textId="77777777" w:rsidTr="003B3290">
        <w:tc>
          <w:tcPr>
            <w:cnfStyle w:val="001000000000" w:firstRow="0" w:lastRow="0" w:firstColumn="1" w:lastColumn="0" w:oddVBand="0" w:evenVBand="0" w:oddHBand="0" w:evenHBand="0" w:firstRowFirstColumn="0" w:firstRowLastColumn="0" w:lastRowFirstColumn="0" w:lastRowLastColumn="0"/>
            <w:tcW w:w="5395" w:type="dxa"/>
          </w:tcPr>
          <w:p w14:paraId="5DC9B13B" w14:textId="68630367" w:rsidR="009F3113" w:rsidRPr="009F3113" w:rsidRDefault="000238E1" w:rsidP="00E90BE6">
            <w:proofErr w:type="spellStart"/>
            <w:r w:rsidRPr="000238E1">
              <w:t>description</w:t>
            </w:r>
            <w:proofErr w:type="spellEnd"/>
            <w:r w:rsidRPr="000238E1">
              <w:t xml:space="preserve"> </w:t>
            </w:r>
            <w:r w:rsidRPr="000238E1">
              <w:rPr>
                <w:b w:val="0"/>
                <w:bCs w:val="0"/>
              </w:rPr>
              <w:t>(interna)</w:t>
            </w:r>
          </w:p>
        </w:tc>
        <w:tc>
          <w:tcPr>
            <w:tcW w:w="5395" w:type="dxa"/>
          </w:tcPr>
          <w:p w14:paraId="1DA0FC67" w14:textId="752EE01B" w:rsidR="009F3113" w:rsidRPr="009F3113" w:rsidRDefault="000238E1" w:rsidP="00E90BE6">
            <w:pPr>
              <w:cnfStyle w:val="000000000000" w:firstRow="0" w:lastRow="0" w:firstColumn="0" w:lastColumn="0" w:oddVBand="0" w:evenVBand="0" w:oddHBand="0" w:evenHBand="0" w:firstRowFirstColumn="0" w:firstRowLastColumn="0" w:lastRowFirstColumn="0" w:lastRowLastColumn="0"/>
            </w:pPr>
            <w:r w:rsidRPr="000238E1">
              <w:t xml:space="preserve">Le explica al modelo </w:t>
            </w:r>
            <w:r w:rsidRPr="000238E1">
              <w:rPr>
                <w:b/>
                <w:bCs/>
              </w:rPr>
              <w:t>qué poner</w:t>
            </w:r>
            <w:r w:rsidRPr="000238E1">
              <w:t xml:space="preserve"> en ese campo</w:t>
            </w:r>
          </w:p>
        </w:tc>
      </w:tr>
      <w:tr w:rsidR="000238E1" w14:paraId="499EC250" w14:textId="77777777" w:rsidTr="003B3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251F746" w14:textId="425E68E3" w:rsidR="000238E1" w:rsidRPr="000238E1" w:rsidRDefault="000238E1" w:rsidP="00E90BE6">
            <w:proofErr w:type="spellStart"/>
            <w:r w:rsidRPr="000238E1">
              <w:t>Required</w:t>
            </w:r>
            <w:proofErr w:type="spellEnd"/>
          </w:p>
        </w:tc>
        <w:tc>
          <w:tcPr>
            <w:tcW w:w="5395" w:type="dxa"/>
          </w:tcPr>
          <w:p w14:paraId="5D881BC8" w14:textId="6600A9FE" w:rsidR="000238E1" w:rsidRPr="000238E1" w:rsidRDefault="000238E1" w:rsidP="00E90BE6">
            <w:pPr>
              <w:cnfStyle w:val="000000100000" w:firstRow="0" w:lastRow="0" w:firstColumn="0" w:lastColumn="0" w:oddVBand="0" w:evenVBand="0" w:oddHBand="1" w:evenHBand="0" w:firstRowFirstColumn="0" w:firstRowLastColumn="0" w:lastRowFirstColumn="0" w:lastRowLastColumn="0"/>
            </w:pPr>
            <w:r w:rsidRPr="000238E1">
              <w:t>Campos obligatorios</w:t>
            </w:r>
          </w:p>
        </w:tc>
      </w:tr>
      <w:tr w:rsidR="000238E1" w14:paraId="77003D4E" w14:textId="77777777" w:rsidTr="003B3290">
        <w:tc>
          <w:tcPr>
            <w:cnfStyle w:val="001000000000" w:firstRow="0" w:lastRow="0" w:firstColumn="1" w:lastColumn="0" w:oddVBand="0" w:evenVBand="0" w:oddHBand="0" w:evenHBand="0" w:firstRowFirstColumn="0" w:firstRowLastColumn="0" w:lastRowFirstColumn="0" w:lastRowLastColumn="0"/>
            <w:tcW w:w="5395" w:type="dxa"/>
          </w:tcPr>
          <w:p w14:paraId="7567EC8B" w14:textId="3B2E4859" w:rsidR="000238E1" w:rsidRPr="000238E1" w:rsidRDefault="00B24C5D" w:rsidP="00E90BE6">
            <w:proofErr w:type="spellStart"/>
            <w:r w:rsidRPr="00B24C5D">
              <w:t>additionalProperties</w:t>
            </w:r>
            <w:proofErr w:type="spellEnd"/>
            <w:r w:rsidRPr="00B24C5D">
              <w:t>: False</w:t>
            </w:r>
          </w:p>
        </w:tc>
        <w:tc>
          <w:tcPr>
            <w:tcW w:w="5395" w:type="dxa"/>
          </w:tcPr>
          <w:p w14:paraId="2EEA8BC1" w14:textId="0DB90500" w:rsidR="000238E1" w:rsidRPr="000238E1" w:rsidRDefault="00B24C5D" w:rsidP="00E90BE6">
            <w:pPr>
              <w:cnfStyle w:val="000000000000" w:firstRow="0" w:lastRow="0" w:firstColumn="0" w:lastColumn="0" w:oddVBand="0" w:evenVBand="0" w:oddHBand="0" w:evenHBand="0" w:firstRowFirstColumn="0" w:firstRowLastColumn="0" w:lastRowFirstColumn="0" w:lastRowLastColumn="0"/>
            </w:pPr>
            <w:r w:rsidRPr="00B24C5D">
              <w:t>No se aceptan campos extra</w:t>
            </w:r>
          </w:p>
        </w:tc>
      </w:tr>
    </w:tbl>
    <w:p w14:paraId="572F9F58" w14:textId="19203A00" w:rsidR="00C11EF5" w:rsidRDefault="00C11EF5" w:rsidP="00E90BE6">
      <w:pPr>
        <w:rPr>
          <w:b/>
          <w:bCs/>
        </w:rPr>
      </w:pPr>
    </w:p>
    <w:p w14:paraId="649FF039" w14:textId="2F967F44" w:rsidR="00B24C5D" w:rsidRPr="00B24C5D" w:rsidRDefault="00B24C5D" w:rsidP="00B24C5D">
      <w:pPr>
        <w:rPr>
          <w:b/>
          <w:bCs/>
        </w:rPr>
      </w:pPr>
      <w:r w:rsidRPr="00B24C5D">
        <w:rPr>
          <w:b/>
          <w:bCs/>
        </w:rPr>
        <w:t>Ejemplo con el esquema como regla: {"</w:t>
      </w:r>
      <w:proofErr w:type="spellStart"/>
      <w:r w:rsidRPr="00B24C5D">
        <w:rPr>
          <w:b/>
          <w:bCs/>
        </w:rPr>
        <w:t>destination_city</w:t>
      </w:r>
      <w:proofErr w:type="spellEnd"/>
      <w:r w:rsidRPr="00B24C5D">
        <w:rPr>
          <w:b/>
          <w:bCs/>
        </w:rPr>
        <w:t xml:space="preserve">": "Santiago"} </w:t>
      </w:r>
      <w:r>
        <w:rPr>
          <w:b/>
          <w:bCs/>
        </w:rPr>
        <w:br/>
      </w:r>
      <w:r w:rsidRPr="00B24C5D">
        <w:rPr>
          <w:rFonts w:ascii="Segoe UI Emoji" w:hAnsi="Segoe UI Emoji" w:cs="Segoe UI Emoji"/>
        </w:rPr>
        <w:t>✅</w:t>
      </w:r>
      <w:r w:rsidRPr="00B24C5D">
        <w:t xml:space="preserve"> cumple</w:t>
      </w:r>
      <w:r w:rsidRPr="00B24C5D">
        <w:rPr>
          <w:b/>
          <w:bCs/>
        </w:rPr>
        <w:t xml:space="preserve"> </w:t>
      </w:r>
      <w:r w:rsidRPr="00B24C5D">
        <w:rPr>
          <w:rFonts w:cs="Arial"/>
          <w:b/>
          <w:bCs/>
        </w:rPr>
        <w:t>·</w:t>
      </w:r>
      <w:r w:rsidRPr="00B24C5D">
        <w:rPr>
          <w:b/>
          <w:bCs/>
        </w:rPr>
        <w:t xml:space="preserve"> {} </w:t>
      </w:r>
      <w:r w:rsidRPr="00B24C5D">
        <w:rPr>
          <w:rFonts w:ascii="Segoe UI Emoji" w:hAnsi="Segoe UI Emoji" w:cs="Segoe UI Emoji"/>
          <w:b/>
          <w:bCs/>
        </w:rPr>
        <w:t>❌</w:t>
      </w:r>
      <w:r w:rsidRPr="00B24C5D">
        <w:rPr>
          <w:b/>
          <w:bCs/>
        </w:rPr>
        <w:t xml:space="preserve"> falta el campo </w:t>
      </w:r>
      <w:r w:rsidRPr="00B24C5D">
        <w:rPr>
          <w:rFonts w:cs="Arial"/>
          <w:b/>
          <w:bCs/>
        </w:rPr>
        <w:t>·</w:t>
      </w:r>
      <w:r w:rsidRPr="00B24C5D">
        <w:rPr>
          <w:b/>
          <w:bCs/>
        </w:rPr>
        <w:t xml:space="preserve"> {"</w:t>
      </w:r>
      <w:proofErr w:type="spellStart"/>
      <w:r w:rsidRPr="00B24C5D">
        <w:rPr>
          <w:b/>
          <w:bCs/>
        </w:rPr>
        <w:t>destination_city</w:t>
      </w:r>
      <w:proofErr w:type="spellEnd"/>
      <w:r w:rsidRPr="00B24C5D">
        <w:rPr>
          <w:b/>
          <w:bCs/>
        </w:rPr>
        <w:t xml:space="preserve">": 123} </w:t>
      </w:r>
      <w:r w:rsidRPr="00B24C5D">
        <w:rPr>
          <w:rFonts w:ascii="Segoe UI Emoji" w:hAnsi="Segoe UI Emoji" w:cs="Segoe UI Emoji"/>
          <w:b/>
          <w:bCs/>
        </w:rPr>
        <w:t>❌</w:t>
      </w:r>
      <w:r w:rsidRPr="00B24C5D">
        <w:rPr>
          <w:b/>
          <w:bCs/>
        </w:rPr>
        <w:t xml:space="preserve"> </w:t>
      </w:r>
      <w:r w:rsidRPr="00B24C5D">
        <w:t>no es texto.</w:t>
      </w:r>
    </w:p>
    <w:p w14:paraId="3B61F411" w14:textId="77777777" w:rsidR="00B24C5D" w:rsidRPr="00B24C5D" w:rsidRDefault="00B24C5D" w:rsidP="00B24C5D">
      <w:r w:rsidRPr="00B24C5D">
        <w:t xml:space="preserve">Y ojo: </w:t>
      </w:r>
      <w:r w:rsidRPr="00B24C5D">
        <w:rPr>
          <w:b/>
          <w:bCs/>
        </w:rPr>
        <w:t>cumplir el esquema no garantiza que el dato sea correcto. "Paris"</w:t>
      </w:r>
      <w:r w:rsidRPr="00B24C5D">
        <w:t xml:space="preserve"> es texto </w:t>
      </w:r>
      <w:proofErr w:type="gramStart"/>
      <w:r w:rsidRPr="00B24C5D">
        <w:t>válido</w:t>
      </w:r>
      <w:proofErr w:type="gramEnd"/>
      <w:r w:rsidRPr="00B24C5D">
        <w:t xml:space="preserve"> aunque el usuario haya pedido Londres.</w:t>
      </w:r>
    </w:p>
    <w:p w14:paraId="1C9E88CC" w14:textId="4C21422B" w:rsidR="00B24C5D" w:rsidRDefault="0038260C" w:rsidP="00E90BE6">
      <w:pPr>
        <w:rPr>
          <w:b/>
          <w:bCs/>
        </w:rPr>
      </w:pPr>
      <w:r w:rsidRPr="0038260C">
        <w:rPr>
          <w:b/>
          <w:bCs/>
          <w:noProof/>
        </w:rPr>
        <w:drawing>
          <wp:inline distT="0" distB="0" distL="0" distR="0" wp14:anchorId="32F4472F" wp14:editId="64CD9EFE">
            <wp:extent cx="6294665" cy="2911092"/>
            <wp:effectExtent l="38100" t="38100" r="30480" b="41910"/>
            <wp:docPr id="892774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74736" name=""/>
                    <pic:cNvPicPr/>
                  </pic:nvPicPr>
                  <pic:blipFill>
                    <a:blip r:embed="rId820"/>
                    <a:stretch>
                      <a:fillRect/>
                    </a:stretch>
                  </pic:blipFill>
                  <pic:spPr>
                    <a:xfrm>
                      <a:off x="0" y="0"/>
                      <a:ext cx="6294665" cy="2911092"/>
                    </a:xfrm>
                    <a:prstGeom prst="rect">
                      <a:avLst/>
                    </a:prstGeom>
                    <a:ln w="38100">
                      <a:solidFill>
                        <a:schemeClr val="tx1"/>
                      </a:solidFill>
                    </a:ln>
                  </pic:spPr>
                </pic:pic>
              </a:graphicData>
            </a:graphic>
          </wp:inline>
        </w:drawing>
      </w:r>
    </w:p>
    <w:p w14:paraId="190AACF1" w14:textId="2B58881F" w:rsidR="0038260C" w:rsidRPr="00350907" w:rsidRDefault="0038260C" w:rsidP="0038260C">
      <w:pPr>
        <w:pStyle w:val="Ttulo4"/>
        <w:rPr>
          <w:b/>
          <w:bCs/>
          <w:sz w:val="24"/>
          <w:highlight w:val="yellow"/>
        </w:rPr>
      </w:pPr>
      <w:r w:rsidRPr="00AE4E93">
        <w:rPr>
          <w:b/>
          <w:bCs/>
          <w:i w:val="0"/>
          <w:iCs w:val="0"/>
          <w:sz w:val="24"/>
          <w:highlight w:val="yellow"/>
        </w:rPr>
        <w:lastRenderedPageBreak/>
        <w:t>2.11.1.</w:t>
      </w:r>
      <w:r>
        <w:rPr>
          <w:b/>
          <w:bCs/>
          <w:i w:val="0"/>
          <w:iCs w:val="0"/>
          <w:sz w:val="24"/>
          <w:highlight w:val="yellow"/>
        </w:rPr>
        <w:t xml:space="preserve">4 </w:t>
      </w:r>
      <w:r w:rsidR="006E7289" w:rsidRPr="006E7289">
        <w:rPr>
          <w:b/>
          <w:bCs/>
          <w:i w:val="0"/>
          <w:iCs w:val="0"/>
          <w:sz w:val="24"/>
          <w:highlight w:val="yellow"/>
        </w:rPr>
        <w:t xml:space="preserve">El experimento del profesor en </w:t>
      </w:r>
      <w:proofErr w:type="spellStart"/>
      <w:r w:rsidR="006E7289" w:rsidRPr="006E7289">
        <w:rPr>
          <w:b/>
          <w:bCs/>
          <w:i w:val="0"/>
          <w:iCs w:val="0"/>
          <w:sz w:val="24"/>
          <w:highlight w:val="yellow"/>
        </w:rPr>
        <w:t>ChatGPT</w:t>
      </w:r>
      <w:proofErr w:type="spellEnd"/>
      <w:r w:rsidR="00350907">
        <w:rPr>
          <w:b/>
          <w:bCs/>
          <w:i w:val="0"/>
          <w:iCs w:val="0"/>
          <w:sz w:val="24"/>
          <w:highlight w:val="yellow"/>
        </w:rPr>
        <w:t xml:space="preserve"> + </w:t>
      </w:r>
      <w:proofErr w:type="spellStart"/>
      <w:r w:rsidR="00350907">
        <w:rPr>
          <w:b/>
          <w:bCs/>
          <w:i w:val="0"/>
          <w:iCs w:val="0"/>
          <w:sz w:val="24"/>
          <w:highlight w:val="yellow"/>
        </w:rPr>
        <w:t>Por que</w:t>
      </w:r>
      <w:proofErr w:type="spellEnd"/>
      <w:r w:rsidR="00350907">
        <w:rPr>
          <w:b/>
          <w:bCs/>
          <w:i w:val="0"/>
          <w:iCs w:val="0"/>
          <w:sz w:val="24"/>
          <w:highlight w:val="yellow"/>
        </w:rPr>
        <w:t xml:space="preserve"> hay que reenviar todo: las llamadas son </w:t>
      </w:r>
      <w:proofErr w:type="spellStart"/>
      <w:r w:rsidR="00350907">
        <w:rPr>
          <w:b/>
          <w:bCs/>
          <w:sz w:val="24"/>
          <w:highlight w:val="yellow"/>
        </w:rPr>
        <w:t>stateless</w:t>
      </w:r>
      <w:proofErr w:type="spellEnd"/>
    </w:p>
    <w:p w14:paraId="1F019756" w14:textId="41A9F695" w:rsidR="006E7289" w:rsidRPr="00597EFC" w:rsidRDefault="00F1532A" w:rsidP="006E7289">
      <w:pPr>
        <w:rPr>
          <w:i/>
          <w:iCs/>
        </w:rPr>
      </w:pPr>
      <w:r w:rsidRPr="00597EFC">
        <w:t xml:space="preserve">Pego un </w:t>
      </w:r>
      <w:proofErr w:type="spellStart"/>
      <w:r w:rsidRPr="00597EFC">
        <w:t>prompt</w:t>
      </w:r>
      <w:proofErr w:type="spellEnd"/>
      <w:r w:rsidRPr="00597EFC">
        <w:t xml:space="preserve"> tipo: “</w:t>
      </w:r>
      <w:r w:rsidRPr="00597EFC">
        <w:rPr>
          <w:i/>
          <w:iCs/>
        </w:rPr>
        <w:t xml:space="preserve">Eres agente de una </w:t>
      </w:r>
      <w:proofErr w:type="spellStart"/>
      <w:r w:rsidRPr="00597EFC">
        <w:rPr>
          <w:i/>
          <w:iCs/>
        </w:rPr>
        <w:t>aeorolinea</w:t>
      </w:r>
      <w:proofErr w:type="spellEnd"/>
      <w:r w:rsidRPr="00597EFC">
        <w:rPr>
          <w:i/>
          <w:iCs/>
        </w:rPr>
        <w:t xml:space="preserve">. Puedes consultar precios: para eso responde con ‘use </w:t>
      </w:r>
      <w:proofErr w:type="spellStart"/>
      <w:r w:rsidRPr="00597EFC">
        <w:rPr>
          <w:i/>
          <w:iCs/>
        </w:rPr>
        <w:t>took</w:t>
      </w:r>
      <w:proofErr w:type="spellEnd"/>
      <w:r w:rsidRPr="00597EFC">
        <w:rPr>
          <w:i/>
          <w:iCs/>
        </w:rPr>
        <w:t xml:space="preserve"> </w:t>
      </w:r>
      <w:proofErr w:type="spellStart"/>
      <w:r w:rsidRPr="00597EFC">
        <w:rPr>
          <w:i/>
          <w:iCs/>
        </w:rPr>
        <w:t>to</w:t>
      </w:r>
      <w:proofErr w:type="spellEnd"/>
      <w:r w:rsidRPr="00597EFC">
        <w:rPr>
          <w:i/>
          <w:iCs/>
        </w:rPr>
        <w:t xml:space="preserve"> </w:t>
      </w:r>
      <w:proofErr w:type="spellStart"/>
      <w:r w:rsidRPr="00597EFC">
        <w:rPr>
          <w:i/>
          <w:iCs/>
        </w:rPr>
        <w:t>get</w:t>
      </w:r>
      <w:proofErr w:type="spellEnd"/>
      <w:r w:rsidRPr="00597EFC">
        <w:rPr>
          <w:i/>
          <w:iCs/>
        </w:rPr>
        <w:t xml:space="preserve"> </w:t>
      </w:r>
      <w:proofErr w:type="spellStart"/>
      <w:r w:rsidRPr="00597EFC">
        <w:rPr>
          <w:i/>
          <w:iCs/>
        </w:rPr>
        <w:t>ticker</w:t>
      </w:r>
      <w:proofErr w:type="spellEnd"/>
      <w:r w:rsidRPr="00597EFC">
        <w:rPr>
          <w:i/>
          <w:iCs/>
        </w:rPr>
        <w:t xml:space="preserve"> </w:t>
      </w:r>
      <w:proofErr w:type="spellStart"/>
      <w:r w:rsidRPr="00597EFC">
        <w:rPr>
          <w:i/>
          <w:iCs/>
        </w:rPr>
        <w:t>price</w:t>
      </w:r>
      <w:proofErr w:type="spellEnd"/>
      <w:r w:rsidRPr="00597EFC">
        <w:rPr>
          <w:i/>
          <w:iCs/>
        </w:rPr>
        <w:t xml:space="preserve"> </w:t>
      </w:r>
      <w:proofErr w:type="spellStart"/>
      <w:r w:rsidRPr="00597EFC">
        <w:rPr>
          <w:i/>
          <w:iCs/>
        </w:rPr>
        <w:t>for</w:t>
      </w:r>
      <w:proofErr w:type="spellEnd"/>
      <w:r w:rsidRPr="00597EFC">
        <w:rPr>
          <w:i/>
          <w:iCs/>
        </w:rPr>
        <w:t xml:space="preserve"> &lt;ciudad&gt;’”, y pregunta por un vuelo a Paris.</w:t>
      </w:r>
    </w:p>
    <w:p w14:paraId="59792EF1" w14:textId="45DB18D5" w:rsidR="0038260C" w:rsidRDefault="00597EFC" w:rsidP="00E90BE6">
      <w:pPr>
        <w:rPr>
          <w:b/>
          <w:bCs/>
        </w:rPr>
      </w:pPr>
      <w:proofErr w:type="spellStart"/>
      <w:r>
        <w:rPr>
          <w:b/>
          <w:bCs/>
        </w:rPr>
        <w:t>ChatGPT</w:t>
      </w:r>
      <w:proofErr w:type="spellEnd"/>
      <w:r>
        <w:rPr>
          <w:b/>
          <w:bCs/>
        </w:rPr>
        <w:t xml:space="preserve"> no contesto el precio: respondió con la petición.</w:t>
      </w:r>
    </w:p>
    <w:tbl>
      <w:tblPr>
        <w:tblStyle w:val="Tablaconcuadrcula4-nfasis4"/>
        <w:tblW w:w="0" w:type="auto"/>
        <w:tblLook w:val="04A0" w:firstRow="1" w:lastRow="0" w:firstColumn="1" w:lastColumn="0" w:noHBand="0" w:noVBand="1"/>
      </w:tblPr>
      <w:tblGrid>
        <w:gridCol w:w="5395"/>
        <w:gridCol w:w="5395"/>
      </w:tblGrid>
      <w:tr w:rsidR="00597EFC" w14:paraId="702185B2" w14:textId="77777777" w:rsidTr="00597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315468B" w14:textId="194FCBDC" w:rsidR="00597EFC" w:rsidRPr="00597EFC" w:rsidRDefault="00597EFC" w:rsidP="00E90BE6">
            <w:pPr>
              <w:rPr>
                <w:b w:val="0"/>
                <w:bCs w:val="0"/>
              </w:rPr>
            </w:pPr>
            <w:r>
              <w:rPr>
                <w:b w:val="0"/>
                <w:bCs w:val="0"/>
              </w:rPr>
              <w:t>Demuestra</w:t>
            </w:r>
          </w:p>
        </w:tc>
        <w:tc>
          <w:tcPr>
            <w:tcW w:w="5395" w:type="dxa"/>
          </w:tcPr>
          <w:p w14:paraId="02401991" w14:textId="117F060A" w:rsidR="00597EFC" w:rsidRDefault="00597EFC" w:rsidP="00E90BE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NO demuestra</w:t>
            </w:r>
          </w:p>
        </w:tc>
      </w:tr>
      <w:tr w:rsidR="00597EFC" w14:paraId="1608426D" w14:textId="77777777" w:rsidTr="00597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112FC72" w14:textId="69CC71DD" w:rsidR="00597EFC" w:rsidRPr="00597EFC" w:rsidRDefault="00597EFC" w:rsidP="00E90BE6">
            <w:r>
              <w:t>Que un modelo puede escribir una petición en un formato reconocible si le explicas como</w:t>
            </w:r>
          </w:p>
        </w:tc>
        <w:tc>
          <w:tcPr>
            <w:tcW w:w="5395" w:type="dxa"/>
          </w:tcPr>
          <w:p w14:paraId="606B78DB" w14:textId="7898F01C" w:rsidR="00597EFC" w:rsidRPr="00597EFC" w:rsidRDefault="00597EFC" w:rsidP="00E90BE6">
            <w:pPr>
              <w:cnfStyle w:val="000000100000" w:firstRow="0" w:lastRow="0" w:firstColumn="0" w:lastColumn="0" w:oddVBand="0" w:evenVBand="0" w:oddHBand="1" w:evenHBand="0" w:firstRowFirstColumn="0" w:firstRowLastColumn="0" w:lastRowFirstColumn="0" w:lastRowLastColumn="0"/>
            </w:pPr>
            <w:r>
              <w:t>Que se haya consultado una aerolínea. Para eso tiene que existir una herramienta conectada, ejecutase y devolver un resultado</w:t>
            </w:r>
          </w:p>
        </w:tc>
      </w:tr>
    </w:tbl>
    <w:p w14:paraId="21A51B66" w14:textId="77777777" w:rsidR="00597EFC" w:rsidRDefault="00597EFC" w:rsidP="00E90BE6">
      <w:pPr>
        <w:rPr>
          <w:b/>
          <w:bCs/>
        </w:rPr>
      </w:pPr>
    </w:p>
    <w:p w14:paraId="4828B579" w14:textId="77777777" w:rsidR="00350907" w:rsidRPr="00350907" w:rsidRDefault="00350907" w:rsidP="00350907">
      <w:pPr>
        <w:rPr>
          <w:b/>
          <w:bCs/>
          <w:sz w:val="24"/>
          <w:szCs w:val="28"/>
        </w:rPr>
      </w:pPr>
      <w:r w:rsidRPr="00350907">
        <w:rPr>
          <w:b/>
          <w:bCs/>
          <w:sz w:val="24"/>
          <w:szCs w:val="28"/>
          <w:highlight w:val="yellow"/>
        </w:rPr>
        <w:t xml:space="preserve">1.5 Por qué hay que reenviar todo: las llamadas son </w:t>
      </w:r>
      <w:proofErr w:type="spellStart"/>
      <w:r w:rsidRPr="00350907">
        <w:rPr>
          <w:b/>
          <w:bCs/>
          <w:i/>
          <w:iCs/>
          <w:sz w:val="24"/>
          <w:szCs w:val="28"/>
          <w:highlight w:val="yellow"/>
        </w:rPr>
        <w:t>stateless</w:t>
      </w:r>
      <w:proofErr w:type="spellEnd"/>
    </w:p>
    <w:p w14:paraId="6267EDB3" w14:textId="305B90BC" w:rsidR="00350907" w:rsidRDefault="00350907" w:rsidP="00E90BE6">
      <w:r>
        <w:t xml:space="preserve">Cada llamada a la API es independiente: el modelo </w:t>
      </w:r>
      <w:r>
        <w:rPr>
          <w:b/>
          <w:bCs/>
        </w:rPr>
        <w:t xml:space="preserve">no recuerda </w:t>
      </w:r>
      <w:r>
        <w:t xml:space="preserve">la anterior. Por eso en la segunda llamada reenviar el historial </w:t>
      </w:r>
      <w:r w:rsidR="001F298D">
        <w:rPr>
          <w:b/>
          <w:bCs/>
        </w:rPr>
        <w:t>más</w:t>
      </w:r>
      <w:r>
        <w:rPr>
          <w:b/>
          <w:bCs/>
        </w:rPr>
        <w:t xml:space="preserve"> </w:t>
      </w:r>
      <w:r>
        <w:t xml:space="preserve">la petición del modelo </w:t>
      </w:r>
      <w:proofErr w:type="spellStart"/>
      <w:r>
        <w:rPr>
          <w:b/>
          <w:bCs/>
        </w:rPr>
        <w:t>mas</w:t>
      </w:r>
      <w:proofErr w:type="spellEnd"/>
      <w:r>
        <w:rPr>
          <w:b/>
          <w:bCs/>
        </w:rPr>
        <w:t xml:space="preserve"> </w:t>
      </w:r>
      <w:r>
        <w:t xml:space="preserve">el resultado. </w:t>
      </w:r>
      <w:r w:rsidR="001F298D">
        <w:t>Es la misma “ilusión de memoria” de la semana 1, ahora con dos tipos de mensaje nuevos.</w:t>
      </w:r>
    </w:p>
    <w:p w14:paraId="53CE2BFA" w14:textId="77777777" w:rsidR="001F298D" w:rsidRDefault="001F298D" w:rsidP="00E90BE6"/>
    <w:p w14:paraId="76A460D5" w14:textId="77777777" w:rsidR="00087BAD" w:rsidRDefault="00087BAD" w:rsidP="00E90BE6"/>
    <w:p w14:paraId="43F8CAE6" w14:textId="3A8CA9E1" w:rsidR="00087BAD" w:rsidRDefault="00087BAD">
      <w:r>
        <w:br w:type="page"/>
      </w:r>
    </w:p>
    <w:p w14:paraId="4B2B700F" w14:textId="5B317416" w:rsidR="00087BAD" w:rsidRDefault="00087BAD" w:rsidP="00087BAD">
      <w:pPr>
        <w:pStyle w:val="Ttulo3"/>
        <w:rPr>
          <w:b/>
          <w:bCs/>
          <w:sz w:val="24"/>
          <w:szCs w:val="24"/>
          <w:highlight w:val="yellow"/>
        </w:rPr>
      </w:pPr>
      <w:bookmarkStart w:id="165" w:name="_Toc243791254"/>
      <w:r w:rsidRPr="00D17A45">
        <w:rPr>
          <w:b/>
          <w:bCs/>
          <w:sz w:val="24"/>
          <w:szCs w:val="24"/>
          <w:highlight w:val="yellow"/>
        </w:rPr>
        <w:lastRenderedPageBreak/>
        <w:t>2.11.</w:t>
      </w:r>
      <w:r>
        <w:rPr>
          <w:b/>
          <w:bCs/>
          <w:sz w:val="24"/>
          <w:szCs w:val="24"/>
          <w:highlight w:val="yellow"/>
        </w:rPr>
        <w:t xml:space="preserve">2 </w:t>
      </w:r>
      <w:r w:rsidR="002F09C8">
        <w:rPr>
          <w:b/>
          <w:bCs/>
          <w:sz w:val="24"/>
          <w:szCs w:val="24"/>
          <w:highlight w:val="yellow"/>
        </w:rPr>
        <w:t xml:space="preserve">video 2- </w:t>
      </w:r>
      <w:r>
        <w:rPr>
          <w:b/>
          <w:bCs/>
          <w:sz w:val="24"/>
          <w:szCs w:val="24"/>
          <w:highlight w:val="yellow"/>
        </w:rPr>
        <w:t>Para que sirven las herramientas</w:t>
      </w:r>
      <w:bookmarkEnd w:id="165"/>
    </w:p>
    <w:p w14:paraId="19227A8C" w14:textId="4E9EE85F" w:rsidR="00087BAD" w:rsidRDefault="0011701D" w:rsidP="00087BAD">
      <w:pPr>
        <w:rPr>
          <w:highlight w:val="yellow"/>
        </w:rPr>
      </w:pPr>
      <w:r w:rsidRPr="0011701D">
        <w:rPr>
          <w:noProof/>
        </w:rPr>
        <w:drawing>
          <wp:inline distT="0" distB="0" distL="0" distR="0" wp14:anchorId="41456F6F" wp14:editId="3A12829F">
            <wp:extent cx="5630333" cy="3023176"/>
            <wp:effectExtent l="38100" t="38100" r="27940" b="44450"/>
            <wp:docPr id="1042120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20837" name=""/>
                    <pic:cNvPicPr/>
                  </pic:nvPicPr>
                  <pic:blipFill>
                    <a:blip r:embed="rId821"/>
                    <a:stretch>
                      <a:fillRect/>
                    </a:stretch>
                  </pic:blipFill>
                  <pic:spPr>
                    <a:xfrm>
                      <a:off x="0" y="0"/>
                      <a:ext cx="5636566" cy="3026523"/>
                    </a:xfrm>
                    <a:prstGeom prst="rect">
                      <a:avLst/>
                    </a:prstGeom>
                    <a:ln w="38100">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3596"/>
        <w:gridCol w:w="3597"/>
        <w:gridCol w:w="3597"/>
      </w:tblGrid>
      <w:tr w:rsidR="0011701D" w14:paraId="364C1E72" w14:textId="77777777" w:rsidTr="001170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E9A7632" w14:textId="4F54EF08" w:rsidR="0011701D" w:rsidRPr="0011701D" w:rsidRDefault="0011701D" w:rsidP="00087BAD">
            <w:pPr>
              <w:rPr>
                <w:b w:val="0"/>
                <w:bCs w:val="0"/>
              </w:rPr>
            </w:pPr>
            <w:r w:rsidRPr="0011701D">
              <w:rPr>
                <w:b w:val="0"/>
                <w:bCs w:val="0"/>
              </w:rPr>
              <w:t>Uso (según la imagen)</w:t>
            </w:r>
          </w:p>
        </w:tc>
        <w:tc>
          <w:tcPr>
            <w:tcW w:w="3597" w:type="dxa"/>
          </w:tcPr>
          <w:p w14:paraId="06B54524" w14:textId="3BC74AD1" w:rsidR="0011701D" w:rsidRPr="0011701D" w:rsidRDefault="0011701D" w:rsidP="00087BAD">
            <w:pPr>
              <w:cnfStyle w:val="100000000000" w:firstRow="1" w:lastRow="0" w:firstColumn="0" w:lastColumn="0" w:oddVBand="0" w:evenVBand="0" w:oddHBand="0" w:evenHBand="0" w:firstRowFirstColumn="0" w:firstRowLastColumn="0" w:lastRowFirstColumn="0" w:lastRowLastColumn="0"/>
              <w:rPr>
                <w:b w:val="0"/>
                <w:bCs w:val="0"/>
              </w:rPr>
            </w:pPr>
            <w:r w:rsidRPr="0011701D">
              <w:rPr>
                <w:b w:val="0"/>
                <w:bCs w:val="0"/>
              </w:rPr>
              <w:t>Qué hace la herramienta</w:t>
            </w:r>
          </w:p>
        </w:tc>
        <w:tc>
          <w:tcPr>
            <w:tcW w:w="3597" w:type="dxa"/>
          </w:tcPr>
          <w:p w14:paraId="732A3BFC" w14:textId="6961F761" w:rsidR="0011701D" w:rsidRPr="0011701D" w:rsidRDefault="0011701D" w:rsidP="00087BAD">
            <w:pPr>
              <w:cnfStyle w:val="100000000000" w:firstRow="1" w:lastRow="0" w:firstColumn="0" w:lastColumn="0" w:oddVBand="0" w:evenVBand="0" w:oddHBand="0" w:evenHBand="0" w:firstRowFirstColumn="0" w:firstRowLastColumn="0" w:lastRowFirstColumn="0" w:lastRowLastColumn="0"/>
              <w:rPr>
                <w:b w:val="0"/>
                <w:bCs w:val="0"/>
              </w:rPr>
            </w:pPr>
            <w:r w:rsidRPr="0011701D">
              <w:rPr>
                <w:b w:val="0"/>
                <w:bCs w:val="0"/>
              </w:rPr>
              <w:t>Ejemplo práctico</w:t>
            </w:r>
          </w:p>
        </w:tc>
      </w:tr>
      <w:tr w:rsidR="0011701D" w14:paraId="50B10073" w14:textId="77777777" w:rsidTr="00117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138C479" w14:textId="4194AEF2" w:rsidR="0011701D" w:rsidRPr="0011701D" w:rsidRDefault="00647AFF" w:rsidP="00087BAD">
            <w:r w:rsidRPr="00647AFF">
              <w:t>Traer datos o contexto</w:t>
            </w:r>
          </w:p>
        </w:tc>
        <w:tc>
          <w:tcPr>
            <w:tcW w:w="3597" w:type="dxa"/>
          </w:tcPr>
          <w:p w14:paraId="19D60D42" w14:textId="5DD649C8" w:rsidR="0011701D" w:rsidRPr="00647AFF" w:rsidRDefault="00647AFF" w:rsidP="00087BAD">
            <w:pPr>
              <w:cnfStyle w:val="000000100000" w:firstRow="0" w:lastRow="0" w:firstColumn="0" w:lastColumn="0" w:oddVBand="0" w:evenVBand="0" w:oddHBand="1" w:evenHBand="0" w:firstRowFirstColumn="0" w:firstRowLastColumn="0" w:lastRowFirstColumn="0" w:lastRowLastColumn="0"/>
            </w:pPr>
            <w:r>
              <w:t xml:space="preserve">Consultar una </w:t>
            </w:r>
            <w:proofErr w:type="spellStart"/>
            <w:r>
              <w:t>bd</w:t>
            </w:r>
            <w:proofErr w:type="spellEnd"/>
            <w:r>
              <w:t>, API o documentos y mete el dato en la conversación</w:t>
            </w:r>
          </w:p>
        </w:tc>
        <w:tc>
          <w:tcPr>
            <w:tcW w:w="3597" w:type="dxa"/>
          </w:tcPr>
          <w:p w14:paraId="43C75267" w14:textId="0257AEB0" w:rsidR="0011701D" w:rsidRPr="0011701D" w:rsidRDefault="00CC5553" w:rsidP="00087BAD">
            <w:pPr>
              <w:cnfStyle w:val="000000100000" w:firstRow="0" w:lastRow="0" w:firstColumn="0" w:lastColumn="0" w:oddVBand="0" w:evenVBand="0" w:oddHBand="1" w:evenHBand="0" w:firstRowFirstColumn="0" w:firstRowLastColumn="0" w:lastRowFirstColumn="0" w:lastRowLastColumn="0"/>
            </w:pPr>
            <w:proofErr w:type="spellStart"/>
            <w:r w:rsidRPr="00CC5553">
              <w:rPr>
                <w:b/>
                <w:bCs/>
              </w:rPr>
              <w:t>get_</w:t>
            </w:r>
            <w:proofErr w:type="gramStart"/>
            <w:r w:rsidRPr="00CC5553">
              <w:rPr>
                <w:b/>
                <w:bCs/>
              </w:rPr>
              <w:t>ticket</w:t>
            </w:r>
            <w:proofErr w:type="gramEnd"/>
            <w:r w:rsidRPr="00CC5553">
              <w:rPr>
                <w:b/>
                <w:bCs/>
              </w:rPr>
              <w:t>_price</w:t>
            </w:r>
            <w:proofErr w:type="spellEnd"/>
            <w:r w:rsidRPr="00CC5553">
              <w:rPr>
                <w:b/>
                <w:bCs/>
              </w:rPr>
              <w:t>("London")</w:t>
            </w:r>
            <w:r w:rsidRPr="00CC5553">
              <w:t xml:space="preserve"> lee </w:t>
            </w:r>
            <w:proofErr w:type="spellStart"/>
            <w:r w:rsidRPr="00CC5553">
              <w:rPr>
                <w:b/>
                <w:bCs/>
              </w:rPr>
              <w:t>prices.db</w:t>
            </w:r>
            <w:proofErr w:type="spellEnd"/>
            <w:r w:rsidRPr="00CC5553">
              <w:t xml:space="preserve"> y devuelve $799</w:t>
            </w:r>
          </w:p>
        </w:tc>
      </w:tr>
      <w:tr w:rsidR="0011701D" w14:paraId="79316C09" w14:textId="77777777" w:rsidTr="0011701D">
        <w:tc>
          <w:tcPr>
            <w:cnfStyle w:val="001000000000" w:firstRow="0" w:lastRow="0" w:firstColumn="1" w:lastColumn="0" w:oddVBand="0" w:evenVBand="0" w:oddHBand="0" w:evenHBand="0" w:firstRowFirstColumn="0" w:firstRowLastColumn="0" w:lastRowFirstColumn="0" w:lastRowLastColumn="0"/>
            <w:tcW w:w="3596" w:type="dxa"/>
          </w:tcPr>
          <w:p w14:paraId="316B1D1C" w14:textId="4266A040" w:rsidR="0011701D" w:rsidRPr="00CC5553" w:rsidRDefault="00CC5553" w:rsidP="00087BAD">
            <w:pPr>
              <w:rPr>
                <w:b w:val="0"/>
                <w:bCs w:val="0"/>
              </w:rPr>
            </w:pPr>
            <w:r w:rsidRPr="00CC5553">
              <w:t>Tomar acciones</w:t>
            </w:r>
            <w:r w:rsidRPr="00CC5553">
              <w:rPr>
                <w:b w:val="0"/>
                <w:bCs w:val="0"/>
              </w:rPr>
              <w:t xml:space="preserve"> (reservar una reunión)</w:t>
            </w:r>
          </w:p>
        </w:tc>
        <w:tc>
          <w:tcPr>
            <w:tcW w:w="3597" w:type="dxa"/>
          </w:tcPr>
          <w:p w14:paraId="75489322" w14:textId="755DA79E" w:rsidR="0011701D" w:rsidRPr="00CC5553" w:rsidRDefault="00CC5553" w:rsidP="00087BAD">
            <w:pPr>
              <w:cnfStyle w:val="000000000000" w:firstRow="0" w:lastRow="0" w:firstColumn="0" w:lastColumn="0" w:oddVBand="0" w:evenVBand="0" w:oddHBand="0" w:evenHBand="0" w:firstRowFirstColumn="0" w:firstRowLastColumn="0" w:lastRowFirstColumn="0" w:lastRowLastColumn="0"/>
            </w:pPr>
            <w:r w:rsidRPr="00CC5553">
              <w:t>Cambia algo en el mundo real</w:t>
            </w:r>
          </w:p>
        </w:tc>
        <w:tc>
          <w:tcPr>
            <w:tcW w:w="3597" w:type="dxa"/>
          </w:tcPr>
          <w:p w14:paraId="7C4188FE" w14:textId="0C60F17F" w:rsidR="0011701D" w:rsidRPr="00AA2F65" w:rsidRDefault="00AA2F65" w:rsidP="00087BAD">
            <w:pPr>
              <w:cnfStyle w:val="000000000000" w:firstRow="0" w:lastRow="0" w:firstColumn="0" w:lastColumn="0" w:oddVBand="0" w:evenVBand="0" w:oddHBand="0" w:evenHBand="0" w:firstRowFirstColumn="0" w:firstRowLastColumn="0" w:lastRowFirstColumn="0" w:lastRowLastColumn="0"/>
            </w:pPr>
            <w:proofErr w:type="spellStart"/>
            <w:r w:rsidRPr="00AA2F65">
              <w:rPr>
                <w:b/>
                <w:bCs/>
              </w:rPr>
              <w:t>book_</w:t>
            </w:r>
            <w:proofErr w:type="gramStart"/>
            <w:r w:rsidRPr="00AA2F65">
              <w:rPr>
                <w:b/>
                <w:bCs/>
              </w:rPr>
              <w:t>flight</w:t>
            </w:r>
            <w:proofErr w:type="spellEnd"/>
            <w:r w:rsidRPr="00AA2F65">
              <w:rPr>
                <w:b/>
                <w:bCs/>
              </w:rPr>
              <w:t>(</w:t>
            </w:r>
            <w:proofErr w:type="spellStart"/>
            <w:proofErr w:type="gramEnd"/>
            <w:r w:rsidRPr="00AA2F65">
              <w:rPr>
                <w:b/>
                <w:bCs/>
              </w:rPr>
              <w:t>city</w:t>
            </w:r>
            <w:proofErr w:type="spellEnd"/>
            <w:r w:rsidRPr="00AA2F65">
              <w:rPr>
                <w:b/>
                <w:bCs/>
              </w:rPr>
              <w:t>, date)</w:t>
            </w:r>
            <w:r w:rsidRPr="00AA2F65">
              <w:t xml:space="preserve"> crearía una reserva. En el notebook solo existe </w:t>
            </w:r>
            <w:proofErr w:type="spellStart"/>
            <w:r w:rsidRPr="00AA2F65">
              <w:rPr>
                <w:b/>
                <w:bCs/>
              </w:rPr>
              <w:t>set_</w:t>
            </w:r>
            <w:proofErr w:type="gramStart"/>
            <w:r w:rsidRPr="00AA2F65">
              <w:rPr>
                <w:b/>
                <w:bCs/>
              </w:rPr>
              <w:t>ticket</w:t>
            </w:r>
            <w:proofErr w:type="gramEnd"/>
            <w:r w:rsidRPr="00AA2F65">
              <w:rPr>
                <w:b/>
                <w:bCs/>
              </w:rPr>
              <w:t>_price</w:t>
            </w:r>
            <w:proofErr w:type="spellEnd"/>
            <w:r w:rsidRPr="00AA2F65">
              <w:t xml:space="preserve"> (el ejercicio)</w:t>
            </w:r>
          </w:p>
        </w:tc>
      </w:tr>
      <w:tr w:rsidR="0011701D" w14:paraId="5ABAB302" w14:textId="77777777" w:rsidTr="00117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80A8788" w14:textId="1EA20253" w:rsidR="0011701D" w:rsidRPr="00AA2F65" w:rsidRDefault="00AA2F65" w:rsidP="00087BAD">
            <w:r w:rsidRPr="00AA2F65">
              <w:t>Calcular o ejecuta código</w:t>
            </w:r>
          </w:p>
        </w:tc>
        <w:tc>
          <w:tcPr>
            <w:tcW w:w="3597" w:type="dxa"/>
          </w:tcPr>
          <w:p w14:paraId="1CB8B949" w14:textId="77777777" w:rsidR="0011701D" w:rsidRDefault="00AA2F65" w:rsidP="00087BAD">
            <w:pPr>
              <w:cnfStyle w:val="000000100000" w:firstRow="0" w:lastRow="0" w:firstColumn="0" w:lastColumn="0" w:oddVBand="0" w:evenVBand="0" w:oddHBand="1" w:evenHBand="0" w:firstRowFirstColumn="0" w:firstRowLastColumn="0" w:lastRowFirstColumn="0" w:lastRowLastColumn="0"/>
            </w:pPr>
            <w:r w:rsidRPr="00AA2F65">
              <w:t>Hace lo que</w:t>
            </w:r>
            <w:r w:rsidR="0051787C">
              <w:t xml:space="preserve"> un LLM no garantiza: </w:t>
            </w:r>
            <w:r w:rsidR="0051787C">
              <w:rPr>
                <w:b/>
                <w:bCs/>
              </w:rPr>
              <w:t xml:space="preserve">aritmética exacta </w:t>
            </w:r>
            <w:r w:rsidR="0051787C">
              <w:t xml:space="preserve">(sobre con números largos) y </w:t>
            </w:r>
            <w:r w:rsidR="0051787C">
              <w:rPr>
                <w:b/>
                <w:bCs/>
              </w:rPr>
              <w:t xml:space="preserve">correr </w:t>
            </w:r>
            <w:r w:rsidR="0051787C">
              <w:t xml:space="preserve">código. </w:t>
            </w:r>
          </w:p>
          <w:p w14:paraId="46FE6CC2" w14:textId="60624EED" w:rsidR="00581F49" w:rsidRPr="0051787C" w:rsidRDefault="00581F49" w:rsidP="00087BAD">
            <w:pPr>
              <w:cnfStyle w:val="000000100000" w:firstRow="0" w:lastRow="0" w:firstColumn="0" w:lastColumn="0" w:oddVBand="0" w:evenVBand="0" w:oddHBand="1" w:evenHBand="0" w:firstRowFirstColumn="0" w:firstRowLastColumn="0" w:lastRowFirstColumn="0" w:lastRowLastColumn="0"/>
            </w:pPr>
            <w:r>
              <w:t>El LLM decide que calcular o escribe el código; la herramienta lo ejecuta</w:t>
            </w:r>
          </w:p>
        </w:tc>
        <w:tc>
          <w:tcPr>
            <w:tcW w:w="3597" w:type="dxa"/>
          </w:tcPr>
          <w:p w14:paraId="299F2E29" w14:textId="0AB0DF9B" w:rsidR="0011701D" w:rsidRPr="00FE683F" w:rsidRDefault="00FE683F" w:rsidP="00087BAD">
            <w:pPr>
              <w:cnfStyle w:val="000000100000" w:firstRow="0" w:lastRow="0" w:firstColumn="0" w:lastColumn="0" w:oddVBand="0" w:evenVBand="0" w:oddHBand="1" w:evenHBand="0" w:firstRowFirstColumn="0" w:firstRowLastColumn="0" w:lastRowFirstColumn="0" w:lastRowLastColumn="0"/>
              <w:rPr>
                <w:b/>
                <w:bCs/>
              </w:rPr>
            </w:pPr>
            <w:proofErr w:type="spellStart"/>
            <w:r w:rsidRPr="00FE683F">
              <w:rPr>
                <w:b/>
                <w:bCs/>
              </w:rPr>
              <w:t>calculate_</w:t>
            </w:r>
            <w:proofErr w:type="gramStart"/>
            <w:r w:rsidRPr="00FE683F">
              <w:rPr>
                <w:b/>
                <w:bCs/>
              </w:rPr>
              <w:t>total</w:t>
            </w:r>
            <w:proofErr w:type="spellEnd"/>
            <w:r w:rsidRPr="00FE683F">
              <w:rPr>
                <w:b/>
                <w:bCs/>
              </w:rPr>
              <w:t>(</w:t>
            </w:r>
            <w:proofErr w:type="gramEnd"/>
            <w:r w:rsidRPr="00FE683F">
              <w:rPr>
                <w:b/>
                <w:bCs/>
              </w:rPr>
              <w:t>799, 899) → 1698</w:t>
            </w:r>
          </w:p>
        </w:tc>
      </w:tr>
      <w:tr w:rsidR="00FE683F" w14:paraId="506EF241" w14:textId="77777777" w:rsidTr="0011701D">
        <w:tc>
          <w:tcPr>
            <w:cnfStyle w:val="001000000000" w:firstRow="0" w:lastRow="0" w:firstColumn="1" w:lastColumn="0" w:oddVBand="0" w:evenVBand="0" w:oddHBand="0" w:evenHBand="0" w:firstRowFirstColumn="0" w:firstRowLastColumn="0" w:lastRowFirstColumn="0" w:lastRowLastColumn="0"/>
            <w:tcW w:w="3596" w:type="dxa"/>
          </w:tcPr>
          <w:p w14:paraId="59B7FFA3" w14:textId="6A67A59F" w:rsidR="00FE683F" w:rsidRPr="00FE683F" w:rsidRDefault="00FE683F" w:rsidP="00087BAD">
            <w:proofErr w:type="spellStart"/>
            <w:r>
              <w:t>Modidicar</w:t>
            </w:r>
            <w:proofErr w:type="spellEnd"/>
            <w:r>
              <w:t xml:space="preserve"> la interfaz</w:t>
            </w:r>
          </w:p>
        </w:tc>
        <w:tc>
          <w:tcPr>
            <w:tcW w:w="3597" w:type="dxa"/>
          </w:tcPr>
          <w:p w14:paraId="02D703D5" w14:textId="490BFF5B" w:rsidR="00FE683F" w:rsidRPr="00FE683F" w:rsidRDefault="00FE683F" w:rsidP="00087BAD">
            <w:pPr>
              <w:cnfStyle w:val="000000000000" w:firstRow="0" w:lastRow="0" w:firstColumn="0" w:lastColumn="0" w:oddVBand="0" w:evenVBand="0" w:oddHBand="0" w:evenHBand="0" w:firstRowFirstColumn="0" w:firstRowLastColumn="0" w:lastRowFirstColumn="0" w:lastRowLastColumn="0"/>
            </w:pPr>
            <w:r>
              <w:t xml:space="preserve">El modelo pide, </w:t>
            </w:r>
            <w:r>
              <w:rPr>
                <w:b/>
                <w:bCs/>
              </w:rPr>
              <w:t xml:space="preserve">tu código </w:t>
            </w:r>
            <w:r>
              <w:t>dibuja</w:t>
            </w:r>
          </w:p>
        </w:tc>
        <w:tc>
          <w:tcPr>
            <w:tcW w:w="3597" w:type="dxa"/>
          </w:tcPr>
          <w:p w14:paraId="0DBAC046" w14:textId="233729B0" w:rsidR="00FE683F" w:rsidRPr="00FE683F" w:rsidRDefault="00FE683F" w:rsidP="00087BAD">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FE683F">
              <w:rPr>
                <w:b/>
                <w:bCs/>
              </w:rPr>
              <w:t>show</w:t>
            </w:r>
            <w:proofErr w:type="gramEnd"/>
            <w:r w:rsidRPr="00FE683F">
              <w:rPr>
                <w:b/>
                <w:bCs/>
              </w:rPr>
              <w:t>_sales_chart</w:t>
            </w:r>
            <w:proofErr w:type="spellEnd"/>
            <w:r w:rsidRPr="00FE683F">
              <w:rPr>
                <w:b/>
                <w:bCs/>
              </w:rPr>
              <w:t>(data)</w:t>
            </w:r>
            <w:r w:rsidRPr="00FE683F">
              <w:t xml:space="preserve"> genera un gráfico en pantalla</w:t>
            </w:r>
          </w:p>
        </w:tc>
      </w:tr>
      <w:tr w:rsidR="00FE683F" w14:paraId="3AD81C08" w14:textId="77777777" w:rsidTr="00117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8B38013" w14:textId="66B603A9" w:rsidR="00FE683F" w:rsidRPr="00FE683F" w:rsidRDefault="00FE683F" w:rsidP="00087BAD">
            <w:pPr>
              <w:rPr>
                <w:b w:val="0"/>
                <w:bCs w:val="0"/>
              </w:rPr>
            </w:pPr>
            <w:r>
              <w:t xml:space="preserve">Llamar a otro LLM </w:t>
            </w:r>
            <w:r>
              <w:rPr>
                <w:b w:val="0"/>
                <w:bCs w:val="0"/>
              </w:rPr>
              <w:t>(agentica)</w:t>
            </w:r>
          </w:p>
        </w:tc>
        <w:tc>
          <w:tcPr>
            <w:tcW w:w="3597" w:type="dxa"/>
          </w:tcPr>
          <w:p w14:paraId="79454492" w14:textId="71129F97" w:rsidR="00FE683F" w:rsidRDefault="00FE683F" w:rsidP="00087BAD">
            <w:pPr>
              <w:cnfStyle w:val="000000100000" w:firstRow="0" w:lastRow="0" w:firstColumn="0" w:lastColumn="0" w:oddVBand="0" w:evenVBand="0" w:oddHBand="1" w:evenHBand="0" w:firstRowFirstColumn="0" w:firstRowLastColumn="0" w:lastRowFirstColumn="0" w:lastRowLastColumn="0"/>
            </w:pPr>
            <w:r>
              <w:t>Una herramienta que a su vez llama a un modelo</w:t>
            </w:r>
          </w:p>
        </w:tc>
        <w:tc>
          <w:tcPr>
            <w:tcW w:w="3597" w:type="dxa"/>
          </w:tcPr>
          <w:p w14:paraId="716495EA" w14:textId="46098D03" w:rsidR="00FE683F" w:rsidRPr="00FE683F" w:rsidRDefault="00131068" w:rsidP="00087BAD">
            <w:pPr>
              <w:cnfStyle w:val="000000100000" w:firstRow="0" w:lastRow="0" w:firstColumn="0" w:lastColumn="0" w:oddVBand="0" w:evenVBand="0" w:oddHBand="1" w:evenHBand="0" w:firstRowFirstColumn="0" w:firstRowLastColumn="0" w:lastRowFirstColumn="0" w:lastRowLastColumn="0"/>
              <w:rPr>
                <w:b/>
                <w:bCs/>
              </w:rPr>
            </w:pPr>
            <w:proofErr w:type="spellStart"/>
            <w:r w:rsidRPr="00131068">
              <w:rPr>
                <w:b/>
                <w:bCs/>
              </w:rPr>
              <w:t>revisar_respuesta</w:t>
            </w:r>
            <w:proofErr w:type="spellEnd"/>
            <w:r w:rsidRPr="00131068">
              <w:rPr>
                <w:b/>
                <w:bCs/>
              </w:rPr>
              <w:t xml:space="preserve">(texto) </w:t>
            </w:r>
            <w:r w:rsidRPr="00131068">
              <w:t>envía el texto a otro modelo</w:t>
            </w:r>
          </w:p>
        </w:tc>
      </w:tr>
      <w:tr w:rsidR="00131068" w14:paraId="7265BCB9" w14:textId="77777777" w:rsidTr="0011701D">
        <w:tc>
          <w:tcPr>
            <w:cnfStyle w:val="001000000000" w:firstRow="0" w:lastRow="0" w:firstColumn="1" w:lastColumn="0" w:oddVBand="0" w:evenVBand="0" w:oddHBand="0" w:evenHBand="0" w:firstRowFirstColumn="0" w:firstRowLastColumn="0" w:lastRowFirstColumn="0" w:lastRowLastColumn="0"/>
            <w:tcW w:w="3596" w:type="dxa"/>
          </w:tcPr>
          <w:p w14:paraId="785ACC6A" w14:textId="0F807B97" w:rsidR="00131068" w:rsidRDefault="00131068" w:rsidP="00087BAD">
            <w:r w:rsidRPr="00131068">
              <w:t xml:space="preserve">Lista de tareas </w:t>
            </w:r>
            <w:r w:rsidRPr="00131068">
              <w:rPr>
                <w:b w:val="0"/>
                <w:bCs w:val="0"/>
                <w:i/>
                <w:iCs/>
              </w:rPr>
              <w:t>(</w:t>
            </w:r>
            <w:proofErr w:type="spellStart"/>
            <w:r w:rsidRPr="00131068">
              <w:rPr>
                <w:b w:val="0"/>
                <w:bCs w:val="0"/>
                <w:i/>
                <w:iCs/>
              </w:rPr>
              <w:t>agéntica</w:t>
            </w:r>
            <w:proofErr w:type="spellEnd"/>
            <w:r w:rsidRPr="00131068">
              <w:rPr>
                <w:b w:val="0"/>
                <w:bCs w:val="0"/>
                <w:i/>
                <w:iCs/>
              </w:rPr>
              <w:t>)</w:t>
            </w:r>
          </w:p>
        </w:tc>
        <w:tc>
          <w:tcPr>
            <w:tcW w:w="3597" w:type="dxa"/>
          </w:tcPr>
          <w:p w14:paraId="4E60FCB0" w14:textId="4856E1F8" w:rsidR="00131068" w:rsidRDefault="00131068" w:rsidP="00087BAD">
            <w:pPr>
              <w:cnfStyle w:val="000000000000" w:firstRow="0" w:lastRow="0" w:firstColumn="0" w:lastColumn="0" w:oddVBand="0" w:evenVBand="0" w:oddHBand="0" w:evenHBand="0" w:firstRowFirstColumn="0" w:firstRowLastColumn="0" w:lastRowFirstColumn="0" w:lastRowLastColumn="0"/>
            </w:pPr>
            <w:r>
              <w:t>Permite planificar, marcar, avance y refinar hasta cumplir un criterio</w:t>
            </w:r>
          </w:p>
        </w:tc>
        <w:tc>
          <w:tcPr>
            <w:tcW w:w="3597" w:type="dxa"/>
          </w:tcPr>
          <w:p w14:paraId="79CAC147" w14:textId="2F70C8DC" w:rsidR="00131068" w:rsidRPr="00131068" w:rsidRDefault="00131068" w:rsidP="00087BAD">
            <w:pPr>
              <w:cnfStyle w:val="000000000000" w:firstRow="0" w:lastRow="0" w:firstColumn="0" w:lastColumn="0" w:oddVBand="0" w:evenVBand="0" w:oddHBand="0" w:evenHBand="0" w:firstRowFirstColumn="0" w:firstRowLastColumn="0" w:lastRowFirstColumn="0" w:lastRowLastColumn="0"/>
              <w:rPr>
                <w:b/>
                <w:bCs/>
              </w:rPr>
            </w:pPr>
            <w:proofErr w:type="spellStart"/>
            <w:r w:rsidRPr="00131068">
              <w:rPr>
                <w:b/>
                <w:bCs/>
              </w:rPr>
              <w:t>update_</w:t>
            </w:r>
            <w:proofErr w:type="gramStart"/>
            <w:r w:rsidRPr="00131068">
              <w:rPr>
                <w:b/>
                <w:bCs/>
              </w:rPr>
              <w:t>plan</w:t>
            </w:r>
            <w:proofErr w:type="spellEnd"/>
            <w:r w:rsidRPr="00131068">
              <w:rPr>
                <w:b/>
                <w:bCs/>
              </w:rPr>
              <w:t>(</w:t>
            </w:r>
            <w:proofErr w:type="gramEnd"/>
            <w:r w:rsidRPr="00131068">
              <w:rPr>
                <w:b/>
                <w:bCs/>
              </w:rPr>
              <w:t>step, done)</w:t>
            </w:r>
          </w:p>
        </w:tc>
      </w:tr>
    </w:tbl>
    <w:p w14:paraId="25EC7B8E" w14:textId="77777777" w:rsidR="0011701D" w:rsidRDefault="0011701D" w:rsidP="00087BAD">
      <w:pPr>
        <w:rPr>
          <w:highlight w:val="yellow"/>
        </w:rPr>
      </w:pPr>
    </w:p>
    <w:p w14:paraId="7DA7C3FE" w14:textId="77777777" w:rsidR="00581F49" w:rsidRPr="00581F49" w:rsidRDefault="00581F49" w:rsidP="00581F49">
      <w:pPr>
        <w:rPr>
          <w:b/>
          <w:bCs/>
          <w:sz w:val="24"/>
          <w:szCs w:val="28"/>
        </w:rPr>
      </w:pPr>
      <w:r w:rsidRPr="00581F49">
        <w:rPr>
          <w:b/>
          <w:bCs/>
          <w:sz w:val="24"/>
          <w:szCs w:val="28"/>
        </w:rPr>
        <w:t>¿Quién hace qué cuando hay que calcular o programar?</w:t>
      </w:r>
    </w:p>
    <w:p w14:paraId="14931A31" w14:textId="6468C1B3" w:rsidR="006166E9" w:rsidRDefault="006166E9" w:rsidP="00087BAD">
      <w:pPr>
        <w:rPr>
          <w:b/>
          <w:bCs/>
        </w:rPr>
      </w:pPr>
      <w:r w:rsidRPr="006166E9">
        <w:t xml:space="preserve">Una confusión común: </w:t>
      </w:r>
      <w:r w:rsidRPr="006166E9">
        <w:rPr>
          <w:i/>
          <w:iCs/>
        </w:rPr>
        <w:t xml:space="preserve">“El LLM solo llama a la herramienta y </w:t>
      </w:r>
      <w:proofErr w:type="spellStart"/>
      <w:r w:rsidRPr="006166E9">
        <w:rPr>
          <w:i/>
          <w:iCs/>
        </w:rPr>
        <w:t>supevisa</w:t>
      </w:r>
      <w:proofErr w:type="spellEnd"/>
      <w:r w:rsidRPr="006166E9">
        <w:rPr>
          <w:i/>
          <w:iCs/>
        </w:rPr>
        <w:t xml:space="preserve">”. </w:t>
      </w:r>
      <w:r>
        <w:t xml:space="preserve">No es exacto. Un LLM predice texto (tokens), y eso le alcanza para </w:t>
      </w:r>
      <w:r>
        <w:rPr>
          <w:b/>
          <w:bCs/>
        </w:rPr>
        <w:t xml:space="preserve">escribir </w:t>
      </w:r>
      <w:r>
        <w:t xml:space="preserve">código, pero no para </w:t>
      </w:r>
      <w:r>
        <w:rPr>
          <w:b/>
          <w:bCs/>
        </w:rPr>
        <w:t>ejecutarlo:</w:t>
      </w:r>
    </w:p>
    <w:tbl>
      <w:tblPr>
        <w:tblStyle w:val="Tablaconcuadrcula"/>
        <w:tblW w:w="0" w:type="auto"/>
        <w:tblLook w:val="04A0" w:firstRow="1" w:lastRow="0" w:firstColumn="1" w:lastColumn="0" w:noHBand="0" w:noVBand="1"/>
      </w:tblPr>
      <w:tblGrid>
        <w:gridCol w:w="3596"/>
        <w:gridCol w:w="3597"/>
        <w:gridCol w:w="3597"/>
      </w:tblGrid>
      <w:tr w:rsidR="00291072" w14:paraId="068E0126" w14:textId="77777777" w:rsidTr="00291072">
        <w:tc>
          <w:tcPr>
            <w:tcW w:w="3596" w:type="dxa"/>
          </w:tcPr>
          <w:p w14:paraId="62A42A9A" w14:textId="70083C89" w:rsidR="00291072" w:rsidRPr="00291072" w:rsidRDefault="00291072" w:rsidP="00087BAD">
            <w:pPr>
              <w:rPr>
                <w:b/>
                <w:bCs/>
              </w:rPr>
            </w:pPr>
            <w:r>
              <w:rPr>
                <w:b/>
                <w:bCs/>
              </w:rPr>
              <w:t>Tarea</w:t>
            </w:r>
          </w:p>
        </w:tc>
        <w:tc>
          <w:tcPr>
            <w:tcW w:w="3597" w:type="dxa"/>
          </w:tcPr>
          <w:p w14:paraId="4F0334F4" w14:textId="4A93CFCE" w:rsidR="00291072" w:rsidRPr="00291072" w:rsidRDefault="00291072" w:rsidP="00087BAD">
            <w:pPr>
              <w:rPr>
                <w:b/>
                <w:bCs/>
              </w:rPr>
            </w:pPr>
            <w:r>
              <w:rPr>
                <w:b/>
                <w:bCs/>
              </w:rPr>
              <w:t>Que hace el LLM</w:t>
            </w:r>
          </w:p>
        </w:tc>
        <w:tc>
          <w:tcPr>
            <w:tcW w:w="3597" w:type="dxa"/>
          </w:tcPr>
          <w:p w14:paraId="49135AC5" w14:textId="6BF06163" w:rsidR="00291072" w:rsidRDefault="00291072" w:rsidP="00087BAD">
            <w:pPr>
              <w:rPr>
                <w:b/>
                <w:bCs/>
              </w:rPr>
            </w:pPr>
            <w:r>
              <w:rPr>
                <w:b/>
                <w:bCs/>
              </w:rPr>
              <w:t>Que hace la herramienta</w:t>
            </w:r>
          </w:p>
        </w:tc>
      </w:tr>
      <w:tr w:rsidR="00291072" w14:paraId="25FACD89" w14:textId="77777777" w:rsidTr="00291072">
        <w:tc>
          <w:tcPr>
            <w:tcW w:w="3596" w:type="dxa"/>
          </w:tcPr>
          <w:p w14:paraId="10CED085" w14:textId="3112526F" w:rsidR="00291072" w:rsidRPr="00291072" w:rsidRDefault="00291072" w:rsidP="00087BAD">
            <w:pPr>
              <w:rPr>
                <w:b/>
                <w:bCs/>
              </w:rPr>
            </w:pPr>
            <w:r>
              <w:rPr>
                <w:b/>
                <w:bCs/>
              </w:rPr>
              <w:t>Escribir código</w:t>
            </w:r>
          </w:p>
        </w:tc>
        <w:tc>
          <w:tcPr>
            <w:tcW w:w="3597" w:type="dxa"/>
          </w:tcPr>
          <w:p w14:paraId="69223D41" w14:textId="2100876D" w:rsidR="00291072" w:rsidRPr="00291072" w:rsidRDefault="00291072" w:rsidP="00087BAD">
            <w:r>
              <w:t>Lo hace solo: el código es texto, o sea, tokens</w:t>
            </w:r>
          </w:p>
        </w:tc>
        <w:tc>
          <w:tcPr>
            <w:tcW w:w="3597" w:type="dxa"/>
          </w:tcPr>
          <w:p w14:paraId="6194D6A1" w14:textId="2C36D256" w:rsidR="00291072" w:rsidRPr="00291072" w:rsidRDefault="00291072" w:rsidP="00087BAD">
            <w:r w:rsidRPr="00291072">
              <w:t xml:space="preserve">Nada </w:t>
            </w:r>
          </w:p>
        </w:tc>
      </w:tr>
      <w:tr w:rsidR="00291072" w14:paraId="6A7CACB3" w14:textId="77777777" w:rsidTr="00291072">
        <w:tc>
          <w:tcPr>
            <w:tcW w:w="3596" w:type="dxa"/>
          </w:tcPr>
          <w:p w14:paraId="21ABBB97" w14:textId="79733FFC" w:rsidR="00291072" w:rsidRDefault="009A6453" w:rsidP="00087BAD">
            <w:pPr>
              <w:rPr>
                <w:b/>
                <w:bCs/>
              </w:rPr>
            </w:pPr>
            <w:r>
              <w:rPr>
                <w:b/>
                <w:bCs/>
              </w:rPr>
              <w:t>Ejecutar código</w:t>
            </w:r>
          </w:p>
        </w:tc>
        <w:tc>
          <w:tcPr>
            <w:tcW w:w="3597" w:type="dxa"/>
          </w:tcPr>
          <w:p w14:paraId="544859E2" w14:textId="32DFC9EE" w:rsidR="00291072" w:rsidRPr="009A6453" w:rsidRDefault="009A6453" w:rsidP="00087BAD">
            <w:r>
              <w:t>Escribe el código (o la expresión)</w:t>
            </w:r>
          </w:p>
        </w:tc>
        <w:tc>
          <w:tcPr>
            <w:tcW w:w="3597" w:type="dxa"/>
          </w:tcPr>
          <w:p w14:paraId="76AD1E9F" w14:textId="2C2CF15A" w:rsidR="00291072" w:rsidRPr="006A3B9D" w:rsidRDefault="006A3B9D" w:rsidP="00087BAD">
            <w:r>
              <w:t xml:space="preserve">Lo corre y devuelve el resultado </w:t>
            </w:r>
          </w:p>
        </w:tc>
      </w:tr>
      <w:tr w:rsidR="006A3B9D" w14:paraId="3D45293D" w14:textId="77777777" w:rsidTr="00291072">
        <w:tc>
          <w:tcPr>
            <w:tcW w:w="3596" w:type="dxa"/>
          </w:tcPr>
          <w:p w14:paraId="2CDAD192" w14:textId="7B518813" w:rsidR="006A3B9D" w:rsidRPr="006A3B9D" w:rsidRDefault="006A3B9D" w:rsidP="00087BAD">
            <w:pPr>
              <w:rPr>
                <w:b/>
                <w:bCs/>
              </w:rPr>
            </w:pPr>
            <w:r>
              <w:rPr>
                <w:b/>
                <w:bCs/>
              </w:rPr>
              <w:t>Calculo exacto</w:t>
            </w:r>
          </w:p>
        </w:tc>
        <w:tc>
          <w:tcPr>
            <w:tcW w:w="3597" w:type="dxa"/>
          </w:tcPr>
          <w:p w14:paraId="61A6A973" w14:textId="5B520CC0" w:rsidR="006A3B9D" w:rsidRPr="006A3B9D" w:rsidRDefault="006A3B9D" w:rsidP="00087BAD">
            <w:r>
              <w:t>Entiende que hay que calcular y arma la expresión</w:t>
            </w:r>
          </w:p>
        </w:tc>
        <w:tc>
          <w:tcPr>
            <w:tcW w:w="3597" w:type="dxa"/>
          </w:tcPr>
          <w:p w14:paraId="51BF91B2" w14:textId="560A09E2" w:rsidR="006A3B9D" w:rsidRDefault="006A3B9D" w:rsidP="00087BAD">
            <w:r>
              <w:t>Hace la cuenta</w:t>
            </w:r>
          </w:p>
        </w:tc>
      </w:tr>
    </w:tbl>
    <w:p w14:paraId="0BE6ECC4" w14:textId="77777777" w:rsidR="006166E9" w:rsidRDefault="006166E9" w:rsidP="00087BAD">
      <w:pPr>
        <w:rPr>
          <w:b/>
          <w:bCs/>
        </w:rPr>
      </w:pPr>
    </w:p>
    <w:p w14:paraId="2D47AEE9" w14:textId="6A1BC1F9" w:rsidR="00E2685E" w:rsidRDefault="00E2685E" w:rsidP="00087BAD">
      <w:r>
        <w:lastRenderedPageBreak/>
        <w:t xml:space="preserve">El LLM </w:t>
      </w:r>
      <w:r>
        <w:rPr>
          <w:b/>
          <w:bCs/>
        </w:rPr>
        <w:t xml:space="preserve">escribe </w:t>
      </w:r>
      <w:r>
        <w:t xml:space="preserve">los argumentos o el programa (eso ya es trabajo importante); lo que no hace es </w:t>
      </w:r>
      <w:r>
        <w:rPr>
          <w:b/>
          <w:bCs/>
        </w:rPr>
        <w:t xml:space="preserve">ejecutarlos. </w:t>
      </w:r>
      <w:r>
        <w:t xml:space="preserve">Esta </w:t>
      </w:r>
      <w:r w:rsidR="0068565C">
        <w:t xml:space="preserve">división tiene nombre en investigación: </w:t>
      </w:r>
      <w:r w:rsidR="0068565C">
        <w:rPr>
          <w:b/>
          <w:bCs/>
        </w:rPr>
        <w:t xml:space="preserve">PAL </w:t>
      </w:r>
      <w:r w:rsidR="0068565C">
        <w:t>(</w:t>
      </w:r>
      <w:proofErr w:type="spellStart"/>
      <w:r w:rsidR="0068565C">
        <w:rPr>
          <w:i/>
          <w:iCs/>
        </w:rPr>
        <w:t>Program-aided</w:t>
      </w:r>
      <w:proofErr w:type="spellEnd"/>
      <w:r w:rsidR="0068565C">
        <w:rPr>
          <w:i/>
          <w:iCs/>
        </w:rPr>
        <w:t xml:space="preserve"> </w:t>
      </w:r>
      <w:proofErr w:type="spellStart"/>
      <w:r w:rsidR="0068565C">
        <w:rPr>
          <w:i/>
          <w:iCs/>
        </w:rPr>
        <w:t>Language</w:t>
      </w:r>
      <w:proofErr w:type="spellEnd"/>
      <w:r w:rsidR="0068565C">
        <w:rPr>
          <w:i/>
          <w:iCs/>
        </w:rPr>
        <w:t xml:space="preserve"> </w:t>
      </w:r>
      <w:proofErr w:type="spellStart"/>
      <w:r w:rsidR="0068565C">
        <w:rPr>
          <w:i/>
          <w:iCs/>
        </w:rPr>
        <w:t>Models</w:t>
      </w:r>
      <w:proofErr w:type="spellEnd"/>
      <w:r w:rsidR="0068565C">
        <w:rPr>
          <w:i/>
          <w:iCs/>
        </w:rPr>
        <w:t xml:space="preserve">, ICML 2023). </w:t>
      </w:r>
      <w:r w:rsidR="0068565C">
        <w:t xml:space="preserve">El LLM entiende el problema y escribe el programa en Python, y un </w:t>
      </w:r>
      <w:proofErr w:type="spellStart"/>
      <w:r w:rsidR="00DC433D">
        <w:t>interprete</w:t>
      </w:r>
      <w:proofErr w:type="spellEnd"/>
      <w:r w:rsidR="00DC433D">
        <w:t xml:space="preserve"> resuelve. Con ese enfoque se </w:t>
      </w:r>
      <w:proofErr w:type="spellStart"/>
      <w:r w:rsidR="00DC433D">
        <w:t>supero</w:t>
      </w:r>
      <w:proofErr w:type="spellEnd"/>
      <w:r w:rsidR="00DC433D">
        <w:t xml:space="preserve"> a modelos muchos </w:t>
      </w:r>
      <w:proofErr w:type="spellStart"/>
      <w:r w:rsidR="00DC433D">
        <w:t>mas</w:t>
      </w:r>
      <w:proofErr w:type="spellEnd"/>
      <w:r w:rsidR="00DC433D">
        <w:t xml:space="preserve"> grandes que razonaban solo con texto.</w:t>
      </w:r>
    </w:p>
    <w:p w14:paraId="237E177D" w14:textId="77777777" w:rsidR="00FA5F7E" w:rsidRPr="00FA5F7E" w:rsidRDefault="00FA5F7E" w:rsidP="00FA5F7E">
      <w:r w:rsidRPr="00FA5F7E">
        <w:rPr>
          <w:b/>
          <w:bCs/>
        </w:rPr>
        <w:t>Ejemplo práctico:</w:t>
      </w:r>
      <w:r w:rsidRPr="00FA5F7E">
        <w:t xml:space="preserve"> en la tabla de arriba, </w:t>
      </w:r>
      <w:proofErr w:type="spellStart"/>
      <w:r w:rsidRPr="00FA5F7E">
        <w:rPr>
          <w:b/>
          <w:bCs/>
        </w:rPr>
        <w:t>calculate_</w:t>
      </w:r>
      <w:proofErr w:type="gramStart"/>
      <w:r w:rsidRPr="00FA5F7E">
        <w:rPr>
          <w:b/>
          <w:bCs/>
        </w:rPr>
        <w:t>total</w:t>
      </w:r>
      <w:proofErr w:type="spellEnd"/>
      <w:r w:rsidRPr="00FA5F7E">
        <w:rPr>
          <w:b/>
          <w:bCs/>
        </w:rPr>
        <w:t>(</w:t>
      </w:r>
      <w:proofErr w:type="gramEnd"/>
      <w:r w:rsidRPr="00FA5F7E">
        <w:rPr>
          <w:b/>
          <w:bCs/>
        </w:rPr>
        <w:t>799, 899) → 1698</w:t>
      </w:r>
      <w:r w:rsidRPr="00FA5F7E">
        <w:t xml:space="preserve">. Los números 799 y 899 los saca el LLM de la frase del usuario ("Londres y París"); la suma la hace la función, siempre bien. En cambio, si le pides a un modelo </w:t>
      </w:r>
      <w:r w:rsidRPr="00FA5F7E">
        <w:rPr>
          <w:i/>
          <w:iCs/>
        </w:rPr>
        <w:t>sin herramienta</w:t>
      </w:r>
      <w:r w:rsidRPr="00FA5F7E">
        <w:t xml:space="preserve"> que multiplique </w:t>
      </w:r>
      <w:r w:rsidRPr="00FA5F7E">
        <w:rPr>
          <w:b/>
          <w:bCs/>
        </w:rPr>
        <w:t>48273915 × 6384129</w:t>
      </w:r>
      <w:r w:rsidRPr="00FA5F7E">
        <w:t xml:space="preserve">, puede darte algo que se ve </w:t>
      </w:r>
      <w:proofErr w:type="gramStart"/>
      <w:r w:rsidRPr="00FA5F7E">
        <w:t>creíble</w:t>
      </w:r>
      <w:proofErr w:type="gramEnd"/>
      <w:r w:rsidRPr="00FA5F7E">
        <w:t xml:space="preserve"> pero con algún dígito mal; el resultado correcto es </w:t>
      </w:r>
      <w:r w:rsidRPr="00FA5F7E">
        <w:rPr>
          <w:b/>
          <w:bCs/>
        </w:rPr>
        <w:t>308186900695035</w:t>
      </w:r>
      <w:r w:rsidRPr="00FA5F7E">
        <w:t>.</w:t>
      </w:r>
    </w:p>
    <w:p w14:paraId="6A9B0A0C" w14:textId="77777777" w:rsidR="00C31860" w:rsidRPr="00C31860" w:rsidRDefault="00C31860" w:rsidP="00C31860">
      <w:r w:rsidRPr="00C31860">
        <w:t>Dos matices:</w:t>
      </w:r>
    </w:p>
    <w:p w14:paraId="58DD50E4" w14:textId="12BF18AA" w:rsidR="00C31860" w:rsidRDefault="00C31860" w:rsidP="00C31860">
      <w:pPr>
        <w:pStyle w:val="Prrafodelista"/>
        <w:numPr>
          <w:ilvl w:val="0"/>
          <w:numId w:val="44"/>
        </w:numPr>
      </w:pPr>
      <w:r>
        <w:rPr>
          <w:b/>
          <w:bCs/>
        </w:rPr>
        <w:t xml:space="preserve">Sin herramienta, el LLM igual intenta calcular. </w:t>
      </w:r>
      <w:r>
        <w:t xml:space="preserve">Lo hace “de memoria”, por patrones: </w:t>
      </w:r>
      <w:r w:rsidR="00E03876">
        <w:t xml:space="preserve">con </w:t>
      </w:r>
      <w:proofErr w:type="spellStart"/>
      <w:r w:rsidR="00E03876">
        <w:t>numeris</w:t>
      </w:r>
      <w:proofErr w:type="spellEnd"/>
      <w:r w:rsidR="00E03876">
        <w:t xml:space="preserve"> chicos suele acetar, pero sin garantiza, y su precisión baja al aumentar los dígitos (</w:t>
      </w:r>
      <w:proofErr w:type="spellStart"/>
      <w:r w:rsidR="00E03876">
        <w:t>paper</w:t>
      </w:r>
      <w:proofErr w:type="spellEnd"/>
      <w:r w:rsidR="00E03876">
        <w:t xml:space="preserve"> AI-</w:t>
      </w:r>
      <w:proofErr w:type="spellStart"/>
      <w:r w:rsidR="00E03876">
        <w:t>rithmetic</w:t>
      </w:r>
      <w:proofErr w:type="spellEnd"/>
      <w:r w:rsidR="00E03876">
        <w:t>, ICLR 2026). Por eso no es cierto que “siempre” llam</w:t>
      </w:r>
      <w:r w:rsidR="00F84EF8">
        <w:t>e a una herramienta: solo lo hace si se la diste y decide usarla.</w:t>
      </w:r>
    </w:p>
    <w:p w14:paraId="55EE5148" w14:textId="3F032D12" w:rsidR="00F84EF8" w:rsidRDefault="00F84EF8" w:rsidP="00C31860">
      <w:pPr>
        <w:pStyle w:val="Prrafodelista"/>
        <w:numPr>
          <w:ilvl w:val="0"/>
          <w:numId w:val="44"/>
        </w:numPr>
      </w:pPr>
      <w:r w:rsidRPr="00F84EF8">
        <w:rPr>
          <w:b/>
          <w:bCs/>
        </w:rPr>
        <w:t>"La palabra más probable" es correcto a medias.</w:t>
      </w:r>
      <w:r w:rsidRPr="00F84EF8">
        <w:t xml:space="preserve"> La elección es probabilística, pero está condicionada por todo el contexto: cuando el modelo escribe </w:t>
      </w:r>
      <w:proofErr w:type="spellStart"/>
      <w:r w:rsidRPr="00F84EF8">
        <w:t>calculate_</w:t>
      </w:r>
      <w:proofErr w:type="gramStart"/>
      <w:r w:rsidRPr="00F84EF8">
        <w:t>total</w:t>
      </w:r>
      <w:proofErr w:type="spellEnd"/>
      <w:r w:rsidRPr="00F84EF8">
        <w:t>(</w:t>
      </w:r>
      <w:proofErr w:type="gramEnd"/>
      <w:r w:rsidRPr="00F84EF8">
        <w:t>799, 899), esos números vienen de tu pregunta, no son azar.</w:t>
      </w:r>
    </w:p>
    <w:p w14:paraId="1C79C2E8" w14:textId="77777777" w:rsidR="00B673A7" w:rsidRDefault="00B673A7" w:rsidP="00B673A7"/>
    <w:p w14:paraId="041897BB" w14:textId="77777777" w:rsidR="00B673A7" w:rsidRPr="00B673A7" w:rsidRDefault="00B673A7" w:rsidP="00B673A7">
      <w:r w:rsidRPr="00B673A7">
        <w:t>Otras tres aclaraciones sobre la tabla:</w:t>
      </w:r>
    </w:p>
    <w:p w14:paraId="3E81838D" w14:textId="4B17081B" w:rsidR="00B673A7" w:rsidRDefault="00B673A7" w:rsidP="00B673A7">
      <w:pPr>
        <w:pStyle w:val="Prrafodelista"/>
        <w:numPr>
          <w:ilvl w:val="0"/>
          <w:numId w:val="44"/>
        </w:numPr>
      </w:pPr>
      <w:r>
        <w:rPr>
          <w:b/>
          <w:bCs/>
        </w:rPr>
        <w:t xml:space="preserve">“Ampliar el conocimiento” </w:t>
      </w:r>
      <w:r>
        <w:t xml:space="preserve">significa agregar información al contexto de </w:t>
      </w:r>
      <w:r>
        <w:rPr>
          <w:i/>
          <w:iCs/>
        </w:rPr>
        <w:t xml:space="preserve">esa respuesta. </w:t>
      </w:r>
      <w:r>
        <w:t>No reentrena el modelo.</w:t>
      </w:r>
    </w:p>
    <w:p w14:paraId="614C9F14" w14:textId="3F3EE66A" w:rsidR="00B673A7" w:rsidRDefault="00FE724A" w:rsidP="00B673A7">
      <w:pPr>
        <w:pStyle w:val="Prrafodelista"/>
        <w:numPr>
          <w:ilvl w:val="0"/>
          <w:numId w:val="44"/>
        </w:numPr>
      </w:pPr>
      <w:r w:rsidRPr="00FE724A">
        <w:rPr>
          <w:b/>
          <w:bCs/>
        </w:rPr>
        <w:t>Sandbox / Docker:</w:t>
      </w:r>
      <w:r w:rsidRPr="00FE724A">
        <w:t xml:space="preserve"> c</w:t>
      </w:r>
      <w:r w:rsidR="00931381">
        <w:t>uando una herramienta ejecuta código, se suele aislar (</w:t>
      </w:r>
      <w:proofErr w:type="spellStart"/>
      <w:r w:rsidR="00931381">
        <w:t>sandbox</w:t>
      </w:r>
      <w:proofErr w:type="spellEnd"/>
      <w:r w:rsidR="00931381">
        <w:t xml:space="preserve">, por </w:t>
      </w:r>
      <w:proofErr w:type="gramStart"/>
      <w:r w:rsidR="00931381">
        <w:t>ejemplo</w:t>
      </w:r>
      <w:proofErr w:type="gramEnd"/>
      <w:r w:rsidR="00931381">
        <w:t xml:space="preserve"> con Docker) para que no pueda dañar tu sistema. El aislamiento depende de la configuración (permisos, archivos, red); Docker no vuelve seguro cualquier código por </w:t>
      </w:r>
      <w:proofErr w:type="spellStart"/>
      <w:r w:rsidR="00931381">
        <w:t>si</w:t>
      </w:r>
      <w:proofErr w:type="spellEnd"/>
      <w:r w:rsidR="00931381">
        <w:t xml:space="preserve"> solo.</w:t>
      </w:r>
    </w:p>
    <w:p w14:paraId="6C2158CD" w14:textId="5D56943E" w:rsidR="00931381" w:rsidRPr="00B673A7" w:rsidRDefault="00A35075" w:rsidP="00A35075">
      <w:pPr>
        <w:pStyle w:val="Prrafodelista"/>
        <w:numPr>
          <w:ilvl w:val="0"/>
          <w:numId w:val="44"/>
        </w:numPr>
        <w:spacing w:line="480" w:lineRule="auto"/>
      </w:pPr>
      <w:r>
        <w:rPr>
          <w:b/>
          <w:bCs/>
        </w:rPr>
        <w:t xml:space="preserve">“Agente codificador” </w:t>
      </w:r>
      <w:r>
        <w:t xml:space="preserve">(como lo usa el profesor) = un LLM que puede </w:t>
      </w:r>
      <w:r>
        <w:rPr>
          <w:i/>
          <w:iCs/>
        </w:rPr>
        <w:t xml:space="preserve">ejecutar </w:t>
      </w:r>
      <w:r>
        <w:t>código para cumplir su tarea. No siempre significa que escriba software.</w:t>
      </w:r>
    </w:p>
    <w:p w14:paraId="1FDA4AAA" w14:textId="77777777" w:rsidR="000039A2" w:rsidRPr="000039A2" w:rsidRDefault="000039A2" w:rsidP="000039A2">
      <w:pPr>
        <w:rPr>
          <w:b/>
          <w:bCs/>
          <w:sz w:val="24"/>
          <w:szCs w:val="28"/>
        </w:rPr>
      </w:pPr>
      <w:r w:rsidRPr="000039A2">
        <w:rPr>
          <w:b/>
          <w:bCs/>
          <w:sz w:val="24"/>
          <w:szCs w:val="28"/>
        </w:rPr>
        <w:t xml:space="preserve">La conexión con la IA </w:t>
      </w:r>
      <w:proofErr w:type="spellStart"/>
      <w:r w:rsidRPr="000039A2">
        <w:rPr>
          <w:b/>
          <w:bCs/>
          <w:sz w:val="24"/>
          <w:szCs w:val="28"/>
        </w:rPr>
        <w:t>agéntica</w:t>
      </w:r>
      <w:proofErr w:type="spellEnd"/>
    </w:p>
    <w:p w14:paraId="02A412AD" w14:textId="128FC595" w:rsidR="000039A2" w:rsidRDefault="000039A2" w:rsidP="00B673A7">
      <w:r>
        <w:t xml:space="preserve">Las dos </w:t>
      </w:r>
      <w:proofErr w:type="spellStart"/>
      <w:r>
        <w:t>ultimas</w:t>
      </w:r>
      <w:proofErr w:type="spellEnd"/>
      <w:r>
        <w:t xml:space="preserve"> filas son la base de los “agentico”:</w:t>
      </w:r>
    </w:p>
    <w:p w14:paraId="5DBB72A6" w14:textId="646F25A9" w:rsidR="000039A2" w:rsidRDefault="007D45DC" w:rsidP="000039A2">
      <w:pPr>
        <w:pStyle w:val="Prrafodelista"/>
        <w:numPr>
          <w:ilvl w:val="0"/>
          <w:numId w:val="44"/>
        </w:numPr>
      </w:pPr>
      <w:r>
        <w:rPr>
          <w:b/>
          <w:bCs/>
        </w:rPr>
        <w:t>Orquestación</w:t>
      </w:r>
      <w:r w:rsidR="000039A2">
        <w:rPr>
          <w:b/>
          <w:bCs/>
        </w:rPr>
        <w:t xml:space="preserve">: </w:t>
      </w:r>
      <w:r w:rsidR="000039A2">
        <w:t>Un LLM con herramientas que son otros LLM puede coordinar un flujo de trabajo</w:t>
      </w:r>
    </w:p>
    <w:tbl>
      <w:tblPr>
        <w:tblStyle w:val="Tablaconcuadrcula"/>
        <w:tblW w:w="0" w:type="auto"/>
        <w:tblLook w:val="04A0" w:firstRow="1" w:lastRow="0" w:firstColumn="1" w:lastColumn="0" w:noHBand="0" w:noVBand="1"/>
      </w:tblPr>
      <w:tblGrid>
        <w:gridCol w:w="10790"/>
      </w:tblGrid>
      <w:tr w:rsidR="007D45DC" w14:paraId="58067CA2" w14:textId="77777777" w:rsidTr="007D45DC">
        <w:tc>
          <w:tcPr>
            <w:tcW w:w="10790" w:type="dxa"/>
          </w:tcPr>
          <w:p w14:paraId="1433CFED" w14:textId="77777777" w:rsidR="007D45DC" w:rsidRDefault="007D45DC" w:rsidP="007D45DC">
            <w:r>
              <w:t xml:space="preserve">Es que un LLM </w:t>
            </w:r>
            <w:r>
              <w:rPr>
                <w:b/>
                <w:bCs/>
              </w:rPr>
              <w:t xml:space="preserve">coordina </w:t>
            </w:r>
            <w:r>
              <w:t>varias tareas, repartiéndolas entre distintas herramientas o entre otros LLM, y junta los resultados.</w:t>
            </w:r>
          </w:p>
          <w:p w14:paraId="32A1ABF2" w14:textId="77777777" w:rsidR="007D45DC" w:rsidRDefault="007D45DC" w:rsidP="007D45DC"/>
          <w:p w14:paraId="63458BF8" w14:textId="04CF00B1" w:rsidR="007D45DC" w:rsidRDefault="006C5C9F" w:rsidP="007D45DC">
            <w:r>
              <w:t xml:space="preserve">Ejemplo: un asistente principal recibe “prepara un informe”. Llama a </w:t>
            </w:r>
            <w:proofErr w:type="spellStart"/>
            <w:r>
              <w:rPr>
                <w:b/>
                <w:bCs/>
              </w:rPr>
              <w:t>buscar_datos</w:t>
            </w:r>
            <w:proofErr w:type="spellEnd"/>
            <w:r>
              <w:rPr>
                <w:b/>
                <w:bCs/>
              </w:rPr>
              <w:t xml:space="preserve">, </w:t>
            </w:r>
            <w:r>
              <w:t xml:space="preserve">luego a </w:t>
            </w:r>
            <w:proofErr w:type="spellStart"/>
            <w:r w:rsidR="005B33A0">
              <w:rPr>
                <w:b/>
                <w:bCs/>
              </w:rPr>
              <w:t>buscar_datos</w:t>
            </w:r>
            <w:proofErr w:type="spellEnd"/>
            <w:r w:rsidR="005B33A0">
              <w:rPr>
                <w:b/>
                <w:bCs/>
              </w:rPr>
              <w:t xml:space="preserve"> </w:t>
            </w:r>
            <w:r w:rsidR="005B33A0">
              <w:t xml:space="preserve">luego a </w:t>
            </w:r>
            <w:r w:rsidR="005B33A0">
              <w:rPr>
                <w:b/>
                <w:bCs/>
              </w:rPr>
              <w:t xml:space="preserve">redactar </w:t>
            </w:r>
            <w:r w:rsidR="005B33A0">
              <w:t xml:space="preserve">(otro LLM) y luego a </w:t>
            </w:r>
            <w:r w:rsidR="005B33A0">
              <w:rPr>
                <w:b/>
                <w:bCs/>
              </w:rPr>
              <w:t xml:space="preserve">revisar </w:t>
            </w:r>
            <w:r w:rsidR="005B33A0">
              <w:t>(otro LLM), y entrega el resultado final.</w:t>
            </w:r>
            <w:r w:rsidR="008C6D8F">
              <w:t xml:space="preserve"> </w:t>
            </w:r>
            <w:r w:rsidR="008C6D8F" w:rsidRPr="008C6D8F">
              <w:t>Es como un jefe de proyecto que reparte el trabajo y arma el entregable, sin hacerlo todo él.</w:t>
            </w:r>
          </w:p>
          <w:p w14:paraId="685FCCFA" w14:textId="77777777" w:rsidR="005B33A0" w:rsidRDefault="005B33A0" w:rsidP="007D45DC"/>
          <w:p w14:paraId="320A8113" w14:textId="48F3A85B" w:rsidR="005B33A0" w:rsidRPr="005B33A0" w:rsidRDefault="005B33A0" w:rsidP="007D45DC"/>
        </w:tc>
      </w:tr>
    </w:tbl>
    <w:p w14:paraId="52E5D54B" w14:textId="77777777" w:rsidR="007D45DC" w:rsidRDefault="007D45DC" w:rsidP="007D45DC"/>
    <w:p w14:paraId="07A66738" w14:textId="5E582B19" w:rsidR="000039A2" w:rsidRDefault="000039A2" w:rsidP="000039A2">
      <w:pPr>
        <w:pStyle w:val="Prrafodelista"/>
        <w:numPr>
          <w:ilvl w:val="0"/>
          <w:numId w:val="44"/>
        </w:numPr>
      </w:pPr>
      <w:r>
        <w:rPr>
          <w:b/>
          <w:bCs/>
        </w:rPr>
        <w:t xml:space="preserve">Bucle agentico: </w:t>
      </w:r>
      <w:r>
        <w:t xml:space="preserve">Consultar el plan </w:t>
      </w:r>
      <w:r w:rsidR="00D1112C" w:rsidRPr="00D1112C">
        <w:t>→</w:t>
      </w:r>
      <w:r>
        <w:t xml:space="preserve"> elegir el siguiente paso </w:t>
      </w:r>
      <w:r w:rsidR="00D1112C" w:rsidRPr="00D1112C">
        <w:t>→</w:t>
      </w:r>
      <w:r w:rsidR="00D1112C">
        <w:t xml:space="preserve"> ejecutar una herramienta </w:t>
      </w:r>
      <w:r w:rsidR="00D1112C" w:rsidRPr="00D1112C">
        <w:t>→</w:t>
      </w:r>
      <w:r w:rsidR="00D1112C">
        <w:t xml:space="preserve"> revisar </w:t>
      </w:r>
      <w:r w:rsidR="00D1112C" w:rsidRPr="00D1112C">
        <w:t>→</w:t>
      </w:r>
      <w:r w:rsidR="00D1112C">
        <w:t xml:space="preserve"> actualizar el plan, hasta cumplir el objetivo.</w:t>
      </w:r>
    </w:p>
    <w:p w14:paraId="4A4DA729" w14:textId="77777777" w:rsidR="0035628D" w:rsidRDefault="0035628D" w:rsidP="0035628D"/>
    <w:p w14:paraId="4CA81F48" w14:textId="77777777" w:rsidR="0035628D" w:rsidRDefault="0035628D" w:rsidP="0035628D"/>
    <w:p w14:paraId="65EFAA05" w14:textId="694E3FD5" w:rsidR="0035628D" w:rsidRDefault="0035628D" w:rsidP="0035628D">
      <w:r>
        <w:lastRenderedPageBreak/>
        <w:t xml:space="preserve">El </w:t>
      </w:r>
      <w:proofErr w:type="spellStart"/>
      <w:r>
        <w:rPr>
          <w:b/>
          <w:bCs/>
        </w:rPr>
        <w:t>while</w:t>
      </w:r>
      <w:proofErr w:type="spellEnd"/>
      <w:r>
        <w:rPr>
          <w:b/>
          <w:bCs/>
        </w:rPr>
        <w:t xml:space="preserve"> </w:t>
      </w:r>
      <w:r>
        <w:t xml:space="preserve">que </w:t>
      </w:r>
      <w:r w:rsidR="00CC5A94">
        <w:t xml:space="preserve">construirás en </w:t>
      </w:r>
      <w:proofErr w:type="spellStart"/>
      <w:r w:rsidR="00CC5A94" w:rsidRPr="00CC5A94">
        <w:t>FlightAI</w:t>
      </w:r>
      <w:proofErr w:type="spellEnd"/>
      <w:r w:rsidR="00CC5A94">
        <w:t xml:space="preserve"> (Paso 6) es la </w:t>
      </w:r>
      <w:r w:rsidR="00CC5A94">
        <w:rPr>
          <w:b/>
          <w:bCs/>
        </w:rPr>
        <w:t xml:space="preserve">semilla </w:t>
      </w:r>
      <w:r w:rsidR="00CC5A94">
        <w:t>d</w:t>
      </w:r>
      <w:r w:rsidR="00FD0687">
        <w:t xml:space="preserve">e </w:t>
      </w:r>
      <w:r w:rsidR="00CC5A94">
        <w:t xml:space="preserve">ese buble: </w:t>
      </w:r>
      <w:r w:rsidR="00CC5A94" w:rsidRPr="00422EFD">
        <w:rPr>
          <w:b/>
          <w:bCs/>
          <w:sz w:val="28"/>
          <w:szCs w:val="32"/>
        </w:rPr>
        <w:t>el modelo puede pedir herramientas una tras otra hasta terminar</w:t>
      </w:r>
      <w:r w:rsidR="00CC5A94">
        <w:t xml:space="preserve">. </w:t>
      </w:r>
      <w:proofErr w:type="spellStart"/>
      <w:r w:rsidR="00CC5A94">
        <w:t>Todavia</w:t>
      </w:r>
      <w:proofErr w:type="spellEnd"/>
      <w:r w:rsidR="00CC5A94">
        <w:t xml:space="preserve"> no tiene plan persistente ni evaluación: es el ladrillo básico.</w:t>
      </w:r>
    </w:p>
    <w:p w14:paraId="034CAE06" w14:textId="2A931A72" w:rsidR="00CC5A94" w:rsidRDefault="00FD0687" w:rsidP="0035628D">
      <w:r>
        <w:t xml:space="preserve">En </w:t>
      </w:r>
      <w:r w:rsidR="00422EFD">
        <w:t xml:space="preserve">proyectos reales rara vez se escribe todo este JSON a mano: se usan </w:t>
      </w:r>
      <w:proofErr w:type="spellStart"/>
      <w:r w:rsidR="00422EFD">
        <w:t>frameworkds</w:t>
      </w:r>
      <w:proofErr w:type="spellEnd"/>
      <w:r w:rsidR="00422EFD">
        <w:t xml:space="preserve"> como el </w:t>
      </w:r>
      <w:proofErr w:type="spellStart"/>
      <w:r w:rsidR="00422EFD">
        <w:rPr>
          <w:b/>
          <w:bCs/>
        </w:rPr>
        <w:t>OpenAI</w:t>
      </w:r>
      <w:proofErr w:type="spellEnd"/>
      <w:r w:rsidR="00422EFD">
        <w:rPr>
          <w:b/>
          <w:bCs/>
        </w:rPr>
        <w:t xml:space="preserve"> </w:t>
      </w:r>
      <w:proofErr w:type="spellStart"/>
      <w:r w:rsidR="00422EFD">
        <w:rPr>
          <w:b/>
          <w:bCs/>
        </w:rPr>
        <w:t>Agents</w:t>
      </w:r>
      <w:proofErr w:type="spellEnd"/>
      <w:r w:rsidR="00422EFD">
        <w:rPr>
          <w:b/>
          <w:bCs/>
        </w:rPr>
        <w:t xml:space="preserve"> SDK, </w:t>
      </w:r>
      <w:r w:rsidR="00422EFD">
        <w:t xml:space="preserve">que arman el JSON, ejecutan el ciclo y manejan el </w:t>
      </w:r>
      <w:r w:rsidR="003015F1">
        <w:t>streaming</w:t>
      </w:r>
      <w:r w:rsidR="00422EFD">
        <w:t>.</w:t>
      </w:r>
      <w:r w:rsidR="0091517D">
        <w:t xml:space="preserve"> </w:t>
      </w:r>
      <w:r w:rsidR="0091517D" w:rsidRPr="0091517D">
        <w:t xml:space="preserve">Hacerlo a mano, como hoy, te da la comprensión de lo que esos </w:t>
      </w:r>
      <w:proofErr w:type="spellStart"/>
      <w:r w:rsidR="0091517D" w:rsidRPr="0091517D">
        <w:t>frameworks</w:t>
      </w:r>
      <w:proofErr w:type="spellEnd"/>
      <w:r w:rsidR="0091517D" w:rsidRPr="0091517D">
        <w:t xml:space="preserve"> hacen por dentro.</w:t>
      </w:r>
    </w:p>
    <w:p w14:paraId="25280610" w14:textId="77777777" w:rsidR="00422EFD" w:rsidRPr="00422EFD" w:rsidRDefault="00422EFD" w:rsidP="0035628D"/>
    <w:p w14:paraId="271F0624" w14:textId="77777777" w:rsidR="00D1112C" w:rsidRDefault="00D1112C" w:rsidP="00D1112C"/>
    <w:p w14:paraId="59A3BED3" w14:textId="77777777" w:rsidR="00F257E8" w:rsidRDefault="00F257E8" w:rsidP="00D1112C"/>
    <w:p w14:paraId="1E68915B" w14:textId="2C9D1DE9" w:rsidR="00F257E8" w:rsidRDefault="00F257E8">
      <w:r>
        <w:br w:type="page"/>
      </w:r>
    </w:p>
    <w:p w14:paraId="39C111F4" w14:textId="27797A3D" w:rsidR="00F257E8" w:rsidRDefault="00F257E8" w:rsidP="00F257E8">
      <w:pPr>
        <w:pStyle w:val="Ttulo3"/>
        <w:rPr>
          <w:b/>
          <w:bCs/>
          <w:sz w:val="24"/>
          <w:szCs w:val="24"/>
          <w:highlight w:val="yellow"/>
        </w:rPr>
      </w:pPr>
      <w:bookmarkStart w:id="166" w:name="_Toc243791255"/>
      <w:r w:rsidRPr="00D17A45">
        <w:rPr>
          <w:b/>
          <w:bCs/>
          <w:sz w:val="24"/>
          <w:szCs w:val="24"/>
          <w:highlight w:val="yellow"/>
        </w:rPr>
        <w:lastRenderedPageBreak/>
        <w:t>2.11.</w:t>
      </w:r>
      <w:r>
        <w:rPr>
          <w:b/>
          <w:bCs/>
          <w:sz w:val="24"/>
          <w:szCs w:val="24"/>
          <w:highlight w:val="yellow"/>
        </w:rPr>
        <w:t xml:space="preserve">3 Construyendo </w:t>
      </w:r>
      <w:proofErr w:type="spellStart"/>
      <w:r>
        <w:rPr>
          <w:b/>
          <w:bCs/>
          <w:sz w:val="24"/>
          <w:szCs w:val="24"/>
          <w:highlight w:val="yellow"/>
        </w:rPr>
        <w:t>FlighAI</w:t>
      </w:r>
      <w:proofErr w:type="spellEnd"/>
      <w:r>
        <w:rPr>
          <w:b/>
          <w:bCs/>
          <w:sz w:val="24"/>
          <w:szCs w:val="24"/>
          <w:highlight w:val="yellow"/>
        </w:rPr>
        <w:t>, paso a paso (Videos 3, 4 y 5)</w:t>
      </w:r>
      <w:bookmarkEnd w:id="166"/>
    </w:p>
    <w:tbl>
      <w:tblPr>
        <w:tblStyle w:val="Tablaconcuadrcula4-nfasis4"/>
        <w:tblW w:w="0" w:type="auto"/>
        <w:tblLook w:val="04A0" w:firstRow="1" w:lastRow="0" w:firstColumn="1" w:lastColumn="0" w:noHBand="0" w:noVBand="1"/>
      </w:tblPr>
      <w:tblGrid>
        <w:gridCol w:w="3596"/>
        <w:gridCol w:w="3597"/>
        <w:gridCol w:w="3597"/>
      </w:tblGrid>
      <w:tr w:rsidR="005A40C6" w14:paraId="55426FBD" w14:textId="77777777" w:rsidTr="005A40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D2B987B" w14:textId="3205A2F7" w:rsidR="005A40C6" w:rsidRPr="005A40C6" w:rsidRDefault="005A40C6" w:rsidP="00F257E8">
            <w:pPr>
              <w:rPr>
                <w:b w:val="0"/>
                <w:bCs w:val="0"/>
              </w:rPr>
            </w:pPr>
            <w:r w:rsidRPr="005A40C6">
              <w:rPr>
                <w:b w:val="0"/>
                <w:bCs w:val="0"/>
              </w:rPr>
              <w:t xml:space="preserve">Paso </w:t>
            </w:r>
          </w:p>
        </w:tc>
        <w:tc>
          <w:tcPr>
            <w:tcW w:w="3597" w:type="dxa"/>
          </w:tcPr>
          <w:p w14:paraId="4C857B47" w14:textId="37A6CC1E" w:rsidR="005A40C6" w:rsidRPr="005A40C6" w:rsidRDefault="005A40C6" w:rsidP="00F257E8">
            <w:pPr>
              <w:cnfStyle w:val="100000000000" w:firstRow="1" w:lastRow="0" w:firstColumn="0" w:lastColumn="0" w:oddVBand="0" w:evenVBand="0" w:oddHBand="0" w:evenHBand="0" w:firstRowFirstColumn="0" w:firstRowLastColumn="0" w:lastRowFirstColumn="0" w:lastRowLastColumn="0"/>
              <w:rPr>
                <w:b w:val="0"/>
                <w:bCs w:val="0"/>
              </w:rPr>
            </w:pPr>
            <w:r w:rsidRPr="005A40C6">
              <w:rPr>
                <w:b w:val="0"/>
                <w:bCs w:val="0"/>
              </w:rPr>
              <w:t>Que añade</w:t>
            </w:r>
          </w:p>
        </w:tc>
        <w:tc>
          <w:tcPr>
            <w:tcW w:w="3597" w:type="dxa"/>
          </w:tcPr>
          <w:p w14:paraId="37D72F68" w14:textId="363ED9C3" w:rsidR="005A40C6" w:rsidRPr="005A40C6" w:rsidRDefault="005A40C6" w:rsidP="00F257E8">
            <w:pPr>
              <w:cnfStyle w:val="100000000000" w:firstRow="1" w:lastRow="0" w:firstColumn="0" w:lastColumn="0" w:oddVBand="0" w:evenVBand="0" w:oddHBand="0" w:evenHBand="0" w:firstRowFirstColumn="0" w:firstRowLastColumn="0" w:lastRowFirstColumn="0" w:lastRowLastColumn="0"/>
              <w:rPr>
                <w:b w:val="0"/>
                <w:bCs w:val="0"/>
              </w:rPr>
            </w:pPr>
            <w:r w:rsidRPr="005A40C6">
              <w:rPr>
                <w:b w:val="0"/>
                <w:bCs w:val="0"/>
              </w:rPr>
              <w:t>Ejemplo</w:t>
            </w:r>
          </w:p>
        </w:tc>
      </w:tr>
      <w:tr w:rsidR="005A40C6" w14:paraId="033DCA65" w14:textId="77777777" w:rsidTr="005A4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0C58005" w14:textId="47EE1C11" w:rsidR="005A40C6" w:rsidRPr="005A40C6" w:rsidRDefault="005A40C6" w:rsidP="00F257E8">
            <w:r>
              <w:t>1</w:t>
            </w:r>
          </w:p>
        </w:tc>
        <w:tc>
          <w:tcPr>
            <w:tcW w:w="3597" w:type="dxa"/>
          </w:tcPr>
          <w:p w14:paraId="63CD4244" w14:textId="78CEEA42" w:rsidR="005A40C6" w:rsidRPr="005A40C6" w:rsidRDefault="007D46DE" w:rsidP="00F257E8">
            <w:pPr>
              <w:cnfStyle w:val="000000100000" w:firstRow="0" w:lastRow="0" w:firstColumn="0" w:lastColumn="0" w:oddVBand="0" w:evenVBand="0" w:oddHBand="1" w:evenHBand="0" w:firstRowFirstColumn="0" w:firstRowLastColumn="0" w:lastRowFirstColumn="0" w:lastRowLastColumn="0"/>
            </w:pPr>
            <w:proofErr w:type="spellStart"/>
            <w:r w:rsidRPr="007D46DE">
              <w:t>Chatbot</w:t>
            </w:r>
            <w:proofErr w:type="spellEnd"/>
            <w:r w:rsidRPr="007D46DE">
              <w:t xml:space="preserve"> sin herramientas</w:t>
            </w:r>
            <w:r w:rsidR="005A40C6" w:rsidRPr="005A40C6">
              <w:t xml:space="preserve">                            </w:t>
            </w:r>
          </w:p>
        </w:tc>
        <w:tc>
          <w:tcPr>
            <w:tcW w:w="3597" w:type="dxa"/>
          </w:tcPr>
          <w:p w14:paraId="54740DAF" w14:textId="7197B07E" w:rsidR="005A40C6" w:rsidRPr="005A40C6" w:rsidRDefault="007D46DE" w:rsidP="00F257E8">
            <w:pPr>
              <w:cnfStyle w:val="000000100000" w:firstRow="0" w:lastRow="0" w:firstColumn="0" w:lastColumn="0" w:oddVBand="0" w:evenVBand="0" w:oddHBand="1" w:evenHBand="0" w:firstRowFirstColumn="0" w:firstRowLastColumn="0" w:lastRowFirstColumn="0" w:lastRowLastColumn="0"/>
            </w:pPr>
            <w:r w:rsidRPr="007D46DE">
              <w:t>Saluda y pregunta el destino</w:t>
            </w:r>
          </w:p>
        </w:tc>
      </w:tr>
      <w:tr w:rsidR="005A40C6" w14:paraId="25C57885" w14:textId="77777777" w:rsidTr="005A40C6">
        <w:trPr>
          <w:trHeight w:val="63"/>
        </w:trPr>
        <w:tc>
          <w:tcPr>
            <w:cnfStyle w:val="001000000000" w:firstRow="0" w:lastRow="0" w:firstColumn="1" w:lastColumn="0" w:oddVBand="0" w:evenVBand="0" w:oddHBand="0" w:evenHBand="0" w:firstRowFirstColumn="0" w:firstRowLastColumn="0" w:lastRowFirstColumn="0" w:lastRowLastColumn="0"/>
            <w:tcW w:w="3596" w:type="dxa"/>
          </w:tcPr>
          <w:p w14:paraId="748A33AB" w14:textId="46832B2C" w:rsidR="005A40C6" w:rsidRPr="005A40C6" w:rsidRDefault="006B75D3" w:rsidP="00F257E8">
            <w:r>
              <w:t>2</w:t>
            </w:r>
          </w:p>
        </w:tc>
        <w:tc>
          <w:tcPr>
            <w:tcW w:w="3597" w:type="dxa"/>
          </w:tcPr>
          <w:p w14:paraId="74ED230D" w14:textId="2B91C5C7" w:rsidR="005A40C6" w:rsidRPr="005A40C6" w:rsidRDefault="006B75D3" w:rsidP="00F257E8">
            <w:pPr>
              <w:cnfStyle w:val="000000000000" w:firstRow="0" w:lastRow="0" w:firstColumn="0" w:lastColumn="0" w:oddVBand="0" w:evenVBand="0" w:oddHBand="0" w:evenHBand="0" w:firstRowFirstColumn="0" w:firstRowLastColumn="0" w:lastRowFirstColumn="0" w:lastRowLastColumn="0"/>
            </w:pPr>
            <w:r w:rsidRPr="006B75D3">
              <w:t>Una función normal de Python</w:t>
            </w:r>
          </w:p>
        </w:tc>
        <w:tc>
          <w:tcPr>
            <w:tcW w:w="3597" w:type="dxa"/>
          </w:tcPr>
          <w:p w14:paraId="4866AB46" w14:textId="11B1A634" w:rsidR="005A40C6" w:rsidRPr="007D46DE" w:rsidRDefault="006B75D3" w:rsidP="00F257E8">
            <w:pPr>
              <w:cnfStyle w:val="000000000000" w:firstRow="0" w:lastRow="0" w:firstColumn="0" w:lastColumn="0" w:oddVBand="0" w:evenVBand="0" w:oddHBand="0" w:evenHBand="0" w:firstRowFirstColumn="0" w:firstRowLastColumn="0" w:lastRowFirstColumn="0" w:lastRowLastColumn="0"/>
              <w:rPr>
                <w:b/>
                <w:bCs/>
              </w:rPr>
            </w:pPr>
            <w:proofErr w:type="spellStart"/>
            <w:r w:rsidRPr="006B75D3">
              <w:rPr>
                <w:b/>
                <w:bCs/>
              </w:rPr>
              <w:t>get_</w:t>
            </w:r>
            <w:proofErr w:type="gramStart"/>
            <w:r w:rsidRPr="006B75D3">
              <w:rPr>
                <w:b/>
                <w:bCs/>
              </w:rPr>
              <w:t>ticket</w:t>
            </w:r>
            <w:proofErr w:type="gramEnd"/>
            <w:r w:rsidRPr="006B75D3">
              <w:rPr>
                <w:b/>
                <w:bCs/>
              </w:rPr>
              <w:t>_price</w:t>
            </w:r>
            <w:proofErr w:type="spellEnd"/>
            <w:r w:rsidRPr="006B75D3">
              <w:rPr>
                <w:b/>
                <w:bCs/>
              </w:rPr>
              <w:t>("London")</w:t>
            </w:r>
          </w:p>
        </w:tc>
      </w:tr>
      <w:tr w:rsidR="005A40C6" w14:paraId="1318DD1A" w14:textId="77777777" w:rsidTr="005A4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3AD42DC" w14:textId="2F56813A" w:rsidR="005A40C6" w:rsidRPr="005A40C6" w:rsidRDefault="006B75D3" w:rsidP="00F257E8">
            <w:r>
              <w:t>3</w:t>
            </w:r>
          </w:p>
        </w:tc>
        <w:tc>
          <w:tcPr>
            <w:tcW w:w="3597" w:type="dxa"/>
          </w:tcPr>
          <w:p w14:paraId="48EAC2C5" w14:textId="60C3E4E2" w:rsidR="005A40C6" w:rsidRPr="005A40C6" w:rsidRDefault="006B75D3" w:rsidP="00F257E8">
            <w:pPr>
              <w:cnfStyle w:val="000000100000" w:firstRow="0" w:lastRow="0" w:firstColumn="0" w:lastColumn="0" w:oddVBand="0" w:evenVBand="0" w:oddHBand="1" w:evenHBand="0" w:firstRowFirstColumn="0" w:firstRowLastColumn="0" w:lastRowFirstColumn="0" w:lastRowLastColumn="0"/>
            </w:pPr>
            <w:r w:rsidRPr="006B75D3">
              <w:t>Describirla en JSON (el menú)</w:t>
            </w:r>
          </w:p>
        </w:tc>
        <w:tc>
          <w:tcPr>
            <w:tcW w:w="3597" w:type="dxa"/>
          </w:tcPr>
          <w:p w14:paraId="713ED907" w14:textId="7075D2E8" w:rsidR="005A40C6" w:rsidRPr="00294BA0" w:rsidRDefault="006B75D3" w:rsidP="00F257E8">
            <w:pPr>
              <w:cnfStyle w:val="000000100000" w:firstRow="0" w:lastRow="0" w:firstColumn="0" w:lastColumn="0" w:oddVBand="0" w:evenVBand="0" w:oddHBand="1" w:evenHBand="0" w:firstRowFirstColumn="0" w:firstRowLastColumn="0" w:lastRowFirstColumn="0" w:lastRowLastColumn="0"/>
              <w:rPr>
                <w:b/>
                <w:bCs/>
              </w:rPr>
            </w:pPr>
            <w:proofErr w:type="spellStart"/>
            <w:r w:rsidRPr="006B75D3">
              <w:rPr>
                <w:b/>
                <w:bCs/>
              </w:rPr>
              <w:t>tools</w:t>
            </w:r>
            <w:proofErr w:type="spellEnd"/>
            <w:r w:rsidRPr="006B75D3">
              <w:rPr>
                <w:b/>
                <w:bCs/>
              </w:rPr>
              <w:t xml:space="preserve"> = [...]</w:t>
            </w:r>
          </w:p>
        </w:tc>
      </w:tr>
      <w:tr w:rsidR="00294BA0" w14:paraId="45EB3E53" w14:textId="77777777" w:rsidTr="005A40C6">
        <w:tc>
          <w:tcPr>
            <w:cnfStyle w:val="001000000000" w:firstRow="0" w:lastRow="0" w:firstColumn="1" w:lastColumn="0" w:oddVBand="0" w:evenVBand="0" w:oddHBand="0" w:evenHBand="0" w:firstRowFirstColumn="0" w:firstRowLastColumn="0" w:lastRowFirstColumn="0" w:lastRowLastColumn="0"/>
            <w:tcW w:w="3596" w:type="dxa"/>
          </w:tcPr>
          <w:p w14:paraId="7944F522" w14:textId="1AFF2B4E" w:rsidR="00294BA0" w:rsidRDefault="006B75D3" w:rsidP="00F257E8">
            <w:r>
              <w:t>4</w:t>
            </w:r>
          </w:p>
        </w:tc>
        <w:tc>
          <w:tcPr>
            <w:tcW w:w="3597" w:type="dxa"/>
          </w:tcPr>
          <w:p w14:paraId="657D0F36" w14:textId="5B599C05" w:rsidR="00294BA0" w:rsidRPr="007D46DE" w:rsidRDefault="006B75D3" w:rsidP="00F257E8">
            <w:pPr>
              <w:cnfStyle w:val="000000000000" w:firstRow="0" w:lastRow="0" w:firstColumn="0" w:lastColumn="0" w:oddVBand="0" w:evenVBand="0" w:oddHBand="0" w:evenHBand="0" w:firstRowFirstColumn="0" w:firstRowLastColumn="0" w:lastRowFirstColumn="0" w:lastRowLastColumn="0"/>
            </w:pPr>
            <w:r w:rsidRPr="006B75D3">
              <w:t>Conectar: el modelo pide, tú ejecutas</w:t>
            </w:r>
          </w:p>
        </w:tc>
        <w:tc>
          <w:tcPr>
            <w:tcW w:w="3597" w:type="dxa"/>
          </w:tcPr>
          <w:p w14:paraId="09BD802F" w14:textId="78341BF1" w:rsidR="00294BA0" w:rsidRPr="00294BA0" w:rsidRDefault="006B75D3" w:rsidP="00F257E8">
            <w:pPr>
              <w:cnfStyle w:val="000000000000" w:firstRow="0" w:lastRow="0" w:firstColumn="0" w:lastColumn="0" w:oddVBand="0" w:evenVBand="0" w:oddHBand="0" w:evenHBand="0" w:firstRowFirstColumn="0" w:firstRowLastColumn="0" w:lastRowFirstColumn="0" w:lastRowLastColumn="0"/>
            </w:pPr>
            <w:r w:rsidRPr="006B75D3">
              <w:t>Precio de Londres</w:t>
            </w:r>
          </w:p>
        </w:tc>
      </w:tr>
      <w:tr w:rsidR="005623ED" w14:paraId="7F0FD74C" w14:textId="77777777" w:rsidTr="005A4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30AF356" w14:textId="32E25232" w:rsidR="005623ED" w:rsidRDefault="006B75D3" w:rsidP="00F257E8">
            <w:r>
              <w:t>5</w:t>
            </w:r>
          </w:p>
        </w:tc>
        <w:tc>
          <w:tcPr>
            <w:tcW w:w="3597" w:type="dxa"/>
          </w:tcPr>
          <w:p w14:paraId="4626062E" w14:textId="57CE368E" w:rsidR="005623ED" w:rsidRPr="005623ED" w:rsidRDefault="006B75D3" w:rsidP="00F257E8">
            <w:pPr>
              <w:cnfStyle w:val="000000100000" w:firstRow="0" w:lastRow="0" w:firstColumn="0" w:lastColumn="0" w:oddVBand="0" w:evenVBand="0" w:oddHBand="1" w:evenHBand="0" w:firstRowFirstColumn="0" w:firstRowLastColumn="0" w:lastRowFirstColumn="0" w:lastRowLastColumn="0"/>
            </w:pPr>
            <w:r w:rsidRPr="006B75D3">
              <w:t>Arreglo 1: varias peticiones en una respuesta</w:t>
            </w:r>
          </w:p>
        </w:tc>
        <w:tc>
          <w:tcPr>
            <w:tcW w:w="3597" w:type="dxa"/>
          </w:tcPr>
          <w:p w14:paraId="3BC7E7AE" w14:textId="089E279F" w:rsidR="005623ED" w:rsidRDefault="006B75D3" w:rsidP="00F257E8">
            <w:pPr>
              <w:cnfStyle w:val="000000100000" w:firstRow="0" w:lastRow="0" w:firstColumn="0" w:lastColumn="0" w:oddVBand="0" w:evenVBand="0" w:oddHBand="1" w:evenHBand="0" w:firstRowFirstColumn="0" w:firstRowLastColumn="0" w:lastRowFirstColumn="0" w:lastRowLastColumn="0"/>
            </w:pPr>
            <w:r w:rsidRPr="006B75D3">
              <w:t>"¿Londres o París?"</w:t>
            </w:r>
          </w:p>
        </w:tc>
      </w:tr>
      <w:tr w:rsidR="005623ED" w14:paraId="230D66DE" w14:textId="77777777" w:rsidTr="005A40C6">
        <w:tc>
          <w:tcPr>
            <w:cnfStyle w:val="001000000000" w:firstRow="0" w:lastRow="0" w:firstColumn="1" w:lastColumn="0" w:oddVBand="0" w:evenVBand="0" w:oddHBand="0" w:evenHBand="0" w:firstRowFirstColumn="0" w:firstRowLastColumn="0" w:lastRowFirstColumn="0" w:lastRowLastColumn="0"/>
            <w:tcW w:w="3596" w:type="dxa"/>
          </w:tcPr>
          <w:p w14:paraId="6EF5B7AA" w14:textId="6BC6EE9C" w:rsidR="005623ED" w:rsidRDefault="006B75D3" w:rsidP="00F257E8">
            <w:r>
              <w:t>6</w:t>
            </w:r>
          </w:p>
        </w:tc>
        <w:tc>
          <w:tcPr>
            <w:tcW w:w="3597" w:type="dxa"/>
          </w:tcPr>
          <w:p w14:paraId="6393F868" w14:textId="21FCE278" w:rsidR="005623ED" w:rsidRDefault="006B75D3" w:rsidP="00F257E8">
            <w:pPr>
              <w:cnfStyle w:val="000000000000" w:firstRow="0" w:lastRow="0" w:firstColumn="0" w:lastColumn="0" w:oddVBand="0" w:evenVBand="0" w:oddHBand="0" w:evenHBand="0" w:firstRowFirstColumn="0" w:firstRowLastColumn="0" w:lastRowFirstColumn="0" w:lastRowLastColumn="0"/>
            </w:pPr>
            <w:r w:rsidRPr="006B75D3">
              <w:t xml:space="preserve">Arreglo 2: varias </w:t>
            </w:r>
            <w:r w:rsidRPr="006B75D3">
              <w:rPr>
                <w:i/>
                <w:iCs/>
              </w:rPr>
              <w:t>rondas</w:t>
            </w:r>
          </w:p>
        </w:tc>
        <w:tc>
          <w:tcPr>
            <w:tcW w:w="3597" w:type="dxa"/>
          </w:tcPr>
          <w:p w14:paraId="3EAD8D2A" w14:textId="64F5869F" w:rsidR="005623ED" w:rsidRDefault="006B75D3" w:rsidP="00F257E8">
            <w:pPr>
              <w:cnfStyle w:val="000000000000" w:firstRow="0" w:lastRow="0" w:firstColumn="0" w:lastColumn="0" w:oddVBand="0" w:evenVBand="0" w:oddHBand="0" w:evenHBand="0" w:firstRowFirstColumn="0" w:firstRowLastColumn="0" w:lastRowFirstColumn="0" w:lastRowLastColumn="0"/>
            </w:pPr>
            <w:r w:rsidRPr="006B75D3">
              <w:t>"Si Londres &lt; $1000, mira París"</w:t>
            </w:r>
          </w:p>
        </w:tc>
      </w:tr>
      <w:tr w:rsidR="00ED603C" w14:paraId="2D172C54" w14:textId="77777777" w:rsidTr="005A4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0620714" w14:textId="7C4AAE10" w:rsidR="00ED603C" w:rsidRDefault="006B75D3" w:rsidP="00F257E8">
            <w:r>
              <w:t>7</w:t>
            </w:r>
          </w:p>
        </w:tc>
        <w:tc>
          <w:tcPr>
            <w:tcW w:w="3597" w:type="dxa"/>
          </w:tcPr>
          <w:p w14:paraId="5BB66A19" w14:textId="1406AE84" w:rsidR="00ED603C" w:rsidRPr="00ED603C" w:rsidRDefault="006B75D3" w:rsidP="00F257E8">
            <w:pPr>
              <w:cnfStyle w:val="000000100000" w:firstRow="0" w:lastRow="0" w:firstColumn="0" w:lastColumn="0" w:oddVBand="0" w:evenVBand="0" w:oddHBand="1" w:evenHBand="0" w:firstRowFirstColumn="0" w:firstRowLastColumn="0" w:lastRowFirstColumn="0" w:lastRowLastColumn="0"/>
            </w:pPr>
            <w:r w:rsidRPr="006B75D3">
              <w:t>Cambiar el diccionario por SQLite</w:t>
            </w:r>
          </w:p>
        </w:tc>
        <w:tc>
          <w:tcPr>
            <w:tcW w:w="3597" w:type="dxa"/>
          </w:tcPr>
          <w:p w14:paraId="00112723" w14:textId="798F4495" w:rsidR="00ED603C" w:rsidRPr="00ED603C" w:rsidRDefault="006B75D3" w:rsidP="00F257E8">
            <w:pPr>
              <w:cnfStyle w:val="000000100000" w:firstRow="0" w:lastRow="0" w:firstColumn="0" w:lastColumn="0" w:oddVBand="0" w:evenVBand="0" w:oddHBand="1" w:evenHBand="0" w:firstRowFirstColumn="0" w:firstRowLastColumn="0" w:lastRowFirstColumn="0" w:lastRowLastColumn="0"/>
            </w:pPr>
            <w:r w:rsidRPr="006B75D3">
              <w:t xml:space="preserve">Precios en </w:t>
            </w:r>
            <w:proofErr w:type="spellStart"/>
            <w:r w:rsidRPr="006B75D3">
              <w:t>prices.db</w:t>
            </w:r>
            <w:proofErr w:type="spellEnd"/>
          </w:p>
        </w:tc>
      </w:tr>
      <w:tr w:rsidR="00514C44" w14:paraId="388EB7AC" w14:textId="77777777" w:rsidTr="005A40C6">
        <w:tc>
          <w:tcPr>
            <w:cnfStyle w:val="001000000000" w:firstRow="0" w:lastRow="0" w:firstColumn="1" w:lastColumn="0" w:oddVBand="0" w:evenVBand="0" w:oddHBand="0" w:evenHBand="0" w:firstRowFirstColumn="0" w:firstRowLastColumn="0" w:lastRowFirstColumn="0" w:lastRowLastColumn="0"/>
            <w:tcW w:w="3596" w:type="dxa"/>
          </w:tcPr>
          <w:p w14:paraId="38D0E753" w14:textId="180E23EE" w:rsidR="00514C44" w:rsidRDefault="006B75D3" w:rsidP="00F257E8">
            <w:r>
              <w:t>8</w:t>
            </w:r>
          </w:p>
        </w:tc>
        <w:tc>
          <w:tcPr>
            <w:tcW w:w="3597" w:type="dxa"/>
          </w:tcPr>
          <w:p w14:paraId="4147239C" w14:textId="1FC24EBA" w:rsidR="00514C44" w:rsidRPr="00514C44" w:rsidRDefault="006B75D3" w:rsidP="00F257E8">
            <w:pPr>
              <w:cnfStyle w:val="000000000000" w:firstRow="0" w:lastRow="0" w:firstColumn="0" w:lastColumn="0" w:oddVBand="0" w:evenVBand="0" w:oddHBand="0" w:evenHBand="0" w:firstRowFirstColumn="0" w:firstRowLastColumn="0" w:lastRowFirstColumn="0" w:lastRowLastColumn="0"/>
            </w:pPr>
            <w:r w:rsidRPr="006B75D3">
              <w:t xml:space="preserve">Ejercicio: una herramienta que </w:t>
            </w:r>
            <w:r w:rsidRPr="006B75D3">
              <w:rPr>
                <w:i/>
                <w:iCs/>
              </w:rPr>
              <w:t>escribe</w:t>
            </w:r>
          </w:p>
        </w:tc>
        <w:tc>
          <w:tcPr>
            <w:tcW w:w="3597" w:type="dxa"/>
          </w:tcPr>
          <w:p w14:paraId="612DE3F2" w14:textId="66147A94" w:rsidR="00514C44" w:rsidRPr="00514C44" w:rsidRDefault="006B75D3" w:rsidP="00F257E8">
            <w:pPr>
              <w:cnfStyle w:val="000000000000" w:firstRow="0" w:lastRow="0" w:firstColumn="0" w:lastColumn="0" w:oddVBand="0" w:evenVBand="0" w:oddHBand="0" w:evenHBand="0" w:firstRowFirstColumn="0" w:firstRowLastColumn="0" w:lastRowFirstColumn="0" w:lastRowLastColumn="0"/>
              <w:rPr>
                <w:b/>
                <w:bCs/>
              </w:rPr>
            </w:pPr>
            <w:proofErr w:type="spellStart"/>
            <w:r w:rsidRPr="006B75D3">
              <w:rPr>
                <w:b/>
                <w:bCs/>
              </w:rPr>
              <w:t>set_</w:t>
            </w:r>
            <w:proofErr w:type="gramStart"/>
            <w:r w:rsidRPr="006B75D3">
              <w:rPr>
                <w:b/>
                <w:bCs/>
              </w:rPr>
              <w:t>ticket</w:t>
            </w:r>
            <w:proofErr w:type="gramEnd"/>
            <w:r w:rsidRPr="006B75D3">
              <w:rPr>
                <w:b/>
                <w:bCs/>
              </w:rPr>
              <w:t>_price</w:t>
            </w:r>
            <w:proofErr w:type="spellEnd"/>
          </w:p>
        </w:tc>
      </w:tr>
    </w:tbl>
    <w:p w14:paraId="68BB06F9" w14:textId="77777777" w:rsidR="00F257E8" w:rsidRDefault="00F257E8" w:rsidP="00F257E8">
      <w:pPr>
        <w:rPr>
          <w:highlight w:val="yellow"/>
        </w:rPr>
      </w:pPr>
    </w:p>
    <w:p w14:paraId="2F4C3297" w14:textId="09E5FAB7" w:rsidR="006B75D3" w:rsidRDefault="006B75D3" w:rsidP="006B75D3">
      <w:pPr>
        <w:pStyle w:val="Ttulo4"/>
        <w:rPr>
          <w:b/>
          <w:bCs/>
          <w:i w:val="0"/>
          <w:iCs w:val="0"/>
          <w:sz w:val="24"/>
          <w:highlight w:val="yellow"/>
        </w:rPr>
      </w:pPr>
      <w:r w:rsidRPr="006B75D3">
        <w:rPr>
          <w:b/>
          <w:bCs/>
          <w:i w:val="0"/>
          <w:iCs w:val="0"/>
          <w:sz w:val="24"/>
          <w:highlight w:val="yellow"/>
        </w:rPr>
        <w:t>2.11.3.1 Paso</w:t>
      </w:r>
      <w:r>
        <w:rPr>
          <w:b/>
          <w:bCs/>
          <w:i w:val="0"/>
          <w:iCs w:val="0"/>
          <w:sz w:val="24"/>
          <w:highlight w:val="yellow"/>
        </w:rPr>
        <w:t xml:space="preserve"> 0 – Configuración (Gemini, como siempre)</w:t>
      </w:r>
    </w:p>
    <w:p w14:paraId="7C8D2D6A" w14:textId="388121A3" w:rsidR="006B75D3" w:rsidRDefault="006B75D3" w:rsidP="006B75D3">
      <w:pPr>
        <w:rPr>
          <w:highlight w:val="yellow"/>
        </w:rPr>
      </w:pPr>
      <w:r w:rsidRPr="006B75D3">
        <w:rPr>
          <w:noProof/>
        </w:rPr>
        <w:drawing>
          <wp:inline distT="0" distB="0" distL="0" distR="0" wp14:anchorId="4CF44C4C" wp14:editId="7778BF6C">
            <wp:extent cx="5300133" cy="3603109"/>
            <wp:effectExtent l="38100" t="38100" r="34290" b="35560"/>
            <wp:docPr id="581043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43003" name=""/>
                    <pic:cNvPicPr/>
                  </pic:nvPicPr>
                  <pic:blipFill>
                    <a:blip r:embed="rId822"/>
                    <a:stretch>
                      <a:fillRect/>
                    </a:stretch>
                  </pic:blipFill>
                  <pic:spPr>
                    <a:xfrm>
                      <a:off x="0" y="0"/>
                      <a:ext cx="5301815" cy="3604253"/>
                    </a:xfrm>
                    <a:prstGeom prst="rect">
                      <a:avLst/>
                    </a:prstGeom>
                    <a:ln w="28575">
                      <a:solidFill>
                        <a:srgbClr val="EE0000"/>
                      </a:solidFill>
                    </a:ln>
                  </pic:spPr>
                </pic:pic>
              </a:graphicData>
            </a:graphic>
          </wp:inline>
        </w:drawing>
      </w:r>
    </w:p>
    <w:p w14:paraId="577F5348" w14:textId="77777777" w:rsidR="00844232" w:rsidRPr="00844232" w:rsidRDefault="00844232" w:rsidP="00844232">
      <w:r w:rsidRPr="00844232">
        <w:t xml:space="preserve">Igual que en tus otros notebooks: la </w:t>
      </w:r>
      <w:r w:rsidRPr="00844232">
        <w:rPr>
          <w:b/>
          <w:bCs/>
        </w:rPr>
        <w:t xml:space="preserve">librería de </w:t>
      </w:r>
      <w:proofErr w:type="spellStart"/>
      <w:r w:rsidRPr="00844232">
        <w:rPr>
          <w:b/>
          <w:bCs/>
        </w:rPr>
        <w:t>OpenAI</w:t>
      </w:r>
      <w:proofErr w:type="spellEnd"/>
      <w:r w:rsidRPr="00844232">
        <w:t xml:space="preserve"> apuntando a Gemini con </w:t>
      </w:r>
      <w:proofErr w:type="spellStart"/>
      <w:r w:rsidRPr="00844232">
        <w:t>base_url</w:t>
      </w:r>
      <w:proofErr w:type="spellEnd"/>
      <w:r w:rsidRPr="00844232">
        <w:t xml:space="preserve">. Por eso la clase se llama </w:t>
      </w:r>
      <w:proofErr w:type="spellStart"/>
      <w:r w:rsidRPr="00844232">
        <w:rPr>
          <w:b/>
          <w:bCs/>
        </w:rPr>
        <w:t>OpenAI</w:t>
      </w:r>
      <w:proofErr w:type="spellEnd"/>
      <w:r w:rsidRPr="00844232">
        <w:t xml:space="preserve">, pero la variable es </w:t>
      </w:r>
      <w:proofErr w:type="spellStart"/>
      <w:r w:rsidRPr="00844232">
        <w:t>gemini</w:t>
      </w:r>
      <w:proofErr w:type="spellEnd"/>
      <w:r w:rsidRPr="00844232">
        <w:t xml:space="preserve">; el resto del documento usa </w:t>
      </w:r>
      <w:proofErr w:type="spellStart"/>
      <w:proofErr w:type="gramStart"/>
      <w:r w:rsidRPr="00844232">
        <w:rPr>
          <w:b/>
          <w:bCs/>
        </w:rPr>
        <w:t>gemini.chat</w:t>
      </w:r>
      <w:proofErr w:type="gramEnd"/>
      <w:r w:rsidRPr="00844232">
        <w:rPr>
          <w:b/>
          <w:bCs/>
        </w:rPr>
        <w:t>.</w:t>
      </w:r>
      <w:proofErr w:type="gramStart"/>
      <w:r w:rsidRPr="00844232">
        <w:rPr>
          <w:b/>
          <w:bCs/>
        </w:rPr>
        <w:t>completions.create</w:t>
      </w:r>
      <w:proofErr w:type="spellEnd"/>
      <w:proofErr w:type="gramEnd"/>
      <w:r w:rsidRPr="00844232">
        <w:rPr>
          <w:b/>
          <w:bCs/>
        </w:rPr>
        <w:t>(...).</w:t>
      </w:r>
      <w:r w:rsidRPr="00844232">
        <w:t xml:space="preserve"> Si la clave no se carga, </w:t>
      </w:r>
      <w:proofErr w:type="spellStart"/>
      <w:r w:rsidRPr="00844232">
        <w:rPr>
          <w:b/>
          <w:bCs/>
        </w:rPr>
        <w:t>api_key</w:t>
      </w:r>
      <w:proofErr w:type="spellEnd"/>
      <w:r w:rsidRPr="00844232">
        <w:rPr>
          <w:b/>
          <w:bCs/>
        </w:rPr>
        <w:t>=</w:t>
      </w:r>
      <w:proofErr w:type="spellStart"/>
      <w:r w:rsidRPr="00844232">
        <w:rPr>
          <w:b/>
          <w:bCs/>
        </w:rPr>
        <w:t>None</w:t>
      </w:r>
      <w:proofErr w:type="spellEnd"/>
      <w:r w:rsidRPr="00844232">
        <w:t xml:space="preserve"> hace que el cliente busque </w:t>
      </w:r>
      <w:r w:rsidRPr="00844232">
        <w:rPr>
          <w:b/>
          <w:bCs/>
        </w:rPr>
        <w:t>OPENAI_API_KEY</w:t>
      </w:r>
      <w:r w:rsidRPr="00844232">
        <w:t xml:space="preserve"> y falle con </w:t>
      </w:r>
      <w:proofErr w:type="spellStart"/>
      <w:r w:rsidRPr="00844232">
        <w:rPr>
          <w:b/>
          <w:bCs/>
        </w:rPr>
        <w:t>OpenAIError</w:t>
      </w:r>
      <w:proofErr w:type="spellEnd"/>
      <w:r w:rsidRPr="00844232">
        <w:rPr>
          <w:b/>
          <w:bCs/>
        </w:rPr>
        <w:t xml:space="preserve">: </w:t>
      </w:r>
      <w:proofErr w:type="spellStart"/>
      <w:r w:rsidRPr="00844232">
        <w:rPr>
          <w:b/>
          <w:bCs/>
        </w:rPr>
        <w:t>Missing</w:t>
      </w:r>
      <w:proofErr w:type="spellEnd"/>
      <w:r w:rsidRPr="00844232">
        <w:rPr>
          <w:b/>
          <w:bCs/>
        </w:rPr>
        <w:t xml:space="preserve"> </w:t>
      </w:r>
      <w:proofErr w:type="spellStart"/>
      <w:r w:rsidRPr="00844232">
        <w:rPr>
          <w:b/>
          <w:bCs/>
        </w:rPr>
        <w:t>credentials</w:t>
      </w:r>
      <w:proofErr w:type="spellEnd"/>
      <w:r w:rsidRPr="00844232">
        <w:t xml:space="preserve"> (el mismo error que viste en el notebook del día 2).</w:t>
      </w:r>
    </w:p>
    <w:p w14:paraId="215C69BD" w14:textId="7109555F" w:rsidR="006B75D3" w:rsidRPr="00844232" w:rsidRDefault="00844232" w:rsidP="00F257E8">
      <w:pPr>
        <w:rPr>
          <w:b/>
          <w:bCs/>
        </w:rPr>
      </w:pPr>
      <w:proofErr w:type="spellStart"/>
      <w:r w:rsidRPr="00844232">
        <w:rPr>
          <w:b/>
          <w:bCs/>
        </w:rPr>
        <w:t>Alternatuiva</w:t>
      </w:r>
      <w:proofErr w:type="spellEnd"/>
      <w:r w:rsidRPr="00844232">
        <w:rPr>
          <w:b/>
          <w:bCs/>
        </w:rPr>
        <w:t xml:space="preserve"> local (</w:t>
      </w:r>
      <w:proofErr w:type="spellStart"/>
      <w:r w:rsidRPr="00844232">
        <w:rPr>
          <w:b/>
          <w:bCs/>
        </w:rPr>
        <w:t>Ollama</w:t>
      </w:r>
      <w:proofErr w:type="spellEnd"/>
      <w:r w:rsidRPr="00844232">
        <w:rPr>
          <w:b/>
          <w:bCs/>
        </w:rPr>
        <w:t xml:space="preserve">): </w:t>
      </w:r>
      <w:r w:rsidRPr="00844232">
        <w:t>como en tus notebooks, comenta las dos líneas de arriba y usa estas (</w:t>
      </w:r>
      <w:proofErr w:type="spellStart"/>
      <w:r w:rsidRPr="00844232">
        <w:t>Ollama</w:t>
      </w:r>
      <w:proofErr w:type="spellEnd"/>
      <w:r w:rsidRPr="00844232">
        <w:t xml:space="preserve"> debe estar corriendo):</w:t>
      </w:r>
    </w:p>
    <w:p w14:paraId="229142EC" w14:textId="53E066D8" w:rsidR="00F257E8" w:rsidRDefault="00844232" w:rsidP="00D1112C">
      <w:r w:rsidRPr="00844232">
        <w:rPr>
          <w:noProof/>
        </w:rPr>
        <w:drawing>
          <wp:inline distT="0" distB="0" distL="0" distR="0" wp14:anchorId="62D6434F" wp14:editId="69C4FC2A">
            <wp:extent cx="5359400" cy="962965"/>
            <wp:effectExtent l="38100" t="38100" r="31750" b="46990"/>
            <wp:docPr id="1413719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19192" name=""/>
                    <pic:cNvPicPr/>
                  </pic:nvPicPr>
                  <pic:blipFill>
                    <a:blip r:embed="rId823"/>
                    <a:stretch>
                      <a:fillRect/>
                    </a:stretch>
                  </pic:blipFill>
                  <pic:spPr>
                    <a:xfrm>
                      <a:off x="0" y="0"/>
                      <a:ext cx="5370696" cy="964995"/>
                    </a:xfrm>
                    <a:prstGeom prst="rect">
                      <a:avLst/>
                    </a:prstGeom>
                    <a:ln w="38100">
                      <a:solidFill>
                        <a:srgbClr val="EE0000"/>
                      </a:solidFill>
                    </a:ln>
                  </pic:spPr>
                </pic:pic>
              </a:graphicData>
            </a:graphic>
          </wp:inline>
        </w:drawing>
      </w:r>
    </w:p>
    <w:p w14:paraId="52969D8A" w14:textId="77777777" w:rsidR="00844232" w:rsidRPr="00844232" w:rsidRDefault="00844232" w:rsidP="00844232">
      <w:r w:rsidRPr="00844232">
        <w:lastRenderedPageBreak/>
        <w:t>El profesor avisa que llama3.2 se confunde bastante con herramientas; prueba uno más grande (Phi, Gemma) si te cabe. Es su experiencia en el laboratorio, no una comparación general.</w:t>
      </w:r>
    </w:p>
    <w:p w14:paraId="7726A68C" w14:textId="77777777" w:rsidR="00844232" w:rsidRPr="00844232" w:rsidRDefault="00844232" w:rsidP="00844232">
      <w:r w:rsidRPr="00844232">
        <w:rPr>
          <w:b/>
          <w:bCs/>
        </w:rPr>
        <w:t xml:space="preserve">Si algún día usas </w:t>
      </w:r>
      <w:proofErr w:type="spellStart"/>
      <w:r w:rsidRPr="00844232">
        <w:rPr>
          <w:b/>
          <w:bCs/>
        </w:rPr>
        <w:t>OpenAI</w:t>
      </w:r>
      <w:proofErr w:type="spellEnd"/>
      <w:r w:rsidRPr="00844232">
        <w:t xml:space="preserve"> (como el curso): MODEL = "gpt-4.1-mini" y </w:t>
      </w:r>
      <w:proofErr w:type="spellStart"/>
      <w:r w:rsidRPr="00844232">
        <w:t>gemini</w:t>
      </w:r>
      <w:proofErr w:type="spellEnd"/>
      <w:r w:rsidRPr="00844232">
        <w:t xml:space="preserve"> = </w:t>
      </w:r>
      <w:proofErr w:type="spellStart"/>
      <w:proofErr w:type="gramStart"/>
      <w:r w:rsidRPr="00844232">
        <w:t>OpenAI</w:t>
      </w:r>
      <w:proofErr w:type="spellEnd"/>
      <w:r w:rsidRPr="00844232">
        <w:t>(</w:t>
      </w:r>
      <w:proofErr w:type="gramEnd"/>
      <w:r w:rsidRPr="00844232">
        <w:t>). El nombre de la variable da igual; el código no cambia.</w:t>
      </w:r>
    </w:p>
    <w:p w14:paraId="7329A174" w14:textId="77777777" w:rsidR="00844232" w:rsidRPr="00844232" w:rsidRDefault="00844232" w:rsidP="00844232">
      <w:pPr>
        <w:rPr>
          <w:b/>
          <w:bCs/>
        </w:rPr>
      </w:pPr>
      <w:r w:rsidRPr="00844232">
        <w:rPr>
          <w:b/>
          <w:bCs/>
        </w:rPr>
        <w:t xml:space="preserve">Gemini: lo que cambia respecto al curso (que usa </w:t>
      </w:r>
      <w:proofErr w:type="spellStart"/>
      <w:r w:rsidRPr="00844232">
        <w:rPr>
          <w:b/>
          <w:bCs/>
        </w:rPr>
        <w:t>OpenAI</w:t>
      </w:r>
      <w:proofErr w:type="spellEnd"/>
      <w:r w:rsidRPr="00844232">
        <w:rPr>
          <w:b/>
          <w:bCs/>
        </w:rPr>
        <w:t>)</w:t>
      </w:r>
    </w:p>
    <w:p w14:paraId="6019A7B3" w14:textId="77777777" w:rsidR="00844232" w:rsidRPr="00844232" w:rsidRDefault="00844232" w:rsidP="00844232">
      <w:r w:rsidRPr="00844232">
        <w:t>El formato de herramientas es el mismo, pero hay detalles propios de Gemini que conviene conocer:</w:t>
      </w:r>
    </w:p>
    <w:tbl>
      <w:tblPr>
        <w:tblStyle w:val="Tablaconcuadrcula4-nfasis4"/>
        <w:tblW w:w="0" w:type="auto"/>
        <w:tblLook w:val="04A0" w:firstRow="1" w:lastRow="0" w:firstColumn="1" w:lastColumn="0" w:noHBand="0" w:noVBand="1"/>
      </w:tblPr>
      <w:tblGrid>
        <w:gridCol w:w="3200"/>
        <w:gridCol w:w="4495"/>
        <w:gridCol w:w="3095"/>
      </w:tblGrid>
      <w:tr w:rsidR="00844232" w14:paraId="2D2D2C18" w14:textId="77777777" w:rsidTr="00CE52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18D3ED2" w14:textId="7F714DC3" w:rsidR="00844232" w:rsidRPr="00CE5241" w:rsidRDefault="00CE5241" w:rsidP="00087BAD">
            <w:pPr>
              <w:rPr>
                <w:b w:val="0"/>
                <w:bCs w:val="0"/>
              </w:rPr>
            </w:pPr>
            <w:r w:rsidRPr="00CE5241">
              <w:rPr>
                <w:b w:val="0"/>
                <w:bCs w:val="0"/>
              </w:rPr>
              <w:t>Tema</w:t>
            </w:r>
          </w:p>
        </w:tc>
        <w:tc>
          <w:tcPr>
            <w:tcW w:w="3597" w:type="dxa"/>
          </w:tcPr>
          <w:p w14:paraId="42AFD26F" w14:textId="3510DAA9" w:rsidR="00844232" w:rsidRPr="00CE5241" w:rsidRDefault="00CE5241" w:rsidP="00087BAD">
            <w:pPr>
              <w:cnfStyle w:val="100000000000" w:firstRow="1" w:lastRow="0" w:firstColumn="0" w:lastColumn="0" w:oddVBand="0" w:evenVBand="0" w:oddHBand="0" w:evenHBand="0" w:firstRowFirstColumn="0" w:firstRowLastColumn="0" w:lastRowFirstColumn="0" w:lastRowLastColumn="0"/>
              <w:rPr>
                <w:b w:val="0"/>
                <w:bCs w:val="0"/>
              </w:rPr>
            </w:pPr>
            <w:r w:rsidRPr="00CE5241">
              <w:rPr>
                <w:b w:val="0"/>
                <w:bCs w:val="0"/>
              </w:rPr>
              <w:t>Qué pasa</w:t>
            </w:r>
          </w:p>
        </w:tc>
        <w:tc>
          <w:tcPr>
            <w:tcW w:w="3597" w:type="dxa"/>
          </w:tcPr>
          <w:p w14:paraId="6E28C57D" w14:textId="74005A49" w:rsidR="00844232" w:rsidRPr="00CE5241" w:rsidRDefault="00CE5241" w:rsidP="00087BAD">
            <w:pPr>
              <w:cnfStyle w:val="100000000000" w:firstRow="1" w:lastRow="0" w:firstColumn="0" w:lastColumn="0" w:oddVBand="0" w:evenVBand="0" w:oddHBand="0" w:evenHBand="0" w:firstRowFirstColumn="0" w:firstRowLastColumn="0" w:lastRowFirstColumn="0" w:lastRowLastColumn="0"/>
              <w:rPr>
                <w:b w:val="0"/>
                <w:bCs w:val="0"/>
              </w:rPr>
            </w:pPr>
            <w:r w:rsidRPr="00CE5241">
              <w:rPr>
                <w:b w:val="0"/>
                <w:bCs w:val="0"/>
              </w:rPr>
              <w:t>Qué hacer</w:t>
            </w:r>
          </w:p>
        </w:tc>
      </w:tr>
      <w:tr w:rsidR="00844232" w14:paraId="1CE237EF" w14:textId="77777777" w:rsidTr="00CE5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9016CE9" w14:textId="49B61682" w:rsidR="00844232" w:rsidRPr="00CE5241" w:rsidRDefault="00CE5241" w:rsidP="00087BAD">
            <w:pPr>
              <w:rPr>
                <w:b w:val="0"/>
                <w:bCs w:val="0"/>
              </w:rPr>
            </w:pPr>
            <w:r w:rsidRPr="00CE5241">
              <w:rPr>
                <w:b w:val="0"/>
                <w:bCs w:val="0"/>
              </w:rPr>
              <w:t>Formato de herramientas</w:t>
            </w:r>
          </w:p>
        </w:tc>
        <w:tc>
          <w:tcPr>
            <w:tcW w:w="3597" w:type="dxa"/>
          </w:tcPr>
          <w:p w14:paraId="06BBF878" w14:textId="2E93ED2E" w:rsidR="00844232" w:rsidRDefault="00CE5241" w:rsidP="00087BAD">
            <w:pPr>
              <w:cnfStyle w:val="000000100000" w:firstRow="0" w:lastRow="0" w:firstColumn="0" w:lastColumn="0" w:oddVBand="0" w:evenVBand="0" w:oddHBand="1" w:evenHBand="0" w:firstRowFirstColumn="0" w:firstRowLastColumn="0" w:lastRowFirstColumn="0" w:lastRowLastColumn="0"/>
            </w:pPr>
            <w:r w:rsidRPr="00CE5241">
              <w:t xml:space="preserve">Google documenta </w:t>
            </w:r>
            <w:proofErr w:type="spellStart"/>
            <w:r w:rsidRPr="00CE5241">
              <w:t>tools</w:t>
            </w:r>
            <w:proofErr w:type="spellEnd"/>
            <w:r w:rsidRPr="00CE5241">
              <w:t xml:space="preserve"> y </w:t>
            </w:r>
            <w:proofErr w:type="spellStart"/>
            <w:r w:rsidRPr="00CE5241">
              <w:t>tool_choice</w:t>
            </w:r>
            <w:proofErr w:type="spellEnd"/>
            <w:r w:rsidRPr="00CE5241">
              <w:t xml:space="preserve"> igual que </w:t>
            </w:r>
            <w:proofErr w:type="spellStart"/>
            <w:r w:rsidRPr="00CE5241">
              <w:t>OpenAI</w:t>
            </w:r>
            <w:proofErr w:type="spellEnd"/>
            <w:r w:rsidRPr="00CE5241">
              <w:t xml:space="preserve"> en su capa de compatibilidad, que </w:t>
            </w:r>
            <w:r w:rsidRPr="00CE5241">
              <w:rPr>
                <w:b/>
                <w:bCs/>
              </w:rPr>
              <w:t>marca como beta</w:t>
            </w:r>
            <w:r w:rsidRPr="00CE5241">
              <w:t xml:space="preserve">. Una respuesta cruda de Gemini (citada en un PR de terceros) trae </w:t>
            </w:r>
            <w:proofErr w:type="spellStart"/>
            <w:r w:rsidRPr="00CE5241">
              <w:t>finish_reason</w:t>
            </w:r>
            <w:proofErr w:type="spellEnd"/>
            <w:r w:rsidRPr="00CE5241">
              <w:t>: "</w:t>
            </w:r>
            <w:proofErr w:type="spellStart"/>
            <w:r w:rsidRPr="00CE5241">
              <w:t>tool_calls</w:t>
            </w:r>
            <w:proofErr w:type="spellEnd"/>
            <w:r w:rsidRPr="00CE5241">
              <w:t>"</w:t>
            </w:r>
          </w:p>
        </w:tc>
        <w:tc>
          <w:tcPr>
            <w:tcW w:w="3597" w:type="dxa"/>
          </w:tcPr>
          <w:p w14:paraId="7437D48E" w14:textId="32E87946" w:rsidR="00844232" w:rsidRDefault="00CE5241" w:rsidP="00087BAD">
            <w:pPr>
              <w:cnfStyle w:val="000000100000" w:firstRow="0" w:lastRow="0" w:firstColumn="0" w:lastColumn="0" w:oddVBand="0" w:evenVBand="0" w:oddHBand="1" w:evenHBand="0" w:firstRowFirstColumn="0" w:firstRowLastColumn="0" w:lastRowFirstColumn="0" w:lastRowLastColumn="0"/>
            </w:pPr>
            <w:r w:rsidRPr="00CE5241">
              <w:t>Nada: el código es el mismo</w:t>
            </w:r>
          </w:p>
        </w:tc>
      </w:tr>
      <w:tr w:rsidR="00844232" w14:paraId="39EC244F" w14:textId="77777777" w:rsidTr="00CE5241">
        <w:tc>
          <w:tcPr>
            <w:cnfStyle w:val="001000000000" w:firstRow="0" w:lastRow="0" w:firstColumn="1" w:lastColumn="0" w:oddVBand="0" w:evenVBand="0" w:oddHBand="0" w:evenHBand="0" w:firstRowFirstColumn="0" w:firstRowLastColumn="0" w:lastRowFirstColumn="0" w:lastRowLastColumn="0"/>
            <w:tcW w:w="3596" w:type="dxa"/>
          </w:tcPr>
          <w:p w14:paraId="2D88987A" w14:textId="1C516202" w:rsidR="00844232" w:rsidRDefault="00CE5241" w:rsidP="00087BAD">
            <w:proofErr w:type="spellStart"/>
            <w:r w:rsidRPr="00CE5241">
              <w:rPr>
                <w:i/>
                <w:iCs/>
              </w:rPr>
              <w:t>Thought</w:t>
            </w:r>
            <w:proofErr w:type="spellEnd"/>
            <w:r w:rsidRPr="00CE5241">
              <w:rPr>
                <w:i/>
                <w:iCs/>
              </w:rPr>
              <w:t xml:space="preserve"> </w:t>
            </w:r>
            <w:proofErr w:type="spellStart"/>
            <w:r w:rsidRPr="00CE5241">
              <w:rPr>
                <w:i/>
                <w:iCs/>
              </w:rPr>
              <w:t>signatures</w:t>
            </w:r>
            <w:proofErr w:type="spellEnd"/>
            <w:r w:rsidRPr="00CE5241">
              <w:t xml:space="preserve"> (Gemini 3)</w:t>
            </w:r>
          </w:p>
        </w:tc>
        <w:tc>
          <w:tcPr>
            <w:tcW w:w="3597" w:type="dxa"/>
          </w:tcPr>
          <w:p w14:paraId="6C4E5330" w14:textId="4C6E4785" w:rsidR="00844232" w:rsidRDefault="00CE5241" w:rsidP="00087BAD">
            <w:pPr>
              <w:cnfStyle w:val="000000000000" w:firstRow="0" w:lastRow="0" w:firstColumn="0" w:lastColumn="0" w:oddVBand="0" w:evenVBand="0" w:oddHBand="0" w:evenHBand="0" w:firstRowFirstColumn="0" w:firstRowLastColumn="0" w:lastRowFirstColumn="0" w:lastRowLastColumn="0"/>
            </w:pPr>
            <w:r w:rsidRPr="00CE5241">
              <w:t xml:space="preserve">Cada </w:t>
            </w:r>
            <w:proofErr w:type="spellStart"/>
            <w:r w:rsidRPr="00CE5241">
              <w:rPr>
                <w:b/>
                <w:bCs/>
              </w:rPr>
              <w:t>tool_call</w:t>
            </w:r>
            <w:proofErr w:type="spellEnd"/>
            <w:r w:rsidRPr="00CE5241">
              <w:t xml:space="preserve"> puede traer </w:t>
            </w:r>
            <w:proofErr w:type="spellStart"/>
            <w:r w:rsidRPr="00CE5241">
              <w:rPr>
                <w:b/>
                <w:bCs/>
              </w:rPr>
              <w:t>extra_</w:t>
            </w:r>
            <w:proofErr w:type="gramStart"/>
            <w:r w:rsidRPr="00CE5241">
              <w:rPr>
                <w:b/>
                <w:bCs/>
              </w:rPr>
              <w:t>content.google</w:t>
            </w:r>
            <w:proofErr w:type="gramEnd"/>
            <w:r w:rsidRPr="00CE5241">
              <w:rPr>
                <w:b/>
                <w:bCs/>
              </w:rPr>
              <w:t>.thought_signature</w:t>
            </w:r>
            <w:proofErr w:type="spellEnd"/>
            <w:r w:rsidRPr="00CE5241">
              <w:t xml:space="preserve">, y Google rechaza la siguiente llamada si no se la devuelves (reporte en su foro: </w:t>
            </w:r>
            <w:r w:rsidRPr="00CE5241">
              <w:rPr>
                <w:i/>
                <w:iCs/>
              </w:rPr>
              <w:t>"</w:t>
            </w:r>
            <w:proofErr w:type="spellStart"/>
            <w:r w:rsidRPr="00CE5241">
              <w:rPr>
                <w:i/>
                <w:iCs/>
              </w:rPr>
              <w:t>Function</w:t>
            </w:r>
            <w:proofErr w:type="spellEnd"/>
            <w:r w:rsidRPr="00CE5241">
              <w:rPr>
                <w:i/>
                <w:iCs/>
              </w:rPr>
              <w:t xml:space="preserve"> </w:t>
            </w:r>
            <w:proofErr w:type="spellStart"/>
            <w:r w:rsidRPr="00CE5241">
              <w:rPr>
                <w:i/>
                <w:iCs/>
              </w:rPr>
              <w:t>call</w:t>
            </w:r>
            <w:proofErr w:type="spellEnd"/>
            <w:r w:rsidRPr="00CE5241">
              <w:rPr>
                <w:i/>
                <w:iCs/>
              </w:rPr>
              <w:t xml:space="preserve"> </w:t>
            </w:r>
            <w:proofErr w:type="spellStart"/>
            <w:r w:rsidRPr="00CE5241">
              <w:rPr>
                <w:i/>
                <w:iCs/>
              </w:rPr>
              <w:t>is</w:t>
            </w:r>
            <w:proofErr w:type="spellEnd"/>
            <w:r w:rsidRPr="00CE5241">
              <w:rPr>
                <w:i/>
                <w:iCs/>
              </w:rPr>
              <w:t xml:space="preserve"> </w:t>
            </w:r>
            <w:proofErr w:type="spellStart"/>
            <w:r w:rsidRPr="00CE5241">
              <w:rPr>
                <w:i/>
                <w:iCs/>
              </w:rPr>
              <w:t>missing</w:t>
            </w:r>
            <w:proofErr w:type="spellEnd"/>
            <w:r w:rsidRPr="00CE5241">
              <w:rPr>
                <w:i/>
                <w:iCs/>
              </w:rPr>
              <w:t xml:space="preserve"> a </w:t>
            </w:r>
            <w:proofErr w:type="spellStart"/>
            <w:r w:rsidRPr="00CE5241">
              <w:rPr>
                <w:i/>
                <w:iCs/>
              </w:rPr>
              <w:t>thought_signature</w:t>
            </w:r>
            <w:proofErr w:type="spellEnd"/>
            <w:r w:rsidRPr="00CE5241">
              <w:rPr>
                <w:i/>
                <w:iCs/>
              </w:rPr>
              <w:t>"</w:t>
            </w:r>
            <w:r w:rsidRPr="00CE5241">
              <w:t>)</w:t>
            </w:r>
          </w:p>
        </w:tc>
        <w:tc>
          <w:tcPr>
            <w:tcW w:w="3597" w:type="dxa"/>
          </w:tcPr>
          <w:p w14:paraId="13DA5499" w14:textId="716855B2" w:rsidR="00844232" w:rsidRDefault="00CE5241" w:rsidP="00087BAD">
            <w:pPr>
              <w:cnfStyle w:val="000000000000" w:firstRow="0" w:lastRow="0" w:firstColumn="0" w:lastColumn="0" w:oddVBand="0" w:evenVBand="0" w:oddHBand="0" w:evenHBand="0" w:firstRowFirstColumn="0" w:firstRowLastColumn="0" w:lastRowFirstColumn="0" w:lastRowLastColumn="0"/>
            </w:pPr>
            <w:r w:rsidRPr="00CE5241">
              <w:t xml:space="preserve">Agregar a </w:t>
            </w:r>
            <w:proofErr w:type="spellStart"/>
            <w:r w:rsidRPr="00CE5241">
              <w:t>messages</w:t>
            </w:r>
            <w:proofErr w:type="spellEnd"/>
            <w:r w:rsidRPr="00CE5241">
              <w:t xml:space="preserve"> el objeto </w:t>
            </w:r>
            <w:proofErr w:type="spellStart"/>
            <w:r w:rsidRPr="00CE5241">
              <w:t>assistant_message</w:t>
            </w:r>
            <w:proofErr w:type="spellEnd"/>
            <w:r w:rsidRPr="00CE5241">
              <w:t xml:space="preserve"> </w:t>
            </w:r>
            <w:r w:rsidRPr="00CE5241">
              <w:rPr>
                <w:b/>
                <w:bCs/>
              </w:rPr>
              <w:t>tal cual</w:t>
            </w:r>
            <w:r w:rsidRPr="00CE5241">
              <w:t xml:space="preserve">, como hace el código. Comprobé con el SDK de </w:t>
            </w:r>
            <w:proofErr w:type="spellStart"/>
            <w:r w:rsidRPr="00CE5241">
              <w:t>OpenAI</w:t>
            </w:r>
            <w:proofErr w:type="spellEnd"/>
            <w:r w:rsidRPr="00CE5241">
              <w:t xml:space="preserve"> que así la firma viaja de vuelta; si reconstruyes el mensaje a mano, se pierde</w:t>
            </w:r>
          </w:p>
        </w:tc>
      </w:tr>
      <w:tr w:rsidR="00CE5241" w14:paraId="7BC73736" w14:textId="77777777" w:rsidTr="00CE5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99A1360" w14:textId="1A77E312" w:rsidR="00CE5241" w:rsidRPr="00A7055D" w:rsidRDefault="00A7055D" w:rsidP="00087BAD">
            <w:proofErr w:type="spellStart"/>
            <w:r w:rsidRPr="00A7055D">
              <w:t>additionalProperties</w:t>
            </w:r>
            <w:proofErr w:type="spellEnd"/>
            <w:r w:rsidRPr="00A7055D">
              <w:t>: False</w:t>
            </w:r>
          </w:p>
        </w:tc>
        <w:tc>
          <w:tcPr>
            <w:tcW w:w="3597" w:type="dxa"/>
          </w:tcPr>
          <w:p w14:paraId="36E62344" w14:textId="125005F3" w:rsidR="00CE5241" w:rsidRPr="00CE5241" w:rsidRDefault="00E25E00" w:rsidP="00087BAD">
            <w:pPr>
              <w:cnfStyle w:val="000000100000" w:firstRow="0" w:lastRow="0" w:firstColumn="0" w:lastColumn="0" w:oddVBand="0" w:evenVBand="0" w:oddHBand="1" w:evenHBand="0" w:firstRowFirstColumn="0" w:firstRowLastColumn="0" w:lastRowFirstColumn="0" w:lastRowLastColumn="0"/>
            </w:pPr>
            <w:r w:rsidRPr="00E25E00">
              <w:t xml:space="preserve">El ejemplo de Google no lo usa y </w:t>
            </w:r>
            <w:r w:rsidRPr="00E25E00">
              <w:rPr>
                <w:b/>
                <w:bCs/>
              </w:rPr>
              <w:t>no encontré documentación</w:t>
            </w:r>
            <w:r w:rsidRPr="00E25E00">
              <w:t xml:space="preserve"> que diga si Gemini lo acepta (tu notebook ya lo trae)</w:t>
            </w:r>
          </w:p>
        </w:tc>
        <w:tc>
          <w:tcPr>
            <w:tcW w:w="3597" w:type="dxa"/>
          </w:tcPr>
          <w:p w14:paraId="35E3B5EE" w14:textId="2D3F836A" w:rsidR="00CE5241" w:rsidRPr="00CE5241" w:rsidRDefault="00E25E00" w:rsidP="00087BAD">
            <w:pPr>
              <w:cnfStyle w:val="000000100000" w:firstRow="0" w:lastRow="0" w:firstColumn="0" w:lastColumn="0" w:oddVBand="0" w:evenVBand="0" w:oddHBand="1" w:evenHBand="0" w:firstRowFirstColumn="0" w:firstRowLastColumn="0" w:lastRowFirstColumn="0" w:lastRowLastColumn="0"/>
            </w:pPr>
            <w:r w:rsidRPr="00E25E00">
              <w:t>Si Gemini se queja del esquema, quita esa línea (hipótesis mía, no probada)</w:t>
            </w:r>
          </w:p>
        </w:tc>
      </w:tr>
      <w:tr w:rsidR="00E25E00" w14:paraId="73440324" w14:textId="77777777" w:rsidTr="00CE5241">
        <w:tc>
          <w:tcPr>
            <w:cnfStyle w:val="001000000000" w:firstRow="0" w:lastRow="0" w:firstColumn="1" w:lastColumn="0" w:oddVBand="0" w:evenVBand="0" w:oddHBand="0" w:evenHBand="0" w:firstRowFirstColumn="0" w:firstRowLastColumn="0" w:lastRowFirstColumn="0" w:lastRowLastColumn="0"/>
            <w:tcW w:w="3596" w:type="dxa"/>
          </w:tcPr>
          <w:p w14:paraId="0E62095F" w14:textId="26C86518" w:rsidR="00E25E00" w:rsidRPr="00A7055D" w:rsidRDefault="00E25E00" w:rsidP="00087BAD">
            <w:r w:rsidRPr="00E25E00">
              <w:t>Streaming con herramientas</w:t>
            </w:r>
          </w:p>
        </w:tc>
        <w:tc>
          <w:tcPr>
            <w:tcW w:w="3597" w:type="dxa"/>
          </w:tcPr>
          <w:p w14:paraId="620E3330" w14:textId="18BCD958" w:rsidR="00E25E00" w:rsidRPr="00E25E00" w:rsidRDefault="00E25E00" w:rsidP="00087BAD">
            <w:pPr>
              <w:cnfStyle w:val="000000000000" w:firstRow="0" w:lastRow="0" w:firstColumn="0" w:lastColumn="0" w:oddVBand="0" w:evenVBand="0" w:oddHBand="0" w:evenHBand="0" w:firstRowFirstColumn="0" w:firstRowLastColumn="0" w:lastRowFirstColumn="0" w:lastRowLastColumn="0"/>
            </w:pPr>
            <w:r w:rsidRPr="00E25E00">
              <w:t xml:space="preserve">Un reporte de usuarios indica que los </w:t>
            </w:r>
            <w:proofErr w:type="spellStart"/>
            <w:r w:rsidRPr="00E25E00">
              <w:t>tool_calls</w:t>
            </w:r>
            <w:proofErr w:type="spellEnd"/>
            <w:r w:rsidRPr="00E25E00">
              <w:t xml:space="preserve"> del streaming no traen </w:t>
            </w:r>
            <w:proofErr w:type="spellStart"/>
            <w:r w:rsidRPr="00E25E00">
              <w:t>index</w:t>
            </w:r>
            <w:proofErr w:type="spellEnd"/>
            <w:r w:rsidRPr="00E25E00">
              <w:t xml:space="preserve">, a diferencia de </w:t>
            </w:r>
            <w:proofErr w:type="spellStart"/>
            <w:r w:rsidRPr="00E25E00">
              <w:t>OpenAI</w:t>
            </w:r>
            <w:proofErr w:type="spellEnd"/>
          </w:p>
        </w:tc>
        <w:tc>
          <w:tcPr>
            <w:tcW w:w="3597" w:type="dxa"/>
          </w:tcPr>
          <w:p w14:paraId="55CEA2AF" w14:textId="39D14D0C" w:rsidR="00E25E00" w:rsidRPr="00E25E00" w:rsidRDefault="00E25E00" w:rsidP="00087BAD">
            <w:pPr>
              <w:cnfStyle w:val="000000000000" w:firstRow="0" w:lastRow="0" w:firstColumn="0" w:lastColumn="0" w:oddVBand="0" w:evenVBand="0" w:oddHBand="0" w:evenHBand="0" w:firstRowFirstColumn="0" w:firstRowLastColumn="0" w:lastRowFirstColumn="0" w:lastRowLastColumn="0"/>
            </w:pPr>
            <w:r w:rsidRPr="00E25E00">
              <w:t xml:space="preserve">Por eso seguimos </w:t>
            </w:r>
            <w:r w:rsidRPr="00E25E00">
              <w:rPr>
                <w:b/>
                <w:bCs/>
              </w:rPr>
              <w:t>sin streaming</w:t>
            </w:r>
            <w:r w:rsidRPr="00E25E00">
              <w:t xml:space="preserve"> en este proyecto</w:t>
            </w:r>
          </w:p>
        </w:tc>
      </w:tr>
    </w:tbl>
    <w:p w14:paraId="3EC31304" w14:textId="77777777" w:rsidR="00DC433D" w:rsidRPr="0068565C" w:rsidRDefault="00DC433D" w:rsidP="00087BAD"/>
    <w:p w14:paraId="415DEBCA" w14:textId="77777777" w:rsidR="00087BAD" w:rsidRDefault="00087BAD" w:rsidP="00E90BE6"/>
    <w:p w14:paraId="3AF4F700" w14:textId="77777777" w:rsidR="00E25E00" w:rsidRDefault="00E25E00" w:rsidP="00E90BE6"/>
    <w:p w14:paraId="4562A668" w14:textId="7496B873" w:rsidR="00E25E00" w:rsidRDefault="00E25E00">
      <w:r>
        <w:br w:type="page"/>
      </w:r>
    </w:p>
    <w:p w14:paraId="05D44756" w14:textId="09562594" w:rsidR="00E25E00" w:rsidRDefault="00E25E00" w:rsidP="00E25E00">
      <w:pPr>
        <w:pStyle w:val="Ttulo4"/>
        <w:rPr>
          <w:b/>
          <w:bCs/>
          <w:i w:val="0"/>
          <w:iCs w:val="0"/>
          <w:sz w:val="24"/>
          <w:highlight w:val="yellow"/>
        </w:rPr>
      </w:pPr>
      <w:r w:rsidRPr="006B75D3">
        <w:rPr>
          <w:b/>
          <w:bCs/>
          <w:i w:val="0"/>
          <w:iCs w:val="0"/>
          <w:sz w:val="24"/>
          <w:highlight w:val="yellow"/>
        </w:rPr>
        <w:lastRenderedPageBreak/>
        <w:t>2.11.3.1 Paso</w:t>
      </w:r>
      <w:r>
        <w:rPr>
          <w:b/>
          <w:bCs/>
          <w:i w:val="0"/>
          <w:iCs w:val="0"/>
          <w:sz w:val="24"/>
          <w:highlight w:val="yellow"/>
        </w:rPr>
        <w:t xml:space="preserve"> </w:t>
      </w:r>
      <w:r w:rsidR="00BE025B">
        <w:rPr>
          <w:b/>
          <w:bCs/>
          <w:i w:val="0"/>
          <w:iCs w:val="0"/>
          <w:sz w:val="24"/>
          <w:highlight w:val="yellow"/>
        </w:rPr>
        <w:t xml:space="preserve">1 </w:t>
      </w:r>
      <w:r>
        <w:rPr>
          <w:b/>
          <w:bCs/>
          <w:i w:val="0"/>
          <w:iCs w:val="0"/>
          <w:sz w:val="24"/>
          <w:highlight w:val="yellow"/>
        </w:rPr>
        <w:t xml:space="preserve">– </w:t>
      </w:r>
      <w:proofErr w:type="spellStart"/>
      <w:r w:rsidR="00BE025B">
        <w:rPr>
          <w:b/>
          <w:bCs/>
          <w:i w:val="0"/>
          <w:iCs w:val="0"/>
          <w:sz w:val="24"/>
          <w:highlight w:val="yellow"/>
        </w:rPr>
        <w:t>Chatbot</w:t>
      </w:r>
      <w:proofErr w:type="spellEnd"/>
      <w:r w:rsidR="00BE025B">
        <w:rPr>
          <w:b/>
          <w:bCs/>
          <w:i w:val="0"/>
          <w:iCs w:val="0"/>
          <w:sz w:val="24"/>
          <w:highlight w:val="yellow"/>
        </w:rPr>
        <w:t xml:space="preserve"> sin herramientas </w:t>
      </w:r>
    </w:p>
    <w:p w14:paraId="2EED913F" w14:textId="733184D8" w:rsidR="00BE025B" w:rsidRPr="00BE025B" w:rsidRDefault="007432FB" w:rsidP="00BE025B">
      <w:pPr>
        <w:rPr>
          <w:highlight w:val="yellow"/>
        </w:rPr>
      </w:pPr>
      <w:r w:rsidRPr="007432FB">
        <w:rPr>
          <w:noProof/>
        </w:rPr>
        <w:drawing>
          <wp:inline distT="0" distB="0" distL="0" distR="0" wp14:anchorId="4DC23DB1" wp14:editId="277722CB">
            <wp:extent cx="6858000" cy="3088005"/>
            <wp:effectExtent l="38100" t="38100" r="38100" b="36195"/>
            <wp:docPr id="52263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3258" name=""/>
                    <pic:cNvPicPr/>
                  </pic:nvPicPr>
                  <pic:blipFill>
                    <a:blip r:embed="rId824"/>
                    <a:stretch>
                      <a:fillRect/>
                    </a:stretch>
                  </pic:blipFill>
                  <pic:spPr>
                    <a:xfrm>
                      <a:off x="0" y="0"/>
                      <a:ext cx="6858000" cy="3088005"/>
                    </a:xfrm>
                    <a:prstGeom prst="rect">
                      <a:avLst/>
                    </a:prstGeom>
                    <a:ln w="28575">
                      <a:solidFill>
                        <a:srgbClr val="EE0000"/>
                      </a:solidFill>
                    </a:ln>
                  </pic:spPr>
                </pic:pic>
              </a:graphicData>
            </a:graphic>
          </wp:inline>
        </w:drawing>
      </w:r>
    </w:p>
    <w:p w14:paraId="552EF75B" w14:textId="4AA20D2B" w:rsidR="00E25E00" w:rsidRDefault="009C660B" w:rsidP="00E90BE6">
      <w:r>
        <w:t xml:space="preserve">El mensaje de sistema fija el rol y el tono (“si no sabes, dilo” es un clásico contra las alucinaciones, pero </w:t>
      </w:r>
      <w:r>
        <w:rPr>
          <w:b/>
          <w:bCs/>
        </w:rPr>
        <w:t xml:space="preserve">no las elimina). </w:t>
      </w:r>
      <w:proofErr w:type="spellStart"/>
      <w:r>
        <w:t>Todavia</w:t>
      </w:r>
      <w:proofErr w:type="spellEnd"/>
      <w:r>
        <w:t xml:space="preserve"> no hay </w:t>
      </w:r>
      <w:r>
        <w:rPr>
          <w:b/>
          <w:bCs/>
        </w:rPr>
        <w:t xml:space="preserve">tolos: </w:t>
      </w:r>
      <w:r>
        <w:t xml:space="preserve">es el </w:t>
      </w:r>
      <w:proofErr w:type="spellStart"/>
      <w:r>
        <w:t>chatbot</w:t>
      </w:r>
      <w:proofErr w:type="spellEnd"/>
      <w:r>
        <w:t xml:space="preserve"> del </w:t>
      </w:r>
      <w:proofErr w:type="spellStart"/>
      <w:r>
        <w:t>dia</w:t>
      </w:r>
      <w:proofErr w:type="spellEnd"/>
      <w:r>
        <w:t>.</w:t>
      </w:r>
    </w:p>
    <w:p w14:paraId="29BD98B4" w14:textId="3E17A87F" w:rsidR="00BB1F5C" w:rsidRDefault="00BB1F5C" w:rsidP="00E90BE6">
      <w:r w:rsidRPr="00BB1F5C">
        <w:rPr>
          <w:noProof/>
        </w:rPr>
        <w:drawing>
          <wp:inline distT="0" distB="0" distL="0" distR="0" wp14:anchorId="2CA7EE79" wp14:editId="5FC7C0D9">
            <wp:extent cx="6858000" cy="4784725"/>
            <wp:effectExtent l="38100" t="38100" r="38100" b="34925"/>
            <wp:docPr id="2014602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02652" name=""/>
                    <pic:cNvPicPr/>
                  </pic:nvPicPr>
                  <pic:blipFill>
                    <a:blip r:embed="rId825"/>
                    <a:stretch>
                      <a:fillRect/>
                    </a:stretch>
                  </pic:blipFill>
                  <pic:spPr>
                    <a:xfrm>
                      <a:off x="0" y="0"/>
                      <a:ext cx="6858000" cy="4784725"/>
                    </a:xfrm>
                    <a:prstGeom prst="rect">
                      <a:avLst/>
                    </a:prstGeom>
                    <a:ln w="28575">
                      <a:solidFill>
                        <a:srgbClr val="EE0000"/>
                      </a:solidFill>
                    </a:ln>
                  </pic:spPr>
                </pic:pic>
              </a:graphicData>
            </a:graphic>
          </wp:inline>
        </w:drawing>
      </w:r>
    </w:p>
    <w:p w14:paraId="090D86F2" w14:textId="77777777" w:rsidR="00BB1F5C" w:rsidRDefault="00BB1F5C" w:rsidP="00E90BE6"/>
    <w:p w14:paraId="523B5D94" w14:textId="77777777" w:rsidR="00BB1F5C" w:rsidRDefault="00BB1F5C" w:rsidP="00E90BE6"/>
    <w:p w14:paraId="0646893A" w14:textId="23B577F3" w:rsidR="003F747E" w:rsidRDefault="003F747E" w:rsidP="003F747E">
      <w:pPr>
        <w:pStyle w:val="Ttulo4"/>
        <w:rPr>
          <w:b/>
          <w:bCs/>
          <w:i w:val="0"/>
          <w:iCs w:val="0"/>
          <w:sz w:val="24"/>
          <w:highlight w:val="yellow"/>
        </w:rPr>
      </w:pPr>
      <w:r w:rsidRPr="006B75D3">
        <w:rPr>
          <w:b/>
          <w:bCs/>
          <w:i w:val="0"/>
          <w:iCs w:val="0"/>
          <w:sz w:val="24"/>
          <w:highlight w:val="yellow"/>
        </w:rPr>
        <w:t>2.11.3.</w:t>
      </w:r>
      <w:r>
        <w:rPr>
          <w:b/>
          <w:bCs/>
          <w:i w:val="0"/>
          <w:iCs w:val="0"/>
          <w:sz w:val="24"/>
          <w:highlight w:val="yellow"/>
        </w:rPr>
        <w:t xml:space="preserve">2 Paso 2 – La </w:t>
      </w:r>
      <w:r w:rsidR="00BB1F5C">
        <w:rPr>
          <w:b/>
          <w:bCs/>
          <w:i w:val="0"/>
          <w:iCs w:val="0"/>
          <w:sz w:val="24"/>
          <w:highlight w:val="yellow"/>
        </w:rPr>
        <w:t>función</w:t>
      </w:r>
      <w:r>
        <w:rPr>
          <w:b/>
          <w:bCs/>
          <w:i w:val="0"/>
          <w:iCs w:val="0"/>
          <w:sz w:val="24"/>
          <w:highlight w:val="yellow"/>
        </w:rPr>
        <w:t xml:space="preserve"> normal (sin IA)</w:t>
      </w:r>
    </w:p>
    <w:p w14:paraId="73BE67AA" w14:textId="7562F7DF" w:rsidR="003F747E" w:rsidRDefault="00E66C13" w:rsidP="003F747E">
      <w:pPr>
        <w:rPr>
          <w:highlight w:val="yellow"/>
        </w:rPr>
      </w:pPr>
      <w:r w:rsidRPr="00E66C13">
        <w:rPr>
          <w:noProof/>
        </w:rPr>
        <w:drawing>
          <wp:inline distT="0" distB="0" distL="0" distR="0" wp14:anchorId="70CC19EC" wp14:editId="173D4088">
            <wp:extent cx="6237338" cy="3437466"/>
            <wp:effectExtent l="38100" t="38100" r="30480" b="29845"/>
            <wp:docPr id="2100789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89156" name=""/>
                    <pic:cNvPicPr/>
                  </pic:nvPicPr>
                  <pic:blipFill>
                    <a:blip r:embed="rId826"/>
                    <a:stretch>
                      <a:fillRect/>
                    </a:stretch>
                  </pic:blipFill>
                  <pic:spPr>
                    <a:xfrm>
                      <a:off x="0" y="0"/>
                      <a:ext cx="6239541" cy="3438680"/>
                    </a:xfrm>
                    <a:prstGeom prst="rect">
                      <a:avLst/>
                    </a:prstGeom>
                    <a:ln w="28575">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F6065F" w14:paraId="272CA7C3" w14:textId="77777777" w:rsidTr="007317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598574D" w14:textId="6D7F57FC" w:rsidR="00F6065F" w:rsidRPr="00F6065F" w:rsidRDefault="00F6065F" w:rsidP="003F747E">
            <w:pPr>
              <w:rPr>
                <w:b w:val="0"/>
                <w:bCs w:val="0"/>
              </w:rPr>
            </w:pPr>
            <w:r w:rsidRPr="00F6065F">
              <w:rPr>
                <w:b w:val="0"/>
                <w:bCs w:val="0"/>
              </w:rPr>
              <w:t>Línea</w:t>
            </w:r>
          </w:p>
        </w:tc>
        <w:tc>
          <w:tcPr>
            <w:tcW w:w="5395" w:type="dxa"/>
          </w:tcPr>
          <w:p w14:paraId="5059FC30" w14:textId="20517222" w:rsidR="00F6065F" w:rsidRPr="00F6065F" w:rsidRDefault="00F6065F" w:rsidP="003F747E">
            <w:pPr>
              <w:cnfStyle w:val="100000000000" w:firstRow="1" w:lastRow="0" w:firstColumn="0" w:lastColumn="0" w:oddVBand="0" w:evenVBand="0" w:oddHBand="0" w:evenHBand="0" w:firstRowFirstColumn="0" w:firstRowLastColumn="0" w:lastRowFirstColumn="0" w:lastRowLastColumn="0"/>
              <w:rPr>
                <w:b w:val="0"/>
                <w:bCs w:val="0"/>
              </w:rPr>
            </w:pPr>
            <w:r w:rsidRPr="00F6065F">
              <w:rPr>
                <w:b w:val="0"/>
                <w:bCs w:val="0"/>
              </w:rPr>
              <w:t>Que hace</w:t>
            </w:r>
          </w:p>
        </w:tc>
      </w:tr>
      <w:tr w:rsidR="00F6065F" w14:paraId="495594AC" w14:textId="77777777" w:rsidTr="00731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72CB403" w14:textId="248C1168" w:rsidR="00F6065F" w:rsidRPr="00F6065F" w:rsidRDefault="00F6065F" w:rsidP="003F747E">
            <w:pPr>
              <w:rPr>
                <w:b w:val="0"/>
                <w:bCs w:val="0"/>
              </w:rPr>
            </w:pPr>
            <w:proofErr w:type="spellStart"/>
            <w:r w:rsidRPr="00F6065F">
              <w:rPr>
                <w:b w:val="0"/>
                <w:bCs w:val="0"/>
              </w:rPr>
              <w:t>print</w:t>
            </w:r>
            <w:proofErr w:type="spellEnd"/>
            <w:r w:rsidRPr="00F6065F">
              <w:rPr>
                <w:b w:val="0"/>
                <w:bCs w:val="0"/>
              </w:rPr>
              <w:t>(...)</w:t>
            </w:r>
          </w:p>
        </w:tc>
        <w:tc>
          <w:tcPr>
            <w:tcW w:w="5395" w:type="dxa"/>
          </w:tcPr>
          <w:p w14:paraId="0902BE92" w14:textId="78BBDF31" w:rsidR="00F6065F" w:rsidRPr="001035A0" w:rsidRDefault="00F6065F" w:rsidP="003F747E">
            <w:pPr>
              <w:cnfStyle w:val="000000100000" w:firstRow="0" w:lastRow="0" w:firstColumn="0" w:lastColumn="0" w:oddVBand="0" w:evenVBand="0" w:oddHBand="1" w:evenHBand="0" w:firstRowFirstColumn="0" w:firstRowLastColumn="0" w:lastRowFirstColumn="0" w:lastRowLastColumn="0"/>
            </w:pPr>
            <w:r w:rsidRPr="001035A0">
              <w:t>Un "chivato": te muestra en consola cuándo se ejecuta de verdad</w:t>
            </w:r>
          </w:p>
        </w:tc>
      </w:tr>
      <w:tr w:rsidR="00F6065F" w14:paraId="2F1BF070" w14:textId="77777777" w:rsidTr="007317A8">
        <w:tc>
          <w:tcPr>
            <w:cnfStyle w:val="001000000000" w:firstRow="0" w:lastRow="0" w:firstColumn="1" w:lastColumn="0" w:oddVBand="0" w:evenVBand="0" w:oddHBand="0" w:evenHBand="0" w:firstRowFirstColumn="0" w:firstRowLastColumn="0" w:lastRowFirstColumn="0" w:lastRowLastColumn="0"/>
            <w:tcW w:w="5395" w:type="dxa"/>
          </w:tcPr>
          <w:p w14:paraId="733555B6" w14:textId="695036AB" w:rsidR="00F6065F" w:rsidRPr="001035A0" w:rsidRDefault="001035A0" w:rsidP="003F747E">
            <w:pPr>
              <w:rPr>
                <w:b w:val="0"/>
                <w:bCs w:val="0"/>
              </w:rPr>
            </w:pPr>
            <w:proofErr w:type="gramStart"/>
            <w:r w:rsidRPr="001035A0">
              <w:rPr>
                <w:b w:val="0"/>
                <w:bCs w:val="0"/>
              </w:rPr>
              <w:t>.</w:t>
            </w:r>
            <w:proofErr w:type="spellStart"/>
            <w:r w:rsidRPr="001035A0">
              <w:rPr>
                <w:b w:val="0"/>
                <w:bCs w:val="0"/>
              </w:rPr>
              <w:t>lower</w:t>
            </w:r>
            <w:proofErr w:type="spellEnd"/>
            <w:proofErr w:type="gramEnd"/>
            <w:r w:rsidRPr="001035A0">
              <w:rPr>
                <w:b w:val="0"/>
                <w:bCs w:val="0"/>
              </w:rPr>
              <w:t>()</w:t>
            </w:r>
          </w:p>
        </w:tc>
        <w:tc>
          <w:tcPr>
            <w:tcW w:w="5395" w:type="dxa"/>
          </w:tcPr>
          <w:p w14:paraId="60260F0B" w14:textId="14D26B13" w:rsidR="00F6065F" w:rsidRPr="001035A0" w:rsidRDefault="001035A0" w:rsidP="003F747E">
            <w:pPr>
              <w:cnfStyle w:val="000000000000" w:firstRow="0" w:lastRow="0" w:firstColumn="0" w:lastColumn="0" w:oddVBand="0" w:evenVBand="0" w:oddHBand="0" w:evenHBand="0" w:firstRowFirstColumn="0" w:firstRowLastColumn="0" w:lastRowFirstColumn="0" w:lastRowLastColumn="0"/>
            </w:pPr>
            <w:r w:rsidRPr="001035A0">
              <w:rPr>
                <w:b/>
                <w:bCs/>
              </w:rPr>
              <w:t>"London"</w:t>
            </w:r>
            <w:r w:rsidRPr="001035A0">
              <w:t xml:space="preserve">, </w:t>
            </w:r>
            <w:r w:rsidRPr="001035A0">
              <w:rPr>
                <w:b/>
                <w:bCs/>
              </w:rPr>
              <w:t>"LONDON"</w:t>
            </w:r>
            <w:r w:rsidRPr="001035A0">
              <w:t xml:space="preserve"> y </w:t>
            </w:r>
            <w:r w:rsidRPr="001035A0">
              <w:rPr>
                <w:b/>
                <w:bCs/>
              </w:rPr>
              <w:t>"</w:t>
            </w:r>
            <w:proofErr w:type="spellStart"/>
            <w:r w:rsidRPr="001035A0">
              <w:rPr>
                <w:b/>
                <w:bCs/>
              </w:rPr>
              <w:t>london</w:t>
            </w:r>
            <w:proofErr w:type="spellEnd"/>
            <w:r w:rsidRPr="001035A0">
              <w:rPr>
                <w:b/>
                <w:bCs/>
              </w:rPr>
              <w:t>"</w:t>
            </w:r>
            <w:r w:rsidRPr="001035A0">
              <w:t xml:space="preserve"> buscan la misma clave</w:t>
            </w:r>
          </w:p>
        </w:tc>
      </w:tr>
      <w:tr w:rsidR="001035A0" w14:paraId="5CC23CEA" w14:textId="77777777" w:rsidTr="00731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6419AD6" w14:textId="5A349ABA" w:rsidR="001035A0" w:rsidRPr="007317A8" w:rsidRDefault="007317A8" w:rsidP="003F747E">
            <w:pPr>
              <w:rPr>
                <w:b w:val="0"/>
                <w:bCs w:val="0"/>
              </w:rPr>
            </w:pPr>
            <w:proofErr w:type="gramStart"/>
            <w:r w:rsidRPr="007317A8">
              <w:rPr>
                <w:b w:val="0"/>
                <w:bCs w:val="0"/>
              </w:rPr>
              <w:t>.</w:t>
            </w:r>
            <w:proofErr w:type="spellStart"/>
            <w:r w:rsidRPr="007317A8">
              <w:rPr>
                <w:b w:val="0"/>
                <w:bCs w:val="0"/>
              </w:rPr>
              <w:t>get</w:t>
            </w:r>
            <w:proofErr w:type="spellEnd"/>
            <w:proofErr w:type="gramEnd"/>
            <w:r w:rsidRPr="007317A8">
              <w:rPr>
                <w:b w:val="0"/>
                <w:bCs w:val="0"/>
              </w:rPr>
              <w:t xml:space="preserve">(clave, </w:t>
            </w:r>
            <w:proofErr w:type="spellStart"/>
            <w:r w:rsidRPr="007317A8">
              <w:rPr>
                <w:b w:val="0"/>
                <w:bCs w:val="0"/>
              </w:rPr>
              <w:t>por_defecto</w:t>
            </w:r>
            <w:proofErr w:type="spellEnd"/>
            <w:r w:rsidRPr="007317A8">
              <w:rPr>
                <w:b w:val="0"/>
                <w:bCs w:val="0"/>
              </w:rPr>
              <w:t>)</w:t>
            </w:r>
          </w:p>
        </w:tc>
        <w:tc>
          <w:tcPr>
            <w:tcW w:w="5395" w:type="dxa"/>
          </w:tcPr>
          <w:p w14:paraId="1DDDB054" w14:textId="66046EDC" w:rsidR="001035A0" w:rsidRPr="007317A8" w:rsidRDefault="007317A8" w:rsidP="003F747E">
            <w:pPr>
              <w:cnfStyle w:val="000000100000" w:firstRow="0" w:lastRow="0" w:firstColumn="0" w:lastColumn="0" w:oddVBand="0" w:evenVBand="0" w:oddHBand="1" w:evenHBand="0" w:firstRowFirstColumn="0" w:firstRowLastColumn="0" w:lastRowFirstColumn="0" w:lastRowLastColumn="0"/>
            </w:pPr>
            <w:r w:rsidRPr="007317A8">
              <w:t xml:space="preserve">Devuelve el valor, o </w:t>
            </w:r>
            <w:r w:rsidRPr="007317A8">
              <w:rPr>
                <w:b/>
                <w:bCs/>
              </w:rPr>
              <w:t>"Precio de boleto desconocido"</w:t>
            </w:r>
            <w:r w:rsidRPr="007317A8">
              <w:t xml:space="preserve"> si no existe (en vez de romperse)</w:t>
            </w:r>
          </w:p>
        </w:tc>
      </w:tr>
    </w:tbl>
    <w:p w14:paraId="176DE92C" w14:textId="77777777" w:rsidR="00E66C13" w:rsidRPr="003F747E" w:rsidRDefault="00E66C13" w:rsidP="003F747E">
      <w:pPr>
        <w:rPr>
          <w:highlight w:val="yellow"/>
        </w:rPr>
      </w:pPr>
    </w:p>
    <w:p w14:paraId="38B2C576" w14:textId="77777777" w:rsidR="00017841" w:rsidRDefault="00017841" w:rsidP="00017841">
      <w:r w:rsidRPr="00017841">
        <w:t xml:space="preserve">Pruébala sola: </w:t>
      </w:r>
      <w:proofErr w:type="spellStart"/>
      <w:r w:rsidRPr="00017841">
        <w:rPr>
          <w:b/>
          <w:bCs/>
        </w:rPr>
        <w:t>get_</w:t>
      </w:r>
      <w:proofErr w:type="gramStart"/>
      <w:r w:rsidRPr="00017841">
        <w:rPr>
          <w:b/>
          <w:bCs/>
        </w:rPr>
        <w:t>ticket</w:t>
      </w:r>
      <w:proofErr w:type="gramEnd"/>
      <w:r w:rsidRPr="00017841">
        <w:rPr>
          <w:b/>
          <w:bCs/>
        </w:rPr>
        <w:t>_price</w:t>
      </w:r>
      <w:proofErr w:type="spellEnd"/>
      <w:r w:rsidRPr="00017841">
        <w:rPr>
          <w:b/>
          <w:bCs/>
        </w:rPr>
        <w:t>("London")</w:t>
      </w:r>
      <w:r w:rsidRPr="00017841">
        <w:t xml:space="preserve"> → </w:t>
      </w:r>
      <w:r w:rsidRPr="00017841">
        <w:rPr>
          <w:b/>
          <w:bCs/>
        </w:rPr>
        <w:t>El precio de un boleto a London es $799</w:t>
      </w:r>
      <w:r w:rsidRPr="00017841">
        <w:t>. Es Python puro, sin modelo.</w:t>
      </w:r>
    </w:p>
    <w:p w14:paraId="4B05168E" w14:textId="1948B378" w:rsidR="003F3D33" w:rsidRDefault="003F3D33" w:rsidP="00017841">
      <w:r w:rsidRPr="003F3D33">
        <w:rPr>
          <w:noProof/>
        </w:rPr>
        <w:drawing>
          <wp:inline distT="0" distB="0" distL="0" distR="0" wp14:anchorId="1519AF2E" wp14:editId="241F7C91">
            <wp:extent cx="6858000" cy="579120"/>
            <wp:effectExtent l="38100" t="38100" r="38100" b="30480"/>
            <wp:docPr id="1003826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26870" name=""/>
                    <pic:cNvPicPr/>
                  </pic:nvPicPr>
                  <pic:blipFill>
                    <a:blip r:embed="rId827"/>
                    <a:stretch>
                      <a:fillRect/>
                    </a:stretch>
                  </pic:blipFill>
                  <pic:spPr>
                    <a:xfrm>
                      <a:off x="0" y="0"/>
                      <a:ext cx="6858000" cy="579120"/>
                    </a:xfrm>
                    <a:prstGeom prst="rect">
                      <a:avLst/>
                    </a:prstGeom>
                    <a:ln w="28575">
                      <a:solidFill>
                        <a:srgbClr val="EE0000"/>
                      </a:solidFill>
                    </a:ln>
                  </pic:spPr>
                </pic:pic>
              </a:graphicData>
            </a:graphic>
          </wp:inline>
        </w:drawing>
      </w:r>
    </w:p>
    <w:p w14:paraId="19A86125" w14:textId="77777777" w:rsidR="003F3D33" w:rsidRDefault="003F3D33" w:rsidP="00017841"/>
    <w:p w14:paraId="7D8A4D5D" w14:textId="77777777" w:rsidR="003F3D33" w:rsidRPr="00017841" w:rsidRDefault="003F3D33" w:rsidP="00017841"/>
    <w:p w14:paraId="3E824FC1" w14:textId="77777777" w:rsidR="009C660B" w:rsidRDefault="009C660B" w:rsidP="00E90BE6"/>
    <w:p w14:paraId="35015B40" w14:textId="10167CF2" w:rsidR="003F3D33" w:rsidRDefault="003F3D33">
      <w:r>
        <w:br w:type="page"/>
      </w:r>
    </w:p>
    <w:p w14:paraId="1C74066C" w14:textId="587F0AD0" w:rsidR="00017841" w:rsidRDefault="00017841" w:rsidP="00017841">
      <w:pPr>
        <w:pStyle w:val="Ttulo4"/>
        <w:rPr>
          <w:b/>
          <w:bCs/>
          <w:i w:val="0"/>
          <w:iCs w:val="0"/>
          <w:sz w:val="24"/>
          <w:highlight w:val="yellow"/>
        </w:rPr>
      </w:pPr>
      <w:r w:rsidRPr="006B75D3">
        <w:rPr>
          <w:b/>
          <w:bCs/>
          <w:i w:val="0"/>
          <w:iCs w:val="0"/>
          <w:sz w:val="24"/>
          <w:highlight w:val="yellow"/>
        </w:rPr>
        <w:lastRenderedPageBreak/>
        <w:t>2.11.3.</w:t>
      </w:r>
      <w:r w:rsidR="00E05BF9">
        <w:rPr>
          <w:b/>
          <w:bCs/>
          <w:i w:val="0"/>
          <w:iCs w:val="0"/>
          <w:sz w:val="24"/>
          <w:highlight w:val="yellow"/>
        </w:rPr>
        <w:t xml:space="preserve">3 </w:t>
      </w:r>
      <w:r w:rsidR="006C080C">
        <w:rPr>
          <w:b/>
          <w:bCs/>
          <w:i w:val="0"/>
          <w:iCs w:val="0"/>
          <w:sz w:val="24"/>
          <w:highlight w:val="yellow"/>
        </w:rPr>
        <w:t>Paso 3:</w:t>
      </w:r>
      <w:r w:rsidR="00E05BF9">
        <w:rPr>
          <w:b/>
          <w:bCs/>
          <w:i w:val="0"/>
          <w:iCs w:val="0"/>
          <w:sz w:val="24"/>
          <w:highlight w:val="yellow"/>
        </w:rPr>
        <w:t xml:space="preserve"> </w:t>
      </w:r>
      <w:r w:rsidR="00E05BF9" w:rsidRPr="00E05BF9">
        <w:rPr>
          <w:b/>
          <w:bCs/>
          <w:i w:val="0"/>
          <w:iCs w:val="0"/>
          <w:sz w:val="24"/>
          <w:highlight w:val="yellow"/>
        </w:rPr>
        <w:t>Describirla en JSON (el menú)</w:t>
      </w:r>
    </w:p>
    <w:p w14:paraId="14DEC030" w14:textId="412BF4C2" w:rsidR="00E05BF9" w:rsidRDefault="00335760" w:rsidP="00E05BF9">
      <w:r>
        <w:t xml:space="preserve">Hasta ahora </w:t>
      </w:r>
      <w:proofErr w:type="spellStart"/>
      <w:r>
        <w:rPr>
          <w:b/>
          <w:bCs/>
        </w:rPr>
        <w:t>get_</w:t>
      </w:r>
      <w:proofErr w:type="gramStart"/>
      <w:r>
        <w:rPr>
          <w:b/>
          <w:bCs/>
        </w:rPr>
        <w:t>ticket</w:t>
      </w:r>
      <w:proofErr w:type="gramEnd"/>
      <w:r>
        <w:rPr>
          <w:b/>
          <w:bCs/>
        </w:rPr>
        <w:t>_price</w:t>
      </w:r>
      <w:proofErr w:type="spellEnd"/>
      <w:r>
        <w:rPr>
          <w:b/>
          <w:bCs/>
        </w:rPr>
        <w:t xml:space="preserve"> </w:t>
      </w:r>
      <w:r>
        <w:t xml:space="preserve">es solo una </w:t>
      </w:r>
      <w:proofErr w:type="spellStart"/>
      <w:r>
        <w:t>funcion</w:t>
      </w:r>
      <w:proofErr w:type="spellEnd"/>
      <w:r>
        <w:t xml:space="preserve"> de Python: el modelo </w:t>
      </w:r>
      <w:r>
        <w:rPr>
          <w:b/>
          <w:bCs/>
        </w:rPr>
        <w:t xml:space="preserve">no sabe que existe. </w:t>
      </w:r>
      <w:r>
        <w:t>Para contárselo hay que describirla con un diccionario de estructura fija (el “menú” de la analogía)</w:t>
      </w:r>
    </w:p>
    <w:p w14:paraId="5AA0E083" w14:textId="1CE8F3CD" w:rsidR="00335760" w:rsidRDefault="00FC0A8E" w:rsidP="00E05BF9">
      <w:pPr>
        <w:rPr>
          <w:highlight w:val="yellow"/>
        </w:rPr>
      </w:pPr>
      <w:r w:rsidRPr="00FC0A8E">
        <w:rPr>
          <w:noProof/>
        </w:rPr>
        <w:drawing>
          <wp:inline distT="0" distB="0" distL="0" distR="0" wp14:anchorId="2FDDBC3E" wp14:editId="2ADB17D6">
            <wp:extent cx="5863020" cy="2578100"/>
            <wp:effectExtent l="38100" t="38100" r="42545" b="31750"/>
            <wp:docPr id="1904622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22805" name=""/>
                    <pic:cNvPicPr/>
                  </pic:nvPicPr>
                  <pic:blipFill>
                    <a:blip r:embed="rId828"/>
                    <a:stretch>
                      <a:fillRect/>
                    </a:stretch>
                  </pic:blipFill>
                  <pic:spPr>
                    <a:xfrm>
                      <a:off x="0" y="0"/>
                      <a:ext cx="5866742" cy="2579737"/>
                    </a:xfrm>
                    <a:prstGeom prst="rect">
                      <a:avLst/>
                    </a:prstGeom>
                    <a:ln w="38100">
                      <a:solidFill>
                        <a:srgbClr val="EE0000"/>
                      </a:solidFill>
                    </a:ln>
                  </pic:spPr>
                </pic:pic>
              </a:graphicData>
            </a:graphic>
          </wp:inline>
        </w:drawing>
      </w:r>
    </w:p>
    <w:p w14:paraId="0B8E53E5" w14:textId="77777777" w:rsidR="00951D71" w:rsidRPr="00951D71" w:rsidRDefault="00951D71" w:rsidP="00951D71">
      <w:pPr>
        <w:rPr>
          <w:b/>
          <w:bCs/>
        </w:rPr>
      </w:pPr>
      <w:r w:rsidRPr="00951D71">
        <w:rPr>
          <w:b/>
          <w:bCs/>
        </w:rPr>
        <w:t>Paso a paso, de afuera hacia adentro</w:t>
      </w:r>
    </w:p>
    <w:p w14:paraId="114FD50A" w14:textId="77777777" w:rsidR="00951D71" w:rsidRPr="00951D71" w:rsidRDefault="00951D71" w:rsidP="00951D71">
      <w:r w:rsidRPr="00951D71">
        <w:t>Son cajas anidadas: una ficha de la función, y dentro de ella, la ficha de sus argumentos.</w:t>
      </w:r>
    </w:p>
    <w:tbl>
      <w:tblPr>
        <w:tblStyle w:val="Tablaconcuadrcula4-nfasis4"/>
        <w:tblW w:w="0" w:type="auto"/>
        <w:tblLook w:val="04A0" w:firstRow="1" w:lastRow="0" w:firstColumn="1" w:lastColumn="0" w:noHBand="0" w:noVBand="1"/>
      </w:tblPr>
      <w:tblGrid>
        <w:gridCol w:w="1055"/>
        <w:gridCol w:w="2625"/>
        <w:gridCol w:w="2932"/>
        <w:gridCol w:w="4178"/>
      </w:tblGrid>
      <w:tr w:rsidR="00E91608" w14:paraId="062B7005" w14:textId="77777777" w:rsidTr="00E916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949F483" w14:textId="00F7F721" w:rsidR="00E91608" w:rsidRPr="00E91608" w:rsidRDefault="00E91608" w:rsidP="00E05BF9">
            <w:pPr>
              <w:rPr>
                <w:b w:val="0"/>
                <w:bCs w:val="0"/>
              </w:rPr>
            </w:pPr>
            <w:r w:rsidRPr="00E91608">
              <w:rPr>
                <w:b w:val="0"/>
                <w:bCs w:val="0"/>
              </w:rPr>
              <w:t>#</w:t>
            </w:r>
          </w:p>
        </w:tc>
        <w:tc>
          <w:tcPr>
            <w:tcW w:w="2127" w:type="dxa"/>
          </w:tcPr>
          <w:p w14:paraId="25362C8B" w14:textId="76E9BF85" w:rsidR="00E91608" w:rsidRPr="00E91608" w:rsidRDefault="00E91608" w:rsidP="00E05BF9">
            <w:pPr>
              <w:cnfStyle w:val="100000000000" w:firstRow="1" w:lastRow="0" w:firstColumn="0" w:lastColumn="0" w:oddVBand="0" w:evenVBand="0" w:oddHBand="0" w:evenHBand="0" w:firstRowFirstColumn="0" w:firstRowLastColumn="0" w:lastRowFirstColumn="0" w:lastRowLastColumn="0"/>
              <w:rPr>
                <w:b w:val="0"/>
                <w:bCs w:val="0"/>
              </w:rPr>
            </w:pPr>
            <w:r w:rsidRPr="00E91608">
              <w:rPr>
                <w:b w:val="0"/>
                <w:bCs w:val="0"/>
              </w:rPr>
              <w:t>Campo</w:t>
            </w:r>
          </w:p>
        </w:tc>
        <w:tc>
          <w:tcPr>
            <w:tcW w:w="3118" w:type="dxa"/>
          </w:tcPr>
          <w:p w14:paraId="2A579A27" w14:textId="0BB7A4BE" w:rsidR="00E91608" w:rsidRPr="00E91608" w:rsidRDefault="00E91608" w:rsidP="00E05BF9">
            <w:pPr>
              <w:cnfStyle w:val="100000000000" w:firstRow="1" w:lastRow="0" w:firstColumn="0" w:lastColumn="0" w:oddVBand="0" w:evenVBand="0" w:oddHBand="0" w:evenHBand="0" w:firstRowFirstColumn="0" w:firstRowLastColumn="0" w:lastRowFirstColumn="0" w:lastRowLastColumn="0"/>
              <w:rPr>
                <w:b w:val="0"/>
                <w:bCs w:val="0"/>
              </w:rPr>
            </w:pPr>
            <w:r w:rsidRPr="00E91608">
              <w:rPr>
                <w:b w:val="0"/>
                <w:bCs w:val="0"/>
              </w:rPr>
              <w:t>Que le dice al modelo</w:t>
            </w:r>
          </w:p>
        </w:tc>
        <w:tc>
          <w:tcPr>
            <w:tcW w:w="4416" w:type="dxa"/>
          </w:tcPr>
          <w:p w14:paraId="7DC192D8" w14:textId="6478D452" w:rsidR="00E91608" w:rsidRPr="00E91608" w:rsidRDefault="00E91608" w:rsidP="00E05BF9">
            <w:pPr>
              <w:cnfStyle w:val="100000000000" w:firstRow="1" w:lastRow="0" w:firstColumn="0" w:lastColumn="0" w:oddVBand="0" w:evenVBand="0" w:oddHBand="0" w:evenHBand="0" w:firstRowFirstColumn="0" w:firstRowLastColumn="0" w:lastRowFirstColumn="0" w:lastRowLastColumn="0"/>
              <w:rPr>
                <w:b w:val="0"/>
                <w:bCs w:val="0"/>
              </w:rPr>
            </w:pPr>
            <w:r w:rsidRPr="00E91608">
              <w:rPr>
                <w:b w:val="0"/>
                <w:bCs w:val="0"/>
              </w:rPr>
              <w:t>En el ejemplo</w:t>
            </w:r>
          </w:p>
        </w:tc>
      </w:tr>
      <w:tr w:rsidR="00E91608" w14:paraId="0318A071" w14:textId="77777777" w:rsidTr="00E91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B75138F" w14:textId="396FE71D" w:rsidR="00E91608" w:rsidRDefault="00E91608" w:rsidP="00E05BF9">
            <w:pPr>
              <w:rPr>
                <w:highlight w:val="yellow"/>
              </w:rPr>
            </w:pPr>
            <w:r w:rsidRPr="00E91608">
              <w:t>1</w:t>
            </w:r>
          </w:p>
        </w:tc>
        <w:tc>
          <w:tcPr>
            <w:tcW w:w="2127" w:type="dxa"/>
          </w:tcPr>
          <w:p w14:paraId="657C2113" w14:textId="79510B02" w:rsidR="00E91608" w:rsidRPr="00E91608" w:rsidRDefault="00E91608" w:rsidP="00E05BF9">
            <w:pPr>
              <w:cnfStyle w:val="000000100000" w:firstRow="0" w:lastRow="0" w:firstColumn="0" w:lastColumn="0" w:oddVBand="0" w:evenVBand="0" w:oddHBand="1" w:evenHBand="0" w:firstRowFirstColumn="0" w:firstRowLastColumn="0" w:lastRowFirstColumn="0" w:lastRowLastColumn="0"/>
              <w:rPr>
                <w:b/>
                <w:bCs/>
              </w:rPr>
            </w:pPr>
            <w:proofErr w:type="spellStart"/>
            <w:r w:rsidRPr="00E91608">
              <w:rPr>
                <w:b/>
                <w:bCs/>
              </w:rPr>
              <w:t>price_function</w:t>
            </w:r>
            <w:proofErr w:type="spellEnd"/>
            <w:r w:rsidRPr="00E91608">
              <w:rPr>
                <w:b/>
                <w:bCs/>
              </w:rPr>
              <w:t xml:space="preserve"> = {...}</w:t>
            </w:r>
          </w:p>
        </w:tc>
        <w:tc>
          <w:tcPr>
            <w:tcW w:w="3118" w:type="dxa"/>
          </w:tcPr>
          <w:p w14:paraId="660DC4B8" w14:textId="26D9C2AC" w:rsidR="00E91608" w:rsidRPr="00ED24FA" w:rsidRDefault="00ED24FA" w:rsidP="00E05BF9">
            <w:pPr>
              <w:cnfStyle w:val="000000100000" w:firstRow="0" w:lastRow="0" w:firstColumn="0" w:lastColumn="0" w:oddVBand="0" w:evenVBand="0" w:oddHBand="1" w:evenHBand="0" w:firstRowFirstColumn="0" w:firstRowLastColumn="0" w:lastRowFirstColumn="0" w:lastRowLastColumn="0"/>
            </w:pPr>
            <w:r w:rsidRPr="00ED24FA">
              <w:t xml:space="preserve">Es un diccionario normal de Python. </w:t>
            </w:r>
            <w:r w:rsidRPr="00ED24FA">
              <w:rPr>
                <w:b/>
                <w:bCs/>
              </w:rPr>
              <w:t>Describe</w:t>
            </w:r>
            <w:r w:rsidRPr="00ED24FA">
              <w:t xml:space="preserve"> la función; no contiene su código</w:t>
            </w:r>
          </w:p>
        </w:tc>
        <w:tc>
          <w:tcPr>
            <w:tcW w:w="4416" w:type="dxa"/>
          </w:tcPr>
          <w:p w14:paraId="3940B97C" w14:textId="77777777" w:rsidR="00E91608" w:rsidRDefault="00E91608" w:rsidP="00E05BF9">
            <w:pPr>
              <w:cnfStyle w:val="000000100000" w:firstRow="0" w:lastRow="0" w:firstColumn="0" w:lastColumn="0" w:oddVBand="0" w:evenVBand="0" w:oddHBand="1" w:evenHBand="0" w:firstRowFirstColumn="0" w:firstRowLastColumn="0" w:lastRowFirstColumn="0" w:lastRowLastColumn="0"/>
              <w:rPr>
                <w:highlight w:val="yellow"/>
              </w:rPr>
            </w:pPr>
          </w:p>
        </w:tc>
      </w:tr>
      <w:tr w:rsidR="00E91608" w14:paraId="16E158E6" w14:textId="77777777" w:rsidTr="00E91608">
        <w:tc>
          <w:tcPr>
            <w:cnfStyle w:val="001000000000" w:firstRow="0" w:lastRow="0" w:firstColumn="1" w:lastColumn="0" w:oddVBand="0" w:evenVBand="0" w:oddHBand="0" w:evenHBand="0" w:firstRowFirstColumn="0" w:firstRowLastColumn="0" w:lastRowFirstColumn="0" w:lastRowLastColumn="0"/>
            <w:tcW w:w="1129" w:type="dxa"/>
          </w:tcPr>
          <w:p w14:paraId="62CFD315" w14:textId="2B1D60D5" w:rsidR="00E91608" w:rsidRPr="00E73A7A" w:rsidRDefault="00ED24FA" w:rsidP="00E05BF9">
            <w:r w:rsidRPr="00E73A7A">
              <w:t>2</w:t>
            </w:r>
          </w:p>
        </w:tc>
        <w:tc>
          <w:tcPr>
            <w:tcW w:w="2127" w:type="dxa"/>
          </w:tcPr>
          <w:p w14:paraId="59E1CA23" w14:textId="28458882" w:rsidR="00E91608" w:rsidRPr="00E73A7A" w:rsidRDefault="00ED24FA" w:rsidP="00E05BF9">
            <w:pPr>
              <w:cnfStyle w:val="000000000000" w:firstRow="0" w:lastRow="0" w:firstColumn="0" w:lastColumn="0" w:oddVBand="0" w:evenVBand="0" w:oddHBand="0" w:evenHBand="0" w:firstRowFirstColumn="0" w:firstRowLastColumn="0" w:lastRowFirstColumn="0" w:lastRowLastColumn="0"/>
              <w:rPr>
                <w:b/>
                <w:bCs/>
              </w:rPr>
            </w:pPr>
            <w:r w:rsidRPr="00E73A7A">
              <w:rPr>
                <w:b/>
                <w:bCs/>
              </w:rPr>
              <w:t>"</w:t>
            </w:r>
            <w:proofErr w:type="spellStart"/>
            <w:r w:rsidRPr="00E73A7A">
              <w:rPr>
                <w:b/>
                <w:bCs/>
              </w:rPr>
              <w:t>name</w:t>
            </w:r>
            <w:proofErr w:type="spellEnd"/>
            <w:r w:rsidRPr="00E73A7A">
              <w:rPr>
                <w:b/>
                <w:bCs/>
              </w:rPr>
              <w:t>"</w:t>
            </w:r>
          </w:p>
        </w:tc>
        <w:tc>
          <w:tcPr>
            <w:tcW w:w="3118" w:type="dxa"/>
          </w:tcPr>
          <w:p w14:paraId="461474B6" w14:textId="72DAA350" w:rsidR="00E91608" w:rsidRPr="00E73A7A" w:rsidRDefault="00E73A7A" w:rsidP="00E05BF9">
            <w:pPr>
              <w:cnfStyle w:val="000000000000" w:firstRow="0" w:lastRow="0" w:firstColumn="0" w:lastColumn="0" w:oddVBand="0" w:evenVBand="0" w:oddHBand="0" w:evenHBand="0" w:firstRowFirstColumn="0" w:firstRowLastColumn="0" w:lastRowFirstColumn="0" w:lastRowLastColumn="0"/>
            </w:pPr>
            <w:r w:rsidRPr="00E73A7A">
              <w:t xml:space="preserve">El nombre </w:t>
            </w:r>
            <w:r w:rsidRPr="00E73A7A">
              <w:rPr>
                <w:b/>
                <w:bCs/>
              </w:rPr>
              <w:t>exacto</w:t>
            </w:r>
            <w:r w:rsidRPr="00E73A7A">
              <w:t xml:space="preserve"> de la función. Es lo que el modelo devuelve cuando la pide, y lo que tu código compara después</w:t>
            </w:r>
          </w:p>
        </w:tc>
        <w:tc>
          <w:tcPr>
            <w:tcW w:w="4416" w:type="dxa"/>
          </w:tcPr>
          <w:p w14:paraId="19CE3559" w14:textId="2881F819" w:rsidR="00E91608" w:rsidRPr="00E73A7A" w:rsidRDefault="00E73A7A" w:rsidP="00E05BF9">
            <w:pPr>
              <w:cnfStyle w:val="000000000000" w:firstRow="0" w:lastRow="0" w:firstColumn="0" w:lastColumn="0" w:oddVBand="0" w:evenVBand="0" w:oddHBand="0" w:evenHBand="0" w:firstRowFirstColumn="0" w:firstRowLastColumn="0" w:lastRowFirstColumn="0" w:lastRowLastColumn="0"/>
            </w:pPr>
            <w:r w:rsidRPr="00E73A7A">
              <w:t>"</w:t>
            </w:r>
            <w:proofErr w:type="spellStart"/>
            <w:r w:rsidRPr="00E73A7A">
              <w:t>get_</w:t>
            </w:r>
            <w:proofErr w:type="gramStart"/>
            <w:r w:rsidRPr="00E73A7A">
              <w:t>ticket</w:t>
            </w:r>
            <w:proofErr w:type="gramEnd"/>
            <w:r w:rsidRPr="00E73A7A">
              <w:t>_price</w:t>
            </w:r>
            <w:proofErr w:type="spellEnd"/>
            <w:r w:rsidRPr="00E73A7A">
              <w:t>"</w:t>
            </w:r>
          </w:p>
        </w:tc>
      </w:tr>
      <w:tr w:rsidR="00E91608" w14:paraId="11A95D0E" w14:textId="77777777" w:rsidTr="00E91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E1C208E" w14:textId="47442184" w:rsidR="00E91608" w:rsidRPr="008F7BC7" w:rsidRDefault="00E73A7A" w:rsidP="00E05BF9">
            <w:r w:rsidRPr="008F7BC7">
              <w:t>3</w:t>
            </w:r>
          </w:p>
        </w:tc>
        <w:tc>
          <w:tcPr>
            <w:tcW w:w="2127" w:type="dxa"/>
          </w:tcPr>
          <w:p w14:paraId="7819DFD8" w14:textId="173D0FA8" w:rsidR="00E91608" w:rsidRPr="008F7BC7" w:rsidRDefault="00E73A7A" w:rsidP="00E05BF9">
            <w:pPr>
              <w:cnfStyle w:val="000000100000" w:firstRow="0" w:lastRow="0" w:firstColumn="0" w:lastColumn="0" w:oddVBand="0" w:evenVBand="0" w:oddHBand="1" w:evenHBand="0" w:firstRowFirstColumn="0" w:firstRowLastColumn="0" w:lastRowFirstColumn="0" w:lastRowLastColumn="0"/>
              <w:rPr>
                <w:b/>
                <w:bCs/>
              </w:rPr>
            </w:pPr>
            <w:r w:rsidRPr="008F7BC7">
              <w:rPr>
                <w:b/>
                <w:bCs/>
              </w:rPr>
              <w:t>"</w:t>
            </w:r>
            <w:proofErr w:type="spellStart"/>
            <w:r w:rsidRPr="008F7BC7">
              <w:rPr>
                <w:b/>
                <w:bCs/>
              </w:rPr>
              <w:t>description</w:t>
            </w:r>
            <w:proofErr w:type="spellEnd"/>
            <w:r w:rsidRPr="008F7BC7">
              <w:rPr>
                <w:b/>
                <w:bCs/>
              </w:rPr>
              <w:t>"</w:t>
            </w:r>
          </w:p>
        </w:tc>
        <w:tc>
          <w:tcPr>
            <w:tcW w:w="3118" w:type="dxa"/>
          </w:tcPr>
          <w:p w14:paraId="13AD4FC4" w14:textId="55329D6D" w:rsidR="00E91608" w:rsidRPr="008F7BC7" w:rsidRDefault="008F7BC7" w:rsidP="00E05BF9">
            <w:pPr>
              <w:cnfStyle w:val="000000100000" w:firstRow="0" w:lastRow="0" w:firstColumn="0" w:lastColumn="0" w:oddVBand="0" w:evenVBand="0" w:oddHBand="1" w:evenHBand="0" w:firstRowFirstColumn="0" w:firstRowLastColumn="0" w:lastRowFirstColumn="0" w:lastRowLastColumn="0"/>
            </w:pPr>
            <w:r w:rsidRPr="008F7BC7">
              <w:rPr>
                <w:b/>
                <w:bCs/>
              </w:rPr>
              <w:t>Para qué sirve.</w:t>
            </w:r>
            <w:r w:rsidRPr="008F7BC7">
              <w:t xml:space="preserve"> El modelo decide </w:t>
            </w:r>
            <w:r w:rsidRPr="008F7BC7">
              <w:rPr>
                <w:i/>
                <w:iCs/>
              </w:rPr>
              <w:t>cuándo</w:t>
            </w:r>
            <w:r w:rsidRPr="008F7BC7">
              <w:t xml:space="preserve"> usarla leyendo esto</w:t>
            </w:r>
          </w:p>
        </w:tc>
        <w:tc>
          <w:tcPr>
            <w:tcW w:w="4416" w:type="dxa"/>
          </w:tcPr>
          <w:p w14:paraId="7AD9D410" w14:textId="13829DF9" w:rsidR="00E91608" w:rsidRPr="008F7BC7" w:rsidRDefault="008F7BC7" w:rsidP="00E05BF9">
            <w:pPr>
              <w:cnfStyle w:val="000000100000" w:firstRow="0" w:lastRow="0" w:firstColumn="0" w:lastColumn="0" w:oddVBand="0" w:evenVBand="0" w:oddHBand="1" w:evenHBand="0" w:firstRowFirstColumn="0" w:firstRowLastColumn="0" w:lastRowFirstColumn="0" w:lastRowLastColumn="0"/>
            </w:pPr>
            <w:r w:rsidRPr="008F7BC7">
              <w:t>Ante "¿cuánto cuesta ir a Londres?" ve "Obtiene el precio de un boleto…" y la elige</w:t>
            </w:r>
          </w:p>
        </w:tc>
      </w:tr>
      <w:tr w:rsidR="008F7BC7" w14:paraId="1818C462" w14:textId="77777777" w:rsidTr="00E91608">
        <w:tc>
          <w:tcPr>
            <w:cnfStyle w:val="001000000000" w:firstRow="0" w:lastRow="0" w:firstColumn="1" w:lastColumn="0" w:oddVBand="0" w:evenVBand="0" w:oddHBand="0" w:evenHBand="0" w:firstRowFirstColumn="0" w:firstRowLastColumn="0" w:lastRowFirstColumn="0" w:lastRowLastColumn="0"/>
            <w:tcW w:w="1129" w:type="dxa"/>
          </w:tcPr>
          <w:p w14:paraId="74229A4D" w14:textId="093294FC" w:rsidR="008F7BC7" w:rsidRPr="008F7BC7" w:rsidRDefault="008F7BC7" w:rsidP="00E05BF9">
            <w:r>
              <w:t>4</w:t>
            </w:r>
          </w:p>
        </w:tc>
        <w:tc>
          <w:tcPr>
            <w:tcW w:w="2127" w:type="dxa"/>
          </w:tcPr>
          <w:p w14:paraId="6E867FEB" w14:textId="4F57E7DC" w:rsidR="008F7BC7" w:rsidRPr="008F7BC7" w:rsidRDefault="008F7BC7" w:rsidP="00E05BF9">
            <w:pPr>
              <w:cnfStyle w:val="000000000000" w:firstRow="0" w:lastRow="0" w:firstColumn="0" w:lastColumn="0" w:oddVBand="0" w:evenVBand="0" w:oddHBand="0" w:evenHBand="0" w:firstRowFirstColumn="0" w:firstRowLastColumn="0" w:lastRowFirstColumn="0" w:lastRowLastColumn="0"/>
              <w:rPr>
                <w:b/>
                <w:bCs/>
              </w:rPr>
            </w:pPr>
            <w:r w:rsidRPr="008F7BC7">
              <w:rPr>
                <w:b/>
                <w:bCs/>
              </w:rPr>
              <w:t>"</w:t>
            </w:r>
            <w:proofErr w:type="spellStart"/>
            <w:r w:rsidRPr="008F7BC7">
              <w:rPr>
                <w:b/>
                <w:bCs/>
              </w:rPr>
              <w:t>parameters</w:t>
            </w:r>
            <w:proofErr w:type="spellEnd"/>
            <w:r w:rsidRPr="008F7BC7">
              <w:rPr>
                <w:b/>
                <w:bCs/>
              </w:rPr>
              <w:t>"</w:t>
            </w:r>
          </w:p>
        </w:tc>
        <w:tc>
          <w:tcPr>
            <w:tcW w:w="3118" w:type="dxa"/>
          </w:tcPr>
          <w:p w14:paraId="38E655A1" w14:textId="21FC3D0E" w:rsidR="008F7BC7" w:rsidRPr="002A45A1" w:rsidRDefault="002A45A1" w:rsidP="00E05BF9">
            <w:pPr>
              <w:cnfStyle w:val="000000000000" w:firstRow="0" w:lastRow="0" w:firstColumn="0" w:lastColumn="0" w:oddVBand="0" w:evenVBand="0" w:oddHBand="0" w:evenHBand="0" w:firstRowFirstColumn="0" w:firstRowLastColumn="0" w:lastRowFirstColumn="0" w:lastRowLastColumn="0"/>
            </w:pPr>
            <w:r>
              <w:rPr>
                <w:b/>
                <w:bCs/>
              </w:rPr>
              <w:t xml:space="preserve">Que datos necesita </w:t>
            </w:r>
            <w:r>
              <w:t>para ejecutarse. Sigue el estándar JSON Schema</w:t>
            </w:r>
          </w:p>
        </w:tc>
        <w:tc>
          <w:tcPr>
            <w:tcW w:w="4416" w:type="dxa"/>
          </w:tcPr>
          <w:p w14:paraId="776FD3AE" w14:textId="602027E5" w:rsidR="008F7BC7" w:rsidRPr="008F7BC7" w:rsidRDefault="002A45A1" w:rsidP="00E05BF9">
            <w:pPr>
              <w:cnfStyle w:val="000000000000" w:firstRow="0" w:lastRow="0" w:firstColumn="0" w:lastColumn="0" w:oddVBand="0" w:evenVBand="0" w:oddHBand="0" w:evenHBand="0" w:firstRowFirstColumn="0" w:firstRowLastColumn="0" w:lastRowFirstColumn="0" w:lastRowLastColumn="0"/>
            </w:pPr>
            <w:r>
              <w:t>Todo el bloque interior</w:t>
            </w:r>
          </w:p>
        </w:tc>
      </w:tr>
      <w:tr w:rsidR="002A45A1" w14:paraId="1701D001" w14:textId="77777777" w:rsidTr="00E91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79C3921" w14:textId="3B957E98" w:rsidR="002A45A1" w:rsidRDefault="002A45A1" w:rsidP="00E05BF9">
            <w:r>
              <w:t>5</w:t>
            </w:r>
          </w:p>
        </w:tc>
        <w:tc>
          <w:tcPr>
            <w:tcW w:w="2127" w:type="dxa"/>
          </w:tcPr>
          <w:p w14:paraId="3F48A8EA" w14:textId="1CDA2435" w:rsidR="002A45A1" w:rsidRPr="008F7BC7" w:rsidRDefault="0097578E" w:rsidP="00E05BF9">
            <w:pPr>
              <w:cnfStyle w:val="000000100000" w:firstRow="0" w:lastRow="0" w:firstColumn="0" w:lastColumn="0" w:oddVBand="0" w:evenVBand="0" w:oddHBand="1" w:evenHBand="0" w:firstRowFirstColumn="0" w:firstRowLastColumn="0" w:lastRowFirstColumn="0" w:lastRowLastColumn="0"/>
              <w:rPr>
                <w:b/>
                <w:bCs/>
              </w:rPr>
            </w:pPr>
            <w:r w:rsidRPr="0097578E">
              <w:rPr>
                <w:b/>
                <w:bCs/>
              </w:rPr>
              <w:t>"</w:t>
            </w:r>
            <w:proofErr w:type="spellStart"/>
            <w:r w:rsidRPr="0097578E">
              <w:rPr>
                <w:b/>
                <w:bCs/>
              </w:rPr>
              <w:t>type</w:t>
            </w:r>
            <w:proofErr w:type="spellEnd"/>
            <w:r w:rsidRPr="0097578E">
              <w:rPr>
                <w:b/>
                <w:bCs/>
              </w:rPr>
              <w:t>": "</w:t>
            </w:r>
            <w:proofErr w:type="spellStart"/>
            <w:r w:rsidRPr="0097578E">
              <w:rPr>
                <w:b/>
                <w:bCs/>
              </w:rPr>
              <w:t>object</w:t>
            </w:r>
            <w:proofErr w:type="spellEnd"/>
            <w:r w:rsidRPr="0097578E">
              <w:rPr>
                <w:b/>
                <w:bCs/>
              </w:rPr>
              <w:t>"</w:t>
            </w:r>
          </w:p>
        </w:tc>
        <w:tc>
          <w:tcPr>
            <w:tcW w:w="3118" w:type="dxa"/>
          </w:tcPr>
          <w:p w14:paraId="6184F1A5" w14:textId="4D2582C6" w:rsidR="002A45A1" w:rsidRPr="0097578E" w:rsidRDefault="0097578E" w:rsidP="00E05BF9">
            <w:pPr>
              <w:cnfStyle w:val="000000100000" w:firstRow="0" w:lastRow="0" w:firstColumn="0" w:lastColumn="0" w:oddVBand="0" w:evenVBand="0" w:oddHBand="1" w:evenHBand="0" w:firstRowFirstColumn="0" w:firstRowLastColumn="0" w:lastRowFirstColumn="0" w:lastRowLastColumn="0"/>
              <w:rPr>
                <w:b/>
                <w:bCs/>
              </w:rPr>
            </w:pPr>
            <w:r>
              <w:t xml:space="preserve">Los argumentos llegan agrupados en un objeto </w:t>
            </w:r>
            <w:r>
              <w:rPr>
                <w:b/>
                <w:bCs/>
              </w:rPr>
              <w:t>{…}</w:t>
            </w:r>
          </w:p>
        </w:tc>
        <w:tc>
          <w:tcPr>
            <w:tcW w:w="4416" w:type="dxa"/>
          </w:tcPr>
          <w:p w14:paraId="44374293" w14:textId="5D3574E1" w:rsidR="002A45A1" w:rsidRPr="0097578E" w:rsidRDefault="0097578E" w:rsidP="00E05BF9">
            <w:pPr>
              <w:cnfStyle w:val="000000100000" w:firstRow="0" w:lastRow="0" w:firstColumn="0" w:lastColumn="0" w:oddVBand="0" w:evenVBand="0" w:oddHBand="1" w:evenHBand="0" w:firstRowFirstColumn="0" w:firstRowLastColumn="0" w:lastRowFirstColumn="0" w:lastRowLastColumn="0"/>
              <w:rPr>
                <w:b/>
                <w:bCs/>
              </w:rPr>
            </w:pPr>
            <w:r w:rsidRPr="0097578E">
              <w:rPr>
                <w:b/>
                <w:bCs/>
              </w:rPr>
              <w:t>{"</w:t>
            </w:r>
            <w:proofErr w:type="spellStart"/>
            <w:r w:rsidRPr="0097578E">
              <w:rPr>
                <w:b/>
                <w:bCs/>
              </w:rPr>
              <w:t>destination_city</w:t>
            </w:r>
            <w:proofErr w:type="spellEnd"/>
            <w:r w:rsidRPr="0097578E">
              <w:rPr>
                <w:b/>
                <w:bCs/>
              </w:rPr>
              <w:t>": "London"}</w:t>
            </w:r>
          </w:p>
        </w:tc>
      </w:tr>
      <w:tr w:rsidR="0097578E" w14:paraId="270B66FC" w14:textId="77777777" w:rsidTr="00E91608">
        <w:tc>
          <w:tcPr>
            <w:cnfStyle w:val="001000000000" w:firstRow="0" w:lastRow="0" w:firstColumn="1" w:lastColumn="0" w:oddVBand="0" w:evenVBand="0" w:oddHBand="0" w:evenHBand="0" w:firstRowFirstColumn="0" w:firstRowLastColumn="0" w:lastRowFirstColumn="0" w:lastRowLastColumn="0"/>
            <w:tcW w:w="1129" w:type="dxa"/>
          </w:tcPr>
          <w:p w14:paraId="566A3055" w14:textId="7B7A9714" w:rsidR="0097578E" w:rsidRDefault="0097578E" w:rsidP="00E05BF9">
            <w:r>
              <w:t>6</w:t>
            </w:r>
          </w:p>
        </w:tc>
        <w:tc>
          <w:tcPr>
            <w:tcW w:w="2127" w:type="dxa"/>
          </w:tcPr>
          <w:p w14:paraId="42CD1C13" w14:textId="04F80AB6" w:rsidR="0097578E" w:rsidRPr="0097578E" w:rsidRDefault="0097578E" w:rsidP="00E05BF9">
            <w:pPr>
              <w:cnfStyle w:val="000000000000" w:firstRow="0" w:lastRow="0" w:firstColumn="0" w:lastColumn="0" w:oddVBand="0" w:evenVBand="0" w:oddHBand="0" w:evenHBand="0" w:firstRowFirstColumn="0" w:firstRowLastColumn="0" w:lastRowFirstColumn="0" w:lastRowLastColumn="0"/>
              <w:rPr>
                <w:b/>
                <w:bCs/>
              </w:rPr>
            </w:pPr>
            <w:r w:rsidRPr="0097578E">
              <w:rPr>
                <w:b/>
                <w:bCs/>
              </w:rPr>
              <w:t>"</w:t>
            </w:r>
            <w:proofErr w:type="spellStart"/>
            <w:r w:rsidRPr="0097578E">
              <w:rPr>
                <w:b/>
                <w:bCs/>
              </w:rPr>
              <w:t>properties</w:t>
            </w:r>
            <w:proofErr w:type="spellEnd"/>
            <w:r w:rsidRPr="0097578E">
              <w:rPr>
                <w:b/>
                <w:bCs/>
              </w:rPr>
              <w:t>"</w:t>
            </w:r>
          </w:p>
        </w:tc>
        <w:tc>
          <w:tcPr>
            <w:tcW w:w="3118" w:type="dxa"/>
          </w:tcPr>
          <w:p w14:paraId="51BACDA8" w14:textId="086DA69C" w:rsidR="0097578E" w:rsidRDefault="00DC591B" w:rsidP="00E05BF9">
            <w:pPr>
              <w:cnfStyle w:val="000000000000" w:firstRow="0" w:lastRow="0" w:firstColumn="0" w:lastColumn="0" w:oddVBand="0" w:evenVBand="0" w:oddHBand="0" w:evenHBand="0" w:firstRowFirstColumn="0" w:firstRowLastColumn="0" w:lastRowFirstColumn="0" w:lastRowLastColumn="0"/>
            </w:pPr>
            <w:r w:rsidRPr="00DC591B">
              <w:t xml:space="preserve">La lista de argumentos. Cada </w:t>
            </w:r>
            <w:r w:rsidRPr="00DC591B">
              <w:rPr>
                <w:b/>
                <w:bCs/>
              </w:rPr>
              <w:t>clave</w:t>
            </w:r>
            <w:r w:rsidRPr="00DC591B">
              <w:t xml:space="preserve"> es el nombre de un argumento</w:t>
            </w:r>
          </w:p>
        </w:tc>
        <w:tc>
          <w:tcPr>
            <w:tcW w:w="4416" w:type="dxa"/>
          </w:tcPr>
          <w:p w14:paraId="06708E2F" w14:textId="104AC8EC" w:rsidR="0097578E" w:rsidRPr="0097578E" w:rsidRDefault="00C9528C" w:rsidP="00E05BF9">
            <w:pPr>
              <w:cnfStyle w:val="000000000000" w:firstRow="0" w:lastRow="0" w:firstColumn="0" w:lastColumn="0" w:oddVBand="0" w:evenVBand="0" w:oddHBand="0" w:evenHBand="0" w:firstRowFirstColumn="0" w:firstRowLastColumn="0" w:lastRowFirstColumn="0" w:lastRowLastColumn="0"/>
              <w:rPr>
                <w:b/>
                <w:bCs/>
              </w:rPr>
            </w:pPr>
            <w:r w:rsidRPr="00C9528C">
              <w:t>Solo uno:</w:t>
            </w:r>
            <w:r w:rsidRPr="00C9528C">
              <w:rPr>
                <w:b/>
                <w:bCs/>
              </w:rPr>
              <w:t xml:space="preserve"> </w:t>
            </w:r>
            <w:proofErr w:type="spellStart"/>
            <w:r w:rsidRPr="00C9528C">
              <w:rPr>
                <w:b/>
                <w:bCs/>
              </w:rPr>
              <w:t>destination_city</w:t>
            </w:r>
            <w:proofErr w:type="spellEnd"/>
          </w:p>
        </w:tc>
      </w:tr>
      <w:tr w:rsidR="00C9528C" w14:paraId="47DA997F" w14:textId="77777777" w:rsidTr="00E91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3B0C4F5" w14:textId="283F7960" w:rsidR="00C9528C" w:rsidRDefault="00C9528C" w:rsidP="00E05BF9">
            <w:r>
              <w:t>7</w:t>
            </w:r>
          </w:p>
        </w:tc>
        <w:tc>
          <w:tcPr>
            <w:tcW w:w="2127" w:type="dxa"/>
          </w:tcPr>
          <w:p w14:paraId="1F80C6F1" w14:textId="6DB96A18" w:rsidR="00C9528C" w:rsidRPr="0097578E" w:rsidRDefault="00C9528C" w:rsidP="00E05BF9">
            <w:pPr>
              <w:cnfStyle w:val="000000100000" w:firstRow="0" w:lastRow="0" w:firstColumn="0" w:lastColumn="0" w:oddVBand="0" w:evenVBand="0" w:oddHBand="1" w:evenHBand="0" w:firstRowFirstColumn="0" w:firstRowLastColumn="0" w:lastRowFirstColumn="0" w:lastRowLastColumn="0"/>
              <w:rPr>
                <w:b/>
                <w:bCs/>
              </w:rPr>
            </w:pPr>
            <w:r w:rsidRPr="00C9528C">
              <w:rPr>
                <w:b/>
                <w:bCs/>
              </w:rPr>
              <w:t>"</w:t>
            </w:r>
            <w:proofErr w:type="spellStart"/>
            <w:r w:rsidRPr="00C9528C">
              <w:rPr>
                <w:b/>
                <w:bCs/>
              </w:rPr>
              <w:t>type</w:t>
            </w:r>
            <w:proofErr w:type="spellEnd"/>
            <w:r w:rsidRPr="00C9528C">
              <w:rPr>
                <w:b/>
                <w:bCs/>
              </w:rPr>
              <w:t>": "</w:t>
            </w:r>
            <w:proofErr w:type="spellStart"/>
            <w:r w:rsidRPr="00C9528C">
              <w:rPr>
                <w:b/>
                <w:bCs/>
              </w:rPr>
              <w:t>string</w:t>
            </w:r>
            <w:proofErr w:type="spellEnd"/>
            <w:r w:rsidRPr="00C9528C">
              <w:rPr>
                <w:b/>
                <w:bCs/>
              </w:rPr>
              <w:t>"</w:t>
            </w:r>
          </w:p>
        </w:tc>
        <w:tc>
          <w:tcPr>
            <w:tcW w:w="3118" w:type="dxa"/>
          </w:tcPr>
          <w:p w14:paraId="2A5CE085" w14:textId="462F1756" w:rsidR="00C9528C" w:rsidRPr="00DC591B" w:rsidRDefault="00C9528C" w:rsidP="00E05BF9">
            <w:pPr>
              <w:cnfStyle w:val="000000100000" w:firstRow="0" w:lastRow="0" w:firstColumn="0" w:lastColumn="0" w:oddVBand="0" w:evenVBand="0" w:oddHBand="1" w:evenHBand="0" w:firstRowFirstColumn="0" w:firstRowLastColumn="0" w:lastRowFirstColumn="0" w:lastRowLastColumn="0"/>
            </w:pPr>
            <w:r w:rsidRPr="00C9528C">
              <w:t xml:space="preserve">El tipo de ese argumento: texto. (Otros: </w:t>
            </w:r>
            <w:proofErr w:type="spellStart"/>
            <w:r w:rsidRPr="00C9528C">
              <w:rPr>
                <w:b/>
                <w:bCs/>
              </w:rPr>
              <w:t>number</w:t>
            </w:r>
            <w:proofErr w:type="spellEnd"/>
            <w:r w:rsidRPr="00C9528C">
              <w:rPr>
                <w:b/>
                <w:bCs/>
              </w:rPr>
              <w:t xml:space="preserve">, </w:t>
            </w:r>
            <w:proofErr w:type="spellStart"/>
            <w:r w:rsidRPr="00C9528C">
              <w:rPr>
                <w:b/>
                <w:bCs/>
              </w:rPr>
              <w:t>integer</w:t>
            </w:r>
            <w:proofErr w:type="spellEnd"/>
            <w:r w:rsidRPr="00C9528C">
              <w:rPr>
                <w:b/>
                <w:bCs/>
              </w:rPr>
              <w:t xml:space="preserve">, </w:t>
            </w:r>
            <w:proofErr w:type="spellStart"/>
            <w:r w:rsidRPr="00C9528C">
              <w:rPr>
                <w:b/>
                <w:bCs/>
              </w:rPr>
              <w:t>boolean</w:t>
            </w:r>
            <w:proofErr w:type="spellEnd"/>
            <w:r w:rsidRPr="00C9528C">
              <w:rPr>
                <w:b/>
                <w:bCs/>
              </w:rPr>
              <w:t>, array…)</w:t>
            </w:r>
          </w:p>
        </w:tc>
        <w:tc>
          <w:tcPr>
            <w:tcW w:w="4416" w:type="dxa"/>
          </w:tcPr>
          <w:p w14:paraId="481E2768" w14:textId="7FB8ECD8" w:rsidR="00C9528C" w:rsidRPr="00C9528C" w:rsidRDefault="00C9528C" w:rsidP="00E05BF9">
            <w:pPr>
              <w:cnfStyle w:val="000000100000" w:firstRow="0" w:lastRow="0" w:firstColumn="0" w:lastColumn="0" w:oddVBand="0" w:evenVBand="0" w:oddHBand="1" w:evenHBand="0" w:firstRowFirstColumn="0" w:firstRowLastColumn="0" w:lastRowFirstColumn="0" w:lastRowLastColumn="0"/>
            </w:pPr>
            <w:r w:rsidRPr="00C9528C">
              <w:t>"London"</w:t>
            </w:r>
          </w:p>
        </w:tc>
      </w:tr>
      <w:tr w:rsidR="00C9528C" w14:paraId="6258564B" w14:textId="77777777" w:rsidTr="00E91608">
        <w:tc>
          <w:tcPr>
            <w:cnfStyle w:val="001000000000" w:firstRow="0" w:lastRow="0" w:firstColumn="1" w:lastColumn="0" w:oddVBand="0" w:evenVBand="0" w:oddHBand="0" w:evenHBand="0" w:firstRowFirstColumn="0" w:firstRowLastColumn="0" w:lastRowFirstColumn="0" w:lastRowLastColumn="0"/>
            <w:tcW w:w="1129" w:type="dxa"/>
          </w:tcPr>
          <w:p w14:paraId="435877E6" w14:textId="71F3535C" w:rsidR="00C9528C" w:rsidRDefault="00C9528C" w:rsidP="00E05BF9">
            <w:r>
              <w:t>8</w:t>
            </w:r>
          </w:p>
        </w:tc>
        <w:tc>
          <w:tcPr>
            <w:tcW w:w="2127" w:type="dxa"/>
          </w:tcPr>
          <w:p w14:paraId="33FC8833" w14:textId="4A1B62F8" w:rsidR="00C9528C" w:rsidRPr="00C9528C" w:rsidRDefault="00B315F2" w:rsidP="00E05BF9">
            <w:pPr>
              <w:cnfStyle w:val="000000000000" w:firstRow="0" w:lastRow="0" w:firstColumn="0" w:lastColumn="0" w:oddVBand="0" w:evenVBand="0" w:oddHBand="0" w:evenHBand="0" w:firstRowFirstColumn="0" w:firstRowLastColumn="0" w:lastRowFirstColumn="0" w:lastRowLastColumn="0"/>
              <w:rPr>
                <w:b/>
                <w:bCs/>
              </w:rPr>
            </w:pPr>
            <w:r w:rsidRPr="00B315F2">
              <w:rPr>
                <w:b/>
                <w:bCs/>
              </w:rPr>
              <w:t>"</w:t>
            </w:r>
            <w:proofErr w:type="spellStart"/>
            <w:r w:rsidRPr="00B315F2">
              <w:rPr>
                <w:b/>
                <w:bCs/>
              </w:rPr>
              <w:t>description</w:t>
            </w:r>
            <w:proofErr w:type="spellEnd"/>
            <w:r w:rsidRPr="00B315F2">
              <w:rPr>
                <w:b/>
                <w:bCs/>
              </w:rPr>
              <w:t>" (la de adentro)</w:t>
            </w:r>
          </w:p>
        </w:tc>
        <w:tc>
          <w:tcPr>
            <w:tcW w:w="3118" w:type="dxa"/>
          </w:tcPr>
          <w:p w14:paraId="7A01D79A" w14:textId="201F1FC1" w:rsidR="00C9528C" w:rsidRPr="000432C1" w:rsidRDefault="000432C1" w:rsidP="00E05BF9">
            <w:pPr>
              <w:cnfStyle w:val="000000000000" w:firstRow="0" w:lastRow="0" w:firstColumn="0" w:lastColumn="0" w:oddVBand="0" w:evenVBand="0" w:oddHBand="0" w:evenHBand="0" w:firstRowFirstColumn="0" w:firstRowLastColumn="0" w:lastRowFirstColumn="0" w:lastRowLastColumn="0"/>
            </w:pPr>
            <w:r>
              <w:rPr>
                <w:b/>
                <w:bCs/>
              </w:rPr>
              <w:t xml:space="preserve">Que escribir </w:t>
            </w:r>
            <w:r>
              <w:t xml:space="preserve">en ese campo </w:t>
            </w:r>
          </w:p>
        </w:tc>
        <w:tc>
          <w:tcPr>
            <w:tcW w:w="4416" w:type="dxa"/>
          </w:tcPr>
          <w:p w14:paraId="33B92F4C" w14:textId="0312936C" w:rsidR="00C9528C" w:rsidRPr="00C9528C" w:rsidRDefault="000432C1" w:rsidP="00E05BF9">
            <w:pPr>
              <w:cnfStyle w:val="000000000000" w:firstRow="0" w:lastRow="0" w:firstColumn="0" w:lastColumn="0" w:oddVBand="0" w:evenVBand="0" w:oddHBand="0" w:evenHBand="0" w:firstRowFirstColumn="0" w:firstRowLastColumn="0" w:lastRowFirstColumn="0" w:lastRowLastColumn="0"/>
            </w:pPr>
            <w:r w:rsidRPr="000432C1">
              <w:t>"La ciudad a la que el cliente quiere viajar"</w:t>
            </w:r>
          </w:p>
        </w:tc>
      </w:tr>
      <w:tr w:rsidR="000432C1" w14:paraId="3F7E9355" w14:textId="77777777" w:rsidTr="00E91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B4A4FF2" w14:textId="75E70608" w:rsidR="000432C1" w:rsidRDefault="000432C1" w:rsidP="00E05BF9">
            <w:r>
              <w:t>9</w:t>
            </w:r>
          </w:p>
        </w:tc>
        <w:tc>
          <w:tcPr>
            <w:tcW w:w="2127" w:type="dxa"/>
          </w:tcPr>
          <w:p w14:paraId="2CE9D52D" w14:textId="21A43BFE" w:rsidR="000432C1" w:rsidRPr="00B315F2" w:rsidRDefault="000432C1" w:rsidP="00E05BF9">
            <w:pPr>
              <w:cnfStyle w:val="000000100000" w:firstRow="0" w:lastRow="0" w:firstColumn="0" w:lastColumn="0" w:oddVBand="0" w:evenVBand="0" w:oddHBand="1" w:evenHBand="0" w:firstRowFirstColumn="0" w:firstRowLastColumn="0" w:lastRowFirstColumn="0" w:lastRowLastColumn="0"/>
              <w:rPr>
                <w:b/>
                <w:bCs/>
              </w:rPr>
            </w:pPr>
            <w:r w:rsidRPr="000432C1">
              <w:rPr>
                <w:b/>
                <w:bCs/>
              </w:rPr>
              <w:t>"</w:t>
            </w:r>
            <w:proofErr w:type="spellStart"/>
            <w:r w:rsidRPr="000432C1">
              <w:rPr>
                <w:b/>
                <w:bCs/>
              </w:rPr>
              <w:t>required</w:t>
            </w:r>
            <w:proofErr w:type="spellEnd"/>
            <w:r w:rsidRPr="000432C1">
              <w:rPr>
                <w:b/>
                <w:bCs/>
              </w:rPr>
              <w:t>"</w:t>
            </w:r>
          </w:p>
        </w:tc>
        <w:tc>
          <w:tcPr>
            <w:tcW w:w="3118" w:type="dxa"/>
          </w:tcPr>
          <w:p w14:paraId="21A3E628" w14:textId="182D99ED" w:rsidR="000432C1" w:rsidRPr="000432C1" w:rsidRDefault="000432C1" w:rsidP="00E05BF9">
            <w:pPr>
              <w:cnfStyle w:val="000000100000" w:firstRow="0" w:lastRow="0" w:firstColumn="0" w:lastColumn="0" w:oddVBand="0" w:evenVBand="0" w:oddHBand="1" w:evenHBand="0" w:firstRowFirstColumn="0" w:firstRowLastColumn="0" w:lastRowFirstColumn="0" w:lastRowLastColumn="0"/>
            </w:pPr>
            <w:r w:rsidRPr="000432C1">
              <w:t>Los argumentos obligatorios</w:t>
            </w:r>
          </w:p>
        </w:tc>
        <w:tc>
          <w:tcPr>
            <w:tcW w:w="4416" w:type="dxa"/>
          </w:tcPr>
          <w:p w14:paraId="27C158F6" w14:textId="26112A53" w:rsidR="000432C1" w:rsidRPr="000432C1" w:rsidRDefault="000432C1" w:rsidP="00E05BF9">
            <w:pPr>
              <w:cnfStyle w:val="000000100000" w:firstRow="0" w:lastRow="0" w:firstColumn="0" w:lastColumn="0" w:oddVBand="0" w:evenVBand="0" w:oddHBand="1" w:evenHBand="0" w:firstRowFirstColumn="0" w:firstRowLastColumn="0" w:lastRowFirstColumn="0" w:lastRowLastColumn="0"/>
              <w:rPr>
                <w:b/>
                <w:bCs/>
              </w:rPr>
            </w:pPr>
            <w:r w:rsidRPr="000432C1">
              <w:rPr>
                <w:b/>
                <w:bCs/>
              </w:rPr>
              <w:t>["</w:t>
            </w:r>
            <w:proofErr w:type="spellStart"/>
            <w:r w:rsidRPr="000432C1">
              <w:rPr>
                <w:b/>
                <w:bCs/>
              </w:rPr>
              <w:t>destination_city</w:t>
            </w:r>
            <w:proofErr w:type="spellEnd"/>
            <w:r w:rsidRPr="000432C1">
              <w:rPr>
                <w:b/>
                <w:bCs/>
              </w:rPr>
              <w:t>"]</w:t>
            </w:r>
          </w:p>
        </w:tc>
      </w:tr>
      <w:tr w:rsidR="000432C1" w14:paraId="24668F86" w14:textId="77777777" w:rsidTr="00E91608">
        <w:tc>
          <w:tcPr>
            <w:cnfStyle w:val="001000000000" w:firstRow="0" w:lastRow="0" w:firstColumn="1" w:lastColumn="0" w:oddVBand="0" w:evenVBand="0" w:oddHBand="0" w:evenHBand="0" w:firstRowFirstColumn="0" w:firstRowLastColumn="0" w:lastRowFirstColumn="0" w:lastRowLastColumn="0"/>
            <w:tcW w:w="1129" w:type="dxa"/>
          </w:tcPr>
          <w:p w14:paraId="3FA9A3AC" w14:textId="52A7A97A" w:rsidR="000432C1" w:rsidRDefault="000432C1" w:rsidP="00E05BF9">
            <w:r>
              <w:t>10</w:t>
            </w:r>
          </w:p>
        </w:tc>
        <w:tc>
          <w:tcPr>
            <w:tcW w:w="2127" w:type="dxa"/>
          </w:tcPr>
          <w:p w14:paraId="69F8DA05" w14:textId="49DA084E" w:rsidR="000432C1" w:rsidRPr="000432C1" w:rsidRDefault="000432C1" w:rsidP="00E05BF9">
            <w:pPr>
              <w:cnfStyle w:val="000000000000" w:firstRow="0" w:lastRow="0" w:firstColumn="0" w:lastColumn="0" w:oddVBand="0" w:evenVBand="0" w:oddHBand="0" w:evenHBand="0" w:firstRowFirstColumn="0" w:firstRowLastColumn="0" w:lastRowFirstColumn="0" w:lastRowLastColumn="0"/>
              <w:rPr>
                <w:b/>
                <w:bCs/>
              </w:rPr>
            </w:pPr>
            <w:r w:rsidRPr="000432C1">
              <w:rPr>
                <w:b/>
                <w:bCs/>
              </w:rPr>
              <w:t>"</w:t>
            </w:r>
            <w:proofErr w:type="spellStart"/>
            <w:r w:rsidRPr="000432C1">
              <w:rPr>
                <w:b/>
                <w:bCs/>
              </w:rPr>
              <w:t>additionalProperties</w:t>
            </w:r>
            <w:proofErr w:type="spellEnd"/>
            <w:r w:rsidRPr="000432C1">
              <w:rPr>
                <w:b/>
                <w:bCs/>
              </w:rPr>
              <w:t>": False</w:t>
            </w:r>
          </w:p>
        </w:tc>
        <w:tc>
          <w:tcPr>
            <w:tcW w:w="3118" w:type="dxa"/>
          </w:tcPr>
          <w:p w14:paraId="0AD0D82C" w14:textId="19F2F038" w:rsidR="000432C1" w:rsidRPr="000432C1" w:rsidRDefault="00146B35" w:rsidP="00E05BF9">
            <w:pPr>
              <w:cnfStyle w:val="000000000000" w:firstRow="0" w:lastRow="0" w:firstColumn="0" w:lastColumn="0" w:oddVBand="0" w:evenVBand="0" w:oddHBand="0" w:evenHBand="0" w:firstRowFirstColumn="0" w:firstRowLastColumn="0" w:lastRowFirstColumn="0" w:lastRowLastColumn="0"/>
            </w:pPr>
            <w:r w:rsidRPr="00146B35">
              <w:t xml:space="preserve">Prohíbe campos que no estén en </w:t>
            </w:r>
            <w:proofErr w:type="spellStart"/>
            <w:r w:rsidRPr="00146B35">
              <w:rPr>
                <w:b/>
                <w:bCs/>
              </w:rPr>
              <w:t>properties</w:t>
            </w:r>
            <w:proofErr w:type="spellEnd"/>
          </w:p>
        </w:tc>
        <w:tc>
          <w:tcPr>
            <w:tcW w:w="4416" w:type="dxa"/>
          </w:tcPr>
          <w:p w14:paraId="0901C81C" w14:textId="5F806E60" w:rsidR="000432C1" w:rsidRPr="00146B35" w:rsidRDefault="00146B35" w:rsidP="00E05BF9">
            <w:pPr>
              <w:cnfStyle w:val="000000000000" w:firstRow="0" w:lastRow="0" w:firstColumn="0" w:lastColumn="0" w:oddVBand="0" w:evenVBand="0" w:oddHBand="0" w:evenHBand="0" w:firstRowFirstColumn="0" w:firstRowLastColumn="0" w:lastRowFirstColumn="0" w:lastRowLastColumn="0"/>
            </w:pPr>
            <w:r w:rsidRPr="00146B35">
              <w:t xml:space="preserve">Si manda </w:t>
            </w:r>
            <w:r w:rsidRPr="00146B35">
              <w:rPr>
                <w:b/>
                <w:bCs/>
              </w:rPr>
              <w:t>{"ciudad": "London"},</w:t>
            </w:r>
            <w:r w:rsidRPr="00146B35">
              <w:t xml:space="preserve"> no cumple</w:t>
            </w:r>
          </w:p>
        </w:tc>
      </w:tr>
    </w:tbl>
    <w:p w14:paraId="116F173B" w14:textId="77777777" w:rsidR="00951D71" w:rsidRPr="00335760" w:rsidRDefault="00951D71" w:rsidP="00E05BF9">
      <w:pPr>
        <w:rPr>
          <w:highlight w:val="yellow"/>
        </w:rPr>
      </w:pPr>
    </w:p>
    <w:p w14:paraId="725B0B0B" w14:textId="77777777" w:rsidR="00890609" w:rsidRPr="00890609" w:rsidRDefault="00890609" w:rsidP="00890609">
      <w:r w:rsidRPr="00890609">
        <w:t xml:space="preserve">Fíjate que </w:t>
      </w:r>
      <w:proofErr w:type="spellStart"/>
      <w:r w:rsidRPr="00890609">
        <w:rPr>
          <w:b/>
          <w:bCs/>
        </w:rPr>
        <w:t>description</w:t>
      </w:r>
      <w:proofErr w:type="spellEnd"/>
      <w:r w:rsidRPr="00890609">
        <w:rPr>
          <w:b/>
          <w:bCs/>
        </w:rPr>
        <w:t xml:space="preserve"> aparece dos veces</w:t>
      </w:r>
      <w:r w:rsidRPr="00890609">
        <w:t xml:space="preserve">: la de afuera explica la </w:t>
      </w:r>
      <w:r w:rsidRPr="00890609">
        <w:rPr>
          <w:i/>
          <w:iCs/>
        </w:rPr>
        <w:t>función</w:t>
      </w:r>
      <w:r w:rsidRPr="00890609">
        <w:t xml:space="preserve">; la de adentro explica el </w:t>
      </w:r>
      <w:r w:rsidRPr="00890609">
        <w:rPr>
          <w:i/>
          <w:iCs/>
        </w:rPr>
        <w:t>argumento</w:t>
      </w:r>
      <w:r w:rsidRPr="00890609">
        <w:t>.</w:t>
      </w:r>
    </w:p>
    <w:p w14:paraId="010EEC09" w14:textId="77777777" w:rsidR="00890609" w:rsidRPr="00890609" w:rsidRDefault="00890609" w:rsidP="00890609">
      <w:pPr>
        <w:rPr>
          <w:b/>
          <w:bCs/>
        </w:rPr>
      </w:pPr>
      <w:r w:rsidRPr="00890609">
        <w:rPr>
          <w:b/>
          <w:bCs/>
        </w:rPr>
        <w:t>Qué hace el modelo con esto (ejemplo)</w:t>
      </w:r>
    </w:p>
    <w:p w14:paraId="296E17E7" w14:textId="77777777" w:rsidR="003D447D" w:rsidRPr="003D447D" w:rsidRDefault="003D447D">
      <w:pPr>
        <w:numPr>
          <w:ilvl w:val="0"/>
          <w:numId w:val="68"/>
        </w:numPr>
      </w:pPr>
      <w:r w:rsidRPr="003D447D">
        <w:t xml:space="preserve">El usuario escribe: </w:t>
      </w:r>
      <w:r w:rsidRPr="003D447D">
        <w:rPr>
          <w:i/>
          <w:iCs/>
        </w:rPr>
        <w:t>"¿Cuánto cuesta ir a Londres?"</w:t>
      </w:r>
    </w:p>
    <w:p w14:paraId="7F97D4DA" w14:textId="77777777" w:rsidR="003D447D" w:rsidRPr="003D447D" w:rsidRDefault="003D447D">
      <w:pPr>
        <w:numPr>
          <w:ilvl w:val="0"/>
          <w:numId w:val="68"/>
        </w:numPr>
      </w:pPr>
      <w:r w:rsidRPr="003D447D">
        <w:t xml:space="preserve">El modelo lee las descripciones y concluye que </w:t>
      </w:r>
      <w:proofErr w:type="spellStart"/>
      <w:r w:rsidRPr="00763FFE">
        <w:rPr>
          <w:b/>
          <w:bCs/>
        </w:rPr>
        <w:t>get_</w:t>
      </w:r>
      <w:proofErr w:type="gramStart"/>
      <w:r w:rsidRPr="00763FFE">
        <w:rPr>
          <w:b/>
          <w:bCs/>
        </w:rPr>
        <w:t>ticket</w:t>
      </w:r>
      <w:proofErr w:type="gramEnd"/>
      <w:r w:rsidRPr="00763FFE">
        <w:rPr>
          <w:b/>
          <w:bCs/>
        </w:rPr>
        <w:t>_price</w:t>
      </w:r>
      <w:proofErr w:type="spellEnd"/>
      <w:r w:rsidRPr="003D447D">
        <w:t xml:space="preserve"> sirve para eso.</w:t>
      </w:r>
    </w:p>
    <w:p w14:paraId="7ECDAA86" w14:textId="77777777" w:rsidR="003D447D" w:rsidRPr="003D447D" w:rsidRDefault="003D447D">
      <w:pPr>
        <w:numPr>
          <w:ilvl w:val="0"/>
          <w:numId w:val="68"/>
        </w:numPr>
      </w:pPr>
      <w:r w:rsidRPr="003D447D">
        <w:t xml:space="preserve">Rellena los argumentos siguiendo el esquema: </w:t>
      </w:r>
      <w:r w:rsidRPr="00763FFE">
        <w:rPr>
          <w:b/>
          <w:bCs/>
        </w:rPr>
        <w:t>{"</w:t>
      </w:r>
      <w:proofErr w:type="spellStart"/>
      <w:r w:rsidRPr="00763FFE">
        <w:rPr>
          <w:b/>
          <w:bCs/>
        </w:rPr>
        <w:t>destination_city</w:t>
      </w:r>
      <w:proofErr w:type="spellEnd"/>
      <w:r w:rsidRPr="00763FFE">
        <w:rPr>
          <w:b/>
          <w:bCs/>
        </w:rPr>
        <w:t>": "London"}</w:t>
      </w:r>
      <w:r w:rsidRPr="003D447D">
        <w:t>.</w:t>
      </w:r>
    </w:p>
    <w:p w14:paraId="15EC11D0" w14:textId="500C54C1" w:rsidR="00017841" w:rsidRDefault="003D447D">
      <w:pPr>
        <w:numPr>
          <w:ilvl w:val="0"/>
          <w:numId w:val="68"/>
        </w:numPr>
      </w:pPr>
      <w:r w:rsidRPr="003D447D">
        <w:t xml:space="preserve">Ese JSON llega a tu código como </w:t>
      </w:r>
      <w:r w:rsidRPr="003D447D">
        <w:rPr>
          <w:b/>
          <w:bCs/>
        </w:rPr>
        <w:t>texto</w:t>
      </w:r>
      <w:r w:rsidRPr="003D447D">
        <w:t xml:space="preserve"> en </w:t>
      </w:r>
      <w:proofErr w:type="spellStart"/>
      <w:r w:rsidRPr="00763FFE">
        <w:rPr>
          <w:b/>
          <w:bCs/>
        </w:rPr>
        <w:t>tool_</w:t>
      </w:r>
      <w:proofErr w:type="gramStart"/>
      <w:r w:rsidRPr="00763FFE">
        <w:rPr>
          <w:b/>
          <w:bCs/>
        </w:rPr>
        <w:t>call.function</w:t>
      </w:r>
      <w:proofErr w:type="gramEnd"/>
      <w:r w:rsidRPr="00763FFE">
        <w:rPr>
          <w:b/>
          <w:bCs/>
        </w:rPr>
        <w:t>.arguments</w:t>
      </w:r>
      <w:proofErr w:type="spellEnd"/>
      <w:r w:rsidRPr="003D447D">
        <w:t xml:space="preserve"> (por eso el Paso 4 usa </w:t>
      </w:r>
      <w:proofErr w:type="spellStart"/>
      <w:proofErr w:type="gramStart"/>
      <w:r w:rsidRPr="003D447D">
        <w:t>json.loads</w:t>
      </w:r>
      <w:proofErr w:type="spellEnd"/>
      <w:proofErr w:type="gramEnd"/>
      <w:r w:rsidRPr="003D447D">
        <w:t>).</w:t>
      </w:r>
    </w:p>
    <w:p w14:paraId="5A6808FA" w14:textId="77777777" w:rsidR="005F7C5B" w:rsidRPr="005F7C5B" w:rsidRDefault="005F7C5B" w:rsidP="005F7C5B">
      <w:pPr>
        <w:rPr>
          <w:b/>
          <w:bCs/>
        </w:rPr>
      </w:pPr>
      <w:r w:rsidRPr="005F7C5B">
        <w:rPr>
          <w:b/>
          <w:bCs/>
        </w:rPr>
        <w:t>Cómo se conecta con tu código</w:t>
      </w:r>
    </w:p>
    <w:tbl>
      <w:tblPr>
        <w:tblStyle w:val="Tablaconcuadrcula4-nfasis4"/>
        <w:tblW w:w="0" w:type="auto"/>
        <w:tblLook w:val="04A0" w:firstRow="1" w:lastRow="0" w:firstColumn="1" w:lastColumn="0" w:noHBand="0" w:noVBand="1"/>
      </w:tblPr>
      <w:tblGrid>
        <w:gridCol w:w="5395"/>
        <w:gridCol w:w="5395"/>
      </w:tblGrid>
      <w:tr w:rsidR="005F7C5B" w14:paraId="66D0B206" w14:textId="77777777" w:rsidTr="00EC2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6729B1C" w14:textId="008F1199" w:rsidR="005F7C5B" w:rsidRDefault="005F7C5B" w:rsidP="003D447D">
            <w:r w:rsidRPr="005F7C5B">
              <w:t>En el diccionario</w:t>
            </w:r>
          </w:p>
        </w:tc>
        <w:tc>
          <w:tcPr>
            <w:tcW w:w="5395" w:type="dxa"/>
          </w:tcPr>
          <w:p w14:paraId="15B5497B" w14:textId="066A8312" w:rsidR="005F7C5B" w:rsidRDefault="005F7C5B" w:rsidP="003D447D">
            <w:pPr>
              <w:cnfStyle w:val="100000000000" w:firstRow="1" w:lastRow="0" w:firstColumn="0" w:lastColumn="0" w:oddVBand="0" w:evenVBand="0" w:oddHBand="0" w:evenHBand="0" w:firstRowFirstColumn="0" w:firstRowLastColumn="0" w:lastRowFirstColumn="0" w:lastRowLastColumn="0"/>
            </w:pPr>
            <w:r w:rsidRPr="005F7C5B">
              <w:t>En tu código (Paso 4)</w:t>
            </w:r>
          </w:p>
        </w:tc>
      </w:tr>
      <w:tr w:rsidR="005F7C5B" w14:paraId="6BDCF4F3" w14:textId="77777777" w:rsidTr="00EC2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F4A6ED0" w14:textId="44B09E34" w:rsidR="005F7C5B" w:rsidRDefault="0071367A" w:rsidP="003D447D">
            <w:r w:rsidRPr="0071367A">
              <w:t>"</w:t>
            </w:r>
            <w:proofErr w:type="spellStart"/>
            <w:r w:rsidRPr="0071367A">
              <w:t>name</w:t>
            </w:r>
            <w:proofErr w:type="spellEnd"/>
            <w:r w:rsidRPr="0071367A">
              <w:t>": "</w:t>
            </w:r>
            <w:proofErr w:type="spellStart"/>
            <w:r w:rsidRPr="0071367A">
              <w:t>get_</w:t>
            </w:r>
            <w:proofErr w:type="gramStart"/>
            <w:r w:rsidRPr="0071367A">
              <w:t>ticket</w:t>
            </w:r>
            <w:proofErr w:type="gramEnd"/>
            <w:r w:rsidRPr="0071367A">
              <w:t>_price</w:t>
            </w:r>
            <w:proofErr w:type="spellEnd"/>
            <w:r w:rsidRPr="0071367A">
              <w:t>"</w:t>
            </w:r>
          </w:p>
        </w:tc>
        <w:tc>
          <w:tcPr>
            <w:tcW w:w="5395" w:type="dxa"/>
          </w:tcPr>
          <w:p w14:paraId="158A0B37" w14:textId="7B8534E5" w:rsidR="005F7C5B" w:rsidRPr="0071367A" w:rsidRDefault="0071367A" w:rsidP="003D447D">
            <w:pPr>
              <w:cnfStyle w:val="000000100000" w:firstRow="0" w:lastRow="0" w:firstColumn="0" w:lastColumn="0" w:oddVBand="0" w:evenVBand="0" w:oddHBand="1" w:evenHBand="0" w:firstRowFirstColumn="0" w:firstRowLastColumn="0" w:lastRowFirstColumn="0" w:lastRowLastColumn="0"/>
            </w:pPr>
            <w:proofErr w:type="spellStart"/>
            <w:r w:rsidRPr="0071367A">
              <w:rPr>
                <w:b/>
                <w:bCs/>
              </w:rPr>
              <w:t>if</w:t>
            </w:r>
            <w:proofErr w:type="spellEnd"/>
            <w:r w:rsidRPr="0071367A">
              <w:rPr>
                <w:b/>
                <w:bCs/>
              </w:rPr>
              <w:t xml:space="preserve"> tool_call.function.name == "</w:t>
            </w:r>
            <w:proofErr w:type="spellStart"/>
            <w:r w:rsidRPr="0071367A">
              <w:rPr>
                <w:b/>
                <w:bCs/>
              </w:rPr>
              <w:t>get_</w:t>
            </w:r>
            <w:proofErr w:type="gramStart"/>
            <w:r w:rsidRPr="0071367A">
              <w:rPr>
                <w:b/>
                <w:bCs/>
              </w:rPr>
              <w:t>ticket</w:t>
            </w:r>
            <w:proofErr w:type="gramEnd"/>
            <w:r w:rsidRPr="0071367A">
              <w:rPr>
                <w:b/>
                <w:bCs/>
              </w:rPr>
              <w:t>_price</w:t>
            </w:r>
            <w:proofErr w:type="spellEnd"/>
            <w:r w:rsidRPr="0071367A">
              <w:rPr>
                <w:b/>
                <w:bCs/>
              </w:rPr>
              <w:t>":</w:t>
            </w:r>
            <w:r w:rsidRPr="0071367A">
              <w:t xml:space="preserve"> y la función real que ejecutas. Si no coinciden, </w:t>
            </w:r>
            <w:r w:rsidRPr="00460303">
              <w:rPr>
                <w:b/>
                <w:bCs/>
              </w:rPr>
              <w:t>no se ejecuta nada</w:t>
            </w:r>
          </w:p>
        </w:tc>
      </w:tr>
      <w:tr w:rsidR="005F7C5B" w14:paraId="7FB0E1CA" w14:textId="77777777" w:rsidTr="00EC278B">
        <w:tc>
          <w:tcPr>
            <w:cnfStyle w:val="001000000000" w:firstRow="0" w:lastRow="0" w:firstColumn="1" w:lastColumn="0" w:oddVBand="0" w:evenVBand="0" w:oddHBand="0" w:evenHBand="0" w:firstRowFirstColumn="0" w:firstRowLastColumn="0" w:lastRowFirstColumn="0" w:lastRowLastColumn="0"/>
            <w:tcW w:w="5395" w:type="dxa"/>
          </w:tcPr>
          <w:p w14:paraId="16AE026B" w14:textId="25AFE3B7" w:rsidR="005F7C5B" w:rsidRDefault="006B6B40" w:rsidP="003D447D">
            <w:r w:rsidRPr="006B6B40">
              <w:rPr>
                <w:b w:val="0"/>
                <w:bCs w:val="0"/>
              </w:rPr>
              <w:t>la clave</w:t>
            </w:r>
            <w:r w:rsidRPr="006B6B40">
              <w:t xml:space="preserve"> </w:t>
            </w:r>
            <w:proofErr w:type="spellStart"/>
            <w:r w:rsidRPr="006B6B40">
              <w:t>destination_city</w:t>
            </w:r>
            <w:proofErr w:type="spellEnd"/>
          </w:p>
        </w:tc>
        <w:tc>
          <w:tcPr>
            <w:tcW w:w="5395" w:type="dxa"/>
          </w:tcPr>
          <w:p w14:paraId="2C9F8B54" w14:textId="0F3D1B74" w:rsidR="005F7C5B" w:rsidRPr="006B6B40" w:rsidRDefault="006B6B40" w:rsidP="003D447D">
            <w:pPr>
              <w:cnfStyle w:val="000000000000" w:firstRow="0" w:lastRow="0" w:firstColumn="0" w:lastColumn="0" w:oddVBand="0" w:evenVBand="0" w:oddHBand="0" w:evenHBand="0" w:firstRowFirstColumn="0" w:firstRowLastColumn="0" w:lastRowFirstColumn="0" w:lastRowLastColumn="0"/>
            </w:pPr>
            <w:proofErr w:type="spellStart"/>
            <w:r>
              <w:rPr>
                <w:b/>
                <w:bCs/>
              </w:rPr>
              <w:t>Arguments.get</w:t>
            </w:r>
            <w:proofErr w:type="spellEnd"/>
            <w:r>
              <w:rPr>
                <w:b/>
                <w:bCs/>
              </w:rPr>
              <w:t>(‘</w:t>
            </w:r>
            <w:proofErr w:type="spellStart"/>
            <w:r>
              <w:rPr>
                <w:b/>
                <w:bCs/>
              </w:rPr>
              <w:t>destination_city</w:t>
            </w:r>
            <w:proofErr w:type="spellEnd"/>
            <w:r>
              <w:rPr>
                <w:b/>
                <w:bCs/>
              </w:rPr>
              <w:t xml:space="preserve">’). </w:t>
            </w:r>
            <w:r>
              <w:t xml:space="preserve">(En la versión con registro del Paso 8, además debe llamarse igual que el </w:t>
            </w:r>
            <w:proofErr w:type="spellStart"/>
            <w:r>
              <w:t>parametro</w:t>
            </w:r>
            <w:proofErr w:type="spellEnd"/>
            <w:r>
              <w:t xml:space="preserve"> de la </w:t>
            </w:r>
            <w:proofErr w:type="spellStart"/>
            <w:r>
              <w:t>funcion</w:t>
            </w:r>
            <w:proofErr w:type="spellEnd"/>
            <w:r>
              <w:t xml:space="preserve">: </w:t>
            </w:r>
            <w:proofErr w:type="spellStart"/>
            <w:r w:rsidR="00604CB4" w:rsidRPr="00604CB4">
              <w:rPr>
                <w:b/>
                <w:bCs/>
              </w:rPr>
              <w:t>def</w:t>
            </w:r>
            <w:proofErr w:type="spellEnd"/>
            <w:r w:rsidR="00604CB4" w:rsidRPr="00604CB4">
              <w:rPr>
                <w:b/>
                <w:bCs/>
              </w:rPr>
              <w:t xml:space="preserve"> </w:t>
            </w:r>
            <w:proofErr w:type="spellStart"/>
            <w:r w:rsidR="00604CB4" w:rsidRPr="00604CB4">
              <w:rPr>
                <w:b/>
                <w:bCs/>
              </w:rPr>
              <w:t>get_</w:t>
            </w:r>
            <w:proofErr w:type="gramStart"/>
            <w:r w:rsidR="00604CB4" w:rsidRPr="00604CB4">
              <w:rPr>
                <w:b/>
                <w:bCs/>
              </w:rPr>
              <w:t>ticket</w:t>
            </w:r>
            <w:proofErr w:type="gramEnd"/>
            <w:r w:rsidR="00604CB4" w:rsidRPr="00604CB4">
              <w:rPr>
                <w:b/>
                <w:bCs/>
              </w:rPr>
              <w:t>_price</w:t>
            </w:r>
            <w:proofErr w:type="spellEnd"/>
            <w:r w:rsidR="00604CB4" w:rsidRPr="00604CB4">
              <w:rPr>
                <w:b/>
                <w:bCs/>
              </w:rPr>
              <w:t>(</w:t>
            </w:r>
            <w:proofErr w:type="spellStart"/>
            <w:r w:rsidR="00604CB4" w:rsidRPr="00604CB4">
              <w:rPr>
                <w:b/>
                <w:bCs/>
              </w:rPr>
              <w:t>destination_city</w:t>
            </w:r>
            <w:proofErr w:type="spellEnd"/>
            <w:r w:rsidR="00604CB4" w:rsidRPr="00604CB4">
              <w:rPr>
                <w:b/>
                <w:bCs/>
              </w:rPr>
              <w:t>))</w:t>
            </w:r>
          </w:p>
        </w:tc>
      </w:tr>
    </w:tbl>
    <w:p w14:paraId="42EBDC7D" w14:textId="77777777" w:rsidR="005F7C5B" w:rsidRDefault="005F7C5B" w:rsidP="003D447D"/>
    <w:p w14:paraId="202919FC" w14:textId="77777777" w:rsidR="00A40858" w:rsidRPr="00A40858" w:rsidRDefault="00A40858" w:rsidP="00A40858">
      <w:pPr>
        <w:pBdr>
          <w:bottom w:val="single" w:sz="6" w:space="1" w:color="auto"/>
        </w:pBdr>
      </w:pPr>
      <w:r w:rsidRPr="00A40858">
        <w:rPr>
          <w:b/>
          <w:bCs/>
        </w:rPr>
        <w:t>Ojo: el esquema valida la forma, no el contenido.</w:t>
      </w:r>
      <w:r w:rsidRPr="00A40858">
        <w:t xml:space="preserve"> El modelo podría escribir </w:t>
      </w:r>
      <w:r w:rsidRPr="00A40858">
        <w:rPr>
          <w:b/>
          <w:bCs/>
        </w:rPr>
        <w:t>"Londres"</w:t>
      </w:r>
      <w:r w:rsidRPr="00A40858">
        <w:t xml:space="preserve"> en vez de </w:t>
      </w:r>
      <w:r w:rsidRPr="00A40858">
        <w:rPr>
          <w:b/>
          <w:bCs/>
        </w:rPr>
        <w:t>"London",</w:t>
      </w:r>
      <w:r w:rsidRPr="00A40858">
        <w:t xml:space="preserve"> y entonces </w:t>
      </w:r>
      <w:proofErr w:type="spellStart"/>
      <w:r w:rsidRPr="00A40858">
        <w:rPr>
          <w:b/>
          <w:bCs/>
        </w:rPr>
        <w:t>ticket_prices.get</w:t>
      </w:r>
      <w:proofErr w:type="spellEnd"/>
      <w:r w:rsidRPr="00A40858">
        <w:rPr>
          <w:b/>
          <w:bCs/>
        </w:rPr>
        <w:t>("</w:t>
      </w:r>
      <w:proofErr w:type="spellStart"/>
      <w:r w:rsidRPr="00A40858">
        <w:rPr>
          <w:b/>
          <w:bCs/>
        </w:rPr>
        <w:t>londres</w:t>
      </w:r>
      <w:proofErr w:type="spellEnd"/>
      <w:r w:rsidRPr="00A40858">
        <w:rPr>
          <w:b/>
          <w:bCs/>
        </w:rPr>
        <w:t>")</w:t>
      </w:r>
      <w:r w:rsidRPr="00A40858">
        <w:t xml:space="preserve"> no encuentra la clave y devuelve </w:t>
      </w:r>
      <w:r w:rsidRPr="00A40858">
        <w:rPr>
          <w:i/>
          <w:iCs/>
        </w:rPr>
        <w:t>"Precio de boleto desconocido"</w:t>
      </w:r>
      <w:r w:rsidRPr="00A40858">
        <w:t xml:space="preserve">. Si te pasa, aclara en la </w:t>
      </w:r>
      <w:proofErr w:type="spellStart"/>
      <w:r w:rsidRPr="00A40858">
        <w:rPr>
          <w:b/>
          <w:bCs/>
        </w:rPr>
        <w:t>description</w:t>
      </w:r>
      <w:proofErr w:type="spellEnd"/>
      <w:r w:rsidRPr="00A40858">
        <w:t xml:space="preserve"> de adentro que la ciudad va en inglés. </w:t>
      </w:r>
      <w:r w:rsidRPr="00A40858">
        <w:rPr>
          <w:i/>
          <w:iCs/>
        </w:rPr>
        <w:t>(Es lo que se deduce de cómo busca la función; no lo probé con tu modelo.)</w:t>
      </w:r>
    </w:p>
    <w:p w14:paraId="661283A1" w14:textId="77777777" w:rsidR="009910CC" w:rsidRPr="009910CC" w:rsidRDefault="009910CC" w:rsidP="009910CC">
      <w:pPr>
        <w:rPr>
          <w:b/>
          <w:bCs/>
          <w:sz w:val="24"/>
          <w:szCs w:val="28"/>
        </w:rPr>
      </w:pPr>
      <w:r w:rsidRPr="009910CC">
        <w:rPr>
          <w:b/>
          <w:bCs/>
          <w:sz w:val="24"/>
          <w:szCs w:val="28"/>
          <w:highlight w:val="yellow"/>
        </w:rPr>
        <w:t xml:space="preserve">Envolverlo en la lista </w:t>
      </w:r>
      <w:proofErr w:type="spellStart"/>
      <w:r w:rsidRPr="009910CC">
        <w:rPr>
          <w:b/>
          <w:bCs/>
          <w:sz w:val="24"/>
          <w:szCs w:val="28"/>
          <w:highlight w:val="yellow"/>
        </w:rPr>
        <w:t>tools</w:t>
      </w:r>
      <w:proofErr w:type="spellEnd"/>
    </w:p>
    <w:p w14:paraId="6B9F29C4" w14:textId="270C0E6F" w:rsidR="009910CC" w:rsidRDefault="00EB2333" w:rsidP="003D447D">
      <w:r w:rsidRPr="00EB2333">
        <w:rPr>
          <w:noProof/>
        </w:rPr>
        <w:drawing>
          <wp:inline distT="0" distB="0" distL="0" distR="0" wp14:anchorId="14927DA3" wp14:editId="077C64B0">
            <wp:extent cx="5211233" cy="1319213"/>
            <wp:effectExtent l="38100" t="38100" r="27940" b="33655"/>
            <wp:docPr id="1553030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30867" name=""/>
                    <pic:cNvPicPr/>
                  </pic:nvPicPr>
                  <pic:blipFill>
                    <a:blip r:embed="rId829"/>
                    <a:stretch>
                      <a:fillRect/>
                    </a:stretch>
                  </pic:blipFill>
                  <pic:spPr>
                    <a:xfrm>
                      <a:off x="0" y="0"/>
                      <a:ext cx="5222715" cy="1322120"/>
                    </a:xfrm>
                    <a:prstGeom prst="rect">
                      <a:avLst/>
                    </a:prstGeom>
                    <a:ln w="28575">
                      <a:solidFill>
                        <a:srgbClr val="EE0000"/>
                      </a:solidFill>
                    </a:ln>
                  </pic:spPr>
                </pic:pic>
              </a:graphicData>
            </a:graphic>
          </wp:inline>
        </w:drawing>
      </w:r>
    </w:p>
    <w:p w14:paraId="7D6906B9" w14:textId="36F32279" w:rsidR="003C32CE" w:rsidRPr="003C32CE" w:rsidRDefault="003C32CE" w:rsidP="003D447D">
      <w:pPr>
        <w:rPr>
          <w:b/>
          <w:bCs/>
          <w:sz w:val="24"/>
          <w:szCs w:val="28"/>
        </w:rPr>
      </w:pPr>
      <w:r w:rsidRPr="003C32CE">
        <w:rPr>
          <w:b/>
          <w:bCs/>
          <w:sz w:val="24"/>
          <w:szCs w:val="28"/>
        </w:rPr>
        <w:t>Salida</w:t>
      </w:r>
    </w:p>
    <w:p w14:paraId="0DF10FDA" w14:textId="0F00A1E2" w:rsidR="003C32CE" w:rsidRDefault="003C32CE" w:rsidP="003D447D">
      <w:r w:rsidRPr="003C32CE">
        <w:rPr>
          <w:noProof/>
        </w:rPr>
        <w:drawing>
          <wp:inline distT="0" distB="0" distL="0" distR="0" wp14:anchorId="264F189F" wp14:editId="6C3D63A1">
            <wp:extent cx="5270500" cy="1057028"/>
            <wp:effectExtent l="38100" t="38100" r="44450" b="29210"/>
            <wp:docPr id="1392841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41983" name=""/>
                    <pic:cNvPicPr/>
                  </pic:nvPicPr>
                  <pic:blipFill>
                    <a:blip r:embed="rId830"/>
                    <a:stretch>
                      <a:fillRect/>
                    </a:stretch>
                  </pic:blipFill>
                  <pic:spPr>
                    <a:xfrm>
                      <a:off x="0" y="0"/>
                      <a:ext cx="5294328" cy="1061807"/>
                    </a:xfrm>
                    <a:prstGeom prst="rect">
                      <a:avLst/>
                    </a:prstGeom>
                    <a:ln w="28575">
                      <a:solidFill>
                        <a:srgbClr val="EE0000"/>
                      </a:solidFill>
                    </a:ln>
                  </pic:spPr>
                </pic:pic>
              </a:graphicData>
            </a:graphic>
          </wp:inline>
        </w:drawing>
      </w:r>
    </w:p>
    <w:p w14:paraId="3E318D67" w14:textId="525EFB37" w:rsidR="00AE5442" w:rsidRDefault="009C3595" w:rsidP="003D447D">
      <w:r>
        <w:t xml:space="preserve">Esto es lo que </w:t>
      </w:r>
      <w:r>
        <w:rPr>
          <w:b/>
          <w:bCs/>
        </w:rPr>
        <w:t xml:space="preserve">se enviara </w:t>
      </w:r>
      <w:r>
        <w:t xml:space="preserve">al modelo, con </w:t>
      </w:r>
      <w:proofErr w:type="spellStart"/>
      <w:r>
        <w:rPr>
          <w:b/>
          <w:bCs/>
        </w:rPr>
        <w:t>tools</w:t>
      </w:r>
      <w:proofErr w:type="spellEnd"/>
      <w:r>
        <w:rPr>
          <w:b/>
          <w:bCs/>
        </w:rPr>
        <w:t>=</w:t>
      </w:r>
      <w:proofErr w:type="spellStart"/>
      <w:r>
        <w:rPr>
          <w:b/>
          <w:bCs/>
        </w:rPr>
        <w:t>tools</w:t>
      </w:r>
      <w:proofErr w:type="spellEnd"/>
      <w:r>
        <w:rPr>
          <w:b/>
          <w:bCs/>
        </w:rPr>
        <w:t xml:space="preserve"> </w:t>
      </w:r>
      <w:r>
        <w:t xml:space="preserve">en el Paso 4. Describir la </w:t>
      </w:r>
      <w:proofErr w:type="spellStart"/>
      <w:r>
        <w:t>funcion</w:t>
      </w:r>
      <w:proofErr w:type="spellEnd"/>
      <w:r>
        <w:t xml:space="preserve"> no la ejecuta.</w:t>
      </w:r>
    </w:p>
    <w:p w14:paraId="659AA0B4" w14:textId="77777777" w:rsidR="00AE5442" w:rsidRDefault="00AE5442" w:rsidP="003D447D"/>
    <w:tbl>
      <w:tblPr>
        <w:tblStyle w:val="Tablaconcuadrcula4-nfasis4"/>
        <w:tblW w:w="0" w:type="auto"/>
        <w:tblLook w:val="04A0" w:firstRow="1" w:lastRow="0" w:firstColumn="1" w:lastColumn="0" w:noHBand="0" w:noVBand="1"/>
      </w:tblPr>
      <w:tblGrid>
        <w:gridCol w:w="5395"/>
        <w:gridCol w:w="5395"/>
      </w:tblGrid>
      <w:tr w:rsidR="00AE5442" w14:paraId="3D172B66" w14:textId="77777777" w:rsidTr="00785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A0EE1C1" w14:textId="66A43B0C" w:rsidR="00AE5442" w:rsidRPr="00AE5442" w:rsidRDefault="00AE5442" w:rsidP="003D447D">
            <w:pPr>
              <w:rPr>
                <w:b w:val="0"/>
                <w:bCs w:val="0"/>
              </w:rPr>
            </w:pPr>
            <w:r>
              <w:rPr>
                <w:b w:val="0"/>
                <w:bCs w:val="0"/>
              </w:rPr>
              <w:lastRenderedPageBreak/>
              <w:t xml:space="preserve">Pieza </w:t>
            </w:r>
          </w:p>
        </w:tc>
        <w:tc>
          <w:tcPr>
            <w:tcW w:w="5395" w:type="dxa"/>
          </w:tcPr>
          <w:p w14:paraId="07F780DC" w14:textId="229E1F2C" w:rsidR="00AE5442" w:rsidRPr="00AE5442" w:rsidRDefault="00AE5442" w:rsidP="003D447D">
            <w:pPr>
              <w:cnfStyle w:val="100000000000" w:firstRow="1" w:lastRow="0" w:firstColumn="0" w:lastColumn="0" w:oddVBand="0" w:evenVBand="0" w:oddHBand="0" w:evenHBand="0" w:firstRowFirstColumn="0" w:firstRowLastColumn="0" w:lastRowFirstColumn="0" w:lastRowLastColumn="0"/>
              <w:rPr>
                <w:b w:val="0"/>
                <w:bCs w:val="0"/>
              </w:rPr>
            </w:pPr>
            <w:r w:rsidRPr="00AE5442">
              <w:rPr>
                <w:b w:val="0"/>
                <w:bCs w:val="0"/>
              </w:rPr>
              <w:t>Que es</w:t>
            </w:r>
          </w:p>
        </w:tc>
      </w:tr>
      <w:tr w:rsidR="00AE5442" w14:paraId="2E9AC498" w14:textId="77777777" w:rsidTr="00785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CE8B9BA" w14:textId="18D30E3B" w:rsidR="00AE5442" w:rsidRPr="00AE5442" w:rsidRDefault="00AE5442" w:rsidP="003D447D">
            <w:pPr>
              <w:rPr>
                <w:b w:val="0"/>
                <w:bCs w:val="0"/>
              </w:rPr>
            </w:pPr>
            <w:r w:rsidRPr="00AE5442">
              <w:rPr>
                <w:b w:val="0"/>
                <w:bCs w:val="0"/>
              </w:rPr>
              <w:t>[ ... ]</w:t>
            </w:r>
          </w:p>
        </w:tc>
        <w:tc>
          <w:tcPr>
            <w:tcW w:w="5395" w:type="dxa"/>
          </w:tcPr>
          <w:p w14:paraId="4729EDF6" w14:textId="2D8CC897" w:rsidR="00AE5442" w:rsidRPr="00AE5442" w:rsidRDefault="00AE5442" w:rsidP="003D447D">
            <w:pPr>
              <w:cnfStyle w:val="000000100000" w:firstRow="0" w:lastRow="0" w:firstColumn="0" w:lastColumn="0" w:oddVBand="0" w:evenVBand="0" w:oddHBand="1" w:evenHBand="0" w:firstRowFirstColumn="0" w:firstRowLastColumn="0" w:lastRowFirstColumn="0" w:lastRowLastColumn="0"/>
              <w:rPr>
                <w:b/>
                <w:bCs/>
              </w:rPr>
            </w:pPr>
            <w:r>
              <w:t xml:space="preserve">Una </w:t>
            </w:r>
            <w:r>
              <w:rPr>
                <w:b/>
                <w:bCs/>
              </w:rPr>
              <w:t xml:space="preserve">lista, </w:t>
            </w:r>
            <w:r>
              <w:t xml:space="preserve">porque puedes ofrecer varias herramientas (en el Paso 8 agregas </w:t>
            </w:r>
            <w:proofErr w:type="spellStart"/>
            <w:r>
              <w:rPr>
                <w:b/>
                <w:bCs/>
              </w:rPr>
              <w:t>set_</w:t>
            </w:r>
            <w:proofErr w:type="gramStart"/>
            <w:r>
              <w:rPr>
                <w:b/>
                <w:bCs/>
              </w:rPr>
              <w:t>ticket</w:t>
            </w:r>
            <w:proofErr w:type="gramEnd"/>
            <w:r>
              <w:rPr>
                <w:b/>
                <w:bCs/>
              </w:rPr>
              <w:t>_price</w:t>
            </w:r>
            <w:proofErr w:type="spellEnd"/>
            <w:r>
              <w:rPr>
                <w:b/>
                <w:bCs/>
              </w:rPr>
              <w:t>)</w:t>
            </w:r>
          </w:p>
        </w:tc>
      </w:tr>
      <w:tr w:rsidR="00AE5442" w14:paraId="4A572535" w14:textId="77777777" w:rsidTr="00785EE6">
        <w:tc>
          <w:tcPr>
            <w:cnfStyle w:val="001000000000" w:firstRow="0" w:lastRow="0" w:firstColumn="1" w:lastColumn="0" w:oddVBand="0" w:evenVBand="0" w:oddHBand="0" w:evenHBand="0" w:firstRowFirstColumn="0" w:firstRowLastColumn="0" w:lastRowFirstColumn="0" w:lastRowLastColumn="0"/>
            <w:tcW w:w="5395" w:type="dxa"/>
          </w:tcPr>
          <w:p w14:paraId="0274C6FA" w14:textId="2FCC78A4" w:rsidR="00AE5442" w:rsidRPr="00AE5442" w:rsidRDefault="00785EE6" w:rsidP="003D447D">
            <w:pPr>
              <w:rPr>
                <w:b w:val="0"/>
                <w:bCs w:val="0"/>
              </w:rPr>
            </w:pPr>
            <w:r w:rsidRPr="00785EE6">
              <w:t>"</w:t>
            </w:r>
            <w:proofErr w:type="spellStart"/>
            <w:r w:rsidRPr="00785EE6">
              <w:t>type</w:t>
            </w:r>
            <w:proofErr w:type="spellEnd"/>
            <w:r w:rsidRPr="00785EE6">
              <w:t>": "</w:t>
            </w:r>
            <w:proofErr w:type="spellStart"/>
            <w:r w:rsidRPr="00785EE6">
              <w:t>function</w:t>
            </w:r>
            <w:proofErr w:type="spellEnd"/>
            <w:r w:rsidRPr="00785EE6">
              <w:t>"</w:t>
            </w:r>
          </w:p>
        </w:tc>
        <w:tc>
          <w:tcPr>
            <w:tcW w:w="5395" w:type="dxa"/>
          </w:tcPr>
          <w:p w14:paraId="55020A6F" w14:textId="6CF7E684" w:rsidR="00AE5442" w:rsidRDefault="00785EE6" w:rsidP="003D447D">
            <w:pPr>
              <w:cnfStyle w:val="000000000000" w:firstRow="0" w:lastRow="0" w:firstColumn="0" w:lastColumn="0" w:oddVBand="0" w:evenVBand="0" w:oddHBand="0" w:evenHBand="0" w:firstRowFirstColumn="0" w:firstRowLastColumn="0" w:lastRowFirstColumn="0" w:lastRowLastColumn="0"/>
            </w:pPr>
            <w:r w:rsidRPr="00785EE6">
              <w:t>El tipo de herramienta: una función tuya</w:t>
            </w:r>
          </w:p>
        </w:tc>
      </w:tr>
      <w:tr w:rsidR="00785EE6" w14:paraId="1214B518" w14:textId="77777777" w:rsidTr="00785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A96B700" w14:textId="4B239CC4" w:rsidR="00785EE6" w:rsidRPr="00785EE6" w:rsidRDefault="00785EE6" w:rsidP="003D447D">
            <w:pPr>
              <w:rPr>
                <w:b w:val="0"/>
                <w:bCs w:val="0"/>
              </w:rPr>
            </w:pPr>
            <w:r w:rsidRPr="00785EE6">
              <w:t>"</w:t>
            </w:r>
            <w:proofErr w:type="spellStart"/>
            <w:r w:rsidRPr="00785EE6">
              <w:t>function</w:t>
            </w:r>
            <w:proofErr w:type="spellEnd"/>
            <w:r w:rsidRPr="00785EE6">
              <w:t xml:space="preserve">": </w:t>
            </w:r>
            <w:proofErr w:type="spellStart"/>
            <w:r w:rsidRPr="00785EE6">
              <w:t>price_function</w:t>
            </w:r>
            <w:proofErr w:type="spellEnd"/>
          </w:p>
        </w:tc>
        <w:tc>
          <w:tcPr>
            <w:tcW w:w="5395" w:type="dxa"/>
          </w:tcPr>
          <w:p w14:paraId="72F73E0F" w14:textId="0D710D35" w:rsidR="00785EE6" w:rsidRPr="00785EE6" w:rsidRDefault="00785EE6" w:rsidP="003D447D">
            <w:pPr>
              <w:cnfStyle w:val="000000100000" w:firstRow="0" w:lastRow="0" w:firstColumn="0" w:lastColumn="0" w:oddVBand="0" w:evenVBand="0" w:oddHBand="1" w:evenHBand="0" w:firstRowFirstColumn="0" w:firstRowLastColumn="0" w:lastRowFirstColumn="0" w:lastRowLastColumn="0"/>
            </w:pPr>
            <w:r w:rsidRPr="00785EE6">
              <w:t>La descripción que acabas de armar</w:t>
            </w:r>
          </w:p>
        </w:tc>
      </w:tr>
    </w:tbl>
    <w:p w14:paraId="35478B0F" w14:textId="77777777" w:rsidR="00AE5442" w:rsidRDefault="00AE5442" w:rsidP="003D447D"/>
    <w:p w14:paraId="06D0F658" w14:textId="73D9C3E8" w:rsidR="00785EE6" w:rsidRPr="004E3823" w:rsidRDefault="004E3823" w:rsidP="003D447D">
      <w:r>
        <w:t xml:space="preserve">Esto es lo que </w:t>
      </w:r>
      <w:r>
        <w:rPr>
          <w:b/>
          <w:bCs/>
        </w:rPr>
        <w:t xml:space="preserve">se enviara </w:t>
      </w:r>
      <w:r>
        <w:t xml:space="preserve">al modelo, con </w:t>
      </w:r>
      <w:proofErr w:type="spellStart"/>
      <w:r>
        <w:rPr>
          <w:b/>
          <w:bCs/>
        </w:rPr>
        <w:t>tools</w:t>
      </w:r>
      <w:proofErr w:type="spellEnd"/>
      <w:r>
        <w:rPr>
          <w:b/>
          <w:bCs/>
        </w:rPr>
        <w:t>=</w:t>
      </w:r>
      <w:proofErr w:type="spellStart"/>
      <w:r>
        <w:rPr>
          <w:b/>
          <w:bCs/>
        </w:rPr>
        <w:t>tools</w:t>
      </w:r>
      <w:proofErr w:type="spellEnd"/>
      <w:r>
        <w:rPr>
          <w:b/>
          <w:bCs/>
        </w:rPr>
        <w:t xml:space="preserve"> </w:t>
      </w:r>
      <w:r>
        <w:t>en el Paso 4. Describir la función no la ejecuta.</w:t>
      </w:r>
    </w:p>
    <w:p w14:paraId="749607B4" w14:textId="3AB28472" w:rsidR="00785EE6" w:rsidRDefault="00785EE6">
      <w:r>
        <w:br w:type="page"/>
      </w:r>
    </w:p>
    <w:p w14:paraId="40C0EC4F" w14:textId="48F3928E" w:rsidR="00785EE6" w:rsidRDefault="00785EE6" w:rsidP="00785EE6">
      <w:pPr>
        <w:pStyle w:val="Ttulo4"/>
        <w:rPr>
          <w:b/>
          <w:bCs/>
          <w:i w:val="0"/>
          <w:iCs w:val="0"/>
          <w:sz w:val="24"/>
          <w:highlight w:val="yellow"/>
        </w:rPr>
      </w:pPr>
      <w:r w:rsidRPr="006B75D3">
        <w:rPr>
          <w:b/>
          <w:bCs/>
          <w:i w:val="0"/>
          <w:iCs w:val="0"/>
          <w:sz w:val="24"/>
          <w:highlight w:val="yellow"/>
        </w:rPr>
        <w:lastRenderedPageBreak/>
        <w:t>2.11.3.</w:t>
      </w:r>
      <w:r>
        <w:rPr>
          <w:b/>
          <w:bCs/>
          <w:i w:val="0"/>
          <w:iCs w:val="0"/>
          <w:sz w:val="24"/>
          <w:highlight w:val="yellow"/>
        </w:rPr>
        <w:t xml:space="preserve">4. </w:t>
      </w:r>
      <w:r w:rsidR="006C080C">
        <w:rPr>
          <w:b/>
          <w:bCs/>
          <w:i w:val="0"/>
          <w:iCs w:val="0"/>
          <w:sz w:val="24"/>
          <w:highlight w:val="yellow"/>
        </w:rPr>
        <w:t xml:space="preserve">Paso 4- </w:t>
      </w:r>
      <w:r>
        <w:rPr>
          <w:b/>
          <w:bCs/>
          <w:i w:val="0"/>
          <w:iCs w:val="0"/>
          <w:sz w:val="24"/>
          <w:highlight w:val="yellow"/>
        </w:rPr>
        <w:t>Conectar todo: el modelo pide, tu ejecutas</w:t>
      </w:r>
    </w:p>
    <w:p w14:paraId="364658E5" w14:textId="6ABE920A" w:rsidR="00785EE6" w:rsidRPr="00785EE6" w:rsidRDefault="00E765A0" w:rsidP="00785EE6">
      <w:pPr>
        <w:rPr>
          <w:highlight w:val="yellow"/>
        </w:rPr>
      </w:pPr>
      <w:r w:rsidRPr="00E765A0">
        <w:rPr>
          <w:noProof/>
        </w:rPr>
        <w:drawing>
          <wp:inline distT="0" distB="0" distL="0" distR="0" wp14:anchorId="2BF56C8A" wp14:editId="515FB6F4">
            <wp:extent cx="6606220" cy="2937933"/>
            <wp:effectExtent l="38100" t="38100" r="42545" b="34290"/>
            <wp:docPr id="847944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44324" name=""/>
                    <pic:cNvPicPr/>
                  </pic:nvPicPr>
                  <pic:blipFill>
                    <a:blip r:embed="rId831"/>
                    <a:stretch>
                      <a:fillRect/>
                    </a:stretch>
                  </pic:blipFill>
                  <pic:spPr>
                    <a:xfrm>
                      <a:off x="0" y="0"/>
                      <a:ext cx="6608188" cy="2938808"/>
                    </a:xfrm>
                    <a:prstGeom prst="rect">
                      <a:avLst/>
                    </a:prstGeom>
                    <a:ln w="28575">
                      <a:solidFill>
                        <a:srgbClr val="EE0000"/>
                      </a:solidFill>
                    </a:ln>
                  </pic:spPr>
                </pic:pic>
              </a:graphicData>
            </a:graphic>
          </wp:inline>
        </w:drawing>
      </w:r>
    </w:p>
    <w:p w14:paraId="6D8FCD39" w14:textId="56FF13AA" w:rsidR="00785EE6" w:rsidRDefault="00AB1EC5" w:rsidP="003D447D">
      <w:r>
        <w:t xml:space="preserve">En el notebook usan </w:t>
      </w:r>
      <w:r>
        <w:rPr>
          <w:b/>
          <w:bCs/>
        </w:rPr>
        <w:t xml:space="preserve">response </w:t>
      </w:r>
      <w:r>
        <w:t xml:space="preserve">y </w:t>
      </w:r>
      <w:proofErr w:type="spellStart"/>
      <w:r>
        <w:rPr>
          <w:b/>
          <w:bCs/>
        </w:rPr>
        <w:t>message</w:t>
      </w:r>
      <w:proofErr w:type="spellEnd"/>
      <w:r>
        <w:rPr>
          <w:b/>
          <w:bCs/>
        </w:rPr>
        <w:t xml:space="preserve"> </w:t>
      </w:r>
      <w:r>
        <w:t xml:space="preserve">para dos cosas distintas cada uno (confunde). </w:t>
      </w:r>
      <w:r w:rsidR="00180453" w:rsidRPr="00180453">
        <w:t xml:space="preserve">Yo separé los nombres: </w:t>
      </w:r>
      <w:proofErr w:type="spellStart"/>
      <w:r w:rsidR="00180453" w:rsidRPr="00180453">
        <w:t>assistant_message</w:t>
      </w:r>
      <w:proofErr w:type="spellEnd"/>
      <w:r w:rsidR="00180453" w:rsidRPr="00180453">
        <w:t xml:space="preserve"> y </w:t>
      </w:r>
      <w:proofErr w:type="spellStart"/>
      <w:r w:rsidR="00180453" w:rsidRPr="00180453">
        <w:t>tool_message</w:t>
      </w:r>
      <w:proofErr w:type="spellEnd"/>
      <w:r w:rsidR="00180453" w:rsidRPr="00180453">
        <w:t>. Funciona igual.</w:t>
      </w:r>
    </w:p>
    <w:tbl>
      <w:tblPr>
        <w:tblStyle w:val="Tablaconcuadrcula4-nfasis4"/>
        <w:tblW w:w="0" w:type="auto"/>
        <w:tblLook w:val="04A0" w:firstRow="1" w:lastRow="0" w:firstColumn="1" w:lastColumn="0" w:noHBand="0" w:noVBand="1"/>
      </w:tblPr>
      <w:tblGrid>
        <w:gridCol w:w="5395"/>
        <w:gridCol w:w="5395"/>
      </w:tblGrid>
      <w:tr w:rsidR="00180453" w14:paraId="5679FE4F" w14:textId="77777777" w:rsidTr="00FB7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5D08D2A" w14:textId="79F14781" w:rsidR="00180453" w:rsidRPr="00180453" w:rsidRDefault="00180453" w:rsidP="003D447D">
            <w:pPr>
              <w:rPr>
                <w:b w:val="0"/>
                <w:bCs w:val="0"/>
              </w:rPr>
            </w:pPr>
            <w:proofErr w:type="spellStart"/>
            <w:r>
              <w:rPr>
                <w:b w:val="0"/>
                <w:bCs w:val="0"/>
              </w:rPr>
              <w:t>Linea</w:t>
            </w:r>
            <w:proofErr w:type="spellEnd"/>
          </w:p>
        </w:tc>
        <w:tc>
          <w:tcPr>
            <w:tcW w:w="5395" w:type="dxa"/>
          </w:tcPr>
          <w:p w14:paraId="3CC46C42" w14:textId="000E08A3" w:rsidR="00180453" w:rsidRPr="00180453" w:rsidRDefault="00180453" w:rsidP="003D447D">
            <w:pPr>
              <w:cnfStyle w:val="100000000000" w:firstRow="1" w:lastRow="0" w:firstColumn="0" w:lastColumn="0" w:oddVBand="0" w:evenVBand="0" w:oddHBand="0" w:evenHBand="0" w:firstRowFirstColumn="0" w:firstRowLastColumn="0" w:lastRowFirstColumn="0" w:lastRowLastColumn="0"/>
              <w:rPr>
                <w:b w:val="0"/>
                <w:bCs w:val="0"/>
              </w:rPr>
            </w:pPr>
            <w:r w:rsidRPr="00180453">
              <w:rPr>
                <w:b w:val="0"/>
                <w:bCs w:val="0"/>
              </w:rPr>
              <w:t>Para que</w:t>
            </w:r>
          </w:p>
        </w:tc>
      </w:tr>
      <w:tr w:rsidR="00180453" w14:paraId="4AE030D9" w14:textId="77777777" w:rsidTr="00FB7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11E10D7" w14:textId="2EF8F91E" w:rsidR="00180453" w:rsidRPr="00FB7B62" w:rsidRDefault="00180453" w:rsidP="003D447D">
            <w:r w:rsidRPr="00FB7B62">
              <w:t xml:space="preserve">Tools = </w:t>
            </w:r>
            <w:proofErr w:type="spellStart"/>
            <w:r w:rsidRPr="00FB7B62">
              <w:t>tools</w:t>
            </w:r>
            <w:proofErr w:type="spellEnd"/>
          </w:p>
        </w:tc>
        <w:tc>
          <w:tcPr>
            <w:tcW w:w="5395" w:type="dxa"/>
          </w:tcPr>
          <w:p w14:paraId="1978D06A" w14:textId="34417C8E" w:rsidR="00180453" w:rsidRPr="00180453" w:rsidRDefault="00180453" w:rsidP="003D447D">
            <w:pPr>
              <w:cnfStyle w:val="000000100000" w:firstRow="0" w:lastRow="0" w:firstColumn="0" w:lastColumn="0" w:oddVBand="0" w:evenVBand="0" w:oddHBand="1" w:evenHBand="0" w:firstRowFirstColumn="0" w:firstRowLastColumn="0" w:lastRowFirstColumn="0" w:lastRowLastColumn="0"/>
            </w:pPr>
            <w:r>
              <w:t>Le entregas el menú al modelo</w:t>
            </w:r>
          </w:p>
        </w:tc>
      </w:tr>
      <w:tr w:rsidR="00180453" w14:paraId="672846EC" w14:textId="77777777" w:rsidTr="00FB7B62">
        <w:tc>
          <w:tcPr>
            <w:cnfStyle w:val="001000000000" w:firstRow="0" w:lastRow="0" w:firstColumn="1" w:lastColumn="0" w:oddVBand="0" w:evenVBand="0" w:oddHBand="0" w:evenHBand="0" w:firstRowFirstColumn="0" w:firstRowLastColumn="0" w:lastRowFirstColumn="0" w:lastRowLastColumn="0"/>
            <w:tcW w:w="5395" w:type="dxa"/>
          </w:tcPr>
          <w:p w14:paraId="15BED378" w14:textId="7D3BFE35" w:rsidR="00180453" w:rsidRPr="00FB7B62" w:rsidRDefault="000211C7" w:rsidP="003D447D">
            <w:proofErr w:type="spellStart"/>
            <w:r w:rsidRPr="00FB7B62">
              <w:t>Finish_reason</w:t>
            </w:r>
            <w:proofErr w:type="spellEnd"/>
            <w:r w:rsidRPr="00FB7B62">
              <w:t xml:space="preserve"> = “</w:t>
            </w:r>
            <w:proofErr w:type="spellStart"/>
            <w:r w:rsidRPr="00FB7B62">
              <w:t>tools_calls</w:t>
            </w:r>
            <w:proofErr w:type="spellEnd"/>
            <w:r w:rsidRPr="00FB7B62">
              <w:t>”</w:t>
            </w:r>
          </w:p>
        </w:tc>
        <w:tc>
          <w:tcPr>
            <w:tcW w:w="5395" w:type="dxa"/>
          </w:tcPr>
          <w:p w14:paraId="54C365E1" w14:textId="4180822E" w:rsidR="00180453" w:rsidRPr="000211C7" w:rsidRDefault="000211C7" w:rsidP="003D447D">
            <w:pPr>
              <w:cnfStyle w:val="000000000000" w:firstRow="0" w:lastRow="0" w:firstColumn="0" w:lastColumn="0" w:oddVBand="0" w:evenVBand="0" w:oddHBand="0" w:evenHBand="0" w:firstRowFirstColumn="0" w:firstRowLastColumn="0" w:lastRowFirstColumn="0" w:lastRowLastColumn="0"/>
            </w:pPr>
            <w:r>
              <w:t xml:space="preserve">La señal de que el modelo </w:t>
            </w:r>
            <w:r>
              <w:rPr>
                <w:b/>
                <w:bCs/>
              </w:rPr>
              <w:t xml:space="preserve">pidió </w:t>
            </w:r>
            <w:r>
              <w:t xml:space="preserve">una herramienta. Si fuera </w:t>
            </w:r>
            <w:r>
              <w:rPr>
                <w:b/>
                <w:bCs/>
              </w:rPr>
              <w:t xml:space="preserve">“stop”, </w:t>
            </w:r>
            <w:r>
              <w:t>respondió normal</w:t>
            </w:r>
          </w:p>
        </w:tc>
      </w:tr>
      <w:tr w:rsidR="000211C7" w14:paraId="480DCCEC" w14:textId="77777777" w:rsidTr="00FB7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38B63CF" w14:textId="574ED826" w:rsidR="000211C7" w:rsidRPr="00DA4733" w:rsidRDefault="00DA4733" w:rsidP="003D447D">
            <w:proofErr w:type="spellStart"/>
            <w:proofErr w:type="gramStart"/>
            <w:r w:rsidRPr="00DA4733">
              <w:t>messages.append</w:t>
            </w:r>
            <w:proofErr w:type="spellEnd"/>
            <w:proofErr w:type="gramEnd"/>
            <w:r w:rsidRPr="00DA4733">
              <w:t>(</w:t>
            </w:r>
            <w:proofErr w:type="spellStart"/>
            <w:r w:rsidRPr="00DA4733">
              <w:t>assistant_message</w:t>
            </w:r>
            <w:proofErr w:type="spellEnd"/>
            <w:r w:rsidRPr="00DA4733">
              <w:t>)</w:t>
            </w:r>
          </w:p>
        </w:tc>
        <w:tc>
          <w:tcPr>
            <w:tcW w:w="5395" w:type="dxa"/>
          </w:tcPr>
          <w:p w14:paraId="5580C4E1" w14:textId="2E23C838" w:rsidR="000211C7" w:rsidRPr="00DA4733" w:rsidRDefault="00DA4733" w:rsidP="003D447D">
            <w:pPr>
              <w:cnfStyle w:val="000000100000" w:firstRow="0" w:lastRow="0" w:firstColumn="0" w:lastColumn="0" w:oddVBand="0" w:evenVBand="0" w:oddHBand="1" w:evenHBand="0" w:firstRowFirstColumn="0" w:firstRowLastColumn="0" w:lastRowFirstColumn="0" w:lastRowLastColumn="0"/>
            </w:pPr>
            <w:r>
              <w:t xml:space="preserve">Guardas </w:t>
            </w:r>
            <w:r>
              <w:rPr>
                <w:b/>
                <w:bCs/>
              </w:rPr>
              <w:t xml:space="preserve">su petición. </w:t>
            </w:r>
            <w:r>
              <w:t xml:space="preserve">Es obligatorio hacerlo </w:t>
            </w:r>
            <w:r>
              <w:rPr>
                <w:i/>
                <w:iCs/>
              </w:rPr>
              <w:t xml:space="preserve">antes </w:t>
            </w:r>
            <w:r>
              <w:t>de agregar resultados</w:t>
            </w:r>
          </w:p>
        </w:tc>
      </w:tr>
      <w:tr w:rsidR="00DA4733" w14:paraId="7BED2F0C" w14:textId="77777777" w:rsidTr="00FB7B62">
        <w:tc>
          <w:tcPr>
            <w:cnfStyle w:val="001000000000" w:firstRow="0" w:lastRow="0" w:firstColumn="1" w:lastColumn="0" w:oddVBand="0" w:evenVBand="0" w:oddHBand="0" w:evenHBand="0" w:firstRowFirstColumn="0" w:firstRowLastColumn="0" w:lastRowFirstColumn="0" w:lastRowLastColumn="0"/>
            <w:tcW w:w="5395" w:type="dxa"/>
          </w:tcPr>
          <w:p w14:paraId="30712A90" w14:textId="608E2387" w:rsidR="00DA4733" w:rsidRPr="00DA4733" w:rsidRDefault="002D6A05" w:rsidP="003D447D">
            <w:proofErr w:type="spellStart"/>
            <w:proofErr w:type="gramStart"/>
            <w:r w:rsidRPr="002D6A05">
              <w:t>messages.append</w:t>
            </w:r>
            <w:proofErr w:type="spellEnd"/>
            <w:proofErr w:type="gramEnd"/>
            <w:r w:rsidRPr="002D6A05">
              <w:t>(</w:t>
            </w:r>
            <w:proofErr w:type="spellStart"/>
            <w:r w:rsidRPr="002D6A05">
              <w:t>tool_message</w:t>
            </w:r>
            <w:proofErr w:type="spellEnd"/>
            <w:r w:rsidRPr="002D6A05">
              <w:t>)</w:t>
            </w:r>
          </w:p>
        </w:tc>
        <w:tc>
          <w:tcPr>
            <w:tcW w:w="5395" w:type="dxa"/>
          </w:tcPr>
          <w:p w14:paraId="007AA3DE" w14:textId="3E5DC256" w:rsidR="00DA4733" w:rsidRDefault="00084909" w:rsidP="003D447D">
            <w:pPr>
              <w:cnfStyle w:val="000000000000" w:firstRow="0" w:lastRow="0" w:firstColumn="0" w:lastColumn="0" w:oddVBand="0" w:evenVBand="0" w:oddHBand="0" w:evenHBand="0" w:firstRowFirstColumn="0" w:firstRowLastColumn="0" w:lastRowFirstColumn="0" w:lastRowLastColumn="0"/>
            </w:pPr>
            <w:r w:rsidRPr="00084909">
              <w:t xml:space="preserve">Guardas el resultado con rol </w:t>
            </w:r>
            <w:proofErr w:type="spellStart"/>
            <w:r w:rsidRPr="00084909">
              <w:rPr>
                <w:b/>
                <w:bCs/>
              </w:rPr>
              <w:t>tool</w:t>
            </w:r>
            <w:proofErr w:type="spellEnd"/>
          </w:p>
        </w:tc>
      </w:tr>
    </w:tbl>
    <w:p w14:paraId="1B892EF3" w14:textId="77777777" w:rsidR="00180453" w:rsidRDefault="00180453" w:rsidP="003D447D"/>
    <w:tbl>
      <w:tblPr>
        <w:tblStyle w:val="Tablaconcuadrcula"/>
        <w:tblW w:w="0" w:type="auto"/>
        <w:tblLook w:val="04A0" w:firstRow="1" w:lastRow="0" w:firstColumn="1" w:lastColumn="0" w:noHBand="0" w:noVBand="1"/>
      </w:tblPr>
      <w:tblGrid>
        <w:gridCol w:w="10790"/>
      </w:tblGrid>
      <w:tr w:rsidR="002C02F7" w14:paraId="32EDDF8C" w14:textId="77777777" w:rsidTr="002C02F7">
        <w:tc>
          <w:tcPr>
            <w:tcW w:w="10790" w:type="dxa"/>
          </w:tcPr>
          <w:p w14:paraId="5156FE67" w14:textId="77777777" w:rsidR="002C02F7" w:rsidRDefault="00F40006" w:rsidP="003D447D">
            <w:r w:rsidRPr="00F40006">
              <w:t xml:space="preserve">Si el modelo decide que la pregunta se resuelve con una de las herramientas, la primera llamada devuelve </w:t>
            </w:r>
            <w:proofErr w:type="spellStart"/>
            <w:r w:rsidRPr="00932DE0">
              <w:rPr>
                <w:b/>
                <w:bCs/>
              </w:rPr>
              <w:t>finish_reason</w:t>
            </w:r>
            <w:proofErr w:type="spellEnd"/>
            <w:r w:rsidRPr="00932DE0">
              <w:rPr>
                <w:b/>
                <w:bCs/>
              </w:rPr>
              <w:t xml:space="preserve"> == "</w:t>
            </w:r>
            <w:proofErr w:type="spellStart"/>
            <w:r w:rsidRPr="00932DE0">
              <w:rPr>
                <w:b/>
                <w:bCs/>
              </w:rPr>
              <w:t>tool_calls</w:t>
            </w:r>
            <w:proofErr w:type="spellEnd"/>
            <w:r w:rsidRPr="00932DE0">
              <w:rPr>
                <w:b/>
                <w:bCs/>
              </w:rPr>
              <w:t>"</w:t>
            </w:r>
            <w:r w:rsidRPr="00F40006">
              <w:t xml:space="preserve"> y el código entra al </w:t>
            </w:r>
            <w:proofErr w:type="spellStart"/>
            <w:r w:rsidRPr="00F40006">
              <w:t>if</w:t>
            </w:r>
            <w:proofErr w:type="spellEnd"/>
            <w:r w:rsidRPr="00F40006">
              <w:t xml:space="preserve">. La segunda llamada va </w:t>
            </w:r>
            <w:r w:rsidRPr="00F40006">
              <w:rPr>
                <w:b/>
                <w:bCs/>
              </w:rPr>
              <w:t>dentro</w:t>
            </w:r>
            <w:r w:rsidRPr="00F40006">
              <w:t xml:space="preserve"> de ese </w:t>
            </w:r>
            <w:proofErr w:type="spellStart"/>
            <w:r w:rsidRPr="00F40006">
              <w:t>if</w:t>
            </w:r>
            <w:proofErr w:type="spellEnd"/>
            <w:r w:rsidRPr="00F40006">
              <w:t>.</w:t>
            </w:r>
          </w:p>
          <w:p w14:paraId="3F5190CC" w14:textId="77777777" w:rsidR="00F40006" w:rsidRDefault="00F40006" w:rsidP="003D447D"/>
          <w:p w14:paraId="629C4CCD" w14:textId="77777777" w:rsidR="00F40006" w:rsidRDefault="00F40006" w:rsidP="003D447D">
            <w:r w:rsidRPr="00F40006">
              <w:rPr>
                <w:noProof/>
              </w:rPr>
              <w:drawing>
                <wp:inline distT="0" distB="0" distL="0" distR="0" wp14:anchorId="3EE0CB85" wp14:editId="4DF6E9A5">
                  <wp:extent cx="5884334" cy="1864147"/>
                  <wp:effectExtent l="38100" t="38100" r="40640" b="41275"/>
                  <wp:docPr id="633851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51003" name=""/>
                          <pic:cNvPicPr/>
                        </pic:nvPicPr>
                        <pic:blipFill>
                          <a:blip r:embed="rId832"/>
                          <a:stretch>
                            <a:fillRect/>
                          </a:stretch>
                        </pic:blipFill>
                        <pic:spPr>
                          <a:xfrm>
                            <a:off x="0" y="0"/>
                            <a:ext cx="5898536" cy="1868646"/>
                          </a:xfrm>
                          <a:prstGeom prst="rect">
                            <a:avLst/>
                          </a:prstGeom>
                          <a:ln w="28575">
                            <a:solidFill>
                              <a:schemeClr val="tx1"/>
                            </a:solidFill>
                          </a:ln>
                        </pic:spPr>
                      </pic:pic>
                    </a:graphicData>
                  </a:graphic>
                </wp:inline>
              </w:drawing>
            </w:r>
          </w:p>
          <w:p w14:paraId="10209E04" w14:textId="77777777" w:rsidR="00182E4A" w:rsidRPr="00182E4A" w:rsidRDefault="00182E4A" w:rsidP="00182E4A">
            <w:r w:rsidRPr="00182E4A">
              <w:t>Que la pregunta calce con una descripción no garantiza que use la herramienta. Lo decide el modelo, no tu código.</w:t>
            </w:r>
          </w:p>
          <w:p w14:paraId="42CC4E8A" w14:textId="6C7425F3" w:rsidR="00F40006" w:rsidRDefault="00F40006" w:rsidP="003D447D"/>
        </w:tc>
      </w:tr>
    </w:tbl>
    <w:p w14:paraId="23013A68" w14:textId="77777777" w:rsidR="002C02F7" w:rsidRDefault="002C02F7" w:rsidP="003D447D"/>
    <w:p w14:paraId="0AF4B75B" w14:textId="77777777" w:rsidR="00182E4A" w:rsidRDefault="00182E4A" w:rsidP="003D447D"/>
    <w:p w14:paraId="297634CC" w14:textId="77777777" w:rsidR="00182E4A" w:rsidRDefault="00182E4A" w:rsidP="003D447D"/>
    <w:p w14:paraId="3B30BB0D" w14:textId="77777777" w:rsidR="00182E4A" w:rsidRPr="00182E4A" w:rsidRDefault="00182E4A" w:rsidP="00182E4A">
      <w:r w:rsidRPr="00182E4A">
        <w:lastRenderedPageBreak/>
        <w:t>Y el manejador, donde ocurre la ejecución real:</w:t>
      </w:r>
    </w:p>
    <w:p w14:paraId="098A94C6" w14:textId="66218ECB" w:rsidR="00182E4A" w:rsidRDefault="00923F16" w:rsidP="003D447D">
      <w:r w:rsidRPr="00923F16">
        <w:rPr>
          <w:noProof/>
        </w:rPr>
        <w:drawing>
          <wp:inline distT="0" distB="0" distL="0" distR="0" wp14:anchorId="306FFE6E" wp14:editId="31D34C3A">
            <wp:extent cx="6049433" cy="1623265"/>
            <wp:effectExtent l="38100" t="38100" r="46990" b="34290"/>
            <wp:docPr id="23912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2242" name=""/>
                    <pic:cNvPicPr/>
                  </pic:nvPicPr>
                  <pic:blipFill>
                    <a:blip r:embed="rId833"/>
                    <a:stretch>
                      <a:fillRect/>
                    </a:stretch>
                  </pic:blipFill>
                  <pic:spPr>
                    <a:xfrm>
                      <a:off x="0" y="0"/>
                      <a:ext cx="6061092" cy="1626393"/>
                    </a:xfrm>
                    <a:prstGeom prst="rect">
                      <a:avLst/>
                    </a:prstGeom>
                    <a:ln w="38100">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9F5AAB" w14:paraId="52DA35BC" w14:textId="77777777" w:rsidTr="0035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60E3D7D" w14:textId="77777777" w:rsidR="00356390" w:rsidRDefault="00356390" w:rsidP="00356390">
            <w:pPr>
              <w:rPr>
                <w:rFonts w:ascii="Times New Roman" w:hAnsi="Times New Roman"/>
                <w:b w:val="0"/>
                <w:bCs w:val="0"/>
                <w:sz w:val="24"/>
              </w:rPr>
            </w:pPr>
            <w:r>
              <w:rPr>
                <w:b w:val="0"/>
                <w:bCs w:val="0"/>
              </w:rPr>
              <w:t>Pieza</w:t>
            </w:r>
          </w:p>
          <w:p w14:paraId="003DACC7" w14:textId="77777777" w:rsidR="009F5AAB" w:rsidRDefault="009F5AAB" w:rsidP="003D447D"/>
        </w:tc>
        <w:tc>
          <w:tcPr>
            <w:tcW w:w="5395" w:type="dxa"/>
          </w:tcPr>
          <w:p w14:paraId="5919EE5C" w14:textId="32CCEC03" w:rsidR="009F5AAB" w:rsidRDefault="00356390" w:rsidP="003D447D">
            <w:pPr>
              <w:cnfStyle w:val="100000000000" w:firstRow="1" w:lastRow="0" w:firstColumn="0" w:lastColumn="0" w:oddVBand="0" w:evenVBand="0" w:oddHBand="0" w:evenHBand="0" w:firstRowFirstColumn="0" w:firstRowLastColumn="0" w:lastRowFirstColumn="0" w:lastRowLastColumn="0"/>
            </w:pPr>
            <w:r w:rsidRPr="00356390">
              <w:t>Qué es</w:t>
            </w:r>
          </w:p>
        </w:tc>
      </w:tr>
      <w:tr w:rsidR="009F5AAB" w14:paraId="687B89F7" w14:textId="77777777" w:rsidTr="0035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84C4E42" w14:textId="4763CFCB" w:rsidR="009F5AAB" w:rsidRDefault="00356390" w:rsidP="003D447D">
            <w:r w:rsidRPr="00356390">
              <w:t>tool_call.function.name</w:t>
            </w:r>
          </w:p>
        </w:tc>
        <w:tc>
          <w:tcPr>
            <w:tcW w:w="5395" w:type="dxa"/>
          </w:tcPr>
          <w:p w14:paraId="4262EF1A" w14:textId="72D0B5EC" w:rsidR="009F5AAB" w:rsidRDefault="00356390" w:rsidP="003D447D">
            <w:pPr>
              <w:cnfStyle w:val="000000100000" w:firstRow="0" w:lastRow="0" w:firstColumn="0" w:lastColumn="0" w:oddVBand="0" w:evenVBand="0" w:oddHBand="1" w:evenHBand="0" w:firstRowFirstColumn="0" w:firstRowLastColumn="0" w:lastRowFirstColumn="0" w:lastRowLastColumn="0"/>
            </w:pPr>
            <w:r w:rsidRPr="00356390">
              <w:t>Qué función pide el modelo. Tú decides si la ejecutas</w:t>
            </w:r>
          </w:p>
        </w:tc>
      </w:tr>
      <w:tr w:rsidR="009F5AAB" w14:paraId="7AF45884" w14:textId="77777777" w:rsidTr="00356390">
        <w:tc>
          <w:tcPr>
            <w:cnfStyle w:val="001000000000" w:firstRow="0" w:lastRow="0" w:firstColumn="1" w:lastColumn="0" w:oddVBand="0" w:evenVBand="0" w:oddHBand="0" w:evenHBand="0" w:firstRowFirstColumn="0" w:firstRowLastColumn="0" w:lastRowFirstColumn="0" w:lastRowLastColumn="0"/>
            <w:tcW w:w="5395" w:type="dxa"/>
          </w:tcPr>
          <w:p w14:paraId="6668BA8B" w14:textId="3DD44223" w:rsidR="009F5AAB" w:rsidRDefault="00CA2E99" w:rsidP="003D447D">
            <w:proofErr w:type="spellStart"/>
            <w:r w:rsidRPr="00CA2E99">
              <w:t>tool_</w:t>
            </w:r>
            <w:proofErr w:type="gramStart"/>
            <w:r w:rsidRPr="00CA2E99">
              <w:t>call.function</w:t>
            </w:r>
            <w:proofErr w:type="gramEnd"/>
            <w:r w:rsidRPr="00CA2E99">
              <w:t>.arguments</w:t>
            </w:r>
            <w:proofErr w:type="spellEnd"/>
          </w:p>
        </w:tc>
        <w:tc>
          <w:tcPr>
            <w:tcW w:w="5395" w:type="dxa"/>
          </w:tcPr>
          <w:p w14:paraId="5AC96353" w14:textId="23CA47CF" w:rsidR="009F5AAB" w:rsidRDefault="00CA2E99" w:rsidP="003D447D">
            <w:pPr>
              <w:cnfStyle w:val="000000000000" w:firstRow="0" w:lastRow="0" w:firstColumn="0" w:lastColumn="0" w:oddVBand="0" w:evenVBand="0" w:oddHBand="0" w:evenHBand="0" w:firstRowFirstColumn="0" w:firstRowLastColumn="0" w:lastRowFirstColumn="0" w:lastRowLastColumn="0"/>
            </w:pPr>
            <w:r w:rsidRPr="00CA2E99">
              <w:t xml:space="preserve">Los argumentos, </w:t>
            </w:r>
            <w:r w:rsidRPr="00CA2E99">
              <w:rPr>
                <w:b/>
                <w:bCs/>
              </w:rPr>
              <w:t>como texto JSON</w:t>
            </w:r>
            <w:r w:rsidRPr="00CA2E99">
              <w:t xml:space="preserve"> (por eso el </w:t>
            </w:r>
            <w:proofErr w:type="spellStart"/>
            <w:proofErr w:type="gramStart"/>
            <w:r w:rsidRPr="00CA2E99">
              <w:t>json.loads</w:t>
            </w:r>
            <w:proofErr w:type="spellEnd"/>
            <w:proofErr w:type="gramEnd"/>
            <w:r w:rsidRPr="00CA2E99">
              <w:t>)</w:t>
            </w:r>
          </w:p>
        </w:tc>
      </w:tr>
      <w:tr w:rsidR="00CA2E99" w14:paraId="6205D561" w14:textId="77777777" w:rsidTr="0035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8E5DC28" w14:textId="128AAC3F" w:rsidR="00CA2E99" w:rsidRPr="00CA2E99" w:rsidRDefault="00CA2E99" w:rsidP="003D447D">
            <w:r w:rsidRPr="00CA2E99">
              <w:t>"role": "</w:t>
            </w:r>
            <w:proofErr w:type="spellStart"/>
            <w:r w:rsidRPr="00CA2E99">
              <w:t>tool</w:t>
            </w:r>
            <w:proofErr w:type="spellEnd"/>
            <w:r w:rsidRPr="00CA2E99">
              <w:t>"</w:t>
            </w:r>
          </w:p>
        </w:tc>
        <w:tc>
          <w:tcPr>
            <w:tcW w:w="5395" w:type="dxa"/>
          </w:tcPr>
          <w:p w14:paraId="053BCBCB" w14:textId="5BD026AB" w:rsidR="00CA2E99" w:rsidRPr="00CA2E99" w:rsidRDefault="00CA2E99" w:rsidP="003D447D">
            <w:pPr>
              <w:cnfStyle w:val="000000100000" w:firstRow="0" w:lastRow="0" w:firstColumn="0" w:lastColumn="0" w:oddVBand="0" w:evenVBand="0" w:oddHBand="1" w:evenHBand="0" w:firstRowFirstColumn="0" w:firstRowLastColumn="0" w:lastRowFirstColumn="0" w:lastRowLastColumn="0"/>
            </w:pPr>
            <w:r w:rsidRPr="00CA2E99">
              <w:t xml:space="preserve">Tercer tipo de rol, junto a </w:t>
            </w:r>
            <w:proofErr w:type="spellStart"/>
            <w:r w:rsidRPr="00CA2E99">
              <w:rPr>
                <w:b/>
                <w:bCs/>
              </w:rPr>
              <w:t>system</w:t>
            </w:r>
            <w:proofErr w:type="spellEnd"/>
            <w:r w:rsidRPr="00CA2E99">
              <w:rPr>
                <w:b/>
                <w:bCs/>
              </w:rPr>
              <w:t>/</w:t>
            </w:r>
            <w:proofErr w:type="spellStart"/>
            <w:r w:rsidRPr="00CA2E99">
              <w:rPr>
                <w:b/>
                <w:bCs/>
              </w:rPr>
              <w:t>user</w:t>
            </w:r>
            <w:proofErr w:type="spellEnd"/>
            <w:r w:rsidRPr="00CA2E99">
              <w:rPr>
                <w:b/>
                <w:bCs/>
              </w:rPr>
              <w:t>/</w:t>
            </w:r>
            <w:proofErr w:type="spellStart"/>
            <w:r w:rsidRPr="00CA2E99">
              <w:rPr>
                <w:b/>
                <w:bCs/>
              </w:rPr>
              <w:t>assistant</w:t>
            </w:r>
            <w:proofErr w:type="spellEnd"/>
          </w:p>
        </w:tc>
      </w:tr>
      <w:tr w:rsidR="00CA2E99" w14:paraId="3CC6CE3B" w14:textId="77777777" w:rsidTr="00356390">
        <w:tc>
          <w:tcPr>
            <w:cnfStyle w:val="001000000000" w:firstRow="0" w:lastRow="0" w:firstColumn="1" w:lastColumn="0" w:oddVBand="0" w:evenVBand="0" w:oddHBand="0" w:evenHBand="0" w:firstRowFirstColumn="0" w:firstRowLastColumn="0" w:lastRowFirstColumn="0" w:lastRowLastColumn="0"/>
            <w:tcW w:w="5395" w:type="dxa"/>
          </w:tcPr>
          <w:p w14:paraId="311BAEE3" w14:textId="40A6E21E" w:rsidR="00CA2E99" w:rsidRPr="00CA2E99" w:rsidRDefault="007178FD" w:rsidP="003D447D">
            <w:r w:rsidRPr="007178FD">
              <w:t>"</w:t>
            </w:r>
            <w:proofErr w:type="spellStart"/>
            <w:r w:rsidRPr="007178FD">
              <w:t>tool_call_id</w:t>
            </w:r>
            <w:proofErr w:type="spellEnd"/>
            <w:r w:rsidRPr="007178FD">
              <w:t xml:space="preserve">": </w:t>
            </w:r>
            <w:proofErr w:type="spellStart"/>
            <w:r w:rsidRPr="007178FD">
              <w:t>tool_call.id</w:t>
            </w:r>
            <w:proofErr w:type="spellEnd"/>
          </w:p>
        </w:tc>
        <w:tc>
          <w:tcPr>
            <w:tcW w:w="5395" w:type="dxa"/>
          </w:tcPr>
          <w:p w14:paraId="0E10FD01" w14:textId="4B4A027F" w:rsidR="00CA2E99" w:rsidRPr="00CA2E99" w:rsidRDefault="007178FD" w:rsidP="003D447D">
            <w:pPr>
              <w:cnfStyle w:val="000000000000" w:firstRow="0" w:lastRow="0" w:firstColumn="0" w:lastColumn="0" w:oddVBand="0" w:evenVBand="0" w:oddHBand="0" w:evenHBand="0" w:firstRowFirstColumn="0" w:firstRowLastColumn="0" w:lastRowFirstColumn="0" w:lastRowLastColumn="0"/>
            </w:pPr>
            <w:r w:rsidRPr="007178FD">
              <w:t xml:space="preserve">El "número de pedido": une el resultado con su petición. </w:t>
            </w:r>
            <w:r w:rsidRPr="007178FD">
              <w:rPr>
                <w:b/>
                <w:bCs/>
              </w:rPr>
              <w:t>Debe coincidir</w:t>
            </w:r>
          </w:p>
        </w:tc>
      </w:tr>
    </w:tbl>
    <w:p w14:paraId="2511CB57" w14:textId="77777777" w:rsidR="009F5AAB" w:rsidRDefault="009F5AAB" w:rsidP="003D447D"/>
    <w:tbl>
      <w:tblPr>
        <w:tblStyle w:val="Tablaconcuadrcula"/>
        <w:tblW w:w="0" w:type="auto"/>
        <w:tblLook w:val="04A0" w:firstRow="1" w:lastRow="0" w:firstColumn="1" w:lastColumn="0" w:noHBand="0" w:noVBand="1"/>
      </w:tblPr>
      <w:tblGrid>
        <w:gridCol w:w="10790"/>
      </w:tblGrid>
      <w:tr w:rsidR="007178FD" w14:paraId="0C57BD6E" w14:textId="77777777" w:rsidTr="007178FD">
        <w:tc>
          <w:tcPr>
            <w:tcW w:w="10790" w:type="dxa"/>
          </w:tcPr>
          <w:p w14:paraId="57319F5A" w14:textId="77777777" w:rsidR="007178FD" w:rsidRDefault="00BF002A" w:rsidP="003D447D">
            <w:r w:rsidRPr="00BF002A">
              <w:rPr>
                <w:noProof/>
              </w:rPr>
              <w:drawing>
                <wp:inline distT="0" distB="0" distL="0" distR="0" wp14:anchorId="41FC510C" wp14:editId="64657827">
                  <wp:extent cx="3937000" cy="847090"/>
                  <wp:effectExtent l="38100" t="38100" r="44450" b="29210"/>
                  <wp:docPr id="1399201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01705" name=""/>
                          <pic:cNvPicPr/>
                        </pic:nvPicPr>
                        <pic:blipFill>
                          <a:blip r:embed="rId834"/>
                          <a:stretch>
                            <a:fillRect/>
                          </a:stretch>
                        </pic:blipFill>
                        <pic:spPr>
                          <a:xfrm>
                            <a:off x="0" y="0"/>
                            <a:ext cx="3943340" cy="848454"/>
                          </a:xfrm>
                          <a:prstGeom prst="rect">
                            <a:avLst/>
                          </a:prstGeom>
                          <a:ln w="28575">
                            <a:solidFill>
                              <a:srgbClr val="EE0000"/>
                            </a:solidFill>
                          </a:ln>
                        </pic:spPr>
                      </pic:pic>
                    </a:graphicData>
                  </a:graphic>
                </wp:inline>
              </w:drawing>
            </w:r>
          </w:p>
          <w:p w14:paraId="69E26B9B" w14:textId="77777777" w:rsidR="00516D4A" w:rsidRDefault="00516D4A" w:rsidP="00516D4A">
            <w:r w:rsidRPr="00516D4A">
              <w:t xml:space="preserve">Es el </w:t>
            </w:r>
            <w:r w:rsidRPr="00516D4A">
              <w:rPr>
                <w:b/>
                <w:bCs/>
              </w:rPr>
              <w:t>“número de pedido”</w:t>
            </w:r>
            <w:r w:rsidRPr="00516D4A">
              <w:t xml:space="preserve"> de la petición. Cada vez que el modelo pide una herramienta, la API le pone un id a esa petición (algo como </w:t>
            </w:r>
            <w:r w:rsidRPr="00516D4A">
              <w:rPr>
                <w:b/>
                <w:bCs/>
              </w:rPr>
              <w:t>call_abc123</w:t>
            </w:r>
            <w:r w:rsidRPr="00516D4A">
              <w:t xml:space="preserve">). Al devolver el resultado, tienes que poner </w:t>
            </w:r>
            <w:r w:rsidRPr="00516D4A">
              <w:rPr>
                <w:b/>
                <w:bCs/>
              </w:rPr>
              <w:t>el mismo id</w:t>
            </w:r>
            <w:r w:rsidRPr="00516D4A">
              <w:t xml:space="preserve"> para que la API sepa a qué petición responde.</w:t>
            </w:r>
          </w:p>
          <w:p w14:paraId="6C91CE05" w14:textId="77777777" w:rsidR="00516D4A" w:rsidRDefault="00516D4A" w:rsidP="00516D4A"/>
          <w:p w14:paraId="0EBE33E9" w14:textId="25E5D376" w:rsidR="00516D4A" w:rsidRDefault="007B38F1" w:rsidP="00516D4A">
            <w:r w:rsidRPr="007B38F1">
              <w:rPr>
                <w:noProof/>
              </w:rPr>
              <w:drawing>
                <wp:inline distT="0" distB="0" distL="0" distR="0" wp14:anchorId="7CEE13FB" wp14:editId="5C06DD78">
                  <wp:extent cx="5994400" cy="1093423"/>
                  <wp:effectExtent l="38100" t="38100" r="25400" b="31115"/>
                  <wp:docPr id="963139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39874" name=""/>
                          <pic:cNvPicPr/>
                        </pic:nvPicPr>
                        <pic:blipFill>
                          <a:blip r:embed="rId835"/>
                          <a:stretch>
                            <a:fillRect/>
                          </a:stretch>
                        </pic:blipFill>
                        <pic:spPr>
                          <a:xfrm>
                            <a:off x="0" y="0"/>
                            <a:ext cx="6008557" cy="1096005"/>
                          </a:xfrm>
                          <a:prstGeom prst="rect">
                            <a:avLst/>
                          </a:prstGeom>
                          <a:ln w="28575">
                            <a:solidFill>
                              <a:srgbClr val="EE0000"/>
                            </a:solidFill>
                          </a:ln>
                        </pic:spPr>
                      </pic:pic>
                    </a:graphicData>
                  </a:graphic>
                </wp:inline>
              </w:drawing>
            </w:r>
          </w:p>
          <w:p w14:paraId="190F6237" w14:textId="77777777" w:rsidR="00F2747B" w:rsidRDefault="00F2747B" w:rsidP="00516D4A"/>
          <w:p w14:paraId="7DE7F6F8" w14:textId="77777777" w:rsidR="00F2747B" w:rsidRPr="00F2747B" w:rsidRDefault="00F2747B" w:rsidP="00F2747B">
            <w:r w:rsidRPr="00F2747B">
              <w:t xml:space="preserve">Es clave cuando el modelo pide </w:t>
            </w:r>
            <w:r w:rsidRPr="00F2747B">
              <w:rPr>
                <w:b/>
                <w:bCs/>
              </w:rPr>
              <w:t>varias herramientas a la vez</w:t>
            </w:r>
            <w:r w:rsidRPr="00F2747B">
              <w:t>. Ejemplo con “¿Londres o París?”:</w:t>
            </w:r>
          </w:p>
          <w:p w14:paraId="36CDB812" w14:textId="07DEE495" w:rsidR="00F2747B" w:rsidRDefault="00923929" w:rsidP="00516D4A">
            <w:r w:rsidRPr="00923929">
              <w:rPr>
                <w:noProof/>
              </w:rPr>
              <w:drawing>
                <wp:inline distT="0" distB="0" distL="0" distR="0" wp14:anchorId="0CF3D9BC" wp14:editId="05296E9C">
                  <wp:extent cx="6011334" cy="1085659"/>
                  <wp:effectExtent l="38100" t="38100" r="27940" b="38735"/>
                  <wp:docPr id="1217246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46513" name=""/>
                          <pic:cNvPicPr/>
                        </pic:nvPicPr>
                        <pic:blipFill>
                          <a:blip r:embed="rId836"/>
                          <a:stretch>
                            <a:fillRect/>
                          </a:stretch>
                        </pic:blipFill>
                        <pic:spPr>
                          <a:xfrm>
                            <a:off x="0" y="0"/>
                            <a:ext cx="6030555" cy="1089130"/>
                          </a:xfrm>
                          <a:prstGeom prst="rect">
                            <a:avLst/>
                          </a:prstGeom>
                          <a:ln w="28575">
                            <a:solidFill>
                              <a:srgbClr val="EE0000"/>
                            </a:solidFill>
                          </a:ln>
                        </pic:spPr>
                      </pic:pic>
                    </a:graphicData>
                  </a:graphic>
                </wp:inline>
              </w:drawing>
            </w:r>
          </w:p>
          <w:p w14:paraId="5D00AB48" w14:textId="47473ADD" w:rsidR="00923929" w:rsidRDefault="00923929" w:rsidP="00516D4A">
            <w:r>
              <w:t xml:space="preserve">Gracias al id, el modelo sabe </w:t>
            </w:r>
            <w:proofErr w:type="spellStart"/>
            <w:r>
              <w:t>cual</w:t>
            </w:r>
            <w:proofErr w:type="spellEnd"/>
            <w:r>
              <w:t xml:space="preserve"> precio es de cual ciudad, aunque los resultados lleguen </w:t>
            </w:r>
            <w:r w:rsidR="005264ED">
              <w:t>en otro orden.</w:t>
            </w:r>
          </w:p>
          <w:p w14:paraId="1EAF922E" w14:textId="77777777" w:rsidR="005264ED" w:rsidRDefault="005264ED" w:rsidP="00516D4A"/>
          <w:p w14:paraId="64903BEC" w14:textId="4771C668" w:rsidR="00BF002A" w:rsidRDefault="00055A67" w:rsidP="00CB6376">
            <w:r w:rsidRPr="00055A67">
              <w:rPr>
                <w:b/>
                <w:bCs/>
              </w:rPr>
              <w:t>Si no coincide o falta</w:t>
            </w:r>
            <w:r w:rsidRPr="00055A67">
              <w:t xml:space="preserve">, la API rechaza la siguiente llamada, porque queda una petición sin respuesta. Por eso el código final siempre devuelve un mensaje </w:t>
            </w:r>
            <w:proofErr w:type="spellStart"/>
            <w:r w:rsidRPr="00055A67">
              <w:t>tool</w:t>
            </w:r>
            <w:proofErr w:type="spellEnd"/>
            <w:r w:rsidRPr="00055A67">
              <w:t xml:space="preserve"> por cada petición, incluso si hay error.</w:t>
            </w:r>
          </w:p>
        </w:tc>
      </w:tr>
    </w:tbl>
    <w:p w14:paraId="367DFC43" w14:textId="5AE01424" w:rsidR="00186BE4" w:rsidRDefault="00186BE4"/>
    <w:tbl>
      <w:tblPr>
        <w:tblStyle w:val="Tablaconcuadrcula"/>
        <w:tblW w:w="0" w:type="auto"/>
        <w:tblLook w:val="04A0" w:firstRow="1" w:lastRow="0" w:firstColumn="1" w:lastColumn="0" w:noHBand="0" w:noVBand="1"/>
      </w:tblPr>
      <w:tblGrid>
        <w:gridCol w:w="10790"/>
      </w:tblGrid>
      <w:tr w:rsidR="00FB780A" w14:paraId="4711B00A" w14:textId="77777777" w:rsidTr="00FB780A">
        <w:tc>
          <w:tcPr>
            <w:tcW w:w="10790" w:type="dxa"/>
          </w:tcPr>
          <w:p w14:paraId="74C6BF75" w14:textId="77777777" w:rsidR="00FB780A" w:rsidRDefault="00FB780A" w:rsidP="003D447D">
            <w:r w:rsidRPr="00FB780A">
              <w:rPr>
                <w:noProof/>
              </w:rPr>
              <w:lastRenderedPageBreak/>
              <w:drawing>
                <wp:inline distT="0" distB="0" distL="0" distR="0" wp14:anchorId="2D7BD475" wp14:editId="7491F47D">
                  <wp:extent cx="6039126" cy="338666"/>
                  <wp:effectExtent l="38100" t="38100" r="38100" b="42545"/>
                  <wp:docPr id="161023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3269" name=""/>
                          <pic:cNvPicPr/>
                        </pic:nvPicPr>
                        <pic:blipFill>
                          <a:blip r:embed="rId837"/>
                          <a:stretch>
                            <a:fillRect/>
                          </a:stretch>
                        </pic:blipFill>
                        <pic:spPr>
                          <a:xfrm>
                            <a:off x="0" y="0"/>
                            <a:ext cx="6146953" cy="344713"/>
                          </a:xfrm>
                          <a:prstGeom prst="rect">
                            <a:avLst/>
                          </a:prstGeom>
                          <a:ln w="28575">
                            <a:solidFill>
                              <a:srgbClr val="EE0000"/>
                            </a:solidFill>
                          </a:ln>
                        </pic:spPr>
                      </pic:pic>
                    </a:graphicData>
                  </a:graphic>
                </wp:inline>
              </w:drawing>
            </w:r>
          </w:p>
          <w:p w14:paraId="668772A4" w14:textId="77777777" w:rsidR="00FB780A" w:rsidRDefault="00FB780A" w:rsidP="003D447D"/>
          <w:p w14:paraId="0DF2B380" w14:textId="77777777" w:rsidR="00880BC9" w:rsidRPr="00880BC9" w:rsidRDefault="00880BC9" w:rsidP="00880BC9">
            <w:r w:rsidRPr="00880BC9">
              <w:t xml:space="preserve">Llega como </w:t>
            </w:r>
            <w:r w:rsidRPr="00880BC9">
              <w:rPr>
                <w:b/>
                <w:bCs/>
              </w:rPr>
              <w:t>un texto (</w:t>
            </w:r>
            <w:proofErr w:type="spellStart"/>
            <w:r w:rsidRPr="00880BC9">
              <w:rPr>
                <w:b/>
                <w:bCs/>
              </w:rPr>
              <w:t>str</w:t>
            </w:r>
            <w:proofErr w:type="spellEnd"/>
            <w:r w:rsidRPr="00880BC9">
              <w:rPr>
                <w:b/>
                <w:bCs/>
              </w:rPr>
              <w:t>)</w:t>
            </w:r>
            <w:r w:rsidRPr="00880BC9">
              <w:t xml:space="preserve"> que tiene forma de diccionario, no como un diccionario de Python.</w:t>
            </w:r>
          </w:p>
          <w:p w14:paraId="3FD2CF83" w14:textId="00ADE8E4" w:rsidR="00FB780A" w:rsidRDefault="005C7897" w:rsidP="003D447D">
            <w:r w:rsidRPr="005C7897">
              <w:rPr>
                <w:noProof/>
              </w:rPr>
              <w:drawing>
                <wp:inline distT="0" distB="0" distL="0" distR="0" wp14:anchorId="2ACC2927" wp14:editId="14A76EC2">
                  <wp:extent cx="6036734" cy="969790"/>
                  <wp:effectExtent l="38100" t="38100" r="40640" b="40005"/>
                  <wp:docPr id="1763658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58008" name=""/>
                          <pic:cNvPicPr/>
                        </pic:nvPicPr>
                        <pic:blipFill>
                          <a:blip r:embed="rId838"/>
                          <a:stretch>
                            <a:fillRect/>
                          </a:stretch>
                        </pic:blipFill>
                        <pic:spPr>
                          <a:xfrm>
                            <a:off x="0" y="0"/>
                            <a:ext cx="6044224" cy="970993"/>
                          </a:xfrm>
                          <a:prstGeom prst="rect">
                            <a:avLst/>
                          </a:prstGeom>
                          <a:ln w="28575">
                            <a:solidFill>
                              <a:srgbClr val="EE0000"/>
                            </a:solidFill>
                          </a:ln>
                        </pic:spPr>
                      </pic:pic>
                    </a:graphicData>
                  </a:graphic>
                </wp:inline>
              </w:drawing>
            </w:r>
          </w:p>
          <w:p w14:paraId="6C24AC36" w14:textId="77777777" w:rsidR="006E2ECC" w:rsidRDefault="006E2ECC" w:rsidP="006E2ECC"/>
          <w:p w14:paraId="6E453413" w14:textId="66DA9F78" w:rsidR="006E2ECC" w:rsidRPr="006E2ECC" w:rsidRDefault="006E2ECC" w:rsidP="006E2ECC">
            <w:proofErr w:type="spellStart"/>
            <w:proofErr w:type="gramStart"/>
            <w:r w:rsidRPr="006E2ECC">
              <w:rPr>
                <w:b/>
                <w:bCs/>
              </w:rPr>
              <w:t>json.loads</w:t>
            </w:r>
            <w:proofErr w:type="spellEnd"/>
            <w:proofErr w:type="gramEnd"/>
            <w:r w:rsidRPr="006E2ECC">
              <w:t xml:space="preserve"> lo convierte en un diccionario real:</w:t>
            </w:r>
          </w:p>
          <w:p w14:paraId="14DF5371" w14:textId="2EC1A61F" w:rsidR="005C7897" w:rsidRDefault="003B6DB0" w:rsidP="003D447D">
            <w:r w:rsidRPr="003B6DB0">
              <w:rPr>
                <w:noProof/>
              </w:rPr>
              <w:drawing>
                <wp:inline distT="0" distB="0" distL="0" distR="0" wp14:anchorId="560EC5E8" wp14:editId="5D4933D0">
                  <wp:extent cx="6096000" cy="1542689"/>
                  <wp:effectExtent l="38100" t="38100" r="38100" b="38735"/>
                  <wp:docPr id="80240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0955" name=""/>
                          <pic:cNvPicPr/>
                        </pic:nvPicPr>
                        <pic:blipFill>
                          <a:blip r:embed="rId839"/>
                          <a:stretch>
                            <a:fillRect/>
                          </a:stretch>
                        </pic:blipFill>
                        <pic:spPr>
                          <a:xfrm>
                            <a:off x="0" y="0"/>
                            <a:ext cx="6102529" cy="1544341"/>
                          </a:xfrm>
                          <a:prstGeom prst="rect">
                            <a:avLst/>
                          </a:prstGeom>
                          <a:ln w="28575">
                            <a:solidFill>
                              <a:srgbClr val="EE0000"/>
                            </a:solidFill>
                          </a:ln>
                        </pic:spPr>
                      </pic:pic>
                    </a:graphicData>
                  </a:graphic>
                </wp:inline>
              </w:drawing>
            </w:r>
          </w:p>
          <w:p w14:paraId="441D3DBC" w14:textId="77777777" w:rsidR="00770923" w:rsidRPr="00770923" w:rsidRDefault="00770923" w:rsidP="00770923">
            <w:r w:rsidRPr="00770923">
              <w:t xml:space="preserve">Sin </w:t>
            </w:r>
            <w:proofErr w:type="spellStart"/>
            <w:proofErr w:type="gramStart"/>
            <w:r w:rsidRPr="00770923">
              <w:rPr>
                <w:b/>
                <w:bCs/>
              </w:rPr>
              <w:t>json.loads</w:t>
            </w:r>
            <w:proofErr w:type="spellEnd"/>
            <w:proofErr w:type="gramEnd"/>
            <w:r w:rsidRPr="00770923">
              <w:t xml:space="preserve">, falla, porque un texto no </w:t>
            </w:r>
            <w:proofErr w:type="gramStart"/>
            <w:r w:rsidRPr="00770923">
              <w:t xml:space="preserve">tiene </w:t>
            </w:r>
            <w:r w:rsidRPr="00770923">
              <w:rPr>
                <w:b/>
                <w:bCs/>
              </w:rPr>
              <w:t>.</w:t>
            </w:r>
            <w:proofErr w:type="spellStart"/>
            <w:r w:rsidRPr="00770923">
              <w:rPr>
                <w:b/>
                <w:bCs/>
              </w:rPr>
              <w:t>get</w:t>
            </w:r>
            <w:proofErr w:type="spellEnd"/>
            <w:proofErr w:type="gramEnd"/>
            <w:r w:rsidRPr="00770923">
              <w:rPr>
                <w:b/>
                <w:bCs/>
              </w:rPr>
              <w:t>:</w:t>
            </w:r>
          </w:p>
          <w:p w14:paraId="5CD210BB" w14:textId="78C3BB75" w:rsidR="003B6DB0" w:rsidRDefault="00186BE4" w:rsidP="003D447D">
            <w:r w:rsidRPr="00186BE4">
              <w:rPr>
                <w:noProof/>
              </w:rPr>
              <w:drawing>
                <wp:inline distT="0" distB="0" distL="0" distR="0" wp14:anchorId="07FB6607" wp14:editId="0DE8E933">
                  <wp:extent cx="6076950" cy="1022987"/>
                  <wp:effectExtent l="38100" t="38100" r="38100" b="43815"/>
                  <wp:docPr id="1006311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1537" name=""/>
                          <pic:cNvPicPr/>
                        </pic:nvPicPr>
                        <pic:blipFill>
                          <a:blip r:embed="rId840"/>
                          <a:stretch>
                            <a:fillRect/>
                          </a:stretch>
                        </pic:blipFill>
                        <pic:spPr>
                          <a:xfrm>
                            <a:off x="0" y="0"/>
                            <a:ext cx="6099714" cy="1026819"/>
                          </a:xfrm>
                          <a:prstGeom prst="rect">
                            <a:avLst/>
                          </a:prstGeom>
                          <a:ln w="28575">
                            <a:solidFill>
                              <a:srgbClr val="EE0000"/>
                            </a:solidFill>
                          </a:ln>
                        </pic:spPr>
                      </pic:pic>
                    </a:graphicData>
                  </a:graphic>
                </wp:inline>
              </w:drawing>
            </w:r>
          </w:p>
          <w:p w14:paraId="2364BA6A" w14:textId="77777777" w:rsidR="007331F7" w:rsidRPr="007331F7" w:rsidRDefault="007331F7" w:rsidP="007331F7">
            <w:r w:rsidRPr="007331F7">
              <w:t>Con la herramienta de escribir precios (Paso 8) llegan dos argumentos, y los tipos se respetan:</w:t>
            </w:r>
          </w:p>
          <w:p w14:paraId="1C19583B" w14:textId="331CF707" w:rsidR="00770923" w:rsidRDefault="00C40CF5" w:rsidP="003D447D">
            <w:r w:rsidRPr="00C40CF5">
              <w:rPr>
                <w:noProof/>
              </w:rPr>
              <w:drawing>
                <wp:inline distT="0" distB="0" distL="0" distR="0" wp14:anchorId="793DA26E" wp14:editId="2C7F2697">
                  <wp:extent cx="6115050" cy="1038534"/>
                  <wp:effectExtent l="38100" t="38100" r="38100" b="47625"/>
                  <wp:docPr id="1611913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13315" name=""/>
                          <pic:cNvPicPr/>
                        </pic:nvPicPr>
                        <pic:blipFill>
                          <a:blip r:embed="rId841"/>
                          <a:stretch>
                            <a:fillRect/>
                          </a:stretch>
                        </pic:blipFill>
                        <pic:spPr>
                          <a:xfrm>
                            <a:off x="0" y="0"/>
                            <a:ext cx="6132154" cy="1041439"/>
                          </a:xfrm>
                          <a:prstGeom prst="rect">
                            <a:avLst/>
                          </a:prstGeom>
                          <a:ln w="28575">
                            <a:solidFill>
                              <a:srgbClr val="EE0000"/>
                            </a:solidFill>
                          </a:ln>
                        </pic:spPr>
                      </pic:pic>
                    </a:graphicData>
                  </a:graphic>
                </wp:inline>
              </w:drawing>
            </w:r>
          </w:p>
          <w:p w14:paraId="651DE61C" w14:textId="5B1AC81D" w:rsidR="00FB780A" w:rsidRDefault="00FB780A" w:rsidP="003D447D"/>
        </w:tc>
      </w:tr>
    </w:tbl>
    <w:p w14:paraId="23133C1E" w14:textId="77777777" w:rsidR="00CE2760" w:rsidRDefault="00CE2760" w:rsidP="003D447D">
      <w:pPr>
        <w:pBdr>
          <w:bottom w:val="single" w:sz="6" w:space="1" w:color="auto"/>
        </w:pBdr>
      </w:pPr>
    </w:p>
    <w:p w14:paraId="6846B0A1" w14:textId="77777777" w:rsidR="001900F7" w:rsidRDefault="001900F7" w:rsidP="003F282B">
      <w:pPr>
        <w:rPr>
          <w:b/>
          <w:bCs/>
          <w:sz w:val="24"/>
          <w:szCs w:val="28"/>
        </w:rPr>
      </w:pPr>
    </w:p>
    <w:p w14:paraId="5A07E5A5" w14:textId="77777777" w:rsidR="001900F7" w:rsidRDefault="001900F7" w:rsidP="003F282B">
      <w:pPr>
        <w:rPr>
          <w:b/>
          <w:bCs/>
          <w:sz w:val="24"/>
          <w:szCs w:val="28"/>
        </w:rPr>
      </w:pPr>
    </w:p>
    <w:p w14:paraId="6B377AB4" w14:textId="77777777" w:rsidR="001900F7" w:rsidRDefault="001900F7" w:rsidP="003F282B">
      <w:pPr>
        <w:rPr>
          <w:b/>
          <w:bCs/>
          <w:sz w:val="24"/>
          <w:szCs w:val="28"/>
        </w:rPr>
      </w:pPr>
    </w:p>
    <w:p w14:paraId="1128D901" w14:textId="77777777" w:rsidR="001900F7" w:rsidRDefault="001900F7" w:rsidP="003F282B">
      <w:pPr>
        <w:rPr>
          <w:b/>
          <w:bCs/>
          <w:sz w:val="24"/>
          <w:szCs w:val="28"/>
        </w:rPr>
      </w:pPr>
    </w:p>
    <w:p w14:paraId="5F805DD6" w14:textId="77777777" w:rsidR="001900F7" w:rsidRDefault="001900F7" w:rsidP="003F282B">
      <w:pPr>
        <w:rPr>
          <w:b/>
          <w:bCs/>
          <w:sz w:val="24"/>
          <w:szCs w:val="28"/>
        </w:rPr>
      </w:pPr>
    </w:p>
    <w:p w14:paraId="4AF350D7" w14:textId="77777777" w:rsidR="001900F7" w:rsidRDefault="001900F7" w:rsidP="003F282B">
      <w:pPr>
        <w:rPr>
          <w:b/>
          <w:bCs/>
          <w:sz w:val="24"/>
          <w:szCs w:val="28"/>
        </w:rPr>
      </w:pPr>
    </w:p>
    <w:p w14:paraId="57A8A1A5" w14:textId="77777777" w:rsidR="001900F7" w:rsidRDefault="001900F7" w:rsidP="003F282B">
      <w:pPr>
        <w:rPr>
          <w:b/>
          <w:bCs/>
          <w:sz w:val="24"/>
          <w:szCs w:val="28"/>
        </w:rPr>
      </w:pPr>
    </w:p>
    <w:p w14:paraId="7C6DDFC2" w14:textId="77777777" w:rsidR="001900F7" w:rsidRDefault="001900F7" w:rsidP="003F282B">
      <w:pPr>
        <w:rPr>
          <w:b/>
          <w:bCs/>
          <w:sz w:val="24"/>
          <w:szCs w:val="28"/>
        </w:rPr>
      </w:pPr>
    </w:p>
    <w:p w14:paraId="03ED385F" w14:textId="7B4E0DA1" w:rsidR="003F282B" w:rsidRPr="003F282B" w:rsidRDefault="003F282B" w:rsidP="003F282B">
      <w:pPr>
        <w:rPr>
          <w:b/>
          <w:bCs/>
          <w:sz w:val="24"/>
          <w:szCs w:val="28"/>
        </w:rPr>
      </w:pPr>
      <w:r w:rsidRPr="003F282B">
        <w:rPr>
          <w:b/>
          <w:bCs/>
          <w:sz w:val="24"/>
          <w:szCs w:val="28"/>
        </w:rPr>
        <w:lastRenderedPageBreak/>
        <w:t>Qué recibe el modelo en la segunda llamada</w:t>
      </w:r>
    </w:p>
    <w:p w14:paraId="3BA9B50A" w14:textId="77777777" w:rsidR="001900F7" w:rsidRDefault="001900F7" w:rsidP="001900F7">
      <w:r w:rsidRPr="001900F7">
        <w:t xml:space="preserve">Si el usuario dijo "Hola… quiero viajar… a Londres, por favor", </w:t>
      </w:r>
      <w:proofErr w:type="spellStart"/>
      <w:r w:rsidRPr="001900F7">
        <w:rPr>
          <w:b/>
          <w:bCs/>
        </w:rPr>
        <w:t>messages</w:t>
      </w:r>
      <w:proofErr w:type="spellEnd"/>
      <w:r w:rsidRPr="001900F7">
        <w:t xml:space="preserve"> queda así (el profesor lo mostró con un </w:t>
      </w:r>
      <w:proofErr w:type="spellStart"/>
      <w:r w:rsidRPr="001900F7">
        <w:rPr>
          <w:b/>
          <w:bCs/>
        </w:rPr>
        <w:t>print</w:t>
      </w:r>
      <w:proofErr w:type="spellEnd"/>
      <w:r w:rsidRPr="001900F7">
        <w:t xml:space="preserve"> para que lo veas):</w:t>
      </w:r>
    </w:p>
    <w:tbl>
      <w:tblPr>
        <w:tblStyle w:val="Tablaconcuadrcula4-nfasis4"/>
        <w:tblW w:w="0" w:type="auto"/>
        <w:tblLook w:val="04A0" w:firstRow="1" w:lastRow="0" w:firstColumn="1" w:lastColumn="0" w:noHBand="0" w:noVBand="1"/>
      </w:tblPr>
      <w:tblGrid>
        <w:gridCol w:w="704"/>
        <w:gridCol w:w="2268"/>
        <w:gridCol w:w="7818"/>
      </w:tblGrid>
      <w:tr w:rsidR="001900F7" w14:paraId="6E8D8FA4" w14:textId="77777777" w:rsidTr="001900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FC37FF2" w14:textId="4F9758DD" w:rsidR="001900F7" w:rsidRPr="00B90046" w:rsidRDefault="001900F7" w:rsidP="001900F7">
            <w:pPr>
              <w:rPr>
                <w:b w:val="0"/>
                <w:bCs w:val="0"/>
                <w:sz w:val="36"/>
                <w:szCs w:val="40"/>
              </w:rPr>
            </w:pPr>
            <w:r w:rsidRPr="00B90046">
              <w:rPr>
                <w:b w:val="0"/>
                <w:bCs w:val="0"/>
                <w:sz w:val="36"/>
                <w:szCs w:val="40"/>
              </w:rPr>
              <w:t>#</w:t>
            </w:r>
          </w:p>
        </w:tc>
        <w:tc>
          <w:tcPr>
            <w:tcW w:w="2268" w:type="dxa"/>
          </w:tcPr>
          <w:p w14:paraId="0A1050DE" w14:textId="3BD81049" w:rsidR="001900F7" w:rsidRPr="00B90046" w:rsidRDefault="001900F7" w:rsidP="001900F7">
            <w:pPr>
              <w:cnfStyle w:val="100000000000" w:firstRow="1" w:lastRow="0" w:firstColumn="0" w:lastColumn="0" w:oddVBand="0" w:evenVBand="0" w:oddHBand="0" w:evenHBand="0" w:firstRowFirstColumn="0" w:firstRowLastColumn="0" w:lastRowFirstColumn="0" w:lastRowLastColumn="0"/>
              <w:rPr>
                <w:b w:val="0"/>
                <w:bCs w:val="0"/>
                <w:sz w:val="36"/>
                <w:szCs w:val="40"/>
              </w:rPr>
            </w:pPr>
            <w:r w:rsidRPr="00B90046">
              <w:rPr>
                <w:b w:val="0"/>
                <w:bCs w:val="0"/>
                <w:sz w:val="36"/>
                <w:szCs w:val="40"/>
              </w:rPr>
              <w:t>Role</w:t>
            </w:r>
          </w:p>
        </w:tc>
        <w:tc>
          <w:tcPr>
            <w:tcW w:w="7818" w:type="dxa"/>
          </w:tcPr>
          <w:p w14:paraId="2EFB0222" w14:textId="7E239AA1" w:rsidR="001900F7" w:rsidRPr="00B90046" w:rsidRDefault="001900F7" w:rsidP="001900F7">
            <w:pPr>
              <w:cnfStyle w:val="100000000000" w:firstRow="1" w:lastRow="0" w:firstColumn="0" w:lastColumn="0" w:oddVBand="0" w:evenVBand="0" w:oddHBand="0" w:evenHBand="0" w:firstRowFirstColumn="0" w:firstRowLastColumn="0" w:lastRowFirstColumn="0" w:lastRowLastColumn="0"/>
              <w:rPr>
                <w:b w:val="0"/>
                <w:bCs w:val="0"/>
                <w:sz w:val="36"/>
                <w:szCs w:val="40"/>
              </w:rPr>
            </w:pPr>
            <w:r w:rsidRPr="00B90046">
              <w:rPr>
                <w:b w:val="0"/>
                <w:bCs w:val="0"/>
                <w:sz w:val="36"/>
                <w:szCs w:val="40"/>
              </w:rPr>
              <w:t>Contenido</w:t>
            </w:r>
          </w:p>
        </w:tc>
      </w:tr>
      <w:tr w:rsidR="001900F7" w14:paraId="29CB7C02" w14:textId="77777777" w:rsidTr="00190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7CC76BF" w14:textId="36F006A1" w:rsidR="001900F7" w:rsidRPr="001900F7" w:rsidRDefault="001900F7" w:rsidP="001900F7">
            <w:pPr>
              <w:rPr>
                <w:b w:val="0"/>
                <w:bCs w:val="0"/>
              </w:rPr>
            </w:pPr>
            <w:r>
              <w:rPr>
                <w:b w:val="0"/>
                <w:bCs w:val="0"/>
              </w:rPr>
              <w:t>1</w:t>
            </w:r>
          </w:p>
        </w:tc>
        <w:tc>
          <w:tcPr>
            <w:tcW w:w="2268" w:type="dxa"/>
          </w:tcPr>
          <w:p w14:paraId="09F45415" w14:textId="5943F9E3" w:rsidR="001900F7" w:rsidRPr="001900F7" w:rsidRDefault="001900F7" w:rsidP="001900F7">
            <w:pPr>
              <w:cnfStyle w:val="000000100000" w:firstRow="0" w:lastRow="0" w:firstColumn="0" w:lastColumn="0" w:oddVBand="0" w:evenVBand="0" w:oddHBand="1" w:evenHBand="0" w:firstRowFirstColumn="0" w:firstRowLastColumn="0" w:lastRowFirstColumn="0" w:lastRowLastColumn="0"/>
              <w:rPr>
                <w:b/>
                <w:bCs/>
              </w:rPr>
            </w:pPr>
            <w:proofErr w:type="spellStart"/>
            <w:r>
              <w:rPr>
                <w:b/>
                <w:bCs/>
              </w:rPr>
              <w:t>System</w:t>
            </w:r>
            <w:proofErr w:type="spellEnd"/>
          </w:p>
        </w:tc>
        <w:tc>
          <w:tcPr>
            <w:tcW w:w="7818" w:type="dxa"/>
          </w:tcPr>
          <w:p w14:paraId="7D4A632C" w14:textId="6C381153" w:rsidR="001900F7" w:rsidRPr="001900F7" w:rsidRDefault="001900F7" w:rsidP="001900F7">
            <w:pPr>
              <w:cnfStyle w:val="000000100000" w:firstRow="0" w:lastRow="0" w:firstColumn="0" w:lastColumn="0" w:oddVBand="0" w:evenVBand="0" w:oddHBand="1" w:evenHBand="0" w:firstRowFirstColumn="0" w:firstRowLastColumn="0" w:lastRowFirstColumn="0" w:lastRowLastColumn="0"/>
            </w:pPr>
            <w:r w:rsidRPr="001900F7">
              <w:t xml:space="preserve">"Eres un asistente útil para una aerolínea llamada </w:t>
            </w:r>
            <w:proofErr w:type="spellStart"/>
            <w:r w:rsidRPr="001900F7">
              <w:t>FlightAI</w:t>
            </w:r>
            <w:proofErr w:type="spellEnd"/>
            <w:r w:rsidRPr="001900F7">
              <w:t>…"</w:t>
            </w:r>
          </w:p>
        </w:tc>
      </w:tr>
      <w:tr w:rsidR="001900F7" w14:paraId="069B3672" w14:textId="77777777" w:rsidTr="001900F7">
        <w:tc>
          <w:tcPr>
            <w:cnfStyle w:val="001000000000" w:firstRow="0" w:lastRow="0" w:firstColumn="1" w:lastColumn="0" w:oddVBand="0" w:evenVBand="0" w:oddHBand="0" w:evenHBand="0" w:firstRowFirstColumn="0" w:firstRowLastColumn="0" w:lastRowFirstColumn="0" w:lastRowLastColumn="0"/>
            <w:tcW w:w="704" w:type="dxa"/>
          </w:tcPr>
          <w:p w14:paraId="7E61174A" w14:textId="15A9BCA8" w:rsidR="001900F7" w:rsidRDefault="001900F7" w:rsidP="001900F7">
            <w:r>
              <w:t>2</w:t>
            </w:r>
          </w:p>
        </w:tc>
        <w:tc>
          <w:tcPr>
            <w:tcW w:w="2268" w:type="dxa"/>
          </w:tcPr>
          <w:p w14:paraId="6DC7656B" w14:textId="77FA11AB" w:rsidR="001900F7" w:rsidRPr="001900F7" w:rsidRDefault="001900F7" w:rsidP="001900F7">
            <w:pPr>
              <w:cnfStyle w:val="000000000000" w:firstRow="0" w:lastRow="0" w:firstColumn="0" w:lastColumn="0" w:oddVBand="0" w:evenVBand="0" w:oddHBand="0" w:evenHBand="0" w:firstRowFirstColumn="0" w:firstRowLastColumn="0" w:lastRowFirstColumn="0" w:lastRowLastColumn="0"/>
              <w:rPr>
                <w:b/>
                <w:bCs/>
              </w:rPr>
            </w:pPr>
            <w:proofErr w:type="spellStart"/>
            <w:r w:rsidRPr="001900F7">
              <w:rPr>
                <w:b/>
                <w:bCs/>
              </w:rPr>
              <w:t>User</w:t>
            </w:r>
            <w:proofErr w:type="spellEnd"/>
          </w:p>
        </w:tc>
        <w:tc>
          <w:tcPr>
            <w:tcW w:w="7818" w:type="dxa"/>
          </w:tcPr>
          <w:p w14:paraId="158ABDAC" w14:textId="6C587297" w:rsidR="001900F7" w:rsidRDefault="001900F7" w:rsidP="001900F7">
            <w:pPr>
              <w:cnfStyle w:val="000000000000" w:firstRow="0" w:lastRow="0" w:firstColumn="0" w:lastColumn="0" w:oddVBand="0" w:evenVBand="0" w:oddHBand="0" w:evenHBand="0" w:firstRowFirstColumn="0" w:firstRowLastColumn="0" w:lastRowFirstColumn="0" w:lastRowLastColumn="0"/>
            </w:pPr>
            <w:r w:rsidRPr="001900F7">
              <w:t>"Hola"</w:t>
            </w:r>
          </w:p>
        </w:tc>
      </w:tr>
      <w:tr w:rsidR="001900F7" w14:paraId="08EE8FB9" w14:textId="77777777" w:rsidTr="00190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0161029" w14:textId="430C56B1" w:rsidR="001900F7" w:rsidRDefault="001900F7" w:rsidP="001900F7">
            <w:r>
              <w:t>3</w:t>
            </w:r>
          </w:p>
        </w:tc>
        <w:tc>
          <w:tcPr>
            <w:tcW w:w="2268" w:type="dxa"/>
          </w:tcPr>
          <w:p w14:paraId="2976CF42" w14:textId="3E1114AB" w:rsidR="001900F7" w:rsidRPr="001900F7" w:rsidRDefault="001900F7" w:rsidP="001900F7">
            <w:pPr>
              <w:cnfStyle w:val="000000100000" w:firstRow="0" w:lastRow="0" w:firstColumn="0" w:lastColumn="0" w:oddVBand="0" w:evenVBand="0" w:oddHBand="1" w:evenHBand="0" w:firstRowFirstColumn="0" w:firstRowLastColumn="0" w:lastRowFirstColumn="0" w:lastRowLastColumn="0"/>
              <w:rPr>
                <w:b/>
                <w:bCs/>
              </w:rPr>
            </w:pPr>
            <w:proofErr w:type="spellStart"/>
            <w:r w:rsidRPr="001900F7">
              <w:rPr>
                <w:b/>
                <w:bCs/>
              </w:rPr>
              <w:t>Assistant</w:t>
            </w:r>
            <w:proofErr w:type="spellEnd"/>
          </w:p>
        </w:tc>
        <w:tc>
          <w:tcPr>
            <w:tcW w:w="7818" w:type="dxa"/>
          </w:tcPr>
          <w:p w14:paraId="4DF9F310" w14:textId="50904AAC" w:rsidR="001900F7" w:rsidRPr="001900F7" w:rsidRDefault="001900F7" w:rsidP="001900F7">
            <w:pPr>
              <w:cnfStyle w:val="000000100000" w:firstRow="0" w:lastRow="0" w:firstColumn="0" w:lastColumn="0" w:oddVBand="0" w:evenVBand="0" w:oddHBand="1" w:evenHBand="0" w:firstRowFirstColumn="0" w:firstRowLastColumn="0" w:lastRowFirstColumn="0" w:lastRowLastColumn="0"/>
            </w:pPr>
            <w:r w:rsidRPr="001900F7">
              <w:t>"¿Cómo puedo ayudarle con su vuelo?"</w:t>
            </w:r>
          </w:p>
        </w:tc>
      </w:tr>
      <w:tr w:rsidR="001900F7" w14:paraId="47A4C616" w14:textId="77777777" w:rsidTr="001900F7">
        <w:tc>
          <w:tcPr>
            <w:cnfStyle w:val="001000000000" w:firstRow="0" w:lastRow="0" w:firstColumn="1" w:lastColumn="0" w:oddVBand="0" w:evenVBand="0" w:oddHBand="0" w:evenHBand="0" w:firstRowFirstColumn="0" w:firstRowLastColumn="0" w:lastRowFirstColumn="0" w:lastRowLastColumn="0"/>
            <w:tcW w:w="704" w:type="dxa"/>
          </w:tcPr>
          <w:p w14:paraId="54390585" w14:textId="17501F86" w:rsidR="001900F7" w:rsidRDefault="001900F7" w:rsidP="001900F7">
            <w:r>
              <w:t>4</w:t>
            </w:r>
          </w:p>
        </w:tc>
        <w:tc>
          <w:tcPr>
            <w:tcW w:w="2268" w:type="dxa"/>
          </w:tcPr>
          <w:p w14:paraId="2A95AD2A" w14:textId="449700EF" w:rsidR="001900F7" w:rsidRPr="001900F7" w:rsidRDefault="001900F7" w:rsidP="001900F7">
            <w:pPr>
              <w:cnfStyle w:val="000000000000" w:firstRow="0" w:lastRow="0" w:firstColumn="0" w:lastColumn="0" w:oddVBand="0" w:evenVBand="0" w:oddHBand="0" w:evenHBand="0" w:firstRowFirstColumn="0" w:firstRowLastColumn="0" w:lastRowFirstColumn="0" w:lastRowLastColumn="0"/>
              <w:rPr>
                <w:b/>
                <w:bCs/>
              </w:rPr>
            </w:pPr>
            <w:proofErr w:type="spellStart"/>
            <w:r w:rsidRPr="001900F7">
              <w:rPr>
                <w:b/>
                <w:bCs/>
              </w:rPr>
              <w:t>User</w:t>
            </w:r>
            <w:proofErr w:type="spellEnd"/>
          </w:p>
        </w:tc>
        <w:tc>
          <w:tcPr>
            <w:tcW w:w="7818" w:type="dxa"/>
          </w:tcPr>
          <w:p w14:paraId="4B20E2AC" w14:textId="5907CD90" w:rsidR="001900F7" w:rsidRPr="001900F7" w:rsidRDefault="001900F7" w:rsidP="001900F7">
            <w:pPr>
              <w:cnfStyle w:val="000000000000" w:firstRow="0" w:lastRow="0" w:firstColumn="0" w:lastColumn="0" w:oddVBand="0" w:evenVBand="0" w:oddHBand="0" w:evenHBand="0" w:firstRowFirstColumn="0" w:firstRowLastColumn="0" w:lastRowFirstColumn="0" w:lastRowLastColumn="0"/>
            </w:pPr>
            <w:r w:rsidRPr="001900F7">
              <w:t>"Me gustaría viajar"</w:t>
            </w:r>
          </w:p>
        </w:tc>
      </w:tr>
      <w:tr w:rsidR="001900F7" w14:paraId="32F80B9D" w14:textId="77777777" w:rsidTr="00190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3960EBF" w14:textId="70E25A07" w:rsidR="001900F7" w:rsidRDefault="001900F7" w:rsidP="001900F7">
            <w:r>
              <w:t>5</w:t>
            </w:r>
          </w:p>
        </w:tc>
        <w:tc>
          <w:tcPr>
            <w:tcW w:w="2268" w:type="dxa"/>
          </w:tcPr>
          <w:p w14:paraId="5EC0AFE5" w14:textId="48254594" w:rsidR="001900F7" w:rsidRPr="001900F7" w:rsidRDefault="001900F7" w:rsidP="001900F7">
            <w:pPr>
              <w:cnfStyle w:val="000000100000" w:firstRow="0" w:lastRow="0" w:firstColumn="0" w:lastColumn="0" w:oddVBand="0" w:evenVBand="0" w:oddHBand="1" w:evenHBand="0" w:firstRowFirstColumn="0" w:firstRowLastColumn="0" w:lastRowFirstColumn="0" w:lastRowLastColumn="0"/>
              <w:rPr>
                <w:b/>
                <w:bCs/>
              </w:rPr>
            </w:pPr>
            <w:proofErr w:type="spellStart"/>
            <w:r w:rsidRPr="001900F7">
              <w:rPr>
                <w:b/>
                <w:bCs/>
              </w:rPr>
              <w:t>assistant</w:t>
            </w:r>
            <w:proofErr w:type="spellEnd"/>
          </w:p>
        </w:tc>
        <w:tc>
          <w:tcPr>
            <w:tcW w:w="7818" w:type="dxa"/>
          </w:tcPr>
          <w:p w14:paraId="2128BD6F" w14:textId="6F2DB992" w:rsidR="001900F7" w:rsidRPr="001900F7" w:rsidRDefault="001900F7" w:rsidP="001900F7">
            <w:pPr>
              <w:cnfStyle w:val="000000100000" w:firstRow="0" w:lastRow="0" w:firstColumn="0" w:lastColumn="0" w:oddVBand="0" w:evenVBand="0" w:oddHBand="1" w:evenHBand="0" w:firstRowFirstColumn="0" w:firstRowLastColumn="0" w:lastRowFirstColumn="0" w:lastRowLastColumn="0"/>
            </w:pPr>
            <w:r w:rsidRPr="001900F7">
              <w:t>"¿A dónde le gustaría viajar?"</w:t>
            </w:r>
          </w:p>
        </w:tc>
      </w:tr>
      <w:tr w:rsidR="00AE6F0F" w14:paraId="4D141A51" w14:textId="77777777" w:rsidTr="001900F7">
        <w:tc>
          <w:tcPr>
            <w:cnfStyle w:val="001000000000" w:firstRow="0" w:lastRow="0" w:firstColumn="1" w:lastColumn="0" w:oddVBand="0" w:evenVBand="0" w:oddHBand="0" w:evenHBand="0" w:firstRowFirstColumn="0" w:firstRowLastColumn="0" w:lastRowFirstColumn="0" w:lastRowLastColumn="0"/>
            <w:tcW w:w="704" w:type="dxa"/>
          </w:tcPr>
          <w:p w14:paraId="2B3D1315" w14:textId="17427975" w:rsidR="00AE6F0F" w:rsidRDefault="00AE6F0F" w:rsidP="001900F7">
            <w:r>
              <w:t>6</w:t>
            </w:r>
          </w:p>
        </w:tc>
        <w:tc>
          <w:tcPr>
            <w:tcW w:w="2268" w:type="dxa"/>
          </w:tcPr>
          <w:p w14:paraId="6111D3CF" w14:textId="3CCFFD81" w:rsidR="00AE6F0F" w:rsidRPr="001900F7" w:rsidRDefault="00AE6F0F" w:rsidP="001900F7">
            <w:pPr>
              <w:cnfStyle w:val="000000000000" w:firstRow="0" w:lastRow="0" w:firstColumn="0" w:lastColumn="0" w:oddVBand="0" w:evenVBand="0" w:oddHBand="0" w:evenHBand="0" w:firstRowFirstColumn="0" w:firstRowLastColumn="0" w:lastRowFirstColumn="0" w:lastRowLastColumn="0"/>
              <w:rPr>
                <w:b/>
                <w:bCs/>
              </w:rPr>
            </w:pPr>
            <w:proofErr w:type="spellStart"/>
            <w:r w:rsidRPr="00AE6F0F">
              <w:rPr>
                <w:b/>
                <w:bCs/>
              </w:rPr>
              <w:t>User</w:t>
            </w:r>
            <w:proofErr w:type="spellEnd"/>
          </w:p>
        </w:tc>
        <w:tc>
          <w:tcPr>
            <w:tcW w:w="7818" w:type="dxa"/>
          </w:tcPr>
          <w:p w14:paraId="03F79B79" w14:textId="5AB9548A" w:rsidR="00AE6F0F" w:rsidRPr="001900F7" w:rsidRDefault="00AE6F0F" w:rsidP="001900F7">
            <w:pPr>
              <w:cnfStyle w:val="000000000000" w:firstRow="0" w:lastRow="0" w:firstColumn="0" w:lastColumn="0" w:oddVBand="0" w:evenVBand="0" w:oddHBand="0" w:evenHBand="0" w:firstRowFirstColumn="0" w:firstRowLastColumn="0" w:lastRowFirstColumn="0" w:lastRowLastColumn="0"/>
            </w:pPr>
            <w:r w:rsidRPr="00AE6F0F">
              <w:t>"A Londres, por favor"</w:t>
            </w:r>
          </w:p>
        </w:tc>
      </w:tr>
      <w:tr w:rsidR="00AE6F0F" w14:paraId="4A71F352" w14:textId="77777777" w:rsidTr="00190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BD4BBAC" w14:textId="10907A24" w:rsidR="00AE6F0F" w:rsidRDefault="00AE6F0F" w:rsidP="001900F7">
            <w:r>
              <w:t>7</w:t>
            </w:r>
          </w:p>
        </w:tc>
        <w:tc>
          <w:tcPr>
            <w:tcW w:w="2268" w:type="dxa"/>
          </w:tcPr>
          <w:p w14:paraId="3B308D13" w14:textId="437C3AFF" w:rsidR="00AE6F0F" w:rsidRPr="00AE6F0F" w:rsidRDefault="00AE6F0F" w:rsidP="001900F7">
            <w:pPr>
              <w:cnfStyle w:val="000000100000" w:firstRow="0" w:lastRow="0" w:firstColumn="0" w:lastColumn="0" w:oddVBand="0" w:evenVBand="0" w:oddHBand="1" w:evenHBand="0" w:firstRowFirstColumn="0" w:firstRowLastColumn="0" w:lastRowFirstColumn="0" w:lastRowLastColumn="0"/>
              <w:rPr>
                <w:b/>
                <w:bCs/>
              </w:rPr>
            </w:pPr>
            <w:proofErr w:type="spellStart"/>
            <w:r w:rsidRPr="00AE6F0F">
              <w:rPr>
                <w:b/>
                <w:bCs/>
              </w:rPr>
              <w:t>Assistant</w:t>
            </w:r>
            <w:proofErr w:type="spellEnd"/>
          </w:p>
        </w:tc>
        <w:tc>
          <w:tcPr>
            <w:tcW w:w="7818" w:type="dxa"/>
          </w:tcPr>
          <w:p w14:paraId="50A0F8B4" w14:textId="386F6A33" w:rsidR="00AE6F0F" w:rsidRPr="00AE6F0F" w:rsidRDefault="00AE6F0F" w:rsidP="001900F7">
            <w:pPr>
              <w:cnfStyle w:val="000000100000" w:firstRow="0" w:lastRow="0" w:firstColumn="0" w:lastColumn="0" w:oddVBand="0" w:evenVBand="0" w:oddHBand="1" w:evenHBand="0" w:firstRowFirstColumn="0" w:firstRowLastColumn="0" w:lastRowFirstColumn="0" w:lastRowLastColumn="0"/>
            </w:pPr>
            <w:r w:rsidRPr="00AE6F0F">
              <w:rPr>
                <w:i/>
                <w:iCs/>
              </w:rPr>
              <w:t>(sin texto)</w:t>
            </w:r>
            <w:r w:rsidRPr="00AE6F0F">
              <w:t xml:space="preserve"> </w:t>
            </w:r>
            <w:proofErr w:type="spellStart"/>
            <w:r w:rsidRPr="00AE6F0F">
              <w:rPr>
                <w:b/>
                <w:bCs/>
              </w:rPr>
              <w:t>tool_calls</w:t>
            </w:r>
            <w:proofErr w:type="spellEnd"/>
            <w:r w:rsidRPr="00AE6F0F">
              <w:t xml:space="preserve">: </w:t>
            </w:r>
            <w:proofErr w:type="spellStart"/>
            <w:r w:rsidRPr="00AE6F0F">
              <w:rPr>
                <w:b/>
                <w:bCs/>
              </w:rPr>
              <w:t>get_</w:t>
            </w:r>
            <w:proofErr w:type="gramStart"/>
            <w:r w:rsidRPr="00AE6F0F">
              <w:rPr>
                <w:b/>
                <w:bCs/>
              </w:rPr>
              <w:t>ticket</w:t>
            </w:r>
            <w:proofErr w:type="gramEnd"/>
            <w:r w:rsidRPr="00AE6F0F">
              <w:rPr>
                <w:b/>
                <w:bCs/>
              </w:rPr>
              <w:t>_price</w:t>
            </w:r>
            <w:proofErr w:type="spellEnd"/>
            <w:r w:rsidRPr="00AE6F0F">
              <w:t xml:space="preserve"> con </w:t>
            </w:r>
            <w:r w:rsidRPr="00AE6F0F">
              <w:rPr>
                <w:b/>
                <w:bCs/>
              </w:rPr>
              <w:t>{"</w:t>
            </w:r>
            <w:proofErr w:type="spellStart"/>
            <w:r w:rsidRPr="00AE6F0F">
              <w:rPr>
                <w:b/>
                <w:bCs/>
              </w:rPr>
              <w:t>destination_city</w:t>
            </w:r>
            <w:proofErr w:type="spellEnd"/>
            <w:r w:rsidRPr="00AE6F0F">
              <w:rPr>
                <w:b/>
                <w:bCs/>
              </w:rPr>
              <w:t>": "London"},</w:t>
            </w:r>
            <w:r w:rsidRPr="00AE6F0F">
              <w:t xml:space="preserve"> id </w:t>
            </w:r>
            <w:proofErr w:type="spellStart"/>
            <w:r w:rsidRPr="00052DE2">
              <w:rPr>
                <w:b/>
                <w:bCs/>
              </w:rPr>
              <w:t>call</w:t>
            </w:r>
            <w:proofErr w:type="spellEnd"/>
            <w:r w:rsidRPr="00052DE2">
              <w:rPr>
                <w:b/>
                <w:bCs/>
              </w:rPr>
              <w:t>_…</w:t>
            </w:r>
          </w:p>
        </w:tc>
      </w:tr>
      <w:tr w:rsidR="00052DE2" w14:paraId="6E3E4A00" w14:textId="77777777" w:rsidTr="001900F7">
        <w:tc>
          <w:tcPr>
            <w:cnfStyle w:val="001000000000" w:firstRow="0" w:lastRow="0" w:firstColumn="1" w:lastColumn="0" w:oddVBand="0" w:evenVBand="0" w:oddHBand="0" w:evenHBand="0" w:firstRowFirstColumn="0" w:firstRowLastColumn="0" w:lastRowFirstColumn="0" w:lastRowLastColumn="0"/>
            <w:tcW w:w="704" w:type="dxa"/>
          </w:tcPr>
          <w:p w14:paraId="1F3A64E1" w14:textId="66A9DC48" w:rsidR="00052DE2" w:rsidRDefault="00052DE2" w:rsidP="001900F7">
            <w:r>
              <w:t>8</w:t>
            </w:r>
          </w:p>
        </w:tc>
        <w:tc>
          <w:tcPr>
            <w:tcW w:w="2268" w:type="dxa"/>
          </w:tcPr>
          <w:p w14:paraId="1E3CCFB3" w14:textId="4E77BA39" w:rsidR="00052DE2" w:rsidRPr="00AE6F0F" w:rsidRDefault="00052DE2" w:rsidP="001900F7">
            <w:pPr>
              <w:cnfStyle w:val="000000000000" w:firstRow="0" w:lastRow="0" w:firstColumn="0" w:lastColumn="0" w:oddVBand="0" w:evenVBand="0" w:oddHBand="0" w:evenHBand="0" w:firstRowFirstColumn="0" w:firstRowLastColumn="0" w:lastRowFirstColumn="0" w:lastRowLastColumn="0"/>
              <w:rPr>
                <w:b/>
                <w:bCs/>
              </w:rPr>
            </w:pPr>
            <w:r>
              <w:rPr>
                <w:b/>
                <w:bCs/>
              </w:rPr>
              <w:t>Tool</w:t>
            </w:r>
          </w:p>
        </w:tc>
        <w:tc>
          <w:tcPr>
            <w:tcW w:w="7818" w:type="dxa"/>
          </w:tcPr>
          <w:p w14:paraId="1DF8D634" w14:textId="0AF5F741" w:rsidR="00052DE2" w:rsidRPr="00AE6F0F" w:rsidRDefault="00052DE2" w:rsidP="001900F7">
            <w:pPr>
              <w:cnfStyle w:val="000000000000" w:firstRow="0" w:lastRow="0" w:firstColumn="0" w:lastColumn="0" w:oddVBand="0" w:evenVBand="0" w:oddHBand="0" w:evenHBand="0" w:firstRowFirstColumn="0" w:firstRowLastColumn="0" w:lastRowFirstColumn="0" w:lastRowLastColumn="0"/>
              <w:rPr>
                <w:i/>
                <w:iCs/>
              </w:rPr>
            </w:pPr>
            <w:r w:rsidRPr="00052DE2">
              <w:rPr>
                <w:i/>
                <w:iCs/>
              </w:rPr>
              <w:t xml:space="preserve">"El precio de un boleto a London es $799", con el </w:t>
            </w:r>
            <w:r w:rsidRPr="00052DE2">
              <w:rPr>
                <w:b/>
                <w:bCs/>
                <w:i/>
                <w:iCs/>
              </w:rPr>
              <w:t>mismo</w:t>
            </w:r>
            <w:r w:rsidRPr="00052DE2">
              <w:rPr>
                <w:i/>
                <w:iCs/>
              </w:rPr>
              <w:t xml:space="preserve"> id </w:t>
            </w:r>
            <w:proofErr w:type="spellStart"/>
            <w:r w:rsidRPr="00052DE2">
              <w:rPr>
                <w:i/>
                <w:iCs/>
              </w:rPr>
              <w:t>call</w:t>
            </w:r>
            <w:proofErr w:type="spellEnd"/>
            <w:r w:rsidRPr="00052DE2">
              <w:rPr>
                <w:i/>
                <w:iCs/>
              </w:rPr>
              <w:t>_…</w:t>
            </w:r>
          </w:p>
        </w:tc>
      </w:tr>
    </w:tbl>
    <w:p w14:paraId="1F768CFF" w14:textId="77777777" w:rsidR="007C61ED" w:rsidRDefault="007C61ED" w:rsidP="007C61ED">
      <w:r w:rsidRPr="007C61ED">
        <w:t xml:space="preserve">Las filas 7 y 8 son las nuevas. </w:t>
      </w:r>
      <w:r w:rsidRPr="007C61ED">
        <w:rPr>
          <w:b/>
          <w:bCs/>
        </w:rPr>
        <w:t>El modelo nunca recibe el código de tu función</w:t>
      </w:r>
      <w:r w:rsidRPr="007C61ED">
        <w:t>, solo el nombre, los argumentos y el resultado.</w:t>
      </w:r>
    </w:p>
    <w:p w14:paraId="5039ED01" w14:textId="77777777" w:rsidR="00171BA1" w:rsidRDefault="00171BA1" w:rsidP="007C61ED"/>
    <w:p w14:paraId="72782398" w14:textId="77777777" w:rsidR="00171BA1" w:rsidRDefault="00171BA1" w:rsidP="007C61ED"/>
    <w:p w14:paraId="724A2F96" w14:textId="77777777" w:rsidR="00171BA1" w:rsidRDefault="00171BA1" w:rsidP="007C61ED"/>
    <w:p w14:paraId="4C861DEE" w14:textId="77777777" w:rsidR="00171BA1" w:rsidRDefault="00171BA1" w:rsidP="007C61ED"/>
    <w:p w14:paraId="6DB515BC" w14:textId="77777777" w:rsidR="00171BA1" w:rsidRDefault="00171BA1" w:rsidP="007C61ED"/>
    <w:p w14:paraId="105A8692" w14:textId="77777777" w:rsidR="00171BA1" w:rsidRDefault="00171BA1" w:rsidP="007C61ED"/>
    <w:p w14:paraId="3CE647EE" w14:textId="77777777" w:rsidR="00171BA1" w:rsidRDefault="00171BA1" w:rsidP="007C61ED"/>
    <w:p w14:paraId="7AB45836" w14:textId="77777777" w:rsidR="00171BA1" w:rsidRDefault="00171BA1" w:rsidP="007C61ED"/>
    <w:p w14:paraId="3774C12D" w14:textId="77777777" w:rsidR="00171BA1" w:rsidRDefault="00171BA1" w:rsidP="007C61ED"/>
    <w:p w14:paraId="13ABDDFA" w14:textId="77777777" w:rsidR="00171BA1" w:rsidRDefault="00171BA1" w:rsidP="007C61ED"/>
    <w:p w14:paraId="285E9CFC" w14:textId="77777777" w:rsidR="00171BA1" w:rsidRDefault="00171BA1" w:rsidP="007C61ED"/>
    <w:p w14:paraId="6F35AD27" w14:textId="77777777" w:rsidR="00171BA1" w:rsidRDefault="00171BA1" w:rsidP="007C61ED"/>
    <w:p w14:paraId="3E88C1CC" w14:textId="77777777" w:rsidR="00171BA1" w:rsidRDefault="00171BA1" w:rsidP="007C61ED"/>
    <w:p w14:paraId="7BC3D7CA" w14:textId="77777777" w:rsidR="00171BA1" w:rsidRDefault="00171BA1" w:rsidP="007C61ED"/>
    <w:p w14:paraId="10F7337C" w14:textId="77777777" w:rsidR="00171BA1" w:rsidRDefault="00171BA1" w:rsidP="007C61ED"/>
    <w:p w14:paraId="7AFD2D10" w14:textId="77777777" w:rsidR="00171BA1" w:rsidRDefault="00171BA1" w:rsidP="007C61ED"/>
    <w:p w14:paraId="458E9C6D" w14:textId="77777777" w:rsidR="00171BA1" w:rsidRDefault="00171BA1" w:rsidP="007C61ED"/>
    <w:p w14:paraId="13C20A45" w14:textId="77777777" w:rsidR="00171BA1" w:rsidRDefault="00171BA1" w:rsidP="007C61ED"/>
    <w:p w14:paraId="1739D35F" w14:textId="77777777" w:rsidR="00171BA1" w:rsidRDefault="00171BA1" w:rsidP="007C61ED"/>
    <w:p w14:paraId="4F388759" w14:textId="77777777" w:rsidR="00171BA1" w:rsidRPr="007C61ED" w:rsidRDefault="00171BA1" w:rsidP="007C61ED"/>
    <w:p w14:paraId="24F9997E" w14:textId="52930D97" w:rsidR="003F282B" w:rsidRDefault="007C61ED" w:rsidP="007C61ED">
      <w:pPr>
        <w:pStyle w:val="Ttulo5"/>
        <w:rPr>
          <w:b/>
          <w:bCs/>
          <w:color w:val="auto"/>
          <w:sz w:val="24"/>
        </w:rPr>
      </w:pPr>
      <w:r w:rsidRPr="008436CF">
        <w:rPr>
          <w:b/>
          <w:bCs/>
          <w:color w:val="auto"/>
          <w:sz w:val="24"/>
          <w:highlight w:val="yellow"/>
        </w:rPr>
        <w:lastRenderedPageBreak/>
        <w:t xml:space="preserve">2.11.3.4.1: </w:t>
      </w:r>
      <w:r w:rsidR="008436CF" w:rsidRPr="008436CF">
        <w:rPr>
          <w:b/>
          <w:bCs/>
          <w:color w:val="auto"/>
          <w:sz w:val="24"/>
          <w:highlight w:val="yellow"/>
        </w:rPr>
        <w:t xml:space="preserve">Como va creciendo </w:t>
      </w:r>
      <w:proofErr w:type="spellStart"/>
      <w:r w:rsidR="008436CF" w:rsidRPr="008436CF">
        <w:rPr>
          <w:b/>
          <w:bCs/>
          <w:color w:val="auto"/>
          <w:sz w:val="24"/>
          <w:highlight w:val="yellow"/>
        </w:rPr>
        <w:t>messages</w:t>
      </w:r>
      <w:proofErr w:type="spellEnd"/>
      <w:r w:rsidR="008436CF" w:rsidRPr="008436CF">
        <w:rPr>
          <w:b/>
          <w:bCs/>
          <w:color w:val="auto"/>
          <w:sz w:val="24"/>
          <w:highlight w:val="yellow"/>
        </w:rPr>
        <w:t>, línea por línea</w:t>
      </w:r>
      <w:r w:rsidR="008436CF">
        <w:rPr>
          <w:b/>
          <w:bCs/>
          <w:color w:val="auto"/>
          <w:sz w:val="24"/>
        </w:rPr>
        <w:t xml:space="preserve"> </w:t>
      </w:r>
      <w:r w:rsidR="00E210CD">
        <w:rPr>
          <w:b/>
          <w:bCs/>
          <w:color w:val="auto"/>
          <w:sz w:val="24"/>
        </w:rPr>
        <w:t xml:space="preserve">                                                                                       </w:t>
      </w:r>
    </w:p>
    <w:p w14:paraId="621C4DDA" w14:textId="3C3FEB87" w:rsidR="008436CF" w:rsidRDefault="00D30F71" w:rsidP="008436CF">
      <w:pPr>
        <w:rPr>
          <w:b/>
          <w:bCs/>
        </w:rPr>
      </w:pPr>
      <w:r>
        <w:t xml:space="preserve">La tabla de arriba muestra la lista ya terminada. </w:t>
      </w:r>
      <w:proofErr w:type="spellStart"/>
      <w:r>
        <w:t>Asi</w:t>
      </w:r>
      <w:proofErr w:type="spellEnd"/>
      <w:r>
        <w:t xml:space="preserve"> se va armando, con un ejemplo corto: </w:t>
      </w:r>
      <w:proofErr w:type="spellStart"/>
      <w:r w:rsidR="009D71E0">
        <w:rPr>
          <w:b/>
          <w:bCs/>
        </w:rPr>
        <w:t>Gradio</w:t>
      </w:r>
      <w:proofErr w:type="spellEnd"/>
      <w:r w:rsidR="009D71E0">
        <w:rPr>
          <w:b/>
          <w:bCs/>
        </w:rPr>
        <w:t xml:space="preserve"> </w:t>
      </w:r>
      <w:r w:rsidR="009D71E0">
        <w:t xml:space="preserve">te pasa un </w:t>
      </w:r>
      <w:proofErr w:type="spellStart"/>
      <w:r w:rsidR="009D71E0">
        <w:rPr>
          <w:b/>
          <w:bCs/>
        </w:rPr>
        <w:t>history</w:t>
      </w:r>
      <w:proofErr w:type="spellEnd"/>
      <w:r w:rsidR="009D71E0">
        <w:rPr>
          <w:b/>
          <w:bCs/>
        </w:rPr>
        <w:t xml:space="preserve"> </w:t>
      </w:r>
      <w:r w:rsidR="009D71E0">
        <w:t xml:space="preserve">de 2 mensajes y el usuario </w:t>
      </w:r>
      <w:r w:rsidR="009D71E0" w:rsidRPr="009D71E0">
        <w:rPr>
          <w:b/>
          <w:bCs/>
        </w:rPr>
        <w:t xml:space="preserve">¿cuánto cuesta ir a </w:t>
      </w:r>
      <w:proofErr w:type="gramStart"/>
      <w:r w:rsidR="009D71E0" w:rsidRPr="009D71E0">
        <w:rPr>
          <w:b/>
          <w:bCs/>
        </w:rPr>
        <w:t>Londres?.</w:t>
      </w:r>
      <w:proofErr w:type="gramEnd"/>
    </w:p>
    <w:tbl>
      <w:tblPr>
        <w:tblStyle w:val="Tablaconcuadrcula4-nfasis4"/>
        <w:tblW w:w="0" w:type="auto"/>
        <w:tblLook w:val="04A0" w:firstRow="1" w:lastRow="0" w:firstColumn="1" w:lastColumn="0" w:noHBand="0" w:noVBand="1"/>
      </w:tblPr>
      <w:tblGrid>
        <w:gridCol w:w="692"/>
        <w:gridCol w:w="1695"/>
        <w:gridCol w:w="4288"/>
        <w:gridCol w:w="2393"/>
        <w:gridCol w:w="1722"/>
      </w:tblGrid>
      <w:tr w:rsidR="00A61425" w14:paraId="1E91E038" w14:textId="77777777" w:rsidTr="00933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469A39D" w14:textId="2BEC04E0" w:rsidR="00A61425" w:rsidRPr="00BE3780" w:rsidRDefault="00A61425" w:rsidP="008436CF">
            <w:pPr>
              <w:rPr>
                <w:b w:val="0"/>
                <w:bCs w:val="0"/>
                <w:sz w:val="28"/>
                <w:szCs w:val="32"/>
              </w:rPr>
            </w:pPr>
            <w:r w:rsidRPr="00BE3780">
              <w:rPr>
                <w:b w:val="0"/>
                <w:bCs w:val="0"/>
                <w:sz w:val="28"/>
                <w:szCs w:val="32"/>
              </w:rPr>
              <w:t>#</w:t>
            </w:r>
          </w:p>
        </w:tc>
        <w:tc>
          <w:tcPr>
            <w:tcW w:w="1843" w:type="dxa"/>
          </w:tcPr>
          <w:p w14:paraId="43B6BB8A" w14:textId="49913E37" w:rsidR="00A61425" w:rsidRPr="00BE3780" w:rsidRDefault="00A61425" w:rsidP="008436CF">
            <w:pPr>
              <w:cnfStyle w:val="100000000000" w:firstRow="1" w:lastRow="0" w:firstColumn="0" w:lastColumn="0" w:oddVBand="0" w:evenVBand="0" w:oddHBand="0" w:evenHBand="0" w:firstRowFirstColumn="0" w:firstRowLastColumn="0" w:lastRowFirstColumn="0" w:lastRowLastColumn="0"/>
              <w:rPr>
                <w:b w:val="0"/>
                <w:bCs w:val="0"/>
                <w:sz w:val="28"/>
                <w:szCs w:val="32"/>
              </w:rPr>
            </w:pPr>
            <w:r w:rsidRPr="00BE3780">
              <w:rPr>
                <w:b w:val="0"/>
                <w:bCs w:val="0"/>
                <w:sz w:val="28"/>
                <w:szCs w:val="32"/>
              </w:rPr>
              <w:t>Momento</w:t>
            </w:r>
          </w:p>
        </w:tc>
        <w:tc>
          <w:tcPr>
            <w:tcW w:w="3785" w:type="dxa"/>
          </w:tcPr>
          <w:p w14:paraId="5445807D" w14:textId="59A8A6D0" w:rsidR="00A61425" w:rsidRPr="00BE3780" w:rsidRDefault="00A61425" w:rsidP="008436CF">
            <w:pPr>
              <w:cnfStyle w:val="100000000000" w:firstRow="1" w:lastRow="0" w:firstColumn="0" w:lastColumn="0" w:oddVBand="0" w:evenVBand="0" w:oddHBand="0" w:evenHBand="0" w:firstRowFirstColumn="0" w:firstRowLastColumn="0" w:lastRowFirstColumn="0" w:lastRowLastColumn="0"/>
              <w:rPr>
                <w:b w:val="0"/>
                <w:bCs w:val="0"/>
                <w:sz w:val="28"/>
                <w:szCs w:val="32"/>
              </w:rPr>
            </w:pPr>
            <w:proofErr w:type="spellStart"/>
            <w:r w:rsidRPr="00BE3780">
              <w:rPr>
                <w:b w:val="0"/>
                <w:bCs w:val="0"/>
                <w:sz w:val="28"/>
                <w:szCs w:val="32"/>
              </w:rPr>
              <w:t>Linea</w:t>
            </w:r>
            <w:proofErr w:type="spellEnd"/>
            <w:r w:rsidRPr="00BE3780">
              <w:rPr>
                <w:b w:val="0"/>
                <w:bCs w:val="0"/>
                <w:sz w:val="28"/>
                <w:szCs w:val="32"/>
              </w:rPr>
              <w:t xml:space="preserve"> de </w:t>
            </w:r>
            <w:proofErr w:type="spellStart"/>
            <w:r w:rsidRPr="00BE3780">
              <w:rPr>
                <w:b w:val="0"/>
                <w:bCs w:val="0"/>
                <w:sz w:val="28"/>
                <w:szCs w:val="32"/>
              </w:rPr>
              <w:t>codigo</w:t>
            </w:r>
            <w:proofErr w:type="spellEnd"/>
          </w:p>
        </w:tc>
        <w:tc>
          <w:tcPr>
            <w:tcW w:w="2158" w:type="dxa"/>
          </w:tcPr>
          <w:p w14:paraId="095F0FB5" w14:textId="1BF30AED" w:rsidR="00A61425" w:rsidRPr="00BE3780" w:rsidRDefault="00BE3780" w:rsidP="008436CF">
            <w:pPr>
              <w:cnfStyle w:val="100000000000" w:firstRow="1" w:lastRow="0" w:firstColumn="0" w:lastColumn="0" w:oddVBand="0" w:evenVBand="0" w:oddHBand="0" w:evenHBand="0" w:firstRowFirstColumn="0" w:firstRowLastColumn="0" w:lastRowFirstColumn="0" w:lastRowLastColumn="0"/>
              <w:rPr>
                <w:b w:val="0"/>
                <w:bCs w:val="0"/>
                <w:sz w:val="28"/>
                <w:szCs w:val="32"/>
              </w:rPr>
            </w:pPr>
            <w:r w:rsidRPr="00BE3780">
              <w:rPr>
                <w:b w:val="0"/>
                <w:bCs w:val="0"/>
                <w:sz w:val="28"/>
                <w:szCs w:val="32"/>
              </w:rPr>
              <w:t xml:space="preserve">Que entra a </w:t>
            </w:r>
            <w:proofErr w:type="spellStart"/>
            <w:r w:rsidRPr="00BE3780">
              <w:rPr>
                <w:b w:val="0"/>
                <w:bCs w:val="0"/>
                <w:sz w:val="28"/>
                <w:szCs w:val="32"/>
              </w:rPr>
              <w:t>messages</w:t>
            </w:r>
            <w:proofErr w:type="spellEnd"/>
          </w:p>
        </w:tc>
        <w:tc>
          <w:tcPr>
            <w:tcW w:w="2158" w:type="dxa"/>
          </w:tcPr>
          <w:p w14:paraId="1EEA537F" w14:textId="06D2F1E3" w:rsidR="00A61425" w:rsidRPr="00BE3780" w:rsidRDefault="00BE3780" w:rsidP="008436CF">
            <w:pPr>
              <w:cnfStyle w:val="100000000000" w:firstRow="1" w:lastRow="0" w:firstColumn="0" w:lastColumn="0" w:oddVBand="0" w:evenVBand="0" w:oddHBand="0" w:evenHBand="0" w:firstRowFirstColumn="0" w:firstRowLastColumn="0" w:lastRowFirstColumn="0" w:lastRowLastColumn="0"/>
              <w:rPr>
                <w:b w:val="0"/>
                <w:bCs w:val="0"/>
                <w:sz w:val="28"/>
                <w:szCs w:val="32"/>
              </w:rPr>
            </w:pPr>
            <w:r w:rsidRPr="00BE3780">
              <w:rPr>
                <w:b w:val="0"/>
                <w:bCs w:val="0"/>
                <w:sz w:val="28"/>
                <w:szCs w:val="32"/>
              </w:rPr>
              <w:t>Total</w:t>
            </w:r>
          </w:p>
        </w:tc>
      </w:tr>
      <w:tr w:rsidR="00A61425" w14:paraId="252AB4A3" w14:textId="77777777" w:rsidTr="0093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D5376D8" w14:textId="4F83D597" w:rsidR="00A61425" w:rsidRDefault="009331AC" w:rsidP="008436CF">
            <w:r>
              <w:t>1</w:t>
            </w:r>
          </w:p>
        </w:tc>
        <w:tc>
          <w:tcPr>
            <w:tcW w:w="1843" w:type="dxa"/>
          </w:tcPr>
          <w:p w14:paraId="660326A4" w14:textId="6085AD99" w:rsidR="00A61425" w:rsidRDefault="009331AC" w:rsidP="008436CF">
            <w:pPr>
              <w:cnfStyle w:val="000000100000" w:firstRow="0" w:lastRow="0" w:firstColumn="0" w:lastColumn="0" w:oddVBand="0" w:evenVBand="0" w:oddHBand="1" w:evenHBand="0" w:firstRowFirstColumn="0" w:firstRowLastColumn="0" w:lastRowFirstColumn="0" w:lastRowLastColumn="0"/>
            </w:pPr>
            <w:r w:rsidRPr="009331AC">
              <w:t>Armar la lista</w:t>
            </w:r>
          </w:p>
        </w:tc>
        <w:tc>
          <w:tcPr>
            <w:tcW w:w="3785" w:type="dxa"/>
          </w:tcPr>
          <w:p w14:paraId="21EE4A2E" w14:textId="7F022F64" w:rsidR="00A61425" w:rsidRPr="009331AC" w:rsidRDefault="009331AC" w:rsidP="008436CF">
            <w:pPr>
              <w:cnfStyle w:val="000000100000" w:firstRow="0" w:lastRow="0" w:firstColumn="0" w:lastColumn="0" w:oddVBand="0" w:evenVBand="0" w:oddHBand="1" w:evenHBand="0" w:firstRowFirstColumn="0" w:firstRowLastColumn="0" w:lastRowFirstColumn="0" w:lastRowLastColumn="0"/>
              <w:rPr>
                <w:b/>
                <w:bCs/>
              </w:rPr>
            </w:pPr>
            <w:proofErr w:type="spellStart"/>
            <w:r w:rsidRPr="009331AC">
              <w:rPr>
                <w:b/>
                <w:bCs/>
              </w:rPr>
              <w:t>messages</w:t>
            </w:r>
            <w:proofErr w:type="spellEnd"/>
            <w:r w:rsidRPr="009331AC">
              <w:rPr>
                <w:b/>
                <w:bCs/>
              </w:rPr>
              <w:t xml:space="preserve"> = [</w:t>
            </w:r>
            <w:proofErr w:type="spellStart"/>
            <w:r w:rsidRPr="009331AC">
              <w:rPr>
                <w:b/>
                <w:bCs/>
              </w:rPr>
              <w:t>system</w:t>
            </w:r>
            <w:proofErr w:type="spellEnd"/>
            <w:r w:rsidRPr="009331AC">
              <w:rPr>
                <w:b/>
                <w:bCs/>
              </w:rPr>
              <w:t xml:space="preserve">] + </w:t>
            </w:r>
            <w:proofErr w:type="spellStart"/>
            <w:r w:rsidRPr="009331AC">
              <w:rPr>
                <w:b/>
                <w:bCs/>
              </w:rPr>
              <w:t>history</w:t>
            </w:r>
            <w:proofErr w:type="spellEnd"/>
            <w:r w:rsidRPr="009331AC">
              <w:rPr>
                <w:b/>
                <w:bCs/>
              </w:rPr>
              <w:t xml:space="preserve"> + [</w:t>
            </w:r>
            <w:proofErr w:type="spellStart"/>
            <w:r w:rsidRPr="009331AC">
              <w:rPr>
                <w:b/>
                <w:bCs/>
              </w:rPr>
              <w:t>user</w:t>
            </w:r>
            <w:proofErr w:type="spellEnd"/>
            <w:r w:rsidRPr="009331AC">
              <w:rPr>
                <w:b/>
                <w:bCs/>
              </w:rPr>
              <w:t>]</w:t>
            </w:r>
          </w:p>
        </w:tc>
        <w:tc>
          <w:tcPr>
            <w:tcW w:w="2158" w:type="dxa"/>
          </w:tcPr>
          <w:p w14:paraId="4DA09011" w14:textId="262E7D33" w:rsidR="00A61425" w:rsidRDefault="00E305CB" w:rsidP="008436CF">
            <w:pPr>
              <w:cnfStyle w:val="000000100000" w:firstRow="0" w:lastRow="0" w:firstColumn="0" w:lastColumn="0" w:oddVBand="0" w:evenVBand="0" w:oddHBand="1" w:evenHBand="0" w:firstRowFirstColumn="0" w:firstRowLastColumn="0" w:lastRowFirstColumn="0" w:lastRowLastColumn="0"/>
            </w:pPr>
            <w:r w:rsidRPr="00E305CB">
              <w:rPr>
                <w:b/>
                <w:bCs/>
              </w:rPr>
              <w:t>4 mensajes:</w:t>
            </w:r>
            <w:r w:rsidRPr="00E305CB">
              <w:t xml:space="preserve"> </w:t>
            </w:r>
            <w:proofErr w:type="spellStart"/>
            <w:r w:rsidRPr="00E305CB">
              <w:t>system</w:t>
            </w:r>
            <w:proofErr w:type="spellEnd"/>
            <w:r w:rsidRPr="00E305CB">
              <w:t xml:space="preserve">, </w:t>
            </w:r>
            <w:proofErr w:type="spellStart"/>
            <w:r w:rsidRPr="00E305CB">
              <w:rPr>
                <w:b/>
                <w:bCs/>
              </w:rPr>
              <w:t>user</w:t>
            </w:r>
            <w:proofErr w:type="spellEnd"/>
            <w:r w:rsidRPr="00E305CB">
              <w:t xml:space="preserve"> "hola", </w:t>
            </w:r>
            <w:proofErr w:type="spellStart"/>
            <w:r w:rsidRPr="00E305CB">
              <w:rPr>
                <w:b/>
                <w:bCs/>
              </w:rPr>
              <w:t>assistant</w:t>
            </w:r>
            <w:proofErr w:type="spellEnd"/>
            <w:r w:rsidRPr="00E305CB">
              <w:t xml:space="preserve"> "¡Hola! ¿En qué puedo ayudarte?", </w:t>
            </w:r>
            <w:proofErr w:type="spellStart"/>
            <w:r w:rsidRPr="00E305CB">
              <w:rPr>
                <w:b/>
                <w:bCs/>
              </w:rPr>
              <w:t>user</w:t>
            </w:r>
            <w:proofErr w:type="spellEnd"/>
            <w:r w:rsidRPr="00E305CB">
              <w:t xml:space="preserve"> "¿cuánto cuesta ir a Londres?"</w:t>
            </w:r>
          </w:p>
        </w:tc>
        <w:tc>
          <w:tcPr>
            <w:tcW w:w="2158" w:type="dxa"/>
          </w:tcPr>
          <w:p w14:paraId="23C3AF59" w14:textId="26CCB0A3" w:rsidR="00A61425" w:rsidRPr="00726E8F" w:rsidRDefault="00726E8F" w:rsidP="008436CF">
            <w:pPr>
              <w:cnfStyle w:val="000000100000" w:firstRow="0" w:lastRow="0" w:firstColumn="0" w:lastColumn="0" w:oddVBand="0" w:evenVBand="0" w:oddHBand="1" w:evenHBand="0" w:firstRowFirstColumn="0" w:firstRowLastColumn="0" w:lastRowFirstColumn="0" w:lastRowLastColumn="0"/>
              <w:rPr>
                <w:b/>
                <w:bCs/>
              </w:rPr>
            </w:pPr>
            <w:r w:rsidRPr="00726E8F">
              <w:rPr>
                <w:b/>
                <w:bCs/>
              </w:rPr>
              <w:t>4</w:t>
            </w:r>
          </w:p>
        </w:tc>
      </w:tr>
      <w:tr w:rsidR="00A61425" w14:paraId="2D48F3AC" w14:textId="77777777" w:rsidTr="009331AC">
        <w:tc>
          <w:tcPr>
            <w:cnfStyle w:val="001000000000" w:firstRow="0" w:lastRow="0" w:firstColumn="1" w:lastColumn="0" w:oddVBand="0" w:evenVBand="0" w:oddHBand="0" w:evenHBand="0" w:firstRowFirstColumn="0" w:firstRowLastColumn="0" w:lastRowFirstColumn="0" w:lastRowLastColumn="0"/>
            <w:tcW w:w="846" w:type="dxa"/>
          </w:tcPr>
          <w:p w14:paraId="726099BE" w14:textId="15A11B7C" w:rsidR="00A61425" w:rsidRDefault="00726E8F" w:rsidP="008436CF">
            <w:r>
              <w:t>2</w:t>
            </w:r>
          </w:p>
        </w:tc>
        <w:tc>
          <w:tcPr>
            <w:tcW w:w="1843" w:type="dxa"/>
          </w:tcPr>
          <w:p w14:paraId="7EF707A1" w14:textId="6BB7E2A3" w:rsidR="00A61425" w:rsidRDefault="00726E8F" w:rsidP="008436CF">
            <w:pPr>
              <w:cnfStyle w:val="000000000000" w:firstRow="0" w:lastRow="0" w:firstColumn="0" w:lastColumn="0" w:oddVBand="0" w:evenVBand="0" w:oddHBand="0" w:evenHBand="0" w:firstRowFirstColumn="0" w:firstRowLastColumn="0" w:lastRowFirstColumn="0" w:lastRowLastColumn="0"/>
            </w:pPr>
            <w:r w:rsidRPr="00726E8F">
              <w:t>1ª llamada</w:t>
            </w:r>
          </w:p>
        </w:tc>
        <w:tc>
          <w:tcPr>
            <w:tcW w:w="3785" w:type="dxa"/>
          </w:tcPr>
          <w:p w14:paraId="65ECA432" w14:textId="6B775C23" w:rsidR="00A61425" w:rsidRPr="00B91EBA" w:rsidRDefault="00B91EBA" w:rsidP="008436CF">
            <w:pPr>
              <w:cnfStyle w:val="000000000000" w:firstRow="0" w:lastRow="0" w:firstColumn="0" w:lastColumn="0" w:oddVBand="0" w:evenVBand="0" w:oddHBand="0" w:evenHBand="0" w:firstRowFirstColumn="0" w:firstRowLastColumn="0" w:lastRowFirstColumn="0" w:lastRowLastColumn="0"/>
              <w:rPr>
                <w:b/>
                <w:bCs/>
              </w:rPr>
            </w:pPr>
            <w:proofErr w:type="spellStart"/>
            <w:proofErr w:type="gramStart"/>
            <w:r w:rsidRPr="00B91EBA">
              <w:rPr>
                <w:b/>
                <w:bCs/>
              </w:rPr>
              <w:t>create</w:t>
            </w:r>
            <w:proofErr w:type="spellEnd"/>
            <w:r w:rsidRPr="00B91EBA">
              <w:rPr>
                <w:b/>
                <w:bCs/>
              </w:rPr>
              <w:t>(</w:t>
            </w:r>
            <w:proofErr w:type="gramEnd"/>
            <w:r w:rsidRPr="00B91EBA">
              <w:rPr>
                <w:b/>
                <w:bCs/>
              </w:rPr>
              <w:t xml:space="preserve">..., </w:t>
            </w:r>
            <w:proofErr w:type="spellStart"/>
            <w:r w:rsidRPr="00B91EBA">
              <w:rPr>
                <w:b/>
                <w:bCs/>
              </w:rPr>
              <w:t>messages</w:t>
            </w:r>
            <w:proofErr w:type="spellEnd"/>
            <w:r w:rsidRPr="00B91EBA">
              <w:rPr>
                <w:b/>
                <w:bCs/>
              </w:rPr>
              <w:t>=</w:t>
            </w:r>
            <w:proofErr w:type="spellStart"/>
            <w:r w:rsidRPr="00B91EBA">
              <w:rPr>
                <w:b/>
                <w:bCs/>
              </w:rPr>
              <w:t>messages</w:t>
            </w:r>
            <w:proofErr w:type="spellEnd"/>
            <w:r w:rsidRPr="00B91EBA">
              <w:rPr>
                <w:b/>
                <w:bCs/>
              </w:rPr>
              <w:t xml:space="preserve">, </w:t>
            </w:r>
            <w:proofErr w:type="spellStart"/>
            <w:r w:rsidRPr="00B91EBA">
              <w:rPr>
                <w:b/>
                <w:bCs/>
              </w:rPr>
              <w:t>tools</w:t>
            </w:r>
            <w:proofErr w:type="spellEnd"/>
            <w:r w:rsidRPr="00B91EBA">
              <w:rPr>
                <w:b/>
                <w:bCs/>
              </w:rPr>
              <w:t>=</w:t>
            </w:r>
            <w:proofErr w:type="spellStart"/>
            <w:r w:rsidRPr="00B91EBA">
              <w:rPr>
                <w:b/>
                <w:bCs/>
              </w:rPr>
              <w:t>tools</w:t>
            </w:r>
            <w:proofErr w:type="spellEnd"/>
            <w:r w:rsidRPr="00B91EBA">
              <w:rPr>
                <w:b/>
                <w:bCs/>
              </w:rPr>
              <w:t>)</w:t>
            </w:r>
          </w:p>
        </w:tc>
        <w:tc>
          <w:tcPr>
            <w:tcW w:w="2158" w:type="dxa"/>
          </w:tcPr>
          <w:p w14:paraId="426403FB" w14:textId="3A07EBEB" w:rsidR="00A61425" w:rsidRPr="002F5722" w:rsidRDefault="00B91EBA" w:rsidP="008436CF">
            <w:pPr>
              <w:cnfStyle w:val="000000000000" w:firstRow="0" w:lastRow="0" w:firstColumn="0" w:lastColumn="0" w:oddVBand="0" w:evenVBand="0" w:oddHBand="0" w:evenHBand="0" w:firstRowFirstColumn="0" w:firstRowLastColumn="0" w:lastRowFirstColumn="0" w:lastRowLastColumn="0"/>
              <w:rPr>
                <w:b/>
                <w:bCs/>
              </w:rPr>
            </w:pPr>
            <w:r>
              <w:rPr>
                <w:b/>
                <w:bCs/>
              </w:rPr>
              <w:t xml:space="preserve">Nada. </w:t>
            </w:r>
            <w:r>
              <w:t xml:space="preserve">Solo se envían esos </w:t>
            </w:r>
            <w:r w:rsidR="002F5722">
              <w:t xml:space="preserve">4. El modelo responde con </w:t>
            </w:r>
            <w:proofErr w:type="spellStart"/>
            <w:r w:rsidR="002F5722">
              <w:rPr>
                <w:b/>
                <w:bCs/>
              </w:rPr>
              <w:t>finish_reason</w:t>
            </w:r>
            <w:proofErr w:type="spellEnd"/>
            <w:r w:rsidR="002F5722">
              <w:rPr>
                <w:b/>
                <w:bCs/>
              </w:rPr>
              <w:t xml:space="preserve"> = “</w:t>
            </w:r>
            <w:proofErr w:type="spellStart"/>
            <w:r w:rsidR="002F5722">
              <w:rPr>
                <w:b/>
                <w:bCs/>
              </w:rPr>
              <w:t>tools_calls</w:t>
            </w:r>
            <w:proofErr w:type="spellEnd"/>
            <w:r w:rsidR="002F5722">
              <w:rPr>
                <w:b/>
                <w:bCs/>
              </w:rPr>
              <w:t>”</w:t>
            </w:r>
          </w:p>
        </w:tc>
        <w:tc>
          <w:tcPr>
            <w:tcW w:w="2158" w:type="dxa"/>
          </w:tcPr>
          <w:p w14:paraId="11F98AA7" w14:textId="5CF25CCD" w:rsidR="00A61425" w:rsidRPr="002F5722" w:rsidRDefault="002F5722" w:rsidP="008436CF">
            <w:pPr>
              <w:cnfStyle w:val="000000000000" w:firstRow="0" w:lastRow="0" w:firstColumn="0" w:lastColumn="0" w:oddVBand="0" w:evenVBand="0" w:oddHBand="0" w:evenHBand="0" w:firstRowFirstColumn="0" w:firstRowLastColumn="0" w:lastRowFirstColumn="0" w:lastRowLastColumn="0"/>
              <w:rPr>
                <w:b/>
                <w:bCs/>
              </w:rPr>
            </w:pPr>
            <w:r w:rsidRPr="002F5722">
              <w:rPr>
                <w:b/>
                <w:bCs/>
              </w:rPr>
              <w:t>4</w:t>
            </w:r>
          </w:p>
        </w:tc>
      </w:tr>
      <w:tr w:rsidR="002F5722" w14:paraId="751A1766" w14:textId="77777777" w:rsidTr="0093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C2DEDD1" w14:textId="580EF8EB" w:rsidR="002F5722" w:rsidRDefault="007E6C1D" w:rsidP="008436CF">
            <w:r>
              <w:t>3</w:t>
            </w:r>
          </w:p>
        </w:tc>
        <w:tc>
          <w:tcPr>
            <w:tcW w:w="1843" w:type="dxa"/>
          </w:tcPr>
          <w:p w14:paraId="5909152F" w14:textId="59727F39" w:rsidR="002F5722" w:rsidRPr="007E6C1D" w:rsidRDefault="007E6C1D" w:rsidP="008436CF">
            <w:pPr>
              <w:cnfStyle w:val="000000100000" w:firstRow="0" w:lastRow="0" w:firstColumn="0" w:lastColumn="0" w:oddVBand="0" w:evenVBand="0" w:oddHBand="1" w:evenHBand="0" w:firstRowFirstColumn="0" w:firstRowLastColumn="0" w:lastRowFirstColumn="0" w:lastRowLastColumn="0"/>
            </w:pPr>
            <w:r w:rsidRPr="007E6C1D">
              <w:t>Guardar la petición</w:t>
            </w:r>
          </w:p>
        </w:tc>
        <w:tc>
          <w:tcPr>
            <w:tcW w:w="3785" w:type="dxa"/>
          </w:tcPr>
          <w:p w14:paraId="4C7E96FF" w14:textId="55E6E783" w:rsidR="002F5722" w:rsidRPr="00B91EBA" w:rsidRDefault="00D73F7D" w:rsidP="008436CF">
            <w:pPr>
              <w:cnfStyle w:val="000000100000" w:firstRow="0" w:lastRow="0" w:firstColumn="0" w:lastColumn="0" w:oddVBand="0" w:evenVBand="0" w:oddHBand="1" w:evenHBand="0" w:firstRowFirstColumn="0" w:firstRowLastColumn="0" w:lastRowFirstColumn="0" w:lastRowLastColumn="0"/>
              <w:rPr>
                <w:b/>
                <w:bCs/>
              </w:rPr>
            </w:pPr>
            <w:proofErr w:type="spellStart"/>
            <w:proofErr w:type="gramStart"/>
            <w:r w:rsidRPr="00D73F7D">
              <w:rPr>
                <w:b/>
                <w:bCs/>
              </w:rPr>
              <w:t>messages.append</w:t>
            </w:r>
            <w:proofErr w:type="spellEnd"/>
            <w:proofErr w:type="gramEnd"/>
            <w:r w:rsidRPr="00D73F7D">
              <w:rPr>
                <w:b/>
                <w:bCs/>
              </w:rPr>
              <w:t>(</w:t>
            </w:r>
            <w:proofErr w:type="spellStart"/>
            <w:r w:rsidRPr="00D73F7D">
              <w:rPr>
                <w:b/>
                <w:bCs/>
              </w:rPr>
              <w:t>assistant_message</w:t>
            </w:r>
            <w:proofErr w:type="spellEnd"/>
            <w:r w:rsidRPr="00D73F7D">
              <w:rPr>
                <w:b/>
                <w:bCs/>
              </w:rPr>
              <w:t>)</w:t>
            </w:r>
          </w:p>
        </w:tc>
        <w:tc>
          <w:tcPr>
            <w:tcW w:w="2158" w:type="dxa"/>
          </w:tcPr>
          <w:p w14:paraId="2F739632" w14:textId="675D7975" w:rsidR="002F5722" w:rsidRPr="0056522C" w:rsidRDefault="0056522C" w:rsidP="008436CF">
            <w:pPr>
              <w:cnfStyle w:val="000000100000" w:firstRow="0" w:lastRow="0" w:firstColumn="0" w:lastColumn="0" w:oddVBand="0" w:evenVBand="0" w:oddHBand="1" w:evenHBand="0" w:firstRowFirstColumn="0" w:firstRowLastColumn="0" w:lastRowFirstColumn="0" w:lastRowLastColumn="0"/>
              <w:rPr>
                <w:b/>
                <w:bCs/>
              </w:rPr>
            </w:pPr>
            <w:r w:rsidRPr="0056522C">
              <w:rPr>
                <w:b/>
                <w:bCs/>
              </w:rPr>
              <w:t>5º:</w:t>
            </w:r>
            <w:r>
              <w:rPr>
                <w:b/>
                <w:bCs/>
              </w:rPr>
              <w:t xml:space="preserve"> </w:t>
            </w:r>
            <w:proofErr w:type="spellStart"/>
            <w:r>
              <w:rPr>
                <w:b/>
                <w:bCs/>
              </w:rPr>
              <w:t>assistant</w:t>
            </w:r>
            <w:proofErr w:type="spellEnd"/>
            <w:r>
              <w:rPr>
                <w:b/>
                <w:bCs/>
              </w:rPr>
              <w:t xml:space="preserve"> </w:t>
            </w:r>
            <w:r>
              <w:t xml:space="preserve">sin texto, con </w:t>
            </w:r>
            <w:proofErr w:type="spellStart"/>
            <w:r>
              <w:rPr>
                <w:b/>
                <w:bCs/>
              </w:rPr>
              <w:t>tool_calls</w:t>
            </w:r>
            <w:proofErr w:type="spellEnd"/>
            <w:r>
              <w:rPr>
                <w:b/>
                <w:bCs/>
              </w:rPr>
              <w:t xml:space="preserve"> </w:t>
            </w:r>
            <w:r>
              <w:t xml:space="preserve">(id </w:t>
            </w:r>
            <w:r>
              <w:rPr>
                <w:b/>
                <w:bCs/>
              </w:rPr>
              <w:t xml:space="preserve">call_abc123, </w:t>
            </w:r>
            <w:proofErr w:type="spellStart"/>
            <w:r>
              <w:rPr>
                <w:b/>
                <w:bCs/>
              </w:rPr>
              <w:t>get_</w:t>
            </w:r>
            <w:proofErr w:type="gramStart"/>
            <w:r>
              <w:rPr>
                <w:b/>
                <w:bCs/>
              </w:rPr>
              <w:t>ticket</w:t>
            </w:r>
            <w:proofErr w:type="gramEnd"/>
            <w:r>
              <w:rPr>
                <w:b/>
                <w:bCs/>
              </w:rPr>
              <w:t>_price</w:t>
            </w:r>
            <w:proofErr w:type="spellEnd"/>
            <w:r>
              <w:rPr>
                <w:b/>
                <w:bCs/>
              </w:rPr>
              <w:t>, {“</w:t>
            </w:r>
            <w:proofErr w:type="spellStart"/>
            <w:r>
              <w:rPr>
                <w:b/>
                <w:bCs/>
              </w:rPr>
              <w:t>destinaction_city</w:t>
            </w:r>
            <w:proofErr w:type="spellEnd"/>
            <w:r>
              <w:rPr>
                <w:b/>
                <w:bCs/>
              </w:rPr>
              <w:t>”: “London”}</w:t>
            </w:r>
          </w:p>
        </w:tc>
        <w:tc>
          <w:tcPr>
            <w:tcW w:w="2158" w:type="dxa"/>
          </w:tcPr>
          <w:p w14:paraId="0055C2AD" w14:textId="08095878" w:rsidR="002F5722" w:rsidRPr="002F5722" w:rsidRDefault="0056522C" w:rsidP="008436CF">
            <w:pPr>
              <w:cnfStyle w:val="000000100000" w:firstRow="0" w:lastRow="0" w:firstColumn="0" w:lastColumn="0" w:oddVBand="0" w:evenVBand="0" w:oddHBand="1" w:evenHBand="0" w:firstRowFirstColumn="0" w:firstRowLastColumn="0" w:lastRowFirstColumn="0" w:lastRowLastColumn="0"/>
              <w:rPr>
                <w:b/>
                <w:bCs/>
              </w:rPr>
            </w:pPr>
            <w:r>
              <w:rPr>
                <w:b/>
                <w:bCs/>
              </w:rPr>
              <w:t>5</w:t>
            </w:r>
          </w:p>
        </w:tc>
      </w:tr>
      <w:tr w:rsidR="0056522C" w14:paraId="0105FED5" w14:textId="77777777" w:rsidTr="009331AC">
        <w:tc>
          <w:tcPr>
            <w:cnfStyle w:val="001000000000" w:firstRow="0" w:lastRow="0" w:firstColumn="1" w:lastColumn="0" w:oddVBand="0" w:evenVBand="0" w:oddHBand="0" w:evenHBand="0" w:firstRowFirstColumn="0" w:firstRowLastColumn="0" w:lastRowFirstColumn="0" w:lastRowLastColumn="0"/>
            <w:tcW w:w="846" w:type="dxa"/>
          </w:tcPr>
          <w:p w14:paraId="42A35228" w14:textId="5E0DE813" w:rsidR="0056522C" w:rsidRDefault="0056522C" w:rsidP="008436CF">
            <w:r>
              <w:t>4</w:t>
            </w:r>
          </w:p>
        </w:tc>
        <w:tc>
          <w:tcPr>
            <w:tcW w:w="1843" w:type="dxa"/>
          </w:tcPr>
          <w:p w14:paraId="0E93A179" w14:textId="2969D79E" w:rsidR="0056522C" w:rsidRPr="007E6C1D" w:rsidRDefault="00820D86" w:rsidP="008436CF">
            <w:pPr>
              <w:cnfStyle w:val="000000000000" w:firstRow="0" w:lastRow="0" w:firstColumn="0" w:lastColumn="0" w:oddVBand="0" w:evenVBand="0" w:oddHBand="0" w:evenHBand="0" w:firstRowFirstColumn="0" w:firstRowLastColumn="0" w:lastRowFirstColumn="0" w:lastRowLastColumn="0"/>
            </w:pPr>
            <w:r w:rsidRPr="00820D86">
              <w:t>Guardar el resultado</w:t>
            </w:r>
          </w:p>
        </w:tc>
        <w:tc>
          <w:tcPr>
            <w:tcW w:w="3785" w:type="dxa"/>
          </w:tcPr>
          <w:p w14:paraId="50A669BC" w14:textId="0D366D91" w:rsidR="0056522C" w:rsidRPr="00D73F7D" w:rsidRDefault="00820D86" w:rsidP="008436CF">
            <w:pPr>
              <w:cnfStyle w:val="000000000000" w:firstRow="0" w:lastRow="0" w:firstColumn="0" w:lastColumn="0" w:oddVBand="0" w:evenVBand="0" w:oddHBand="0" w:evenHBand="0" w:firstRowFirstColumn="0" w:firstRowLastColumn="0" w:lastRowFirstColumn="0" w:lastRowLastColumn="0"/>
              <w:rPr>
                <w:b/>
                <w:bCs/>
              </w:rPr>
            </w:pPr>
            <w:proofErr w:type="spellStart"/>
            <w:proofErr w:type="gramStart"/>
            <w:r w:rsidRPr="00820D86">
              <w:rPr>
                <w:b/>
                <w:bCs/>
              </w:rPr>
              <w:t>messages.append</w:t>
            </w:r>
            <w:proofErr w:type="spellEnd"/>
            <w:proofErr w:type="gramEnd"/>
            <w:r w:rsidRPr="00820D86">
              <w:rPr>
                <w:b/>
                <w:bCs/>
              </w:rPr>
              <w:t>(</w:t>
            </w:r>
            <w:proofErr w:type="spellStart"/>
            <w:r w:rsidRPr="00820D86">
              <w:rPr>
                <w:b/>
                <w:bCs/>
              </w:rPr>
              <w:t>tool_message</w:t>
            </w:r>
            <w:proofErr w:type="spellEnd"/>
            <w:r w:rsidRPr="00820D86">
              <w:rPr>
                <w:b/>
                <w:bCs/>
              </w:rPr>
              <w:t>)</w:t>
            </w:r>
          </w:p>
        </w:tc>
        <w:tc>
          <w:tcPr>
            <w:tcW w:w="21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55"/>
            </w:tblGrid>
            <w:tr w:rsidR="00D44657" w:rsidRPr="00D44657" w14:paraId="1A4D816C" w14:textId="77777777">
              <w:trPr>
                <w:tblCellSpacing w:w="15" w:type="dxa"/>
              </w:trPr>
              <w:tc>
                <w:tcPr>
                  <w:tcW w:w="0" w:type="auto"/>
                  <w:vAlign w:val="center"/>
                  <w:hideMark/>
                </w:tcPr>
                <w:p w14:paraId="2CD4DCEB" w14:textId="77777777" w:rsidR="00D44657" w:rsidRPr="00D44657" w:rsidRDefault="00D44657" w:rsidP="00D44657">
                  <w:pPr>
                    <w:spacing w:after="0" w:line="240" w:lineRule="auto"/>
                    <w:rPr>
                      <w:rFonts w:ascii="Times New Roman" w:eastAsia="Times New Roman" w:hAnsi="Times New Roman" w:cs="Times New Roman"/>
                      <w:kern w:val="0"/>
                      <w:sz w:val="20"/>
                      <w:lang w:eastAsia="es-CL"/>
                      <w14:ligatures w14:val="none"/>
                    </w:rPr>
                  </w:pPr>
                </w:p>
              </w:tc>
              <w:tc>
                <w:tcPr>
                  <w:tcW w:w="0" w:type="auto"/>
                  <w:vAlign w:val="center"/>
                  <w:hideMark/>
                </w:tcPr>
                <w:p w14:paraId="7D2BF471" w14:textId="77777777" w:rsidR="00D44657" w:rsidRPr="00D44657" w:rsidRDefault="00D44657" w:rsidP="00D44657">
                  <w:pPr>
                    <w:spacing w:after="0" w:line="240" w:lineRule="auto"/>
                    <w:rPr>
                      <w:rFonts w:ascii="Times New Roman" w:eastAsia="Times New Roman" w:hAnsi="Times New Roman" w:cs="Times New Roman"/>
                      <w:kern w:val="0"/>
                      <w:sz w:val="24"/>
                      <w:lang w:eastAsia="es-CL"/>
                      <w14:ligatures w14:val="none"/>
                    </w:rPr>
                  </w:pPr>
                  <w:r w:rsidRPr="00D44657">
                    <w:rPr>
                      <w:rFonts w:ascii="Times New Roman" w:eastAsia="Times New Roman" w:hAnsi="Times New Roman" w:cs="Times New Roman"/>
                      <w:b/>
                      <w:bCs/>
                      <w:kern w:val="0"/>
                      <w:sz w:val="24"/>
                      <w:lang w:eastAsia="es-CL"/>
                      <w14:ligatures w14:val="none"/>
                    </w:rPr>
                    <w:t>6º:</w:t>
                  </w:r>
                  <w:r w:rsidRPr="00D44657">
                    <w:rPr>
                      <w:rFonts w:ascii="Times New Roman" w:eastAsia="Times New Roman" w:hAnsi="Times New Roman" w:cs="Times New Roman"/>
                      <w:kern w:val="0"/>
                      <w:sz w:val="24"/>
                      <w:lang w:eastAsia="es-CL"/>
                      <w14:ligatures w14:val="none"/>
                    </w:rPr>
                    <w:t xml:space="preserve"> </w:t>
                  </w:r>
                </w:p>
              </w:tc>
            </w:tr>
          </w:tbl>
          <w:p w14:paraId="1B3335C7" w14:textId="0BED42A1" w:rsidR="0056522C" w:rsidRPr="00D44657" w:rsidRDefault="00D44657" w:rsidP="008436CF">
            <w:pPr>
              <w:cnfStyle w:val="000000000000" w:firstRow="0" w:lastRow="0" w:firstColumn="0" w:lastColumn="0" w:oddVBand="0" w:evenVBand="0" w:oddHBand="0" w:evenHBand="0" w:firstRowFirstColumn="0" w:firstRowLastColumn="0" w:lastRowFirstColumn="0" w:lastRowLastColumn="0"/>
            </w:pPr>
            <w:r>
              <w:rPr>
                <w:b/>
                <w:bCs/>
              </w:rPr>
              <w:t xml:space="preserve">Tool, </w:t>
            </w:r>
            <w:r>
              <w:t xml:space="preserve">con </w:t>
            </w:r>
            <w:proofErr w:type="spellStart"/>
            <w:r>
              <w:rPr>
                <w:b/>
                <w:bCs/>
              </w:rPr>
              <w:t>tool_call_id</w:t>
            </w:r>
            <w:proofErr w:type="spellEnd"/>
            <w:r>
              <w:rPr>
                <w:b/>
                <w:bCs/>
              </w:rPr>
              <w:t xml:space="preserve">: “call_abc123” </w:t>
            </w:r>
            <w:r>
              <w:t>y “El precio de un boleto a London es $799”</w:t>
            </w:r>
          </w:p>
        </w:tc>
        <w:tc>
          <w:tcPr>
            <w:tcW w:w="2158" w:type="dxa"/>
          </w:tcPr>
          <w:p w14:paraId="16A2DD06" w14:textId="2821CC64" w:rsidR="0056522C" w:rsidRDefault="00D44657" w:rsidP="008436CF">
            <w:pPr>
              <w:cnfStyle w:val="000000000000" w:firstRow="0" w:lastRow="0" w:firstColumn="0" w:lastColumn="0" w:oddVBand="0" w:evenVBand="0" w:oddHBand="0" w:evenHBand="0" w:firstRowFirstColumn="0" w:firstRowLastColumn="0" w:lastRowFirstColumn="0" w:lastRowLastColumn="0"/>
              <w:rPr>
                <w:b/>
                <w:bCs/>
              </w:rPr>
            </w:pPr>
            <w:r>
              <w:rPr>
                <w:b/>
                <w:bCs/>
              </w:rPr>
              <w:t>6</w:t>
            </w:r>
          </w:p>
        </w:tc>
      </w:tr>
      <w:tr w:rsidR="00B91C0C" w14:paraId="0F504536" w14:textId="77777777" w:rsidTr="0093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035DD24" w14:textId="2EB82837" w:rsidR="00B91C0C" w:rsidRDefault="009E17CC" w:rsidP="008436CF">
            <w:r>
              <w:t>5</w:t>
            </w:r>
          </w:p>
        </w:tc>
        <w:tc>
          <w:tcPr>
            <w:tcW w:w="1843" w:type="dxa"/>
          </w:tcPr>
          <w:p w14:paraId="0D7198B4" w14:textId="1916F395" w:rsidR="00B91C0C" w:rsidRPr="00820D86" w:rsidRDefault="009E17CC" w:rsidP="008436CF">
            <w:pPr>
              <w:cnfStyle w:val="000000100000" w:firstRow="0" w:lastRow="0" w:firstColumn="0" w:lastColumn="0" w:oddVBand="0" w:evenVBand="0" w:oddHBand="1" w:evenHBand="0" w:firstRowFirstColumn="0" w:firstRowLastColumn="0" w:lastRowFirstColumn="0" w:lastRowLastColumn="0"/>
            </w:pPr>
            <w:r w:rsidRPr="009E17CC">
              <w:t>2ª llamada</w:t>
            </w:r>
          </w:p>
        </w:tc>
        <w:tc>
          <w:tcPr>
            <w:tcW w:w="3785" w:type="dxa"/>
          </w:tcPr>
          <w:p w14:paraId="59FBF713" w14:textId="12B8B2C5" w:rsidR="00B91C0C" w:rsidRPr="00820D86" w:rsidRDefault="009E17CC" w:rsidP="008436CF">
            <w:pPr>
              <w:cnfStyle w:val="000000100000" w:firstRow="0" w:lastRow="0" w:firstColumn="0" w:lastColumn="0" w:oddVBand="0" w:evenVBand="0" w:oddHBand="1" w:evenHBand="0" w:firstRowFirstColumn="0" w:firstRowLastColumn="0" w:lastRowFirstColumn="0" w:lastRowLastColumn="0"/>
              <w:rPr>
                <w:b/>
                <w:bCs/>
              </w:rPr>
            </w:pPr>
            <w:proofErr w:type="spellStart"/>
            <w:proofErr w:type="gramStart"/>
            <w:r w:rsidRPr="009E17CC">
              <w:rPr>
                <w:b/>
                <w:bCs/>
              </w:rPr>
              <w:t>create</w:t>
            </w:r>
            <w:proofErr w:type="spellEnd"/>
            <w:r w:rsidRPr="009E17CC">
              <w:rPr>
                <w:b/>
                <w:bCs/>
              </w:rPr>
              <w:t>(</w:t>
            </w:r>
            <w:proofErr w:type="gramEnd"/>
            <w:r w:rsidRPr="009E17CC">
              <w:rPr>
                <w:b/>
                <w:bCs/>
              </w:rPr>
              <w:t xml:space="preserve">..., </w:t>
            </w:r>
            <w:proofErr w:type="spellStart"/>
            <w:r w:rsidRPr="009E17CC">
              <w:rPr>
                <w:b/>
                <w:bCs/>
              </w:rPr>
              <w:t>messages</w:t>
            </w:r>
            <w:proofErr w:type="spellEnd"/>
            <w:r w:rsidRPr="009E17CC">
              <w:rPr>
                <w:b/>
                <w:bCs/>
              </w:rPr>
              <w:t>=</w:t>
            </w:r>
            <w:proofErr w:type="spellStart"/>
            <w:r w:rsidRPr="009E17CC">
              <w:rPr>
                <w:b/>
                <w:bCs/>
              </w:rPr>
              <w:t>messages</w:t>
            </w:r>
            <w:proofErr w:type="spellEnd"/>
            <w:r w:rsidRPr="009E17CC">
              <w:rPr>
                <w:b/>
                <w:bCs/>
              </w:rPr>
              <w:t>)</w:t>
            </w:r>
          </w:p>
        </w:tc>
        <w:tc>
          <w:tcPr>
            <w:tcW w:w="2158" w:type="dxa"/>
          </w:tcPr>
          <w:p w14:paraId="32426AE5" w14:textId="682B04EE" w:rsidR="00B91C0C" w:rsidRPr="003F5431" w:rsidRDefault="003F5431" w:rsidP="00D44657">
            <w:pPr>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eastAsia="es-CL"/>
                <w14:ligatures w14:val="none"/>
              </w:rPr>
            </w:pPr>
            <w:r w:rsidRPr="003F5431">
              <w:rPr>
                <w:rFonts w:eastAsia="Times New Roman" w:cs="Arial"/>
                <w:b/>
                <w:bCs/>
                <w:kern w:val="0"/>
                <w:szCs w:val="22"/>
                <w:lang w:eastAsia="es-CL"/>
                <w14:ligatures w14:val="none"/>
              </w:rPr>
              <w:t>Nada.</w:t>
            </w:r>
            <w:r w:rsidRPr="003F5431">
              <w:rPr>
                <w:rFonts w:eastAsia="Times New Roman" w:cs="Arial"/>
                <w:kern w:val="0"/>
                <w:szCs w:val="22"/>
                <w:lang w:eastAsia="es-CL"/>
                <w14:ligatures w14:val="none"/>
              </w:rPr>
              <w:t xml:space="preserve"> Se envían los 6. Ahora el modelo responde con texto (</w:t>
            </w:r>
            <w:proofErr w:type="spellStart"/>
            <w:r w:rsidRPr="003F5431">
              <w:rPr>
                <w:rFonts w:eastAsia="Times New Roman" w:cs="Arial"/>
                <w:kern w:val="0"/>
                <w:szCs w:val="22"/>
                <w:lang w:eastAsia="es-CL"/>
                <w14:ligatures w14:val="none"/>
              </w:rPr>
              <w:t>finish_reason</w:t>
            </w:r>
            <w:proofErr w:type="spellEnd"/>
            <w:r w:rsidRPr="003F5431">
              <w:rPr>
                <w:rFonts w:eastAsia="Times New Roman" w:cs="Arial"/>
                <w:kern w:val="0"/>
                <w:szCs w:val="22"/>
                <w:lang w:eastAsia="es-CL"/>
                <w14:ligatures w14:val="none"/>
              </w:rPr>
              <w:t xml:space="preserve"> == "stop")</w:t>
            </w:r>
          </w:p>
        </w:tc>
        <w:tc>
          <w:tcPr>
            <w:tcW w:w="2158" w:type="dxa"/>
          </w:tcPr>
          <w:p w14:paraId="390BA89C" w14:textId="7566EF12" w:rsidR="00B91C0C" w:rsidRDefault="003F5431" w:rsidP="008436CF">
            <w:pPr>
              <w:cnfStyle w:val="000000100000" w:firstRow="0" w:lastRow="0" w:firstColumn="0" w:lastColumn="0" w:oddVBand="0" w:evenVBand="0" w:oddHBand="1" w:evenHBand="0" w:firstRowFirstColumn="0" w:firstRowLastColumn="0" w:lastRowFirstColumn="0" w:lastRowLastColumn="0"/>
              <w:rPr>
                <w:b/>
                <w:bCs/>
              </w:rPr>
            </w:pPr>
            <w:r>
              <w:rPr>
                <w:b/>
                <w:bCs/>
              </w:rPr>
              <w:t>6</w:t>
            </w:r>
          </w:p>
        </w:tc>
      </w:tr>
      <w:tr w:rsidR="003F5431" w14:paraId="02A7CC24" w14:textId="77777777" w:rsidTr="009331AC">
        <w:tc>
          <w:tcPr>
            <w:cnfStyle w:val="001000000000" w:firstRow="0" w:lastRow="0" w:firstColumn="1" w:lastColumn="0" w:oddVBand="0" w:evenVBand="0" w:oddHBand="0" w:evenHBand="0" w:firstRowFirstColumn="0" w:firstRowLastColumn="0" w:lastRowFirstColumn="0" w:lastRowLastColumn="0"/>
            <w:tcW w:w="846" w:type="dxa"/>
          </w:tcPr>
          <w:p w14:paraId="27FB197E" w14:textId="4EBE59C9" w:rsidR="003F5431" w:rsidRDefault="008332CE" w:rsidP="008436CF">
            <w:r>
              <w:t>6</w:t>
            </w:r>
          </w:p>
        </w:tc>
        <w:tc>
          <w:tcPr>
            <w:tcW w:w="1843" w:type="dxa"/>
          </w:tcPr>
          <w:p w14:paraId="670DAE25" w14:textId="57406D77" w:rsidR="003F5431" w:rsidRPr="009E17CC" w:rsidRDefault="008332CE" w:rsidP="008436CF">
            <w:pPr>
              <w:cnfStyle w:val="000000000000" w:firstRow="0" w:lastRow="0" w:firstColumn="0" w:lastColumn="0" w:oddVBand="0" w:evenVBand="0" w:oddHBand="0" w:evenHBand="0" w:firstRowFirstColumn="0" w:firstRowLastColumn="0" w:lastRowFirstColumn="0" w:lastRowLastColumn="0"/>
            </w:pPr>
            <w:r w:rsidRPr="008332CE">
              <w:t>Terminar</w:t>
            </w:r>
          </w:p>
        </w:tc>
        <w:tc>
          <w:tcPr>
            <w:tcW w:w="3785" w:type="dxa"/>
          </w:tcPr>
          <w:p w14:paraId="12DEA433" w14:textId="29678F1F" w:rsidR="003F5431" w:rsidRPr="009E17CC" w:rsidRDefault="008332CE" w:rsidP="008436CF">
            <w:pPr>
              <w:cnfStyle w:val="000000000000" w:firstRow="0" w:lastRow="0" w:firstColumn="0" w:lastColumn="0" w:oddVBand="0" w:evenVBand="0" w:oddHBand="0" w:evenHBand="0" w:firstRowFirstColumn="0" w:firstRowLastColumn="0" w:lastRowFirstColumn="0" w:lastRowLastColumn="0"/>
              <w:rPr>
                <w:b/>
                <w:bCs/>
              </w:rPr>
            </w:pPr>
            <w:proofErr w:type="spellStart"/>
            <w:r w:rsidRPr="008332CE">
              <w:rPr>
                <w:b/>
                <w:bCs/>
              </w:rPr>
              <w:t>return</w:t>
            </w:r>
            <w:proofErr w:type="spellEnd"/>
            <w:r w:rsidRPr="008332CE">
              <w:rPr>
                <w:b/>
                <w:bCs/>
              </w:rPr>
              <w:t xml:space="preserve"> </w:t>
            </w:r>
            <w:proofErr w:type="spellStart"/>
            <w:proofErr w:type="gramStart"/>
            <w:r w:rsidRPr="008332CE">
              <w:rPr>
                <w:b/>
                <w:bCs/>
              </w:rPr>
              <w:t>response.choices</w:t>
            </w:r>
            <w:proofErr w:type="spellEnd"/>
            <w:proofErr w:type="gramEnd"/>
            <w:r w:rsidRPr="008332CE">
              <w:rPr>
                <w:b/>
                <w:bCs/>
              </w:rPr>
              <w:t>[0</w:t>
            </w:r>
            <w:proofErr w:type="gramStart"/>
            <w:r w:rsidRPr="008332CE">
              <w:rPr>
                <w:b/>
                <w:bCs/>
              </w:rPr>
              <w:t>].</w:t>
            </w:r>
            <w:proofErr w:type="spellStart"/>
            <w:r w:rsidRPr="008332CE">
              <w:rPr>
                <w:b/>
                <w:bCs/>
              </w:rPr>
              <w:t>message</w:t>
            </w:r>
            <w:proofErr w:type="gramEnd"/>
            <w:r w:rsidRPr="008332CE">
              <w:rPr>
                <w:b/>
                <w:bCs/>
              </w:rPr>
              <w:t>.content</w:t>
            </w:r>
            <w:proofErr w:type="spellEnd"/>
          </w:p>
        </w:tc>
        <w:tc>
          <w:tcPr>
            <w:tcW w:w="2158" w:type="dxa"/>
          </w:tcPr>
          <w:p w14:paraId="024DFB71" w14:textId="27D48C67" w:rsidR="003F5431" w:rsidRPr="00171BA1" w:rsidRDefault="00171BA1" w:rsidP="00D44657">
            <w:pPr>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eastAsia="es-CL"/>
                <w14:ligatures w14:val="none"/>
              </w:rPr>
            </w:pPr>
            <w:r w:rsidRPr="00171BA1">
              <w:rPr>
                <w:rFonts w:eastAsia="Times New Roman" w:cs="Arial"/>
                <w:b/>
                <w:bCs/>
                <w:kern w:val="0"/>
                <w:szCs w:val="22"/>
                <w:lang w:eastAsia="es-CL"/>
                <w14:ligatures w14:val="none"/>
              </w:rPr>
              <w:t>Nada.</w:t>
            </w:r>
            <w:r w:rsidRPr="00171BA1">
              <w:rPr>
                <w:rFonts w:eastAsia="Times New Roman" w:cs="Arial"/>
                <w:kern w:val="0"/>
                <w:szCs w:val="22"/>
                <w:lang w:eastAsia="es-CL"/>
                <w14:ligatures w14:val="none"/>
              </w:rPr>
              <w:t xml:space="preserve"> La respuesta final </w:t>
            </w:r>
            <w:r w:rsidRPr="00171BA1">
              <w:rPr>
                <w:rFonts w:eastAsia="Times New Roman" w:cs="Arial"/>
                <w:b/>
                <w:bCs/>
                <w:kern w:val="0"/>
                <w:szCs w:val="22"/>
                <w:lang w:eastAsia="es-CL"/>
                <w14:ligatures w14:val="none"/>
              </w:rPr>
              <w:t>no se agrega</w:t>
            </w:r>
            <w:r w:rsidRPr="00171BA1">
              <w:rPr>
                <w:rFonts w:eastAsia="Times New Roman" w:cs="Arial"/>
                <w:kern w:val="0"/>
                <w:szCs w:val="22"/>
                <w:lang w:eastAsia="es-CL"/>
                <w14:ligatures w14:val="none"/>
              </w:rPr>
              <w:t xml:space="preserve"> a </w:t>
            </w:r>
            <w:proofErr w:type="spellStart"/>
            <w:r w:rsidRPr="00171BA1">
              <w:rPr>
                <w:rFonts w:eastAsia="Times New Roman" w:cs="Arial"/>
                <w:kern w:val="0"/>
                <w:szCs w:val="22"/>
                <w:lang w:eastAsia="es-CL"/>
                <w14:ligatures w14:val="none"/>
              </w:rPr>
              <w:t>messages</w:t>
            </w:r>
            <w:proofErr w:type="spellEnd"/>
            <w:r w:rsidRPr="00171BA1">
              <w:rPr>
                <w:rFonts w:eastAsia="Times New Roman" w:cs="Arial"/>
                <w:kern w:val="0"/>
                <w:szCs w:val="22"/>
                <w:lang w:eastAsia="es-CL"/>
                <w14:ligatures w14:val="none"/>
              </w:rPr>
              <w:t xml:space="preserve">: se devuelve, y </w:t>
            </w:r>
            <w:proofErr w:type="spellStart"/>
            <w:r w:rsidRPr="00171BA1">
              <w:rPr>
                <w:rFonts w:eastAsia="Times New Roman" w:cs="Arial"/>
                <w:kern w:val="0"/>
                <w:szCs w:val="22"/>
                <w:lang w:eastAsia="es-CL"/>
                <w14:ligatures w14:val="none"/>
              </w:rPr>
              <w:t>Gradio</w:t>
            </w:r>
            <w:proofErr w:type="spellEnd"/>
            <w:r w:rsidRPr="00171BA1">
              <w:rPr>
                <w:rFonts w:eastAsia="Times New Roman" w:cs="Arial"/>
                <w:kern w:val="0"/>
                <w:szCs w:val="22"/>
                <w:lang w:eastAsia="es-CL"/>
                <w14:ligatures w14:val="none"/>
              </w:rPr>
              <w:t xml:space="preserve"> la guarda en su </w:t>
            </w:r>
            <w:proofErr w:type="spellStart"/>
            <w:r w:rsidRPr="00171BA1">
              <w:rPr>
                <w:rFonts w:eastAsia="Times New Roman" w:cs="Arial"/>
                <w:kern w:val="0"/>
                <w:szCs w:val="22"/>
                <w:lang w:eastAsia="es-CL"/>
                <w14:ligatures w14:val="none"/>
              </w:rPr>
              <w:t>history</w:t>
            </w:r>
            <w:proofErr w:type="spellEnd"/>
          </w:p>
        </w:tc>
        <w:tc>
          <w:tcPr>
            <w:tcW w:w="2158" w:type="dxa"/>
          </w:tcPr>
          <w:p w14:paraId="04B3D966" w14:textId="47293011" w:rsidR="003F5431" w:rsidRDefault="00171BA1" w:rsidP="008436CF">
            <w:pPr>
              <w:cnfStyle w:val="000000000000" w:firstRow="0" w:lastRow="0" w:firstColumn="0" w:lastColumn="0" w:oddVBand="0" w:evenVBand="0" w:oddHBand="0" w:evenHBand="0" w:firstRowFirstColumn="0" w:firstRowLastColumn="0" w:lastRowFirstColumn="0" w:lastRowLastColumn="0"/>
              <w:rPr>
                <w:b/>
                <w:bCs/>
              </w:rPr>
            </w:pPr>
            <w:r>
              <w:rPr>
                <w:b/>
                <w:bCs/>
              </w:rPr>
              <w:t>6</w:t>
            </w:r>
          </w:p>
        </w:tc>
      </w:tr>
    </w:tbl>
    <w:p w14:paraId="3AB9A952" w14:textId="77777777" w:rsidR="00A61425" w:rsidRDefault="00A61425" w:rsidP="008436CF"/>
    <w:p w14:paraId="26AA1DC6" w14:textId="77777777" w:rsidR="00F93B94" w:rsidRPr="00F93B94" w:rsidRDefault="00F93B94" w:rsidP="00F93B94">
      <w:r w:rsidRPr="00F93B94">
        <w:t>Los totales (4 → 5 → 6) los comprobé corriendo este flujo con un modelo simulado. El texto de la respuesta final, por ejemplo "Un boleto a Londres cuesta $799.", lo redacta el modelo y puede variar.</w:t>
      </w:r>
    </w:p>
    <w:p w14:paraId="1CEE5792" w14:textId="5BE66741" w:rsidR="00F93B94" w:rsidRPr="00F93B94" w:rsidRDefault="00F93B94" w:rsidP="00F93B94">
      <w:r w:rsidRPr="00F93B94">
        <w:rPr>
          <w:b/>
          <w:bCs/>
        </w:rPr>
        <w:t>La lista justo antes de la 2ª llamada</w:t>
      </w:r>
      <w:r w:rsidRPr="00F93B94">
        <w:t xml:space="preserve"> (quién agregó cada cosa):</w:t>
      </w:r>
    </w:p>
    <w:p w14:paraId="3319FD6A" w14:textId="661FCFD0" w:rsidR="00F93B94" w:rsidRDefault="00283794" w:rsidP="008436CF">
      <w:r w:rsidRPr="00283794">
        <w:rPr>
          <w:noProof/>
        </w:rPr>
        <w:drawing>
          <wp:inline distT="0" distB="0" distL="0" distR="0" wp14:anchorId="6D743C5F" wp14:editId="3B107CB2">
            <wp:extent cx="5782733" cy="1506723"/>
            <wp:effectExtent l="0" t="0" r="0" b="0"/>
            <wp:docPr id="739136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36924" name=""/>
                    <pic:cNvPicPr/>
                  </pic:nvPicPr>
                  <pic:blipFill>
                    <a:blip r:embed="rId842"/>
                    <a:stretch>
                      <a:fillRect/>
                    </a:stretch>
                  </pic:blipFill>
                  <pic:spPr>
                    <a:xfrm>
                      <a:off x="0" y="0"/>
                      <a:ext cx="5814595" cy="1515025"/>
                    </a:xfrm>
                    <a:prstGeom prst="rect">
                      <a:avLst/>
                    </a:prstGeom>
                  </pic:spPr>
                </pic:pic>
              </a:graphicData>
            </a:graphic>
          </wp:inline>
        </w:drawing>
      </w:r>
    </w:p>
    <w:p w14:paraId="66CB5325" w14:textId="77777777" w:rsidR="001A5C1D" w:rsidRPr="001A5C1D" w:rsidRDefault="001A5C1D" w:rsidP="001A5C1D">
      <w:r w:rsidRPr="001A5C1D">
        <w:lastRenderedPageBreak/>
        <w:t>Tres cosas para fijarte:</w:t>
      </w:r>
    </w:p>
    <w:p w14:paraId="62E092EF" w14:textId="19CB2E9A" w:rsidR="00283794" w:rsidRDefault="001A5C1D" w:rsidP="001A5C1D">
      <w:pPr>
        <w:pStyle w:val="Prrafodelista"/>
        <w:numPr>
          <w:ilvl w:val="0"/>
          <w:numId w:val="44"/>
        </w:numPr>
      </w:pPr>
      <w:r>
        <w:rPr>
          <w:b/>
          <w:bCs/>
        </w:rPr>
        <w:t xml:space="preserve">Cada </w:t>
      </w:r>
      <w:proofErr w:type="spellStart"/>
      <w:r>
        <w:rPr>
          <w:b/>
          <w:bCs/>
        </w:rPr>
        <w:t>append</w:t>
      </w:r>
      <w:proofErr w:type="spellEnd"/>
      <w:r>
        <w:rPr>
          <w:b/>
          <w:bCs/>
        </w:rPr>
        <w:t xml:space="preserve"> guarda algo distinto. </w:t>
      </w:r>
      <w:r w:rsidR="00A431AE" w:rsidRPr="00A431AE">
        <w:t xml:space="preserve">El 5º lo escribió el </w:t>
      </w:r>
      <w:r w:rsidR="00A431AE" w:rsidRPr="00A431AE">
        <w:rPr>
          <w:i/>
          <w:iCs/>
        </w:rPr>
        <w:t>modelo</w:t>
      </w:r>
      <w:r w:rsidR="00A431AE" w:rsidRPr="00A431AE">
        <w:t xml:space="preserve"> (su petición); el 6º lo escribió </w:t>
      </w:r>
      <w:r w:rsidR="00A431AE" w:rsidRPr="00A431AE">
        <w:rPr>
          <w:i/>
          <w:iCs/>
        </w:rPr>
        <w:t>tu código</w:t>
      </w:r>
      <w:r w:rsidR="00A431AE" w:rsidRPr="00A431AE">
        <w:t xml:space="preserve"> (el resultado). Sin el 5º, el 6º no tiene a qué responder.</w:t>
      </w:r>
    </w:p>
    <w:p w14:paraId="0BED1D27" w14:textId="66683290" w:rsidR="00A431AE" w:rsidRDefault="00253441" w:rsidP="001A5C1D">
      <w:pPr>
        <w:pStyle w:val="Prrafodelista"/>
        <w:numPr>
          <w:ilvl w:val="0"/>
          <w:numId w:val="44"/>
        </w:numPr>
      </w:pPr>
      <w:r>
        <w:rPr>
          <w:b/>
          <w:bCs/>
        </w:rPr>
        <w:t xml:space="preserve">Con varias peticiones o rondas </w:t>
      </w:r>
      <w:r>
        <w:t xml:space="preserve">el </w:t>
      </w:r>
      <w:proofErr w:type="spellStart"/>
      <w:r>
        <w:t>patron</w:t>
      </w:r>
      <w:proofErr w:type="spellEnd"/>
      <w:r>
        <w:t xml:space="preserve"> se repite: una ronda = 1 mensaje </w:t>
      </w:r>
      <w:proofErr w:type="spellStart"/>
      <w:r>
        <w:rPr>
          <w:b/>
          <w:bCs/>
        </w:rPr>
        <w:t>assistant</w:t>
      </w:r>
      <w:proofErr w:type="spellEnd"/>
      <w:r>
        <w:rPr>
          <w:b/>
          <w:bCs/>
        </w:rPr>
        <w:t xml:space="preserve"> </w:t>
      </w:r>
      <w:r>
        <w:t xml:space="preserve">(con todos sus </w:t>
      </w:r>
      <w:proofErr w:type="spellStart"/>
      <w:r>
        <w:rPr>
          <w:b/>
          <w:bCs/>
        </w:rPr>
        <w:t>tool_calls</w:t>
      </w:r>
      <w:proofErr w:type="spellEnd"/>
      <w:r>
        <w:rPr>
          <w:b/>
          <w:bCs/>
        </w:rPr>
        <w:t xml:space="preserve">) </w:t>
      </w:r>
      <w:r>
        <w:t xml:space="preserve">+ 1 mensaje </w:t>
      </w:r>
      <w:proofErr w:type="spellStart"/>
      <w:r>
        <w:rPr>
          <w:b/>
          <w:bCs/>
        </w:rPr>
        <w:t>tool</w:t>
      </w:r>
      <w:proofErr w:type="spellEnd"/>
      <w:r>
        <w:rPr>
          <w:b/>
          <w:bCs/>
        </w:rPr>
        <w:t xml:space="preserve"> </w:t>
      </w:r>
      <w:r>
        <w:t xml:space="preserve">por cada petición. </w:t>
      </w:r>
      <w:r w:rsidR="00835097">
        <w:t xml:space="preserve">Con “¿Londres o Paris?” serian 4 +1 + 2 = 7; con </w:t>
      </w:r>
      <w:proofErr w:type="spellStart"/>
      <w:r w:rsidR="00835097">
        <w:rPr>
          <w:b/>
          <w:bCs/>
        </w:rPr>
        <w:t>while</w:t>
      </w:r>
      <w:proofErr w:type="spellEnd"/>
      <w:r w:rsidR="00835097">
        <w:rPr>
          <w:b/>
          <w:bCs/>
        </w:rPr>
        <w:t xml:space="preserve">, </w:t>
      </w:r>
      <w:r w:rsidR="00835097">
        <w:t>cada ronda nueva agrega otro bloque así.</w:t>
      </w:r>
    </w:p>
    <w:p w14:paraId="38CC7D5F" w14:textId="11A393F0" w:rsidR="00835097" w:rsidRDefault="00835097" w:rsidP="001A5C1D">
      <w:pPr>
        <w:pStyle w:val="Prrafodelista"/>
        <w:numPr>
          <w:ilvl w:val="0"/>
          <w:numId w:val="44"/>
        </w:numPr>
      </w:pPr>
      <w:proofErr w:type="spellStart"/>
      <w:r>
        <w:rPr>
          <w:b/>
          <w:bCs/>
        </w:rPr>
        <w:t>Messages</w:t>
      </w:r>
      <w:proofErr w:type="spellEnd"/>
      <w:r>
        <w:rPr>
          <w:b/>
          <w:bCs/>
        </w:rPr>
        <w:t xml:space="preserve"> es una variable local. </w:t>
      </w:r>
      <w:r w:rsidR="00D74F75">
        <w:t xml:space="preserve">Desaparece cuanto termina </w:t>
      </w:r>
      <w:proofErr w:type="gramStart"/>
      <w:r w:rsidR="00D74F75">
        <w:rPr>
          <w:b/>
          <w:bCs/>
        </w:rPr>
        <w:t>chat(</w:t>
      </w:r>
      <w:proofErr w:type="gramEnd"/>
      <w:r w:rsidR="00D74F75">
        <w:rPr>
          <w:b/>
          <w:bCs/>
        </w:rPr>
        <w:t xml:space="preserve">). </w:t>
      </w:r>
      <w:r w:rsidR="00D74F75">
        <w:t xml:space="preserve">En el turno siguiente </w:t>
      </w:r>
      <w:proofErr w:type="spellStart"/>
      <w:r w:rsidR="00D74F75">
        <w:t>Gradio</w:t>
      </w:r>
      <w:proofErr w:type="spellEnd"/>
      <w:r w:rsidR="00D74F75">
        <w:t xml:space="preserve"> te manda un </w:t>
      </w:r>
      <w:proofErr w:type="spellStart"/>
      <w:r w:rsidR="00892F2F">
        <w:rPr>
          <w:b/>
          <w:bCs/>
        </w:rPr>
        <w:t>history</w:t>
      </w:r>
      <w:proofErr w:type="spellEnd"/>
      <w:r w:rsidR="00892F2F">
        <w:rPr>
          <w:b/>
          <w:bCs/>
        </w:rPr>
        <w:t xml:space="preserve"> </w:t>
      </w:r>
      <w:r w:rsidR="00892F2F">
        <w:t xml:space="preserve">con solo el texto visible (hola, la respuesta, tu pregunta y la respuesta final), </w:t>
      </w:r>
      <w:r w:rsidR="00892F2F">
        <w:rPr>
          <w:b/>
          <w:bCs/>
        </w:rPr>
        <w:t xml:space="preserve">sin </w:t>
      </w:r>
      <w:r w:rsidR="00892F2F">
        <w:t xml:space="preserve">los elementos 5 y 6. Es el </w:t>
      </w:r>
      <w:proofErr w:type="spellStart"/>
      <w:r w:rsidR="00892F2F">
        <w:t>limite</w:t>
      </w:r>
      <w:proofErr w:type="spellEnd"/>
      <w:r w:rsidR="00892F2F">
        <w:t xml:space="preserve"> de la sección 6.</w:t>
      </w:r>
    </w:p>
    <w:tbl>
      <w:tblPr>
        <w:tblStyle w:val="Tablaconcuadrcula"/>
        <w:tblW w:w="0" w:type="auto"/>
        <w:tblLook w:val="04A0" w:firstRow="1" w:lastRow="0" w:firstColumn="1" w:lastColumn="0" w:noHBand="0" w:noVBand="1"/>
      </w:tblPr>
      <w:tblGrid>
        <w:gridCol w:w="10790"/>
      </w:tblGrid>
      <w:tr w:rsidR="00892F2F" w14:paraId="11553122" w14:textId="77777777" w:rsidTr="00892F2F">
        <w:tc>
          <w:tcPr>
            <w:tcW w:w="10790" w:type="dxa"/>
          </w:tcPr>
          <w:p w14:paraId="433C3883" w14:textId="77777777" w:rsidR="00892F2F" w:rsidRDefault="00C23BBE" w:rsidP="00892F2F">
            <w:r w:rsidRPr="00C23BBE">
              <w:rPr>
                <w:noProof/>
              </w:rPr>
              <w:drawing>
                <wp:inline distT="0" distB="0" distL="0" distR="0" wp14:anchorId="78642E0F" wp14:editId="654AD16B">
                  <wp:extent cx="2613887" cy="510584"/>
                  <wp:effectExtent l="38100" t="38100" r="34290" b="41910"/>
                  <wp:docPr id="586453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53560" name=""/>
                          <pic:cNvPicPr/>
                        </pic:nvPicPr>
                        <pic:blipFill>
                          <a:blip r:embed="rId843"/>
                          <a:stretch>
                            <a:fillRect/>
                          </a:stretch>
                        </pic:blipFill>
                        <pic:spPr>
                          <a:xfrm>
                            <a:off x="0" y="0"/>
                            <a:ext cx="2613887" cy="510584"/>
                          </a:xfrm>
                          <a:prstGeom prst="rect">
                            <a:avLst/>
                          </a:prstGeom>
                          <a:ln w="28575">
                            <a:solidFill>
                              <a:schemeClr val="tx1"/>
                            </a:solidFill>
                          </a:ln>
                        </pic:spPr>
                      </pic:pic>
                    </a:graphicData>
                  </a:graphic>
                </wp:inline>
              </w:drawing>
            </w:r>
          </w:p>
          <w:p w14:paraId="5EBB0D56" w14:textId="77777777" w:rsidR="00C23BBE" w:rsidRPr="00C23BBE" w:rsidRDefault="00C23BBE" w:rsidP="00C23BBE">
            <w:r w:rsidRPr="00C23BBE">
              <w:t>Porque cada número es un grupo de mensajes de la lista:</w:t>
            </w:r>
          </w:p>
          <w:p w14:paraId="592CBE1D" w14:textId="77777777" w:rsidR="00C23BBE" w:rsidRDefault="00C23BBE" w:rsidP="00892F2F"/>
          <w:p w14:paraId="4F3E493E" w14:textId="2B6D0E01" w:rsidR="00C23BBE" w:rsidRDefault="00C23BBE" w:rsidP="00892F2F">
            <w:r w:rsidRPr="00C23BBE">
              <w:rPr>
                <w:noProof/>
              </w:rPr>
              <w:drawing>
                <wp:inline distT="0" distB="0" distL="0" distR="0" wp14:anchorId="11BF159B" wp14:editId="102191D5">
                  <wp:extent cx="5091545" cy="1708845"/>
                  <wp:effectExtent l="38100" t="38100" r="33020" b="43815"/>
                  <wp:docPr id="2016515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15323" name=""/>
                          <pic:cNvPicPr/>
                        </pic:nvPicPr>
                        <pic:blipFill>
                          <a:blip r:embed="rId844"/>
                          <a:stretch>
                            <a:fillRect/>
                          </a:stretch>
                        </pic:blipFill>
                        <pic:spPr>
                          <a:xfrm>
                            <a:off x="0" y="0"/>
                            <a:ext cx="5100964" cy="1712006"/>
                          </a:xfrm>
                          <a:prstGeom prst="rect">
                            <a:avLst/>
                          </a:prstGeom>
                          <a:ln w="28575">
                            <a:solidFill>
                              <a:schemeClr val="tx1"/>
                            </a:solidFill>
                          </a:ln>
                        </pic:spPr>
                      </pic:pic>
                    </a:graphicData>
                  </a:graphic>
                </wp:inline>
              </w:drawing>
            </w:r>
          </w:p>
          <w:p w14:paraId="0CB31127" w14:textId="77777777" w:rsidR="00711463" w:rsidRPr="00711463" w:rsidRDefault="00711463" w:rsidP="00711463">
            <w:r w:rsidRPr="00711463">
              <w:t xml:space="preserve">Total: 4 + 1 + 2 = </w:t>
            </w:r>
            <w:r w:rsidRPr="00711463">
              <w:rPr>
                <w:b/>
                <w:bCs/>
              </w:rPr>
              <w:t>7</w:t>
            </w:r>
            <w:r w:rsidRPr="00711463">
              <w:t>.</w:t>
            </w:r>
          </w:p>
          <w:p w14:paraId="4CA5C8D4" w14:textId="77777777" w:rsidR="00711463" w:rsidRPr="00711463" w:rsidRDefault="00711463" w:rsidP="00711463">
            <w:r w:rsidRPr="00711463">
              <w:t xml:space="preserve">Las dos peticiones viajan juntas en un solo mensaje </w:t>
            </w:r>
            <w:proofErr w:type="spellStart"/>
            <w:r w:rsidRPr="00711463">
              <w:t>assistant</w:t>
            </w:r>
            <w:proofErr w:type="spellEnd"/>
            <w:r w:rsidRPr="00711463">
              <w:t xml:space="preserve">, pero cada resultado va en su propio mensaje </w:t>
            </w:r>
            <w:proofErr w:type="spellStart"/>
            <w:r w:rsidRPr="00711463">
              <w:t>tool</w:t>
            </w:r>
            <w:proofErr w:type="spellEnd"/>
            <w:r w:rsidRPr="00711463">
              <w:t>. Por eso es 1 y no 2 en el primer grupo, y 2 en el segundo.</w:t>
            </w:r>
          </w:p>
          <w:p w14:paraId="4FF9F290" w14:textId="77777777" w:rsidR="00C23BBE" w:rsidRDefault="00C23BBE" w:rsidP="00892F2F"/>
          <w:p w14:paraId="4BA1981B" w14:textId="3550D0BA" w:rsidR="00C23BBE" w:rsidRDefault="00C23BBE" w:rsidP="00892F2F"/>
        </w:tc>
      </w:tr>
    </w:tbl>
    <w:p w14:paraId="01895B77" w14:textId="77777777" w:rsidR="00892F2F" w:rsidRDefault="00892F2F" w:rsidP="00892F2F"/>
    <w:p w14:paraId="54A96B90" w14:textId="77777777" w:rsidR="00A974F7" w:rsidRDefault="00A974F7" w:rsidP="00892F2F"/>
    <w:p w14:paraId="4DAC8D69" w14:textId="77777777" w:rsidR="007B3A6F" w:rsidRPr="007B3A6F" w:rsidRDefault="007B3A6F" w:rsidP="007B3A6F">
      <w:r w:rsidRPr="007B3A6F">
        <w:t xml:space="preserve">Lanzas la interfaz con </w:t>
      </w:r>
      <w:proofErr w:type="spellStart"/>
      <w:proofErr w:type="gramStart"/>
      <w:r w:rsidRPr="007B3A6F">
        <w:rPr>
          <w:b/>
          <w:bCs/>
        </w:rPr>
        <w:t>gr.ChatInterface</w:t>
      </w:r>
      <w:proofErr w:type="spellEnd"/>
      <w:proofErr w:type="gramEnd"/>
      <w:r w:rsidRPr="007B3A6F">
        <w:rPr>
          <w:b/>
          <w:bCs/>
        </w:rPr>
        <w:t>(</w:t>
      </w:r>
      <w:proofErr w:type="spellStart"/>
      <w:r w:rsidRPr="007B3A6F">
        <w:rPr>
          <w:b/>
          <w:bCs/>
        </w:rPr>
        <w:t>fn</w:t>
      </w:r>
      <w:proofErr w:type="spellEnd"/>
      <w:r w:rsidRPr="007B3A6F">
        <w:rPr>
          <w:b/>
          <w:bCs/>
        </w:rPr>
        <w:t xml:space="preserve">=chat, </w:t>
      </w:r>
      <w:proofErr w:type="spellStart"/>
      <w:r w:rsidRPr="007B3A6F">
        <w:rPr>
          <w:b/>
          <w:bCs/>
        </w:rPr>
        <w:t>type</w:t>
      </w:r>
      <w:proofErr w:type="spellEnd"/>
      <w:r w:rsidRPr="007B3A6F">
        <w:rPr>
          <w:b/>
          <w:bCs/>
        </w:rPr>
        <w:t>="</w:t>
      </w:r>
      <w:proofErr w:type="spellStart"/>
      <w:r w:rsidRPr="007B3A6F">
        <w:rPr>
          <w:b/>
          <w:bCs/>
        </w:rPr>
        <w:t>messages</w:t>
      </w:r>
      <w:proofErr w:type="spellEnd"/>
      <w:r w:rsidRPr="007B3A6F">
        <w:rPr>
          <w:b/>
          <w:bCs/>
        </w:rPr>
        <w:t>"</w:t>
      </w:r>
      <w:proofErr w:type="gramStart"/>
      <w:r w:rsidRPr="007B3A6F">
        <w:rPr>
          <w:b/>
          <w:bCs/>
        </w:rPr>
        <w:t>).</w:t>
      </w:r>
      <w:proofErr w:type="spellStart"/>
      <w:r w:rsidRPr="007B3A6F">
        <w:rPr>
          <w:b/>
          <w:bCs/>
        </w:rPr>
        <w:t>launch</w:t>
      </w:r>
      <w:proofErr w:type="spellEnd"/>
      <w:proofErr w:type="gramEnd"/>
      <w:r w:rsidRPr="007B3A6F">
        <w:rPr>
          <w:b/>
          <w:bCs/>
        </w:rPr>
        <w:t>()</w:t>
      </w:r>
      <w:r w:rsidRPr="007B3A6F">
        <w:t xml:space="preserve"> (ver la nota de </w:t>
      </w:r>
      <w:proofErr w:type="spellStart"/>
      <w:r w:rsidRPr="007B3A6F">
        <w:t>Gradio</w:t>
      </w:r>
      <w:proofErr w:type="spellEnd"/>
      <w:r w:rsidRPr="007B3A6F">
        <w:t xml:space="preserve"> 5 vs 6 en la sección 5). Al pedir Londres verás en la consola </w:t>
      </w:r>
      <w:r w:rsidRPr="007B3A6F">
        <w:rPr>
          <w:b/>
          <w:bCs/>
        </w:rPr>
        <w:t>Herramienta llamada para la ciudad London:</w:t>
      </w:r>
      <w:r w:rsidRPr="007B3A6F">
        <w:t xml:space="preserve"> esa línea es la prueba de que </w:t>
      </w:r>
      <w:r w:rsidRPr="007B3A6F">
        <w:rPr>
          <w:b/>
          <w:bCs/>
        </w:rPr>
        <w:t>tu</w:t>
      </w:r>
      <w:r w:rsidRPr="007B3A6F">
        <w:t xml:space="preserve"> código corrió.</w:t>
      </w:r>
    </w:p>
    <w:p w14:paraId="5777DCC4" w14:textId="77777777" w:rsidR="007B3A6F" w:rsidRDefault="007B3A6F" w:rsidP="00892F2F"/>
    <w:p w14:paraId="75B749AF" w14:textId="1392A4DB" w:rsidR="00A974F7" w:rsidRDefault="00A974F7">
      <w:r>
        <w:br w:type="page"/>
      </w:r>
    </w:p>
    <w:p w14:paraId="3CA59C3F" w14:textId="2C50BFBD" w:rsidR="00A974F7" w:rsidRDefault="00A974F7" w:rsidP="00A974F7">
      <w:pPr>
        <w:pStyle w:val="Ttulo5"/>
        <w:rPr>
          <w:b/>
          <w:bCs/>
          <w:color w:val="auto"/>
          <w:sz w:val="24"/>
        </w:rPr>
      </w:pPr>
      <w:r w:rsidRPr="00856873">
        <w:rPr>
          <w:b/>
          <w:bCs/>
          <w:color w:val="auto"/>
          <w:sz w:val="24"/>
          <w:highlight w:val="yellow"/>
        </w:rPr>
        <w:lastRenderedPageBreak/>
        <w:t>2.11.3.</w:t>
      </w:r>
      <w:r w:rsidR="00D55812" w:rsidRPr="00856873">
        <w:rPr>
          <w:b/>
          <w:bCs/>
          <w:color w:val="auto"/>
          <w:sz w:val="24"/>
          <w:highlight w:val="yellow"/>
        </w:rPr>
        <w:t xml:space="preserve">4.2: </w:t>
      </w:r>
      <w:r w:rsidR="00856873" w:rsidRPr="00856873">
        <w:rPr>
          <w:b/>
          <w:bCs/>
          <w:color w:val="auto"/>
          <w:sz w:val="24"/>
          <w:highlight w:val="yellow"/>
        </w:rPr>
        <w:t xml:space="preserve">Que guarda </w:t>
      </w:r>
      <w:proofErr w:type="spellStart"/>
      <w:r w:rsidR="00856873" w:rsidRPr="00856873">
        <w:rPr>
          <w:b/>
          <w:bCs/>
          <w:color w:val="auto"/>
          <w:sz w:val="24"/>
          <w:highlight w:val="yellow"/>
        </w:rPr>
        <w:t>history</w:t>
      </w:r>
      <w:proofErr w:type="spellEnd"/>
      <w:r w:rsidR="00856873" w:rsidRPr="00856873">
        <w:rPr>
          <w:b/>
          <w:bCs/>
          <w:color w:val="auto"/>
          <w:sz w:val="24"/>
          <w:highlight w:val="yellow"/>
        </w:rPr>
        <w:t xml:space="preserve"> (global de </w:t>
      </w:r>
      <w:proofErr w:type="spellStart"/>
      <w:r w:rsidR="00856873" w:rsidRPr="00856873">
        <w:rPr>
          <w:b/>
          <w:bCs/>
          <w:color w:val="auto"/>
          <w:sz w:val="24"/>
          <w:highlight w:val="yellow"/>
        </w:rPr>
        <w:t>gradio</w:t>
      </w:r>
      <w:proofErr w:type="spellEnd"/>
      <w:r w:rsidR="00856873" w:rsidRPr="00856873">
        <w:rPr>
          <w:b/>
          <w:bCs/>
          <w:color w:val="auto"/>
          <w:sz w:val="24"/>
          <w:highlight w:val="yellow"/>
        </w:rPr>
        <w:t xml:space="preserve">) y </w:t>
      </w:r>
      <w:proofErr w:type="spellStart"/>
      <w:r w:rsidR="00856873" w:rsidRPr="00856873">
        <w:rPr>
          <w:b/>
          <w:bCs/>
          <w:color w:val="auto"/>
          <w:sz w:val="24"/>
          <w:highlight w:val="yellow"/>
        </w:rPr>
        <w:t>message</w:t>
      </w:r>
      <w:proofErr w:type="spellEnd"/>
      <w:r w:rsidR="00856873" w:rsidRPr="00856873">
        <w:rPr>
          <w:b/>
          <w:bCs/>
          <w:color w:val="auto"/>
          <w:sz w:val="24"/>
          <w:highlight w:val="yellow"/>
        </w:rPr>
        <w:t xml:space="preserve"> (local)</w:t>
      </w:r>
    </w:p>
    <w:p w14:paraId="10195AF5" w14:textId="77777777" w:rsidR="00186A20" w:rsidRPr="00186A20" w:rsidRDefault="00186A20" w:rsidP="00186A20">
      <w:r w:rsidRPr="00186A20">
        <w:t xml:space="preserve">Lo que tienes que mirar es lo que </w:t>
      </w:r>
      <w:proofErr w:type="gramStart"/>
      <w:r w:rsidRPr="00186A20">
        <w:rPr>
          <w:b/>
          <w:bCs/>
        </w:rPr>
        <w:t>chat(</w:t>
      </w:r>
      <w:proofErr w:type="gramEnd"/>
      <w:r w:rsidRPr="00186A20">
        <w:rPr>
          <w:b/>
          <w:bCs/>
        </w:rPr>
        <w:t>)</w:t>
      </w:r>
      <w:r w:rsidRPr="00186A20">
        <w:t xml:space="preserve"> </w:t>
      </w:r>
      <w:r w:rsidRPr="00186A20">
        <w:rPr>
          <w:b/>
          <w:bCs/>
        </w:rPr>
        <w:t>recibe</w:t>
      </w:r>
      <w:r w:rsidRPr="00186A20">
        <w:t xml:space="preserve"> en el turno 2. Para verlo, hice una simulación: en vez de </w:t>
      </w:r>
      <w:proofErr w:type="spellStart"/>
      <w:r w:rsidRPr="00186A20">
        <w:t>Gradio</w:t>
      </w:r>
      <w:proofErr w:type="spellEnd"/>
      <w:r w:rsidRPr="00186A20">
        <w:t xml:space="preserve"> real, un mini “</w:t>
      </w:r>
      <w:proofErr w:type="spellStart"/>
      <w:r w:rsidRPr="00186A20">
        <w:t>Gradio</w:t>
      </w:r>
      <w:proofErr w:type="spellEnd"/>
      <w:r w:rsidRPr="00186A20">
        <w:t xml:space="preserve">” que guarda solo lo mismo que </w:t>
      </w:r>
      <w:proofErr w:type="spellStart"/>
      <w:r w:rsidRPr="00186A20">
        <w:t>Gradio</w:t>
      </w:r>
      <w:proofErr w:type="spellEnd"/>
      <w:r w:rsidRPr="00186A20">
        <w:t xml:space="preserve"> guarda, y un modelo falso que pide la herramienta y luego responde. Corrí esto y estas son las salidas reales.</w:t>
      </w:r>
    </w:p>
    <w:p w14:paraId="07EFAECD" w14:textId="77777777" w:rsidR="00845058" w:rsidRPr="00845058" w:rsidRDefault="00845058" w:rsidP="00845058">
      <w:pPr>
        <w:rPr>
          <w:b/>
          <w:bCs/>
        </w:rPr>
      </w:pPr>
      <w:r w:rsidRPr="00845058">
        <w:rPr>
          <w:b/>
          <w:bCs/>
        </w:rPr>
        <w:t xml:space="preserve">Lo que hace </w:t>
      </w:r>
      <w:proofErr w:type="spellStart"/>
      <w:r w:rsidRPr="00845058">
        <w:rPr>
          <w:b/>
          <w:bCs/>
        </w:rPr>
        <w:t>Gradio</w:t>
      </w:r>
      <w:proofErr w:type="spellEnd"/>
      <w:r w:rsidRPr="00845058">
        <w:rPr>
          <w:b/>
          <w:bCs/>
        </w:rPr>
        <w:t xml:space="preserve"> (versión simplificada)</w:t>
      </w:r>
    </w:p>
    <w:p w14:paraId="7BCB2DB6" w14:textId="0D842E4E" w:rsidR="00A974F7" w:rsidRDefault="00845058" w:rsidP="00892F2F">
      <w:r w:rsidRPr="00845058">
        <w:rPr>
          <w:noProof/>
        </w:rPr>
        <w:drawing>
          <wp:inline distT="0" distB="0" distL="0" distR="0" wp14:anchorId="22F1244E" wp14:editId="009546A0">
            <wp:extent cx="5784273" cy="1145072"/>
            <wp:effectExtent l="0" t="0" r="6985" b="0"/>
            <wp:docPr id="1005391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91819" name=""/>
                    <pic:cNvPicPr/>
                  </pic:nvPicPr>
                  <pic:blipFill>
                    <a:blip r:embed="rId845"/>
                    <a:stretch>
                      <a:fillRect/>
                    </a:stretch>
                  </pic:blipFill>
                  <pic:spPr>
                    <a:xfrm>
                      <a:off x="0" y="0"/>
                      <a:ext cx="5795453" cy="1147285"/>
                    </a:xfrm>
                    <a:prstGeom prst="rect">
                      <a:avLst/>
                    </a:prstGeom>
                  </pic:spPr>
                </pic:pic>
              </a:graphicData>
            </a:graphic>
          </wp:inline>
        </w:drawing>
      </w:r>
    </w:p>
    <w:p w14:paraId="63410CB3" w14:textId="6796B871" w:rsidR="00845058" w:rsidRDefault="00462692" w:rsidP="00892F2F">
      <w:pPr>
        <w:rPr>
          <w:b/>
          <w:bCs/>
        </w:rPr>
      </w:pPr>
      <w:proofErr w:type="spellStart"/>
      <w:r>
        <w:t>Gradio</w:t>
      </w:r>
      <w:proofErr w:type="spellEnd"/>
      <w:r>
        <w:t xml:space="preserve"> guarda </w:t>
      </w:r>
      <w:r>
        <w:rPr>
          <w:b/>
          <w:bCs/>
        </w:rPr>
        <w:t xml:space="preserve">dos cosas: </w:t>
      </w:r>
      <w:r>
        <w:t xml:space="preserve">el texto del usuario y el </w:t>
      </w:r>
      <w:proofErr w:type="spellStart"/>
      <w:r>
        <w:rPr>
          <w:b/>
          <w:bCs/>
        </w:rPr>
        <w:t>return</w:t>
      </w:r>
      <w:proofErr w:type="spellEnd"/>
      <w:r>
        <w:rPr>
          <w:b/>
          <w:bCs/>
        </w:rPr>
        <w:t xml:space="preserve"> </w:t>
      </w:r>
      <w:r>
        <w:t xml:space="preserve">de tu </w:t>
      </w:r>
      <w:proofErr w:type="spellStart"/>
      <w:r>
        <w:t>funcion</w:t>
      </w:r>
      <w:proofErr w:type="spellEnd"/>
      <w:r>
        <w:t xml:space="preserve">. No ve nada </w:t>
      </w:r>
      <w:proofErr w:type="spellStart"/>
      <w:r>
        <w:t>mas</w:t>
      </w:r>
      <w:proofErr w:type="spellEnd"/>
      <w:r>
        <w:t xml:space="preserve"> de lo que pasa dentro de </w:t>
      </w:r>
      <w:proofErr w:type="gramStart"/>
      <w:r>
        <w:rPr>
          <w:b/>
          <w:bCs/>
        </w:rPr>
        <w:t>chat(</w:t>
      </w:r>
      <w:proofErr w:type="gramEnd"/>
      <w:r>
        <w:rPr>
          <w:b/>
          <w:bCs/>
        </w:rPr>
        <w:t>).</w:t>
      </w:r>
    </w:p>
    <w:p w14:paraId="02869758" w14:textId="77777777" w:rsidR="00462692" w:rsidRPr="001F0DE0" w:rsidRDefault="00462692" w:rsidP="00462692">
      <w:pPr>
        <w:rPr>
          <w:b/>
          <w:bCs/>
          <w:sz w:val="24"/>
          <w:szCs w:val="28"/>
        </w:rPr>
      </w:pPr>
      <w:r w:rsidRPr="001F0DE0">
        <w:rPr>
          <w:b/>
          <w:bCs/>
          <w:sz w:val="24"/>
          <w:szCs w:val="28"/>
          <w:highlight w:val="yellow"/>
        </w:rPr>
        <w:t>Turno 1: “¿cuánto cuesta ir a Londres?”</w:t>
      </w:r>
    </w:p>
    <w:p w14:paraId="4709B808" w14:textId="34990313" w:rsidR="00462692" w:rsidRDefault="00D26D30" w:rsidP="00892F2F">
      <w:r w:rsidRPr="00D26D30">
        <w:rPr>
          <w:noProof/>
        </w:rPr>
        <w:drawing>
          <wp:inline distT="0" distB="0" distL="0" distR="0" wp14:anchorId="6D17AF11" wp14:editId="6524DA67">
            <wp:extent cx="5119255" cy="1686510"/>
            <wp:effectExtent l="38100" t="38100" r="43815" b="47625"/>
            <wp:docPr id="928344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44737" name=""/>
                    <pic:cNvPicPr/>
                  </pic:nvPicPr>
                  <pic:blipFill>
                    <a:blip r:embed="rId846"/>
                    <a:stretch>
                      <a:fillRect/>
                    </a:stretch>
                  </pic:blipFill>
                  <pic:spPr>
                    <a:xfrm>
                      <a:off x="0" y="0"/>
                      <a:ext cx="5135834" cy="1691972"/>
                    </a:xfrm>
                    <a:prstGeom prst="rect">
                      <a:avLst/>
                    </a:prstGeom>
                    <a:ln w="28575">
                      <a:solidFill>
                        <a:schemeClr val="tx1"/>
                      </a:solidFill>
                    </a:ln>
                  </pic:spPr>
                </pic:pic>
              </a:graphicData>
            </a:graphic>
          </wp:inline>
        </w:drawing>
      </w:r>
    </w:p>
    <w:p w14:paraId="6E0B6E04" w14:textId="2A4E38EA" w:rsidR="00D26D30" w:rsidRDefault="00A26817" w:rsidP="00892F2F">
      <w:pPr>
        <w:rPr>
          <w:b/>
          <w:bCs/>
        </w:rPr>
      </w:pPr>
      <w:r>
        <w:t xml:space="preserve">Dentro de </w:t>
      </w:r>
      <w:proofErr w:type="gramStart"/>
      <w:r>
        <w:rPr>
          <w:b/>
          <w:bCs/>
        </w:rPr>
        <w:t>chat(</w:t>
      </w:r>
      <w:proofErr w:type="gramEnd"/>
      <w:r>
        <w:rPr>
          <w:b/>
          <w:bCs/>
        </w:rPr>
        <w:t xml:space="preserve">), </w:t>
      </w:r>
      <w:proofErr w:type="spellStart"/>
      <w:r>
        <w:rPr>
          <w:b/>
          <w:bCs/>
        </w:rPr>
        <w:t>messages</w:t>
      </w:r>
      <w:proofErr w:type="spellEnd"/>
      <w:r>
        <w:rPr>
          <w:b/>
          <w:bCs/>
        </w:rPr>
        <w:t xml:space="preserve"> </w:t>
      </w:r>
      <w:r>
        <w:t>si tiene la petición (</w:t>
      </w:r>
      <w:proofErr w:type="spellStart"/>
      <w:r>
        <w:rPr>
          <w:b/>
          <w:bCs/>
        </w:rPr>
        <w:t>tool_calls</w:t>
      </w:r>
      <w:proofErr w:type="spellEnd"/>
      <w:r>
        <w:rPr>
          <w:b/>
          <w:bCs/>
        </w:rPr>
        <w:t xml:space="preserve">) </w:t>
      </w:r>
      <w:r>
        <w:t>y el resultado (</w:t>
      </w:r>
      <w:proofErr w:type="spellStart"/>
      <w:r>
        <w:rPr>
          <w:b/>
          <w:bCs/>
        </w:rPr>
        <w:t>tool</w:t>
      </w:r>
      <w:proofErr w:type="spellEnd"/>
      <w:r>
        <w:rPr>
          <w:b/>
          <w:bCs/>
        </w:rPr>
        <w:t>)</w:t>
      </w:r>
    </w:p>
    <w:p w14:paraId="04259B8D" w14:textId="77777777" w:rsidR="001F0DE0" w:rsidRPr="001F0DE0" w:rsidRDefault="001F0DE0" w:rsidP="001F0DE0">
      <w:pPr>
        <w:rPr>
          <w:b/>
          <w:bCs/>
          <w:sz w:val="24"/>
          <w:szCs w:val="28"/>
        </w:rPr>
      </w:pPr>
      <w:r w:rsidRPr="001F0DE0">
        <w:rPr>
          <w:b/>
          <w:bCs/>
          <w:sz w:val="24"/>
          <w:szCs w:val="28"/>
          <w:highlight w:val="yellow"/>
        </w:rPr>
        <w:t>Turno 2: “¿y a París?”</w:t>
      </w:r>
    </w:p>
    <w:p w14:paraId="52EBC05B" w14:textId="00DF2D12" w:rsidR="00A26817" w:rsidRDefault="00E46153" w:rsidP="00892F2F">
      <w:pPr>
        <w:rPr>
          <w:b/>
          <w:bCs/>
        </w:rPr>
      </w:pPr>
      <w:r w:rsidRPr="00E46153">
        <w:rPr>
          <w:b/>
          <w:bCs/>
          <w:noProof/>
        </w:rPr>
        <w:drawing>
          <wp:inline distT="0" distB="0" distL="0" distR="0" wp14:anchorId="0CD0CB88" wp14:editId="45683262">
            <wp:extent cx="5249333" cy="762125"/>
            <wp:effectExtent l="38100" t="38100" r="46990" b="38100"/>
            <wp:docPr id="386473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73399" name=""/>
                    <pic:cNvPicPr/>
                  </pic:nvPicPr>
                  <pic:blipFill>
                    <a:blip r:embed="rId847"/>
                    <a:stretch>
                      <a:fillRect/>
                    </a:stretch>
                  </pic:blipFill>
                  <pic:spPr>
                    <a:xfrm>
                      <a:off x="0" y="0"/>
                      <a:ext cx="5269552" cy="765060"/>
                    </a:xfrm>
                    <a:prstGeom prst="rect">
                      <a:avLst/>
                    </a:prstGeom>
                    <a:ln w="28575">
                      <a:solidFill>
                        <a:schemeClr val="tx1"/>
                      </a:solidFill>
                    </a:ln>
                  </pic:spPr>
                </pic:pic>
              </a:graphicData>
            </a:graphic>
          </wp:inline>
        </w:drawing>
      </w:r>
    </w:p>
    <w:p w14:paraId="4555DA67" w14:textId="4ED4958A" w:rsidR="00E46153" w:rsidRDefault="00E46153" w:rsidP="00892F2F">
      <w:r>
        <w:t xml:space="preserve">Mira lo que llego en </w:t>
      </w:r>
      <w:proofErr w:type="spellStart"/>
      <w:r>
        <w:rPr>
          <w:b/>
          <w:bCs/>
        </w:rPr>
        <w:t>history</w:t>
      </w:r>
      <w:proofErr w:type="spellEnd"/>
      <w:r>
        <w:rPr>
          <w:b/>
          <w:bCs/>
        </w:rPr>
        <w:t xml:space="preserve">: </w:t>
      </w:r>
      <w:r>
        <w:t xml:space="preserve">solo </w:t>
      </w:r>
      <w:r>
        <w:rPr>
          <w:b/>
          <w:bCs/>
        </w:rPr>
        <w:t xml:space="preserve">2 mensajes de texto. No </w:t>
      </w:r>
      <w:r>
        <w:t xml:space="preserve">llegaron el </w:t>
      </w:r>
      <w:proofErr w:type="spellStart"/>
      <w:r>
        <w:rPr>
          <w:b/>
          <w:bCs/>
        </w:rPr>
        <w:t>assitant</w:t>
      </w:r>
      <w:proofErr w:type="spellEnd"/>
      <w:r>
        <w:rPr>
          <w:b/>
          <w:bCs/>
        </w:rPr>
        <w:t xml:space="preserve"> </w:t>
      </w:r>
      <w:r>
        <w:t xml:space="preserve">con </w:t>
      </w:r>
      <w:proofErr w:type="spellStart"/>
      <w:r>
        <w:rPr>
          <w:b/>
          <w:bCs/>
        </w:rPr>
        <w:t>tool_calls</w:t>
      </w:r>
      <w:proofErr w:type="spellEnd"/>
      <w:r>
        <w:rPr>
          <w:b/>
          <w:bCs/>
        </w:rPr>
        <w:t xml:space="preserve"> </w:t>
      </w:r>
      <w:r>
        <w:t xml:space="preserve">ni el </w:t>
      </w:r>
      <w:proofErr w:type="spellStart"/>
      <w:r>
        <w:rPr>
          <w:b/>
          <w:bCs/>
        </w:rPr>
        <w:t>tool</w:t>
      </w:r>
      <w:proofErr w:type="spellEnd"/>
      <w:r>
        <w:rPr>
          <w:b/>
          <w:bCs/>
        </w:rPr>
        <w:t xml:space="preserve"> </w:t>
      </w:r>
      <w:r>
        <w:t>del turno 1.</w:t>
      </w:r>
    </w:p>
    <w:p w14:paraId="23CEFAB0" w14:textId="77777777" w:rsidR="00E46153" w:rsidRPr="00E46153" w:rsidRDefault="00E46153" w:rsidP="00E46153">
      <w:pPr>
        <w:rPr>
          <w:b/>
          <w:bCs/>
          <w:sz w:val="24"/>
          <w:szCs w:val="28"/>
        </w:rPr>
      </w:pPr>
      <w:r w:rsidRPr="00E46153">
        <w:rPr>
          <w:b/>
          <w:bCs/>
          <w:sz w:val="24"/>
          <w:szCs w:val="28"/>
          <w:highlight w:val="yellow"/>
        </w:rPr>
        <w:t>Por qué</w:t>
      </w:r>
    </w:p>
    <w:tbl>
      <w:tblPr>
        <w:tblStyle w:val="Tablaconcuadrcula4-nfasis4"/>
        <w:tblW w:w="0" w:type="auto"/>
        <w:tblLook w:val="04A0" w:firstRow="1" w:lastRow="0" w:firstColumn="1" w:lastColumn="0" w:noHBand="0" w:noVBand="1"/>
      </w:tblPr>
      <w:tblGrid>
        <w:gridCol w:w="2697"/>
        <w:gridCol w:w="2697"/>
        <w:gridCol w:w="2698"/>
        <w:gridCol w:w="2698"/>
      </w:tblGrid>
      <w:tr w:rsidR="00E46153" w14:paraId="14C134BC" w14:textId="77777777" w:rsidTr="00E461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592B9DAF" w14:textId="77777777" w:rsidR="00E46153" w:rsidRDefault="00E46153" w:rsidP="00892F2F"/>
        </w:tc>
        <w:tc>
          <w:tcPr>
            <w:tcW w:w="2697" w:type="dxa"/>
          </w:tcPr>
          <w:p w14:paraId="794D2C5F" w14:textId="728353C3" w:rsidR="00E46153" w:rsidRDefault="00E46153" w:rsidP="00892F2F">
            <w:pPr>
              <w:cnfStyle w:val="100000000000" w:firstRow="1" w:lastRow="0" w:firstColumn="0" w:lastColumn="0" w:oddVBand="0" w:evenVBand="0" w:oddHBand="0" w:evenHBand="0" w:firstRowFirstColumn="0" w:firstRowLastColumn="0" w:lastRowFirstColumn="0" w:lastRowLastColumn="0"/>
            </w:pPr>
            <w:r w:rsidRPr="00E46153">
              <w:t xml:space="preserve">Turno 1 (dentro de </w:t>
            </w:r>
            <w:proofErr w:type="gramStart"/>
            <w:r w:rsidRPr="00E46153">
              <w:rPr>
                <w:b w:val="0"/>
                <w:bCs w:val="0"/>
              </w:rPr>
              <w:t>chat(</w:t>
            </w:r>
            <w:proofErr w:type="gramEnd"/>
            <w:r w:rsidRPr="00E46153">
              <w:rPr>
                <w:b w:val="0"/>
                <w:bCs w:val="0"/>
              </w:rPr>
              <w:t>)</w:t>
            </w:r>
            <w:r w:rsidRPr="00E46153">
              <w:t>)</w:t>
            </w:r>
          </w:p>
        </w:tc>
        <w:tc>
          <w:tcPr>
            <w:tcW w:w="2698" w:type="dxa"/>
          </w:tcPr>
          <w:p w14:paraId="20AC24A3" w14:textId="524456E8" w:rsidR="00E46153" w:rsidRDefault="00E46153" w:rsidP="00892F2F">
            <w:pPr>
              <w:cnfStyle w:val="100000000000" w:firstRow="1" w:lastRow="0" w:firstColumn="0" w:lastColumn="0" w:oddVBand="0" w:evenVBand="0" w:oddHBand="0" w:evenHBand="0" w:firstRowFirstColumn="0" w:firstRowLastColumn="0" w:lastRowFirstColumn="0" w:lastRowLastColumn="0"/>
            </w:pPr>
            <w:r w:rsidRPr="00E46153">
              <w:t xml:space="preserve">Lo que </w:t>
            </w:r>
            <w:proofErr w:type="spellStart"/>
            <w:r w:rsidRPr="00E46153">
              <w:t>Gradio</w:t>
            </w:r>
            <w:proofErr w:type="spellEnd"/>
            <w:r w:rsidRPr="00E46153">
              <w:t xml:space="preserve"> guardó</w:t>
            </w:r>
          </w:p>
        </w:tc>
        <w:tc>
          <w:tcPr>
            <w:tcW w:w="2698" w:type="dxa"/>
          </w:tcPr>
          <w:p w14:paraId="070638E4" w14:textId="106F05AA" w:rsidR="00E46153" w:rsidRDefault="00E46153" w:rsidP="00892F2F">
            <w:pPr>
              <w:cnfStyle w:val="100000000000" w:firstRow="1" w:lastRow="0" w:firstColumn="0" w:lastColumn="0" w:oddVBand="0" w:evenVBand="0" w:oddHBand="0" w:evenHBand="0" w:firstRowFirstColumn="0" w:firstRowLastColumn="0" w:lastRowFirstColumn="0" w:lastRowLastColumn="0"/>
            </w:pPr>
            <w:r w:rsidRPr="00E46153">
              <w:t>Turno 2 (</w:t>
            </w:r>
            <w:proofErr w:type="spellStart"/>
            <w:r w:rsidRPr="00E46153">
              <w:rPr>
                <w:b w:val="0"/>
                <w:bCs w:val="0"/>
              </w:rPr>
              <w:t>history</w:t>
            </w:r>
            <w:proofErr w:type="spellEnd"/>
            <w:r w:rsidRPr="00E46153">
              <w:t>)</w:t>
            </w:r>
          </w:p>
        </w:tc>
      </w:tr>
      <w:tr w:rsidR="00E46153" w14:paraId="3EBD062E" w14:textId="77777777" w:rsidTr="00E46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5310C2B9" w14:textId="76B3AF0E" w:rsidR="00E46153" w:rsidRDefault="00206A45" w:rsidP="00892F2F">
            <w:proofErr w:type="spellStart"/>
            <w:r w:rsidRPr="00206A45">
              <w:t>user</w:t>
            </w:r>
            <w:proofErr w:type="spellEnd"/>
            <w:r w:rsidRPr="00206A45">
              <w:t xml:space="preserve"> “¿cuánto cuesta…?”</w:t>
            </w:r>
          </w:p>
        </w:tc>
        <w:tc>
          <w:tcPr>
            <w:tcW w:w="2697" w:type="dxa"/>
          </w:tcPr>
          <w:p w14:paraId="450B1669" w14:textId="2FD2811D" w:rsidR="00E46153" w:rsidRDefault="00206A45" w:rsidP="00892F2F">
            <w:pPr>
              <w:cnfStyle w:val="000000100000" w:firstRow="0" w:lastRow="0" w:firstColumn="0" w:lastColumn="0" w:oddVBand="0" w:evenVBand="0" w:oddHBand="1" w:evenHBand="0" w:firstRowFirstColumn="0" w:firstRowLastColumn="0" w:lastRowFirstColumn="0" w:lastRowLastColumn="0"/>
            </w:pPr>
            <w:r w:rsidRPr="00206A45">
              <w:rPr>
                <w:rFonts w:ascii="Segoe UI Emoji" w:hAnsi="Segoe UI Emoji" w:cs="Segoe UI Emoji"/>
              </w:rPr>
              <w:t>✅</w:t>
            </w:r>
          </w:p>
        </w:tc>
        <w:tc>
          <w:tcPr>
            <w:tcW w:w="2698" w:type="dxa"/>
          </w:tcPr>
          <w:p w14:paraId="5567A6DD" w14:textId="478C34D6" w:rsidR="00E46153" w:rsidRDefault="00206A45" w:rsidP="00892F2F">
            <w:pPr>
              <w:cnfStyle w:val="000000100000" w:firstRow="0" w:lastRow="0" w:firstColumn="0" w:lastColumn="0" w:oddVBand="0" w:evenVBand="0" w:oddHBand="1" w:evenHBand="0" w:firstRowFirstColumn="0" w:firstRowLastColumn="0" w:lastRowFirstColumn="0" w:lastRowLastColumn="0"/>
            </w:pPr>
            <w:r w:rsidRPr="00206A45">
              <w:rPr>
                <w:rFonts w:ascii="Segoe UI Emoji" w:hAnsi="Segoe UI Emoji" w:cs="Segoe UI Emoji"/>
              </w:rPr>
              <w:t>✅</w:t>
            </w:r>
            <w:r w:rsidRPr="00206A45">
              <w:t xml:space="preserve"> (lo escribió el usuario)</w:t>
            </w:r>
          </w:p>
        </w:tc>
        <w:tc>
          <w:tcPr>
            <w:tcW w:w="2698" w:type="dxa"/>
          </w:tcPr>
          <w:p w14:paraId="04795BA2" w14:textId="0B7E5496" w:rsidR="00E46153" w:rsidRDefault="00206A45" w:rsidP="00892F2F">
            <w:pPr>
              <w:cnfStyle w:val="000000100000" w:firstRow="0" w:lastRow="0" w:firstColumn="0" w:lastColumn="0" w:oddVBand="0" w:evenVBand="0" w:oddHBand="1" w:evenHBand="0" w:firstRowFirstColumn="0" w:firstRowLastColumn="0" w:lastRowFirstColumn="0" w:lastRowLastColumn="0"/>
            </w:pPr>
            <w:r w:rsidRPr="00206A45">
              <w:rPr>
                <w:rFonts w:ascii="Segoe UI Emoji" w:hAnsi="Segoe UI Emoji" w:cs="Segoe UI Emoji"/>
              </w:rPr>
              <w:t>✅</w:t>
            </w:r>
          </w:p>
        </w:tc>
      </w:tr>
      <w:tr w:rsidR="00E46153" w14:paraId="7DCEB796" w14:textId="77777777" w:rsidTr="00E46153">
        <w:tc>
          <w:tcPr>
            <w:cnfStyle w:val="001000000000" w:firstRow="0" w:lastRow="0" w:firstColumn="1" w:lastColumn="0" w:oddVBand="0" w:evenVBand="0" w:oddHBand="0" w:evenHBand="0" w:firstRowFirstColumn="0" w:firstRowLastColumn="0" w:lastRowFirstColumn="0" w:lastRowLastColumn="0"/>
            <w:tcW w:w="2697" w:type="dxa"/>
          </w:tcPr>
          <w:p w14:paraId="74A2F29E" w14:textId="4630659F" w:rsidR="00E46153" w:rsidRDefault="00206A45" w:rsidP="00892F2F">
            <w:proofErr w:type="spellStart"/>
            <w:r w:rsidRPr="00206A45">
              <w:t>assistant</w:t>
            </w:r>
            <w:proofErr w:type="spellEnd"/>
            <w:r w:rsidRPr="00206A45">
              <w:t xml:space="preserve"> con </w:t>
            </w:r>
            <w:proofErr w:type="spellStart"/>
            <w:r w:rsidRPr="00206A45">
              <w:t>tool_calls</w:t>
            </w:r>
            <w:proofErr w:type="spellEnd"/>
          </w:p>
        </w:tc>
        <w:tc>
          <w:tcPr>
            <w:tcW w:w="2697" w:type="dxa"/>
          </w:tcPr>
          <w:p w14:paraId="2A42846C" w14:textId="0C772F93" w:rsidR="00E46153" w:rsidRDefault="00206A45" w:rsidP="00892F2F">
            <w:pPr>
              <w:cnfStyle w:val="000000000000" w:firstRow="0" w:lastRow="0" w:firstColumn="0" w:lastColumn="0" w:oddVBand="0" w:evenVBand="0" w:oddHBand="0" w:evenHBand="0" w:firstRowFirstColumn="0" w:firstRowLastColumn="0" w:lastRowFirstColumn="0" w:lastRowLastColumn="0"/>
            </w:pPr>
            <w:r w:rsidRPr="00206A45">
              <w:rPr>
                <w:rFonts w:ascii="Segoe UI Emoji" w:hAnsi="Segoe UI Emoji" w:cs="Segoe UI Emoji"/>
              </w:rPr>
              <w:t>✅</w:t>
            </w:r>
          </w:p>
        </w:tc>
        <w:tc>
          <w:tcPr>
            <w:tcW w:w="2698" w:type="dxa"/>
          </w:tcPr>
          <w:p w14:paraId="54DEE1CC" w14:textId="61C1C7DB" w:rsidR="00E46153" w:rsidRDefault="00206A45" w:rsidP="00892F2F">
            <w:pPr>
              <w:cnfStyle w:val="000000000000" w:firstRow="0" w:lastRow="0" w:firstColumn="0" w:lastColumn="0" w:oddVBand="0" w:evenVBand="0" w:oddHBand="0" w:evenHBand="0" w:firstRowFirstColumn="0" w:firstRowLastColumn="0" w:lastRowFirstColumn="0" w:lastRowLastColumn="0"/>
            </w:pPr>
            <w:r w:rsidRPr="00206A45">
              <w:rPr>
                <w:rFonts w:ascii="Segoe UI Emoji" w:hAnsi="Segoe UI Emoji" w:cs="Segoe UI Emoji"/>
              </w:rPr>
              <w:t>❌</w:t>
            </w:r>
          </w:p>
        </w:tc>
        <w:tc>
          <w:tcPr>
            <w:tcW w:w="2698" w:type="dxa"/>
          </w:tcPr>
          <w:p w14:paraId="058942A7" w14:textId="6186F4C9" w:rsidR="00E46153" w:rsidRDefault="00206A45" w:rsidP="00892F2F">
            <w:pPr>
              <w:cnfStyle w:val="000000000000" w:firstRow="0" w:lastRow="0" w:firstColumn="0" w:lastColumn="0" w:oddVBand="0" w:evenVBand="0" w:oddHBand="0" w:evenHBand="0" w:firstRowFirstColumn="0" w:firstRowLastColumn="0" w:lastRowFirstColumn="0" w:lastRowLastColumn="0"/>
            </w:pPr>
            <w:r w:rsidRPr="00206A45">
              <w:rPr>
                <w:rFonts w:ascii="Segoe UI Emoji" w:hAnsi="Segoe UI Emoji" w:cs="Segoe UI Emoji"/>
              </w:rPr>
              <w:t>❌</w:t>
            </w:r>
          </w:p>
        </w:tc>
      </w:tr>
      <w:tr w:rsidR="00206A45" w14:paraId="6BE90DC8" w14:textId="77777777" w:rsidTr="00E46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632B5501" w14:textId="5C2BF18A" w:rsidR="00206A45" w:rsidRPr="00206A45" w:rsidRDefault="00206A45" w:rsidP="00892F2F">
            <w:proofErr w:type="spellStart"/>
            <w:r w:rsidRPr="00206A45">
              <w:t>tool</w:t>
            </w:r>
            <w:proofErr w:type="spellEnd"/>
            <w:r w:rsidRPr="00206A45">
              <w:t xml:space="preserve"> con el precio</w:t>
            </w:r>
          </w:p>
        </w:tc>
        <w:tc>
          <w:tcPr>
            <w:tcW w:w="2697" w:type="dxa"/>
          </w:tcPr>
          <w:p w14:paraId="1068E5B4" w14:textId="5A2E019B" w:rsidR="00206A45" w:rsidRPr="00206A45" w:rsidRDefault="00206A45" w:rsidP="00892F2F">
            <w:pP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206A45">
              <w:rPr>
                <w:rFonts w:ascii="Segoe UI Emoji" w:hAnsi="Segoe UI Emoji" w:cs="Segoe UI Emoji"/>
              </w:rPr>
              <w:t>✅</w:t>
            </w:r>
          </w:p>
        </w:tc>
        <w:tc>
          <w:tcPr>
            <w:tcW w:w="2698" w:type="dxa"/>
          </w:tcPr>
          <w:p w14:paraId="2340D1CE" w14:textId="127DD3C5" w:rsidR="00206A45" w:rsidRPr="00206A45" w:rsidRDefault="00206A45" w:rsidP="00892F2F">
            <w:pP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206A45">
              <w:rPr>
                <w:rFonts w:ascii="Segoe UI Emoji" w:hAnsi="Segoe UI Emoji" w:cs="Segoe UI Emoji"/>
              </w:rPr>
              <w:t>❌</w:t>
            </w:r>
          </w:p>
        </w:tc>
        <w:tc>
          <w:tcPr>
            <w:tcW w:w="2698" w:type="dxa"/>
          </w:tcPr>
          <w:p w14:paraId="08BD9425" w14:textId="619335BE" w:rsidR="00206A45" w:rsidRPr="00206A45" w:rsidRDefault="00206A45" w:rsidP="00892F2F">
            <w:pP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206A45">
              <w:rPr>
                <w:rFonts w:ascii="Segoe UI Emoji" w:hAnsi="Segoe UI Emoji" w:cs="Segoe UI Emoji"/>
              </w:rPr>
              <w:t>❌</w:t>
            </w:r>
          </w:p>
        </w:tc>
      </w:tr>
      <w:tr w:rsidR="00206A45" w14:paraId="2EC61726" w14:textId="77777777" w:rsidTr="00E46153">
        <w:tc>
          <w:tcPr>
            <w:cnfStyle w:val="001000000000" w:firstRow="0" w:lastRow="0" w:firstColumn="1" w:lastColumn="0" w:oddVBand="0" w:evenVBand="0" w:oddHBand="0" w:evenHBand="0" w:firstRowFirstColumn="0" w:firstRowLastColumn="0" w:lastRowFirstColumn="0" w:lastRowLastColumn="0"/>
            <w:tcW w:w="2697" w:type="dxa"/>
          </w:tcPr>
          <w:p w14:paraId="67072EC4" w14:textId="001A2577" w:rsidR="00206A45" w:rsidRPr="00206A45" w:rsidRDefault="00206A45" w:rsidP="00892F2F">
            <w:proofErr w:type="spellStart"/>
            <w:r w:rsidRPr="00206A45">
              <w:t>assistant</w:t>
            </w:r>
            <w:proofErr w:type="spellEnd"/>
            <w:r w:rsidRPr="00206A45">
              <w:t xml:space="preserve"> “Un boleto… $799.”</w:t>
            </w:r>
          </w:p>
        </w:tc>
        <w:tc>
          <w:tcPr>
            <w:tcW w:w="2697" w:type="dxa"/>
          </w:tcPr>
          <w:p w14:paraId="1999F809" w14:textId="73B61376" w:rsidR="00206A45" w:rsidRPr="00206A45" w:rsidRDefault="00206A45" w:rsidP="00892F2F">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206A45">
              <w:rPr>
                <w:rFonts w:ascii="Segoe UI Emoji" w:hAnsi="Segoe UI Emoji" w:cs="Segoe UI Emoji"/>
              </w:rPr>
              <w:t>(se genera al final)</w:t>
            </w:r>
          </w:p>
        </w:tc>
        <w:tc>
          <w:tcPr>
            <w:tcW w:w="2698" w:type="dxa"/>
          </w:tcPr>
          <w:p w14:paraId="42CD3B26" w14:textId="4BDB8B78" w:rsidR="00206A45" w:rsidRPr="00206A45" w:rsidRDefault="00AA008C" w:rsidP="00892F2F">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AA008C">
              <w:rPr>
                <w:rFonts w:ascii="Segoe UI Emoji" w:hAnsi="Segoe UI Emoji" w:cs="Segoe UI Emoji"/>
              </w:rPr>
              <w:t xml:space="preserve">✅ (es el </w:t>
            </w:r>
            <w:proofErr w:type="spellStart"/>
            <w:r w:rsidRPr="00AA008C">
              <w:rPr>
                <w:rFonts w:ascii="Segoe UI Emoji" w:hAnsi="Segoe UI Emoji" w:cs="Segoe UI Emoji"/>
              </w:rPr>
              <w:t>return</w:t>
            </w:r>
            <w:proofErr w:type="spellEnd"/>
            <w:r w:rsidRPr="00AA008C">
              <w:rPr>
                <w:rFonts w:ascii="Segoe UI Emoji" w:hAnsi="Segoe UI Emoji" w:cs="Segoe UI Emoji"/>
              </w:rPr>
              <w:t>)</w:t>
            </w:r>
          </w:p>
        </w:tc>
        <w:tc>
          <w:tcPr>
            <w:tcW w:w="2698" w:type="dxa"/>
          </w:tcPr>
          <w:p w14:paraId="5662FE64" w14:textId="515AA3C4" w:rsidR="00206A45" w:rsidRPr="00206A45" w:rsidRDefault="00AA008C" w:rsidP="00892F2F">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AA008C">
              <w:rPr>
                <w:rFonts w:ascii="Segoe UI Emoji" w:hAnsi="Segoe UI Emoji" w:cs="Segoe UI Emoji"/>
              </w:rPr>
              <w:t>✅</w:t>
            </w:r>
          </w:p>
        </w:tc>
      </w:tr>
    </w:tbl>
    <w:p w14:paraId="64B10E45" w14:textId="77777777" w:rsidR="00AA008C" w:rsidRPr="00AA008C" w:rsidRDefault="00AA008C" w:rsidP="00AA008C">
      <w:proofErr w:type="spellStart"/>
      <w:r w:rsidRPr="00AA008C">
        <w:rPr>
          <w:b/>
          <w:bCs/>
        </w:rPr>
        <w:lastRenderedPageBreak/>
        <w:t>messages</w:t>
      </w:r>
      <w:proofErr w:type="spellEnd"/>
      <w:r w:rsidRPr="00AA008C">
        <w:t xml:space="preserve"> es una variable local: nace y muere dentro de </w:t>
      </w:r>
      <w:proofErr w:type="gramStart"/>
      <w:r w:rsidRPr="00AA008C">
        <w:rPr>
          <w:b/>
          <w:bCs/>
        </w:rPr>
        <w:t>chat(</w:t>
      </w:r>
      <w:proofErr w:type="gramEnd"/>
      <w:r w:rsidRPr="00AA008C">
        <w:rPr>
          <w:b/>
          <w:bCs/>
        </w:rPr>
        <w:t>)</w:t>
      </w:r>
      <w:r w:rsidRPr="00AA008C">
        <w:t xml:space="preserve">. Lo único que sale es el </w:t>
      </w:r>
      <w:proofErr w:type="spellStart"/>
      <w:r w:rsidRPr="00AA008C">
        <w:rPr>
          <w:b/>
          <w:bCs/>
        </w:rPr>
        <w:t>return</w:t>
      </w:r>
      <w:proofErr w:type="spellEnd"/>
      <w:r w:rsidRPr="00AA008C">
        <w:t xml:space="preserve">, y eso es lo único que </w:t>
      </w:r>
      <w:proofErr w:type="spellStart"/>
      <w:r w:rsidRPr="00AA008C">
        <w:t>Gradio</w:t>
      </w:r>
      <w:proofErr w:type="spellEnd"/>
      <w:r w:rsidRPr="00AA008C">
        <w:t xml:space="preserve"> guarda.</w:t>
      </w:r>
    </w:p>
    <w:p w14:paraId="363D5306" w14:textId="77777777" w:rsidR="00C0352F" w:rsidRPr="00C0352F" w:rsidRDefault="00C0352F" w:rsidP="00C0352F">
      <w:pPr>
        <w:rPr>
          <w:b/>
          <w:bCs/>
          <w:sz w:val="24"/>
          <w:szCs w:val="28"/>
        </w:rPr>
      </w:pPr>
      <w:r w:rsidRPr="00C0352F">
        <w:rPr>
          <w:b/>
          <w:bCs/>
          <w:sz w:val="24"/>
          <w:szCs w:val="28"/>
          <w:highlight w:val="yellow"/>
        </w:rPr>
        <w:t>Consecuencia</w:t>
      </w:r>
    </w:p>
    <w:p w14:paraId="67DCB2D3" w14:textId="77777777" w:rsidR="00C0352F" w:rsidRPr="00C0352F" w:rsidRDefault="00C0352F" w:rsidP="00C0352F">
      <w:pPr>
        <w:pBdr>
          <w:bottom w:val="single" w:sz="6" w:space="1" w:color="auto"/>
        </w:pBdr>
      </w:pPr>
      <w:r w:rsidRPr="00C0352F">
        <w:t xml:space="preserve">En el turno 2, el modelo ve la respuesta de texto (“…cuesta $799.”), no que usó la herramienta. Tiene que volver a pedirla para París (ves </w:t>
      </w:r>
      <w:proofErr w:type="spellStart"/>
      <w:r w:rsidRPr="00F34192">
        <w:rPr>
          <w:b/>
          <w:bCs/>
        </w:rPr>
        <w:t>tool_calls</w:t>
      </w:r>
      <w:proofErr w:type="spellEnd"/>
      <w:r w:rsidRPr="00F34192">
        <w:rPr>
          <w:b/>
          <w:bCs/>
        </w:rPr>
        <w:t xml:space="preserve"> -&gt; </w:t>
      </w:r>
      <w:proofErr w:type="spellStart"/>
      <w:r w:rsidRPr="00F34192">
        <w:rPr>
          <w:b/>
          <w:bCs/>
        </w:rPr>
        <w:t>get_</w:t>
      </w:r>
      <w:proofErr w:type="gramStart"/>
      <w:r w:rsidRPr="00F34192">
        <w:rPr>
          <w:b/>
          <w:bCs/>
        </w:rPr>
        <w:t>ticket</w:t>
      </w:r>
      <w:proofErr w:type="gramEnd"/>
      <w:r w:rsidRPr="00F34192">
        <w:rPr>
          <w:b/>
          <w:bCs/>
        </w:rPr>
        <w:t>_</w:t>
      </w:r>
      <w:proofErr w:type="gramStart"/>
      <w:r w:rsidRPr="00F34192">
        <w:rPr>
          <w:b/>
          <w:bCs/>
        </w:rPr>
        <w:t>price</w:t>
      </w:r>
      <w:proofErr w:type="spellEnd"/>
      <w:r w:rsidRPr="00F34192">
        <w:rPr>
          <w:b/>
          <w:bCs/>
        </w:rPr>
        <w:t>(</w:t>
      </w:r>
      <w:proofErr w:type="gramEnd"/>
      <w:r w:rsidRPr="00F34192">
        <w:rPr>
          <w:b/>
          <w:bCs/>
        </w:rPr>
        <w:t>... "Paris")</w:t>
      </w:r>
      <w:r w:rsidRPr="00C0352F">
        <w:t xml:space="preserve"> en el turno 2).</w:t>
      </w:r>
    </w:p>
    <w:p w14:paraId="241319E9" w14:textId="67ACD227" w:rsidR="00F34192" w:rsidRDefault="00F34192" w:rsidP="00892F2F">
      <w:r w:rsidRPr="00F34192">
        <w:rPr>
          <w:noProof/>
        </w:rPr>
        <w:drawing>
          <wp:inline distT="0" distB="0" distL="0" distR="0" wp14:anchorId="6C070825" wp14:editId="3D9DC47E">
            <wp:extent cx="5890770" cy="723963"/>
            <wp:effectExtent l="38100" t="38100" r="34290" b="38100"/>
            <wp:docPr id="1836415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15286" name=""/>
                    <pic:cNvPicPr/>
                  </pic:nvPicPr>
                  <pic:blipFill>
                    <a:blip r:embed="rId848"/>
                    <a:stretch>
                      <a:fillRect/>
                    </a:stretch>
                  </pic:blipFill>
                  <pic:spPr>
                    <a:xfrm>
                      <a:off x="0" y="0"/>
                      <a:ext cx="5890770" cy="723963"/>
                    </a:xfrm>
                    <a:prstGeom prst="rect">
                      <a:avLst/>
                    </a:prstGeom>
                    <a:ln w="28575">
                      <a:solidFill>
                        <a:schemeClr val="tx1"/>
                      </a:solidFill>
                    </a:ln>
                  </pic:spPr>
                </pic:pic>
              </a:graphicData>
            </a:graphic>
          </wp:inline>
        </w:drawing>
      </w:r>
    </w:p>
    <w:p w14:paraId="65B66A71" w14:textId="096596E3" w:rsidR="00FC1ECA" w:rsidRDefault="00FC1ECA" w:rsidP="00892F2F">
      <w:r>
        <w:t xml:space="preserve">Se </w:t>
      </w:r>
      <w:r>
        <w:rPr>
          <w:b/>
          <w:bCs/>
        </w:rPr>
        <w:t xml:space="preserve">crea de nuevo </w:t>
      </w:r>
      <w:r>
        <w:t xml:space="preserve">por cada mensaje que </w:t>
      </w:r>
      <w:proofErr w:type="spellStart"/>
      <w:r>
        <w:t>envias</w:t>
      </w:r>
      <w:proofErr w:type="spellEnd"/>
      <w:r>
        <w:t>.</w:t>
      </w:r>
    </w:p>
    <w:p w14:paraId="3766729C" w14:textId="5AFC5285" w:rsidR="00FC1ECA" w:rsidRDefault="00FC1ECA" w:rsidP="00FC1ECA">
      <w:pPr>
        <w:pStyle w:val="Prrafodelista"/>
        <w:numPr>
          <w:ilvl w:val="0"/>
          <w:numId w:val="44"/>
        </w:numPr>
      </w:pPr>
      <w:r>
        <w:rPr>
          <w:b/>
          <w:bCs/>
        </w:rPr>
        <w:t xml:space="preserve">Dentro de un mismo turno, </w:t>
      </w:r>
      <w:proofErr w:type="spellStart"/>
      <w:r>
        <w:rPr>
          <w:b/>
          <w:bCs/>
        </w:rPr>
        <w:t>messages</w:t>
      </w:r>
      <w:proofErr w:type="spellEnd"/>
      <w:r>
        <w:rPr>
          <w:b/>
          <w:bCs/>
        </w:rPr>
        <w:t xml:space="preserve"> </w:t>
      </w:r>
      <w:r>
        <w:t xml:space="preserve">si va acumulando: arranca con 4 y le haces </w:t>
      </w:r>
      <w:proofErr w:type="spellStart"/>
      <w:r>
        <w:rPr>
          <w:b/>
          <w:bCs/>
        </w:rPr>
        <w:t>append</w:t>
      </w:r>
      <w:proofErr w:type="spellEnd"/>
      <w:r>
        <w:rPr>
          <w:b/>
          <w:bCs/>
        </w:rPr>
        <w:t xml:space="preserve"> </w:t>
      </w:r>
      <w:r>
        <w:t>hasta 6.</w:t>
      </w:r>
    </w:p>
    <w:p w14:paraId="3A7458A7" w14:textId="4D18AF4F" w:rsidR="00FC1ECA" w:rsidRDefault="00955B98" w:rsidP="00FC1ECA">
      <w:pPr>
        <w:pStyle w:val="Prrafodelista"/>
        <w:numPr>
          <w:ilvl w:val="0"/>
          <w:numId w:val="44"/>
        </w:numPr>
      </w:pPr>
      <w:r w:rsidRPr="00955B98">
        <w:rPr>
          <w:b/>
          <w:bCs/>
        </w:rPr>
        <w:t>Entre turnos</w:t>
      </w:r>
      <w:r w:rsidRPr="00955B98">
        <w:t xml:space="preserve">, no acumula. Cuando termina </w:t>
      </w:r>
      <w:proofErr w:type="gramStart"/>
      <w:r w:rsidRPr="00955B98">
        <w:t>chat(</w:t>
      </w:r>
      <w:proofErr w:type="gramEnd"/>
      <w:r w:rsidRPr="00955B98">
        <w:t>) se borra, y en el turno siguiente se reconstruye desde cero con esta línea:</w:t>
      </w:r>
    </w:p>
    <w:p w14:paraId="292E9364" w14:textId="0FD998D0" w:rsidR="00955B98" w:rsidRDefault="00AE3F3C" w:rsidP="00955B98">
      <w:r w:rsidRPr="00AE3F3C">
        <w:rPr>
          <w:noProof/>
        </w:rPr>
        <w:drawing>
          <wp:inline distT="0" distB="0" distL="0" distR="0" wp14:anchorId="7CA6F55E" wp14:editId="5B3DD7AD">
            <wp:extent cx="5743575" cy="773787"/>
            <wp:effectExtent l="38100" t="38100" r="28575" b="45720"/>
            <wp:docPr id="229225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25145" name=""/>
                    <pic:cNvPicPr/>
                  </pic:nvPicPr>
                  <pic:blipFill>
                    <a:blip r:embed="rId849"/>
                    <a:stretch>
                      <a:fillRect/>
                    </a:stretch>
                  </pic:blipFill>
                  <pic:spPr>
                    <a:xfrm>
                      <a:off x="0" y="0"/>
                      <a:ext cx="5773213" cy="777780"/>
                    </a:xfrm>
                    <a:prstGeom prst="rect">
                      <a:avLst/>
                    </a:prstGeom>
                    <a:ln w="28575">
                      <a:solidFill>
                        <a:schemeClr val="tx1"/>
                      </a:solidFill>
                    </a:ln>
                  </pic:spPr>
                </pic:pic>
              </a:graphicData>
            </a:graphic>
          </wp:inline>
        </w:drawing>
      </w:r>
    </w:p>
    <w:p w14:paraId="7FCC0266" w14:textId="76266D01" w:rsidR="00AE3F3C" w:rsidRDefault="00AE3F3C" w:rsidP="00955B98">
      <w:pPr>
        <w:pBdr>
          <w:bottom w:val="single" w:sz="6" w:space="1" w:color="auto"/>
        </w:pBdr>
        <w:rPr>
          <w:b/>
          <w:bCs/>
        </w:rPr>
      </w:pPr>
      <w:r>
        <w:t xml:space="preserve">Lo que acumula entre turnos es el </w:t>
      </w:r>
      <w:proofErr w:type="spellStart"/>
      <w:r>
        <w:rPr>
          <w:b/>
          <w:bCs/>
        </w:rPr>
        <w:t>history</w:t>
      </w:r>
      <w:proofErr w:type="spellEnd"/>
      <w:r>
        <w:rPr>
          <w:b/>
          <w:bCs/>
        </w:rPr>
        <w:t xml:space="preserve"> </w:t>
      </w:r>
      <w:r>
        <w:t xml:space="preserve">de </w:t>
      </w:r>
      <w:proofErr w:type="spellStart"/>
      <w:r>
        <w:rPr>
          <w:b/>
          <w:bCs/>
        </w:rPr>
        <w:t>Gradio</w:t>
      </w:r>
      <w:proofErr w:type="spellEnd"/>
      <w:r>
        <w:rPr>
          <w:b/>
          <w:bCs/>
        </w:rPr>
        <w:t xml:space="preserve">, </w:t>
      </w:r>
      <w:r>
        <w:t xml:space="preserve">no tu </w:t>
      </w:r>
      <w:proofErr w:type="spellStart"/>
      <w:r>
        <w:rPr>
          <w:b/>
          <w:bCs/>
        </w:rPr>
        <w:t>messages</w:t>
      </w:r>
      <w:proofErr w:type="spellEnd"/>
      <w:r>
        <w:rPr>
          <w:b/>
          <w:bCs/>
        </w:rPr>
        <w:t xml:space="preserve">. </w:t>
      </w:r>
      <w:r>
        <w:t xml:space="preserve">Tu </w:t>
      </w:r>
      <w:proofErr w:type="spellStart"/>
      <w:r>
        <w:rPr>
          <w:b/>
          <w:bCs/>
        </w:rPr>
        <w:t>message</w:t>
      </w:r>
      <w:proofErr w:type="spellEnd"/>
      <w:r>
        <w:rPr>
          <w:b/>
          <w:bCs/>
        </w:rPr>
        <w:t xml:space="preserve"> </w:t>
      </w:r>
      <w:r>
        <w:t xml:space="preserve">se rearma cada vez a partir de ese </w:t>
      </w:r>
      <w:proofErr w:type="spellStart"/>
      <w:r>
        <w:rPr>
          <w:b/>
          <w:bCs/>
        </w:rPr>
        <w:t>history</w:t>
      </w:r>
      <w:proofErr w:type="spellEnd"/>
      <w:r>
        <w:rPr>
          <w:b/>
          <w:bCs/>
        </w:rPr>
        <w:t>.</w:t>
      </w:r>
    </w:p>
    <w:p w14:paraId="12ED427C" w14:textId="77777777" w:rsidR="0025220D" w:rsidRDefault="0025220D" w:rsidP="0025220D">
      <w:r w:rsidRPr="0025220D">
        <w:t xml:space="preserve">Una analogía: </w:t>
      </w:r>
      <w:proofErr w:type="spellStart"/>
      <w:r w:rsidRPr="0025220D">
        <w:rPr>
          <w:b/>
          <w:bCs/>
        </w:rPr>
        <w:t>messages</w:t>
      </w:r>
      <w:proofErr w:type="spellEnd"/>
      <w:r w:rsidRPr="0025220D">
        <w:t xml:space="preserve"> es </w:t>
      </w:r>
      <w:r w:rsidRPr="0025220D">
        <w:rPr>
          <w:b/>
          <w:bCs/>
        </w:rPr>
        <w:t>una hoja de borrador</w:t>
      </w:r>
      <w:r w:rsidRPr="0025220D">
        <w:t xml:space="preserve"> que armas cada vez que el usuario escribe y botas al terminar. El cuaderno que sí se conserva es el </w:t>
      </w:r>
      <w:proofErr w:type="spellStart"/>
      <w:r w:rsidRPr="0025220D">
        <w:rPr>
          <w:b/>
          <w:bCs/>
        </w:rPr>
        <w:t>history</w:t>
      </w:r>
      <w:proofErr w:type="spellEnd"/>
      <w:r w:rsidRPr="0025220D">
        <w:t xml:space="preserve">, que guarda </w:t>
      </w:r>
      <w:proofErr w:type="spellStart"/>
      <w:r w:rsidRPr="0025220D">
        <w:t>Gradio</w:t>
      </w:r>
      <w:proofErr w:type="spellEnd"/>
    </w:p>
    <w:p w14:paraId="1021C510" w14:textId="77777777" w:rsidR="00D35B17" w:rsidRDefault="00D35B17" w:rsidP="0025220D">
      <w:r w:rsidRPr="00D35B17">
        <w:rPr>
          <w:noProof/>
        </w:rPr>
        <w:drawing>
          <wp:inline distT="0" distB="0" distL="0" distR="0" wp14:anchorId="77C0CEC7" wp14:editId="73487ED0">
            <wp:extent cx="6858000" cy="1160780"/>
            <wp:effectExtent l="38100" t="38100" r="38100" b="39370"/>
            <wp:docPr id="1328377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77302" name=""/>
                    <pic:cNvPicPr/>
                  </pic:nvPicPr>
                  <pic:blipFill>
                    <a:blip r:embed="rId850"/>
                    <a:stretch>
                      <a:fillRect/>
                    </a:stretch>
                  </pic:blipFill>
                  <pic:spPr>
                    <a:xfrm>
                      <a:off x="0" y="0"/>
                      <a:ext cx="6858000" cy="1160780"/>
                    </a:xfrm>
                    <a:prstGeom prst="rect">
                      <a:avLst/>
                    </a:prstGeom>
                    <a:ln w="28575">
                      <a:solidFill>
                        <a:srgbClr val="EE0000"/>
                      </a:solidFill>
                    </a:ln>
                  </pic:spPr>
                </pic:pic>
              </a:graphicData>
            </a:graphic>
          </wp:inline>
        </w:drawing>
      </w:r>
    </w:p>
    <w:p w14:paraId="2B5FF193" w14:textId="77777777" w:rsidR="00995AC1" w:rsidRPr="00995AC1" w:rsidRDefault="00995AC1" w:rsidP="00995AC1">
      <w:r w:rsidRPr="00995AC1">
        <w:t>Con los números de mi simulación anterior:</w:t>
      </w:r>
    </w:p>
    <w:tbl>
      <w:tblPr>
        <w:tblStyle w:val="Tablaconcuadrcula4-nfasis4"/>
        <w:tblW w:w="0" w:type="auto"/>
        <w:tblLook w:val="04A0" w:firstRow="1" w:lastRow="0" w:firstColumn="1" w:lastColumn="0" w:noHBand="0" w:noVBand="1"/>
      </w:tblPr>
      <w:tblGrid>
        <w:gridCol w:w="2697"/>
        <w:gridCol w:w="2697"/>
        <w:gridCol w:w="2698"/>
        <w:gridCol w:w="2698"/>
      </w:tblGrid>
      <w:tr w:rsidR="00995AC1" w14:paraId="2BA00D72" w14:textId="77777777" w:rsidTr="005C73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1DE79FC9" w14:textId="77777777" w:rsidR="00995AC1" w:rsidRDefault="00995AC1" w:rsidP="0025220D"/>
        </w:tc>
        <w:tc>
          <w:tcPr>
            <w:tcW w:w="2697" w:type="dxa"/>
          </w:tcPr>
          <w:p w14:paraId="59E9A0A9" w14:textId="57AD2780" w:rsidR="00995AC1" w:rsidRPr="00995AC1" w:rsidRDefault="00995AC1" w:rsidP="0025220D">
            <w:pPr>
              <w:cnfStyle w:val="100000000000" w:firstRow="1" w:lastRow="0" w:firstColumn="0" w:lastColumn="0" w:oddVBand="0" w:evenVBand="0" w:oddHBand="0" w:evenHBand="0" w:firstRowFirstColumn="0" w:firstRowLastColumn="0" w:lastRowFirstColumn="0" w:lastRowLastColumn="0"/>
              <w:rPr>
                <w:b w:val="0"/>
                <w:bCs w:val="0"/>
              </w:rPr>
            </w:pPr>
            <w:r w:rsidRPr="00995AC1">
              <w:rPr>
                <w:b w:val="0"/>
                <w:bCs w:val="0"/>
              </w:rPr>
              <w:t xml:space="preserve">Cómo empieza </w:t>
            </w:r>
            <w:proofErr w:type="spellStart"/>
            <w:r w:rsidRPr="00995AC1">
              <w:rPr>
                <w:b w:val="0"/>
                <w:bCs w:val="0"/>
              </w:rPr>
              <w:t>messages</w:t>
            </w:r>
            <w:proofErr w:type="spellEnd"/>
          </w:p>
        </w:tc>
        <w:tc>
          <w:tcPr>
            <w:tcW w:w="2698" w:type="dxa"/>
          </w:tcPr>
          <w:p w14:paraId="72C54789" w14:textId="1A889D1F" w:rsidR="00995AC1" w:rsidRPr="00995AC1" w:rsidRDefault="00995AC1" w:rsidP="0025220D">
            <w:pPr>
              <w:cnfStyle w:val="100000000000" w:firstRow="1" w:lastRow="0" w:firstColumn="0" w:lastColumn="0" w:oddVBand="0" w:evenVBand="0" w:oddHBand="0" w:evenHBand="0" w:firstRowFirstColumn="0" w:firstRowLastColumn="0" w:lastRowFirstColumn="0" w:lastRowLastColumn="0"/>
              <w:rPr>
                <w:b w:val="0"/>
                <w:bCs w:val="0"/>
              </w:rPr>
            </w:pPr>
            <w:r w:rsidRPr="00995AC1">
              <w:rPr>
                <w:b w:val="0"/>
                <w:bCs w:val="0"/>
              </w:rPr>
              <w:t>Cómo termina</w:t>
            </w:r>
          </w:p>
        </w:tc>
        <w:tc>
          <w:tcPr>
            <w:tcW w:w="2698" w:type="dxa"/>
          </w:tcPr>
          <w:p w14:paraId="1556524D" w14:textId="31435382" w:rsidR="00995AC1" w:rsidRPr="00995AC1" w:rsidRDefault="00995AC1" w:rsidP="0025220D">
            <w:pPr>
              <w:cnfStyle w:val="100000000000" w:firstRow="1" w:lastRow="0" w:firstColumn="0" w:lastColumn="0" w:oddVBand="0" w:evenVBand="0" w:oddHBand="0" w:evenHBand="0" w:firstRowFirstColumn="0" w:firstRowLastColumn="0" w:lastRowFirstColumn="0" w:lastRowLastColumn="0"/>
              <w:rPr>
                <w:b w:val="0"/>
                <w:bCs w:val="0"/>
              </w:rPr>
            </w:pPr>
            <w:r w:rsidRPr="00995AC1">
              <w:rPr>
                <w:b w:val="0"/>
                <w:bCs w:val="0"/>
              </w:rPr>
              <w:t>Qué pasa después</w:t>
            </w:r>
          </w:p>
        </w:tc>
      </w:tr>
      <w:tr w:rsidR="00995AC1" w14:paraId="291A36FD" w14:textId="77777777" w:rsidTr="005C73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36308E1B" w14:textId="31380B7D" w:rsidR="00995AC1" w:rsidRPr="00995AC1" w:rsidRDefault="00995AC1" w:rsidP="0025220D">
            <w:r>
              <w:rPr>
                <w:b w:val="0"/>
                <w:bCs w:val="0"/>
              </w:rPr>
              <w:t>Turno 1 (“¿Cuánto</w:t>
            </w:r>
            <w:r>
              <w:t xml:space="preserve"> cuesta ir a Londres?”)</w:t>
            </w:r>
          </w:p>
        </w:tc>
        <w:tc>
          <w:tcPr>
            <w:tcW w:w="2697" w:type="dxa"/>
          </w:tcPr>
          <w:p w14:paraId="7FC8646B" w14:textId="29FE1D7A" w:rsidR="00995AC1" w:rsidRPr="00995AC1" w:rsidRDefault="00995AC1" w:rsidP="0025220D">
            <w:pPr>
              <w:cnfStyle w:val="000000100000" w:firstRow="0" w:lastRow="0" w:firstColumn="0" w:lastColumn="0" w:oddVBand="0" w:evenVBand="0" w:oddHBand="1" w:evenHBand="0" w:firstRowFirstColumn="0" w:firstRowLastColumn="0" w:lastRowFirstColumn="0" w:lastRowLastColumn="0"/>
            </w:pPr>
            <w:r>
              <w:rPr>
                <w:b/>
                <w:bCs/>
              </w:rPr>
              <w:t xml:space="preserve">2 </w:t>
            </w:r>
            <w:r>
              <w:t>mensajes (</w:t>
            </w:r>
            <w:proofErr w:type="spellStart"/>
            <w:r>
              <w:t>system</w:t>
            </w:r>
            <w:proofErr w:type="spellEnd"/>
            <w:r>
              <w:t xml:space="preserve"> + </w:t>
            </w:r>
            <w:proofErr w:type="spellStart"/>
            <w:r>
              <w:t>user</w:t>
            </w:r>
            <w:proofErr w:type="spellEnd"/>
            <w:r>
              <w:t>)</w:t>
            </w:r>
          </w:p>
        </w:tc>
        <w:tc>
          <w:tcPr>
            <w:tcW w:w="2698" w:type="dxa"/>
          </w:tcPr>
          <w:p w14:paraId="45C14911" w14:textId="311CB91C" w:rsidR="00995AC1" w:rsidRPr="00995AC1" w:rsidRDefault="00995AC1" w:rsidP="0025220D">
            <w:pPr>
              <w:cnfStyle w:val="000000100000" w:firstRow="0" w:lastRow="0" w:firstColumn="0" w:lastColumn="0" w:oddVBand="0" w:evenVBand="0" w:oddHBand="1" w:evenHBand="0" w:firstRowFirstColumn="0" w:firstRowLastColumn="0" w:lastRowFirstColumn="0" w:lastRowLastColumn="0"/>
            </w:pPr>
            <w:r>
              <w:rPr>
                <w:b/>
                <w:bCs/>
              </w:rPr>
              <w:t xml:space="preserve">4 </w:t>
            </w:r>
            <w:r>
              <w:t>(le agregaste la petición y el resultado)</w:t>
            </w:r>
          </w:p>
        </w:tc>
        <w:tc>
          <w:tcPr>
            <w:tcW w:w="2698" w:type="dxa"/>
          </w:tcPr>
          <w:p w14:paraId="231CF61B" w14:textId="507FF10F" w:rsidR="00995AC1" w:rsidRDefault="00995AC1" w:rsidP="0025220D">
            <w:pPr>
              <w:cnfStyle w:val="000000100000" w:firstRow="0" w:lastRow="0" w:firstColumn="0" w:lastColumn="0" w:oddVBand="0" w:evenVBand="0" w:oddHBand="1" w:evenHBand="0" w:firstRowFirstColumn="0" w:firstRowLastColumn="0" w:lastRowFirstColumn="0" w:lastRowLastColumn="0"/>
            </w:pPr>
            <w:r>
              <w:t>Se borra</w:t>
            </w:r>
          </w:p>
        </w:tc>
      </w:tr>
      <w:tr w:rsidR="00995AC1" w14:paraId="09AC5280" w14:textId="77777777" w:rsidTr="005C739C">
        <w:tc>
          <w:tcPr>
            <w:cnfStyle w:val="001000000000" w:firstRow="0" w:lastRow="0" w:firstColumn="1" w:lastColumn="0" w:oddVBand="0" w:evenVBand="0" w:oddHBand="0" w:evenHBand="0" w:firstRowFirstColumn="0" w:firstRowLastColumn="0" w:lastRowFirstColumn="0" w:lastRowLastColumn="0"/>
            <w:tcW w:w="2697" w:type="dxa"/>
          </w:tcPr>
          <w:p w14:paraId="6DBC3ED5" w14:textId="39ABFE05" w:rsidR="00995AC1" w:rsidRDefault="00594E3A" w:rsidP="0025220D">
            <w:r w:rsidRPr="00594E3A">
              <w:t>Turno 2 (“¿y a París?”)</w:t>
            </w:r>
          </w:p>
        </w:tc>
        <w:tc>
          <w:tcPr>
            <w:tcW w:w="2697" w:type="dxa"/>
          </w:tcPr>
          <w:p w14:paraId="69C350AF" w14:textId="19CB5325" w:rsidR="00995AC1" w:rsidRPr="00594E3A" w:rsidRDefault="00594E3A" w:rsidP="0025220D">
            <w:pPr>
              <w:cnfStyle w:val="000000000000" w:firstRow="0" w:lastRow="0" w:firstColumn="0" w:lastColumn="0" w:oddVBand="0" w:evenVBand="0" w:oddHBand="0" w:evenHBand="0" w:firstRowFirstColumn="0" w:firstRowLastColumn="0" w:lastRowFirstColumn="0" w:lastRowLastColumn="0"/>
            </w:pPr>
            <w:r>
              <w:rPr>
                <w:b/>
                <w:bCs/>
              </w:rPr>
              <w:t xml:space="preserve">4 </w:t>
            </w:r>
            <w:proofErr w:type="spellStart"/>
            <w:r>
              <w:t>mensjaes</w:t>
            </w:r>
            <w:proofErr w:type="spellEnd"/>
            <w:r>
              <w:t xml:space="preserve"> (</w:t>
            </w:r>
            <w:proofErr w:type="spellStart"/>
            <w:r>
              <w:t>system</w:t>
            </w:r>
            <w:proofErr w:type="spellEnd"/>
            <w:r>
              <w:t xml:space="preserve"> + 2 el </w:t>
            </w:r>
            <w:proofErr w:type="spellStart"/>
            <w:r>
              <w:rPr>
                <w:b/>
                <w:bCs/>
              </w:rPr>
              <w:t>history</w:t>
            </w:r>
            <w:proofErr w:type="spellEnd"/>
            <w:r>
              <w:rPr>
                <w:b/>
                <w:bCs/>
              </w:rPr>
              <w:t xml:space="preserve"> + </w:t>
            </w:r>
            <w:proofErr w:type="spellStart"/>
            <w:r>
              <w:t>user</w:t>
            </w:r>
            <w:proofErr w:type="spellEnd"/>
            <w:r>
              <w:t xml:space="preserve"> nuevo)</w:t>
            </w:r>
          </w:p>
        </w:tc>
        <w:tc>
          <w:tcPr>
            <w:tcW w:w="2698" w:type="dxa"/>
          </w:tcPr>
          <w:p w14:paraId="04FB4B94" w14:textId="2841761A" w:rsidR="00995AC1" w:rsidRPr="00594E3A" w:rsidRDefault="00594E3A" w:rsidP="0025220D">
            <w:pPr>
              <w:cnfStyle w:val="000000000000" w:firstRow="0" w:lastRow="0" w:firstColumn="0" w:lastColumn="0" w:oddVBand="0" w:evenVBand="0" w:oddHBand="0" w:evenHBand="0" w:firstRowFirstColumn="0" w:firstRowLastColumn="0" w:lastRowFirstColumn="0" w:lastRowLastColumn="0"/>
              <w:rPr>
                <w:b/>
                <w:bCs/>
              </w:rPr>
            </w:pPr>
            <w:r>
              <w:rPr>
                <w:b/>
                <w:bCs/>
              </w:rPr>
              <w:t>6</w:t>
            </w:r>
          </w:p>
        </w:tc>
        <w:tc>
          <w:tcPr>
            <w:tcW w:w="2698" w:type="dxa"/>
          </w:tcPr>
          <w:p w14:paraId="378F25DD" w14:textId="3C05E60D" w:rsidR="00995AC1" w:rsidRPr="00594E3A" w:rsidRDefault="00594E3A" w:rsidP="0025220D">
            <w:pPr>
              <w:cnfStyle w:val="000000000000" w:firstRow="0" w:lastRow="0" w:firstColumn="0" w:lastColumn="0" w:oddVBand="0" w:evenVBand="0" w:oddHBand="0" w:evenHBand="0" w:firstRowFirstColumn="0" w:firstRowLastColumn="0" w:lastRowFirstColumn="0" w:lastRowLastColumn="0"/>
            </w:pPr>
            <w:r>
              <w:t>Se borra</w:t>
            </w:r>
          </w:p>
        </w:tc>
      </w:tr>
    </w:tbl>
    <w:p w14:paraId="69709F6C" w14:textId="3F35DB10" w:rsidR="0025220D" w:rsidRPr="0025220D" w:rsidRDefault="0025220D" w:rsidP="0025220D">
      <w:r w:rsidRPr="0025220D">
        <w:t>.</w:t>
      </w:r>
    </w:p>
    <w:p w14:paraId="302929C2" w14:textId="77777777" w:rsidR="005C739C" w:rsidRPr="005C739C" w:rsidRDefault="005C739C" w:rsidP="005C739C">
      <w:r w:rsidRPr="005C739C">
        <w:t xml:space="preserve">El turno 2 no continúa el </w:t>
      </w:r>
      <w:proofErr w:type="spellStart"/>
      <w:r w:rsidRPr="005C739C">
        <w:rPr>
          <w:b/>
          <w:bCs/>
        </w:rPr>
        <w:t>messages</w:t>
      </w:r>
      <w:proofErr w:type="spellEnd"/>
      <w:r w:rsidRPr="005C739C">
        <w:t xml:space="preserve"> del turno 1: crea uno nuevo y lo llena con lo que </w:t>
      </w:r>
      <w:proofErr w:type="spellStart"/>
      <w:r w:rsidRPr="005C739C">
        <w:t>Gradio</w:t>
      </w:r>
      <w:proofErr w:type="spellEnd"/>
      <w:r w:rsidRPr="005C739C">
        <w:t xml:space="preserve"> le prestó en </w:t>
      </w:r>
      <w:proofErr w:type="spellStart"/>
      <w:r w:rsidRPr="005C739C">
        <w:rPr>
          <w:b/>
          <w:bCs/>
        </w:rPr>
        <w:t>history</w:t>
      </w:r>
      <w:proofErr w:type="spellEnd"/>
      <w:r w:rsidRPr="005C739C">
        <w:t>. Por eso empieza en 4 y no en 6.</w:t>
      </w:r>
    </w:p>
    <w:p w14:paraId="7DB12BC6" w14:textId="0BF9C479" w:rsidR="005C739C" w:rsidRDefault="005C739C" w:rsidP="00955B98">
      <w:pPr>
        <w:rPr>
          <w:b/>
          <w:bCs/>
        </w:rPr>
      </w:pPr>
      <w:r w:rsidRPr="005C739C">
        <w:rPr>
          <w:b/>
          <w:bCs/>
        </w:rPr>
        <w:t>Resumen</w:t>
      </w:r>
      <w:r>
        <w:rPr>
          <w:b/>
          <w:bCs/>
        </w:rPr>
        <w:t>:</w:t>
      </w:r>
    </w:p>
    <w:p w14:paraId="4515A8B0" w14:textId="0ABC0630" w:rsidR="005C739C" w:rsidRDefault="005C739C" w:rsidP="005C739C">
      <w:pPr>
        <w:pStyle w:val="Prrafodelista"/>
        <w:numPr>
          <w:ilvl w:val="0"/>
          <w:numId w:val="44"/>
        </w:numPr>
        <w:rPr>
          <w:b/>
          <w:bCs/>
        </w:rPr>
      </w:pPr>
      <w:proofErr w:type="spellStart"/>
      <w:r>
        <w:rPr>
          <w:b/>
          <w:bCs/>
        </w:rPr>
        <w:t>Messages</w:t>
      </w:r>
      <w:proofErr w:type="spellEnd"/>
      <w:r>
        <w:rPr>
          <w:b/>
          <w:bCs/>
        </w:rPr>
        <w:t xml:space="preserve">: </w:t>
      </w:r>
      <w:r>
        <w:t xml:space="preserve">se crea y se borra en cada mensaje. Crece solo dentro de una misma llamada a </w:t>
      </w:r>
      <w:proofErr w:type="gramStart"/>
      <w:r>
        <w:rPr>
          <w:b/>
          <w:bCs/>
        </w:rPr>
        <w:t>chat(</w:t>
      </w:r>
      <w:proofErr w:type="gramEnd"/>
      <w:r>
        <w:rPr>
          <w:b/>
          <w:bCs/>
        </w:rPr>
        <w:t>).</w:t>
      </w:r>
    </w:p>
    <w:p w14:paraId="1D0B6FC9" w14:textId="067B7060" w:rsidR="005C739C" w:rsidRPr="00F5070E" w:rsidRDefault="005C739C" w:rsidP="005C739C">
      <w:pPr>
        <w:pStyle w:val="Prrafodelista"/>
        <w:numPr>
          <w:ilvl w:val="0"/>
          <w:numId w:val="44"/>
        </w:numPr>
        <w:rPr>
          <w:b/>
          <w:bCs/>
        </w:rPr>
      </w:pPr>
      <w:proofErr w:type="spellStart"/>
      <w:r>
        <w:rPr>
          <w:b/>
          <w:bCs/>
        </w:rPr>
        <w:t>History</w:t>
      </w:r>
      <w:proofErr w:type="spellEnd"/>
      <w:r>
        <w:rPr>
          <w:b/>
          <w:bCs/>
        </w:rPr>
        <w:t xml:space="preserve">: </w:t>
      </w:r>
      <w:r>
        <w:t xml:space="preserve">es lo que se acumula entre mensajes, y lo guarda </w:t>
      </w:r>
      <w:proofErr w:type="spellStart"/>
      <w:r>
        <w:t>Gradio</w:t>
      </w:r>
      <w:proofErr w:type="spellEnd"/>
      <w:r>
        <w:t>.</w:t>
      </w:r>
    </w:p>
    <w:p w14:paraId="3EB9702F" w14:textId="750AD1EF" w:rsidR="00F5070E" w:rsidRDefault="00F5070E" w:rsidP="00F5070E">
      <w:pPr>
        <w:pStyle w:val="Ttulo5"/>
        <w:rPr>
          <w:b/>
          <w:bCs/>
          <w:color w:val="auto"/>
          <w:sz w:val="24"/>
        </w:rPr>
      </w:pPr>
      <w:r w:rsidRPr="00F5070E">
        <w:rPr>
          <w:b/>
          <w:bCs/>
          <w:color w:val="auto"/>
          <w:sz w:val="24"/>
          <w:highlight w:val="yellow"/>
        </w:rPr>
        <w:lastRenderedPageBreak/>
        <w:t xml:space="preserve">2.11.3.4.3 sobre </w:t>
      </w:r>
      <w:proofErr w:type="spellStart"/>
      <w:proofErr w:type="gramStart"/>
      <w:r w:rsidRPr="00F5070E">
        <w:rPr>
          <w:b/>
          <w:bCs/>
          <w:color w:val="auto"/>
          <w:sz w:val="24"/>
          <w:highlight w:val="yellow"/>
        </w:rPr>
        <w:t>messages.append</w:t>
      </w:r>
      <w:proofErr w:type="spellEnd"/>
      <w:proofErr w:type="gramEnd"/>
      <w:r w:rsidRPr="00F5070E">
        <w:rPr>
          <w:b/>
          <w:bCs/>
          <w:color w:val="auto"/>
          <w:sz w:val="24"/>
          <w:highlight w:val="yellow"/>
        </w:rPr>
        <w:t>(</w:t>
      </w:r>
      <w:proofErr w:type="spellStart"/>
      <w:r w:rsidRPr="00F5070E">
        <w:rPr>
          <w:b/>
          <w:bCs/>
          <w:color w:val="auto"/>
          <w:sz w:val="24"/>
          <w:highlight w:val="yellow"/>
        </w:rPr>
        <w:t>assistant_message</w:t>
      </w:r>
      <w:proofErr w:type="spellEnd"/>
      <w:r w:rsidRPr="00F5070E">
        <w:rPr>
          <w:b/>
          <w:bCs/>
          <w:color w:val="auto"/>
          <w:sz w:val="24"/>
          <w:highlight w:val="yellow"/>
        </w:rPr>
        <w:t>)</w:t>
      </w:r>
    </w:p>
    <w:p w14:paraId="093C5F82" w14:textId="28F6E676" w:rsidR="00F5070E" w:rsidRDefault="004441C4" w:rsidP="00F5070E">
      <w:r w:rsidRPr="004441C4">
        <w:rPr>
          <w:noProof/>
        </w:rPr>
        <w:drawing>
          <wp:inline distT="0" distB="0" distL="0" distR="0" wp14:anchorId="22F416A2" wp14:editId="15A1A3AB">
            <wp:extent cx="6858000" cy="1962785"/>
            <wp:effectExtent l="0" t="0" r="0" b="0"/>
            <wp:docPr id="1591117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17153" name=""/>
                    <pic:cNvPicPr/>
                  </pic:nvPicPr>
                  <pic:blipFill>
                    <a:blip r:embed="rId851"/>
                    <a:stretch>
                      <a:fillRect/>
                    </a:stretch>
                  </pic:blipFill>
                  <pic:spPr>
                    <a:xfrm>
                      <a:off x="0" y="0"/>
                      <a:ext cx="6858000" cy="1962785"/>
                    </a:xfrm>
                    <a:prstGeom prst="rect">
                      <a:avLst/>
                    </a:prstGeom>
                  </pic:spPr>
                </pic:pic>
              </a:graphicData>
            </a:graphic>
          </wp:inline>
        </w:drawing>
      </w:r>
    </w:p>
    <w:p w14:paraId="3670F436" w14:textId="002987E5" w:rsidR="002C5465" w:rsidRDefault="000727AB" w:rsidP="00F5070E">
      <w:r w:rsidRPr="000727AB">
        <w:rPr>
          <w:noProof/>
        </w:rPr>
        <w:drawing>
          <wp:inline distT="0" distB="0" distL="0" distR="0" wp14:anchorId="544F0660" wp14:editId="2523F646">
            <wp:extent cx="6000750" cy="1600200"/>
            <wp:effectExtent l="38100" t="38100" r="38100" b="38100"/>
            <wp:docPr id="2081972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2240" name=""/>
                    <pic:cNvPicPr/>
                  </pic:nvPicPr>
                  <pic:blipFill>
                    <a:blip r:embed="rId852"/>
                    <a:stretch>
                      <a:fillRect/>
                    </a:stretch>
                  </pic:blipFill>
                  <pic:spPr>
                    <a:xfrm>
                      <a:off x="0" y="0"/>
                      <a:ext cx="6001271" cy="1600339"/>
                    </a:xfrm>
                    <a:prstGeom prst="rect">
                      <a:avLst/>
                    </a:prstGeom>
                    <a:ln w="28575">
                      <a:solidFill>
                        <a:schemeClr val="tx1"/>
                      </a:solidFill>
                    </a:ln>
                  </pic:spPr>
                </pic:pic>
              </a:graphicData>
            </a:graphic>
          </wp:inline>
        </w:drawing>
      </w:r>
    </w:p>
    <w:p w14:paraId="26480CEB" w14:textId="0CE05B56" w:rsidR="000727AB" w:rsidRDefault="00C34BDD" w:rsidP="00F5070E">
      <w:r>
        <w:t xml:space="preserve">Porque el </w:t>
      </w:r>
      <w:proofErr w:type="spellStart"/>
      <w:r>
        <w:rPr>
          <w:b/>
          <w:bCs/>
        </w:rPr>
        <w:t>append</w:t>
      </w:r>
      <w:proofErr w:type="spellEnd"/>
      <w:r>
        <w:rPr>
          <w:b/>
          <w:bCs/>
        </w:rPr>
        <w:t xml:space="preserve"> </w:t>
      </w:r>
      <w:r>
        <w:t xml:space="preserve">no es para guardar nada, es para </w:t>
      </w:r>
      <w:r>
        <w:rPr>
          <w:b/>
          <w:bCs/>
        </w:rPr>
        <w:t xml:space="preserve">armar la 2da llamada </w:t>
      </w:r>
      <w:r>
        <w:t xml:space="preserve">que ocurre </w:t>
      </w:r>
      <w:r>
        <w:rPr>
          <w:b/>
          <w:bCs/>
        </w:rPr>
        <w:t xml:space="preserve">antes </w:t>
      </w:r>
      <w:r>
        <w:t xml:space="preserve">de que </w:t>
      </w:r>
      <w:proofErr w:type="gramStart"/>
      <w:r>
        <w:rPr>
          <w:b/>
          <w:bCs/>
        </w:rPr>
        <w:t>chat(</w:t>
      </w:r>
      <w:proofErr w:type="gramEnd"/>
      <w:r>
        <w:rPr>
          <w:b/>
          <w:bCs/>
        </w:rPr>
        <w:t xml:space="preserve">) </w:t>
      </w:r>
      <w:r>
        <w:t>termine.</w:t>
      </w:r>
    </w:p>
    <w:p w14:paraId="6641BC2A" w14:textId="00BAFCC3" w:rsidR="00C34BDD" w:rsidRDefault="00596EEB" w:rsidP="00F5070E">
      <w:r w:rsidRPr="00596EEB">
        <w:rPr>
          <w:noProof/>
        </w:rPr>
        <w:drawing>
          <wp:inline distT="0" distB="0" distL="0" distR="0" wp14:anchorId="207F69A2" wp14:editId="6AE1E666">
            <wp:extent cx="6858000" cy="1297940"/>
            <wp:effectExtent l="0" t="0" r="0" b="0"/>
            <wp:docPr id="2094362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62905" name=""/>
                    <pic:cNvPicPr/>
                  </pic:nvPicPr>
                  <pic:blipFill>
                    <a:blip r:embed="rId853"/>
                    <a:stretch>
                      <a:fillRect/>
                    </a:stretch>
                  </pic:blipFill>
                  <pic:spPr>
                    <a:xfrm>
                      <a:off x="0" y="0"/>
                      <a:ext cx="6858000" cy="1297940"/>
                    </a:xfrm>
                    <a:prstGeom prst="rect">
                      <a:avLst/>
                    </a:prstGeom>
                  </pic:spPr>
                </pic:pic>
              </a:graphicData>
            </a:graphic>
          </wp:inline>
        </w:drawing>
      </w:r>
    </w:p>
    <w:p w14:paraId="725EFC4E" w14:textId="28865843" w:rsidR="00596EEB" w:rsidRDefault="006A3DE7" w:rsidP="00F5070E">
      <w:r>
        <w:t>El modelo no recuerda nada entre llamadas, así que en la 2da tienes que enviarle la petición y el resultado de nuevo. Si no los agregas, el modelo no sabría que precio salió.</w:t>
      </w:r>
    </w:p>
    <w:p w14:paraId="4FE81E20" w14:textId="77777777" w:rsidR="004C6924" w:rsidRPr="004C6924" w:rsidRDefault="004C6924" w:rsidP="004C6924">
      <w:pPr>
        <w:pBdr>
          <w:bottom w:val="single" w:sz="6" w:space="1" w:color="auto"/>
        </w:pBdr>
      </w:pPr>
      <w:proofErr w:type="spellStart"/>
      <w:r w:rsidRPr="004C6924">
        <w:rPr>
          <w:b/>
          <w:bCs/>
        </w:rPr>
        <w:t>messages</w:t>
      </w:r>
      <w:proofErr w:type="spellEnd"/>
      <w:r w:rsidRPr="004C6924">
        <w:t xml:space="preserve"> vive lo suficiente para esas dos llamadas y luego se borra.</w:t>
      </w:r>
    </w:p>
    <w:p w14:paraId="30043AD3" w14:textId="2EC41944" w:rsidR="00C439C5" w:rsidRDefault="00C439C5" w:rsidP="00F5070E"/>
    <w:p w14:paraId="743C367A" w14:textId="77777777" w:rsidR="00C439C5" w:rsidRDefault="00C439C5" w:rsidP="00F5070E"/>
    <w:p w14:paraId="54779E0D" w14:textId="77777777" w:rsidR="00C439C5" w:rsidRDefault="00C439C5" w:rsidP="00F5070E"/>
    <w:p w14:paraId="2901C5F5" w14:textId="42779BAB" w:rsidR="00C439C5" w:rsidRDefault="00C439C5" w:rsidP="00F5070E">
      <w:r w:rsidRPr="00C439C5">
        <w:rPr>
          <w:noProof/>
        </w:rPr>
        <w:lastRenderedPageBreak/>
        <w:drawing>
          <wp:inline distT="0" distB="0" distL="0" distR="0" wp14:anchorId="019BCC1C" wp14:editId="4025A6B7">
            <wp:extent cx="3619500" cy="1447800"/>
            <wp:effectExtent l="19050" t="19050" r="19050" b="19050"/>
            <wp:docPr id="648376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76073" name=""/>
                    <pic:cNvPicPr/>
                  </pic:nvPicPr>
                  <pic:blipFill>
                    <a:blip r:embed="rId854"/>
                    <a:stretch>
                      <a:fillRect/>
                    </a:stretch>
                  </pic:blipFill>
                  <pic:spPr>
                    <a:xfrm>
                      <a:off x="0" y="0"/>
                      <a:ext cx="3619818" cy="1447927"/>
                    </a:xfrm>
                    <a:prstGeom prst="rect">
                      <a:avLst/>
                    </a:prstGeom>
                    <a:ln w="19050">
                      <a:solidFill>
                        <a:schemeClr val="tx1"/>
                      </a:solidFill>
                    </a:ln>
                  </pic:spPr>
                </pic:pic>
              </a:graphicData>
            </a:graphic>
          </wp:inline>
        </w:drawing>
      </w:r>
    </w:p>
    <w:p w14:paraId="6AE46FD9" w14:textId="77777777" w:rsidR="00C439C5" w:rsidRPr="00C439C5" w:rsidRDefault="00C439C5" w:rsidP="00C439C5">
      <w:r w:rsidRPr="00C439C5">
        <w:t xml:space="preserve">Porque el mensaje </w:t>
      </w:r>
      <w:proofErr w:type="spellStart"/>
      <w:r w:rsidRPr="00C439C5">
        <w:t>tool</w:t>
      </w:r>
      <w:proofErr w:type="spellEnd"/>
      <w:r w:rsidRPr="00C439C5">
        <w:t xml:space="preserve"> </w:t>
      </w:r>
      <w:r w:rsidRPr="00C439C5">
        <w:rPr>
          <w:b/>
          <w:bCs/>
        </w:rPr>
        <w:t>solo trae la respuesta, no la pregunta</w:t>
      </w:r>
      <w:r w:rsidRPr="00C439C5">
        <w:t>, y apunta a ella con el id:</w:t>
      </w:r>
    </w:p>
    <w:p w14:paraId="1BF36D30" w14:textId="4AE1A00E" w:rsidR="00C439C5" w:rsidRDefault="00843938" w:rsidP="00F5070E">
      <w:r w:rsidRPr="00843938">
        <w:rPr>
          <w:noProof/>
        </w:rPr>
        <w:drawing>
          <wp:inline distT="0" distB="0" distL="0" distR="0" wp14:anchorId="4CC6146C" wp14:editId="1C80896E">
            <wp:extent cx="6858000" cy="708025"/>
            <wp:effectExtent l="38100" t="38100" r="38100" b="34925"/>
            <wp:docPr id="1677920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20421" name=""/>
                    <pic:cNvPicPr/>
                  </pic:nvPicPr>
                  <pic:blipFill>
                    <a:blip r:embed="rId855"/>
                    <a:stretch>
                      <a:fillRect/>
                    </a:stretch>
                  </pic:blipFill>
                  <pic:spPr>
                    <a:xfrm>
                      <a:off x="0" y="0"/>
                      <a:ext cx="6858000" cy="708025"/>
                    </a:xfrm>
                    <a:prstGeom prst="rect">
                      <a:avLst/>
                    </a:prstGeom>
                    <a:ln w="28575">
                      <a:solidFill>
                        <a:srgbClr val="EE0000"/>
                      </a:solidFill>
                    </a:ln>
                  </pic:spPr>
                </pic:pic>
              </a:graphicData>
            </a:graphic>
          </wp:inline>
        </w:drawing>
      </w:r>
    </w:p>
    <w:p w14:paraId="49CA5B71" w14:textId="48DD8ED0" w:rsidR="00843938" w:rsidRDefault="00EA66AF" w:rsidP="00F5070E">
      <w:r>
        <w:t xml:space="preserve">Ese </w:t>
      </w:r>
      <w:r>
        <w:rPr>
          <w:b/>
          <w:bCs/>
        </w:rPr>
        <w:t xml:space="preserve">call_abc123 </w:t>
      </w:r>
      <w:r>
        <w:t xml:space="preserve">hace referencia a la petición que </w:t>
      </w:r>
      <w:proofErr w:type="spellStart"/>
      <w:r>
        <w:t>esta</w:t>
      </w:r>
      <w:proofErr w:type="spellEnd"/>
      <w:r>
        <w:t xml:space="preserve"> dentro de </w:t>
      </w:r>
      <w:proofErr w:type="spellStart"/>
      <w:r>
        <w:rPr>
          <w:b/>
          <w:bCs/>
        </w:rPr>
        <w:t>assistant_message</w:t>
      </w:r>
      <w:proofErr w:type="spellEnd"/>
      <w:r>
        <w:rPr>
          <w:b/>
          <w:bCs/>
        </w:rPr>
        <w:t xml:space="preserve">. </w:t>
      </w:r>
      <w:r w:rsidRPr="00EA66AF">
        <w:t xml:space="preserve">Si no agregas </w:t>
      </w:r>
      <w:proofErr w:type="spellStart"/>
      <w:r w:rsidRPr="00EA66AF">
        <w:rPr>
          <w:b/>
          <w:bCs/>
        </w:rPr>
        <w:t>assistant_message</w:t>
      </w:r>
      <w:proofErr w:type="spellEnd"/>
      <w:r w:rsidRPr="00EA66AF">
        <w:t>, el id apunta a algo que no existe en la conversación.</w:t>
      </w:r>
    </w:p>
    <w:tbl>
      <w:tblPr>
        <w:tblStyle w:val="Tablaconcuadrcula"/>
        <w:tblW w:w="0" w:type="auto"/>
        <w:tblLook w:val="04A0" w:firstRow="1" w:lastRow="0" w:firstColumn="1" w:lastColumn="0" w:noHBand="0" w:noVBand="1"/>
      </w:tblPr>
      <w:tblGrid>
        <w:gridCol w:w="5395"/>
        <w:gridCol w:w="5395"/>
      </w:tblGrid>
      <w:tr w:rsidR="00EA66AF" w14:paraId="694538F5" w14:textId="77777777" w:rsidTr="00EA66AF">
        <w:tc>
          <w:tcPr>
            <w:tcW w:w="5395" w:type="dxa"/>
          </w:tcPr>
          <w:p w14:paraId="4193688D" w14:textId="77777777" w:rsidR="00EA66AF" w:rsidRDefault="00EA66AF" w:rsidP="00F5070E">
            <w:pPr>
              <w:rPr>
                <w:b/>
                <w:bCs/>
              </w:rPr>
            </w:pPr>
          </w:p>
        </w:tc>
        <w:tc>
          <w:tcPr>
            <w:tcW w:w="5395" w:type="dxa"/>
          </w:tcPr>
          <w:p w14:paraId="4F1EBCFE" w14:textId="01AD8077" w:rsidR="00EA66AF" w:rsidRPr="00EA66AF" w:rsidRDefault="00EA66AF" w:rsidP="00F5070E">
            <w:pPr>
              <w:rPr>
                <w:b/>
                <w:bCs/>
              </w:rPr>
            </w:pPr>
            <w:r>
              <w:rPr>
                <w:b/>
                <w:bCs/>
              </w:rPr>
              <w:t>Que pasa</w:t>
            </w:r>
          </w:p>
        </w:tc>
      </w:tr>
      <w:tr w:rsidR="00EA66AF" w14:paraId="6A08D9DF" w14:textId="77777777" w:rsidTr="00EA66AF">
        <w:tc>
          <w:tcPr>
            <w:tcW w:w="5395" w:type="dxa"/>
          </w:tcPr>
          <w:p w14:paraId="1FA7034B" w14:textId="5D5E37AE" w:rsidR="00EA66AF" w:rsidRPr="00EA66AF" w:rsidRDefault="00EA66AF" w:rsidP="00F5070E">
            <w:pPr>
              <w:rPr>
                <w:b/>
                <w:bCs/>
              </w:rPr>
            </w:pPr>
            <w:r>
              <w:rPr>
                <w:b/>
                <w:bCs/>
              </w:rPr>
              <w:t xml:space="preserve">Sin </w:t>
            </w:r>
            <w:r>
              <w:t xml:space="preserve">el </w:t>
            </w:r>
            <w:proofErr w:type="spellStart"/>
            <w:r>
              <w:rPr>
                <w:b/>
                <w:bCs/>
              </w:rPr>
              <w:t>assistant_message</w:t>
            </w:r>
            <w:proofErr w:type="spellEnd"/>
          </w:p>
        </w:tc>
        <w:tc>
          <w:tcPr>
            <w:tcW w:w="5395" w:type="dxa"/>
          </w:tcPr>
          <w:p w14:paraId="65362A7D" w14:textId="5930E4E5" w:rsidR="00EA66AF" w:rsidRPr="00EA66AF" w:rsidRDefault="00EA66AF" w:rsidP="00F5070E">
            <w:pPr>
              <w:rPr>
                <w:b/>
                <w:bCs/>
              </w:rPr>
            </w:pPr>
            <w:r>
              <w:t xml:space="preserve">La API rechaza la llamada: un mensaje </w:t>
            </w:r>
            <w:proofErr w:type="spellStart"/>
            <w:r>
              <w:rPr>
                <w:b/>
                <w:bCs/>
              </w:rPr>
              <w:t>tool</w:t>
            </w:r>
            <w:proofErr w:type="spellEnd"/>
            <w:r>
              <w:rPr>
                <w:b/>
                <w:bCs/>
              </w:rPr>
              <w:t xml:space="preserve"> </w:t>
            </w:r>
            <w:r>
              <w:t xml:space="preserve">debe responder a un </w:t>
            </w:r>
            <w:proofErr w:type="spellStart"/>
            <w:r>
              <w:rPr>
                <w:b/>
                <w:bCs/>
              </w:rPr>
              <w:t>tool_calls</w:t>
            </w:r>
            <w:proofErr w:type="spellEnd"/>
            <w:r>
              <w:rPr>
                <w:b/>
                <w:bCs/>
              </w:rPr>
              <w:t xml:space="preserve"> </w:t>
            </w:r>
            <w:r>
              <w:t xml:space="preserve">anterior. </w:t>
            </w:r>
            <w:r w:rsidR="00D224BF" w:rsidRPr="00D224BF">
              <w:t xml:space="preserve">Es el error típico de la API de </w:t>
            </w:r>
            <w:proofErr w:type="spellStart"/>
            <w:r w:rsidR="00D224BF" w:rsidRPr="00D224BF">
              <w:t>OpenAI</w:t>
            </w:r>
            <w:proofErr w:type="spellEnd"/>
            <w:r w:rsidR="00D224BF" w:rsidRPr="00D224BF">
              <w:t>, y Gemini usa el mismo formato</w:t>
            </w:r>
          </w:p>
        </w:tc>
      </w:tr>
      <w:tr w:rsidR="00EA66AF" w14:paraId="2DB266F3" w14:textId="77777777" w:rsidTr="00EA66AF">
        <w:tc>
          <w:tcPr>
            <w:tcW w:w="5395" w:type="dxa"/>
          </w:tcPr>
          <w:p w14:paraId="709B1F65" w14:textId="6E4E1CEB" w:rsidR="00EA66AF" w:rsidRDefault="00D224BF" w:rsidP="00F5070E">
            <w:pPr>
              <w:rPr>
                <w:b/>
                <w:bCs/>
              </w:rPr>
            </w:pPr>
            <w:r w:rsidRPr="00D224BF">
              <w:rPr>
                <w:b/>
                <w:bCs/>
              </w:rPr>
              <w:t xml:space="preserve">Con el </w:t>
            </w:r>
            <w:proofErr w:type="spellStart"/>
            <w:r w:rsidRPr="00D224BF">
              <w:rPr>
                <w:b/>
                <w:bCs/>
              </w:rPr>
              <w:t>assistant_message</w:t>
            </w:r>
            <w:proofErr w:type="spellEnd"/>
          </w:p>
        </w:tc>
        <w:tc>
          <w:tcPr>
            <w:tcW w:w="5395" w:type="dxa"/>
          </w:tcPr>
          <w:p w14:paraId="0A10484D" w14:textId="33ED00AC" w:rsidR="00EA66AF" w:rsidRPr="00FA05E1" w:rsidRDefault="00FA05E1" w:rsidP="00F5070E">
            <w:r w:rsidRPr="00FA05E1">
              <w:t xml:space="preserve">El modelo ve: </w:t>
            </w:r>
            <w:r w:rsidRPr="00FA05E1">
              <w:rPr>
                <w:i/>
                <w:iCs/>
              </w:rPr>
              <w:t>“</w:t>
            </w:r>
            <w:r w:rsidRPr="00FA05E1">
              <w:rPr>
                <w:b/>
                <w:bCs/>
                <w:i/>
                <w:iCs/>
              </w:rPr>
              <w:t xml:space="preserve">yo pedí </w:t>
            </w:r>
            <w:proofErr w:type="spellStart"/>
            <w:r w:rsidRPr="00FA05E1">
              <w:rPr>
                <w:b/>
                <w:bCs/>
                <w:i/>
                <w:iCs/>
              </w:rPr>
              <w:t>get_</w:t>
            </w:r>
            <w:proofErr w:type="gramStart"/>
            <w:r w:rsidRPr="00FA05E1">
              <w:rPr>
                <w:b/>
                <w:bCs/>
                <w:i/>
                <w:iCs/>
              </w:rPr>
              <w:t>ticket</w:t>
            </w:r>
            <w:proofErr w:type="gramEnd"/>
            <w:r w:rsidRPr="00FA05E1">
              <w:rPr>
                <w:b/>
                <w:bCs/>
                <w:i/>
                <w:iCs/>
              </w:rPr>
              <w:t>_</w:t>
            </w:r>
            <w:proofErr w:type="gramStart"/>
            <w:r w:rsidRPr="00FA05E1">
              <w:rPr>
                <w:b/>
                <w:bCs/>
                <w:i/>
                <w:iCs/>
              </w:rPr>
              <w:t>price</w:t>
            </w:r>
            <w:proofErr w:type="spellEnd"/>
            <w:r w:rsidRPr="00FA05E1">
              <w:rPr>
                <w:b/>
                <w:bCs/>
                <w:i/>
                <w:iCs/>
              </w:rPr>
              <w:t>(</w:t>
            </w:r>
            <w:proofErr w:type="gramEnd"/>
            <w:r w:rsidRPr="00FA05E1">
              <w:rPr>
                <w:b/>
                <w:bCs/>
                <w:i/>
                <w:iCs/>
              </w:rPr>
              <w:t>London)</w:t>
            </w:r>
            <w:r w:rsidRPr="00FA05E1">
              <w:rPr>
                <w:i/>
                <w:iCs/>
              </w:rPr>
              <w:t>” → “me devolvieron $799”</w:t>
            </w:r>
          </w:p>
        </w:tc>
      </w:tr>
    </w:tbl>
    <w:p w14:paraId="3B25E8E0" w14:textId="77777777" w:rsidR="00EA66AF" w:rsidRDefault="00EA66AF" w:rsidP="00F5070E">
      <w:pPr>
        <w:rPr>
          <w:b/>
          <w:bCs/>
        </w:rPr>
      </w:pPr>
    </w:p>
    <w:p w14:paraId="47DA7776" w14:textId="4C53F97C" w:rsidR="00DA775D" w:rsidRDefault="00DA775D" w:rsidP="00F5070E">
      <w:r>
        <w:t xml:space="preserve">Y como el modelo no recuerda nada entre llamadas (es </w:t>
      </w:r>
      <w:proofErr w:type="spellStart"/>
      <w:r>
        <w:rPr>
          <w:i/>
          <w:iCs/>
        </w:rPr>
        <w:t>stateless</w:t>
      </w:r>
      <w:proofErr w:type="spellEnd"/>
      <w:r>
        <w:rPr>
          <w:i/>
          <w:iCs/>
        </w:rPr>
        <w:t xml:space="preserve">), </w:t>
      </w:r>
      <w:r>
        <w:t xml:space="preserve">en la 2da llamada no sabe que el mismo pidió esa herramienta. Solo ve lo que le </w:t>
      </w:r>
      <w:proofErr w:type="spellStart"/>
      <w:r>
        <w:t>envias</w:t>
      </w:r>
      <w:proofErr w:type="spellEnd"/>
      <w:r>
        <w:t xml:space="preserve">. El </w:t>
      </w:r>
      <w:proofErr w:type="spellStart"/>
      <w:r>
        <w:rPr>
          <w:b/>
          <w:bCs/>
        </w:rPr>
        <w:t>assistant_message</w:t>
      </w:r>
      <w:proofErr w:type="spellEnd"/>
      <w:r>
        <w:rPr>
          <w:b/>
          <w:bCs/>
        </w:rPr>
        <w:t xml:space="preserve"> </w:t>
      </w:r>
      <w:r>
        <w:t>es su propia petición, repetida para que entienda a que corresponde el resultado.</w:t>
      </w:r>
    </w:p>
    <w:p w14:paraId="53EACA8D" w14:textId="3B83F723" w:rsidR="00DA775D" w:rsidRDefault="00C6130A" w:rsidP="00F5070E">
      <w:r>
        <w:t xml:space="preserve">Con </w:t>
      </w:r>
      <w:proofErr w:type="spellStart"/>
      <w:r>
        <w:t>Gemin</w:t>
      </w:r>
      <w:proofErr w:type="spellEnd"/>
      <w:r>
        <w:t xml:space="preserve"> 3 hay una razón extra: la </w:t>
      </w:r>
      <w:proofErr w:type="spellStart"/>
      <w:r w:rsidR="00DA578C" w:rsidRPr="00DA578C">
        <w:rPr>
          <w:i/>
          <w:iCs/>
        </w:rPr>
        <w:t>thought</w:t>
      </w:r>
      <w:proofErr w:type="spellEnd"/>
      <w:r w:rsidR="00DA578C" w:rsidRPr="00DA578C">
        <w:rPr>
          <w:i/>
          <w:iCs/>
        </w:rPr>
        <w:t xml:space="preserve"> </w:t>
      </w:r>
      <w:r w:rsidR="00DA578C">
        <w:rPr>
          <w:i/>
          <w:iCs/>
        </w:rPr>
        <w:t xml:space="preserve">signatura </w:t>
      </w:r>
      <w:r w:rsidR="00DA578C">
        <w:t xml:space="preserve">viaja dentro de ese </w:t>
      </w:r>
      <w:proofErr w:type="spellStart"/>
      <w:r w:rsidR="00DA578C">
        <w:rPr>
          <w:b/>
          <w:bCs/>
        </w:rPr>
        <w:t>assistant_message</w:t>
      </w:r>
      <w:proofErr w:type="spellEnd"/>
      <w:r w:rsidR="00DA578C">
        <w:rPr>
          <w:b/>
          <w:bCs/>
        </w:rPr>
        <w:t xml:space="preserve">. </w:t>
      </w:r>
      <w:r w:rsidR="00DA578C">
        <w:t>Si no lo agregas, la pierdes.</w:t>
      </w:r>
    </w:p>
    <w:p w14:paraId="516F9697" w14:textId="77777777" w:rsidR="00DA578C" w:rsidRPr="00DA578C" w:rsidRDefault="00DA578C" w:rsidP="00DA578C">
      <w:r w:rsidRPr="00DA578C">
        <w:rPr>
          <w:b/>
          <w:bCs/>
        </w:rPr>
        <w:t>En una línea:</w:t>
      </w:r>
      <w:r w:rsidRPr="00DA578C">
        <w:t xml:space="preserve"> el </w:t>
      </w:r>
      <w:proofErr w:type="spellStart"/>
      <w:r w:rsidRPr="00DA578C">
        <w:t>assistant_message</w:t>
      </w:r>
      <w:proofErr w:type="spellEnd"/>
      <w:r w:rsidRPr="00DA578C">
        <w:t xml:space="preserve"> es la pregunta y el </w:t>
      </w:r>
      <w:proofErr w:type="spellStart"/>
      <w:r w:rsidRPr="00DA578C">
        <w:t>tool_message</w:t>
      </w:r>
      <w:proofErr w:type="spellEnd"/>
      <w:r w:rsidRPr="00DA578C">
        <w:t xml:space="preserve"> es la respuesta; sin la pregunta, la respuesta queda huérfana.</w:t>
      </w:r>
    </w:p>
    <w:p w14:paraId="0DEFA648" w14:textId="4B2CF67F" w:rsidR="00DA578C" w:rsidRDefault="00EA572B" w:rsidP="00F5070E">
      <w:r w:rsidRPr="00EA572B">
        <w:rPr>
          <w:noProof/>
        </w:rPr>
        <w:drawing>
          <wp:inline distT="0" distB="0" distL="0" distR="0" wp14:anchorId="16F93B09" wp14:editId="051ABC0C">
            <wp:extent cx="4152900" cy="927481"/>
            <wp:effectExtent l="38100" t="38100" r="38100" b="44450"/>
            <wp:docPr id="1953705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05166" name=""/>
                    <pic:cNvPicPr/>
                  </pic:nvPicPr>
                  <pic:blipFill>
                    <a:blip r:embed="rId856"/>
                    <a:stretch>
                      <a:fillRect/>
                    </a:stretch>
                  </pic:blipFill>
                  <pic:spPr>
                    <a:xfrm>
                      <a:off x="0" y="0"/>
                      <a:ext cx="4164237" cy="930013"/>
                    </a:xfrm>
                    <a:prstGeom prst="rect">
                      <a:avLst/>
                    </a:prstGeom>
                    <a:ln w="28575">
                      <a:solidFill>
                        <a:schemeClr val="tx1"/>
                      </a:solidFill>
                    </a:ln>
                  </pic:spPr>
                </pic:pic>
              </a:graphicData>
            </a:graphic>
          </wp:inline>
        </w:drawing>
      </w:r>
    </w:p>
    <w:p w14:paraId="1CC5C984" w14:textId="77777777" w:rsidR="007F44CB" w:rsidRPr="007F44CB" w:rsidRDefault="007F44CB" w:rsidP="007F44CB">
      <w:r w:rsidRPr="007F44CB">
        <w:t xml:space="preserve">Es un </w:t>
      </w:r>
      <w:r w:rsidRPr="007F44CB">
        <w:rPr>
          <w:b/>
          <w:bCs/>
        </w:rPr>
        <w:t>código cifrado</w:t>
      </w:r>
      <w:r w:rsidRPr="007F44CB">
        <w:t xml:space="preserve"> que Gemini 3 incluye cuando pide una herramienta. Representa su razonamiento interno en ese momento, y sirve para que el modelo “recuerde por qué la pidió” cuando le devuelves el resultado.</w:t>
      </w:r>
    </w:p>
    <w:p w14:paraId="6AD08A04" w14:textId="77777777" w:rsidR="007F44CB" w:rsidRPr="007F44CB" w:rsidRDefault="007F44CB" w:rsidP="007F44CB">
      <w:r w:rsidRPr="007F44CB">
        <w:t xml:space="preserve">Llega dentro de la petición, en </w:t>
      </w:r>
      <w:proofErr w:type="spellStart"/>
      <w:r w:rsidRPr="007F44CB">
        <w:rPr>
          <w:b/>
          <w:bCs/>
        </w:rPr>
        <w:t>extra_</w:t>
      </w:r>
      <w:proofErr w:type="gramStart"/>
      <w:r w:rsidRPr="007F44CB">
        <w:rPr>
          <w:b/>
          <w:bCs/>
        </w:rPr>
        <w:t>content.google</w:t>
      </w:r>
      <w:proofErr w:type="gramEnd"/>
      <w:r w:rsidRPr="007F44CB">
        <w:rPr>
          <w:b/>
          <w:bCs/>
        </w:rPr>
        <w:t>.thought_signature</w:t>
      </w:r>
      <w:proofErr w:type="spellEnd"/>
      <w:r w:rsidRPr="007F44CB">
        <w:rPr>
          <w:b/>
          <w:bCs/>
        </w:rPr>
        <w:t xml:space="preserve">, </w:t>
      </w:r>
      <w:r w:rsidRPr="007F44CB">
        <w:t xml:space="preserve">y tú no lo lees ni lo modificas: solo lo devuelves igual que llegó. Por eso el código hace </w:t>
      </w:r>
      <w:proofErr w:type="spellStart"/>
      <w:proofErr w:type="gramStart"/>
      <w:r w:rsidRPr="007F44CB">
        <w:rPr>
          <w:b/>
          <w:bCs/>
        </w:rPr>
        <w:t>messages.append</w:t>
      </w:r>
      <w:proofErr w:type="spellEnd"/>
      <w:proofErr w:type="gramEnd"/>
      <w:r w:rsidRPr="007F44CB">
        <w:rPr>
          <w:b/>
          <w:bCs/>
        </w:rPr>
        <w:t>(</w:t>
      </w:r>
      <w:proofErr w:type="spellStart"/>
      <w:r w:rsidRPr="007F44CB">
        <w:rPr>
          <w:b/>
          <w:bCs/>
        </w:rPr>
        <w:t>assistant_message</w:t>
      </w:r>
      <w:proofErr w:type="spellEnd"/>
      <w:r w:rsidRPr="007F44CB">
        <w:rPr>
          <w:b/>
          <w:bCs/>
        </w:rPr>
        <w:t xml:space="preserve">) </w:t>
      </w:r>
      <w:r w:rsidRPr="007F44CB">
        <w:t>con el objeto completo, en vez de reconstruirlo a mano.</w:t>
      </w:r>
    </w:p>
    <w:p w14:paraId="5D4BBD14" w14:textId="77777777" w:rsidR="007F44CB" w:rsidRPr="007F44CB" w:rsidRDefault="007F44CB" w:rsidP="007F44CB">
      <w:r w:rsidRPr="007F44CB">
        <w:t xml:space="preserve">Si falta, Google rechaza la siguiente llamada con el error </w:t>
      </w:r>
      <w:r w:rsidRPr="007F44CB">
        <w:rPr>
          <w:i/>
          <w:iCs/>
        </w:rPr>
        <w:t>“</w:t>
      </w:r>
      <w:proofErr w:type="spellStart"/>
      <w:r w:rsidRPr="007F44CB">
        <w:rPr>
          <w:i/>
          <w:iCs/>
        </w:rPr>
        <w:t>Function</w:t>
      </w:r>
      <w:proofErr w:type="spellEnd"/>
      <w:r w:rsidRPr="007F44CB">
        <w:rPr>
          <w:i/>
          <w:iCs/>
        </w:rPr>
        <w:t xml:space="preserve"> </w:t>
      </w:r>
      <w:proofErr w:type="spellStart"/>
      <w:r w:rsidRPr="007F44CB">
        <w:rPr>
          <w:i/>
          <w:iCs/>
        </w:rPr>
        <w:t>call</w:t>
      </w:r>
      <w:proofErr w:type="spellEnd"/>
      <w:r w:rsidRPr="007F44CB">
        <w:rPr>
          <w:i/>
          <w:iCs/>
        </w:rPr>
        <w:t xml:space="preserve"> </w:t>
      </w:r>
      <w:proofErr w:type="spellStart"/>
      <w:r w:rsidRPr="007F44CB">
        <w:rPr>
          <w:i/>
          <w:iCs/>
        </w:rPr>
        <w:t>is</w:t>
      </w:r>
      <w:proofErr w:type="spellEnd"/>
      <w:r w:rsidRPr="007F44CB">
        <w:rPr>
          <w:i/>
          <w:iCs/>
        </w:rPr>
        <w:t xml:space="preserve"> </w:t>
      </w:r>
      <w:proofErr w:type="spellStart"/>
      <w:r w:rsidRPr="007F44CB">
        <w:rPr>
          <w:i/>
          <w:iCs/>
        </w:rPr>
        <w:t>missing</w:t>
      </w:r>
      <w:proofErr w:type="spellEnd"/>
      <w:r w:rsidRPr="007F44CB">
        <w:rPr>
          <w:i/>
          <w:iCs/>
        </w:rPr>
        <w:t xml:space="preserve"> a </w:t>
      </w:r>
      <w:proofErr w:type="spellStart"/>
      <w:r w:rsidRPr="007F44CB">
        <w:rPr>
          <w:i/>
          <w:iCs/>
        </w:rPr>
        <w:t>thought_signature</w:t>
      </w:r>
      <w:proofErr w:type="spellEnd"/>
      <w:r w:rsidRPr="007F44CB">
        <w:rPr>
          <w:i/>
          <w:iCs/>
        </w:rPr>
        <w:t>”</w:t>
      </w:r>
      <w:r w:rsidRPr="007F44CB">
        <w:t>.</w:t>
      </w:r>
    </w:p>
    <w:p w14:paraId="46DA0316" w14:textId="77777777" w:rsidR="00EA572B" w:rsidRDefault="00EA572B" w:rsidP="00F5070E"/>
    <w:p w14:paraId="3D04A0F3" w14:textId="4CAE37DA" w:rsidR="00A17954" w:rsidRDefault="00A17954" w:rsidP="00A17954">
      <w:pPr>
        <w:pStyle w:val="Ttulo4"/>
        <w:rPr>
          <w:b/>
          <w:bCs/>
          <w:i w:val="0"/>
          <w:iCs w:val="0"/>
          <w:sz w:val="24"/>
          <w:highlight w:val="yellow"/>
        </w:rPr>
      </w:pPr>
      <w:r w:rsidRPr="006B75D3">
        <w:rPr>
          <w:b/>
          <w:bCs/>
          <w:i w:val="0"/>
          <w:iCs w:val="0"/>
          <w:sz w:val="24"/>
          <w:highlight w:val="yellow"/>
        </w:rPr>
        <w:lastRenderedPageBreak/>
        <w:t>2.11.3.</w:t>
      </w:r>
      <w:r w:rsidR="00D651D1">
        <w:rPr>
          <w:b/>
          <w:bCs/>
          <w:i w:val="0"/>
          <w:iCs w:val="0"/>
          <w:sz w:val="24"/>
          <w:highlight w:val="yellow"/>
        </w:rPr>
        <w:t>5</w:t>
      </w:r>
      <w:r w:rsidR="00F37264">
        <w:rPr>
          <w:b/>
          <w:bCs/>
          <w:i w:val="0"/>
          <w:iCs w:val="0"/>
          <w:sz w:val="24"/>
          <w:highlight w:val="yellow"/>
        </w:rPr>
        <w:t>: Paso 5</w:t>
      </w:r>
      <w:r w:rsidR="00D651D1">
        <w:rPr>
          <w:b/>
          <w:bCs/>
          <w:i w:val="0"/>
          <w:iCs w:val="0"/>
          <w:sz w:val="24"/>
          <w:highlight w:val="yellow"/>
        </w:rPr>
        <w:t>– Arreglo 1: varias peticiones en una respuesta</w:t>
      </w:r>
    </w:p>
    <w:p w14:paraId="6A2F8B6C" w14:textId="3486D806" w:rsidR="00A17954" w:rsidRDefault="000725E8" w:rsidP="00F5070E">
      <w:r w:rsidRPr="004526E7">
        <w:t>Si pregun</w:t>
      </w:r>
      <w:r w:rsidR="00FD30F9" w:rsidRPr="004526E7">
        <w:t xml:space="preserve">tas </w:t>
      </w:r>
      <w:r w:rsidR="00FD30F9" w:rsidRPr="004526E7">
        <w:rPr>
          <w:i/>
          <w:iCs/>
        </w:rPr>
        <w:t>“¿Cuánto cuesta Londres y Paris</w:t>
      </w:r>
      <w:r w:rsidR="00BD0DA9" w:rsidRPr="004526E7">
        <w:rPr>
          <w:i/>
          <w:iCs/>
        </w:rPr>
        <w:t xml:space="preserve">?” </w:t>
      </w:r>
      <w:r w:rsidR="00BD0DA9" w:rsidRPr="004526E7">
        <w:t>el programa falla</w:t>
      </w:r>
      <w:r w:rsidR="004526E7">
        <w:t xml:space="preserve">. El modelo pidió </w:t>
      </w:r>
      <w:r w:rsidR="004526E7">
        <w:rPr>
          <w:b/>
          <w:bCs/>
        </w:rPr>
        <w:t xml:space="preserve">dos </w:t>
      </w:r>
      <w:r w:rsidR="004526E7">
        <w:t xml:space="preserve">herramientas y </w:t>
      </w:r>
      <w:proofErr w:type="spellStart"/>
      <w:r w:rsidR="004526E7">
        <w:rPr>
          <w:b/>
          <w:bCs/>
        </w:rPr>
        <w:t>handle_tool_call</w:t>
      </w:r>
      <w:proofErr w:type="spellEnd"/>
      <w:r w:rsidR="004526E7">
        <w:rPr>
          <w:b/>
          <w:bCs/>
        </w:rPr>
        <w:t xml:space="preserve"> </w:t>
      </w:r>
      <w:r w:rsidR="004526E7">
        <w:t>solo atendió la primera (</w:t>
      </w:r>
      <w:proofErr w:type="spellStart"/>
      <w:r w:rsidR="004526E7">
        <w:rPr>
          <w:b/>
          <w:bCs/>
        </w:rPr>
        <w:t>tool_</w:t>
      </w:r>
      <w:proofErr w:type="gramStart"/>
      <w:r w:rsidR="004526E7">
        <w:rPr>
          <w:b/>
          <w:bCs/>
        </w:rPr>
        <w:t>calls</w:t>
      </w:r>
      <w:proofErr w:type="spellEnd"/>
      <w:r w:rsidR="004526E7">
        <w:rPr>
          <w:b/>
          <w:bCs/>
        </w:rPr>
        <w:t>[</w:t>
      </w:r>
      <w:proofErr w:type="gramEnd"/>
      <w:r w:rsidR="004526E7">
        <w:rPr>
          <w:b/>
          <w:bCs/>
        </w:rPr>
        <w:t xml:space="preserve">0]); </w:t>
      </w:r>
      <w:r w:rsidR="004526E7">
        <w:t>la API rechaza la siguiente llam</w:t>
      </w:r>
      <w:r w:rsidR="00134801">
        <w:t>ada porque quedo una petición sin respuesta. (</w:t>
      </w:r>
      <w:proofErr w:type="spellStart"/>
      <w:r w:rsidR="00134801">
        <w:t>Gradio</w:t>
      </w:r>
      <w:proofErr w:type="spellEnd"/>
      <w:r w:rsidR="00134801">
        <w:t xml:space="preserve"> muestra un “Error” genérico, por eso cuesta depurar.)</w:t>
      </w:r>
    </w:p>
    <w:p w14:paraId="6E39FA19" w14:textId="1D5E6D06" w:rsidR="00134801" w:rsidRDefault="007F7C44" w:rsidP="00F5070E">
      <w:pPr>
        <w:pBdr>
          <w:bottom w:val="single" w:sz="6" w:space="1" w:color="auto"/>
        </w:pBdr>
      </w:pPr>
      <w:r>
        <w:rPr>
          <w:b/>
          <w:bCs/>
        </w:rPr>
        <w:t xml:space="preserve">No confundas los dos índices: </w:t>
      </w:r>
      <w:proofErr w:type="spellStart"/>
      <w:proofErr w:type="gramStart"/>
      <w:r>
        <w:rPr>
          <w:b/>
          <w:bCs/>
        </w:rPr>
        <w:t>choices</w:t>
      </w:r>
      <w:proofErr w:type="spellEnd"/>
      <w:r>
        <w:rPr>
          <w:b/>
          <w:bCs/>
        </w:rPr>
        <w:t>[</w:t>
      </w:r>
      <w:proofErr w:type="gramEnd"/>
      <w:r>
        <w:rPr>
          <w:b/>
          <w:bCs/>
        </w:rPr>
        <w:t xml:space="preserve">0] </w:t>
      </w:r>
      <w:r>
        <w:t xml:space="preserve">elige </w:t>
      </w:r>
      <w:r>
        <w:rPr>
          <w:i/>
          <w:iCs/>
        </w:rPr>
        <w:t xml:space="preserve">una alternativa de respuesta </w:t>
      </w:r>
      <w:r>
        <w:t xml:space="preserve">del modelo. </w:t>
      </w:r>
      <w:proofErr w:type="spellStart"/>
      <w:r>
        <w:rPr>
          <w:b/>
          <w:bCs/>
        </w:rPr>
        <w:t>Tool_</w:t>
      </w:r>
      <w:proofErr w:type="gramStart"/>
      <w:r>
        <w:rPr>
          <w:b/>
          <w:bCs/>
        </w:rPr>
        <w:t>calls</w:t>
      </w:r>
      <w:proofErr w:type="spellEnd"/>
      <w:r>
        <w:rPr>
          <w:b/>
          <w:bCs/>
        </w:rPr>
        <w:t>[</w:t>
      </w:r>
      <w:proofErr w:type="gramEnd"/>
      <w:r>
        <w:rPr>
          <w:b/>
          <w:bCs/>
        </w:rPr>
        <w:t xml:space="preserve">0] </w:t>
      </w:r>
      <w:r>
        <w:t xml:space="preserve">elige </w:t>
      </w:r>
      <w:r>
        <w:rPr>
          <w:i/>
          <w:iCs/>
        </w:rPr>
        <w:t xml:space="preserve">la primera petición de herramienta </w:t>
      </w:r>
      <w:r>
        <w:t xml:space="preserve">dentro de ella. El bug </w:t>
      </w:r>
      <w:proofErr w:type="spellStart"/>
      <w:r>
        <w:t>esta</w:t>
      </w:r>
      <w:proofErr w:type="spellEnd"/>
      <w:r>
        <w:t xml:space="preserve"> en el segundo.</w:t>
      </w:r>
    </w:p>
    <w:p w14:paraId="6AB1A939" w14:textId="77777777" w:rsidR="00232CE3" w:rsidRPr="00232CE3" w:rsidRDefault="00232CE3" w:rsidP="00232CE3">
      <w:pPr>
        <w:rPr>
          <w:b/>
          <w:bCs/>
        </w:rPr>
      </w:pPr>
      <w:r w:rsidRPr="00232CE3">
        <w:rPr>
          <w:b/>
          <w:bCs/>
        </w:rPr>
        <w:t>El problema</w:t>
      </w:r>
    </w:p>
    <w:p w14:paraId="27F02F9B" w14:textId="77777777" w:rsidR="00586AB9" w:rsidRPr="00586AB9" w:rsidRDefault="00586AB9" w:rsidP="00586AB9">
      <w:r w:rsidRPr="00586AB9">
        <w:t xml:space="preserve">Pregunta </w:t>
      </w:r>
      <w:r w:rsidRPr="00586AB9">
        <w:rPr>
          <w:i/>
          <w:iCs/>
        </w:rPr>
        <w:t>"¿Cuánto cuesta Londres y París?"</w:t>
      </w:r>
      <w:r w:rsidRPr="00586AB9">
        <w:t xml:space="preserve">. El modelo no hace una petición: hace </w:t>
      </w:r>
      <w:r w:rsidRPr="00586AB9">
        <w:rPr>
          <w:b/>
          <w:bCs/>
        </w:rPr>
        <w:t>dos en el mismo mensaje</w:t>
      </w:r>
      <w:r w:rsidRPr="00586AB9">
        <w:t>.</w:t>
      </w:r>
    </w:p>
    <w:p w14:paraId="598C6964" w14:textId="4A2749CE" w:rsidR="00232CE3" w:rsidRDefault="00586AB9" w:rsidP="00F5070E">
      <w:r w:rsidRPr="00586AB9">
        <w:rPr>
          <w:noProof/>
        </w:rPr>
        <w:drawing>
          <wp:inline distT="0" distB="0" distL="0" distR="0" wp14:anchorId="604750EE" wp14:editId="7A5EA084">
            <wp:extent cx="6401355" cy="1348857"/>
            <wp:effectExtent l="38100" t="38100" r="38100" b="41910"/>
            <wp:docPr id="1556076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76763" name=""/>
                    <pic:cNvPicPr/>
                  </pic:nvPicPr>
                  <pic:blipFill>
                    <a:blip r:embed="rId857"/>
                    <a:stretch>
                      <a:fillRect/>
                    </a:stretch>
                  </pic:blipFill>
                  <pic:spPr>
                    <a:xfrm>
                      <a:off x="0" y="0"/>
                      <a:ext cx="6401355" cy="1348857"/>
                    </a:xfrm>
                    <a:prstGeom prst="rect">
                      <a:avLst/>
                    </a:prstGeom>
                    <a:ln w="28575">
                      <a:solidFill>
                        <a:srgbClr val="EE0000"/>
                      </a:solidFill>
                    </a:ln>
                  </pic:spPr>
                </pic:pic>
              </a:graphicData>
            </a:graphic>
          </wp:inline>
        </w:drawing>
      </w:r>
    </w:p>
    <w:p w14:paraId="4657965A" w14:textId="16DE3DD6" w:rsidR="008D562F" w:rsidRDefault="00260A89" w:rsidP="00F5070E">
      <w:pPr>
        <w:rPr>
          <w:b/>
          <w:bCs/>
        </w:rPr>
      </w:pPr>
      <w:r>
        <w:t xml:space="preserve">Con el </w:t>
      </w:r>
      <w:proofErr w:type="spellStart"/>
      <w:r>
        <w:rPr>
          <w:b/>
          <w:bCs/>
        </w:rPr>
        <w:t>handle_tool_call</w:t>
      </w:r>
      <w:proofErr w:type="spellEnd"/>
      <w:r>
        <w:rPr>
          <w:b/>
          <w:bCs/>
        </w:rPr>
        <w:t xml:space="preserve"> </w:t>
      </w:r>
      <w:r w:rsidR="008D562F">
        <w:t xml:space="preserve">del Paso 4(que usa </w:t>
      </w:r>
      <w:proofErr w:type="spellStart"/>
      <w:r w:rsidR="008D562F">
        <w:rPr>
          <w:b/>
          <w:bCs/>
        </w:rPr>
        <w:t>tool_</w:t>
      </w:r>
      <w:proofErr w:type="gramStart"/>
      <w:r w:rsidR="008D562F">
        <w:rPr>
          <w:b/>
          <w:bCs/>
        </w:rPr>
        <w:t>calls</w:t>
      </w:r>
      <w:proofErr w:type="spellEnd"/>
      <w:r w:rsidR="008D562F">
        <w:rPr>
          <w:b/>
          <w:bCs/>
        </w:rPr>
        <w:t>[</w:t>
      </w:r>
      <w:proofErr w:type="gramEnd"/>
      <w:r w:rsidR="008D562F">
        <w:rPr>
          <w:b/>
          <w:bCs/>
        </w:rPr>
        <w:t xml:space="preserve">0]) </w:t>
      </w:r>
      <w:r w:rsidR="008D562F">
        <w:t xml:space="preserve">solo se atiende la </w:t>
      </w:r>
      <w:r w:rsidR="008D562F">
        <w:rPr>
          <w:b/>
          <w:bCs/>
        </w:rPr>
        <w:t>primera:</w:t>
      </w:r>
    </w:p>
    <w:p w14:paraId="2B07F17A" w14:textId="1295F8C3" w:rsidR="008D562F" w:rsidRDefault="00A943D2" w:rsidP="00F5070E">
      <w:pPr>
        <w:rPr>
          <w:b/>
          <w:bCs/>
        </w:rPr>
      </w:pPr>
      <w:r w:rsidRPr="00A943D2">
        <w:rPr>
          <w:b/>
          <w:bCs/>
          <w:noProof/>
        </w:rPr>
        <w:drawing>
          <wp:inline distT="0" distB="0" distL="0" distR="0" wp14:anchorId="1E74FB67" wp14:editId="25800FB5">
            <wp:extent cx="6576630" cy="1463167"/>
            <wp:effectExtent l="19050" t="19050" r="15240" b="22860"/>
            <wp:docPr id="1076696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96566" name=""/>
                    <pic:cNvPicPr/>
                  </pic:nvPicPr>
                  <pic:blipFill>
                    <a:blip r:embed="rId858"/>
                    <a:stretch>
                      <a:fillRect/>
                    </a:stretch>
                  </pic:blipFill>
                  <pic:spPr>
                    <a:xfrm>
                      <a:off x="0" y="0"/>
                      <a:ext cx="6576630" cy="1463167"/>
                    </a:xfrm>
                    <a:prstGeom prst="rect">
                      <a:avLst/>
                    </a:prstGeom>
                    <a:ln w="19050">
                      <a:solidFill>
                        <a:schemeClr val="tx1"/>
                      </a:solidFill>
                    </a:ln>
                  </pic:spPr>
                </pic:pic>
              </a:graphicData>
            </a:graphic>
          </wp:inline>
        </w:drawing>
      </w:r>
    </w:p>
    <w:p w14:paraId="2E09399F" w14:textId="77777777" w:rsidR="00A943D2" w:rsidRPr="00A943D2" w:rsidRDefault="00A943D2" w:rsidP="00A943D2">
      <w:pPr>
        <w:rPr>
          <w:b/>
          <w:bCs/>
        </w:rPr>
      </w:pPr>
      <w:proofErr w:type="spellStart"/>
      <w:r w:rsidRPr="00A943D2">
        <w:rPr>
          <w:b/>
          <w:bCs/>
        </w:rPr>
        <w:t>Gradio</w:t>
      </w:r>
      <w:proofErr w:type="spellEnd"/>
      <w:r w:rsidRPr="00A943D2">
        <w:rPr>
          <w:b/>
          <w:bCs/>
        </w:rPr>
        <w:t xml:space="preserve"> solo muestra un "Error" genérico, por eso cuesta depurarlo.</w:t>
      </w:r>
    </w:p>
    <w:p w14:paraId="0FF6D1AD" w14:textId="258DC04E" w:rsidR="00A943D2" w:rsidRDefault="00A943D2" w:rsidP="00A943D2">
      <w:pPr>
        <w:ind w:left="708"/>
      </w:pPr>
      <w:r w:rsidRPr="00A943D2">
        <w:rPr>
          <w:b/>
          <w:bCs/>
        </w:rPr>
        <w:t xml:space="preserve">No confundas los dos índices: </w:t>
      </w:r>
      <w:proofErr w:type="spellStart"/>
      <w:proofErr w:type="gramStart"/>
      <w:r w:rsidRPr="00A943D2">
        <w:rPr>
          <w:b/>
          <w:bCs/>
        </w:rPr>
        <w:t>choices</w:t>
      </w:r>
      <w:proofErr w:type="spellEnd"/>
      <w:r w:rsidRPr="00A943D2">
        <w:rPr>
          <w:b/>
          <w:bCs/>
        </w:rPr>
        <w:t>[</w:t>
      </w:r>
      <w:proofErr w:type="gramEnd"/>
      <w:r w:rsidRPr="00A943D2">
        <w:rPr>
          <w:b/>
          <w:bCs/>
        </w:rPr>
        <w:t>0]</w:t>
      </w:r>
      <w:r w:rsidRPr="00A943D2">
        <w:t xml:space="preserve"> elige </w:t>
      </w:r>
      <w:r w:rsidRPr="00A943D2">
        <w:rPr>
          <w:i/>
          <w:iCs/>
        </w:rPr>
        <w:t>una alternativa de respuesta</w:t>
      </w:r>
      <w:r w:rsidRPr="00A943D2">
        <w:t xml:space="preserve"> del modelo. </w:t>
      </w:r>
      <w:proofErr w:type="spellStart"/>
      <w:r w:rsidRPr="00A943D2">
        <w:rPr>
          <w:b/>
          <w:bCs/>
        </w:rPr>
        <w:t>tool_</w:t>
      </w:r>
      <w:proofErr w:type="gramStart"/>
      <w:r w:rsidRPr="00A943D2">
        <w:rPr>
          <w:b/>
          <w:bCs/>
        </w:rPr>
        <w:t>calls</w:t>
      </w:r>
      <w:proofErr w:type="spellEnd"/>
      <w:r w:rsidRPr="00A943D2">
        <w:rPr>
          <w:b/>
          <w:bCs/>
        </w:rPr>
        <w:t>[</w:t>
      </w:r>
      <w:proofErr w:type="gramEnd"/>
      <w:r w:rsidRPr="00A943D2">
        <w:rPr>
          <w:b/>
          <w:bCs/>
        </w:rPr>
        <w:t>0]</w:t>
      </w:r>
      <w:r w:rsidRPr="00A943D2">
        <w:t xml:space="preserve"> elige </w:t>
      </w:r>
      <w:r w:rsidRPr="00A943D2">
        <w:rPr>
          <w:i/>
          <w:iCs/>
        </w:rPr>
        <w:t>la primera petición de herramienta</w:t>
      </w:r>
      <w:r w:rsidRPr="00A943D2">
        <w:t xml:space="preserve"> dentro de ella. El bug está en el segundo.</w:t>
      </w:r>
    </w:p>
    <w:p w14:paraId="5FF9B22C" w14:textId="6B236CB2" w:rsidR="00626781" w:rsidRDefault="00626781" w:rsidP="00626781">
      <w:r>
        <w:t xml:space="preserve">La solución son </w:t>
      </w:r>
      <w:r>
        <w:rPr>
          <w:b/>
          <w:bCs/>
        </w:rPr>
        <w:t xml:space="preserve">dos cambios: </w:t>
      </w:r>
      <w:r>
        <w:t xml:space="preserve">una </w:t>
      </w:r>
      <w:proofErr w:type="spellStart"/>
      <w:r>
        <w:t>funcion</w:t>
      </w:r>
      <w:proofErr w:type="spellEnd"/>
      <w:r>
        <w:t xml:space="preserve"> que atienda todas las peticiones, y un </w:t>
      </w:r>
      <w:r>
        <w:rPr>
          <w:b/>
          <w:bCs/>
        </w:rPr>
        <w:t xml:space="preserve">chat </w:t>
      </w:r>
      <w:r>
        <w:t>que sepa recibir una lista de resultados.</w:t>
      </w:r>
    </w:p>
    <w:p w14:paraId="35945F6E" w14:textId="5CFBC3CC" w:rsidR="00626781" w:rsidRDefault="00134143" w:rsidP="00626781">
      <w:r w:rsidRPr="00134143">
        <w:rPr>
          <w:noProof/>
        </w:rPr>
        <w:drawing>
          <wp:inline distT="0" distB="0" distL="0" distR="0" wp14:anchorId="41935156" wp14:editId="05EE230C">
            <wp:extent cx="4279900" cy="1963484"/>
            <wp:effectExtent l="38100" t="38100" r="44450" b="36830"/>
            <wp:docPr id="935335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35444" name=""/>
                    <pic:cNvPicPr/>
                  </pic:nvPicPr>
                  <pic:blipFill>
                    <a:blip r:embed="rId859"/>
                    <a:stretch>
                      <a:fillRect/>
                    </a:stretch>
                  </pic:blipFill>
                  <pic:spPr>
                    <a:xfrm>
                      <a:off x="0" y="0"/>
                      <a:ext cx="4287514" cy="1966977"/>
                    </a:xfrm>
                    <a:prstGeom prst="rect">
                      <a:avLst/>
                    </a:prstGeom>
                    <a:ln w="28575">
                      <a:solidFill>
                        <a:schemeClr val="tx1"/>
                      </a:solidFill>
                    </a:ln>
                  </pic:spPr>
                </pic:pic>
              </a:graphicData>
            </a:graphic>
          </wp:inline>
        </w:drawing>
      </w:r>
    </w:p>
    <w:p w14:paraId="5EBA418F" w14:textId="1D8D7752" w:rsidR="009974A2" w:rsidRDefault="007F2C06" w:rsidP="00626781">
      <w:r w:rsidRPr="007F2C06">
        <w:rPr>
          <w:noProof/>
        </w:rPr>
        <w:lastRenderedPageBreak/>
        <w:drawing>
          <wp:inline distT="0" distB="0" distL="0" distR="0" wp14:anchorId="57274C58" wp14:editId="76212523">
            <wp:extent cx="5509161" cy="4741333"/>
            <wp:effectExtent l="19050" t="19050" r="15875" b="21590"/>
            <wp:docPr id="2127683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83820" name=""/>
                    <pic:cNvPicPr/>
                  </pic:nvPicPr>
                  <pic:blipFill>
                    <a:blip r:embed="rId860"/>
                    <a:stretch>
                      <a:fillRect/>
                    </a:stretch>
                  </pic:blipFill>
                  <pic:spPr>
                    <a:xfrm>
                      <a:off x="0" y="0"/>
                      <a:ext cx="5513593" cy="4745148"/>
                    </a:xfrm>
                    <a:prstGeom prst="rect">
                      <a:avLst/>
                    </a:prstGeom>
                    <a:ln w="19050">
                      <a:solidFill>
                        <a:schemeClr val="tx1"/>
                      </a:solidFill>
                    </a:ln>
                  </pic:spPr>
                </pic:pic>
              </a:graphicData>
            </a:graphic>
          </wp:inline>
        </w:drawing>
      </w:r>
    </w:p>
    <w:p w14:paraId="7A3D78D6" w14:textId="77777777" w:rsidR="00403A51" w:rsidRPr="00403A51" w:rsidRDefault="00403A51" w:rsidP="00403A51">
      <w:pPr>
        <w:rPr>
          <w:b/>
          <w:bCs/>
          <w:sz w:val="28"/>
          <w:szCs w:val="32"/>
        </w:rPr>
      </w:pPr>
      <w:r w:rsidRPr="00403A51">
        <w:rPr>
          <w:b/>
          <w:bCs/>
          <w:sz w:val="28"/>
          <w:szCs w:val="32"/>
          <w:highlight w:val="yellow"/>
        </w:rPr>
        <w:t>Con "Londres y París" devuelve:</w:t>
      </w:r>
    </w:p>
    <w:p w14:paraId="18FB48BF" w14:textId="3EBF9520" w:rsidR="00403A51" w:rsidRDefault="00403A51" w:rsidP="00626781">
      <w:r w:rsidRPr="00403A51">
        <w:rPr>
          <w:noProof/>
        </w:rPr>
        <w:drawing>
          <wp:inline distT="0" distB="0" distL="0" distR="0" wp14:anchorId="56C8CF74" wp14:editId="129D3ED6">
            <wp:extent cx="5143500" cy="736759"/>
            <wp:effectExtent l="38100" t="38100" r="38100" b="44450"/>
            <wp:docPr id="945107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07554" name=""/>
                    <pic:cNvPicPr/>
                  </pic:nvPicPr>
                  <pic:blipFill>
                    <a:blip r:embed="rId861"/>
                    <a:stretch>
                      <a:fillRect/>
                    </a:stretch>
                  </pic:blipFill>
                  <pic:spPr>
                    <a:xfrm>
                      <a:off x="0" y="0"/>
                      <a:ext cx="5160894" cy="739251"/>
                    </a:xfrm>
                    <a:prstGeom prst="rect">
                      <a:avLst/>
                    </a:prstGeom>
                    <a:ln w="38100">
                      <a:solidFill>
                        <a:srgbClr val="EE0000"/>
                      </a:solidFill>
                    </a:ln>
                  </pic:spPr>
                </pic:pic>
              </a:graphicData>
            </a:graphic>
          </wp:inline>
        </w:drawing>
      </w:r>
    </w:p>
    <w:p w14:paraId="4F00940F" w14:textId="77777777" w:rsidR="009C45E9" w:rsidRPr="009C45E9" w:rsidRDefault="009C45E9" w:rsidP="009C45E9">
      <w:r w:rsidRPr="009C45E9">
        <w:t xml:space="preserve">Fíjate en la diferencia con el Paso 4: antes devolvía </w:t>
      </w:r>
      <w:r w:rsidRPr="009C45E9">
        <w:rPr>
          <w:b/>
          <w:bCs/>
        </w:rPr>
        <w:t>un diccionario</w:t>
      </w:r>
      <w:r w:rsidRPr="009C45E9">
        <w:t xml:space="preserve">; ahora devuelve </w:t>
      </w:r>
      <w:r w:rsidRPr="009C45E9">
        <w:rPr>
          <w:b/>
          <w:bCs/>
        </w:rPr>
        <w:t>una lista de diccionarios</w:t>
      </w:r>
      <w:r w:rsidRPr="009C45E9">
        <w:t>. Por eso hay que cambiar también el chat.</w:t>
      </w:r>
    </w:p>
    <w:p w14:paraId="3F7E3A46" w14:textId="77777777" w:rsidR="009C45E9" w:rsidRPr="009C45E9" w:rsidRDefault="009C45E9" w:rsidP="009C45E9">
      <w:r w:rsidRPr="009C45E9">
        <w:t xml:space="preserve">Aunque el modelo las pidió "a la vez", tu </w:t>
      </w:r>
      <w:proofErr w:type="spellStart"/>
      <w:r w:rsidRPr="009C45E9">
        <w:t>for</w:t>
      </w:r>
      <w:proofErr w:type="spellEnd"/>
      <w:r w:rsidRPr="009C45E9">
        <w:t xml:space="preserve"> las ejecuta </w:t>
      </w:r>
      <w:r w:rsidRPr="009C45E9">
        <w:rPr>
          <w:b/>
          <w:bCs/>
        </w:rPr>
        <w:t>una tras otra</w:t>
      </w:r>
      <w:r w:rsidRPr="009C45E9">
        <w:t>.</w:t>
      </w:r>
    </w:p>
    <w:p w14:paraId="28B132D6" w14:textId="77777777" w:rsidR="009C45E9" w:rsidRPr="009C45E9" w:rsidRDefault="009C45E9" w:rsidP="009C45E9">
      <w:pPr>
        <w:rPr>
          <w:b/>
          <w:bCs/>
          <w:sz w:val="24"/>
          <w:szCs w:val="28"/>
        </w:rPr>
      </w:pPr>
      <w:r w:rsidRPr="009C45E9">
        <w:rPr>
          <w:b/>
          <w:bCs/>
          <w:sz w:val="24"/>
          <w:szCs w:val="28"/>
          <w:highlight w:val="yellow"/>
        </w:rPr>
        <w:t xml:space="preserve">Cambio 2: chat, ahora con </w:t>
      </w:r>
      <w:proofErr w:type="spellStart"/>
      <w:r w:rsidRPr="009C45E9">
        <w:rPr>
          <w:b/>
          <w:bCs/>
          <w:sz w:val="24"/>
          <w:szCs w:val="28"/>
          <w:highlight w:val="yellow"/>
        </w:rPr>
        <w:t>extend</w:t>
      </w:r>
      <w:proofErr w:type="spellEnd"/>
    </w:p>
    <w:p w14:paraId="2029CF86" w14:textId="574B9751" w:rsidR="009C45E9" w:rsidRDefault="00832E36" w:rsidP="00626781">
      <w:r w:rsidRPr="00832E36">
        <w:rPr>
          <w:noProof/>
        </w:rPr>
        <w:drawing>
          <wp:inline distT="0" distB="0" distL="0" distR="0" wp14:anchorId="09F8D785" wp14:editId="1040D0A0">
            <wp:extent cx="5431367" cy="1610301"/>
            <wp:effectExtent l="38100" t="38100" r="36195" b="47625"/>
            <wp:docPr id="1514131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31740" name=""/>
                    <pic:cNvPicPr/>
                  </pic:nvPicPr>
                  <pic:blipFill>
                    <a:blip r:embed="rId862"/>
                    <a:stretch>
                      <a:fillRect/>
                    </a:stretch>
                  </pic:blipFill>
                  <pic:spPr>
                    <a:xfrm>
                      <a:off x="0" y="0"/>
                      <a:ext cx="5452313" cy="1616511"/>
                    </a:xfrm>
                    <a:prstGeom prst="rect">
                      <a:avLst/>
                    </a:prstGeom>
                    <a:ln w="28575">
                      <a:solidFill>
                        <a:srgbClr val="EE0000"/>
                      </a:solidFill>
                    </a:ln>
                  </pic:spPr>
                </pic:pic>
              </a:graphicData>
            </a:graphic>
          </wp:inline>
        </w:drawing>
      </w:r>
    </w:p>
    <w:p w14:paraId="0B496BD5" w14:textId="77777777" w:rsidR="00981571" w:rsidRPr="00981571" w:rsidRDefault="00981571" w:rsidP="00981571">
      <w:r w:rsidRPr="00981571">
        <w:lastRenderedPageBreak/>
        <w:t>Qué cambió respecto al Paso 4 (solo dos líneas):</w:t>
      </w:r>
    </w:p>
    <w:tbl>
      <w:tblPr>
        <w:tblStyle w:val="Tablaconcuadrcula4-nfasis4"/>
        <w:tblW w:w="0" w:type="auto"/>
        <w:tblLook w:val="04A0" w:firstRow="1" w:lastRow="0" w:firstColumn="1" w:lastColumn="0" w:noHBand="0" w:noVBand="1"/>
      </w:tblPr>
      <w:tblGrid>
        <w:gridCol w:w="4105"/>
        <w:gridCol w:w="3541"/>
        <w:gridCol w:w="3144"/>
      </w:tblGrid>
      <w:tr w:rsidR="00981571" w14:paraId="33DA109C" w14:textId="77777777" w:rsidTr="009815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57E0934" w14:textId="63E7E70C" w:rsidR="00981571" w:rsidRPr="00981571" w:rsidRDefault="00981571" w:rsidP="00626781">
            <w:pPr>
              <w:rPr>
                <w:b w:val="0"/>
                <w:bCs w:val="0"/>
              </w:rPr>
            </w:pPr>
            <w:r w:rsidRPr="00981571">
              <w:rPr>
                <w:b w:val="0"/>
                <w:bCs w:val="0"/>
              </w:rPr>
              <w:t>Paso 4</w:t>
            </w:r>
          </w:p>
        </w:tc>
        <w:tc>
          <w:tcPr>
            <w:tcW w:w="3597" w:type="dxa"/>
          </w:tcPr>
          <w:p w14:paraId="7F33F57D" w14:textId="6ED0EF01" w:rsidR="00981571" w:rsidRPr="00981571" w:rsidRDefault="00981571" w:rsidP="00626781">
            <w:pPr>
              <w:cnfStyle w:val="100000000000" w:firstRow="1" w:lastRow="0" w:firstColumn="0" w:lastColumn="0" w:oddVBand="0" w:evenVBand="0" w:oddHBand="0" w:evenHBand="0" w:firstRowFirstColumn="0" w:firstRowLastColumn="0" w:lastRowFirstColumn="0" w:lastRowLastColumn="0"/>
              <w:rPr>
                <w:b w:val="0"/>
                <w:bCs w:val="0"/>
              </w:rPr>
            </w:pPr>
            <w:r w:rsidRPr="00981571">
              <w:rPr>
                <w:b w:val="0"/>
                <w:bCs w:val="0"/>
              </w:rPr>
              <w:t>Paso 5</w:t>
            </w:r>
          </w:p>
        </w:tc>
        <w:tc>
          <w:tcPr>
            <w:tcW w:w="3597" w:type="dxa"/>
          </w:tcPr>
          <w:p w14:paraId="075DC84E" w14:textId="001F9F1C" w:rsidR="00981571" w:rsidRPr="00981571" w:rsidRDefault="00981571" w:rsidP="00626781">
            <w:pPr>
              <w:cnfStyle w:val="100000000000" w:firstRow="1" w:lastRow="0" w:firstColumn="0" w:lastColumn="0" w:oddVBand="0" w:evenVBand="0" w:oddHBand="0" w:evenHBand="0" w:firstRowFirstColumn="0" w:firstRowLastColumn="0" w:lastRowFirstColumn="0" w:lastRowLastColumn="0"/>
              <w:rPr>
                <w:b w:val="0"/>
                <w:bCs w:val="0"/>
              </w:rPr>
            </w:pPr>
            <w:r w:rsidRPr="00981571">
              <w:rPr>
                <w:b w:val="0"/>
                <w:bCs w:val="0"/>
              </w:rPr>
              <w:t>Por qué</w:t>
            </w:r>
          </w:p>
        </w:tc>
      </w:tr>
      <w:tr w:rsidR="00981571" w14:paraId="3A4E7B20" w14:textId="77777777" w:rsidTr="00981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FBBF3F5" w14:textId="60E7215B" w:rsidR="00981571" w:rsidRDefault="00981571" w:rsidP="00626781">
            <w:proofErr w:type="spellStart"/>
            <w:r w:rsidRPr="00981571">
              <w:t>tool_message</w:t>
            </w:r>
            <w:proofErr w:type="spellEnd"/>
            <w:r w:rsidRPr="00981571">
              <w:t xml:space="preserve"> = </w:t>
            </w:r>
            <w:proofErr w:type="spellStart"/>
            <w:r w:rsidRPr="00981571">
              <w:t>handle_tool_call</w:t>
            </w:r>
            <w:proofErr w:type="spellEnd"/>
            <w:r w:rsidRPr="00981571">
              <w:t>(</w:t>
            </w:r>
            <w:proofErr w:type="spellStart"/>
            <w:r w:rsidRPr="00981571">
              <w:t>assistant_message</w:t>
            </w:r>
            <w:proofErr w:type="spellEnd"/>
            <w:r w:rsidRPr="00981571">
              <w:t>)</w:t>
            </w:r>
          </w:p>
        </w:tc>
        <w:tc>
          <w:tcPr>
            <w:tcW w:w="3597" w:type="dxa"/>
          </w:tcPr>
          <w:p w14:paraId="788ADC30" w14:textId="2C4AACA6" w:rsidR="00981571" w:rsidRPr="00981571" w:rsidRDefault="00981571" w:rsidP="00626781">
            <w:pPr>
              <w:cnfStyle w:val="000000100000" w:firstRow="0" w:lastRow="0" w:firstColumn="0" w:lastColumn="0" w:oddVBand="0" w:evenVBand="0" w:oddHBand="1" w:evenHBand="0" w:firstRowFirstColumn="0" w:firstRowLastColumn="0" w:lastRowFirstColumn="0" w:lastRowLastColumn="0"/>
              <w:rPr>
                <w:b/>
                <w:bCs/>
              </w:rPr>
            </w:pPr>
            <w:r w:rsidRPr="00981571">
              <w:rPr>
                <w:b/>
                <w:bCs/>
              </w:rPr>
              <w:t xml:space="preserve">responses = </w:t>
            </w:r>
            <w:proofErr w:type="spellStart"/>
            <w:r w:rsidRPr="00981571">
              <w:rPr>
                <w:b/>
                <w:bCs/>
              </w:rPr>
              <w:t>handle_tool_calls</w:t>
            </w:r>
            <w:proofErr w:type="spellEnd"/>
            <w:r w:rsidRPr="00981571">
              <w:rPr>
                <w:b/>
                <w:bCs/>
              </w:rPr>
              <w:t>(</w:t>
            </w:r>
            <w:proofErr w:type="spellStart"/>
            <w:r w:rsidRPr="00981571">
              <w:rPr>
                <w:b/>
                <w:bCs/>
              </w:rPr>
              <w:t>message</w:t>
            </w:r>
            <w:proofErr w:type="spellEnd"/>
            <w:r w:rsidRPr="00981571">
              <w:rPr>
                <w:b/>
                <w:bCs/>
              </w:rPr>
              <w:t>)</w:t>
            </w:r>
          </w:p>
        </w:tc>
        <w:tc>
          <w:tcPr>
            <w:tcW w:w="3597" w:type="dxa"/>
          </w:tcPr>
          <w:p w14:paraId="022E03A5" w14:textId="0BB47B0F" w:rsidR="00981571" w:rsidRDefault="00981571" w:rsidP="00626781">
            <w:pPr>
              <w:cnfStyle w:val="000000100000" w:firstRow="0" w:lastRow="0" w:firstColumn="0" w:lastColumn="0" w:oddVBand="0" w:evenVBand="0" w:oddHBand="1" w:evenHBand="0" w:firstRowFirstColumn="0" w:firstRowLastColumn="0" w:lastRowFirstColumn="0" w:lastRowLastColumn="0"/>
            </w:pPr>
            <w:r w:rsidRPr="00981571">
              <w:t xml:space="preserve">La función en plural devuelve una </w:t>
            </w:r>
            <w:r w:rsidRPr="00981571">
              <w:rPr>
                <w:b/>
                <w:bCs/>
              </w:rPr>
              <w:t>lista</w:t>
            </w:r>
          </w:p>
        </w:tc>
      </w:tr>
      <w:tr w:rsidR="00981571" w14:paraId="251E21BC" w14:textId="77777777" w:rsidTr="00981571">
        <w:tc>
          <w:tcPr>
            <w:cnfStyle w:val="001000000000" w:firstRow="0" w:lastRow="0" w:firstColumn="1" w:lastColumn="0" w:oddVBand="0" w:evenVBand="0" w:oddHBand="0" w:evenHBand="0" w:firstRowFirstColumn="0" w:firstRowLastColumn="0" w:lastRowFirstColumn="0" w:lastRowLastColumn="0"/>
            <w:tcW w:w="3596" w:type="dxa"/>
          </w:tcPr>
          <w:p w14:paraId="6FD65E94" w14:textId="663C208F" w:rsidR="00981571" w:rsidRDefault="00E13B96" w:rsidP="00626781">
            <w:proofErr w:type="spellStart"/>
            <w:proofErr w:type="gramStart"/>
            <w:r w:rsidRPr="00E13B96">
              <w:t>messages.append</w:t>
            </w:r>
            <w:proofErr w:type="spellEnd"/>
            <w:proofErr w:type="gramEnd"/>
            <w:r w:rsidRPr="00E13B96">
              <w:t>(</w:t>
            </w:r>
            <w:proofErr w:type="spellStart"/>
            <w:r w:rsidRPr="00E13B96">
              <w:t>tool_message</w:t>
            </w:r>
            <w:proofErr w:type="spellEnd"/>
            <w:r w:rsidRPr="00E13B96">
              <w:t>)</w:t>
            </w:r>
          </w:p>
        </w:tc>
        <w:tc>
          <w:tcPr>
            <w:tcW w:w="3597" w:type="dxa"/>
          </w:tcPr>
          <w:p w14:paraId="0DF75073" w14:textId="7759CCB6" w:rsidR="00981571" w:rsidRPr="00E13B96" w:rsidRDefault="00E13B96" w:rsidP="00626781">
            <w:pPr>
              <w:cnfStyle w:val="000000000000" w:firstRow="0" w:lastRow="0" w:firstColumn="0" w:lastColumn="0" w:oddVBand="0" w:evenVBand="0" w:oddHBand="0" w:evenHBand="0" w:firstRowFirstColumn="0" w:firstRowLastColumn="0" w:lastRowFirstColumn="0" w:lastRowLastColumn="0"/>
              <w:rPr>
                <w:b/>
                <w:bCs/>
              </w:rPr>
            </w:pPr>
            <w:proofErr w:type="spellStart"/>
            <w:proofErr w:type="gramStart"/>
            <w:r w:rsidRPr="00E13B96">
              <w:rPr>
                <w:b/>
                <w:bCs/>
              </w:rPr>
              <w:t>messages.extend</w:t>
            </w:r>
            <w:proofErr w:type="spellEnd"/>
            <w:proofErr w:type="gramEnd"/>
            <w:r w:rsidRPr="00E13B96">
              <w:rPr>
                <w:b/>
                <w:bCs/>
              </w:rPr>
              <w:t>(responses)</w:t>
            </w:r>
          </w:p>
        </w:tc>
        <w:tc>
          <w:tcPr>
            <w:tcW w:w="3597" w:type="dxa"/>
          </w:tcPr>
          <w:p w14:paraId="63D608D8" w14:textId="0CE3012D" w:rsidR="00981571" w:rsidRDefault="00E13B96" w:rsidP="00626781">
            <w:pPr>
              <w:cnfStyle w:val="000000000000" w:firstRow="0" w:lastRow="0" w:firstColumn="0" w:lastColumn="0" w:oddVBand="0" w:evenVBand="0" w:oddHBand="0" w:evenHBand="0" w:firstRowFirstColumn="0" w:firstRowLastColumn="0" w:lastRowFirstColumn="0" w:lastRowLastColumn="0"/>
            </w:pPr>
            <w:proofErr w:type="spellStart"/>
            <w:r w:rsidRPr="00E13B96">
              <w:rPr>
                <w:b/>
                <w:bCs/>
              </w:rPr>
              <w:t>append</w:t>
            </w:r>
            <w:proofErr w:type="spellEnd"/>
            <w:r w:rsidRPr="00E13B96">
              <w:t xml:space="preserve"> metería la lista entera como un solo elemento; </w:t>
            </w:r>
            <w:proofErr w:type="spellStart"/>
            <w:r w:rsidRPr="00E13B96">
              <w:t>extend</w:t>
            </w:r>
            <w:proofErr w:type="spellEnd"/>
            <w:r w:rsidRPr="00E13B96">
              <w:t xml:space="preserve"> agrega cada resultado como su propio mensaje</w:t>
            </w:r>
          </w:p>
        </w:tc>
      </w:tr>
    </w:tbl>
    <w:p w14:paraId="3E9196FE" w14:textId="77777777" w:rsidR="00981571" w:rsidRDefault="00981571" w:rsidP="00626781"/>
    <w:p w14:paraId="7186D140" w14:textId="4A11BFA6" w:rsidR="009C4325" w:rsidRDefault="00E13B96" w:rsidP="00626781">
      <w:pPr>
        <w:rPr>
          <w:b/>
          <w:bCs/>
        </w:rPr>
      </w:pPr>
      <w:r>
        <w:rPr>
          <w:b/>
          <w:bCs/>
        </w:rPr>
        <w:t xml:space="preserve">Sobre los nombres: </w:t>
      </w:r>
      <w:r w:rsidR="009C4325" w:rsidRPr="009C4325">
        <w:t xml:space="preserve">en el notebook el mensaje del modelo se llama </w:t>
      </w:r>
      <w:proofErr w:type="spellStart"/>
      <w:r w:rsidR="009C4325" w:rsidRPr="009C4325">
        <w:rPr>
          <w:b/>
          <w:bCs/>
        </w:rPr>
        <w:t>message</w:t>
      </w:r>
      <w:proofErr w:type="spellEnd"/>
      <w:r w:rsidR="009C4325" w:rsidRPr="009C4325">
        <w:t xml:space="preserve"> (reutiliza el nombre del parámetro; funciona porque el texto del usuario ya quedó dentro de </w:t>
      </w:r>
      <w:proofErr w:type="spellStart"/>
      <w:r w:rsidR="009C4325" w:rsidRPr="009C4325">
        <w:rPr>
          <w:b/>
          <w:bCs/>
        </w:rPr>
        <w:t>messages</w:t>
      </w:r>
      <w:proofErr w:type="spellEnd"/>
      <w:r w:rsidR="009C4325" w:rsidRPr="009C4325">
        <w:t xml:space="preserve">). En el Paso 4 lo llamé </w:t>
      </w:r>
      <w:proofErr w:type="spellStart"/>
      <w:r w:rsidR="009C4325" w:rsidRPr="009C4325">
        <w:rPr>
          <w:b/>
          <w:bCs/>
        </w:rPr>
        <w:t>assistant_message</w:t>
      </w:r>
      <w:proofErr w:type="spellEnd"/>
      <w:r w:rsidR="009C4325" w:rsidRPr="009C4325">
        <w:t xml:space="preserve"> para no confundirlo. Es el mismo objeto</w:t>
      </w:r>
      <w:r w:rsidR="009C4325" w:rsidRPr="009C4325">
        <w:rPr>
          <w:b/>
          <w:bCs/>
        </w:rPr>
        <w:t>.</w:t>
      </w:r>
    </w:p>
    <w:p w14:paraId="79C19F62" w14:textId="77777777" w:rsidR="009C4325" w:rsidRDefault="009C4325" w:rsidP="009C4325">
      <w:pPr>
        <w:rPr>
          <w:b/>
          <w:bCs/>
          <w:sz w:val="24"/>
          <w:szCs w:val="28"/>
        </w:rPr>
      </w:pPr>
      <w:proofErr w:type="spellStart"/>
      <w:r w:rsidRPr="009C4325">
        <w:rPr>
          <w:b/>
          <w:bCs/>
          <w:sz w:val="24"/>
          <w:szCs w:val="28"/>
          <w:highlight w:val="yellow"/>
        </w:rPr>
        <w:t>append</w:t>
      </w:r>
      <w:proofErr w:type="spellEnd"/>
      <w:r w:rsidRPr="009C4325">
        <w:rPr>
          <w:b/>
          <w:bCs/>
          <w:sz w:val="24"/>
          <w:szCs w:val="28"/>
          <w:highlight w:val="yellow"/>
        </w:rPr>
        <w:t xml:space="preserve"> vs </w:t>
      </w:r>
      <w:proofErr w:type="spellStart"/>
      <w:r w:rsidRPr="009C4325">
        <w:rPr>
          <w:b/>
          <w:bCs/>
          <w:sz w:val="24"/>
          <w:szCs w:val="28"/>
          <w:highlight w:val="yellow"/>
        </w:rPr>
        <w:t>extend</w:t>
      </w:r>
      <w:proofErr w:type="spellEnd"/>
      <w:r w:rsidRPr="009C4325">
        <w:rPr>
          <w:b/>
          <w:bCs/>
          <w:sz w:val="24"/>
          <w:szCs w:val="28"/>
          <w:highlight w:val="yellow"/>
        </w:rPr>
        <w:t>, con los datos reales</w:t>
      </w:r>
    </w:p>
    <w:p w14:paraId="79A4B1C8" w14:textId="256570F8" w:rsidR="00FF3649" w:rsidRDefault="00FF3649" w:rsidP="009C4325">
      <w:pPr>
        <w:rPr>
          <w:b/>
          <w:bCs/>
          <w:sz w:val="24"/>
          <w:szCs w:val="28"/>
        </w:rPr>
      </w:pPr>
      <w:r w:rsidRPr="00FF3649">
        <w:rPr>
          <w:b/>
          <w:bCs/>
          <w:noProof/>
          <w:sz w:val="24"/>
          <w:szCs w:val="28"/>
        </w:rPr>
        <w:drawing>
          <wp:inline distT="0" distB="0" distL="0" distR="0" wp14:anchorId="3FAB9A4F" wp14:editId="4B26F000">
            <wp:extent cx="5018617" cy="1588750"/>
            <wp:effectExtent l="19050" t="19050" r="10795" b="12065"/>
            <wp:docPr id="876818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18243" name=""/>
                    <pic:cNvPicPr/>
                  </pic:nvPicPr>
                  <pic:blipFill>
                    <a:blip r:embed="rId863"/>
                    <a:stretch>
                      <a:fillRect/>
                    </a:stretch>
                  </pic:blipFill>
                  <pic:spPr>
                    <a:xfrm>
                      <a:off x="0" y="0"/>
                      <a:ext cx="5030663" cy="1592563"/>
                    </a:xfrm>
                    <a:prstGeom prst="rect">
                      <a:avLst/>
                    </a:prstGeom>
                    <a:ln w="12700">
                      <a:solidFill>
                        <a:schemeClr val="tx1"/>
                      </a:solidFill>
                    </a:ln>
                  </pic:spPr>
                </pic:pic>
              </a:graphicData>
            </a:graphic>
          </wp:inline>
        </w:drawing>
      </w:r>
    </w:p>
    <w:p w14:paraId="576F425B" w14:textId="77777777" w:rsidR="00FF3649" w:rsidRPr="00FF3649" w:rsidRDefault="00FF3649" w:rsidP="00FF3649">
      <w:pPr>
        <w:rPr>
          <w:b/>
          <w:bCs/>
          <w:sz w:val="24"/>
          <w:szCs w:val="28"/>
        </w:rPr>
      </w:pPr>
      <w:r w:rsidRPr="00FF3649">
        <w:rPr>
          <w:b/>
          <w:bCs/>
          <w:sz w:val="24"/>
          <w:szCs w:val="28"/>
          <w:highlight w:val="yellow"/>
        </w:rPr>
        <w:t xml:space="preserve">Cómo crece </w:t>
      </w:r>
      <w:proofErr w:type="spellStart"/>
      <w:r w:rsidRPr="00FF3649">
        <w:rPr>
          <w:b/>
          <w:bCs/>
          <w:sz w:val="24"/>
          <w:szCs w:val="28"/>
          <w:highlight w:val="yellow"/>
        </w:rPr>
        <w:t>messages</w:t>
      </w:r>
      <w:proofErr w:type="spellEnd"/>
      <w:r w:rsidRPr="00FF3649">
        <w:rPr>
          <w:b/>
          <w:bCs/>
          <w:sz w:val="24"/>
          <w:szCs w:val="28"/>
          <w:highlight w:val="yellow"/>
        </w:rPr>
        <w:t xml:space="preserve"> en este caso</w:t>
      </w:r>
    </w:p>
    <w:p w14:paraId="74D81ADD" w14:textId="77777777" w:rsidR="00FF3649" w:rsidRPr="00FF3649" w:rsidRDefault="00FF3649" w:rsidP="00FF3649">
      <w:r w:rsidRPr="00FF3649">
        <w:t xml:space="preserve">Con un </w:t>
      </w:r>
      <w:proofErr w:type="spellStart"/>
      <w:r w:rsidRPr="00FF3649">
        <w:rPr>
          <w:b/>
          <w:bCs/>
        </w:rPr>
        <w:t>history</w:t>
      </w:r>
      <w:proofErr w:type="spellEnd"/>
      <w:r w:rsidRPr="00FF3649">
        <w:t xml:space="preserve"> de 2 mensajes y la pregunta "¿Cuánto cuesta Londres y París?":</w:t>
      </w:r>
    </w:p>
    <w:p w14:paraId="59CB7683" w14:textId="4D1DCCBB" w:rsidR="00FF3649" w:rsidRDefault="0055545D" w:rsidP="009C4325">
      <w:pPr>
        <w:rPr>
          <w:b/>
          <w:bCs/>
          <w:sz w:val="24"/>
          <w:szCs w:val="28"/>
        </w:rPr>
      </w:pPr>
      <w:r w:rsidRPr="0055545D">
        <w:rPr>
          <w:b/>
          <w:bCs/>
          <w:noProof/>
          <w:sz w:val="24"/>
          <w:szCs w:val="28"/>
        </w:rPr>
        <w:drawing>
          <wp:inline distT="0" distB="0" distL="0" distR="0" wp14:anchorId="0B441075" wp14:editId="72B70616">
            <wp:extent cx="4927600" cy="1612045"/>
            <wp:effectExtent l="19050" t="19050" r="25400" b="26670"/>
            <wp:docPr id="1187856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56003" name=""/>
                    <pic:cNvPicPr/>
                  </pic:nvPicPr>
                  <pic:blipFill>
                    <a:blip r:embed="rId864"/>
                    <a:stretch>
                      <a:fillRect/>
                    </a:stretch>
                  </pic:blipFill>
                  <pic:spPr>
                    <a:xfrm>
                      <a:off x="0" y="0"/>
                      <a:ext cx="4940760" cy="1616350"/>
                    </a:xfrm>
                    <a:prstGeom prst="rect">
                      <a:avLst/>
                    </a:prstGeom>
                    <a:ln w="19050">
                      <a:solidFill>
                        <a:schemeClr val="tx1"/>
                      </a:solidFill>
                    </a:ln>
                  </pic:spPr>
                </pic:pic>
              </a:graphicData>
            </a:graphic>
          </wp:inline>
        </w:drawing>
      </w:r>
    </w:p>
    <w:p w14:paraId="5564761E" w14:textId="77777777" w:rsidR="00860DCD" w:rsidRPr="00860DCD" w:rsidRDefault="00860DCD" w:rsidP="00860DCD">
      <w:pPr>
        <w:jc w:val="both"/>
      </w:pPr>
      <w:r w:rsidRPr="00860DCD">
        <w:t xml:space="preserve">Roles finales: </w:t>
      </w:r>
      <w:proofErr w:type="spellStart"/>
      <w:r w:rsidRPr="00860DCD">
        <w:rPr>
          <w:b/>
          <w:bCs/>
        </w:rPr>
        <w:t>system</w:t>
      </w:r>
      <w:proofErr w:type="spellEnd"/>
      <w:r w:rsidRPr="00860DCD">
        <w:rPr>
          <w:b/>
          <w:bCs/>
        </w:rPr>
        <w:t xml:space="preserve">, </w:t>
      </w:r>
      <w:proofErr w:type="spellStart"/>
      <w:r w:rsidRPr="00860DCD">
        <w:rPr>
          <w:b/>
          <w:bCs/>
        </w:rPr>
        <w:t>user</w:t>
      </w:r>
      <w:proofErr w:type="spellEnd"/>
      <w:r w:rsidRPr="00860DCD">
        <w:rPr>
          <w:b/>
          <w:bCs/>
        </w:rPr>
        <w:t xml:space="preserve">, </w:t>
      </w:r>
      <w:proofErr w:type="spellStart"/>
      <w:r w:rsidRPr="00860DCD">
        <w:rPr>
          <w:b/>
          <w:bCs/>
        </w:rPr>
        <w:t>assistant</w:t>
      </w:r>
      <w:proofErr w:type="spellEnd"/>
      <w:r w:rsidRPr="00860DCD">
        <w:rPr>
          <w:b/>
          <w:bCs/>
        </w:rPr>
        <w:t xml:space="preserve">, </w:t>
      </w:r>
      <w:proofErr w:type="spellStart"/>
      <w:r w:rsidRPr="00860DCD">
        <w:rPr>
          <w:b/>
          <w:bCs/>
        </w:rPr>
        <w:t>user</w:t>
      </w:r>
      <w:proofErr w:type="spellEnd"/>
      <w:r w:rsidRPr="00860DCD">
        <w:rPr>
          <w:b/>
          <w:bCs/>
        </w:rPr>
        <w:t xml:space="preserve">, </w:t>
      </w:r>
      <w:proofErr w:type="spellStart"/>
      <w:r w:rsidRPr="00860DCD">
        <w:rPr>
          <w:b/>
          <w:bCs/>
        </w:rPr>
        <w:t>assistant</w:t>
      </w:r>
      <w:proofErr w:type="spellEnd"/>
      <w:r w:rsidRPr="00860DCD">
        <w:rPr>
          <w:b/>
          <w:bCs/>
        </w:rPr>
        <w:t xml:space="preserve">, </w:t>
      </w:r>
      <w:proofErr w:type="spellStart"/>
      <w:r w:rsidRPr="00860DCD">
        <w:rPr>
          <w:b/>
          <w:bCs/>
        </w:rPr>
        <w:t>tool</w:t>
      </w:r>
      <w:proofErr w:type="spellEnd"/>
      <w:r w:rsidRPr="00860DCD">
        <w:rPr>
          <w:b/>
          <w:bCs/>
        </w:rPr>
        <w:t xml:space="preserve">, </w:t>
      </w:r>
      <w:proofErr w:type="spellStart"/>
      <w:r w:rsidRPr="00860DCD">
        <w:rPr>
          <w:b/>
          <w:bCs/>
        </w:rPr>
        <w:t>tool</w:t>
      </w:r>
      <w:proofErr w:type="spellEnd"/>
      <w:r w:rsidRPr="00860DCD">
        <w:t xml:space="preserve">. En la 2ª llamada el modelo ve las dos peticiones y los dos resultados, cada uno emparejado con su petición por el </w:t>
      </w:r>
      <w:proofErr w:type="spellStart"/>
      <w:r w:rsidRPr="00860DCD">
        <w:rPr>
          <w:b/>
          <w:bCs/>
        </w:rPr>
        <w:t>tool_call_id</w:t>
      </w:r>
      <w:proofErr w:type="spellEnd"/>
      <w:r w:rsidRPr="00860DCD">
        <w:t>, y recién ahí responde (por ejemplo, que Londres es $100 más barato; esa resta la hace el modelo por su cuenta, y con números chicos suele acertar).</w:t>
      </w:r>
    </w:p>
    <w:p w14:paraId="0A143E02" w14:textId="77777777" w:rsidR="00860DCD" w:rsidRPr="00860DCD" w:rsidRDefault="00860DCD" w:rsidP="00860DCD">
      <w:pPr>
        <w:jc w:val="both"/>
      </w:pPr>
      <w:r w:rsidRPr="00860DCD">
        <w:t xml:space="preserve">Los conteos (6 en el Paso 4 con </w:t>
      </w:r>
      <w:r w:rsidRPr="00860DCD">
        <w:rPr>
          <w:b/>
          <w:bCs/>
        </w:rPr>
        <w:t>call_2</w:t>
      </w:r>
      <w:r w:rsidRPr="00860DCD">
        <w:t xml:space="preserve"> sin respuesta, y 5 → 7 en el Paso 5) los comprobé corriendo ambos manejadores con un modelo simulado.</w:t>
      </w:r>
    </w:p>
    <w:p w14:paraId="459B95CA" w14:textId="77777777" w:rsidR="00860DCD" w:rsidRPr="00860DCD" w:rsidRDefault="00860DCD" w:rsidP="00860DCD">
      <w:pPr>
        <w:jc w:val="both"/>
      </w:pPr>
      <w:r w:rsidRPr="00860DCD">
        <w:rPr>
          <w:b/>
          <w:bCs/>
        </w:rPr>
        <w:t>Lo que este arreglo todavía no cubre:</w:t>
      </w:r>
      <w:r w:rsidRPr="00860DCD">
        <w:t xml:space="preserve"> que el modelo necesite pedir una herramienta </w:t>
      </w:r>
      <w:r w:rsidRPr="00860DCD">
        <w:rPr>
          <w:b/>
          <w:bCs/>
        </w:rPr>
        <w:t>después</w:t>
      </w:r>
      <w:r w:rsidRPr="00860DCD">
        <w:t xml:space="preserve"> de ver un resultado (por ejemplo, "si Londres cuesta menos de $1000, mira París"). Con </w:t>
      </w:r>
      <w:proofErr w:type="spellStart"/>
      <w:r w:rsidRPr="00860DCD">
        <w:rPr>
          <w:b/>
          <w:bCs/>
        </w:rPr>
        <w:t>if</w:t>
      </w:r>
      <w:proofErr w:type="spellEnd"/>
      <w:r w:rsidRPr="00860DCD">
        <w:t xml:space="preserve"> solo hay una ronda. Eso es el Paso 6.</w:t>
      </w:r>
    </w:p>
    <w:p w14:paraId="0B5908ED" w14:textId="77777777" w:rsidR="00860DCD" w:rsidRDefault="00860DCD" w:rsidP="009C4325">
      <w:pPr>
        <w:pBdr>
          <w:bottom w:val="single" w:sz="6" w:space="1" w:color="auto"/>
        </w:pBdr>
        <w:rPr>
          <w:sz w:val="24"/>
          <w:szCs w:val="28"/>
        </w:rPr>
      </w:pPr>
    </w:p>
    <w:p w14:paraId="42080521" w14:textId="75B1203C" w:rsidR="00245C85" w:rsidRPr="00245C85" w:rsidRDefault="00245C85" w:rsidP="009C4325">
      <w:pPr>
        <w:rPr>
          <w:b/>
          <w:bCs/>
          <w:sz w:val="28"/>
          <w:szCs w:val="32"/>
        </w:rPr>
      </w:pPr>
      <w:r w:rsidRPr="00245C85">
        <w:rPr>
          <w:b/>
          <w:bCs/>
          <w:sz w:val="28"/>
          <w:szCs w:val="32"/>
          <w:highlight w:val="yellow"/>
        </w:rPr>
        <w:t>Testeo y salidas</w:t>
      </w:r>
    </w:p>
    <w:p w14:paraId="49AD3521" w14:textId="6FAE387C" w:rsidR="00510B36" w:rsidRDefault="00510B36" w:rsidP="009C4325">
      <w:pPr>
        <w:rPr>
          <w:sz w:val="24"/>
          <w:szCs w:val="28"/>
        </w:rPr>
      </w:pPr>
      <w:r w:rsidRPr="00510B36">
        <w:rPr>
          <w:noProof/>
          <w:sz w:val="24"/>
          <w:szCs w:val="28"/>
        </w:rPr>
        <w:drawing>
          <wp:inline distT="0" distB="0" distL="0" distR="0" wp14:anchorId="252F9117" wp14:editId="73E7FC4C">
            <wp:extent cx="5634567" cy="2263739"/>
            <wp:effectExtent l="38100" t="38100" r="42545" b="41910"/>
            <wp:docPr id="1461099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99245" name=""/>
                    <pic:cNvPicPr/>
                  </pic:nvPicPr>
                  <pic:blipFill>
                    <a:blip r:embed="rId865"/>
                    <a:stretch>
                      <a:fillRect/>
                    </a:stretch>
                  </pic:blipFill>
                  <pic:spPr>
                    <a:xfrm>
                      <a:off x="0" y="0"/>
                      <a:ext cx="5642061" cy="2266750"/>
                    </a:xfrm>
                    <a:prstGeom prst="rect">
                      <a:avLst/>
                    </a:prstGeom>
                    <a:ln w="28575">
                      <a:solidFill>
                        <a:schemeClr val="tx1"/>
                      </a:solidFill>
                    </a:ln>
                  </pic:spPr>
                </pic:pic>
              </a:graphicData>
            </a:graphic>
          </wp:inline>
        </w:drawing>
      </w:r>
      <w:r w:rsidR="008E6815" w:rsidRPr="008E6815">
        <w:rPr>
          <w:noProof/>
          <w:sz w:val="24"/>
          <w:szCs w:val="28"/>
        </w:rPr>
        <w:drawing>
          <wp:inline distT="0" distB="0" distL="0" distR="0" wp14:anchorId="050183DE" wp14:editId="2D25EA44">
            <wp:extent cx="5668433" cy="1897350"/>
            <wp:effectExtent l="38100" t="38100" r="27940" b="46355"/>
            <wp:docPr id="44775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5293" name=""/>
                    <pic:cNvPicPr/>
                  </pic:nvPicPr>
                  <pic:blipFill>
                    <a:blip r:embed="rId866"/>
                    <a:stretch>
                      <a:fillRect/>
                    </a:stretch>
                  </pic:blipFill>
                  <pic:spPr>
                    <a:xfrm>
                      <a:off x="0" y="0"/>
                      <a:ext cx="5675339" cy="1899662"/>
                    </a:xfrm>
                    <a:prstGeom prst="rect">
                      <a:avLst/>
                    </a:prstGeom>
                    <a:ln w="28575">
                      <a:solidFill>
                        <a:schemeClr val="tx1"/>
                      </a:solidFill>
                    </a:ln>
                  </pic:spPr>
                </pic:pic>
              </a:graphicData>
            </a:graphic>
          </wp:inline>
        </w:drawing>
      </w:r>
    </w:p>
    <w:p w14:paraId="4F60CBB6" w14:textId="0D113C4D" w:rsidR="00FE2846" w:rsidRDefault="008E6815" w:rsidP="00FE2846">
      <w:pPr>
        <w:rPr>
          <w:b/>
          <w:bCs/>
          <w:sz w:val="24"/>
          <w:szCs w:val="28"/>
        </w:rPr>
      </w:pPr>
      <w:r>
        <w:rPr>
          <w:b/>
          <w:bCs/>
          <w:sz w:val="24"/>
          <w:szCs w:val="28"/>
        </w:rPr>
        <w:t xml:space="preserve">Nota: </w:t>
      </w:r>
      <w:r>
        <w:rPr>
          <w:sz w:val="24"/>
          <w:szCs w:val="28"/>
        </w:rPr>
        <w:t xml:space="preserve">se </w:t>
      </w:r>
      <w:proofErr w:type="spellStart"/>
      <w:r>
        <w:rPr>
          <w:sz w:val="24"/>
          <w:szCs w:val="28"/>
        </w:rPr>
        <w:t>cambio</w:t>
      </w:r>
      <w:proofErr w:type="spellEnd"/>
      <w:r>
        <w:rPr>
          <w:sz w:val="24"/>
          <w:szCs w:val="28"/>
        </w:rPr>
        <w:t xml:space="preserve"> así</w:t>
      </w:r>
      <w:r w:rsidR="00FE2846">
        <w:rPr>
          <w:sz w:val="24"/>
          <w:szCs w:val="28"/>
        </w:rPr>
        <w:t xml:space="preserve"> el </w:t>
      </w:r>
      <w:proofErr w:type="spellStart"/>
      <w:r w:rsidR="00FE2846" w:rsidRPr="00FE2846">
        <w:rPr>
          <w:b/>
          <w:bCs/>
          <w:sz w:val="24"/>
          <w:szCs w:val="28"/>
        </w:rPr>
        <w:t>get_</w:t>
      </w:r>
      <w:proofErr w:type="gramStart"/>
      <w:r w:rsidR="00FE2846" w:rsidRPr="00FE2846">
        <w:rPr>
          <w:b/>
          <w:bCs/>
          <w:sz w:val="24"/>
          <w:szCs w:val="28"/>
        </w:rPr>
        <w:t>ticket</w:t>
      </w:r>
      <w:proofErr w:type="gramEnd"/>
      <w:r w:rsidR="00FE2846" w:rsidRPr="00FE2846">
        <w:rPr>
          <w:b/>
          <w:bCs/>
          <w:sz w:val="24"/>
          <w:szCs w:val="28"/>
        </w:rPr>
        <w:t>_price</w:t>
      </w:r>
      <w:proofErr w:type="spellEnd"/>
      <w:r w:rsidR="00FE2846">
        <w:rPr>
          <w:b/>
          <w:bCs/>
          <w:sz w:val="24"/>
          <w:szCs w:val="28"/>
        </w:rPr>
        <w:t>:</w:t>
      </w:r>
    </w:p>
    <w:p w14:paraId="4E74B3ED" w14:textId="0FEB7158" w:rsidR="00FE2846" w:rsidRDefault="00FE2846" w:rsidP="00FE2846">
      <w:pPr>
        <w:rPr>
          <w:sz w:val="24"/>
          <w:szCs w:val="28"/>
        </w:rPr>
      </w:pPr>
      <w:r w:rsidRPr="00FE2846">
        <w:rPr>
          <w:noProof/>
          <w:sz w:val="24"/>
          <w:szCs w:val="28"/>
        </w:rPr>
        <w:drawing>
          <wp:inline distT="0" distB="0" distL="0" distR="0" wp14:anchorId="5667EE1F" wp14:editId="1A66D68A">
            <wp:extent cx="6161724" cy="2751667"/>
            <wp:effectExtent l="38100" t="38100" r="29845" b="29845"/>
            <wp:docPr id="16175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6644" name=""/>
                    <pic:cNvPicPr/>
                  </pic:nvPicPr>
                  <pic:blipFill>
                    <a:blip r:embed="rId867"/>
                    <a:stretch>
                      <a:fillRect/>
                    </a:stretch>
                  </pic:blipFill>
                  <pic:spPr>
                    <a:xfrm>
                      <a:off x="0" y="0"/>
                      <a:ext cx="6171799" cy="2756166"/>
                    </a:xfrm>
                    <a:prstGeom prst="rect">
                      <a:avLst/>
                    </a:prstGeom>
                    <a:ln w="28575">
                      <a:solidFill>
                        <a:srgbClr val="EE0000"/>
                      </a:solidFill>
                    </a:ln>
                  </pic:spPr>
                </pic:pic>
              </a:graphicData>
            </a:graphic>
          </wp:inline>
        </w:drawing>
      </w:r>
    </w:p>
    <w:p w14:paraId="65A13874" w14:textId="77777777" w:rsidR="00F37264" w:rsidRDefault="00F37264" w:rsidP="00FE2846">
      <w:pPr>
        <w:rPr>
          <w:sz w:val="24"/>
          <w:szCs w:val="28"/>
        </w:rPr>
      </w:pPr>
    </w:p>
    <w:p w14:paraId="104962E7" w14:textId="77777777" w:rsidR="00F37264" w:rsidRDefault="00F37264" w:rsidP="00FE2846">
      <w:pPr>
        <w:rPr>
          <w:sz w:val="24"/>
          <w:szCs w:val="28"/>
        </w:rPr>
      </w:pPr>
    </w:p>
    <w:p w14:paraId="31F19300" w14:textId="4BDCBDBE" w:rsidR="00F37264" w:rsidRDefault="00F37264" w:rsidP="00F37264">
      <w:pPr>
        <w:pStyle w:val="Ttulo4"/>
        <w:rPr>
          <w:b/>
          <w:bCs/>
          <w:i w:val="0"/>
          <w:iCs w:val="0"/>
          <w:sz w:val="24"/>
          <w:highlight w:val="yellow"/>
        </w:rPr>
      </w:pPr>
      <w:r w:rsidRPr="006B75D3">
        <w:rPr>
          <w:b/>
          <w:bCs/>
          <w:i w:val="0"/>
          <w:iCs w:val="0"/>
          <w:sz w:val="24"/>
          <w:highlight w:val="yellow"/>
        </w:rPr>
        <w:lastRenderedPageBreak/>
        <w:t>2.11.3.</w:t>
      </w:r>
      <w:r>
        <w:rPr>
          <w:b/>
          <w:bCs/>
          <w:i w:val="0"/>
          <w:iCs w:val="0"/>
          <w:sz w:val="24"/>
          <w:highlight w:val="yellow"/>
        </w:rPr>
        <w:t xml:space="preserve">6: Paso 6 – Arreglo 2: varias rondas (de </w:t>
      </w:r>
      <w:proofErr w:type="spellStart"/>
      <w:r>
        <w:rPr>
          <w:b/>
          <w:bCs/>
          <w:i w:val="0"/>
          <w:iCs w:val="0"/>
          <w:sz w:val="24"/>
          <w:highlight w:val="yellow"/>
        </w:rPr>
        <w:t>if</w:t>
      </w:r>
      <w:proofErr w:type="spellEnd"/>
      <w:r>
        <w:rPr>
          <w:b/>
          <w:bCs/>
          <w:i w:val="0"/>
          <w:iCs w:val="0"/>
          <w:sz w:val="24"/>
          <w:highlight w:val="yellow"/>
        </w:rPr>
        <w:t xml:space="preserve"> a </w:t>
      </w:r>
      <w:proofErr w:type="spellStart"/>
      <w:r>
        <w:rPr>
          <w:b/>
          <w:bCs/>
          <w:i w:val="0"/>
          <w:iCs w:val="0"/>
          <w:sz w:val="24"/>
          <w:highlight w:val="yellow"/>
        </w:rPr>
        <w:t>while</w:t>
      </w:r>
      <w:proofErr w:type="spellEnd"/>
      <w:r>
        <w:rPr>
          <w:b/>
          <w:bCs/>
          <w:i w:val="0"/>
          <w:iCs w:val="0"/>
          <w:sz w:val="24"/>
          <w:highlight w:val="yellow"/>
        </w:rPr>
        <w:t>)</w:t>
      </w:r>
    </w:p>
    <w:p w14:paraId="26B49945" w14:textId="70173130" w:rsidR="00F37264" w:rsidRPr="007C03E9" w:rsidRDefault="002E34D9" w:rsidP="00F37264">
      <w:r w:rsidRPr="007C03E9">
        <w:t xml:space="preserve">Pregunta ahora: </w:t>
      </w:r>
      <w:r w:rsidRPr="007C03E9">
        <w:rPr>
          <w:i/>
          <w:iCs/>
        </w:rPr>
        <w:t xml:space="preserve">“Consulta Londres y, </w:t>
      </w:r>
      <w:r w:rsidRPr="007C03E9">
        <w:rPr>
          <w:b/>
          <w:bCs/>
          <w:i/>
          <w:iCs/>
        </w:rPr>
        <w:t xml:space="preserve">solo si </w:t>
      </w:r>
      <w:r w:rsidRPr="007C03E9">
        <w:rPr>
          <w:i/>
          <w:iCs/>
        </w:rPr>
        <w:t>cuesta menos de $1000, consulta Paris.”</w:t>
      </w:r>
      <w:r w:rsidR="007C03E9">
        <w:rPr>
          <w:i/>
          <w:iCs/>
        </w:rPr>
        <w:t xml:space="preserve"> </w:t>
      </w:r>
      <w:r w:rsidR="007C03E9">
        <w:t xml:space="preserve">El modelo debe pedir Londres, ver el resultado, </w:t>
      </w:r>
      <w:r w:rsidR="007C03E9">
        <w:rPr>
          <w:b/>
          <w:bCs/>
        </w:rPr>
        <w:t xml:space="preserve">y recién entonces </w:t>
      </w:r>
      <w:r w:rsidR="007C03E9">
        <w:t xml:space="preserve">pedir Paris. </w:t>
      </w:r>
      <w:r w:rsidR="00E0422C" w:rsidRPr="00E0422C">
        <w:t xml:space="preserve">Con un </w:t>
      </w:r>
      <w:proofErr w:type="spellStart"/>
      <w:r w:rsidR="00E0422C" w:rsidRPr="00E0422C">
        <w:rPr>
          <w:b/>
          <w:bCs/>
        </w:rPr>
        <w:t>if</w:t>
      </w:r>
      <w:proofErr w:type="spellEnd"/>
      <w:r w:rsidR="00E0422C" w:rsidRPr="00E0422C">
        <w:rPr>
          <w:b/>
          <w:bCs/>
        </w:rPr>
        <w:t>,</w:t>
      </w:r>
      <w:r w:rsidR="00E0422C" w:rsidRPr="00E0422C">
        <w:t xml:space="preserve"> el programa se detiene: después de la primera ronda hace una segunda llamada </w:t>
      </w:r>
      <w:r w:rsidR="00E0422C" w:rsidRPr="00E0422C">
        <w:rPr>
          <w:b/>
          <w:bCs/>
        </w:rPr>
        <w:t xml:space="preserve">sin </w:t>
      </w:r>
      <w:proofErr w:type="spellStart"/>
      <w:r w:rsidR="00E0422C" w:rsidRPr="00E0422C">
        <w:rPr>
          <w:b/>
          <w:bCs/>
        </w:rPr>
        <w:t>tools</w:t>
      </w:r>
      <w:proofErr w:type="spellEnd"/>
      <w:r w:rsidR="00E0422C" w:rsidRPr="00E0422C">
        <w:t>, así que el modelo ya no puede pedir nada más.</w:t>
      </w:r>
    </w:p>
    <w:p w14:paraId="497F4A0B" w14:textId="77777777" w:rsidR="005B2980" w:rsidRPr="005B2980" w:rsidRDefault="005B2980" w:rsidP="005B2980">
      <w:r w:rsidRPr="005B2980">
        <w:t>Dos cambios (una palabra y un argumento):</w:t>
      </w:r>
    </w:p>
    <w:p w14:paraId="1A1BA765" w14:textId="1C9985F3" w:rsidR="00F37264" w:rsidRDefault="005B2980" w:rsidP="00FE2846">
      <w:pPr>
        <w:rPr>
          <w:sz w:val="24"/>
          <w:szCs w:val="28"/>
        </w:rPr>
      </w:pPr>
      <w:r w:rsidRPr="005B2980">
        <w:rPr>
          <w:noProof/>
          <w:sz w:val="24"/>
          <w:szCs w:val="28"/>
        </w:rPr>
        <w:drawing>
          <wp:inline distT="0" distB="0" distL="0" distR="0" wp14:anchorId="48B4818F" wp14:editId="722DD332">
            <wp:extent cx="6858000" cy="790575"/>
            <wp:effectExtent l="0" t="0" r="0" b="9525"/>
            <wp:docPr id="570789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89224" name=""/>
                    <pic:cNvPicPr/>
                  </pic:nvPicPr>
                  <pic:blipFill>
                    <a:blip r:embed="rId868"/>
                    <a:stretch>
                      <a:fillRect/>
                    </a:stretch>
                  </pic:blipFill>
                  <pic:spPr>
                    <a:xfrm>
                      <a:off x="0" y="0"/>
                      <a:ext cx="6858000" cy="790575"/>
                    </a:xfrm>
                    <a:prstGeom prst="rect">
                      <a:avLst/>
                    </a:prstGeom>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54081F" w14:paraId="12419FF5" w14:textId="77777777" w:rsidTr="00F263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A6499EA" w14:textId="2C624F1A" w:rsidR="0054081F" w:rsidRPr="0054081F" w:rsidRDefault="0054081F" w:rsidP="00FE2846">
            <w:pPr>
              <w:rPr>
                <w:b w:val="0"/>
                <w:bCs w:val="0"/>
                <w:sz w:val="24"/>
                <w:szCs w:val="28"/>
              </w:rPr>
            </w:pPr>
            <w:proofErr w:type="spellStart"/>
            <w:r>
              <w:rPr>
                <w:b w:val="0"/>
                <w:bCs w:val="0"/>
                <w:sz w:val="24"/>
                <w:szCs w:val="28"/>
              </w:rPr>
              <w:t>If</w:t>
            </w:r>
            <w:proofErr w:type="spellEnd"/>
          </w:p>
        </w:tc>
        <w:tc>
          <w:tcPr>
            <w:tcW w:w="5395" w:type="dxa"/>
          </w:tcPr>
          <w:p w14:paraId="3071A131" w14:textId="479D888A" w:rsidR="0054081F" w:rsidRPr="0054081F" w:rsidRDefault="0054081F" w:rsidP="00FE2846">
            <w:pPr>
              <w:cnfStyle w:val="100000000000" w:firstRow="1" w:lastRow="0" w:firstColumn="0" w:lastColumn="0" w:oddVBand="0" w:evenVBand="0" w:oddHBand="0" w:evenHBand="0" w:firstRowFirstColumn="0" w:firstRowLastColumn="0" w:lastRowFirstColumn="0" w:lastRowLastColumn="0"/>
              <w:rPr>
                <w:b w:val="0"/>
                <w:bCs w:val="0"/>
                <w:sz w:val="24"/>
                <w:szCs w:val="28"/>
              </w:rPr>
            </w:pPr>
            <w:r>
              <w:rPr>
                <w:b w:val="0"/>
                <w:bCs w:val="0"/>
                <w:sz w:val="24"/>
                <w:szCs w:val="28"/>
              </w:rPr>
              <w:t>While</w:t>
            </w:r>
          </w:p>
        </w:tc>
      </w:tr>
      <w:tr w:rsidR="0054081F" w14:paraId="1CA45D23" w14:textId="77777777" w:rsidTr="00F26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AA23498" w14:textId="069226F1" w:rsidR="0054081F" w:rsidRPr="0054081F" w:rsidRDefault="0054081F" w:rsidP="00FE2846">
            <w:pPr>
              <w:rPr>
                <w:sz w:val="24"/>
                <w:szCs w:val="28"/>
              </w:rPr>
            </w:pPr>
            <w:r>
              <w:rPr>
                <w:sz w:val="24"/>
                <w:szCs w:val="28"/>
              </w:rPr>
              <w:t xml:space="preserve">Una sola ronda de herramientas </w:t>
            </w:r>
          </w:p>
        </w:tc>
        <w:tc>
          <w:tcPr>
            <w:tcW w:w="5395" w:type="dxa"/>
          </w:tcPr>
          <w:p w14:paraId="3BC8AD12" w14:textId="4BE8CEA7" w:rsidR="0054081F" w:rsidRDefault="0054081F" w:rsidP="00FE2846">
            <w:pPr>
              <w:cnfStyle w:val="000000100000" w:firstRow="0" w:lastRow="0" w:firstColumn="0" w:lastColumn="0" w:oddVBand="0" w:evenVBand="0" w:oddHBand="1" w:evenHBand="0" w:firstRowFirstColumn="0" w:firstRowLastColumn="0" w:lastRowFirstColumn="0" w:lastRowLastColumn="0"/>
              <w:rPr>
                <w:sz w:val="24"/>
                <w:szCs w:val="28"/>
              </w:rPr>
            </w:pPr>
            <w:r>
              <w:rPr>
                <w:sz w:val="24"/>
                <w:szCs w:val="28"/>
              </w:rPr>
              <w:t xml:space="preserve">Repite mientras el modelo siga pidiendo herramientas </w:t>
            </w:r>
          </w:p>
        </w:tc>
      </w:tr>
      <w:tr w:rsidR="0054081F" w14:paraId="04BF8832" w14:textId="77777777" w:rsidTr="00F2630F">
        <w:tc>
          <w:tcPr>
            <w:cnfStyle w:val="001000000000" w:firstRow="0" w:lastRow="0" w:firstColumn="1" w:lastColumn="0" w:oddVBand="0" w:evenVBand="0" w:oddHBand="0" w:evenHBand="0" w:firstRowFirstColumn="0" w:firstRowLastColumn="0" w:lastRowFirstColumn="0" w:lastRowLastColumn="0"/>
            <w:tcW w:w="5395" w:type="dxa"/>
          </w:tcPr>
          <w:p w14:paraId="6895DA22" w14:textId="6EA75F6B" w:rsidR="0054081F" w:rsidRDefault="00F2630F" w:rsidP="00FE2846">
            <w:pPr>
              <w:rPr>
                <w:sz w:val="24"/>
                <w:szCs w:val="28"/>
              </w:rPr>
            </w:pPr>
            <w:r w:rsidRPr="00F2630F">
              <w:rPr>
                <w:sz w:val="24"/>
                <w:szCs w:val="28"/>
              </w:rPr>
              <w:t xml:space="preserve">La 2ª llamada va sin </w:t>
            </w:r>
            <w:proofErr w:type="spellStart"/>
            <w:r w:rsidRPr="00F2630F">
              <w:rPr>
                <w:b w:val="0"/>
                <w:bCs w:val="0"/>
                <w:sz w:val="24"/>
                <w:szCs w:val="28"/>
              </w:rPr>
              <w:t>tools</w:t>
            </w:r>
            <w:proofErr w:type="spellEnd"/>
          </w:p>
        </w:tc>
        <w:tc>
          <w:tcPr>
            <w:tcW w:w="5395" w:type="dxa"/>
          </w:tcPr>
          <w:p w14:paraId="57DE430F" w14:textId="34B87593" w:rsidR="0054081F" w:rsidRPr="00F2630F" w:rsidRDefault="00F2630F" w:rsidP="00FE2846">
            <w:pPr>
              <w:cnfStyle w:val="000000000000" w:firstRow="0" w:lastRow="0" w:firstColumn="0" w:lastColumn="0" w:oddVBand="0" w:evenVBand="0" w:oddHBand="0" w:evenHBand="0" w:firstRowFirstColumn="0" w:firstRowLastColumn="0" w:lastRowFirstColumn="0" w:lastRowLastColumn="0"/>
              <w:rPr>
                <w:sz w:val="24"/>
                <w:szCs w:val="28"/>
              </w:rPr>
            </w:pPr>
            <w:r>
              <w:rPr>
                <w:sz w:val="24"/>
                <w:szCs w:val="28"/>
              </w:rPr>
              <w:t xml:space="preserve">La 2da llamada </w:t>
            </w:r>
            <w:r>
              <w:rPr>
                <w:b/>
                <w:bCs/>
                <w:sz w:val="24"/>
                <w:szCs w:val="28"/>
              </w:rPr>
              <w:t xml:space="preserve">si </w:t>
            </w:r>
            <w:r>
              <w:rPr>
                <w:sz w:val="24"/>
                <w:szCs w:val="28"/>
              </w:rPr>
              <w:t xml:space="preserve">lleva </w:t>
            </w:r>
            <w:proofErr w:type="spellStart"/>
            <w:r>
              <w:rPr>
                <w:b/>
                <w:bCs/>
                <w:sz w:val="24"/>
                <w:szCs w:val="28"/>
              </w:rPr>
              <w:t>tools</w:t>
            </w:r>
            <w:proofErr w:type="spellEnd"/>
            <w:r>
              <w:rPr>
                <w:b/>
                <w:bCs/>
                <w:sz w:val="24"/>
                <w:szCs w:val="28"/>
              </w:rPr>
              <w:t xml:space="preserve"> </w:t>
            </w:r>
            <w:r>
              <w:rPr>
                <w:sz w:val="24"/>
                <w:szCs w:val="28"/>
              </w:rPr>
              <w:t xml:space="preserve">(si no, el modelo no puede pedir </w:t>
            </w:r>
            <w:proofErr w:type="spellStart"/>
            <w:r>
              <w:rPr>
                <w:sz w:val="24"/>
                <w:szCs w:val="28"/>
              </w:rPr>
              <w:t>mas</w:t>
            </w:r>
            <w:proofErr w:type="spellEnd"/>
            <w:r>
              <w:rPr>
                <w:sz w:val="24"/>
                <w:szCs w:val="28"/>
              </w:rPr>
              <w:t>)</w:t>
            </w:r>
          </w:p>
        </w:tc>
      </w:tr>
    </w:tbl>
    <w:p w14:paraId="18980281" w14:textId="77777777" w:rsidR="0054081F" w:rsidRPr="00FE2846" w:rsidRDefault="0054081F" w:rsidP="00FE2846">
      <w:pPr>
        <w:rPr>
          <w:sz w:val="24"/>
          <w:szCs w:val="28"/>
        </w:rPr>
      </w:pPr>
    </w:p>
    <w:p w14:paraId="74E92E67" w14:textId="77777777" w:rsidR="00D463A8" w:rsidRDefault="00D463A8" w:rsidP="00D463A8">
      <w:r w:rsidRPr="00D463A8">
        <w:t>Resultado: Londres ($799 &lt; $1000) → el modelo pide París → responde. Es el ciclo de la sección 1.2 repetido.</w:t>
      </w:r>
    </w:p>
    <w:p w14:paraId="330FA57A" w14:textId="77777777" w:rsidR="00D463A8" w:rsidRPr="00D463A8" w:rsidRDefault="00D463A8" w:rsidP="00D463A8">
      <w:r w:rsidRPr="00D463A8">
        <w:rPr>
          <w:b/>
          <w:bCs/>
        </w:rPr>
        <w:t>Dos precauciones que el notebook no tiene (y yo sí puse):</w:t>
      </w:r>
    </w:p>
    <w:p w14:paraId="7A4C07EB" w14:textId="0FC1361B" w:rsidR="00D463A8" w:rsidRDefault="00D463A8" w:rsidP="00D463A8">
      <w:pPr>
        <w:pStyle w:val="Prrafodelista"/>
        <w:numPr>
          <w:ilvl w:val="0"/>
          <w:numId w:val="44"/>
        </w:numPr>
      </w:pPr>
      <w:proofErr w:type="spellStart"/>
      <w:r>
        <w:rPr>
          <w:b/>
          <w:bCs/>
        </w:rPr>
        <w:t>Limite</w:t>
      </w:r>
      <w:proofErr w:type="spellEnd"/>
      <w:r>
        <w:rPr>
          <w:b/>
          <w:bCs/>
        </w:rPr>
        <w:t xml:space="preserve"> de rondas. </w:t>
      </w:r>
      <w:r>
        <w:t>El profesor dice que los LLM no suelen ciclar para siempre, pero admite que lo prudente es poner un tope. Sin tope, un modelo confundido puede gastar tokens indefinidamente.</w:t>
      </w:r>
    </w:p>
    <w:p w14:paraId="39CDCE8E" w14:textId="52428713" w:rsidR="00D463A8" w:rsidRPr="00D463A8" w:rsidRDefault="00C40D48" w:rsidP="00D463A8">
      <w:pPr>
        <w:pStyle w:val="Prrafodelista"/>
        <w:numPr>
          <w:ilvl w:val="0"/>
          <w:numId w:val="44"/>
        </w:numPr>
      </w:pPr>
      <w:r w:rsidRPr="00C40D48">
        <w:rPr>
          <w:b/>
          <w:bCs/>
        </w:rPr>
        <w:t>Quien decide si se cumple "&lt; $1000" es el modelo, no tu código.</w:t>
      </w:r>
      <w:r w:rsidRPr="00C40D48">
        <w:t xml:space="preserve"> En tu código no hay ningún </w:t>
      </w:r>
      <w:proofErr w:type="spellStart"/>
      <w:r w:rsidRPr="00C40D48">
        <w:t>if</w:t>
      </w:r>
      <w:proofErr w:type="spellEnd"/>
      <w:r w:rsidRPr="00C40D48">
        <w:t xml:space="preserve"> que compare 799 con 1000: el modelo lee el resultado, razona y pide (o no) la siguiente herramienta, y tu código solo ejecuta lo que pide. Si el modelo se equivoca, tu código lo ejecuta igual. Si fuera una regla de negocio obligatoria, valídala en Python (por ejemplo, </w:t>
      </w:r>
      <w:proofErr w:type="spellStart"/>
      <w:r w:rsidRPr="00C40D48">
        <w:t>if</w:t>
      </w:r>
      <w:proofErr w:type="spellEnd"/>
      <w:r w:rsidRPr="00C40D48">
        <w:t xml:space="preserve"> precio &lt; 1000: ...).</w:t>
      </w:r>
    </w:p>
    <w:p w14:paraId="40B02531" w14:textId="5F7008AE" w:rsidR="00037BD2" w:rsidRDefault="00037BD2" w:rsidP="00D463A8"/>
    <w:p w14:paraId="5D085C57" w14:textId="77777777" w:rsidR="006B6651" w:rsidRDefault="006B6651" w:rsidP="00D463A8"/>
    <w:p w14:paraId="29657B0D" w14:textId="77777777" w:rsidR="006B6651" w:rsidRDefault="006B6651" w:rsidP="00D463A8"/>
    <w:p w14:paraId="4EB8097D" w14:textId="77777777" w:rsidR="006B6651" w:rsidRDefault="006B6651" w:rsidP="00D463A8"/>
    <w:p w14:paraId="0D46F318" w14:textId="77777777" w:rsidR="006B6651" w:rsidRDefault="006B6651" w:rsidP="00D463A8"/>
    <w:p w14:paraId="75D3FD4D" w14:textId="77777777" w:rsidR="006B6651" w:rsidRDefault="006B6651" w:rsidP="00D463A8"/>
    <w:p w14:paraId="5C058183" w14:textId="77777777" w:rsidR="006B6651" w:rsidRDefault="006B6651" w:rsidP="00D463A8"/>
    <w:p w14:paraId="5A0E4ADC" w14:textId="77777777" w:rsidR="006B6651" w:rsidRDefault="006B6651" w:rsidP="00D463A8"/>
    <w:p w14:paraId="4401BFB9" w14:textId="77777777" w:rsidR="006B6651" w:rsidRDefault="006B6651" w:rsidP="00D463A8"/>
    <w:p w14:paraId="2CE39459" w14:textId="77777777" w:rsidR="006B6651" w:rsidRDefault="006B6651" w:rsidP="00D463A8"/>
    <w:p w14:paraId="00F883B8" w14:textId="77777777" w:rsidR="006B6651" w:rsidRDefault="006B6651" w:rsidP="00D463A8"/>
    <w:p w14:paraId="6B536BB4" w14:textId="77777777" w:rsidR="006B6651" w:rsidRDefault="006B6651" w:rsidP="00D463A8"/>
    <w:p w14:paraId="131ADF36" w14:textId="77777777" w:rsidR="006B6651" w:rsidRDefault="006B6651" w:rsidP="00D463A8"/>
    <w:p w14:paraId="607C2977" w14:textId="564C4890" w:rsidR="00037BD2" w:rsidRPr="00037BD2" w:rsidRDefault="00037BD2" w:rsidP="00037BD2">
      <w:pPr>
        <w:pStyle w:val="Ttulo5"/>
        <w:rPr>
          <w:b/>
          <w:bCs/>
          <w:sz w:val="24"/>
        </w:rPr>
      </w:pPr>
      <w:r w:rsidRPr="001676EA">
        <w:rPr>
          <w:b/>
          <w:bCs/>
          <w:sz w:val="24"/>
          <w:highlight w:val="yellow"/>
        </w:rPr>
        <w:lastRenderedPageBreak/>
        <w:t xml:space="preserve">2.11.3.6.1 Entendiendo por que hay </w:t>
      </w:r>
      <w:proofErr w:type="spellStart"/>
      <w:r w:rsidRPr="001676EA">
        <w:rPr>
          <w:b/>
          <w:bCs/>
          <w:sz w:val="24"/>
          <w:highlight w:val="yellow"/>
        </w:rPr>
        <w:t>tool</w:t>
      </w:r>
      <w:proofErr w:type="spellEnd"/>
      <w:r w:rsidRPr="001676EA">
        <w:rPr>
          <w:b/>
          <w:bCs/>
          <w:sz w:val="24"/>
          <w:highlight w:val="yellow"/>
        </w:rPr>
        <w:t xml:space="preserve"> en la segunda llamada</w:t>
      </w:r>
      <w:r w:rsidR="001676EA" w:rsidRPr="001676EA">
        <w:rPr>
          <w:b/>
          <w:bCs/>
          <w:sz w:val="24"/>
          <w:highlight w:val="yellow"/>
        </w:rPr>
        <w:t xml:space="preserve"> + como se van agregando los datos en </w:t>
      </w:r>
      <w:proofErr w:type="spellStart"/>
      <w:r w:rsidR="001676EA" w:rsidRPr="001676EA">
        <w:rPr>
          <w:b/>
          <w:bCs/>
          <w:sz w:val="24"/>
          <w:highlight w:val="yellow"/>
        </w:rPr>
        <w:t>en</w:t>
      </w:r>
      <w:proofErr w:type="spellEnd"/>
      <w:r w:rsidR="001676EA" w:rsidRPr="001676EA">
        <w:rPr>
          <w:b/>
          <w:bCs/>
          <w:sz w:val="24"/>
          <w:highlight w:val="yellow"/>
        </w:rPr>
        <w:t xml:space="preserve"> cada </w:t>
      </w:r>
      <w:proofErr w:type="spellStart"/>
      <w:r w:rsidR="001676EA" w:rsidRPr="001676EA">
        <w:rPr>
          <w:b/>
          <w:bCs/>
          <w:sz w:val="24"/>
          <w:highlight w:val="yellow"/>
        </w:rPr>
        <w:t>message</w:t>
      </w:r>
      <w:proofErr w:type="spellEnd"/>
      <w:r w:rsidR="001676EA" w:rsidRPr="001676EA">
        <w:rPr>
          <w:b/>
          <w:bCs/>
          <w:sz w:val="24"/>
          <w:highlight w:val="yellow"/>
        </w:rPr>
        <w:t xml:space="preserve"> con </w:t>
      </w:r>
      <w:proofErr w:type="spellStart"/>
      <w:r w:rsidR="001676EA" w:rsidRPr="001676EA">
        <w:rPr>
          <w:b/>
          <w:bCs/>
          <w:sz w:val="24"/>
          <w:highlight w:val="yellow"/>
        </w:rPr>
        <w:t>tools</w:t>
      </w:r>
      <w:proofErr w:type="spellEnd"/>
      <w:r w:rsidR="001676EA" w:rsidRPr="001676EA">
        <w:rPr>
          <w:b/>
          <w:bCs/>
          <w:sz w:val="24"/>
          <w:highlight w:val="yellow"/>
        </w:rPr>
        <w:t xml:space="preserve"> en el </w:t>
      </w:r>
      <w:proofErr w:type="spellStart"/>
      <w:r w:rsidR="001676EA" w:rsidRPr="001676EA">
        <w:rPr>
          <w:b/>
          <w:bCs/>
          <w:sz w:val="24"/>
          <w:highlight w:val="yellow"/>
        </w:rPr>
        <w:t>while</w:t>
      </w:r>
      <w:proofErr w:type="spellEnd"/>
    </w:p>
    <w:p w14:paraId="6F6EB206" w14:textId="77777777" w:rsidR="00D33537" w:rsidRPr="00D33537" w:rsidRDefault="00D33537" w:rsidP="00D33537">
      <w:pPr>
        <w:rPr>
          <w:b/>
          <w:bCs/>
          <w:sz w:val="24"/>
          <w:szCs w:val="28"/>
        </w:rPr>
      </w:pPr>
      <w:r w:rsidRPr="00CF5866">
        <w:rPr>
          <w:b/>
          <w:bCs/>
          <w:sz w:val="24"/>
          <w:szCs w:val="28"/>
          <w:highlight w:val="yellow"/>
        </w:rPr>
        <w:t>La idea</w:t>
      </w:r>
    </w:p>
    <w:p w14:paraId="37943353" w14:textId="77777777" w:rsidR="00CF5866" w:rsidRPr="00CF5866" w:rsidRDefault="00CF5866" w:rsidP="00CF5866">
      <w:proofErr w:type="spellStart"/>
      <w:r w:rsidRPr="00CF5866">
        <w:rPr>
          <w:b/>
          <w:bCs/>
        </w:rPr>
        <w:t>tools</w:t>
      </w:r>
      <w:proofErr w:type="spellEnd"/>
      <w:r w:rsidRPr="00CF5866">
        <w:rPr>
          <w:b/>
          <w:bCs/>
        </w:rPr>
        <w:t xml:space="preserve"> es un dato que envías en cada llamada, igual que </w:t>
      </w:r>
      <w:proofErr w:type="spellStart"/>
      <w:r w:rsidRPr="00CF5866">
        <w:rPr>
          <w:b/>
          <w:bCs/>
        </w:rPr>
        <w:t>messages</w:t>
      </w:r>
      <w:proofErr w:type="spellEnd"/>
      <w:r w:rsidRPr="00CF5866">
        <w:rPr>
          <w:b/>
          <w:bCs/>
        </w:rPr>
        <w:t>.</w:t>
      </w:r>
      <w:r w:rsidRPr="00CF5866">
        <w:t xml:space="preserve"> Si una llamada no lo incluye, en </w:t>
      </w:r>
      <w:r w:rsidRPr="00CF5866">
        <w:rPr>
          <w:i/>
          <w:iCs/>
        </w:rPr>
        <w:t>esa</w:t>
      </w:r>
      <w:r w:rsidRPr="00CF5866">
        <w:t xml:space="preserve"> llamada el modelo no sabe que existen herramientas.</w:t>
      </w:r>
    </w:p>
    <w:p w14:paraId="3511D047" w14:textId="77777777" w:rsidR="00CF5866" w:rsidRDefault="00CF5866" w:rsidP="00CF5866">
      <w:r w:rsidRPr="00CF5866">
        <w:t xml:space="preserve">Ya haces esto con el </w:t>
      </w:r>
      <w:proofErr w:type="spellStart"/>
      <w:r w:rsidRPr="00CF5866">
        <w:rPr>
          <w:b/>
          <w:bCs/>
        </w:rPr>
        <w:t>system_message</w:t>
      </w:r>
      <w:proofErr w:type="spellEnd"/>
      <w:r w:rsidRPr="00CF5866">
        <w:t xml:space="preserve">: lo reenvías en cada llamada porque el modelo no recuerda nada entre llamadas. Con </w:t>
      </w:r>
      <w:proofErr w:type="spellStart"/>
      <w:r w:rsidRPr="00CF5866">
        <w:rPr>
          <w:b/>
          <w:bCs/>
        </w:rPr>
        <w:t>tools</w:t>
      </w:r>
      <w:proofErr w:type="spellEnd"/>
      <w:r w:rsidRPr="00CF5866">
        <w:t xml:space="preserve"> pasa lo mismo.</w:t>
      </w:r>
    </w:p>
    <w:p w14:paraId="4FBBB282" w14:textId="77777777" w:rsidR="00CF5866" w:rsidRPr="00CF5866" w:rsidRDefault="00CF5866" w:rsidP="00CF5866">
      <w:pPr>
        <w:rPr>
          <w:b/>
          <w:bCs/>
          <w:sz w:val="24"/>
          <w:szCs w:val="28"/>
        </w:rPr>
      </w:pPr>
      <w:r w:rsidRPr="00CF5866">
        <w:rPr>
          <w:b/>
          <w:bCs/>
          <w:sz w:val="24"/>
          <w:szCs w:val="28"/>
          <w:highlight w:val="yellow"/>
        </w:rPr>
        <w:t>Lo que pasa con tu pregunta</w:t>
      </w:r>
    </w:p>
    <w:p w14:paraId="551446B6" w14:textId="77777777" w:rsidR="00CF5866" w:rsidRPr="006B6651" w:rsidRDefault="00CF5866" w:rsidP="00CF5866">
      <w:pPr>
        <w:rPr>
          <w:sz w:val="28"/>
          <w:szCs w:val="32"/>
        </w:rPr>
      </w:pPr>
      <w:r w:rsidRPr="006B6651">
        <w:rPr>
          <w:i/>
          <w:iCs/>
          <w:sz w:val="28"/>
          <w:szCs w:val="32"/>
        </w:rPr>
        <w:t>“Consulta Londres y, solo si cuesta menos de $1000, consulta París”</w:t>
      </w:r>
    </w:p>
    <w:p w14:paraId="7A616C26" w14:textId="77777777" w:rsidR="00EB1D8E" w:rsidRPr="00211A36" w:rsidRDefault="00EB1D8E" w:rsidP="00EB1D8E">
      <w:pPr>
        <w:rPr>
          <w:b/>
          <w:bCs/>
          <w:sz w:val="24"/>
          <w:szCs w:val="28"/>
          <w:u w:val="single"/>
        </w:rPr>
      </w:pPr>
      <w:r w:rsidRPr="00211A36">
        <w:rPr>
          <w:b/>
          <w:bCs/>
          <w:sz w:val="24"/>
          <w:szCs w:val="28"/>
          <w:u w:val="single"/>
        </w:rPr>
        <w:t>Paso 5 (</w:t>
      </w:r>
      <w:proofErr w:type="spellStart"/>
      <w:r w:rsidRPr="00211A36">
        <w:rPr>
          <w:b/>
          <w:bCs/>
          <w:sz w:val="24"/>
          <w:szCs w:val="28"/>
          <w:u w:val="single"/>
        </w:rPr>
        <w:t>if</w:t>
      </w:r>
      <w:proofErr w:type="spellEnd"/>
      <w:r w:rsidRPr="00211A36">
        <w:rPr>
          <w:b/>
          <w:bCs/>
          <w:sz w:val="24"/>
          <w:szCs w:val="28"/>
          <w:u w:val="single"/>
        </w:rPr>
        <w:t xml:space="preserve">, la 2ª llamada va sin </w:t>
      </w:r>
      <w:proofErr w:type="spellStart"/>
      <w:r w:rsidRPr="00211A36">
        <w:rPr>
          <w:b/>
          <w:bCs/>
          <w:sz w:val="24"/>
          <w:szCs w:val="28"/>
          <w:u w:val="single"/>
        </w:rPr>
        <w:t>tools</w:t>
      </w:r>
      <w:proofErr w:type="spellEnd"/>
      <w:r w:rsidRPr="00211A36">
        <w:rPr>
          <w:b/>
          <w:bCs/>
          <w:sz w:val="24"/>
          <w:szCs w:val="28"/>
          <w:u w:val="single"/>
        </w:rPr>
        <w:t>):</w:t>
      </w:r>
    </w:p>
    <w:p w14:paraId="3ABA2D9E" w14:textId="70E12D82" w:rsidR="00CF5866" w:rsidRDefault="00EB1D8E" w:rsidP="00CF5866">
      <w:r w:rsidRPr="00EB1D8E">
        <w:rPr>
          <w:noProof/>
        </w:rPr>
        <w:drawing>
          <wp:inline distT="0" distB="0" distL="0" distR="0" wp14:anchorId="099BB8DC" wp14:editId="2EDF8F12">
            <wp:extent cx="5655733" cy="858834"/>
            <wp:effectExtent l="38100" t="38100" r="40640" b="36830"/>
            <wp:docPr id="1328814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14731" name=""/>
                    <pic:cNvPicPr/>
                  </pic:nvPicPr>
                  <pic:blipFill>
                    <a:blip r:embed="rId869"/>
                    <a:stretch>
                      <a:fillRect/>
                    </a:stretch>
                  </pic:blipFill>
                  <pic:spPr>
                    <a:xfrm>
                      <a:off x="0" y="0"/>
                      <a:ext cx="5670463" cy="861071"/>
                    </a:xfrm>
                    <a:prstGeom prst="rect">
                      <a:avLst/>
                    </a:prstGeom>
                    <a:ln w="38100">
                      <a:solidFill>
                        <a:schemeClr val="tx1"/>
                      </a:solidFill>
                    </a:ln>
                  </pic:spPr>
                </pic:pic>
              </a:graphicData>
            </a:graphic>
          </wp:inline>
        </w:drawing>
      </w:r>
    </w:p>
    <w:p w14:paraId="0EBC9A95" w14:textId="77777777" w:rsidR="00211A36" w:rsidRPr="00211A36" w:rsidRDefault="00211A36" w:rsidP="00211A36">
      <w:pPr>
        <w:rPr>
          <w:b/>
          <w:bCs/>
          <w:sz w:val="24"/>
          <w:szCs w:val="28"/>
          <w:u w:val="single"/>
        </w:rPr>
      </w:pPr>
      <w:r w:rsidRPr="00211A36">
        <w:rPr>
          <w:b/>
          <w:bCs/>
          <w:sz w:val="24"/>
          <w:szCs w:val="28"/>
          <w:u w:val="single"/>
        </w:rPr>
        <w:t>Paso 6 (</w:t>
      </w:r>
      <w:proofErr w:type="spellStart"/>
      <w:r w:rsidRPr="00211A36">
        <w:rPr>
          <w:b/>
          <w:bCs/>
          <w:sz w:val="24"/>
          <w:szCs w:val="28"/>
          <w:u w:val="single"/>
        </w:rPr>
        <w:t>while</w:t>
      </w:r>
      <w:proofErr w:type="spellEnd"/>
      <w:r w:rsidRPr="00211A36">
        <w:rPr>
          <w:b/>
          <w:bCs/>
          <w:sz w:val="24"/>
          <w:szCs w:val="28"/>
          <w:u w:val="single"/>
        </w:rPr>
        <w:t xml:space="preserve">, </w:t>
      </w:r>
      <w:proofErr w:type="spellStart"/>
      <w:r w:rsidRPr="00211A36">
        <w:rPr>
          <w:b/>
          <w:bCs/>
          <w:sz w:val="24"/>
          <w:szCs w:val="28"/>
          <w:u w:val="single"/>
        </w:rPr>
        <w:t>tools</w:t>
      </w:r>
      <w:proofErr w:type="spellEnd"/>
      <w:r w:rsidRPr="00211A36">
        <w:rPr>
          <w:b/>
          <w:bCs/>
          <w:sz w:val="24"/>
          <w:szCs w:val="28"/>
          <w:u w:val="single"/>
        </w:rPr>
        <w:t xml:space="preserve"> en todas):</w:t>
      </w:r>
    </w:p>
    <w:p w14:paraId="28D14A43" w14:textId="15031412" w:rsidR="00211A36" w:rsidRDefault="00211A36" w:rsidP="00CF5866">
      <w:r w:rsidRPr="00211A36">
        <w:rPr>
          <w:noProof/>
        </w:rPr>
        <w:drawing>
          <wp:inline distT="0" distB="0" distL="0" distR="0" wp14:anchorId="3225A106" wp14:editId="319CC300">
            <wp:extent cx="5719233" cy="1006637"/>
            <wp:effectExtent l="38100" t="38100" r="34290" b="41275"/>
            <wp:docPr id="1725213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13748" name=""/>
                    <pic:cNvPicPr/>
                  </pic:nvPicPr>
                  <pic:blipFill>
                    <a:blip r:embed="rId870"/>
                    <a:stretch>
                      <a:fillRect/>
                    </a:stretch>
                  </pic:blipFill>
                  <pic:spPr>
                    <a:xfrm>
                      <a:off x="0" y="0"/>
                      <a:ext cx="5735598" cy="1009517"/>
                    </a:xfrm>
                    <a:prstGeom prst="rect">
                      <a:avLst/>
                    </a:prstGeom>
                    <a:ln w="28575">
                      <a:solidFill>
                        <a:schemeClr val="tx1"/>
                      </a:solidFill>
                    </a:ln>
                  </pic:spPr>
                </pic:pic>
              </a:graphicData>
            </a:graphic>
          </wp:inline>
        </w:drawing>
      </w:r>
    </w:p>
    <w:p w14:paraId="615988BE" w14:textId="77777777" w:rsidR="006B6651" w:rsidRPr="006B6651" w:rsidRDefault="006B6651" w:rsidP="006B6651">
      <w:pPr>
        <w:rPr>
          <w:b/>
          <w:bCs/>
          <w:sz w:val="24"/>
          <w:szCs w:val="28"/>
        </w:rPr>
      </w:pPr>
      <w:r w:rsidRPr="006B6651">
        <w:rPr>
          <w:b/>
          <w:bCs/>
          <w:sz w:val="24"/>
          <w:szCs w:val="28"/>
        </w:rPr>
        <w:t>La diferencia, en una línea</w:t>
      </w:r>
    </w:p>
    <w:p w14:paraId="050AC14A" w14:textId="6F300BCA" w:rsidR="006B6651" w:rsidRDefault="006B6651" w:rsidP="00CF5866">
      <w:r>
        <w:t xml:space="preserve">En la </w:t>
      </w:r>
      <w:r>
        <w:rPr>
          <w:b/>
          <w:bCs/>
        </w:rPr>
        <w:t xml:space="preserve">llamada 2, </w:t>
      </w:r>
      <w:r>
        <w:t>el modelo acaba de ver el resultado de Londres y recién ahí se da cuenta de que necesita Paris.</w:t>
      </w:r>
    </w:p>
    <w:p w14:paraId="5C8CE74B" w14:textId="2A06B2C5" w:rsidR="006B6651" w:rsidRDefault="006B6651" w:rsidP="006B6651">
      <w:pPr>
        <w:pStyle w:val="Prrafodelista"/>
        <w:numPr>
          <w:ilvl w:val="0"/>
          <w:numId w:val="44"/>
        </w:numPr>
      </w:pPr>
      <w:r>
        <w:t xml:space="preserve">Con </w:t>
      </w:r>
      <w:proofErr w:type="spellStart"/>
      <w:r>
        <w:rPr>
          <w:b/>
          <w:bCs/>
        </w:rPr>
        <w:t>tools</w:t>
      </w:r>
      <w:proofErr w:type="spellEnd"/>
      <w:r>
        <w:rPr>
          <w:b/>
          <w:bCs/>
        </w:rPr>
        <w:t xml:space="preserve">, </w:t>
      </w:r>
      <w:r>
        <w:t>puede pedirlo</w:t>
      </w:r>
    </w:p>
    <w:p w14:paraId="024C6C33" w14:textId="55108612" w:rsidR="006B6651" w:rsidRDefault="006B6651" w:rsidP="006B6651">
      <w:pPr>
        <w:pStyle w:val="Prrafodelista"/>
        <w:numPr>
          <w:ilvl w:val="0"/>
          <w:numId w:val="44"/>
        </w:numPr>
      </w:pPr>
      <w:r>
        <w:t xml:space="preserve">Sin </w:t>
      </w:r>
      <w:proofErr w:type="spellStart"/>
      <w:r>
        <w:rPr>
          <w:b/>
          <w:bCs/>
        </w:rPr>
        <w:t>tools</w:t>
      </w:r>
      <w:proofErr w:type="spellEnd"/>
      <w:r>
        <w:rPr>
          <w:b/>
          <w:bCs/>
        </w:rPr>
        <w:t xml:space="preserve">, </w:t>
      </w:r>
      <w:r>
        <w:t>no puede, porque no tiene como.</w:t>
      </w:r>
    </w:p>
    <w:p w14:paraId="198C803A" w14:textId="77777777" w:rsidR="000A3DE1" w:rsidRPr="000A3DE1" w:rsidRDefault="000A3DE1" w:rsidP="000A3DE1">
      <w:pPr>
        <w:pStyle w:val="NormalWeb"/>
        <w:rPr>
          <w:rFonts w:ascii="Arial" w:hAnsi="Arial" w:cs="Arial"/>
          <w:sz w:val="22"/>
          <w:szCs w:val="22"/>
        </w:rPr>
      </w:pPr>
      <w:r w:rsidRPr="000A3DE1">
        <w:rPr>
          <w:rFonts w:ascii="Arial" w:hAnsi="Arial" w:cs="Arial"/>
          <w:sz w:val="22"/>
          <w:szCs w:val="22"/>
        </w:rPr>
        <w:t>Por eso en el Paso 5 no hacía falta (solo hay una ronda y la 2ª llamada solo redacta), pero en el Paso 6 sí.</w:t>
      </w:r>
    </w:p>
    <w:p w14:paraId="7380EFD3" w14:textId="77777777" w:rsidR="000A3DE1" w:rsidRPr="000A3DE1" w:rsidRDefault="000A3DE1" w:rsidP="000A3DE1">
      <w:pPr>
        <w:rPr>
          <w:b/>
          <w:bCs/>
          <w:sz w:val="24"/>
          <w:szCs w:val="28"/>
        </w:rPr>
      </w:pPr>
      <w:r w:rsidRPr="000A3DE1">
        <w:rPr>
          <w:b/>
          <w:bCs/>
          <w:sz w:val="24"/>
          <w:szCs w:val="28"/>
          <w:highlight w:val="yellow"/>
        </w:rPr>
        <w:t xml:space="preserve">Y el </w:t>
      </w:r>
      <w:proofErr w:type="spellStart"/>
      <w:r w:rsidRPr="000A3DE1">
        <w:rPr>
          <w:b/>
          <w:bCs/>
          <w:sz w:val="24"/>
          <w:szCs w:val="28"/>
          <w:highlight w:val="yellow"/>
        </w:rPr>
        <w:t>while</w:t>
      </w:r>
      <w:proofErr w:type="spellEnd"/>
    </w:p>
    <w:p w14:paraId="4C4C9E0E" w14:textId="2C235FFA" w:rsidR="000A3DE1" w:rsidRDefault="000A3DE1" w:rsidP="006B6651">
      <w:pPr>
        <w:pBdr>
          <w:bottom w:val="single" w:sz="6" w:space="1" w:color="auto"/>
        </w:pBdr>
      </w:pPr>
      <w:r>
        <w:t xml:space="preserve">Hace otra cosa: es </w:t>
      </w:r>
      <w:r>
        <w:rPr>
          <w:b/>
          <w:bCs/>
        </w:rPr>
        <w:t xml:space="preserve">tu código </w:t>
      </w:r>
      <w:r>
        <w:t xml:space="preserve">que repite el ciclo. El </w:t>
      </w:r>
      <w:proofErr w:type="spellStart"/>
      <w:r>
        <w:rPr>
          <w:b/>
          <w:bCs/>
        </w:rPr>
        <w:t>tools</w:t>
      </w:r>
      <w:proofErr w:type="spellEnd"/>
      <w:r>
        <w:rPr>
          <w:b/>
          <w:bCs/>
        </w:rPr>
        <w:t xml:space="preserve"> </w:t>
      </w:r>
      <w:r>
        <w:t xml:space="preserve">permite que el modelo </w:t>
      </w:r>
      <w:r>
        <w:rPr>
          <w:i/>
          <w:iCs/>
        </w:rPr>
        <w:t xml:space="preserve">pida </w:t>
      </w:r>
      <w:r>
        <w:t xml:space="preserve">una herramienta </w:t>
      </w:r>
      <w:proofErr w:type="spellStart"/>
      <w:r>
        <w:t>mas</w:t>
      </w:r>
      <w:proofErr w:type="spellEnd"/>
      <w:r>
        <w:t xml:space="preserve">; el </w:t>
      </w:r>
      <w:proofErr w:type="spellStart"/>
      <w:r>
        <w:rPr>
          <w:b/>
          <w:bCs/>
        </w:rPr>
        <w:t>while</w:t>
      </w:r>
      <w:proofErr w:type="spellEnd"/>
      <w:r>
        <w:rPr>
          <w:b/>
          <w:bCs/>
        </w:rPr>
        <w:t xml:space="preserve"> </w:t>
      </w:r>
      <w:r>
        <w:t xml:space="preserve">hace que tu </w:t>
      </w:r>
      <w:r>
        <w:rPr>
          <w:i/>
          <w:iCs/>
        </w:rPr>
        <w:t xml:space="preserve">atiendas </w:t>
      </w:r>
      <w:r>
        <w:t>esa petición en lugar de ignorarla.</w:t>
      </w:r>
    </w:p>
    <w:p w14:paraId="5C588B79" w14:textId="77777777" w:rsidR="001676EA" w:rsidRDefault="001676EA" w:rsidP="006B6651"/>
    <w:p w14:paraId="7B6FE875" w14:textId="77777777" w:rsidR="001676EA" w:rsidRDefault="001676EA" w:rsidP="006B6651"/>
    <w:p w14:paraId="1D38C828" w14:textId="77777777" w:rsidR="001676EA" w:rsidRDefault="001676EA" w:rsidP="006B6651"/>
    <w:p w14:paraId="4C1C34ED" w14:textId="77777777" w:rsidR="001676EA" w:rsidRDefault="001676EA" w:rsidP="006B6651"/>
    <w:p w14:paraId="08A6968C" w14:textId="77777777" w:rsidR="001676EA" w:rsidRDefault="001676EA" w:rsidP="006B6651"/>
    <w:p w14:paraId="26D37B01" w14:textId="323B3DCC" w:rsidR="001676EA" w:rsidRDefault="00F4053D" w:rsidP="006B6651">
      <w:r w:rsidRPr="00F4053D">
        <w:rPr>
          <w:noProof/>
        </w:rPr>
        <w:lastRenderedPageBreak/>
        <w:drawing>
          <wp:inline distT="0" distB="0" distL="0" distR="0" wp14:anchorId="25BE818B" wp14:editId="1EDF6864">
            <wp:extent cx="5639289" cy="815411"/>
            <wp:effectExtent l="19050" t="19050" r="19050" b="22860"/>
            <wp:docPr id="1130440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40268" name=""/>
                    <pic:cNvPicPr/>
                  </pic:nvPicPr>
                  <pic:blipFill>
                    <a:blip r:embed="rId871"/>
                    <a:stretch>
                      <a:fillRect/>
                    </a:stretch>
                  </pic:blipFill>
                  <pic:spPr>
                    <a:xfrm>
                      <a:off x="0" y="0"/>
                      <a:ext cx="5639289" cy="815411"/>
                    </a:xfrm>
                    <a:prstGeom prst="rect">
                      <a:avLst/>
                    </a:prstGeom>
                    <a:ln w="19050">
                      <a:solidFill>
                        <a:schemeClr val="tx1"/>
                      </a:solidFill>
                    </a:ln>
                  </pic:spPr>
                </pic:pic>
              </a:graphicData>
            </a:graphic>
          </wp:inline>
        </w:drawing>
      </w:r>
    </w:p>
    <w:p w14:paraId="766E7AE9" w14:textId="77777777" w:rsidR="00E93B2D" w:rsidRDefault="00E93B2D" w:rsidP="00E93B2D">
      <w:r w:rsidRPr="00E93B2D">
        <w:t xml:space="preserve">Corrí el </w:t>
      </w:r>
      <w:proofErr w:type="spellStart"/>
      <w:r w:rsidRPr="00E93B2D">
        <w:rPr>
          <w:b/>
          <w:bCs/>
        </w:rPr>
        <w:t>while</w:t>
      </w:r>
      <w:proofErr w:type="spellEnd"/>
      <w:r w:rsidRPr="00E93B2D">
        <w:t xml:space="preserve"> del Paso 6 con un modelo simulado (la lógica de qué pide en cada llamada la puse yo), y esta es la salida real. Parto de un </w:t>
      </w:r>
      <w:proofErr w:type="spellStart"/>
      <w:r w:rsidRPr="00033338">
        <w:rPr>
          <w:b/>
          <w:bCs/>
        </w:rPr>
        <w:t>history</w:t>
      </w:r>
      <w:proofErr w:type="spellEnd"/>
      <w:r w:rsidRPr="00E93B2D">
        <w:t xml:space="preserve"> vacío para que se vea más corto. Cada vuelta del </w:t>
      </w:r>
      <w:proofErr w:type="spellStart"/>
      <w:r w:rsidRPr="00033338">
        <w:rPr>
          <w:b/>
          <w:bCs/>
        </w:rPr>
        <w:t>while</w:t>
      </w:r>
      <w:proofErr w:type="spellEnd"/>
      <w:r w:rsidRPr="00E93B2D">
        <w:t xml:space="preserve"> </w:t>
      </w:r>
      <w:r w:rsidRPr="00E93B2D">
        <w:rPr>
          <w:b/>
          <w:bCs/>
        </w:rPr>
        <w:t>agrega 2 cosas</w:t>
      </w:r>
      <w:r w:rsidRPr="00E93B2D">
        <w:t xml:space="preserve"> a </w:t>
      </w:r>
      <w:proofErr w:type="spellStart"/>
      <w:r w:rsidRPr="00033338">
        <w:rPr>
          <w:b/>
          <w:bCs/>
        </w:rPr>
        <w:t>messages</w:t>
      </w:r>
      <w:proofErr w:type="spellEnd"/>
      <w:r w:rsidRPr="00E93B2D">
        <w:t>, y la lista le va llegando más larga al modelo.</w:t>
      </w:r>
    </w:p>
    <w:p w14:paraId="4269FA77" w14:textId="77777777" w:rsidR="00033338" w:rsidRPr="00033338" w:rsidRDefault="00033338" w:rsidP="00033338">
      <w:pPr>
        <w:rPr>
          <w:b/>
          <w:bCs/>
          <w:sz w:val="24"/>
          <w:szCs w:val="28"/>
        </w:rPr>
      </w:pPr>
      <w:r w:rsidRPr="00953DCD">
        <w:rPr>
          <w:b/>
          <w:bCs/>
          <w:sz w:val="24"/>
          <w:szCs w:val="28"/>
          <w:highlight w:val="yellow"/>
        </w:rPr>
        <w:t>Llamada 1: el modelo recibe 2 mensajes</w:t>
      </w:r>
    </w:p>
    <w:p w14:paraId="04AA9355" w14:textId="238C13F4" w:rsidR="00033338" w:rsidRDefault="00953DCD" w:rsidP="00E93B2D">
      <w:r w:rsidRPr="00953DCD">
        <w:rPr>
          <w:noProof/>
        </w:rPr>
        <w:drawing>
          <wp:inline distT="0" distB="0" distL="0" distR="0" wp14:anchorId="4FE64005" wp14:editId="68A1A0A0">
            <wp:extent cx="4762500" cy="673539"/>
            <wp:effectExtent l="38100" t="38100" r="38100" b="31750"/>
            <wp:docPr id="1746548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48619" name=""/>
                    <pic:cNvPicPr/>
                  </pic:nvPicPr>
                  <pic:blipFill>
                    <a:blip r:embed="rId872"/>
                    <a:stretch>
                      <a:fillRect/>
                    </a:stretch>
                  </pic:blipFill>
                  <pic:spPr>
                    <a:xfrm>
                      <a:off x="0" y="0"/>
                      <a:ext cx="4790002" cy="677429"/>
                    </a:xfrm>
                    <a:prstGeom prst="rect">
                      <a:avLst/>
                    </a:prstGeom>
                    <a:ln w="28575">
                      <a:solidFill>
                        <a:schemeClr val="tx1"/>
                      </a:solidFill>
                    </a:ln>
                  </pic:spPr>
                </pic:pic>
              </a:graphicData>
            </a:graphic>
          </wp:inline>
        </w:drawing>
      </w:r>
    </w:p>
    <w:p w14:paraId="1CBC14DC" w14:textId="77777777" w:rsidR="00953DCD" w:rsidRPr="00953DCD" w:rsidRDefault="00953DCD" w:rsidP="00953DCD">
      <w:r w:rsidRPr="00953DCD">
        <w:t xml:space="preserve">Entra al </w:t>
      </w:r>
      <w:proofErr w:type="spellStart"/>
      <w:r w:rsidRPr="00953DCD">
        <w:rPr>
          <w:b/>
          <w:bCs/>
        </w:rPr>
        <w:t>while</w:t>
      </w:r>
      <w:proofErr w:type="spellEnd"/>
      <w:r w:rsidRPr="00953DCD">
        <w:t xml:space="preserve"> y tu código agrega 2 cosas:</w:t>
      </w:r>
    </w:p>
    <w:p w14:paraId="6F953714" w14:textId="44D3FDE8" w:rsidR="00953DCD" w:rsidRDefault="00E97B34" w:rsidP="00E93B2D">
      <w:r w:rsidRPr="00E97B34">
        <w:rPr>
          <w:noProof/>
        </w:rPr>
        <w:drawing>
          <wp:inline distT="0" distB="0" distL="0" distR="0" wp14:anchorId="13C08686" wp14:editId="0DB21557">
            <wp:extent cx="4813300" cy="546399"/>
            <wp:effectExtent l="38100" t="38100" r="44450" b="44450"/>
            <wp:docPr id="944450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50453" name=""/>
                    <pic:cNvPicPr/>
                  </pic:nvPicPr>
                  <pic:blipFill>
                    <a:blip r:embed="rId873"/>
                    <a:stretch>
                      <a:fillRect/>
                    </a:stretch>
                  </pic:blipFill>
                  <pic:spPr>
                    <a:xfrm>
                      <a:off x="0" y="0"/>
                      <a:ext cx="4856797" cy="551337"/>
                    </a:xfrm>
                    <a:prstGeom prst="rect">
                      <a:avLst/>
                    </a:prstGeom>
                    <a:ln w="28575">
                      <a:solidFill>
                        <a:schemeClr val="tx1"/>
                      </a:solidFill>
                    </a:ln>
                  </pic:spPr>
                </pic:pic>
              </a:graphicData>
            </a:graphic>
          </wp:inline>
        </w:drawing>
      </w:r>
    </w:p>
    <w:p w14:paraId="55C4B504" w14:textId="77777777" w:rsidR="00E97B34" w:rsidRPr="00E97B34" w:rsidRDefault="00E97B34" w:rsidP="00E97B34">
      <w:pPr>
        <w:rPr>
          <w:b/>
          <w:bCs/>
          <w:sz w:val="24"/>
          <w:szCs w:val="28"/>
        </w:rPr>
      </w:pPr>
      <w:r w:rsidRPr="00E97B34">
        <w:rPr>
          <w:b/>
          <w:bCs/>
          <w:sz w:val="24"/>
          <w:szCs w:val="28"/>
          <w:highlight w:val="yellow"/>
        </w:rPr>
        <w:t>Llamada 2: el modelo recibe 4 mensajes</w:t>
      </w:r>
    </w:p>
    <w:p w14:paraId="19C9FE20" w14:textId="78F06733" w:rsidR="00E97B34" w:rsidRDefault="00E97B34" w:rsidP="00E93B2D">
      <w:r w:rsidRPr="00E97B34">
        <w:rPr>
          <w:noProof/>
        </w:rPr>
        <w:drawing>
          <wp:inline distT="0" distB="0" distL="0" distR="0" wp14:anchorId="39B41965" wp14:editId="247D4C90">
            <wp:extent cx="4779433" cy="1361737"/>
            <wp:effectExtent l="38100" t="38100" r="40640" b="29210"/>
            <wp:docPr id="242477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7444" name=""/>
                    <pic:cNvPicPr/>
                  </pic:nvPicPr>
                  <pic:blipFill>
                    <a:blip r:embed="rId874"/>
                    <a:stretch>
                      <a:fillRect/>
                    </a:stretch>
                  </pic:blipFill>
                  <pic:spPr>
                    <a:xfrm>
                      <a:off x="0" y="0"/>
                      <a:ext cx="4796084" cy="1366481"/>
                    </a:xfrm>
                    <a:prstGeom prst="rect">
                      <a:avLst/>
                    </a:prstGeom>
                    <a:ln w="28575">
                      <a:solidFill>
                        <a:schemeClr val="tx1"/>
                      </a:solidFill>
                    </a:ln>
                  </pic:spPr>
                </pic:pic>
              </a:graphicData>
            </a:graphic>
          </wp:inline>
        </w:drawing>
      </w:r>
    </w:p>
    <w:p w14:paraId="0FC73E32" w14:textId="77777777" w:rsidR="000541ED" w:rsidRDefault="000541ED" w:rsidP="000541ED">
      <w:pPr>
        <w:rPr>
          <w:b/>
          <w:bCs/>
        </w:rPr>
      </w:pPr>
      <w:r w:rsidRPr="000541ED">
        <w:t xml:space="preserve">El modelo vio $799, decidió que París corresponde y lo pidió. Vuelve a entrar al </w:t>
      </w:r>
      <w:proofErr w:type="spellStart"/>
      <w:r w:rsidRPr="000541ED">
        <w:rPr>
          <w:b/>
          <w:bCs/>
        </w:rPr>
        <w:t>while</w:t>
      </w:r>
      <w:proofErr w:type="spellEnd"/>
      <w:r w:rsidRPr="000541ED">
        <w:rPr>
          <w:b/>
          <w:bCs/>
        </w:rPr>
        <w:t>:</w:t>
      </w:r>
    </w:p>
    <w:p w14:paraId="5970328F" w14:textId="76F9CB51" w:rsidR="000541ED" w:rsidRDefault="0069160C" w:rsidP="000541ED">
      <w:r w:rsidRPr="0069160C">
        <w:rPr>
          <w:noProof/>
        </w:rPr>
        <w:drawing>
          <wp:inline distT="0" distB="0" distL="0" distR="0" wp14:anchorId="67F9EACB" wp14:editId="6D5C1533">
            <wp:extent cx="4977632" cy="613834"/>
            <wp:effectExtent l="38100" t="38100" r="33020" b="34290"/>
            <wp:docPr id="1351436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36366" name=""/>
                    <pic:cNvPicPr/>
                  </pic:nvPicPr>
                  <pic:blipFill>
                    <a:blip r:embed="rId875"/>
                    <a:stretch>
                      <a:fillRect/>
                    </a:stretch>
                  </pic:blipFill>
                  <pic:spPr>
                    <a:xfrm>
                      <a:off x="0" y="0"/>
                      <a:ext cx="5016144" cy="618583"/>
                    </a:xfrm>
                    <a:prstGeom prst="rect">
                      <a:avLst/>
                    </a:prstGeom>
                    <a:ln w="28575">
                      <a:solidFill>
                        <a:schemeClr val="tx1"/>
                      </a:solidFill>
                    </a:ln>
                  </pic:spPr>
                </pic:pic>
              </a:graphicData>
            </a:graphic>
          </wp:inline>
        </w:drawing>
      </w:r>
    </w:p>
    <w:p w14:paraId="2DDAFF40" w14:textId="77777777" w:rsidR="0038404F" w:rsidRPr="0038404F" w:rsidRDefault="0038404F" w:rsidP="0038404F">
      <w:pPr>
        <w:rPr>
          <w:b/>
          <w:bCs/>
          <w:sz w:val="24"/>
          <w:szCs w:val="28"/>
        </w:rPr>
      </w:pPr>
      <w:r w:rsidRPr="0038404F">
        <w:rPr>
          <w:b/>
          <w:bCs/>
          <w:sz w:val="24"/>
          <w:szCs w:val="28"/>
          <w:highlight w:val="yellow"/>
        </w:rPr>
        <w:t>Llamada 3: el modelo recibe 6 mensajes</w:t>
      </w:r>
    </w:p>
    <w:p w14:paraId="168F84C8" w14:textId="0D5D8C07" w:rsidR="0038404F" w:rsidRDefault="0038404F" w:rsidP="000541ED">
      <w:r w:rsidRPr="0038404F">
        <w:rPr>
          <w:noProof/>
        </w:rPr>
        <w:drawing>
          <wp:inline distT="0" distB="0" distL="0" distR="0" wp14:anchorId="58D1AC5A" wp14:editId="2ECB55D3">
            <wp:extent cx="4754033" cy="1799399"/>
            <wp:effectExtent l="38100" t="38100" r="27940" b="29845"/>
            <wp:docPr id="1084840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40602" name=""/>
                    <pic:cNvPicPr/>
                  </pic:nvPicPr>
                  <pic:blipFill>
                    <a:blip r:embed="rId876"/>
                    <a:stretch>
                      <a:fillRect/>
                    </a:stretch>
                  </pic:blipFill>
                  <pic:spPr>
                    <a:xfrm>
                      <a:off x="0" y="0"/>
                      <a:ext cx="4778967" cy="1808836"/>
                    </a:xfrm>
                    <a:prstGeom prst="rect">
                      <a:avLst/>
                    </a:prstGeom>
                    <a:ln w="28575">
                      <a:solidFill>
                        <a:schemeClr val="tx1"/>
                      </a:solidFill>
                    </a:ln>
                  </pic:spPr>
                </pic:pic>
              </a:graphicData>
            </a:graphic>
          </wp:inline>
        </w:drawing>
      </w:r>
    </w:p>
    <w:p w14:paraId="6F11ED79" w14:textId="77777777" w:rsidR="009B72A5" w:rsidRPr="009B72A5" w:rsidRDefault="009B72A5" w:rsidP="009B72A5">
      <w:r w:rsidRPr="009B72A5">
        <w:lastRenderedPageBreak/>
        <w:t xml:space="preserve">Como ya no pidió herramientas, </w:t>
      </w:r>
      <w:proofErr w:type="spellStart"/>
      <w:r w:rsidRPr="009B72A5">
        <w:rPr>
          <w:b/>
          <w:bCs/>
        </w:rPr>
        <w:t>finish_reason</w:t>
      </w:r>
      <w:proofErr w:type="spellEnd"/>
      <w:r w:rsidRPr="009B72A5">
        <w:t xml:space="preserve"> deja de ser </w:t>
      </w:r>
      <w:r w:rsidRPr="009B72A5">
        <w:rPr>
          <w:b/>
          <w:bCs/>
        </w:rPr>
        <w:t>"</w:t>
      </w:r>
      <w:proofErr w:type="spellStart"/>
      <w:r w:rsidRPr="009B72A5">
        <w:rPr>
          <w:b/>
          <w:bCs/>
        </w:rPr>
        <w:t>tool_calls</w:t>
      </w:r>
      <w:proofErr w:type="spellEnd"/>
      <w:r w:rsidRPr="009B72A5">
        <w:rPr>
          <w:b/>
          <w:bCs/>
        </w:rPr>
        <w:t>",</w:t>
      </w:r>
      <w:r w:rsidRPr="009B72A5">
        <w:t xml:space="preserve"> el </w:t>
      </w:r>
      <w:proofErr w:type="spellStart"/>
      <w:r w:rsidRPr="009B72A5">
        <w:rPr>
          <w:b/>
          <w:bCs/>
        </w:rPr>
        <w:t>while</w:t>
      </w:r>
      <w:proofErr w:type="spellEnd"/>
      <w:r w:rsidRPr="009B72A5">
        <w:t xml:space="preserve"> termina y hace el </w:t>
      </w:r>
      <w:proofErr w:type="spellStart"/>
      <w:r w:rsidRPr="009B72A5">
        <w:rPr>
          <w:b/>
          <w:bCs/>
        </w:rPr>
        <w:t>return</w:t>
      </w:r>
      <w:proofErr w:type="spellEnd"/>
      <w:r w:rsidRPr="009B72A5">
        <w:rPr>
          <w:b/>
          <w:bCs/>
        </w:rPr>
        <w:t>.</w:t>
      </w:r>
    </w:p>
    <w:p w14:paraId="14CC5492" w14:textId="77777777" w:rsidR="009B72A5" w:rsidRPr="006E5408" w:rsidRDefault="009B72A5" w:rsidP="009B72A5">
      <w:pPr>
        <w:rPr>
          <w:b/>
          <w:bCs/>
          <w:sz w:val="24"/>
          <w:szCs w:val="28"/>
        </w:rPr>
      </w:pPr>
      <w:r w:rsidRPr="006E5408">
        <w:rPr>
          <w:b/>
          <w:bCs/>
          <w:sz w:val="24"/>
          <w:szCs w:val="28"/>
          <w:highlight w:val="yellow"/>
        </w:rPr>
        <w:t>Resumen</w:t>
      </w:r>
    </w:p>
    <w:p w14:paraId="5F26DC84" w14:textId="0ABB713E" w:rsidR="009B72A5" w:rsidRDefault="006E5408" w:rsidP="000541ED">
      <w:r w:rsidRPr="006E5408">
        <w:rPr>
          <w:noProof/>
        </w:rPr>
        <w:drawing>
          <wp:inline distT="0" distB="0" distL="0" distR="0" wp14:anchorId="53F3FBCA" wp14:editId="78745EFB">
            <wp:extent cx="3723217" cy="1092488"/>
            <wp:effectExtent l="19050" t="19050" r="10795" b="12700"/>
            <wp:docPr id="980307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07094" name=""/>
                    <pic:cNvPicPr/>
                  </pic:nvPicPr>
                  <pic:blipFill>
                    <a:blip r:embed="rId877"/>
                    <a:stretch>
                      <a:fillRect/>
                    </a:stretch>
                  </pic:blipFill>
                  <pic:spPr>
                    <a:xfrm>
                      <a:off x="0" y="0"/>
                      <a:ext cx="3735452" cy="1096078"/>
                    </a:xfrm>
                    <a:prstGeom prst="rect">
                      <a:avLst/>
                    </a:prstGeom>
                    <a:ln w="19050">
                      <a:solidFill>
                        <a:schemeClr val="tx1"/>
                      </a:solidFill>
                    </a:ln>
                  </pic:spPr>
                </pic:pic>
              </a:graphicData>
            </a:graphic>
          </wp:inline>
        </w:drawing>
      </w:r>
    </w:p>
    <w:p w14:paraId="086F9CF0" w14:textId="77777777" w:rsidR="00A33C98" w:rsidRPr="00A33C98" w:rsidRDefault="00A33C98" w:rsidP="00A33C98">
      <w:r w:rsidRPr="00A33C98">
        <w:t xml:space="preserve">Patrón: </w:t>
      </w:r>
      <w:r w:rsidRPr="00A33C98">
        <w:rPr>
          <w:b/>
          <w:bCs/>
        </w:rPr>
        <w:t xml:space="preserve">cada ronda del </w:t>
      </w:r>
      <w:proofErr w:type="spellStart"/>
      <w:r w:rsidRPr="00A33C98">
        <w:rPr>
          <w:b/>
          <w:bCs/>
        </w:rPr>
        <w:t>while</w:t>
      </w:r>
      <w:proofErr w:type="spellEnd"/>
      <w:r w:rsidRPr="00A33C98">
        <w:rPr>
          <w:b/>
          <w:bCs/>
        </w:rPr>
        <w:t xml:space="preserve"> agrega una pareja </w:t>
      </w:r>
      <w:proofErr w:type="spellStart"/>
      <w:r w:rsidRPr="00A33C98">
        <w:rPr>
          <w:b/>
          <w:bCs/>
        </w:rPr>
        <w:t>assistant</w:t>
      </w:r>
      <w:proofErr w:type="spellEnd"/>
      <w:r w:rsidRPr="00A33C98">
        <w:rPr>
          <w:b/>
          <w:bCs/>
        </w:rPr>
        <w:t xml:space="preserve"> + </w:t>
      </w:r>
      <w:proofErr w:type="spellStart"/>
      <w:r w:rsidRPr="00A33C98">
        <w:rPr>
          <w:b/>
          <w:bCs/>
        </w:rPr>
        <w:t>tool</w:t>
      </w:r>
      <w:proofErr w:type="spellEnd"/>
      <w:r w:rsidRPr="00A33C98">
        <w:t>. Es la misma pareja del Paso 4, repetida.</w:t>
      </w:r>
    </w:p>
    <w:p w14:paraId="3CE456F7" w14:textId="77777777" w:rsidR="00A33C98" w:rsidRPr="00A33C98" w:rsidRDefault="00A33C98" w:rsidP="00A33C98">
      <w:r w:rsidRPr="00A33C98">
        <w:t xml:space="preserve">La respuesta final (“Londres cuesta $799 y París $899.”) </w:t>
      </w:r>
      <w:r w:rsidRPr="00A33C98">
        <w:rPr>
          <w:b/>
          <w:bCs/>
        </w:rPr>
        <w:t>no se agrega</w:t>
      </w:r>
      <w:r w:rsidRPr="00A33C98">
        <w:t xml:space="preserve"> a </w:t>
      </w:r>
      <w:proofErr w:type="spellStart"/>
      <w:r w:rsidRPr="00A33C98">
        <w:t>messages</w:t>
      </w:r>
      <w:proofErr w:type="spellEnd"/>
      <w:r w:rsidRPr="00A33C98">
        <w:t xml:space="preserve">: se devuelve con </w:t>
      </w:r>
      <w:proofErr w:type="spellStart"/>
      <w:r w:rsidRPr="00A33C98">
        <w:t>return</w:t>
      </w:r>
      <w:proofErr w:type="spellEnd"/>
      <w:r w:rsidRPr="00A33C98">
        <w:t xml:space="preserve"> y ahí termina todo. Lo mismo que vimos antes.</w:t>
      </w:r>
    </w:p>
    <w:p w14:paraId="1EE908EA" w14:textId="77777777" w:rsidR="00A33C98" w:rsidRPr="00A33C98" w:rsidRDefault="00A33C98" w:rsidP="00A33C98">
      <w:r w:rsidRPr="00A33C98">
        <w:t xml:space="preserve">Con un </w:t>
      </w:r>
      <w:proofErr w:type="spellStart"/>
      <w:r w:rsidRPr="00A2589E">
        <w:rPr>
          <w:b/>
          <w:bCs/>
        </w:rPr>
        <w:t>history</w:t>
      </w:r>
      <w:proofErr w:type="spellEnd"/>
      <w:r w:rsidRPr="00A33C98">
        <w:t xml:space="preserve"> de 2 mensajes, todos los totales suben en 2: 4, 6 y 8.</w:t>
      </w:r>
    </w:p>
    <w:p w14:paraId="4B54C0CC" w14:textId="253F8971" w:rsidR="00A33C98" w:rsidRDefault="00A2589E" w:rsidP="000541ED">
      <w:r w:rsidRPr="00A2589E">
        <w:rPr>
          <w:noProof/>
        </w:rPr>
        <w:drawing>
          <wp:inline distT="0" distB="0" distL="0" distR="0" wp14:anchorId="118871CB" wp14:editId="60F67195">
            <wp:extent cx="3941233" cy="2162649"/>
            <wp:effectExtent l="38100" t="38100" r="40640" b="47625"/>
            <wp:docPr id="1720467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67831" name=""/>
                    <pic:cNvPicPr/>
                  </pic:nvPicPr>
                  <pic:blipFill>
                    <a:blip r:embed="rId878"/>
                    <a:stretch>
                      <a:fillRect/>
                    </a:stretch>
                  </pic:blipFill>
                  <pic:spPr>
                    <a:xfrm>
                      <a:off x="0" y="0"/>
                      <a:ext cx="3951074" cy="2168049"/>
                    </a:xfrm>
                    <a:prstGeom prst="rect">
                      <a:avLst/>
                    </a:prstGeom>
                    <a:ln w="28575">
                      <a:solidFill>
                        <a:schemeClr val="tx1"/>
                      </a:solidFill>
                    </a:ln>
                  </pic:spPr>
                </pic:pic>
              </a:graphicData>
            </a:graphic>
          </wp:inline>
        </w:drawing>
      </w:r>
    </w:p>
    <w:p w14:paraId="2140E295" w14:textId="410E848B" w:rsidR="00737E43" w:rsidRDefault="00737E43" w:rsidP="000541ED">
      <w:pPr>
        <w:rPr>
          <w:b/>
          <w:bCs/>
        </w:rPr>
      </w:pPr>
      <w:r>
        <w:rPr>
          <w:b/>
          <w:bCs/>
        </w:rPr>
        <w:t>Salida</w:t>
      </w:r>
    </w:p>
    <w:p w14:paraId="4042750D" w14:textId="31DE3F1F" w:rsidR="00737E43" w:rsidRPr="00737E43" w:rsidRDefault="00737E43" w:rsidP="000541ED">
      <w:pPr>
        <w:rPr>
          <w:b/>
          <w:bCs/>
        </w:rPr>
      </w:pPr>
      <w:r w:rsidRPr="00737E43">
        <w:rPr>
          <w:b/>
          <w:bCs/>
          <w:noProof/>
        </w:rPr>
        <w:drawing>
          <wp:inline distT="0" distB="0" distL="0" distR="0" wp14:anchorId="36284E3F" wp14:editId="76A5ED7E">
            <wp:extent cx="4564505" cy="2836333"/>
            <wp:effectExtent l="38100" t="38100" r="45720" b="40640"/>
            <wp:docPr id="1640285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85513" name=""/>
                    <pic:cNvPicPr/>
                  </pic:nvPicPr>
                  <pic:blipFill>
                    <a:blip r:embed="rId879"/>
                    <a:stretch>
                      <a:fillRect/>
                    </a:stretch>
                  </pic:blipFill>
                  <pic:spPr>
                    <a:xfrm>
                      <a:off x="0" y="0"/>
                      <a:ext cx="4567206" cy="2838011"/>
                    </a:xfrm>
                    <a:prstGeom prst="rect">
                      <a:avLst/>
                    </a:prstGeom>
                    <a:ln w="28575">
                      <a:solidFill>
                        <a:schemeClr val="tx1"/>
                      </a:solidFill>
                    </a:ln>
                  </pic:spPr>
                </pic:pic>
              </a:graphicData>
            </a:graphic>
          </wp:inline>
        </w:drawing>
      </w:r>
    </w:p>
    <w:p w14:paraId="0263CBE4" w14:textId="77777777" w:rsidR="00297A40" w:rsidRDefault="00297A40" w:rsidP="000541ED"/>
    <w:p w14:paraId="736BFE13" w14:textId="10FF1930" w:rsidR="00297A40" w:rsidRDefault="00297A40">
      <w:r>
        <w:br w:type="page"/>
      </w:r>
    </w:p>
    <w:p w14:paraId="3C853AB6" w14:textId="091CCD0F" w:rsidR="00297A40" w:rsidRDefault="00297A40" w:rsidP="00297A40">
      <w:pPr>
        <w:pStyle w:val="Ttulo4"/>
        <w:rPr>
          <w:b/>
          <w:bCs/>
          <w:i w:val="0"/>
          <w:iCs w:val="0"/>
          <w:sz w:val="24"/>
          <w:highlight w:val="yellow"/>
        </w:rPr>
      </w:pPr>
      <w:r w:rsidRPr="006B75D3">
        <w:rPr>
          <w:b/>
          <w:bCs/>
          <w:i w:val="0"/>
          <w:iCs w:val="0"/>
          <w:sz w:val="24"/>
          <w:highlight w:val="yellow"/>
        </w:rPr>
        <w:lastRenderedPageBreak/>
        <w:t>2.11.3.</w:t>
      </w:r>
      <w:r w:rsidR="00996DCC">
        <w:rPr>
          <w:b/>
          <w:bCs/>
          <w:i w:val="0"/>
          <w:iCs w:val="0"/>
          <w:sz w:val="24"/>
          <w:highlight w:val="yellow"/>
        </w:rPr>
        <w:t>7</w:t>
      </w:r>
      <w:r w:rsidR="00A512C0">
        <w:rPr>
          <w:b/>
          <w:bCs/>
          <w:i w:val="0"/>
          <w:iCs w:val="0"/>
          <w:sz w:val="24"/>
          <w:highlight w:val="yellow"/>
        </w:rPr>
        <w:t>: Paso</w:t>
      </w:r>
      <w:r w:rsidR="00280B97">
        <w:rPr>
          <w:b/>
          <w:bCs/>
          <w:i w:val="0"/>
          <w:iCs w:val="0"/>
          <w:sz w:val="24"/>
          <w:highlight w:val="yellow"/>
        </w:rPr>
        <w:t>-</w:t>
      </w:r>
      <w:r w:rsidR="00A512C0">
        <w:rPr>
          <w:b/>
          <w:bCs/>
          <w:i w:val="0"/>
          <w:iCs w:val="0"/>
          <w:sz w:val="24"/>
          <w:highlight w:val="yellow"/>
        </w:rPr>
        <w:t xml:space="preserve">7 </w:t>
      </w:r>
      <w:r w:rsidR="00996DCC">
        <w:rPr>
          <w:b/>
          <w:bCs/>
          <w:i w:val="0"/>
          <w:iCs w:val="0"/>
          <w:sz w:val="24"/>
          <w:highlight w:val="yellow"/>
        </w:rPr>
        <w:t>– Cambiar el diccionario por SQLite</w:t>
      </w:r>
    </w:p>
    <w:p w14:paraId="673BDBD7" w14:textId="77777777" w:rsidR="000124A2" w:rsidRPr="000124A2" w:rsidRDefault="000124A2" w:rsidP="000124A2">
      <w:r w:rsidRPr="000124A2">
        <w:t xml:space="preserve">Para acercarse a un caso comercial, el diccionario se reemplaza por una base de datos. SQLite viene </w:t>
      </w:r>
      <w:r w:rsidRPr="000124A2">
        <w:rPr>
          <w:b/>
          <w:bCs/>
        </w:rPr>
        <w:t>incluido con Python</w:t>
      </w:r>
      <w:r w:rsidRPr="000124A2">
        <w:t xml:space="preserve"> (módulo </w:t>
      </w:r>
      <w:r w:rsidRPr="000124A2">
        <w:rPr>
          <w:b/>
          <w:bCs/>
        </w:rPr>
        <w:t>sqlite3</w:t>
      </w:r>
      <w:r w:rsidRPr="000124A2">
        <w:t xml:space="preserve">), sin servidor ni instalación. Si quisieras algo más industrial, cambiarías estas consultas por </w:t>
      </w:r>
      <w:proofErr w:type="spellStart"/>
      <w:r w:rsidRPr="000124A2">
        <w:t>Postgres</w:t>
      </w:r>
      <w:proofErr w:type="spellEnd"/>
      <w:r w:rsidRPr="000124A2">
        <w:t xml:space="preserve">, o una API como </w:t>
      </w:r>
      <w:proofErr w:type="spellStart"/>
      <w:r w:rsidRPr="000124A2">
        <w:t>Supabase</w:t>
      </w:r>
      <w:proofErr w:type="spellEnd"/>
      <w:r w:rsidRPr="000124A2">
        <w:t>.</w:t>
      </w:r>
    </w:p>
    <w:p w14:paraId="02A4E205" w14:textId="4985BFD2" w:rsidR="00996DCC" w:rsidRDefault="000124A2" w:rsidP="000124A2">
      <w:pPr>
        <w:pStyle w:val="Ttulo5"/>
        <w:rPr>
          <w:rFonts w:cs="Arial"/>
          <w:b/>
          <w:bCs/>
          <w:sz w:val="24"/>
          <w:highlight w:val="yellow"/>
        </w:rPr>
      </w:pPr>
      <w:r w:rsidRPr="000124A2">
        <w:rPr>
          <w:rFonts w:cs="Arial"/>
          <w:b/>
          <w:bCs/>
          <w:sz w:val="24"/>
          <w:highlight w:val="yellow"/>
        </w:rPr>
        <w:t xml:space="preserve">2.11.3.7.1 </w:t>
      </w:r>
      <w:r w:rsidR="005B1ACE">
        <w:rPr>
          <w:rFonts w:cs="Arial"/>
          <w:b/>
          <w:bCs/>
          <w:sz w:val="24"/>
          <w:highlight w:val="yellow"/>
        </w:rPr>
        <w:t>Importar y crear la tabla</w:t>
      </w:r>
    </w:p>
    <w:p w14:paraId="08437A51" w14:textId="60B3C1A4" w:rsidR="005B1ACE" w:rsidRDefault="007C4D65" w:rsidP="005B1ACE">
      <w:pPr>
        <w:rPr>
          <w:highlight w:val="yellow"/>
        </w:rPr>
      </w:pPr>
      <w:r w:rsidRPr="007C4D65">
        <w:rPr>
          <w:noProof/>
        </w:rPr>
        <w:drawing>
          <wp:inline distT="0" distB="0" distL="0" distR="0" wp14:anchorId="6B18A444" wp14:editId="29A66BB4">
            <wp:extent cx="6858000" cy="1348105"/>
            <wp:effectExtent l="38100" t="38100" r="38100" b="42545"/>
            <wp:docPr id="1018568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68358" name=""/>
                    <pic:cNvPicPr/>
                  </pic:nvPicPr>
                  <pic:blipFill>
                    <a:blip r:embed="rId880"/>
                    <a:stretch>
                      <a:fillRect/>
                    </a:stretch>
                  </pic:blipFill>
                  <pic:spPr>
                    <a:xfrm>
                      <a:off x="0" y="0"/>
                      <a:ext cx="6858000" cy="1348105"/>
                    </a:xfrm>
                    <a:prstGeom prst="rect">
                      <a:avLst/>
                    </a:prstGeom>
                    <a:ln w="28575">
                      <a:solidFill>
                        <a:srgbClr val="EE0000"/>
                      </a:solidFill>
                    </a:ln>
                  </pic:spPr>
                </pic:pic>
              </a:graphicData>
            </a:graphic>
          </wp:inline>
        </w:drawing>
      </w:r>
    </w:p>
    <w:p w14:paraId="25760AB3" w14:textId="7C91062F" w:rsidR="00297A40" w:rsidRDefault="002B60DB" w:rsidP="000541ED">
      <w:r w:rsidRPr="002B60DB">
        <w:rPr>
          <w:noProof/>
        </w:rPr>
        <w:drawing>
          <wp:inline distT="0" distB="0" distL="0" distR="0" wp14:anchorId="62A74650" wp14:editId="636ABDCA">
            <wp:extent cx="6819900" cy="4830233"/>
            <wp:effectExtent l="38100" t="38100" r="38100" b="46990"/>
            <wp:docPr id="324116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16296" name=""/>
                    <pic:cNvPicPr/>
                  </pic:nvPicPr>
                  <pic:blipFill>
                    <a:blip r:embed="rId881"/>
                    <a:stretch>
                      <a:fillRect/>
                    </a:stretch>
                  </pic:blipFill>
                  <pic:spPr>
                    <a:xfrm>
                      <a:off x="0" y="0"/>
                      <a:ext cx="6828461" cy="4836297"/>
                    </a:xfrm>
                    <a:prstGeom prst="rect">
                      <a:avLst/>
                    </a:prstGeom>
                    <a:ln w="28575">
                      <a:solidFill>
                        <a:srgbClr val="EE0000"/>
                      </a:solidFill>
                    </a:ln>
                  </pic:spPr>
                </pic:pic>
              </a:graphicData>
            </a:graphic>
          </wp:inline>
        </w:drawing>
      </w:r>
    </w:p>
    <w:p w14:paraId="549D7498" w14:textId="77777777" w:rsidR="00CF7025" w:rsidRDefault="00CF7025" w:rsidP="000541ED"/>
    <w:p w14:paraId="7DBA04A2" w14:textId="77777777" w:rsidR="00CF7025" w:rsidRDefault="00CF7025" w:rsidP="000541ED"/>
    <w:p w14:paraId="053F3B34" w14:textId="77777777" w:rsidR="00CF7025" w:rsidRDefault="00CF7025" w:rsidP="000541ED"/>
    <w:p w14:paraId="4DCB6873" w14:textId="77777777" w:rsidR="00CF7025" w:rsidRDefault="00CF7025" w:rsidP="000541ED"/>
    <w:p w14:paraId="468CD279" w14:textId="77777777" w:rsidR="00CF7025" w:rsidRDefault="00CF7025" w:rsidP="000541ED"/>
    <w:p w14:paraId="318553FF" w14:textId="0D70C2F6" w:rsidR="00CF7025" w:rsidRDefault="00CF7025" w:rsidP="00B10FCE">
      <w:pPr>
        <w:pStyle w:val="Ttulo5"/>
        <w:rPr>
          <w:rFonts w:cs="Arial"/>
          <w:b/>
          <w:bCs/>
          <w:sz w:val="24"/>
          <w:highlight w:val="yellow"/>
        </w:rPr>
      </w:pPr>
      <w:r w:rsidRPr="000124A2">
        <w:rPr>
          <w:rFonts w:cs="Arial"/>
          <w:b/>
          <w:bCs/>
          <w:sz w:val="24"/>
          <w:highlight w:val="yellow"/>
        </w:rPr>
        <w:lastRenderedPageBreak/>
        <w:t>2.11.3.7.</w:t>
      </w:r>
      <w:r>
        <w:rPr>
          <w:rFonts w:cs="Arial"/>
          <w:b/>
          <w:bCs/>
          <w:sz w:val="24"/>
          <w:highlight w:val="yellow"/>
        </w:rPr>
        <w:t>2 Leer un pre</w:t>
      </w:r>
      <w:r w:rsidR="00B10FCE">
        <w:rPr>
          <w:rFonts w:cs="Arial"/>
          <w:b/>
          <w:bCs/>
          <w:sz w:val="24"/>
          <w:highlight w:val="yellow"/>
        </w:rPr>
        <w:t>cio</w:t>
      </w:r>
    </w:p>
    <w:p w14:paraId="604B696B" w14:textId="401F1F27" w:rsidR="00B10FCE" w:rsidRDefault="00B10FCE" w:rsidP="00B10FCE">
      <w:pPr>
        <w:rPr>
          <w:highlight w:val="yellow"/>
        </w:rPr>
      </w:pPr>
      <w:r w:rsidRPr="00B10FCE">
        <w:rPr>
          <w:noProof/>
        </w:rPr>
        <w:drawing>
          <wp:inline distT="0" distB="0" distL="0" distR="0" wp14:anchorId="04FAF5E9" wp14:editId="2E395EF0">
            <wp:extent cx="6858000" cy="1642745"/>
            <wp:effectExtent l="38100" t="38100" r="38100" b="33655"/>
            <wp:docPr id="30657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7250" name=""/>
                    <pic:cNvPicPr/>
                  </pic:nvPicPr>
                  <pic:blipFill>
                    <a:blip r:embed="rId882"/>
                    <a:stretch>
                      <a:fillRect/>
                    </a:stretch>
                  </pic:blipFill>
                  <pic:spPr>
                    <a:xfrm>
                      <a:off x="0" y="0"/>
                      <a:ext cx="6858000" cy="1642745"/>
                    </a:xfrm>
                    <a:prstGeom prst="rect">
                      <a:avLst/>
                    </a:prstGeom>
                    <a:ln w="28575">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2732A9" w14:paraId="47479087" w14:textId="77777777" w:rsidTr="002732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777C8DC" w14:textId="3DA944D5" w:rsidR="002732A9" w:rsidRPr="002732A9" w:rsidRDefault="002732A9" w:rsidP="00B10FCE">
            <w:pPr>
              <w:rPr>
                <w:b w:val="0"/>
                <w:bCs w:val="0"/>
              </w:rPr>
            </w:pPr>
            <w:proofErr w:type="spellStart"/>
            <w:r w:rsidRPr="002732A9">
              <w:rPr>
                <w:b w:val="0"/>
                <w:bCs w:val="0"/>
              </w:rPr>
              <w:t>Linea</w:t>
            </w:r>
            <w:proofErr w:type="spellEnd"/>
          </w:p>
        </w:tc>
        <w:tc>
          <w:tcPr>
            <w:tcW w:w="5395" w:type="dxa"/>
          </w:tcPr>
          <w:p w14:paraId="19615D5E" w14:textId="6EF972F4" w:rsidR="002732A9" w:rsidRPr="002732A9" w:rsidRDefault="002732A9" w:rsidP="00B10FCE">
            <w:pPr>
              <w:cnfStyle w:val="100000000000" w:firstRow="1" w:lastRow="0" w:firstColumn="0" w:lastColumn="0" w:oddVBand="0" w:evenVBand="0" w:oddHBand="0" w:evenHBand="0" w:firstRowFirstColumn="0" w:firstRowLastColumn="0" w:lastRowFirstColumn="0" w:lastRowLastColumn="0"/>
              <w:rPr>
                <w:b w:val="0"/>
                <w:bCs w:val="0"/>
              </w:rPr>
            </w:pPr>
            <w:r w:rsidRPr="002732A9">
              <w:rPr>
                <w:b w:val="0"/>
                <w:bCs w:val="0"/>
              </w:rPr>
              <w:t>Que hace</w:t>
            </w:r>
          </w:p>
        </w:tc>
      </w:tr>
      <w:tr w:rsidR="002732A9" w14:paraId="22A7530D" w14:textId="77777777" w:rsidTr="00273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F80596C" w14:textId="4AD5BDE2" w:rsidR="002732A9" w:rsidRPr="002732A9" w:rsidRDefault="002732A9" w:rsidP="00B10FCE">
            <w:proofErr w:type="spellStart"/>
            <w:proofErr w:type="gramStart"/>
            <w:r w:rsidRPr="002732A9">
              <w:t>Print</w:t>
            </w:r>
            <w:proofErr w:type="spellEnd"/>
            <w:r w:rsidRPr="002732A9">
              <w:t>(</w:t>
            </w:r>
            <w:proofErr w:type="gramEnd"/>
            <w:r w:rsidRPr="002732A9">
              <w:t>…)</w:t>
            </w:r>
          </w:p>
        </w:tc>
        <w:tc>
          <w:tcPr>
            <w:tcW w:w="5395" w:type="dxa"/>
          </w:tcPr>
          <w:p w14:paraId="19F33790" w14:textId="3CCD6A2E" w:rsidR="002732A9" w:rsidRPr="002732A9" w:rsidRDefault="002732A9" w:rsidP="00B10FCE">
            <w:pPr>
              <w:cnfStyle w:val="000000100000" w:firstRow="0" w:lastRow="0" w:firstColumn="0" w:lastColumn="0" w:oddVBand="0" w:evenVBand="0" w:oddHBand="1" w:evenHBand="0" w:firstRowFirstColumn="0" w:firstRowLastColumn="0" w:lastRowFirstColumn="0" w:lastRowLastColumn="0"/>
            </w:pPr>
            <w:r w:rsidRPr="002732A9">
              <w:t>El chivato de siempre en la consola, ahora con otro texto</w:t>
            </w:r>
          </w:p>
        </w:tc>
      </w:tr>
      <w:tr w:rsidR="002732A9" w14:paraId="7FCD558B" w14:textId="77777777" w:rsidTr="002732A9">
        <w:tc>
          <w:tcPr>
            <w:cnfStyle w:val="001000000000" w:firstRow="0" w:lastRow="0" w:firstColumn="1" w:lastColumn="0" w:oddVBand="0" w:evenVBand="0" w:oddHBand="0" w:evenHBand="0" w:firstRowFirstColumn="0" w:firstRowLastColumn="0" w:lastRowFirstColumn="0" w:lastRowLastColumn="0"/>
            <w:tcW w:w="5395" w:type="dxa"/>
          </w:tcPr>
          <w:p w14:paraId="0829D4FF" w14:textId="1D2240E9" w:rsidR="002732A9" w:rsidRPr="00377C93" w:rsidRDefault="00377C93" w:rsidP="00B10FCE">
            <w:r w:rsidRPr="00377C93">
              <w:t xml:space="preserve">SELECT </w:t>
            </w:r>
            <w:proofErr w:type="spellStart"/>
            <w:r w:rsidRPr="00377C93">
              <w:t>price</w:t>
            </w:r>
            <w:proofErr w:type="spellEnd"/>
            <w:r w:rsidRPr="00377C93">
              <w:t xml:space="preserve"> FROM </w:t>
            </w:r>
            <w:proofErr w:type="spellStart"/>
            <w:r w:rsidRPr="00377C93">
              <w:t>prices</w:t>
            </w:r>
            <w:proofErr w:type="spellEnd"/>
            <w:r w:rsidRPr="00377C93">
              <w:t xml:space="preserve"> WHERE </w:t>
            </w:r>
            <w:proofErr w:type="spellStart"/>
            <w:r w:rsidRPr="00377C93">
              <w:t>city</w:t>
            </w:r>
            <w:proofErr w:type="spellEnd"/>
            <w:r w:rsidRPr="00377C93">
              <w:t xml:space="preserve"> </w:t>
            </w:r>
            <w:proofErr w:type="gramStart"/>
            <w:r w:rsidRPr="00377C93">
              <w:t>= ?</w:t>
            </w:r>
            <w:proofErr w:type="gramEnd"/>
          </w:p>
        </w:tc>
        <w:tc>
          <w:tcPr>
            <w:tcW w:w="5395" w:type="dxa"/>
          </w:tcPr>
          <w:p w14:paraId="47DCE1C0" w14:textId="1A4CC295" w:rsidR="002732A9" w:rsidRPr="00377C93" w:rsidRDefault="00377C93" w:rsidP="00B10FCE">
            <w:pPr>
              <w:cnfStyle w:val="000000000000" w:firstRow="0" w:lastRow="0" w:firstColumn="0" w:lastColumn="0" w:oddVBand="0" w:evenVBand="0" w:oddHBand="0" w:evenHBand="0" w:firstRowFirstColumn="0" w:firstRowLastColumn="0" w:lastRowFirstColumn="0" w:lastRowLastColumn="0"/>
            </w:pPr>
            <w:r w:rsidRPr="00377C93">
              <w:t xml:space="preserve">"Dame el precio de la fila cuya ciudad sea…". </w:t>
            </w:r>
            <w:proofErr w:type="gramStart"/>
            <w:r w:rsidRPr="00377C93">
              <w:t>El ?</w:t>
            </w:r>
            <w:proofErr w:type="gramEnd"/>
            <w:r w:rsidRPr="00377C93">
              <w:t xml:space="preserve"> es un </w:t>
            </w:r>
            <w:r w:rsidRPr="00377C93">
              <w:rPr>
                <w:b/>
                <w:bCs/>
              </w:rPr>
              <w:t>parámetro</w:t>
            </w:r>
            <w:r w:rsidRPr="00377C93">
              <w:t xml:space="preserve">: el valor nunca se pega dentro del SQL, así que </w:t>
            </w:r>
            <w:r w:rsidRPr="00377C93">
              <w:rPr>
                <w:b/>
                <w:bCs/>
              </w:rPr>
              <w:t>no hay inyección SQL</w:t>
            </w:r>
          </w:p>
        </w:tc>
      </w:tr>
      <w:tr w:rsidR="00377C93" w14:paraId="76881463" w14:textId="77777777" w:rsidTr="00273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EB09B2D" w14:textId="5AC505C3" w:rsidR="00377C93" w:rsidRPr="00377C93" w:rsidRDefault="00377C93" w:rsidP="00B10FCE">
            <w:r w:rsidRPr="00377C93">
              <w:t>(</w:t>
            </w:r>
            <w:proofErr w:type="spellStart"/>
            <w:proofErr w:type="gramStart"/>
            <w:r w:rsidRPr="00377C93">
              <w:t>city.lower</w:t>
            </w:r>
            <w:proofErr w:type="spellEnd"/>
            <w:proofErr w:type="gramEnd"/>
            <w:r w:rsidRPr="00377C93">
              <w:t>(),)</w:t>
            </w:r>
          </w:p>
        </w:tc>
        <w:tc>
          <w:tcPr>
            <w:tcW w:w="5395" w:type="dxa"/>
          </w:tcPr>
          <w:p w14:paraId="783DD101" w14:textId="5EFECCA9" w:rsidR="00377C93" w:rsidRPr="009F6ACD" w:rsidRDefault="009F6ACD" w:rsidP="00B10FCE">
            <w:pPr>
              <w:cnfStyle w:val="000000100000" w:firstRow="0" w:lastRow="0" w:firstColumn="0" w:lastColumn="0" w:oddVBand="0" w:evenVBand="0" w:oddHBand="1" w:evenHBand="0" w:firstRowFirstColumn="0" w:firstRowLastColumn="0" w:lastRowFirstColumn="0" w:lastRowLastColumn="0"/>
            </w:pPr>
            <w:proofErr w:type="gramStart"/>
            <w:r w:rsidRPr="009F6ACD">
              <w:t>El valor que reemplaza al ?</w:t>
            </w:r>
            <w:proofErr w:type="gramEnd"/>
            <w:r w:rsidRPr="009F6ACD">
              <w:t>, en minúsculas. La coma crea una tupla de un solo elemento y es obligatoria</w:t>
            </w:r>
          </w:p>
        </w:tc>
      </w:tr>
      <w:tr w:rsidR="009F6ACD" w14:paraId="13AB8FBA" w14:textId="77777777" w:rsidTr="002732A9">
        <w:tc>
          <w:tcPr>
            <w:cnfStyle w:val="001000000000" w:firstRow="0" w:lastRow="0" w:firstColumn="1" w:lastColumn="0" w:oddVBand="0" w:evenVBand="0" w:oddHBand="0" w:evenHBand="0" w:firstRowFirstColumn="0" w:firstRowLastColumn="0" w:lastRowFirstColumn="0" w:lastRowLastColumn="0"/>
            <w:tcW w:w="5395" w:type="dxa"/>
          </w:tcPr>
          <w:p w14:paraId="40668BD4" w14:textId="594C3A47" w:rsidR="009F6ACD" w:rsidRPr="00377C93" w:rsidRDefault="009F6ACD" w:rsidP="00B10FCE">
            <w:proofErr w:type="spellStart"/>
            <w:proofErr w:type="gramStart"/>
            <w:r w:rsidRPr="009F6ACD">
              <w:t>cursor.fetchone</w:t>
            </w:r>
            <w:proofErr w:type="spellEnd"/>
            <w:proofErr w:type="gramEnd"/>
            <w:r w:rsidRPr="009F6ACD">
              <w:t>()</w:t>
            </w:r>
          </w:p>
        </w:tc>
        <w:tc>
          <w:tcPr>
            <w:tcW w:w="5395" w:type="dxa"/>
          </w:tcPr>
          <w:p w14:paraId="390F1BD5" w14:textId="6CDC47CB" w:rsidR="009F6ACD" w:rsidRPr="009F6ACD" w:rsidRDefault="00CA02FA" w:rsidP="00B10FCE">
            <w:pPr>
              <w:cnfStyle w:val="000000000000" w:firstRow="0" w:lastRow="0" w:firstColumn="0" w:lastColumn="0" w:oddVBand="0" w:evenVBand="0" w:oddHBand="0" w:evenHBand="0" w:firstRowFirstColumn="0" w:firstRowLastColumn="0" w:lastRowFirstColumn="0" w:lastRowLastColumn="0"/>
            </w:pPr>
            <w:r w:rsidRPr="00CA02FA">
              <w:t xml:space="preserve">Una fila (por ejemplo </w:t>
            </w:r>
            <w:r w:rsidRPr="00CA02FA">
              <w:rPr>
                <w:b/>
                <w:bCs/>
              </w:rPr>
              <w:t>(799.0,)),</w:t>
            </w:r>
            <w:r w:rsidRPr="00CA02FA">
              <w:t xml:space="preserve"> o </w:t>
            </w:r>
            <w:proofErr w:type="spellStart"/>
            <w:r w:rsidRPr="00CA02FA">
              <w:t>None</w:t>
            </w:r>
            <w:proofErr w:type="spellEnd"/>
            <w:r w:rsidRPr="00CA02FA">
              <w:t xml:space="preserve"> si la ciudad no existe</w:t>
            </w:r>
          </w:p>
        </w:tc>
      </w:tr>
      <w:tr w:rsidR="00CA02FA" w14:paraId="2CC82EA9" w14:textId="77777777" w:rsidTr="00273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CE1A322" w14:textId="0F4D8E8D" w:rsidR="00CA02FA" w:rsidRPr="009F6ACD" w:rsidRDefault="00CA02FA" w:rsidP="00B10FCE">
            <w:r w:rsidRPr="00CA02FA">
              <w:t xml:space="preserve">... </w:t>
            </w:r>
            <w:proofErr w:type="spellStart"/>
            <w:r w:rsidRPr="00CA02FA">
              <w:t>if</w:t>
            </w:r>
            <w:proofErr w:type="spellEnd"/>
            <w:r w:rsidRPr="00CA02FA">
              <w:t xml:space="preserve"> </w:t>
            </w:r>
            <w:proofErr w:type="spellStart"/>
            <w:r w:rsidRPr="00CA02FA">
              <w:t>result</w:t>
            </w:r>
            <w:proofErr w:type="spellEnd"/>
            <w:r w:rsidRPr="00CA02FA">
              <w:t xml:space="preserve"> </w:t>
            </w:r>
            <w:proofErr w:type="spellStart"/>
            <w:r w:rsidRPr="00CA02FA">
              <w:t>else</w:t>
            </w:r>
            <w:proofErr w:type="spellEnd"/>
            <w:r w:rsidRPr="00CA02FA">
              <w:t xml:space="preserve"> "No hay datos..."</w:t>
            </w:r>
          </w:p>
        </w:tc>
        <w:tc>
          <w:tcPr>
            <w:tcW w:w="5395" w:type="dxa"/>
          </w:tcPr>
          <w:p w14:paraId="073C3BA0" w14:textId="228FC9AF" w:rsidR="00CA02FA" w:rsidRPr="00CA02FA" w:rsidRDefault="00CA02FA" w:rsidP="00B10FCE">
            <w:pPr>
              <w:cnfStyle w:val="000000100000" w:firstRow="0" w:lastRow="0" w:firstColumn="0" w:lastColumn="0" w:oddVBand="0" w:evenVBand="0" w:oddHBand="1" w:evenHBand="0" w:firstRowFirstColumn="0" w:firstRowLastColumn="0" w:lastRowFirstColumn="0" w:lastRowLastColumn="0"/>
            </w:pPr>
            <w:r>
              <w:t>Si hay fila, devuelve el pecio (</w:t>
            </w:r>
            <w:proofErr w:type="spellStart"/>
            <w:proofErr w:type="gramStart"/>
            <w:r>
              <w:rPr>
                <w:b/>
                <w:bCs/>
              </w:rPr>
              <w:t>result</w:t>
            </w:r>
            <w:proofErr w:type="spellEnd"/>
            <w:r>
              <w:rPr>
                <w:b/>
                <w:bCs/>
              </w:rPr>
              <w:t>[</w:t>
            </w:r>
            <w:proofErr w:type="gramEnd"/>
            <w:r>
              <w:rPr>
                <w:b/>
                <w:bCs/>
              </w:rPr>
              <w:t xml:space="preserve">0]); </w:t>
            </w:r>
            <w:r>
              <w:t>si no, un mensaje de “no hay datos”</w:t>
            </w:r>
          </w:p>
        </w:tc>
      </w:tr>
    </w:tbl>
    <w:p w14:paraId="7D4A1260" w14:textId="77777777" w:rsidR="00B10FCE" w:rsidRPr="00B10FCE" w:rsidRDefault="00B10FCE" w:rsidP="00B10FCE">
      <w:pPr>
        <w:rPr>
          <w:highlight w:val="yellow"/>
        </w:rPr>
      </w:pPr>
    </w:p>
    <w:p w14:paraId="626ACEDD" w14:textId="77777777" w:rsidR="004E6B54" w:rsidRPr="004E6B54" w:rsidRDefault="004E6B54" w:rsidP="004E6B54">
      <w:r w:rsidRPr="004E6B54">
        <w:t xml:space="preserve">La función ahora se llama con el parámetro </w:t>
      </w:r>
      <w:proofErr w:type="spellStart"/>
      <w:r w:rsidRPr="004E6B54">
        <w:t>city</w:t>
      </w:r>
      <w:proofErr w:type="spellEnd"/>
      <w:r w:rsidRPr="004E6B54">
        <w:t xml:space="preserve">, pero el esquema de la herramienta (Paso 3) sigue diciendo </w:t>
      </w:r>
      <w:proofErr w:type="spellStart"/>
      <w:r w:rsidRPr="004E6B54">
        <w:t>destination_city</w:t>
      </w:r>
      <w:proofErr w:type="spellEnd"/>
      <w:r w:rsidRPr="004E6B54">
        <w:t xml:space="preserve">. No importa: el manejador saca </w:t>
      </w:r>
      <w:proofErr w:type="spellStart"/>
      <w:r w:rsidRPr="004E6B54">
        <w:t>city</w:t>
      </w:r>
      <w:proofErr w:type="spellEnd"/>
      <w:r w:rsidRPr="004E6B54">
        <w:t xml:space="preserve"> = </w:t>
      </w:r>
      <w:proofErr w:type="spellStart"/>
      <w:r w:rsidRPr="004E6B54">
        <w:t>arguments.get</w:t>
      </w:r>
      <w:proofErr w:type="spellEnd"/>
      <w:r w:rsidRPr="004E6B54">
        <w:t>("</w:t>
      </w:r>
      <w:proofErr w:type="spellStart"/>
      <w:r w:rsidRPr="004E6B54">
        <w:t>destination_city</w:t>
      </w:r>
      <w:proofErr w:type="spellEnd"/>
      <w:r w:rsidRPr="004E6B54">
        <w:t xml:space="preserve">") y lo pasa </w:t>
      </w:r>
      <w:r w:rsidRPr="004E6B54">
        <w:rPr>
          <w:b/>
          <w:bCs/>
        </w:rPr>
        <w:t>por posición</w:t>
      </w:r>
      <w:r w:rsidRPr="004E6B54">
        <w:t>.</w:t>
      </w:r>
    </w:p>
    <w:p w14:paraId="52EF938A" w14:textId="77777777" w:rsidR="00284FAD" w:rsidRPr="00284FAD" w:rsidRDefault="00284FAD" w:rsidP="00284FAD">
      <w:r w:rsidRPr="00284FAD">
        <w:t xml:space="preserve">Pruébala sola: </w:t>
      </w:r>
      <w:proofErr w:type="spellStart"/>
      <w:r w:rsidRPr="00284FAD">
        <w:t>get_</w:t>
      </w:r>
      <w:proofErr w:type="gramStart"/>
      <w:r w:rsidRPr="00284FAD">
        <w:t>ticket</w:t>
      </w:r>
      <w:proofErr w:type="gramEnd"/>
      <w:r w:rsidRPr="00284FAD">
        <w:t>_price</w:t>
      </w:r>
      <w:proofErr w:type="spellEnd"/>
      <w:r w:rsidRPr="00284FAD">
        <w:t>("Santiago") → No hay datos de precio disponibles para esta ciudad.</w:t>
      </w:r>
    </w:p>
    <w:p w14:paraId="0C51220C" w14:textId="6C8D6DCA" w:rsidR="000541ED" w:rsidRDefault="00284FAD" w:rsidP="00E93B2D">
      <w:r w:rsidRPr="00284FAD">
        <w:rPr>
          <w:noProof/>
        </w:rPr>
        <w:drawing>
          <wp:inline distT="0" distB="0" distL="0" distR="0" wp14:anchorId="08B9DBF7" wp14:editId="1F1B8254">
            <wp:extent cx="6858000" cy="1274445"/>
            <wp:effectExtent l="38100" t="38100" r="38100" b="40005"/>
            <wp:docPr id="1485852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52464" name=""/>
                    <pic:cNvPicPr/>
                  </pic:nvPicPr>
                  <pic:blipFill>
                    <a:blip r:embed="rId883"/>
                    <a:stretch>
                      <a:fillRect/>
                    </a:stretch>
                  </pic:blipFill>
                  <pic:spPr>
                    <a:xfrm>
                      <a:off x="0" y="0"/>
                      <a:ext cx="6858000" cy="1274445"/>
                    </a:xfrm>
                    <a:prstGeom prst="rect">
                      <a:avLst/>
                    </a:prstGeom>
                    <a:ln w="28575">
                      <a:solidFill>
                        <a:srgbClr val="EE0000"/>
                      </a:solidFill>
                    </a:ln>
                  </pic:spPr>
                </pic:pic>
              </a:graphicData>
            </a:graphic>
          </wp:inline>
        </w:drawing>
      </w:r>
    </w:p>
    <w:p w14:paraId="51DFDA88" w14:textId="77777777" w:rsidR="00284FAD" w:rsidRDefault="00284FAD" w:rsidP="00E93B2D"/>
    <w:p w14:paraId="17935C14" w14:textId="77777777" w:rsidR="00284FAD" w:rsidRDefault="00284FAD" w:rsidP="00E93B2D"/>
    <w:p w14:paraId="384F5505" w14:textId="77777777" w:rsidR="00284FAD" w:rsidRDefault="00284FAD" w:rsidP="00E93B2D"/>
    <w:p w14:paraId="26D750B4" w14:textId="2D3FE2C8" w:rsidR="00284FAD" w:rsidRDefault="00284FAD">
      <w:r>
        <w:br w:type="page"/>
      </w:r>
    </w:p>
    <w:p w14:paraId="221F09DB" w14:textId="489E62A7" w:rsidR="00284FAD" w:rsidRDefault="00284FAD" w:rsidP="00284FAD">
      <w:pPr>
        <w:pStyle w:val="Ttulo5"/>
        <w:rPr>
          <w:rFonts w:cs="Arial"/>
          <w:b/>
          <w:bCs/>
          <w:sz w:val="24"/>
          <w:highlight w:val="yellow"/>
        </w:rPr>
      </w:pPr>
      <w:r w:rsidRPr="000124A2">
        <w:rPr>
          <w:rFonts w:cs="Arial"/>
          <w:b/>
          <w:bCs/>
          <w:sz w:val="24"/>
          <w:highlight w:val="yellow"/>
        </w:rPr>
        <w:lastRenderedPageBreak/>
        <w:t>2.11.3.7.</w:t>
      </w:r>
      <w:r w:rsidR="00106611">
        <w:rPr>
          <w:rFonts w:cs="Arial"/>
          <w:b/>
          <w:bCs/>
          <w:sz w:val="24"/>
          <w:highlight w:val="yellow"/>
        </w:rPr>
        <w:t>3 Escribir un precio y cargar los datos</w:t>
      </w:r>
      <w:r w:rsidR="00CC4AF7">
        <w:rPr>
          <w:rFonts w:cs="Arial"/>
          <w:b/>
          <w:bCs/>
          <w:sz w:val="24"/>
          <w:highlight w:val="yellow"/>
        </w:rPr>
        <w:t xml:space="preserve"> + Lanzar la interfaz</w:t>
      </w:r>
    </w:p>
    <w:p w14:paraId="3E5B3EBC" w14:textId="193E26EF" w:rsidR="00106611" w:rsidRDefault="00106611" w:rsidP="00106611">
      <w:pPr>
        <w:rPr>
          <w:highlight w:val="yellow"/>
        </w:rPr>
      </w:pPr>
      <w:r w:rsidRPr="00106611">
        <w:rPr>
          <w:noProof/>
        </w:rPr>
        <w:drawing>
          <wp:inline distT="0" distB="0" distL="0" distR="0" wp14:anchorId="00685261" wp14:editId="601A6CF3">
            <wp:extent cx="5901805" cy="1972733"/>
            <wp:effectExtent l="38100" t="38100" r="41910" b="46990"/>
            <wp:docPr id="1466875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75821" name=""/>
                    <pic:cNvPicPr/>
                  </pic:nvPicPr>
                  <pic:blipFill>
                    <a:blip r:embed="rId884"/>
                    <a:stretch>
                      <a:fillRect/>
                    </a:stretch>
                  </pic:blipFill>
                  <pic:spPr>
                    <a:xfrm>
                      <a:off x="0" y="0"/>
                      <a:ext cx="5905581" cy="1973995"/>
                    </a:xfrm>
                    <a:prstGeom prst="rect">
                      <a:avLst/>
                    </a:prstGeom>
                    <a:ln w="28575">
                      <a:solidFill>
                        <a:srgbClr val="EE0000"/>
                      </a:solidFill>
                    </a:ln>
                  </pic:spPr>
                </pic:pic>
              </a:graphicData>
            </a:graphic>
          </wp:inline>
        </w:drawing>
      </w:r>
    </w:p>
    <w:p w14:paraId="36E9272E" w14:textId="77777777" w:rsidR="00FA5B3B" w:rsidRDefault="00FA5B3B" w:rsidP="00FA5B3B">
      <w:r w:rsidRPr="00FA5B3B">
        <w:rPr>
          <w:b/>
          <w:bCs/>
        </w:rPr>
        <w:t>INSERT … ON CONFLICT DO UPDATE</w:t>
      </w:r>
      <w:r w:rsidRPr="00FA5B3B">
        <w:t xml:space="preserve"> es un </w:t>
      </w:r>
      <w:proofErr w:type="spellStart"/>
      <w:r w:rsidRPr="00FA5B3B">
        <w:rPr>
          <w:b/>
          <w:bCs/>
        </w:rPr>
        <w:t>upsert</w:t>
      </w:r>
      <w:proofErr w:type="spellEnd"/>
      <w:r w:rsidRPr="00FA5B3B">
        <w:t xml:space="preserve">: inserta la fila si la ciudad no existe, o </w:t>
      </w:r>
      <w:r w:rsidRPr="00FA5B3B">
        <w:rPr>
          <w:b/>
          <w:bCs/>
        </w:rPr>
        <w:t>actualiza</w:t>
      </w:r>
      <w:r w:rsidRPr="00FA5B3B">
        <w:t xml:space="preserve"> el precio si ya existe. Fíjate en los </w:t>
      </w:r>
      <w:proofErr w:type="gramStart"/>
      <w:r w:rsidRPr="00FA5B3B">
        <w:t xml:space="preserve">tres </w:t>
      </w:r>
      <w:r w:rsidRPr="00FA5B3B">
        <w:rPr>
          <w:b/>
          <w:bCs/>
        </w:rPr>
        <w:t>?</w:t>
      </w:r>
      <w:proofErr w:type="gramEnd"/>
      <w:r w:rsidRPr="00FA5B3B">
        <w:t xml:space="preserve"> y los tres valores:</w:t>
      </w:r>
    </w:p>
    <w:tbl>
      <w:tblPr>
        <w:tblStyle w:val="Tablaconcuadrcula4-nfasis4"/>
        <w:tblW w:w="0" w:type="auto"/>
        <w:tblLook w:val="04A0" w:firstRow="1" w:lastRow="0" w:firstColumn="1" w:lastColumn="0" w:noHBand="0" w:noVBand="1"/>
      </w:tblPr>
      <w:tblGrid>
        <w:gridCol w:w="3596"/>
        <w:gridCol w:w="3597"/>
        <w:gridCol w:w="3597"/>
      </w:tblGrid>
      <w:tr w:rsidR="00FA5B3B" w14:paraId="6B4904EE" w14:textId="77777777" w:rsidTr="00D462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EABA9F4" w14:textId="390D6175" w:rsidR="00FA5B3B" w:rsidRPr="00FA5B3B" w:rsidRDefault="00FA5B3B" w:rsidP="00FA5B3B">
            <w:pPr>
              <w:rPr>
                <w:b w:val="0"/>
                <w:bCs w:val="0"/>
              </w:rPr>
            </w:pPr>
            <w:r>
              <w:rPr>
                <w:b w:val="0"/>
                <w:bCs w:val="0"/>
              </w:rPr>
              <w:t>¿</w:t>
            </w:r>
          </w:p>
        </w:tc>
        <w:tc>
          <w:tcPr>
            <w:tcW w:w="3597" w:type="dxa"/>
          </w:tcPr>
          <w:p w14:paraId="1AA3F77E" w14:textId="5F28C774" w:rsidR="00FA5B3B" w:rsidRPr="00FA5B3B" w:rsidRDefault="00FA5B3B" w:rsidP="00FA5B3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Valor</w:t>
            </w:r>
          </w:p>
        </w:tc>
        <w:tc>
          <w:tcPr>
            <w:tcW w:w="3597" w:type="dxa"/>
          </w:tcPr>
          <w:p w14:paraId="1F5A6E5F" w14:textId="000FDB32" w:rsidR="00FA5B3B" w:rsidRPr="00FA5B3B" w:rsidRDefault="00FA5B3B" w:rsidP="00FA5B3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Donde se usa</w:t>
            </w:r>
          </w:p>
        </w:tc>
      </w:tr>
      <w:tr w:rsidR="00FA5B3B" w14:paraId="21459A68" w14:textId="77777777" w:rsidTr="00D46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B4F172B" w14:textId="2DD2DC3D" w:rsidR="00FA5B3B" w:rsidRPr="00FA5B3B" w:rsidRDefault="00FA5B3B" w:rsidP="00FA5B3B">
            <w:pPr>
              <w:rPr>
                <w:b w:val="0"/>
                <w:bCs w:val="0"/>
              </w:rPr>
            </w:pPr>
            <w:r w:rsidRPr="00FA5B3B">
              <w:t>1º</w:t>
            </w:r>
          </w:p>
        </w:tc>
        <w:tc>
          <w:tcPr>
            <w:tcW w:w="3597" w:type="dxa"/>
          </w:tcPr>
          <w:p w14:paraId="5438BE70" w14:textId="310F0FF2" w:rsidR="00FA5B3B" w:rsidRPr="00D46222" w:rsidRDefault="00FA5B3B" w:rsidP="00FA5B3B">
            <w:pPr>
              <w:cnfStyle w:val="000000100000" w:firstRow="0" w:lastRow="0" w:firstColumn="0" w:lastColumn="0" w:oddVBand="0" w:evenVBand="0" w:oddHBand="1" w:evenHBand="0" w:firstRowFirstColumn="0" w:firstRowLastColumn="0" w:lastRowFirstColumn="0" w:lastRowLastColumn="0"/>
              <w:rPr>
                <w:b/>
                <w:bCs/>
              </w:rPr>
            </w:pPr>
            <w:proofErr w:type="spellStart"/>
            <w:proofErr w:type="gramStart"/>
            <w:r w:rsidRPr="00D46222">
              <w:rPr>
                <w:b/>
                <w:bCs/>
              </w:rPr>
              <w:t>city.lower</w:t>
            </w:r>
            <w:proofErr w:type="spellEnd"/>
            <w:proofErr w:type="gramEnd"/>
            <w:r w:rsidRPr="00D46222">
              <w:rPr>
                <w:b/>
                <w:bCs/>
              </w:rPr>
              <w:t>()</w:t>
            </w:r>
          </w:p>
        </w:tc>
        <w:tc>
          <w:tcPr>
            <w:tcW w:w="3597" w:type="dxa"/>
          </w:tcPr>
          <w:p w14:paraId="1FEEA53B" w14:textId="5A1E8A3E" w:rsidR="00FA5B3B" w:rsidRDefault="00FA5B3B" w:rsidP="00FA5B3B">
            <w:pPr>
              <w:cnfStyle w:val="000000100000" w:firstRow="0" w:lastRow="0" w:firstColumn="0" w:lastColumn="0" w:oddVBand="0" w:evenVBand="0" w:oddHBand="1" w:evenHBand="0" w:firstRowFirstColumn="0" w:firstRowLastColumn="0" w:lastRowFirstColumn="0" w:lastRowLastColumn="0"/>
            </w:pPr>
            <w:r w:rsidRPr="00D46222">
              <w:rPr>
                <w:b/>
                <w:bCs/>
              </w:rPr>
              <w:t>VALUES (?, …</w:t>
            </w:r>
            <w:r w:rsidRPr="00FA5B3B">
              <w:t xml:space="preserve"> → la ciudad</w:t>
            </w:r>
          </w:p>
        </w:tc>
      </w:tr>
      <w:tr w:rsidR="00FA5B3B" w14:paraId="123F9E1B" w14:textId="77777777" w:rsidTr="00D46222">
        <w:tc>
          <w:tcPr>
            <w:cnfStyle w:val="001000000000" w:firstRow="0" w:lastRow="0" w:firstColumn="1" w:lastColumn="0" w:oddVBand="0" w:evenVBand="0" w:oddHBand="0" w:evenHBand="0" w:firstRowFirstColumn="0" w:firstRowLastColumn="0" w:lastRowFirstColumn="0" w:lastRowLastColumn="0"/>
            <w:tcW w:w="3596" w:type="dxa"/>
          </w:tcPr>
          <w:p w14:paraId="064156AF" w14:textId="20AEB7DA" w:rsidR="00FA5B3B" w:rsidRPr="00D46222" w:rsidRDefault="00604749" w:rsidP="00FA5B3B">
            <w:pPr>
              <w:rPr>
                <w:b w:val="0"/>
                <w:bCs w:val="0"/>
              </w:rPr>
            </w:pPr>
            <w:r w:rsidRPr="00D46222">
              <w:rPr>
                <w:b w:val="0"/>
                <w:bCs w:val="0"/>
              </w:rPr>
              <w:t>2º</w:t>
            </w:r>
          </w:p>
        </w:tc>
        <w:tc>
          <w:tcPr>
            <w:tcW w:w="3597" w:type="dxa"/>
          </w:tcPr>
          <w:p w14:paraId="13A73551" w14:textId="4DD2200E" w:rsidR="00FA5B3B" w:rsidRPr="00D46222" w:rsidRDefault="00FA5B3B" w:rsidP="00FA5B3B">
            <w:pPr>
              <w:cnfStyle w:val="000000000000" w:firstRow="0" w:lastRow="0" w:firstColumn="0" w:lastColumn="0" w:oddVBand="0" w:evenVBand="0" w:oddHBand="0" w:evenHBand="0" w:firstRowFirstColumn="0" w:firstRowLastColumn="0" w:lastRowFirstColumn="0" w:lastRowLastColumn="0"/>
              <w:rPr>
                <w:b/>
                <w:bCs/>
              </w:rPr>
            </w:pPr>
            <w:r w:rsidRPr="00D46222">
              <w:rPr>
                <w:b/>
                <w:bCs/>
              </w:rPr>
              <w:t>Price</w:t>
            </w:r>
          </w:p>
        </w:tc>
        <w:tc>
          <w:tcPr>
            <w:tcW w:w="3597" w:type="dxa"/>
          </w:tcPr>
          <w:p w14:paraId="10B531AE" w14:textId="67622B4E" w:rsidR="00FA5B3B" w:rsidRDefault="00D46222" w:rsidP="00FA5B3B">
            <w:pPr>
              <w:cnfStyle w:val="000000000000" w:firstRow="0" w:lastRow="0" w:firstColumn="0" w:lastColumn="0" w:oddVBand="0" w:evenVBand="0" w:oddHBand="0" w:evenHBand="0" w:firstRowFirstColumn="0" w:firstRowLastColumn="0" w:lastRowFirstColumn="0" w:lastRowLastColumn="0"/>
            </w:pPr>
            <w:r w:rsidRPr="00D46222">
              <w:rPr>
                <w:b/>
                <w:bCs/>
              </w:rPr>
              <w:t>VALUES (…</w:t>
            </w:r>
            <w:proofErr w:type="gramStart"/>
            <w:r w:rsidRPr="00D46222">
              <w:rPr>
                <w:b/>
                <w:bCs/>
              </w:rPr>
              <w:t>, ?</w:t>
            </w:r>
            <w:proofErr w:type="gramEnd"/>
            <w:r w:rsidRPr="00D46222">
              <w:rPr>
                <w:b/>
                <w:bCs/>
              </w:rPr>
              <w:t>)</w:t>
            </w:r>
            <w:r w:rsidRPr="00D46222">
              <w:t xml:space="preserve"> → el precio</w:t>
            </w:r>
          </w:p>
        </w:tc>
      </w:tr>
      <w:tr w:rsidR="00FA5B3B" w14:paraId="01FCA1AE" w14:textId="77777777" w:rsidTr="00D46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DA126A2" w14:textId="78CEA416" w:rsidR="00FA5B3B" w:rsidRPr="00D46222" w:rsidRDefault="00D46222" w:rsidP="00FA5B3B">
            <w:pPr>
              <w:rPr>
                <w:b w:val="0"/>
                <w:bCs w:val="0"/>
              </w:rPr>
            </w:pPr>
            <w:r w:rsidRPr="00D46222">
              <w:rPr>
                <w:b w:val="0"/>
                <w:bCs w:val="0"/>
              </w:rPr>
              <w:t>3º</w:t>
            </w:r>
          </w:p>
        </w:tc>
        <w:tc>
          <w:tcPr>
            <w:tcW w:w="3597" w:type="dxa"/>
          </w:tcPr>
          <w:p w14:paraId="1A53F0DE" w14:textId="344F2737" w:rsidR="00FA5B3B" w:rsidRPr="00D46222" w:rsidRDefault="00D46222" w:rsidP="00FA5B3B">
            <w:pPr>
              <w:cnfStyle w:val="000000100000" w:firstRow="0" w:lastRow="0" w:firstColumn="0" w:lastColumn="0" w:oddVBand="0" w:evenVBand="0" w:oddHBand="1" w:evenHBand="0" w:firstRowFirstColumn="0" w:firstRowLastColumn="0" w:lastRowFirstColumn="0" w:lastRowLastColumn="0"/>
              <w:rPr>
                <w:b/>
                <w:bCs/>
              </w:rPr>
            </w:pPr>
            <w:r>
              <w:rPr>
                <w:b/>
                <w:bCs/>
              </w:rPr>
              <w:t>Price</w:t>
            </w:r>
          </w:p>
        </w:tc>
        <w:tc>
          <w:tcPr>
            <w:tcW w:w="3597" w:type="dxa"/>
          </w:tcPr>
          <w:p w14:paraId="214C2A39" w14:textId="3CF5B381" w:rsidR="00FA5B3B" w:rsidRDefault="00D46222" w:rsidP="00FA5B3B">
            <w:pPr>
              <w:cnfStyle w:val="000000100000" w:firstRow="0" w:lastRow="0" w:firstColumn="0" w:lastColumn="0" w:oddVBand="0" w:evenVBand="0" w:oddHBand="1" w:evenHBand="0" w:firstRowFirstColumn="0" w:firstRowLastColumn="0" w:lastRowFirstColumn="0" w:lastRowLastColumn="0"/>
            </w:pPr>
            <w:r w:rsidRPr="00D46222">
              <w:rPr>
                <w:b/>
                <w:bCs/>
              </w:rPr>
              <w:t xml:space="preserve">DO UPDATE SET </w:t>
            </w:r>
            <w:proofErr w:type="spellStart"/>
            <w:r w:rsidRPr="00D46222">
              <w:rPr>
                <w:b/>
                <w:bCs/>
              </w:rPr>
              <w:t>price</w:t>
            </w:r>
            <w:proofErr w:type="spellEnd"/>
            <w:r w:rsidRPr="00D46222">
              <w:rPr>
                <w:b/>
                <w:bCs/>
              </w:rPr>
              <w:t xml:space="preserve"> </w:t>
            </w:r>
            <w:proofErr w:type="gramStart"/>
            <w:r w:rsidRPr="00D46222">
              <w:rPr>
                <w:b/>
                <w:bCs/>
              </w:rPr>
              <w:t>= ?</w:t>
            </w:r>
            <w:proofErr w:type="gramEnd"/>
            <w:r w:rsidRPr="00D46222">
              <w:t xml:space="preserve"> → el precio nuevo, si la ciudad ya existía</w:t>
            </w:r>
          </w:p>
        </w:tc>
      </w:tr>
    </w:tbl>
    <w:p w14:paraId="076C07C3" w14:textId="77777777" w:rsidR="00FA5B3B" w:rsidRDefault="00FA5B3B" w:rsidP="00FA5B3B"/>
    <w:p w14:paraId="03219CC8" w14:textId="77777777" w:rsidR="00D46222" w:rsidRPr="00D46222" w:rsidRDefault="00D46222" w:rsidP="00D46222">
      <w:r w:rsidRPr="00D46222">
        <w:t xml:space="preserve">Por eso </w:t>
      </w:r>
      <w:proofErr w:type="spellStart"/>
      <w:r w:rsidRPr="00D46222">
        <w:rPr>
          <w:b/>
          <w:bCs/>
        </w:rPr>
        <w:t>price</w:t>
      </w:r>
      <w:proofErr w:type="spellEnd"/>
      <w:r w:rsidRPr="00D46222">
        <w:t xml:space="preserve"> aparece </w:t>
      </w:r>
      <w:r w:rsidRPr="00D46222">
        <w:rPr>
          <w:b/>
          <w:bCs/>
        </w:rPr>
        <w:t>dos veces</w:t>
      </w:r>
      <w:r w:rsidRPr="00D46222">
        <w:t xml:space="preserve"> en la tupla.</w:t>
      </w:r>
    </w:p>
    <w:p w14:paraId="6DBD0B19" w14:textId="77777777" w:rsidR="002B7B0A" w:rsidRPr="002B7B0A" w:rsidRDefault="002B7B0A" w:rsidP="002B7B0A">
      <w:pPr>
        <w:pBdr>
          <w:bottom w:val="single" w:sz="6" w:space="1" w:color="auto"/>
        </w:pBdr>
      </w:pPr>
      <w:r w:rsidRPr="002B7B0A">
        <w:t xml:space="preserve">El </w:t>
      </w:r>
      <w:proofErr w:type="spellStart"/>
      <w:r w:rsidRPr="002B7B0A">
        <w:rPr>
          <w:b/>
          <w:bCs/>
        </w:rPr>
        <w:t>for</w:t>
      </w:r>
      <w:proofErr w:type="spellEnd"/>
      <w:r w:rsidRPr="002B7B0A">
        <w:t xml:space="preserve"> recorre el diccionario y guarda cada ciudad. Es el mismo nombre </w:t>
      </w:r>
      <w:proofErr w:type="spellStart"/>
      <w:proofErr w:type="gramStart"/>
      <w:r w:rsidRPr="002B7B0A">
        <w:rPr>
          <w:b/>
          <w:bCs/>
        </w:rPr>
        <w:t>ticket</w:t>
      </w:r>
      <w:proofErr w:type="gramEnd"/>
      <w:r w:rsidRPr="002B7B0A">
        <w:rPr>
          <w:b/>
          <w:bCs/>
        </w:rPr>
        <w:t>_prices</w:t>
      </w:r>
      <w:proofErr w:type="spellEnd"/>
      <w:r w:rsidRPr="002B7B0A">
        <w:t xml:space="preserve"> de antes, pero ahora con números, y </w:t>
      </w:r>
      <w:proofErr w:type="spellStart"/>
      <w:r w:rsidRPr="002B7B0A">
        <w:t>Tokyo</w:t>
      </w:r>
      <w:proofErr w:type="spellEnd"/>
      <w:r w:rsidRPr="002B7B0A">
        <w:t xml:space="preserve"> pasó de $1400 a $1420 (el profesor lo cambió para probar que la base de datos manda).</w:t>
      </w:r>
    </w:p>
    <w:p w14:paraId="103C7FB2" w14:textId="77777777" w:rsidR="00CC4AF7" w:rsidRPr="00CC4AF7" w:rsidRDefault="00CC4AF7" w:rsidP="00CC4AF7">
      <w:pPr>
        <w:rPr>
          <w:b/>
          <w:bCs/>
          <w:sz w:val="24"/>
          <w:szCs w:val="28"/>
        </w:rPr>
      </w:pPr>
      <w:r w:rsidRPr="00CC4AF7">
        <w:rPr>
          <w:b/>
          <w:bCs/>
          <w:sz w:val="24"/>
          <w:szCs w:val="28"/>
          <w:highlight w:val="yellow"/>
        </w:rPr>
        <w:t>7.4 Lanzar la interfaz</w:t>
      </w:r>
    </w:p>
    <w:p w14:paraId="01E3BC3B" w14:textId="035C36B7" w:rsidR="00CC4AF7" w:rsidRDefault="00B36748" w:rsidP="00FA5B3B">
      <w:r w:rsidRPr="00B36748">
        <w:rPr>
          <w:noProof/>
        </w:rPr>
        <w:drawing>
          <wp:inline distT="0" distB="0" distL="0" distR="0" wp14:anchorId="03ABB5DE" wp14:editId="63599B8E">
            <wp:extent cx="2726267" cy="2605886"/>
            <wp:effectExtent l="0" t="0" r="0" b="4445"/>
            <wp:docPr id="2099707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7740" name=""/>
                    <pic:cNvPicPr/>
                  </pic:nvPicPr>
                  <pic:blipFill>
                    <a:blip r:embed="rId885"/>
                    <a:stretch>
                      <a:fillRect/>
                    </a:stretch>
                  </pic:blipFill>
                  <pic:spPr>
                    <a:xfrm>
                      <a:off x="0" y="0"/>
                      <a:ext cx="2734161" cy="2613431"/>
                    </a:xfrm>
                    <a:prstGeom prst="rect">
                      <a:avLst/>
                    </a:prstGeom>
                  </pic:spPr>
                </pic:pic>
              </a:graphicData>
            </a:graphic>
          </wp:inline>
        </w:drawing>
      </w:r>
    </w:p>
    <w:p w14:paraId="4EB71749" w14:textId="77777777" w:rsidR="00A512C0" w:rsidRPr="00A512C0" w:rsidRDefault="00A512C0" w:rsidP="00A512C0">
      <w:r w:rsidRPr="00A512C0">
        <w:rPr>
          <w:b/>
          <w:bCs/>
        </w:rPr>
        <w:t>¿Por qué no hay que tocar chat?</w:t>
      </w:r>
      <w:r w:rsidRPr="00A512C0">
        <w:t xml:space="preserve"> Python busca el nombre </w:t>
      </w:r>
      <w:proofErr w:type="spellStart"/>
      <w:r w:rsidRPr="00A512C0">
        <w:t>get_</w:t>
      </w:r>
      <w:proofErr w:type="gramStart"/>
      <w:r w:rsidRPr="00A512C0">
        <w:t>ticket</w:t>
      </w:r>
      <w:proofErr w:type="gramEnd"/>
      <w:r w:rsidRPr="00A512C0">
        <w:t>_price</w:t>
      </w:r>
      <w:proofErr w:type="spellEnd"/>
      <w:r w:rsidRPr="00A512C0">
        <w:t xml:space="preserve"> </w:t>
      </w:r>
      <w:r w:rsidRPr="00A512C0">
        <w:rPr>
          <w:b/>
          <w:bCs/>
        </w:rPr>
        <w:t>en el momento de ejecutarlo</w:t>
      </w:r>
      <w:r w:rsidRPr="00A512C0">
        <w:t xml:space="preserve">. Al redefinirla, </w:t>
      </w:r>
      <w:proofErr w:type="spellStart"/>
      <w:r w:rsidRPr="00A512C0">
        <w:t>handle_tool_calls</w:t>
      </w:r>
      <w:proofErr w:type="spellEnd"/>
      <w:r w:rsidRPr="00A512C0">
        <w:t xml:space="preserve"> encuentra la versión SQL sin cambios. Es el chat con </w:t>
      </w:r>
      <w:proofErr w:type="spellStart"/>
      <w:r w:rsidRPr="00A512C0">
        <w:t>while</w:t>
      </w:r>
      <w:proofErr w:type="spellEnd"/>
      <w:r w:rsidRPr="00A512C0">
        <w:t xml:space="preserve"> del Paso 6.</w:t>
      </w:r>
    </w:p>
    <w:p w14:paraId="61053AC9" w14:textId="77777777" w:rsidR="00A512C0" w:rsidRPr="00A512C0" w:rsidRDefault="00A512C0" w:rsidP="00A512C0">
      <w:r w:rsidRPr="00A512C0">
        <w:t xml:space="preserve">Tip: agrega </w:t>
      </w:r>
      <w:proofErr w:type="spellStart"/>
      <w:r w:rsidRPr="00A512C0">
        <w:t>prices.db</w:t>
      </w:r>
      <w:proofErr w:type="spellEnd"/>
      <w:r w:rsidRPr="00A512C0">
        <w:t xml:space="preserve"> a </w:t>
      </w:r>
      <w:proofErr w:type="gramStart"/>
      <w:r w:rsidRPr="00A512C0">
        <w:t>tu .</w:t>
      </w:r>
      <w:proofErr w:type="spellStart"/>
      <w:r w:rsidRPr="00A512C0">
        <w:t>gitignore</w:t>
      </w:r>
      <w:proofErr w:type="spellEnd"/>
      <w:proofErr w:type="gramEnd"/>
      <w:r w:rsidRPr="00A512C0">
        <w:t xml:space="preserve"> (el profesor lo borra y dice que "se ignora").</w:t>
      </w:r>
    </w:p>
    <w:p w14:paraId="4EE4F069" w14:textId="77777777" w:rsidR="00A512C0" w:rsidRPr="00FA5B3B" w:rsidRDefault="00A512C0" w:rsidP="00FA5B3B"/>
    <w:p w14:paraId="6DE4C00D" w14:textId="532DBE9E" w:rsidR="00FA5B3B" w:rsidRPr="005709C4" w:rsidRDefault="00A512C0" w:rsidP="005709C4">
      <w:pPr>
        <w:pStyle w:val="Ttulo4"/>
        <w:rPr>
          <w:b/>
          <w:bCs/>
          <w:i w:val="0"/>
          <w:iCs w:val="0"/>
          <w:sz w:val="24"/>
          <w:highlight w:val="yellow"/>
        </w:rPr>
      </w:pPr>
      <w:r w:rsidRPr="006B75D3">
        <w:rPr>
          <w:b/>
          <w:bCs/>
          <w:i w:val="0"/>
          <w:iCs w:val="0"/>
          <w:sz w:val="24"/>
          <w:highlight w:val="yellow"/>
        </w:rPr>
        <w:lastRenderedPageBreak/>
        <w:t>2.11.3.</w:t>
      </w:r>
      <w:r w:rsidR="005709C4">
        <w:rPr>
          <w:b/>
          <w:bCs/>
          <w:i w:val="0"/>
          <w:iCs w:val="0"/>
          <w:sz w:val="24"/>
          <w:highlight w:val="yellow"/>
        </w:rPr>
        <w:t>8</w:t>
      </w:r>
      <w:r>
        <w:rPr>
          <w:b/>
          <w:bCs/>
          <w:i w:val="0"/>
          <w:iCs w:val="0"/>
          <w:sz w:val="24"/>
          <w:highlight w:val="yellow"/>
        </w:rPr>
        <w:t>: Paso</w:t>
      </w:r>
      <w:r w:rsidR="00D74822">
        <w:rPr>
          <w:b/>
          <w:bCs/>
          <w:i w:val="0"/>
          <w:iCs w:val="0"/>
          <w:sz w:val="24"/>
          <w:highlight w:val="yellow"/>
        </w:rPr>
        <w:t xml:space="preserve"> 8</w:t>
      </w:r>
      <w:r>
        <w:rPr>
          <w:b/>
          <w:bCs/>
          <w:i w:val="0"/>
          <w:iCs w:val="0"/>
          <w:sz w:val="24"/>
          <w:highlight w:val="yellow"/>
        </w:rPr>
        <w:t xml:space="preserve"> – </w:t>
      </w:r>
      <w:r w:rsidR="00D74822" w:rsidRPr="00D74822">
        <w:rPr>
          <w:b/>
          <w:bCs/>
          <w:i w:val="0"/>
          <w:iCs w:val="0"/>
          <w:sz w:val="24"/>
          <w:highlight w:val="yellow"/>
        </w:rPr>
        <w:t xml:space="preserve">Ejercicio: una herramienta que </w:t>
      </w:r>
      <w:r w:rsidR="00D74822" w:rsidRPr="005709C4">
        <w:rPr>
          <w:b/>
          <w:bCs/>
          <w:sz w:val="24"/>
          <w:highlight w:val="yellow"/>
        </w:rPr>
        <w:t>escribe</w:t>
      </w:r>
    </w:p>
    <w:p w14:paraId="06EBE0E3" w14:textId="192D8D6E" w:rsidR="00284FAD" w:rsidRDefault="00A5209E" w:rsidP="00E93B2D">
      <w:r>
        <w:t xml:space="preserve">La </w:t>
      </w:r>
      <w:proofErr w:type="spellStart"/>
      <w:r>
        <w:t>funcion</w:t>
      </w:r>
      <w:proofErr w:type="spellEnd"/>
      <w:r>
        <w:t xml:space="preserve"> </w:t>
      </w:r>
      <w:proofErr w:type="spellStart"/>
      <w:r>
        <w:rPr>
          <w:b/>
          <w:bCs/>
        </w:rPr>
        <w:t>set_</w:t>
      </w:r>
      <w:proofErr w:type="gramStart"/>
      <w:r>
        <w:rPr>
          <w:b/>
          <w:bCs/>
        </w:rPr>
        <w:t>ticket</w:t>
      </w:r>
      <w:proofErr w:type="gramEnd"/>
      <w:r>
        <w:rPr>
          <w:b/>
          <w:bCs/>
        </w:rPr>
        <w:t>_price</w:t>
      </w:r>
      <w:proofErr w:type="spellEnd"/>
      <w:r>
        <w:rPr>
          <w:b/>
          <w:bCs/>
        </w:rPr>
        <w:t xml:space="preserve"> </w:t>
      </w:r>
      <w:r>
        <w:t xml:space="preserve">ya existe, pero el modelo </w:t>
      </w:r>
      <w:r>
        <w:rPr>
          <w:b/>
          <w:bCs/>
        </w:rPr>
        <w:t xml:space="preserve">no sabe que existe </w:t>
      </w:r>
      <w:proofErr w:type="spellStart"/>
      <w:r>
        <w:t>hast</w:t>
      </w:r>
      <w:proofErr w:type="spellEnd"/>
      <w:r>
        <w:t xml:space="preserve"> que la describas y la conectes.</w:t>
      </w:r>
      <w:r w:rsidR="007A1914">
        <w:t xml:space="preserve"> Tres pasos:</w:t>
      </w:r>
    </w:p>
    <w:p w14:paraId="61B8590F" w14:textId="279278BB" w:rsidR="00CC7FBA" w:rsidRPr="00386B99" w:rsidRDefault="00CC7FBA" w:rsidP="00E93B2D">
      <w:pPr>
        <w:rPr>
          <w:sz w:val="24"/>
          <w:szCs w:val="28"/>
        </w:rPr>
      </w:pPr>
      <w:r w:rsidRPr="00386B99">
        <w:rPr>
          <w:b/>
          <w:bCs/>
          <w:sz w:val="24"/>
          <w:szCs w:val="28"/>
          <w:highlight w:val="yellow"/>
        </w:rPr>
        <w:t xml:space="preserve">1) Describirla </w:t>
      </w:r>
      <w:r w:rsidRPr="00386B99">
        <w:rPr>
          <w:sz w:val="24"/>
          <w:szCs w:val="28"/>
          <w:highlight w:val="yellow"/>
        </w:rPr>
        <w:t xml:space="preserve">(misma estructura que </w:t>
      </w:r>
      <w:proofErr w:type="spellStart"/>
      <w:r w:rsidRPr="00386B99">
        <w:rPr>
          <w:b/>
          <w:bCs/>
          <w:sz w:val="24"/>
          <w:szCs w:val="28"/>
          <w:highlight w:val="yellow"/>
        </w:rPr>
        <w:t>Price_function</w:t>
      </w:r>
      <w:proofErr w:type="spellEnd"/>
      <w:r w:rsidRPr="00386B99">
        <w:rPr>
          <w:b/>
          <w:bCs/>
          <w:sz w:val="24"/>
          <w:szCs w:val="28"/>
          <w:highlight w:val="yellow"/>
        </w:rPr>
        <w:t xml:space="preserve">, </w:t>
      </w:r>
      <w:r w:rsidRPr="00386B99">
        <w:rPr>
          <w:sz w:val="24"/>
          <w:szCs w:val="28"/>
          <w:highlight w:val="yellow"/>
        </w:rPr>
        <w:t xml:space="preserve">con un campo numérico </w:t>
      </w:r>
      <w:proofErr w:type="spellStart"/>
      <w:r w:rsidRPr="00386B99">
        <w:rPr>
          <w:sz w:val="24"/>
          <w:szCs w:val="28"/>
          <w:highlight w:val="yellow"/>
        </w:rPr>
        <w:t>mas</w:t>
      </w:r>
      <w:proofErr w:type="spellEnd"/>
      <w:r w:rsidRPr="00386B99">
        <w:rPr>
          <w:sz w:val="24"/>
          <w:szCs w:val="28"/>
          <w:highlight w:val="yellow"/>
        </w:rPr>
        <w:t>):</w:t>
      </w:r>
    </w:p>
    <w:p w14:paraId="3EAF7061" w14:textId="590713CE" w:rsidR="000D74A0" w:rsidRPr="000D74A0" w:rsidRDefault="000D74A0" w:rsidP="00E93B2D">
      <w:pPr>
        <w:rPr>
          <w:b/>
          <w:bCs/>
        </w:rPr>
      </w:pPr>
      <w:r w:rsidRPr="000D74A0">
        <w:rPr>
          <w:b/>
          <w:bCs/>
        </w:rPr>
        <w:t>NUEVA</w:t>
      </w:r>
    </w:p>
    <w:p w14:paraId="5D5ED19F" w14:textId="77777777" w:rsidR="00CB6057" w:rsidRDefault="007673A3" w:rsidP="00E93B2D">
      <w:r w:rsidRPr="007673A3">
        <w:rPr>
          <w:noProof/>
        </w:rPr>
        <w:drawing>
          <wp:inline distT="0" distB="0" distL="0" distR="0" wp14:anchorId="1A1806A8" wp14:editId="4CDCA692">
            <wp:extent cx="5825067" cy="2497228"/>
            <wp:effectExtent l="38100" t="38100" r="42545" b="36830"/>
            <wp:docPr id="1347258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58206" name=""/>
                    <pic:cNvPicPr/>
                  </pic:nvPicPr>
                  <pic:blipFill>
                    <a:blip r:embed="rId886"/>
                    <a:stretch>
                      <a:fillRect/>
                    </a:stretch>
                  </pic:blipFill>
                  <pic:spPr>
                    <a:xfrm>
                      <a:off x="0" y="0"/>
                      <a:ext cx="5828811" cy="2498833"/>
                    </a:xfrm>
                    <a:prstGeom prst="rect">
                      <a:avLst/>
                    </a:prstGeom>
                    <a:ln w="28575">
                      <a:solidFill>
                        <a:srgbClr val="EE0000"/>
                      </a:solidFill>
                    </a:ln>
                  </pic:spPr>
                </pic:pic>
              </a:graphicData>
            </a:graphic>
          </wp:inline>
        </w:drawing>
      </w:r>
    </w:p>
    <w:p w14:paraId="3618861F" w14:textId="6B906842" w:rsidR="00CB6057" w:rsidRPr="00CB6057" w:rsidRDefault="00CB6057" w:rsidP="00E93B2D">
      <w:pPr>
        <w:rPr>
          <w:b/>
          <w:bCs/>
        </w:rPr>
      </w:pPr>
      <w:r w:rsidRPr="00CB6057">
        <w:rPr>
          <w:b/>
          <w:bCs/>
        </w:rPr>
        <w:t>Las ya EXISTENTES:</w:t>
      </w:r>
    </w:p>
    <w:p w14:paraId="7D4A21CA" w14:textId="367D9168" w:rsidR="00CB6057" w:rsidRDefault="00160992" w:rsidP="00E93B2D">
      <w:r w:rsidRPr="00160992">
        <w:rPr>
          <w:noProof/>
        </w:rPr>
        <w:drawing>
          <wp:inline distT="0" distB="0" distL="0" distR="0" wp14:anchorId="4731E491" wp14:editId="64ABD3E3">
            <wp:extent cx="5850467" cy="1480493"/>
            <wp:effectExtent l="38100" t="38100" r="36195" b="43815"/>
            <wp:docPr id="989970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70135" name=""/>
                    <pic:cNvPicPr/>
                  </pic:nvPicPr>
                  <pic:blipFill>
                    <a:blip r:embed="rId887"/>
                    <a:stretch>
                      <a:fillRect/>
                    </a:stretch>
                  </pic:blipFill>
                  <pic:spPr>
                    <a:xfrm>
                      <a:off x="0" y="0"/>
                      <a:ext cx="5866609" cy="1484578"/>
                    </a:xfrm>
                    <a:prstGeom prst="rect">
                      <a:avLst/>
                    </a:prstGeom>
                    <a:ln w="28575">
                      <a:solidFill>
                        <a:srgbClr val="EE0000"/>
                      </a:solidFill>
                    </a:ln>
                  </pic:spPr>
                </pic:pic>
              </a:graphicData>
            </a:graphic>
          </wp:inline>
        </w:drawing>
      </w:r>
      <w:r w:rsidR="00CB6057" w:rsidRPr="00CB6057">
        <w:rPr>
          <w:noProof/>
        </w:rPr>
        <w:drawing>
          <wp:inline distT="0" distB="0" distL="0" distR="0" wp14:anchorId="396DD6E3" wp14:editId="0AD1CEB1">
            <wp:extent cx="5918200" cy="2773883"/>
            <wp:effectExtent l="38100" t="38100" r="44450" b="45720"/>
            <wp:docPr id="422019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19637" name=""/>
                    <pic:cNvPicPr/>
                  </pic:nvPicPr>
                  <pic:blipFill>
                    <a:blip r:embed="rId888"/>
                    <a:stretch>
                      <a:fillRect/>
                    </a:stretch>
                  </pic:blipFill>
                  <pic:spPr>
                    <a:xfrm>
                      <a:off x="0" y="0"/>
                      <a:ext cx="5929675" cy="2779261"/>
                    </a:xfrm>
                    <a:prstGeom prst="rect">
                      <a:avLst/>
                    </a:prstGeom>
                    <a:ln w="28575">
                      <a:solidFill>
                        <a:srgbClr val="EE0000"/>
                      </a:solidFill>
                    </a:ln>
                  </pic:spPr>
                </pic:pic>
              </a:graphicData>
            </a:graphic>
          </wp:inline>
        </w:drawing>
      </w:r>
    </w:p>
    <w:p w14:paraId="55F34FD3" w14:textId="77777777" w:rsidR="00386B99" w:rsidRDefault="00386B99" w:rsidP="00E93B2D"/>
    <w:p w14:paraId="5684B56F" w14:textId="65BC3981" w:rsidR="00386B99" w:rsidRDefault="00386B99" w:rsidP="00386B99">
      <w:pPr>
        <w:rPr>
          <w:sz w:val="24"/>
          <w:szCs w:val="28"/>
        </w:rPr>
      </w:pPr>
      <w:r w:rsidRPr="00351DBA">
        <w:rPr>
          <w:b/>
          <w:bCs/>
          <w:sz w:val="24"/>
          <w:szCs w:val="28"/>
          <w:highlight w:val="yellow"/>
        </w:rPr>
        <w:lastRenderedPageBreak/>
        <w:t>2) Ejecutarla.</w:t>
      </w:r>
      <w:r>
        <w:rPr>
          <w:b/>
          <w:bCs/>
          <w:sz w:val="24"/>
          <w:szCs w:val="28"/>
        </w:rPr>
        <w:t xml:space="preserve"> </w:t>
      </w:r>
      <w:r w:rsidR="00351DBA">
        <w:rPr>
          <w:sz w:val="24"/>
          <w:szCs w:val="28"/>
        </w:rPr>
        <w:t xml:space="preserve">La </w:t>
      </w:r>
      <w:proofErr w:type="spellStart"/>
      <w:r w:rsidR="00351DBA">
        <w:rPr>
          <w:sz w:val="24"/>
          <w:szCs w:val="28"/>
        </w:rPr>
        <w:t>form</w:t>
      </w:r>
      <w:proofErr w:type="spellEnd"/>
      <w:r w:rsidR="00351DBA">
        <w:rPr>
          <w:sz w:val="24"/>
          <w:szCs w:val="28"/>
        </w:rPr>
        <w:t xml:space="preserve"> “torpe” es </w:t>
      </w:r>
      <w:proofErr w:type="spellStart"/>
      <w:r w:rsidR="00351DBA">
        <w:rPr>
          <w:b/>
          <w:bCs/>
          <w:sz w:val="24"/>
          <w:szCs w:val="28"/>
        </w:rPr>
        <w:t>if</w:t>
      </w:r>
      <w:proofErr w:type="spellEnd"/>
      <w:r w:rsidR="00351DBA">
        <w:rPr>
          <w:b/>
          <w:bCs/>
          <w:sz w:val="24"/>
          <w:szCs w:val="28"/>
        </w:rPr>
        <w:t>/</w:t>
      </w:r>
      <w:proofErr w:type="spellStart"/>
      <w:r w:rsidR="00351DBA">
        <w:rPr>
          <w:b/>
          <w:bCs/>
          <w:sz w:val="24"/>
          <w:szCs w:val="28"/>
        </w:rPr>
        <w:t>elif</w:t>
      </w:r>
      <w:proofErr w:type="spellEnd"/>
      <w:r w:rsidR="00351DBA">
        <w:rPr>
          <w:b/>
          <w:bCs/>
          <w:sz w:val="24"/>
          <w:szCs w:val="28"/>
        </w:rPr>
        <w:t xml:space="preserve"> </w:t>
      </w:r>
      <w:r w:rsidR="00351DBA">
        <w:rPr>
          <w:sz w:val="24"/>
          <w:szCs w:val="28"/>
        </w:rPr>
        <w:t>por cada herramienta (como en el notebook). El reto “</w:t>
      </w:r>
      <w:proofErr w:type="spellStart"/>
      <w:r w:rsidR="00351DBA">
        <w:rPr>
          <w:sz w:val="24"/>
          <w:szCs w:val="28"/>
        </w:rPr>
        <w:t>pitonico</w:t>
      </w:r>
      <w:proofErr w:type="spellEnd"/>
      <w:r w:rsidR="00351DBA">
        <w:rPr>
          <w:sz w:val="24"/>
          <w:szCs w:val="28"/>
        </w:rPr>
        <w:t xml:space="preserve">” del profesor es evitarlo: buscar la </w:t>
      </w:r>
      <w:proofErr w:type="spellStart"/>
      <w:r w:rsidR="00351DBA">
        <w:rPr>
          <w:sz w:val="24"/>
          <w:szCs w:val="28"/>
        </w:rPr>
        <w:t>funcion</w:t>
      </w:r>
      <w:proofErr w:type="spellEnd"/>
      <w:r w:rsidR="00351DBA">
        <w:rPr>
          <w:sz w:val="24"/>
          <w:szCs w:val="28"/>
        </w:rPr>
        <w:t xml:space="preserve"> </w:t>
      </w:r>
      <w:r w:rsidR="00351DBA">
        <w:rPr>
          <w:b/>
          <w:bCs/>
          <w:sz w:val="24"/>
          <w:szCs w:val="28"/>
        </w:rPr>
        <w:t xml:space="preserve">por su nombre. </w:t>
      </w:r>
      <w:r w:rsidR="00351DBA">
        <w:rPr>
          <w:sz w:val="24"/>
          <w:szCs w:val="28"/>
        </w:rPr>
        <w:t>Haz</w:t>
      </w:r>
    </w:p>
    <w:p w14:paraId="2E272400" w14:textId="02405BFC" w:rsidR="00F42B63" w:rsidRDefault="00F42B63" w:rsidP="00386B99">
      <w:pPr>
        <w:rPr>
          <w:b/>
          <w:bCs/>
          <w:sz w:val="24"/>
          <w:szCs w:val="28"/>
        </w:rPr>
      </w:pPr>
      <w:r>
        <w:rPr>
          <w:b/>
          <w:bCs/>
          <w:sz w:val="24"/>
          <w:szCs w:val="28"/>
        </w:rPr>
        <w:t>Como era antes</w:t>
      </w:r>
    </w:p>
    <w:p w14:paraId="24482270" w14:textId="20667E24" w:rsidR="00F42B63" w:rsidRDefault="00F42B63" w:rsidP="00386B99">
      <w:pPr>
        <w:rPr>
          <w:b/>
          <w:bCs/>
          <w:sz w:val="24"/>
          <w:szCs w:val="28"/>
        </w:rPr>
      </w:pPr>
      <w:r w:rsidRPr="00824351">
        <w:rPr>
          <w:noProof/>
        </w:rPr>
        <w:drawing>
          <wp:inline distT="0" distB="0" distL="0" distR="0" wp14:anchorId="1701F76F" wp14:editId="162E0171">
            <wp:extent cx="5974081" cy="1659467"/>
            <wp:effectExtent l="38100" t="38100" r="45720" b="36195"/>
            <wp:docPr id="1399446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46085" name=""/>
                    <pic:cNvPicPr/>
                  </pic:nvPicPr>
                  <pic:blipFill>
                    <a:blip r:embed="rId889"/>
                    <a:stretch>
                      <a:fillRect/>
                    </a:stretch>
                  </pic:blipFill>
                  <pic:spPr>
                    <a:xfrm>
                      <a:off x="0" y="0"/>
                      <a:ext cx="5982773" cy="1661881"/>
                    </a:xfrm>
                    <a:prstGeom prst="rect">
                      <a:avLst/>
                    </a:prstGeom>
                    <a:ln w="28575">
                      <a:solidFill>
                        <a:srgbClr val="EE0000"/>
                      </a:solidFill>
                    </a:ln>
                  </pic:spPr>
                </pic:pic>
              </a:graphicData>
            </a:graphic>
          </wp:inline>
        </w:drawing>
      </w:r>
    </w:p>
    <w:p w14:paraId="72D0C533" w14:textId="230B4673" w:rsidR="00F42B63" w:rsidRPr="00F42B63" w:rsidRDefault="00F42B63" w:rsidP="00386B99">
      <w:pPr>
        <w:rPr>
          <w:b/>
          <w:bCs/>
          <w:sz w:val="24"/>
          <w:szCs w:val="28"/>
        </w:rPr>
      </w:pPr>
      <w:r>
        <w:rPr>
          <w:b/>
          <w:bCs/>
          <w:sz w:val="24"/>
          <w:szCs w:val="28"/>
        </w:rPr>
        <w:t>Como es ahora</w:t>
      </w:r>
    </w:p>
    <w:p w14:paraId="77E2E554" w14:textId="65F06023" w:rsidR="00386B99" w:rsidRDefault="00404735" w:rsidP="00E93B2D">
      <w:r w:rsidRPr="00404735">
        <w:rPr>
          <w:noProof/>
        </w:rPr>
        <w:drawing>
          <wp:inline distT="0" distB="0" distL="0" distR="0" wp14:anchorId="51A5163A" wp14:editId="3681C88E">
            <wp:extent cx="5941483" cy="3041709"/>
            <wp:effectExtent l="38100" t="38100" r="40640" b="44450"/>
            <wp:docPr id="1970287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87171" name=""/>
                    <pic:cNvPicPr/>
                  </pic:nvPicPr>
                  <pic:blipFill>
                    <a:blip r:embed="rId890"/>
                    <a:stretch>
                      <a:fillRect/>
                    </a:stretch>
                  </pic:blipFill>
                  <pic:spPr>
                    <a:xfrm>
                      <a:off x="0" y="0"/>
                      <a:ext cx="5949794" cy="3045964"/>
                    </a:xfrm>
                    <a:prstGeom prst="rect">
                      <a:avLst/>
                    </a:prstGeom>
                    <a:ln w="28575">
                      <a:solidFill>
                        <a:srgbClr val="EE0000"/>
                      </a:solidFill>
                    </a:ln>
                  </pic:spPr>
                </pic:pic>
              </a:graphicData>
            </a:graphic>
          </wp:inline>
        </w:drawing>
      </w:r>
    </w:p>
    <w:p w14:paraId="04A7283A" w14:textId="5F1A3D89" w:rsidR="00824351" w:rsidRDefault="00824351" w:rsidP="00E93B2D"/>
    <w:p w14:paraId="0FD7DA88" w14:textId="77777777" w:rsidR="002C0717" w:rsidRDefault="002C0717" w:rsidP="00E93B2D"/>
    <w:p w14:paraId="536034B6" w14:textId="77777777" w:rsidR="002C0717" w:rsidRDefault="002C0717" w:rsidP="00E93B2D"/>
    <w:p w14:paraId="37F7EC68" w14:textId="77777777" w:rsidR="002C0717" w:rsidRDefault="002C0717" w:rsidP="00E93B2D"/>
    <w:p w14:paraId="3BBD6599" w14:textId="77777777" w:rsidR="002C0717" w:rsidRDefault="002C0717" w:rsidP="00E93B2D"/>
    <w:p w14:paraId="5CA97BE1" w14:textId="77777777" w:rsidR="002C0717" w:rsidRDefault="002C0717" w:rsidP="00E93B2D"/>
    <w:p w14:paraId="0D1AA0EC" w14:textId="77777777" w:rsidR="002C0717" w:rsidRDefault="002C0717" w:rsidP="00E93B2D"/>
    <w:p w14:paraId="6E07CE15" w14:textId="77777777" w:rsidR="002C0717" w:rsidRDefault="002C0717" w:rsidP="00E93B2D"/>
    <w:p w14:paraId="2D54BC6C" w14:textId="77777777" w:rsidR="002C0717" w:rsidRDefault="002C0717" w:rsidP="00E93B2D"/>
    <w:p w14:paraId="2C937F1B" w14:textId="77777777" w:rsidR="002C0717" w:rsidRDefault="002C0717" w:rsidP="00E93B2D"/>
    <w:tbl>
      <w:tblPr>
        <w:tblStyle w:val="Tablaconcuadrcula4-nfasis4"/>
        <w:tblW w:w="0" w:type="auto"/>
        <w:tblLook w:val="04A0" w:firstRow="1" w:lastRow="0" w:firstColumn="1" w:lastColumn="0" w:noHBand="0" w:noVBand="1"/>
      </w:tblPr>
      <w:tblGrid>
        <w:gridCol w:w="5395"/>
        <w:gridCol w:w="5395"/>
      </w:tblGrid>
      <w:tr w:rsidR="0052160B" w14:paraId="32B8346C" w14:textId="77777777" w:rsidTr="002C04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81C545A" w14:textId="112957B8" w:rsidR="0052160B" w:rsidRPr="0052160B" w:rsidRDefault="0052160B" w:rsidP="00E93B2D">
            <w:pPr>
              <w:rPr>
                <w:b w:val="0"/>
                <w:bCs w:val="0"/>
              </w:rPr>
            </w:pPr>
            <w:proofErr w:type="spellStart"/>
            <w:r>
              <w:rPr>
                <w:b w:val="0"/>
                <w:bCs w:val="0"/>
              </w:rPr>
              <w:lastRenderedPageBreak/>
              <w:t>Linea</w:t>
            </w:r>
            <w:proofErr w:type="spellEnd"/>
          </w:p>
        </w:tc>
        <w:tc>
          <w:tcPr>
            <w:tcW w:w="5395" w:type="dxa"/>
          </w:tcPr>
          <w:p w14:paraId="21DCE7E0" w14:textId="36ADED7C" w:rsidR="0052160B" w:rsidRPr="0052160B" w:rsidRDefault="0052160B" w:rsidP="00E93B2D">
            <w:pPr>
              <w:cnfStyle w:val="100000000000" w:firstRow="1" w:lastRow="0" w:firstColumn="0" w:lastColumn="0" w:oddVBand="0" w:evenVBand="0" w:oddHBand="0" w:evenHBand="0" w:firstRowFirstColumn="0" w:firstRowLastColumn="0" w:lastRowFirstColumn="0" w:lastRowLastColumn="0"/>
              <w:rPr>
                <w:b w:val="0"/>
                <w:bCs w:val="0"/>
              </w:rPr>
            </w:pPr>
            <w:r w:rsidRPr="0052160B">
              <w:rPr>
                <w:b w:val="0"/>
                <w:bCs w:val="0"/>
              </w:rPr>
              <w:t>Que hace</w:t>
            </w:r>
          </w:p>
        </w:tc>
      </w:tr>
      <w:tr w:rsidR="0052160B" w14:paraId="2B05973A" w14:textId="77777777" w:rsidTr="002C0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FBFE7FA" w14:textId="1D1AAFDD" w:rsidR="0052160B" w:rsidRPr="0052160B" w:rsidRDefault="0052160B" w:rsidP="00E93B2D">
            <w:pPr>
              <w:rPr>
                <w:b w:val="0"/>
                <w:bCs w:val="0"/>
              </w:rPr>
            </w:pPr>
            <w:proofErr w:type="spellStart"/>
            <w:r w:rsidRPr="0052160B">
              <w:t>registry</w:t>
            </w:r>
            <w:proofErr w:type="spellEnd"/>
            <w:r w:rsidRPr="0052160B">
              <w:t xml:space="preserve"> = {</w:t>
            </w:r>
          </w:p>
        </w:tc>
        <w:tc>
          <w:tcPr>
            <w:tcW w:w="5395" w:type="dxa"/>
          </w:tcPr>
          <w:p w14:paraId="60334C5E" w14:textId="6B43173B" w:rsidR="0052160B" w:rsidRPr="00F65D40" w:rsidRDefault="002C04B3" w:rsidP="00E93B2D">
            <w:pPr>
              <w:cnfStyle w:val="000000100000" w:firstRow="0" w:lastRow="0" w:firstColumn="0" w:lastColumn="0" w:oddVBand="0" w:evenVBand="0" w:oddHBand="1" w:evenHBand="0" w:firstRowFirstColumn="0" w:firstRowLastColumn="0" w:lastRowFirstColumn="0" w:lastRowLastColumn="0"/>
            </w:pPr>
            <w:r>
              <w:t xml:space="preserve">Un diccionario que relaciona el </w:t>
            </w:r>
            <w:r>
              <w:rPr>
                <w:b/>
                <w:bCs/>
              </w:rPr>
              <w:t xml:space="preserve">nombre </w:t>
            </w:r>
            <w:r>
              <w:t xml:space="preserve">que pide el modelo con </w:t>
            </w:r>
            <w:r>
              <w:rPr>
                <w:b/>
                <w:bCs/>
              </w:rPr>
              <w:t>que ejecutar</w:t>
            </w:r>
            <w:r w:rsidR="00F65D40">
              <w:rPr>
                <w:b/>
                <w:bCs/>
              </w:rPr>
              <w:t xml:space="preserve">. </w:t>
            </w:r>
            <w:r w:rsidR="00F65D40">
              <w:t>Es la lista de herramientas permitidas</w:t>
            </w:r>
          </w:p>
        </w:tc>
      </w:tr>
      <w:tr w:rsidR="0052160B" w14:paraId="2EE49DF5" w14:textId="77777777" w:rsidTr="002C04B3">
        <w:tc>
          <w:tcPr>
            <w:cnfStyle w:val="001000000000" w:firstRow="0" w:lastRow="0" w:firstColumn="1" w:lastColumn="0" w:oddVBand="0" w:evenVBand="0" w:oddHBand="0" w:evenHBand="0" w:firstRowFirstColumn="0" w:firstRowLastColumn="0" w:lastRowFirstColumn="0" w:lastRowLastColumn="0"/>
            <w:tcW w:w="5395" w:type="dxa"/>
          </w:tcPr>
          <w:p w14:paraId="10876730" w14:textId="2B0787FD" w:rsidR="0052160B" w:rsidRPr="00DA3FA0" w:rsidRDefault="00DB10C8" w:rsidP="00E93B2D">
            <w:r w:rsidRPr="00DB10C8">
              <w:t>"</w:t>
            </w:r>
            <w:proofErr w:type="spellStart"/>
            <w:r w:rsidRPr="00DB10C8">
              <w:t>get_</w:t>
            </w:r>
            <w:proofErr w:type="gramStart"/>
            <w:r w:rsidRPr="00DB10C8">
              <w:t>ticket</w:t>
            </w:r>
            <w:proofErr w:type="gramEnd"/>
            <w:r w:rsidRPr="00DB10C8">
              <w:t>_price</w:t>
            </w:r>
            <w:proofErr w:type="spellEnd"/>
            <w:r w:rsidRPr="00DB10C8">
              <w:t xml:space="preserve">": lambda </w:t>
            </w:r>
            <w:proofErr w:type="spellStart"/>
            <w:r w:rsidRPr="00DB10C8">
              <w:t>arguments</w:t>
            </w:r>
            <w:proofErr w:type="spellEnd"/>
            <w:r w:rsidRPr="00DB10C8">
              <w:t xml:space="preserve">: </w:t>
            </w:r>
            <w:proofErr w:type="spellStart"/>
            <w:r w:rsidRPr="00DB10C8">
              <w:t>get_</w:t>
            </w:r>
            <w:proofErr w:type="gramStart"/>
            <w:r w:rsidRPr="00DB10C8">
              <w:t>ticket</w:t>
            </w:r>
            <w:proofErr w:type="gramEnd"/>
            <w:r w:rsidRPr="00DB10C8">
              <w:t>_price</w:t>
            </w:r>
            <w:proofErr w:type="spellEnd"/>
            <w:r w:rsidRPr="00DB10C8">
              <w:t>(</w:t>
            </w:r>
            <w:proofErr w:type="spellStart"/>
            <w:r w:rsidRPr="00DB10C8">
              <w:t>arguments</w:t>
            </w:r>
            <w:proofErr w:type="spellEnd"/>
            <w:r w:rsidRPr="00DB10C8">
              <w:t>["</w:t>
            </w:r>
            <w:proofErr w:type="spellStart"/>
            <w:r w:rsidRPr="00DB10C8">
              <w:t>destination_city</w:t>
            </w:r>
            <w:proofErr w:type="spellEnd"/>
            <w:r w:rsidRPr="00DB10C8">
              <w:t>"]),</w:t>
            </w:r>
            <w:r w:rsidR="00DA3FA0">
              <w:t xml:space="preserve"> </w:t>
            </w:r>
          </w:p>
        </w:tc>
        <w:tc>
          <w:tcPr>
            <w:tcW w:w="5395" w:type="dxa"/>
          </w:tcPr>
          <w:p w14:paraId="358E4B1E" w14:textId="304BF617" w:rsidR="00A73CC9" w:rsidRPr="00597C63" w:rsidRDefault="00DB10C8" w:rsidP="00E93B2D">
            <w:pPr>
              <w:cnfStyle w:val="000000000000" w:firstRow="0" w:lastRow="0" w:firstColumn="0" w:lastColumn="0" w:oddVBand="0" w:evenVBand="0" w:oddHBand="0" w:evenHBand="0" w:firstRowFirstColumn="0" w:firstRowLastColumn="0" w:lastRowFirstColumn="0" w:lastRowLastColumn="0"/>
              <w:rPr>
                <w:b/>
                <w:bCs/>
              </w:rPr>
            </w:pPr>
            <w:r>
              <w:t xml:space="preserve">La clave es el nombre. El valor es una </w:t>
            </w:r>
            <w:r>
              <w:rPr>
                <w:b/>
                <w:bCs/>
              </w:rPr>
              <w:t xml:space="preserve">lambda </w:t>
            </w:r>
            <w:r>
              <w:t xml:space="preserve">(una mini </w:t>
            </w:r>
            <w:proofErr w:type="spellStart"/>
            <w:r>
              <w:t>funcion</w:t>
            </w:r>
            <w:proofErr w:type="spellEnd"/>
            <w:r>
              <w:t xml:space="preserve"> de una línea) que recibe el diccionario </w:t>
            </w:r>
            <w:proofErr w:type="spellStart"/>
            <w:r>
              <w:rPr>
                <w:b/>
                <w:bCs/>
              </w:rPr>
              <w:t>arguments</w:t>
            </w:r>
            <w:proofErr w:type="spellEnd"/>
            <w:r>
              <w:rPr>
                <w:b/>
                <w:bCs/>
              </w:rPr>
              <w:t xml:space="preserve">, </w:t>
            </w:r>
            <w:r>
              <w:t xml:space="preserve">saca </w:t>
            </w:r>
            <w:proofErr w:type="spellStart"/>
            <w:r w:rsidR="00A73CC9">
              <w:rPr>
                <w:b/>
                <w:bCs/>
              </w:rPr>
              <w:t>destinarion_city</w:t>
            </w:r>
            <w:proofErr w:type="spellEnd"/>
            <w:r w:rsidR="00A73CC9">
              <w:rPr>
                <w:b/>
                <w:bCs/>
              </w:rPr>
              <w:t xml:space="preserve"> </w:t>
            </w:r>
            <w:r w:rsidR="00A73CC9">
              <w:t xml:space="preserve">y se lo pasa a tu </w:t>
            </w:r>
            <w:proofErr w:type="spellStart"/>
            <w:r w:rsidR="00A73CC9">
              <w:t>funcion</w:t>
            </w:r>
            <w:proofErr w:type="spellEnd"/>
            <w:r w:rsidR="00A73CC9">
              <w:t xml:space="preserve"> real </w:t>
            </w:r>
            <w:proofErr w:type="spellStart"/>
            <w:r w:rsidR="00A73CC9">
              <w:rPr>
                <w:b/>
                <w:bCs/>
              </w:rPr>
              <w:t>get_ticker_price</w:t>
            </w:r>
            <w:proofErr w:type="spellEnd"/>
            <w:r w:rsidR="00A73CC9">
              <w:rPr>
                <w:b/>
                <w:bCs/>
              </w:rPr>
              <w:t>(</w:t>
            </w:r>
            <w:proofErr w:type="spellStart"/>
            <w:r w:rsidR="00A73CC9">
              <w:rPr>
                <w:b/>
                <w:bCs/>
              </w:rPr>
              <w:t>city</w:t>
            </w:r>
            <w:proofErr w:type="spellEnd"/>
            <w:r w:rsidR="00A73CC9">
              <w:rPr>
                <w:b/>
                <w:bCs/>
              </w:rPr>
              <w:t xml:space="preserve">). </w:t>
            </w:r>
            <w:r w:rsidR="00A73CC9">
              <w:t xml:space="preserve">Se saca con el nombre del esquema </w:t>
            </w:r>
            <w:r w:rsidR="00597C63">
              <w:t>(</w:t>
            </w:r>
            <w:proofErr w:type="spellStart"/>
            <w:r w:rsidR="00597C63">
              <w:rPr>
                <w:b/>
                <w:bCs/>
              </w:rPr>
              <w:t>destinarion_city</w:t>
            </w:r>
            <w:proofErr w:type="spellEnd"/>
            <w:r w:rsidR="00597C63">
              <w:rPr>
                <w:b/>
                <w:bCs/>
              </w:rPr>
              <w:t xml:space="preserve">) </w:t>
            </w:r>
            <w:r w:rsidR="00597C63">
              <w:t xml:space="preserve">y se pasa por posición, porque tu </w:t>
            </w:r>
            <w:proofErr w:type="spellStart"/>
            <w:r w:rsidR="00597C63">
              <w:t>funcion</w:t>
            </w:r>
            <w:proofErr w:type="spellEnd"/>
            <w:r w:rsidR="00597C63">
              <w:t xml:space="preserve"> usa </w:t>
            </w:r>
            <w:proofErr w:type="spellStart"/>
            <w:r w:rsidR="00597C63">
              <w:rPr>
                <w:b/>
                <w:bCs/>
              </w:rPr>
              <w:t>city</w:t>
            </w:r>
            <w:proofErr w:type="spellEnd"/>
          </w:p>
        </w:tc>
      </w:tr>
      <w:tr w:rsidR="00597C63" w14:paraId="38189FCB" w14:textId="77777777" w:rsidTr="002C0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DD145A6" w14:textId="6CCF265A" w:rsidR="00597C63" w:rsidRPr="00DB10C8" w:rsidRDefault="003171D0" w:rsidP="00E93B2D">
            <w:r w:rsidRPr="003171D0">
              <w:t>"</w:t>
            </w:r>
            <w:proofErr w:type="spellStart"/>
            <w:r w:rsidRPr="003171D0">
              <w:t>set_</w:t>
            </w:r>
            <w:proofErr w:type="gramStart"/>
            <w:r w:rsidRPr="003171D0">
              <w:t>ticket</w:t>
            </w:r>
            <w:proofErr w:type="gramEnd"/>
            <w:r w:rsidRPr="003171D0">
              <w:t>_price</w:t>
            </w:r>
            <w:proofErr w:type="spellEnd"/>
            <w:r w:rsidRPr="003171D0">
              <w:t xml:space="preserve">": lambda </w:t>
            </w:r>
            <w:proofErr w:type="spellStart"/>
            <w:r w:rsidRPr="003171D0">
              <w:t>arguments</w:t>
            </w:r>
            <w:proofErr w:type="spellEnd"/>
            <w:r w:rsidRPr="003171D0">
              <w:t xml:space="preserve">: </w:t>
            </w:r>
            <w:proofErr w:type="spellStart"/>
            <w:r w:rsidRPr="003171D0">
              <w:t>set_</w:t>
            </w:r>
            <w:proofErr w:type="gramStart"/>
            <w:r w:rsidRPr="003171D0">
              <w:t>ticket</w:t>
            </w:r>
            <w:proofErr w:type="gramEnd"/>
            <w:r w:rsidRPr="003171D0">
              <w:t>_price</w:t>
            </w:r>
            <w:proofErr w:type="spellEnd"/>
            <w:r w:rsidRPr="003171D0">
              <w:t>(</w:t>
            </w:r>
            <w:proofErr w:type="spellStart"/>
            <w:r w:rsidRPr="003171D0">
              <w:t>arguments</w:t>
            </w:r>
            <w:proofErr w:type="spellEnd"/>
            <w:r w:rsidRPr="003171D0">
              <w:t>["</w:t>
            </w:r>
            <w:proofErr w:type="spellStart"/>
            <w:r w:rsidRPr="003171D0">
              <w:t>destination_city</w:t>
            </w:r>
            <w:proofErr w:type="spellEnd"/>
            <w:r w:rsidRPr="003171D0">
              <w:t xml:space="preserve">"], </w:t>
            </w:r>
            <w:proofErr w:type="spellStart"/>
            <w:r w:rsidRPr="003171D0">
              <w:t>arguments</w:t>
            </w:r>
            <w:proofErr w:type="spellEnd"/>
            <w:r w:rsidRPr="003171D0">
              <w:t>["</w:t>
            </w:r>
            <w:proofErr w:type="spellStart"/>
            <w:r w:rsidRPr="003171D0">
              <w:t>price</w:t>
            </w:r>
            <w:proofErr w:type="spellEnd"/>
            <w:r w:rsidRPr="003171D0">
              <w:t>"]),</w:t>
            </w:r>
          </w:p>
        </w:tc>
        <w:tc>
          <w:tcPr>
            <w:tcW w:w="5395" w:type="dxa"/>
          </w:tcPr>
          <w:p w14:paraId="4069DB8E" w14:textId="3FA51224" w:rsidR="00597C63" w:rsidRPr="003171D0" w:rsidRDefault="003171D0" w:rsidP="00E93B2D">
            <w:pPr>
              <w:cnfStyle w:val="000000100000" w:firstRow="0" w:lastRow="0" w:firstColumn="0" w:lastColumn="0" w:oddVBand="0" w:evenVBand="0" w:oddHBand="1" w:evenHBand="0" w:firstRowFirstColumn="0" w:firstRowLastColumn="0" w:lastRowFirstColumn="0" w:lastRowLastColumn="0"/>
              <w:rPr>
                <w:b/>
                <w:bCs/>
              </w:rPr>
            </w:pPr>
            <w:r>
              <w:t xml:space="preserve">Igual, pero con dos valores, en el orden de </w:t>
            </w:r>
            <w:proofErr w:type="spellStart"/>
            <w:r>
              <w:rPr>
                <w:b/>
                <w:bCs/>
              </w:rPr>
              <w:t>set_ticker_</w:t>
            </w:r>
            <w:proofErr w:type="gramStart"/>
            <w:r>
              <w:rPr>
                <w:b/>
                <w:bCs/>
              </w:rPr>
              <w:t>price</w:t>
            </w:r>
            <w:proofErr w:type="spellEnd"/>
            <w:r>
              <w:rPr>
                <w:b/>
                <w:bCs/>
              </w:rPr>
              <w:t>(</w:t>
            </w:r>
            <w:proofErr w:type="spellStart"/>
            <w:proofErr w:type="gramEnd"/>
            <w:r>
              <w:rPr>
                <w:b/>
                <w:bCs/>
              </w:rPr>
              <w:t>city</w:t>
            </w:r>
            <w:proofErr w:type="spellEnd"/>
            <w:r>
              <w:rPr>
                <w:b/>
                <w:bCs/>
              </w:rPr>
              <w:t>, Price)</w:t>
            </w:r>
          </w:p>
        </w:tc>
      </w:tr>
      <w:tr w:rsidR="003171D0" w14:paraId="6493B031" w14:textId="77777777" w:rsidTr="002C04B3">
        <w:tc>
          <w:tcPr>
            <w:cnfStyle w:val="001000000000" w:firstRow="0" w:lastRow="0" w:firstColumn="1" w:lastColumn="0" w:oddVBand="0" w:evenVBand="0" w:oddHBand="0" w:evenHBand="0" w:firstRowFirstColumn="0" w:firstRowLastColumn="0" w:lastRowFirstColumn="0" w:lastRowLastColumn="0"/>
            <w:tcW w:w="5395" w:type="dxa"/>
          </w:tcPr>
          <w:p w14:paraId="6F670966" w14:textId="02A46971" w:rsidR="003171D0" w:rsidRPr="007D40EC" w:rsidRDefault="003171D0" w:rsidP="00E93B2D">
            <w:pPr>
              <w:rPr>
                <w:b w:val="0"/>
                <w:bCs w:val="0"/>
                <w:sz w:val="32"/>
                <w:szCs w:val="36"/>
                <w:highlight w:val="yellow"/>
              </w:rPr>
            </w:pPr>
            <w:proofErr w:type="spellStart"/>
            <w:r w:rsidRPr="007D40EC">
              <w:rPr>
                <w:sz w:val="32"/>
                <w:szCs w:val="36"/>
                <w:highlight w:val="yellow"/>
              </w:rPr>
              <w:t>Run_tool</w:t>
            </w:r>
            <w:proofErr w:type="spellEnd"/>
            <w:r w:rsidRPr="007D40EC">
              <w:rPr>
                <w:sz w:val="32"/>
                <w:szCs w:val="36"/>
                <w:highlight w:val="yellow"/>
              </w:rPr>
              <w:t xml:space="preserve">, </w:t>
            </w:r>
            <w:r w:rsidRPr="007D40EC">
              <w:rPr>
                <w:b w:val="0"/>
                <w:bCs w:val="0"/>
                <w:sz w:val="32"/>
                <w:szCs w:val="36"/>
                <w:highlight w:val="yellow"/>
              </w:rPr>
              <w:t xml:space="preserve">que ejecuta </w:t>
            </w:r>
            <w:r w:rsidRPr="007D40EC">
              <w:rPr>
                <w:sz w:val="32"/>
                <w:szCs w:val="36"/>
                <w:highlight w:val="yellow"/>
              </w:rPr>
              <w:t xml:space="preserve">una </w:t>
            </w:r>
            <w:r w:rsidRPr="007D40EC">
              <w:rPr>
                <w:b w:val="0"/>
                <w:bCs w:val="0"/>
                <w:sz w:val="32"/>
                <w:szCs w:val="36"/>
                <w:highlight w:val="yellow"/>
              </w:rPr>
              <w:t>petición</w:t>
            </w:r>
          </w:p>
        </w:tc>
        <w:tc>
          <w:tcPr>
            <w:tcW w:w="5395" w:type="dxa"/>
          </w:tcPr>
          <w:p w14:paraId="5EE07920" w14:textId="77777777" w:rsidR="003171D0" w:rsidRPr="007D40EC" w:rsidRDefault="003171D0" w:rsidP="00E93B2D">
            <w:pPr>
              <w:cnfStyle w:val="000000000000" w:firstRow="0" w:lastRow="0" w:firstColumn="0" w:lastColumn="0" w:oddVBand="0" w:evenVBand="0" w:oddHBand="0" w:evenHBand="0" w:firstRowFirstColumn="0" w:firstRowLastColumn="0" w:lastRowFirstColumn="0" w:lastRowLastColumn="0"/>
              <w:rPr>
                <w:sz w:val="32"/>
                <w:szCs w:val="36"/>
                <w:highlight w:val="yellow"/>
              </w:rPr>
            </w:pPr>
          </w:p>
        </w:tc>
      </w:tr>
      <w:tr w:rsidR="00DC511D" w14:paraId="428952C5" w14:textId="77777777" w:rsidTr="002C0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413DFAF" w14:textId="73831808" w:rsidR="00DC511D" w:rsidRDefault="00DC511D" w:rsidP="00E93B2D">
            <w:proofErr w:type="spellStart"/>
            <w:r>
              <w:t>Linea</w:t>
            </w:r>
            <w:proofErr w:type="spellEnd"/>
          </w:p>
        </w:tc>
        <w:tc>
          <w:tcPr>
            <w:tcW w:w="5395" w:type="dxa"/>
          </w:tcPr>
          <w:p w14:paraId="49790388" w14:textId="662A5956" w:rsidR="00DC511D" w:rsidRPr="00DC511D" w:rsidRDefault="00DC511D" w:rsidP="00E93B2D">
            <w:pPr>
              <w:cnfStyle w:val="000000100000" w:firstRow="0" w:lastRow="0" w:firstColumn="0" w:lastColumn="0" w:oddVBand="0" w:evenVBand="0" w:oddHBand="1" w:evenHBand="0" w:firstRowFirstColumn="0" w:firstRowLastColumn="0" w:lastRowFirstColumn="0" w:lastRowLastColumn="0"/>
              <w:rPr>
                <w:b/>
                <w:bCs/>
              </w:rPr>
            </w:pPr>
            <w:r w:rsidRPr="00DC511D">
              <w:rPr>
                <w:b/>
                <w:bCs/>
              </w:rPr>
              <w:t>Que hace</w:t>
            </w:r>
          </w:p>
        </w:tc>
      </w:tr>
      <w:tr w:rsidR="00DC511D" w14:paraId="350A5FD7" w14:textId="77777777" w:rsidTr="002C04B3">
        <w:tc>
          <w:tcPr>
            <w:cnfStyle w:val="001000000000" w:firstRow="0" w:lastRow="0" w:firstColumn="1" w:lastColumn="0" w:oddVBand="0" w:evenVBand="0" w:oddHBand="0" w:evenHBand="0" w:firstRowFirstColumn="0" w:firstRowLastColumn="0" w:lastRowFirstColumn="0" w:lastRowLastColumn="0"/>
            <w:tcW w:w="5395" w:type="dxa"/>
          </w:tcPr>
          <w:p w14:paraId="432D5790" w14:textId="3E16C1C7" w:rsidR="00DC511D" w:rsidRDefault="000D2999" w:rsidP="00E93B2D">
            <w:proofErr w:type="spellStart"/>
            <w:r w:rsidRPr="000D2999">
              <w:t>def</w:t>
            </w:r>
            <w:proofErr w:type="spellEnd"/>
            <w:r w:rsidRPr="000D2999">
              <w:t xml:space="preserve"> </w:t>
            </w:r>
            <w:proofErr w:type="spellStart"/>
            <w:r w:rsidRPr="000D2999">
              <w:t>run_tool</w:t>
            </w:r>
            <w:proofErr w:type="spellEnd"/>
            <w:r w:rsidRPr="000D2999">
              <w:t>(</w:t>
            </w:r>
            <w:proofErr w:type="spellStart"/>
            <w:r w:rsidRPr="000D2999">
              <w:t>tool_call</w:t>
            </w:r>
            <w:proofErr w:type="spellEnd"/>
            <w:r w:rsidRPr="000D2999">
              <w:t>):</w:t>
            </w:r>
          </w:p>
        </w:tc>
        <w:tc>
          <w:tcPr>
            <w:tcW w:w="5395" w:type="dxa"/>
          </w:tcPr>
          <w:p w14:paraId="3D8511D8" w14:textId="49A4043B" w:rsidR="00DC511D" w:rsidRPr="00677097" w:rsidRDefault="002D0AA8" w:rsidP="00E93B2D">
            <w:pPr>
              <w:cnfStyle w:val="000000000000" w:firstRow="0" w:lastRow="0" w:firstColumn="0" w:lastColumn="0" w:oddVBand="0" w:evenVBand="0" w:oddHBand="0" w:evenHBand="0" w:firstRowFirstColumn="0" w:firstRowLastColumn="0" w:lastRowFirstColumn="0" w:lastRowLastColumn="0"/>
            </w:pPr>
            <w:r>
              <w:t xml:space="preserve">Recibe una </w:t>
            </w:r>
            <w:proofErr w:type="spellStart"/>
            <w:r>
              <w:t>peticion</w:t>
            </w:r>
            <w:proofErr w:type="spellEnd"/>
            <w:r>
              <w:t xml:space="preserve"> del modelo y devuelve su resultado como texto</w:t>
            </w:r>
          </w:p>
        </w:tc>
      </w:tr>
      <w:tr w:rsidR="00677097" w14:paraId="31E4E280" w14:textId="77777777" w:rsidTr="002C0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0A15209" w14:textId="01C26636" w:rsidR="00677097" w:rsidRPr="00677097" w:rsidRDefault="00414D7B" w:rsidP="00E93B2D">
            <w:proofErr w:type="spellStart"/>
            <w:r w:rsidRPr="00414D7B">
              <w:t>function</w:t>
            </w:r>
            <w:proofErr w:type="spellEnd"/>
            <w:r w:rsidRPr="00414D7B">
              <w:t xml:space="preserve"> = </w:t>
            </w:r>
            <w:proofErr w:type="spellStart"/>
            <w:r w:rsidRPr="00414D7B">
              <w:t>registry.get</w:t>
            </w:r>
            <w:proofErr w:type="spellEnd"/>
            <w:r w:rsidRPr="00414D7B">
              <w:t>(tool_call.function.name)</w:t>
            </w:r>
          </w:p>
        </w:tc>
        <w:tc>
          <w:tcPr>
            <w:tcW w:w="5395" w:type="dxa"/>
          </w:tcPr>
          <w:p w14:paraId="27D5031B" w14:textId="54A0BEA1" w:rsidR="00677097" w:rsidRPr="00414D7B" w:rsidRDefault="00414D7B" w:rsidP="00E93B2D">
            <w:pPr>
              <w:cnfStyle w:val="000000100000" w:firstRow="0" w:lastRow="0" w:firstColumn="0" w:lastColumn="0" w:oddVBand="0" w:evenVBand="0" w:oddHBand="1" w:evenHBand="0" w:firstRowFirstColumn="0" w:firstRowLastColumn="0" w:lastRowFirstColumn="0" w:lastRowLastColumn="0"/>
              <w:rPr>
                <w:b/>
                <w:bCs/>
              </w:rPr>
            </w:pPr>
            <w:r>
              <w:t>Busca en el registro el nombre pedido (</w:t>
            </w:r>
            <w:r>
              <w:rPr>
                <w:b/>
                <w:bCs/>
              </w:rPr>
              <w:t>“</w:t>
            </w:r>
            <w:proofErr w:type="spellStart"/>
            <w:r>
              <w:rPr>
                <w:b/>
                <w:bCs/>
              </w:rPr>
              <w:t>set_ticker_price</w:t>
            </w:r>
            <w:proofErr w:type="spellEnd"/>
            <w:r>
              <w:rPr>
                <w:b/>
                <w:bCs/>
              </w:rPr>
              <w:t xml:space="preserve">”). </w:t>
            </w:r>
            <w:r>
              <w:t xml:space="preserve">Si no </w:t>
            </w:r>
            <w:proofErr w:type="spellStart"/>
            <w:r>
              <w:t>esta</w:t>
            </w:r>
            <w:proofErr w:type="spellEnd"/>
            <w:r>
              <w:t xml:space="preserve">, </w:t>
            </w:r>
            <w:proofErr w:type="spellStart"/>
            <w:r>
              <w:rPr>
                <w:b/>
                <w:bCs/>
              </w:rPr>
              <w:t>get</w:t>
            </w:r>
            <w:proofErr w:type="spellEnd"/>
            <w:r>
              <w:rPr>
                <w:b/>
                <w:bCs/>
              </w:rPr>
              <w:t xml:space="preserve"> </w:t>
            </w:r>
            <w:r>
              <w:t xml:space="preserve">devuelve </w:t>
            </w:r>
            <w:proofErr w:type="spellStart"/>
            <w:r>
              <w:rPr>
                <w:b/>
                <w:bCs/>
              </w:rPr>
              <w:t>None</w:t>
            </w:r>
            <w:proofErr w:type="spellEnd"/>
          </w:p>
        </w:tc>
      </w:tr>
      <w:tr w:rsidR="00414D7B" w14:paraId="76E115BE" w14:textId="77777777" w:rsidTr="002C04B3">
        <w:tc>
          <w:tcPr>
            <w:cnfStyle w:val="001000000000" w:firstRow="0" w:lastRow="0" w:firstColumn="1" w:lastColumn="0" w:oddVBand="0" w:evenVBand="0" w:oddHBand="0" w:evenHBand="0" w:firstRowFirstColumn="0" w:firstRowLastColumn="0" w:lastRowFirstColumn="0" w:lastRowLastColumn="0"/>
            <w:tcW w:w="5395" w:type="dxa"/>
          </w:tcPr>
          <w:p w14:paraId="0BB1DFA8" w14:textId="2BF5B9A6" w:rsidR="00414D7B" w:rsidRPr="00414D7B" w:rsidRDefault="006E74FC" w:rsidP="00E93B2D">
            <w:proofErr w:type="spellStart"/>
            <w:r w:rsidRPr="006E74FC">
              <w:t>if</w:t>
            </w:r>
            <w:proofErr w:type="spellEnd"/>
            <w:r w:rsidRPr="006E74FC">
              <w:t xml:space="preserve"> </w:t>
            </w:r>
            <w:proofErr w:type="spellStart"/>
            <w:r w:rsidRPr="006E74FC">
              <w:t>function</w:t>
            </w:r>
            <w:proofErr w:type="spellEnd"/>
            <w:r w:rsidRPr="006E74FC">
              <w:t xml:space="preserve"> </w:t>
            </w:r>
            <w:proofErr w:type="spellStart"/>
            <w:r w:rsidRPr="006E74FC">
              <w:t>is</w:t>
            </w:r>
            <w:proofErr w:type="spellEnd"/>
            <w:r w:rsidRPr="006E74FC">
              <w:t xml:space="preserve"> </w:t>
            </w:r>
            <w:proofErr w:type="spellStart"/>
            <w:r w:rsidRPr="006E74FC">
              <w:t>None</w:t>
            </w:r>
            <w:proofErr w:type="spellEnd"/>
            <w:r w:rsidRPr="006E74FC">
              <w:t>:</w:t>
            </w:r>
          </w:p>
        </w:tc>
        <w:tc>
          <w:tcPr>
            <w:tcW w:w="5395" w:type="dxa"/>
          </w:tcPr>
          <w:p w14:paraId="41DDD92B" w14:textId="747785C0" w:rsidR="00414D7B" w:rsidRDefault="006E74FC" w:rsidP="00E93B2D">
            <w:pPr>
              <w:cnfStyle w:val="000000000000" w:firstRow="0" w:lastRow="0" w:firstColumn="0" w:lastColumn="0" w:oddVBand="0" w:evenVBand="0" w:oddHBand="0" w:evenHBand="0" w:firstRowFirstColumn="0" w:firstRowLastColumn="0" w:lastRowFirstColumn="0" w:lastRowLastColumn="0"/>
            </w:pPr>
            <w:r w:rsidRPr="006E74FC">
              <w:t xml:space="preserve">¿Pidió algo que no existe, como </w:t>
            </w:r>
            <w:r w:rsidRPr="006E74FC">
              <w:rPr>
                <w:b/>
                <w:bCs/>
              </w:rPr>
              <w:t>"</w:t>
            </w:r>
            <w:proofErr w:type="spellStart"/>
            <w:r w:rsidRPr="006E74FC">
              <w:rPr>
                <w:b/>
                <w:bCs/>
              </w:rPr>
              <w:t>book_flight</w:t>
            </w:r>
            <w:proofErr w:type="spellEnd"/>
            <w:r w:rsidRPr="006E74FC">
              <w:rPr>
                <w:b/>
                <w:bCs/>
              </w:rPr>
              <w:t>"?</w:t>
            </w:r>
          </w:p>
        </w:tc>
      </w:tr>
      <w:tr w:rsidR="006E74FC" w14:paraId="56173F49" w14:textId="77777777" w:rsidTr="002C0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F292BFF" w14:textId="5C7875A9" w:rsidR="006E74FC" w:rsidRPr="006E74FC" w:rsidRDefault="006E74FC" w:rsidP="00E93B2D">
            <w:proofErr w:type="spellStart"/>
            <w:r w:rsidRPr="006E74FC">
              <w:t>return</w:t>
            </w:r>
            <w:proofErr w:type="spellEnd"/>
            <w:r w:rsidRPr="006E74FC">
              <w:t xml:space="preserve"> </w:t>
            </w:r>
            <w:proofErr w:type="spellStart"/>
            <w:r w:rsidRPr="006E74FC">
              <w:t>f"Error</w:t>
            </w:r>
            <w:proofErr w:type="spellEnd"/>
            <w:r w:rsidRPr="006E74FC">
              <w:t>: la herramienta '...' no existe."</w:t>
            </w:r>
          </w:p>
        </w:tc>
        <w:tc>
          <w:tcPr>
            <w:tcW w:w="5395" w:type="dxa"/>
          </w:tcPr>
          <w:p w14:paraId="1989CA01" w14:textId="23401E7E" w:rsidR="006E74FC" w:rsidRPr="006E74FC" w:rsidRDefault="006E74FC" w:rsidP="00E93B2D">
            <w:pPr>
              <w:cnfStyle w:val="000000100000" w:firstRow="0" w:lastRow="0" w:firstColumn="0" w:lastColumn="0" w:oddVBand="0" w:evenVBand="0" w:oddHBand="1" w:evenHBand="0" w:firstRowFirstColumn="0" w:firstRowLastColumn="0" w:lastRowFirstColumn="0" w:lastRowLastColumn="0"/>
            </w:pPr>
            <w:r w:rsidRPr="006E74FC">
              <w:t>No ejecuta nada y devuelve un mensaje de error. Así esa petición igual recibe respuesta</w:t>
            </w:r>
          </w:p>
        </w:tc>
      </w:tr>
      <w:tr w:rsidR="00032B52" w14:paraId="3466B918" w14:textId="77777777" w:rsidTr="002C04B3">
        <w:tc>
          <w:tcPr>
            <w:cnfStyle w:val="001000000000" w:firstRow="0" w:lastRow="0" w:firstColumn="1" w:lastColumn="0" w:oddVBand="0" w:evenVBand="0" w:oddHBand="0" w:evenHBand="0" w:firstRowFirstColumn="0" w:firstRowLastColumn="0" w:lastRowFirstColumn="0" w:lastRowLastColumn="0"/>
            <w:tcW w:w="5395" w:type="dxa"/>
          </w:tcPr>
          <w:p w14:paraId="6FEE5DE3" w14:textId="4A6BA0EA" w:rsidR="00032B52" w:rsidRPr="006E74FC" w:rsidRDefault="00032B52" w:rsidP="00E93B2D">
            <w:r w:rsidRPr="00032B52">
              <w:t>try:</w:t>
            </w:r>
          </w:p>
        </w:tc>
        <w:tc>
          <w:tcPr>
            <w:tcW w:w="5395" w:type="dxa"/>
          </w:tcPr>
          <w:p w14:paraId="2694C56D" w14:textId="5BA407C0" w:rsidR="00032B52" w:rsidRPr="006E74FC" w:rsidRDefault="00032B52" w:rsidP="00E93B2D">
            <w:pPr>
              <w:cnfStyle w:val="000000000000" w:firstRow="0" w:lastRow="0" w:firstColumn="0" w:lastColumn="0" w:oddVBand="0" w:evenVBand="0" w:oddHBand="0" w:evenHBand="0" w:firstRowFirstColumn="0" w:firstRowLastColumn="0" w:lastRowFirstColumn="0" w:lastRowLastColumn="0"/>
            </w:pPr>
            <w:r w:rsidRPr="00032B52">
              <w:t xml:space="preserve">Intenta ejecutar; si algo falla salta al </w:t>
            </w:r>
            <w:proofErr w:type="spellStart"/>
            <w:r w:rsidRPr="00032B52">
              <w:rPr>
                <w:b/>
                <w:bCs/>
              </w:rPr>
              <w:t>except</w:t>
            </w:r>
            <w:proofErr w:type="spellEnd"/>
            <w:r w:rsidRPr="00032B52">
              <w:t xml:space="preserve"> en vez de romper el chat</w:t>
            </w:r>
          </w:p>
        </w:tc>
      </w:tr>
      <w:tr w:rsidR="00032B52" w14:paraId="09E713CA" w14:textId="77777777" w:rsidTr="002C0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D75089C" w14:textId="572A7A76" w:rsidR="00032B52" w:rsidRPr="00032B52" w:rsidRDefault="00032B52" w:rsidP="00E93B2D">
            <w:proofErr w:type="spellStart"/>
            <w:r w:rsidRPr="00032B52">
              <w:t>arguments</w:t>
            </w:r>
            <w:proofErr w:type="spellEnd"/>
            <w:r w:rsidRPr="00032B52">
              <w:t xml:space="preserve"> = </w:t>
            </w:r>
            <w:proofErr w:type="spellStart"/>
            <w:proofErr w:type="gramStart"/>
            <w:r w:rsidRPr="00032B52">
              <w:t>json.loads</w:t>
            </w:r>
            <w:proofErr w:type="spellEnd"/>
            <w:proofErr w:type="gramEnd"/>
            <w:r w:rsidRPr="00032B52">
              <w:t>(</w:t>
            </w:r>
            <w:proofErr w:type="spellStart"/>
            <w:r w:rsidRPr="00032B52">
              <w:t>tool_</w:t>
            </w:r>
            <w:proofErr w:type="gramStart"/>
            <w:r w:rsidRPr="00032B52">
              <w:t>call.function</w:t>
            </w:r>
            <w:proofErr w:type="gramEnd"/>
            <w:r w:rsidRPr="00032B52">
              <w:t>.arguments</w:t>
            </w:r>
            <w:proofErr w:type="spellEnd"/>
            <w:r w:rsidRPr="00032B52">
              <w:t>)</w:t>
            </w:r>
          </w:p>
        </w:tc>
        <w:tc>
          <w:tcPr>
            <w:tcW w:w="5395" w:type="dxa"/>
          </w:tcPr>
          <w:p w14:paraId="1DD83146" w14:textId="6F0589DF" w:rsidR="00032B52" w:rsidRPr="006C0353" w:rsidRDefault="006C0353" w:rsidP="00E93B2D">
            <w:pPr>
              <w:cnfStyle w:val="000000100000" w:firstRow="0" w:lastRow="0" w:firstColumn="0" w:lastColumn="0" w:oddVBand="0" w:evenVBand="0" w:oddHBand="1" w:evenHBand="0" w:firstRowFirstColumn="0" w:firstRowLastColumn="0" w:lastRowFirstColumn="0" w:lastRowLastColumn="0"/>
            </w:pPr>
            <w:r>
              <w:t xml:space="preserve">Convierte el texto JSON en diccionario: </w:t>
            </w:r>
            <w:r w:rsidRPr="006C0353">
              <w:rPr>
                <w:b/>
                <w:bCs/>
              </w:rPr>
              <w:t>{"</w:t>
            </w:r>
            <w:proofErr w:type="spellStart"/>
            <w:r w:rsidRPr="006C0353">
              <w:rPr>
                <w:b/>
                <w:bCs/>
              </w:rPr>
              <w:t>destination_city</w:t>
            </w:r>
            <w:proofErr w:type="spellEnd"/>
            <w:r w:rsidRPr="006C0353">
              <w:rPr>
                <w:b/>
                <w:bCs/>
              </w:rPr>
              <w:t>": "</w:t>
            </w:r>
            <w:proofErr w:type="spellStart"/>
            <w:r w:rsidRPr="006C0353">
              <w:rPr>
                <w:b/>
                <w:bCs/>
              </w:rPr>
              <w:t>Tokyo</w:t>
            </w:r>
            <w:proofErr w:type="spellEnd"/>
            <w:r w:rsidRPr="006C0353">
              <w:rPr>
                <w:b/>
                <w:bCs/>
              </w:rPr>
              <w:t>", "</w:t>
            </w:r>
            <w:proofErr w:type="spellStart"/>
            <w:r w:rsidRPr="006C0353">
              <w:rPr>
                <w:b/>
                <w:bCs/>
              </w:rPr>
              <w:t>price</w:t>
            </w:r>
            <w:proofErr w:type="spellEnd"/>
            <w:r w:rsidRPr="006C0353">
              <w:rPr>
                <w:b/>
                <w:bCs/>
              </w:rPr>
              <w:t>": 1500}</w:t>
            </w:r>
          </w:p>
        </w:tc>
      </w:tr>
      <w:tr w:rsidR="006C0353" w14:paraId="6FE9AA2D" w14:textId="77777777" w:rsidTr="002C04B3">
        <w:tc>
          <w:tcPr>
            <w:cnfStyle w:val="001000000000" w:firstRow="0" w:lastRow="0" w:firstColumn="1" w:lastColumn="0" w:oddVBand="0" w:evenVBand="0" w:oddHBand="0" w:evenHBand="0" w:firstRowFirstColumn="0" w:firstRowLastColumn="0" w:lastRowFirstColumn="0" w:lastRowLastColumn="0"/>
            <w:tcW w:w="5395" w:type="dxa"/>
          </w:tcPr>
          <w:p w14:paraId="6286902A" w14:textId="176861A5" w:rsidR="006C0353" w:rsidRPr="00032B52" w:rsidRDefault="00FB2A01" w:rsidP="00E93B2D">
            <w:proofErr w:type="spellStart"/>
            <w:r w:rsidRPr="00FB2A01">
              <w:t>return</w:t>
            </w:r>
            <w:proofErr w:type="spellEnd"/>
            <w:r w:rsidRPr="00FB2A01">
              <w:t xml:space="preserve"> </w:t>
            </w:r>
            <w:proofErr w:type="spellStart"/>
            <w:r w:rsidRPr="00FB2A01">
              <w:t>str</w:t>
            </w:r>
            <w:proofErr w:type="spellEnd"/>
            <w:r w:rsidRPr="00FB2A01">
              <w:t>(</w:t>
            </w:r>
            <w:proofErr w:type="spellStart"/>
            <w:r w:rsidRPr="00FB2A01">
              <w:t>function</w:t>
            </w:r>
            <w:proofErr w:type="spellEnd"/>
            <w:r w:rsidRPr="00FB2A01">
              <w:t>(</w:t>
            </w:r>
            <w:proofErr w:type="spellStart"/>
            <w:r w:rsidRPr="00FB2A01">
              <w:t>arguments</w:t>
            </w:r>
            <w:proofErr w:type="spellEnd"/>
            <w:r w:rsidRPr="00FB2A01">
              <w:t>))</w:t>
            </w:r>
          </w:p>
        </w:tc>
        <w:tc>
          <w:tcPr>
            <w:tcW w:w="5395" w:type="dxa"/>
          </w:tcPr>
          <w:p w14:paraId="5F558C06" w14:textId="50804E35" w:rsidR="006C0353" w:rsidRPr="0089674B" w:rsidRDefault="00FB2A01" w:rsidP="00E93B2D">
            <w:pPr>
              <w:cnfStyle w:val="000000000000" w:firstRow="0" w:lastRow="0" w:firstColumn="0" w:lastColumn="0" w:oddVBand="0" w:evenVBand="0" w:oddHBand="0" w:evenHBand="0" w:firstRowFirstColumn="0" w:firstRowLastColumn="0" w:lastRowFirstColumn="0" w:lastRowLastColumn="0"/>
            </w:pPr>
            <w:r>
              <w:t xml:space="preserve">Ejecuta la </w:t>
            </w:r>
            <w:r>
              <w:rPr>
                <w:b/>
                <w:bCs/>
              </w:rPr>
              <w:t xml:space="preserve">lambda </w:t>
            </w:r>
            <w:r>
              <w:t xml:space="preserve">con ese diccionario y convierte el resultado a texto, </w:t>
            </w:r>
            <w:r w:rsidR="0089674B">
              <w:t xml:space="preserve">porque el contenido de un mensaje </w:t>
            </w:r>
            <w:proofErr w:type="spellStart"/>
            <w:r w:rsidR="0089674B">
              <w:rPr>
                <w:b/>
                <w:bCs/>
              </w:rPr>
              <w:t>tool</w:t>
            </w:r>
            <w:proofErr w:type="spellEnd"/>
            <w:r w:rsidR="0089674B">
              <w:rPr>
                <w:b/>
                <w:bCs/>
              </w:rPr>
              <w:t xml:space="preserve"> </w:t>
            </w:r>
            <w:r w:rsidR="0089674B">
              <w:t>es texto</w:t>
            </w:r>
          </w:p>
        </w:tc>
      </w:tr>
      <w:tr w:rsidR="0089674B" w14:paraId="19283CD9" w14:textId="77777777" w:rsidTr="002C0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F20EBBE" w14:textId="32265F52" w:rsidR="0089674B" w:rsidRPr="00FB2A01" w:rsidRDefault="00746782" w:rsidP="00E93B2D">
            <w:proofErr w:type="spellStart"/>
            <w:r w:rsidRPr="00746782">
              <w:t>except</w:t>
            </w:r>
            <w:proofErr w:type="spellEnd"/>
            <w:r w:rsidRPr="00746782">
              <w:t xml:space="preserve"> (</w:t>
            </w:r>
            <w:proofErr w:type="spellStart"/>
            <w:proofErr w:type="gramStart"/>
            <w:r w:rsidRPr="00746782">
              <w:t>json.JSONDecodeError</w:t>
            </w:r>
            <w:proofErr w:type="spellEnd"/>
            <w:proofErr w:type="gramEnd"/>
            <w:r w:rsidRPr="00746782">
              <w:t xml:space="preserve">, </w:t>
            </w:r>
            <w:proofErr w:type="spellStart"/>
            <w:r w:rsidRPr="00746782">
              <w:t>KeyError</w:t>
            </w:r>
            <w:proofErr w:type="spellEnd"/>
            <w:r w:rsidRPr="00746782">
              <w:t xml:space="preserve">, </w:t>
            </w:r>
            <w:proofErr w:type="spellStart"/>
            <w:r w:rsidRPr="00746782">
              <w:t>TypeError</w:t>
            </w:r>
            <w:proofErr w:type="spellEnd"/>
            <w:r w:rsidRPr="00746782">
              <w:t xml:space="preserve">, </w:t>
            </w:r>
            <w:proofErr w:type="spellStart"/>
            <w:r w:rsidRPr="00746782">
              <w:t>ValueError</w:t>
            </w:r>
            <w:proofErr w:type="spellEnd"/>
            <w:r w:rsidRPr="00746782">
              <w:t>) as error:</w:t>
            </w:r>
          </w:p>
        </w:tc>
        <w:tc>
          <w:tcPr>
            <w:tcW w:w="5395" w:type="dxa"/>
          </w:tcPr>
          <w:p w14:paraId="7D008CD8" w14:textId="48A56734" w:rsidR="0089674B" w:rsidRDefault="000969B2" w:rsidP="00E93B2D">
            <w:pPr>
              <w:cnfStyle w:val="000000100000" w:firstRow="0" w:lastRow="0" w:firstColumn="0" w:lastColumn="0" w:oddVBand="0" w:evenVBand="0" w:oddHBand="1" w:evenHBand="0" w:firstRowFirstColumn="0" w:firstRowLastColumn="0" w:lastRowFirstColumn="0" w:lastRowLastColumn="0"/>
            </w:pPr>
            <w:r w:rsidRPr="000969B2">
              <w:t>Atrapa los fallos posibles: JSON roto, un campo que falta (</w:t>
            </w:r>
            <w:proofErr w:type="spellStart"/>
            <w:r w:rsidRPr="000969B2">
              <w:rPr>
                <w:b/>
                <w:bCs/>
              </w:rPr>
              <w:t>KeyError</w:t>
            </w:r>
            <w:proofErr w:type="spellEnd"/>
            <w:r w:rsidRPr="000969B2">
              <w:t>), un tipo incorrecto o un valor inválido</w:t>
            </w:r>
          </w:p>
        </w:tc>
      </w:tr>
      <w:tr w:rsidR="000969B2" w14:paraId="63D555E9" w14:textId="77777777" w:rsidTr="002C04B3">
        <w:tc>
          <w:tcPr>
            <w:cnfStyle w:val="001000000000" w:firstRow="0" w:lastRow="0" w:firstColumn="1" w:lastColumn="0" w:oddVBand="0" w:evenVBand="0" w:oddHBand="0" w:evenHBand="0" w:firstRowFirstColumn="0" w:firstRowLastColumn="0" w:lastRowFirstColumn="0" w:lastRowLastColumn="0"/>
            <w:tcW w:w="5395" w:type="dxa"/>
          </w:tcPr>
          <w:p w14:paraId="397F58A6" w14:textId="31BFB678" w:rsidR="000969B2" w:rsidRPr="00746782" w:rsidRDefault="000969B2" w:rsidP="00E93B2D">
            <w:proofErr w:type="spellStart"/>
            <w:r w:rsidRPr="000969B2">
              <w:t>return</w:t>
            </w:r>
            <w:proofErr w:type="spellEnd"/>
            <w:r w:rsidRPr="000969B2">
              <w:t xml:space="preserve"> </w:t>
            </w:r>
            <w:proofErr w:type="spellStart"/>
            <w:r w:rsidRPr="000969B2">
              <w:t>f"Error</w:t>
            </w:r>
            <w:proofErr w:type="spellEnd"/>
            <w:r w:rsidRPr="000969B2">
              <w:t xml:space="preserve"> en los argumentos: {error}"</w:t>
            </w:r>
          </w:p>
        </w:tc>
        <w:tc>
          <w:tcPr>
            <w:tcW w:w="5395" w:type="dxa"/>
          </w:tcPr>
          <w:p w14:paraId="6578BC1B" w14:textId="1734623D" w:rsidR="000969B2" w:rsidRPr="000969B2" w:rsidRDefault="000969B2" w:rsidP="00E93B2D">
            <w:pPr>
              <w:cnfStyle w:val="000000000000" w:firstRow="0" w:lastRow="0" w:firstColumn="0" w:lastColumn="0" w:oddVBand="0" w:evenVBand="0" w:oddHBand="0" w:evenHBand="0" w:firstRowFirstColumn="0" w:firstRowLastColumn="0" w:lastRowFirstColumn="0" w:lastRowLastColumn="0"/>
            </w:pPr>
            <w:r>
              <w:t xml:space="preserve">Devuelve el error como texto, </w:t>
            </w:r>
            <w:proofErr w:type="spellStart"/>
            <w:r>
              <w:t>par</w:t>
            </w:r>
            <w:proofErr w:type="spellEnd"/>
            <w:r>
              <w:t xml:space="preserve"> que el modelo sepa que fallo</w:t>
            </w:r>
          </w:p>
        </w:tc>
      </w:tr>
    </w:tbl>
    <w:p w14:paraId="6C801C8B" w14:textId="77777777" w:rsidR="00404735" w:rsidRPr="00A5209E" w:rsidRDefault="00404735" w:rsidP="00E93B2D">
      <w:pPr>
        <w:pBdr>
          <w:bottom w:val="single" w:sz="6" w:space="1" w:color="auto"/>
        </w:pBdr>
      </w:pPr>
    </w:p>
    <w:p w14:paraId="61B3BE96" w14:textId="58536BEA" w:rsidR="00916C51" w:rsidRPr="002C0717" w:rsidRDefault="007C1859" w:rsidP="006B6651">
      <w:pPr>
        <w:rPr>
          <w:sz w:val="28"/>
          <w:szCs w:val="32"/>
        </w:rPr>
      </w:pPr>
      <w:proofErr w:type="spellStart"/>
      <w:r w:rsidRPr="002C0717">
        <w:rPr>
          <w:b/>
          <w:bCs/>
          <w:sz w:val="28"/>
          <w:szCs w:val="32"/>
          <w:highlight w:val="yellow"/>
        </w:rPr>
        <w:t>Handle_tool_calls</w:t>
      </w:r>
      <w:proofErr w:type="spellEnd"/>
      <w:r w:rsidRPr="002C0717">
        <w:rPr>
          <w:b/>
          <w:bCs/>
          <w:sz w:val="28"/>
          <w:szCs w:val="32"/>
          <w:highlight w:val="yellow"/>
        </w:rPr>
        <w:t xml:space="preserve">, </w:t>
      </w:r>
      <w:r w:rsidRPr="002C0717">
        <w:rPr>
          <w:sz w:val="28"/>
          <w:szCs w:val="32"/>
          <w:highlight w:val="yellow"/>
        </w:rPr>
        <w:t xml:space="preserve">que atienda </w:t>
      </w:r>
      <w:r w:rsidRPr="002C0717">
        <w:rPr>
          <w:b/>
          <w:bCs/>
          <w:sz w:val="28"/>
          <w:szCs w:val="32"/>
          <w:highlight w:val="yellow"/>
        </w:rPr>
        <w:t xml:space="preserve">todas </w:t>
      </w:r>
      <w:r w:rsidRPr="002C0717">
        <w:rPr>
          <w:sz w:val="28"/>
          <w:szCs w:val="32"/>
          <w:highlight w:val="yellow"/>
        </w:rPr>
        <w:t>las peticiones (la versión en plural del Paso 5):</w:t>
      </w:r>
    </w:p>
    <w:p w14:paraId="4E973C16" w14:textId="27372029" w:rsidR="007C1859" w:rsidRDefault="007C1859" w:rsidP="006B6651">
      <w:r w:rsidRPr="00916C51">
        <w:rPr>
          <w:noProof/>
        </w:rPr>
        <w:drawing>
          <wp:inline distT="0" distB="0" distL="0" distR="0" wp14:anchorId="08D99CF0" wp14:editId="1F666713">
            <wp:extent cx="5387807" cy="624894"/>
            <wp:effectExtent l="0" t="0" r="3810" b="3810"/>
            <wp:docPr id="649492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92944" name=""/>
                    <pic:cNvPicPr/>
                  </pic:nvPicPr>
                  <pic:blipFill>
                    <a:blip r:embed="rId891"/>
                    <a:stretch>
                      <a:fillRect/>
                    </a:stretch>
                  </pic:blipFill>
                  <pic:spPr>
                    <a:xfrm>
                      <a:off x="0" y="0"/>
                      <a:ext cx="5387807" cy="624894"/>
                    </a:xfrm>
                    <a:prstGeom prst="rect">
                      <a:avLst/>
                    </a:prstGeom>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7C1859" w14:paraId="19268ADE" w14:textId="77777777" w:rsidTr="007C18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2EDB4BB" w14:textId="6B015031" w:rsidR="007C1859" w:rsidRDefault="007C1859" w:rsidP="00037BD2">
            <w:proofErr w:type="spellStart"/>
            <w:r>
              <w:t>Linea</w:t>
            </w:r>
            <w:proofErr w:type="spellEnd"/>
          </w:p>
        </w:tc>
        <w:tc>
          <w:tcPr>
            <w:tcW w:w="5395" w:type="dxa"/>
          </w:tcPr>
          <w:p w14:paraId="743B11CB" w14:textId="5A3E1E0F" w:rsidR="007C1859" w:rsidRDefault="007C1859" w:rsidP="00037BD2">
            <w:pPr>
              <w:cnfStyle w:val="100000000000" w:firstRow="1" w:lastRow="0" w:firstColumn="0" w:lastColumn="0" w:oddVBand="0" w:evenVBand="0" w:oddHBand="0" w:evenHBand="0" w:firstRowFirstColumn="0" w:firstRowLastColumn="0" w:lastRowFirstColumn="0" w:lastRowLastColumn="0"/>
            </w:pPr>
            <w:r>
              <w:t>Que hace</w:t>
            </w:r>
          </w:p>
        </w:tc>
      </w:tr>
      <w:tr w:rsidR="007C1859" w14:paraId="421B26A9" w14:textId="77777777" w:rsidTr="007C18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6AA2343" w14:textId="14DF4BA7" w:rsidR="007C1859" w:rsidRPr="007C1859" w:rsidRDefault="007C1859" w:rsidP="00037BD2">
            <w:proofErr w:type="spellStart"/>
            <w:r w:rsidRPr="007C1859">
              <w:t>def</w:t>
            </w:r>
            <w:proofErr w:type="spellEnd"/>
            <w:r w:rsidRPr="007C1859">
              <w:t xml:space="preserve"> </w:t>
            </w:r>
            <w:proofErr w:type="spellStart"/>
            <w:r w:rsidRPr="007C1859">
              <w:t>handle_tool_calls</w:t>
            </w:r>
            <w:proofErr w:type="spellEnd"/>
            <w:r w:rsidRPr="007C1859">
              <w:t>(</w:t>
            </w:r>
            <w:proofErr w:type="spellStart"/>
            <w:r w:rsidRPr="007C1859">
              <w:t>message</w:t>
            </w:r>
            <w:proofErr w:type="spellEnd"/>
            <w:r w:rsidRPr="007C1859">
              <w:t>):</w:t>
            </w:r>
          </w:p>
        </w:tc>
        <w:tc>
          <w:tcPr>
            <w:tcW w:w="5395" w:type="dxa"/>
          </w:tcPr>
          <w:p w14:paraId="7817BF84" w14:textId="28E82678" w:rsidR="007C1859" w:rsidRDefault="00BF4472" w:rsidP="00037BD2">
            <w:pPr>
              <w:cnfStyle w:val="000000100000" w:firstRow="0" w:lastRow="0" w:firstColumn="0" w:lastColumn="0" w:oddVBand="0" w:evenVBand="0" w:oddHBand="1" w:evenHBand="0" w:firstRowFirstColumn="0" w:firstRowLastColumn="0" w:lastRowFirstColumn="0" w:lastRowLastColumn="0"/>
            </w:pPr>
            <w:r>
              <w:t>Recibe el mensaje del modelo con sus peticiones</w:t>
            </w:r>
          </w:p>
        </w:tc>
      </w:tr>
      <w:tr w:rsidR="007C1859" w14:paraId="74C7F11A" w14:textId="77777777" w:rsidTr="007C1859">
        <w:tc>
          <w:tcPr>
            <w:cnfStyle w:val="001000000000" w:firstRow="0" w:lastRow="0" w:firstColumn="1" w:lastColumn="0" w:oddVBand="0" w:evenVBand="0" w:oddHBand="0" w:evenHBand="0" w:firstRowFirstColumn="0" w:firstRowLastColumn="0" w:lastRowFirstColumn="0" w:lastRowLastColumn="0"/>
            <w:tcW w:w="5395" w:type="dxa"/>
          </w:tcPr>
          <w:p w14:paraId="26A6F70A" w14:textId="07FF2CAE" w:rsidR="007C1859" w:rsidRDefault="007C3A02" w:rsidP="00037BD2">
            <w:proofErr w:type="spellStart"/>
            <w:r w:rsidRPr="007C3A02">
              <w:t>return</w:t>
            </w:r>
            <w:proofErr w:type="spellEnd"/>
            <w:r w:rsidRPr="007C3A02">
              <w:t xml:space="preserve"> [ ... </w:t>
            </w:r>
            <w:proofErr w:type="spellStart"/>
            <w:r w:rsidRPr="007C3A02">
              <w:t>for</w:t>
            </w:r>
            <w:proofErr w:type="spellEnd"/>
            <w:r w:rsidRPr="007C3A02">
              <w:t xml:space="preserve"> </w:t>
            </w:r>
            <w:proofErr w:type="spellStart"/>
            <w:r w:rsidRPr="007C3A02">
              <w:t>tc</w:t>
            </w:r>
            <w:proofErr w:type="spellEnd"/>
            <w:r w:rsidRPr="007C3A02">
              <w:t xml:space="preserve"> in </w:t>
            </w:r>
            <w:proofErr w:type="spellStart"/>
            <w:proofErr w:type="gramStart"/>
            <w:r w:rsidRPr="007C3A02">
              <w:t>message.tool</w:t>
            </w:r>
            <w:proofErr w:type="gramEnd"/>
            <w:r w:rsidRPr="007C3A02">
              <w:t>_calls</w:t>
            </w:r>
            <w:proofErr w:type="spellEnd"/>
            <w:r w:rsidRPr="007C3A02">
              <w:t>]</w:t>
            </w:r>
          </w:p>
        </w:tc>
        <w:tc>
          <w:tcPr>
            <w:tcW w:w="5395" w:type="dxa"/>
          </w:tcPr>
          <w:p w14:paraId="6E6005B5" w14:textId="1C3D274C" w:rsidR="007C1859" w:rsidRDefault="007C3A02" w:rsidP="00037BD2">
            <w:pPr>
              <w:cnfStyle w:val="000000000000" w:firstRow="0" w:lastRow="0" w:firstColumn="0" w:lastColumn="0" w:oddVBand="0" w:evenVBand="0" w:oddHBand="0" w:evenHBand="0" w:firstRowFirstColumn="0" w:firstRowLastColumn="0" w:lastRowFirstColumn="0" w:lastRowLastColumn="0"/>
            </w:pPr>
            <w:r w:rsidRPr="007C3A02">
              <w:t xml:space="preserve">Una </w:t>
            </w:r>
            <w:proofErr w:type="spellStart"/>
            <w:r w:rsidRPr="007C3A02">
              <w:rPr>
                <w:i/>
                <w:iCs/>
              </w:rPr>
              <w:t>list</w:t>
            </w:r>
            <w:proofErr w:type="spellEnd"/>
            <w:r w:rsidRPr="007C3A02">
              <w:rPr>
                <w:i/>
                <w:iCs/>
              </w:rPr>
              <w:t xml:space="preserve"> </w:t>
            </w:r>
            <w:proofErr w:type="spellStart"/>
            <w:r w:rsidRPr="007C3A02">
              <w:rPr>
                <w:i/>
                <w:iCs/>
              </w:rPr>
              <w:t>comprehension</w:t>
            </w:r>
            <w:proofErr w:type="spellEnd"/>
            <w:r w:rsidRPr="007C3A02">
              <w:t xml:space="preserve">: recorre cada petición y arma un mensaje </w:t>
            </w:r>
            <w:proofErr w:type="spellStart"/>
            <w:r w:rsidRPr="007C3A02">
              <w:rPr>
                <w:b/>
                <w:bCs/>
              </w:rPr>
              <w:t>tool</w:t>
            </w:r>
            <w:proofErr w:type="spellEnd"/>
            <w:r w:rsidRPr="007C3A02">
              <w:t xml:space="preserve"> por cada una</w:t>
            </w:r>
          </w:p>
        </w:tc>
      </w:tr>
      <w:tr w:rsidR="007C1859" w14:paraId="5D25428D" w14:textId="77777777" w:rsidTr="007C18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579787E" w14:textId="64D7DF8F" w:rsidR="007C1859" w:rsidRDefault="007C3A02" w:rsidP="00037BD2">
            <w:r w:rsidRPr="007C3A02">
              <w:t>"role": "</w:t>
            </w:r>
            <w:proofErr w:type="spellStart"/>
            <w:r w:rsidRPr="007C3A02">
              <w:t>tool</w:t>
            </w:r>
            <w:proofErr w:type="spellEnd"/>
            <w:r w:rsidRPr="007C3A02">
              <w:t>"</w:t>
            </w:r>
          </w:p>
        </w:tc>
        <w:tc>
          <w:tcPr>
            <w:tcW w:w="5395" w:type="dxa"/>
          </w:tcPr>
          <w:p w14:paraId="101051F8" w14:textId="5B4987A9" w:rsidR="007C1859" w:rsidRDefault="007C3A02" w:rsidP="00037BD2">
            <w:pPr>
              <w:cnfStyle w:val="000000100000" w:firstRow="0" w:lastRow="0" w:firstColumn="0" w:lastColumn="0" w:oddVBand="0" w:evenVBand="0" w:oddHBand="1" w:evenHBand="0" w:firstRowFirstColumn="0" w:firstRowLastColumn="0" w:lastRowFirstColumn="0" w:lastRowLastColumn="0"/>
            </w:pPr>
            <w:r w:rsidRPr="007C3A02">
              <w:t>El rol de los mensajes con resultado de herramienta</w:t>
            </w:r>
          </w:p>
        </w:tc>
      </w:tr>
      <w:tr w:rsidR="007C3A02" w14:paraId="1ABC0620" w14:textId="77777777" w:rsidTr="007C1859">
        <w:tc>
          <w:tcPr>
            <w:cnfStyle w:val="001000000000" w:firstRow="0" w:lastRow="0" w:firstColumn="1" w:lastColumn="0" w:oddVBand="0" w:evenVBand="0" w:oddHBand="0" w:evenHBand="0" w:firstRowFirstColumn="0" w:firstRowLastColumn="0" w:lastRowFirstColumn="0" w:lastRowLastColumn="0"/>
            <w:tcW w:w="5395" w:type="dxa"/>
          </w:tcPr>
          <w:p w14:paraId="28057B02" w14:textId="75B61159" w:rsidR="007C3A02" w:rsidRPr="007C3A02" w:rsidRDefault="007C3A02" w:rsidP="00037BD2">
            <w:r w:rsidRPr="007C3A02">
              <w:t>"</w:t>
            </w:r>
            <w:proofErr w:type="spellStart"/>
            <w:r w:rsidRPr="007C3A02">
              <w:t>tool_call_id</w:t>
            </w:r>
            <w:proofErr w:type="spellEnd"/>
            <w:r w:rsidRPr="007C3A02">
              <w:t xml:space="preserve">": </w:t>
            </w:r>
            <w:proofErr w:type="spellStart"/>
            <w:r w:rsidRPr="007C3A02">
              <w:t>tc.id</w:t>
            </w:r>
            <w:proofErr w:type="spellEnd"/>
          </w:p>
        </w:tc>
        <w:tc>
          <w:tcPr>
            <w:tcW w:w="5395" w:type="dxa"/>
          </w:tcPr>
          <w:p w14:paraId="754CB4AB" w14:textId="26CD56D6" w:rsidR="007C3A02" w:rsidRPr="007C3A02" w:rsidRDefault="002C0717" w:rsidP="00037BD2">
            <w:pPr>
              <w:cnfStyle w:val="000000000000" w:firstRow="0" w:lastRow="0" w:firstColumn="0" w:lastColumn="0" w:oddVBand="0" w:evenVBand="0" w:oddHBand="0" w:evenHBand="0" w:firstRowFirstColumn="0" w:firstRowLastColumn="0" w:lastRowFirstColumn="0" w:lastRowLastColumn="0"/>
            </w:pPr>
            <w:r w:rsidRPr="002C0717">
              <w:t>El "número de pedido" de esa petición</w:t>
            </w:r>
          </w:p>
        </w:tc>
      </w:tr>
      <w:tr w:rsidR="002C0717" w14:paraId="6185F8B3" w14:textId="77777777" w:rsidTr="007C18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BF65406" w14:textId="5DE5943A" w:rsidR="002C0717" w:rsidRPr="007C3A02" w:rsidRDefault="002C0717" w:rsidP="00037BD2">
            <w:r w:rsidRPr="002C0717">
              <w:t>"</w:t>
            </w:r>
            <w:proofErr w:type="spellStart"/>
            <w:r w:rsidRPr="002C0717">
              <w:t>content</w:t>
            </w:r>
            <w:proofErr w:type="spellEnd"/>
            <w:r w:rsidRPr="002C0717">
              <w:t xml:space="preserve">": </w:t>
            </w:r>
            <w:proofErr w:type="spellStart"/>
            <w:r w:rsidRPr="002C0717">
              <w:t>run_tool</w:t>
            </w:r>
            <w:proofErr w:type="spellEnd"/>
            <w:r w:rsidRPr="002C0717">
              <w:t>(</w:t>
            </w:r>
            <w:proofErr w:type="spellStart"/>
            <w:r w:rsidRPr="002C0717">
              <w:t>tc</w:t>
            </w:r>
            <w:proofErr w:type="spellEnd"/>
            <w:r w:rsidRPr="002C0717">
              <w:t>)</w:t>
            </w:r>
          </w:p>
        </w:tc>
        <w:tc>
          <w:tcPr>
            <w:tcW w:w="5395" w:type="dxa"/>
          </w:tcPr>
          <w:p w14:paraId="0402265A" w14:textId="2A45BAA5" w:rsidR="002C0717" w:rsidRPr="002C0717" w:rsidRDefault="002C0717" w:rsidP="00037BD2">
            <w:pPr>
              <w:cnfStyle w:val="000000100000" w:firstRow="0" w:lastRow="0" w:firstColumn="0" w:lastColumn="0" w:oddVBand="0" w:evenVBand="0" w:oddHBand="1" w:evenHBand="0" w:firstRowFirstColumn="0" w:firstRowLastColumn="0" w:lastRowFirstColumn="0" w:lastRowLastColumn="0"/>
            </w:pPr>
            <w:r w:rsidRPr="002C0717">
              <w:t>El resultado de ejecutarla, o el mensaje de error</w:t>
            </w:r>
          </w:p>
        </w:tc>
      </w:tr>
    </w:tbl>
    <w:p w14:paraId="5E0E46F7" w14:textId="77777777" w:rsidR="00037BD2" w:rsidRDefault="00037BD2" w:rsidP="00037BD2"/>
    <w:p w14:paraId="134C6E5B" w14:textId="621CDBC2" w:rsidR="002C0717" w:rsidRDefault="002C0717" w:rsidP="00037BD2">
      <w:pPr>
        <w:rPr>
          <w:b/>
          <w:bCs/>
        </w:rPr>
      </w:pPr>
      <w:proofErr w:type="spellStart"/>
      <w:r>
        <w:t>Fijate</w:t>
      </w:r>
      <w:proofErr w:type="spellEnd"/>
      <w:r>
        <w:t xml:space="preserve"> que todos los caminos (éxito, herramienta inexistente, argumentos malos) terminan en un </w:t>
      </w:r>
      <w:proofErr w:type="spellStart"/>
      <w:r>
        <w:rPr>
          <w:b/>
          <w:bCs/>
        </w:rPr>
        <w:t>return</w:t>
      </w:r>
      <w:proofErr w:type="spellEnd"/>
      <w:r>
        <w:rPr>
          <w:b/>
          <w:bCs/>
        </w:rPr>
        <w:t xml:space="preserve"> </w:t>
      </w:r>
      <w:r>
        <w:t xml:space="preserve">con texto. Por eso cada petición siempre recibe su mensaje </w:t>
      </w:r>
      <w:proofErr w:type="spellStart"/>
      <w:r>
        <w:rPr>
          <w:b/>
          <w:bCs/>
        </w:rPr>
        <w:t>tool</w:t>
      </w:r>
      <w:proofErr w:type="spellEnd"/>
      <w:r>
        <w:rPr>
          <w:b/>
          <w:bCs/>
        </w:rPr>
        <w:t>.</w:t>
      </w:r>
    </w:p>
    <w:p w14:paraId="583B7664" w14:textId="77777777" w:rsidR="00003F97" w:rsidRDefault="00003F97" w:rsidP="00037BD2">
      <w:pPr>
        <w:rPr>
          <w:b/>
          <w:bCs/>
        </w:rPr>
      </w:pPr>
    </w:p>
    <w:p w14:paraId="4EC71004" w14:textId="79962018" w:rsidR="00003F97" w:rsidRPr="003C01CA" w:rsidRDefault="003C01CA" w:rsidP="00037BD2">
      <w:r>
        <w:rPr>
          <w:b/>
          <w:bCs/>
        </w:rPr>
        <w:lastRenderedPageBreak/>
        <w:t xml:space="preserve">3)Entregar una </w:t>
      </w:r>
      <w:proofErr w:type="spellStart"/>
      <w:r>
        <w:rPr>
          <w:b/>
          <w:bCs/>
        </w:rPr>
        <w:t>confirmnacion</w:t>
      </w:r>
      <w:proofErr w:type="spellEnd"/>
      <w:r>
        <w:rPr>
          <w:b/>
          <w:bCs/>
        </w:rPr>
        <w:t xml:space="preserve">. </w:t>
      </w:r>
      <w:r>
        <w:t xml:space="preserve">Tu </w:t>
      </w:r>
      <w:proofErr w:type="spellStart"/>
      <w:r>
        <w:rPr>
          <w:b/>
          <w:bCs/>
        </w:rPr>
        <w:t>set_</w:t>
      </w:r>
      <w:proofErr w:type="gramStart"/>
      <w:r>
        <w:rPr>
          <w:b/>
          <w:bCs/>
        </w:rPr>
        <w:t>ticket</w:t>
      </w:r>
      <w:proofErr w:type="gramEnd"/>
      <w:r>
        <w:rPr>
          <w:b/>
          <w:bCs/>
        </w:rPr>
        <w:t>_price</w:t>
      </w:r>
      <w:proofErr w:type="spellEnd"/>
      <w:r>
        <w:rPr>
          <w:b/>
          <w:bCs/>
        </w:rPr>
        <w:t xml:space="preserve"> </w:t>
      </w:r>
      <w:r>
        <w:t>no devuelve nada (</w:t>
      </w:r>
      <w:proofErr w:type="spellStart"/>
      <w:r>
        <w:rPr>
          <w:b/>
          <w:bCs/>
        </w:rPr>
        <w:t>None</w:t>
      </w:r>
      <w:proofErr w:type="spellEnd"/>
      <w:r>
        <w:rPr>
          <w:b/>
          <w:bCs/>
        </w:rPr>
        <w:t xml:space="preserve">), </w:t>
      </w:r>
      <w:r>
        <w:t xml:space="preserve">así que el modelo recibiría el texto </w:t>
      </w:r>
      <w:r>
        <w:rPr>
          <w:b/>
          <w:bCs/>
        </w:rPr>
        <w:t>“</w:t>
      </w:r>
      <w:proofErr w:type="spellStart"/>
      <w:r>
        <w:rPr>
          <w:b/>
          <w:bCs/>
        </w:rPr>
        <w:t>None</w:t>
      </w:r>
      <w:proofErr w:type="spellEnd"/>
      <w:r>
        <w:rPr>
          <w:b/>
          <w:bCs/>
        </w:rPr>
        <w:t xml:space="preserve">” </w:t>
      </w:r>
      <w:r>
        <w:t xml:space="preserve">como resultado. </w:t>
      </w:r>
      <w:r w:rsidR="0044717F" w:rsidRPr="0044717F">
        <w:t xml:space="preserve">Agrega una línea al final de la función, </w:t>
      </w:r>
      <w:r w:rsidR="0044717F" w:rsidRPr="0044717F">
        <w:rPr>
          <w:b/>
          <w:bCs/>
        </w:rPr>
        <w:t xml:space="preserve">dentro de la función y fuera del </w:t>
      </w:r>
      <w:proofErr w:type="spellStart"/>
      <w:r w:rsidR="0044717F" w:rsidRPr="0044717F">
        <w:rPr>
          <w:b/>
          <w:bCs/>
        </w:rPr>
        <w:t>with</w:t>
      </w:r>
      <w:proofErr w:type="spellEnd"/>
      <w:r w:rsidR="0044717F" w:rsidRPr="0044717F">
        <w:t>:</w:t>
      </w:r>
    </w:p>
    <w:p w14:paraId="7186D7FF" w14:textId="1EF71BAC" w:rsidR="002C0717" w:rsidRDefault="00796D0E" w:rsidP="00037BD2">
      <w:pPr>
        <w:rPr>
          <w:b/>
          <w:bCs/>
        </w:rPr>
      </w:pPr>
      <w:r w:rsidRPr="00796D0E">
        <w:rPr>
          <w:b/>
          <w:bCs/>
          <w:noProof/>
        </w:rPr>
        <w:drawing>
          <wp:inline distT="0" distB="0" distL="0" distR="0" wp14:anchorId="08ED454B" wp14:editId="2A3BC960">
            <wp:extent cx="6176433" cy="1438880"/>
            <wp:effectExtent l="38100" t="38100" r="34290" b="47625"/>
            <wp:docPr id="1957929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29530" name=""/>
                    <pic:cNvPicPr/>
                  </pic:nvPicPr>
                  <pic:blipFill>
                    <a:blip r:embed="rId892"/>
                    <a:stretch>
                      <a:fillRect/>
                    </a:stretch>
                  </pic:blipFill>
                  <pic:spPr>
                    <a:xfrm>
                      <a:off x="0" y="0"/>
                      <a:ext cx="6185829" cy="1441069"/>
                    </a:xfrm>
                    <a:prstGeom prst="rect">
                      <a:avLst/>
                    </a:prstGeom>
                    <a:ln w="28575">
                      <a:solidFill>
                        <a:srgbClr val="EE0000"/>
                      </a:solidFill>
                    </a:ln>
                  </pic:spPr>
                </pic:pic>
              </a:graphicData>
            </a:graphic>
          </wp:inline>
        </w:drawing>
      </w:r>
    </w:p>
    <w:p w14:paraId="69CD0084" w14:textId="77777777" w:rsidR="00796D0E" w:rsidRPr="00796D0E" w:rsidRDefault="00796D0E" w:rsidP="00796D0E">
      <w:r w:rsidRPr="00796D0E">
        <w:t>Así el modelo puede decirle algo concreto al usuario.</w:t>
      </w:r>
    </w:p>
    <w:p w14:paraId="33FDF61E" w14:textId="77777777" w:rsidR="00AE7256" w:rsidRPr="00AE7256" w:rsidRDefault="00AE7256" w:rsidP="00AE7256">
      <w:pPr>
        <w:rPr>
          <w:b/>
          <w:bCs/>
          <w:sz w:val="24"/>
          <w:szCs w:val="28"/>
        </w:rPr>
      </w:pPr>
      <w:r w:rsidRPr="00AE7256">
        <w:rPr>
          <w:b/>
          <w:bCs/>
          <w:sz w:val="24"/>
          <w:szCs w:val="28"/>
          <w:highlight w:val="yellow"/>
        </w:rPr>
        <w:t>4) Ejecutar en este orden y lanzar la interfaz.</w:t>
      </w:r>
    </w:p>
    <w:tbl>
      <w:tblPr>
        <w:tblStyle w:val="Tablaconcuadrcula4-nfasis4"/>
        <w:tblW w:w="0" w:type="auto"/>
        <w:tblLook w:val="04A0" w:firstRow="1" w:lastRow="0" w:firstColumn="1" w:lastColumn="0" w:noHBand="0" w:noVBand="1"/>
      </w:tblPr>
      <w:tblGrid>
        <w:gridCol w:w="988"/>
        <w:gridCol w:w="4252"/>
        <w:gridCol w:w="5550"/>
      </w:tblGrid>
      <w:tr w:rsidR="008A5BAD" w14:paraId="28925F66" w14:textId="77777777" w:rsidTr="000416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F173E50" w14:textId="3B026DA5" w:rsidR="008A5BAD" w:rsidRPr="008A5BAD" w:rsidRDefault="008A5BAD" w:rsidP="00037BD2">
            <w:pPr>
              <w:rPr>
                <w:b w:val="0"/>
                <w:bCs w:val="0"/>
              </w:rPr>
            </w:pPr>
            <w:r>
              <w:rPr>
                <w:b w:val="0"/>
                <w:bCs w:val="0"/>
              </w:rPr>
              <w:t>#</w:t>
            </w:r>
          </w:p>
        </w:tc>
        <w:tc>
          <w:tcPr>
            <w:tcW w:w="4252" w:type="dxa"/>
          </w:tcPr>
          <w:p w14:paraId="59BE5076" w14:textId="6CB74BCD" w:rsidR="008A5BAD" w:rsidRPr="008A5BAD" w:rsidRDefault="008A5BAD" w:rsidP="00037BD2">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ejecutas</w:t>
            </w:r>
          </w:p>
        </w:tc>
        <w:tc>
          <w:tcPr>
            <w:tcW w:w="5550" w:type="dxa"/>
          </w:tcPr>
          <w:p w14:paraId="7521B10E" w14:textId="7C74E119" w:rsidR="008A5BAD" w:rsidRPr="008A5BAD" w:rsidRDefault="008A5BAD" w:rsidP="00037BD2">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Para que</w:t>
            </w:r>
          </w:p>
        </w:tc>
      </w:tr>
      <w:tr w:rsidR="008A5BAD" w14:paraId="26C0815E" w14:textId="77777777" w:rsidTr="00041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2628288" w14:textId="0561C040" w:rsidR="008A5BAD" w:rsidRDefault="0004161D" w:rsidP="00037BD2">
            <w:pPr>
              <w:rPr>
                <w:b w:val="0"/>
                <w:bCs w:val="0"/>
              </w:rPr>
            </w:pPr>
            <w:r>
              <w:rPr>
                <w:b w:val="0"/>
                <w:bCs w:val="0"/>
              </w:rPr>
              <w:t>1</w:t>
            </w:r>
          </w:p>
        </w:tc>
        <w:tc>
          <w:tcPr>
            <w:tcW w:w="4252" w:type="dxa"/>
          </w:tcPr>
          <w:p w14:paraId="683650E7" w14:textId="518ABB6C" w:rsidR="008A5BAD" w:rsidRPr="0004161D" w:rsidRDefault="0004161D" w:rsidP="00037BD2">
            <w:pPr>
              <w:cnfStyle w:val="000000100000" w:firstRow="0" w:lastRow="0" w:firstColumn="0" w:lastColumn="0" w:oddVBand="0" w:evenVBand="0" w:oddHBand="1" w:evenHBand="0" w:firstRowFirstColumn="0" w:firstRowLastColumn="0" w:lastRowFirstColumn="0" w:lastRowLastColumn="0"/>
            </w:pPr>
            <w:r>
              <w:t xml:space="preserve">Tu </w:t>
            </w:r>
            <w:proofErr w:type="spellStart"/>
            <w:r>
              <w:rPr>
                <w:b/>
                <w:bCs/>
              </w:rPr>
              <w:t>set_ticker_price</w:t>
            </w:r>
            <w:proofErr w:type="spellEnd"/>
            <w:r>
              <w:rPr>
                <w:b/>
                <w:bCs/>
              </w:rPr>
              <w:t xml:space="preserve"> </w:t>
            </w:r>
            <w:r>
              <w:t xml:space="preserve">con la línea del </w:t>
            </w:r>
            <w:proofErr w:type="spellStart"/>
            <w:r>
              <w:rPr>
                <w:b/>
                <w:bCs/>
              </w:rPr>
              <w:t>return</w:t>
            </w:r>
            <w:proofErr w:type="spellEnd"/>
            <w:r>
              <w:rPr>
                <w:b/>
                <w:bCs/>
              </w:rPr>
              <w:t xml:space="preserve"> </w:t>
            </w:r>
            <w:r>
              <w:t>(vuelve a ejecutar esa celda)</w:t>
            </w:r>
          </w:p>
        </w:tc>
        <w:tc>
          <w:tcPr>
            <w:tcW w:w="5550" w:type="dxa"/>
          </w:tcPr>
          <w:p w14:paraId="06CAA249" w14:textId="38C84877" w:rsidR="008A5BAD" w:rsidRPr="0004161D" w:rsidRDefault="0004161D" w:rsidP="00037BD2">
            <w:pPr>
              <w:cnfStyle w:val="000000100000" w:firstRow="0" w:lastRow="0" w:firstColumn="0" w:lastColumn="0" w:oddVBand="0" w:evenVBand="0" w:oddHBand="1" w:evenHBand="0" w:firstRowFirstColumn="0" w:firstRowLastColumn="0" w:lastRowFirstColumn="0" w:lastRowLastColumn="0"/>
            </w:pPr>
            <w:r>
              <w:t xml:space="preserve">Que la </w:t>
            </w:r>
            <w:proofErr w:type="spellStart"/>
            <w:r>
              <w:t>funcion</w:t>
            </w:r>
            <w:proofErr w:type="spellEnd"/>
            <w:r>
              <w:t xml:space="preserve"> devuelve un mensaje</w:t>
            </w:r>
          </w:p>
        </w:tc>
      </w:tr>
      <w:tr w:rsidR="008A5BAD" w14:paraId="07D2A07D" w14:textId="77777777" w:rsidTr="0004161D">
        <w:tc>
          <w:tcPr>
            <w:cnfStyle w:val="001000000000" w:firstRow="0" w:lastRow="0" w:firstColumn="1" w:lastColumn="0" w:oddVBand="0" w:evenVBand="0" w:oddHBand="0" w:evenHBand="0" w:firstRowFirstColumn="0" w:firstRowLastColumn="0" w:lastRowFirstColumn="0" w:lastRowLastColumn="0"/>
            <w:tcW w:w="988" w:type="dxa"/>
          </w:tcPr>
          <w:p w14:paraId="422FCB7D" w14:textId="7690BF8A" w:rsidR="008A5BAD" w:rsidRDefault="0004161D" w:rsidP="00037BD2">
            <w:pPr>
              <w:rPr>
                <w:b w:val="0"/>
                <w:bCs w:val="0"/>
              </w:rPr>
            </w:pPr>
            <w:r>
              <w:rPr>
                <w:b w:val="0"/>
                <w:bCs w:val="0"/>
              </w:rPr>
              <w:t>2</w:t>
            </w:r>
          </w:p>
        </w:tc>
        <w:tc>
          <w:tcPr>
            <w:tcW w:w="4252" w:type="dxa"/>
          </w:tcPr>
          <w:p w14:paraId="3E9E5A2B" w14:textId="0F3169BA" w:rsidR="008A5BAD" w:rsidRPr="0004161D" w:rsidRDefault="0004161D" w:rsidP="00037BD2">
            <w:pPr>
              <w:cnfStyle w:val="000000000000" w:firstRow="0" w:lastRow="0" w:firstColumn="0" w:lastColumn="0" w:oddVBand="0" w:evenVBand="0" w:oddHBand="0" w:evenHBand="0" w:firstRowFirstColumn="0" w:firstRowLastColumn="0" w:lastRowFirstColumn="0" w:lastRowLastColumn="0"/>
              <w:rPr>
                <w:b/>
                <w:bCs/>
              </w:rPr>
            </w:pPr>
            <w:proofErr w:type="spellStart"/>
            <w:r>
              <w:rPr>
                <w:b/>
                <w:bCs/>
              </w:rPr>
              <w:t>Set_price_function</w:t>
            </w:r>
            <w:proofErr w:type="spellEnd"/>
            <w:r>
              <w:rPr>
                <w:b/>
                <w:bCs/>
              </w:rPr>
              <w:t xml:space="preserve"> </w:t>
            </w:r>
            <w:r>
              <w:t xml:space="preserve">y </w:t>
            </w:r>
            <w:proofErr w:type="spellStart"/>
            <w:proofErr w:type="gramStart"/>
            <w:r>
              <w:rPr>
                <w:b/>
                <w:bCs/>
              </w:rPr>
              <w:t>tools.append</w:t>
            </w:r>
            <w:proofErr w:type="spellEnd"/>
            <w:proofErr w:type="gramEnd"/>
            <w:r>
              <w:rPr>
                <w:b/>
                <w:bCs/>
              </w:rPr>
              <w:t>(…)</w:t>
            </w:r>
          </w:p>
        </w:tc>
        <w:tc>
          <w:tcPr>
            <w:tcW w:w="5550" w:type="dxa"/>
          </w:tcPr>
          <w:p w14:paraId="5BF602B4" w14:textId="23556D70" w:rsidR="008A5BAD" w:rsidRPr="00E950AB" w:rsidRDefault="00E950AB" w:rsidP="00037BD2">
            <w:pPr>
              <w:cnfStyle w:val="000000000000" w:firstRow="0" w:lastRow="0" w:firstColumn="0" w:lastColumn="0" w:oddVBand="0" w:evenVBand="0" w:oddHBand="0" w:evenHBand="0" w:firstRowFirstColumn="0" w:firstRowLastColumn="0" w:lastRowFirstColumn="0" w:lastRowLastColumn="0"/>
            </w:pPr>
            <w:r>
              <w:t xml:space="preserve">Avisarle al </w:t>
            </w:r>
            <w:r>
              <w:rPr>
                <w:b/>
                <w:bCs/>
              </w:rPr>
              <w:t xml:space="preserve">modelo </w:t>
            </w:r>
            <w:r>
              <w:t>que la herramienta existe</w:t>
            </w:r>
          </w:p>
        </w:tc>
      </w:tr>
      <w:tr w:rsidR="00E950AB" w14:paraId="69289686" w14:textId="77777777" w:rsidTr="00041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202C688" w14:textId="552374C3" w:rsidR="00E950AB" w:rsidRDefault="00E950AB" w:rsidP="00037BD2">
            <w:pPr>
              <w:rPr>
                <w:b w:val="0"/>
                <w:bCs w:val="0"/>
              </w:rPr>
            </w:pPr>
            <w:r>
              <w:rPr>
                <w:b w:val="0"/>
                <w:bCs w:val="0"/>
              </w:rPr>
              <w:t>3</w:t>
            </w:r>
          </w:p>
        </w:tc>
        <w:tc>
          <w:tcPr>
            <w:tcW w:w="4252" w:type="dxa"/>
          </w:tcPr>
          <w:p w14:paraId="5F8706DA" w14:textId="7A6E04A5" w:rsidR="00E950AB" w:rsidRDefault="00B345D2" w:rsidP="00037BD2">
            <w:pPr>
              <w:cnfStyle w:val="000000100000" w:firstRow="0" w:lastRow="0" w:firstColumn="0" w:lastColumn="0" w:oddVBand="0" w:evenVBand="0" w:oddHBand="1" w:evenHBand="0" w:firstRowFirstColumn="0" w:firstRowLastColumn="0" w:lastRowFirstColumn="0" w:lastRowLastColumn="0"/>
              <w:rPr>
                <w:b/>
                <w:bCs/>
              </w:rPr>
            </w:pPr>
            <w:proofErr w:type="spellStart"/>
            <w:r w:rsidRPr="00B345D2">
              <w:rPr>
                <w:b/>
                <w:bCs/>
              </w:rPr>
              <w:t>registry</w:t>
            </w:r>
            <w:proofErr w:type="spellEnd"/>
            <w:r w:rsidRPr="00B345D2">
              <w:rPr>
                <w:b/>
                <w:bCs/>
              </w:rPr>
              <w:t xml:space="preserve">, </w:t>
            </w:r>
            <w:proofErr w:type="spellStart"/>
            <w:r w:rsidRPr="00B345D2">
              <w:rPr>
                <w:b/>
                <w:bCs/>
              </w:rPr>
              <w:t>run_tool</w:t>
            </w:r>
            <w:proofErr w:type="spellEnd"/>
            <w:r w:rsidRPr="00B345D2">
              <w:rPr>
                <w:b/>
                <w:bCs/>
              </w:rPr>
              <w:t xml:space="preserve"> y </w:t>
            </w:r>
            <w:proofErr w:type="spellStart"/>
            <w:r w:rsidRPr="00B345D2">
              <w:rPr>
                <w:b/>
                <w:bCs/>
              </w:rPr>
              <w:t>handle_tool_calls</w:t>
            </w:r>
            <w:proofErr w:type="spellEnd"/>
          </w:p>
        </w:tc>
        <w:tc>
          <w:tcPr>
            <w:tcW w:w="5550" w:type="dxa"/>
          </w:tcPr>
          <w:p w14:paraId="5A1EC2EB" w14:textId="03A1994A" w:rsidR="00E950AB" w:rsidRPr="00B345D2" w:rsidRDefault="00B345D2" w:rsidP="00037BD2">
            <w:pPr>
              <w:cnfStyle w:val="000000100000" w:firstRow="0" w:lastRow="0" w:firstColumn="0" w:lastColumn="0" w:oddVBand="0" w:evenVBand="0" w:oddHBand="1" w:evenHBand="0" w:firstRowFirstColumn="0" w:firstRowLastColumn="0" w:lastRowFirstColumn="0" w:lastRowLastColumn="0"/>
            </w:pPr>
            <w:r>
              <w:t xml:space="preserve">Enseñarle a </w:t>
            </w:r>
            <w:r>
              <w:rPr>
                <w:b/>
                <w:bCs/>
              </w:rPr>
              <w:t xml:space="preserve">tu código </w:t>
            </w:r>
            <w:r>
              <w:t xml:space="preserve">como ejecutarla </w:t>
            </w:r>
          </w:p>
        </w:tc>
      </w:tr>
      <w:tr w:rsidR="00B345D2" w14:paraId="01904E32" w14:textId="77777777" w:rsidTr="0004161D">
        <w:tc>
          <w:tcPr>
            <w:cnfStyle w:val="001000000000" w:firstRow="0" w:lastRow="0" w:firstColumn="1" w:lastColumn="0" w:oddVBand="0" w:evenVBand="0" w:oddHBand="0" w:evenHBand="0" w:firstRowFirstColumn="0" w:firstRowLastColumn="0" w:lastRowFirstColumn="0" w:lastRowLastColumn="0"/>
            <w:tcW w:w="988" w:type="dxa"/>
          </w:tcPr>
          <w:p w14:paraId="52AC9B37" w14:textId="18147BF4" w:rsidR="00B345D2" w:rsidRDefault="00B345D2" w:rsidP="00037BD2">
            <w:pPr>
              <w:rPr>
                <w:b w:val="0"/>
                <w:bCs w:val="0"/>
              </w:rPr>
            </w:pPr>
            <w:r>
              <w:rPr>
                <w:b w:val="0"/>
                <w:bCs w:val="0"/>
              </w:rPr>
              <w:t>4</w:t>
            </w:r>
          </w:p>
        </w:tc>
        <w:tc>
          <w:tcPr>
            <w:tcW w:w="4252" w:type="dxa"/>
          </w:tcPr>
          <w:p w14:paraId="42CB7DD3" w14:textId="5C579E7A" w:rsidR="00B345D2" w:rsidRPr="00B345D2" w:rsidRDefault="00B345D2" w:rsidP="00037BD2">
            <w:pPr>
              <w:cnfStyle w:val="000000000000" w:firstRow="0" w:lastRow="0" w:firstColumn="0" w:lastColumn="0" w:oddVBand="0" w:evenVBand="0" w:oddHBand="0" w:evenHBand="0" w:firstRowFirstColumn="0" w:firstRowLastColumn="0" w:lastRowFirstColumn="0" w:lastRowLastColumn="0"/>
            </w:pPr>
            <w:r>
              <w:t>El lanzamiento (abajo)</w:t>
            </w:r>
          </w:p>
        </w:tc>
        <w:tc>
          <w:tcPr>
            <w:tcW w:w="5550" w:type="dxa"/>
          </w:tcPr>
          <w:p w14:paraId="13A6D043" w14:textId="2354C3A7" w:rsidR="00B345D2" w:rsidRDefault="00B345D2" w:rsidP="00037BD2">
            <w:pPr>
              <w:cnfStyle w:val="000000000000" w:firstRow="0" w:lastRow="0" w:firstColumn="0" w:lastColumn="0" w:oddVBand="0" w:evenVBand="0" w:oddHBand="0" w:evenHBand="0" w:firstRowFirstColumn="0" w:firstRowLastColumn="0" w:lastRowFirstColumn="0" w:lastRowLastColumn="0"/>
            </w:pPr>
            <w:r>
              <w:t>Abrir el chat para probar</w:t>
            </w:r>
          </w:p>
        </w:tc>
      </w:tr>
    </w:tbl>
    <w:p w14:paraId="2E77CE23" w14:textId="77777777" w:rsidR="00796D0E" w:rsidRPr="002C0717" w:rsidRDefault="00796D0E" w:rsidP="00037BD2">
      <w:pPr>
        <w:rPr>
          <w:b/>
          <w:bCs/>
        </w:rPr>
      </w:pPr>
    </w:p>
    <w:p w14:paraId="3B87D0BE" w14:textId="21E9FDCE" w:rsidR="008E6815" w:rsidRPr="00FE2846" w:rsidRDefault="00B16261" w:rsidP="009C4325">
      <w:pPr>
        <w:rPr>
          <w:b/>
          <w:bCs/>
          <w:sz w:val="24"/>
          <w:szCs w:val="28"/>
        </w:rPr>
      </w:pPr>
      <w:r w:rsidRPr="00B16261">
        <w:rPr>
          <w:b/>
          <w:bCs/>
          <w:noProof/>
          <w:sz w:val="24"/>
          <w:szCs w:val="28"/>
        </w:rPr>
        <w:drawing>
          <wp:inline distT="0" distB="0" distL="0" distR="0" wp14:anchorId="28BA8F65" wp14:editId="5FC278D9">
            <wp:extent cx="6858000" cy="1111885"/>
            <wp:effectExtent l="38100" t="38100" r="38100" b="31115"/>
            <wp:docPr id="428536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36907" name=""/>
                    <pic:cNvPicPr/>
                  </pic:nvPicPr>
                  <pic:blipFill>
                    <a:blip r:embed="rId893"/>
                    <a:stretch>
                      <a:fillRect/>
                    </a:stretch>
                  </pic:blipFill>
                  <pic:spPr>
                    <a:xfrm>
                      <a:off x="0" y="0"/>
                      <a:ext cx="6858000" cy="1111885"/>
                    </a:xfrm>
                    <a:prstGeom prst="rect">
                      <a:avLst/>
                    </a:prstGeom>
                    <a:ln w="28575">
                      <a:solidFill>
                        <a:srgbClr val="EE0000"/>
                      </a:solidFill>
                    </a:ln>
                  </pic:spPr>
                </pic:pic>
              </a:graphicData>
            </a:graphic>
          </wp:inline>
        </w:drawing>
      </w:r>
    </w:p>
    <w:p w14:paraId="77892E1F" w14:textId="77777777" w:rsidR="00E50237" w:rsidRPr="00E50237" w:rsidRDefault="00E50237" w:rsidP="00E50237">
      <w:pPr>
        <w:rPr>
          <w:sz w:val="24"/>
          <w:szCs w:val="28"/>
        </w:rPr>
      </w:pPr>
      <w:r w:rsidRPr="00E50237">
        <w:rPr>
          <w:sz w:val="24"/>
          <w:szCs w:val="28"/>
        </w:rPr>
        <w:t xml:space="preserve">Es la </w:t>
      </w:r>
      <w:r w:rsidRPr="00E50237">
        <w:rPr>
          <w:b/>
          <w:bCs/>
          <w:sz w:val="24"/>
          <w:szCs w:val="28"/>
        </w:rPr>
        <w:t>última</w:t>
      </w:r>
      <w:r w:rsidRPr="00E50237">
        <w:rPr>
          <w:sz w:val="24"/>
          <w:szCs w:val="28"/>
        </w:rPr>
        <w:t xml:space="preserve"> celda: ejecútala después de las otras tres. El </w:t>
      </w:r>
      <w:r w:rsidRPr="00E50237">
        <w:rPr>
          <w:b/>
          <w:bCs/>
          <w:sz w:val="24"/>
          <w:szCs w:val="28"/>
        </w:rPr>
        <w:t>chat</w:t>
      </w:r>
      <w:r w:rsidRPr="00E50237">
        <w:rPr>
          <w:sz w:val="24"/>
          <w:szCs w:val="28"/>
        </w:rPr>
        <w:t xml:space="preserve"> no cambia (es el</w:t>
      </w:r>
      <w:r w:rsidRPr="00E50237">
        <w:rPr>
          <w:b/>
          <w:bCs/>
          <w:sz w:val="24"/>
          <w:szCs w:val="28"/>
        </w:rPr>
        <w:t xml:space="preserve"> </w:t>
      </w:r>
      <w:proofErr w:type="spellStart"/>
      <w:r w:rsidRPr="00E50237">
        <w:rPr>
          <w:b/>
          <w:bCs/>
          <w:sz w:val="24"/>
          <w:szCs w:val="28"/>
        </w:rPr>
        <w:t>while</w:t>
      </w:r>
      <w:proofErr w:type="spellEnd"/>
      <w:r w:rsidRPr="00E50237">
        <w:rPr>
          <w:sz w:val="24"/>
          <w:szCs w:val="28"/>
        </w:rPr>
        <w:t xml:space="preserve"> del Paso 6): busca </w:t>
      </w:r>
      <w:proofErr w:type="spellStart"/>
      <w:r w:rsidRPr="00E50237">
        <w:rPr>
          <w:b/>
          <w:bCs/>
          <w:sz w:val="24"/>
          <w:szCs w:val="28"/>
        </w:rPr>
        <w:t>tools</w:t>
      </w:r>
      <w:proofErr w:type="spellEnd"/>
      <w:r w:rsidRPr="00E50237">
        <w:rPr>
          <w:sz w:val="24"/>
          <w:szCs w:val="28"/>
        </w:rPr>
        <w:t xml:space="preserve"> y </w:t>
      </w:r>
      <w:proofErr w:type="spellStart"/>
      <w:r w:rsidRPr="00E50237">
        <w:rPr>
          <w:b/>
          <w:bCs/>
          <w:sz w:val="24"/>
          <w:szCs w:val="28"/>
        </w:rPr>
        <w:t>handle_tool_calls</w:t>
      </w:r>
      <w:proofErr w:type="spellEnd"/>
      <w:r w:rsidRPr="00E50237">
        <w:rPr>
          <w:sz w:val="24"/>
          <w:szCs w:val="28"/>
        </w:rPr>
        <w:t xml:space="preserve"> por su nombre cada vez que corre, y ahora esos nombres apuntan a las versiones nuevas.</w:t>
      </w:r>
    </w:p>
    <w:p w14:paraId="75CEE024" w14:textId="77777777" w:rsidR="00CE3095" w:rsidRDefault="00CE3095" w:rsidP="009C4325">
      <w:pPr>
        <w:rPr>
          <w:b/>
          <w:bCs/>
          <w:sz w:val="28"/>
          <w:szCs w:val="32"/>
          <w:highlight w:val="yellow"/>
        </w:rPr>
      </w:pPr>
    </w:p>
    <w:p w14:paraId="03E8EBA2" w14:textId="77777777" w:rsidR="00CE3095" w:rsidRDefault="00CE3095" w:rsidP="009C4325">
      <w:pPr>
        <w:rPr>
          <w:b/>
          <w:bCs/>
          <w:sz w:val="28"/>
          <w:szCs w:val="32"/>
          <w:highlight w:val="yellow"/>
        </w:rPr>
      </w:pPr>
    </w:p>
    <w:p w14:paraId="4FECE9BB" w14:textId="77777777" w:rsidR="00CE3095" w:rsidRDefault="00CE3095" w:rsidP="009C4325">
      <w:pPr>
        <w:rPr>
          <w:b/>
          <w:bCs/>
          <w:sz w:val="28"/>
          <w:szCs w:val="32"/>
          <w:highlight w:val="yellow"/>
        </w:rPr>
      </w:pPr>
    </w:p>
    <w:p w14:paraId="0C7E3693" w14:textId="77777777" w:rsidR="00CE3095" w:rsidRDefault="00CE3095" w:rsidP="009C4325">
      <w:pPr>
        <w:rPr>
          <w:b/>
          <w:bCs/>
          <w:sz w:val="28"/>
          <w:szCs w:val="32"/>
          <w:highlight w:val="yellow"/>
        </w:rPr>
      </w:pPr>
    </w:p>
    <w:p w14:paraId="6874FDD8" w14:textId="77777777" w:rsidR="00CE3095" w:rsidRDefault="00CE3095" w:rsidP="009C4325">
      <w:pPr>
        <w:rPr>
          <w:b/>
          <w:bCs/>
          <w:sz w:val="28"/>
          <w:szCs w:val="32"/>
          <w:highlight w:val="yellow"/>
        </w:rPr>
      </w:pPr>
    </w:p>
    <w:p w14:paraId="590BE7C1" w14:textId="77777777" w:rsidR="00CE3095" w:rsidRDefault="00CE3095" w:rsidP="009C4325">
      <w:pPr>
        <w:rPr>
          <w:b/>
          <w:bCs/>
          <w:sz w:val="28"/>
          <w:szCs w:val="32"/>
          <w:highlight w:val="yellow"/>
        </w:rPr>
      </w:pPr>
    </w:p>
    <w:p w14:paraId="3BBE3873" w14:textId="77777777" w:rsidR="00CE3095" w:rsidRDefault="00CE3095" w:rsidP="009C4325">
      <w:pPr>
        <w:rPr>
          <w:b/>
          <w:bCs/>
          <w:sz w:val="28"/>
          <w:szCs w:val="32"/>
          <w:highlight w:val="yellow"/>
        </w:rPr>
      </w:pPr>
    </w:p>
    <w:p w14:paraId="0907F8EC" w14:textId="77777777" w:rsidR="00CE3095" w:rsidRDefault="00CE3095" w:rsidP="009C4325">
      <w:pPr>
        <w:rPr>
          <w:b/>
          <w:bCs/>
          <w:sz w:val="28"/>
          <w:szCs w:val="32"/>
          <w:highlight w:val="yellow"/>
        </w:rPr>
      </w:pPr>
    </w:p>
    <w:p w14:paraId="20FD3C30" w14:textId="77777777" w:rsidR="00CE3095" w:rsidRDefault="00CE3095" w:rsidP="009C4325">
      <w:pPr>
        <w:rPr>
          <w:b/>
          <w:bCs/>
          <w:sz w:val="28"/>
          <w:szCs w:val="32"/>
          <w:highlight w:val="yellow"/>
        </w:rPr>
      </w:pPr>
    </w:p>
    <w:p w14:paraId="41D55A14" w14:textId="11E533B4" w:rsidR="00E64428" w:rsidRDefault="00E50237" w:rsidP="009C4325">
      <w:pPr>
        <w:rPr>
          <w:b/>
          <w:bCs/>
          <w:sz w:val="28"/>
          <w:szCs w:val="32"/>
        </w:rPr>
      </w:pPr>
      <w:r w:rsidRPr="00E50237">
        <w:rPr>
          <w:b/>
          <w:bCs/>
          <w:sz w:val="28"/>
          <w:szCs w:val="32"/>
          <w:highlight w:val="yellow"/>
        </w:rPr>
        <w:lastRenderedPageBreak/>
        <w:t>Salida</w:t>
      </w:r>
    </w:p>
    <w:p w14:paraId="2A3F59DB" w14:textId="69E324B1" w:rsidR="00A75D44" w:rsidRDefault="00CE3095" w:rsidP="009C4325">
      <w:pPr>
        <w:rPr>
          <w:b/>
          <w:bCs/>
          <w:sz w:val="28"/>
          <w:szCs w:val="32"/>
        </w:rPr>
      </w:pPr>
      <w:r w:rsidRPr="00CE3095">
        <w:rPr>
          <w:b/>
          <w:bCs/>
          <w:noProof/>
          <w:sz w:val="28"/>
          <w:szCs w:val="32"/>
        </w:rPr>
        <w:drawing>
          <wp:inline distT="0" distB="0" distL="0" distR="0" wp14:anchorId="4D6A8A60" wp14:editId="2912075D">
            <wp:extent cx="3286125" cy="1933534"/>
            <wp:effectExtent l="0" t="0" r="0" b="0"/>
            <wp:docPr id="1808791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4" cstate="print">
                      <a:extLst>
                        <a:ext uri="{28A0092B-C50C-407E-A947-70E740481C1C}">
                          <a14:useLocalDpi xmlns:a14="http://schemas.microsoft.com/office/drawing/2010/main" val="0"/>
                        </a:ext>
                      </a:extLst>
                    </a:blip>
                    <a:srcRect/>
                    <a:stretch>
                      <a:fillRect/>
                    </a:stretch>
                  </pic:blipFill>
                  <pic:spPr bwMode="auto">
                    <a:xfrm>
                      <a:off x="0" y="0"/>
                      <a:ext cx="3290309" cy="1935996"/>
                    </a:xfrm>
                    <a:prstGeom prst="rect">
                      <a:avLst/>
                    </a:prstGeom>
                    <a:noFill/>
                    <a:ln>
                      <a:noFill/>
                    </a:ln>
                  </pic:spPr>
                </pic:pic>
              </a:graphicData>
            </a:graphic>
          </wp:inline>
        </w:drawing>
      </w:r>
      <w:r w:rsidRPr="00CE3095">
        <w:rPr>
          <w:b/>
          <w:bCs/>
          <w:noProof/>
          <w:sz w:val="28"/>
          <w:szCs w:val="32"/>
        </w:rPr>
        <w:drawing>
          <wp:inline distT="0" distB="0" distL="0" distR="0" wp14:anchorId="180D2E76" wp14:editId="0517160C">
            <wp:extent cx="2724150" cy="1688216"/>
            <wp:effectExtent l="0" t="0" r="0" b="7620"/>
            <wp:docPr id="14710490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5" cstate="print">
                      <a:extLst>
                        <a:ext uri="{28A0092B-C50C-407E-A947-70E740481C1C}">
                          <a14:useLocalDpi xmlns:a14="http://schemas.microsoft.com/office/drawing/2010/main" val="0"/>
                        </a:ext>
                      </a:extLst>
                    </a:blip>
                    <a:srcRect/>
                    <a:stretch>
                      <a:fillRect/>
                    </a:stretch>
                  </pic:blipFill>
                  <pic:spPr bwMode="auto">
                    <a:xfrm>
                      <a:off x="0" y="0"/>
                      <a:ext cx="2730167" cy="1691945"/>
                    </a:xfrm>
                    <a:prstGeom prst="rect">
                      <a:avLst/>
                    </a:prstGeom>
                    <a:noFill/>
                    <a:ln>
                      <a:noFill/>
                    </a:ln>
                  </pic:spPr>
                </pic:pic>
              </a:graphicData>
            </a:graphic>
          </wp:inline>
        </w:drawing>
      </w:r>
      <w:r w:rsidRPr="00CE3095">
        <w:rPr>
          <w:b/>
          <w:bCs/>
          <w:noProof/>
          <w:sz w:val="28"/>
          <w:szCs w:val="32"/>
        </w:rPr>
        <w:drawing>
          <wp:inline distT="0" distB="0" distL="0" distR="0" wp14:anchorId="3FB2360A" wp14:editId="108713DF">
            <wp:extent cx="3705225" cy="1518799"/>
            <wp:effectExtent l="0" t="0" r="0" b="5715"/>
            <wp:docPr id="2351729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6" cstate="print">
                      <a:extLst>
                        <a:ext uri="{28A0092B-C50C-407E-A947-70E740481C1C}">
                          <a14:useLocalDpi xmlns:a14="http://schemas.microsoft.com/office/drawing/2010/main" val="0"/>
                        </a:ext>
                      </a:extLst>
                    </a:blip>
                    <a:srcRect/>
                    <a:stretch>
                      <a:fillRect/>
                    </a:stretch>
                  </pic:blipFill>
                  <pic:spPr bwMode="auto">
                    <a:xfrm>
                      <a:off x="0" y="0"/>
                      <a:ext cx="3714193" cy="1522475"/>
                    </a:xfrm>
                    <a:prstGeom prst="rect">
                      <a:avLst/>
                    </a:prstGeom>
                    <a:noFill/>
                    <a:ln>
                      <a:noFill/>
                    </a:ln>
                  </pic:spPr>
                </pic:pic>
              </a:graphicData>
            </a:graphic>
          </wp:inline>
        </w:drawing>
      </w:r>
    </w:p>
    <w:p w14:paraId="4D8704BB" w14:textId="77777777" w:rsidR="004A1BE5" w:rsidRDefault="004A1BE5" w:rsidP="009C4325">
      <w:pPr>
        <w:rPr>
          <w:b/>
          <w:bCs/>
          <w:sz w:val="28"/>
          <w:szCs w:val="32"/>
        </w:rPr>
      </w:pPr>
    </w:p>
    <w:p w14:paraId="134F426E" w14:textId="77777777" w:rsidR="004A1BE5" w:rsidRDefault="004A1BE5" w:rsidP="009C4325">
      <w:pPr>
        <w:rPr>
          <w:b/>
          <w:bCs/>
          <w:sz w:val="28"/>
          <w:szCs w:val="32"/>
        </w:rPr>
      </w:pPr>
    </w:p>
    <w:p w14:paraId="34DFFCC6" w14:textId="0FF10BA1" w:rsidR="004A1BE5" w:rsidRDefault="004A1BE5">
      <w:pPr>
        <w:rPr>
          <w:b/>
          <w:bCs/>
          <w:sz w:val="28"/>
          <w:szCs w:val="32"/>
        </w:rPr>
      </w:pPr>
      <w:r>
        <w:rPr>
          <w:b/>
          <w:bCs/>
          <w:sz w:val="28"/>
          <w:szCs w:val="32"/>
        </w:rPr>
        <w:br w:type="page"/>
      </w:r>
    </w:p>
    <w:p w14:paraId="1CA70685" w14:textId="6628A260" w:rsidR="004A1BE5" w:rsidRDefault="004A1BE5" w:rsidP="004A1BE5">
      <w:pPr>
        <w:pStyle w:val="Ttulo4"/>
        <w:rPr>
          <w:b/>
          <w:bCs/>
          <w:i w:val="0"/>
          <w:iCs w:val="0"/>
          <w:sz w:val="24"/>
          <w:highlight w:val="yellow"/>
        </w:rPr>
      </w:pPr>
      <w:r w:rsidRPr="006B75D3">
        <w:rPr>
          <w:b/>
          <w:bCs/>
          <w:i w:val="0"/>
          <w:iCs w:val="0"/>
          <w:sz w:val="24"/>
          <w:highlight w:val="yellow"/>
        </w:rPr>
        <w:lastRenderedPageBreak/>
        <w:t>2.11.3.</w:t>
      </w:r>
      <w:r w:rsidR="007554AF">
        <w:rPr>
          <w:b/>
          <w:bCs/>
          <w:i w:val="0"/>
          <w:iCs w:val="0"/>
          <w:sz w:val="24"/>
          <w:highlight w:val="yellow"/>
        </w:rPr>
        <w:t xml:space="preserve">9: Los </w:t>
      </w:r>
      <w:proofErr w:type="spellStart"/>
      <w:r w:rsidR="007554AF">
        <w:rPr>
          <w:b/>
          <w:bCs/>
          <w:i w:val="0"/>
          <w:iCs w:val="0"/>
          <w:sz w:val="24"/>
          <w:highlight w:val="yellow"/>
        </w:rPr>
        <w:t>limites</w:t>
      </w:r>
      <w:proofErr w:type="spellEnd"/>
      <w:r w:rsidR="007554AF">
        <w:rPr>
          <w:b/>
          <w:bCs/>
          <w:i w:val="0"/>
          <w:iCs w:val="0"/>
          <w:sz w:val="24"/>
          <w:highlight w:val="yellow"/>
        </w:rPr>
        <w:t xml:space="preserve"> del ejemplo (lo que el profesor señala)</w:t>
      </w:r>
      <w:r w:rsidR="007A4423">
        <w:rPr>
          <w:b/>
          <w:bCs/>
          <w:i w:val="0"/>
          <w:iCs w:val="0"/>
          <w:sz w:val="24"/>
          <w:highlight w:val="yellow"/>
        </w:rPr>
        <w:t xml:space="preserve"> + Resumen para repasar</w:t>
      </w:r>
    </w:p>
    <w:tbl>
      <w:tblPr>
        <w:tblStyle w:val="Tablaconcuadrcula4-nfasis4"/>
        <w:tblW w:w="0" w:type="auto"/>
        <w:tblLook w:val="04A0" w:firstRow="1" w:lastRow="0" w:firstColumn="1" w:lastColumn="0" w:noHBand="0" w:noVBand="1"/>
      </w:tblPr>
      <w:tblGrid>
        <w:gridCol w:w="3596"/>
        <w:gridCol w:w="3597"/>
        <w:gridCol w:w="3597"/>
      </w:tblGrid>
      <w:tr w:rsidR="007554AF" w14:paraId="0EE070C2" w14:textId="77777777" w:rsidTr="005646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303C966" w14:textId="3C140442" w:rsidR="007554AF" w:rsidRPr="00F02C44" w:rsidRDefault="007554AF" w:rsidP="007554AF">
            <w:pPr>
              <w:rPr>
                <w:b w:val="0"/>
                <w:bCs w:val="0"/>
              </w:rPr>
            </w:pPr>
            <w:r w:rsidRPr="00F02C44">
              <w:rPr>
                <w:b w:val="0"/>
                <w:bCs w:val="0"/>
              </w:rPr>
              <w:t>Límite</w:t>
            </w:r>
          </w:p>
        </w:tc>
        <w:tc>
          <w:tcPr>
            <w:tcW w:w="3597" w:type="dxa"/>
          </w:tcPr>
          <w:p w14:paraId="63520F2A" w14:textId="778F5268" w:rsidR="007554AF" w:rsidRPr="00F02C44" w:rsidRDefault="00F02C44" w:rsidP="007554AF">
            <w:pPr>
              <w:cnfStyle w:val="100000000000" w:firstRow="1" w:lastRow="0" w:firstColumn="0" w:lastColumn="0" w:oddVBand="0" w:evenVBand="0" w:oddHBand="0" w:evenHBand="0" w:firstRowFirstColumn="0" w:firstRowLastColumn="0" w:lastRowFirstColumn="0" w:lastRowLastColumn="0"/>
              <w:rPr>
                <w:b w:val="0"/>
                <w:bCs w:val="0"/>
              </w:rPr>
            </w:pPr>
            <w:r w:rsidRPr="00F02C44">
              <w:rPr>
                <w:b w:val="0"/>
                <w:bCs w:val="0"/>
              </w:rPr>
              <w:t>Qué pasa</w:t>
            </w:r>
          </w:p>
        </w:tc>
        <w:tc>
          <w:tcPr>
            <w:tcW w:w="3597" w:type="dxa"/>
          </w:tcPr>
          <w:p w14:paraId="5E1CB88A" w14:textId="7C215690" w:rsidR="007554AF" w:rsidRPr="00F02C44" w:rsidRDefault="00F02C44" w:rsidP="007554AF">
            <w:pPr>
              <w:cnfStyle w:val="100000000000" w:firstRow="1" w:lastRow="0" w:firstColumn="0" w:lastColumn="0" w:oddVBand="0" w:evenVBand="0" w:oddHBand="0" w:evenHBand="0" w:firstRowFirstColumn="0" w:firstRowLastColumn="0" w:lastRowFirstColumn="0" w:lastRowLastColumn="0"/>
              <w:rPr>
                <w:b w:val="0"/>
                <w:bCs w:val="0"/>
              </w:rPr>
            </w:pPr>
            <w:r w:rsidRPr="00F02C44">
              <w:rPr>
                <w:b w:val="0"/>
                <w:bCs w:val="0"/>
              </w:rPr>
              <w:t>Cómo se mejora</w:t>
            </w:r>
          </w:p>
        </w:tc>
      </w:tr>
      <w:tr w:rsidR="007554AF" w14:paraId="2C7C4AA4" w14:textId="77777777" w:rsidTr="00564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3528829" w14:textId="73CB8B29" w:rsidR="007554AF" w:rsidRPr="005646FA" w:rsidRDefault="005646FA" w:rsidP="007554AF">
            <w:r>
              <w:t xml:space="preserve">El historial de </w:t>
            </w:r>
            <w:proofErr w:type="spellStart"/>
            <w:r>
              <w:t>Gradio</w:t>
            </w:r>
            <w:proofErr w:type="spellEnd"/>
            <w:r>
              <w:t xml:space="preserve"> olvida </w:t>
            </w:r>
            <w:proofErr w:type="gramStart"/>
            <w:r>
              <w:t>las herramienta</w:t>
            </w:r>
            <w:proofErr w:type="gramEnd"/>
          </w:p>
        </w:tc>
        <w:tc>
          <w:tcPr>
            <w:tcW w:w="3597" w:type="dxa"/>
          </w:tcPr>
          <w:p w14:paraId="203E63E3" w14:textId="3E1DBA1A" w:rsidR="007554AF" w:rsidRPr="005646FA" w:rsidRDefault="005646FA" w:rsidP="007554AF">
            <w:pPr>
              <w:cnfStyle w:val="000000100000" w:firstRow="0" w:lastRow="0" w:firstColumn="0" w:lastColumn="0" w:oddVBand="0" w:evenVBand="0" w:oddHBand="1" w:evenHBand="0" w:firstRowFirstColumn="0" w:firstRowLastColumn="0" w:lastRowFirstColumn="0" w:lastRowLastColumn="0"/>
            </w:pPr>
            <w:r>
              <w:t xml:space="preserve">El </w:t>
            </w:r>
            <w:proofErr w:type="spellStart"/>
            <w:r>
              <w:rPr>
                <w:b/>
                <w:bCs/>
              </w:rPr>
              <w:t>history</w:t>
            </w:r>
            <w:proofErr w:type="spellEnd"/>
            <w:r>
              <w:rPr>
                <w:b/>
                <w:bCs/>
              </w:rPr>
              <w:t xml:space="preserve"> </w:t>
            </w:r>
            <w:r>
              <w:t xml:space="preserve">que reciben trae solo lo que se ve en pantalla. Las peticiones </w:t>
            </w:r>
            <w:proofErr w:type="spellStart"/>
            <w:r>
              <w:rPr>
                <w:b/>
                <w:bCs/>
              </w:rPr>
              <w:t>tool_calls</w:t>
            </w:r>
            <w:proofErr w:type="spellEnd"/>
            <w:r>
              <w:rPr>
                <w:b/>
                <w:bCs/>
              </w:rPr>
              <w:t xml:space="preserve"> </w:t>
            </w:r>
            <w:r>
              <w:t xml:space="preserve">y los resultados </w:t>
            </w:r>
            <w:proofErr w:type="spellStart"/>
            <w:r>
              <w:rPr>
                <w:b/>
                <w:bCs/>
              </w:rPr>
              <w:t>tool</w:t>
            </w:r>
            <w:proofErr w:type="spellEnd"/>
            <w:r>
              <w:rPr>
                <w:b/>
                <w:bCs/>
              </w:rPr>
              <w:t xml:space="preserve"> no vuelven </w:t>
            </w:r>
            <w:r>
              <w:t xml:space="preserve">en el turno siguiente. </w:t>
            </w:r>
          </w:p>
        </w:tc>
        <w:tc>
          <w:tcPr>
            <w:tcW w:w="3597" w:type="dxa"/>
          </w:tcPr>
          <w:p w14:paraId="148AD0E3" w14:textId="36CE2AC5" w:rsidR="007554AF" w:rsidRPr="00F02C44" w:rsidRDefault="00341CA7" w:rsidP="007554AF">
            <w:pPr>
              <w:cnfStyle w:val="000000100000" w:firstRow="0" w:lastRow="0" w:firstColumn="0" w:lastColumn="0" w:oddVBand="0" w:evenVBand="0" w:oddHBand="1" w:evenHBand="0" w:firstRowFirstColumn="0" w:firstRowLastColumn="0" w:lastRowFirstColumn="0" w:lastRowLastColumn="0"/>
            </w:pPr>
            <w:r w:rsidRPr="00341CA7">
              <w:t xml:space="preserve">Guardar el historial </w:t>
            </w:r>
            <w:r w:rsidRPr="00341CA7">
              <w:rPr>
                <w:b/>
                <w:bCs/>
              </w:rPr>
              <w:t>completo</w:t>
            </w:r>
            <w:r w:rsidRPr="00341CA7">
              <w:t xml:space="preserve"> (con </w:t>
            </w:r>
            <w:proofErr w:type="spellStart"/>
            <w:r w:rsidRPr="00341CA7">
              <w:rPr>
                <w:b/>
                <w:bCs/>
              </w:rPr>
              <w:t>tool_calls</w:t>
            </w:r>
            <w:proofErr w:type="spellEnd"/>
            <w:r w:rsidRPr="00341CA7">
              <w:t xml:space="preserve"> y </w:t>
            </w:r>
            <w:proofErr w:type="spellStart"/>
            <w:r w:rsidRPr="00341CA7">
              <w:rPr>
                <w:b/>
                <w:bCs/>
              </w:rPr>
              <w:t>tool</w:t>
            </w:r>
            <w:proofErr w:type="spellEnd"/>
            <w:r w:rsidRPr="00341CA7">
              <w:t xml:space="preserve">) en tu estado o en una base de datos. Sirve para un MVP o </w:t>
            </w:r>
            <w:proofErr w:type="gramStart"/>
            <w:r w:rsidRPr="00341CA7">
              <w:t>app</w:t>
            </w:r>
            <w:proofErr w:type="gramEnd"/>
            <w:r w:rsidRPr="00341CA7">
              <w:t xml:space="preserve"> interna; no para producción</w:t>
            </w:r>
          </w:p>
        </w:tc>
      </w:tr>
      <w:tr w:rsidR="007554AF" w14:paraId="6FFB4ABC" w14:textId="77777777" w:rsidTr="005646FA">
        <w:tc>
          <w:tcPr>
            <w:cnfStyle w:val="001000000000" w:firstRow="0" w:lastRow="0" w:firstColumn="1" w:lastColumn="0" w:oddVBand="0" w:evenVBand="0" w:oddHBand="0" w:evenHBand="0" w:firstRowFirstColumn="0" w:firstRowLastColumn="0" w:lastRowFirstColumn="0" w:lastRowLastColumn="0"/>
            <w:tcW w:w="3596" w:type="dxa"/>
          </w:tcPr>
          <w:p w14:paraId="37483591" w14:textId="296119C8" w:rsidR="007554AF" w:rsidRPr="005F2D7E" w:rsidRDefault="005F2D7E" w:rsidP="007554AF">
            <w:r w:rsidRPr="005F2D7E">
              <w:t>No hay streaming</w:t>
            </w:r>
          </w:p>
        </w:tc>
        <w:tc>
          <w:tcPr>
            <w:tcW w:w="3597" w:type="dxa"/>
          </w:tcPr>
          <w:p w14:paraId="683BDA29" w14:textId="62F2F4CB" w:rsidR="007554AF" w:rsidRPr="005F2D7E" w:rsidRDefault="005F2D7E" w:rsidP="007554AF">
            <w:pPr>
              <w:cnfStyle w:val="000000000000" w:firstRow="0" w:lastRow="0" w:firstColumn="0" w:lastColumn="0" w:oddVBand="0" w:evenVBand="0" w:oddHBand="0" w:evenHBand="0" w:firstRowFirstColumn="0" w:firstRowLastColumn="0" w:lastRowFirstColumn="0" w:lastRowLastColumn="0"/>
            </w:pPr>
            <w:r w:rsidRPr="005F2D7E">
              <w:t xml:space="preserve">Con herramientas es posible, pero </w:t>
            </w:r>
            <w:r w:rsidRPr="005F2D7E">
              <w:rPr>
                <w:b/>
                <w:bCs/>
              </w:rPr>
              <w:t>engorroso</w:t>
            </w:r>
            <w:r w:rsidRPr="005F2D7E">
              <w:t xml:space="preserve">: el nombre y los argumentos llegan en fragmentos que hay que juntar antes de ejecutar. (Además, un reporte en el foro de Google indica diferencias de formato del streaming de </w:t>
            </w:r>
            <w:proofErr w:type="spellStart"/>
            <w:r w:rsidRPr="005F2D7E">
              <w:t>tool</w:t>
            </w:r>
            <w:proofErr w:type="spellEnd"/>
            <w:r w:rsidRPr="005F2D7E">
              <w:t xml:space="preserve"> </w:t>
            </w:r>
            <w:proofErr w:type="spellStart"/>
            <w:r w:rsidRPr="005F2D7E">
              <w:t>calls</w:t>
            </w:r>
            <w:proofErr w:type="spellEnd"/>
            <w:r w:rsidRPr="005F2D7E">
              <w:t xml:space="preserve"> en el modo compatible con </w:t>
            </w:r>
            <w:proofErr w:type="spellStart"/>
            <w:r w:rsidRPr="005F2D7E">
              <w:t>OpenAI</w:t>
            </w:r>
            <w:proofErr w:type="spellEnd"/>
            <w:r w:rsidRPr="005F2D7E">
              <w:t>)</w:t>
            </w:r>
          </w:p>
        </w:tc>
        <w:tc>
          <w:tcPr>
            <w:tcW w:w="3597" w:type="dxa"/>
          </w:tcPr>
          <w:p w14:paraId="5B2D329B" w14:textId="3223F843" w:rsidR="007554AF" w:rsidRPr="0081543F" w:rsidRDefault="0081543F" w:rsidP="007554AF">
            <w:pPr>
              <w:cnfStyle w:val="000000000000" w:firstRow="0" w:lastRow="0" w:firstColumn="0" w:lastColumn="0" w:oddVBand="0" w:evenVBand="0" w:oddHBand="0" w:evenHBand="0" w:firstRowFirstColumn="0" w:firstRowLastColumn="0" w:lastRowFirstColumn="0" w:lastRowLastColumn="0"/>
            </w:pPr>
            <w:r w:rsidRPr="0081543F">
              <w:t xml:space="preserve">Usar un </w:t>
            </w:r>
            <w:proofErr w:type="spellStart"/>
            <w:r w:rsidRPr="0081543F">
              <w:t>framework</w:t>
            </w:r>
            <w:proofErr w:type="spellEnd"/>
            <w:r w:rsidRPr="0081543F">
              <w:t xml:space="preserve"> (</w:t>
            </w:r>
            <w:proofErr w:type="spellStart"/>
            <w:r w:rsidRPr="0081543F">
              <w:t>OpenAI</w:t>
            </w:r>
            <w:proofErr w:type="spellEnd"/>
            <w:r w:rsidRPr="0081543F">
              <w:t xml:space="preserve"> </w:t>
            </w:r>
            <w:proofErr w:type="spellStart"/>
            <w:r w:rsidRPr="0081543F">
              <w:t>Agents</w:t>
            </w:r>
            <w:proofErr w:type="spellEnd"/>
            <w:r w:rsidRPr="0081543F">
              <w:t xml:space="preserve"> SDK) que lo maneja</w:t>
            </w:r>
          </w:p>
        </w:tc>
      </w:tr>
      <w:tr w:rsidR="0081543F" w14:paraId="28919EC4" w14:textId="77777777" w:rsidTr="00564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63115DF" w14:textId="37773578" w:rsidR="0081543F" w:rsidRPr="005F2D7E" w:rsidRDefault="0081543F" w:rsidP="007554AF">
            <w:r w:rsidRPr="0081543F">
              <w:t xml:space="preserve">Un </w:t>
            </w:r>
            <w:proofErr w:type="spellStart"/>
            <w:r w:rsidRPr="0081543F">
              <w:t>if</w:t>
            </w:r>
            <w:proofErr w:type="spellEnd"/>
            <w:r w:rsidRPr="0081543F">
              <w:t xml:space="preserve"> por herramienta</w:t>
            </w:r>
          </w:p>
        </w:tc>
        <w:tc>
          <w:tcPr>
            <w:tcW w:w="3597" w:type="dxa"/>
          </w:tcPr>
          <w:p w14:paraId="2420B4B3" w14:textId="72137DE6" w:rsidR="0081543F" w:rsidRPr="005F2D7E" w:rsidRDefault="0081543F" w:rsidP="007554AF">
            <w:pPr>
              <w:cnfStyle w:val="000000100000" w:firstRow="0" w:lastRow="0" w:firstColumn="0" w:lastColumn="0" w:oddVBand="0" w:evenVBand="0" w:oddHBand="1" w:evenHBand="0" w:firstRowFirstColumn="0" w:firstRowLastColumn="0" w:lastRowFirstColumn="0" w:lastRowLastColumn="0"/>
            </w:pPr>
            <w:r w:rsidRPr="0081543F">
              <w:t>No escala</w:t>
            </w:r>
          </w:p>
        </w:tc>
        <w:tc>
          <w:tcPr>
            <w:tcW w:w="3597" w:type="dxa"/>
          </w:tcPr>
          <w:p w14:paraId="15C102B5" w14:textId="11B06D55" w:rsidR="0081543F" w:rsidRPr="0081543F" w:rsidRDefault="0081543F" w:rsidP="007554AF">
            <w:pPr>
              <w:cnfStyle w:val="000000100000" w:firstRow="0" w:lastRow="0" w:firstColumn="0" w:lastColumn="0" w:oddVBand="0" w:evenVBand="0" w:oddHBand="1" w:evenHBand="0" w:firstRowFirstColumn="0" w:firstRowLastColumn="0" w:lastRowFirstColumn="0" w:lastRowLastColumn="0"/>
            </w:pPr>
            <w:r w:rsidRPr="0081543F">
              <w:t xml:space="preserve">El </w:t>
            </w:r>
            <w:proofErr w:type="spellStart"/>
            <w:r w:rsidRPr="0081543F">
              <w:rPr>
                <w:b/>
                <w:bCs/>
              </w:rPr>
              <w:t>registry</w:t>
            </w:r>
            <w:proofErr w:type="spellEnd"/>
            <w:r w:rsidRPr="0081543F">
              <w:t xml:space="preserve"> (Paso 8)</w:t>
            </w:r>
          </w:p>
        </w:tc>
      </w:tr>
      <w:tr w:rsidR="0081543F" w14:paraId="38197539" w14:textId="77777777" w:rsidTr="005646FA">
        <w:tc>
          <w:tcPr>
            <w:cnfStyle w:val="001000000000" w:firstRow="0" w:lastRow="0" w:firstColumn="1" w:lastColumn="0" w:oddVBand="0" w:evenVBand="0" w:oddHBand="0" w:evenHBand="0" w:firstRowFirstColumn="0" w:firstRowLastColumn="0" w:lastRowFirstColumn="0" w:lastRowLastColumn="0"/>
            <w:tcW w:w="3596" w:type="dxa"/>
          </w:tcPr>
          <w:p w14:paraId="4DE2C406" w14:textId="7BD2DCC4" w:rsidR="0081543F" w:rsidRPr="0081543F" w:rsidRDefault="0081543F" w:rsidP="007554AF">
            <w:r w:rsidRPr="0081543F">
              <w:t>Rondas ilimitadas</w:t>
            </w:r>
          </w:p>
        </w:tc>
        <w:tc>
          <w:tcPr>
            <w:tcW w:w="3597" w:type="dxa"/>
          </w:tcPr>
          <w:p w14:paraId="0F86F30C" w14:textId="6A77A66C" w:rsidR="0081543F" w:rsidRPr="0081543F" w:rsidRDefault="0081543F" w:rsidP="007554AF">
            <w:pPr>
              <w:cnfStyle w:val="000000000000" w:firstRow="0" w:lastRow="0" w:firstColumn="0" w:lastColumn="0" w:oddVBand="0" w:evenVBand="0" w:oddHBand="0" w:evenHBand="0" w:firstRowFirstColumn="0" w:firstRowLastColumn="0" w:lastRowFirstColumn="0" w:lastRowLastColumn="0"/>
            </w:pPr>
            <w:r w:rsidRPr="0081543F">
              <w:t>Un modelo confundido puede ciclar</w:t>
            </w:r>
          </w:p>
        </w:tc>
        <w:tc>
          <w:tcPr>
            <w:tcW w:w="3597" w:type="dxa"/>
          </w:tcPr>
          <w:p w14:paraId="4726D72B" w14:textId="59B77DD3" w:rsidR="0081543F" w:rsidRPr="0081543F" w:rsidRDefault="0081543F" w:rsidP="007554AF">
            <w:pPr>
              <w:cnfStyle w:val="000000000000" w:firstRow="0" w:lastRow="0" w:firstColumn="0" w:lastColumn="0" w:oddVBand="0" w:evenVBand="0" w:oddHBand="0" w:evenHBand="0" w:firstRowFirstColumn="0" w:firstRowLastColumn="0" w:lastRowFirstColumn="0" w:lastRowLastColumn="0"/>
              <w:rPr>
                <w:b/>
                <w:bCs/>
              </w:rPr>
            </w:pPr>
            <w:r w:rsidRPr="0081543F">
              <w:rPr>
                <w:b/>
                <w:bCs/>
              </w:rPr>
              <w:t>MAX_ROUNDS</w:t>
            </w:r>
          </w:p>
        </w:tc>
      </w:tr>
      <w:tr w:rsidR="0081543F" w14:paraId="7842BC5E" w14:textId="77777777" w:rsidTr="00564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0EC831F" w14:textId="571A6F0D" w:rsidR="0081543F" w:rsidRPr="0081543F" w:rsidRDefault="009214F1" w:rsidP="007554AF">
            <w:r w:rsidRPr="009214F1">
              <w:t>Validación y permisos</w:t>
            </w:r>
          </w:p>
        </w:tc>
        <w:tc>
          <w:tcPr>
            <w:tcW w:w="3597" w:type="dxa"/>
          </w:tcPr>
          <w:p w14:paraId="7C6F0E9B" w14:textId="00F86F9D" w:rsidR="0081543F" w:rsidRPr="009214F1" w:rsidRDefault="009214F1" w:rsidP="007554AF">
            <w:pPr>
              <w:cnfStyle w:val="000000100000" w:firstRow="0" w:lastRow="0" w:firstColumn="0" w:lastColumn="0" w:oddVBand="0" w:evenVBand="0" w:oddHBand="1" w:evenHBand="0" w:firstRowFirstColumn="0" w:firstRowLastColumn="0" w:lastRowFirstColumn="0" w:lastRowLastColumn="0"/>
            </w:pPr>
            <w:r>
              <w:t xml:space="preserve">El modelo puede mandar argumentos mal formados </w:t>
            </w:r>
          </w:p>
        </w:tc>
        <w:tc>
          <w:tcPr>
            <w:tcW w:w="3597" w:type="dxa"/>
          </w:tcPr>
          <w:p w14:paraId="4B90420D" w14:textId="19143203" w:rsidR="0081543F" w:rsidRPr="009214F1" w:rsidRDefault="009214F1" w:rsidP="007554AF">
            <w:pPr>
              <w:cnfStyle w:val="000000100000" w:firstRow="0" w:lastRow="0" w:firstColumn="0" w:lastColumn="0" w:oddVBand="0" w:evenVBand="0" w:oddHBand="1" w:evenHBand="0" w:firstRowFirstColumn="0" w:firstRowLastColumn="0" w:lastRowFirstColumn="0" w:lastRowLastColumn="0"/>
            </w:pPr>
            <w:r>
              <w:rPr>
                <w:b/>
                <w:bCs/>
              </w:rPr>
              <w:t>Try/</w:t>
            </w:r>
            <w:proofErr w:type="spellStart"/>
            <w:r>
              <w:rPr>
                <w:b/>
                <w:bCs/>
              </w:rPr>
              <w:t>except</w:t>
            </w:r>
            <w:proofErr w:type="spellEnd"/>
            <w:r>
              <w:rPr>
                <w:b/>
                <w:bCs/>
              </w:rPr>
              <w:t xml:space="preserve"> </w:t>
            </w:r>
            <w:r>
              <w:t xml:space="preserve">+ validar en la </w:t>
            </w:r>
            <w:proofErr w:type="spellStart"/>
            <w:r>
              <w:t>funcion</w:t>
            </w:r>
            <w:proofErr w:type="spellEnd"/>
            <w:r>
              <w:t xml:space="preserve"> + permisos en tu código</w:t>
            </w:r>
          </w:p>
        </w:tc>
      </w:tr>
      <w:tr w:rsidR="009214F1" w14:paraId="29D42044" w14:textId="77777777" w:rsidTr="005646FA">
        <w:tc>
          <w:tcPr>
            <w:cnfStyle w:val="001000000000" w:firstRow="0" w:lastRow="0" w:firstColumn="1" w:lastColumn="0" w:oddVBand="0" w:evenVBand="0" w:oddHBand="0" w:evenHBand="0" w:firstRowFirstColumn="0" w:firstRowLastColumn="0" w:lastRowFirstColumn="0" w:lastRowLastColumn="0"/>
            <w:tcW w:w="3596" w:type="dxa"/>
          </w:tcPr>
          <w:p w14:paraId="1076FD63" w14:textId="751FAFEF" w:rsidR="009214F1" w:rsidRPr="009214F1" w:rsidRDefault="009214F1" w:rsidP="007554AF">
            <w:r>
              <w:t xml:space="preserve">El modelo no hace reservas </w:t>
            </w:r>
          </w:p>
        </w:tc>
        <w:tc>
          <w:tcPr>
            <w:tcW w:w="3597" w:type="dxa"/>
          </w:tcPr>
          <w:p w14:paraId="3FE36913" w14:textId="5AF3AE79" w:rsidR="009214F1" w:rsidRPr="007A4423" w:rsidRDefault="007A4423" w:rsidP="007554AF">
            <w:pPr>
              <w:cnfStyle w:val="000000000000" w:firstRow="0" w:lastRow="0" w:firstColumn="0" w:lastColumn="0" w:oddVBand="0" w:evenVBand="0" w:oddHBand="0" w:evenHBand="0" w:firstRowFirstColumn="0" w:firstRowLastColumn="0" w:lastRowFirstColumn="0" w:lastRowLastColumn="0"/>
            </w:pPr>
            <w:proofErr w:type="spellStart"/>
            <w:r w:rsidRPr="007A4423">
              <w:t>FlightAI</w:t>
            </w:r>
            <w:proofErr w:type="spellEnd"/>
            <w:r w:rsidRPr="007A4423">
              <w:t xml:space="preserve"> solo consulta y cambia precios</w:t>
            </w:r>
          </w:p>
        </w:tc>
        <w:tc>
          <w:tcPr>
            <w:tcW w:w="3597" w:type="dxa"/>
          </w:tcPr>
          <w:p w14:paraId="1242DAE4" w14:textId="3C4AE5B8" w:rsidR="009214F1" w:rsidRPr="007A4423" w:rsidRDefault="007A4423" w:rsidP="007554AF">
            <w:pPr>
              <w:cnfStyle w:val="000000000000" w:firstRow="0" w:lastRow="0" w:firstColumn="0" w:lastColumn="0" w:oddVBand="0" w:evenVBand="0" w:oddHBand="0" w:evenHBand="0" w:firstRowFirstColumn="0" w:firstRowLastColumn="0" w:lastRowFirstColumn="0" w:lastRowLastColumn="0"/>
            </w:pPr>
            <w:r>
              <w:t xml:space="preserve">Una herramienta </w:t>
            </w:r>
            <w:proofErr w:type="spellStart"/>
            <w:r>
              <w:rPr>
                <w:b/>
                <w:bCs/>
              </w:rPr>
              <w:t>book_flight</w:t>
            </w:r>
            <w:proofErr w:type="spellEnd"/>
            <w:r>
              <w:rPr>
                <w:b/>
                <w:bCs/>
              </w:rPr>
              <w:t xml:space="preserve"> </w:t>
            </w:r>
            <w:r>
              <w:t>con sus controles</w:t>
            </w:r>
          </w:p>
        </w:tc>
      </w:tr>
    </w:tbl>
    <w:p w14:paraId="21FF5936" w14:textId="77777777" w:rsidR="007554AF" w:rsidRPr="007554AF" w:rsidRDefault="007554AF" w:rsidP="007554AF">
      <w:pPr>
        <w:pBdr>
          <w:bottom w:val="single" w:sz="6" w:space="1" w:color="auto"/>
        </w:pBdr>
        <w:rPr>
          <w:highlight w:val="yellow"/>
        </w:rPr>
      </w:pPr>
    </w:p>
    <w:p w14:paraId="550F550C" w14:textId="1A0D786E" w:rsidR="007A4423" w:rsidRPr="007A4423" w:rsidRDefault="007A4423" w:rsidP="007A4423">
      <w:pPr>
        <w:rPr>
          <w:b/>
          <w:bCs/>
          <w:sz w:val="28"/>
          <w:szCs w:val="32"/>
        </w:rPr>
      </w:pPr>
      <w:r w:rsidRPr="00332194">
        <w:rPr>
          <w:b/>
          <w:bCs/>
          <w:sz w:val="28"/>
          <w:szCs w:val="32"/>
          <w:highlight w:val="yellow"/>
        </w:rPr>
        <w:t>5. Resumen para repasar</w:t>
      </w:r>
      <w:r w:rsidR="00332194" w:rsidRPr="00332194">
        <w:rPr>
          <w:b/>
          <w:bCs/>
          <w:sz w:val="28"/>
          <w:szCs w:val="32"/>
          <w:highlight w:val="yellow"/>
        </w:rPr>
        <w:t xml:space="preserve"> + 5 ideas para llevarse</w:t>
      </w:r>
    </w:p>
    <w:tbl>
      <w:tblPr>
        <w:tblStyle w:val="Tablaconcuadrcula4-nfasis4"/>
        <w:tblW w:w="0" w:type="auto"/>
        <w:tblLook w:val="04A0" w:firstRow="1" w:lastRow="0" w:firstColumn="1" w:lastColumn="0" w:noHBand="0" w:noVBand="1"/>
      </w:tblPr>
      <w:tblGrid>
        <w:gridCol w:w="3195"/>
        <w:gridCol w:w="3160"/>
        <w:gridCol w:w="4435"/>
      </w:tblGrid>
      <w:tr w:rsidR="007A4423" w14:paraId="06040D21" w14:textId="77777777" w:rsidTr="003918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76CC425" w14:textId="7DDD035B" w:rsidR="007A4423" w:rsidRPr="0039184B" w:rsidRDefault="007A4423" w:rsidP="009C4325">
            <w:pPr>
              <w:rPr>
                <w:b w:val="0"/>
                <w:bCs w:val="0"/>
                <w:sz w:val="20"/>
                <w:szCs w:val="22"/>
              </w:rPr>
            </w:pPr>
            <w:r w:rsidRPr="0039184B">
              <w:rPr>
                <w:b w:val="0"/>
                <w:bCs w:val="0"/>
                <w:sz w:val="20"/>
                <w:szCs w:val="22"/>
              </w:rPr>
              <w:t xml:space="preserve">Concepto </w:t>
            </w:r>
          </w:p>
        </w:tc>
        <w:tc>
          <w:tcPr>
            <w:tcW w:w="3597" w:type="dxa"/>
          </w:tcPr>
          <w:p w14:paraId="22ADBC6D" w14:textId="2F1852E8" w:rsidR="007A4423" w:rsidRPr="0039184B" w:rsidRDefault="007A4423" w:rsidP="009C4325">
            <w:pPr>
              <w:cnfStyle w:val="100000000000" w:firstRow="1" w:lastRow="0" w:firstColumn="0" w:lastColumn="0" w:oddVBand="0" w:evenVBand="0" w:oddHBand="0" w:evenHBand="0" w:firstRowFirstColumn="0" w:firstRowLastColumn="0" w:lastRowFirstColumn="0" w:lastRowLastColumn="0"/>
              <w:rPr>
                <w:b w:val="0"/>
                <w:bCs w:val="0"/>
                <w:sz w:val="20"/>
                <w:szCs w:val="22"/>
              </w:rPr>
            </w:pPr>
            <w:r w:rsidRPr="0039184B">
              <w:rPr>
                <w:b w:val="0"/>
                <w:bCs w:val="0"/>
                <w:sz w:val="20"/>
                <w:szCs w:val="22"/>
              </w:rPr>
              <w:t>En una frase</w:t>
            </w:r>
          </w:p>
        </w:tc>
        <w:tc>
          <w:tcPr>
            <w:tcW w:w="3597" w:type="dxa"/>
          </w:tcPr>
          <w:p w14:paraId="7E22542C" w14:textId="246B5D21" w:rsidR="007A4423" w:rsidRPr="0039184B" w:rsidRDefault="007A4423" w:rsidP="009C4325">
            <w:pPr>
              <w:cnfStyle w:val="100000000000" w:firstRow="1" w:lastRow="0" w:firstColumn="0" w:lastColumn="0" w:oddVBand="0" w:evenVBand="0" w:oddHBand="0" w:evenHBand="0" w:firstRowFirstColumn="0" w:firstRowLastColumn="0" w:lastRowFirstColumn="0" w:lastRowLastColumn="0"/>
              <w:rPr>
                <w:b w:val="0"/>
                <w:bCs w:val="0"/>
                <w:sz w:val="20"/>
                <w:szCs w:val="22"/>
              </w:rPr>
            </w:pPr>
            <w:r w:rsidRPr="0039184B">
              <w:rPr>
                <w:b w:val="0"/>
                <w:bCs w:val="0"/>
                <w:sz w:val="20"/>
                <w:szCs w:val="22"/>
              </w:rPr>
              <w:t>Ejemplo</w:t>
            </w:r>
          </w:p>
        </w:tc>
      </w:tr>
      <w:tr w:rsidR="007A4423" w14:paraId="21562933" w14:textId="77777777" w:rsidTr="00391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4786940" w14:textId="1F251ED3" w:rsidR="007A4423" w:rsidRPr="0039184B" w:rsidRDefault="0039184B" w:rsidP="009C4325">
            <w:pPr>
              <w:rPr>
                <w:b w:val="0"/>
                <w:bCs w:val="0"/>
                <w:sz w:val="20"/>
                <w:szCs w:val="22"/>
              </w:rPr>
            </w:pPr>
            <w:r w:rsidRPr="0039184B">
              <w:rPr>
                <w:b w:val="0"/>
                <w:bCs w:val="0"/>
                <w:sz w:val="20"/>
                <w:szCs w:val="22"/>
              </w:rPr>
              <w:t>Herramienta</w:t>
            </w:r>
          </w:p>
        </w:tc>
        <w:tc>
          <w:tcPr>
            <w:tcW w:w="3597" w:type="dxa"/>
          </w:tcPr>
          <w:p w14:paraId="7A6ABA47" w14:textId="0D10F6E9" w:rsidR="007A4423" w:rsidRPr="0039184B" w:rsidRDefault="0039184B" w:rsidP="009C4325">
            <w:pPr>
              <w:cnfStyle w:val="000000100000" w:firstRow="0" w:lastRow="0" w:firstColumn="0" w:lastColumn="0" w:oddVBand="0" w:evenVBand="0" w:oddHBand="1" w:evenHBand="0" w:firstRowFirstColumn="0" w:firstRowLastColumn="0" w:lastRowFirstColumn="0" w:lastRowLastColumn="0"/>
              <w:rPr>
                <w:sz w:val="20"/>
                <w:szCs w:val="22"/>
              </w:rPr>
            </w:pPr>
            <w:proofErr w:type="spellStart"/>
            <w:r w:rsidRPr="0039184B">
              <w:rPr>
                <w:sz w:val="20"/>
                <w:szCs w:val="22"/>
              </w:rPr>
              <w:t>Funcion</w:t>
            </w:r>
            <w:proofErr w:type="spellEnd"/>
            <w:r w:rsidRPr="0039184B">
              <w:rPr>
                <w:sz w:val="20"/>
                <w:szCs w:val="22"/>
              </w:rPr>
              <w:t xml:space="preserve"> tuya + su descripción en JSON</w:t>
            </w:r>
          </w:p>
        </w:tc>
        <w:tc>
          <w:tcPr>
            <w:tcW w:w="3597" w:type="dxa"/>
          </w:tcPr>
          <w:p w14:paraId="6B792390" w14:textId="62B3B794" w:rsidR="007A4423" w:rsidRPr="0039184B" w:rsidRDefault="0039184B" w:rsidP="009C4325">
            <w:pPr>
              <w:cnfStyle w:val="000000100000" w:firstRow="0" w:lastRow="0" w:firstColumn="0" w:lastColumn="0" w:oddVBand="0" w:evenVBand="0" w:oddHBand="1" w:evenHBand="0" w:firstRowFirstColumn="0" w:firstRowLastColumn="0" w:lastRowFirstColumn="0" w:lastRowLastColumn="0"/>
              <w:rPr>
                <w:b/>
                <w:bCs/>
                <w:sz w:val="20"/>
                <w:szCs w:val="22"/>
              </w:rPr>
            </w:pPr>
            <w:proofErr w:type="spellStart"/>
            <w:r w:rsidRPr="0039184B">
              <w:rPr>
                <w:b/>
                <w:bCs/>
                <w:sz w:val="20"/>
                <w:szCs w:val="22"/>
              </w:rPr>
              <w:t>get_ticker_price</w:t>
            </w:r>
            <w:proofErr w:type="spellEnd"/>
          </w:p>
        </w:tc>
      </w:tr>
      <w:tr w:rsidR="007A4423" w14:paraId="4A351E21" w14:textId="77777777" w:rsidTr="0039184B">
        <w:tc>
          <w:tcPr>
            <w:cnfStyle w:val="001000000000" w:firstRow="0" w:lastRow="0" w:firstColumn="1" w:lastColumn="0" w:oddVBand="0" w:evenVBand="0" w:oddHBand="0" w:evenHBand="0" w:firstRowFirstColumn="0" w:firstRowLastColumn="0" w:lastRowFirstColumn="0" w:lastRowLastColumn="0"/>
            <w:tcW w:w="3596" w:type="dxa"/>
          </w:tcPr>
          <w:p w14:paraId="017753EF" w14:textId="50EC194B" w:rsidR="007A4423" w:rsidRPr="0039184B" w:rsidRDefault="0039184B" w:rsidP="009C4325">
            <w:pPr>
              <w:rPr>
                <w:b w:val="0"/>
                <w:bCs w:val="0"/>
                <w:sz w:val="20"/>
                <w:szCs w:val="22"/>
              </w:rPr>
            </w:pPr>
            <w:proofErr w:type="spellStart"/>
            <w:r w:rsidRPr="0039184B">
              <w:rPr>
                <w:b w:val="0"/>
                <w:bCs w:val="0"/>
                <w:sz w:val="20"/>
                <w:szCs w:val="22"/>
              </w:rPr>
              <w:t>Peticion</w:t>
            </w:r>
            <w:proofErr w:type="spellEnd"/>
            <w:r w:rsidRPr="0039184B">
              <w:rPr>
                <w:b w:val="0"/>
                <w:bCs w:val="0"/>
                <w:sz w:val="20"/>
                <w:szCs w:val="22"/>
              </w:rPr>
              <w:t xml:space="preserve"> (</w:t>
            </w:r>
            <w:proofErr w:type="spellStart"/>
            <w:r w:rsidRPr="0039184B">
              <w:rPr>
                <w:sz w:val="20"/>
                <w:szCs w:val="22"/>
              </w:rPr>
              <w:t>tool_calls</w:t>
            </w:r>
            <w:proofErr w:type="spellEnd"/>
            <w:r w:rsidRPr="0039184B">
              <w:rPr>
                <w:sz w:val="20"/>
                <w:szCs w:val="22"/>
              </w:rPr>
              <w:t>)</w:t>
            </w:r>
          </w:p>
        </w:tc>
        <w:tc>
          <w:tcPr>
            <w:tcW w:w="3597" w:type="dxa"/>
          </w:tcPr>
          <w:p w14:paraId="59DBB976" w14:textId="325856B7" w:rsidR="007A4423" w:rsidRPr="0039184B" w:rsidRDefault="0039184B" w:rsidP="009C4325">
            <w:pPr>
              <w:cnfStyle w:val="000000000000" w:firstRow="0" w:lastRow="0" w:firstColumn="0" w:lastColumn="0" w:oddVBand="0" w:evenVBand="0" w:oddHBand="0" w:evenHBand="0" w:firstRowFirstColumn="0" w:firstRowLastColumn="0" w:lastRowFirstColumn="0" w:lastRowLastColumn="0"/>
              <w:rPr>
                <w:sz w:val="20"/>
                <w:szCs w:val="22"/>
              </w:rPr>
            </w:pPr>
            <w:r w:rsidRPr="0039184B">
              <w:rPr>
                <w:sz w:val="20"/>
                <w:szCs w:val="22"/>
              </w:rPr>
              <w:t xml:space="preserve">El modelo </w:t>
            </w:r>
            <w:r w:rsidRPr="0039184B">
              <w:rPr>
                <w:b/>
                <w:bCs/>
                <w:sz w:val="20"/>
                <w:szCs w:val="22"/>
              </w:rPr>
              <w:t xml:space="preserve">pide, </w:t>
            </w:r>
            <w:r w:rsidRPr="0039184B">
              <w:rPr>
                <w:sz w:val="20"/>
                <w:szCs w:val="22"/>
              </w:rPr>
              <w:t xml:space="preserve">no ejecuta </w:t>
            </w:r>
          </w:p>
        </w:tc>
        <w:tc>
          <w:tcPr>
            <w:tcW w:w="3597" w:type="dxa"/>
          </w:tcPr>
          <w:p w14:paraId="5D66C234" w14:textId="2C2BA3BC" w:rsidR="007A4423" w:rsidRPr="0039184B" w:rsidRDefault="0039184B" w:rsidP="009C4325">
            <w:pPr>
              <w:cnfStyle w:val="000000000000" w:firstRow="0" w:lastRow="0" w:firstColumn="0" w:lastColumn="0" w:oddVBand="0" w:evenVBand="0" w:oddHBand="0" w:evenHBand="0" w:firstRowFirstColumn="0" w:firstRowLastColumn="0" w:lastRowFirstColumn="0" w:lastRowLastColumn="0"/>
              <w:rPr>
                <w:b/>
                <w:bCs/>
                <w:sz w:val="20"/>
                <w:szCs w:val="22"/>
              </w:rPr>
            </w:pPr>
            <w:proofErr w:type="spellStart"/>
            <w:r w:rsidRPr="0039184B">
              <w:rPr>
                <w:b/>
                <w:bCs/>
                <w:sz w:val="20"/>
                <w:szCs w:val="22"/>
              </w:rPr>
              <w:t>get_</w:t>
            </w:r>
            <w:proofErr w:type="gramStart"/>
            <w:r w:rsidRPr="0039184B">
              <w:rPr>
                <w:b/>
                <w:bCs/>
                <w:sz w:val="20"/>
                <w:szCs w:val="22"/>
              </w:rPr>
              <w:t>ticket</w:t>
            </w:r>
            <w:proofErr w:type="gramEnd"/>
            <w:r w:rsidRPr="0039184B">
              <w:rPr>
                <w:b/>
                <w:bCs/>
                <w:sz w:val="20"/>
                <w:szCs w:val="22"/>
              </w:rPr>
              <w:t>_price</w:t>
            </w:r>
            <w:proofErr w:type="spellEnd"/>
            <w:r w:rsidRPr="0039184B">
              <w:rPr>
                <w:b/>
                <w:bCs/>
                <w:sz w:val="20"/>
                <w:szCs w:val="22"/>
              </w:rPr>
              <w:t>(</w:t>
            </w:r>
            <w:proofErr w:type="spellStart"/>
            <w:r w:rsidRPr="0039184B">
              <w:rPr>
                <w:b/>
                <w:bCs/>
                <w:sz w:val="20"/>
                <w:szCs w:val="22"/>
              </w:rPr>
              <w:t>destination_city</w:t>
            </w:r>
            <w:proofErr w:type="spellEnd"/>
            <w:r w:rsidRPr="0039184B">
              <w:rPr>
                <w:b/>
                <w:bCs/>
                <w:sz w:val="20"/>
                <w:szCs w:val="22"/>
              </w:rPr>
              <w:t>="London")</w:t>
            </w:r>
          </w:p>
        </w:tc>
      </w:tr>
      <w:tr w:rsidR="0039184B" w14:paraId="24B3D661" w14:textId="77777777" w:rsidTr="00391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7740D49" w14:textId="42DF3736" w:rsidR="0039184B" w:rsidRPr="00152A52" w:rsidRDefault="00152A52" w:rsidP="009C4325">
            <w:pPr>
              <w:rPr>
                <w:sz w:val="20"/>
                <w:szCs w:val="22"/>
              </w:rPr>
            </w:pPr>
            <w:proofErr w:type="spellStart"/>
            <w:r w:rsidRPr="00152A52">
              <w:rPr>
                <w:sz w:val="20"/>
                <w:szCs w:val="22"/>
              </w:rPr>
              <w:t>finish_reason</w:t>
            </w:r>
            <w:proofErr w:type="spellEnd"/>
          </w:p>
        </w:tc>
        <w:tc>
          <w:tcPr>
            <w:tcW w:w="3597" w:type="dxa"/>
          </w:tcPr>
          <w:p w14:paraId="7A2E6921" w14:textId="2AAAC26A" w:rsidR="0039184B" w:rsidRPr="00152A52" w:rsidRDefault="005C41F9" w:rsidP="009C4325">
            <w:pPr>
              <w:cnfStyle w:val="000000100000" w:firstRow="0" w:lastRow="0" w:firstColumn="0" w:lastColumn="0" w:oddVBand="0" w:evenVBand="0" w:oddHBand="1" w:evenHBand="0" w:firstRowFirstColumn="0" w:firstRowLastColumn="0" w:lastRowFirstColumn="0" w:lastRowLastColumn="0"/>
              <w:rPr>
                <w:sz w:val="20"/>
                <w:szCs w:val="22"/>
              </w:rPr>
            </w:pPr>
            <w:r w:rsidRPr="005C41F9">
              <w:rPr>
                <w:b/>
                <w:bCs/>
                <w:sz w:val="20"/>
                <w:szCs w:val="22"/>
              </w:rPr>
              <w:t>"</w:t>
            </w:r>
            <w:proofErr w:type="spellStart"/>
            <w:r w:rsidRPr="005C41F9">
              <w:rPr>
                <w:b/>
                <w:bCs/>
                <w:sz w:val="20"/>
                <w:szCs w:val="22"/>
              </w:rPr>
              <w:t>tool_calls</w:t>
            </w:r>
            <w:proofErr w:type="spellEnd"/>
            <w:r w:rsidRPr="005C41F9">
              <w:rPr>
                <w:b/>
                <w:bCs/>
                <w:sz w:val="20"/>
                <w:szCs w:val="22"/>
              </w:rPr>
              <w:t>"</w:t>
            </w:r>
            <w:r w:rsidRPr="005C41F9">
              <w:rPr>
                <w:sz w:val="20"/>
                <w:szCs w:val="22"/>
              </w:rPr>
              <w:t xml:space="preserve"> = pidió herramienta · </w:t>
            </w:r>
            <w:r w:rsidRPr="005C41F9">
              <w:rPr>
                <w:b/>
                <w:bCs/>
                <w:sz w:val="20"/>
                <w:szCs w:val="22"/>
              </w:rPr>
              <w:t>"stop"</w:t>
            </w:r>
            <w:r w:rsidRPr="005C41F9">
              <w:rPr>
                <w:sz w:val="20"/>
                <w:szCs w:val="22"/>
              </w:rPr>
              <w:t xml:space="preserve"> = respondió</w:t>
            </w:r>
          </w:p>
        </w:tc>
        <w:tc>
          <w:tcPr>
            <w:tcW w:w="3597" w:type="dxa"/>
          </w:tcPr>
          <w:p w14:paraId="61841F5B" w14:textId="073D641E" w:rsidR="0039184B" w:rsidRPr="005C41F9" w:rsidRDefault="005C41F9" w:rsidP="009C4325">
            <w:pPr>
              <w:cnfStyle w:val="000000100000" w:firstRow="0" w:lastRow="0" w:firstColumn="0" w:lastColumn="0" w:oddVBand="0" w:evenVBand="0" w:oddHBand="1" w:evenHBand="0" w:firstRowFirstColumn="0" w:firstRowLastColumn="0" w:lastRowFirstColumn="0" w:lastRowLastColumn="0"/>
              <w:rPr>
                <w:sz w:val="20"/>
                <w:szCs w:val="22"/>
              </w:rPr>
            </w:pPr>
            <w:r>
              <w:rPr>
                <w:sz w:val="20"/>
                <w:szCs w:val="22"/>
              </w:rPr>
              <w:t xml:space="preserve">El </w:t>
            </w:r>
            <w:proofErr w:type="spellStart"/>
            <w:r>
              <w:rPr>
                <w:b/>
                <w:bCs/>
                <w:sz w:val="20"/>
                <w:szCs w:val="22"/>
              </w:rPr>
              <w:t>if</w:t>
            </w:r>
            <w:proofErr w:type="spellEnd"/>
            <w:r>
              <w:rPr>
                <w:b/>
                <w:bCs/>
                <w:sz w:val="20"/>
                <w:szCs w:val="22"/>
              </w:rPr>
              <w:t>/</w:t>
            </w:r>
            <w:proofErr w:type="spellStart"/>
            <w:r>
              <w:rPr>
                <w:b/>
                <w:bCs/>
                <w:sz w:val="20"/>
                <w:szCs w:val="22"/>
              </w:rPr>
              <w:t>while</w:t>
            </w:r>
            <w:proofErr w:type="spellEnd"/>
            <w:r>
              <w:rPr>
                <w:b/>
                <w:bCs/>
                <w:sz w:val="20"/>
                <w:szCs w:val="22"/>
              </w:rPr>
              <w:t xml:space="preserve"> </w:t>
            </w:r>
            <w:r>
              <w:rPr>
                <w:sz w:val="20"/>
                <w:szCs w:val="22"/>
              </w:rPr>
              <w:t>mira esto</w:t>
            </w:r>
          </w:p>
        </w:tc>
      </w:tr>
      <w:tr w:rsidR="005C41F9" w14:paraId="4FFA8470" w14:textId="77777777" w:rsidTr="0039184B">
        <w:tc>
          <w:tcPr>
            <w:cnfStyle w:val="001000000000" w:firstRow="0" w:lastRow="0" w:firstColumn="1" w:lastColumn="0" w:oddVBand="0" w:evenVBand="0" w:oddHBand="0" w:evenHBand="0" w:firstRowFirstColumn="0" w:firstRowLastColumn="0" w:lastRowFirstColumn="0" w:lastRowLastColumn="0"/>
            <w:tcW w:w="3596" w:type="dxa"/>
          </w:tcPr>
          <w:p w14:paraId="17C71E69" w14:textId="45FCF934" w:rsidR="005C41F9" w:rsidRPr="005D46CF" w:rsidRDefault="005D46CF" w:rsidP="009C4325">
            <w:pPr>
              <w:rPr>
                <w:b w:val="0"/>
                <w:bCs w:val="0"/>
                <w:sz w:val="20"/>
                <w:szCs w:val="22"/>
              </w:rPr>
            </w:pPr>
            <w:r w:rsidRPr="005D46CF">
              <w:rPr>
                <w:b w:val="0"/>
                <w:bCs w:val="0"/>
                <w:sz w:val="20"/>
                <w:szCs w:val="22"/>
              </w:rPr>
              <w:t xml:space="preserve">Mensaje </w:t>
            </w:r>
            <w:proofErr w:type="spellStart"/>
            <w:r w:rsidRPr="005D46CF">
              <w:rPr>
                <w:sz w:val="20"/>
                <w:szCs w:val="22"/>
              </w:rPr>
              <w:t>tool</w:t>
            </w:r>
            <w:proofErr w:type="spellEnd"/>
          </w:p>
        </w:tc>
        <w:tc>
          <w:tcPr>
            <w:tcW w:w="3597" w:type="dxa"/>
          </w:tcPr>
          <w:p w14:paraId="4CE66175" w14:textId="07858A56" w:rsidR="005C41F9" w:rsidRPr="005D46CF" w:rsidRDefault="005D46CF" w:rsidP="009C4325">
            <w:pPr>
              <w:cnfStyle w:val="000000000000" w:firstRow="0" w:lastRow="0" w:firstColumn="0" w:lastColumn="0" w:oddVBand="0" w:evenVBand="0" w:oddHBand="0" w:evenHBand="0" w:firstRowFirstColumn="0" w:firstRowLastColumn="0" w:lastRowFirstColumn="0" w:lastRowLastColumn="0"/>
              <w:rPr>
                <w:sz w:val="20"/>
                <w:szCs w:val="22"/>
              </w:rPr>
            </w:pPr>
            <w:r>
              <w:rPr>
                <w:sz w:val="20"/>
                <w:szCs w:val="22"/>
              </w:rPr>
              <w:t>El resultado que devuelves al modelo</w:t>
            </w:r>
          </w:p>
        </w:tc>
        <w:tc>
          <w:tcPr>
            <w:tcW w:w="3597" w:type="dxa"/>
          </w:tcPr>
          <w:p w14:paraId="3D35B200" w14:textId="5D18B0A8" w:rsidR="005C41F9" w:rsidRPr="005D46CF" w:rsidRDefault="005D46CF" w:rsidP="009C4325">
            <w:pPr>
              <w:cnfStyle w:val="000000000000" w:firstRow="0" w:lastRow="0" w:firstColumn="0" w:lastColumn="0" w:oddVBand="0" w:evenVBand="0" w:oddHBand="0" w:evenHBand="0" w:firstRowFirstColumn="0" w:firstRowLastColumn="0" w:lastRowFirstColumn="0" w:lastRowLastColumn="0"/>
              <w:rPr>
                <w:b/>
                <w:bCs/>
                <w:sz w:val="20"/>
                <w:szCs w:val="22"/>
              </w:rPr>
            </w:pPr>
            <w:r w:rsidRPr="005D46CF">
              <w:rPr>
                <w:b/>
                <w:bCs/>
                <w:sz w:val="20"/>
                <w:szCs w:val="22"/>
              </w:rPr>
              <w:t>{"role": "</w:t>
            </w:r>
            <w:proofErr w:type="spellStart"/>
            <w:r w:rsidRPr="005D46CF">
              <w:rPr>
                <w:b/>
                <w:bCs/>
                <w:sz w:val="20"/>
                <w:szCs w:val="22"/>
              </w:rPr>
              <w:t>tool</w:t>
            </w:r>
            <w:proofErr w:type="spellEnd"/>
            <w:r w:rsidRPr="005D46CF">
              <w:rPr>
                <w:b/>
                <w:bCs/>
                <w:sz w:val="20"/>
                <w:szCs w:val="22"/>
              </w:rPr>
              <w:t>", "</w:t>
            </w:r>
            <w:proofErr w:type="spellStart"/>
            <w:r w:rsidRPr="005D46CF">
              <w:rPr>
                <w:b/>
                <w:bCs/>
                <w:sz w:val="20"/>
                <w:szCs w:val="22"/>
              </w:rPr>
              <w:t>tool_call_id</w:t>
            </w:r>
            <w:proofErr w:type="spellEnd"/>
            <w:r w:rsidRPr="005D46CF">
              <w:rPr>
                <w:b/>
                <w:bCs/>
                <w:sz w:val="20"/>
                <w:szCs w:val="22"/>
              </w:rPr>
              <w:t>": …, "</w:t>
            </w:r>
            <w:proofErr w:type="spellStart"/>
            <w:r w:rsidRPr="005D46CF">
              <w:rPr>
                <w:b/>
                <w:bCs/>
                <w:sz w:val="20"/>
                <w:szCs w:val="22"/>
              </w:rPr>
              <w:t>content</w:t>
            </w:r>
            <w:proofErr w:type="spellEnd"/>
            <w:r w:rsidRPr="005D46CF">
              <w:rPr>
                <w:b/>
                <w:bCs/>
                <w:sz w:val="20"/>
                <w:szCs w:val="22"/>
              </w:rPr>
              <w:t>": …}</w:t>
            </w:r>
          </w:p>
        </w:tc>
      </w:tr>
      <w:tr w:rsidR="005D46CF" w14:paraId="6C6CFCE7" w14:textId="77777777" w:rsidTr="00391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5482C11" w14:textId="3566B00C" w:rsidR="005D46CF" w:rsidRPr="005D46CF" w:rsidRDefault="005D46CF" w:rsidP="009C4325">
            <w:pPr>
              <w:rPr>
                <w:sz w:val="20"/>
                <w:szCs w:val="22"/>
              </w:rPr>
            </w:pPr>
            <w:proofErr w:type="spellStart"/>
            <w:r w:rsidRPr="005D46CF">
              <w:rPr>
                <w:sz w:val="20"/>
                <w:szCs w:val="22"/>
              </w:rPr>
              <w:t>tool_call_id</w:t>
            </w:r>
            <w:proofErr w:type="spellEnd"/>
          </w:p>
        </w:tc>
        <w:tc>
          <w:tcPr>
            <w:tcW w:w="3597" w:type="dxa"/>
          </w:tcPr>
          <w:p w14:paraId="4CCF7E30" w14:textId="4EB789C5" w:rsidR="005D46CF" w:rsidRDefault="00F77EB3" w:rsidP="009C4325">
            <w:pPr>
              <w:cnfStyle w:val="000000100000" w:firstRow="0" w:lastRow="0" w:firstColumn="0" w:lastColumn="0" w:oddVBand="0" w:evenVBand="0" w:oddHBand="1" w:evenHBand="0" w:firstRowFirstColumn="0" w:firstRowLastColumn="0" w:lastRowFirstColumn="0" w:lastRowLastColumn="0"/>
              <w:rPr>
                <w:sz w:val="20"/>
                <w:szCs w:val="22"/>
              </w:rPr>
            </w:pPr>
            <w:r>
              <w:rPr>
                <w:sz w:val="20"/>
                <w:szCs w:val="22"/>
              </w:rPr>
              <w:t>Une cada resultado con su petición</w:t>
            </w:r>
          </w:p>
        </w:tc>
        <w:tc>
          <w:tcPr>
            <w:tcW w:w="3597" w:type="dxa"/>
          </w:tcPr>
          <w:p w14:paraId="4F28D47F" w14:textId="0DF8717D" w:rsidR="005D46CF" w:rsidRPr="00F77EB3" w:rsidRDefault="00F77EB3" w:rsidP="009C4325">
            <w:pPr>
              <w:cnfStyle w:val="000000100000" w:firstRow="0" w:lastRow="0" w:firstColumn="0" w:lastColumn="0" w:oddVBand="0" w:evenVBand="0" w:oddHBand="1" w:evenHBand="0" w:firstRowFirstColumn="0" w:firstRowLastColumn="0" w:lastRowFirstColumn="0" w:lastRowLastColumn="0"/>
              <w:rPr>
                <w:b/>
                <w:bCs/>
                <w:sz w:val="20"/>
                <w:szCs w:val="22"/>
              </w:rPr>
            </w:pPr>
            <w:r>
              <w:rPr>
                <w:b/>
                <w:bCs/>
                <w:sz w:val="20"/>
                <w:szCs w:val="22"/>
              </w:rPr>
              <w:t>Call_...</w:t>
            </w:r>
          </w:p>
        </w:tc>
      </w:tr>
      <w:tr w:rsidR="006432A0" w14:paraId="2724460B" w14:textId="77777777" w:rsidTr="0039184B">
        <w:tc>
          <w:tcPr>
            <w:cnfStyle w:val="001000000000" w:firstRow="0" w:lastRow="0" w:firstColumn="1" w:lastColumn="0" w:oddVBand="0" w:evenVBand="0" w:oddHBand="0" w:evenHBand="0" w:firstRowFirstColumn="0" w:firstRowLastColumn="0" w:lastRowFirstColumn="0" w:lastRowLastColumn="0"/>
            <w:tcW w:w="3596" w:type="dxa"/>
          </w:tcPr>
          <w:p w14:paraId="1E8C915D" w14:textId="66993783" w:rsidR="006432A0" w:rsidRPr="006432A0" w:rsidRDefault="006432A0" w:rsidP="009C4325">
            <w:pPr>
              <w:rPr>
                <w:b w:val="0"/>
                <w:bCs w:val="0"/>
                <w:i/>
                <w:iCs/>
                <w:sz w:val="20"/>
                <w:szCs w:val="22"/>
              </w:rPr>
            </w:pPr>
            <w:proofErr w:type="spellStart"/>
            <w:r w:rsidRPr="006432A0">
              <w:rPr>
                <w:b w:val="0"/>
                <w:bCs w:val="0"/>
                <w:i/>
                <w:iCs/>
                <w:sz w:val="20"/>
                <w:szCs w:val="22"/>
              </w:rPr>
              <w:t>Stateless</w:t>
            </w:r>
            <w:proofErr w:type="spellEnd"/>
          </w:p>
        </w:tc>
        <w:tc>
          <w:tcPr>
            <w:tcW w:w="3597" w:type="dxa"/>
          </w:tcPr>
          <w:p w14:paraId="11B17175" w14:textId="1DCBFE05" w:rsidR="006432A0" w:rsidRDefault="006432A0" w:rsidP="009C4325">
            <w:pPr>
              <w:cnfStyle w:val="000000000000" w:firstRow="0" w:lastRow="0" w:firstColumn="0" w:lastColumn="0" w:oddVBand="0" w:evenVBand="0" w:oddHBand="0" w:evenHBand="0" w:firstRowFirstColumn="0" w:firstRowLastColumn="0" w:lastRowFirstColumn="0" w:lastRowLastColumn="0"/>
              <w:rPr>
                <w:sz w:val="20"/>
                <w:szCs w:val="22"/>
              </w:rPr>
            </w:pPr>
            <w:r w:rsidRPr="006432A0">
              <w:rPr>
                <w:sz w:val="20"/>
                <w:szCs w:val="22"/>
              </w:rPr>
              <w:t>El modelo no recuerda: reenvías todo</w:t>
            </w:r>
          </w:p>
        </w:tc>
        <w:tc>
          <w:tcPr>
            <w:tcW w:w="3597" w:type="dxa"/>
          </w:tcPr>
          <w:p w14:paraId="5F5A52B8" w14:textId="210BEE69" w:rsidR="006432A0" w:rsidRPr="006432A0" w:rsidRDefault="006432A0" w:rsidP="009C4325">
            <w:pPr>
              <w:cnfStyle w:val="000000000000" w:firstRow="0" w:lastRow="0" w:firstColumn="0" w:lastColumn="0" w:oddVBand="0" w:evenVBand="0" w:oddHBand="0" w:evenHBand="0" w:firstRowFirstColumn="0" w:firstRowLastColumn="0" w:lastRowFirstColumn="0" w:lastRowLastColumn="0"/>
              <w:rPr>
                <w:sz w:val="20"/>
                <w:szCs w:val="22"/>
              </w:rPr>
            </w:pPr>
            <w:r w:rsidRPr="006432A0">
              <w:rPr>
                <w:sz w:val="20"/>
                <w:szCs w:val="22"/>
              </w:rPr>
              <w:t>historial + petición + resultado</w:t>
            </w:r>
          </w:p>
        </w:tc>
      </w:tr>
      <w:tr w:rsidR="006432A0" w14:paraId="687588E3" w14:textId="77777777" w:rsidTr="00391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CA9891A" w14:textId="40532213" w:rsidR="006432A0" w:rsidRPr="008D7152" w:rsidRDefault="008D7152" w:rsidP="009C4325">
            <w:pPr>
              <w:rPr>
                <w:sz w:val="20"/>
                <w:szCs w:val="22"/>
              </w:rPr>
            </w:pPr>
            <w:r w:rsidRPr="008D7152">
              <w:rPr>
                <w:sz w:val="20"/>
                <w:szCs w:val="22"/>
              </w:rPr>
              <w:t>For</w:t>
            </w:r>
          </w:p>
        </w:tc>
        <w:tc>
          <w:tcPr>
            <w:tcW w:w="3597" w:type="dxa"/>
          </w:tcPr>
          <w:p w14:paraId="0EFD9F57" w14:textId="12D68F76" w:rsidR="006432A0" w:rsidRPr="008D7152" w:rsidRDefault="008D7152" w:rsidP="009C4325">
            <w:pPr>
              <w:cnfStyle w:val="000000100000" w:firstRow="0" w:lastRow="0" w:firstColumn="0" w:lastColumn="0" w:oddVBand="0" w:evenVBand="0" w:oddHBand="1" w:evenHBand="0" w:firstRowFirstColumn="0" w:firstRowLastColumn="0" w:lastRowFirstColumn="0" w:lastRowLastColumn="0"/>
              <w:rPr>
                <w:sz w:val="20"/>
                <w:szCs w:val="22"/>
              </w:rPr>
            </w:pPr>
            <w:r>
              <w:rPr>
                <w:sz w:val="20"/>
                <w:szCs w:val="22"/>
              </w:rPr>
              <w:t xml:space="preserve">Atiende </w:t>
            </w:r>
            <w:r>
              <w:rPr>
                <w:b/>
                <w:bCs/>
                <w:sz w:val="20"/>
                <w:szCs w:val="22"/>
              </w:rPr>
              <w:t xml:space="preserve">todas </w:t>
            </w:r>
            <w:r>
              <w:rPr>
                <w:sz w:val="20"/>
                <w:szCs w:val="22"/>
              </w:rPr>
              <w:t>las peticiones de una respuesta</w:t>
            </w:r>
          </w:p>
        </w:tc>
        <w:tc>
          <w:tcPr>
            <w:tcW w:w="3597" w:type="dxa"/>
          </w:tcPr>
          <w:p w14:paraId="32D675E4" w14:textId="4EF76BB6" w:rsidR="006432A0" w:rsidRPr="008D7152" w:rsidRDefault="008D7152" w:rsidP="009C4325">
            <w:pPr>
              <w:cnfStyle w:val="000000100000" w:firstRow="0" w:lastRow="0" w:firstColumn="0" w:lastColumn="0" w:oddVBand="0" w:evenVBand="0" w:oddHBand="1" w:evenHBand="0" w:firstRowFirstColumn="0" w:firstRowLastColumn="0" w:lastRowFirstColumn="0" w:lastRowLastColumn="0"/>
              <w:rPr>
                <w:sz w:val="20"/>
                <w:szCs w:val="22"/>
              </w:rPr>
            </w:pPr>
            <w:r w:rsidRPr="008D7152">
              <w:rPr>
                <w:sz w:val="20"/>
                <w:szCs w:val="22"/>
              </w:rPr>
              <w:t>“¿Londres o Paris?”</w:t>
            </w:r>
          </w:p>
        </w:tc>
      </w:tr>
      <w:tr w:rsidR="008D7152" w14:paraId="2D4E7636" w14:textId="77777777" w:rsidTr="0039184B">
        <w:tc>
          <w:tcPr>
            <w:cnfStyle w:val="001000000000" w:firstRow="0" w:lastRow="0" w:firstColumn="1" w:lastColumn="0" w:oddVBand="0" w:evenVBand="0" w:oddHBand="0" w:evenHBand="0" w:firstRowFirstColumn="0" w:firstRowLastColumn="0" w:lastRowFirstColumn="0" w:lastRowLastColumn="0"/>
            <w:tcW w:w="3596" w:type="dxa"/>
          </w:tcPr>
          <w:p w14:paraId="66838D8E" w14:textId="0A24A18C" w:rsidR="008D7152" w:rsidRPr="008D7152" w:rsidRDefault="00133AA5" w:rsidP="009C4325">
            <w:pPr>
              <w:rPr>
                <w:sz w:val="20"/>
                <w:szCs w:val="22"/>
              </w:rPr>
            </w:pPr>
            <w:r w:rsidRPr="00133AA5">
              <w:rPr>
                <w:sz w:val="20"/>
                <w:szCs w:val="22"/>
              </w:rPr>
              <w:t>While</w:t>
            </w:r>
          </w:p>
        </w:tc>
        <w:tc>
          <w:tcPr>
            <w:tcW w:w="3597" w:type="dxa"/>
          </w:tcPr>
          <w:p w14:paraId="5FDA7EEA" w14:textId="682D07C8" w:rsidR="008D7152" w:rsidRPr="00133AA5" w:rsidRDefault="00133AA5" w:rsidP="009C4325">
            <w:pPr>
              <w:cnfStyle w:val="000000000000" w:firstRow="0" w:lastRow="0" w:firstColumn="0" w:lastColumn="0" w:oddVBand="0" w:evenVBand="0" w:oddHBand="0" w:evenHBand="0" w:firstRowFirstColumn="0" w:firstRowLastColumn="0" w:lastRowFirstColumn="0" w:lastRowLastColumn="0"/>
              <w:rPr>
                <w:b/>
                <w:bCs/>
                <w:sz w:val="20"/>
                <w:szCs w:val="22"/>
              </w:rPr>
            </w:pPr>
            <w:r>
              <w:rPr>
                <w:sz w:val="20"/>
                <w:szCs w:val="22"/>
              </w:rPr>
              <w:t xml:space="preserve">Permite </w:t>
            </w:r>
            <w:r>
              <w:rPr>
                <w:b/>
                <w:bCs/>
                <w:sz w:val="20"/>
                <w:szCs w:val="22"/>
              </w:rPr>
              <w:t>varias rondas</w:t>
            </w:r>
          </w:p>
        </w:tc>
        <w:tc>
          <w:tcPr>
            <w:tcW w:w="3597" w:type="dxa"/>
          </w:tcPr>
          <w:p w14:paraId="5C43BA49" w14:textId="57605055" w:rsidR="008D7152" w:rsidRPr="00133AA5" w:rsidRDefault="00133AA5" w:rsidP="009C4325">
            <w:pPr>
              <w:cnfStyle w:val="000000000000" w:firstRow="0" w:lastRow="0" w:firstColumn="0" w:lastColumn="0" w:oddVBand="0" w:evenVBand="0" w:oddHBand="0" w:evenHBand="0" w:firstRowFirstColumn="0" w:firstRowLastColumn="0" w:lastRowFirstColumn="0" w:lastRowLastColumn="0"/>
              <w:rPr>
                <w:sz w:val="20"/>
                <w:szCs w:val="22"/>
              </w:rPr>
            </w:pPr>
            <w:r>
              <w:rPr>
                <w:b/>
                <w:bCs/>
                <w:sz w:val="20"/>
                <w:szCs w:val="22"/>
              </w:rPr>
              <w:t>“</w:t>
            </w:r>
            <w:r>
              <w:rPr>
                <w:sz w:val="20"/>
                <w:szCs w:val="22"/>
              </w:rPr>
              <w:t>Si Londres &lt; $1000, mira Paris”</w:t>
            </w:r>
          </w:p>
        </w:tc>
      </w:tr>
      <w:tr w:rsidR="00133AA5" w14:paraId="4F054114" w14:textId="77777777" w:rsidTr="00391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7AF8954" w14:textId="286B1D0B" w:rsidR="00133AA5" w:rsidRPr="00133AA5" w:rsidRDefault="00133AA5" w:rsidP="009C4325">
            <w:pPr>
              <w:rPr>
                <w:sz w:val="20"/>
                <w:szCs w:val="22"/>
              </w:rPr>
            </w:pPr>
            <w:r>
              <w:rPr>
                <w:b w:val="0"/>
                <w:bCs w:val="0"/>
                <w:sz w:val="20"/>
                <w:szCs w:val="22"/>
              </w:rPr>
              <w:t xml:space="preserve">Registro </w:t>
            </w:r>
            <w:r>
              <w:rPr>
                <w:sz w:val="20"/>
                <w:szCs w:val="22"/>
              </w:rPr>
              <w:t>(</w:t>
            </w:r>
            <w:proofErr w:type="spellStart"/>
            <w:r>
              <w:rPr>
                <w:sz w:val="20"/>
                <w:szCs w:val="22"/>
              </w:rPr>
              <w:t>registry</w:t>
            </w:r>
            <w:proofErr w:type="spellEnd"/>
            <w:r>
              <w:rPr>
                <w:sz w:val="20"/>
                <w:szCs w:val="22"/>
              </w:rPr>
              <w:t>)</w:t>
            </w:r>
          </w:p>
        </w:tc>
        <w:tc>
          <w:tcPr>
            <w:tcW w:w="3597" w:type="dxa"/>
          </w:tcPr>
          <w:p w14:paraId="743400C1" w14:textId="0619A59E" w:rsidR="00133AA5" w:rsidRPr="00133AA5" w:rsidRDefault="00133AA5" w:rsidP="009C4325">
            <w:pPr>
              <w:cnfStyle w:val="000000100000" w:firstRow="0" w:lastRow="0" w:firstColumn="0" w:lastColumn="0" w:oddVBand="0" w:evenVBand="0" w:oddHBand="1" w:evenHBand="0" w:firstRowFirstColumn="0" w:firstRowLastColumn="0" w:lastRowFirstColumn="0" w:lastRowLastColumn="0"/>
              <w:rPr>
                <w:sz w:val="20"/>
                <w:szCs w:val="22"/>
              </w:rPr>
            </w:pPr>
            <w:r>
              <w:rPr>
                <w:sz w:val="20"/>
                <w:szCs w:val="22"/>
              </w:rPr>
              <w:t xml:space="preserve">Lista de funciones permitidas </w:t>
            </w:r>
          </w:p>
        </w:tc>
        <w:tc>
          <w:tcPr>
            <w:tcW w:w="3597" w:type="dxa"/>
          </w:tcPr>
          <w:p w14:paraId="0A0DD085" w14:textId="11B37E4B" w:rsidR="00133AA5" w:rsidRDefault="00133AA5" w:rsidP="009C4325">
            <w:pPr>
              <w:cnfStyle w:val="000000100000" w:firstRow="0" w:lastRow="0" w:firstColumn="0" w:lastColumn="0" w:oddVBand="0" w:evenVBand="0" w:oddHBand="1" w:evenHBand="0" w:firstRowFirstColumn="0" w:firstRowLastColumn="0" w:lastRowFirstColumn="0" w:lastRowLastColumn="0"/>
              <w:rPr>
                <w:b/>
                <w:bCs/>
                <w:sz w:val="20"/>
                <w:szCs w:val="22"/>
              </w:rPr>
            </w:pPr>
            <w:r w:rsidRPr="00133AA5">
              <w:rPr>
                <w:b/>
                <w:bCs/>
                <w:sz w:val="20"/>
                <w:szCs w:val="22"/>
              </w:rPr>
              <w:t>{"</w:t>
            </w:r>
            <w:proofErr w:type="spellStart"/>
            <w:r w:rsidRPr="00133AA5">
              <w:rPr>
                <w:b/>
                <w:bCs/>
                <w:sz w:val="20"/>
                <w:szCs w:val="22"/>
              </w:rPr>
              <w:t>get_</w:t>
            </w:r>
            <w:proofErr w:type="gramStart"/>
            <w:r w:rsidRPr="00133AA5">
              <w:rPr>
                <w:b/>
                <w:bCs/>
                <w:sz w:val="20"/>
                <w:szCs w:val="22"/>
              </w:rPr>
              <w:t>ticket</w:t>
            </w:r>
            <w:proofErr w:type="gramEnd"/>
            <w:r w:rsidRPr="00133AA5">
              <w:rPr>
                <w:b/>
                <w:bCs/>
                <w:sz w:val="20"/>
                <w:szCs w:val="22"/>
              </w:rPr>
              <w:t>_price</w:t>
            </w:r>
            <w:proofErr w:type="spellEnd"/>
            <w:r w:rsidRPr="00133AA5">
              <w:rPr>
                <w:b/>
                <w:bCs/>
                <w:sz w:val="20"/>
                <w:szCs w:val="22"/>
              </w:rPr>
              <w:t xml:space="preserve">": </w:t>
            </w:r>
            <w:proofErr w:type="spellStart"/>
            <w:r w:rsidRPr="00133AA5">
              <w:rPr>
                <w:b/>
                <w:bCs/>
                <w:sz w:val="20"/>
                <w:szCs w:val="22"/>
              </w:rPr>
              <w:t>get_</w:t>
            </w:r>
            <w:proofErr w:type="gramStart"/>
            <w:r w:rsidRPr="00133AA5">
              <w:rPr>
                <w:b/>
                <w:bCs/>
                <w:sz w:val="20"/>
                <w:szCs w:val="22"/>
              </w:rPr>
              <w:t>ticket</w:t>
            </w:r>
            <w:proofErr w:type="gramEnd"/>
            <w:r w:rsidRPr="00133AA5">
              <w:rPr>
                <w:b/>
                <w:bCs/>
                <w:sz w:val="20"/>
                <w:szCs w:val="22"/>
              </w:rPr>
              <w:t>_price</w:t>
            </w:r>
            <w:proofErr w:type="spellEnd"/>
            <w:r w:rsidRPr="00133AA5">
              <w:rPr>
                <w:b/>
                <w:bCs/>
                <w:sz w:val="20"/>
                <w:szCs w:val="22"/>
              </w:rPr>
              <w:t>}</w:t>
            </w:r>
          </w:p>
        </w:tc>
      </w:tr>
    </w:tbl>
    <w:p w14:paraId="113F330E" w14:textId="77777777" w:rsidR="007A4423" w:rsidRDefault="007A4423" w:rsidP="009C4325">
      <w:pPr>
        <w:rPr>
          <w:b/>
          <w:bCs/>
          <w:sz w:val="28"/>
          <w:szCs w:val="32"/>
        </w:rPr>
      </w:pPr>
    </w:p>
    <w:p w14:paraId="17FD6A50" w14:textId="77777777" w:rsidR="00332194" w:rsidRPr="00332194" w:rsidRDefault="00332194" w:rsidP="00332194">
      <w:pPr>
        <w:rPr>
          <w:b/>
          <w:bCs/>
          <w:sz w:val="24"/>
          <w:szCs w:val="28"/>
        </w:rPr>
      </w:pPr>
      <w:r w:rsidRPr="00332194">
        <w:rPr>
          <w:b/>
          <w:bCs/>
          <w:sz w:val="24"/>
          <w:szCs w:val="28"/>
          <w:highlight w:val="yellow"/>
        </w:rPr>
        <w:t>Las 5 ideas que tienes que llevarte</w:t>
      </w:r>
    </w:p>
    <w:p w14:paraId="6FE42F9D" w14:textId="4348BC6B" w:rsidR="00332194" w:rsidRPr="0080052F" w:rsidRDefault="00332194" w:rsidP="00332194">
      <w:pPr>
        <w:pStyle w:val="Prrafodelista"/>
        <w:numPr>
          <w:ilvl w:val="1"/>
          <w:numId w:val="44"/>
        </w:numPr>
        <w:rPr>
          <w:b/>
          <w:bCs/>
          <w:szCs w:val="22"/>
        </w:rPr>
      </w:pPr>
      <w:r w:rsidRPr="0080052F">
        <w:rPr>
          <w:szCs w:val="22"/>
        </w:rPr>
        <w:t xml:space="preserve">El LLM solo genera texto; </w:t>
      </w:r>
      <w:r w:rsidRPr="0080052F">
        <w:rPr>
          <w:b/>
          <w:bCs/>
          <w:szCs w:val="22"/>
        </w:rPr>
        <w:t xml:space="preserve">tu código </w:t>
      </w:r>
      <w:r w:rsidRPr="0080052F">
        <w:rPr>
          <w:szCs w:val="22"/>
        </w:rPr>
        <w:t>ejecuta</w:t>
      </w:r>
    </w:p>
    <w:p w14:paraId="0B24F641" w14:textId="0A00EB9B" w:rsidR="00332194" w:rsidRPr="0080052F" w:rsidRDefault="00332194" w:rsidP="00332194">
      <w:pPr>
        <w:pStyle w:val="Prrafodelista"/>
        <w:numPr>
          <w:ilvl w:val="1"/>
          <w:numId w:val="44"/>
        </w:numPr>
        <w:rPr>
          <w:b/>
          <w:bCs/>
          <w:szCs w:val="22"/>
        </w:rPr>
      </w:pPr>
      <w:r w:rsidRPr="0080052F">
        <w:rPr>
          <w:szCs w:val="22"/>
        </w:rPr>
        <w:t>Describes las herramientas en JSON; el modelo “pide” una con ese formato</w:t>
      </w:r>
    </w:p>
    <w:p w14:paraId="0B74B19E" w14:textId="6CC01C6A" w:rsidR="00332194" w:rsidRPr="0080052F" w:rsidRDefault="00332194" w:rsidP="0080052F">
      <w:pPr>
        <w:pStyle w:val="Prrafodelista"/>
        <w:numPr>
          <w:ilvl w:val="1"/>
          <w:numId w:val="44"/>
        </w:numPr>
        <w:rPr>
          <w:b/>
          <w:bCs/>
          <w:szCs w:val="22"/>
        </w:rPr>
      </w:pPr>
      <w:r w:rsidRPr="0080052F">
        <w:rPr>
          <w:szCs w:val="22"/>
        </w:rPr>
        <w:t xml:space="preserve">Siempre hay </w:t>
      </w:r>
      <w:r w:rsidRPr="0080052F">
        <w:rPr>
          <w:b/>
          <w:bCs/>
          <w:szCs w:val="22"/>
        </w:rPr>
        <w:t xml:space="preserve">dos viajes </w:t>
      </w:r>
      <w:r w:rsidRPr="0080052F">
        <w:rPr>
          <w:szCs w:val="22"/>
        </w:rPr>
        <w:t xml:space="preserve">(o </w:t>
      </w:r>
      <w:proofErr w:type="spellStart"/>
      <w:r w:rsidRPr="0080052F">
        <w:rPr>
          <w:szCs w:val="22"/>
        </w:rPr>
        <w:t>mas</w:t>
      </w:r>
      <w:proofErr w:type="spellEnd"/>
      <w:r w:rsidRPr="0080052F">
        <w:rPr>
          <w:szCs w:val="22"/>
        </w:rPr>
        <w:t xml:space="preserve">) al modelo, y entre medio, tu </w:t>
      </w:r>
      <w:proofErr w:type="spellStart"/>
      <w:r w:rsidRPr="0080052F">
        <w:rPr>
          <w:szCs w:val="22"/>
        </w:rPr>
        <w:t>funcion</w:t>
      </w:r>
      <w:proofErr w:type="spellEnd"/>
    </w:p>
    <w:p w14:paraId="78083F6D" w14:textId="4705EA24" w:rsidR="0080052F" w:rsidRPr="00DA61A4" w:rsidRDefault="00DA61A4" w:rsidP="0080052F">
      <w:pPr>
        <w:pStyle w:val="Prrafodelista"/>
        <w:numPr>
          <w:ilvl w:val="1"/>
          <w:numId w:val="44"/>
        </w:numPr>
        <w:rPr>
          <w:b/>
          <w:bCs/>
          <w:szCs w:val="22"/>
        </w:rPr>
      </w:pPr>
      <w:proofErr w:type="spellStart"/>
      <w:r w:rsidRPr="00DA61A4">
        <w:rPr>
          <w:b/>
          <w:bCs/>
          <w:szCs w:val="22"/>
        </w:rPr>
        <w:t>if</w:t>
      </w:r>
      <w:proofErr w:type="spellEnd"/>
      <w:r w:rsidRPr="00DA61A4">
        <w:rPr>
          <w:b/>
          <w:bCs/>
          <w:szCs w:val="22"/>
        </w:rPr>
        <w:t xml:space="preserve"> → </w:t>
      </w:r>
      <w:proofErr w:type="spellStart"/>
      <w:r w:rsidRPr="00DA61A4">
        <w:rPr>
          <w:b/>
          <w:bCs/>
          <w:szCs w:val="22"/>
        </w:rPr>
        <w:t>for</w:t>
      </w:r>
      <w:proofErr w:type="spellEnd"/>
      <w:r w:rsidRPr="00DA61A4">
        <w:rPr>
          <w:b/>
          <w:bCs/>
          <w:szCs w:val="22"/>
        </w:rPr>
        <w:t xml:space="preserve"> → </w:t>
      </w:r>
      <w:proofErr w:type="spellStart"/>
      <w:r w:rsidRPr="00DA61A4">
        <w:rPr>
          <w:b/>
          <w:bCs/>
          <w:szCs w:val="22"/>
        </w:rPr>
        <w:t>while</w:t>
      </w:r>
      <w:proofErr w:type="spellEnd"/>
      <w:r w:rsidRPr="00DA61A4">
        <w:rPr>
          <w:b/>
          <w:bCs/>
          <w:szCs w:val="22"/>
        </w:rPr>
        <w:t>:</w:t>
      </w:r>
      <w:r>
        <w:rPr>
          <w:b/>
          <w:bCs/>
          <w:szCs w:val="22"/>
        </w:rPr>
        <w:t xml:space="preserve"> </w:t>
      </w:r>
      <w:r>
        <w:rPr>
          <w:szCs w:val="22"/>
        </w:rPr>
        <w:t xml:space="preserve">de una </w:t>
      </w:r>
      <w:proofErr w:type="spellStart"/>
      <w:r>
        <w:rPr>
          <w:szCs w:val="22"/>
        </w:rPr>
        <w:t>peticion</w:t>
      </w:r>
      <w:proofErr w:type="spellEnd"/>
      <w:r>
        <w:rPr>
          <w:szCs w:val="22"/>
        </w:rPr>
        <w:t>, a varias, a varias rondas</w:t>
      </w:r>
    </w:p>
    <w:p w14:paraId="5E3FFF79" w14:textId="56D0809F" w:rsidR="00DA61A4" w:rsidRPr="00CE2BA2" w:rsidRDefault="00DA61A4" w:rsidP="0080052F">
      <w:pPr>
        <w:pStyle w:val="Prrafodelista"/>
        <w:numPr>
          <w:ilvl w:val="1"/>
          <w:numId w:val="44"/>
        </w:numPr>
        <w:rPr>
          <w:b/>
          <w:bCs/>
          <w:szCs w:val="22"/>
        </w:rPr>
      </w:pPr>
      <w:r>
        <w:rPr>
          <w:szCs w:val="22"/>
        </w:rPr>
        <w:t>Las herramientas son la base de la IA agentica: bucle + herramientas + (</w:t>
      </w:r>
      <w:proofErr w:type="spellStart"/>
      <w:r>
        <w:rPr>
          <w:szCs w:val="22"/>
        </w:rPr>
        <w:t>despues</w:t>
      </w:r>
      <w:proofErr w:type="spellEnd"/>
      <w:r>
        <w:rPr>
          <w:szCs w:val="22"/>
        </w:rPr>
        <w:t>) un plan.</w:t>
      </w:r>
    </w:p>
    <w:p w14:paraId="31C2C232" w14:textId="77777777" w:rsidR="00CE2BA2" w:rsidRDefault="00CE2BA2" w:rsidP="00CE2BA2">
      <w:pPr>
        <w:rPr>
          <w:b/>
          <w:bCs/>
          <w:szCs w:val="22"/>
        </w:rPr>
      </w:pPr>
    </w:p>
    <w:p w14:paraId="7441DF0C" w14:textId="77777777" w:rsidR="00CE2BA2" w:rsidRDefault="00CE2BA2" w:rsidP="00CE2BA2">
      <w:pPr>
        <w:rPr>
          <w:b/>
          <w:bCs/>
          <w:szCs w:val="22"/>
        </w:rPr>
      </w:pPr>
    </w:p>
    <w:p w14:paraId="6CEBF00F" w14:textId="77777777" w:rsidR="00CE2BA2" w:rsidRPr="00CE2BA2" w:rsidRDefault="00CE2BA2" w:rsidP="00CE2BA2">
      <w:pPr>
        <w:rPr>
          <w:b/>
          <w:bCs/>
          <w:szCs w:val="22"/>
        </w:rPr>
      </w:pPr>
    </w:p>
    <w:p w14:paraId="4EF63288" w14:textId="0A8B5FD0" w:rsidR="00E55190" w:rsidRDefault="00E55190" w:rsidP="00E55190">
      <w:pPr>
        <w:pStyle w:val="Ttulo2"/>
        <w:rPr>
          <w:rFonts w:ascii="Arial" w:hAnsi="Arial" w:cs="Arial"/>
          <w:b/>
          <w:bCs/>
          <w:sz w:val="24"/>
          <w:szCs w:val="24"/>
          <w:highlight w:val="yellow"/>
        </w:rPr>
      </w:pPr>
      <w:bookmarkStart w:id="167" w:name="_Toc243791256"/>
      <w:r w:rsidRPr="006A430F">
        <w:rPr>
          <w:rFonts w:ascii="Arial" w:hAnsi="Arial" w:cs="Arial"/>
          <w:b/>
          <w:bCs/>
          <w:sz w:val="24"/>
          <w:szCs w:val="24"/>
          <w:highlight w:val="yellow"/>
        </w:rPr>
        <w:t>2.</w:t>
      </w:r>
      <w:r>
        <w:rPr>
          <w:rFonts w:ascii="Arial" w:hAnsi="Arial" w:cs="Arial"/>
          <w:b/>
          <w:bCs/>
          <w:sz w:val="24"/>
          <w:szCs w:val="24"/>
          <w:highlight w:val="yellow"/>
        </w:rPr>
        <w:t xml:space="preserve">12. </w:t>
      </w:r>
      <w:r w:rsidR="007D796E">
        <w:rPr>
          <w:rFonts w:ascii="Arial" w:hAnsi="Arial" w:cs="Arial"/>
          <w:b/>
          <w:bCs/>
          <w:sz w:val="24"/>
          <w:szCs w:val="24"/>
          <w:highlight w:val="yellow"/>
        </w:rPr>
        <w:t xml:space="preserve">Dia 5 – Agentes, como funciona </w:t>
      </w:r>
      <w:proofErr w:type="spellStart"/>
      <w:r w:rsidR="007D796E">
        <w:rPr>
          <w:rFonts w:ascii="Arial" w:hAnsi="Arial" w:cs="Arial"/>
          <w:b/>
          <w:bCs/>
          <w:sz w:val="24"/>
          <w:szCs w:val="24"/>
          <w:highlight w:val="yellow"/>
        </w:rPr>
        <w:t>Gradio</w:t>
      </w:r>
      <w:proofErr w:type="spellEnd"/>
      <w:r w:rsidR="007D796E">
        <w:rPr>
          <w:rFonts w:ascii="Arial" w:hAnsi="Arial" w:cs="Arial"/>
          <w:b/>
          <w:bCs/>
          <w:sz w:val="24"/>
          <w:szCs w:val="24"/>
          <w:highlight w:val="yellow"/>
        </w:rPr>
        <w:t xml:space="preserve"> y el asistente multimodal</w:t>
      </w:r>
      <w:r>
        <w:rPr>
          <w:rFonts w:ascii="Arial" w:hAnsi="Arial" w:cs="Arial"/>
          <w:b/>
          <w:bCs/>
          <w:sz w:val="24"/>
          <w:szCs w:val="24"/>
          <w:highlight w:val="yellow"/>
        </w:rPr>
        <w:t xml:space="preserve"> </w:t>
      </w:r>
      <w:r w:rsidR="006A6870">
        <w:rPr>
          <w:rFonts w:ascii="Arial" w:hAnsi="Arial" w:cs="Arial"/>
          <w:b/>
          <w:bCs/>
          <w:sz w:val="24"/>
          <w:szCs w:val="24"/>
          <w:highlight w:val="yellow"/>
        </w:rPr>
        <w:t xml:space="preserve">+ </w:t>
      </w:r>
      <w:r w:rsidR="006A6870" w:rsidRPr="006A6870">
        <w:rPr>
          <w:rFonts w:ascii="Arial" w:hAnsi="Arial" w:cs="Arial"/>
          <w:b/>
          <w:bCs/>
          <w:sz w:val="24"/>
          <w:szCs w:val="24"/>
          <w:highlight w:val="yellow"/>
        </w:rPr>
        <w:t>lo que cambió desde que se grabó el curso</w:t>
      </w:r>
      <w:bookmarkEnd w:id="167"/>
    </w:p>
    <w:p w14:paraId="32DE5B1A" w14:textId="77777777" w:rsidR="00B24749" w:rsidRDefault="00F001E4" w:rsidP="009C4325">
      <w:pPr>
        <w:rPr>
          <w:szCs w:val="22"/>
        </w:rPr>
      </w:pPr>
      <w:r w:rsidRPr="00E55C65">
        <w:rPr>
          <w:szCs w:val="22"/>
        </w:rPr>
        <w:t xml:space="preserve">Cierre de la semana 2: que es un agente, que hace </w:t>
      </w:r>
      <w:proofErr w:type="spellStart"/>
      <w:r w:rsidRPr="00E55C65">
        <w:rPr>
          <w:szCs w:val="22"/>
        </w:rPr>
        <w:t>Gradio</w:t>
      </w:r>
      <w:proofErr w:type="spellEnd"/>
      <w:r w:rsidRPr="00E55C65">
        <w:rPr>
          <w:szCs w:val="22"/>
        </w:rPr>
        <w:t xml:space="preserve"> “por dentro”, y como </w:t>
      </w:r>
      <w:proofErr w:type="spellStart"/>
      <w:r w:rsidRPr="00E55C65">
        <w:rPr>
          <w:szCs w:val="22"/>
        </w:rPr>
        <w:t>FlightAI</w:t>
      </w:r>
      <w:proofErr w:type="spellEnd"/>
      <w:r w:rsidRPr="00E55C65">
        <w:rPr>
          <w:szCs w:val="22"/>
        </w:rPr>
        <w:t xml:space="preserve"> </w:t>
      </w:r>
      <w:r w:rsidR="00A304FF">
        <w:rPr>
          <w:szCs w:val="22"/>
        </w:rPr>
        <w:t>aprende</w:t>
      </w:r>
      <w:r w:rsidRPr="00E55C65">
        <w:rPr>
          <w:szCs w:val="22"/>
        </w:rPr>
        <w:t xml:space="preserve"> a </w:t>
      </w:r>
      <w:r w:rsidRPr="007644D9">
        <w:rPr>
          <w:b/>
          <w:bCs/>
          <w:szCs w:val="22"/>
        </w:rPr>
        <w:t>dibujar y hablar</w:t>
      </w:r>
      <w:r w:rsidRPr="00E55C65">
        <w:rPr>
          <w:szCs w:val="22"/>
        </w:rPr>
        <w:t>. Resumen de los 5 videos</w:t>
      </w:r>
      <w:r w:rsidR="00E55C65" w:rsidRPr="00E55C65">
        <w:rPr>
          <w:szCs w:val="22"/>
        </w:rPr>
        <w:t xml:space="preserve"> y las 3 </w:t>
      </w:r>
      <w:proofErr w:type="spellStart"/>
      <w:r w:rsidR="00E55C65" w:rsidRPr="00E55C65">
        <w:rPr>
          <w:szCs w:val="22"/>
        </w:rPr>
        <w:t>diapositibas</w:t>
      </w:r>
      <w:proofErr w:type="spellEnd"/>
      <w:r w:rsidR="00E55C65" w:rsidRPr="00E55C65">
        <w:rPr>
          <w:szCs w:val="22"/>
        </w:rPr>
        <w:t xml:space="preserve"> del </w:t>
      </w:r>
      <w:proofErr w:type="spellStart"/>
      <w:r w:rsidR="00E55C65" w:rsidRPr="00E55C65">
        <w:rPr>
          <w:szCs w:val="22"/>
        </w:rPr>
        <w:t>dia</w:t>
      </w:r>
      <w:proofErr w:type="spellEnd"/>
      <w:r w:rsidR="00E55C65" w:rsidRPr="00E55C65">
        <w:rPr>
          <w:szCs w:val="22"/>
        </w:rPr>
        <w:t xml:space="preserve"> 5, reescrito para entenderlo a la primera</w:t>
      </w:r>
    </w:p>
    <w:tbl>
      <w:tblPr>
        <w:tblStyle w:val="Tablaconcuadrcula1clara"/>
        <w:tblW w:w="0" w:type="auto"/>
        <w:tblLook w:val="04A0" w:firstRow="1" w:lastRow="0" w:firstColumn="1" w:lastColumn="0" w:noHBand="0" w:noVBand="1"/>
      </w:tblPr>
      <w:tblGrid>
        <w:gridCol w:w="5395"/>
        <w:gridCol w:w="5395"/>
      </w:tblGrid>
      <w:tr w:rsidR="00B24749" w14:paraId="18760759" w14:textId="77777777" w:rsidTr="00182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6E90E62" w14:textId="22E8E780" w:rsidR="00B24749" w:rsidRPr="00AB4AB5" w:rsidRDefault="00B24749" w:rsidP="009C4325">
            <w:pPr>
              <w:rPr>
                <w:szCs w:val="22"/>
              </w:rPr>
            </w:pPr>
            <w:r w:rsidRPr="00AB4AB5">
              <w:rPr>
                <w:szCs w:val="22"/>
              </w:rPr>
              <w:t>Que cubre</w:t>
            </w:r>
          </w:p>
        </w:tc>
        <w:tc>
          <w:tcPr>
            <w:tcW w:w="5395" w:type="dxa"/>
          </w:tcPr>
          <w:p w14:paraId="55D99D57" w14:textId="020E2AD5" w:rsidR="00B24749" w:rsidRPr="00B24749" w:rsidRDefault="00B24749" w:rsidP="009C4325">
            <w:pPr>
              <w:cnfStyle w:val="100000000000" w:firstRow="1" w:lastRow="0" w:firstColumn="0" w:lastColumn="0" w:oddVBand="0" w:evenVBand="0" w:oddHBand="0" w:evenHBand="0" w:firstRowFirstColumn="0" w:firstRowLastColumn="0" w:lastRowFirstColumn="0" w:lastRowLastColumn="0"/>
              <w:rPr>
                <w:szCs w:val="22"/>
              </w:rPr>
            </w:pPr>
            <w:proofErr w:type="spellStart"/>
            <w:r>
              <w:rPr>
                <w:szCs w:val="22"/>
              </w:rPr>
              <w:t>Definicion</w:t>
            </w:r>
            <w:proofErr w:type="spellEnd"/>
            <w:r>
              <w:rPr>
                <w:szCs w:val="22"/>
              </w:rPr>
              <w:t xml:space="preserve"> de agentes, repaso de </w:t>
            </w:r>
            <w:proofErr w:type="spellStart"/>
            <w:r>
              <w:rPr>
                <w:szCs w:val="22"/>
              </w:rPr>
              <w:t>FlightAI</w:t>
            </w:r>
            <w:proofErr w:type="spellEnd"/>
            <w:r>
              <w:rPr>
                <w:szCs w:val="22"/>
              </w:rPr>
              <w:t xml:space="preserve">, </w:t>
            </w:r>
            <w:proofErr w:type="spellStart"/>
            <w:r>
              <w:rPr>
                <w:szCs w:val="22"/>
              </w:rPr>
              <w:t>como</w:t>
            </w:r>
            <w:proofErr w:type="spellEnd"/>
            <w:r>
              <w:rPr>
                <w:szCs w:val="22"/>
              </w:rPr>
              <w:t xml:space="preserve"> funciona </w:t>
            </w:r>
            <w:proofErr w:type="spellStart"/>
            <w:r>
              <w:rPr>
                <w:szCs w:val="22"/>
              </w:rPr>
              <w:t>Gradio</w:t>
            </w:r>
            <w:proofErr w:type="spellEnd"/>
            <w:r>
              <w:rPr>
                <w:szCs w:val="22"/>
              </w:rPr>
              <w:t xml:space="preserve">, imagen y voz, el chat con 3 salidas, </w:t>
            </w:r>
            <w:proofErr w:type="spellStart"/>
            <w:proofErr w:type="gramStart"/>
            <w:r>
              <w:rPr>
                <w:b w:val="0"/>
                <w:bCs w:val="0"/>
                <w:szCs w:val="22"/>
              </w:rPr>
              <w:t>gr.Blocks</w:t>
            </w:r>
            <w:proofErr w:type="spellEnd"/>
            <w:proofErr w:type="gramEnd"/>
            <w:r w:rsidRPr="00CF3FCA">
              <w:rPr>
                <w:szCs w:val="22"/>
              </w:rPr>
              <w:t xml:space="preserve">, </w:t>
            </w:r>
            <w:r w:rsidR="00CF3FCA" w:rsidRPr="00CF3FCA">
              <w:rPr>
                <w:szCs w:val="22"/>
              </w:rPr>
              <w:t>la prueba final, el cierre de la semana y el extra de los pelícanos (SVG)</w:t>
            </w:r>
          </w:p>
        </w:tc>
      </w:tr>
      <w:tr w:rsidR="00B24749" w14:paraId="4B2E629F" w14:textId="77777777" w:rsidTr="00182329">
        <w:tc>
          <w:tcPr>
            <w:cnfStyle w:val="001000000000" w:firstRow="0" w:lastRow="0" w:firstColumn="1" w:lastColumn="0" w:oddVBand="0" w:evenVBand="0" w:oddHBand="0" w:evenHBand="0" w:firstRowFirstColumn="0" w:firstRowLastColumn="0" w:lastRowFirstColumn="0" w:lastRowLastColumn="0"/>
            <w:tcW w:w="5395" w:type="dxa"/>
          </w:tcPr>
          <w:p w14:paraId="030494A9" w14:textId="1EAA72AD" w:rsidR="00B24749" w:rsidRPr="00AB4AB5" w:rsidRDefault="00CF3FCA" w:rsidP="009C4325">
            <w:pPr>
              <w:rPr>
                <w:szCs w:val="22"/>
              </w:rPr>
            </w:pPr>
            <w:r w:rsidRPr="00AB4AB5">
              <w:rPr>
                <w:szCs w:val="22"/>
              </w:rPr>
              <w:t>Videos</w:t>
            </w:r>
          </w:p>
        </w:tc>
        <w:tc>
          <w:tcPr>
            <w:tcW w:w="5395" w:type="dxa"/>
          </w:tcPr>
          <w:p w14:paraId="61C7DB21" w14:textId="192DF168" w:rsidR="00B24749" w:rsidRPr="00CF3FCA" w:rsidRDefault="00CF3FCA" w:rsidP="009C4325">
            <w:pPr>
              <w:cnfStyle w:val="000000000000" w:firstRow="0" w:lastRow="0" w:firstColumn="0" w:lastColumn="0" w:oddVBand="0" w:evenVBand="0" w:oddHBand="0" w:evenHBand="0" w:firstRowFirstColumn="0" w:firstRowLastColumn="0" w:lastRowFirstColumn="0" w:lastRowLastColumn="0"/>
              <w:rPr>
                <w:szCs w:val="22"/>
              </w:rPr>
            </w:pPr>
            <w:r>
              <w:rPr>
                <w:b/>
                <w:bCs/>
                <w:szCs w:val="22"/>
              </w:rPr>
              <w:t>1.</w:t>
            </w:r>
            <w:r>
              <w:rPr>
                <w:szCs w:val="22"/>
              </w:rPr>
              <w:t xml:space="preserve">Agentes + repaso de </w:t>
            </w:r>
            <w:proofErr w:type="spellStart"/>
            <w:r>
              <w:rPr>
                <w:szCs w:val="22"/>
              </w:rPr>
              <w:t>FlightAI</w:t>
            </w:r>
            <w:proofErr w:type="spellEnd"/>
            <w:r>
              <w:rPr>
                <w:szCs w:val="22"/>
              </w:rPr>
              <w:br/>
            </w:r>
            <w:r>
              <w:rPr>
                <w:b/>
                <w:bCs/>
                <w:szCs w:val="22"/>
              </w:rPr>
              <w:t xml:space="preserve">2. </w:t>
            </w:r>
            <w:r>
              <w:rPr>
                <w:szCs w:val="22"/>
              </w:rPr>
              <w:t xml:space="preserve">Como funciona </w:t>
            </w:r>
            <w:proofErr w:type="spellStart"/>
            <w:r>
              <w:rPr>
                <w:szCs w:val="22"/>
              </w:rPr>
              <w:t>Gradio</w:t>
            </w:r>
            <w:proofErr w:type="spellEnd"/>
            <w:r>
              <w:rPr>
                <w:szCs w:val="22"/>
              </w:rPr>
              <w:t xml:space="preserve"> por dentro</w:t>
            </w:r>
            <w:r>
              <w:rPr>
                <w:szCs w:val="22"/>
              </w:rPr>
              <w:br/>
            </w:r>
            <w:r>
              <w:rPr>
                <w:b/>
                <w:bCs/>
                <w:szCs w:val="22"/>
              </w:rPr>
              <w:t xml:space="preserve">3. </w:t>
            </w:r>
            <w:r>
              <w:rPr>
                <w:szCs w:val="22"/>
              </w:rPr>
              <w:t xml:space="preserve">Imagen, voz, chat y </w:t>
            </w:r>
            <w:proofErr w:type="spellStart"/>
            <w:proofErr w:type="gramStart"/>
            <w:r>
              <w:rPr>
                <w:b/>
                <w:bCs/>
                <w:szCs w:val="22"/>
              </w:rPr>
              <w:t>gr.Blocks</w:t>
            </w:r>
            <w:proofErr w:type="spellEnd"/>
            <w:proofErr w:type="gramEnd"/>
            <w:r>
              <w:rPr>
                <w:b/>
                <w:bCs/>
                <w:szCs w:val="22"/>
              </w:rPr>
              <w:br/>
              <w:t xml:space="preserve">4. </w:t>
            </w:r>
            <w:r>
              <w:rPr>
                <w:szCs w:val="22"/>
              </w:rPr>
              <w:t>La prueba y el cierre</w:t>
            </w:r>
            <w:r>
              <w:rPr>
                <w:szCs w:val="22"/>
              </w:rPr>
              <w:br/>
            </w:r>
            <w:r>
              <w:rPr>
                <w:b/>
                <w:bCs/>
                <w:szCs w:val="22"/>
              </w:rPr>
              <w:t xml:space="preserve">5. </w:t>
            </w:r>
            <w:r>
              <w:rPr>
                <w:szCs w:val="22"/>
              </w:rPr>
              <w:t>Extra: pelicanos en bicicleta (SVG)</w:t>
            </w:r>
          </w:p>
        </w:tc>
      </w:tr>
      <w:tr w:rsidR="00B24749" w14:paraId="67383343" w14:textId="77777777" w:rsidTr="00182329">
        <w:tc>
          <w:tcPr>
            <w:cnfStyle w:val="001000000000" w:firstRow="0" w:lastRow="0" w:firstColumn="1" w:lastColumn="0" w:oddVBand="0" w:evenVBand="0" w:oddHBand="0" w:evenHBand="0" w:firstRowFirstColumn="0" w:firstRowLastColumn="0" w:lastRowFirstColumn="0" w:lastRowLastColumn="0"/>
            <w:tcW w:w="5395" w:type="dxa"/>
          </w:tcPr>
          <w:p w14:paraId="4D8A523D" w14:textId="7E966E7A" w:rsidR="00B24749" w:rsidRPr="00AB4AB5" w:rsidRDefault="00AB4AB5" w:rsidP="009C4325">
            <w:pPr>
              <w:rPr>
                <w:szCs w:val="22"/>
              </w:rPr>
            </w:pPr>
            <w:r>
              <w:rPr>
                <w:szCs w:val="22"/>
              </w:rPr>
              <w:t>Imágenes</w:t>
            </w:r>
          </w:p>
        </w:tc>
        <w:tc>
          <w:tcPr>
            <w:tcW w:w="5395" w:type="dxa"/>
          </w:tcPr>
          <w:p w14:paraId="4E81DE41" w14:textId="1393D860" w:rsidR="00B24749" w:rsidRPr="00AB4AB5" w:rsidRDefault="00AB4AB5" w:rsidP="009C4325">
            <w:pPr>
              <w:cnfStyle w:val="000000000000" w:firstRow="0" w:lastRow="0" w:firstColumn="0" w:lastColumn="0" w:oddVBand="0" w:evenVBand="0" w:oddHBand="0" w:evenHBand="0" w:firstRowFirstColumn="0" w:firstRowLastColumn="0" w:lastRowFirstColumn="0" w:lastRowLastColumn="0"/>
              <w:rPr>
                <w:szCs w:val="22"/>
              </w:rPr>
            </w:pPr>
            <w:r>
              <w:rPr>
                <w:szCs w:val="22"/>
              </w:rPr>
              <w:t xml:space="preserve">3 diapositivas, en la carpeta </w:t>
            </w:r>
            <w:r>
              <w:rPr>
                <w:b/>
                <w:bCs/>
                <w:szCs w:val="22"/>
              </w:rPr>
              <w:t xml:space="preserve">imágenes/ </w:t>
            </w:r>
            <w:r>
              <w:rPr>
                <w:szCs w:val="22"/>
              </w:rPr>
              <w:t>junto a este archivo</w:t>
            </w:r>
          </w:p>
        </w:tc>
      </w:tr>
      <w:tr w:rsidR="00AB4AB5" w14:paraId="19B12A59" w14:textId="77777777" w:rsidTr="00182329">
        <w:tc>
          <w:tcPr>
            <w:cnfStyle w:val="001000000000" w:firstRow="0" w:lastRow="0" w:firstColumn="1" w:lastColumn="0" w:oddVBand="0" w:evenVBand="0" w:oddHBand="0" w:evenHBand="0" w:firstRowFirstColumn="0" w:firstRowLastColumn="0" w:lastRowFirstColumn="0" w:lastRowLastColumn="0"/>
            <w:tcW w:w="5395" w:type="dxa"/>
          </w:tcPr>
          <w:p w14:paraId="5D9128BE" w14:textId="30D5D184" w:rsidR="00AB4AB5" w:rsidRDefault="00487EC0" w:rsidP="009C4325">
            <w:pPr>
              <w:rPr>
                <w:szCs w:val="22"/>
              </w:rPr>
            </w:pPr>
            <w:proofErr w:type="spellStart"/>
            <w:r>
              <w:rPr>
                <w:szCs w:val="22"/>
              </w:rPr>
              <w:t>Codigo</w:t>
            </w:r>
            <w:proofErr w:type="spellEnd"/>
          </w:p>
        </w:tc>
        <w:tc>
          <w:tcPr>
            <w:tcW w:w="5395" w:type="dxa"/>
          </w:tcPr>
          <w:p w14:paraId="24D4FB15" w14:textId="3A94EAA3" w:rsidR="00AB4AB5" w:rsidRPr="000A3A0F" w:rsidRDefault="000A3A0F" w:rsidP="009C4325">
            <w:pPr>
              <w:cnfStyle w:val="000000000000" w:firstRow="0" w:lastRow="0" w:firstColumn="0" w:lastColumn="0" w:oddVBand="0" w:evenVBand="0" w:oddHBand="0" w:evenHBand="0" w:firstRowFirstColumn="0" w:firstRowLastColumn="0" w:lastRowFirstColumn="0" w:lastRowLastColumn="0"/>
              <w:rPr>
                <w:szCs w:val="22"/>
              </w:rPr>
            </w:pPr>
            <w:r w:rsidRPr="000A3A0F">
              <w:rPr>
                <w:b/>
                <w:bCs/>
                <w:szCs w:val="22"/>
              </w:rPr>
              <w:t>Es el de tu notebook del día 5</w:t>
            </w:r>
            <w:r w:rsidRPr="000A3A0F">
              <w:rPr>
                <w:szCs w:val="22"/>
              </w:rPr>
              <w:t xml:space="preserve"> (la versión con Stable </w:t>
            </w:r>
            <w:proofErr w:type="spellStart"/>
            <w:r w:rsidRPr="000A3A0F">
              <w:rPr>
                <w:szCs w:val="22"/>
              </w:rPr>
              <w:t>Diffusion</w:t>
            </w:r>
            <w:proofErr w:type="spellEnd"/>
            <w:r w:rsidRPr="000A3A0F">
              <w:rPr>
                <w:szCs w:val="22"/>
              </w:rPr>
              <w:t xml:space="preserve"> local y gemini-3.8-</w:t>
            </w:r>
            <w:proofErr w:type="gramStart"/>
            <w:r w:rsidRPr="000A3A0F">
              <w:rPr>
                <w:szCs w:val="22"/>
              </w:rPr>
              <w:t>flash</w:t>
            </w:r>
            <w:proofErr w:type="gramEnd"/>
            <w:r w:rsidRPr="000A3A0F">
              <w:rPr>
                <w:szCs w:val="22"/>
              </w:rPr>
              <w:t xml:space="preserve">-tts); lo copié tal cual. Lo probé con el SDK real de </w:t>
            </w:r>
            <w:proofErr w:type="spellStart"/>
            <w:r w:rsidRPr="000A3A0F">
              <w:rPr>
                <w:szCs w:val="22"/>
              </w:rPr>
              <w:t>OpenAI</w:t>
            </w:r>
            <w:proofErr w:type="spellEnd"/>
            <w:r w:rsidRPr="000A3A0F">
              <w:rPr>
                <w:szCs w:val="22"/>
              </w:rPr>
              <w:t xml:space="preserve"> contra un servidor </w:t>
            </w:r>
            <w:r w:rsidRPr="000A3A0F">
              <w:rPr>
                <w:i/>
                <w:iCs/>
                <w:szCs w:val="22"/>
              </w:rPr>
              <w:t>simulado</w:t>
            </w:r>
            <w:r w:rsidRPr="000A3A0F">
              <w:rPr>
                <w:szCs w:val="22"/>
              </w:rPr>
              <w:t xml:space="preserve"> (chat), con las clases reales de </w:t>
            </w:r>
            <w:proofErr w:type="spellStart"/>
            <w:r w:rsidRPr="000A3A0F">
              <w:rPr>
                <w:szCs w:val="22"/>
              </w:rPr>
              <w:t>google-genai</w:t>
            </w:r>
            <w:proofErr w:type="spellEnd"/>
            <w:r w:rsidRPr="000A3A0F">
              <w:rPr>
                <w:szCs w:val="22"/>
              </w:rPr>
              <w:t xml:space="preserve"> (voz), con módulos </w:t>
            </w:r>
            <w:r w:rsidRPr="000A3A0F">
              <w:rPr>
                <w:i/>
                <w:iCs/>
                <w:szCs w:val="22"/>
              </w:rPr>
              <w:t>falsos</w:t>
            </w:r>
            <w:r w:rsidRPr="000A3A0F">
              <w:rPr>
                <w:szCs w:val="22"/>
              </w:rPr>
              <w:t xml:space="preserve"> de </w:t>
            </w:r>
            <w:proofErr w:type="spellStart"/>
            <w:r w:rsidRPr="000A3A0F">
              <w:rPr>
                <w:szCs w:val="22"/>
              </w:rPr>
              <w:t>torch</w:t>
            </w:r>
            <w:proofErr w:type="spellEnd"/>
            <w:r w:rsidRPr="000A3A0F">
              <w:rPr>
                <w:szCs w:val="22"/>
              </w:rPr>
              <w:t xml:space="preserve"> y </w:t>
            </w:r>
            <w:proofErr w:type="spellStart"/>
            <w:r w:rsidRPr="000A3A0F">
              <w:rPr>
                <w:szCs w:val="22"/>
              </w:rPr>
              <w:t>diffusers</w:t>
            </w:r>
            <w:proofErr w:type="spellEnd"/>
            <w:r w:rsidRPr="000A3A0F">
              <w:rPr>
                <w:szCs w:val="22"/>
              </w:rPr>
              <w:t xml:space="preserve"> (imagen) y con </w:t>
            </w:r>
            <w:proofErr w:type="spellStart"/>
            <w:r w:rsidRPr="000A3A0F">
              <w:rPr>
                <w:szCs w:val="22"/>
              </w:rPr>
              <w:t>Gradio</w:t>
            </w:r>
            <w:proofErr w:type="spellEnd"/>
            <w:r w:rsidRPr="000A3A0F">
              <w:rPr>
                <w:szCs w:val="22"/>
              </w:rPr>
              <w:t xml:space="preserve"> 5.50. </w:t>
            </w:r>
            <w:r w:rsidRPr="000A3A0F">
              <w:rPr>
                <w:b/>
                <w:bCs/>
                <w:szCs w:val="22"/>
              </w:rPr>
              <w:t xml:space="preserve">No lo probé con las </w:t>
            </w:r>
            <w:proofErr w:type="spellStart"/>
            <w:r w:rsidRPr="000A3A0F">
              <w:rPr>
                <w:b/>
                <w:bCs/>
                <w:szCs w:val="22"/>
              </w:rPr>
              <w:t>APIs</w:t>
            </w:r>
            <w:proofErr w:type="spellEnd"/>
            <w:r w:rsidRPr="000A3A0F">
              <w:rPr>
                <w:b/>
                <w:bCs/>
                <w:szCs w:val="22"/>
              </w:rPr>
              <w:t xml:space="preserve"> reales ni con tu GPU</w:t>
            </w:r>
          </w:p>
        </w:tc>
      </w:tr>
    </w:tbl>
    <w:p w14:paraId="3AF361CC" w14:textId="6102F30E" w:rsidR="00332194" w:rsidRDefault="00332194" w:rsidP="009C4325">
      <w:pPr>
        <w:pBdr>
          <w:bottom w:val="single" w:sz="6" w:space="1" w:color="auto"/>
        </w:pBdr>
        <w:rPr>
          <w:szCs w:val="22"/>
        </w:rPr>
      </w:pPr>
    </w:p>
    <w:p w14:paraId="570FC571" w14:textId="5A92172C" w:rsidR="006A6870" w:rsidRPr="003572DA" w:rsidRDefault="006A6870" w:rsidP="009C4325">
      <w:pPr>
        <w:rPr>
          <w:b/>
          <w:bCs/>
          <w:sz w:val="24"/>
        </w:rPr>
      </w:pPr>
      <w:r w:rsidRPr="006A6870">
        <w:rPr>
          <w:b/>
          <w:bCs/>
          <w:sz w:val="24"/>
          <w:highlight w:val="yellow"/>
        </w:rPr>
        <w:t>Antes de empezar: lo que cambió desde que se grabó el curso</w:t>
      </w:r>
      <w:r w:rsidR="003572DA">
        <w:rPr>
          <w:b/>
          <w:bCs/>
          <w:sz w:val="24"/>
        </w:rPr>
        <w:br/>
      </w:r>
      <w:r>
        <w:rPr>
          <w:szCs w:val="22"/>
        </w:rPr>
        <w:t xml:space="preserve">El video usa DALL-E 3 para las imágenes y la voz de </w:t>
      </w:r>
      <w:proofErr w:type="spellStart"/>
      <w:r>
        <w:rPr>
          <w:szCs w:val="22"/>
        </w:rPr>
        <w:t>OpenAI</w:t>
      </w:r>
      <w:r w:rsidR="007D4D48">
        <w:rPr>
          <w:szCs w:val="22"/>
        </w:rPr>
        <w:t>.</w:t>
      </w:r>
      <w:r w:rsidR="00763EFA">
        <w:rPr>
          <w:szCs w:val="22"/>
        </w:rPr>
        <w:t>Tu</w:t>
      </w:r>
      <w:proofErr w:type="spellEnd"/>
      <w:r w:rsidR="00763EFA">
        <w:rPr>
          <w:szCs w:val="22"/>
        </w:rPr>
        <w:t xml:space="preserve"> notebook genera las imágenes </w:t>
      </w:r>
      <w:r w:rsidR="00763EFA">
        <w:rPr>
          <w:b/>
          <w:bCs/>
          <w:szCs w:val="22"/>
        </w:rPr>
        <w:t xml:space="preserve">en tu </w:t>
      </w:r>
      <w:r w:rsidR="00735BA8">
        <w:rPr>
          <w:b/>
          <w:bCs/>
          <w:szCs w:val="22"/>
        </w:rPr>
        <w:t xml:space="preserve">computador </w:t>
      </w:r>
      <w:r w:rsidR="00735BA8">
        <w:rPr>
          <w:szCs w:val="22"/>
        </w:rPr>
        <w:t xml:space="preserve">y </w:t>
      </w:r>
      <w:r w:rsidR="00735BA8">
        <w:rPr>
          <w:b/>
          <w:bCs/>
          <w:szCs w:val="22"/>
        </w:rPr>
        <w:t xml:space="preserve">Gemini </w:t>
      </w:r>
      <w:r w:rsidR="00735BA8">
        <w:rPr>
          <w:szCs w:val="22"/>
        </w:rPr>
        <w:t xml:space="preserve">para la voz. Esto es lo que cambio desde que se </w:t>
      </w:r>
      <w:proofErr w:type="spellStart"/>
      <w:r w:rsidR="00735BA8">
        <w:rPr>
          <w:szCs w:val="22"/>
        </w:rPr>
        <w:t>grabo</w:t>
      </w:r>
      <w:proofErr w:type="spellEnd"/>
      <w:r w:rsidR="00735BA8">
        <w:rPr>
          <w:szCs w:val="22"/>
        </w:rPr>
        <w:t xml:space="preserve"> el curso</w:t>
      </w:r>
      <w:r w:rsidR="001B02E2">
        <w:rPr>
          <w:szCs w:val="22"/>
        </w:rPr>
        <w:t>:</w:t>
      </w:r>
    </w:p>
    <w:tbl>
      <w:tblPr>
        <w:tblStyle w:val="Tablaconcuadrcula4-nfasis4"/>
        <w:tblW w:w="0" w:type="auto"/>
        <w:tblLook w:val="04A0" w:firstRow="1" w:lastRow="0" w:firstColumn="1" w:lastColumn="0" w:noHBand="0" w:noVBand="1"/>
      </w:tblPr>
      <w:tblGrid>
        <w:gridCol w:w="3596"/>
        <w:gridCol w:w="3597"/>
        <w:gridCol w:w="3597"/>
      </w:tblGrid>
      <w:tr w:rsidR="001B02E2" w14:paraId="295B6BF2" w14:textId="77777777" w:rsidTr="001B02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0A2DAA9" w14:textId="27AE4963" w:rsidR="001B02E2" w:rsidRPr="00A420B5" w:rsidRDefault="00A420B5" w:rsidP="009C4325">
            <w:pPr>
              <w:rPr>
                <w:b w:val="0"/>
                <w:bCs w:val="0"/>
                <w:szCs w:val="22"/>
              </w:rPr>
            </w:pPr>
            <w:r>
              <w:rPr>
                <w:b w:val="0"/>
                <w:bCs w:val="0"/>
                <w:szCs w:val="22"/>
              </w:rPr>
              <w:t xml:space="preserve">Pieza </w:t>
            </w:r>
          </w:p>
        </w:tc>
        <w:tc>
          <w:tcPr>
            <w:tcW w:w="3597" w:type="dxa"/>
          </w:tcPr>
          <w:p w14:paraId="72AB5BEF" w14:textId="57EC14F9" w:rsidR="001B02E2" w:rsidRDefault="00A420B5" w:rsidP="009C4325">
            <w:pPr>
              <w:cnfStyle w:val="100000000000" w:firstRow="1" w:lastRow="0" w:firstColumn="0" w:lastColumn="0" w:oddVBand="0" w:evenVBand="0" w:oddHBand="0" w:evenHBand="0" w:firstRowFirstColumn="0" w:firstRowLastColumn="0" w:lastRowFirstColumn="0" w:lastRowLastColumn="0"/>
              <w:rPr>
                <w:szCs w:val="22"/>
              </w:rPr>
            </w:pPr>
            <w:r>
              <w:rPr>
                <w:szCs w:val="22"/>
              </w:rPr>
              <w:t>Estado hoy (15-oct-2026)</w:t>
            </w:r>
          </w:p>
        </w:tc>
        <w:tc>
          <w:tcPr>
            <w:tcW w:w="3597" w:type="dxa"/>
          </w:tcPr>
          <w:p w14:paraId="32F2D829" w14:textId="2943CC5B" w:rsidR="001B02E2" w:rsidRDefault="00A420B5" w:rsidP="009C4325">
            <w:pPr>
              <w:cnfStyle w:val="100000000000" w:firstRow="1" w:lastRow="0" w:firstColumn="0" w:lastColumn="0" w:oddVBand="0" w:evenVBand="0" w:oddHBand="0" w:evenHBand="0" w:firstRowFirstColumn="0" w:firstRowLastColumn="0" w:lastRowFirstColumn="0" w:lastRowLastColumn="0"/>
              <w:rPr>
                <w:szCs w:val="22"/>
              </w:rPr>
            </w:pPr>
            <w:r>
              <w:rPr>
                <w:szCs w:val="22"/>
              </w:rPr>
              <w:t>Que signi</w:t>
            </w:r>
            <w:r w:rsidR="00EC035A">
              <w:rPr>
                <w:szCs w:val="22"/>
              </w:rPr>
              <w:t>fica para ti</w:t>
            </w:r>
          </w:p>
        </w:tc>
      </w:tr>
      <w:tr w:rsidR="001B02E2" w14:paraId="4BCCBD0C" w14:textId="77777777" w:rsidTr="001B0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348EE98" w14:textId="4F98CC77" w:rsidR="001B02E2" w:rsidRPr="00EC035A" w:rsidRDefault="00EC035A" w:rsidP="009C4325">
            <w:pPr>
              <w:rPr>
                <w:b w:val="0"/>
                <w:bCs w:val="0"/>
                <w:szCs w:val="22"/>
              </w:rPr>
            </w:pPr>
            <w:r>
              <w:rPr>
                <w:szCs w:val="22"/>
              </w:rPr>
              <w:t xml:space="preserve">DALL-E 3 </w:t>
            </w:r>
            <w:r>
              <w:rPr>
                <w:b w:val="0"/>
                <w:bCs w:val="0"/>
                <w:szCs w:val="22"/>
              </w:rPr>
              <w:t>(imágenes, el video)</w:t>
            </w:r>
          </w:p>
        </w:tc>
        <w:tc>
          <w:tcPr>
            <w:tcW w:w="3597" w:type="dxa"/>
          </w:tcPr>
          <w:p w14:paraId="0FF6023B" w14:textId="22607AA3" w:rsidR="001B02E2" w:rsidRPr="0063755A" w:rsidRDefault="0063755A" w:rsidP="009C4325">
            <w:pPr>
              <w:cnfStyle w:val="000000100000" w:firstRow="0" w:lastRow="0" w:firstColumn="0" w:lastColumn="0" w:oddVBand="0" w:evenVBand="0" w:oddHBand="1" w:evenHBand="0" w:firstRowFirstColumn="0" w:firstRowLastColumn="0" w:lastRowFirstColumn="0" w:lastRowLastColumn="0"/>
              <w:rPr>
                <w:szCs w:val="22"/>
              </w:rPr>
            </w:pPr>
            <w:r>
              <w:rPr>
                <w:b/>
                <w:bCs/>
                <w:szCs w:val="22"/>
              </w:rPr>
              <w:t xml:space="preserve">Apagado desde el 12-may-2026, </w:t>
            </w:r>
            <w:r>
              <w:rPr>
                <w:szCs w:val="22"/>
              </w:rPr>
              <w:t xml:space="preserve">según la </w:t>
            </w:r>
            <w:r w:rsidR="005C143D">
              <w:rPr>
                <w:szCs w:val="22"/>
              </w:rPr>
              <w:t>página</w:t>
            </w:r>
            <w:r>
              <w:rPr>
                <w:szCs w:val="22"/>
              </w:rPr>
              <w:t xml:space="preserve"> de </w:t>
            </w:r>
            <w:r w:rsidR="005C143D">
              <w:rPr>
                <w:szCs w:val="22"/>
              </w:rPr>
              <w:t>depreciaciones</w:t>
            </w:r>
            <w:r>
              <w:rPr>
                <w:szCs w:val="22"/>
              </w:rPr>
              <w:t xml:space="preserve"> de </w:t>
            </w:r>
            <w:proofErr w:type="spellStart"/>
            <w:r>
              <w:rPr>
                <w:szCs w:val="22"/>
              </w:rPr>
              <w:t>OpenAI</w:t>
            </w:r>
            <w:proofErr w:type="spellEnd"/>
          </w:p>
        </w:tc>
        <w:tc>
          <w:tcPr>
            <w:tcW w:w="3597" w:type="dxa"/>
          </w:tcPr>
          <w:p w14:paraId="6BC05012" w14:textId="7E7CAC78" w:rsidR="001B02E2" w:rsidRPr="0063755A" w:rsidRDefault="0063755A" w:rsidP="009C4325">
            <w:pPr>
              <w:cnfStyle w:val="000000100000" w:firstRow="0" w:lastRow="0" w:firstColumn="0" w:lastColumn="0" w:oddVBand="0" w:evenVBand="0" w:oddHBand="1" w:evenHBand="0" w:firstRowFirstColumn="0" w:firstRowLastColumn="0" w:lastRowFirstColumn="0" w:lastRowLastColumn="0"/>
              <w:rPr>
                <w:b/>
                <w:bCs/>
                <w:szCs w:val="22"/>
              </w:rPr>
            </w:pPr>
            <w:r>
              <w:rPr>
                <w:szCs w:val="22"/>
              </w:rPr>
              <w:t xml:space="preserve">Tu notebook genera las imágenes con </w:t>
            </w:r>
            <w:r>
              <w:rPr>
                <w:b/>
                <w:bCs/>
                <w:szCs w:val="22"/>
              </w:rPr>
              <w:t xml:space="preserve">Stable </w:t>
            </w:r>
            <w:proofErr w:type="spellStart"/>
            <w:r>
              <w:rPr>
                <w:b/>
                <w:bCs/>
                <w:szCs w:val="22"/>
              </w:rPr>
              <w:t>Diffusion</w:t>
            </w:r>
            <w:proofErr w:type="spellEnd"/>
            <w:r>
              <w:rPr>
                <w:b/>
                <w:bCs/>
                <w:szCs w:val="22"/>
              </w:rPr>
              <w:t xml:space="preserve"> 1.5 en tu GPU</w:t>
            </w:r>
          </w:p>
        </w:tc>
      </w:tr>
      <w:tr w:rsidR="001B02E2" w14:paraId="77261DF9" w14:textId="77777777" w:rsidTr="001B02E2">
        <w:tc>
          <w:tcPr>
            <w:cnfStyle w:val="001000000000" w:firstRow="0" w:lastRow="0" w:firstColumn="1" w:lastColumn="0" w:oddVBand="0" w:evenVBand="0" w:oddHBand="0" w:evenHBand="0" w:firstRowFirstColumn="0" w:firstRowLastColumn="0" w:lastRowFirstColumn="0" w:lastRowLastColumn="0"/>
            <w:tcW w:w="3596" w:type="dxa"/>
          </w:tcPr>
          <w:p w14:paraId="087D4E9A" w14:textId="3C176669" w:rsidR="001B02E2" w:rsidRPr="00DD04C7" w:rsidRDefault="00093270" w:rsidP="009C4325">
            <w:pPr>
              <w:rPr>
                <w:b w:val="0"/>
                <w:bCs w:val="0"/>
                <w:szCs w:val="22"/>
              </w:rPr>
            </w:pPr>
            <w:r>
              <w:rPr>
                <w:szCs w:val="22"/>
              </w:rPr>
              <w:t>Gemini-2.5-</w:t>
            </w:r>
            <w:proofErr w:type="gramStart"/>
            <w:r>
              <w:rPr>
                <w:szCs w:val="22"/>
              </w:rPr>
              <w:t>flash</w:t>
            </w:r>
            <w:proofErr w:type="gramEnd"/>
            <w:r>
              <w:rPr>
                <w:szCs w:val="22"/>
              </w:rPr>
              <w:t>-</w:t>
            </w:r>
            <w:r w:rsidR="00DD04C7">
              <w:rPr>
                <w:szCs w:val="22"/>
              </w:rPr>
              <w:t xml:space="preserve">image </w:t>
            </w:r>
            <w:r w:rsidR="00DD04C7">
              <w:rPr>
                <w:b w:val="0"/>
                <w:bCs w:val="0"/>
                <w:szCs w:val="22"/>
              </w:rPr>
              <w:t>(imágenes, tu versión anterior</w:t>
            </w:r>
            <w:r w:rsidR="006958FC">
              <w:rPr>
                <w:b w:val="0"/>
                <w:bCs w:val="0"/>
                <w:szCs w:val="22"/>
              </w:rPr>
              <w:t>)</w:t>
            </w:r>
          </w:p>
        </w:tc>
        <w:tc>
          <w:tcPr>
            <w:tcW w:w="3597" w:type="dxa"/>
          </w:tcPr>
          <w:p w14:paraId="4A3D2A3C" w14:textId="692827B7" w:rsidR="001B02E2" w:rsidRPr="00DD04C7" w:rsidRDefault="00DD04C7" w:rsidP="009C4325">
            <w:pPr>
              <w:cnfStyle w:val="000000000000" w:firstRow="0" w:lastRow="0" w:firstColumn="0" w:lastColumn="0" w:oddVBand="0" w:evenVBand="0" w:oddHBand="0" w:evenHBand="0" w:firstRowFirstColumn="0" w:firstRowLastColumn="0" w:lastRowFirstColumn="0" w:lastRowLastColumn="0"/>
              <w:rPr>
                <w:b/>
                <w:bCs/>
                <w:szCs w:val="22"/>
              </w:rPr>
            </w:pPr>
            <w:r>
              <w:rPr>
                <w:szCs w:val="22"/>
              </w:rPr>
              <w:t xml:space="preserve">Según la tabla de deprecaciones de Google, </w:t>
            </w:r>
            <w:r>
              <w:rPr>
                <w:b/>
                <w:bCs/>
                <w:szCs w:val="22"/>
              </w:rPr>
              <w:t xml:space="preserve">se </w:t>
            </w:r>
            <w:proofErr w:type="spellStart"/>
            <w:r>
              <w:rPr>
                <w:b/>
                <w:bCs/>
                <w:szCs w:val="22"/>
              </w:rPr>
              <w:t>apago</w:t>
            </w:r>
            <w:proofErr w:type="spellEnd"/>
            <w:r>
              <w:rPr>
                <w:b/>
                <w:bCs/>
                <w:szCs w:val="22"/>
              </w:rPr>
              <w:t xml:space="preserve"> el 2-oct-</w:t>
            </w:r>
          </w:p>
        </w:tc>
        <w:tc>
          <w:tcPr>
            <w:tcW w:w="3597" w:type="dxa"/>
          </w:tcPr>
          <w:p w14:paraId="278A13CB" w14:textId="43A91E9C" w:rsidR="001B02E2" w:rsidRDefault="006958FC" w:rsidP="009C4325">
            <w:pPr>
              <w:cnfStyle w:val="000000000000" w:firstRow="0" w:lastRow="0" w:firstColumn="0" w:lastColumn="0" w:oddVBand="0" w:evenVBand="0" w:oddHBand="0" w:evenHBand="0" w:firstRowFirstColumn="0" w:firstRowLastColumn="0" w:lastRowFirstColumn="0" w:lastRowLastColumn="0"/>
              <w:rPr>
                <w:szCs w:val="22"/>
              </w:rPr>
            </w:pPr>
            <w:r w:rsidRPr="006958FC">
              <w:rPr>
                <w:szCs w:val="22"/>
              </w:rPr>
              <w:t xml:space="preserve">Ya no la usas: tu </w:t>
            </w:r>
            <w:proofErr w:type="spellStart"/>
            <w:r w:rsidRPr="006958FC">
              <w:rPr>
                <w:b/>
                <w:bCs/>
                <w:szCs w:val="22"/>
              </w:rPr>
              <w:t>artist</w:t>
            </w:r>
            <w:proofErr w:type="spellEnd"/>
            <w:r w:rsidRPr="006958FC">
              <w:rPr>
                <w:szCs w:val="22"/>
              </w:rPr>
              <w:t xml:space="preserve"> es local</w:t>
            </w:r>
          </w:p>
        </w:tc>
      </w:tr>
      <w:tr w:rsidR="006958FC" w14:paraId="11F11F8E" w14:textId="77777777" w:rsidTr="001B0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148532B" w14:textId="069F9342" w:rsidR="006958FC" w:rsidRDefault="00C62367" w:rsidP="009C4325">
            <w:pPr>
              <w:rPr>
                <w:szCs w:val="22"/>
              </w:rPr>
            </w:pPr>
            <w:r w:rsidRPr="00C62367">
              <w:rPr>
                <w:szCs w:val="22"/>
              </w:rPr>
              <w:t>gemini-3.8-</w:t>
            </w:r>
            <w:proofErr w:type="gramStart"/>
            <w:r w:rsidRPr="00C62367">
              <w:rPr>
                <w:szCs w:val="22"/>
              </w:rPr>
              <w:t>flash</w:t>
            </w:r>
            <w:proofErr w:type="gramEnd"/>
            <w:r w:rsidRPr="00C62367">
              <w:rPr>
                <w:szCs w:val="22"/>
              </w:rPr>
              <w:t xml:space="preserve">-tts </w:t>
            </w:r>
            <w:r w:rsidRPr="00C62367">
              <w:rPr>
                <w:b w:val="0"/>
                <w:bCs w:val="0"/>
                <w:szCs w:val="22"/>
              </w:rPr>
              <w:t>(voz, tu notebook)</w:t>
            </w:r>
          </w:p>
        </w:tc>
        <w:tc>
          <w:tcPr>
            <w:tcW w:w="3597" w:type="dxa"/>
          </w:tcPr>
          <w:p w14:paraId="4EAB56A9" w14:textId="3A8F0ED4" w:rsidR="006958FC" w:rsidRDefault="00AA7085" w:rsidP="009C4325">
            <w:pPr>
              <w:cnfStyle w:val="000000100000" w:firstRow="0" w:lastRow="0" w:firstColumn="0" w:lastColumn="0" w:oddVBand="0" w:evenVBand="0" w:oddHBand="1" w:evenHBand="0" w:firstRowFirstColumn="0" w:firstRowLastColumn="0" w:lastRowFirstColumn="0" w:lastRowLastColumn="0"/>
              <w:rPr>
                <w:szCs w:val="22"/>
              </w:rPr>
            </w:pPr>
            <w:r w:rsidRPr="00AA7085">
              <w:rPr>
                <w:szCs w:val="22"/>
              </w:rPr>
              <w:t xml:space="preserve">Existe en la documentación oficial de Google; sucede a </w:t>
            </w:r>
            <w:r w:rsidRPr="00AA7085">
              <w:rPr>
                <w:b/>
                <w:bCs/>
                <w:szCs w:val="22"/>
              </w:rPr>
              <w:t>gemini-3.1-</w:t>
            </w:r>
            <w:proofErr w:type="gramStart"/>
            <w:r w:rsidRPr="00AA7085">
              <w:rPr>
                <w:b/>
                <w:bCs/>
                <w:szCs w:val="22"/>
              </w:rPr>
              <w:t>flash</w:t>
            </w:r>
            <w:proofErr w:type="gramEnd"/>
            <w:r w:rsidRPr="00AA7085">
              <w:rPr>
                <w:b/>
                <w:bCs/>
                <w:szCs w:val="22"/>
              </w:rPr>
              <w:t>-tts-preview</w:t>
            </w:r>
            <w:r w:rsidRPr="00AA7085">
              <w:rPr>
                <w:szCs w:val="22"/>
              </w:rPr>
              <w:t>. Según un sitio de terceros (</w:t>
            </w:r>
            <w:proofErr w:type="spellStart"/>
            <w:r w:rsidRPr="00AA7085">
              <w:rPr>
                <w:szCs w:val="22"/>
              </w:rPr>
              <w:t>OpenRouter</w:t>
            </w:r>
            <w:proofErr w:type="spellEnd"/>
            <w:r w:rsidRPr="00AA7085">
              <w:rPr>
                <w:szCs w:val="22"/>
              </w:rPr>
              <w:t xml:space="preserve">), se lanzó el 23-sep-2026. La página del modelo dice que 3.8 trata el texto como </w:t>
            </w:r>
            <w:r w:rsidRPr="00AA7085">
              <w:rPr>
                <w:b/>
                <w:bCs/>
                <w:szCs w:val="22"/>
              </w:rPr>
              <w:t>transcripción literal</w:t>
            </w:r>
            <w:r w:rsidRPr="00AA7085">
              <w:rPr>
                <w:szCs w:val="22"/>
              </w:rPr>
              <w:t xml:space="preserve"> y usa </w:t>
            </w:r>
            <w:proofErr w:type="spellStart"/>
            <w:r w:rsidRPr="00AA7085">
              <w:rPr>
                <w:szCs w:val="22"/>
              </w:rPr>
              <w:t>speech_metadata</w:t>
            </w:r>
            <w:proofErr w:type="spellEnd"/>
            <w:r w:rsidRPr="00AA7085">
              <w:rPr>
                <w:szCs w:val="22"/>
              </w:rPr>
              <w:t xml:space="preserve"> para el estilo, y pide actualizar las solicitudes hechas para modelos anteriores</w:t>
            </w:r>
          </w:p>
        </w:tc>
        <w:tc>
          <w:tcPr>
            <w:tcW w:w="3597" w:type="dxa"/>
          </w:tcPr>
          <w:p w14:paraId="1E287A86" w14:textId="570E120E" w:rsidR="006958FC" w:rsidRPr="00AA7085" w:rsidRDefault="00AA7085" w:rsidP="009C4325">
            <w:pPr>
              <w:cnfStyle w:val="000000100000" w:firstRow="0" w:lastRow="0" w:firstColumn="0" w:lastColumn="0" w:oddVBand="0" w:evenVBand="0" w:oddHBand="1" w:evenHBand="0" w:firstRowFirstColumn="0" w:firstRowLastColumn="0" w:lastRowFirstColumn="0" w:lastRowLastColumn="0"/>
              <w:rPr>
                <w:b/>
                <w:bCs/>
                <w:szCs w:val="22"/>
              </w:rPr>
            </w:pPr>
            <w:r>
              <w:rPr>
                <w:szCs w:val="22"/>
              </w:rPr>
              <w:t xml:space="preserve">Tu celda usa el estilo </w:t>
            </w:r>
            <w:proofErr w:type="spellStart"/>
            <w:r>
              <w:rPr>
                <w:b/>
                <w:bCs/>
                <w:szCs w:val="22"/>
              </w:rPr>
              <w:t>speech_config</w:t>
            </w:r>
            <w:proofErr w:type="spellEnd"/>
            <w:r>
              <w:rPr>
                <w:b/>
                <w:bCs/>
                <w:szCs w:val="22"/>
              </w:rPr>
              <w:t xml:space="preserve"> </w:t>
            </w:r>
            <w:r>
              <w:rPr>
                <w:szCs w:val="22"/>
              </w:rPr>
              <w:t xml:space="preserve">de los modelos anteriores. En el texto que pegaste, otra </w:t>
            </w:r>
            <w:proofErr w:type="spellStart"/>
            <w:r>
              <w:rPr>
                <w:szCs w:val="22"/>
              </w:rPr>
              <w:t>conversacon</w:t>
            </w:r>
            <w:proofErr w:type="spellEnd"/>
            <w:r>
              <w:rPr>
                <w:szCs w:val="22"/>
              </w:rPr>
              <w:t xml:space="preserve"> dice que esa celda devolvió audio de 24 kHz. </w:t>
            </w:r>
            <w:r w:rsidRPr="00AA7085">
              <w:rPr>
                <w:b/>
                <w:bCs/>
                <w:szCs w:val="22"/>
              </w:rPr>
              <w:t>Yo no pude probarla</w:t>
            </w:r>
            <w:r w:rsidRPr="00AA7085">
              <w:rPr>
                <w:szCs w:val="22"/>
              </w:rPr>
              <w:t xml:space="preserve"> con una clave</w:t>
            </w:r>
          </w:p>
        </w:tc>
      </w:tr>
      <w:tr w:rsidR="00AA7085" w14:paraId="743096BC" w14:textId="77777777" w:rsidTr="001B02E2">
        <w:tc>
          <w:tcPr>
            <w:cnfStyle w:val="001000000000" w:firstRow="0" w:lastRow="0" w:firstColumn="1" w:lastColumn="0" w:oddVBand="0" w:evenVBand="0" w:oddHBand="0" w:evenHBand="0" w:firstRowFirstColumn="0" w:firstRowLastColumn="0" w:lastRowFirstColumn="0" w:lastRowLastColumn="0"/>
            <w:tcW w:w="3596" w:type="dxa"/>
          </w:tcPr>
          <w:p w14:paraId="43349AE1" w14:textId="15E4843B" w:rsidR="00AA7085" w:rsidRPr="00395B3C" w:rsidRDefault="00395B3C" w:rsidP="009C4325">
            <w:pPr>
              <w:rPr>
                <w:b w:val="0"/>
                <w:bCs w:val="0"/>
                <w:szCs w:val="22"/>
              </w:rPr>
            </w:pPr>
            <w:proofErr w:type="spellStart"/>
            <w:r>
              <w:rPr>
                <w:szCs w:val="22"/>
              </w:rPr>
              <w:t>G</w:t>
            </w:r>
            <w:r w:rsidR="00AA7085">
              <w:rPr>
                <w:szCs w:val="22"/>
              </w:rPr>
              <w:t>pt</w:t>
            </w:r>
            <w:r>
              <w:rPr>
                <w:szCs w:val="22"/>
              </w:rPr>
              <w:t>-image</w:t>
            </w:r>
            <w:proofErr w:type="spellEnd"/>
            <w:r>
              <w:rPr>
                <w:szCs w:val="22"/>
              </w:rPr>
              <w:t>-</w:t>
            </w:r>
            <w:proofErr w:type="gramStart"/>
            <w:r>
              <w:rPr>
                <w:szCs w:val="22"/>
              </w:rPr>
              <w:t xml:space="preserve">* </w:t>
            </w:r>
            <w:r>
              <w:rPr>
                <w:b w:val="0"/>
                <w:bCs w:val="0"/>
                <w:szCs w:val="22"/>
              </w:rPr>
              <w:t xml:space="preserve"> y</w:t>
            </w:r>
            <w:proofErr w:type="gramEnd"/>
            <w:r>
              <w:rPr>
                <w:b w:val="0"/>
                <w:bCs w:val="0"/>
                <w:szCs w:val="22"/>
              </w:rPr>
              <w:t xml:space="preserve"> </w:t>
            </w:r>
            <w:r>
              <w:rPr>
                <w:szCs w:val="22"/>
              </w:rPr>
              <w:t xml:space="preserve">gpt-4º-mini-tts </w:t>
            </w:r>
            <w:r>
              <w:rPr>
                <w:b w:val="0"/>
                <w:bCs w:val="0"/>
                <w:szCs w:val="22"/>
              </w:rPr>
              <w:t>(</w:t>
            </w:r>
            <w:proofErr w:type="spellStart"/>
            <w:r>
              <w:rPr>
                <w:b w:val="0"/>
                <w:bCs w:val="0"/>
                <w:szCs w:val="22"/>
              </w:rPr>
              <w:t>OpenAI</w:t>
            </w:r>
            <w:proofErr w:type="spellEnd"/>
            <w:r>
              <w:rPr>
                <w:b w:val="0"/>
                <w:bCs w:val="0"/>
                <w:szCs w:val="22"/>
              </w:rPr>
              <w:t>)</w:t>
            </w:r>
          </w:p>
        </w:tc>
        <w:tc>
          <w:tcPr>
            <w:tcW w:w="3597" w:type="dxa"/>
          </w:tcPr>
          <w:p w14:paraId="54268CB8" w14:textId="251FD7BE" w:rsidR="00AA7085" w:rsidRPr="00AA7085" w:rsidRDefault="003572DA" w:rsidP="009C4325">
            <w:pPr>
              <w:cnfStyle w:val="000000000000" w:firstRow="0" w:lastRow="0" w:firstColumn="0" w:lastColumn="0" w:oddVBand="0" w:evenVBand="0" w:oddHBand="0" w:evenHBand="0" w:firstRowFirstColumn="0" w:firstRowLastColumn="0" w:lastRowFirstColumn="0" w:lastRowLastColumn="0"/>
              <w:rPr>
                <w:szCs w:val="22"/>
              </w:rPr>
            </w:pPr>
            <w:r w:rsidRPr="003572DA">
              <w:rPr>
                <w:b/>
                <w:bCs/>
                <w:szCs w:val="22"/>
              </w:rPr>
              <w:t>gpt-image-1</w:t>
            </w:r>
            <w:r w:rsidRPr="003572DA">
              <w:rPr>
                <w:szCs w:val="22"/>
              </w:rPr>
              <w:t xml:space="preserve"> se apaga el 2026-10-23, y </w:t>
            </w:r>
            <w:r w:rsidRPr="003572DA">
              <w:rPr>
                <w:b/>
                <w:bCs/>
                <w:szCs w:val="22"/>
              </w:rPr>
              <w:t>gpt-image-1-mini</w:t>
            </w:r>
            <w:r w:rsidRPr="003572DA">
              <w:rPr>
                <w:szCs w:val="22"/>
              </w:rPr>
              <w:t xml:space="preserve"> y </w:t>
            </w:r>
            <w:r w:rsidRPr="003572DA">
              <w:rPr>
                <w:b/>
                <w:bCs/>
                <w:szCs w:val="22"/>
              </w:rPr>
              <w:t>gpt-image-1.5</w:t>
            </w:r>
            <w:r w:rsidRPr="003572DA">
              <w:rPr>
                <w:szCs w:val="22"/>
              </w:rPr>
              <w:t xml:space="preserve"> el 2026-12-01 (reemplazo </w:t>
            </w:r>
            <w:r w:rsidRPr="003572DA">
              <w:rPr>
                <w:b/>
                <w:bCs/>
                <w:szCs w:val="22"/>
              </w:rPr>
              <w:t>gpt-image-2</w:t>
            </w:r>
            <w:r w:rsidRPr="003572DA">
              <w:rPr>
                <w:szCs w:val="22"/>
              </w:rPr>
              <w:t xml:space="preserve">); </w:t>
            </w:r>
            <w:r w:rsidRPr="003572DA">
              <w:rPr>
                <w:b/>
                <w:bCs/>
                <w:szCs w:val="22"/>
              </w:rPr>
              <w:t>gpt-4o-mini-tts</w:t>
            </w:r>
            <w:r w:rsidRPr="003572DA">
              <w:rPr>
                <w:szCs w:val="22"/>
              </w:rPr>
              <w:t xml:space="preserve"> sigue disponible</w:t>
            </w:r>
          </w:p>
        </w:tc>
        <w:tc>
          <w:tcPr>
            <w:tcW w:w="3597" w:type="dxa"/>
          </w:tcPr>
          <w:p w14:paraId="65F146A8" w14:textId="3B933FC7" w:rsidR="00AA7085" w:rsidRDefault="003572DA" w:rsidP="009C4325">
            <w:pPr>
              <w:cnfStyle w:val="000000000000" w:firstRow="0" w:lastRow="0" w:firstColumn="0" w:lastColumn="0" w:oddVBand="0" w:evenVBand="0" w:oddHBand="0" w:evenHBand="0" w:firstRowFirstColumn="0" w:firstRowLastColumn="0" w:lastRowFirstColumn="0" w:lastRowLastColumn="0"/>
              <w:rPr>
                <w:szCs w:val="22"/>
              </w:rPr>
            </w:pPr>
            <w:r w:rsidRPr="003572DA">
              <w:rPr>
                <w:szCs w:val="22"/>
              </w:rPr>
              <w:t xml:space="preserve">Solo si usas </w:t>
            </w:r>
            <w:proofErr w:type="spellStart"/>
            <w:r w:rsidRPr="003572DA">
              <w:rPr>
                <w:szCs w:val="22"/>
              </w:rPr>
              <w:t>OpenAI</w:t>
            </w:r>
            <w:proofErr w:type="spellEnd"/>
          </w:p>
        </w:tc>
      </w:tr>
    </w:tbl>
    <w:p w14:paraId="56D28250" w14:textId="77777777" w:rsidR="003572DA" w:rsidRDefault="003572DA" w:rsidP="003572DA">
      <w:pPr>
        <w:rPr>
          <w:szCs w:val="22"/>
        </w:rPr>
      </w:pPr>
      <w:r w:rsidRPr="003572DA">
        <w:rPr>
          <w:szCs w:val="22"/>
        </w:rPr>
        <w:t>Los nombres de modelos cambian rápido: revisa la tabla de deprecaciones de Gemini antes de copiar un nombre.</w:t>
      </w:r>
    </w:p>
    <w:p w14:paraId="7E37829A" w14:textId="7B62D5E6" w:rsidR="00C105C8" w:rsidRPr="002E18D7" w:rsidRDefault="003572DA" w:rsidP="002E18D7">
      <w:pPr>
        <w:pStyle w:val="Ttulo3"/>
        <w:rPr>
          <w:b/>
          <w:bCs/>
          <w:sz w:val="24"/>
          <w:szCs w:val="24"/>
        </w:rPr>
      </w:pPr>
      <w:bookmarkStart w:id="168" w:name="_Toc243791257"/>
      <w:r w:rsidRPr="00C105C8">
        <w:rPr>
          <w:b/>
          <w:bCs/>
          <w:sz w:val="24"/>
          <w:szCs w:val="24"/>
          <w:highlight w:val="yellow"/>
        </w:rPr>
        <w:lastRenderedPageBreak/>
        <w:t xml:space="preserve">2.12.0. </w:t>
      </w:r>
      <w:r w:rsidR="00C105C8" w:rsidRPr="00C105C8">
        <w:rPr>
          <w:b/>
          <w:bCs/>
          <w:sz w:val="24"/>
          <w:szCs w:val="24"/>
          <w:highlight w:val="yellow"/>
        </w:rPr>
        <w:t>La idea en 30 segundos.</w:t>
      </w:r>
      <w:bookmarkEnd w:id="168"/>
    </w:p>
    <w:p w14:paraId="656CE8F0" w14:textId="4A6416AE" w:rsidR="00C105C8" w:rsidRDefault="00C105C8" w:rsidP="00C105C8">
      <w:pPr>
        <w:pStyle w:val="Prrafodelista"/>
        <w:numPr>
          <w:ilvl w:val="0"/>
          <w:numId w:val="44"/>
        </w:numPr>
      </w:pPr>
      <w:r>
        <w:t xml:space="preserve">Un </w:t>
      </w:r>
      <w:r>
        <w:rPr>
          <w:b/>
          <w:bCs/>
        </w:rPr>
        <w:t xml:space="preserve">agente </w:t>
      </w:r>
      <w:r>
        <w:t xml:space="preserve">es (según el profesor) un LLM que </w:t>
      </w:r>
      <w:r>
        <w:rPr>
          <w:b/>
          <w:bCs/>
        </w:rPr>
        <w:t xml:space="preserve">controla el flujo de trabajo, </w:t>
      </w:r>
      <w:r>
        <w:t>o u</w:t>
      </w:r>
      <w:r w:rsidR="0077466D">
        <w:t xml:space="preserve">n </w:t>
      </w:r>
      <w:r w:rsidR="0077466D" w:rsidRPr="00A14277">
        <w:rPr>
          <w:highlight w:val="yellow"/>
        </w:rPr>
        <w:t xml:space="preserve">LLM </w:t>
      </w:r>
      <w:r w:rsidR="0077466D" w:rsidRPr="00A14277">
        <w:rPr>
          <w:sz w:val="28"/>
          <w:szCs w:val="32"/>
          <w:highlight w:val="yellow"/>
        </w:rPr>
        <w:t xml:space="preserve">que </w:t>
      </w:r>
      <w:r w:rsidR="0077466D" w:rsidRPr="00A14277">
        <w:rPr>
          <w:b/>
          <w:bCs/>
          <w:sz w:val="28"/>
          <w:szCs w:val="32"/>
          <w:highlight w:val="yellow"/>
        </w:rPr>
        <w:t xml:space="preserve">ejecuta herramientas en un bucle </w:t>
      </w:r>
      <w:r w:rsidR="0077466D" w:rsidRPr="00A14277">
        <w:rPr>
          <w:sz w:val="28"/>
          <w:szCs w:val="32"/>
          <w:highlight w:val="yellow"/>
        </w:rPr>
        <w:t>hasta lograr un objetivo.</w:t>
      </w:r>
      <w:r w:rsidR="0077466D" w:rsidRPr="00967EF5">
        <w:rPr>
          <w:sz w:val="28"/>
          <w:szCs w:val="32"/>
        </w:rPr>
        <w:t xml:space="preserve"> </w:t>
      </w:r>
      <w:r w:rsidR="0077466D" w:rsidRPr="0077466D">
        <w:t>Hay más de una definición y él lo reconoce.</w:t>
      </w:r>
    </w:p>
    <w:p w14:paraId="2E08CAA9" w14:textId="76821E46" w:rsidR="0077466D" w:rsidRDefault="00967EF5" w:rsidP="00C105C8">
      <w:pPr>
        <w:pStyle w:val="Prrafodelista"/>
        <w:numPr>
          <w:ilvl w:val="0"/>
          <w:numId w:val="44"/>
        </w:numPr>
      </w:pPr>
      <w:proofErr w:type="spellStart"/>
      <w:r w:rsidRPr="00967EF5">
        <w:t>FlightAI</w:t>
      </w:r>
      <w:proofErr w:type="spellEnd"/>
      <w:r w:rsidRPr="00967EF5">
        <w:t xml:space="preserve"> de ayer ya tiene dos piezas </w:t>
      </w:r>
      <w:proofErr w:type="spellStart"/>
      <w:r w:rsidRPr="00967EF5">
        <w:t>agénticas</w:t>
      </w:r>
      <w:proofErr w:type="spellEnd"/>
      <w:r w:rsidRPr="00967EF5">
        <w:t>:</w:t>
      </w:r>
      <w:r>
        <w:t xml:space="preserve"> </w:t>
      </w:r>
      <w:r>
        <w:rPr>
          <w:b/>
          <w:bCs/>
        </w:rPr>
        <w:t xml:space="preserve">herramientas </w:t>
      </w:r>
      <w:r>
        <w:t xml:space="preserve">y un </w:t>
      </w:r>
      <w:proofErr w:type="spellStart"/>
      <w:r>
        <w:rPr>
          <w:b/>
          <w:bCs/>
        </w:rPr>
        <w:t>while</w:t>
      </w:r>
      <w:proofErr w:type="spellEnd"/>
      <w:r>
        <w:rPr>
          <w:b/>
          <w:bCs/>
        </w:rPr>
        <w:t xml:space="preserve"> </w:t>
      </w:r>
      <w:r>
        <w:t>que repite hasta terminar. Hoy se le agrega más: otras llamadas a modelos (imagen y voz) cosidas en una sola solución.</w:t>
      </w:r>
    </w:p>
    <w:p w14:paraId="2AC3AE22" w14:textId="58EFF93E" w:rsidR="00967EF5" w:rsidRDefault="00075448" w:rsidP="00C105C8">
      <w:pPr>
        <w:pStyle w:val="Prrafodelista"/>
        <w:numPr>
          <w:ilvl w:val="0"/>
          <w:numId w:val="44"/>
        </w:numPr>
      </w:pPr>
      <w:proofErr w:type="spellStart"/>
      <w:r>
        <w:t>Gradio</w:t>
      </w:r>
      <w:proofErr w:type="spellEnd"/>
      <w:r>
        <w:t xml:space="preserve">, por dentro, hace </w:t>
      </w:r>
      <w:r>
        <w:rPr>
          <w:b/>
          <w:bCs/>
        </w:rPr>
        <w:t xml:space="preserve">tres cosas: </w:t>
      </w:r>
      <w:r>
        <w:t xml:space="preserve">genera un </w:t>
      </w:r>
      <w:proofErr w:type="spellStart"/>
      <w:r>
        <w:t>front-end</w:t>
      </w:r>
      <w:proofErr w:type="spellEnd"/>
      <w:r>
        <w:t xml:space="preserve">, arranca un servidor y crea una ruta por cada </w:t>
      </w:r>
      <w:proofErr w:type="spellStart"/>
      <w:r>
        <w:t>funcion</w:t>
      </w:r>
      <w:proofErr w:type="spellEnd"/>
      <w:r>
        <w:t xml:space="preserve"> que le pasas.</w:t>
      </w:r>
    </w:p>
    <w:p w14:paraId="05918A5C" w14:textId="68C3330E" w:rsidR="00075448" w:rsidRDefault="00E44E13" w:rsidP="00C105C8">
      <w:pPr>
        <w:pStyle w:val="Prrafodelista"/>
        <w:numPr>
          <w:ilvl w:val="0"/>
          <w:numId w:val="44"/>
        </w:numPr>
      </w:pPr>
      <w:r>
        <w:t xml:space="preserve">Para una interfaz </w:t>
      </w:r>
      <w:r w:rsidR="001D1FA6">
        <w:t>más</w:t>
      </w:r>
      <w:r>
        <w:t xml:space="preserve"> personalizada que </w:t>
      </w:r>
      <w:proofErr w:type="spellStart"/>
      <w:r>
        <w:rPr>
          <w:b/>
          <w:bCs/>
        </w:rPr>
        <w:t>ChatInterface</w:t>
      </w:r>
      <w:proofErr w:type="spellEnd"/>
      <w:r>
        <w:rPr>
          <w:b/>
          <w:bCs/>
        </w:rPr>
        <w:t xml:space="preserve"> </w:t>
      </w:r>
      <w:r>
        <w:t xml:space="preserve">se usa </w:t>
      </w:r>
      <w:proofErr w:type="spellStart"/>
      <w:proofErr w:type="gramStart"/>
      <w:r>
        <w:rPr>
          <w:b/>
          <w:bCs/>
        </w:rPr>
        <w:t>gr.Blocks</w:t>
      </w:r>
      <w:proofErr w:type="spellEnd"/>
      <w:proofErr w:type="gramEnd"/>
      <w:r>
        <w:rPr>
          <w:b/>
          <w:bCs/>
        </w:rPr>
        <w:t xml:space="preserve">: </w:t>
      </w:r>
      <w:r>
        <w:t>tu diseñas las filas y conectas los eventos.</w:t>
      </w:r>
    </w:p>
    <w:p w14:paraId="718BBB68" w14:textId="75464DC7" w:rsidR="00E44E13" w:rsidRDefault="00F658DB" w:rsidP="00C105C8">
      <w:pPr>
        <w:pStyle w:val="Prrafodelista"/>
        <w:numPr>
          <w:ilvl w:val="0"/>
          <w:numId w:val="44"/>
        </w:numPr>
      </w:pPr>
      <w:r>
        <w:t xml:space="preserve">El resultado: escribes “A Londres, por favor” y el asistente responde con </w:t>
      </w:r>
      <w:r>
        <w:rPr>
          <w:b/>
          <w:bCs/>
        </w:rPr>
        <w:t xml:space="preserve">texto, voz y una imagen </w:t>
      </w:r>
      <w:r>
        <w:t>de Londres.</w:t>
      </w:r>
    </w:p>
    <w:p w14:paraId="43081755" w14:textId="77777777" w:rsidR="00F658DB" w:rsidRPr="00C105C8" w:rsidRDefault="00F658DB" w:rsidP="00F658DB"/>
    <w:p w14:paraId="6FCA566D" w14:textId="0A1E6F9B" w:rsidR="005045A2" w:rsidRDefault="005045A2" w:rsidP="005045A2">
      <w:pPr>
        <w:pStyle w:val="Ttulo3"/>
        <w:rPr>
          <w:b/>
          <w:bCs/>
          <w:sz w:val="24"/>
          <w:szCs w:val="24"/>
        </w:rPr>
      </w:pPr>
      <w:bookmarkStart w:id="169" w:name="_Toc243791258"/>
      <w:r w:rsidRPr="00280978">
        <w:rPr>
          <w:b/>
          <w:bCs/>
          <w:sz w:val="24"/>
          <w:szCs w:val="24"/>
          <w:highlight w:val="yellow"/>
        </w:rPr>
        <w:t>2.12.</w:t>
      </w:r>
      <w:r w:rsidR="00A66FE4" w:rsidRPr="00280978">
        <w:rPr>
          <w:b/>
          <w:bCs/>
          <w:sz w:val="24"/>
          <w:szCs w:val="24"/>
          <w:highlight w:val="yellow"/>
        </w:rPr>
        <w:t xml:space="preserve">1. </w:t>
      </w:r>
      <w:r w:rsidR="005415C5">
        <w:rPr>
          <w:b/>
          <w:bCs/>
          <w:sz w:val="24"/>
          <w:szCs w:val="24"/>
          <w:highlight w:val="yellow"/>
        </w:rPr>
        <w:t xml:space="preserve">Video 1: </w:t>
      </w:r>
      <w:r w:rsidR="00280978" w:rsidRPr="00280978">
        <w:rPr>
          <w:b/>
          <w:bCs/>
          <w:sz w:val="24"/>
          <w:szCs w:val="24"/>
          <w:highlight w:val="yellow"/>
        </w:rPr>
        <w:t>Que es un agente</w:t>
      </w:r>
      <w:bookmarkEnd w:id="169"/>
    </w:p>
    <w:p w14:paraId="7F177290" w14:textId="01FDEE46" w:rsidR="00280978" w:rsidRPr="00280978" w:rsidRDefault="00280978" w:rsidP="00280978">
      <w:pPr>
        <w:pStyle w:val="Ttulo4"/>
        <w:rPr>
          <w:b/>
          <w:bCs/>
          <w:i w:val="0"/>
          <w:iCs w:val="0"/>
          <w:sz w:val="24"/>
        </w:rPr>
      </w:pPr>
      <w:r w:rsidRPr="00B267E3">
        <w:rPr>
          <w:b/>
          <w:bCs/>
          <w:i w:val="0"/>
          <w:iCs w:val="0"/>
          <w:sz w:val="24"/>
          <w:highlight w:val="yellow"/>
        </w:rPr>
        <w:t xml:space="preserve">2.12.1.1 </w:t>
      </w:r>
      <w:r w:rsidR="00083F5D" w:rsidRPr="00B267E3">
        <w:rPr>
          <w:b/>
          <w:bCs/>
          <w:i w:val="0"/>
          <w:iCs w:val="0"/>
          <w:sz w:val="24"/>
          <w:highlight w:val="yellow"/>
        </w:rPr>
        <w:t>Definición</w:t>
      </w:r>
      <w:r w:rsidRPr="00B267E3">
        <w:rPr>
          <w:b/>
          <w:bCs/>
          <w:i w:val="0"/>
          <w:iCs w:val="0"/>
          <w:sz w:val="24"/>
          <w:highlight w:val="yellow"/>
        </w:rPr>
        <w:t xml:space="preserve"> agentes</w:t>
      </w:r>
      <w:r w:rsidR="00B267E3" w:rsidRPr="00B267E3">
        <w:rPr>
          <w:b/>
          <w:bCs/>
          <w:i w:val="0"/>
          <w:iCs w:val="0"/>
          <w:sz w:val="24"/>
          <w:highlight w:val="yellow"/>
        </w:rPr>
        <w:t xml:space="preserve"> +</w:t>
      </w:r>
      <w:r w:rsidR="00935312">
        <w:rPr>
          <w:b/>
          <w:bCs/>
          <w:i w:val="0"/>
          <w:iCs w:val="0"/>
          <w:sz w:val="24"/>
          <w:highlight w:val="yellow"/>
        </w:rPr>
        <w:t xml:space="preserve"> </w:t>
      </w:r>
      <w:proofErr w:type="spellStart"/>
      <w:r w:rsidR="00935312">
        <w:rPr>
          <w:b/>
          <w:bCs/>
          <w:i w:val="0"/>
          <w:iCs w:val="0"/>
          <w:sz w:val="24"/>
          <w:highlight w:val="yellow"/>
        </w:rPr>
        <w:t>Caracteristicas</w:t>
      </w:r>
      <w:proofErr w:type="spellEnd"/>
      <w:r w:rsidR="00935312">
        <w:rPr>
          <w:b/>
          <w:bCs/>
          <w:i w:val="0"/>
          <w:iCs w:val="0"/>
          <w:sz w:val="24"/>
          <w:highlight w:val="yellow"/>
        </w:rPr>
        <w:t xml:space="preserve"> comunes </w:t>
      </w:r>
      <w:proofErr w:type="gramStart"/>
      <w:r w:rsidR="00935312">
        <w:rPr>
          <w:b/>
          <w:bCs/>
          <w:i w:val="0"/>
          <w:iCs w:val="0"/>
          <w:sz w:val="24"/>
          <w:highlight w:val="yellow"/>
        </w:rPr>
        <w:t xml:space="preserve">+ </w:t>
      </w:r>
      <w:r w:rsidR="00B267E3" w:rsidRPr="00B267E3">
        <w:rPr>
          <w:b/>
          <w:bCs/>
          <w:i w:val="0"/>
          <w:iCs w:val="0"/>
          <w:sz w:val="24"/>
          <w:highlight w:val="yellow"/>
        </w:rPr>
        <w:t xml:space="preserve"> lo</w:t>
      </w:r>
      <w:proofErr w:type="gramEnd"/>
      <w:r w:rsidR="00B267E3" w:rsidRPr="00B267E3">
        <w:rPr>
          <w:b/>
          <w:bCs/>
          <w:i w:val="0"/>
          <w:iCs w:val="0"/>
          <w:sz w:val="24"/>
          <w:highlight w:val="yellow"/>
        </w:rPr>
        <w:t xml:space="preserve"> que se construye hoy</w:t>
      </w:r>
    </w:p>
    <w:p w14:paraId="6FEFFE4E" w14:textId="585F704F" w:rsidR="001B02E2" w:rsidRDefault="00DD7F42" w:rsidP="009C4325">
      <w:pPr>
        <w:rPr>
          <w:szCs w:val="22"/>
        </w:rPr>
      </w:pPr>
      <w:r w:rsidRPr="00DD7F42">
        <w:rPr>
          <w:noProof/>
          <w:szCs w:val="22"/>
        </w:rPr>
        <w:drawing>
          <wp:inline distT="0" distB="0" distL="0" distR="0" wp14:anchorId="60647A89" wp14:editId="42DC897E">
            <wp:extent cx="6680200" cy="3568700"/>
            <wp:effectExtent l="38100" t="38100" r="44450" b="31750"/>
            <wp:docPr id="297101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01893" name=""/>
                    <pic:cNvPicPr/>
                  </pic:nvPicPr>
                  <pic:blipFill>
                    <a:blip r:embed="rId897"/>
                    <a:stretch>
                      <a:fillRect/>
                    </a:stretch>
                  </pic:blipFill>
                  <pic:spPr>
                    <a:xfrm>
                      <a:off x="0" y="0"/>
                      <a:ext cx="6688719" cy="3573251"/>
                    </a:xfrm>
                    <a:prstGeom prst="rect">
                      <a:avLst/>
                    </a:prstGeom>
                    <a:ln w="28575">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6E0467" w14:paraId="41C2380D" w14:textId="77777777" w:rsidTr="006E04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798F893" w14:textId="2960EDAF" w:rsidR="006E0467" w:rsidRDefault="006E0467" w:rsidP="009C4325">
            <w:pPr>
              <w:rPr>
                <w:szCs w:val="22"/>
              </w:rPr>
            </w:pPr>
            <w:r>
              <w:rPr>
                <w:szCs w:val="22"/>
              </w:rPr>
              <w:t>Lo que ya puedes hacer</w:t>
            </w:r>
          </w:p>
        </w:tc>
        <w:tc>
          <w:tcPr>
            <w:tcW w:w="5395" w:type="dxa"/>
          </w:tcPr>
          <w:p w14:paraId="0284F546" w14:textId="62A0470C" w:rsidR="006E0467" w:rsidRDefault="006E0467" w:rsidP="009C4325">
            <w:pPr>
              <w:cnfStyle w:val="100000000000" w:firstRow="1" w:lastRow="0" w:firstColumn="0" w:lastColumn="0" w:oddVBand="0" w:evenVBand="0" w:oddHBand="0" w:evenHBand="0" w:firstRowFirstColumn="0" w:firstRowLastColumn="0" w:lastRowFirstColumn="0" w:lastRowLastColumn="0"/>
              <w:rPr>
                <w:szCs w:val="22"/>
              </w:rPr>
            </w:pPr>
            <w:r>
              <w:rPr>
                <w:szCs w:val="22"/>
              </w:rPr>
              <w:t>Hoy vas a poder</w:t>
            </w:r>
          </w:p>
        </w:tc>
      </w:tr>
      <w:tr w:rsidR="006E0467" w14:paraId="6A119E0E" w14:textId="77777777" w:rsidTr="006E0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2ED185A" w14:textId="65233549" w:rsidR="006E0467" w:rsidRPr="006E0467" w:rsidRDefault="006E0467" w:rsidP="009C4325">
            <w:pPr>
              <w:rPr>
                <w:b w:val="0"/>
                <w:bCs w:val="0"/>
                <w:szCs w:val="22"/>
              </w:rPr>
            </w:pPr>
            <w:r>
              <w:rPr>
                <w:b w:val="0"/>
                <w:bCs w:val="0"/>
                <w:szCs w:val="22"/>
              </w:rPr>
              <w:t xml:space="preserve">Vision general de los Transformers y la terminología clave </w:t>
            </w:r>
          </w:p>
        </w:tc>
        <w:tc>
          <w:tcPr>
            <w:tcW w:w="5395" w:type="dxa"/>
          </w:tcPr>
          <w:p w14:paraId="6CCC0611" w14:textId="392BBA08" w:rsidR="006E0467" w:rsidRDefault="006E0467" w:rsidP="009C4325">
            <w:pPr>
              <w:cnfStyle w:val="000000100000" w:firstRow="0" w:lastRow="0" w:firstColumn="0" w:lastColumn="0" w:oddVBand="0" w:evenVBand="0" w:oddHBand="1" w:evenHBand="0" w:firstRowFirstColumn="0" w:firstRowLastColumn="0" w:lastRowFirstColumn="0" w:lastRowLastColumn="0"/>
              <w:rPr>
                <w:szCs w:val="22"/>
              </w:rPr>
            </w:pPr>
            <w:proofErr w:type="gramStart"/>
            <w:r>
              <w:rPr>
                <w:szCs w:val="22"/>
              </w:rPr>
              <w:t>Describir</w:t>
            </w:r>
            <w:proofErr w:type="gramEnd"/>
            <w:r>
              <w:rPr>
                <w:szCs w:val="22"/>
              </w:rPr>
              <w:t xml:space="preserve"> que son los agentes</w:t>
            </w:r>
          </w:p>
        </w:tc>
      </w:tr>
      <w:tr w:rsidR="006E0467" w14:paraId="7BACA4BC" w14:textId="77777777" w:rsidTr="006E0467">
        <w:tc>
          <w:tcPr>
            <w:cnfStyle w:val="001000000000" w:firstRow="0" w:lastRow="0" w:firstColumn="1" w:lastColumn="0" w:oddVBand="0" w:evenVBand="0" w:oddHBand="0" w:evenHBand="0" w:firstRowFirstColumn="0" w:firstRowLastColumn="0" w:lastRowFirstColumn="0" w:lastRowLastColumn="0"/>
            <w:tcW w:w="5395" w:type="dxa"/>
          </w:tcPr>
          <w:p w14:paraId="40E95DDF" w14:textId="352B0741" w:rsidR="006E0467" w:rsidRPr="008F7990" w:rsidRDefault="008F7990" w:rsidP="009C4325">
            <w:pPr>
              <w:rPr>
                <w:b w:val="0"/>
                <w:bCs w:val="0"/>
                <w:szCs w:val="22"/>
              </w:rPr>
            </w:pPr>
            <w:r>
              <w:rPr>
                <w:b w:val="0"/>
                <w:bCs w:val="0"/>
                <w:szCs w:val="22"/>
              </w:rPr>
              <w:t xml:space="preserve">Programar con confianza con la API de Chat </w:t>
            </w:r>
            <w:proofErr w:type="spellStart"/>
            <w:r>
              <w:rPr>
                <w:b w:val="0"/>
                <w:bCs w:val="0"/>
                <w:szCs w:val="22"/>
              </w:rPr>
              <w:t>Completions</w:t>
            </w:r>
            <w:proofErr w:type="spellEnd"/>
          </w:p>
        </w:tc>
        <w:tc>
          <w:tcPr>
            <w:tcW w:w="5395" w:type="dxa"/>
          </w:tcPr>
          <w:p w14:paraId="53C3053C" w14:textId="152884B2" w:rsidR="006E0467" w:rsidRDefault="008F7990" w:rsidP="009C4325">
            <w:pPr>
              <w:cnfStyle w:val="000000000000" w:firstRow="0" w:lastRow="0" w:firstColumn="0" w:lastColumn="0" w:oddVBand="0" w:evenVBand="0" w:oddHBand="0" w:evenHBand="0" w:firstRowFirstColumn="0" w:firstRowLastColumn="0" w:lastRowFirstColumn="0" w:lastRowLastColumn="0"/>
              <w:rPr>
                <w:szCs w:val="22"/>
              </w:rPr>
            </w:pPr>
            <w:r>
              <w:rPr>
                <w:szCs w:val="22"/>
              </w:rPr>
              <w:t xml:space="preserve">Explicar </w:t>
            </w:r>
            <w:proofErr w:type="spellStart"/>
            <w:r>
              <w:rPr>
                <w:szCs w:val="22"/>
              </w:rPr>
              <w:t>como</w:t>
            </w:r>
            <w:proofErr w:type="spellEnd"/>
            <w:r>
              <w:rPr>
                <w:szCs w:val="22"/>
              </w:rPr>
              <w:t xml:space="preserve"> los agentes pueden hacer actividades en secuencia </w:t>
            </w:r>
          </w:p>
        </w:tc>
      </w:tr>
      <w:tr w:rsidR="008F7990" w14:paraId="79155FEA" w14:textId="77777777" w:rsidTr="006E0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CC1257D" w14:textId="711E743C" w:rsidR="008F7990" w:rsidRDefault="00663711" w:rsidP="009C4325">
            <w:pPr>
              <w:rPr>
                <w:b w:val="0"/>
                <w:bCs w:val="0"/>
                <w:szCs w:val="22"/>
              </w:rPr>
            </w:pPr>
            <w:r w:rsidRPr="00663711">
              <w:rPr>
                <w:b w:val="0"/>
                <w:bCs w:val="0"/>
                <w:szCs w:val="22"/>
              </w:rPr>
              <w:t>Construir un asistente de IA con herramientas para darle más experiencia</w:t>
            </w:r>
          </w:p>
        </w:tc>
        <w:tc>
          <w:tcPr>
            <w:tcW w:w="5395" w:type="dxa"/>
          </w:tcPr>
          <w:p w14:paraId="08C7EE80" w14:textId="50A5C789" w:rsidR="008F7990" w:rsidRDefault="00160E4D" w:rsidP="009C4325">
            <w:pPr>
              <w:cnfStyle w:val="000000100000" w:firstRow="0" w:lastRow="0" w:firstColumn="0" w:lastColumn="0" w:oddVBand="0" w:evenVBand="0" w:oddHBand="1" w:evenHBand="0" w:firstRowFirstColumn="0" w:firstRowLastColumn="0" w:lastRowFirstColumn="0" w:lastRowLastColumn="0"/>
              <w:rPr>
                <w:szCs w:val="22"/>
              </w:rPr>
            </w:pPr>
            <w:r>
              <w:rPr>
                <w:szCs w:val="22"/>
              </w:rPr>
              <w:t>Completar un asistente de IA multimodal con agentes y herramientas</w:t>
            </w:r>
          </w:p>
        </w:tc>
      </w:tr>
    </w:tbl>
    <w:p w14:paraId="173737A2" w14:textId="77777777" w:rsidR="006E0467" w:rsidRDefault="006E0467" w:rsidP="009C4325">
      <w:pPr>
        <w:rPr>
          <w:szCs w:val="22"/>
        </w:rPr>
      </w:pPr>
    </w:p>
    <w:p w14:paraId="3E5EA5E9" w14:textId="77777777" w:rsidR="00160E4D" w:rsidRDefault="00160E4D" w:rsidP="009C4325">
      <w:pPr>
        <w:rPr>
          <w:szCs w:val="22"/>
        </w:rPr>
      </w:pPr>
    </w:p>
    <w:p w14:paraId="02D528B3" w14:textId="77777777" w:rsidR="00160E4D" w:rsidRDefault="00160E4D" w:rsidP="009C4325">
      <w:pPr>
        <w:rPr>
          <w:szCs w:val="22"/>
        </w:rPr>
      </w:pPr>
    </w:p>
    <w:p w14:paraId="4874C352" w14:textId="77777777" w:rsidR="00160E4D" w:rsidRDefault="00160E4D" w:rsidP="009C4325">
      <w:pPr>
        <w:rPr>
          <w:szCs w:val="22"/>
        </w:rPr>
      </w:pPr>
    </w:p>
    <w:p w14:paraId="300EEE97" w14:textId="2E30E5E7" w:rsidR="00160E4D" w:rsidRPr="00160E4D" w:rsidRDefault="00160E4D" w:rsidP="00160E4D">
      <w:pPr>
        <w:rPr>
          <w:b/>
          <w:bCs/>
          <w:sz w:val="24"/>
        </w:rPr>
      </w:pPr>
      <w:r w:rsidRPr="00B267E3">
        <w:rPr>
          <w:b/>
          <w:bCs/>
          <w:sz w:val="24"/>
          <w:highlight w:val="yellow"/>
        </w:rPr>
        <w:t>1.2 Definiendo agentes</w:t>
      </w:r>
      <w:r w:rsidR="00787FF7" w:rsidRPr="00B267E3">
        <w:rPr>
          <w:b/>
          <w:bCs/>
          <w:sz w:val="24"/>
          <w:highlight w:val="yellow"/>
        </w:rPr>
        <w:t xml:space="preserve"> + </w:t>
      </w:r>
      <w:r w:rsidR="005A3914" w:rsidRPr="00B267E3">
        <w:rPr>
          <w:b/>
          <w:bCs/>
          <w:sz w:val="24"/>
          <w:highlight w:val="yellow"/>
        </w:rPr>
        <w:t>Características</w:t>
      </w:r>
      <w:r w:rsidR="00787FF7" w:rsidRPr="00B267E3">
        <w:rPr>
          <w:b/>
          <w:bCs/>
          <w:sz w:val="24"/>
          <w:highlight w:val="yellow"/>
        </w:rPr>
        <w:t xml:space="preserve"> comunes</w:t>
      </w:r>
      <w:r w:rsidR="005A3914" w:rsidRPr="00B267E3">
        <w:rPr>
          <w:b/>
          <w:bCs/>
          <w:sz w:val="24"/>
          <w:highlight w:val="yellow"/>
        </w:rPr>
        <w:t xml:space="preserve"> (la diapositiva)</w:t>
      </w:r>
      <w:r w:rsidR="00B267E3" w:rsidRPr="00B267E3">
        <w:rPr>
          <w:b/>
          <w:bCs/>
          <w:sz w:val="24"/>
          <w:highlight w:val="yellow"/>
        </w:rPr>
        <w:t xml:space="preserve"> + Lo que se construye hoy</w:t>
      </w:r>
    </w:p>
    <w:p w14:paraId="410BDBF5" w14:textId="06F02516" w:rsidR="00160E4D" w:rsidRDefault="00A50194" w:rsidP="009C4325">
      <w:pPr>
        <w:rPr>
          <w:szCs w:val="22"/>
        </w:rPr>
      </w:pPr>
      <w:r w:rsidRPr="00A50194">
        <w:rPr>
          <w:noProof/>
          <w:szCs w:val="22"/>
        </w:rPr>
        <w:drawing>
          <wp:inline distT="0" distB="0" distL="0" distR="0" wp14:anchorId="45CB641B" wp14:editId="625CFD43">
            <wp:extent cx="6858000" cy="3003550"/>
            <wp:effectExtent l="38100" t="38100" r="38100" b="44450"/>
            <wp:docPr id="2041141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41288" name=""/>
                    <pic:cNvPicPr/>
                  </pic:nvPicPr>
                  <pic:blipFill>
                    <a:blip r:embed="rId898"/>
                    <a:stretch>
                      <a:fillRect/>
                    </a:stretch>
                  </pic:blipFill>
                  <pic:spPr>
                    <a:xfrm>
                      <a:off x="0" y="0"/>
                      <a:ext cx="6858000" cy="3003550"/>
                    </a:xfrm>
                    <a:prstGeom prst="rect">
                      <a:avLst/>
                    </a:prstGeom>
                    <a:ln w="28575">
                      <a:solidFill>
                        <a:srgbClr val="EE0000"/>
                      </a:solidFill>
                    </a:ln>
                  </pic:spPr>
                </pic:pic>
              </a:graphicData>
            </a:graphic>
          </wp:inline>
        </w:drawing>
      </w:r>
    </w:p>
    <w:p w14:paraId="0282E1C1" w14:textId="77777777" w:rsidR="00A14277" w:rsidRPr="00A14277" w:rsidRDefault="00A14277" w:rsidP="00A14277">
      <w:pPr>
        <w:rPr>
          <w:szCs w:val="22"/>
        </w:rPr>
      </w:pPr>
      <w:r w:rsidRPr="00A14277">
        <w:rPr>
          <w:szCs w:val="22"/>
        </w:rPr>
        <w:t>Las dos definiciones que (según el profesor) se han impuesto:</w:t>
      </w:r>
    </w:p>
    <w:tbl>
      <w:tblPr>
        <w:tblStyle w:val="Tablaconcuadrcula4-nfasis4"/>
        <w:tblW w:w="0" w:type="auto"/>
        <w:tblLook w:val="04A0" w:firstRow="1" w:lastRow="0" w:firstColumn="1" w:lastColumn="0" w:noHBand="0" w:noVBand="1"/>
      </w:tblPr>
      <w:tblGrid>
        <w:gridCol w:w="3596"/>
        <w:gridCol w:w="3597"/>
        <w:gridCol w:w="3597"/>
      </w:tblGrid>
      <w:tr w:rsidR="00A14277" w14:paraId="7760678E" w14:textId="77777777" w:rsidTr="00D54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D139ED5" w14:textId="34F2A895" w:rsidR="00A14277" w:rsidRPr="00A14277" w:rsidRDefault="00A14277" w:rsidP="009C4325">
            <w:pPr>
              <w:rPr>
                <w:b w:val="0"/>
                <w:bCs w:val="0"/>
                <w:szCs w:val="22"/>
              </w:rPr>
            </w:pPr>
            <w:proofErr w:type="spellStart"/>
            <w:r>
              <w:rPr>
                <w:b w:val="0"/>
                <w:bCs w:val="0"/>
                <w:szCs w:val="22"/>
              </w:rPr>
              <w:t>Definicion</w:t>
            </w:r>
            <w:proofErr w:type="spellEnd"/>
          </w:p>
        </w:tc>
        <w:tc>
          <w:tcPr>
            <w:tcW w:w="3597" w:type="dxa"/>
          </w:tcPr>
          <w:p w14:paraId="24C13FFA" w14:textId="17849189" w:rsidR="00A14277" w:rsidRPr="00A14277" w:rsidRDefault="00A14277" w:rsidP="009C4325">
            <w:pPr>
              <w:cnfStyle w:val="100000000000" w:firstRow="1" w:lastRow="0" w:firstColumn="0" w:lastColumn="0" w:oddVBand="0" w:evenVBand="0" w:oddHBand="0" w:evenHBand="0" w:firstRowFirstColumn="0" w:firstRowLastColumn="0" w:lastRowFirstColumn="0" w:lastRowLastColumn="0"/>
              <w:rPr>
                <w:b w:val="0"/>
                <w:bCs w:val="0"/>
                <w:szCs w:val="22"/>
              </w:rPr>
            </w:pPr>
            <w:r>
              <w:rPr>
                <w:b w:val="0"/>
                <w:bCs w:val="0"/>
                <w:szCs w:val="22"/>
              </w:rPr>
              <w:t>Que significa</w:t>
            </w:r>
          </w:p>
        </w:tc>
        <w:tc>
          <w:tcPr>
            <w:tcW w:w="3597" w:type="dxa"/>
          </w:tcPr>
          <w:p w14:paraId="24C01132" w14:textId="47BE416E" w:rsidR="00A14277" w:rsidRPr="00A14277" w:rsidRDefault="00A14277" w:rsidP="009C4325">
            <w:pPr>
              <w:cnfStyle w:val="100000000000" w:firstRow="1" w:lastRow="0" w:firstColumn="0" w:lastColumn="0" w:oddVBand="0" w:evenVBand="0" w:oddHBand="0" w:evenHBand="0" w:firstRowFirstColumn="0" w:firstRowLastColumn="0" w:lastRowFirstColumn="0" w:lastRowLastColumn="0"/>
              <w:rPr>
                <w:b w:val="0"/>
                <w:bCs w:val="0"/>
                <w:szCs w:val="22"/>
              </w:rPr>
            </w:pPr>
            <w:r w:rsidRPr="00A14277">
              <w:rPr>
                <w:b w:val="0"/>
                <w:bCs w:val="0"/>
                <w:szCs w:val="22"/>
              </w:rPr>
              <w:t>Ojo</w:t>
            </w:r>
          </w:p>
        </w:tc>
      </w:tr>
      <w:tr w:rsidR="00A14277" w14:paraId="65A01563" w14:textId="77777777" w:rsidTr="00D54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8719BDC" w14:textId="07627B82" w:rsidR="00A14277" w:rsidRPr="00083F5D" w:rsidRDefault="00A14277" w:rsidP="009C4325">
            <w:pPr>
              <w:rPr>
                <w:szCs w:val="22"/>
              </w:rPr>
            </w:pPr>
            <w:r w:rsidRPr="00083F5D">
              <w:rPr>
                <w:szCs w:val="22"/>
              </w:rPr>
              <w:t>“LLM que controla el flujo de trabajo”</w:t>
            </w:r>
          </w:p>
        </w:tc>
        <w:tc>
          <w:tcPr>
            <w:tcW w:w="3597" w:type="dxa"/>
          </w:tcPr>
          <w:p w14:paraId="497528B4" w14:textId="1F121CB7" w:rsidR="00A14277" w:rsidRPr="00A14277" w:rsidRDefault="00A14277" w:rsidP="009C4325">
            <w:pPr>
              <w:cnfStyle w:val="000000100000" w:firstRow="0" w:lastRow="0" w:firstColumn="0" w:lastColumn="0" w:oddVBand="0" w:evenVBand="0" w:oddHBand="1" w:evenHBand="0" w:firstRowFirstColumn="0" w:firstRowLastColumn="0" w:lastRowFirstColumn="0" w:lastRowLastColumn="0"/>
              <w:rPr>
                <w:szCs w:val="22"/>
              </w:rPr>
            </w:pPr>
            <w:r>
              <w:rPr>
                <w:szCs w:val="22"/>
              </w:rPr>
              <w:t xml:space="preserve">El LLM decide </w:t>
            </w:r>
            <w:r>
              <w:rPr>
                <w:b/>
                <w:bCs/>
                <w:szCs w:val="22"/>
              </w:rPr>
              <w:t xml:space="preserve">que pasa y cuando: </w:t>
            </w:r>
            <w:r>
              <w:rPr>
                <w:szCs w:val="22"/>
              </w:rPr>
              <w:t>autonomía y toma de decisiones</w:t>
            </w:r>
          </w:p>
        </w:tc>
        <w:tc>
          <w:tcPr>
            <w:tcW w:w="3597" w:type="dxa"/>
          </w:tcPr>
          <w:p w14:paraId="2EA75CCE" w14:textId="5F959D0F" w:rsidR="00A14277" w:rsidRPr="00D51D86" w:rsidRDefault="00D51D86" w:rsidP="009C4325">
            <w:pPr>
              <w:cnfStyle w:val="000000100000" w:firstRow="0" w:lastRow="0" w:firstColumn="0" w:lastColumn="0" w:oddVBand="0" w:evenVBand="0" w:oddHBand="1" w:evenHBand="0" w:firstRowFirstColumn="0" w:firstRowLastColumn="0" w:lastRowFirstColumn="0" w:lastRowLastColumn="0"/>
              <w:rPr>
                <w:szCs w:val="22"/>
              </w:rPr>
            </w:pPr>
            <w:r>
              <w:rPr>
                <w:szCs w:val="22"/>
              </w:rPr>
              <w:t xml:space="preserve">Un LLM solo genera tokens: “controlar” es que esos tokens se </w:t>
            </w:r>
            <w:r>
              <w:rPr>
                <w:b/>
                <w:bCs/>
                <w:szCs w:val="22"/>
              </w:rPr>
              <w:t xml:space="preserve">interpretan </w:t>
            </w:r>
            <w:r>
              <w:rPr>
                <w:szCs w:val="22"/>
              </w:rPr>
              <w:t>para dirigir el flujo</w:t>
            </w:r>
          </w:p>
        </w:tc>
      </w:tr>
      <w:tr w:rsidR="00A14277" w14:paraId="62C83BA9" w14:textId="77777777" w:rsidTr="00D54C38">
        <w:tc>
          <w:tcPr>
            <w:cnfStyle w:val="001000000000" w:firstRow="0" w:lastRow="0" w:firstColumn="1" w:lastColumn="0" w:oddVBand="0" w:evenVBand="0" w:oddHBand="0" w:evenHBand="0" w:firstRowFirstColumn="0" w:firstRowLastColumn="0" w:lastRowFirstColumn="0" w:lastRowLastColumn="0"/>
            <w:tcW w:w="3596" w:type="dxa"/>
          </w:tcPr>
          <w:p w14:paraId="49616CE7" w14:textId="6264EB23" w:rsidR="00A14277" w:rsidRPr="00083F5D" w:rsidRDefault="00D51D86" w:rsidP="009C4325">
            <w:pPr>
              <w:rPr>
                <w:szCs w:val="22"/>
              </w:rPr>
            </w:pPr>
            <w:r w:rsidRPr="00083F5D">
              <w:rPr>
                <w:szCs w:val="22"/>
              </w:rPr>
              <w:t>“Un agente LLM ejecuta herramientas en un bucle para logar un objetivo”</w:t>
            </w:r>
          </w:p>
        </w:tc>
        <w:tc>
          <w:tcPr>
            <w:tcW w:w="3597" w:type="dxa"/>
          </w:tcPr>
          <w:p w14:paraId="399BB003" w14:textId="72CE3B47" w:rsidR="00A14277" w:rsidRPr="00D54C38" w:rsidRDefault="00D51D86" w:rsidP="009C4325">
            <w:pPr>
              <w:cnfStyle w:val="000000000000" w:firstRow="0" w:lastRow="0" w:firstColumn="0" w:lastColumn="0" w:oddVBand="0" w:evenVBand="0" w:oddHBand="0" w:evenHBand="0" w:firstRowFirstColumn="0" w:firstRowLastColumn="0" w:lastRowFirstColumn="0" w:lastRowLastColumn="0"/>
              <w:rPr>
                <w:i/>
                <w:iCs/>
                <w:szCs w:val="22"/>
              </w:rPr>
            </w:pPr>
            <w:r>
              <w:rPr>
                <w:szCs w:val="22"/>
              </w:rPr>
              <w:t xml:space="preserve">La definición </w:t>
            </w:r>
            <w:proofErr w:type="spellStart"/>
            <w:r>
              <w:rPr>
                <w:szCs w:val="22"/>
              </w:rPr>
              <w:t>mas</w:t>
            </w:r>
            <w:proofErr w:type="spellEnd"/>
            <w:r>
              <w:rPr>
                <w:szCs w:val="22"/>
              </w:rPr>
              <w:t xml:space="preserve"> reciente: </w:t>
            </w:r>
            <w:r w:rsidR="00D54C38">
              <w:rPr>
                <w:szCs w:val="22"/>
              </w:rPr>
              <w:t xml:space="preserve">da la sensación de un proceso de pensamiento continuo, como </w:t>
            </w:r>
            <w:r w:rsidR="00D54C38">
              <w:rPr>
                <w:i/>
                <w:iCs/>
                <w:szCs w:val="22"/>
              </w:rPr>
              <w:t>Claude Code</w:t>
            </w:r>
          </w:p>
        </w:tc>
        <w:tc>
          <w:tcPr>
            <w:tcW w:w="3597" w:type="dxa"/>
          </w:tcPr>
          <w:p w14:paraId="24BC319E" w14:textId="70026F56" w:rsidR="00A14277" w:rsidRPr="00D54C38" w:rsidRDefault="00D54C38" w:rsidP="009C4325">
            <w:pPr>
              <w:cnfStyle w:val="000000000000" w:firstRow="0" w:lastRow="0" w:firstColumn="0" w:lastColumn="0" w:oddVBand="0" w:evenVBand="0" w:oddHBand="0" w:evenHBand="0" w:firstRowFirstColumn="0" w:firstRowLastColumn="0" w:lastRowFirstColumn="0" w:lastRowLastColumn="0"/>
              <w:rPr>
                <w:szCs w:val="22"/>
              </w:rPr>
            </w:pPr>
            <w:r>
              <w:rPr>
                <w:szCs w:val="22"/>
              </w:rPr>
              <w:t xml:space="preserve">Es el </w:t>
            </w:r>
            <w:proofErr w:type="spellStart"/>
            <w:r>
              <w:rPr>
                <w:b/>
                <w:bCs/>
                <w:szCs w:val="22"/>
              </w:rPr>
              <w:t>while</w:t>
            </w:r>
            <w:proofErr w:type="spellEnd"/>
            <w:r>
              <w:rPr>
                <w:b/>
                <w:bCs/>
                <w:szCs w:val="22"/>
              </w:rPr>
              <w:t xml:space="preserve"> </w:t>
            </w:r>
            <w:r>
              <w:rPr>
                <w:szCs w:val="22"/>
              </w:rPr>
              <w:t xml:space="preserve">de </w:t>
            </w:r>
            <w:proofErr w:type="spellStart"/>
            <w:r>
              <w:rPr>
                <w:szCs w:val="22"/>
              </w:rPr>
              <w:t>FlightAI</w:t>
            </w:r>
            <w:proofErr w:type="spellEnd"/>
            <w:r>
              <w:rPr>
                <w:szCs w:val="22"/>
              </w:rPr>
              <w:t xml:space="preserve">, </w:t>
            </w:r>
            <w:proofErr w:type="spellStart"/>
            <w:r>
              <w:rPr>
                <w:szCs w:val="22"/>
              </w:rPr>
              <w:t>mas</w:t>
            </w:r>
            <w:proofErr w:type="spellEnd"/>
            <w:r>
              <w:rPr>
                <w:szCs w:val="22"/>
              </w:rPr>
              <w:t xml:space="preserve"> un objetivo</w:t>
            </w:r>
          </w:p>
        </w:tc>
      </w:tr>
    </w:tbl>
    <w:p w14:paraId="0D8B1EFE" w14:textId="77777777" w:rsidR="007E5DD6" w:rsidRDefault="007E5DD6" w:rsidP="009C4325">
      <w:pPr>
        <w:rPr>
          <w:szCs w:val="22"/>
        </w:rPr>
      </w:pPr>
    </w:p>
    <w:p w14:paraId="0EAF3F0B" w14:textId="6455F8A2" w:rsidR="00191C10" w:rsidRDefault="00101955" w:rsidP="009C4325">
      <w:pPr>
        <w:rPr>
          <w:szCs w:val="22"/>
        </w:rPr>
      </w:pPr>
      <w:r w:rsidRPr="00101955">
        <w:rPr>
          <w:szCs w:val="22"/>
        </w:rPr>
        <w:t xml:space="preserve">El profesor menciona también una definición "laxa" que </w:t>
      </w:r>
      <w:r w:rsidRPr="00101955">
        <w:rPr>
          <w:b/>
          <w:bCs/>
          <w:szCs w:val="22"/>
        </w:rPr>
        <w:t>no comparte</w:t>
      </w:r>
      <w:r w:rsidRPr="00101955">
        <w:rPr>
          <w:szCs w:val="22"/>
        </w:rPr>
        <w:t>:</w:t>
      </w:r>
      <w:r>
        <w:rPr>
          <w:szCs w:val="22"/>
        </w:rPr>
        <w:t xml:space="preserve"> llamar </w:t>
      </w:r>
      <w:r>
        <w:rPr>
          <w:i/>
          <w:iCs/>
          <w:szCs w:val="22"/>
        </w:rPr>
        <w:t xml:space="preserve">agentico </w:t>
      </w:r>
      <w:r>
        <w:rPr>
          <w:szCs w:val="22"/>
        </w:rPr>
        <w:t xml:space="preserve">a cualquier cosa con varias llamadas a LLM cosidas. </w:t>
      </w:r>
      <w:proofErr w:type="spellStart"/>
      <w:r>
        <w:rPr>
          <w:szCs w:val="22"/>
        </w:rPr>
        <w:t>Asi</w:t>
      </w:r>
      <w:proofErr w:type="spellEnd"/>
      <w:r>
        <w:rPr>
          <w:szCs w:val="22"/>
        </w:rPr>
        <w:t xml:space="preserve"> se decía en los primeros días, y todavía se puede decir, pero no es la que el usa. Y repite lo de siempre: se puede llamar agente a lo que uno quiera.</w:t>
      </w:r>
    </w:p>
    <w:p w14:paraId="67FDE1CE" w14:textId="77777777" w:rsidR="0010756A" w:rsidRDefault="0010756A" w:rsidP="009C4325">
      <w:pPr>
        <w:rPr>
          <w:szCs w:val="22"/>
        </w:rPr>
      </w:pPr>
    </w:p>
    <w:p w14:paraId="6E3B0374" w14:textId="77777777" w:rsidR="0010756A" w:rsidRDefault="0010756A" w:rsidP="009C4325">
      <w:pPr>
        <w:rPr>
          <w:szCs w:val="22"/>
        </w:rPr>
      </w:pPr>
    </w:p>
    <w:p w14:paraId="5061AC21" w14:textId="77777777" w:rsidR="0010756A" w:rsidRDefault="0010756A" w:rsidP="009C4325">
      <w:pPr>
        <w:rPr>
          <w:szCs w:val="22"/>
        </w:rPr>
      </w:pPr>
    </w:p>
    <w:p w14:paraId="21E17CA5" w14:textId="77777777" w:rsidR="0010756A" w:rsidRDefault="0010756A" w:rsidP="009C4325">
      <w:pPr>
        <w:rPr>
          <w:szCs w:val="22"/>
        </w:rPr>
      </w:pPr>
    </w:p>
    <w:p w14:paraId="21117AA7" w14:textId="77777777" w:rsidR="0010756A" w:rsidRDefault="0010756A" w:rsidP="009C4325">
      <w:pPr>
        <w:rPr>
          <w:szCs w:val="22"/>
        </w:rPr>
      </w:pPr>
    </w:p>
    <w:p w14:paraId="757B559E" w14:textId="77777777" w:rsidR="0010756A" w:rsidRDefault="0010756A" w:rsidP="009C4325">
      <w:pPr>
        <w:rPr>
          <w:szCs w:val="22"/>
        </w:rPr>
      </w:pPr>
    </w:p>
    <w:p w14:paraId="203CD5CD" w14:textId="77777777" w:rsidR="0010756A" w:rsidRDefault="0010756A" w:rsidP="009C4325">
      <w:pPr>
        <w:rPr>
          <w:szCs w:val="22"/>
        </w:rPr>
      </w:pPr>
    </w:p>
    <w:p w14:paraId="10C06DBC" w14:textId="77777777" w:rsidR="0010756A" w:rsidRDefault="0010756A" w:rsidP="009C4325">
      <w:pPr>
        <w:rPr>
          <w:szCs w:val="22"/>
        </w:rPr>
      </w:pPr>
    </w:p>
    <w:p w14:paraId="178ED45E" w14:textId="77777777" w:rsidR="0010756A" w:rsidRDefault="0010756A" w:rsidP="009C4325">
      <w:pPr>
        <w:rPr>
          <w:szCs w:val="22"/>
        </w:rPr>
      </w:pPr>
    </w:p>
    <w:p w14:paraId="0D8ECB95" w14:textId="77777777" w:rsidR="0010756A" w:rsidRDefault="0010756A" w:rsidP="009C4325">
      <w:pPr>
        <w:rPr>
          <w:szCs w:val="22"/>
        </w:rPr>
      </w:pPr>
    </w:p>
    <w:p w14:paraId="50DF0AA4" w14:textId="51256BF0" w:rsidR="005A3914" w:rsidRPr="005A3914" w:rsidRDefault="005A3914" w:rsidP="005A3914">
      <w:pPr>
        <w:rPr>
          <w:b/>
          <w:bCs/>
          <w:sz w:val="24"/>
        </w:rPr>
      </w:pPr>
      <w:r w:rsidRPr="001A6D4F">
        <w:rPr>
          <w:b/>
          <w:bCs/>
          <w:sz w:val="24"/>
          <w:highlight w:val="yellow"/>
        </w:rPr>
        <w:lastRenderedPageBreak/>
        <w:t>1.3 Características comunes (de la diapositiva)</w:t>
      </w:r>
      <w:r w:rsidR="001A6D4F" w:rsidRPr="001A6D4F">
        <w:rPr>
          <w:b/>
          <w:bCs/>
          <w:sz w:val="24"/>
          <w:highlight w:val="yellow"/>
        </w:rPr>
        <w:t xml:space="preserve"> – IMPORTANTE</w:t>
      </w:r>
    </w:p>
    <w:tbl>
      <w:tblPr>
        <w:tblStyle w:val="Tablaconcuadrcula4-nfasis4"/>
        <w:tblW w:w="0" w:type="auto"/>
        <w:tblLook w:val="04A0" w:firstRow="1" w:lastRow="0" w:firstColumn="1" w:lastColumn="0" w:noHBand="0" w:noVBand="1"/>
      </w:tblPr>
      <w:tblGrid>
        <w:gridCol w:w="3596"/>
        <w:gridCol w:w="3597"/>
        <w:gridCol w:w="3597"/>
      </w:tblGrid>
      <w:tr w:rsidR="005A3914" w14:paraId="3DD795AC" w14:textId="77777777" w:rsidTr="005A39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992C074" w14:textId="21A4C75E" w:rsidR="005A3914" w:rsidRPr="005A3914" w:rsidRDefault="005A3914" w:rsidP="009C4325">
            <w:pPr>
              <w:rPr>
                <w:b w:val="0"/>
                <w:bCs w:val="0"/>
                <w:szCs w:val="22"/>
              </w:rPr>
            </w:pPr>
            <w:r>
              <w:rPr>
                <w:b w:val="0"/>
                <w:bCs w:val="0"/>
                <w:szCs w:val="22"/>
              </w:rPr>
              <w:t>Característica</w:t>
            </w:r>
          </w:p>
        </w:tc>
        <w:tc>
          <w:tcPr>
            <w:tcW w:w="3597" w:type="dxa"/>
          </w:tcPr>
          <w:p w14:paraId="6DEE0305" w14:textId="2B92A1F7" w:rsidR="005A3914" w:rsidRPr="005A3914" w:rsidRDefault="005A3914" w:rsidP="009C4325">
            <w:pPr>
              <w:cnfStyle w:val="100000000000" w:firstRow="1" w:lastRow="0" w:firstColumn="0" w:lastColumn="0" w:oddVBand="0" w:evenVBand="0" w:oddHBand="0" w:evenHBand="0" w:firstRowFirstColumn="0" w:firstRowLastColumn="0" w:lastRowFirstColumn="0" w:lastRowLastColumn="0"/>
              <w:rPr>
                <w:b w:val="0"/>
                <w:bCs w:val="0"/>
                <w:szCs w:val="22"/>
              </w:rPr>
            </w:pPr>
            <w:r>
              <w:rPr>
                <w:b w:val="0"/>
                <w:bCs w:val="0"/>
                <w:szCs w:val="22"/>
              </w:rPr>
              <w:t xml:space="preserve">Que significa </w:t>
            </w:r>
          </w:p>
        </w:tc>
        <w:tc>
          <w:tcPr>
            <w:tcW w:w="3597" w:type="dxa"/>
          </w:tcPr>
          <w:p w14:paraId="5EF6D1B2" w14:textId="70C93BB7" w:rsidR="005A3914" w:rsidRPr="005A3914" w:rsidRDefault="005A3914" w:rsidP="009C4325">
            <w:pPr>
              <w:cnfStyle w:val="100000000000" w:firstRow="1" w:lastRow="0" w:firstColumn="0" w:lastColumn="0" w:oddVBand="0" w:evenVBand="0" w:oddHBand="0" w:evenHBand="0" w:firstRowFirstColumn="0" w:firstRowLastColumn="0" w:lastRowFirstColumn="0" w:lastRowLastColumn="0"/>
              <w:rPr>
                <w:b w:val="0"/>
                <w:bCs w:val="0"/>
                <w:szCs w:val="22"/>
              </w:rPr>
            </w:pPr>
            <w:proofErr w:type="spellStart"/>
            <w:r w:rsidRPr="005A3914">
              <w:rPr>
                <w:b w:val="0"/>
                <w:bCs w:val="0"/>
                <w:szCs w:val="22"/>
              </w:rPr>
              <w:t>FlightAI</w:t>
            </w:r>
            <w:proofErr w:type="spellEnd"/>
            <w:r w:rsidRPr="005A3914">
              <w:rPr>
                <w:b w:val="0"/>
                <w:bCs w:val="0"/>
                <w:szCs w:val="22"/>
              </w:rPr>
              <w:t xml:space="preserve"> hoy (observación mía)</w:t>
            </w:r>
          </w:p>
        </w:tc>
      </w:tr>
      <w:tr w:rsidR="005A3914" w14:paraId="63D22246" w14:textId="77777777" w:rsidTr="005A3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295B291" w14:textId="16A9C599" w:rsidR="005A3914" w:rsidRPr="005A3914" w:rsidRDefault="005A3914" w:rsidP="009C4325">
            <w:pPr>
              <w:rPr>
                <w:szCs w:val="22"/>
              </w:rPr>
            </w:pPr>
            <w:r>
              <w:rPr>
                <w:szCs w:val="22"/>
              </w:rPr>
              <w:t>Memoria / persistencia</w:t>
            </w:r>
          </w:p>
        </w:tc>
        <w:tc>
          <w:tcPr>
            <w:tcW w:w="3597" w:type="dxa"/>
          </w:tcPr>
          <w:p w14:paraId="13F0184E" w14:textId="3998C6E8" w:rsidR="005A3914" w:rsidRPr="005A3914" w:rsidRDefault="005A3914" w:rsidP="009C4325">
            <w:pPr>
              <w:cnfStyle w:val="000000100000" w:firstRow="0" w:lastRow="0" w:firstColumn="0" w:lastColumn="0" w:oddVBand="0" w:evenVBand="0" w:oddHBand="1" w:evenHBand="0" w:firstRowFirstColumn="0" w:firstRowLastColumn="0" w:lastRowFirstColumn="0" w:lastRowLastColumn="0"/>
              <w:rPr>
                <w:szCs w:val="22"/>
              </w:rPr>
            </w:pPr>
            <w:r>
              <w:rPr>
                <w:szCs w:val="22"/>
              </w:rPr>
              <w:t>Recordar entre pasos o sesiones</w:t>
            </w:r>
          </w:p>
        </w:tc>
        <w:tc>
          <w:tcPr>
            <w:tcW w:w="3597" w:type="dxa"/>
          </w:tcPr>
          <w:p w14:paraId="7CE12194" w14:textId="5C8ACF33" w:rsidR="005A3914" w:rsidRPr="00452A06" w:rsidRDefault="00452A06" w:rsidP="009C4325">
            <w:pPr>
              <w:cnfStyle w:val="000000100000" w:firstRow="0" w:lastRow="0" w:firstColumn="0" w:lastColumn="0" w:oddVBand="0" w:evenVBand="0" w:oddHBand="1" w:evenHBand="0" w:firstRowFirstColumn="0" w:firstRowLastColumn="0" w:lastRowFirstColumn="0" w:lastRowLastColumn="0"/>
              <w:rPr>
                <w:szCs w:val="22"/>
              </w:rPr>
            </w:pPr>
            <w:r>
              <w:rPr>
                <w:szCs w:val="22"/>
              </w:rPr>
              <w:t xml:space="preserve">Solo el </w:t>
            </w:r>
            <w:proofErr w:type="spellStart"/>
            <w:r>
              <w:rPr>
                <w:b/>
                <w:bCs/>
                <w:szCs w:val="22"/>
              </w:rPr>
              <w:t>history</w:t>
            </w:r>
            <w:proofErr w:type="spellEnd"/>
            <w:r>
              <w:rPr>
                <w:b/>
                <w:bCs/>
                <w:szCs w:val="22"/>
              </w:rPr>
              <w:t xml:space="preserve"> </w:t>
            </w:r>
            <w:r>
              <w:rPr>
                <w:szCs w:val="22"/>
              </w:rPr>
              <w:t xml:space="preserve">que </w:t>
            </w:r>
            <w:proofErr w:type="spellStart"/>
            <w:r>
              <w:rPr>
                <w:szCs w:val="22"/>
              </w:rPr>
              <w:t>Gradio</w:t>
            </w:r>
            <w:proofErr w:type="spellEnd"/>
            <w:r>
              <w:rPr>
                <w:szCs w:val="22"/>
              </w:rPr>
              <w:t xml:space="preserve"> reenvía: no es persistencia real </w:t>
            </w:r>
          </w:p>
        </w:tc>
      </w:tr>
      <w:tr w:rsidR="005A3914" w14:paraId="4B9DE491" w14:textId="77777777" w:rsidTr="005A3914">
        <w:tc>
          <w:tcPr>
            <w:cnfStyle w:val="001000000000" w:firstRow="0" w:lastRow="0" w:firstColumn="1" w:lastColumn="0" w:oddVBand="0" w:evenVBand="0" w:oddHBand="0" w:evenHBand="0" w:firstRowFirstColumn="0" w:firstRowLastColumn="0" w:lastRowFirstColumn="0" w:lastRowLastColumn="0"/>
            <w:tcW w:w="3596" w:type="dxa"/>
          </w:tcPr>
          <w:p w14:paraId="0F79CCD8" w14:textId="71EFFADF" w:rsidR="005A3914" w:rsidRPr="00452A06" w:rsidRDefault="00452A06" w:rsidP="009C4325">
            <w:pPr>
              <w:rPr>
                <w:szCs w:val="22"/>
              </w:rPr>
            </w:pPr>
            <w:r>
              <w:rPr>
                <w:szCs w:val="22"/>
              </w:rPr>
              <w:t xml:space="preserve">Capacidad de planificar </w:t>
            </w:r>
          </w:p>
        </w:tc>
        <w:tc>
          <w:tcPr>
            <w:tcW w:w="3597" w:type="dxa"/>
          </w:tcPr>
          <w:p w14:paraId="4EB44625" w14:textId="7F58B06A" w:rsidR="005A3914" w:rsidRPr="00452A06" w:rsidRDefault="00452A06" w:rsidP="009C4325">
            <w:pPr>
              <w:cnfStyle w:val="000000000000" w:firstRow="0" w:lastRow="0" w:firstColumn="0" w:lastColumn="0" w:oddVBand="0" w:evenVBand="0" w:oddHBand="0" w:evenHBand="0" w:firstRowFirstColumn="0" w:firstRowLastColumn="0" w:lastRowFirstColumn="0" w:lastRowLastColumn="0"/>
              <w:rPr>
                <w:szCs w:val="22"/>
              </w:rPr>
            </w:pPr>
            <w:r>
              <w:rPr>
                <w:szCs w:val="22"/>
              </w:rPr>
              <w:t>Pensar actividad por adelantado</w:t>
            </w:r>
          </w:p>
        </w:tc>
        <w:tc>
          <w:tcPr>
            <w:tcW w:w="3597" w:type="dxa"/>
          </w:tcPr>
          <w:p w14:paraId="74F3E4D0" w14:textId="29123EB0" w:rsidR="005A3914" w:rsidRDefault="00183619" w:rsidP="009C4325">
            <w:pPr>
              <w:cnfStyle w:val="000000000000" w:firstRow="0" w:lastRow="0" w:firstColumn="0" w:lastColumn="0" w:oddVBand="0" w:evenVBand="0" w:oddHBand="0" w:evenHBand="0" w:firstRowFirstColumn="0" w:firstRowLastColumn="0" w:lastRowFirstColumn="0" w:lastRowLastColumn="0"/>
              <w:rPr>
                <w:szCs w:val="22"/>
              </w:rPr>
            </w:pPr>
            <w:r>
              <w:rPr>
                <w:szCs w:val="22"/>
              </w:rPr>
              <w:t>No tiene plan</w:t>
            </w:r>
          </w:p>
        </w:tc>
      </w:tr>
      <w:tr w:rsidR="00183619" w14:paraId="7E8A84CD" w14:textId="77777777" w:rsidTr="005A3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1676644" w14:textId="7D9E9584" w:rsidR="00183619" w:rsidRPr="00183619" w:rsidRDefault="00183619" w:rsidP="009C4325">
            <w:pPr>
              <w:rPr>
                <w:b w:val="0"/>
                <w:bCs w:val="0"/>
                <w:szCs w:val="22"/>
              </w:rPr>
            </w:pPr>
            <w:r w:rsidRPr="00183619">
              <w:rPr>
                <w:szCs w:val="22"/>
              </w:rPr>
              <w:t>"Autonomía"</w:t>
            </w:r>
            <w:r w:rsidRPr="00183619">
              <w:rPr>
                <w:b w:val="0"/>
                <w:bCs w:val="0"/>
                <w:szCs w:val="22"/>
              </w:rPr>
              <w:t xml:space="preserve"> (entre comillas en la diapositiva)</w:t>
            </w:r>
          </w:p>
        </w:tc>
        <w:tc>
          <w:tcPr>
            <w:tcW w:w="3597" w:type="dxa"/>
          </w:tcPr>
          <w:p w14:paraId="36CB1492" w14:textId="3D3725B9" w:rsidR="00183619" w:rsidRDefault="00183619" w:rsidP="009C4325">
            <w:pPr>
              <w:cnfStyle w:val="000000100000" w:firstRow="0" w:lastRow="0" w:firstColumn="0" w:lastColumn="0" w:oddVBand="0" w:evenVBand="0" w:oddHBand="1" w:evenHBand="0" w:firstRowFirstColumn="0" w:firstRowLastColumn="0" w:lastRowFirstColumn="0" w:lastRowLastColumn="0"/>
              <w:rPr>
                <w:szCs w:val="22"/>
              </w:rPr>
            </w:pPr>
            <w:r>
              <w:rPr>
                <w:szCs w:val="22"/>
              </w:rPr>
              <w:t>Usar la generación de tokens para decidir que sigue</w:t>
            </w:r>
          </w:p>
        </w:tc>
        <w:tc>
          <w:tcPr>
            <w:tcW w:w="3597" w:type="dxa"/>
          </w:tcPr>
          <w:p w14:paraId="27E10506" w14:textId="1733CE9A" w:rsidR="00183619" w:rsidRPr="00183619" w:rsidRDefault="00183619" w:rsidP="009C4325">
            <w:pPr>
              <w:cnfStyle w:val="000000100000" w:firstRow="0" w:lastRow="0" w:firstColumn="0" w:lastColumn="0" w:oddVBand="0" w:evenVBand="0" w:oddHBand="1" w:evenHBand="0" w:firstRowFirstColumn="0" w:firstRowLastColumn="0" w:lastRowFirstColumn="0" w:lastRowLastColumn="0"/>
              <w:rPr>
                <w:szCs w:val="22"/>
              </w:rPr>
            </w:pPr>
            <w:r>
              <w:rPr>
                <w:szCs w:val="22"/>
              </w:rPr>
              <w:t xml:space="preserve">El </w:t>
            </w:r>
            <w:proofErr w:type="spellStart"/>
            <w:r>
              <w:rPr>
                <w:b/>
                <w:bCs/>
                <w:szCs w:val="22"/>
              </w:rPr>
              <w:t>while</w:t>
            </w:r>
            <w:proofErr w:type="spellEnd"/>
            <w:r>
              <w:rPr>
                <w:b/>
                <w:bCs/>
                <w:szCs w:val="22"/>
              </w:rPr>
              <w:t xml:space="preserve">: </w:t>
            </w:r>
            <w:r>
              <w:rPr>
                <w:szCs w:val="22"/>
              </w:rPr>
              <w:t>el modelo decide cuantas herramientas pedir</w:t>
            </w:r>
          </w:p>
        </w:tc>
      </w:tr>
      <w:tr w:rsidR="00183619" w14:paraId="57C39553" w14:textId="77777777" w:rsidTr="005A3914">
        <w:tc>
          <w:tcPr>
            <w:cnfStyle w:val="001000000000" w:firstRow="0" w:lastRow="0" w:firstColumn="1" w:lastColumn="0" w:oddVBand="0" w:evenVBand="0" w:oddHBand="0" w:evenHBand="0" w:firstRowFirstColumn="0" w:firstRowLastColumn="0" w:lastRowFirstColumn="0" w:lastRowLastColumn="0"/>
            <w:tcW w:w="3596" w:type="dxa"/>
          </w:tcPr>
          <w:p w14:paraId="61345018" w14:textId="164AB50B" w:rsidR="00183619" w:rsidRPr="002A68B3" w:rsidRDefault="002A68B3" w:rsidP="009C4325">
            <w:pPr>
              <w:rPr>
                <w:szCs w:val="22"/>
              </w:rPr>
            </w:pPr>
            <w:proofErr w:type="spellStart"/>
            <w:r>
              <w:rPr>
                <w:szCs w:val="22"/>
              </w:rPr>
              <w:t>Orquestacion</w:t>
            </w:r>
            <w:proofErr w:type="spellEnd"/>
            <w:r>
              <w:rPr>
                <w:szCs w:val="22"/>
              </w:rPr>
              <w:t xml:space="preserve"> de LLM </w:t>
            </w:r>
            <w:proofErr w:type="spellStart"/>
            <w:r>
              <w:rPr>
                <w:szCs w:val="22"/>
              </w:rPr>
              <w:t>via</w:t>
            </w:r>
            <w:proofErr w:type="spellEnd"/>
            <w:r>
              <w:rPr>
                <w:szCs w:val="22"/>
              </w:rPr>
              <w:t xml:space="preserve"> herramientas</w:t>
            </w:r>
          </w:p>
        </w:tc>
        <w:tc>
          <w:tcPr>
            <w:tcW w:w="3597" w:type="dxa"/>
          </w:tcPr>
          <w:p w14:paraId="2EF189FA" w14:textId="05AA40E2" w:rsidR="00183619" w:rsidRPr="002A68B3" w:rsidRDefault="002A68B3" w:rsidP="009C4325">
            <w:pPr>
              <w:cnfStyle w:val="000000000000" w:firstRow="0" w:lastRow="0" w:firstColumn="0" w:lastColumn="0" w:oddVBand="0" w:evenVBand="0" w:oddHBand="0" w:evenHBand="0" w:firstRowFirstColumn="0" w:firstRowLastColumn="0" w:lastRowFirstColumn="0" w:lastRowLastColumn="0"/>
              <w:rPr>
                <w:szCs w:val="22"/>
              </w:rPr>
            </w:pPr>
            <w:r>
              <w:rPr>
                <w:szCs w:val="22"/>
              </w:rPr>
              <w:t xml:space="preserve">Herramienta que a su vez llaman a otros LLM </w:t>
            </w:r>
          </w:p>
        </w:tc>
        <w:tc>
          <w:tcPr>
            <w:tcW w:w="3597" w:type="dxa"/>
          </w:tcPr>
          <w:p w14:paraId="03470CD2" w14:textId="6CB78746" w:rsidR="00183619" w:rsidRDefault="002A68B3" w:rsidP="009C4325">
            <w:pPr>
              <w:cnfStyle w:val="000000000000" w:firstRow="0" w:lastRow="0" w:firstColumn="0" w:lastColumn="0" w:oddVBand="0" w:evenVBand="0" w:oddHBand="0" w:evenHBand="0" w:firstRowFirstColumn="0" w:firstRowLastColumn="0" w:lastRowFirstColumn="0" w:lastRowLastColumn="0"/>
              <w:rPr>
                <w:szCs w:val="22"/>
              </w:rPr>
            </w:pPr>
            <w:proofErr w:type="spellStart"/>
            <w:r>
              <w:rPr>
                <w:szCs w:val="22"/>
              </w:rPr>
              <w:t>Todavia</w:t>
            </w:r>
            <w:proofErr w:type="spellEnd"/>
            <w:r>
              <w:rPr>
                <w:szCs w:val="22"/>
              </w:rPr>
              <w:t xml:space="preserve"> no</w:t>
            </w:r>
          </w:p>
        </w:tc>
      </w:tr>
      <w:tr w:rsidR="002A68B3" w14:paraId="276734E8" w14:textId="77777777" w:rsidTr="005A3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37692DE" w14:textId="7A8EB6DB" w:rsidR="002A68B3" w:rsidRDefault="002A41EA" w:rsidP="009C4325">
            <w:pPr>
              <w:rPr>
                <w:szCs w:val="22"/>
              </w:rPr>
            </w:pPr>
            <w:r>
              <w:rPr>
                <w:szCs w:val="22"/>
              </w:rPr>
              <w:t xml:space="preserve">Funcionalidad </w:t>
            </w:r>
            <w:proofErr w:type="spellStart"/>
            <w:r>
              <w:rPr>
                <w:szCs w:val="22"/>
              </w:rPr>
              <w:t>via</w:t>
            </w:r>
            <w:proofErr w:type="spellEnd"/>
            <w:r>
              <w:rPr>
                <w:szCs w:val="22"/>
              </w:rPr>
              <w:t xml:space="preserve"> herramientas</w:t>
            </w:r>
          </w:p>
        </w:tc>
        <w:tc>
          <w:tcPr>
            <w:tcW w:w="3597" w:type="dxa"/>
          </w:tcPr>
          <w:p w14:paraId="56ED3B12" w14:textId="63D57C34" w:rsidR="002A68B3" w:rsidRPr="002A41EA" w:rsidRDefault="002A41EA" w:rsidP="009C4325">
            <w:pPr>
              <w:cnfStyle w:val="000000100000" w:firstRow="0" w:lastRow="0" w:firstColumn="0" w:lastColumn="0" w:oddVBand="0" w:evenVBand="0" w:oddHBand="1" w:evenHBand="0" w:firstRowFirstColumn="0" w:firstRowLastColumn="0" w:lastRowFirstColumn="0" w:lastRowLastColumn="0"/>
              <w:rPr>
                <w:szCs w:val="22"/>
              </w:rPr>
            </w:pPr>
            <w:r>
              <w:rPr>
                <w:szCs w:val="22"/>
              </w:rPr>
              <w:t>Herramientas para tomar acciones</w:t>
            </w:r>
          </w:p>
        </w:tc>
        <w:tc>
          <w:tcPr>
            <w:tcW w:w="3597" w:type="dxa"/>
          </w:tcPr>
          <w:p w14:paraId="65FFF502" w14:textId="3E554D3B" w:rsidR="002A68B3" w:rsidRPr="002A41EA" w:rsidRDefault="002A41EA" w:rsidP="009C4325">
            <w:pPr>
              <w:cnfStyle w:val="000000100000" w:firstRow="0" w:lastRow="0" w:firstColumn="0" w:lastColumn="0" w:oddVBand="0" w:evenVBand="0" w:oddHBand="1" w:evenHBand="0" w:firstRowFirstColumn="0" w:firstRowLastColumn="0" w:lastRowFirstColumn="0" w:lastRowLastColumn="0"/>
              <w:rPr>
                <w:szCs w:val="22"/>
              </w:rPr>
            </w:pPr>
            <w:proofErr w:type="spellStart"/>
            <w:r>
              <w:rPr>
                <w:b/>
                <w:bCs/>
                <w:szCs w:val="22"/>
              </w:rPr>
              <w:t>Get_</w:t>
            </w:r>
            <w:proofErr w:type="gramStart"/>
            <w:r>
              <w:rPr>
                <w:b/>
                <w:bCs/>
                <w:szCs w:val="22"/>
              </w:rPr>
              <w:t>ticket</w:t>
            </w:r>
            <w:proofErr w:type="gramEnd"/>
            <w:r>
              <w:rPr>
                <w:b/>
                <w:bCs/>
                <w:szCs w:val="22"/>
              </w:rPr>
              <w:t>_price</w:t>
            </w:r>
            <w:proofErr w:type="spellEnd"/>
            <w:r>
              <w:rPr>
                <w:b/>
                <w:bCs/>
                <w:szCs w:val="22"/>
              </w:rPr>
              <w:t xml:space="preserve"> </w:t>
            </w:r>
            <w:r>
              <w:rPr>
                <w:szCs w:val="22"/>
              </w:rPr>
              <w:t>consulta la base de datos</w:t>
            </w:r>
          </w:p>
        </w:tc>
      </w:tr>
    </w:tbl>
    <w:p w14:paraId="447133A6" w14:textId="77777777" w:rsidR="00101955" w:rsidRDefault="00101955" w:rsidP="009C4325">
      <w:pPr>
        <w:rPr>
          <w:szCs w:val="22"/>
        </w:rPr>
      </w:pPr>
    </w:p>
    <w:p w14:paraId="4324AAD7" w14:textId="30205744" w:rsidR="005A3914" w:rsidRDefault="00ED53B0" w:rsidP="009C4325">
      <w:pPr>
        <w:rPr>
          <w:szCs w:val="22"/>
        </w:rPr>
      </w:pPr>
      <w:r w:rsidRPr="00ED53B0">
        <w:rPr>
          <w:szCs w:val="22"/>
        </w:rPr>
        <w:t>Según el profesor:</w:t>
      </w:r>
      <w:r w:rsidR="0010756A">
        <w:rPr>
          <w:szCs w:val="22"/>
        </w:rPr>
        <w:t xml:space="preserve"> </w:t>
      </w:r>
      <w:r w:rsidR="0010756A">
        <w:rPr>
          <w:b/>
          <w:bCs/>
          <w:szCs w:val="22"/>
        </w:rPr>
        <w:t xml:space="preserve">cuantas más de estas características tenga un sistema (las 5 filas de la tabla), </w:t>
      </w:r>
      <w:proofErr w:type="spellStart"/>
      <w:r w:rsidR="0010756A">
        <w:rPr>
          <w:b/>
          <w:bCs/>
          <w:szCs w:val="22"/>
        </w:rPr>
        <w:t>mas</w:t>
      </w:r>
      <w:proofErr w:type="spellEnd"/>
      <w:r w:rsidR="0010756A">
        <w:rPr>
          <w:b/>
          <w:bCs/>
          <w:szCs w:val="22"/>
        </w:rPr>
        <w:t xml:space="preserve"> probable es que sea IA agentica. </w:t>
      </w:r>
      <w:r w:rsidR="0010756A">
        <w:rPr>
          <w:szCs w:val="22"/>
        </w:rPr>
        <w:t xml:space="preserve">Es como una lista de verificación: vas marcando cuales cumple. </w:t>
      </w:r>
      <w:proofErr w:type="spellStart"/>
      <w:r w:rsidR="0010756A">
        <w:rPr>
          <w:szCs w:val="22"/>
        </w:rPr>
        <w:t>FlightAI</w:t>
      </w:r>
      <w:proofErr w:type="spellEnd"/>
      <w:r w:rsidR="0010756A">
        <w:rPr>
          <w:szCs w:val="22"/>
        </w:rPr>
        <w:t xml:space="preserve"> cumple algunas (autonomía con el </w:t>
      </w:r>
      <w:proofErr w:type="spellStart"/>
      <w:r w:rsidR="0010756A">
        <w:rPr>
          <w:b/>
          <w:bCs/>
          <w:szCs w:val="22"/>
        </w:rPr>
        <w:t>while</w:t>
      </w:r>
      <w:proofErr w:type="spellEnd"/>
      <w:r w:rsidR="0010756A">
        <w:rPr>
          <w:b/>
          <w:bCs/>
          <w:szCs w:val="22"/>
        </w:rPr>
        <w:t xml:space="preserve">, </w:t>
      </w:r>
      <w:r w:rsidR="0010756A">
        <w:rPr>
          <w:szCs w:val="22"/>
        </w:rPr>
        <w:t xml:space="preserve">funcionalidad </w:t>
      </w:r>
      <w:proofErr w:type="spellStart"/>
      <w:r w:rsidR="0010756A">
        <w:rPr>
          <w:szCs w:val="22"/>
        </w:rPr>
        <w:t>via</w:t>
      </w:r>
      <w:proofErr w:type="spellEnd"/>
      <w:r w:rsidR="0010756A">
        <w:rPr>
          <w:szCs w:val="22"/>
        </w:rPr>
        <w:t xml:space="preserve"> herramientas y, a medias, memoria), pero no todas (no planifica ni orquesta otros LLM).</w:t>
      </w:r>
    </w:p>
    <w:p w14:paraId="66C6DAB5" w14:textId="77777777" w:rsidR="00976851" w:rsidRPr="00976851" w:rsidRDefault="00976851" w:rsidP="00976851">
      <w:pPr>
        <w:rPr>
          <w:szCs w:val="22"/>
        </w:rPr>
      </w:pPr>
      <w:r w:rsidRPr="00976851">
        <w:rPr>
          <w:szCs w:val="22"/>
        </w:rPr>
        <w:t>Dos comentarios suyos más:</w:t>
      </w:r>
    </w:p>
    <w:p w14:paraId="3898EEC6" w14:textId="1CE28156" w:rsidR="00976851" w:rsidRPr="0055739D" w:rsidRDefault="00976851" w:rsidP="00976851">
      <w:pPr>
        <w:pStyle w:val="Prrafodelista"/>
        <w:numPr>
          <w:ilvl w:val="0"/>
          <w:numId w:val="44"/>
        </w:numPr>
        <w:rPr>
          <w:szCs w:val="22"/>
        </w:rPr>
      </w:pPr>
      <w:r>
        <w:rPr>
          <w:szCs w:val="22"/>
        </w:rPr>
        <w:t xml:space="preserve">Las herramientas no son la única </w:t>
      </w:r>
      <w:proofErr w:type="spellStart"/>
      <w:r>
        <w:rPr>
          <w:szCs w:val="22"/>
        </w:rPr>
        <w:t>via</w:t>
      </w:r>
      <w:proofErr w:type="spellEnd"/>
      <w:r>
        <w:rPr>
          <w:szCs w:val="22"/>
        </w:rPr>
        <w:t xml:space="preserve">: </w:t>
      </w:r>
      <w:r w:rsidR="00752D15">
        <w:rPr>
          <w:szCs w:val="22"/>
        </w:rPr>
        <w:t xml:space="preserve">se puede generar </w:t>
      </w:r>
      <w:r w:rsidR="00752D15">
        <w:rPr>
          <w:b/>
          <w:bCs/>
          <w:szCs w:val="22"/>
        </w:rPr>
        <w:t xml:space="preserve">salida JSON estructurada y </w:t>
      </w:r>
      <w:r w:rsidR="00752D15">
        <w:rPr>
          <w:szCs w:val="22"/>
        </w:rPr>
        <w:t xml:space="preserve">que tu código la interprete. Dice que </w:t>
      </w:r>
      <w:r w:rsidR="00752D15">
        <w:rPr>
          <w:b/>
          <w:bCs/>
          <w:szCs w:val="22"/>
        </w:rPr>
        <w:t>generar salidas estructuras y usar herramientas es básicamente lo mismo.</w:t>
      </w:r>
    </w:p>
    <w:p w14:paraId="4410338E" w14:textId="77777777" w:rsidR="0055739D" w:rsidRPr="00752D15" w:rsidRDefault="0055739D" w:rsidP="0055739D">
      <w:pPr>
        <w:pStyle w:val="Prrafodelista"/>
        <w:rPr>
          <w:szCs w:val="22"/>
        </w:rPr>
      </w:pPr>
    </w:p>
    <w:p w14:paraId="68898BF5" w14:textId="06857AD3" w:rsidR="00752D15" w:rsidRPr="00976851" w:rsidRDefault="0055739D" w:rsidP="00976851">
      <w:pPr>
        <w:pStyle w:val="Prrafodelista"/>
        <w:numPr>
          <w:ilvl w:val="0"/>
          <w:numId w:val="44"/>
        </w:numPr>
        <w:rPr>
          <w:szCs w:val="22"/>
        </w:rPr>
      </w:pPr>
      <w:r w:rsidRPr="0055739D">
        <w:rPr>
          <w:szCs w:val="22"/>
        </w:rPr>
        <w:t xml:space="preserve">Los </w:t>
      </w:r>
      <w:proofErr w:type="spellStart"/>
      <w:r w:rsidRPr="0055739D">
        <w:rPr>
          <w:i/>
          <w:iCs/>
          <w:szCs w:val="22"/>
        </w:rPr>
        <w:t>frameworks</w:t>
      </w:r>
      <w:proofErr w:type="spellEnd"/>
      <w:r w:rsidRPr="0055739D">
        <w:rPr>
          <w:szCs w:val="22"/>
        </w:rPr>
        <w:t xml:space="preserve"> de agentes y todo esto en profundidad los trata en su otro curso (de IA </w:t>
      </w:r>
      <w:proofErr w:type="spellStart"/>
      <w:r w:rsidRPr="0055739D">
        <w:rPr>
          <w:szCs w:val="22"/>
        </w:rPr>
        <w:t>agéntica</w:t>
      </w:r>
      <w:proofErr w:type="spellEnd"/>
      <w:r w:rsidRPr="0055739D">
        <w:rPr>
          <w:szCs w:val="22"/>
        </w:rPr>
        <w:t xml:space="preserve">). Hoy son "pasos de bebé" en esa dirección, agregando "un sabor" de comportamiento </w:t>
      </w:r>
      <w:proofErr w:type="spellStart"/>
      <w:r w:rsidRPr="0055739D">
        <w:rPr>
          <w:szCs w:val="22"/>
        </w:rPr>
        <w:t>agéntico</w:t>
      </w:r>
      <w:proofErr w:type="spellEnd"/>
      <w:r w:rsidRPr="0055739D">
        <w:rPr>
          <w:szCs w:val="22"/>
        </w:rPr>
        <w:t>.</w:t>
      </w:r>
    </w:p>
    <w:p w14:paraId="03477784" w14:textId="5E2A6675" w:rsidR="0010756A" w:rsidRDefault="0055739D" w:rsidP="009C4325">
      <w:pPr>
        <w:rPr>
          <w:szCs w:val="22"/>
        </w:rPr>
      </w:pPr>
      <w:r>
        <w:rPr>
          <w:b/>
          <w:bCs/>
          <w:szCs w:val="22"/>
        </w:rPr>
        <w:t>Ejemplo (</w:t>
      </w:r>
      <w:proofErr w:type="spellStart"/>
      <w:r>
        <w:rPr>
          <w:b/>
          <w:bCs/>
          <w:szCs w:val="22"/>
        </w:rPr>
        <w:t>mio</w:t>
      </w:r>
      <w:proofErr w:type="spellEnd"/>
      <w:r>
        <w:rPr>
          <w:b/>
          <w:bCs/>
          <w:szCs w:val="22"/>
        </w:rPr>
        <w:t xml:space="preserve">) de la primera idea. </w:t>
      </w:r>
      <w:r>
        <w:rPr>
          <w:szCs w:val="22"/>
        </w:rPr>
        <w:t>La misma pregunta, “¿Cuánto cuesta ir a Londres?”, resuelta de dos formas:</w:t>
      </w:r>
    </w:p>
    <w:tbl>
      <w:tblPr>
        <w:tblStyle w:val="Tablaconcuadrcula4-nfasis4"/>
        <w:tblW w:w="0" w:type="auto"/>
        <w:tblLook w:val="04A0" w:firstRow="1" w:lastRow="0" w:firstColumn="1" w:lastColumn="0" w:noHBand="0" w:noVBand="1"/>
      </w:tblPr>
      <w:tblGrid>
        <w:gridCol w:w="1757"/>
        <w:gridCol w:w="2827"/>
        <w:gridCol w:w="6206"/>
      </w:tblGrid>
      <w:tr w:rsidR="0055739D" w14:paraId="1F0DDC46" w14:textId="77777777" w:rsidTr="009011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86405DE" w14:textId="77777777" w:rsidR="0055739D" w:rsidRDefault="0055739D" w:rsidP="009C4325">
            <w:pPr>
              <w:rPr>
                <w:szCs w:val="22"/>
              </w:rPr>
            </w:pPr>
          </w:p>
        </w:tc>
        <w:tc>
          <w:tcPr>
            <w:tcW w:w="3597" w:type="dxa"/>
          </w:tcPr>
          <w:p w14:paraId="3042212B" w14:textId="78F5C0F2" w:rsidR="0055739D" w:rsidRPr="0055739D" w:rsidRDefault="0055739D" w:rsidP="009C4325">
            <w:pPr>
              <w:cnfStyle w:val="100000000000" w:firstRow="1" w:lastRow="0" w:firstColumn="0" w:lastColumn="0" w:oddVBand="0" w:evenVBand="0" w:oddHBand="0" w:evenHBand="0" w:firstRowFirstColumn="0" w:firstRowLastColumn="0" w:lastRowFirstColumn="0" w:lastRowLastColumn="0"/>
              <w:rPr>
                <w:b w:val="0"/>
                <w:bCs w:val="0"/>
                <w:szCs w:val="22"/>
              </w:rPr>
            </w:pPr>
            <w:r>
              <w:rPr>
                <w:b w:val="0"/>
                <w:bCs w:val="0"/>
                <w:szCs w:val="22"/>
              </w:rPr>
              <w:t xml:space="preserve">Con herramientas </w:t>
            </w:r>
          </w:p>
        </w:tc>
        <w:tc>
          <w:tcPr>
            <w:tcW w:w="3597" w:type="dxa"/>
          </w:tcPr>
          <w:p w14:paraId="73FF2A7C" w14:textId="6298A1C7" w:rsidR="0055739D" w:rsidRPr="0055739D" w:rsidRDefault="0055739D" w:rsidP="009C4325">
            <w:pPr>
              <w:cnfStyle w:val="100000000000" w:firstRow="1" w:lastRow="0" w:firstColumn="0" w:lastColumn="0" w:oddVBand="0" w:evenVBand="0" w:oddHBand="0" w:evenHBand="0" w:firstRowFirstColumn="0" w:firstRowLastColumn="0" w:lastRowFirstColumn="0" w:lastRowLastColumn="0"/>
              <w:rPr>
                <w:b w:val="0"/>
                <w:bCs w:val="0"/>
                <w:szCs w:val="22"/>
              </w:rPr>
            </w:pPr>
            <w:r>
              <w:rPr>
                <w:b w:val="0"/>
                <w:bCs w:val="0"/>
                <w:szCs w:val="22"/>
              </w:rPr>
              <w:t xml:space="preserve">Con salida JSON estructurada </w:t>
            </w:r>
          </w:p>
        </w:tc>
      </w:tr>
      <w:tr w:rsidR="0055739D" w14:paraId="56F287D1" w14:textId="77777777" w:rsidTr="00901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1C81B67" w14:textId="459EA9CB" w:rsidR="0055739D" w:rsidRPr="0055739D" w:rsidRDefault="0055739D" w:rsidP="009C4325">
            <w:pPr>
              <w:rPr>
                <w:szCs w:val="22"/>
              </w:rPr>
            </w:pPr>
            <w:r>
              <w:rPr>
                <w:szCs w:val="22"/>
              </w:rPr>
              <w:t>Que le dices al modelo</w:t>
            </w:r>
          </w:p>
        </w:tc>
        <w:tc>
          <w:tcPr>
            <w:tcW w:w="3597" w:type="dxa"/>
          </w:tcPr>
          <w:p w14:paraId="24D0448B" w14:textId="662B1F2B" w:rsidR="0055739D" w:rsidRPr="007E7147" w:rsidRDefault="007E7147" w:rsidP="009C4325">
            <w:pPr>
              <w:cnfStyle w:val="000000100000" w:firstRow="0" w:lastRow="0" w:firstColumn="0" w:lastColumn="0" w:oddVBand="0" w:evenVBand="0" w:oddHBand="1" w:evenHBand="0" w:firstRowFirstColumn="0" w:firstRowLastColumn="0" w:lastRowFirstColumn="0" w:lastRowLastColumn="0"/>
              <w:rPr>
                <w:szCs w:val="22"/>
              </w:rPr>
            </w:pPr>
            <w:r>
              <w:rPr>
                <w:szCs w:val="22"/>
              </w:rPr>
              <w:t xml:space="preserve">El menú </w:t>
            </w:r>
            <w:proofErr w:type="spellStart"/>
            <w:r>
              <w:rPr>
                <w:b/>
                <w:bCs/>
                <w:szCs w:val="22"/>
              </w:rPr>
              <w:t>tools</w:t>
            </w:r>
            <w:proofErr w:type="spellEnd"/>
            <w:r>
              <w:rPr>
                <w:b/>
                <w:bCs/>
                <w:szCs w:val="22"/>
              </w:rPr>
              <w:t xml:space="preserve"> </w:t>
            </w:r>
            <w:r>
              <w:rPr>
                <w:szCs w:val="22"/>
              </w:rPr>
              <w:t>(el JSON Schema del Paso 3 del documento de herramientas)</w:t>
            </w:r>
          </w:p>
        </w:tc>
        <w:tc>
          <w:tcPr>
            <w:tcW w:w="3597" w:type="dxa"/>
          </w:tcPr>
          <w:p w14:paraId="64E2415D" w14:textId="2C1DFC10" w:rsidR="0055739D" w:rsidRDefault="007E7147" w:rsidP="009C4325">
            <w:pPr>
              <w:cnfStyle w:val="000000100000" w:firstRow="0" w:lastRow="0" w:firstColumn="0" w:lastColumn="0" w:oddVBand="0" w:evenVBand="0" w:oddHBand="1" w:evenHBand="0" w:firstRowFirstColumn="0" w:firstRowLastColumn="0" w:lastRowFirstColumn="0" w:lastRowLastColumn="0"/>
              <w:rPr>
                <w:szCs w:val="22"/>
              </w:rPr>
            </w:pPr>
            <w:r>
              <w:rPr>
                <w:szCs w:val="22"/>
              </w:rPr>
              <w:t>En el mensaje de sistema: “responde SOLO con este JSON”</w:t>
            </w:r>
          </w:p>
        </w:tc>
      </w:tr>
      <w:tr w:rsidR="0055739D" w14:paraId="3FD927CA" w14:textId="77777777" w:rsidTr="009011C5">
        <w:tc>
          <w:tcPr>
            <w:cnfStyle w:val="001000000000" w:firstRow="0" w:lastRow="0" w:firstColumn="1" w:lastColumn="0" w:oddVBand="0" w:evenVBand="0" w:oddHBand="0" w:evenHBand="0" w:firstRowFirstColumn="0" w:firstRowLastColumn="0" w:lastRowFirstColumn="0" w:lastRowLastColumn="0"/>
            <w:tcW w:w="3596" w:type="dxa"/>
          </w:tcPr>
          <w:p w14:paraId="31514082" w14:textId="5B259EDB" w:rsidR="0055739D" w:rsidRDefault="00BE40DF" w:rsidP="009C4325">
            <w:pPr>
              <w:rPr>
                <w:szCs w:val="22"/>
              </w:rPr>
            </w:pPr>
            <w:r w:rsidRPr="00BE40DF">
              <w:rPr>
                <w:szCs w:val="22"/>
              </w:rPr>
              <w:t>Qué devuelve el modelo</w:t>
            </w:r>
          </w:p>
        </w:tc>
        <w:tc>
          <w:tcPr>
            <w:tcW w:w="3597" w:type="dxa"/>
          </w:tcPr>
          <w:p w14:paraId="15247E11" w14:textId="28C7F71C" w:rsidR="0055739D" w:rsidRDefault="00EC281D" w:rsidP="009C4325">
            <w:pPr>
              <w:cnfStyle w:val="000000000000" w:firstRow="0" w:lastRow="0" w:firstColumn="0" w:lastColumn="0" w:oddVBand="0" w:evenVBand="0" w:oddHBand="0" w:evenHBand="0" w:firstRowFirstColumn="0" w:firstRowLastColumn="0" w:lastRowFirstColumn="0" w:lastRowLastColumn="0"/>
              <w:rPr>
                <w:szCs w:val="22"/>
              </w:rPr>
            </w:pPr>
            <w:r w:rsidRPr="00EC281D">
              <w:rPr>
                <w:szCs w:val="22"/>
              </w:rPr>
              <w:t xml:space="preserve">Una petición </w:t>
            </w:r>
            <w:r w:rsidRPr="00EC281D">
              <w:rPr>
                <w:b/>
                <w:bCs/>
                <w:szCs w:val="22"/>
              </w:rPr>
              <w:t>(</w:t>
            </w:r>
            <w:proofErr w:type="spellStart"/>
            <w:r w:rsidRPr="00EC281D">
              <w:rPr>
                <w:b/>
                <w:bCs/>
                <w:szCs w:val="22"/>
              </w:rPr>
              <w:t>finish_reason</w:t>
            </w:r>
            <w:proofErr w:type="spellEnd"/>
            <w:r w:rsidRPr="00EC281D">
              <w:rPr>
                <w:b/>
                <w:bCs/>
                <w:szCs w:val="22"/>
              </w:rPr>
              <w:t xml:space="preserve"> == "</w:t>
            </w:r>
            <w:proofErr w:type="spellStart"/>
            <w:r w:rsidRPr="00EC281D">
              <w:rPr>
                <w:b/>
                <w:bCs/>
                <w:szCs w:val="22"/>
              </w:rPr>
              <w:t>tool_calls</w:t>
            </w:r>
            <w:proofErr w:type="spellEnd"/>
            <w:r w:rsidRPr="00EC281D">
              <w:rPr>
                <w:b/>
                <w:bCs/>
                <w:szCs w:val="22"/>
              </w:rPr>
              <w:t>")</w:t>
            </w:r>
            <w:r w:rsidRPr="00EC281D">
              <w:rPr>
                <w:szCs w:val="22"/>
              </w:rPr>
              <w:t xml:space="preserve"> con </w:t>
            </w:r>
            <w:r w:rsidRPr="00EC281D">
              <w:rPr>
                <w:b/>
                <w:bCs/>
                <w:szCs w:val="22"/>
              </w:rPr>
              <w:t>{"</w:t>
            </w:r>
            <w:proofErr w:type="spellStart"/>
            <w:r w:rsidRPr="00EC281D">
              <w:rPr>
                <w:b/>
                <w:bCs/>
                <w:szCs w:val="22"/>
              </w:rPr>
              <w:t>destination_city</w:t>
            </w:r>
            <w:proofErr w:type="spellEnd"/>
            <w:r w:rsidRPr="00EC281D">
              <w:rPr>
                <w:b/>
                <w:bCs/>
                <w:szCs w:val="22"/>
              </w:rPr>
              <w:t>": "London"}</w:t>
            </w:r>
            <w:r w:rsidRPr="00EC281D">
              <w:rPr>
                <w:szCs w:val="22"/>
              </w:rPr>
              <w:t xml:space="preserve"> como texto JSON en </w:t>
            </w:r>
            <w:proofErr w:type="spellStart"/>
            <w:r w:rsidRPr="00EC281D">
              <w:rPr>
                <w:b/>
                <w:bCs/>
                <w:szCs w:val="22"/>
              </w:rPr>
              <w:t>arguments</w:t>
            </w:r>
            <w:proofErr w:type="spellEnd"/>
          </w:p>
        </w:tc>
        <w:tc>
          <w:tcPr>
            <w:tcW w:w="3597" w:type="dxa"/>
          </w:tcPr>
          <w:p w14:paraId="3405068D" w14:textId="6542C6FD" w:rsidR="0055739D" w:rsidRPr="00EC281D" w:rsidRDefault="00EC281D" w:rsidP="009C4325">
            <w:pPr>
              <w:cnfStyle w:val="000000000000" w:firstRow="0" w:lastRow="0" w:firstColumn="0" w:lastColumn="0" w:oddVBand="0" w:evenVBand="0" w:oddHBand="0" w:evenHBand="0" w:firstRowFirstColumn="0" w:firstRowLastColumn="0" w:lastRowFirstColumn="0" w:lastRowLastColumn="0"/>
              <w:rPr>
                <w:b/>
                <w:bCs/>
                <w:szCs w:val="22"/>
              </w:rPr>
            </w:pPr>
            <w:r>
              <w:rPr>
                <w:szCs w:val="22"/>
              </w:rPr>
              <w:t xml:space="preserve">Texto que es un JSON: </w:t>
            </w:r>
            <w:r>
              <w:rPr>
                <w:b/>
                <w:bCs/>
                <w:szCs w:val="22"/>
              </w:rPr>
              <w:t>{“</w:t>
            </w:r>
            <w:proofErr w:type="spellStart"/>
            <w:r>
              <w:rPr>
                <w:b/>
                <w:bCs/>
                <w:szCs w:val="22"/>
              </w:rPr>
              <w:t>action</w:t>
            </w:r>
            <w:proofErr w:type="spellEnd"/>
            <w:r>
              <w:rPr>
                <w:b/>
                <w:bCs/>
                <w:szCs w:val="22"/>
              </w:rPr>
              <w:t>”</w:t>
            </w:r>
            <w:proofErr w:type="gramStart"/>
            <w:r>
              <w:rPr>
                <w:b/>
                <w:bCs/>
                <w:szCs w:val="22"/>
              </w:rPr>
              <w:t>:”get</w:t>
            </w:r>
            <w:proofErr w:type="gramEnd"/>
            <w:r>
              <w:rPr>
                <w:b/>
                <w:bCs/>
                <w:szCs w:val="22"/>
              </w:rPr>
              <w:t>_</w:t>
            </w:r>
            <w:proofErr w:type="gramStart"/>
            <w:r>
              <w:rPr>
                <w:b/>
                <w:bCs/>
                <w:szCs w:val="22"/>
              </w:rPr>
              <w:t>ticket</w:t>
            </w:r>
            <w:proofErr w:type="gramEnd"/>
            <w:r>
              <w:rPr>
                <w:b/>
                <w:bCs/>
                <w:szCs w:val="22"/>
              </w:rPr>
              <w:t>_</w:t>
            </w:r>
            <w:proofErr w:type="spellStart"/>
            <w:r>
              <w:rPr>
                <w:b/>
                <w:bCs/>
                <w:szCs w:val="22"/>
              </w:rPr>
              <w:t>price</w:t>
            </w:r>
            <w:proofErr w:type="spellEnd"/>
            <w:r>
              <w:rPr>
                <w:b/>
                <w:bCs/>
                <w:szCs w:val="22"/>
              </w:rPr>
              <w:t>”</w:t>
            </w:r>
            <w:proofErr w:type="gramStart"/>
            <w:r>
              <w:rPr>
                <w:b/>
                <w:bCs/>
                <w:szCs w:val="22"/>
              </w:rPr>
              <w:t>,”desination</w:t>
            </w:r>
            <w:proofErr w:type="gramEnd"/>
            <w:r>
              <w:rPr>
                <w:b/>
                <w:bCs/>
                <w:szCs w:val="22"/>
              </w:rPr>
              <w:t>_</w:t>
            </w:r>
            <w:proofErr w:type="spellStart"/>
            <w:r>
              <w:rPr>
                <w:b/>
                <w:bCs/>
                <w:szCs w:val="22"/>
              </w:rPr>
              <w:t>city</w:t>
            </w:r>
            <w:proofErr w:type="spellEnd"/>
            <w:r>
              <w:rPr>
                <w:b/>
                <w:bCs/>
                <w:szCs w:val="22"/>
              </w:rPr>
              <w:t>”</w:t>
            </w:r>
            <w:proofErr w:type="gramStart"/>
            <w:r>
              <w:rPr>
                <w:b/>
                <w:bCs/>
                <w:szCs w:val="22"/>
              </w:rPr>
              <w:t>:”London</w:t>
            </w:r>
            <w:proofErr w:type="gramEnd"/>
            <w:r>
              <w:rPr>
                <w:b/>
                <w:bCs/>
                <w:szCs w:val="22"/>
              </w:rPr>
              <w:t>”}</w:t>
            </w:r>
          </w:p>
        </w:tc>
      </w:tr>
      <w:tr w:rsidR="00EC281D" w14:paraId="577A06E7" w14:textId="77777777" w:rsidTr="00901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0E5822E" w14:textId="525C5CCC" w:rsidR="00EC281D" w:rsidRPr="00BE40DF" w:rsidRDefault="00EC281D" w:rsidP="009C4325">
            <w:pPr>
              <w:rPr>
                <w:szCs w:val="22"/>
              </w:rPr>
            </w:pPr>
            <w:r w:rsidRPr="00EC281D">
              <w:rPr>
                <w:szCs w:val="22"/>
              </w:rPr>
              <w:t>Qué hace tu código</w:t>
            </w:r>
          </w:p>
        </w:tc>
        <w:tc>
          <w:tcPr>
            <w:tcW w:w="3597" w:type="dxa"/>
          </w:tcPr>
          <w:p w14:paraId="4FBFCDD7" w14:textId="2089B8CF" w:rsidR="00EC281D" w:rsidRPr="00EC281D" w:rsidRDefault="00BE5542" w:rsidP="009C4325">
            <w:pPr>
              <w:cnfStyle w:val="000000100000" w:firstRow="0" w:lastRow="0" w:firstColumn="0" w:lastColumn="0" w:oddVBand="0" w:evenVBand="0" w:oddHBand="1" w:evenHBand="0" w:firstRowFirstColumn="0" w:firstRowLastColumn="0" w:lastRowFirstColumn="0" w:lastRowLastColumn="0"/>
              <w:rPr>
                <w:szCs w:val="22"/>
              </w:rPr>
            </w:pPr>
            <w:proofErr w:type="spellStart"/>
            <w:proofErr w:type="gramStart"/>
            <w:r w:rsidRPr="00BE5542">
              <w:rPr>
                <w:b/>
                <w:bCs/>
                <w:szCs w:val="22"/>
              </w:rPr>
              <w:t>json.loads</w:t>
            </w:r>
            <w:proofErr w:type="spellEnd"/>
            <w:proofErr w:type="gramEnd"/>
            <w:r w:rsidRPr="00BE5542">
              <w:rPr>
                <w:b/>
                <w:bCs/>
                <w:szCs w:val="22"/>
              </w:rPr>
              <w:t>(</w:t>
            </w:r>
            <w:proofErr w:type="spellStart"/>
            <w:r w:rsidRPr="00BE5542">
              <w:rPr>
                <w:b/>
                <w:bCs/>
                <w:szCs w:val="22"/>
              </w:rPr>
              <w:t>arguments</w:t>
            </w:r>
            <w:proofErr w:type="spellEnd"/>
            <w:r w:rsidRPr="00BE5542">
              <w:rPr>
                <w:b/>
                <w:bCs/>
                <w:szCs w:val="22"/>
              </w:rPr>
              <w:t>)</w:t>
            </w:r>
            <w:r w:rsidRPr="00BE5542">
              <w:rPr>
                <w:szCs w:val="22"/>
              </w:rPr>
              <w:t xml:space="preserve"> y ejecuta la función</w:t>
            </w:r>
          </w:p>
        </w:tc>
        <w:tc>
          <w:tcPr>
            <w:tcW w:w="3597" w:type="dxa"/>
          </w:tcPr>
          <w:p w14:paraId="0C48949D" w14:textId="7FCD7E9B" w:rsidR="00EC281D" w:rsidRDefault="00BE5542" w:rsidP="009C4325">
            <w:pPr>
              <w:cnfStyle w:val="000000100000" w:firstRow="0" w:lastRow="0" w:firstColumn="0" w:lastColumn="0" w:oddVBand="0" w:evenVBand="0" w:oddHBand="1" w:evenHBand="0" w:firstRowFirstColumn="0" w:firstRowLastColumn="0" w:lastRowFirstColumn="0" w:lastRowLastColumn="0"/>
              <w:rPr>
                <w:szCs w:val="22"/>
              </w:rPr>
            </w:pPr>
            <w:proofErr w:type="spellStart"/>
            <w:proofErr w:type="gramStart"/>
            <w:r w:rsidRPr="00BE5542">
              <w:rPr>
                <w:b/>
                <w:bCs/>
                <w:szCs w:val="22"/>
              </w:rPr>
              <w:t>json.loads</w:t>
            </w:r>
            <w:proofErr w:type="spellEnd"/>
            <w:proofErr w:type="gramEnd"/>
            <w:r w:rsidRPr="00BE5542">
              <w:rPr>
                <w:b/>
                <w:bCs/>
                <w:szCs w:val="22"/>
              </w:rPr>
              <w:t>(</w:t>
            </w:r>
            <w:proofErr w:type="spellStart"/>
            <w:r w:rsidRPr="00BE5542">
              <w:rPr>
                <w:b/>
                <w:bCs/>
                <w:szCs w:val="22"/>
              </w:rPr>
              <w:t>reply</w:t>
            </w:r>
            <w:proofErr w:type="spellEnd"/>
            <w:r w:rsidRPr="00BE5542">
              <w:rPr>
                <w:b/>
                <w:bCs/>
                <w:szCs w:val="22"/>
              </w:rPr>
              <w:t>)</w:t>
            </w:r>
            <w:r w:rsidRPr="00BE5542">
              <w:rPr>
                <w:szCs w:val="22"/>
              </w:rPr>
              <w:t xml:space="preserve"> y ejecuta la función</w:t>
            </w:r>
          </w:p>
        </w:tc>
      </w:tr>
    </w:tbl>
    <w:p w14:paraId="535AF72F" w14:textId="77777777" w:rsidR="0055739D" w:rsidRPr="0055739D" w:rsidRDefault="0055739D" w:rsidP="009C4325">
      <w:pPr>
        <w:rPr>
          <w:szCs w:val="22"/>
        </w:rPr>
      </w:pPr>
    </w:p>
    <w:p w14:paraId="4A46211C" w14:textId="77777777" w:rsidR="00BE5542" w:rsidRPr="00BE5542" w:rsidRDefault="00BE5542" w:rsidP="00BE5542">
      <w:pPr>
        <w:rPr>
          <w:szCs w:val="22"/>
        </w:rPr>
      </w:pPr>
      <w:r w:rsidRPr="00BE5542">
        <w:rPr>
          <w:szCs w:val="22"/>
        </w:rPr>
        <w:t xml:space="preserve">En los dos casos pasa lo mismo: </w:t>
      </w:r>
      <w:r w:rsidRPr="00BE5542">
        <w:rPr>
          <w:b/>
          <w:bCs/>
          <w:szCs w:val="22"/>
        </w:rPr>
        <w:t>el LLM escribe texto con forma de JSON y tu código lo interpreta</w:t>
      </w:r>
      <w:r w:rsidRPr="00BE5542">
        <w:rPr>
          <w:szCs w:val="22"/>
        </w:rPr>
        <w:t xml:space="preserve"> para decidir qué hacer. Por eso el profesor dice que son "básicamente lo mismo". Con salida JSON a mano, el código sería así:</w:t>
      </w:r>
    </w:p>
    <w:p w14:paraId="0B9FBEC7" w14:textId="229EDE69" w:rsidR="005A3914" w:rsidRDefault="009364E2" w:rsidP="009C4325">
      <w:pPr>
        <w:rPr>
          <w:szCs w:val="22"/>
        </w:rPr>
      </w:pPr>
      <w:r w:rsidRPr="009364E2">
        <w:rPr>
          <w:noProof/>
          <w:szCs w:val="22"/>
        </w:rPr>
        <w:lastRenderedPageBreak/>
        <w:drawing>
          <wp:inline distT="0" distB="0" distL="0" distR="0" wp14:anchorId="7374A523" wp14:editId="68CB2895">
            <wp:extent cx="4974167" cy="1979073"/>
            <wp:effectExtent l="38100" t="38100" r="36195" b="40640"/>
            <wp:docPr id="97164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4558" name=""/>
                    <pic:cNvPicPr/>
                  </pic:nvPicPr>
                  <pic:blipFill>
                    <a:blip r:embed="rId899"/>
                    <a:stretch>
                      <a:fillRect/>
                    </a:stretch>
                  </pic:blipFill>
                  <pic:spPr>
                    <a:xfrm>
                      <a:off x="0" y="0"/>
                      <a:ext cx="4984886" cy="1983338"/>
                    </a:xfrm>
                    <a:prstGeom prst="rect">
                      <a:avLst/>
                    </a:prstGeom>
                    <a:ln w="28575">
                      <a:solidFill>
                        <a:srgbClr val="EE0000"/>
                      </a:solidFill>
                    </a:ln>
                  </pic:spPr>
                </pic:pic>
              </a:graphicData>
            </a:graphic>
          </wp:inline>
        </w:drawing>
      </w:r>
      <w:r w:rsidR="005508ED" w:rsidRPr="005508ED">
        <w:rPr>
          <w:noProof/>
          <w:szCs w:val="22"/>
        </w:rPr>
        <w:drawing>
          <wp:inline distT="0" distB="0" distL="0" distR="0" wp14:anchorId="56B20B35" wp14:editId="2B46CC6E">
            <wp:extent cx="5001683" cy="2526983"/>
            <wp:effectExtent l="38100" t="38100" r="46990" b="45085"/>
            <wp:docPr id="1402800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00753" name=""/>
                    <pic:cNvPicPr/>
                  </pic:nvPicPr>
                  <pic:blipFill>
                    <a:blip r:embed="rId900"/>
                    <a:stretch>
                      <a:fillRect/>
                    </a:stretch>
                  </pic:blipFill>
                  <pic:spPr>
                    <a:xfrm>
                      <a:off x="0" y="0"/>
                      <a:ext cx="5012000" cy="2532196"/>
                    </a:xfrm>
                    <a:prstGeom prst="rect">
                      <a:avLst/>
                    </a:prstGeom>
                    <a:ln w="28575">
                      <a:solidFill>
                        <a:srgbClr val="EE0000"/>
                      </a:solidFill>
                    </a:ln>
                  </pic:spPr>
                </pic:pic>
              </a:graphicData>
            </a:graphic>
          </wp:inline>
        </w:drawing>
      </w:r>
    </w:p>
    <w:p w14:paraId="62E741D9" w14:textId="77777777" w:rsidR="00D0589C" w:rsidRPr="00D0589C" w:rsidRDefault="00D0589C" w:rsidP="00D0589C">
      <w:pPr>
        <w:rPr>
          <w:szCs w:val="22"/>
        </w:rPr>
      </w:pPr>
      <w:r w:rsidRPr="00D0589C">
        <w:rPr>
          <w:szCs w:val="22"/>
        </w:rPr>
        <w:t xml:space="preserve">La diferencia práctica: con herramientas, la API se encarga del formato (esquema, </w:t>
      </w:r>
      <w:proofErr w:type="spellStart"/>
      <w:r w:rsidRPr="00D0589C">
        <w:rPr>
          <w:b/>
          <w:bCs/>
          <w:szCs w:val="22"/>
        </w:rPr>
        <w:t>finish_reason</w:t>
      </w:r>
      <w:proofErr w:type="spellEnd"/>
      <w:r w:rsidRPr="00D0589C">
        <w:rPr>
          <w:szCs w:val="22"/>
        </w:rPr>
        <w:t xml:space="preserve">, </w:t>
      </w:r>
      <w:proofErr w:type="spellStart"/>
      <w:r w:rsidRPr="00D0589C">
        <w:rPr>
          <w:szCs w:val="22"/>
        </w:rPr>
        <w:t>ids</w:t>
      </w:r>
      <w:proofErr w:type="spellEnd"/>
      <w:r w:rsidRPr="00D0589C">
        <w:rPr>
          <w:szCs w:val="22"/>
        </w:rPr>
        <w:t xml:space="preserve">); con JSON a mano lo validas tú. Por ejemplo, si el modelo envuelve el JSON en un bloque de código o agrega una frase, </w:t>
      </w:r>
      <w:proofErr w:type="spellStart"/>
      <w:proofErr w:type="gramStart"/>
      <w:r w:rsidRPr="00D0589C">
        <w:rPr>
          <w:b/>
          <w:bCs/>
          <w:szCs w:val="22"/>
        </w:rPr>
        <w:t>json.loads</w:t>
      </w:r>
      <w:proofErr w:type="spellEnd"/>
      <w:proofErr w:type="gramEnd"/>
      <w:r w:rsidRPr="00D0589C">
        <w:rPr>
          <w:szCs w:val="22"/>
        </w:rPr>
        <w:t xml:space="preserve"> falla, así que hay que manejar ese caso (lo comprobé con una respuesta simulada). Las </w:t>
      </w:r>
      <w:proofErr w:type="spellStart"/>
      <w:r w:rsidRPr="00D0589C">
        <w:rPr>
          <w:szCs w:val="22"/>
        </w:rPr>
        <w:t>APIs</w:t>
      </w:r>
      <w:proofErr w:type="spellEnd"/>
      <w:r w:rsidRPr="00D0589C">
        <w:rPr>
          <w:szCs w:val="22"/>
        </w:rPr>
        <w:t xml:space="preserve"> ofrecen un modo JSON (como </w:t>
      </w:r>
      <w:proofErr w:type="spellStart"/>
      <w:r w:rsidRPr="00D0589C">
        <w:rPr>
          <w:b/>
          <w:bCs/>
          <w:szCs w:val="22"/>
        </w:rPr>
        <w:t>response_format</w:t>
      </w:r>
      <w:proofErr w:type="spellEnd"/>
      <w:r w:rsidRPr="00D0589C">
        <w:rPr>
          <w:szCs w:val="22"/>
        </w:rPr>
        <w:t xml:space="preserve">, que viste en la semana 1) para que el texto sea un JSON válido; no revisé si Gemini lo acepta igual. El código de arriba lo probé con el SDK real de </w:t>
      </w:r>
      <w:proofErr w:type="spellStart"/>
      <w:r w:rsidRPr="00D0589C">
        <w:rPr>
          <w:szCs w:val="22"/>
        </w:rPr>
        <w:t>OpenAI</w:t>
      </w:r>
      <w:proofErr w:type="spellEnd"/>
      <w:r w:rsidRPr="00D0589C">
        <w:rPr>
          <w:szCs w:val="22"/>
        </w:rPr>
        <w:t xml:space="preserve"> y un modelo simulado, no con Gemini.</w:t>
      </w:r>
    </w:p>
    <w:p w14:paraId="12804434" w14:textId="77777777" w:rsidR="00E87734" w:rsidRDefault="00E87734" w:rsidP="00E87734">
      <w:pPr>
        <w:rPr>
          <w:b/>
          <w:bCs/>
          <w:sz w:val="24"/>
          <w:highlight w:val="yellow"/>
        </w:rPr>
      </w:pPr>
    </w:p>
    <w:p w14:paraId="748E2AC3" w14:textId="77777777" w:rsidR="00E87734" w:rsidRDefault="00E87734" w:rsidP="00E87734">
      <w:pPr>
        <w:rPr>
          <w:b/>
          <w:bCs/>
          <w:sz w:val="24"/>
          <w:highlight w:val="yellow"/>
        </w:rPr>
      </w:pPr>
    </w:p>
    <w:p w14:paraId="09E144C0" w14:textId="77777777" w:rsidR="00E87734" w:rsidRDefault="00E87734" w:rsidP="00E87734">
      <w:pPr>
        <w:rPr>
          <w:b/>
          <w:bCs/>
          <w:sz w:val="24"/>
          <w:highlight w:val="yellow"/>
        </w:rPr>
      </w:pPr>
    </w:p>
    <w:p w14:paraId="6EB5F5A9" w14:textId="77777777" w:rsidR="00E87734" w:rsidRDefault="00E87734" w:rsidP="00E87734">
      <w:pPr>
        <w:rPr>
          <w:b/>
          <w:bCs/>
          <w:sz w:val="24"/>
          <w:highlight w:val="yellow"/>
        </w:rPr>
      </w:pPr>
    </w:p>
    <w:p w14:paraId="35C72744" w14:textId="77777777" w:rsidR="00E87734" w:rsidRDefault="00E87734" w:rsidP="00E87734">
      <w:pPr>
        <w:rPr>
          <w:b/>
          <w:bCs/>
          <w:sz w:val="24"/>
          <w:highlight w:val="yellow"/>
        </w:rPr>
      </w:pPr>
    </w:p>
    <w:p w14:paraId="3439B44E" w14:textId="77777777" w:rsidR="00E87734" w:rsidRDefault="00E87734" w:rsidP="00E87734">
      <w:pPr>
        <w:rPr>
          <w:b/>
          <w:bCs/>
          <w:sz w:val="24"/>
          <w:highlight w:val="yellow"/>
        </w:rPr>
      </w:pPr>
    </w:p>
    <w:p w14:paraId="7BAC888C" w14:textId="77777777" w:rsidR="00E87734" w:rsidRDefault="00E87734" w:rsidP="00E87734">
      <w:pPr>
        <w:rPr>
          <w:b/>
          <w:bCs/>
          <w:sz w:val="24"/>
          <w:highlight w:val="yellow"/>
        </w:rPr>
      </w:pPr>
    </w:p>
    <w:p w14:paraId="72A2647D" w14:textId="77777777" w:rsidR="00E87734" w:rsidRDefault="00E87734" w:rsidP="00E87734">
      <w:pPr>
        <w:rPr>
          <w:b/>
          <w:bCs/>
          <w:sz w:val="24"/>
          <w:highlight w:val="yellow"/>
        </w:rPr>
      </w:pPr>
    </w:p>
    <w:p w14:paraId="29EA8C94" w14:textId="77777777" w:rsidR="00E87734" w:rsidRDefault="00E87734" w:rsidP="00E87734">
      <w:pPr>
        <w:rPr>
          <w:b/>
          <w:bCs/>
          <w:sz w:val="24"/>
          <w:highlight w:val="yellow"/>
        </w:rPr>
      </w:pPr>
    </w:p>
    <w:p w14:paraId="356ED05C" w14:textId="77777777" w:rsidR="00E87734" w:rsidRDefault="00E87734" w:rsidP="00E87734">
      <w:pPr>
        <w:rPr>
          <w:b/>
          <w:bCs/>
          <w:sz w:val="24"/>
          <w:highlight w:val="yellow"/>
        </w:rPr>
      </w:pPr>
    </w:p>
    <w:p w14:paraId="2BB98F46" w14:textId="6CD1531F" w:rsidR="00E87734" w:rsidRPr="00E87734" w:rsidRDefault="00E87734" w:rsidP="00E87734">
      <w:pPr>
        <w:rPr>
          <w:b/>
          <w:bCs/>
          <w:sz w:val="24"/>
        </w:rPr>
      </w:pPr>
      <w:r w:rsidRPr="00E87734">
        <w:rPr>
          <w:b/>
          <w:bCs/>
          <w:sz w:val="24"/>
          <w:highlight w:val="yellow"/>
        </w:rPr>
        <w:lastRenderedPageBreak/>
        <w:t>2. Lo que se construye hoy</w:t>
      </w:r>
    </w:p>
    <w:p w14:paraId="1E97EEAC" w14:textId="3E92A725" w:rsidR="005A3914" w:rsidRDefault="00E87734">
      <w:pPr>
        <w:rPr>
          <w:szCs w:val="22"/>
        </w:rPr>
      </w:pPr>
      <w:r w:rsidRPr="005A3914">
        <w:rPr>
          <w:noProof/>
          <w:szCs w:val="22"/>
        </w:rPr>
        <w:drawing>
          <wp:inline distT="0" distB="0" distL="0" distR="0" wp14:anchorId="2DD05B34" wp14:editId="2D47A7E4">
            <wp:extent cx="5405967" cy="2674451"/>
            <wp:effectExtent l="38100" t="38100" r="42545" b="31115"/>
            <wp:docPr id="943410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10748" name=""/>
                    <pic:cNvPicPr/>
                  </pic:nvPicPr>
                  <pic:blipFill>
                    <a:blip r:embed="rId901"/>
                    <a:stretch>
                      <a:fillRect/>
                    </a:stretch>
                  </pic:blipFill>
                  <pic:spPr>
                    <a:xfrm>
                      <a:off x="0" y="0"/>
                      <a:ext cx="5420378" cy="2681580"/>
                    </a:xfrm>
                    <a:prstGeom prst="rect">
                      <a:avLst/>
                    </a:prstGeom>
                    <a:ln w="38100">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2697"/>
        <w:gridCol w:w="2697"/>
        <w:gridCol w:w="2698"/>
        <w:gridCol w:w="2698"/>
      </w:tblGrid>
      <w:tr w:rsidR="00E87734" w14:paraId="3204DBF9" w14:textId="77777777" w:rsidTr="00E41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40C54530" w14:textId="6888A622" w:rsidR="00E87734" w:rsidRPr="00E87734" w:rsidRDefault="00E87734">
            <w:pPr>
              <w:rPr>
                <w:b w:val="0"/>
                <w:bCs w:val="0"/>
                <w:szCs w:val="22"/>
              </w:rPr>
            </w:pPr>
            <w:r w:rsidRPr="00E87734">
              <w:rPr>
                <w:b w:val="0"/>
                <w:bCs w:val="0"/>
                <w:szCs w:val="22"/>
              </w:rPr>
              <w:t>#</w:t>
            </w:r>
          </w:p>
        </w:tc>
        <w:tc>
          <w:tcPr>
            <w:tcW w:w="2697" w:type="dxa"/>
          </w:tcPr>
          <w:p w14:paraId="6AFC148E" w14:textId="17DC2A0C" w:rsidR="00E87734" w:rsidRPr="00E87734" w:rsidRDefault="00E87734">
            <w:pPr>
              <w:cnfStyle w:val="100000000000" w:firstRow="1" w:lastRow="0" w:firstColumn="0" w:lastColumn="0" w:oddVBand="0" w:evenVBand="0" w:oddHBand="0" w:evenHBand="0" w:firstRowFirstColumn="0" w:firstRowLastColumn="0" w:lastRowFirstColumn="0" w:lastRowLastColumn="0"/>
              <w:rPr>
                <w:b w:val="0"/>
                <w:bCs w:val="0"/>
                <w:szCs w:val="22"/>
              </w:rPr>
            </w:pPr>
            <w:proofErr w:type="spellStart"/>
            <w:r w:rsidRPr="00E87734">
              <w:rPr>
                <w:b w:val="0"/>
                <w:bCs w:val="0"/>
                <w:szCs w:val="22"/>
              </w:rPr>
              <w:t>Titulo</w:t>
            </w:r>
            <w:proofErr w:type="spellEnd"/>
            <w:r w:rsidRPr="00E87734">
              <w:rPr>
                <w:b w:val="0"/>
                <w:bCs w:val="0"/>
                <w:szCs w:val="22"/>
              </w:rPr>
              <w:t xml:space="preserve"> de la diapositiva </w:t>
            </w:r>
          </w:p>
        </w:tc>
        <w:tc>
          <w:tcPr>
            <w:tcW w:w="2698" w:type="dxa"/>
          </w:tcPr>
          <w:p w14:paraId="63AD8EC9" w14:textId="0C72C3DB" w:rsidR="00E87734" w:rsidRPr="00E87734" w:rsidRDefault="00E87734">
            <w:pPr>
              <w:cnfStyle w:val="100000000000" w:firstRow="1" w:lastRow="0" w:firstColumn="0" w:lastColumn="0" w:oddVBand="0" w:evenVBand="0" w:oddHBand="0" w:evenHBand="0" w:firstRowFirstColumn="0" w:firstRowLastColumn="0" w:lastRowFirstColumn="0" w:lastRowLastColumn="0"/>
              <w:rPr>
                <w:b w:val="0"/>
                <w:bCs w:val="0"/>
                <w:szCs w:val="22"/>
              </w:rPr>
            </w:pPr>
            <w:r w:rsidRPr="00E87734">
              <w:rPr>
                <w:b w:val="0"/>
                <w:bCs w:val="0"/>
                <w:szCs w:val="22"/>
              </w:rPr>
              <w:t>Subtitulo</w:t>
            </w:r>
          </w:p>
        </w:tc>
        <w:tc>
          <w:tcPr>
            <w:tcW w:w="2698" w:type="dxa"/>
          </w:tcPr>
          <w:p w14:paraId="144B90F6" w14:textId="6E8CC73C" w:rsidR="00E87734" w:rsidRPr="00E87734" w:rsidRDefault="00E87734">
            <w:pPr>
              <w:cnfStyle w:val="100000000000" w:firstRow="1" w:lastRow="0" w:firstColumn="0" w:lastColumn="0" w:oddVBand="0" w:evenVBand="0" w:oddHBand="0" w:evenHBand="0" w:firstRowFirstColumn="0" w:firstRowLastColumn="0" w:lastRowFirstColumn="0" w:lastRowLastColumn="0"/>
              <w:rPr>
                <w:b w:val="0"/>
                <w:bCs w:val="0"/>
                <w:szCs w:val="22"/>
              </w:rPr>
            </w:pPr>
            <w:r w:rsidRPr="00E87734">
              <w:rPr>
                <w:b w:val="0"/>
                <w:bCs w:val="0"/>
                <w:szCs w:val="22"/>
              </w:rPr>
              <w:t>Que es concreto</w:t>
            </w:r>
          </w:p>
        </w:tc>
      </w:tr>
      <w:tr w:rsidR="00E87734" w14:paraId="09D7C00F" w14:textId="77777777" w:rsidTr="00E41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7F77B88B" w14:textId="29C43C1D" w:rsidR="00E87734" w:rsidRDefault="00E87734">
            <w:pPr>
              <w:rPr>
                <w:szCs w:val="22"/>
              </w:rPr>
            </w:pPr>
            <w:r>
              <w:rPr>
                <w:szCs w:val="22"/>
              </w:rPr>
              <w:t>1</w:t>
            </w:r>
          </w:p>
        </w:tc>
        <w:tc>
          <w:tcPr>
            <w:tcW w:w="2697" w:type="dxa"/>
          </w:tcPr>
          <w:p w14:paraId="2EEFAB93" w14:textId="028A4CBE" w:rsidR="00E87734" w:rsidRPr="00E4185F" w:rsidRDefault="00E87734">
            <w:pPr>
              <w:cnfStyle w:val="000000100000" w:firstRow="0" w:lastRow="0" w:firstColumn="0" w:lastColumn="0" w:oddVBand="0" w:evenVBand="0" w:oddHBand="1" w:evenHBand="0" w:firstRowFirstColumn="0" w:firstRowLastColumn="0" w:lastRowFirstColumn="0" w:lastRowLastColumn="0"/>
              <w:rPr>
                <w:b/>
                <w:bCs/>
                <w:szCs w:val="22"/>
              </w:rPr>
            </w:pPr>
            <w:proofErr w:type="spellStart"/>
            <w:r w:rsidRPr="00E4185F">
              <w:rPr>
                <w:b/>
                <w:bCs/>
                <w:szCs w:val="22"/>
              </w:rPr>
              <w:t>Image</w:t>
            </w:r>
            <w:proofErr w:type="spellEnd"/>
            <w:r w:rsidRPr="00E4185F">
              <w:rPr>
                <w:b/>
                <w:bCs/>
                <w:szCs w:val="22"/>
              </w:rPr>
              <w:t xml:space="preserve"> </w:t>
            </w:r>
            <w:proofErr w:type="spellStart"/>
            <w:r w:rsidRPr="00E4185F">
              <w:rPr>
                <w:b/>
                <w:bCs/>
                <w:szCs w:val="22"/>
              </w:rPr>
              <w:t>Generation</w:t>
            </w:r>
            <w:proofErr w:type="spellEnd"/>
          </w:p>
        </w:tc>
        <w:tc>
          <w:tcPr>
            <w:tcW w:w="2698" w:type="dxa"/>
          </w:tcPr>
          <w:p w14:paraId="3B9602A4" w14:textId="6A26F232" w:rsidR="00E87734" w:rsidRDefault="00750601">
            <w:pPr>
              <w:cnfStyle w:val="000000100000" w:firstRow="0" w:lastRow="0" w:firstColumn="0" w:lastColumn="0" w:oddVBand="0" w:evenVBand="0" w:oddHBand="1" w:evenHBand="0" w:firstRowFirstColumn="0" w:firstRowLastColumn="0" w:lastRowFirstColumn="0" w:lastRowLastColumn="0"/>
              <w:rPr>
                <w:szCs w:val="22"/>
              </w:rPr>
            </w:pPr>
            <w:r w:rsidRPr="00750601">
              <w:rPr>
                <w:szCs w:val="22"/>
              </w:rPr>
              <w:t xml:space="preserve">Usar la interfaz de </w:t>
            </w:r>
            <w:proofErr w:type="spellStart"/>
            <w:r w:rsidRPr="00750601">
              <w:rPr>
                <w:szCs w:val="22"/>
              </w:rPr>
              <w:t>OpenAI</w:t>
            </w:r>
            <w:proofErr w:type="spellEnd"/>
            <w:r w:rsidRPr="00750601">
              <w:rPr>
                <w:szCs w:val="22"/>
              </w:rPr>
              <w:t xml:space="preserve"> para generar imágenes</w:t>
            </w:r>
          </w:p>
        </w:tc>
        <w:tc>
          <w:tcPr>
            <w:tcW w:w="2698" w:type="dxa"/>
          </w:tcPr>
          <w:p w14:paraId="04F01810" w14:textId="70149A66" w:rsidR="00E87734" w:rsidRDefault="00750601">
            <w:pPr>
              <w:cnfStyle w:val="000000100000" w:firstRow="0" w:lastRow="0" w:firstColumn="0" w:lastColumn="0" w:oddVBand="0" w:evenVBand="0" w:oddHBand="1" w:evenHBand="0" w:firstRowFirstColumn="0" w:firstRowLastColumn="0" w:lastRowFirstColumn="0" w:lastRowLastColumn="0"/>
              <w:rPr>
                <w:szCs w:val="22"/>
              </w:rPr>
            </w:pPr>
            <w:r w:rsidRPr="00750601">
              <w:rPr>
                <w:szCs w:val="22"/>
              </w:rPr>
              <w:t xml:space="preserve">Una llamada a un modelo de </w:t>
            </w:r>
            <w:r w:rsidRPr="00750601">
              <w:rPr>
                <w:b/>
                <w:bCs/>
                <w:szCs w:val="22"/>
              </w:rPr>
              <w:t>imágenes</w:t>
            </w:r>
            <w:r w:rsidRPr="00750601">
              <w:rPr>
                <w:szCs w:val="22"/>
              </w:rPr>
              <w:t>, mostrada en la interfaz</w:t>
            </w:r>
          </w:p>
        </w:tc>
      </w:tr>
      <w:tr w:rsidR="00E87734" w14:paraId="7646F207" w14:textId="77777777" w:rsidTr="00E4185F">
        <w:tc>
          <w:tcPr>
            <w:cnfStyle w:val="001000000000" w:firstRow="0" w:lastRow="0" w:firstColumn="1" w:lastColumn="0" w:oddVBand="0" w:evenVBand="0" w:oddHBand="0" w:evenHBand="0" w:firstRowFirstColumn="0" w:firstRowLastColumn="0" w:lastRowFirstColumn="0" w:lastRowLastColumn="0"/>
            <w:tcW w:w="2697" w:type="dxa"/>
          </w:tcPr>
          <w:p w14:paraId="34EFB34D" w14:textId="6167C608" w:rsidR="00E87734" w:rsidRDefault="00750601">
            <w:pPr>
              <w:rPr>
                <w:szCs w:val="22"/>
              </w:rPr>
            </w:pPr>
            <w:r>
              <w:rPr>
                <w:szCs w:val="22"/>
              </w:rPr>
              <w:t>2</w:t>
            </w:r>
          </w:p>
        </w:tc>
        <w:tc>
          <w:tcPr>
            <w:tcW w:w="2697" w:type="dxa"/>
          </w:tcPr>
          <w:p w14:paraId="6ABE5F1F" w14:textId="0A5CC450" w:rsidR="00E87734" w:rsidRPr="00E4185F" w:rsidRDefault="00750601">
            <w:pPr>
              <w:cnfStyle w:val="000000000000" w:firstRow="0" w:lastRow="0" w:firstColumn="0" w:lastColumn="0" w:oddVBand="0" w:evenVBand="0" w:oddHBand="0" w:evenHBand="0" w:firstRowFirstColumn="0" w:firstRowLastColumn="0" w:lastRowFirstColumn="0" w:lastRowLastColumn="0"/>
              <w:rPr>
                <w:b/>
                <w:bCs/>
                <w:szCs w:val="22"/>
              </w:rPr>
            </w:pPr>
            <w:proofErr w:type="spellStart"/>
            <w:r w:rsidRPr="00E4185F">
              <w:rPr>
                <w:b/>
                <w:bCs/>
                <w:szCs w:val="22"/>
              </w:rPr>
              <w:t>Make</w:t>
            </w:r>
            <w:proofErr w:type="spellEnd"/>
            <w:r w:rsidRPr="00E4185F">
              <w:rPr>
                <w:b/>
                <w:bCs/>
                <w:szCs w:val="22"/>
              </w:rPr>
              <w:t xml:space="preserve"> </w:t>
            </w:r>
            <w:proofErr w:type="spellStart"/>
            <w:r w:rsidRPr="00E4185F">
              <w:rPr>
                <w:b/>
                <w:bCs/>
                <w:szCs w:val="22"/>
              </w:rPr>
              <w:t>Separate</w:t>
            </w:r>
            <w:proofErr w:type="spellEnd"/>
            <w:r w:rsidRPr="00E4185F">
              <w:rPr>
                <w:b/>
                <w:bCs/>
                <w:szCs w:val="22"/>
              </w:rPr>
              <w:t xml:space="preserve"> LLM </w:t>
            </w:r>
            <w:proofErr w:type="spellStart"/>
            <w:r w:rsidRPr="00E4185F">
              <w:rPr>
                <w:b/>
                <w:bCs/>
                <w:szCs w:val="22"/>
              </w:rPr>
              <w:t>Calls</w:t>
            </w:r>
            <w:proofErr w:type="spellEnd"/>
          </w:p>
        </w:tc>
        <w:tc>
          <w:tcPr>
            <w:tcW w:w="2698" w:type="dxa"/>
          </w:tcPr>
          <w:p w14:paraId="24541369" w14:textId="1FC721B8" w:rsidR="00E87734" w:rsidRDefault="00750601">
            <w:pPr>
              <w:cnfStyle w:val="000000000000" w:firstRow="0" w:lastRow="0" w:firstColumn="0" w:lastColumn="0" w:oddVBand="0" w:evenVBand="0" w:oddHBand="0" w:evenHBand="0" w:firstRowFirstColumn="0" w:firstRowLastColumn="0" w:lastRowFirstColumn="0" w:lastRowLastColumn="0"/>
              <w:rPr>
                <w:szCs w:val="22"/>
              </w:rPr>
            </w:pPr>
            <w:r w:rsidRPr="00750601">
              <w:rPr>
                <w:szCs w:val="22"/>
              </w:rPr>
              <w:t>Crear agentes que generen sonido e imágenes</w:t>
            </w:r>
          </w:p>
        </w:tc>
        <w:tc>
          <w:tcPr>
            <w:tcW w:w="2698" w:type="dxa"/>
          </w:tcPr>
          <w:p w14:paraId="4879733E" w14:textId="741E4787" w:rsidR="00E87734" w:rsidRDefault="00750601">
            <w:pPr>
              <w:cnfStyle w:val="000000000000" w:firstRow="0" w:lastRow="0" w:firstColumn="0" w:lastColumn="0" w:oddVBand="0" w:evenVBand="0" w:oddHBand="0" w:evenHBand="0" w:firstRowFirstColumn="0" w:firstRowLastColumn="0" w:lastRowFirstColumn="0" w:lastRowLastColumn="0"/>
              <w:rPr>
                <w:szCs w:val="22"/>
              </w:rPr>
            </w:pPr>
            <w:r w:rsidRPr="00750601">
              <w:rPr>
                <w:szCs w:val="22"/>
              </w:rPr>
              <w:t xml:space="preserve">Llamadas </w:t>
            </w:r>
            <w:r w:rsidRPr="00750601">
              <w:rPr>
                <w:b/>
                <w:bCs/>
                <w:szCs w:val="22"/>
              </w:rPr>
              <w:t>separadas</w:t>
            </w:r>
            <w:r w:rsidRPr="00750601">
              <w:rPr>
                <w:szCs w:val="22"/>
              </w:rPr>
              <w:t>: una para la imagen, otra para la voz</w:t>
            </w:r>
          </w:p>
        </w:tc>
      </w:tr>
      <w:tr w:rsidR="00750601" w14:paraId="45E5EA9D" w14:textId="77777777" w:rsidTr="00E41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662CC5CD" w14:textId="11614A7B" w:rsidR="00750601" w:rsidRDefault="00750601">
            <w:pPr>
              <w:rPr>
                <w:szCs w:val="22"/>
              </w:rPr>
            </w:pPr>
            <w:r>
              <w:rPr>
                <w:szCs w:val="22"/>
              </w:rPr>
              <w:t>3</w:t>
            </w:r>
          </w:p>
        </w:tc>
        <w:tc>
          <w:tcPr>
            <w:tcW w:w="2697" w:type="dxa"/>
          </w:tcPr>
          <w:p w14:paraId="5EAD3A63" w14:textId="6AC0AFF6" w:rsidR="00750601" w:rsidRPr="00E4185F" w:rsidRDefault="00750601">
            <w:pPr>
              <w:cnfStyle w:val="000000100000" w:firstRow="0" w:lastRow="0" w:firstColumn="0" w:lastColumn="0" w:oddVBand="0" w:evenVBand="0" w:oddHBand="1" w:evenHBand="0" w:firstRowFirstColumn="0" w:firstRowLastColumn="0" w:lastRowFirstColumn="0" w:lastRowLastColumn="0"/>
              <w:rPr>
                <w:b/>
                <w:bCs/>
                <w:szCs w:val="22"/>
              </w:rPr>
            </w:pPr>
            <w:r w:rsidRPr="00E4185F">
              <w:rPr>
                <w:b/>
                <w:bCs/>
                <w:szCs w:val="22"/>
              </w:rPr>
              <w:t xml:space="preserve">Combine LLM </w:t>
            </w:r>
            <w:proofErr w:type="spellStart"/>
            <w:r w:rsidRPr="00E4185F">
              <w:rPr>
                <w:b/>
                <w:bCs/>
                <w:szCs w:val="22"/>
              </w:rPr>
              <w:t>calls</w:t>
            </w:r>
            <w:proofErr w:type="spellEnd"/>
            <w:r w:rsidRPr="00E4185F">
              <w:rPr>
                <w:b/>
                <w:bCs/>
                <w:szCs w:val="22"/>
              </w:rPr>
              <w:t xml:space="preserve"> </w:t>
            </w:r>
            <w:proofErr w:type="spellStart"/>
            <w:r w:rsidRPr="00E4185F">
              <w:rPr>
                <w:b/>
                <w:bCs/>
                <w:szCs w:val="22"/>
              </w:rPr>
              <w:t>into</w:t>
            </w:r>
            <w:proofErr w:type="spellEnd"/>
            <w:r w:rsidRPr="00E4185F">
              <w:rPr>
                <w:b/>
                <w:bCs/>
                <w:szCs w:val="22"/>
              </w:rPr>
              <w:t xml:space="preserve"> 1 </w:t>
            </w:r>
            <w:proofErr w:type="spellStart"/>
            <w:r w:rsidRPr="00E4185F">
              <w:rPr>
                <w:b/>
                <w:bCs/>
                <w:szCs w:val="22"/>
              </w:rPr>
              <w:t>solution</w:t>
            </w:r>
            <w:proofErr w:type="spellEnd"/>
          </w:p>
        </w:tc>
        <w:tc>
          <w:tcPr>
            <w:tcW w:w="2698" w:type="dxa"/>
          </w:tcPr>
          <w:p w14:paraId="36A5DDE7" w14:textId="5C0902B9" w:rsidR="00750601" w:rsidRPr="00750601" w:rsidRDefault="00E4185F">
            <w:pPr>
              <w:cnfStyle w:val="000000100000" w:firstRow="0" w:lastRow="0" w:firstColumn="0" w:lastColumn="0" w:oddVBand="0" w:evenVBand="0" w:oddHBand="1" w:evenHBand="0" w:firstRowFirstColumn="0" w:firstRowLastColumn="0" w:lastRowFirstColumn="0" w:lastRowLastColumn="0"/>
              <w:rPr>
                <w:szCs w:val="22"/>
              </w:rPr>
            </w:pPr>
            <w:r w:rsidRPr="00E4185F">
              <w:rPr>
                <w:szCs w:val="22"/>
              </w:rPr>
              <w:t>Enseñar a nuestro asistente a hablar y dibujar</w:t>
            </w:r>
          </w:p>
        </w:tc>
        <w:tc>
          <w:tcPr>
            <w:tcW w:w="2698" w:type="dxa"/>
          </w:tcPr>
          <w:p w14:paraId="143EBD03" w14:textId="1D8E95CF" w:rsidR="00750601" w:rsidRPr="00750601" w:rsidRDefault="00E4185F">
            <w:pPr>
              <w:cnfStyle w:val="000000100000" w:firstRow="0" w:lastRow="0" w:firstColumn="0" w:lastColumn="0" w:oddVBand="0" w:evenVBand="0" w:oddHBand="1" w:evenHBand="0" w:firstRowFirstColumn="0" w:firstRowLastColumn="0" w:lastRowFirstColumn="0" w:lastRowLastColumn="0"/>
              <w:rPr>
                <w:szCs w:val="22"/>
              </w:rPr>
            </w:pPr>
            <w:r w:rsidRPr="00E4185F">
              <w:rPr>
                <w:szCs w:val="22"/>
              </w:rPr>
              <w:t xml:space="preserve">Todo junto en </w:t>
            </w:r>
            <w:r w:rsidRPr="00E4185F">
              <w:rPr>
                <w:b/>
                <w:bCs/>
                <w:szCs w:val="22"/>
              </w:rPr>
              <w:t>una</w:t>
            </w:r>
            <w:r w:rsidRPr="00E4185F">
              <w:rPr>
                <w:szCs w:val="22"/>
              </w:rPr>
              <w:t xml:space="preserve"> aplicación</w:t>
            </w:r>
          </w:p>
        </w:tc>
      </w:tr>
    </w:tbl>
    <w:p w14:paraId="2AC450E0" w14:textId="77777777" w:rsidR="00E87734" w:rsidRDefault="00E87734">
      <w:pPr>
        <w:rPr>
          <w:szCs w:val="22"/>
        </w:rPr>
      </w:pPr>
    </w:p>
    <w:p w14:paraId="2BA5B4C9" w14:textId="7EE891A6" w:rsidR="00EB4B4A" w:rsidRDefault="00EB4B4A">
      <w:pPr>
        <w:rPr>
          <w:szCs w:val="22"/>
        </w:rPr>
      </w:pPr>
      <w:r>
        <w:rPr>
          <w:szCs w:val="22"/>
        </w:rPr>
        <w:t xml:space="preserve">Ojo con el nombre “agente” de la diapositiva: en el diseño que se construye, </w:t>
      </w:r>
      <w:r>
        <w:rPr>
          <w:b/>
          <w:bCs/>
          <w:szCs w:val="22"/>
        </w:rPr>
        <w:t xml:space="preserve">es tu código quien decide </w:t>
      </w:r>
      <w:r w:rsidR="00A60879">
        <w:rPr>
          <w:szCs w:val="22"/>
        </w:rPr>
        <w:t xml:space="preserve">llamar a la voz y a la imagen (el profesor lo dice: “no se trata de IA agentica completa, pero es un paso en esa dirección”). </w:t>
      </w:r>
      <w:r w:rsidR="00A60879" w:rsidRPr="004407B7">
        <w:rPr>
          <w:b/>
          <w:bCs/>
          <w:sz w:val="32"/>
          <w:szCs w:val="32"/>
        </w:rPr>
        <w:t>El LLM no elige llamar a la imagen.</w:t>
      </w:r>
    </w:p>
    <w:p w14:paraId="1F33B5AE" w14:textId="14479752" w:rsidR="00A60879" w:rsidRDefault="00A60879">
      <w:pPr>
        <w:rPr>
          <w:szCs w:val="22"/>
        </w:rPr>
      </w:pPr>
      <w:r>
        <w:rPr>
          <w:szCs w:val="22"/>
        </w:rPr>
        <w:t xml:space="preserve">      </w:t>
      </w:r>
    </w:p>
    <w:p w14:paraId="5388A93B" w14:textId="77777777" w:rsidR="00935312" w:rsidRDefault="00935312">
      <w:pPr>
        <w:rPr>
          <w:szCs w:val="22"/>
        </w:rPr>
      </w:pPr>
    </w:p>
    <w:p w14:paraId="3AE05DA8" w14:textId="4C75C5D4" w:rsidR="00935312" w:rsidRDefault="00935312">
      <w:pPr>
        <w:rPr>
          <w:szCs w:val="22"/>
        </w:rPr>
      </w:pPr>
      <w:r>
        <w:rPr>
          <w:szCs w:val="22"/>
        </w:rPr>
        <w:br w:type="page"/>
      </w:r>
    </w:p>
    <w:p w14:paraId="1251F89E" w14:textId="1556C6DC" w:rsidR="00935312" w:rsidRDefault="00935312" w:rsidP="00935312">
      <w:pPr>
        <w:pStyle w:val="Ttulo4"/>
        <w:rPr>
          <w:b/>
          <w:bCs/>
          <w:i w:val="0"/>
          <w:iCs w:val="0"/>
          <w:sz w:val="24"/>
        </w:rPr>
      </w:pPr>
      <w:r w:rsidRPr="00352A33">
        <w:rPr>
          <w:b/>
          <w:bCs/>
          <w:i w:val="0"/>
          <w:iCs w:val="0"/>
          <w:sz w:val="24"/>
          <w:highlight w:val="yellow"/>
        </w:rPr>
        <w:lastRenderedPageBreak/>
        <w:t xml:space="preserve">2.12.1.2 Repaso de </w:t>
      </w:r>
      <w:proofErr w:type="spellStart"/>
      <w:r w:rsidRPr="00352A33">
        <w:rPr>
          <w:b/>
          <w:bCs/>
          <w:i w:val="0"/>
          <w:iCs w:val="0"/>
          <w:sz w:val="24"/>
          <w:highlight w:val="yellow"/>
        </w:rPr>
        <w:t>FlightAI</w:t>
      </w:r>
      <w:proofErr w:type="spellEnd"/>
      <w:r w:rsidRPr="00352A33">
        <w:rPr>
          <w:b/>
          <w:bCs/>
          <w:i w:val="0"/>
          <w:iCs w:val="0"/>
          <w:sz w:val="24"/>
          <w:highlight w:val="yellow"/>
        </w:rPr>
        <w:t xml:space="preserve"> (Video 1, parte final)</w:t>
      </w:r>
    </w:p>
    <w:p w14:paraId="4FB7B4F5" w14:textId="42BCA0D2" w:rsidR="00935312" w:rsidRDefault="00352A33" w:rsidP="00935312">
      <w:r>
        <w:t>Es el asistente de ayer, resumido. Esta explicado en detalle en el documento de herramientas.</w:t>
      </w:r>
    </w:p>
    <w:tbl>
      <w:tblPr>
        <w:tblStyle w:val="Tablaconcuadrcula4-nfasis4"/>
        <w:tblW w:w="0" w:type="auto"/>
        <w:tblLook w:val="04A0" w:firstRow="1" w:lastRow="0" w:firstColumn="1" w:lastColumn="0" w:noHBand="0" w:noVBand="1"/>
      </w:tblPr>
      <w:tblGrid>
        <w:gridCol w:w="5395"/>
        <w:gridCol w:w="5395"/>
      </w:tblGrid>
      <w:tr w:rsidR="00352A33" w14:paraId="0F447544" w14:textId="77777777" w:rsidTr="00443E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07505D1" w14:textId="1FB05EF5" w:rsidR="00352A33" w:rsidRPr="00352A33" w:rsidRDefault="00352A33" w:rsidP="00935312">
            <w:pPr>
              <w:rPr>
                <w:b w:val="0"/>
                <w:bCs w:val="0"/>
              </w:rPr>
            </w:pPr>
            <w:r>
              <w:rPr>
                <w:b w:val="0"/>
                <w:bCs w:val="0"/>
              </w:rPr>
              <w:t>Pieza</w:t>
            </w:r>
          </w:p>
        </w:tc>
        <w:tc>
          <w:tcPr>
            <w:tcW w:w="5395" w:type="dxa"/>
          </w:tcPr>
          <w:p w14:paraId="746CDC18" w14:textId="5060E6B3" w:rsidR="00352A33" w:rsidRPr="00352A33" w:rsidRDefault="00352A33" w:rsidP="00935312">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es</w:t>
            </w:r>
          </w:p>
        </w:tc>
      </w:tr>
      <w:tr w:rsidR="00352A33" w14:paraId="741F8D9C" w14:textId="77777777" w:rsidTr="00443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0535E96" w14:textId="2E946566" w:rsidR="00352A33" w:rsidRPr="00352A33" w:rsidRDefault="00352A33" w:rsidP="00935312">
            <w:r>
              <w:t>Mensaje de sistema</w:t>
            </w:r>
          </w:p>
        </w:tc>
        <w:tc>
          <w:tcPr>
            <w:tcW w:w="5395" w:type="dxa"/>
          </w:tcPr>
          <w:p w14:paraId="296072C4" w14:textId="6EA04107" w:rsidR="00352A33" w:rsidRDefault="00512812" w:rsidP="00935312">
            <w:pPr>
              <w:cnfStyle w:val="000000100000" w:firstRow="0" w:lastRow="0" w:firstColumn="0" w:lastColumn="0" w:oddVBand="0" w:evenVBand="0" w:oddHBand="1" w:evenHBand="0" w:firstRowFirstColumn="0" w:firstRowLastColumn="0" w:lastRowFirstColumn="0" w:lastRowLastColumn="0"/>
            </w:pPr>
            <w:r>
              <w:t xml:space="preserve">“Eres un asistente de una aerolínea llamada </w:t>
            </w:r>
            <w:proofErr w:type="spellStart"/>
            <w:r>
              <w:t>FlightAI</w:t>
            </w:r>
            <w:proofErr w:type="spellEnd"/>
            <w:r>
              <w:t xml:space="preserve">”, con respuestas cortas </w:t>
            </w:r>
          </w:p>
        </w:tc>
      </w:tr>
      <w:tr w:rsidR="00352A33" w14:paraId="08FB68E7" w14:textId="77777777" w:rsidTr="00443E78">
        <w:tc>
          <w:tcPr>
            <w:cnfStyle w:val="001000000000" w:firstRow="0" w:lastRow="0" w:firstColumn="1" w:lastColumn="0" w:oddVBand="0" w:evenVBand="0" w:oddHBand="0" w:evenHBand="0" w:firstRowFirstColumn="0" w:firstRowLastColumn="0" w:lastRowFirstColumn="0" w:lastRowLastColumn="0"/>
            <w:tcW w:w="5395" w:type="dxa"/>
          </w:tcPr>
          <w:p w14:paraId="798893A7" w14:textId="486ED2DB" w:rsidR="00352A33" w:rsidRPr="00443E78" w:rsidRDefault="00512812" w:rsidP="00935312">
            <w:proofErr w:type="spellStart"/>
            <w:r w:rsidRPr="00443E78">
              <w:t>Get_</w:t>
            </w:r>
            <w:proofErr w:type="gramStart"/>
            <w:r w:rsidRPr="00443E78">
              <w:t>ticket</w:t>
            </w:r>
            <w:proofErr w:type="gramEnd"/>
            <w:r w:rsidRPr="00443E78">
              <w:t>_price</w:t>
            </w:r>
            <w:proofErr w:type="spellEnd"/>
          </w:p>
        </w:tc>
        <w:tc>
          <w:tcPr>
            <w:tcW w:w="5395" w:type="dxa"/>
          </w:tcPr>
          <w:p w14:paraId="079562C9" w14:textId="6A2FCE8A" w:rsidR="00352A33" w:rsidRPr="00512812" w:rsidRDefault="00443E78" w:rsidP="00935312">
            <w:pPr>
              <w:cnfStyle w:val="000000000000" w:firstRow="0" w:lastRow="0" w:firstColumn="0" w:lastColumn="0" w:oddVBand="0" w:evenVBand="0" w:oddHBand="0" w:evenHBand="0" w:firstRowFirstColumn="0" w:firstRowLastColumn="0" w:lastRowFirstColumn="0" w:lastRowLastColumn="0"/>
            </w:pPr>
            <w:r w:rsidRPr="00443E78">
              <w:t xml:space="preserve">La versión </w:t>
            </w:r>
            <w:r w:rsidRPr="00443E78">
              <w:rPr>
                <w:b/>
                <w:bCs/>
              </w:rPr>
              <w:t>SQL</w:t>
            </w:r>
            <w:r w:rsidRPr="00443E78">
              <w:t xml:space="preserve">: consulta la base </w:t>
            </w:r>
            <w:proofErr w:type="spellStart"/>
            <w:r w:rsidRPr="00443E78">
              <w:t>prices.db</w:t>
            </w:r>
            <w:proofErr w:type="spellEnd"/>
            <w:r w:rsidRPr="00443E78">
              <w:t xml:space="preserve"> (si no la tienes, puedes volver a la versión con diccionario)</w:t>
            </w:r>
          </w:p>
        </w:tc>
      </w:tr>
      <w:tr w:rsidR="00443E78" w14:paraId="2FBF5CC0" w14:textId="77777777" w:rsidTr="00443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F5EE9F0" w14:textId="627F3286" w:rsidR="00443E78" w:rsidRPr="00443E78" w:rsidRDefault="00443E78" w:rsidP="00935312">
            <w:proofErr w:type="spellStart"/>
            <w:r>
              <w:t>Price_function</w:t>
            </w:r>
            <w:proofErr w:type="spellEnd"/>
          </w:p>
        </w:tc>
        <w:tc>
          <w:tcPr>
            <w:tcW w:w="5395" w:type="dxa"/>
          </w:tcPr>
          <w:p w14:paraId="474150A3" w14:textId="5B405EDD" w:rsidR="00443E78" w:rsidRPr="00443E78" w:rsidRDefault="00C208AD" w:rsidP="00935312">
            <w:pPr>
              <w:cnfStyle w:val="000000100000" w:firstRow="0" w:lastRow="0" w:firstColumn="0" w:lastColumn="0" w:oddVBand="0" w:evenVBand="0" w:oddHBand="1" w:evenHBand="0" w:firstRowFirstColumn="0" w:firstRowLastColumn="0" w:lastRowFirstColumn="0" w:lastRowLastColumn="0"/>
            </w:pPr>
            <w:r w:rsidRPr="00C208AD">
              <w:t>El JSON que describe la herramienta; el profesor lo imprime para mostrar lo que se envía al LLM</w:t>
            </w:r>
          </w:p>
        </w:tc>
      </w:tr>
      <w:tr w:rsidR="00C208AD" w14:paraId="295C2654" w14:textId="77777777" w:rsidTr="00443E78">
        <w:tc>
          <w:tcPr>
            <w:cnfStyle w:val="001000000000" w:firstRow="0" w:lastRow="0" w:firstColumn="1" w:lastColumn="0" w:oddVBand="0" w:evenVBand="0" w:oddHBand="0" w:evenHBand="0" w:firstRowFirstColumn="0" w:firstRowLastColumn="0" w:lastRowFirstColumn="0" w:lastRowLastColumn="0"/>
            <w:tcW w:w="5395" w:type="dxa"/>
          </w:tcPr>
          <w:p w14:paraId="450F1F50" w14:textId="7191E171" w:rsidR="00C208AD" w:rsidRPr="00C208AD" w:rsidRDefault="00C208AD" w:rsidP="00935312">
            <w:r>
              <w:t xml:space="preserve">Chat </w:t>
            </w:r>
          </w:p>
        </w:tc>
        <w:tc>
          <w:tcPr>
            <w:tcW w:w="5395" w:type="dxa"/>
          </w:tcPr>
          <w:p w14:paraId="70312B6F" w14:textId="1892D7DC" w:rsidR="00C208AD" w:rsidRPr="00C208AD" w:rsidRDefault="00C208AD" w:rsidP="00935312">
            <w:pPr>
              <w:cnfStyle w:val="000000000000" w:firstRow="0" w:lastRow="0" w:firstColumn="0" w:lastColumn="0" w:oddVBand="0" w:evenVBand="0" w:oddHBand="0" w:evenHBand="0" w:firstRowFirstColumn="0" w:firstRowLastColumn="0" w:lastRowFirstColumn="0" w:lastRowLastColumn="0"/>
            </w:pPr>
            <w:r w:rsidRPr="00C208AD">
              <w:t xml:space="preserve">Limpia el historial, arma </w:t>
            </w:r>
            <w:proofErr w:type="spellStart"/>
            <w:r w:rsidRPr="00C208AD">
              <w:rPr>
                <w:b/>
                <w:bCs/>
              </w:rPr>
              <w:t>messages</w:t>
            </w:r>
            <w:proofErr w:type="spellEnd"/>
            <w:r w:rsidRPr="00C208AD">
              <w:t xml:space="preserve">, llama con </w:t>
            </w:r>
            <w:proofErr w:type="spellStart"/>
            <w:r w:rsidRPr="00C208AD">
              <w:rPr>
                <w:b/>
                <w:bCs/>
              </w:rPr>
              <w:t>tools</w:t>
            </w:r>
            <w:proofErr w:type="spellEnd"/>
            <w:r w:rsidRPr="00C208AD">
              <w:rPr>
                <w:b/>
                <w:bCs/>
              </w:rPr>
              <w:t>=</w:t>
            </w:r>
            <w:proofErr w:type="spellStart"/>
            <w:r w:rsidRPr="00C208AD">
              <w:rPr>
                <w:b/>
                <w:bCs/>
              </w:rPr>
              <w:t>tools</w:t>
            </w:r>
            <w:proofErr w:type="spellEnd"/>
            <w:r w:rsidRPr="00C208AD">
              <w:t xml:space="preserve"> y tiene un </w:t>
            </w:r>
            <w:proofErr w:type="spellStart"/>
            <w:r w:rsidRPr="00C208AD">
              <w:rPr>
                <w:b/>
                <w:bCs/>
              </w:rPr>
              <w:t>while</w:t>
            </w:r>
            <w:proofErr w:type="spellEnd"/>
            <w:r w:rsidRPr="00C208AD">
              <w:t xml:space="preserve"> que atiende las herramientas</w:t>
            </w:r>
          </w:p>
        </w:tc>
      </w:tr>
      <w:tr w:rsidR="001C3E90" w14:paraId="209BC495" w14:textId="77777777" w:rsidTr="00443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EF451DE" w14:textId="3FE89246" w:rsidR="001C3E90" w:rsidRDefault="001C3E90" w:rsidP="00935312">
            <w:r w:rsidRPr="001C3E90">
              <w:t>Manejador</w:t>
            </w:r>
          </w:p>
        </w:tc>
        <w:tc>
          <w:tcPr>
            <w:tcW w:w="5395" w:type="dxa"/>
          </w:tcPr>
          <w:p w14:paraId="0DF58FD6" w14:textId="2B6DAE05" w:rsidR="001C3E90" w:rsidRPr="00C208AD" w:rsidRDefault="001C3E90" w:rsidP="00935312">
            <w:pPr>
              <w:cnfStyle w:val="000000100000" w:firstRow="0" w:lastRow="0" w:firstColumn="0" w:lastColumn="0" w:oddVBand="0" w:evenVBand="0" w:oddHBand="1" w:evenHBand="0" w:firstRowFirstColumn="0" w:firstRowLastColumn="0" w:lastRowFirstColumn="0" w:lastRowLastColumn="0"/>
            </w:pPr>
            <w:r w:rsidRPr="001C3E90">
              <w:t xml:space="preserve">Recorre las peticiones, y si el nombre es </w:t>
            </w:r>
            <w:proofErr w:type="spellStart"/>
            <w:r w:rsidRPr="001C3E90">
              <w:rPr>
                <w:b/>
                <w:bCs/>
              </w:rPr>
              <w:t>get_</w:t>
            </w:r>
            <w:proofErr w:type="gramStart"/>
            <w:r w:rsidRPr="001C3E90">
              <w:rPr>
                <w:b/>
                <w:bCs/>
              </w:rPr>
              <w:t>ticket</w:t>
            </w:r>
            <w:proofErr w:type="gramEnd"/>
            <w:r w:rsidRPr="001C3E90">
              <w:rPr>
                <w:b/>
                <w:bCs/>
              </w:rPr>
              <w:t>_price</w:t>
            </w:r>
            <w:proofErr w:type="spellEnd"/>
            <w:r w:rsidRPr="001C3E90">
              <w:t>, la ejecuta ("podrías haberlo hecho más elegante")</w:t>
            </w:r>
          </w:p>
        </w:tc>
      </w:tr>
    </w:tbl>
    <w:p w14:paraId="173AC608" w14:textId="77777777" w:rsidR="00352A33" w:rsidRPr="00935312" w:rsidRDefault="00352A33" w:rsidP="00935312"/>
    <w:p w14:paraId="5D334103" w14:textId="7B39D1BF" w:rsidR="00935312" w:rsidRDefault="001C3E90">
      <w:pPr>
        <w:rPr>
          <w:szCs w:val="22"/>
        </w:rPr>
      </w:pPr>
      <w:r>
        <w:rPr>
          <w:szCs w:val="22"/>
        </w:rPr>
        <w:t>Dos detalles de lo que muestra:</w:t>
      </w:r>
    </w:p>
    <w:p w14:paraId="0388E5E3" w14:textId="205914A5" w:rsidR="001C3E90" w:rsidRDefault="001C3E90" w:rsidP="001C3E90">
      <w:pPr>
        <w:pStyle w:val="Prrafodelista"/>
        <w:numPr>
          <w:ilvl w:val="0"/>
          <w:numId w:val="44"/>
        </w:numPr>
        <w:rPr>
          <w:szCs w:val="22"/>
        </w:rPr>
      </w:pPr>
      <w:r>
        <w:rPr>
          <w:b/>
          <w:bCs/>
          <w:szCs w:val="22"/>
        </w:rPr>
        <w:t xml:space="preserve">Sin herramientas </w:t>
      </w:r>
      <w:r>
        <w:rPr>
          <w:szCs w:val="22"/>
        </w:rPr>
        <w:t xml:space="preserve">(la versión sin </w:t>
      </w:r>
      <w:proofErr w:type="spellStart"/>
      <w:r>
        <w:rPr>
          <w:b/>
          <w:bCs/>
          <w:szCs w:val="22"/>
        </w:rPr>
        <w:t>tools</w:t>
      </w:r>
      <w:proofErr w:type="spellEnd"/>
      <w:r>
        <w:rPr>
          <w:b/>
          <w:bCs/>
          <w:szCs w:val="22"/>
        </w:rPr>
        <w:t xml:space="preserve">), </w:t>
      </w:r>
      <w:r>
        <w:rPr>
          <w:szCs w:val="22"/>
        </w:rPr>
        <w:t xml:space="preserve">le pregunta el precio a Londres y el modelo </w:t>
      </w:r>
      <w:r>
        <w:rPr>
          <w:b/>
          <w:bCs/>
          <w:szCs w:val="22"/>
        </w:rPr>
        <w:t xml:space="preserve">no inventa: </w:t>
      </w:r>
      <w:r>
        <w:rPr>
          <w:szCs w:val="22"/>
        </w:rPr>
        <w:t xml:space="preserve">dice que </w:t>
      </w:r>
      <w:proofErr w:type="spellStart"/>
      <w:r>
        <w:rPr>
          <w:szCs w:val="22"/>
        </w:rPr>
        <w:t>aun</w:t>
      </w:r>
      <w:proofErr w:type="spellEnd"/>
      <w:r>
        <w:rPr>
          <w:szCs w:val="22"/>
        </w:rPr>
        <w:t xml:space="preserve"> no tiene el dato, porque el mensaje de sistema le dijo que no alucine.</w:t>
      </w:r>
    </w:p>
    <w:p w14:paraId="1F133F74" w14:textId="154BAB0F" w:rsidR="001C3E90" w:rsidRDefault="005126A0" w:rsidP="001C3E90">
      <w:pPr>
        <w:pStyle w:val="Prrafodelista"/>
        <w:numPr>
          <w:ilvl w:val="0"/>
          <w:numId w:val="44"/>
        </w:numPr>
        <w:rPr>
          <w:szCs w:val="22"/>
        </w:rPr>
      </w:pPr>
      <w:r>
        <w:rPr>
          <w:b/>
          <w:bCs/>
          <w:szCs w:val="22"/>
        </w:rPr>
        <w:t xml:space="preserve">La limpieza del historial. </w:t>
      </w:r>
      <w:proofErr w:type="spellStart"/>
      <w:r>
        <w:rPr>
          <w:szCs w:val="22"/>
        </w:rPr>
        <w:t>Gradio</w:t>
      </w:r>
      <w:proofErr w:type="spellEnd"/>
      <w:r>
        <w:rPr>
          <w:szCs w:val="22"/>
        </w:rPr>
        <w:t xml:space="preserve"> te entrega cada mensaje con campos extra: en tu captura del </w:t>
      </w:r>
      <w:proofErr w:type="spellStart"/>
      <w:r>
        <w:rPr>
          <w:szCs w:val="22"/>
        </w:rPr>
        <w:t>dia</w:t>
      </w:r>
      <w:proofErr w:type="spellEnd"/>
      <w:r>
        <w:rPr>
          <w:szCs w:val="22"/>
        </w:rPr>
        <w:t xml:space="preserve"> 3 era </w:t>
      </w:r>
      <w:r w:rsidRPr="005126A0">
        <w:rPr>
          <w:b/>
          <w:bCs/>
          <w:szCs w:val="22"/>
        </w:rPr>
        <w:t>{'role': '</w:t>
      </w:r>
      <w:proofErr w:type="spellStart"/>
      <w:r w:rsidRPr="005126A0">
        <w:rPr>
          <w:b/>
          <w:bCs/>
          <w:szCs w:val="22"/>
        </w:rPr>
        <w:t>user</w:t>
      </w:r>
      <w:proofErr w:type="spellEnd"/>
      <w:r w:rsidRPr="005126A0">
        <w:rPr>
          <w:b/>
          <w:bCs/>
          <w:szCs w:val="22"/>
        </w:rPr>
        <w:t>', '</w:t>
      </w:r>
      <w:proofErr w:type="spellStart"/>
      <w:r w:rsidRPr="005126A0">
        <w:rPr>
          <w:b/>
          <w:bCs/>
          <w:szCs w:val="22"/>
        </w:rPr>
        <w:t>metadata</w:t>
      </w:r>
      <w:proofErr w:type="spellEnd"/>
      <w:r w:rsidRPr="005126A0">
        <w:rPr>
          <w:b/>
          <w:bCs/>
          <w:szCs w:val="22"/>
        </w:rPr>
        <w:t xml:space="preserve">': </w:t>
      </w:r>
      <w:proofErr w:type="spellStart"/>
      <w:r w:rsidRPr="005126A0">
        <w:rPr>
          <w:b/>
          <w:bCs/>
          <w:szCs w:val="22"/>
        </w:rPr>
        <w:t>None</w:t>
      </w:r>
      <w:proofErr w:type="spellEnd"/>
      <w:r w:rsidRPr="005126A0">
        <w:rPr>
          <w:b/>
          <w:bCs/>
          <w:szCs w:val="22"/>
        </w:rPr>
        <w:t>, '</w:t>
      </w:r>
      <w:proofErr w:type="spellStart"/>
      <w:r w:rsidRPr="005126A0">
        <w:rPr>
          <w:b/>
          <w:bCs/>
          <w:szCs w:val="22"/>
        </w:rPr>
        <w:t>content</w:t>
      </w:r>
      <w:proofErr w:type="spellEnd"/>
      <w:r w:rsidRPr="005126A0">
        <w:rPr>
          <w:b/>
          <w:bCs/>
          <w:szCs w:val="22"/>
        </w:rPr>
        <w:t>': 'hola', '</w:t>
      </w:r>
      <w:proofErr w:type="spellStart"/>
      <w:r w:rsidRPr="005126A0">
        <w:rPr>
          <w:b/>
          <w:bCs/>
          <w:szCs w:val="22"/>
        </w:rPr>
        <w:t>options</w:t>
      </w:r>
      <w:proofErr w:type="spellEnd"/>
      <w:r w:rsidRPr="005126A0">
        <w:rPr>
          <w:b/>
          <w:bCs/>
          <w:szCs w:val="22"/>
        </w:rPr>
        <w:t xml:space="preserve">': </w:t>
      </w:r>
      <w:proofErr w:type="spellStart"/>
      <w:r w:rsidRPr="005126A0">
        <w:rPr>
          <w:b/>
          <w:bCs/>
          <w:szCs w:val="22"/>
        </w:rPr>
        <w:t>None</w:t>
      </w:r>
      <w:proofErr w:type="spellEnd"/>
      <w:r w:rsidRPr="005126A0">
        <w:rPr>
          <w:b/>
          <w:bCs/>
          <w:szCs w:val="22"/>
        </w:rPr>
        <w:t>}</w:t>
      </w:r>
      <w:r>
        <w:rPr>
          <w:b/>
          <w:bCs/>
          <w:szCs w:val="22"/>
        </w:rPr>
        <w:t xml:space="preserve">. </w:t>
      </w:r>
      <w:r>
        <w:rPr>
          <w:szCs w:val="22"/>
        </w:rPr>
        <w:t xml:space="preserve">La línea </w:t>
      </w:r>
      <w:proofErr w:type="spellStart"/>
      <w:r w:rsidR="00E97442" w:rsidRPr="00E97442">
        <w:rPr>
          <w:b/>
          <w:bCs/>
          <w:szCs w:val="22"/>
        </w:rPr>
        <w:t>history</w:t>
      </w:r>
      <w:proofErr w:type="spellEnd"/>
      <w:r w:rsidR="00E97442" w:rsidRPr="00E97442">
        <w:rPr>
          <w:b/>
          <w:bCs/>
          <w:szCs w:val="22"/>
        </w:rPr>
        <w:t xml:space="preserve"> = [{"role": h["role"], "</w:t>
      </w:r>
      <w:proofErr w:type="spellStart"/>
      <w:r w:rsidR="00E97442" w:rsidRPr="00E97442">
        <w:rPr>
          <w:b/>
          <w:bCs/>
          <w:szCs w:val="22"/>
        </w:rPr>
        <w:t>content</w:t>
      </w:r>
      <w:proofErr w:type="spellEnd"/>
      <w:r w:rsidR="00E97442" w:rsidRPr="00E97442">
        <w:rPr>
          <w:b/>
          <w:bCs/>
          <w:szCs w:val="22"/>
        </w:rPr>
        <w:t>": h["</w:t>
      </w:r>
      <w:proofErr w:type="spellStart"/>
      <w:r w:rsidR="00E97442" w:rsidRPr="00E97442">
        <w:rPr>
          <w:b/>
          <w:bCs/>
          <w:szCs w:val="22"/>
        </w:rPr>
        <w:t>content</w:t>
      </w:r>
      <w:proofErr w:type="spellEnd"/>
      <w:r w:rsidR="00E97442" w:rsidRPr="00E97442">
        <w:rPr>
          <w:b/>
          <w:bCs/>
          <w:szCs w:val="22"/>
        </w:rPr>
        <w:t xml:space="preserve">"]} </w:t>
      </w:r>
      <w:proofErr w:type="spellStart"/>
      <w:r w:rsidR="00E97442" w:rsidRPr="00E97442">
        <w:rPr>
          <w:b/>
          <w:bCs/>
          <w:szCs w:val="22"/>
        </w:rPr>
        <w:t>for</w:t>
      </w:r>
      <w:proofErr w:type="spellEnd"/>
      <w:r w:rsidR="00E97442" w:rsidRPr="00E97442">
        <w:rPr>
          <w:b/>
          <w:bCs/>
          <w:szCs w:val="22"/>
        </w:rPr>
        <w:t xml:space="preserve"> h in </w:t>
      </w:r>
      <w:proofErr w:type="spellStart"/>
      <w:r w:rsidR="00E97442" w:rsidRPr="00E97442">
        <w:rPr>
          <w:b/>
          <w:bCs/>
          <w:szCs w:val="22"/>
        </w:rPr>
        <w:t>history</w:t>
      </w:r>
      <w:proofErr w:type="spellEnd"/>
      <w:r w:rsidR="00E97442" w:rsidRPr="00E97442">
        <w:rPr>
          <w:b/>
          <w:bCs/>
          <w:szCs w:val="22"/>
        </w:rPr>
        <w:t>]</w:t>
      </w:r>
      <w:r w:rsidR="00E97442">
        <w:rPr>
          <w:b/>
          <w:bCs/>
          <w:szCs w:val="22"/>
        </w:rPr>
        <w:t xml:space="preserve"> </w:t>
      </w:r>
      <w:r w:rsidR="00E97442">
        <w:rPr>
          <w:szCs w:val="22"/>
        </w:rPr>
        <w:t xml:space="preserve">arma cada mensaje de nuevo con </w:t>
      </w:r>
      <w:r w:rsidR="00E97442">
        <w:rPr>
          <w:b/>
          <w:bCs/>
          <w:szCs w:val="22"/>
        </w:rPr>
        <w:t xml:space="preserve">solo role </w:t>
      </w:r>
      <w:r w:rsidR="00E97442">
        <w:rPr>
          <w:szCs w:val="22"/>
        </w:rPr>
        <w:t xml:space="preserve">y </w:t>
      </w:r>
      <w:proofErr w:type="spellStart"/>
      <w:r w:rsidR="00E97442">
        <w:rPr>
          <w:b/>
          <w:bCs/>
          <w:szCs w:val="22"/>
        </w:rPr>
        <w:t>content</w:t>
      </w:r>
      <w:proofErr w:type="spellEnd"/>
      <w:r w:rsidR="00E97442">
        <w:rPr>
          <w:b/>
          <w:bCs/>
          <w:szCs w:val="22"/>
        </w:rPr>
        <w:t xml:space="preserve">, </w:t>
      </w:r>
      <w:r w:rsidR="00E97442">
        <w:rPr>
          <w:szCs w:val="22"/>
        </w:rPr>
        <w:t xml:space="preserve">para no enviar </w:t>
      </w:r>
      <w:proofErr w:type="spellStart"/>
      <w:r w:rsidR="00E97442">
        <w:rPr>
          <w:b/>
          <w:bCs/>
          <w:szCs w:val="22"/>
        </w:rPr>
        <w:t>metadata</w:t>
      </w:r>
      <w:proofErr w:type="spellEnd"/>
      <w:r w:rsidR="00E97442">
        <w:rPr>
          <w:b/>
          <w:bCs/>
          <w:szCs w:val="22"/>
        </w:rPr>
        <w:t xml:space="preserve"> </w:t>
      </w:r>
      <w:r w:rsidR="00E97442">
        <w:rPr>
          <w:szCs w:val="22"/>
        </w:rPr>
        <w:t xml:space="preserve">ni </w:t>
      </w:r>
      <w:proofErr w:type="spellStart"/>
      <w:r w:rsidR="00E97442">
        <w:rPr>
          <w:b/>
          <w:bCs/>
          <w:szCs w:val="22"/>
        </w:rPr>
        <w:t>options</w:t>
      </w:r>
      <w:proofErr w:type="spellEnd"/>
      <w:r w:rsidR="00DA16BD">
        <w:rPr>
          <w:b/>
          <w:bCs/>
          <w:szCs w:val="22"/>
        </w:rPr>
        <w:t xml:space="preserve"> </w:t>
      </w:r>
      <w:r w:rsidR="00DA16BD">
        <w:rPr>
          <w:szCs w:val="22"/>
        </w:rPr>
        <w:t xml:space="preserve">a la API. Según el profesor, esa limpieza es “solo para uso de Gemini o </w:t>
      </w:r>
      <w:proofErr w:type="spellStart"/>
      <w:r w:rsidR="00DA16BD">
        <w:rPr>
          <w:szCs w:val="22"/>
        </w:rPr>
        <w:t>Grok</w:t>
      </w:r>
      <w:proofErr w:type="spellEnd"/>
      <w:r w:rsidR="00DA16BD">
        <w:rPr>
          <w:szCs w:val="22"/>
        </w:rPr>
        <w:t xml:space="preserve">”: son </w:t>
      </w:r>
      <w:proofErr w:type="spellStart"/>
      <w:r w:rsidR="00DA16BD">
        <w:rPr>
          <w:szCs w:val="22"/>
        </w:rPr>
        <w:t>mas</w:t>
      </w:r>
      <w:proofErr w:type="spellEnd"/>
      <w:r w:rsidR="00DA16BD">
        <w:rPr>
          <w:szCs w:val="22"/>
        </w:rPr>
        <w:t xml:space="preserve"> estrictos con los campos que aceptan (según el, con </w:t>
      </w:r>
      <w:proofErr w:type="spellStart"/>
      <w:r w:rsidR="00DA16BD">
        <w:rPr>
          <w:szCs w:val="22"/>
        </w:rPr>
        <w:t>OpenAI</w:t>
      </w:r>
      <w:proofErr w:type="spellEnd"/>
      <w:r w:rsidR="00DA16BD">
        <w:rPr>
          <w:szCs w:val="22"/>
        </w:rPr>
        <w:t xml:space="preserve"> no hace falta)</w:t>
      </w:r>
    </w:p>
    <w:p w14:paraId="50D109AE" w14:textId="5E58CFEA" w:rsidR="00DA16BD" w:rsidRDefault="000A1577" w:rsidP="001C3E90">
      <w:pPr>
        <w:pStyle w:val="Prrafodelista"/>
        <w:numPr>
          <w:ilvl w:val="0"/>
          <w:numId w:val="44"/>
        </w:numPr>
        <w:rPr>
          <w:szCs w:val="22"/>
        </w:rPr>
      </w:pPr>
      <w:r w:rsidRPr="000A1577">
        <w:rPr>
          <w:szCs w:val="22"/>
        </w:rPr>
        <w:t xml:space="preserve">Con herramientas: "hola" → "¿cómo puedo ayudarle con un vuelo hoy?" → "me gustaría irme de viaje" → "¿a dónde?" → "a Londres, por favor" → se ve en consola la línea de la herramienta de base de datos y el precio: </w:t>
      </w:r>
      <w:r w:rsidRPr="000A1577">
        <w:rPr>
          <w:b/>
          <w:bCs/>
          <w:szCs w:val="22"/>
        </w:rPr>
        <w:t>$799</w:t>
      </w:r>
      <w:r w:rsidRPr="000A1577">
        <w:rPr>
          <w:szCs w:val="22"/>
        </w:rPr>
        <w:t>.</w:t>
      </w:r>
    </w:p>
    <w:p w14:paraId="3DCA08DD" w14:textId="77777777" w:rsidR="00290978" w:rsidRDefault="00290978" w:rsidP="00290978">
      <w:pPr>
        <w:rPr>
          <w:szCs w:val="22"/>
        </w:rPr>
      </w:pPr>
    </w:p>
    <w:p w14:paraId="19162ED3" w14:textId="030F10D3" w:rsidR="00290978" w:rsidRDefault="00290978">
      <w:pPr>
        <w:rPr>
          <w:szCs w:val="22"/>
        </w:rPr>
      </w:pPr>
      <w:r>
        <w:rPr>
          <w:szCs w:val="22"/>
        </w:rPr>
        <w:br w:type="page"/>
      </w:r>
    </w:p>
    <w:p w14:paraId="0329471B" w14:textId="3486C558" w:rsidR="00290978" w:rsidRDefault="00290978" w:rsidP="00290978">
      <w:pPr>
        <w:pStyle w:val="Ttulo4"/>
        <w:rPr>
          <w:b/>
          <w:bCs/>
          <w:i w:val="0"/>
          <w:iCs w:val="0"/>
          <w:sz w:val="24"/>
        </w:rPr>
      </w:pPr>
      <w:r w:rsidRPr="00A54FD5">
        <w:rPr>
          <w:b/>
          <w:bCs/>
          <w:i w:val="0"/>
          <w:iCs w:val="0"/>
          <w:sz w:val="24"/>
          <w:highlight w:val="yellow"/>
        </w:rPr>
        <w:lastRenderedPageBreak/>
        <w:t>2.12.1.</w:t>
      </w:r>
      <w:r w:rsidR="00A54FD5" w:rsidRPr="00A54FD5">
        <w:rPr>
          <w:b/>
          <w:bCs/>
          <w:i w:val="0"/>
          <w:iCs w:val="0"/>
          <w:sz w:val="24"/>
          <w:highlight w:val="yellow"/>
        </w:rPr>
        <w:t>3 Código de repaso</w:t>
      </w:r>
    </w:p>
    <w:p w14:paraId="285EB159" w14:textId="07065C34" w:rsidR="00A229D1" w:rsidRDefault="005244EA" w:rsidP="0037020C">
      <w:pPr>
        <w:rPr>
          <w:b/>
          <w:bCs/>
          <w:szCs w:val="22"/>
        </w:rPr>
      </w:pPr>
      <w:r w:rsidRPr="005244EA">
        <w:rPr>
          <w:noProof/>
        </w:rPr>
        <w:drawing>
          <wp:inline distT="0" distB="0" distL="0" distR="0" wp14:anchorId="50C89ED3" wp14:editId="2A1A6091">
            <wp:extent cx="5235695" cy="1920240"/>
            <wp:effectExtent l="38100" t="38100" r="41275" b="41910"/>
            <wp:docPr id="1729595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95111" name=""/>
                    <pic:cNvPicPr/>
                  </pic:nvPicPr>
                  <pic:blipFill>
                    <a:blip r:embed="rId902"/>
                    <a:stretch>
                      <a:fillRect/>
                    </a:stretch>
                  </pic:blipFill>
                  <pic:spPr>
                    <a:xfrm>
                      <a:off x="0" y="0"/>
                      <a:ext cx="5248275" cy="1924854"/>
                    </a:xfrm>
                    <a:prstGeom prst="rect">
                      <a:avLst/>
                    </a:prstGeom>
                    <a:ln w="28575">
                      <a:solidFill>
                        <a:srgbClr val="EE0000"/>
                      </a:solidFill>
                    </a:ln>
                  </pic:spPr>
                </pic:pic>
              </a:graphicData>
            </a:graphic>
          </wp:inline>
        </w:drawing>
      </w:r>
      <w:r w:rsidRPr="005244EA">
        <w:rPr>
          <w:noProof/>
          <w:szCs w:val="22"/>
        </w:rPr>
        <w:drawing>
          <wp:inline distT="0" distB="0" distL="0" distR="0" wp14:anchorId="4E27C9AC" wp14:editId="00F0D33D">
            <wp:extent cx="5235575" cy="1687988"/>
            <wp:effectExtent l="38100" t="38100" r="41275" b="45720"/>
            <wp:docPr id="464326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26735" name=""/>
                    <pic:cNvPicPr/>
                  </pic:nvPicPr>
                  <pic:blipFill>
                    <a:blip r:embed="rId903"/>
                    <a:stretch>
                      <a:fillRect/>
                    </a:stretch>
                  </pic:blipFill>
                  <pic:spPr>
                    <a:xfrm>
                      <a:off x="0" y="0"/>
                      <a:ext cx="5249742" cy="1692555"/>
                    </a:xfrm>
                    <a:prstGeom prst="rect">
                      <a:avLst/>
                    </a:prstGeom>
                    <a:ln w="28575">
                      <a:solidFill>
                        <a:srgbClr val="EE0000"/>
                      </a:solidFill>
                    </a:ln>
                  </pic:spPr>
                </pic:pic>
              </a:graphicData>
            </a:graphic>
          </wp:inline>
        </w:drawing>
      </w:r>
      <w:r w:rsidR="009E429D" w:rsidRPr="009E429D">
        <w:rPr>
          <w:b/>
          <w:bCs/>
          <w:noProof/>
          <w:szCs w:val="22"/>
        </w:rPr>
        <w:drawing>
          <wp:inline distT="0" distB="0" distL="0" distR="0" wp14:anchorId="50545C58" wp14:editId="6C300985">
            <wp:extent cx="5349240" cy="2148611"/>
            <wp:effectExtent l="38100" t="38100" r="41910" b="42545"/>
            <wp:docPr id="122317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7618" name=""/>
                    <pic:cNvPicPr/>
                  </pic:nvPicPr>
                  <pic:blipFill>
                    <a:blip r:embed="rId904"/>
                    <a:stretch>
                      <a:fillRect/>
                    </a:stretch>
                  </pic:blipFill>
                  <pic:spPr>
                    <a:xfrm>
                      <a:off x="0" y="0"/>
                      <a:ext cx="5356768" cy="2151635"/>
                    </a:xfrm>
                    <a:prstGeom prst="rect">
                      <a:avLst/>
                    </a:prstGeom>
                    <a:ln w="28575">
                      <a:solidFill>
                        <a:srgbClr val="EE0000"/>
                      </a:solidFill>
                    </a:ln>
                  </pic:spPr>
                </pic:pic>
              </a:graphicData>
            </a:graphic>
          </wp:inline>
        </w:drawing>
      </w:r>
      <w:r w:rsidR="00A229D1" w:rsidRPr="00A229D1">
        <w:rPr>
          <w:b/>
          <w:bCs/>
          <w:noProof/>
          <w:szCs w:val="22"/>
        </w:rPr>
        <w:drawing>
          <wp:inline distT="0" distB="0" distL="0" distR="0" wp14:anchorId="0A000120" wp14:editId="2BF02F2A">
            <wp:extent cx="5387340" cy="706340"/>
            <wp:effectExtent l="19050" t="19050" r="22860" b="17780"/>
            <wp:docPr id="99858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8748" name=""/>
                    <pic:cNvPicPr/>
                  </pic:nvPicPr>
                  <pic:blipFill>
                    <a:blip r:embed="rId905"/>
                    <a:stretch>
                      <a:fillRect/>
                    </a:stretch>
                  </pic:blipFill>
                  <pic:spPr>
                    <a:xfrm>
                      <a:off x="0" y="0"/>
                      <a:ext cx="5405552" cy="708728"/>
                    </a:xfrm>
                    <a:prstGeom prst="rect">
                      <a:avLst/>
                    </a:prstGeom>
                    <a:ln w="19050">
                      <a:solidFill>
                        <a:srgbClr val="EE0000"/>
                      </a:solidFill>
                    </a:ln>
                  </pic:spPr>
                </pic:pic>
              </a:graphicData>
            </a:graphic>
          </wp:inline>
        </w:drawing>
      </w:r>
    </w:p>
    <w:p w14:paraId="37ADD206" w14:textId="77777777" w:rsidR="00F3691E" w:rsidRDefault="001E40A4" w:rsidP="0037020C">
      <w:pPr>
        <w:rPr>
          <w:b/>
          <w:bCs/>
          <w:szCs w:val="22"/>
        </w:rPr>
      </w:pPr>
      <w:r w:rsidRPr="001E40A4">
        <w:rPr>
          <w:b/>
          <w:bCs/>
          <w:noProof/>
          <w:szCs w:val="22"/>
        </w:rPr>
        <w:lastRenderedPageBreak/>
        <w:drawing>
          <wp:inline distT="0" distB="0" distL="0" distR="0" wp14:anchorId="0EEDB2E0" wp14:editId="6411757F">
            <wp:extent cx="5715000" cy="2946400"/>
            <wp:effectExtent l="38100" t="38100" r="38100" b="44450"/>
            <wp:docPr id="24444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4775" name=""/>
                    <pic:cNvPicPr/>
                  </pic:nvPicPr>
                  <pic:blipFill>
                    <a:blip r:embed="rId906"/>
                    <a:stretch>
                      <a:fillRect/>
                    </a:stretch>
                  </pic:blipFill>
                  <pic:spPr>
                    <a:xfrm>
                      <a:off x="0" y="0"/>
                      <a:ext cx="5719259" cy="2948596"/>
                    </a:xfrm>
                    <a:prstGeom prst="rect">
                      <a:avLst/>
                    </a:prstGeom>
                    <a:ln w="28575">
                      <a:solidFill>
                        <a:srgbClr val="EE0000"/>
                      </a:solidFill>
                    </a:ln>
                  </pic:spPr>
                </pic:pic>
              </a:graphicData>
            </a:graphic>
          </wp:inline>
        </w:drawing>
      </w:r>
    </w:p>
    <w:p w14:paraId="555912BD" w14:textId="1FB7784F" w:rsidR="00F3691E" w:rsidRPr="00F3691E" w:rsidRDefault="00F3691E" w:rsidP="0037020C">
      <w:pPr>
        <w:rPr>
          <w:b/>
          <w:bCs/>
          <w:sz w:val="24"/>
        </w:rPr>
      </w:pPr>
      <w:r w:rsidRPr="00F3691E">
        <w:rPr>
          <w:b/>
          <w:bCs/>
          <w:sz w:val="24"/>
          <w:highlight w:val="yellow"/>
        </w:rPr>
        <w:t>Ahí no le pasas herramienta (</w:t>
      </w:r>
      <w:proofErr w:type="spellStart"/>
      <w:r w:rsidRPr="00F3691E">
        <w:rPr>
          <w:b/>
          <w:bCs/>
          <w:sz w:val="24"/>
          <w:highlight w:val="yellow"/>
        </w:rPr>
        <w:t>tool</w:t>
      </w:r>
      <w:proofErr w:type="spellEnd"/>
      <w:r w:rsidRPr="00F3691E">
        <w:rPr>
          <w:b/>
          <w:bCs/>
          <w:sz w:val="24"/>
          <w:highlight w:val="yellow"/>
        </w:rPr>
        <w:t>)</w:t>
      </w:r>
    </w:p>
    <w:p w14:paraId="29679B11" w14:textId="0C6C7414" w:rsidR="00F3691E" w:rsidRDefault="00F3691E" w:rsidP="0037020C">
      <w:pPr>
        <w:rPr>
          <w:b/>
          <w:bCs/>
          <w:szCs w:val="22"/>
        </w:rPr>
      </w:pPr>
      <w:r w:rsidRPr="00F3691E">
        <w:rPr>
          <w:b/>
          <w:bCs/>
          <w:noProof/>
          <w:szCs w:val="22"/>
        </w:rPr>
        <w:drawing>
          <wp:inline distT="0" distB="0" distL="0" distR="0" wp14:anchorId="1714C131" wp14:editId="47710A3D">
            <wp:extent cx="5774267" cy="1288517"/>
            <wp:effectExtent l="38100" t="38100" r="36195" b="45085"/>
            <wp:docPr id="60952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2355" name=""/>
                    <pic:cNvPicPr/>
                  </pic:nvPicPr>
                  <pic:blipFill>
                    <a:blip r:embed="rId907"/>
                    <a:stretch>
                      <a:fillRect/>
                    </a:stretch>
                  </pic:blipFill>
                  <pic:spPr>
                    <a:xfrm>
                      <a:off x="0" y="0"/>
                      <a:ext cx="5785054" cy="1290924"/>
                    </a:xfrm>
                    <a:prstGeom prst="rect">
                      <a:avLst/>
                    </a:prstGeom>
                    <a:ln w="28575">
                      <a:solidFill>
                        <a:srgbClr val="EE0000"/>
                      </a:solidFill>
                    </a:ln>
                  </pic:spPr>
                </pic:pic>
              </a:graphicData>
            </a:graphic>
          </wp:inline>
        </w:drawing>
      </w:r>
    </w:p>
    <w:p w14:paraId="60EA705F" w14:textId="06200C84" w:rsidR="009663DA" w:rsidRDefault="009663DA" w:rsidP="009663DA">
      <w:pPr>
        <w:rPr>
          <w:b/>
          <w:bCs/>
          <w:sz w:val="24"/>
        </w:rPr>
      </w:pPr>
      <w:r w:rsidRPr="00F3691E">
        <w:rPr>
          <w:b/>
          <w:bCs/>
          <w:sz w:val="24"/>
          <w:highlight w:val="yellow"/>
        </w:rPr>
        <w:t>Ahí le pasas herramienta (</w:t>
      </w:r>
      <w:proofErr w:type="spellStart"/>
      <w:r w:rsidRPr="00F3691E">
        <w:rPr>
          <w:b/>
          <w:bCs/>
          <w:sz w:val="24"/>
          <w:highlight w:val="yellow"/>
        </w:rPr>
        <w:t>tool</w:t>
      </w:r>
      <w:proofErr w:type="spellEnd"/>
      <w:r w:rsidRPr="00F3691E">
        <w:rPr>
          <w:b/>
          <w:bCs/>
          <w:sz w:val="24"/>
          <w:highlight w:val="yellow"/>
        </w:rPr>
        <w:t>)</w:t>
      </w:r>
    </w:p>
    <w:p w14:paraId="131B6D03" w14:textId="27435C6C" w:rsidR="00EB2A76" w:rsidRPr="00F3691E" w:rsidRDefault="009663DA" w:rsidP="009663DA">
      <w:pPr>
        <w:rPr>
          <w:b/>
          <w:bCs/>
          <w:sz w:val="24"/>
        </w:rPr>
      </w:pPr>
      <w:r w:rsidRPr="009663DA">
        <w:rPr>
          <w:b/>
          <w:bCs/>
          <w:noProof/>
          <w:sz w:val="24"/>
        </w:rPr>
        <w:drawing>
          <wp:inline distT="0" distB="0" distL="0" distR="0" wp14:anchorId="103AC38A" wp14:editId="6DFD22AC">
            <wp:extent cx="5118100" cy="1398947"/>
            <wp:effectExtent l="38100" t="38100" r="44450" b="29845"/>
            <wp:docPr id="1629012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12090" name=""/>
                    <pic:cNvPicPr/>
                  </pic:nvPicPr>
                  <pic:blipFill>
                    <a:blip r:embed="rId908"/>
                    <a:stretch>
                      <a:fillRect/>
                    </a:stretch>
                  </pic:blipFill>
                  <pic:spPr>
                    <a:xfrm>
                      <a:off x="0" y="0"/>
                      <a:ext cx="5133203" cy="1403075"/>
                    </a:xfrm>
                    <a:prstGeom prst="rect">
                      <a:avLst/>
                    </a:prstGeom>
                    <a:ln w="28575">
                      <a:solidFill>
                        <a:srgbClr val="EE0000"/>
                      </a:solidFill>
                    </a:ln>
                  </pic:spPr>
                </pic:pic>
              </a:graphicData>
            </a:graphic>
          </wp:inline>
        </w:drawing>
      </w:r>
      <w:r w:rsidR="003E2534" w:rsidRPr="003E2534">
        <w:rPr>
          <w:b/>
          <w:bCs/>
          <w:noProof/>
          <w:sz w:val="24"/>
        </w:rPr>
        <w:drawing>
          <wp:inline distT="0" distB="0" distL="0" distR="0" wp14:anchorId="3BCDBFA9" wp14:editId="2899A0A9">
            <wp:extent cx="5135033" cy="1406904"/>
            <wp:effectExtent l="38100" t="38100" r="27940" b="41275"/>
            <wp:docPr id="1221701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01161" name=""/>
                    <pic:cNvPicPr/>
                  </pic:nvPicPr>
                  <pic:blipFill>
                    <a:blip r:embed="rId909"/>
                    <a:stretch>
                      <a:fillRect/>
                    </a:stretch>
                  </pic:blipFill>
                  <pic:spPr>
                    <a:xfrm>
                      <a:off x="0" y="0"/>
                      <a:ext cx="5153028" cy="1411834"/>
                    </a:xfrm>
                    <a:prstGeom prst="rect">
                      <a:avLst/>
                    </a:prstGeom>
                    <a:ln w="28575">
                      <a:solidFill>
                        <a:srgbClr val="EE0000"/>
                      </a:solidFill>
                    </a:ln>
                  </pic:spPr>
                </pic:pic>
              </a:graphicData>
            </a:graphic>
          </wp:inline>
        </w:drawing>
      </w:r>
      <w:r w:rsidR="00EB2A76" w:rsidRPr="00EB2A76">
        <w:rPr>
          <w:b/>
          <w:bCs/>
          <w:noProof/>
          <w:sz w:val="24"/>
        </w:rPr>
        <w:drawing>
          <wp:inline distT="0" distB="0" distL="0" distR="0" wp14:anchorId="7B9B5138" wp14:editId="4E7B1914">
            <wp:extent cx="5270500" cy="342583"/>
            <wp:effectExtent l="38100" t="38100" r="25400" b="38735"/>
            <wp:docPr id="339452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52587" name=""/>
                    <pic:cNvPicPr/>
                  </pic:nvPicPr>
                  <pic:blipFill>
                    <a:blip r:embed="rId910"/>
                    <a:stretch>
                      <a:fillRect/>
                    </a:stretch>
                  </pic:blipFill>
                  <pic:spPr>
                    <a:xfrm>
                      <a:off x="0" y="0"/>
                      <a:ext cx="5324150" cy="346070"/>
                    </a:xfrm>
                    <a:prstGeom prst="rect">
                      <a:avLst/>
                    </a:prstGeom>
                    <a:ln w="28575">
                      <a:solidFill>
                        <a:srgbClr val="EE0000"/>
                      </a:solidFill>
                    </a:ln>
                  </pic:spPr>
                </pic:pic>
              </a:graphicData>
            </a:graphic>
          </wp:inline>
        </w:drawing>
      </w:r>
    </w:p>
    <w:p w14:paraId="6D3CF082" w14:textId="77777777" w:rsidR="009663DA" w:rsidRDefault="009663DA" w:rsidP="0037020C">
      <w:pPr>
        <w:rPr>
          <w:b/>
          <w:bCs/>
          <w:szCs w:val="22"/>
        </w:rPr>
      </w:pPr>
    </w:p>
    <w:p w14:paraId="4B8BFA97" w14:textId="3E23D799" w:rsidR="00A50DD4" w:rsidRDefault="00A50DD4" w:rsidP="00A50DD4">
      <w:pPr>
        <w:pStyle w:val="Ttulo3"/>
        <w:rPr>
          <w:b/>
          <w:bCs/>
          <w:sz w:val="24"/>
          <w:szCs w:val="24"/>
        </w:rPr>
      </w:pPr>
      <w:bookmarkStart w:id="170" w:name="_Toc243791259"/>
      <w:r w:rsidRPr="00975A76">
        <w:rPr>
          <w:b/>
          <w:bCs/>
          <w:sz w:val="24"/>
          <w:szCs w:val="24"/>
          <w:highlight w:val="yellow"/>
        </w:rPr>
        <w:lastRenderedPageBreak/>
        <w:t xml:space="preserve">2.12.2. </w:t>
      </w:r>
      <w:r w:rsidR="005415C5">
        <w:rPr>
          <w:b/>
          <w:bCs/>
          <w:sz w:val="24"/>
          <w:szCs w:val="24"/>
          <w:highlight w:val="yellow"/>
        </w:rPr>
        <w:t xml:space="preserve">Video 2: </w:t>
      </w:r>
      <w:r w:rsidR="00975A76" w:rsidRPr="00975A76">
        <w:rPr>
          <w:b/>
          <w:bCs/>
          <w:sz w:val="24"/>
          <w:szCs w:val="24"/>
          <w:highlight w:val="yellow"/>
        </w:rPr>
        <w:t xml:space="preserve">Como funciona </w:t>
      </w:r>
      <w:proofErr w:type="spellStart"/>
      <w:r w:rsidR="00975A76" w:rsidRPr="00975A76">
        <w:rPr>
          <w:b/>
          <w:bCs/>
          <w:sz w:val="24"/>
          <w:szCs w:val="24"/>
          <w:highlight w:val="yellow"/>
        </w:rPr>
        <w:t>Gradio</w:t>
      </w:r>
      <w:proofErr w:type="spellEnd"/>
      <w:r w:rsidR="00975A76" w:rsidRPr="00975A76">
        <w:rPr>
          <w:b/>
          <w:bCs/>
          <w:sz w:val="24"/>
          <w:szCs w:val="24"/>
          <w:highlight w:val="yellow"/>
        </w:rPr>
        <w:t xml:space="preserve"> por dentro</w:t>
      </w:r>
      <w:bookmarkEnd w:id="170"/>
    </w:p>
    <w:p w14:paraId="61C8C236" w14:textId="152C11A3" w:rsidR="00975A76" w:rsidRDefault="00746A94" w:rsidP="00975A76">
      <w:r w:rsidRPr="00746A94">
        <w:t>El profesor avisa que es opcional ("puedes acelerarme"),</w:t>
      </w:r>
      <w:r>
        <w:t xml:space="preserve"> pero es lo que explica </w:t>
      </w:r>
      <w:proofErr w:type="spellStart"/>
      <w:r>
        <w:t>por que</w:t>
      </w:r>
      <w:proofErr w:type="spellEnd"/>
      <w:r>
        <w:t xml:space="preserve"> escribir Python produce una </w:t>
      </w:r>
      <w:proofErr w:type="spellStart"/>
      <w:r>
        <w:t>pagina</w:t>
      </w:r>
      <w:proofErr w:type="spellEnd"/>
      <w:r>
        <w:t xml:space="preserve"> web. Dice que no hay nada especialmente complicado: </w:t>
      </w:r>
      <w:r w:rsidR="00F03811" w:rsidRPr="00F03811">
        <w:t xml:space="preserve">son unas pocas ideas buenas cuyo resultado es un efecto "casi mágico", poder armar rápido una interfaz y tener un MVP. </w:t>
      </w:r>
      <w:proofErr w:type="spellStart"/>
      <w:r w:rsidR="00F03811" w:rsidRPr="00F03811">
        <w:t>Gradio</w:t>
      </w:r>
      <w:proofErr w:type="spellEnd"/>
      <w:r w:rsidR="00F03811" w:rsidRPr="00F03811">
        <w:t xml:space="preserve"> hace </w:t>
      </w:r>
      <w:r w:rsidR="00F03811" w:rsidRPr="00F03811">
        <w:rPr>
          <w:b/>
          <w:bCs/>
        </w:rPr>
        <w:t>tres cosas</w:t>
      </w:r>
      <w:r w:rsidR="00F03811" w:rsidRPr="00F03811">
        <w:t>:</w:t>
      </w:r>
    </w:p>
    <w:tbl>
      <w:tblPr>
        <w:tblStyle w:val="Tablaconcuadrcula4-nfasis4"/>
        <w:tblW w:w="0" w:type="auto"/>
        <w:tblLook w:val="04A0" w:firstRow="1" w:lastRow="0" w:firstColumn="1" w:lastColumn="0" w:noHBand="0" w:noVBand="1"/>
      </w:tblPr>
      <w:tblGrid>
        <w:gridCol w:w="846"/>
        <w:gridCol w:w="4548"/>
        <w:gridCol w:w="2698"/>
        <w:gridCol w:w="2698"/>
      </w:tblGrid>
      <w:tr w:rsidR="00F03811" w14:paraId="78899978" w14:textId="77777777" w:rsidTr="00F038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C0C886E" w14:textId="06009A78" w:rsidR="00F03811" w:rsidRDefault="00F03811" w:rsidP="00975A76">
            <w:r>
              <w:t>#</w:t>
            </w:r>
          </w:p>
        </w:tc>
        <w:tc>
          <w:tcPr>
            <w:tcW w:w="4548" w:type="dxa"/>
          </w:tcPr>
          <w:p w14:paraId="37DACFDC" w14:textId="683EB0E0" w:rsidR="00F03811" w:rsidRDefault="00F03811" w:rsidP="00975A76">
            <w:pPr>
              <w:cnfStyle w:val="100000000000" w:firstRow="1" w:lastRow="0" w:firstColumn="0" w:lastColumn="0" w:oddVBand="0" w:evenVBand="0" w:oddHBand="0" w:evenHBand="0" w:firstRowFirstColumn="0" w:firstRowLastColumn="0" w:lastRowFirstColumn="0" w:lastRowLastColumn="0"/>
            </w:pPr>
            <w:r>
              <w:t>Que hace</w:t>
            </w:r>
          </w:p>
        </w:tc>
        <w:tc>
          <w:tcPr>
            <w:tcW w:w="2698" w:type="dxa"/>
          </w:tcPr>
          <w:p w14:paraId="6064F3FA" w14:textId="34128CAF" w:rsidR="00F03811" w:rsidRDefault="00F03811" w:rsidP="00975A76">
            <w:pPr>
              <w:cnfStyle w:val="100000000000" w:firstRow="1" w:lastRow="0" w:firstColumn="0" w:lastColumn="0" w:oddVBand="0" w:evenVBand="0" w:oddHBand="0" w:evenHBand="0" w:firstRowFirstColumn="0" w:firstRowLastColumn="0" w:lastRowFirstColumn="0" w:lastRowLastColumn="0"/>
            </w:pPr>
            <w:r>
              <w:t xml:space="preserve">Con que </w:t>
            </w:r>
          </w:p>
        </w:tc>
        <w:tc>
          <w:tcPr>
            <w:tcW w:w="2698" w:type="dxa"/>
          </w:tcPr>
          <w:p w14:paraId="1BF09B7C" w14:textId="6D86EAAD" w:rsidR="00F03811" w:rsidRDefault="00F03811" w:rsidP="00975A76">
            <w:pPr>
              <w:cnfStyle w:val="100000000000" w:firstRow="1" w:lastRow="0" w:firstColumn="0" w:lastColumn="0" w:oddVBand="0" w:evenVBand="0" w:oddHBand="0" w:evenHBand="0" w:firstRowFirstColumn="0" w:firstRowLastColumn="0" w:lastRowFirstColumn="0" w:lastRowLastColumn="0"/>
            </w:pPr>
            <w:r>
              <w:t xml:space="preserve">Donde lo ves </w:t>
            </w:r>
          </w:p>
        </w:tc>
      </w:tr>
      <w:tr w:rsidR="00F03811" w14:paraId="5D802F5E" w14:textId="77777777" w:rsidTr="00F038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1D17DFD" w14:textId="55BFA714" w:rsidR="00F03811" w:rsidRDefault="00F03811" w:rsidP="00975A76">
            <w:r>
              <w:rPr>
                <w:b w:val="0"/>
                <w:bCs w:val="0"/>
              </w:rPr>
              <w:t>1</w:t>
            </w:r>
          </w:p>
        </w:tc>
        <w:tc>
          <w:tcPr>
            <w:tcW w:w="4548" w:type="dxa"/>
          </w:tcPr>
          <w:p w14:paraId="6CDB343D" w14:textId="61402D85" w:rsidR="00F03811" w:rsidRPr="001D57AE" w:rsidRDefault="00F03811" w:rsidP="00975A76">
            <w:pPr>
              <w:cnfStyle w:val="000000100000" w:firstRow="0" w:lastRow="0" w:firstColumn="0" w:lastColumn="0" w:oddVBand="0" w:evenVBand="0" w:oddHBand="1" w:evenHBand="0" w:firstRowFirstColumn="0" w:firstRowLastColumn="0" w:lastRowFirstColumn="0" w:lastRowLastColumn="0"/>
              <w:rPr>
                <w:b/>
                <w:bCs/>
              </w:rPr>
            </w:pPr>
            <w:r>
              <w:rPr>
                <w:b/>
                <w:bCs/>
              </w:rPr>
              <w:t xml:space="preserve">Genera un </w:t>
            </w:r>
            <w:proofErr w:type="spellStart"/>
            <w:r>
              <w:rPr>
                <w:b/>
                <w:bCs/>
              </w:rPr>
              <w:t>front-end</w:t>
            </w:r>
            <w:proofErr w:type="spellEnd"/>
            <w:r>
              <w:rPr>
                <w:b/>
                <w:bCs/>
              </w:rPr>
              <w:t xml:space="preserve"> </w:t>
            </w:r>
            <w:r>
              <w:t xml:space="preserve">a partir de tu </w:t>
            </w:r>
            <w:r w:rsidR="001D57AE">
              <w:t xml:space="preserve">descripción en Python: componentes como </w:t>
            </w:r>
            <w:proofErr w:type="spellStart"/>
            <w:proofErr w:type="gramStart"/>
            <w:r w:rsidR="001D57AE">
              <w:rPr>
                <w:b/>
                <w:bCs/>
              </w:rPr>
              <w:t>gr.Markdown</w:t>
            </w:r>
            <w:proofErr w:type="spellEnd"/>
            <w:proofErr w:type="gramEnd"/>
            <w:r w:rsidR="001D57AE">
              <w:rPr>
                <w:b/>
                <w:bCs/>
              </w:rPr>
              <w:t xml:space="preserve">, </w:t>
            </w:r>
            <w:proofErr w:type="spellStart"/>
            <w:proofErr w:type="gramStart"/>
            <w:r w:rsidR="001D57AE">
              <w:rPr>
                <w:b/>
                <w:bCs/>
              </w:rPr>
              <w:t>gr.Dropdown</w:t>
            </w:r>
            <w:proofErr w:type="spellEnd"/>
            <w:proofErr w:type="gramEnd"/>
            <w:r w:rsidR="001D57AE">
              <w:rPr>
                <w:b/>
                <w:bCs/>
              </w:rPr>
              <w:t xml:space="preserve"> </w:t>
            </w:r>
            <w:r w:rsidR="001D57AE">
              <w:t xml:space="preserve">o </w:t>
            </w:r>
            <w:proofErr w:type="spellStart"/>
            <w:proofErr w:type="gramStart"/>
            <w:r w:rsidR="001D57AE">
              <w:rPr>
                <w:b/>
                <w:bCs/>
              </w:rPr>
              <w:t>gr.Textbox</w:t>
            </w:r>
            <w:proofErr w:type="spellEnd"/>
            <w:proofErr w:type="gramEnd"/>
            <w:r w:rsidR="001D57AE">
              <w:rPr>
                <w:b/>
                <w:bCs/>
              </w:rPr>
              <w:t xml:space="preserve">, </w:t>
            </w:r>
            <w:r w:rsidR="001D57AE">
              <w:t xml:space="preserve">o una </w:t>
            </w:r>
            <w:proofErr w:type="spellStart"/>
            <w:r w:rsidR="001D57AE">
              <w:t>insterfaz</w:t>
            </w:r>
            <w:proofErr w:type="spellEnd"/>
            <w:r w:rsidR="001D57AE">
              <w:t xml:space="preserve"> prefabricada como </w:t>
            </w:r>
            <w:proofErr w:type="spellStart"/>
            <w:r w:rsidR="001D57AE">
              <w:rPr>
                <w:b/>
                <w:bCs/>
              </w:rPr>
              <w:t>ChatInterface</w:t>
            </w:r>
            <w:proofErr w:type="spellEnd"/>
          </w:p>
        </w:tc>
        <w:tc>
          <w:tcPr>
            <w:tcW w:w="2698" w:type="dxa"/>
          </w:tcPr>
          <w:p w14:paraId="3070067E" w14:textId="4CC35A9A" w:rsidR="00F03811" w:rsidRPr="009D692A" w:rsidRDefault="009D692A" w:rsidP="00975A76">
            <w:pPr>
              <w:cnfStyle w:val="000000100000" w:firstRow="0" w:lastRow="0" w:firstColumn="0" w:lastColumn="0" w:oddVBand="0" w:evenVBand="0" w:oddHBand="1" w:evenHBand="0" w:firstRowFirstColumn="0" w:firstRowLastColumn="0" w:lastRowFirstColumn="0" w:lastRowLastColumn="0"/>
            </w:pPr>
            <w:proofErr w:type="spellStart"/>
            <w:r>
              <w:rPr>
                <w:b/>
                <w:bCs/>
              </w:rPr>
              <w:t>Stelve</w:t>
            </w:r>
            <w:proofErr w:type="spellEnd"/>
            <w:r>
              <w:rPr>
                <w:b/>
                <w:bCs/>
              </w:rPr>
              <w:t xml:space="preserve"> </w:t>
            </w:r>
            <w:r>
              <w:t xml:space="preserve">(compilador y </w:t>
            </w:r>
            <w:proofErr w:type="spellStart"/>
            <w:r>
              <w:t>framework</w:t>
            </w:r>
            <w:proofErr w:type="spellEnd"/>
            <w:r>
              <w:t xml:space="preserve"> de </w:t>
            </w:r>
            <w:proofErr w:type="spellStart"/>
            <w:r>
              <w:t>js</w:t>
            </w:r>
            <w:proofErr w:type="spellEnd"/>
            <w:r>
              <w:t xml:space="preserve"> para crear interfaces de usuario de forma </w:t>
            </w:r>
            <w:r w:rsidR="007C7C68">
              <w:t>reactiva)</w:t>
            </w:r>
            <w:r w:rsidR="008C4DCF">
              <w:t xml:space="preserve">, que se convierte en </w:t>
            </w:r>
            <w:proofErr w:type="spellStart"/>
            <w:r w:rsidR="008C4DCF">
              <w:t>Js</w:t>
            </w:r>
            <w:proofErr w:type="spellEnd"/>
            <w:r w:rsidR="008C4DCF">
              <w:t xml:space="preserve"> básico</w:t>
            </w:r>
          </w:p>
        </w:tc>
        <w:tc>
          <w:tcPr>
            <w:tcW w:w="2698" w:type="dxa"/>
          </w:tcPr>
          <w:p w14:paraId="54B5CCD7" w14:textId="1010DDE7" w:rsidR="00F03811" w:rsidRDefault="00F32CCB" w:rsidP="00975A76">
            <w:pPr>
              <w:cnfStyle w:val="000000100000" w:firstRow="0" w:lastRow="0" w:firstColumn="0" w:lastColumn="0" w:oddVBand="0" w:evenVBand="0" w:oddHBand="1" w:evenHBand="0" w:firstRowFirstColumn="0" w:firstRowLastColumn="0" w:lastRowFirstColumn="0" w:lastRowLastColumn="0"/>
            </w:pPr>
            <w:r w:rsidRPr="00F32CCB">
              <w:t>Es la página que ves</w:t>
            </w:r>
          </w:p>
        </w:tc>
      </w:tr>
      <w:tr w:rsidR="00F03811" w14:paraId="1AD72D45" w14:textId="77777777" w:rsidTr="00F03811">
        <w:tc>
          <w:tcPr>
            <w:cnfStyle w:val="001000000000" w:firstRow="0" w:lastRow="0" w:firstColumn="1" w:lastColumn="0" w:oddVBand="0" w:evenVBand="0" w:oddHBand="0" w:evenHBand="0" w:firstRowFirstColumn="0" w:firstRowLastColumn="0" w:lastRowFirstColumn="0" w:lastRowLastColumn="0"/>
            <w:tcW w:w="846" w:type="dxa"/>
          </w:tcPr>
          <w:p w14:paraId="19A60C22" w14:textId="3C3CBB0C" w:rsidR="00F03811" w:rsidRDefault="00F32CCB" w:rsidP="00975A76">
            <w:r>
              <w:t>2</w:t>
            </w:r>
          </w:p>
        </w:tc>
        <w:tc>
          <w:tcPr>
            <w:tcW w:w="4548" w:type="dxa"/>
          </w:tcPr>
          <w:p w14:paraId="122C25CF" w14:textId="15904734" w:rsidR="00F03811" w:rsidRPr="008E5982" w:rsidRDefault="008E5982" w:rsidP="00975A76">
            <w:pPr>
              <w:cnfStyle w:val="000000000000" w:firstRow="0" w:lastRow="0" w:firstColumn="0" w:lastColumn="0" w:oddVBand="0" w:evenVBand="0" w:oddHBand="0" w:evenHBand="0" w:firstRowFirstColumn="0" w:firstRowLastColumn="0" w:lastRowFirstColumn="0" w:lastRowLastColumn="0"/>
            </w:pPr>
            <w:proofErr w:type="gramStart"/>
            <w:r>
              <w:rPr>
                <w:b/>
                <w:bCs/>
              </w:rPr>
              <w:t>.lunch</w:t>
            </w:r>
            <w:proofErr w:type="gramEnd"/>
            <w:r>
              <w:rPr>
                <w:b/>
                <w:bCs/>
              </w:rPr>
              <w:t xml:space="preserve">() arranca un servidor web </w:t>
            </w:r>
            <w:r>
              <w:t xml:space="preserve">que sirve ese </w:t>
            </w:r>
            <w:proofErr w:type="spellStart"/>
            <w:r>
              <w:t>front-end</w:t>
            </w:r>
            <w:proofErr w:type="spellEnd"/>
            <w:r>
              <w:t xml:space="preserve"> a quien llegue </w:t>
            </w:r>
          </w:p>
        </w:tc>
        <w:tc>
          <w:tcPr>
            <w:tcW w:w="2698" w:type="dxa"/>
          </w:tcPr>
          <w:p w14:paraId="42B3252E" w14:textId="0FD52F11" w:rsidR="008B37DB" w:rsidRPr="008B37DB" w:rsidRDefault="00880DED" w:rsidP="00975A76">
            <w:pPr>
              <w:cnfStyle w:val="000000000000" w:firstRow="0" w:lastRow="0" w:firstColumn="0" w:lastColumn="0" w:oddVBand="0" w:evenVBand="0" w:oddHBand="0" w:evenHBand="0" w:firstRowFirstColumn="0" w:firstRowLastColumn="0" w:lastRowFirstColumn="0" w:lastRowLastColumn="0"/>
            </w:pPr>
            <w:r>
              <w:rPr>
                <w:b/>
                <w:bCs/>
              </w:rPr>
              <w:t xml:space="preserve">Starlette </w:t>
            </w:r>
            <w:r>
              <w:t>(</w:t>
            </w:r>
            <w:proofErr w:type="spellStart"/>
            <w:r>
              <w:t>framework</w:t>
            </w:r>
            <w:proofErr w:type="spellEnd"/>
            <w:r>
              <w:t xml:space="preserve"> de Python para construir servidores web (el programa que recibe peticiones de un navegador y devuelve </w:t>
            </w:r>
            <w:r w:rsidR="00890B91">
              <w:t xml:space="preserve">paginas o datos). </w:t>
            </w:r>
            <w:proofErr w:type="spellStart"/>
            <w:r w:rsidR="00890B91">
              <w:t>Gradio</w:t>
            </w:r>
            <w:proofErr w:type="spellEnd"/>
            <w:r w:rsidR="00890B91">
              <w:t xml:space="preserve"> lo </w:t>
            </w:r>
            <w:proofErr w:type="spellStart"/>
            <w:r w:rsidR="00890B91">
              <w:t>psara</w:t>
            </w:r>
            <w:proofErr w:type="spellEnd"/>
            <w:r w:rsidR="00890B91">
              <w:t xml:space="preserve"> el servidor que arranca </w:t>
            </w:r>
            <w:proofErr w:type="gramStart"/>
            <w:r w:rsidR="00890B91">
              <w:t xml:space="preserve">con </w:t>
            </w:r>
            <w:r w:rsidR="00890B91">
              <w:rPr>
                <w:b/>
                <w:bCs/>
              </w:rPr>
              <w:t>.</w:t>
            </w:r>
            <w:proofErr w:type="spellStart"/>
            <w:r w:rsidR="00890B91">
              <w:rPr>
                <w:b/>
                <w:bCs/>
              </w:rPr>
              <w:t>launch</w:t>
            </w:r>
            <w:proofErr w:type="spellEnd"/>
            <w:proofErr w:type="gramEnd"/>
            <w:r w:rsidR="00890B91">
              <w:rPr>
                <w:b/>
                <w:bCs/>
              </w:rPr>
              <w:t xml:space="preserve">(): </w:t>
            </w:r>
            <w:r w:rsidR="00890B91">
              <w:t xml:space="preserve">es el que sirve tu interfaz </w:t>
            </w:r>
            <w:hyperlink r:id="rId911" w:history="1">
              <w:r w:rsidR="008B37DB" w:rsidRPr="004C6A5A">
                <w:rPr>
                  <w:rStyle w:val="Hipervnculo"/>
                  <w:b/>
                  <w:bCs/>
                </w:rPr>
                <w:t>http://127.0.0.1:7860</w:t>
              </w:r>
            </w:hyperlink>
            <w:r w:rsidR="008B37DB">
              <w:rPr>
                <w:b/>
                <w:bCs/>
              </w:rPr>
              <w:t xml:space="preserve"> </w:t>
            </w:r>
            <w:r w:rsidR="008B37DB">
              <w:t xml:space="preserve">y recibe las llamadas a tus funciones) </w:t>
            </w:r>
            <w:r w:rsidR="008B37DB" w:rsidRPr="008B37DB">
              <w:t xml:space="preserve">Las fuentes que revisé dicen que el servidor de </w:t>
            </w:r>
            <w:proofErr w:type="spellStart"/>
            <w:r w:rsidR="008B37DB" w:rsidRPr="008B37DB">
              <w:t>Gradio</w:t>
            </w:r>
            <w:proofErr w:type="spellEnd"/>
            <w:r w:rsidR="008B37DB" w:rsidRPr="008B37DB">
              <w:t xml:space="preserve"> es </w:t>
            </w:r>
            <w:proofErr w:type="spellStart"/>
            <w:r w:rsidR="008B37DB" w:rsidRPr="008B37DB">
              <w:t>FastAPI</w:t>
            </w:r>
            <w:proofErr w:type="spellEnd"/>
            <w:r w:rsidR="008B37DB" w:rsidRPr="008B37DB">
              <w:t>, que a su vez está construido sobre Starlette. Por eso el profesor dice “Starlette”.</w:t>
            </w:r>
            <w:r w:rsidR="008B37DB">
              <w:t>)</w:t>
            </w:r>
          </w:p>
        </w:tc>
        <w:tc>
          <w:tcPr>
            <w:tcW w:w="2698" w:type="dxa"/>
          </w:tcPr>
          <w:p w14:paraId="6DA62B47" w14:textId="7EDA5A76" w:rsidR="00F03811" w:rsidRDefault="006669D6" w:rsidP="00975A76">
            <w:pPr>
              <w:cnfStyle w:val="000000000000" w:firstRow="0" w:lastRow="0" w:firstColumn="0" w:lastColumn="0" w:oddVBand="0" w:evenVBand="0" w:oddHBand="0" w:evenHBand="0" w:firstRowFirstColumn="0" w:firstRowLastColumn="0" w:lastRowFirstColumn="0" w:lastRowLastColumn="0"/>
            </w:pPr>
            <w:r w:rsidRPr="006669D6">
              <w:t xml:space="preserve">La URL </w:t>
            </w:r>
            <w:r w:rsidRPr="006669D6">
              <w:rPr>
                <w:b/>
                <w:bCs/>
              </w:rPr>
              <w:t>http://127.0.0.1:7860</w:t>
            </w:r>
          </w:p>
        </w:tc>
      </w:tr>
      <w:tr w:rsidR="006669D6" w14:paraId="64582977" w14:textId="77777777" w:rsidTr="00F038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6076DAE" w14:textId="253BA3A8" w:rsidR="006669D6" w:rsidRDefault="006669D6" w:rsidP="00975A76">
            <w:r>
              <w:t>3</w:t>
            </w:r>
          </w:p>
        </w:tc>
        <w:tc>
          <w:tcPr>
            <w:tcW w:w="4548" w:type="dxa"/>
          </w:tcPr>
          <w:p w14:paraId="56076B4D" w14:textId="1EA9B4FD" w:rsidR="006669D6" w:rsidRPr="006669D6" w:rsidRDefault="006669D6" w:rsidP="00975A76">
            <w:pPr>
              <w:cnfStyle w:val="000000100000" w:firstRow="0" w:lastRow="0" w:firstColumn="0" w:lastColumn="0" w:oddVBand="0" w:evenVBand="0" w:oddHBand="1" w:evenHBand="0" w:firstRowFirstColumn="0" w:firstRowLastColumn="0" w:lastRowFirstColumn="0" w:lastRowLastColumn="0"/>
            </w:pPr>
            <w:r>
              <w:rPr>
                <w:b/>
                <w:bCs/>
              </w:rPr>
              <w:t xml:space="preserve">Crea una ruta por cada </w:t>
            </w:r>
            <w:proofErr w:type="spellStart"/>
            <w:r>
              <w:rPr>
                <w:b/>
                <w:bCs/>
              </w:rPr>
              <w:t>callback</w:t>
            </w:r>
            <w:proofErr w:type="spellEnd"/>
            <w:r>
              <w:rPr>
                <w:b/>
                <w:bCs/>
              </w:rPr>
              <w:t xml:space="preserve"> </w:t>
            </w:r>
            <w:r>
              <w:t>(</w:t>
            </w:r>
            <w:r>
              <w:rPr>
                <w:b/>
                <w:bCs/>
              </w:rPr>
              <w:t xml:space="preserve">chat, </w:t>
            </w:r>
            <w:proofErr w:type="spellStart"/>
            <w:r>
              <w:rPr>
                <w:b/>
                <w:bCs/>
              </w:rPr>
              <w:t>shout</w:t>
            </w:r>
            <w:proofErr w:type="spellEnd"/>
            <w:r>
              <w:rPr>
                <w:b/>
                <w:bCs/>
              </w:rPr>
              <w:t xml:space="preserve">…) </w:t>
            </w:r>
          </w:p>
        </w:tc>
        <w:tc>
          <w:tcPr>
            <w:tcW w:w="2698" w:type="dxa"/>
          </w:tcPr>
          <w:p w14:paraId="75AC4090" w14:textId="57A29C26" w:rsidR="006669D6" w:rsidRPr="00A961E9" w:rsidRDefault="00A961E9" w:rsidP="00975A76">
            <w:pPr>
              <w:cnfStyle w:val="000000100000" w:firstRow="0" w:lastRow="0" w:firstColumn="0" w:lastColumn="0" w:oddVBand="0" w:evenVBand="0" w:oddHBand="1" w:evenHBand="0" w:firstRowFirstColumn="0" w:firstRowLastColumn="0" w:lastRowFirstColumn="0" w:lastRowLastColumn="0"/>
            </w:pPr>
            <w:r>
              <w:t xml:space="preserve">El código que </w:t>
            </w:r>
            <w:proofErr w:type="spellStart"/>
            <w:r>
              <w:t>Gradio</w:t>
            </w:r>
            <w:proofErr w:type="spellEnd"/>
            <w:r>
              <w:t xml:space="preserve"> genera por ti </w:t>
            </w:r>
          </w:p>
        </w:tc>
        <w:tc>
          <w:tcPr>
            <w:tcW w:w="2698" w:type="dxa"/>
          </w:tcPr>
          <w:p w14:paraId="6C35BB1D" w14:textId="0AB5994E" w:rsidR="006669D6" w:rsidRPr="00A961E9" w:rsidRDefault="00A961E9" w:rsidP="00975A76">
            <w:pPr>
              <w:cnfStyle w:val="000000100000" w:firstRow="0" w:lastRow="0" w:firstColumn="0" w:lastColumn="0" w:oddVBand="0" w:evenVBand="0" w:oddHBand="1" w:evenHBand="0" w:firstRowFirstColumn="0" w:firstRowLastColumn="0" w:lastRowFirstColumn="0" w:lastRowLastColumn="0"/>
            </w:pPr>
            <w:r>
              <w:t xml:space="preserve">Todo eso queda dentro de </w:t>
            </w:r>
            <w:r>
              <w:rPr>
                <w:b/>
                <w:bCs/>
              </w:rPr>
              <w:t xml:space="preserve">una sola línea de código: </w:t>
            </w:r>
            <w:r>
              <w:t>la que crea la interfaz y la lanza</w:t>
            </w:r>
          </w:p>
        </w:tc>
      </w:tr>
    </w:tbl>
    <w:p w14:paraId="45D37713" w14:textId="77777777" w:rsidR="00F03811" w:rsidRPr="00975A76" w:rsidRDefault="00F03811" w:rsidP="00975A76"/>
    <w:p w14:paraId="536B9986" w14:textId="77777777" w:rsidR="008C01DC" w:rsidRPr="008C01DC" w:rsidRDefault="008C01DC" w:rsidP="008C01DC">
      <w:pPr>
        <w:rPr>
          <w:b/>
          <w:bCs/>
          <w:szCs w:val="22"/>
        </w:rPr>
      </w:pPr>
      <w:r w:rsidRPr="008C01DC">
        <w:rPr>
          <w:b/>
          <w:bCs/>
          <w:szCs w:val="22"/>
        </w:rPr>
        <w:t>Un diagrama de lo que pasa:</w:t>
      </w:r>
    </w:p>
    <w:p w14:paraId="4C4343C7" w14:textId="12A04C55" w:rsidR="00A50DD4" w:rsidRDefault="008C01DC" w:rsidP="0037020C">
      <w:pPr>
        <w:rPr>
          <w:b/>
          <w:bCs/>
          <w:szCs w:val="22"/>
        </w:rPr>
      </w:pPr>
      <w:r w:rsidRPr="008C01DC">
        <w:rPr>
          <w:b/>
          <w:bCs/>
          <w:noProof/>
          <w:szCs w:val="22"/>
        </w:rPr>
        <w:drawing>
          <wp:inline distT="0" distB="0" distL="0" distR="0" wp14:anchorId="2A9D15DF" wp14:editId="2BA53E53">
            <wp:extent cx="5643033" cy="1861211"/>
            <wp:effectExtent l="38100" t="38100" r="34290" b="43815"/>
            <wp:docPr id="396881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81643" name=""/>
                    <pic:cNvPicPr/>
                  </pic:nvPicPr>
                  <pic:blipFill>
                    <a:blip r:embed="rId912"/>
                    <a:stretch>
                      <a:fillRect/>
                    </a:stretch>
                  </pic:blipFill>
                  <pic:spPr>
                    <a:xfrm>
                      <a:off x="0" y="0"/>
                      <a:ext cx="5648533" cy="1863025"/>
                    </a:xfrm>
                    <a:prstGeom prst="rect">
                      <a:avLst/>
                    </a:prstGeom>
                    <a:ln w="28575">
                      <a:solidFill>
                        <a:srgbClr val="EE0000"/>
                      </a:solidFill>
                    </a:ln>
                  </pic:spPr>
                </pic:pic>
              </a:graphicData>
            </a:graphic>
          </wp:inline>
        </w:drawing>
      </w:r>
    </w:p>
    <w:p w14:paraId="0003A871" w14:textId="77777777" w:rsidR="00EF4D92" w:rsidRDefault="00EF4D92" w:rsidP="0037020C">
      <w:pPr>
        <w:rPr>
          <w:b/>
          <w:bCs/>
          <w:szCs w:val="22"/>
        </w:rPr>
      </w:pPr>
    </w:p>
    <w:p w14:paraId="6AA979C3" w14:textId="77777777" w:rsidR="00EF4D92" w:rsidRDefault="00EF4D92" w:rsidP="0037020C">
      <w:pPr>
        <w:rPr>
          <w:b/>
          <w:bCs/>
          <w:szCs w:val="22"/>
        </w:rPr>
      </w:pPr>
    </w:p>
    <w:p w14:paraId="61F1212F" w14:textId="14508BE1" w:rsidR="00EF4D92" w:rsidRDefault="00EF4D92" w:rsidP="0037020C">
      <w:pPr>
        <w:rPr>
          <w:b/>
          <w:bCs/>
          <w:szCs w:val="22"/>
        </w:rPr>
      </w:pPr>
      <w:r>
        <w:rPr>
          <w:b/>
          <w:bCs/>
          <w:szCs w:val="22"/>
        </w:rPr>
        <w:lastRenderedPageBreak/>
        <w:t>Ejemplo más visual:</w:t>
      </w:r>
    </w:p>
    <w:p w14:paraId="72A36241" w14:textId="4814BF82" w:rsidR="00F2493C" w:rsidRDefault="00B05E4D" w:rsidP="0037020C">
      <w:pPr>
        <w:rPr>
          <w:b/>
          <w:bCs/>
          <w:szCs w:val="22"/>
        </w:rPr>
      </w:pPr>
      <w:r w:rsidRPr="00B05E4D">
        <w:rPr>
          <w:b/>
          <w:bCs/>
          <w:noProof/>
          <w:szCs w:val="22"/>
        </w:rPr>
        <w:drawing>
          <wp:inline distT="0" distB="0" distL="0" distR="0" wp14:anchorId="017CFA3E" wp14:editId="5860AD57">
            <wp:extent cx="3841750" cy="2347380"/>
            <wp:effectExtent l="19050" t="19050" r="25400" b="15240"/>
            <wp:docPr id="636073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73403" name=""/>
                    <pic:cNvPicPr/>
                  </pic:nvPicPr>
                  <pic:blipFill>
                    <a:blip r:embed="rId913"/>
                    <a:stretch>
                      <a:fillRect/>
                    </a:stretch>
                  </pic:blipFill>
                  <pic:spPr>
                    <a:xfrm>
                      <a:off x="0" y="0"/>
                      <a:ext cx="3873116" cy="2366545"/>
                    </a:xfrm>
                    <a:prstGeom prst="rect">
                      <a:avLst/>
                    </a:prstGeom>
                    <a:ln w="19050">
                      <a:solidFill>
                        <a:srgbClr val="EE0000"/>
                      </a:solidFill>
                    </a:ln>
                  </pic:spPr>
                </pic:pic>
              </a:graphicData>
            </a:graphic>
          </wp:inline>
        </w:drawing>
      </w:r>
      <w:r w:rsidRPr="00B05E4D">
        <w:rPr>
          <w:b/>
          <w:bCs/>
          <w:noProof/>
          <w:szCs w:val="22"/>
        </w:rPr>
        <w:drawing>
          <wp:inline distT="0" distB="0" distL="0" distR="0" wp14:anchorId="09FCD576" wp14:editId="78F748F1">
            <wp:extent cx="3190750" cy="2044700"/>
            <wp:effectExtent l="38100" t="38100" r="29210" b="31750"/>
            <wp:docPr id="591223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23870" name=""/>
                    <pic:cNvPicPr/>
                  </pic:nvPicPr>
                  <pic:blipFill>
                    <a:blip r:embed="rId914"/>
                    <a:stretch>
                      <a:fillRect/>
                    </a:stretch>
                  </pic:blipFill>
                  <pic:spPr>
                    <a:xfrm>
                      <a:off x="0" y="0"/>
                      <a:ext cx="3228987" cy="2069203"/>
                    </a:xfrm>
                    <a:prstGeom prst="rect">
                      <a:avLst/>
                    </a:prstGeom>
                    <a:ln w="28575">
                      <a:solidFill>
                        <a:srgbClr val="EE0000"/>
                      </a:solidFill>
                    </a:ln>
                  </pic:spPr>
                </pic:pic>
              </a:graphicData>
            </a:graphic>
          </wp:inline>
        </w:drawing>
      </w:r>
      <w:r w:rsidR="00F2493C" w:rsidRPr="00F2493C">
        <w:rPr>
          <w:b/>
          <w:bCs/>
          <w:noProof/>
          <w:szCs w:val="22"/>
        </w:rPr>
        <w:drawing>
          <wp:inline distT="0" distB="0" distL="0" distR="0" wp14:anchorId="30CCDAA7" wp14:editId="7834AA35">
            <wp:extent cx="3100031" cy="1799166"/>
            <wp:effectExtent l="38100" t="38100" r="43815" b="29845"/>
            <wp:docPr id="930037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37468" name=""/>
                    <pic:cNvPicPr/>
                  </pic:nvPicPr>
                  <pic:blipFill>
                    <a:blip r:embed="rId915"/>
                    <a:stretch>
                      <a:fillRect/>
                    </a:stretch>
                  </pic:blipFill>
                  <pic:spPr>
                    <a:xfrm>
                      <a:off x="0" y="0"/>
                      <a:ext cx="3111687" cy="1805931"/>
                    </a:xfrm>
                    <a:prstGeom prst="rect">
                      <a:avLst/>
                    </a:prstGeom>
                    <a:ln w="28575">
                      <a:solidFill>
                        <a:srgbClr val="EE0000"/>
                      </a:solidFill>
                    </a:ln>
                  </pic:spPr>
                </pic:pic>
              </a:graphicData>
            </a:graphic>
          </wp:inline>
        </w:drawing>
      </w:r>
    </w:p>
    <w:p w14:paraId="114A3B46" w14:textId="18B47358" w:rsidR="00FD00EE" w:rsidRDefault="00FD00EE" w:rsidP="0037020C">
      <w:pPr>
        <w:rPr>
          <w:b/>
          <w:bCs/>
          <w:szCs w:val="22"/>
        </w:rPr>
      </w:pPr>
      <w:r w:rsidRPr="00FD00EE">
        <w:rPr>
          <w:b/>
          <w:bCs/>
          <w:noProof/>
          <w:szCs w:val="22"/>
        </w:rPr>
        <w:drawing>
          <wp:inline distT="0" distB="0" distL="0" distR="0" wp14:anchorId="5DB9A7BF" wp14:editId="198F5EE9">
            <wp:extent cx="4102100" cy="2646516"/>
            <wp:effectExtent l="38100" t="38100" r="31750" b="40005"/>
            <wp:docPr id="175672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26412" name=""/>
                    <pic:cNvPicPr/>
                  </pic:nvPicPr>
                  <pic:blipFill>
                    <a:blip r:embed="rId916"/>
                    <a:stretch>
                      <a:fillRect/>
                    </a:stretch>
                  </pic:blipFill>
                  <pic:spPr>
                    <a:xfrm>
                      <a:off x="0" y="0"/>
                      <a:ext cx="4108343" cy="2650544"/>
                    </a:xfrm>
                    <a:prstGeom prst="rect">
                      <a:avLst/>
                    </a:prstGeom>
                    <a:ln w="28575">
                      <a:solidFill>
                        <a:srgbClr val="EE0000"/>
                      </a:solidFill>
                    </a:ln>
                  </pic:spPr>
                </pic:pic>
              </a:graphicData>
            </a:graphic>
          </wp:inline>
        </w:drawing>
      </w:r>
    </w:p>
    <w:p w14:paraId="46FDD1D4" w14:textId="77777777" w:rsidR="00487E9E" w:rsidRDefault="00487E9E" w:rsidP="0037020C">
      <w:pPr>
        <w:rPr>
          <w:b/>
          <w:bCs/>
          <w:szCs w:val="22"/>
        </w:rPr>
      </w:pPr>
    </w:p>
    <w:p w14:paraId="2B500C81" w14:textId="77777777" w:rsidR="00487E9E" w:rsidRDefault="00487E9E" w:rsidP="0037020C">
      <w:pPr>
        <w:rPr>
          <w:b/>
          <w:bCs/>
          <w:szCs w:val="22"/>
        </w:rPr>
      </w:pPr>
    </w:p>
    <w:p w14:paraId="4B0BB0F1" w14:textId="77777777" w:rsidR="00487E9E" w:rsidRDefault="00487E9E" w:rsidP="0037020C">
      <w:pPr>
        <w:rPr>
          <w:b/>
          <w:bCs/>
          <w:szCs w:val="22"/>
        </w:rPr>
      </w:pPr>
    </w:p>
    <w:p w14:paraId="1EE32B09" w14:textId="77777777" w:rsidR="00487E9E" w:rsidRDefault="00487E9E" w:rsidP="0037020C">
      <w:pPr>
        <w:rPr>
          <w:b/>
          <w:bCs/>
          <w:szCs w:val="22"/>
        </w:rPr>
      </w:pPr>
    </w:p>
    <w:p w14:paraId="1360B675" w14:textId="77777777" w:rsidR="00487E9E" w:rsidRDefault="00487E9E" w:rsidP="0037020C">
      <w:pPr>
        <w:rPr>
          <w:b/>
          <w:bCs/>
          <w:szCs w:val="22"/>
        </w:rPr>
      </w:pPr>
    </w:p>
    <w:p w14:paraId="24EF19DC" w14:textId="36A8EC5E" w:rsidR="00EF44D4" w:rsidRDefault="00EF44D4" w:rsidP="00487E9E">
      <w:pPr>
        <w:rPr>
          <w:b/>
          <w:bCs/>
          <w:szCs w:val="22"/>
        </w:rPr>
      </w:pPr>
      <w:r w:rsidRPr="00EF44D4">
        <w:rPr>
          <w:b/>
          <w:bCs/>
          <w:szCs w:val="22"/>
        </w:rPr>
        <w:lastRenderedPageBreak/>
        <w:t>Detalles que menciona:</w:t>
      </w:r>
    </w:p>
    <w:p w14:paraId="5CBFEF91" w14:textId="0396F1B3" w:rsidR="00487E9E" w:rsidRPr="00487E9E" w:rsidRDefault="00487E9E" w:rsidP="00487E9E">
      <w:pPr>
        <w:pStyle w:val="Prrafodelista"/>
        <w:numPr>
          <w:ilvl w:val="0"/>
          <w:numId w:val="44"/>
        </w:numPr>
        <w:rPr>
          <w:szCs w:val="22"/>
        </w:rPr>
      </w:pPr>
      <w:r w:rsidRPr="00487E9E">
        <w:rPr>
          <w:b/>
          <w:bCs/>
          <w:szCs w:val="22"/>
        </w:rPr>
        <w:t>El puerto:</w:t>
      </w:r>
      <w:r w:rsidRPr="00487E9E">
        <w:rPr>
          <w:szCs w:val="22"/>
        </w:rPr>
        <w:t xml:space="preserve"> elige el </w:t>
      </w:r>
      <w:r w:rsidRPr="00487E9E">
        <w:rPr>
          <w:b/>
          <w:bCs/>
          <w:szCs w:val="22"/>
        </w:rPr>
        <w:t>7860;</w:t>
      </w:r>
      <w:r w:rsidRPr="00487E9E">
        <w:rPr>
          <w:szCs w:val="22"/>
        </w:rPr>
        <w:t xml:space="preserve"> si está ocupado, prueba el siguiente (7861, 7862…) hasta encontrar uno libre. Puedes fijar el que quieras. Por eso, cada vez que ejecutas, el puerto de tu celda puede cambiar.</w:t>
      </w:r>
    </w:p>
    <w:p w14:paraId="4A568569" w14:textId="262C0E59" w:rsidR="00487E9E" w:rsidRPr="00487E9E" w:rsidRDefault="00487E9E" w:rsidP="00487E9E">
      <w:pPr>
        <w:pStyle w:val="Prrafodelista"/>
        <w:numPr>
          <w:ilvl w:val="0"/>
          <w:numId w:val="44"/>
        </w:numPr>
        <w:rPr>
          <w:szCs w:val="22"/>
        </w:rPr>
      </w:pPr>
      <w:r w:rsidRPr="00487E9E">
        <w:rPr>
          <w:b/>
          <w:bCs/>
          <w:szCs w:val="22"/>
        </w:rPr>
        <w:t>Ver la fuente:</w:t>
      </w:r>
      <w:r w:rsidRPr="00487E9E">
        <w:rPr>
          <w:szCs w:val="22"/>
        </w:rPr>
        <w:t xml:space="preserve"> si abres "Ver código fuente" de la página, ves que es un </w:t>
      </w:r>
      <w:proofErr w:type="spellStart"/>
      <w:r w:rsidRPr="00487E9E">
        <w:rPr>
          <w:szCs w:val="22"/>
        </w:rPr>
        <w:t>iframe</w:t>
      </w:r>
      <w:proofErr w:type="spellEnd"/>
      <w:r w:rsidRPr="00487E9E">
        <w:rPr>
          <w:szCs w:val="22"/>
        </w:rPr>
        <w:t xml:space="preserve"> y, dentro, código </w:t>
      </w:r>
      <w:proofErr w:type="spellStart"/>
      <w:r w:rsidRPr="00487E9E">
        <w:rPr>
          <w:szCs w:val="22"/>
        </w:rPr>
        <w:t>minificado</w:t>
      </w:r>
      <w:proofErr w:type="spellEnd"/>
      <w:r w:rsidRPr="00487E9E">
        <w:rPr>
          <w:szCs w:val="22"/>
        </w:rPr>
        <w:t xml:space="preserve"> donde aparece </w:t>
      </w:r>
      <w:proofErr w:type="spellStart"/>
      <w:r w:rsidRPr="00487E9E">
        <w:rPr>
          <w:i/>
          <w:iCs/>
          <w:szCs w:val="22"/>
        </w:rPr>
        <w:t>svelte</w:t>
      </w:r>
      <w:proofErr w:type="spellEnd"/>
      <w:r w:rsidRPr="00487E9E">
        <w:rPr>
          <w:szCs w:val="22"/>
        </w:rPr>
        <w:t>. Es la prueba de que se generó una página de JavaScript.</w:t>
      </w:r>
    </w:p>
    <w:p w14:paraId="7448F105" w14:textId="1CB8F858" w:rsidR="00487E9E" w:rsidRDefault="00487E9E" w:rsidP="00487E9E">
      <w:pPr>
        <w:pStyle w:val="Prrafodelista"/>
        <w:numPr>
          <w:ilvl w:val="0"/>
          <w:numId w:val="44"/>
        </w:numPr>
        <w:rPr>
          <w:szCs w:val="22"/>
        </w:rPr>
      </w:pPr>
      <w:r w:rsidRPr="00487E9E">
        <w:rPr>
          <w:b/>
          <w:bCs/>
          <w:szCs w:val="22"/>
        </w:rPr>
        <w:t>En el notebook:</w:t>
      </w:r>
      <w:r w:rsidRPr="00487E9E">
        <w:rPr>
          <w:szCs w:val="22"/>
        </w:rPr>
        <w:t xml:space="preserve"> las celdas de salida pueden mostrar contenido web, como una mini ventana de navegador dentro de la celda. Por eso ves </w:t>
      </w:r>
      <w:proofErr w:type="gramStart"/>
      <w:r w:rsidRPr="00487E9E">
        <w:rPr>
          <w:szCs w:val="22"/>
        </w:rPr>
        <w:t>la interfaz ahí mismo</w:t>
      </w:r>
      <w:proofErr w:type="gramEnd"/>
      <w:r w:rsidRPr="00487E9E">
        <w:rPr>
          <w:szCs w:val="22"/>
        </w:rPr>
        <w:t xml:space="preserve"> y, además, en una pestaña aparte.</w:t>
      </w:r>
    </w:p>
    <w:p w14:paraId="747F76B5" w14:textId="51726C21" w:rsidR="00487E9E" w:rsidRPr="00387E3D" w:rsidRDefault="0029516A" w:rsidP="00487E9E">
      <w:pPr>
        <w:pStyle w:val="Prrafodelista"/>
        <w:numPr>
          <w:ilvl w:val="0"/>
          <w:numId w:val="44"/>
        </w:numPr>
        <w:rPr>
          <w:b/>
          <w:bCs/>
          <w:szCs w:val="22"/>
        </w:rPr>
      </w:pPr>
      <w:r w:rsidRPr="00387E3D">
        <w:rPr>
          <w:b/>
          <w:bCs/>
          <w:szCs w:val="22"/>
        </w:rPr>
        <w:t>Para qué sirve saberlo:</w:t>
      </w:r>
      <w:r w:rsidR="00387E3D">
        <w:rPr>
          <w:b/>
          <w:bCs/>
          <w:szCs w:val="22"/>
        </w:rPr>
        <w:t xml:space="preserve"> </w:t>
      </w:r>
      <w:r w:rsidR="00387E3D">
        <w:rPr>
          <w:szCs w:val="22"/>
        </w:rPr>
        <w:t xml:space="preserve">El profesor admite que esto no tiene mucho que ver con la IA, pero ayuda a entender </w:t>
      </w:r>
      <w:proofErr w:type="spellStart"/>
      <w:r w:rsidR="00387E3D">
        <w:rPr>
          <w:szCs w:val="22"/>
        </w:rPr>
        <w:t>como</w:t>
      </w:r>
      <w:proofErr w:type="spellEnd"/>
      <w:r w:rsidR="00387E3D">
        <w:rPr>
          <w:szCs w:val="22"/>
        </w:rPr>
        <w:t xml:space="preserve"> se construyen estas aplicaciones y como se </w:t>
      </w:r>
      <w:proofErr w:type="spellStart"/>
      <w:r w:rsidR="00387E3D">
        <w:rPr>
          <w:szCs w:val="22"/>
        </w:rPr>
        <w:t>conextan</w:t>
      </w:r>
      <w:proofErr w:type="spellEnd"/>
      <w:r w:rsidR="00387E3D">
        <w:rPr>
          <w:szCs w:val="22"/>
        </w:rPr>
        <w:t xml:space="preserve"> con tu lógica de negocio. Dice que los servidores de este tipo son muy escalables, que </w:t>
      </w:r>
      <w:proofErr w:type="spellStart"/>
      <w:r w:rsidR="00387E3D">
        <w:rPr>
          <w:szCs w:val="22"/>
        </w:rPr>
        <w:t>Gradio</w:t>
      </w:r>
      <w:proofErr w:type="spellEnd"/>
      <w:r w:rsidR="00387E3D">
        <w:rPr>
          <w:szCs w:val="22"/>
        </w:rPr>
        <w:t xml:space="preserve"> sirve para aplicaciones internas “razonablemente grandes”, u que puede funcionar en </w:t>
      </w:r>
      <w:r w:rsidR="00387E3D">
        <w:rPr>
          <w:b/>
          <w:bCs/>
          <w:szCs w:val="22"/>
        </w:rPr>
        <w:t xml:space="preserve">modo API </w:t>
      </w:r>
      <w:r w:rsidR="00387E3D">
        <w:rPr>
          <w:szCs w:val="22"/>
        </w:rPr>
        <w:t xml:space="preserve">con un </w:t>
      </w:r>
      <w:proofErr w:type="spellStart"/>
      <w:r w:rsidR="00387E3D">
        <w:rPr>
          <w:szCs w:val="22"/>
        </w:rPr>
        <w:t>front-end</w:t>
      </w:r>
      <w:proofErr w:type="spellEnd"/>
      <w:r w:rsidR="00387E3D">
        <w:rPr>
          <w:szCs w:val="22"/>
        </w:rPr>
        <w:t xml:space="preserve"> propio (por </w:t>
      </w:r>
      <w:proofErr w:type="gramStart"/>
      <w:r w:rsidR="00387E3D">
        <w:rPr>
          <w:szCs w:val="22"/>
        </w:rPr>
        <w:t>ejemplo</w:t>
      </w:r>
      <w:proofErr w:type="gramEnd"/>
      <w:r w:rsidR="00387E3D">
        <w:rPr>
          <w:szCs w:val="22"/>
        </w:rPr>
        <w:t xml:space="preserve"> en Next.js) como ruta de migración a producción. La documentación de </w:t>
      </w:r>
      <w:proofErr w:type="spellStart"/>
      <w:r w:rsidR="00387E3D">
        <w:rPr>
          <w:szCs w:val="22"/>
        </w:rPr>
        <w:t>Gradio</w:t>
      </w:r>
      <w:proofErr w:type="spellEnd"/>
      <w:r w:rsidR="00387E3D">
        <w:rPr>
          <w:szCs w:val="22"/>
        </w:rPr>
        <w:t xml:space="preserve"> describe esto </w:t>
      </w:r>
      <w:proofErr w:type="spellStart"/>
      <w:r w:rsidR="00387E3D">
        <w:rPr>
          <w:szCs w:val="22"/>
        </w:rPr>
        <w:t>ultimo</w:t>
      </w:r>
      <w:proofErr w:type="spellEnd"/>
      <w:r w:rsidR="00387E3D">
        <w:rPr>
          <w:szCs w:val="22"/>
        </w:rPr>
        <w:t xml:space="preserve">: la clase </w:t>
      </w:r>
      <w:proofErr w:type="spellStart"/>
      <w:proofErr w:type="gramStart"/>
      <w:r w:rsidR="00387E3D">
        <w:rPr>
          <w:b/>
          <w:bCs/>
          <w:szCs w:val="22"/>
        </w:rPr>
        <w:t>gradio.server</w:t>
      </w:r>
      <w:proofErr w:type="spellEnd"/>
      <w:proofErr w:type="gramEnd"/>
      <w:r w:rsidR="00387E3D">
        <w:rPr>
          <w:b/>
          <w:bCs/>
          <w:szCs w:val="22"/>
        </w:rPr>
        <w:t xml:space="preserve"> </w:t>
      </w:r>
      <w:r w:rsidR="00387E3D">
        <w:rPr>
          <w:szCs w:val="22"/>
        </w:rPr>
        <w:t xml:space="preserve">permite un </w:t>
      </w:r>
      <w:proofErr w:type="spellStart"/>
      <w:r w:rsidR="00387E3D">
        <w:rPr>
          <w:szCs w:val="22"/>
        </w:rPr>
        <w:t>front-end</w:t>
      </w:r>
      <w:proofErr w:type="spellEnd"/>
      <w:r w:rsidR="00387E3D">
        <w:rPr>
          <w:szCs w:val="22"/>
        </w:rPr>
        <w:t xml:space="preserve"> totalmente propio usando el </w:t>
      </w:r>
      <w:proofErr w:type="spellStart"/>
      <w:r w:rsidR="00387E3D">
        <w:rPr>
          <w:szCs w:val="22"/>
        </w:rPr>
        <w:t>backend</w:t>
      </w:r>
      <w:proofErr w:type="spellEnd"/>
      <w:r w:rsidR="00387E3D">
        <w:rPr>
          <w:szCs w:val="22"/>
        </w:rPr>
        <w:t xml:space="preserve"> de </w:t>
      </w:r>
      <w:proofErr w:type="spellStart"/>
      <w:r w:rsidR="00387E3D">
        <w:rPr>
          <w:szCs w:val="22"/>
        </w:rPr>
        <w:t>Gradio</w:t>
      </w:r>
      <w:proofErr w:type="spellEnd"/>
      <w:r w:rsidR="00387E3D">
        <w:rPr>
          <w:szCs w:val="22"/>
        </w:rPr>
        <w:t>.</w:t>
      </w:r>
    </w:p>
    <w:p w14:paraId="183240D7" w14:textId="77777777" w:rsidR="00387E3D" w:rsidRPr="00387E3D" w:rsidRDefault="00387E3D" w:rsidP="00387E3D">
      <w:pPr>
        <w:rPr>
          <w:b/>
          <w:bCs/>
          <w:szCs w:val="22"/>
        </w:rPr>
      </w:pPr>
    </w:p>
    <w:p w14:paraId="553AB073" w14:textId="353790C4" w:rsidR="00487E9E" w:rsidRPr="00745852" w:rsidRDefault="00333C6F" w:rsidP="00487E9E">
      <w:pPr>
        <w:rPr>
          <w:szCs w:val="22"/>
        </w:rPr>
      </w:pPr>
      <w:r w:rsidRPr="00333C6F">
        <w:rPr>
          <w:b/>
          <w:bCs/>
          <w:szCs w:val="22"/>
        </w:rPr>
        <w:t>Corrección respecto al día 2.</w:t>
      </w:r>
      <w:r w:rsidRPr="00333C6F">
        <w:rPr>
          <w:szCs w:val="22"/>
        </w:rPr>
        <w:t xml:space="preserve"> En el video del día 2 el profesor dijo que la interfaz era "una aplicación </w:t>
      </w:r>
      <w:proofErr w:type="spellStart"/>
      <w:r w:rsidRPr="00333C6F">
        <w:rPr>
          <w:szCs w:val="22"/>
        </w:rPr>
        <w:t>React</w:t>
      </w:r>
      <w:proofErr w:type="spellEnd"/>
      <w:r w:rsidRPr="00333C6F">
        <w:rPr>
          <w:szCs w:val="22"/>
        </w:rPr>
        <w:t xml:space="preserve">". Aquí lo corrige: es </w:t>
      </w:r>
      <w:proofErr w:type="spellStart"/>
      <w:r w:rsidRPr="00333C6F">
        <w:rPr>
          <w:b/>
          <w:bCs/>
          <w:szCs w:val="22"/>
        </w:rPr>
        <w:t>Svelte</w:t>
      </w:r>
      <w:proofErr w:type="spellEnd"/>
      <w:r w:rsidRPr="00333C6F">
        <w:rPr>
          <w:szCs w:val="22"/>
        </w:rPr>
        <w:t xml:space="preserve"> (y la celda "Un poco más sobre lo que hace </w:t>
      </w:r>
      <w:proofErr w:type="spellStart"/>
      <w:r w:rsidRPr="00333C6F">
        <w:rPr>
          <w:szCs w:val="22"/>
        </w:rPr>
        <w:t>Gradio</w:t>
      </w:r>
      <w:proofErr w:type="spellEnd"/>
      <w:r w:rsidRPr="00333C6F">
        <w:rPr>
          <w:szCs w:val="22"/>
        </w:rPr>
        <w:t xml:space="preserve">" de tu notebook también dice Svelte). Las fuentes que revisé (de terceros) coinciden con </w:t>
      </w:r>
      <w:proofErr w:type="spellStart"/>
      <w:r w:rsidRPr="00333C6F">
        <w:rPr>
          <w:szCs w:val="22"/>
        </w:rPr>
        <w:t>Svelte</w:t>
      </w:r>
      <w:proofErr w:type="spellEnd"/>
      <w:r w:rsidRPr="00333C6F">
        <w:rPr>
          <w:szCs w:val="22"/>
        </w:rPr>
        <w:t xml:space="preserve">, compilado dentro del paquete de </w:t>
      </w:r>
      <w:proofErr w:type="spellStart"/>
      <w:r w:rsidRPr="00333C6F">
        <w:rPr>
          <w:szCs w:val="22"/>
        </w:rPr>
        <w:t>Gradio</w:t>
      </w:r>
      <w:proofErr w:type="spellEnd"/>
      <w:r w:rsidRPr="00333C6F">
        <w:rPr>
          <w:szCs w:val="22"/>
        </w:rPr>
        <w:t>. Si anotaste "</w:t>
      </w:r>
      <w:proofErr w:type="spellStart"/>
      <w:r w:rsidRPr="00333C6F">
        <w:rPr>
          <w:szCs w:val="22"/>
        </w:rPr>
        <w:t>React</w:t>
      </w:r>
      <w:proofErr w:type="spellEnd"/>
      <w:r w:rsidRPr="00333C6F">
        <w:rPr>
          <w:szCs w:val="22"/>
        </w:rPr>
        <w:t>" en tus apuntes del día 2, conviene cambiarlo.</w:t>
      </w:r>
    </w:p>
    <w:p w14:paraId="12E46467" w14:textId="1667A272" w:rsidR="00EF44D4" w:rsidRDefault="00745852" w:rsidP="0037020C">
      <w:pPr>
        <w:rPr>
          <w:b/>
          <w:bCs/>
          <w:szCs w:val="22"/>
        </w:rPr>
      </w:pPr>
      <w:r w:rsidRPr="00745852">
        <w:rPr>
          <w:b/>
          <w:bCs/>
          <w:noProof/>
          <w:szCs w:val="22"/>
        </w:rPr>
        <w:drawing>
          <wp:inline distT="0" distB="0" distL="0" distR="0" wp14:anchorId="20CFC030" wp14:editId="4A398E46">
            <wp:extent cx="6485018" cy="2197100"/>
            <wp:effectExtent l="38100" t="38100" r="30480" b="31750"/>
            <wp:docPr id="21985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58218" name=""/>
                    <pic:cNvPicPr/>
                  </pic:nvPicPr>
                  <pic:blipFill>
                    <a:blip r:embed="rId917"/>
                    <a:stretch>
                      <a:fillRect/>
                    </a:stretch>
                  </pic:blipFill>
                  <pic:spPr>
                    <a:xfrm>
                      <a:off x="0" y="0"/>
                      <a:ext cx="6488465" cy="2198268"/>
                    </a:xfrm>
                    <a:prstGeom prst="rect">
                      <a:avLst/>
                    </a:prstGeom>
                    <a:ln w="28575">
                      <a:solidFill>
                        <a:srgbClr val="EE0000"/>
                      </a:solidFill>
                    </a:ln>
                  </pic:spPr>
                </pic:pic>
              </a:graphicData>
            </a:graphic>
          </wp:inline>
        </w:drawing>
      </w:r>
    </w:p>
    <w:p w14:paraId="3405009D" w14:textId="77777777" w:rsidR="005415C5" w:rsidRDefault="005415C5" w:rsidP="0037020C">
      <w:pPr>
        <w:rPr>
          <w:b/>
          <w:bCs/>
          <w:szCs w:val="22"/>
        </w:rPr>
      </w:pPr>
    </w:p>
    <w:p w14:paraId="624274B5" w14:textId="2A8426BC" w:rsidR="005415C5" w:rsidRDefault="005415C5">
      <w:pPr>
        <w:rPr>
          <w:b/>
          <w:bCs/>
          <w:szCs w:val="22"/>
        </w:rPr>
      </w:pPr>
      <w:r>
        <w:rPr>
          <w:b/>
          <w:bCs/>
          <w:szCs w:val="22"/>
        </w:rPr>
        <w:br w:type="page"/>
      </w:r>
    </w:p>
    <w:p w14:paraId="5B5F77E1" w14:textId="64C1F219" w:rsidR="005415C5" w:rsidRDefault="005415C5" w:rsidP="005415C5">
      <w:pPr>
        <w:pStyle w:val="Ttulo3"/>
        <w:rPr>
          <w:b/>
          <w:bCs/>
          <w:sz w:val="24"/>
          <w:szCs w:val="24"/>
        </w:rPr>
      </w:pPr>
      <w:bookmarkStart w:id="171" w:name="_Toc243791260"/>
      <w:r w:rsidRPr="00692369">
        <w:rPr>
          <w:b/>
          <w:bCs/>
          <w:sz w:val="24"/>
          <w:szCs w:val="24"/>
          <w:highlight w:val="yellow"/>
        </w:rPr>
        <w:lastRenderedPageBreak/>
        <w:t xml:space="preserve">2.12.3. </w:t>
      </w:r>
      <w:r w:rsidR="00744F7F">
        <w:rPr>
          <w:b/>
          <w:bCs/>
          <w:sz w:val="24"/>
          <w:szCs w:val="24"/>
          <w:highlight w:val="yellow"/>
        </w:rPr>
        <w:t xml:space="preserve">Video 3: </w:t>
      </w:r>
      <w:r w:rsidR="00B05A35" w:rsidRPr="00692369">
        <w:rPr>
          <w:b/>
          <w:bCs/>
          <w:sz w:val="24"/>
          <w:szCs w:val="24"/>
          <w:highlight w:val="yellow"/>
        </w:rPr>
        <w:t>Generar imagen y voz</w:t>
      </w:r>
      <w:bookmarkEnd w:id="171"/>
      <w:r w:rsidR="00B05A35" w:rsidRPr="00692369">
        <w:rPr>
          <w:b/>
          <w:bCs/>
          <w:sz w:val="24"/>
          <w:szCs w:val="24"/>
          <w:highlight w:val="yellow"/>
        </w:rPr>
        <w:t xml:space="preserve"> </w:t>
      </w:r>
    </w:p>
    <w:p w14:paraId="21AC6817" w14:textId="77777777" w:rsidR="00692369" w:rsidRPr="00692369" w:rsidRDefault="00692369" w:rsidP="00692369">
      <w:r w:rsidRPr="00692369">
        <w:t xml:space="preserve">El profesor las presenta como una API </w:t>
      </w:r>
      <w:r w:rsidRPr="00692369">
        <w:rPr>
          <w:b/>
          <w:bCs/>
        </w:rPr>
        <w:t>distinta</w:t>
      </w:r>
      <w:r w:rsidRPr="00692369">
        <w:t xml:space="preserve"> de Chat </w:t>
      </w:r>
      <w:proofErr w:type="spellStart"/>
      <w:r w:rsidRPr="00692369">
        <w:t>Completions</w:t>
      </w:r>
      <w:proofErr w:type="spellEnd"/>
      <w:r w:rsidRPr="00692369">
        <w:t>, "de la que todos estamos aburridos".</w:t>
      </w:r>
    </w:p>
    <w:p w14:paraId="3E2ADB9F" w14:textId="281AD7DC" w:rsidR="00B05A35" w:rsidRPr="007915B0" w:rsidRDefault="007915B0" w:rsidP="007915B0">
      <w:pPr>
        <w:pStyle w:val="Ttulo4"/>
        <w:rPr>
          <w:rFonts w:cs="Arial"/>
          <w:b/>
          <w:bCs/>
          <w:i w:val="0"/>
          <w:iCs w:val="0"/>
          <w:sz w:val="24"/>
        </w:rPr>
      </w:pPr>
      <w:r w:rsidRPr="007915B0">
        <w:rPr>
          <w:rFonts w:cs="Arial"/>
          <w:b/>
          <w:bCs/>
          <w:i w:val="0"/>
          <w:iCs w:val="0"/>
          <w:sz w:val="24"/>
          <w:highlight w:val="yellow"/>
        </w:rPr>
        <w:t>2.12.3.1 Imagen</w:t>
      </w:r>
    </w:p>
    <w:p w14:paraId="7206CEAA" w14:textId="77777777" w:rsidR="0085574E" w:rsidRDefault="00905FA3" w:rsidP="007915B0">
      <w:r>
        <w:rPr>
          <w:b/>
          <w:bCs/>
        </w:rPr>
        <w:t xml:space="preserve">Lo que hace el video: </w:t>
      </w:r>
      <w:r w:rsidR="0085652F">
        <w:t xml:space="preserve">Usa la librería cliente de </w:t>
      </w:r>
      <w:proofErr w:type="spellStart"/>
      <w:r w:rsidR="0085652F">
        <w:t>OpenAI</w:t>
      </w:r>
      <w:proofErr w:type="spellEnd"/>
      <w:r w:rsidR="0085652F">
        <w:t xml:space="preserve"> con una llamada de generación de imágenes: pasas </w:t>
      </w:r>
    </w:p>
    <w:p w14:paraId="01B69C8D" w14:textId="77777777" w:rsidR="0085574E" w:rsidRPr="0085574E" w:rsidRDefault="0085652F" w:rsidP="0085574E">
      <w:pPr>
        <w:pStyle w:val="Prrafodelista"/>
        <w:numPr>
          <w:ilvl w:val="1"/>
          <w:numId w:val="44"/>
        </w:numPr>
      </w:pPr>
      <w:r>
        <w:t xml:space="preserve">un </w:t>
      </w:r>
      <w:r w:rsidRPr="0085574E">
        <w:rPr>
          <w:b/>
          <w:bCs/>
        </w:rPr>
        <w:t xml:space="preserve">modelo, </w:t>
      </w:r>
    </w:p>
    <w:p w14:paraId="077F1B56" w14:textId="77777777" w:rsidR="0085574E" w:rsidRPr="0085574E" w:rsidRDefault="0085652F" w:rsidP="0085574E">
      <w:pPr>
        <w:pStyle w:val="Prrafodelista"/>
        <w:numPr>
          <w:ilvl w:val="1"/>
          <w:numId w:val="44"/>
        </w:numPr>
      </w:pPr>
      <w:r>
        <w:t xml:space="preserve">un </w:t>
      </w:r>
      <w:proofErr w:type="spellStart"/>
      <w:r w:rsidRPr="0085574E">
        <w:rPr>
          <w:b/>
          <w:bCs/>
        </w:rPr>
        <w:t>prompt</w:t>
      </w:r>
      <w:proofErr w:type="spellEnd"/>
      <w:r w:rsidRPr="0085574E">
        <w:rPr>
          <w:b/>
          <w:bCs/>
        </w:rPr>
        <w:t xml:space="preserve">, </w:t>
      </w:r>
    </w:p>
    <w:p w14:paraId="20AC3BE9" w14:textId="77777777" w:rsidR="0085574E" w:rsidRDefault="0085652F" w:rsidP="0085574E">
      <w:pPr>
        <w:pStyle w:val="Prrafodelista"/>
        <w:numPr>
          <w:ilvl w:val="1"/>
          <w:numId w:val="44"/>
        </w:numPr>
      </w:pPr>
      <w:r>
        <w:t xml:space="preserve">un </w:t>
      </w:r>
      <w:r w:rsidRPr="0085574E">
        <w:rPr>
          <w:b/>
          <w:bCs/>
        </w:rPr>
        <w:t xml:space="preserve">tamaño </w:t>
      </w:r>
      <w:r>
        <w:t xml:space="preserve">y un </w:t>
      </w:r>
    </w:p>
    <w:p w14:paraId="64BD0057" w14:textId="77777777" w:rsidR="0085574E" w:rsidRPr="0085574E" w:rsidRDefault="0085652F" w:rsidP="0085574E">
      <w:pPr>
        <w:pStyle w:val="Prrafodelista"/>
        <w:numPr>
          <w:ilvl w:val="1"/>
          <w:numId w:val="44"/>
        </w:numPr>
      </w:pPr>
      <w:r w:rsidRPr="0085574E">
        <w:rPr>
          <w:b/>
          <w:bCs/>
        </w:rPr>
        <w:t xml:space="preserve">formato de respuesta. </w:t>
      </w:r>
    </w:p>
    <w:p w14:paraId="7BF3C56B" w14:textId="2ACF7360" w:rsidR="007915B0" w:rsidRDefault="0085652F" w:rsidP="0085574E">
      <w:r>
        <w:t xml:space="preserve">El modelo era DALL-E 3. </w:t>
      </w:r>
      <w:r w:rsidR="00676D5D">
        <w:t xml:space="preserve">Costaba </w:t>
      </w:r>
      <w:r w:rsidR="00676D5D" w:rsidRPr="0085574E">
        <w:rPr>
          <w:b/>
          <w:bCs/>
        </w:rPr>
        <w:t>unos $0.04 por i</w:t>
      </w:r>
      <w:r w:rsidR="0085574E" w:rsidRPr="0085574E">
        <w:rPr>
          <w:b/>
          <w:bCs/>
        </w:rPr>
        <w:t xml:space="preserve">magen </w:t>
      </w:r>
      <w:r w:rsidR="0085574E">
        <w:t xml:space="preserve">(casi todas las </w:t>
      </w:r>
      <w:r w:rsidR="00F759D9">
        <w:t xml:space="preserve">llamadas del curso cuestan una fracción de centavo). </w:t>
      </w:r>
      <w:r w:rsidR="00C5182C" w:rsidRPr="00C5182C">
        <w:t xml:space="preserve">El </w:t>
      </w:r>
      <w:proofErr w:type="spellStart"/>
      <w:r w:rsidR="00C5182C" w:rsidRPr="00C5182C">
        <w:t>prompt</w:t>
      </w:r>
      <w:proofErr w:type="spellEnd"/>
      <w:r w:rsidR="00C5182C" w:rsidRPr="00C5182C">
        <w:t xml:space="preserve"> de la función </w:t>
      </w:r>
      <w:proofErr w:type="spellStart"/>
      <w:r w:rsidR="00C5182C" w:rsidRPr="00C5182C">
        <w:t>artist</w:t>
      </w:r>
      <w:proofErr w:type="spellEnd"/>
      <w:r w:rsidR="00C5182C" w:rsidRPr="00C5182C">
        <w:t>(</w:t>
      </w:r>
      <w:proofErr w:type="spellStart"/>
      <w:r w:rsidR="00C5182C" w:rsidRPr="00C5182C">
        <w:t>city</w:t>
      </w:r>
      <w:proofErr w:type="spellEnd"/>
      <w:r w:rsidR="00C5182C" w:rsidRPr="00C5182C">
        <w:t xml:space="preserve">): una imagen que represente unas vacaciones en esa ciudad, mostrando los lugares turísticos y todo lo único de la ciudad, </w:t>
      </w:r>
      <w:r w:rsidR="00C5182C" w:rsidRPr="00C5182C">
        <w:rPr>
          <w:b/>
          <w:bCs/>
        </w:rPr>
        <w:t>en un vibrante estilo pop art</w:t>
      </w:r>
      <w:r w:rsidR="00C5182C" w:rsidRPr="00C5182C">
        <w:t>.</w:t>
      </w:r>
    </w:p>
    <w:p w14:paraId="6C85568C" w14:textId="77777777" w:rsidR="00C5182C" w:rsidRPr="00C5182C" w:rsidRDefault="00C5182C" w:rsidP="00C5182C">
      <w:r w:rsidRPr="00C5182C">
        <w:t xml:space="preserve">Su demo con Nueva York: tarda un poco ("no es súper rápido"), y el resultado tiene Times Square, la Estatua de la Libertad, un cartel de taxis amarillos y "New York" escrito. También avisa que la generación de imágenes con </w:t>
      </w:r>
      <w:r w:rsidRPr="00C5182C">
        <w:rPr>
          <w:b/>
          <w:bCs/>
        </w:rPr>
        <w:t>modelos de código abierto</w:t>
      </w:r>
      <w:r w:rsidRPr="00C5182C">
        <w:t xml:space="preserve"> la verán al principio de la semana 3.</w:t>
      </w:r>
    </w:p>
    <w:p w14:paraId="00C7042F" w14:textId="3A6D3123" w:rsidR="00C5182C" w:rsidRDefault="001E7945" w:rsidP="0085574E">
      <w:r>
        <w:rPr>
          <w:b/>
          <w:bCs/>
        </w:rPr>
        <w:t xml:space="preserve">En tu notebook </w:t>
      </w:r>
      <w:r>
        <w:t xml:space="preserve">la imagen ya no viene de una API: se genera </w:t>
      </w:r>
      <w:r>
        <w:rPr>
          <w:b/>
          <w:bCs/>
        </w:rPr>
        <w:t xml:space="preserve">en tu computador, </w:t>
      </w:r>
      <w:r>
        <w:t xml:space="preserve">con </w:t>
      </w:r>
      <w:r>
        <w:rPr>
          <w:b/>
          <w:bCs/>
        </w:rPr>
        <w:t xml:space="preserve">Stable </w:t>
      </w:r>
      <w:proofErr w:type="spellStart"/>
      <w:r>
        <w:rPr>
          <w:b/>
          <w:bCs/>
        </w:rPr>
        <w:t>Diffusion</w:t>
      </w:r>
      <w:proofErr w:type="spellEnd"/>
      <w:r>
        <w:rPr>
          <w:b/>
          <w:bCs/>
        </w:rPr>
        <w:t xml:space="preserve"> 1.5 </w:t>
      </w:r>
      <w:r>
        <w:t xml:space="preserve">(gratis, usa tu GPU). </w:t>
      </w:r>
      <w:r w:rsidR="0028176E">
        <w:t>Es justo lo que adelantaba el profesor. Tu notebook avisa que la primera carga del modelo tarda unos segundos y que cada imagen tarda unos 20 segundos en una GTX 1660 TI, y que las imágenes son de 512x512.</w:t>
      </w:r>
    </w:p>
    <w:p w14:paraId="156F1879" w14:textId="77777777" w:rsidR="008C106F" w:rsidRDefault="008C106F" w:rsidP="0085574E"/>
    <w:p w14:paraId="4B7E9A5F" w14:textId="77777777" w:rsidR="008C106F" w:rsidRDefault="008C106F" w:rsidP="0085574E"/>
    <w:p w14:paraId="204AD3F8" w14:textId="77777777" w:rsidR="008C106F" w:rsidRDefault="008C106F" w:rsidP="0085574E"/>
    <w:p w14:paraId="6AF60B4B" w14:textId="77777777" w:rsidR="008C106F" w:rsidRDefault="008C106F" w:rsidP="0085574E"/>
    <w:p w14:paraId="5DCA0D41" w14:textId="77777777" w:rsidR="008C106F" w:rsidRDefault="008C106F" w:rsidP="0085574E"/>
    <w:p w14:paraId="4FC93A80" w14:textId="77777777" w:rsidR="008C106F" w:rsidRDefault="008C106F" w:rsidP="0085574E"/>
    <w:p w14:paraId="3332FC77" w14:textId="77777777" w:rsidR="008C106F" w:rsidRDefault="008C106F" w:rsidP="0085574E"/>
    <w:p w14:paraId="5E6571A8" w14:textId="77777777" w:rsidR="008C106F" w:rsidRDefault="008C106F" w:rsidP="0085574E"/>
    <w:p w14:paraId="71FA3562" w14:textId="77777777" w:rsidR="008C106F" w:rsidRDefault="008C106F" w:rsidP="0085574E"/>
    <w:p w14:paraId="4F16FF9F" w14:textId="77777777" w:rsidR="008C106F" w:rsidRDefault="008C106F" w:rsidP="0085574E"/>
    <w:p w14:paraId="3D2E18DA" w14:textId="77777777" w:rsidR="008C106F" w:rsidRDefault="008C106F" w:rsidP="0085574E"/>
    <w:p w14:paraId="335E498A" w14:textId="77777777" w:rsidR="008C106F" w:rsidRDefault="008C106F" w:rsidP="0085574E"/>
    <w:p w14:paraId="57EC22EA" w14:textId="77777777" w:rsidR="008C106F" w:rsidRDefault="008C106F" w:rsidP="0085574E"/>
    <w:p w14:paraId="539B6CF6" w14:textId="77777777" w:rsidR="008C106F" w:rsidRDefault="008C106F" w:rsidP="0085574E"/>
    <w:p w14:paraId="553D27FC" w14:textId="77777777" w:rsidR="008C106F" w:rsidRDefault="008C106F" w:rsidP="0085574E"/>
    <w:p w14:paraId="2DC616AE" w14:textId="77777777" w:rsidR="008C106F" w:rsidRDefault="008C106F" w:rsidP="0085574E"/>
    <w:p w14:paraId="53DEF4AB" w14:textId="77777777" w:rsidR="008C106F" w:rsidRDefault="008C106F" w:rsidP="0085574E"/>
    <w:tbl>
      <w:tblPr>
        <w:tblStyle w:val="Tablaconcuadrcula"/>
        <w:tblW w:w="0" w:type="auto"/>
        <w:tblLook w:val="04A0" w:firstRow="1" w:lastRow="0" w:firstColumn="1" w:lastColumn="0" w:noHBand="0" w:noVBand="1"/>
      </w:tblPr>
      <w:tblGrid>
        <w:gridCol w:w="10790"/>
      </w:tblGrid>
      <w:tr w:rsidR="00BA5212" w14:paraId="648A9E37" w14:textId="77777777" w:rsidTr="00BA5212">
        <w:tc>
          <w:tcPr>
            <w:tcW w:w="10790" w:type="dxa"/>
          </w:tcPr>
          <w:p w14:paraId="411E2D0B" w14:textId="28F1F523" w:rsidR="00BA5212" w:rsidRDefault="007440CD" w:rsidP="00897026">
            <w:pPr>
              <w:pStyle w:val="Prrafodelista"/>
              <w:numPr>
                <w:ilvl w:val="0"/>
                <w:numId w:val="44"/>
              </w:numPr>
              <w:rPr>
                <w:b/>
                <w:bCs/>
              </w:rPr>
            </w:pPr>
            <w:r w:rsidRPr="00897026">
              <w:rPr>
                <w:b/>
                <w:bCs/>
              </w:rPr>
              <w:lastRenderedPageBreak/>
              <w:t xml:space="preserve">Modelo: </w:t>
            </w:r>
            <w:r>
              <w:t xml:space="preserve">elegimos Stable </w:t>
            </w:r>
            <w:proofErr w:type="spellStart"/>
            <w:r>
              <w:t>Duffsion</w:t>
            </w:r>
            <w:proofErr w:type="spellEnd"/>
            <w:r>
              <w:t xml:space="preserve"> 1.5 de </w:t>
            </w:r>
            <w:proofErr w:type="spellStart"/>
            <w:r>
              <w:t>Hugging</w:t>
            </w:r>
            <w:proofErr w:type="spellEnd"/>
            <w:r>
              <w:t xml:space="preserve"> </w:t>
            </w:r>
            <w:proofErr w:type="spellStart"/>
            <w:r>
              <w:t>Face</w:t>
            </w:r>
            <w:proofErr w:type="spellEnd"/>
            <w:r>
              <w:t xml:space="preserve">. Los pesos vienen del repositorio </w:t>
            </w:r>
            <w:r w:rsidRPr="00897026">
              <w:rPr>
                <w:b/>
                <w:bCs/>
              </w:rPr>
              <w:t>stable-diffusion-v1-5/stable-diffusion-v1-5.</w:t>
            </w:r>
          </w:p>
          <w:p w14:paraId="1BC9374F" w14:textId="548BAFBB" w:rsidR="00897026" w:rsidRPr="00426057" w:rsidRDefault="00897026" w:rsidP="00897026">
            <w:pPr>
              <w:pStyle w:val="Prrafodelista"/>
              <w:numPr>
                <w:ilvl w:val="0"/>
                <w:numId w:val="44"/>
              </w:numPr>
              <w:rPr>
                <w:b/>
                <w:bCs/>
              </w:rPr>
            </w:pPr>
            <w:r>
              <w:rPr>
                <w:b/>
                <w:bCs/>
              </w:rPr>
              <w:t xml:space="preserve">Tamaño: </w:t>
            </w:r>
            <w:r w:rsidR="00426057" w:rsidRPr="00426057">
              <w:t>en fp32, que es la versión que usamos, son unos 4.3 GB (</w:t>
            </w:r>
            <w:proofErr w:type="spellStart"/>
            <w:r w:rsidR="00426057" w:rsidRPr="00426057">
              <w:t>UNet</w:t>
            </w:r>
            <w:proofErr w:type="spellEnd"/>
            <w:r w:rsidR="00426057" w:rsidRPr="00426057">
              <w:t xml:space="preserve"> 3.44 GB, </w:t>
            </w:r>
            <w:proofErr w:type="spellStart"/>
            <w:r w:rsidR="00426057" w:rsidRPr="00426057">
              <w:t>text</w:t>
            </w:r>
            <w:proofErr w:type="spellEnd"/>
            <w:r w:rsidR="00426057" w:rsidRPr="00426057">
              <w:t xml:space="preserve"> </w:t>
            </w:r>
            <w:proofErr w:type="spellStart"/>
            <w:r w:rsidR="00426057" w:rsidRPr="00426057">
              <w:t>encoder</w:t>
            </w:r>
            <w:proofErr w:type="spellEnd"/>
            <w:r w:rsidR="00426057" w:rsidRPr="00426057">
              <w:t xml:space="preserve"> 492 MB, VAE 335 MB). Verificamos esos tamaños en la página del repositorio.</w:t>
            </w:r>
            <w:r w:rsidRPr="00426057">
              <w:t xml:space="preserve"> </w:t>
            </w:r>
          </w:p>
          <w:p w14:paraId="2AE900C0" w14:textId="5E84038B" w:rsidR="00426057" w:rsidRPr="00426057" w:rsidRDefault="00426057" w:rsidP="00897026">
            <w:pPr>
              <w:pStyle w:val="Prrafodelista"/>
              <w:numPr>
                <w:ilvl w:val="0"/>
                <w:numId w:val="44"/>
              </w:numPr>
              <w:rPr>
                <w:b/>
                <w:bCs/>
              </w:rPr>
            </w:pPr>
            <w:r>
              <w:rPr>
                <w:b/>
                <w:bCs/>
              </w:rPr>
              <w:t xml:space="preserve">Librería: </w:t>
            </w:r>
            <w:r>
              <w:t xml:space="preserve">usamos </w:t>
            </w:r>
            <w:proofErr w:type="spellStart"/>
            <w:r>
              <w:rPr>
                <w:b/>
                <w:bCs/>
              </w:rPr>
              <w:t>difussers</w:t>
            </w:r>
            <w:proofErr w:type="spellEnd"/>
            <w:r>
              <w:rPr>
                <w:b/>
                <w:bCs/>
              </w:rPr>
              <w:t xml:space="preserve">, </w:t>
            </w:r>
            <w:r>
              <w:t xml:space="preserve">también de </w:t>
            </w:r>
            <w:proofErr w:type="spellStart"/>
            <w:r>
              <w:t>Hugging</w:t>
            </w:r>
            <w:proofErr w:type="spellEnd"/>
            <w:r>
              <w:t xml:space="preserve"> </w:t>
            </w:r>
            <w:proofErr w:type="spellStart"/>
            <w:r>
              <w:t>Face</w:t>
            </w:r>
            <w:proofErr w:type="spellEnd"/>
            <w:r>
              <w:t>, para cargar el modelo y generar.</w:t>
            </w:r>
          </w:p>
          <w:p w14:paraId="62A1FC66" w14:textId="4C052612" w:rsidR="00426057" w:rsidRPr="006F4F3D" w:rsidRDefault="006F4F3D" w:rsidP="00897026">
            <w:pPr>
              <w:pStyle w:val="Prrafodelista"/>
              <w:numPr>
                <w:ilvl w:val="0"/>
                <w:numId w:val="44"/>
              </w:numPr>
              <w:rPr>
                <w:b/>
                <w:bCs/>
              </w:rPr>
            </w:pPr>
            <w:r w:rsidRPr="006F4F3D">
              <w:rPr>
                <w:b/>
                <w:bCs/>
              </w:rPr>
              <w:t>Caché local: C:\Users\ricky\.cache\huggingface</w:t>
            </w:r>
            <w:r>
              <w:rPr>
                <w:b/>
                <w:bCs/>
              </w:rPr>
              <w:t xml:space="preserve"> </w:t>
            </w:r>
            <w:r>
              <w:t>ocupa 5,96 GB. Incluye la versión fp16 de la primera prueba, que ya no usamos.</w:t>
            </w:r>
          </w:p>
          <w:p w14:paraId="17F51224" w14:textId="100A4FC9" w:rsidR="006F4F3D" w:rsidRPr="00B632B1" w:rsidRDefault="00B632B1" w:rsidP="00897026">
            <w:pPr>
              <w:pStyle w:val="Prrafodelista"/>
              <w:numPr>
                <w:ilvl w:val="0"/>
                <w:numId w:val="44"/>
              </w:numPr>
              <w:rPr>
                <w:b/>
                <w:bCs/>
              </w:rPr>
            </w:pPr>
            <w:r>
              <w:rPr>
                <w:b/>
                <w:bCs/>
              </w:rPr>
              <w:t>Problema</w:t>
            </w:r>
            <w:r w:rsidR="006F4F3D">
              <w:rPr>
                <w:b/>
                <w:bCs/>
              </w:rPr>
              <w:t xml:space="preserve">: </w:t>
            </w:r>
            <w:r w:rsidR="006F4F3D">
              <w:t>en fp16 la imagen salía comp</w:t>
            </w:r>
            <w:r>
              <w:t>letamente negra en tu GTX 1660 Ti. En fp32 funciona</w:t>
            </w:r>
          </w:p>
          <w:p w14:paraId="67B05B14" w14:textId="69337924" w:rsidR="00B632B1" w:rsidRPr="00B632B1" w:rsidRDefault="00B632B1" w:rsidP="00B632B1">
            <w:pPr>
              <w:pStyle w:val="Prrafodelista"/>
              <w:numPr>
                <w:ilvl w:val="0"/>
                <w:numId w:val="44"/>
              </w:numPr>
              <w:rPr>
                <w:b/>
                <w:bCs/>
              </w:rPr>
            </w:pPr>
            <w:r>
              <w:rPr>
                <w:b/>
                <w:bCs/>
              </w:rPr>
              <w:t xml:space="preserve">Resultado: </w:t>
            </w:r>
            <w:r>
              <w:t>unos 17-18 s por imagen de 512x512 con 25 pasos, con un pico de 4,76 GB de VRAM.</w:t>
            </w:r>
          </w:p>
          <w:p w14:paraId="0ADCC0D8" w14:textId="09EB4151" w:rsidR="00B632B1" w:rsidRPr="00B632B1" w:rsidRDefault="00437631" w:rsidP="00B632B1">
            <w:pPr>
              <w:pStyle w:val="Prrafodelista"/>
              <w:numPr>
                <w:ilvl w:val="0"/>
                <w:numId w:val="44"/>
              </w:numPr>
              <w:rPr>
                <w:b/>
                <w:bCs/>
              </w:rPr>
            </w:pPr>
            <w:proofErr w:type="spellStart"/>
            <w:r>
              <w:rPr>
                <w:b/>
                <w:bCs/>
              </w:rPr>
              <w:t>Nootebok</w:t>
            </w:r>
            <w:proofErr w:type="spellEnd"/>
            <w:r>
              <w:rPr>
                <w:b/>
                <w:bCs/>
              </w:rPr>
              <w:t xml:space="preserve">: </w:t>
            </w:r>
            <w:r>
              <w:t xml:space="preserve">la celda </w:t>
            </w:r>
            <w:r>
              <w:rPr>
                <w:b/>
                <w:bCs/>
              </w:rPr>
              <w:t xml:space="preserve">artista </w:t>
            </w:r>
            <w:r>
              <w:t xml:space="preserve">de </w:t>
            </w:r>
            <w:r>
              <w:rPr>
                <w:b/>
                <w:bCs/>
              </w:rPr>
              <w:t xml:space="preserve">day5 </w:t>
            </w:r>
            <w:r>
              <w:t xml:space="preserve">carga el modelo en fp32, con el filtro de seguridad desactivado, y genera la imagen en tu GPU. </w:t>
            </w:r>
            <w:r w:rsidRPr="00437631">
              <w:t> La probamos con "New York City" en la copia de OneDrive.</w:t>
            </w:r>
          </w:p>
          <w:p w14:paraId="0E3E7D8F" w14:textId="77777777" w:rsidR="007440CD" w:rsidRDefault="007440CD" w:rsidP="0085574E">
            <w:pPr>
              <w:rPr>
                <w:b/>
                <w:bCs/>
              </w:rPr>
            </w:pPr>
          </w:p>
          <w:p w14:paraId="5A0AF3A6" w14:textId="1F0C7B4E" w:rsidR="008C106F" w:rsidRDefault="003E15A1" w:rsidP="0085574E">
            <w:pPr>
              <w:rPr>
                <w:b/>
                <w:bCs/>
              </w:rPr>
            </w:pPr>
            <w:r w:rsidRPr="003E15A1">
              <w:rPr>
                <w:b/>
                <w:bCs/>
                <w:noProof/>
              </w:rPr>
              <w:drawing>
                <wp:inline distT="0" distB="0" distL="0" distR="0" wp14:anchorId="27916F03" wp14:editId="2D2306D5">
                  <wp:extent cx="5895793" cy="2260600"/>
                  <wp:effectExtent l="38100" t="38100" r="29210" b="44450"/>
                  <wp:docPr id="1072522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22305" name=""/>
                          <pic:cNvPicPr/>
                        </pic:nvPicPr>
                        <pic:blipFill>
                          <a:blip r:embed="rId918"/>
                          <a:stretch>
                            <a:fillRect/>
                          </a:stretch>
                        </pic:blipFill>
                        <pic:spPr>
                          <a:xfrm>
                            <a:off x="0" y="0"/>
                            <a:ext cx="5901716" cy="2262871"/>
                          </a:xfrm>
                          <a:prstGeom prst="rect">
                            <a:avLst/>
                          </a:prstGeom>
                          <a:ln w="28575">
                            <a:solidFill>
                              <a:srgbClr val="EE0000"/>
                            </a:solidFill>
                          </a:ln>
                        </pic:spPr>
                      </pic:pic>
                    </a:graphicData>
                  </a:graphic>
                </wp:inline>
              </w:drawing>
            </w:r>
          </w:p>
          <w:p w14:paraId="26F273A6" w14:textId="3ADC4C35" w:rsidR="008C106F" w:rsidRDefault="008C106F" w:rsidP="0085574E">
            <w:pPr>
              <w:rPr>
                <w:b/>
                <w:bCs/>
              </w:rPr>
            </w:pPr>
            <w:r w:rsidRPr="008C106F">
              <w:rPr>
                <w:noProof/>
              </w:rPr>
              <w:drawing>
                <wp:inline distT="0" distB="0" distL="0" distR="0" wp14:anchorId="3064734F" wp14:editId="56C02F17">
                  <wp:extent cx="5926667" cy="1947569"/>
                  <wp:effectExtent l="38100" t="38100" r="36195" b="33655"/>
                  <wp:docPr id="1673330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30931" name=""/>
                          <pic:cNvPicPr/>
                        </pic:nvPicPr>
                        <pic:blipFill>
                          <a:blip r:embed="rId919"/>
                          <a:stretch>
                            <a:fillRect/>
                          </a:stretch>
                        </pic:blipFill>
                        <pic:spPr>
                          <a:xfrm>
                            <a:off x="0" y="0"/>
                            <a:ext cx="5935267" cy="1950395"/>
                          </a:xfrm>
                          <a:prstGeom prst="rect">
                            <a:avLst/>
                          </a:prstGeom>
                          <a:ln w="28575">
                            <a:solidFill>
                              <a:srgbClr val="EE0000"/>
                            </a:solidFill>
                          </a:ln>
                        </pic:spPr>
                      </pic:pic>
                    </a:graphicData>
                  </a:graphic>
                </wp:inline>
              </w:drawing>
            </w:r>
          </w:p>
          <w:p w14:paraId="127814FA" w14:textId="77777777" w:rsidR="007440CD" w:rsidRDefault="007440CD" w:rsidP="0085574E">
            <w:pPr>
              <w:pBdr>
                <w:bottom w:val="single" w:sz="6" w:space="1" w:color="auto"/>
              </w:pBdr>
            </w:pPr>
          </w:p>
          <w:p w14:paraId="2DF77E04" w14:textId="77777777" w:rsidR="00F002E8" w:rsidRDefault="00F002E8" w:rsidP="0085574E"/>
          <w:p w14:paraId="7CDB7EED" w14:textId="6BE6328B" w:rsidR="00F002E8" w:rsidRDefault="00F002E8" w:rsidP="0085574E">
            <w:r>
              <w:t xml:space="preserve">Los pesos que usa el notebook están dentro de las carpetas </w:t>
            </w:r>
            <w:proofErr w:type="spellStart"/>
            <w:r>
              <w:rPr>
                <w:b/>
                <w:bCs/>
              </w:rPr>
              <w:t>unet</w:t>
            </w:r>
            <w:proofErr w:type="spellEnd"/>
            <w:r>
              <w:rPr>
                <w:b/>
                <w:bCs/>
              </w:rPr>
              <w:t xml:space="preserve">, </w:t>
            </w:r>
            <w:proofErr w:type="spellStart"/>
            <w:r>
              <w:rPr>
                <w:b/>
                <w:bCs/>
              </w:rPr>
              <w:t>text_encoder</w:t>
            </w:r>
            <w:proofErr w:type="spellEnd"/>
            <w:r>
              <w:rPr>
                <w:b/>
                <w:bCs/>
              </w:rPr>
              <w:t xml:space="preserve"> y </w:t>
            </w:r>
            <w:proofErr w:type="spellStart"/>
            <w:r>
              <w:rPr>
                <w:b/>
                <w:bCs/>
              </w:rPr>
              <w:t>vae</w:t>
            </w:r>
            <w:proofErr w:type="spellEnd"/>
            <w:r>
              <w:rPr>
                <w:b/>
                <w:bCs/>
              </w:rPr>
              <w:t xml:space="preserve">. </w:t>
            </w:r>
            <w:r>
              <w:t xml:space="preserve">Son los archivos que </w:t>
            </w:r>
            <w:proofErr w:type="spellStart"/>
            <w:r>
              <w:rPr>
                <w:b/>
                <w:bCs/>
              </w:rPr>
              <w:t>diffusers</w:t>
            </w:r>
            <w:proofErr w:type="spellEnd"/>
            <w:r>
              <w:rPr>
                <w:b/>
                <w:bCs/>
              </w:rPr>
              <w:t xml:space="preserve"> </w:t>
            </w:r>
            <w:r>
              <w:t>carga por componentes:</w:t>
            </w:r>
          </w:p>
          <w:p w14:paraId="71E1E99B" w14:textId="48C5924B" w:rsidR="00F002E8" w:rsidRDefault="0034097D" w:rsidP="00F002E8">
            <w:pPr>
              <w:pStyle w:val="Prrafodelista"/>
              <w:numPr>
                <w:ilvl w:val="0"/>
                <w:numId w:val="44"/>
              </w:numPr>
            </w:pPr>
            <w:proofErr w:type="spellStart"/>
            <w:r w:rsidRPr="0034097D">
              <w:rPr>
                <w:b/>
                <w:bCs/>
              </w:rPr>
              <w:t>unet</w:t>
            </w:r>
            <w:proofErr w:type="spellEnd"/>
            <w:r w:rsidRPr="0034097D">
              <w:rPr>
                <w:b/>
                <w:bCs/>
              </w:rPr>
              <w:t>/</w:t>
            </w:r>
            <w:proofErr w:type="spellStart"/>
            <w:r w:rsidRPr="0034097D">
              <w:rPr>
                <w:b/>
                <w:bCs/>
              </w:rPr>
              <w:t>diffusion_pytorch_model.safetensors</w:t>
            </w:r>
            <w:proofErr w:type="spellEnd"/>
            <w:r>
              <w:rPr>
                <w:b/>
                <w:bCs/>
              </w:rPr>
              <w:t xml:space="preserve">: </w:t>
            </w:r>
            <w:r w:rsidRPr="0034097D">
              <w:t>3.44 GB</w:t>
            </w:r>
            <w:r>
              <w:t>. Es el archivo principal, en fp32</w:t>
            </w:r>
          </w:p>
          <w:p w14:paraId="7471B72B" w14:textId="3ACB39FF" w:rsidR="0034097D" w:rsidRDefault="0034097D" w:rsidP="00F002E8">
            <w:pPr>
              <w:pStyle w:val="Prrafodelista"/>
              <w:numPr>
                <w:ilvl w:val="0"/>
                <w:numId w:val="44"/>
              </w:numPr>
            </w:pPr>
            <w:proofErr w:type="spellStart"/>
            <w:r>
              <w:rPr>
                <w:b/>
                <w:bCs/>
              </w:rPr>
              <w:t>text_encoder</w:t>
            </w:r>
            <w:proofErr w:type="spellEnd"/>
            <w:r>
              <w:rPr>
                <w:b/>
                <w:bCs/>
              </w:rPr>
              <w:t>/</w:t>
            </w:r>
            <w:proofErr w:type="spellStart"/>
            <w:r>
              <w:rPr>
                <w:b/>
                <w:bCs/>
              </w:rPr>
              <w:t>model.safetensors</w:t>
            </w:r>
            <w:proofErr w:type="spellEnd"/>
            <w:r>
              <w:rPr>
                <w:b/>
                <w:bCs/>
              </w:rPr>
              <w:t xml:space="preserve">: </w:t>
            </w:r>
            <w:r w:rsidR="00CC026F">
              <w:t xml:space="preserve">492MB. Convierte el texto del </w:t>
            </w:r>
            <w:proofErr w:type="spellStart"/>
            <w:r w:rsidR="00CC026F">
              <w:t>prompt</w:t>
            </w:r>
            <w:proofErr w:type="spellEnd"/>
          </w:p>
          <w:p w14:paraId="4BAD9F9C" w14:textId="2299F7F0" w:rsidR="00CC026F" w:rsidRDefault="00CC026F" w:rsidP="00F002E8">
            <w:pPr>
              <w:pStyle w:val="Prrafodelista"/>
              <w:numPr>
                <w:ilvl w:val="0"/>
                <w:numId w:val="44"/>
              </w:numPr>
            </w:pPr>
            <w:proofErr w:type="spellStart"/>
            <w:r w:rsidRPr="00CC026F">
              <w:rPr>
                <w:b/>
                <w:bCs/>
              </w:rPr>
              <w:t>vae</w:t>
            </w:r>
            <w:proofErr w:type="spellEnd"/>
            <w:r w:rsidRPr="00CC026F">
              <w:rPr>
                <w:b/>
                <w:bCs/>
              </w:rPr>
              <w:t>/</w:t>
            </w:r>
            <w:proofErr w:type="spellStart"/>
            <w:r w:rsidRPr="00CC026F">
              <w:rPr>
                <w:b/>
                <w:bCs/>
              </w:rPr>
              <w:t>diffusion_pytorch_model.safetensors</w:t>
            </w:r>
            <w:proofErr w:type="spellEnd"/>
            <w:r>
              <w:rPr>
                <w:b/>
                <w:bCs/>
              </w:rPr>
              <w:t xml:space="preserve">: </w:t>
            </w:r>
            <w:r>
              <w:t>335MB. Convierte el resultado en imagen.</w:t>
            </w:r>
          </w:p>
          <w:p w14:paraId="55DD8A74" w14:textId="77777777" w:rsidR="00CC026F" w:rsidRDefault="00CC026F" w:rsidP="00CC026F"/>
          <w:p w14:paraId="181EB0C1" w14:textId="35DB823B" w:rsidR="00CC026F" w:rsidRDefault="00CC026F" w:rsidP="00CC026F">
            <w:r>
              <w:t xml:space="preserve">Los archivos </w:t>
            </w:r>
            <w:r>
              <w:rPr>
                <w:b/>
                <w:bCs/>
              </w:rPr>
              <w:t xml:space="preserve">v1-5-pruned… </w:t>
            </w:r>
            <w:r>
              <w:t xml:space="preserve">de la </w:t>
            </w:r>
            <w:proofErr w:type="spellStart"/>
            <w:r>
              <w:t>raiz</w:t>
            </w:r>
            <w:proofErr w:type="spellEnd"/>
            <w:r>
              <w:t xml:space="preserve"> son el modelo </w:t>
            </w:r>
            <w:proofErr w:type="spellStart"/>
            <w:r>
              <w:t>compeleto</w:t>
            </w:r>
            <w:proofErr w:type="spellEnd"/>
            <w:r>
              <w:t xml:space="preserve"> en un solo archivo. </w:t>
            </w:r>
          </w:p>
          <w:p w14:paraId="7D169630" w14:textId="77777777" w:rsidR="00075406" w:rsidRDefault="00075406" w:rsidP="00CC026F"/>
          <w:p w14:paraId="02C97CBC" w14:textId="77777777" w:rsidR="00075406" w:rsidRPr="00075406" w:rsidRDefault="00075406" w:rsidP="00075406">
            <w:r w:rsidRPr="00075406">
              <w:t>Enlaces directos:</w:t>
            </w:r>
          </w:p>
          <w:p w14:paraId="3FE4652F" w14:textId="77777777" w:rsidR="00075406" w:rsidRDefault="00075406" w:rsidP="00CC026F"/>
          <w:p w14:paraId="5E7CF1E4" w14:textId="77777777" w:rsidR="00075406" w:rsidRPr="00075406" w:rsidRDefault="00075406">
            <w:pPr>
              <w:numPr>
                <w:ilvl w:val="0"/>
                <w:numId w:val="69"/>
              </w:numPr>
            </w:pPr>
            <w:hyperlink r:id="rId920" w:tgtFrame="_blank" w:history="1">
              <w:r w:rsidRPr="00075406">
                <w:rPr>
                  <w:rStyle w:val="Hipervnculo"/>
                </w:rPr>
                <w:t>https://huggingface.co/stable-diffusion-v1-5/stable-diffusion-v1-5/tree/main/unet</w:t>
              </w:r>
            </w:hyperlink>
          </w:p>
          <w:p w14:paraId="7A58A0CD" w14:textId="77777777" w:rsidR="00075406" w:rsidRPr="00075406" w:rsidRDefault="00075406">
            <w:pPr>
              <w:numPr>
                <w:ilvl w:val="0"/>
                <w:numId w:val="69"/>
              </w:numPr>
            </w:pPr>
            <w:hyperlink r:id="rId921" w:tgtFrame="_blank" w:history="1">
              <w:r w:rsidRPr="00075406">
                <w:rPr>
                  <w:rStyle w:val="Hipervnculo"/>
                </w:rPr>
                <w:t>https://huggingface.co/stable-diffusion-v1-5/stable-diffusion-v1-5/tree/main/text_encoder</w:t>
              </w:r>
            </w:hyperlink>
          </w:p>
          <w:p w14:paraId="351DC4AC" w14:textId="77777777" w:rsidR="00075406" w:rsidRPr="00075406" w:rsidRDefault="00075406">
            <w:pPr>
              <w:numPr>
                <w:ilvl w:val="0"/>
                <w:numId w:val="69"/>
              </w:numPr>
            </w:pPr>
            <w:hyperlink r:id="rId922" w:tgtFrame="_blank" w:history="1">
              <w:r w:rsidRPr="00075406">
                <w:rPr>
                  <w:rStyle w:val="Hipervnculo"/>
                </w:rPr>
                <w:t>https://huggingface.co/stable-diffusion-v1-5/stable-diffusion-v1-5/tree/main/vae</w:t>
              </w:r>
            </w:hyperlink>
          </w:p>
          <w:p w14:paraId="6E76969B" w14:textId="77777777" w:rsidR="00075406" w:rsidRPr="00CC026F" w:rsidRDefault="00075406" w:rsidP="00CC026F"/>
          <w:p w14:paraId="1E5CADF7" w14:textId="482DE437" w:rsidR="00F002E8" w:rsidRPr="007440CD" w:rsidRDefault="00F002E8" w:rsidP="0085574E"/>
        </w:tc>
      </w:tr>
    </w:tbl>
    <w:p w14:paraId="0DEF97C3" w14:textId="33179DE7" w:rsidR="002D6D30" w:rsidRDefault="002D6D30" w:rsidP="0085574E"/>
    <w:p w14:paraId="2BECFEBD" w14:textId="55912DA4" w:rsidR="00BE4662" w:rsidRDefault="00BE4662" w:rsidP="0085574E">
      <w:pPr>
        <w:rPr>
          <w:b/>
          <w:bCs/>
        </w:rPr>
      </w:pPr>
      <w:r w:rsidRPr="00BE4662">
        <w:rPr>
          <w:b/>
          <w:bCs/>
          <w:noProof/>
        </w:rPr>
        <w:drawing>
          <wp:inline distT="0" distB="0" distL="0" distR="0" wp14:anchorId="561CD5CB" wp14:editId="1A9C71FC">
            <wp:extent cx="6096000" cy="2663613"/>
            <wp:effectExtent l="38100" t="38100" r="38100" b="41910"/>
            <wp:docPr id="950128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28982" name=""/>
                    <pic:cNvPicPr/>
                  </pic:nvPicPr>
                  <pic:blipFill>
                    <a:blip r:embed="rId923"/>
                    <a:stretch>
                      <a:fillRect/>
                    </a:stretch>
                  </pic:blipFill>
                  <pic:spPr>
                    <a:xfrm>
                      <a:off x="0" y="0"/>
                      <a:ext cx="6102979" cy="2666662"/>
                    </a:xfrm>
                    <a:prstGeom prst="rect">
                      <a:avLst/>
                    </a:prstGeom>
                    <a:ln w="28575">
                      <a:solidFill>
                        <a:srgbClr val="EE0000"/>
                      </a:solidFill>
                    </a:ln>
                  </pic:spPr>
                </pic:pic>
              </a:graphicData>
            </a:graphic>
          </wp:inline>
        </w:drawing>
      </w:r>
    </w:p>
    <w:p w14:paraId="0ACC3A78" w14:textId="180FAAD0" w:rsidR="00BE4662" w:rsidRDefault="00BE4662" w:rsidP="0085574E">
      <w:pPr>
        <w:rPr>
          <w:b/>
          <w:bCs/>
        </w:rPr>
      </w:pPr>
      <w:r w:rsidRPr="0038380B">
        <w:rPr>
          <w:noProof/>
        </w:rPr>
        <w:drawing>
          <wp:inline distT="0" distB="0" distL="0" distR="0" wp14:anchorId="2C18B7AB" wp14:editId="4B4AE73F">
            <wp:extent cx="6087533" cy="3357162"/>
            <wp:effectExtent l="38100" t="38100" r="46990" b="34290"/>
            <wp:docPr id="810282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2756" name=""/>
                    <pic:cNvPicPr/>
                  </pic:nvPicPr>
                  <pic:blipFill>
                    <a:blip r:embed="rId924"/>
                    <a:stretch>
                      <a:fillRect/>
                    </a:stretch>
                  </pic:blipFill>
                  <pic:spPr>
                    <a:xfrm>
                      <a:off x="0" y="0"/>
                      <a:ext cx="6096810" cy="3362278"/>
                    </a:xfrm>
                    <a:prstGeom prst="rect">
                      <a:avLst/>
                    </a:prstGeom>
                    <a:ln w="28575">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860537" w14:paraId="4C4127F5" w14:textId="77777777" w:rsidTr="00860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85F4CD2" w14:textId="7CBF8D81" w:rsidR="00860537" w:rsidRPr="00860537" w:rsidRDefault="00860537" w:rsidP="0085574E">
            <w:pPr>
              <w:rPr>
                <w:b w:val="0"/>
                <w:bCs w:val="0"/>
              </w:rPr>
            </w:pPr>
            <w:r>
              <w:rPr>
                <w:b w:val="0"/>
                <w:bCs w:val="0"/>
              </w:rPr>
              <w:t xml:space="preserve">Línea </w:t>
            </w:r>
          </w:p>
        </w:tc>
        <w:tc>
          <w:tcPr>
            <w:tcW w:w="5395" w:type="dxa"/>
          </w:tcPr>
          <w:p w14:paraId="6B12D34D" w14:textId="61A90041" w:rsidR="00860537" w:rsidRDefault="00860537" w:rsidP="0085574E">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hace</w:t>
            </w:r>
          </w:p>
        </w:tc>
      </w:tr>
      <w:tr w:rsidR="00860537" w14:paraId="504AD0B0" w14:textId="77777777" w:rsidTr="0086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AA6CCEC" w14:textId="1A1EE598" w:rsidR="00860537" w:rsidRPr="00860537" w:rsidRDefault="00860537" w:rsidP="0085574E">
            <w:proofErr w:type="spellStart"/>
            <w:r w:rsidRPr="00860537">
              <w:t>import</w:t>
            </w:r>
            <w:proofErr w:type="spellEnd"/>
            <w:r w:rsidRPr="00860537">
              <w:t xml:space="preserve"> </w:t>
            </w:r>
            <w:proofErr w:type="spellStart"/>
            <w:r w:rsidRPr="00860537">
              <w:t>torch</w:t>
            </w:r>
            <w:proofErr w:type="spellEnd"/>
            <w:r w:rsidRPr="00860537">
              <w:t xml:space="preserve"> y </w:t>
            </w:r>
            <w:proofErr w:type="spellStart"/>
            <w:r w:rsidRPr="00860537">
              <w:t>from</w:t>
            </w:r>
            <w:proofErr w:type="spellEnd"/>
            <w:r w:rsidRPr="00860537">
              <w:t xml:space="preserve"> </w:t>
            </w:r>
            <w:proofErr w:type="spellStart"/>
            <w:r w:rsidRPr="00860537">
              <w:t>diffusers</w:t>
            </w:r>
            <w:proofErr w:type="spellEnd"/>
            <w:r w:rsidRPr="00860537">
              <w:t xml:space="preserve"> </w:t>
            </w:r>
            <w:proofErr w:type="spellStart"/>
            <w:r w:rsidRPr="00860537">
              <w:t>import</w:t>
            </w:r>
            <w:proofErr w:type="spellEnd"/>
            <w:r w:rsidRPr="00860537">
              <w:t xml:space="preserve"> </w:t>
            </w:r>
            <w:proofErr w:type="spellStart"/>
            <w:r w:rsidRPr="00860537">
              <w:t>StableDiffusionPipeline</w:t>
            </w:r>
            <w:proofErr w:type="spellEnd"/>
          </w:p>
        </w:tc>
        <w:tc>
          <w:tcPr>
            <w:tcW w:w="5395" w:type="dxa"/>
          </w:tcPr>
          <w:p w14:paraId="24B7ED77" w14:textId="77777777" w:rsidR="00860537" w:rsidRDefault="001C1A01" w:rsidP="0085574E">
            <w:pPr>
              <w:cnfStyle w:val="000000100000" w:firstRow="0" w:lastRow="0" w:firstColumn="0" w:lastColumn="0" w:oddVBand="0" w:evenVBand="0" w:oddHBand="1" w:evenHBand="0" w:firstRowFirstColumn="0" w:firstRowLastColumn="0" w:lastRowFirstColumn="0" w:lastRowLastColumn="0"/>
              <w:rPr>
                <w:b/>
                <w:bCs/>
              </w:rPr>
            </w:pPr>
            <w:proofErr w:type="spellStart"/>
            <w:r>
              <w:rPr>
                <w:b/>
                <w:bCs/>
              </w:rPr>
              <w:t>Import</w:t>
            </w:r>
            <w:proofErr w:type="spellEnd"/>
            <w:r>
              <w:rPr>
                <w:b/>
                <w:bCs/>
              </w:rPr>
              <w:t xml:space="preserve"> </w:t>
            </w:r>
            <w:proofErr w:type="spellStart"/>
            <w:r>
              <w:rPr>
                <w:b/>
                <w:bCs/>
              </w:rPr>
              <w:t>torch</w:t>
            </w:r>
            <w:proofErr w:type="spellEnd"/>
            <w:r>
              <w:rPr>
                <w:b/>
                <w:bCs/>
              </w:rPr>
              <w:t xml:space="preserve">: </w:t>
            </w:r>
            <w:r>
              <w:t>es la librería de calculo que hace las operaciones matemáticas del modelo. Aquí la usamos para elegir el tipo de dato (</w:t>
            </w:r>
            <w:proofErr w:type="gramStart"/>
            <w:r>
              <w:rPr>
                <w:b/>
                <w:bCs/>
              </w:rPr>
              <w:t>torch.float</w:t>
            </w:r>
            <w:proofErr w:type="gramEnd"/>
            <w:r>
              <w:rPr>
                <w:b/>
                <w:bCs/>
              </w:rPr>
              <w:t xml:space="preserve">32) </w:t>
            </w:r>
            <w:r>
              <w:t xml:space="preserve">y para mandar el modelo a la GPU con </w:t>
            </w:r>
            <w:r>
              <w:rPr>
                <w:b/>
                <w:bCs/>
              </w:rPr>
              <w:t>“</w:t>
            </w:r>
            <w:proofErr w:type="spellStart"/>
            <w:r>
              <w:rPr>
                <w:b/>
                <w:bCs/>
              </w:rPr>
              <w:t>cuda</w:t>
            </w:r>
            <w:proofErr w:type="spellEnd"/>
            <w:r>
              <w:rPr>
                <w:b/>
                <w:bCs/>
              </w:rPr>
              <w:t>”</w:t>
            </w:r>
          </w:p>
          <w:p w14:paraId="6ED2DE5C" w14:textId="77777777" w:rsidR="001C1A01" w:rsidRDefault="001C1A01" w:rsidP="0085574E">
            <w:pPr>
              <w:cnfStyle w:val="000000100000" w:firstRow="0" w:lastRow="0" w:firstColumn="0" w:lastColumn="0" w:oddVBand="0" w:evenVBand="0" w:oddHBand="1" w:evenHBand="0" w:firstRowFirstColumn="0" w:firstRowLastColumn="0" w:lastRowFirstColumn="0" w:lastRowLastColumn="0"/>
              <w:rPr>
                <w:b/>
                <w:bCs/>
              </w:rPr>
            </w:pPr>
          </w:p>
          <w:p w14:paraId="6C1081A7" w14:textId="571102D6" w:rsidR="001C1A01" w:rsidRPr="00FF2584" w:rsidRDefault="00FF2584" w:rsidP="0085574E">
            <w:pPr>
              <w:cnfStyle w:val="000000100000" w:firstRow="0" w:lastRow="0" w:firstColumn="0" w:lastColumn="0" w:oddVBand="0" w:evenVBand="0" w:oddHBand="1" w:evenHBand="0" w:firstRowFirstColumn="0" w:firstRowLastColumn="0" w:lastRowFirstColumn="0" w:lastRowLastColumn="0"/>
            </w:pPr>
            <w:r>
              <w:rPr>
                <w:b/>
                <w:bCs/>
              </w:rPr>
              <w:t xml:space="preserve">From </w:t>
            </w:r>
            <w:proofErr w:type="spellStart"/>
            <w:r>
              <w:rPr>
                <w:b/>
                <w:bCs/>
              </w:rPr>
              <w:t>diffusrs</w:t>
            </w:r>
            <w:proofErr w:type="spellEnd"/>
            <w:r>
              <w:rPr>
                <w:b/>
                <w:bCs/>
              </w:rPr>
              <w:t xml:space="preserve"> </w:t>
            </w:r>
            <w:proofErr w:type="spellStart"/>
            <w:r>
              <w:rPr>
                <w:b/>
                <w:bCs/>
              </w:rPr>
              <w:t>import</w:t>
            </w:r>
            <w:proofErr w:type="spellEnd"/>
            <w:r>
              <w:rPr>
                <w:b/>
                <w:bCs/>
              </w:rPr>
              <w:t xml:space="preserve"> </w:t>
            </w:r>
            <w:proofErr w:type="spellStart"/>
            <w:r>
              <w:rPr>
                <w:b/>
                <w:bCs/>
              </w:rPr>
              <w:t>StableDifussionPipeline</w:t>
            </w:r>
            <w:proofErr w:type="spellEnd"/>
            <w:r>
              <w:rPr>
                <w:b/>
                <w:bCs/>
              </w:rPr>
              <w:t xml:space="preserve">: </w:t>
            </w:r>
            <w:r>
              <w:t xml:space="preserve">trae la clase que junta todas las piezas de </w:t>
            </w:r>
            <w:proofErr w:type="spellStart"/>
            <w:r>
              <w:t>StableDiffusion</w:t>
            </w:r>
            <w:proofErr w:type="spellEnd"/>
            <w:r>
              <w:t xml:space="preserve"> (texto, generación de la imagen y decodificación) y las ejecuta en un solo paso.</w:t>
            </w:r>
          </w:p>
        </w:tc>
      </w:tr>
    </w:tbl>
    <w:p w14:paraId="7089E5F9" w14:textId="77777777" w:rsidR="00860537" w:rsidRDefault="00860537" w:rsidP="0085574E">
      <w:pPr>
        <w:rPr>
          <w:b/>
          <w:bCs/>
        </w:rPr>
      </w:pPr>
    </w:p>
    <w:p w14:paraId="3C811EC8" w14:textId="77777777" w:rsidR="00860537" w:rsidRDefault="00860537" w:rsidP="0085574E">
      <w:pPr>
        <w:rPr>
          <w:b/>
          <w:bCs/>
        </w:rPr>
      </w:pPr>
    </w:p>
    <w:p w14:paraId="2AEB3D88" w14:textId="77777777" w:rsidR="00955DD7" w:rsidRDefault="00955DD7" w:rsidP="0085574E">
      <w:pPr>
        <w:rPr>
          <w:b/>
          <w:bCs/>
        </w:rPr>
      </w:pPr>
    </w:p>
    <w:p w14:paraId="43455D7C" w14:textId="7C612AA6" w:rsidR="00955DD7" w:rsidRDefault="00833D97" w:rsidP="0085574E">
      <w:pPr>
        <w:rPr>
          <w:b/>
          <w:bCs/>
        </w:rPr>
      </w:pPr>
      <w:r w:rsidRPr="00833D97">
        <w:rPr>
          <w:b/>
          <w:bCs/>
          <w:noProof/>
        </w:rPr>
        <w:lastRenderedPageBreak/>
        <w:drawing>
          <wp:inline distT="0" distB="0" distL="0" distR="0" wp14:anchorId="36AE11CD" wp14:editId="0F859F10">
            <wp:extent cx="6858000" cy="1276985"/>
            <wp:effectExtent l="38100" t="38100" r="38100" b="37465"/>
            <wp:docPr id="1504287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87935" name=""/>
                    <pic:cNvPicPr/>
                  </pic:nvPicPr>
                  <pic:blipFill>
                    <a:blip r:embed="rId925"/>
                    <a:stretch>
                      <a:fillRect/>
                    </a:stretch>
                  </pic:blipFill>
                  <pic:spPr>
                    <a:xfrm>
                      <a:off x="0" y="0"/>
                      <a:ext cx="6858000" cy="1276985"/>
                    </a:xfrm>
                    <a:prstGeom prst="rect">
                      <a:avLst/>
                    </a:prstGeom>
                    <a:ln w="28575">
                      <a:solidFill>
                        <a:srgbClr val="EE0000"/>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4C7FFE" w14:paraId="036471E3" w14:textId="77777777" w:rsidTr="004C7FFE">
        <w:tc>
          <w:tcPr>
            <w:tcW w:w="10790" w:type="dxa"/>
          </w:tcPr>
          <w:p w14:paraId="4932E4D7" w14:textId="77777777" w:rsidR="00A113CF" w:rsidRDefault="004C7FFE" w:rsidP="0085574E">
            <w:pPr>
              <w:rPr>
                <w:b/>
                <w:bCs/>
              </w:rPr>
            </w:pPr>
            <w:r w:rsidRPr="005B3623">
              <w:rPr>
                <w:sz w:val="28"/>
                <w:szCs w:val="32"/>
              </w:rPr>
              <w:t xml:space="preserve">Esa línea </w:t>
            </w:r>
            <w:r w:rsidRPr="005B3623">
              <w:rPr>
                <w:b/>
                <w:bCs/>
                <w:sz w:val="28"/>
                <w:szCs w:val="32"/>
              </w:rPr>
              <w:t xml:space="preserve">descarga (la primera vez) y arma en memoria el generador de imágenes Stable </w:t>
            </w:r>
            <w:proofErr w:type="spellStart"/>
            <w:r w:rsidRPr="005B3623">
              <w:rPr>
                <w:b/>
                <w:bCs/>
                <w:sz w:val="28"/>
                <w:szCs w:val="32"/>
              </w:rPr>
              <w:t>Diffusion</w:t>
            </w:r>
            <w:proofErr w:type="spellEnd"/>
            <w:r w:rsidRPr="005B3623">
              <w:rPr>
                <w:b/>
                <w:bCs/>
                <w:sz w:val="28"/>
                <w:szCs w:val="32"/>
              </w:rPr>
              <w:t xml:space="preserve"> 1.5, </w:t>
            </w:r>
            <w:r w:rsidRPr="005B3623">
              <w:rPr>
                <w:sz w:val="28"/>
                <w:szCs w:val="32"/>
              </w:rPr>
              <w:t xml:space="preserve">listo </w:t>
            </w:r>
            <w:r>
              <w:t xml:space="preserve">para usarse. El resultado queda en </w:t>
            </w:r>
            <w:proofErr w:type="spellStart"/>
            <w:r>
              <w:rPr>
                <w:b/>
                <w:bCs/>
              </w:rPr>
              <w:t>sd_pipe</w:t>
            </w:r>
            <w:proofErr w:type="spellEnd"/>
            <w:r>
              <w:rPr>
                <w:b/>
                <w:bCs/>
              </w:rPr>
              <w:t xml:space="preserve">, </w:t>
            </w:r>
            <w:r>
              <w:t xml:space="preserve">que </w:t>
            </w:r>
            <w:proofErr w:type="spellStart"/>
            <w:r>
              <w:t>despues</w:t>
            </w:r>
            <w:proofErr w:type="spellEnd"/>
            <w:r>
              <w:t xml:space="preserve"> llamas como una </w:t>
            </w:r>
            <w:proofErr w:type="spellStart"/>
            <w:r>
              <w:t>funcion</w:t>
            </w:r>
            <w:proofErr w:type="spellEnd"/>
            <w:r>
              <w:t xml:space="preserve">: </w:t>
            </w:r>
            <w:proofErr w:type="spellStart"/>
            <w:r>
              <w:rPr>
                <w:b/>
                <w:bCs/>
              </w:rPr>
              <w:t>sd_</w:t>
            </w:r>
            <w:proofErr w:type="gramStart"/>
            <w:r>
              <w:rPr>
                <w:b/>
                <w:bCs/>
              </w:rPr>
              <w:t>pipe</w:t>
            </w:r>
            <w:proofErr w:type="spellEnd"/>
            <w:r>
              <w:rPr>
                <w:b/>
                <w:bCs/>
              </w:rPr>
              <w:t>(</w:t>
            </w:r>
            <w:proofErr w:type="gramEnd"/>
            <w:r w:rsidR="00A113CF">
              <w:rPr>
                <w:b/>
                <w:bCs/>
              </w:rPr>
              <w:t xml:space="preserve">“un </w:t>
            </w:r>
            <w:proofErr w:type="spellStart"/>
            <w:r w:rsidR="00A113CF">
              <w:rPr>
                <w:b/>
                <w:bCs/>
              </w:rPr>
              <w:t>prompt</w:t>
            </w:r>
            <w:proofErr w:type="spellEnd"/>
            <w:r w:rsidR="00A113CF">
              <w:rPr>
                <w:b/>
                <w:bCs/>
              </w:rPr>
              <w:t xml:space="preserve">”) </w:t>
            </w:r>
            <w:r w:rsidR="00A113CF">
              <w:t xml:space="preserve">devuelve una imagen. Eso es lo que hace tu </w:t>
            </w:r>
            <w:proofErr w:type="spellStart"/>
            <w:r w:rsidR="00A113CF">
              <w:rPr>
                <w:b/>
                <w:bCs/>
              </w:rPr>
              <w:t>artist</w:t>
            </w:r>
            <w:proofErr w:type="spellEnd"/>
            <w:r w:rsidR="00A113CF">
              <w:rPr>
                <w:b/>
                <w:bCs/>
              </w:rPr>
              <w:t>.</w:t>
            </w:r>
          </w:p>
          <w:p w14:paraId="527EE52A" w14:textId="77777777" w:rsidR="00A113CF" w:rsidRDefault="00A113CF" w:rsidP="0085574E">
            <w:pPr>
              <w:rPr>
                <w:b/>
                <w:bCs/>
              </w:rPr>
            </w:pPr>
          </w:p>
          <w:p w14:paraId="17193B8F" w14:textId="20F87D7E" w:rsidR="00A113CF" w:rsidRPr="00A113CF" w:rsidRDefault="00A113CF" w:rsidP="0085574E">
            <w:pPr>
              <w:rPr>
                <w:b/>
                <w:bCs/>
                <w:sz w:val="24"/>
                <w:szCs w:val="28"/>
              </w:rPr>
            </w:pPr>
            <w:r w:rsidRPr="00A113CF">
              <w:rPr>
                <w:b/>
                <w:bCs/>
                <w:sz w:val="24"/>
                <w:szCs w:val="28"/>
              </w:rPr>
              <w:t>Que hace cada parte</w:t>
            </w:r>
          </w:p>
          <w:p w14:paraId="4107E3CD" w14:textId="77777777" w:rsidR="00A113CF" w:rsidRDefault="00A113CF" w:rsidP="0085574E">
            <w:pPr>
              <w:rPr>
                <w:b/>
                <w:bCs/>
              </w:rPr>
            </w:pPr>
          </w:p>
          <w:tbl>
            <w:tblPr>
              <w:tblStyle w:val="Tablaconcuadrcula4-nfasis4"/>
              <w:tblW w:w="0" w:type="auto"/>
              <w:tblLook w:val="04A0" w:firstRow="1" w:lastRow="0" w:firstColumn="1" w:lastColumn="0" w:noHBand="0" w:noVBand="1"/>
            </w:tblPr>
            <w:tblGrid>
              <w:gridCol w:w="5282"/>
              <w:gridCol w:w="5282"/>
            </w:tblGrid>
            <w:tr w:rsidR="008D0C8A" w14:paraId="5566F90B" w14:textId="77777777" w:rsidTr="008D0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2" w:type="dxa"/>
                </w:tcPr>
                <w:p w14:paraId="64E62521" w14:textId="239427FA" w:rsidR="008D0C8A" w:rsidRPr="008D0C8A" w:rsidRDefault="008D0C8A" w:rsidP="0085574E">
                  <w:pPr>
                    <w:rPr>
                      <w:b w:val="0"/>
                      <w:bCs w:val="0"/>
                    </w:rPr>
                  </w:pPr>
                  <w:r>
                    <w:rPr>
                      <w:b w:val="0"/>
                      <w:bCs w:val="0"/>
                    </w:rPr>
                    <w:t>Parte</w:t>
                  </w:r>
                </w:p>
              </w:tc>
              <w:tc>
                <w:tcPr>
                  <w:tcW w:w="5282" w:type="dxa"/>
                </w:tcPr>
                <w:p w14:paraId="6C2B54F4" w14:textId="37E30FCA" w:rsidR="008D0C8A" w:rsidRDefault="008D0C8A" w:rsidP="0085574E">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hace</w:t>
                  </w:r>
                </w:p>
              </w:tc>
            </w:tr>
            <w:tr w:rsidR="008D0C8A" w14:paraId="0FE92899" w14:textId="77777777" w:rsidTr="008D0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2" w:type="dxa"/>
                </w:tcPr>
                <w:p w14:paraId="6A6D041E" w14:textId="1219A0B2" w:rsidR="008D0C8A" w:rsidRPr="008D0C8A" w:rsidRDefault="008D0C8A" w:rsidP="0085574E">
                  <w:proofErr w:type="spellStart"/>
                  <w:r w:rsidRPr="008D0C8A">
                    <w:t>StableDiffusionPipeline</w:t>
                  </w:r>
                  <w:proofErr w:type="spellEnd"/>
                </w:p>
              </w:tc>
              <w:tc>
                <w:tcPr>
                  <w:tcW w:w="5282" w:type="dxa"/>
                </w:tcPr>
                <w:p w14:paraId="7343ED07" w14:textId="4D121C2B" w:rsidR="008D0C8A" w:rsidRPr="002D12E2" w:rsidRDefault="008D0C8A" w:rsidP="0085574E">
                  <w:pPr>
                    <w:cnfStyle w:val="000000100000" w:firstRow="0" w:lastRow="0" w:firstColumn="0" w:lastColumn="0" w:oddVBand="0" w:evenVBand="0" w:oddHBand="1" w:evenHBand="0" w:firstRowFirstColumn="0" w:firstRowLastColumn="0" w:lastRowFirstColumn="0" w:lastRowLastColumn="0"/>
                  </w:pPr>
                  <w:r>
                    <w:t xml:space="preserve">La clase de </w:t>
                  </w:r>
                  <w:proofErr w:type="spellStart"/>
                  <w:r>
                    <w:rPr>
                      <w:b/>
                      <w:bCs/>
                    </w:rPr>
                    <w:t>diffusers</w:t>
                  </w:r>
                  <w:proofErr w:type="spellEnd"/>
                  <w:r>
                    <w:rPr>
                      <w:b/>
                      <w:bCs/>
                    </w:rPr>
                    <w:t xml:space="preserve"> </w:t>
                  </w:r>
                  <w:r>
                    <w:t>que junta todas las piezas neces</w:t>
                  </w:r>
                  <w:r w:rsidR="002D12E2">
                    <w:t xml:space="preserve">arias para generar una imagen a partir de texto. Se llama </w:t>
                  </w:r>
                  <w:r w:rsidR="002D12E2">
                    <w:rPr>
                      <w:i/>
                      <w:iCs/>
                    </w:rPr>
                    <w:t xml:space="preserve">pipeline </w:t>
                  </w:r>
                  <w:r w:rsidR="002D12E2">
                    <w:t>(cadena de piezas)</w:t>
                  </w:r>
                </w:p>
              </w:tc>
            </w:tr>
            <w:tr w:rsidR="008D0C8A" w14:paraId="473F81ED" w14:textId="77777777" w:rsidTr="008D0C8A">
              <w:tc>
                <w:tcPr>
                  <w:cnfStyle w:val="001000000000" w:firstRow="0" w:lastRow="0" w:firstColumn="1" w:lastColumn="0" w:oddVBand="0" w:evenVBand="0" w:oddHBand="0" w:evenHBand="0" w:firstRowFirstColumn="0" w:firstRowLastColumn="0" w:lastRowFirstColumn="0" w:lastRowLastColumn="0"/>
                  <w:tcW w:w="5282" w:type="dxa"/>
                </w:tcPr>
                <w:p w14:paraId="7EC71D37" w14:textId="1BB27781" w:rsidR="008D0C8A" w:rsidRPr="00C74620" w:rsidRDefault="00C74620" w:rsidP="0085574E">
                  <w:proofErr w:type="gramStart"/>
                  <w:r w:rsidRPr="00C74620">
                    <w:t>.</w:t>
                  </w:r>
                  <w:proofErr w:type="spellStart"/>
                  <w:r w:rsidRPr="00C74620">
                    <w:t>from</w:t>
                  </w:r>
                  <w:proofErr w:type="gramEnd"/>
                  <w:r w:rsidRPr="00C74620">
                    <w:t>_pretrained</w:t>
                  </w:r>
                  <w:proofErr w:type="spellEnd"/>
                  <w:r w:rsidRPr="00C74620">
                    <w:t>(...)</w:t>
                  </w:r>
                </w:p>
              </w:tc>
              <w:tc>
                <w:tcPr>
                  <w:tcW w:w="5282" w:type="dxa"/>
                </w:tcPr>
                <w:p w14:paraId="37B8CA8E" w14:textId="13E2B3EB" w:rsidR="008D0C8A" w:rsidRPr="00C74620" w:rsidRDefault="00C74620" w:rsidP="0085574E">
                  <w:pPr>
                    <w:cnfStyle w:val="000000000000" w:firstRow="0" w:lastRow="0" w:firstColumn="0" w:lastColumn="0" w:oddVBand="0" w:evenVBand="0" w:oddHBand="0" w:evenHBand="0" w:firstRowFirstColumn="0" w:firstRowLastColumn="0" w:lastRowFirstColumn="0" w:lastRowLastColumn="0"/>
                  </w:pPr>
                  <w:r>
                    <w:t xml:space="preserve">“Carga un modelo ya entrenado”. Lo baja de </w:t>
                  </w:r>
                  <w:proofErr w:type="spellStart"/>
                  <w:r>
                    <w:t>Hugging</w:t>
                  </w:r>
                  <w:proofErr w:type="spellEnd"/>
                  <w:r>
                    <w:t xml:space="preserve"> </w:t>
                  </w:r>
                  <w:proofErr w:type="spellStart"/>
                  <w:r>
                    <w:t>Face</w:t>
                  </w:r>
                  <w:proofErr w:type="spellEnd"/>
                  <w:r>
                    <w:t xml:space="preserve"> y lo guarda en tu disco (cache), así que desde la segunda vez ya no lo descarga</w:t>
                  </w:r>
                </w:p>
              </w:tc>
            </w:tr>
            <w:tr w:rsidR="00C74620" w14:paraId="449A95AC" w14:textId="77777777" w:rsidTr="008D0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2" w:type="dxa"/>
                </w:tcPr>
                <w:p w14:paraId="416DA1DF" w14:textId="6A0582AD" w:rsidR="00C74620" w:rsidRPr="00C74620" w:rsidRDefault="007332ED" w:rsidP="0085574E">
                  <w:r w:rsidRPr="007332ED">
                    <w:t>"stable-diffusion-v1-5/stable-diffusion-v1-5"</w:t>
                  </w:r>
                </w:p>
              </w:tc>
              <w:tc>
                <w:tcPr>
                  <w:tcW w:w="5282" w:type="dxa"/>
                </w:tcPr>
                <w:p w14:paraId="25E7B1BE" w14:textId="57E562A2" w:rsidR="00C74620" w:rsidRPr="007332ED" w:rsidRDefault="007332ED" w:rsidP="0085574E">
                  <w:pPr>
                    <w:cnfStyle w:val="000000100000" w:firstRow="0" w:lastRow="0" w:firstColumn="0" w:lastColumn="0" w:oddVBand="0" w:evenVBand="0" w:oddHBand="1" w:evenHBand="0" w:firstRowFirstColumn="0" w:firstRowLastColumn="0" w:lastRowFirstColumn="0" w:lastRowLastColumn="0"/>
                    <w:rPr>
                      <w:b/>
                      <w:bCs/>
                    </w:rPr>
                  </w:pPr>
                  <w:r>
                    <w:t xml:space="preserve">El nombre del modelo en </w:t>
                  </w:r>
                  <w:proofErr w:type="spellStart"/>
                  <w:r>
                    <w:t>Hugging</w:t>
                  </w:r>
                  <w:proofErr w:type="spellEnd"/>
                  <w:r>
                    <w:t xml:space="preserve"> </w:t>
                  </w:r>
                  <w:proofErr w:type="spellStart"/>
                  <w:r>
                    <w:t>Face</w:t>
                  </w:r>
                  <w:proofErr w:type="spellEnd"/>
                  <w:r>
                    <w:t xml:space="preserve"> (</w:t>
                  </w:r>
                  <w:r>
                    <w:rPr>
                      <w:b/>
                      <w:bCs/>
                    </w:rPr>
                    <w:t>organización/modelo)</w:t>
                  </w:r>
                </w:p>
              </w:tc>
            </w:tr>
            <w:tr w:rsidR="007332ED" w14:paraId="74AEFE2C" w14:textId="77777777" w:rsidTr="008D0C8A">
              <w:tc>
                <w:tcPr>
                  <w:cnfStyle w:val="001000000000" w:firstRow="0" w:lastRow="0" w:firstColumn="1" w:lastColumn="0" w:oddVBand="0" w:evenVBand="0" w:oddHBand="0" w:evenHBand="0" w:firstRowFirstColumn="0" w:firstRowLastColumn="0" w:lastRowFirstColumn="0" w:lastRowLastColumn="0"/>
                  <w:tcW w:w="5282" w:type="dxa"/>
                </w:tcPr>
                <w:p w14:paraId="50AFE3B4" w14:textId="5C4C8033" w:rsidR="007332ED" w:rsidRPr="007332ED" w:rsidRDefault="007332ED" w:rsidP="0085574E">
                  <w:proofErr w:type="spellStart"/>
                  <w:r w:rsidRPr="007332ED">
                    <w:t>torch_dtype</w:t>
                  </w:r>
                  <w:proofErr w:type="spellEnd"/>
                  <w:r w:rsidRPr="007332ED">
                    <w:t>=</w:t>
                  </w:r>
                  <w:proofErr w:type="gramStart"/>
                  <w:r w:rsidRPr="007332ED">
                    <w:t>torch.float</w:t>
                  </w:r>
                  <w:proofErr w:type="gramEnd"/>
                  <w:r w:rsidRPr="007332ED">
                    <w:t>32</w:t>
                  </w:r>
                </w:p>
              </w:tc>
              <w:tc>
                <w:tcPr>
                  <w:tcW w:w="5282" w:type="dxa"/>
                </w:tcPr>
                <w:p w14:paraId="06BF51BA" w14:textId="2C5538E8" w:rsidR="007332ED" w:rsidRPr="006A2F1F" w:rsidRDefault="007332ED" w:rsidP="0085574E">
                  <w:pPr>
                    <w:cnfStyle w:val="000000000000" w:firstRow="0" w:lastRow="0" w:firstColumn="0" w:lastColumn="0" w:oddVBand="0" w:evenVBand="0" w:oddHBand="0" w:evenHBand="0" w:firstRowFirstColumn="0" w:firstRowLastColumn="0" w:lastRowFirstColumn="0" w:lastRowLastColumn="0"/>
                  </w:pPr>
                  <w:r>
                    <w:t xml:space="preserve">Con cuantos bits se guarda cada </w:t>
                  </w:r>
                  <w:proofErr w:type="spellStart"/>
                  <w:r>
                    <w:t>numero</w:t>
                  </w:r>
                  <w:proofErr w:type="spellEnd"/>
                  <w:r>
                    <w:t xml:space="preserve"> del modelo</w:t>
                  </w:r>
                  <w:r w:rsidR="009E6073">
                    <w:t xml:space="preserve">: 32 bits. Tu </w:t>
                  </w:r>
                  <w:r w:rsidR="006A2F1F">
                    <w:t xml:space="preserve">comentario explica </w:t>
                  </w:r>
                  <w:proofErr w:type="spellStart"/>
                  <w:r w:rsidR="006A2F1F">
                    <w:t>por que</w:t>
                  </w:r>
                  <w:proofErr w:type="spellEnd"/>
                  <w:r w:rsidR="006A2F1F">
                    <w:t xml:space="preserve"> no </w:t>
                  </w:r>
                  <w:r w:rsidR="006A2F1F">
                    <w:rPr>
                      <w:b/>
                      <w:bCs/>
                    </w:rPr>
                    <w:t xml:space="preserve">float16: </w:t>
                  </w:r>
                  <w:r w:rsidR="006A2F1F">
                    <w:t xml:space="preserve">en tu GTX 1660 TI genera imágenes negras </w:t>
                  </w:r>
                </w:p>
              </w:tc>
            </w:tr>
            <w:tr w:rsidR="006A2F1F" w14:paraId="3B811000" w14:textId="77777777" w:rsidTr="008D0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2" w:type="dxa"/>
                </w:tcPr>
                <w:p w14:paraId="252B137A" w14:textId="214FC3E8" w:rsidR="006A2F1F" w:rsidRPr="007332ED" w:rsidRDefault="00C53857" w:rsidP="0085574E">
                  <w:proofErr w:type="spellStart"/>
                  <w:r w:rsidRPr="00C53857">
                    <w:t>safety_checker</w:t>
                  </w:r>
                  <w:proofErr w:type="spellEnd"/>
                  <w:r w:rsidRPr="00C53857">
                    <w:t>=</w:t>
                  </w:r>
                  <w:proofErr w:type="spellStart"/>
                  <w:r w:rsidRPr="00C53857">
                    <w:t>None</w:t>
                  </w:r>
                  <w:proofErr w:type="spellEnd"/>
                </w:p>
              </w:tc>
              <w:tc>
                <w:tcPr>
                  <w:tcW w:w="5282" w:type="dxa"/>
                </w:tcPr>
                <w:p w14:paraId="0096FD53" w14:textId="52E0F0BA" w:rsidR="00142CEF" w:rsidRPr="00142CEF" w:rsidRDefault="00C53857" w:rsidP="0085574E">
                  <w:pPr>
                    <w:cnfStyle w:val="000000100000" w:firstRow="0" w:lastRow="0" w:firstColumn="0" w:lastColumn="0" w:oddVBand="0" w:evenVBand="0" w:oddHBand="1" w:evenHBand="0" w:firstRowFirstColumn="0" w:firstRowLastColumn="0" w:lastRowFirstColumn="0" w:lastRowLastColumn="0"/>
                  </w:pPr>
                  <w:r>
                    <w:rPr>
                      <w:b/>
                      <w:bCs/>
                    </w:rPr>
                    <w:t xml:space="preserve">No </w:t>
                  </w:r>
                  <w:proofErr w:type="spellStart"/>
                  <w:r>
                    <w:rPr>
                      <w:b/>
                      <w:bCs/>
                    </w:rPr>
                    <w:t>carges</w:t>
                  </w:r>
                  <w:proofErr w:type="spellEnd"/>
                  <w:r>
                    <w:rPr>
                      <w:b/>
                      <w:bCs/>
                    </w:rPr>
                    <w:t xml:space="preserve"> </w:t>
                  </w:r>
                  <w:r>
                    <w:t xml:space="preserve">el verificador de contenido, y por lo tanto no hay filtro </w:t>
                  </w:r>
                  <w:r w:rsidR="001B3A54">
                    <w:t>(</w:t>
                  </w:r>
                  <w:proofErr w:type="spellStart"/>
                  <w:r w:rsidR="001B3A54" w:rsidRPr="001B3A54">
                    <w:rPr>
                      <w:b/>
                      <w:bCs/>
                    </w:rPr>
                    <w:t>safety_checker</w:t>
                  </w:r>
                  <w:proofErr w:type="spellEnd"/>
                  <w:r w:rsidR="001B3A54" w:rsidRPr="001B3A54">
                    <w:rPr>
                      <w:b/>
                      <w:bCs/>
                    </w:rPr>
                    <w:t>=</w:t>
                  </w:r>
                  <w:proofErr w:type="spellStart"/>
                  <w:r w:rsidR="001B3A54" w:rsidRPr="001B3A54">
                    <w:rPr>
                      <w:b/>
                      <w:bCs/>
                    </w:rPr>
                    <w:t>None</w:t>
                  </w:r>
                  <w:proofErr w:type="spellEnd"/>
                  <w:r w:rsidR="001B3A54">
                    <w:rPr>
                      <w:b/>
                      <w:bCs/>
                    </w:rPr>
                    <w:t xml:space="preserve"> apaga el filtro de contenido de </w:t>
                  </w:r>
                  <w:r w:rsidR="001B3A54">
                    <w:t xml:space="preserve">Stable </w:t>
                  </w:r>
                  <w:proofErr w:type="spellStart"/>
                  <w:r w:rsidR="001B3A54">
                    <w:t>Diffusion</w:t>
                  </w:r>
                  <w:proofErr w:type="spellEnd"/>
                  <w:r w:rsidR="001B3A54">
                    <w:t>).</w:t>
                  </w:r>
                  <w:r w:rsidR="001B3A54">
                    <w:br/>
                    <w:t xml:space="preserve">Normalmente ese filtro revisa cada imagen que genera y bloquea las que considera ofensivas. Con </w:t>
                  </w:r>
                  <w:proofErr w:type="spellStart"/>
                  <w:r w:rsidR="001B3A54">
                    <w:rPr>
                      <w:b/>
                      <w:bCs/>
                    </w:rPr>
                    <w:t>None</w:t>
                  </w:r>
                  <w:proofErr w:type="spellEnd"/>
                  <w:r w:rsidR="001B3A54">
                    <w:rPr>
                      <w:b/>
                      <w:bCs/>
                    </w:rPr>
                    <w:t xml:space="preserve"> </w:t>
                  </w:r>
                  <w:r w:rsidR="001B3A54">
                    <w:t xml:space="preserve">no se carga </w:t>
                  </w:r>
                  <w:r w:rsidR="00142CEF">
                    <w:t xml:space="preserve">y las imágenes salen sin revisar. Por eso </w:t>
                  </w:r>
                  <w:proofErr w:type="spellStart"/>
                  <w:r w:rsidR="00142CEF">
                    <w:rPr>
                      <w:b/>
                      <w:bCs/>
                    </w:rPr>
                    <w:t>diffusers</w:t>
                  </w:r>
                  <w:proofErr w:type="spellEnd"/>
                  <w:r w:rsidR="00142CEF">
                    <w:rPr>
                      <w:b/>
                      <w:bCs/>
                    </w:rPr>
                    <w:t xml:space="preserve"> </w:t>
                  </w:r>
                  <w:r w:rsidR="00142CEF">
                    <w:t>te mostro el aviso largo.</w:t>
                  </w:r>
                </w:p>
              </w:tc>
            </w:tr>
            <w:tr w:rsidR="00C53857" w14:paraId="2CC5ABFB" w14:textId="77777777" w:rsidTr="008D0C8A">
              <w:tc>
                <w:tcPr>
                  <w:cnfStyle w:val="001000000000" w:firstRow="0" w:lastRow="0" w:firstColumn="1" w:lastColumn="0" w:oddVBand="0" w:evenVBand="0" w:oddHBand="0" w:evenHBand="0" w:firstRowFirstColumn="0" w:firstRowLastColumn="0" w:lastRowFirstColumn="0" w:lastRowLastColumn="0"/>
                  <w:tcW w:w="5282" w:type="dxa"/>
                </w:tcPr>
                <w:p w14:paraId="60B85606" w14:textId="5C903570" w:rsidR="00C53857" w:rsidRPr="00C53857" w:rsidRDefault="008268D6" w:rsidP="0085574E">
                  <w:proofErr w:type="spellStart"/>
                  <w:r w:rsidRPr="008268D6">
                    <w:t>feature_extractor</w:t>
                  </w:r>
                  <w:proofErr w:type="spellEnd"/>
                  <w:r w:rsidRPr="008268D6">
                    <w:t>=</w:t>
                  </w:r>
                  <w:proofErr w:type="spellStart"/>
                  <w:r w:rsidRPr="008268D6">
                    <w:t>None</w:t>
                  </w:r>
                  <w:proofErr w:type="spellEnd"/>
                  <w:r w:rsidR="00323FFE">
                    <w:t xml:space="preserve"> </w:t>
                  </w:r>
                </w:p>
              </w:tc>
              <w:tc>
                <w:tcPr>
                  <w:tcW w:w="5282" w:type="dxa"/>
                </w:tcPr>
                <w:p w14:paraId="1AC904B1" w14:textId="0DCBACE9" w:rsidR="007D1D07" w:rsidRPr="007D1D07" w:rsidRDefault="007D1D07" w:rsidP="0085574E">
                  <w:pPr>
                    <w:cnfStyle w:val="000000000000" w:firstRow="0" w:lastRow="0" w:firstColumn="0" w:lastColumn="0" w:oddVBand="0" w:evenVBand="0" w:oddHBand="0" w:evenHBand="0" w:firstRowFirstColumn="0" w:firstRowLastColumn="0" w:lastRowFirstColumn="0" w:lastRowLastColumn="0"/>
                  </w:pPr>
                  <w:r>
                    <w:rPr>
                      <w:b/>
                      <w:bCs/>
                    </w:rPr>
                    <w:t xml:space="preserve">No cargues </w:t>
                  </w:r>
                  <w:r>
                    <w:t>la pieza que le prepara las imágenes al verificador. Sin verificador, no hace falta.</w:t>
                  </w:r>
                </w:p>
              </w:tc>
            </w:tr>
          </w:tbl>
          <w:p w14:paraId="2EF1244A" w14:textId="77777777" w:rsidR="00A113CF" w:rsidRDefault="00A113CF" w:rsidP="0085574E">
            <w:pPr>
              <w:rPr>
                <w:b/>
                <w:bCs/>
              </w:rPr>
            </w:pPr>
          </w:p>
          <w:p w14:paraId="2EE6A8E6" w14:textId="77777777" w:rsidR="00F878F8" w:rsidRPr="00710DC8" w:rsidRDefault="00F878F8" w:rsidP="00F878F8">
            <w:pPr>
              <w:rPr>
                <w:b/>
                <w:bCs/>
                <w:sz w:val="24"/>
                <w:szCs w:val="28"/>
              </w:rPr>
            </w:pPr>
            <w:r w:rsidRPr="00710DC8">
              <w:rPr>
                <w:b/>
                <w:bCs/>
                <w:sz w:val="24"/>
                <w:szCs w:val="28"/>
                <w:highlight w:val="yellow"/>
              </w:rPr>
              <w:t>Un ejemplo con números</w:t>
            </w:r>
          </w:p>
          <w:p w14:paraId="3DE2D036" w14:textId="73400ABA" w:rsidR="00A113CF" w:rsidRDefault="00710DC8" w:rsidP="0085574E">
            <w:r>
              <w:t xml:space="preserve">En la semana 1 viste que la memoria necesaria es aproximadamente </w:t>
            </w:r>
            <w:r>
              <w:rPr>
                <w:b/>
                <w:bCs/>
              </w:rPr>
              <w:t xml:space="preserve">parámetros x bytes por </w:t>
            </w:r>
            <w:proofErr w:type="spellStart"/>
            <w:r>
              <w:rPr>
                <w:b/>
                <w:bCs/>
              </w:rPr>
              <w:t>parametro</w:t>
            </w:r>
            <w:proofErr w:type="spellEnd"/>
            <w:r>
              <w:rPr>
                <w:b/>
                <w:bCs/>
              </w:rPr>
              <w:t xml:space="preserve">. </w:t>
            </w:r>
            <w:r>
              <w:t>Si el modelo completo tiene del orden de 1.000 millones de parámetros (dato aproximado, de memoria):</w:t>
            </w:r>
          </w:p>
          <w:p w14:paraId="431B1BA8" w14:textId="77777777" w:rsidR="00710DC8" w:rsidRDefault="00710DC8" w:rsidP="0085574E"/>
          <w:p w14:paraId="7780C201" w14:textId="77777777" w:rsidR="00710DC8" w:rsidRDefault="00710DC8" w:rsidP="0085574E"/>
          <w:tbl>
            <w:tblPr>
              <w:tblStyle w:val="Tablaconcuadrcula4-nfasis4"/>
              <w:tblW w:w="0" w:type="auto"/>
              <w:tblLook w:val="04A0" w:firstRow="1" w:lastRow="0" w:firstColumn="1" w:lastColumn="0" w:noHBand="0" w:noVBand="1"/>
            </w:tblPr>
            <w:tblGrid>
              <w:gridCol w:w="3521"/>
              <w:gridCol w:w="3521"/>
              <w:gridCol w:w="3522"/>
            </w:tblGrid>
            <w:tr w:rsidR="00710DC8" w14:paraId="39D5A736" w14:textId="77777777" w:rsidTr="00710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0AE7BFBC" w14:textId="63E52024" w:rsidR="00710DC8" w:rsidRPr="00710DC8" w:rsidRDefault="00710DC8" w:rsidP="0085574E">
                  <w:pPr>
                    <w:rPr>
                      <w:b w:val="0"/>
                      <w:bCs w:val="0"/>
                    </w:rPr>
                  </w:pPr>
                  <w:proofErr w:type="spellStart"/>
                  <w:r>
                    <w:rPr>
                      <w:b w:val="0"/>
                      <w:bCs w:val="0"/>
                    </w:rPr>
                    <w:t>Precision</w:t>
                  </w:r>
                  <w:proofErr w:type="spellEnd"/>
                </w:p>
              </w:tc>
              <w:tc>
                <w:tcPr>
                  <w:tcW w:w="3521" w:type="dxa"/>
                </w:tcPr>
                <w:p w14:paraId="77B34D2F" w14:textId="7E48119E" w:rsidR="00710DC8" w:rsidRPr="00710DC8" w:rsidRDefault="00710DC8" w:rsidP="0085574E">
                  <w:pPr>
                    <w:cnfStyle w:val="100000000000" w:firstRow="1" w:lastRow="0" w:firstColumn="0" w:lastColumn="0" w:oddVBand="0" w:evenVBand="0" w:oddHBand="0" w:evenHBand="0" w:firstRowFirstColumn="0" w:firstRowLastColumn="0" w:lastRowFirstColumn="0" w:lastRowLastColumn="0"/>
                    <w:rPr>
                      <w:b w:val="0"/>
                      <w:bCs w:val="0"/>
                    </w:rPr>
                  </w:pPr>
                  <w:r w:rsidRPr="00710DC8">
                    <w:rPr>
                      <w:b w:val="0"/>
                      <w:bCs w:val="0"/>
                    </w:rPr>
                    <w:t xml:space="preserve">Bytes por numero </w:t>
                  </w:r>
                </w:p>
              </w:tc>
              <w:tc>
                <w:tcPr>
                  <w:tcW w:w="3522" w:type="dxa"/>
                </w:tcPr>
                <w:p w14:paraId="34A505A0" w14:textId="0695639C" w:rsidR="00710DC8" w:rsidRPr="00710DC8" w:rsidRDefault="00710DC8" w:rsidP="0085574E">
                  <w:pPr>
                    <w:cnfStyle w:val="100000000000" w:firstRow="1" w:lastRow="0" w:firstColumn="0" w:lastColumn="0" w:oddVBand="0" w:evenVBand="0" w:oddHBand="0" w:evenHBand="0" w:firstRowFirstColumn="0" w:firstRowLastColumn="0" w:lastRowFirstColumn="0" w:lastRowLastColumn="0"/>
                    <w:rPr>
                      <w:b w:val="0"/>
                      <w:bCs w:val="0"/>
                    </w:rPr>
                  </w:pPr>
                  <w:r w:rsidRPr="00710DC8">
                    <w:rPr>
                      <w:b w:val="0"/>
                      <w:bCs w:val="0"/>
                    </w:rPr>
                    <w:t>Memoria aproximada</w:t>
                  </w:r>
                </w:p>
              </w:tc>
            </w:tr>
            <w:tr w:rsidR="00710DC8" w14:paraId="56589A6B" w14:textId="77777777" w:rsidTr="0071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1" w:type="dxa"/>
                </w:tcPr>
                <w:p w14:paraId="547CA586" w14:textId="10080EF8" w:rsidR="00710DC8" w:rsidRPr="00710DC8" w:rsidRDefault="00710DC8" w:rsidP="0085574E">
                  <w:r>
                    <w:rPr>
                      <w:b w:val="0"/>
                      <w:bCs w:val="0"/>
                    </w:rPr>
                    <w:t xml:space="preserve">Float32 </w:t>
                  </w:r>
                  <w:r>
                    <w:t>(la tuya)</w:t>
                  </w:r>
                </w:p>
              </w:tc>
              <w:tc>
                <w:tcPr>
                  <w:tcW w:w="3521" w:type="dxa"/>
                </w:tcPr>
                <w:p w14:paraId="4CE6D687" w14:textId="2032FF30" w:rsidR="00710DC8" w:rsidRDefault="00710DC8" w:rsidP="0085574E">
                  <w:pPr>
                    <w:cnfStyle w:val="000000100000" w:firstRow="0" w:lastRow="0" w:firstColumn="0" w:lastColumn="0" w:oddVBand="0" w:evenVBand="0" w:oddHBand="1" w:evenHBand="0" w:firstRowFirstColumn="0" w:firstRowLastColumn="0" w:lastRowFirstColumn="0" w:lastRowLastColumn="0"/>
                  </w:pPr>
                  <w:r>
                    <w:t>4</w:t>
                  </w:r>
                </w:p>
              </w:tc>
              <w:tc>
                <w:tcPr>
                  <w:tcW w:w="3522" w:type="dxa"/>
                </w:tcPr>
                <w:p w14:paraId="4EC0D282" w14:textId="2783ABAC" w:rsidR="00710DC8" w:rsidRDefault="00710DC8" w:rsidP="0085574E">
                  <w:pPr>
                    <w:cnfStyle w:val="000000100000" w:firstRow="0" w:lastRow="0" w:firstColumn="0" w:lastColumn="0" w:oddVBand="0" w:evenVBand="0" w:oddHBand="1" w:evenHBand="0" w:firstRowFirstColumn="0" w:firstRowLastColumn="0" w:lastRowFirstColumn="0" w:lastRowLastColumn="0"/>
                  </w:pPr>
                  <w:r>
                    <w:t>Unos 4gb</w:t>
                  </w:r>
                </w:p>
              </w:tc>
            </w:tr>
            <w:tr w:rsidR="00710DC8" w14:paraId="6DE76ED0" w14:textId="77777777" w:rsidTr="00710DC8">
              <w:tc>
                <w:tcPr>
                  <w:cnfStyle w:val="001000000000" w:firstRow="0" w:lastRow="0" w:firstColumn="1" w:lastColumn="0" w:oddVBand="0" w:evenVBand="0" w:oddHBand="0" w:evenHBand="0" w:firstRowFirstColumn="0" w:firstRowLastColumn="0" w:lastRowFirstColumn="0" w:lastRowLastColumn="0"/>
                  <w:tcW w:w="3521" w:type="dxa"/>
                </w:tcPr>
                <w:p w14:paraId="353C0C4F" w14:textId="54B40D01" w:rsidR="00710DC8" w:rsidRDefault="00710DC8" w:rsidP="0085574E">
                  <w:pPr>
                    <w:rPr>
                      <w:b w:val="0"/>
                      <w:bCs w:val="0"/>
                    </w:rPr>
                  </w:pPr>
                  <w:proofErr w:type="spellStart"/>
                  <w:r>
                    <w:rPr>
                      <w:b w:val="0"/>
                      <w:bCs w:val="0"/>
                    </w:rPr>
                    <w:t>Float</w:t>
                  </w:r>
                  <w:proofErr w:type="spellEnd"/>
                  <w:r>
                    <w:rPr>
                      <w:b w:val="0"/>
                      <w:bCs w:val="0"/>
                    </w:rPr>
                    <w:t xml:space="preserve"> 16 </w:t>
                  </w:r>
                </w:p>
              </w:tc>
              <w:tc>
                <w:tcPr>
                  <w:tcW w:w="3521" w:type="dxa"/>
                </w:tcPr>
                <w:p w14:paraId="5BB10498" w14:textId="1A63CF02" w:rsidR="00710DC8" w:rsidRDefault="00710DC8" w:rsidP="0085574E">
                  <w:pPr>
                    <w:cnfStyle w:val="000000000000" w:firstRow="0" w:lastRow="0" w:firstColumn="0" w:lastColumn="0" w:oddVBand="0" w:evenVBand="0" w:oddHBand="0" w:evenHBand="0" w:firstRowFirstColumn="0" w:firstRowLastColumn="0" w:lastRowFirstColumn="0" w:lastRowLastColumn="0"/>
                  </w:pPr>
                  <w:r>
                    <w:t>2</w:t>
                  </w:r>
                </w:p>
              </w:tc>
              <w:tc>
                <w:tcPr>
                  <w:tcW w:w="3522" w:type="dxa"/>
                </w:tcPr>
                <w:p w14:paraId="310A2984" w14:textId="62DB09B3" w:rsidR="00710DC8" w:rsidRDefault="00710DC8" w:rsidP="0085574E">
                  <w:pPr>
                    <w:cnfStyle w:val="000000000000" w:firstRow="0" w:lastRow="0" w:firstColumn="0" w:lastColumn="0" w:oddVBand="0" w:evenVBand="0" w:oddHBand="0" w:evenHBand="0" w:firstRowFirstColumn="0" w:firstRowLastColumn="0" w:lastRowFirstColumn="0" w:lastRowLastColumn="0"/>
                  </w:pPr>
                  <w:r>
                    <w:t>Unos 2gb</w:t>
                  </w:r>
                </w:p>
              </w:tc>
            </w:tr>
          </w:tbl>
          <w:p w14:paraId="03DFC35B" w14:textId="77777777" w:rsidR="00710DC8" w:rsidRPr="00710DC8" w:rsidRDefault="00710DC8" w:rsidP="0085574E"/>
          <w:p w14:paraId="5DA677C0" w14:textId="77777777" w:rsidR="00F9063B" w:rsidRPr="00F9063B" w:rsidRDefault="00F9063B" w:rsidP="00F9063B">
            <w:r w:rsidRPr="00F9063B">
              <w:t xml:space="preserve">Por eso tu celda llama también a </w:t>
            </w:r>
            <w:proofErr w:type="spellStart"/>
            <w:r w:rsidRPr="00F9063B">
              <w:t>enable_attention_</w:t>
            </w:r>
            <w:proofErr w:type="gramStart"/>
            <w:r w:rsidRPr="00F9063B">
              <w:t>slicing</w:t>
            </w:r>
            <w:proofErr w:type="spellEnd"/>
            <w:r w:rsidRPr="00F9063B">
              <w:t>(</w:t>
            </w:r>
            <w:proofErr w:type="gramEnd"/>
            <w:r w:rsidRPr="00F9063B">
              <w:t>): una GTX 1660 Ti tiene poca memoria de video, y float32 ocupa el doble.</w:t>
            </w:r>
          </w:p>
          <w:p w14:paraId="56C76501" w14:textId="77777777" w:rsidR="00A113CF" w:rsidRDefault="00A113CF" w:rsidP="0085574E"/>
          <w:p w14:paraId="191D044A" w14:textId="77777777" w:rsidR="00F9063B" w:rsidRPr="00F9063B" w:rsidRDefault="00F9063B" w:rsidP="00F9063B">
            <w:pPr>
              <w:rPr>
                <w:b/>
                <w:bCs/>
                <w:sz w:val="24"/>
                <w:szCs w:val="28"/>
              </w:rPr>
            </w:pPr>
            <w:r w:rsidRPr="00F9063B">
              <w:rPr>
                <w:b/>
                <w:bCs/>
                <w:sz w:val="24"/>
                <w:szCs w:val="28"/>
                <w:highlight w:val="yellow"/>
              </w:rPr>
              <w:t>Cómo se ve en tu log</w:t>
            </w:r>
          </w:p>
          <w:p w14:paraId="5DC71091" w14:textId="77777777" w:rsidR="00665AA6" w:rsidRDefault="00665AA6" w:rsidP="00665AA6">
            <w:r w:rsidRPr="00665AA6">
              <w:t xml:space="preserve">La línea </w:t>
            </w:r>
            <w:proofErr w:type="spellStart"/>
            <w:r w:rsidRPr="00665AA6">
              <w:rPr>
                <w:b/>
                <w:bCs/>
              </w:rPr>
              <w:t>Loading</w:t>
            </w:r>
            <w:proofErr w:type="spellEnd"/>
            <w:r w:rsidRPr="00665AA6">
              <w:rPr>
                <w:b/>
                <w:bCs/>
              </w:rPr>
              <w:t xml:space="preserve"> pipeline </w:t>
            </w:r>
            <w:proofErr w:type="spellStart"/>
            <w:r w:rsidRPr="00665AA6">
              <w:rPr>
                <w:b/>
                <w:bCs/>
              </w:rPr>
              <w:t>components</w:t>
            </w:r>
            <w:proofErr w:type="spellEnd"/>
            <w:r w:rsidRPr="00665AA6">
              <w:rPr>
                <w:b/>
                <w:bCs/>
              </w:rPr>
              <w:t>... 5/5</w:t>
            </w:r>
            <w:r w:rsidRPr="00665AA6">
              <w:t xml:space="preserve"> muestra que cargó 5 componentes. Al pasar </w:t>
            </w:r>
            <w:proofErr w:type="spellStart"/>
            <w:r w:rsidRPr="00665AA6">
              <w:rPr>
                <w:b/>
                <w:bCs/>
              </w:rPr>
              <w:t>None</w:t>
            </w:r>
            <w:proofErr w:type="spellEnd"/>
            <w:r w:rsidRPr="00665AA6">
              <w:t xml:space="preserve"> en los otros dos </w:t>
            </w:r>
            <w:r w:rsidRPr="00665AA6">
              <w:rPr>
                <w:b/>
                <w:bCs/>
              </w:rPr>
              <w:t>(</w:t>
            </w:r>
            <w:proofErr w:type="spellStart"/>
            <w:r w:rsidRPr="00665AA6">
              <w:rPr>
                <w:b/>
                <w:bCs/>
              </w:rPr>
              <w:t>safety_checker</w:t>
            </w:r>
            <w:proofErr w:type="spellEnd"/>
            <w:r w:rsidRPr="00665AA6">
              <w:t xml:space="preserve"> y </w:t>
            </w:r>
            <w:proofErr w:type="spellStart"/>
            <w:r w:rsidRPr="00665AA6">
              <w:rPr>
                <w:b/>
                <w:bCs/>
              </w:rPr>
              <w:t>feature_extractor</w:t>
            </w:r>
            <w:proofErr w:type="spellEnd"/>
            <w:r w:rsidRPr="00665AA6">
              <w:rPr>
                <w:b/>
                <w:bCs/>
              </w:rPr>
              <w:t>),</w:t>
            </w:r>
            <w:r w:rsidRPr="00665AA6">
              <w:t xml:space="preserve"> no tuvo que descargarlos ni cargarlos: ese es el ahorro que menciona tu comentario. Esto último lo deduzco de cómo se ve la salida.</w:t>
            </w:r>
          </w:p>
          <w:p w14:paraId="1622E752" w14:textId="77777777" w:rsidR="00665AA6" w:rsidRDefault="00665AA6" w:rsidP="00665AA6"/>
          <w:p w14:paraId="5CEDDDD1" w14:textId="5EEDADA4" w:rsidR="00665AA6" w:rsidRDefault="00665AA6" w:rsidP="00665AA6">
            <w:pPr>
              <w:rPr>
                <w:b/>
                <w:bCs/>
                <w:sz w:val="24"/>
                <w:szCs w:val="28"/>
              </w:rPr>
            </w:pPr>
            <w:r w:rsidRPr="00665AA6">
              <w:rPr>
                <w:b/>
                <w:bCs/>
                <w:sz w:val="24"/>
                <w:szCs w:val="28"/>
                <w:highlight w:val="yellow"/>
              </w:rPr>
              <w:lastRenderedPageBreak/>
              <w:t>Un detalle de tu mismo log</w:t>
            </w:r>
          </w:p>
          <w:p w14:paraId="29DEB107" w14:textId="26BF3157" w:rsidR="00665AA6" w:rsidRPr="00355491" w:rsidRDefault="00307526" w:rsidP="00665AA6">
            <w:pPr>
              <w:rPr>
                <w:sz w:val="24"/>
                <w:szCs w:val="28"/>
              </w:rPr>
            </w:pPr>
            <w:r w:rsidRPr="00307526">
              <w:rPr>
                <w:sz w:val="24"/>
                <w:szCs w:val="28"/>
              </w:rPr>
              <w:t xml:space="preserve">Tu aviso </w:t>
            </w:r>
            <w:proofErr w:type="spellStart"/>
            <w:r w:rsidRPr="00307526">
              <w:rPr>
                <w:sz w:val="24"/>
                <w:szCs w:val="28"/>
              </w:rPr>
              <w:t>FutureWarning</w:t>
            </w:r>
            <w:proofErr w:type="spellEnd"/>
            <w:r w:rsidRPr="00307526">
              <w:rPr>
                <w:sz w:val="24"/>
                <w:szCs w:val="28"/>
              </w:rPr>
              <w:t xml:space="preserve">: </w:t>
            </w:r>
            <w:proofErr w:type="spellStart"/>
            <w:r w:rsidRPr="00307526">
              <w:rPr>
                <w:sz w:val="24"/>
                <w:szCs w:val="28"/>
              </w:rPr>
              <w:t>torch_dtype</w:t>
            </w:r>
            <w:proofErr w:type="spellEnd"/>
            <w:r w:rsidRPr="00307526">
              <w:rPr>
                <w:sz w:val="24"/>
                <w:szCs w:val="28"/>
              </w:rPr>
              <w:t xml:space="preserve"> </w:t>
            </w:r>
            <w:proofErr w:type="spellStart"/>
            <w:r w:rsidRPr="00307526">
              <w:rPr>
                <w:sz w:val="24"/>
                <w:szCs w:val="28"/>
              </w:rPr>
              <w:t>is</w:t>
            </w:r>
            <w:proofErr w:type="spellEnd"/>
            <w:r w:rsidRPr="00307526">
              <w:rPr>
                <w:sz w:val="24"/>
                <w:szCs w:val="28"/>
              </w:rPr>
              <w:t xml:space="preserve"> </w:t>
            </w:r>
            <w:proofErr w:type="spellStart"/>
            <w:r w:rsidRPr="00307526">
              <w:rPr>
                <w:sz w:val="24"/>
                <w:szCs w:val="28"/>
              </w:rPr>
              <w:t>deprecated</w:t>
            </w:r>
            <w:proofErr w:type="spellEnd"/>
            <w:r w:rsidRPr="00307526">
              <w:rPr>
                <w:sz w:val="24"/>
                <w:szCs w:val="28"/>
              </w:rPr>
              <w:t xml:space="preserve"> dice que </w:t>
            </w:r>
            <w:proofErr w:type="spellStart"/>
            <w:r w:rsidRPr="00307526">
              <w:rPr>
                <w:sz w:val="24"/>
                <w:szCs w:val="28"/>
              </w:rPr>
              <w:t>torch_dtype</w:t>
            </w:r>
            <w:proofErr w:type="spellEnd"/>
            <w:r w:rsidRPr="00307526">
              <w:rPr>
                <w:sz w:val="24"/>
                <w:szCs w:val="28"/>
              </w:rPr>
              <w:t xml:space="preserve"> pasará a llamarse </w:t>
            </w:r>
            <w:proofErr w:type="spellStart"/>
            <w:r w:rsidRPr="00307526">
              <w:rPr>
                <w:sz w:val="24"/>
                <w:szCs w:val="28"/>
              </w:rPr>
              <w:t>dtype</w:t>
            </w:r>
            <w:proofErr w:type="spellEnd"/>
            <w:r w:rsidRPr="00307526">
              <w:rPr>
                <w:sz w:val="24"/>
                <w:szCs w:val="28"/>
              </w:rPr>
              <w:t>. Hoy funciona igual con el nombre que usas.</w:t>
            </w:r>
          </w:p>
          <w:p w14:paraId="49F2D1B9" w14:textId="6A8D320A" w:rsidR="00F9063B" w:rsidRPr="00F9063B" w:rsidRDefault="00F9063B" w:rsidP="0085574E"/>
        </w:tc>
      </w:tr>
    </w:tbl>
    <w:p w14:paraId="234C436E" w14:textId="77777777" w:rsidR="00833D97" w:rsidRDefault="00833D97" w:rsidP="0085574E">
      <w:pPr>
        <w:rPr>
          <w:b/>
          <w:bCs/>
        </w:rPr>
      </w:pPr>
    </w:p>
    <w:p w14:paraId="0B946F7C" w14:textId="1947A805" w:rsidR="00860537" w:rsidRDefault="005811F1" w:rsidP="0085574E">
      <w:pPr>
        <w:rPr>
          <w:b/>
          <w:bCs/>
        </w:rPr>
      </w:pPr>
      <w:r w:rsidRPr="005811F1">
        <w:rPr>
          <w:b/>
          <w:bCs/>
          <w:noProof/>
        </w:rPr>
        <w:drawing>
          <wp:inline distT="0" distB="0" distL="0" distR="0" wp14:anchorId="32FD2617" wp14:editId="10F1C552">
            <wp:extent cx="6073317" cy="3022600"/>
            <wp:effectExtent l="38100" t="38100" r="41910" b="44450"/>
            <wp:docPr id="1005129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29737" name=""/>
                    <pic:cNvPicPr/>
                  </pic:nvPicPr>
                  <pic:blipFill>
                    <a:blip r:embed="rId926"/>
                    <a:stretch>
                      <a:fillRect/>
                    </a:stretch>
                  </pic:blipFill>
                  <pic:spPr>
                    <a:xfrm>
                      <a:off x="0" y="0"/>
                      <a:ext cx="6077287" cy="3024576"/>
                    </a:xfrm>
                    <a:prstGeom prst="rect">
                      <a:avLst/>
                    </a:prstGeom>
                    <a:ln w="38100">
                      <a:solidFill>
                        <a:srgbClr val="EE0000"/>
                      </a:solidFill>
                    </a:ln>
                  </pic:spPr>
                </pic:pic>
              </a:graphicData>
            </a:graphic>
          </wp:inline>
        </w:drawing>
      </w:r>
    </w:p>
    <w:p w14:paraId="6E2BED53" w14:textId="7012318E" w:rsidR="005811F1" w:rsidRDefault="00BE7005" w:rsidP="0085574E">
      <w:r>
        <w:t xml:space="preserve">Esas líneas dejan el modelo listo </w:t>
      </w:r>
      <w:r w:rsidR="005B3623">
        <w:t xml:space="preserve">y definen la </w:t>
      </w:r>
      <w:proofErr w:type="spellStart"/>
      <w:r w:rsidR="005B3623">
        <w:t>funcion</w:t>
      </w:r>
      <w:proofErr w:type="spellEnd"/>
      <w:r w:rsidR="005B3623">
        <w:t xml:space="preserve"> que genera la imagen.</w:t>
      </w:r>
    </w:p>
    <w:p w14:paraId="51AB2DA3" w14:textId="77777777" w:rsidR="005B3623" w:rsidRPr="005B3623" w:rsidRDefault="005B3623" w:rsidP="005B3623">
      <w:pPr>
        <w:rPr>
          <w:b/>
          <w:bCs/>
        </w:rPr>
      </w:pPr>
      <w:r w:rsidRPr="005B3623">
        <w:rPr>
          <w:b/>
          <w:bCs/>
        </w:rPr>
        <w:t>Preparar el modelo</w:t>
      </w:r>
    </w:p>
    <w:tbl>
      <w:tblPr>
        <w:tblStyle w:val="Tablaconcuadrcula"/>
        <w:tblW w:w="0" w:type="auto"/>
        <w:tblLook w:val="04A0" w:firstRow="1" w:lastRow="0" w:firstColumn="1" w:lastColumn="0" w:noHBand="0" w:noVBand="1"/>
      </w:tblPr>
      <w:tblGrid>
        <w:gridCol w:w="5395"/>
        <w:gridCol w:w="5395"/>
      </w:tblGrid>
      <w:tr w:rsidR="005B3623" w14:paraId="60714CDA" w14:textId="77777777" w:rsidTr="005B3623">
        <w:tc>
          <w:tcPr>
            <w:tcW w:w="5395" w:type="dxa"/>
          </w:tcPr>
          <w:p w14:paraId="7B67501E" w14:textId="592EABCF" w:rsidR="005B3623" w:rsidRPr="005B3623" w:rsidRDefault="005B3623" w:rsidP="0085574E">
            <w:pPr>
              <w:rPr>
                <w:b/>
                <w:bCs/>
              </w:rPr>
            </w:pPr>
            <w:proofErr w:type="spellStart"/>
            <w:r>
              <w:rPr>
                <w:b/>
                <w:bCs/>
              </w:rPr>
              <w:t>Linea</w:t>
            </w:r>
            <w:proofErr w:type="spellEnd"/>
          </w:p>
        </w:tc>
        <w:tc>
          <w:tcPr>
            <w:tcW w:w="5395" w:type="dxa"/>
          </w:tcPr>
          <w:p w14:paraId="45797B05" w14:textId="74022128" w:rsidR="005B3623" w:rsidRPr="005B3623" w:rsidRDefault="005B3623" w:rsidP="0085574E">
            <w:pPr>
              <w:rPr>
                <w:b/>
                <w:bCs/>
              </w:rPr>
            </w:pPr>
            <w:r>
              <w:rPr>
                <w:b/>
                <w:bCs/>
              </w:rPr>
              <w:t xml:space="preserve">Que hace </w:t>
            </w:r>
          </w:p>
        </w:tc>
      </w:tr>
      <w:tr w:rsidR="005B3623" w14:paraId="34507250" w14:textId="77777777" w:rsidTr="005B3623">
        <w:tc>
          <w:tcPr>
            <w:tcW w:w="5395" w:type="dxa"/>
          </w:tcPr>
          <w:p w14:paraId="759E1F75" w14:textId="1339EAD7" w:rsidR="005B3623" w:rsidRPr="00AE7B9E" w:rsidRDefault="00D752E6" w:rsidP="0085574E">
            <w:pPr>
              <w:rPr>
                <w:b/>
                <w:bCs/>
                <w:sz w:val="28"/>
                <w:szCs w:val="32"/>
              </w:rPr>
            </w:pPr>
            <w:proofErr w:type="spellStart"/>
            <w:r w:rsidRPr="00AE7B9E">
              <w:rPr>
                <w:b/>
                <w:bCs/>
                <w:sz w:val="28"/>
                <w:szCs w:val="32"/>
              </w:rPr>
              <w:t>sd_</w:t>
            </w:r>
            <w:proofErr w:type="gramStart"/>
            <w:r w:rsidRPr="00AE7B9E">
              <w:rPr>
                <w:b/>
                <w:bCs/>
                <w:sz w:val="28"/>
                <w:szCs w:val="32"/>
              </w:rPr>
              <w:t>pipe.enable</w:t>
            </w:r>
            <w:proofErr w:type="gramEnd"/>
            <w:r w:rsidRPr="00AE7B9E">
              <w:rPr>
                <w:b/>
                <w:bCs/>
                <w:sz w:val="28"/>
                <w:szCs w:val="32"/>
              </w:rPr>
              <w:t>_attention_</w:t>
            </w:r>
            <w:proofErr w:type="gramStart"/>
            <w:r w:rsidRPr="00AE7B9E">
              <w:rPr>
                <w:b/>
                <w:bCs/>
                <w:sz w:val="28"/>
                <w:szCs w:val="32"/>
              </w:rPr>
              <w:t>slicing</w:t>
            </w:r>
            <w:proofErr w:type="spellEnd"/>
            <w:r w:rsidRPr="00AE7B9E">
              <w:rPr>
                <w:b/>
                <w:bCs/>
                <w:sz w:val="28"/>
                <w:szCs w:val="32"/>
              </w:rPr>
              <w:t>(</w:t>
            </w:r>
            <w:proofErr w:type="gramEnd"/>
            <w:r w:rsidRPr="00AE7B9E">
              <w:rPr>
                <w:b/>
                <w:bCs/>
                <w:sz w:val="28"/>
                <w:szCs w:val="32"/>
              </w:rPr>
              <w:t>)</w:t>
            </w:r>
          </w:p>
        </w:tc>
        <w:tc>
          <w:tcPr>
            <w:tcW w:w="5395" w:type="dxa"/>
          </w:tcPr>
          <w:p w14:paraId="1AC8FD2A" w14:textId="77777777" w:rsidR="005B3623" w:rsidRDefault="00D752E6" w:rsidP="0085574E">
            <w:r>
              <w:t xml:space="preserve">Calcula una parte del trabajo por trozos en vez de todo junto. Usa menos memoria de la GPU y es un poco </w:t>
            </w:r>
            <w:proofErr w:type="spellStart"/>
            <w:r>
              <w:t>mas</w:t>
            </w:r>
            <w:proofErr w:type="spellEnd"/>
            <w:r>
              <w:t xml:space="preserve"> lento.</w:t>
            </w:r>
          </w:p>
          <w:p w14:paraId="74969836" w14:textId="77777777" w:rsidR="00D752E6" w:rsidRDefault="00D752E6" w:rsidP="0085574E"/>
          <w:p w14:paraId="4AD91393" w14:textId="73E6A433" w:rsidR="00D752E6" w:rsidRDefault="00631AE3" w:rsidP="0085574E">
            <w:pPr>
              <w:rPr>
                <w:b/>
                <w:bCs/>
              </w:rPr>
            </w:pPr>
            <w:r>
              <w:rPr>
                <w:b/>
                <w:bCs/>
              </w:rPr>
              <w:t>Hace que la GPU calcule en trozos una parte pesada del modelo, para gastar menos memoria.</w:t>
            </w:r>
          </w:p>
          <w:p w14:paraId="58962495" w14:textId="77777777" w:rsidR="00631AE3" w:rsidRDefault="00631AE3" w:rsidP="0085574E">
            <w:pPr>
              <w:rPr>
                <w:b/>
                <w:bCs/>
              </w:rPr>
            </w:pPr>
          </w:p>
          <w:p w14:paraId="48B98D11" w14:textId="77777777" w:rsidR="00631AE3" w:rsidRDefault="00C95E69" w:rsidP="0085574E">
            <w:r>
              <w:t xml:space="preserve">La “atención” es la parte del modelo que </w:t>
            </w:r>
            <w:proofErr w:type="spellStart"/>
            <w:r>
              <w:t>comapra</w:t>
            </w:r>
            <w:proofErr w:type="spellEnd"/>
            <w:r>
              <w:t xml:space="preserve"> todas las zonas de la imagen entre </w:t>
            </w:r>
            <w:proofErr w:type="spellStart"/>
            <w:r>
              <w:t>si</w:t>
            </w:r>
            <w:proofErr w:type="spellEnd"/>
            <w:r>
              <w:t xml:space="preserve"> y con el texto. </w:t>
            </w:r>
            <w:r w:rsidR="00BF0EB4" w:rsidRPr="00BF0EB4">
              <w:t>Hacerlo todo de una vez ocupa mucha memoria de la tarjeta gráfica. Con esta línea lo hace en varios pasos más chicos, uno tras otro.</w:t>
            </w:r>
          </w:p>
          <w:p w14:paraId="00CEE26F" w14:textId="77777777" w:rsidR="00BF0EB4" w:rsidRDefault="00BF0EB4" w:rsidP="0085574E"/>
          <w:p w14:paraId="7B7EFD74" w14:textId="77777777" w:rsidR="00BF0EB4" w:rsidRPr="00BF0EB4" w:rsidRDefault="00BF0EB4" w:rsidP="00BF0EB4">
            <w:r w:rsidRPr="00BF0EB4">
              <w:t>Es como mover cajas: en vez de cargar 100 en un solo viaje (necesitas un camión grande), haces 4 viajes de 25 (basta una camioneta).</w:t>
            </w:r>
          </w:p>
          <w:p w14:paraId="55C9BFC1" w14:textId="77777777" w:rsidR="00BF0EB4" w:rsidRDefault="00BF0EB4" w:rsidP="0085574E"/>
          <w:p w14:paraId="518DB56C" w14:textId="77777777" w:rsidR="00BF0EB4" w:rsidRDefault="00BB11B0" w:rsidP="0085574E">
            <w:r w:rsidRPr="00BB11B0">
              <w:rPr>
                <w:noProof/>
              </w:rPr>
              <w:drawing>
                <wp:inline distT="0" distB="0" distL="0" distR="0" wp14:anchorId="07487FC7" wp14:editId="55F231FB">
                  <wp:extent cx="3064933" cy="578549"/>
                  <wp:effectExtent l="0" t="0" r="2540" b="0"/>
                  <wp:docPr id="1254062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62088" name=""/>
                          <pic:cNvPicPr/>
                        </pic:nvPicPr>
                        <pic:blipFill>
                          <a:blip r:embed="rId927"/>
                          <a:stretch>
                            <a:fillRect/>
                          </a:stretch>
                        </pic:blipFill>
                        <pic:spPr>
                          <a:xfrm>
                            <a:off x="0" y="0"/>
                            <a:ext cx="3096580" cy="584523"/>
                          </a:xfrm>
                          <a:prstGeom prst="rect">
                            <a:avLst/>
                          </a:prstGeom>
                        </pic:spPr>
                      </pic:pic>
                    </a:graphicData>
                  </a:graphic>
                </wp:inline>
              </w:drawing>
            </w:r>
          </w:p>
          <w:p w14:paraId="757A10B6" w14:textId="77777777" w:rsidR="00BB11B0" w:rsidRDefault="00BB11B0" w:rsidP="0085574E"/>
          <w:p w14:paraId="7C12CD81" w14:textId="77777777" w:rsidR="00BB11B0" w:rsidRPr="00BB11B0" w:rsidRDefault="00BB11B0" w:rsidP="00BB11B0">
            <w:r w:rsidRPr="00BB11B0">
              <w:t xml:space="preserve">Tu GTX 1660 Ti suele tener 6 GB de memoria de video (dato de memoria, no lo verifiqué), y usas </w:t>
            </w:r>
            <w:r w:rsidRPr="00BB11B0">
              <w:rPr>
                <w:b/>
                <w:bCs/>
              </w:rPr>
              <w:t>float32</w:t>
            </w:r>
            <w:r w:rsidRPr="00BB11B0">
              <w:t xml:space="preserve">, que ocupa el doble que </w:t>
            </w:r>
            <w:r w:rsidRPr="00BB11B0">
              <w:rPr>
                <w:b/>
                <w:bCs/>
              </w:rPr>
              <w:t>float16</w:t>
            </w:r>
            <w:r w:rsidRPr="00BB11B0">
              <w:t>. Por eso conviene ahorrar memoria aquí.</w:t>
            </w:r>
          </w:p>
          <w:p w14:paraId="3A77FF8F" w14:textId="77777777" w:rsidR="00BB11B0" w:rsidRDefault="00BB11B0" w:rsidP="0085574E"/>
          <w:p w14:paraId="4E29CAA8" w14:textId="50848754" w:rsidR="00BB11B0" w:rsidRPr="00C95E69" w:rsidRDefault="00BB11B0" w:rsidP="0085574E"/>
        </w:tc>
      </w:tr>
      <w:tr w:rsidR="005B3623" w14:paraId="3109F981" w14:textId="77777777" w:rsidTr="005B3623">
        <w:tc>
          <w:tcPr>
            <w:tcW w:w="5395" w:type="dxa"/>
          </w:tcPr>
          <w:p w14:paraId="0D3E3464" w14:textId="1DBDD493" w:rsidR="005B3623" w:rsidRPr="00AE7B9E" w:rsidRDefault="00AE7B9E" w:rsidP="0085574E">
            <w:pPr>
              <w:rPr>
                <w:b/>
                <w:bCs/>
                <w:sz w:val="28"/>
                <w:szCs w:val="32"/>
              </w:rPr>
            </w:pPr>
            <w:r w:rsidRPr="00AE7B9E">
              <w:rPr>
                <w:b/>
                <w:bCs/>
                <w:sz w:val="28"/>
                <w:szCs w:val="32"/>
              </w:rPr>
              <w:lastRenderedPageBreak/>
              <w:t>sd_pipe.to("</w:t>
            </w:r>
            <w:proofErr w:type="spellStart"/>
            <w:r w:rsidRPr="00AE7B9E">
              <w:rPr>
                <w:b/>
                <w:bCs/>
                <w:sz w:val="28"/>
                <w:szCs w:val="32"/>
              </w:rPr>
              <w:t>cuda</w:t>
            </w:r>
            <w:proofErr w:type="spellEnd"/>
            <w:r w:rsidRPr="00AE7B9E">
              <w:rPr>
                <w:b/>
                <w:bCs/>
                <w:sz w:val="28"/>
                <w:szCs w:val="32"/>
              </w:rPr>
              <w:t>")</w:t>
            </w:r>
          </w:p>
        </w:tc>
        <w:tc>
          <w:tcPr>
            <w:tcW w:w="5395" w:type="dxa"/>
          </w:tcPr>
          <w:p w14:paraId="266CA530" w14:textId="68C5F342" w:rsidR="005B3623" w:rsidRDefault="00AE7B9E" w:rsidP="0085574E">
            <w:r w:rsidRPr="00AE7B9E">
              <w:t>Mueve el modelo a tu tarjeta gráfica NVIDIA. Sin esto correría en el procesador, mucho más lento</w:t>
            </w:r>
          </w:p>
        </w:tc>
      </w:tr>
    </w:tbl>
    <w:p w14:paraId="04C4676B" w14:textId="77777777" w:rsidR="005B3623" w:rsidRDefault="005B3623" w:rsidP="0085574E"/>
    <w:p w14:paraId="2191AD2A" w14:textId="642DC940" w:rsidR="00D62802" w:rsidRPr="005B3623" w:rsidRDefault="00D62802" w:rsidP="0085574E">
      <w:r w:rsidRPr="00D62802">
        <w:rPr>
          <w:noProof/>
        </w:rPr>
        <w:drawing>
          <wp:inline distT="0" distB="0" distL="0" distR="0" wp14:anchorId="4B8E7A96" wp14:editId="0191DAB0">
            <wp:extent cx="6858000" cy="3476625"/>
            <wp:effectExtent l="0" t="0" r="0" b="9525"/>
            <wp:docPr id="645378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78572" name=""/>
                    <pic:cNvPicPr/>
                  </pic:nvPicPr>
                  <pic:blipFill>
                    <a:blip r:embed="rId928"/>
                    <a:stretch>
                      <a:fillRect/>
                    </a:stretch>
                  </pic:blipFill>
                  <pic:spPr>
                    <a:xfrm>
                      <a:off x="0" y="0"/>
                      <a:ext cx="6858000" cy="3476625"/>
                    </a:xfrm>
                    <a:prstGeom prst="rect">
                      <a:avLst/>
                    </a:prstGeom>
                  </pic:spPr>
                </pic:pic>
              </a:graphicData>
            </a:graphic>
          </wp:inline>
        </w:drawing>
      </w:r>
    </w:p>
    <w:tbl>
      <w:tblPr>
        <w:tblStyle w:val="Tablaconcuadrcula4-nfasis4"/>
        <w:tblW w:w="0" w:type="auto"/>
        <w:tblLook w:val="04A0" w:firstRow="1" w:lastRow="0" w:firstColumn="1" w:lastColumn="0" w:noHBand="0" w:noVBand="1"/>
      </w:tblPr>
      <w:tblGrid>
        <w:gridCol w:w="3914"/>
        <w:gridCol w:w="6876"/>
      </w:tblGrid>
      <w:tr w:rsidR="004F21E5" w14:paraId="5C595FCF" w14:textId="77777777" w:rsidTr="005A16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CBB56E6" w14:textId="21A0FFDC" w:rsidR="004F21E5" w:rsidRDefault="004F21E5" w:rsidP="0085574E">
            <w:pPr>
              <w:rPr>
                <w:b w:val="0"/>
                <w:bCs w:val="0"/>
              </w:rPr>
            </w:pPr>
            <w:r w:rsidRPr="004F21E5">
              <w:t>Línea</w:t>
            </w:r>
          </w:p>
        </w:tc>
        <w:tc>
          <w:tcPr>
            <w:tcW w:w="5395" w:type="dxa"/>
          </w:tcPr>
          <w:p w14:paraId="6A01A665" w14:textId="568F3B00" w:rsidR="004F21E5" w:rsidRDefault="004F21E5" w:rsidP="0085574E">
            <w:pPr>
              <w:cnfStyle w:val="100000000000" w:firstRow="1" w:lastRow="0" w:firstColumn="0" w:lastColumn="0" w:oddVBand="0" w:evenVBand="0" w:oddHBand="0" w:evenHBand="0" w:firstRowFirstColumn="0" w:firstRowLastColumn="0" w:lastRowFirstColumn="0" w:lastRowLastColumn="0"/>
              <w:rPr>
                <w:b w:val="0"/>
                <w:bCs w:val="0"/>
              </w:rPr>
            </w:pPr>
            <w:r w:rsidRPr="004F21E5">
              <w:t>Qué hace</w:t>
            </w:r>
          </w:p>
        </w:tc>
      </w:tr>
      <w:tr w:rsidR="004F21E5" w14:paraId="5CE6E9EA" w14:textId="77777777" w:rsidTr="005A1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BBD7059" w14:textId="6C635B10" w:rsidR="004F21E5" w:rsidRDefault="004F21E5" w:rsidP="0085574E">
            <w:pPr>
              <w:rPr>
                <w:b w:val="0"/>
                <w:bCs w:val="0"/>
              </w:rPr>
            </w:pPr>
            <w:proofErr w:type="spellStart"/>
            <w:r w:rsidRPr="004F21E5">
              <w:t>def</w:t>
            </w:r>
            <w:proofErr w:type="spellEnd"/>
            <w:r w:rsidRPr="004F21E5">
              <w:t xml:space="preserve"> </w:t>
            </w:r>
            <w:proofErr w:type="spellStart"/>
            <w:r w:rsidRPr="004F21E5">
              <w:t>artist</w:t>
            </w:r>
            <w:proofErr w:type="spellEnd"/>
            <w:r w:rsidRPr="004F21E5">
              <w:t>(</w:t>
            </w:r>
            <w:proofErr w:type="spellStart"/>
            <w:r w:rsidRPr="004F21E5">
              <w:t>city</w:t>
            </w:r>
            <w:proofErr w:type="spellEnd"/>
            <w:r w:rsidRPr="004F21E5">
              <w:t>):</w:t>
            </w:r>
          </w:p>
        </w:tc>
        <w:tc>
          <w:tcPr>
            <w:tcW w:w="5395" w:type="dxa"/>
          </w:tcPr>
          <w:p w14:paraId="5D8BF29A" w14:textId="16A65918" w:rsidR="004F21E5" w:rsidRPr="00EB1BF1" w:rsidRDefault="00EB1BF1" w:rsidP="0085574E">
            <w:pPr>
              <w:cnfStyle w:val="000000100000" w:firstRow="0" w:lastRow="0" w:firstColumn="0" w:lastColumn="0" w:oddVBand="0" w:evenVBand="0" w:oddHBand="1" w:evenHBand="0" w:firstRowFirstColumn="0" w:firstRowLastColumn="0" w:lastRowFirstColumn="0" w:lastRowLastColumn="0"/>
            </w:pPr>
            <w:r w:rsidRPr="00EB1BF1">
              <w:t>Recibe una ciudad y devuelve una imagen (la misma función del video)</w:t>
            </w:r>
          </w:p>
        </w:tc>
      </w:tr>
      <w:tr w:rsidR="00EB1BF1" w14:paraId="04A1926A" w14:textId="77777777" w:rsidTr="005A169E">
        <w:tc>
          <w:tcPr>
            <w:cnfStyle w:val="001000000000" w:firstRow="0" w:lastRow="0" w:firstColumn="1" w:lastColumn="0" w:oddVBand="0" w:evenVBand="0" w:oddHBand="0" w:evenHBand="0" w:firstRowFirstColumn="0" w:firstRowLastColumn="0" w:lastRowFirstColumn="0" w:lastRowLastColumn="0"/>
            <w:tcW w:w="5395" w:type="dxa"/>
          </w:tcPr>
          <w:p w14:paraId="5ACF02E1" w14:textId="73D745DA" w:rsidR="00EB1BF1" w:rsidRPr="004F21E5" w:rsidRDefault="00EB1BF1" w:rsidP="0085574E">
            <w:pPr>
              <w:rPr>
                <w:b w:val="0"/>
                <w:bCs w:val="0"/>
              </w:rPr>
            </w:pPr>
            <w:proofErr w:type="spellStart"/>
            <w:r w:rsidRPr="00EB1BF1">
              <w:t>sd_</w:t>
            </w:r>
            <w:proofErr w:type="gramStart"/>
            <w:r w:rsidRPr="00EB1BF1">
              <w:t>pipe</w:t>
            </w:r>
            <w:proofErr w:type="spellEnd"/>
            <w:r w:rsidRPr="00EB1BF1">
              <w:t>(</w:t>
            </w:r>
            <w:proofErr w:type="spellStart"/>
            <w:proofErr w:type="gramEnd"/>
            <w:r w:rsidRPr="00EB1BF1">
              <w:t>f"An</w:t>
            </w:r>
            <w:proofErr w:type="spellEnd"/>
            <w:r w:rsidRPr="00EB1BF1">
              <w:t xml:space="preserve"> </w:t>
            </w:r>
            <w:proofErr w:type="spellStart"/>
            <w:r w:rsidRPr="00EB1BF1">
              <w:t>image</w:t>
            </w:r>
            <w:proofErr w:type="spellEnd"/>
            <w:r w:rsidRPr="00EB1BF1">
              <w:t xml:space="preserve"> </w:t>
            </w:r>
            <w:proofErr w:type="spellStart"/>
            <w:r w:rsidRPr="00EB1BF1">
              <w:t>representing</w:t>
            </w:r>
            <w:proofErr w:type="spellEnd"/>
            <w:r w:rsidRPr="00EB1BF1">
              <w:t xml:space="preserve"> a </w:t>
            </w:r>
            <w:proofErr w:type="spellStart"/>
            <w:r w:rsidRPr="00EB1BF1">
              <w:t>vacation</w:t>
            </w:r>
            <w:proofErr w:type="spellEnd"/>
            <w:r w:rsidRPr="00EB1BF1">
              <w:t xml:space="preserve"> in {</w:t>
            </w:r>
            <w:proofErr w:type="spellStart"/>
            <w:r w:rsidRPr="00EB1BF1">
              <w:t>city</w:t>
            </w:r>
            <w:proofErr w:type="spellEnd"/>
            <w:r w:rsidRPr="00EB1BF1">
              <w:t>}...", ...)</w:t>
            </w:r>
          </w:p>
        </w:tc>
        <w:tc>
          <w:tcPr>
            <w:tcW w:w="5395" w:type="dxa"/>
          </w:tcPr>
          <w:p w14:paraId="52AE528B" w14:textId="1A0263FC" w:rsidR="00EB1BF1" w:rsidRPr="00EB1BF1" w:rsidRDefault="00EB1BF1" w:rsidP="0085574E">
            <w:pPr>
              <w:cnfStyle w:val="000000000000" w:firstRow="0" w:lastRow="0" w:firstColumn="0" w:lastColumn="0" w:oddVBand="0" w:evenVBand="0" w:oddHBand="0" w:evenHBand="0" w:firstRowFirstColumn="0" w:firstRowLastColumn="0" w:lastRowFirstColumn="0" w:lastRowLastColumn="0"/>
            </w:pPr>
            <w:r w:rsidRPr="00EB1BF1">
              <w:t xml:space="preserve">Genera la imagen. El </w:t>
            </w:r>
            <w:proofErr w:type="spellStart"/>
            <w:r w:rsidRPr="00EB1BF1">
              <w:t>prompt</w:t>
            </w:r>
            <w:proofErr w:type="spellEnd"/>
            <w:r w:rsidRPr="00EB1BF1">
              <w:t xml:space="preserve"> lleva la ciudad adentro</w:t>
            </w:r>
          </w:p>
        </w:tc>
      </w:tr>
      <w:tr w:rsidR="00EB1BF1" w14:paraId="156C9D74" w14:textId="77777777" w:rsidTr="005A1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75CE094" w14:textId="2874AA42" w:rsidR="00EB1BF1" w:rsidRPr="00EB1BF1" w:rsidRDefault="00EB1BF1" w:rsidP="0085574E">
            <w:pPr>
              <w:rPr>
                <w:b w:val="0"/>
                <w:bCs w:val="0"/>
              </w:rPr>
            </w:pPr>
            <w:proofErr w:type="spellStart"/>
            <w:r w:rsidRPr="00EB1BF1">
              <w:t>height</w:t>
            </w:r>
            <w:proofErr w:type="spellEnd"/>
            <w:r w:rsidRPr="00EB1BF1">
              <w:t xml:space="preserve">=512, </w:t>
            </w:r>
            <w:proofErr w:type="spellStart"/>
            <w:r w:rsidRPr="00EB1BF1">
              <w:t>width</w:t>
            </w:r>
            <w:proofErr w:type="spellEnd"/>
            <w:r w:rsidRPr="00EB1BF1">
              <w:t>=512</w:t>
            </w:r>
          </w:p>
        </w:tc>
        <w:tc>
          <w:tcPr>
            <w:tcW w:w="5395" w:type="dxa"/>
          </w:tcPr>
          <w:p w14:paraId="41207671" w14:textId="5083F873" w:rsidR="00EB1BF1" w:rsidRPr="00EB1BF1" w:rsidRDefault="00EB1BF1" w:rsidP="0085574E">
            <w:pPr>
              <w:cnfStyle w:val="000000100000" w:firstRow="0" w:lastRow="0" w:firstColumn="0" w:lastColumn="0" w:oddVBand="0" w:evenVBand="0" w:oddHBand="1" w:evenHBand="0" w:firstRowFirstColumn="0" w:firstRowLastColumn="0" w:lastRowFirstColumn="0" w:lastRowLastColumn="0"/>
            </w:pPr>
            <w:r w:rsidRPr="00EB1BF1">
              <w:t>Tamaño en píxeles</w:t>
            </w:r>
          </w:p>
        </w:tc>
      </w:tr>
      <w:tr w:rsidR="00EB1BF1" w14:paraId="1DE5FBA3" w14:textId="77777777" w:rsidTr="005A169E">
        <w:tc>
          <w:tcPr>
            <w:cnfStyle w:val="001000000000" w:firstRow="0" w:lastRow="0" w:firstColumn="1" w:lastColumn="0" w:oddVBand="0" w:evenVBand="0" w:oddHBand="0" w:evenHBand="0" w:firstRowFirstColumn="0" w:firstRowLastColumn="0" w:lastRowFirstColumn="0" w:lastRowLastColumn="0"/>
            <w:tcW w:w="5395" w:type="dxa"/>
          </w:tcPr>
          <w:p w14:paraId="3DD2B611" w14:textId="507653FC" w:rsidR="00EB1BF1" w:rsidRPr="00EB1BF1" w:rsidRDefault="005A169E" w:rsidP="0085574E">
            <w:pPr>
              <w:rPr>
                <w:b w:val="0"/>
                <w:bCs w:val="0"/>
              </w:rPr>
            </w:pPr>
            <w:proofErr w:type="spellStart"/>
            <w:r w:rsidRPr="005A169E">
              <w:t>num_inference_steps</w:t>
            </w:r>
            <w:proofErr w:type="spellEnd"/>
            <w:r w:rsidRPr="005A169E">
              <w:t>=25</w:t>
            </w:r>
          </w:p>
        </w:tc>
        <w:tc>
          <w:tcPr>
            <w:tcW w:w="5395" w:type="dxa"/>
          </w:tcPr>
          <w:p w14:paraId="69D50DC0" w14:textId="77777777" w:rsidR="00EB1BF1" w:rsidRDefault="00786817" w:rsidP="0085574E">
            <w:pPr>
              <w:cnfStyle w:val="000000000000" w:firstRow="0" w:lastRow="0" w:firstColumn="0" w:lastColumn="0" w:oddVBand="0" w:evenVBand="0" w:oddHBand="0" w:evenHBand="0" w:firstRowFirstColumn="0" w:firstRowLastColumn="0" w:lastRowFirstColumn="0" w:lastRowLastColumn="0"/>
            </w:pPr>
            <w:r w:rsidRPr="00786817">
              <w:t xml:space="preserve">Stable </w:t>
            </w:r>
            <w:proofErr w:type="spellStart"/>
            <w:r w:rsidRPr="00786817">
              <w:t>Diffusion</w:t>
            </w:r>
            <w:proofErr w:type="spellEnd"/>
            <w:r w:rsidRPr="00786817">
              <w:t xml:space="preserve"> parte de ruido (como la estática de una tele) y lo limpia paso a paso guiado por el texto. Aquí son 25 pasos; el valor por defecto de </w:t>
            </w:r>
            <w:proofErr w:type="spellStart"/>
            <w:r w:rsidRPr="00786817">
              <w:t>diffusers</w:t>
            </w:r>
            <w:proofErr w:type="spellEnd"/>
            <w:r w:rsidRPr="00786817">
              <w:t xml:space="preserve"> es 50</w:t>
            </w:r>
          </w:p>
          <w:p w14:paraId="4087FED1" w14:textId="77777777" w:rsidR="00786817" w:rsidRDefault="00786817" w:rsidP="0085574E">
            <w:pPr>
              <w:cnfStyle w:val="000000000000" w:firstRow="0" w:lastRow="0" w:firstColumn="0" w:lastColumn="0" w:oddVBand="0" w:evenVBand="0" w:oddHBand="0" w:evenHBand="0" w:firstRowFirstColumn="0" w:firstRowLastColumn="0" w:lastRowFirstColumn="0" w:lastRowLastColumn="0"/>
            </w:pPr>
          </w:p>
          <w:p w14:paraId="53595F8C" w14:textId="77777777" w:rsidR="00786817" w:rsidRDefault="00786817" w:rsidP="00786817">
            <w:pPr>
              <w:cnfStyle w:val="000000000000" w:firstRow="0" w:lastRow="0" w:firstColumn="0" w:lastColumn="0" w:oddVBand="0" w:evenVBand="0" w:oddHBand="0" w:evenHBand="0" w:firstRowFirstColumn="0" w:firstRowLastColumn="0" w:lastRowFirstColumn="0" w:lastRowLastColumn="0"/>
            </w:pPr>
            <w:proofErr w:type="spellStart"/>
            <w:r w:rsidRPr="00786817">
              <w:t>num_inference_steps</w:t>
            </w:r>
            <w:proofErr w:type="spellEnd"/>
            <w:r w:rsidRPr="00786817">
              <w:t xml:space="preserve">=25 es </w:t>
            </w:r>
            <w:r w:rsidRPr="00786817">
              <w:rPr>
                <w:b/>
                <w:bCs/>
              </w:rPr>
              <w:t>cuántos pasos da el modelo para convertir ruido en tu imagen</w:t>
            </w:r>
            <w:r w:rsidRPr="00786817">
              <w:t>.</w:t>
            </w:r>
          </w:p>
          <w:p w14:paraId="1D12A533" w14:textId="77777777" w:rsidR="00786817" w:rsidRPr="00786817" w:rsidRDefault="00786817" w:rsidP="00786817">
            <w:pPr>
              <w:cnfStyle w:val="000000000000" w:firstRow="0" w:lastRow="0" w:firstColumn="0" w:lastColumn="0" w:oddVBand="0" w:evenVBand="0" w:oddHBand="0" w:evenHBand="0" w:firstRowFirstColumn="0" w:firstRowLastColumn="0" w:lastRowFirstColumn="0" w:lastRowLastColumn="0"/>
            </w:pPr>
          </w:p>
          <w:p w14:paraId="757761E7" w14:textId="77777777" w:rsidR="00786817" w:rsidRDefault="00786817" w:rsidP="00786817">
            <w:pPr>
              <w:cnfStyle w:val="000000000000" w:firstRow="0" w:lastRow="0" w:firstColumn="0" w:lastColumn="0" w:oddVBand="0" w:evenVBand="0" w:oddHBand="0" w:evenHBand="0" w:firstRowFirstColumn="0" w:firstRowLastColumn="0" w:lastRowFirstColumn="0" w:lastRowLastColumn="0"/>
            </w:pPr>
            <w:r w:rsidRPr="00786817">
              <w:t xml:space="preserve">Stable </w:t>
            </w:r>
            <w:proofErr w:type="spellStart"/>
            <w:r w:rsidRPr="00786817">
              <w:t>Diffusion</w:t>
            </w:r>
            <w:proofErr w:type="spellEnd"/>
            <w:r w:rsidRPr="00786817">
              <w:t xml:space="preserve"> empieza con una imagen de puro ruido, como la estática de una tele sin señal. En cada paso la limpia un poco, guiándose por tu texto, hasta que aparece la imagen.</w:t>
            </w:r>
          </w:p>
          <w:p w14:paraId="108E72D6" w14:textId="77777777" w:rsidR="007160E6" w:rsidRDefault="007160E6" w:rsidP="00786817">
            <w:pPr>
              <w:cnfStyle w:val="000000000000" w:firstRow="0" w:lastRow="0" w:firstColumn="0" w:lastColumn="0" w:oddVBand="0" w:evenVBand="0" w:oddHBand="0" w:evenHBand="0" w:firstRowFirstColumn="0" w:firstRowLastColumn="0" w:lastRowFirstColumn="0" w:lastRowLastColumn="0"/>
            </w:pPr>
          </w:p>
          <w:tbl>
            <w:tblPr>
              <w:tblStyle w:val="Tablaconcuadrcula4-nfasis4"/>
              <w:tblW w:w="0" w:type="auto"/>
              <w:tblLook w:val="04A0" w:firstRow="1" w:lastRow="0" w:firstColumn="1" w:lastColumn="0" w:noHBand="0" w:noVBand="1"/>
            </w:tblPr>
            <w:tblGrid>
              <w:gridCol w:w="2584"/>
              <w:gridCol w:w="2585"/>
            </w:tblGrid>
            <w:tr w:rsidR="007160E6" w14:paraId="35D5045A" w14:textId="77777777" w:rsidTr="007160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4" w:type="dxa"/>
                </w:tcPr>
                <w:p w14:paraId="10C09E8C" w14:textId="2AF14B31" w:rsidR="007160E6" w:rsidRPr="007160E6" w:rsidRDefault="007160E6" w:rsidP="00786817">
                  <w:pPr>
                    <w:rPr>
                      <w:b w:val="0"/>
                      <w:bCs w:val="0"/>
                    </w:rPr>
                  </w:pPr>
                  <w:r w:rsidRPr="007160E6">
                    <w:rPr>
                      <w:b w:val="0"/>
                      <w:bCs w:val="0"/>
                    </w:rPr>
                    <w:t>Pasos</w:t>
                  </w:r>
                </w:p>
              </w:tc>
              <w:tc>
                <w:tcPr>
                  <w:tcW w:w="2585" w:type="dxa"/>
                </w:tcPr>
                <w:p w14:paraId="488F2040" w14:textId="39D7308B" w:rsidR="007160E6" w:rsidRPr="007160E6" w:rsidRDefault="007160E6" w:rsidP="00786817">
                  <w:pPr>
                    <w:cnfStyle w:val="100000000000" w:firstRow="1" w:lastRow="0" w:firstColumn="0" w:lastColumn="0" w:oddVBand="0" w:evenVBand="0" w:oddHBand="0" w:evenHBand="0" w:firstRowFirstColumn="0" w:firstRowLastColumn="0" w:lastRowFirstColumn="0" w:lastRowLastColumn="0"/>
                    <w:rPr>
                      <w:b w:val="0"/>
                      <w:bCs w:val="0"/>
                    </w:rPr>
                  </w:pPr>
                  <w:r w:rsidRPr="007160E6">
                    <w:rPr>
                      <w:b w:val="0"/>
                      <w:bCs w:val="0"/>
                    </w:rPr>
                    <w:t>Qué pasa</w:t>
                  </w:r>
                </w:p>
              </w:tc>
            </w:tr>
            <w:tr w:rsidR="007160E6" w14:paraId="51F84694" w14:textId="77777777" w:rsidTr="007160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4" w:type="dxa"/>
                </w:tcPr>
                <w:p w14:paraId="4814C703" w14:textId="448355EF" w:rsidR="007160E6" w:rsidRDefault="007160E6" w:rsidP="00786817">
                  <w:r w:rsidRPr="007160E6">
                    <w:t>Pocos (por ejemplo 10)</w:t>
                  </w:r>
                </w:p>
              </w:tc>
              <w:tc>
                <w:tcPr>
                  <w:tcW w:w="2585" w:type="dxa"/>
                </w:tcPr>
                <w:p w14:paraId="6023A185" w14:textId="7399CA3F" w:rsidR="007160E6" w:rsidRDefault="007160E6" w:rsidP="00786817">
                  <w:pPr>
                    <w:cnfStyle w:val="000000100000" w:firstRow="0" w:lastRow="0" w:firstColumn="0" w:lastColumn="0" w:oddVBand="0" w:evenVBand="0" w:oddHBand="1" w:evenHBand="0" w:firstRowFirstColumn="0" w:firstRowLastColumn="0" w:lastRowFirstColumn="0" w:lastRowLastColumn="0"/>
                  </w:pPr>
                  <w:r w:rsidRPr="007160E6">
                    <w:t>Más rápido, pero la imagen sale menos nítida y con menos detalle</w:t>
                  </w:r>
                </w:p>
              </w:tc>
            </w:tr>
            <w:tr w:rsidR="007160E6" w14:paraId="04AFC93D" w14:textId="77777777" w:rsidTr="007160E6">
              <w:tc>
                <w:tcPr>
                  <w:cnfStyle w:val="001000000000" w:firstRow="0" w:lastRow="0" w:firstColumn="1" w:lastColumn="0" w:oddVBand="0" w:evenVBand="0" w:oddHBand="0" w:evenHBand="0" w:firstRowFirstColumn="0" w:firstRowLastColumn="0" w:lastRowFirstColumn="0" w:lastRowLastColumn="0"/>
                  <w:tcW w:w="2584" w:type="dxa"/>
                </w:tcPr>
                <w:p w14:paraId="3CB87EBF" w14:textId="31DAE57E" w:rsidR="007160E6" w:rsidRDefault="007160E6" w:rsidP="00786817">
                  <w:r w:rsidRPr="007160E6">
                    <w:t>25 (tu valor)</w:t>
                  </w:r>
                </w:p>
              </w:tc>
              <w:tc>
                <w:tcPr>
                  <w:tcW w:w="2585" w:type="dxa"/>
                </w:tcPr>
                <w:p w14:paraId="0CE33D35" w14:textId="0DD4B642" w:rsidR="007160E6" w:rsidRDefault="007160E6" w:rsidP="00786817">
                  <w:pPr>
                    <w:cnfStyle w:val="000000000000" w:firstRow="0" w:lastRow="0" w:firstColumn="0" w:lastColumn="0" w:oddVBand="0" w:evenVBand="0" w:oddHBand="0" w:evenHBand="0" w:firstRowFirstColumn="0" w:firstRowLastColumn="0" w:lastRowFirstColumn="0" w:lastRowLastColumn="0"/>
                  </w:pPr>
                  <w:r w:rsidRPr="007160E6">
                    <w:t>Un punto medio</w:t>
                  </w:r>
                </w:p>
              </w:tc>
            </w:tr>
            <w:tr w:rsidR="007160E6" w14:paraId="7F428138" w14:textId="77777777" w:rsidTr="007160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4" w:type="dxa"/>
                </w:tcPr>
                <w:p w14:paraId="43FC7FA1" w14:textId="3DCAC213" w:rsidR="007160E6" w:rsidRPr="007160E6" w:rsidRDefault="007160E6" w:rsidP="00786817">
                  <w:r w:rsidRPr="007160E6">
                    <w:t xml:space="preserve">50 (el valor por defecto de </w:t>
                  </w:r>
                  <w:proofErr w:type="spellStart"/>
                  <w:r w:rsidRPr="007160E6">
                    <w:t>diffusers</w:t>
                  </w:r>
                  <w:proofErr w:type="spellEnd"/>
                  <w:r w:rsidRPr="007160E6">
                    <w:t>)</w:t>
                  </w:r>
                </w:p>
              </w:tc>
              <w:tc>
                <w:tcPr>
                  <w:tcW w:w="2585" w:type="dxa"/>
                </w:tcPr>
                <w:p w14:paraId="48B91409" w14:textId="510CADE4" w:rsidR="007160E6" w:rsidRPr="007160E6" w:rsidRDefault="007160E6" w:rsidP="00786817">
                  <w:pPr>
                    <w:cnfStyle w:val="000000100000" w:firstRow="0" w:lastRow="0" w:firstColumn="0" w:lastColumn="0" w:oddVBand="0" w:evenVBand="0" w:oddHBand="1" w:evenHBand="0" w:firstRowFirstColumn="0" w:firstRowLastColumn="0" w:lastRowFirstColumn="0" w:lastRowLastColumn="0"/>
                  </w:pPr>
                  <w:r w:rsidRPr="007160E6">
                    <w:t>Más lento, y suele dar más detalle</w:t>
                  </w:r>
                </w:p>
              </w:tc>
            </w:tr>
          </w:tbl>
          <w:p w14:paraId="5ABD24CE" w14:textId="77777777" w:rsidR="007160E6" w:rsidRDefault="007160E6" w:rsidP="00786817">
            <w:pPr>
              <w:cnfStyle w:val="000000000000" w:firstRow="0" w:lastRow="0" w:firstColumn="0" w:lastColumn="0" w:oddVBand="0" w:evenVBand="0" w:oddHBand="0" w:evenHBand="0" w:firstRowFirstColumn="0" w:firstRowLastColumn="0" w:lastRowFirstColumn="0" w:lastRowLastColumn="0"/>
            </w:pPr>
          </w:p>
          <w:p w14:paraId="145ABF3B" w14:textId="77777777" w:rsidR="00E44758" w:rsidRDefault="00E44758" w:rsidP="00E44758">
            <w:pPr>
              <w:cnfStyle w:val="000000000000" w:firstRow="0" w:lastRow="0" w:firstColumn="0" w:lastColumn="0" w:oddVBand="0" w:evenVBand="0" w:oddHBand="0" w:evenHBand="0" w:firstRowFirstColumn="0" w:firstRowLastColumn="0" w:lastRowFirstColumn="0" w:lastRowLastColumn="0"/>
            </w:pPr>
            <w:r w:rsidRPr="00E44758">
              <w:t xml:space="preserve">Un ejemplo con tus números: tu notebook dice que cada imagen tarda unos 20 segundos con 25 pasos. Con 50 pasos tardaría más </w:t>
            </w:r>
            <w:r w:rsidRPr="00E44758">
              <w:lastRenderedPageBreak/>
              <w:t>o menos el doble, unos 40 segundos (cuenta mía, aproximada: asume que el tiempo crece de forma pareja con los pasos).</w:t>
            </w:r>
          </w:p>
          <w:p w14:paraId="1F1BC732" w14:textId="77777777" w:rsidR="00E44758" w:rsidRPr="00E44758" w:rsidRDefault="00E44758" w:rsidP="00E44758">
            <w:pPr>
              <w:cnfStyle w:val="000000000000" w:firstRow="0" w:lastRow="0" w:firstColumn="0" w:lastColumn="0" w:oddVBand="0" w:evenVBand="0" w:oddHBand="0" w:evenHBand="0" w:firstRowFirstColumn="0" w:firstRowLastColumn="0" w:lastRowFirstColumn="0" w:lastRowLastColumn="0"/>
            </w:pPr>
          </w:p>
          <w:p w14:paraId="7866F925" w14:textId="77777777" w:rsidR="00E44758" w:rsidRPr="00E44758" w:rsidRDefault="00E44758" w:rsidP="00E44758">
            <w:pPr>
              <w:cnfStyle w:val="000000000000" w:firstRow="0" w:lastRow="0" w:firstColumn="0" w:lastColumn="0" w:oddVBand="0" w:evenVBand="0" w:oddHBand="0" w:evenHBand="0" w:firstRowFirstColumn="0" w:firstRowLastColumn="0" w:lastRowFirstColumn="0" w:lastRowLastColumn="0"/>
            </w:pPr>
            <w:r w:rsidRPr="00E44758">
              <w:t>Más pasos no siempre mejoran la imagen. Pasado cierto punto la mejora es muy pequeña, así que 25 es un valor razonable para practicar. Esta última parte la sé por cómo se usan estos modelos; no la probé en tu equipo.</w:t>
            </w:r>
          </w:p>
          <w:p w14:paraId="34E9A078" w14:textId="77777777" w:rsidR="007160E6" w:rsidRPr="00786817" w:rsidRDefault="007160E6" w:rsidP="00786817">
            <w:pPr>
              <w:cnfStyle w:val="000000000000" w:firstRow="0" w:lastRow="0" w:firstColumn="0" w:lastColumn="0" w:oddVBand="0" w:evenVBand="0" w:oddHBand="0" w:evenHBand="0" w:firstRowFirstColumn="0" w:firstRowLastColumn="0" w:lastRowFirstColumn="0" w:lastRowLastColumn="0"/>
            </w:pPr>
          </w:p>
          <w:p w14:paraId="579F8609" w14:textId="02C71760" w:rsidR="00786817" w:rsidRPr="00EB1BF1" w:rsidRDefault="00786817" w:rsidP="0085574E">
            <w:pPr>
              <w:cnfStyle w:val="000000000000" w:firstRow="0" w:lastRow="0" w:firstColumn="0" w:lastColumn="0" w:oddVBand="0" w:evenVBand="0" w:oddHBand="0" w:evenHBand="0" w:firstRowFirstColumn="0" w:firstRowLastColumn="0" w:lastRowFirstColumn="0" w:lastRowLastColumn="0"/>
            </w:pPr>
          </w:p>
        </w:tc>
      </w:tr>
      <w:tr w:rsidR="00E268EC" w14:paraId="0675EA25" w14:textId="77777777" w:rsidTr="005A1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0272E96" w14:textId="12AD1087" w:rsidR="00E268EC" w:rsidRPr="00E268EC" w:rsidRDefault="00E268EC" w:rsidP="0085574E">
            <w:proofErr w:type="spellStart"/>
            <w:r w:rsidRPr="00E268EC">
              <w:lastRenderedPageBreak/>
              <w:t>guidance_scale</w:t>
            </w:r>
            <w:proofErr w:type="spellEnd"/>
            <w:r w:rsidRPr="00E268EC">
              <w:t>=7.5</w:t>
            </w:r>
          </w:p>
        </w:tc>
        <w:tc>
          <w:tcPr>
            <w:tcW w:w="5395" w:type="dxa"/>
          </w:tcPr>
          <w:p w14:paraId="2A332096" w14:textId="46CBBAC5" w:rsidR="00E268EC" w:rsidRPr="00786817" w:rsidRDefault="00E268EC" w:rsidP="0085574E">
            <w:pPr>
              <w:cnfStyle w:val="000000100000" w:firstRow="0" w:lastRow="0" w:firstColumn="0" w:lastColumn="0" w:oddVBand="0" w:evenVBand="0" w:oddHBand="1" w:evenHBand="0" w:firstRowFirstColumn="0" w:firstRowLastColumn="0" w:lastRowFirstColumn="0" w:lastRowLastColumn="0"/>
            </w:pPr>
            <w:r>
              <w:t xml:space="preserve">Que tanto debe obedecer el texto. Mal alto, </w:t>
            </w:r>
            <w:proofErr w:type="spellStart"/>
            <w:r>
              <w:t>mas</w:t>
            </w:r>
            <w:proofErr w:type="spellEnd"/>
            <w:r>
              <w:t xml:space="preserve"> pegada al </w:t>
            </w:r>
            <w:proofErr w:type="spellStart"/>
            <w:r>
              <w:t>prompt</w:t>
            </w:r>
            <w:proofErr w:type="spellEnd"/>
            <w:r>
              <w:t>. 7,5 es el valor por defecto.</w:t>
            </w:r>
          </w:p>
        </w:tc>
      </w:tr>
      <w:tr w:rsidR="00E268EC" w14:paraId="26BD308B" w14:textId="77777777" w:rsidTr="005A169E">
        <w:tc>
          <w:tcPr>
            <w:cnfStyle w:val="001000000000" w:firstRow="0" w:lastRow="0" w:firstColumn="1" w:lastColumn="0" w:oddVBand="0" w:evenVBand="0" w:oddHBand="0" w:evenHBand="0" w:firstRowFirstColumn="0" w:firstRowLastColumn="0" w:lastRowFirstColumn="0" w:lastRowLastColumn="0"/>
            <w:tcW w:w="5395" w:type="dxa"/>
          </w:tcPr>
          <w:p w14:paraId="6CC5642F" w14:textId="654C4614" w:rsidR="00E268EC" w:rsidRPr="00E268EC" w:rsidRDefault="008D6ECB" w:rsidP="0085574E">
            <w:proofErr w:type="gramStart"/>
            <w:r w:rsidRPr="008D6ECB">
              <w:t>.</w:t>
            </w:r>
            <w:proofErr w:type="spellStart"/>
            <w:r w:rsidRPr="008D6ECB">
              <w:t>images</w:t>
            </w:r>
            <w:proofErr w:type="spellEnd"/>
            <w:proofErr w:type="gramEnd"/>
            <w:r w:rsidRPr="008D6ECB">
              <w:t>[0]</w:t>
            </w:r>
          </w:p>
        </w:tc>
        <w:tc>
          <w:tcPr>
            <w:tcW w:w="5395" w:type="dxa"/>
          </w:tcPr>
          <w:p w14:paraId="623AAC76" w14:textId="77777777" w:rsidR="00E268EC" w:rsidRDefault="00C76B1E" w:rsidP="0085574E">
            <w:pPr>
              <w:cnfStyle w:val="000000000000" w:firstRow="0" w:lastRow="0" w:firstColumn="0" w:lastColumn="0" w:oddVBand="0" w:evenVBand="0" w:oddHBand="0" w:evenHBand="0" w:firstRowFirstColumn="0" w:firstRowLastColumn="0" w:lastRowFirstColumn="0" w:lastRowLastColumn="0"/>
            </w:pPr>
            <w:r>
              <w:t xml:space="preserve">El resultado trae una lista de imágenes; toma la primera (una imagen PIL, que </w:t>
            </w:r>
            <w:proofErr w:type="spellStart"/>
            <w:proofErr w:type="gramStart"/>
            <w:r>
              <w:rPr>
                <w:b/>
                <w:bCs/>
              </w:rPr>
              <w:t>gr.image</w:t>
            </w:r>
            <w:proofErr w:type="spellEnd"/>
            <w:proofErr w:type="gramEnd"/>
            <w:r>
              <w:rPr>
                <w:b/>
                <w:bCs/>
              </w:rPr>
              <w:t xml:space="preserve"> </w:t>
            </w:r>
            <w:r>
              <w:t>sabe mostrar)</w:t>
            </w:r>
          </w:p>
          <w:p w14:paraId="42E100E6" w14:textId="77777777" w:rsidR="00A36639" w:rsidRDefault="00A36639" w:rsidP="0085574E">
            <w:pPr>
              <w:cnfStyle w:val="000000000000" w:firstRow="0" w:lastRow="0" w:firstColumn="0" w:lastColumn="0" w:oddVBand="0" w:evenVBand="0" w:oddHBand="0" w:evenHBand="0" w:firstRowFirstColumn="0" w:firstRowLastColumn="0" w:lastRowFirstColumn="0" w:lastRowLastColumn="0"/>
            </w:pPr>
          </w:p>
          <w:p w14:paraId="25F409B8" w14:textId="77777777" w:rsidR="00A36639" w:rsidRPr="00A36639" w:rsidRDefault="00A36639" w:rsidP="00A36639">
            <w:pPr>
              <w:cnfStyle w:val="000000000000" w:firstRow="0" w:lastRow="0" w:firstColumn="0" w:lastColumn="0" w:oddVBand="0" w:evenVBand="0" w:oddHBand="0" w:evenHBand="0" w:firstRowFirstColumn="0" w:firstRowLastColumn="0" w:lastRowFirstColumn="0" w:lastRowLastColumn="0"/>
            </w:pPr>
            <w:r w:rsidRPr="00A36639">
              <w:t>Sí</w:t>
            </w:r>
            <w:proofErr w:type="gramStart"/>
            <w:r w:rsidRPr="00A36639">
              <w:t>, .</w:t>
            </w:r>
            <w:proofErr w:type="spellStart"/>
            <w:r w:rsidRPr="00A36639">
              <w:t>images</w:t>
            </w:r>
            <w:proofErr w:type="spellEnd"/>
            <w:proofErr w:type="gramEnd"/>
            <w:r w:rsidRPr="00A36639">
              <w:t xml:space="preserve"> es una </w:t>
            </w:r>
            <w:r w:rsidRPr="00A36639">
              <w:rPr>
                <w:b/>
                <w:bCs/>
              </w:rPr>
              <w:t>lista</w:t>
            </w:r>
            <w:r w:rsidRPr="00A36639">
              <w:t xml:space="preserve"> de imágenes. Con tu código, esa lista trae </w:t>
            </w:r>
            <w:r w:rsidRPr="00A36639">
              <w:rPr>
                <w:b/>
                <w:bCs/>
              </w:rPr>
              <w:t>una sola</w:t>
            </w:r>
            <w:r w:rsidRPr="00A36639">
              <w:t xml:space="preserve">, así </w:t>
            </w:r>
            <w:proofErr w:type="gramStart"/>
            <w:r w:rsidRPr="00A36639">
              <w:t>que .</w:t>
            </w:r>
            <w:proofErr w:type="spellStart"/>
            <w:r w:rsidRPr="00A36639">
              <w:t>images</w:t>
            </w:r>
            <w:proofErr w:type="spellEnd"/>
            <w:proofErr w:type="gramEnd"/>
            <w:r w:rsidRPr="00A36639">
              <w:t>[0] es la única que hay.</w:t>
            </w:r>
          </w:p>
          <w:p w14:paraId="224E921B" w14:textId="4E019740" w:rsidR="00A36639" w:rsidRDefault="00A36639" w:rsidP="0085574E">
            <w:pPr>
              <w:cnfStyle w:val="000000000000" w:firstRow="0" w:lastRow="0" w:firstColumn="0" w:lastColumn="0" w:oddVBand="0" w:evenVBand="0" w:oddHBand="0" w:evenHBand="0" w:firstRowFirstColumn="0" w:firstRowLastColumn="0" w:lastRowFirstColumn="0" w:lastRowLastColumn="0"/>
            </w:pPr>
            <w:r w:rsidRPr="00A36639">
              <w:rPr>
                <w:noProof/>
              </w:rPr>
              <w:drawing>
                <wp:inline distT="0" distB="0" distL="0" distR="0" wp14:anchorId="2E1457DB" wp14:editId="301AD582">
                  <wp:extent cx="4148667" cy="876348"/>
                  <wp:effectExtent l="38100" t="38100" r="42545" b="38100"/>
                  <wp:docPr id="492768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68860" name=""/>
                          <pic:cNvPicPr/>
                        </pic:nvPicPr>
                        <pic:blipFill>
                          <a:blip r:embed="rId929"/>
                          <a:stretch>
                            <a:fillRect/>
                          </a:stretch>
                        </pic:blipFill>
                        <pic:spPr>
                          <a:xfrm>
                            <a:off x="0" y="0"/>
                            <a:ext cx="4167443" cy="880314"/>
                          </a:xfrm>
                          <a:prstGeom prst="rect">
                            <a:avLst/>
                          </a:prstGeom>
                          <a:ln w="28575">
                            <a:solidFill>
                              <a:srgbClr val="EE0000"/>
                            </a:solidFill>
                          </a:ln>
                        </pic:spPr>
                      </pic:pic>
                    </a:graphicData>
                  </a:graphic>
                </wp:inline>
              </w:drawing>
            </w:r>
          </w:p>
          <w:p w14:paraId="7A8800D0" w14:textId="77777777" w:rsidR="00A36639" w:rsidRDefault="00A36639" w:rsidP="0085574E">
            <w:pPr>
              <w:cnfStyle w:val="000000000000" w:firstRow="0" w:lastRow="0" w:firstColumn="0" w:lastColumn="0" w:oddVBand="0" w:evenVBand="0" w:oddHBand="0" w:evenHBand="0" w:firstRowFirstColumn="0" w:firstRowLastColumn="0" w:lastRowFirstColumn="0" w:lastRowLastColumn="0"/>
            </w:pPr>
          </w:p>
          <w:p w14:paraId="05A4056D" w14:textId="77777777" w:rsidR="00A36639" w:rsidRPr="00A36639" w:rsidRDefault="00A36639" w:rsidP="00A36639">
            <w:pPr>
              <w:cnfStyle w:val="000000000000" w:firstRow="0" w:lastRow="0" w:firstColumn="0" w:lastColumn="0" w:oddVBand="0" w:evenVBand="0" w:oddHBand="0" w:evenHBand="0" w:firstRowFirstColumn="0" w:firstRowLastColumn="0" w:lastRowFirstColumn="0" w:lastRowLastColumn="0"/>
              <w:rPr>
                <w:b/>
                <w:bCs/>
              </w:rPr>
            </w:pPr>
            <w:r w:rsidRPr="00A36639">
              <w:rPr>
                <w:b/>
                <w:bCs/>
              </w:rPr>
              <w:t>Cuántas imágenes genera en total</w:t>
            </w:r>
          </w:p>
          <w:p w14:paraId="24883994" w14:textId="77777777" w:rsidR="00A36639" w:rsidRDefault="00A36639" w:rsidP="0085574E">
            <w:pPr>
              <w:cnfStyle w:val="000000000000" w:firstRow="0" w:lastRow="0" w:firstColumn="0" w:lastColumn="0" w:oddVBand="0" w:evenVBand="0" w:oddHBand="0" w:evenHBand="0" w:firstRowFirstColumn="0" w:firstRowLastColumn="0" w:lastRowFirstColumn="0" w:lastRowLastColumn="0"/>
            </w:pPr>
          </w:p>
          <w:p w14:paraId="6E7D8FAD" w14:textId="77777777" w:rsidR="00A00E54" w:rsidRPr="00A00E54" w:rsidRDefault="00A00E54" w:rsidP="00A00E54">
            <w:pPr>
              <w:cnfStyle w:val="000000000000" w:firstRow="0" w:lastRow="0" w:firstColumn="0" w:lastColumn="0" w:oddVBand="0" w:evenVBand="0" w:oddHBand="0" w:evenHBand="0" w:firstRowFirstColumn="0" w:firstRowLastColumn="0" w:lastRowFirstColumn="0" w:lastRowLastColumn="0"/>
            </w:pPr>
            <w:r w:rsidRPr="00A00E54">
              <w:rPr>
                <w:b/>
                <w:bCs/>
              </w:rPr>
              <w:t>Una.</w:t>
            </w:r>
            <w:r w:rsidRPr="00A00E54">
              <w:t xml:space="preserve"> Cantidad de imágenes = cantidad de </w:t>
            </w:r>
            <w:proofErr w:type="spellStart"/>
            <w:r w:rsidRPr="00A00E54">
              <w:t>prompts</w:t>
            </w:r>
            <w:proofErr w:type="spellEnd"/>
            <w:r w:rsidRPr="00A00E54">
              <w:t xml:space="preserve"> × </w:t>
            </w:r>
            <w:proofErr w:type="spellStart"/>
            <w:r w:rsidRPr="00A00E54">
              <w:t>num_images_per_prompt</w:t>
            </w:r>
            <w:proofErr w:type="spellEnd"/>
            <w:r w:rsidRPr="00A00E54">
              <w:t xml:space="preserve">. Tú pasas 1 </w:t>
            </w:r>
            <w:proofErr w:type="spellStart"/>
            <w:r w:rsidRPr="00A00E54">
              <w:t>prompt</w:t>
            </w:r>
            <w:proofErr w:type="spellEnd"/>
            <w:r w:rsidRPr="00A00E54">
              <w:t xml:space="preserve">, y </w:t>
            </w:r>
            <w:proofErr w:type="spellStart"/>
            <w:r w:rsidRPr="00A00E54">
              <w:t>num_images_per_prompt</w:t>
            </w:r>
            <w:proofErr w:type="spellEnd"/>
            <w:r w:rsidRPr="00A00E54">
              <w:t xml:space="preserve"> vale </w:t>
            </w:r>
            <w:r w:rsidRPr="00A00E54">
              <w:rPr>
                <w:b/>
                <w:bCs/>
              </w:rPr>
              <w:t>1 por defecto</w:t>
            </w:r>
            <w:r w:rsidRPr="00A00E54">
              <w:t xml:space="preserve">. Eso lo verifiqué en la documentación de </w:t>
            </w:r>
            <w:proofErr w:type="spellStart"/>
            <w:r w:rsidRPr="00A00E54">
              <w:t>diffusers</w:t>
            </w:r>
            <w:proofErr w:type="spellEnd"/>
            <w:r w:rsidRPr="00A00E54">
              <w:t xml:space="preserve">, en varios pipelines de Stable </w:t>
            </w:r>
            <w:proofErr w:type="spellStart"/>
            <w:r w:rsidRPr="00A00E54">
              <w:t>Diffusion</w:t>
            </w:r>
            <w:proofErr w:type="spellEnd"/>
            <w:r w:rsidRPr="00A00E54">
              <w:t xml:space="preserve">; no abrí la página exacta de </w:t>
            </w:r>
            <w:proofErr w:type="spellStart"/>
            <w:r w:rsidRPr="00A00E54">
              <w:t>StableDiffusionPipeline</w:t>
            </w:r>
            <w:proofErr w:type="spellEnd"/>
            <w:r w:rsidRPr="00A00E54">
              <w:t>.</w:t>
            </w:r>
          </w:p>
          <w:p w14:paraId="260168EE" w14:textId="77777777" w:rsidR="00A36639" w:rsidRDefault="00A36639" w:rsidP="0085574E">
            <w:pPr>
              <w:cnfStyle w:val="000000000000" w:firstRow="0" w:lastRow="0" w:firstColumn="0" w:lastColumn="0" w:oddVBand="0" w:evenVBand="0" w:oddHBand="0" w:evenHBand="0" w:firstRowFirstColumn="0" w:firstRowLastColumn="0" w:lastRowFirstColumn="0" w:lastRowLastColumn="0"/>
            </w:pPr>
          </w:p>
          <w:p w14:paraId="44569A8C" w14:textId="77777777" w:rsidR="00A00E54" w:rsidRPr="00A00E54" w:rsidRDefault="00A00E54" w:rsidP="00A00E54">
            <w:pPr>
              <w:cnfStyle w:val="000000000000" w:firstRow="0" w:lastRow="0" w:firstColumn="0" w:lastColumn="0" w:oddVBand="0" w:evenVBand="0" w:oddHBand="0" w:evenHBand="0" w:firstRowFirstColumn="0" w:firstRowLastColumn="0" w:lastRowFirstColumn="0" w:lastRowLastColumn="0"/>
              <w:rPr>
                <w:b/>
                <w:bCs/>
              </w:rPr>
            </w:pPr>
            <w:r w:rsidRPr="00A00E54">
              <w:rPr>
                <w:b/>
                <w:bCs/>
              </w:rPr>
              <w:t>Si quisieras más de una</w:t>
            </w:r>
          </w:p>
          <w:p w14:paraId="2BAF55B6" w14:textId="20662958" w:rsidR="00A00E54" w:rsidRDefault="00A00E54" w:rsidP="0085574E">
            <w:pPr>
              <w:cnfStyle w:val="000000000000" w:firstRow="0" w:lastRow="0" w:firstColumn="0" w:lastColumn="0" w:oddVBand="0" w:evenVBand="0" w:oddHBand="0" w:evenHBand="0" w:firstRowFirstColumn="0" w:firstRowLastColumn="0" w:lastRowFirstColumn="0" w:lastRowLastColumn="0"/>
            </w:pPr>
            <w:r w:rsidRPr="00A00E54">
              <w:rPr>
                <w:noProof/>
              </w:rPr>
              <w:drawing>
                <wp:inline distT="0" distB="0" distL="0" distR="0" wp14:anchorId="0A4CD722" wp14:editId="4E74F1CE">
                  <wp:extent cx="4146973" cy="1092532"/>
                  <wp:effectExtent l="38100" t="38100" r="44450" b="31750"/>
                  <wp:docPr id="1091177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77294" name=""/>
                          <pic:cNvPicPr/>
                        </pic:nvPicPr>
                        <pic:blipFill>
                          <a:blip r:embed="rId930"/>
                          <a:stretch>
                            <a:fillRect/>
                          </a:stretch>
                        </pic:blipFill>
                        <pic:spPr>
                          <a:xfrm>
                            <a:off x="0" y="0"/>
                            <a:ext cx="4173775" cy="1099593"/>
                          </a:xfrm>
                          <a:prstGeom prst="rect">
                            <a:avLst/>
                          </a:prstGeom>
                          <a:ln w="28575">
                            <a:solidFill>
                              <a:srgbClr val="EE0000"/>
                            </a:solidFill>
                          </a:ln>
                        </pic:spPr>
                      </pic:pic>
                    </a:graphicData>
                  </a:graphic>
                </wp:inline>
              </w:drawing>
            </w:r>
          </w:p>
          <w:p w14:paraId="0C6FAA66" w14:textId="77777777" w:rsidR="001A4CA7" w:rsidRDefault="001A4CA7" w:rsidP="001A4CA7">
            <w:pPr>
              <w:cnfStyle w:val="000000000000" w:firstRow="0" w:lastRow="0" w:firstColumn="0" w:lastColumn="0" w:oddVBand="0" w:evenVBand="0" w:oddHBand="0" w:evenHBand="0" w:firstRowFirstColumn="0" w:firstRowLastColumn="0" w:lastRowFirstColumn="0" w:lastRowLastColumn="0"/>
            </w:pPr>
            <w:r w:rsidRPr="001A4CA7">
              <w:t>Cada imagen extra cuesta más tiempo y más memoria de la GPU. En tu GTX 1660 Ti, que es chica, probaría con 2 antes de pedir muchas. Esto último es una recomendación general, no lo probé en tu equipo, y el ejemplo de código tampoco lo ejecuté.</w:t>
            </w:r>
          </w:p>
          <w:p w14:paraId="0093CBA4" w14:textId="77777777" w:rsidR="001A4CA7" w:rsidRPr="001A4CA7" w:rsidRDefault="001A4CA7" w:rsidP="001A4CA7">
            <w:pPr>
              <w:cnfStyle w:val="000000000000" w:firstRow="0" w:lastRow="0" w:firstColumn="0" w:lastColumn="0" w:oddVBand="0" w:evenVBand="0" w:oddHBand="0" w:evenHBand="0" w:firstRowFirstColumn="0" w:firstRowLastColumn="0" w:lastRowFirstColumn="0" w:lastRowLastColumn="0"/>
            </w:pPr>
          </w:p>
          <w:p w14:paraId="6BA1516A" w14:textId="1FF244A8" w:rsidR="00A00E54" w:rsidRPr="00C76B1E" w:rsidRDefault="001A4CA7" w:rsidP="0085574E">
            <w:pPr>
              <w:cnfStyle w:val="000000000000" w:firstRow="0" w:lastRow="0" w:firstColumn="0" w:lastColumn="0" w:oddVBand="0" w:evenVBand="0" w:oddHBand="0" w:evenHBand="0" w:firstRowFirstColumn="0" w:firstRowLastColumn="0" w:lastRowFirstColumn="0" w:lastRowLastColumn="0"/>
            </w:pPr>
            <w:r w:rsidRPr="001A4CA7">
              <w:t xml:space="preserve">Por eso </w:t>
            </w:r>
            <w:proofErr w:type="spellStart"/>
            <w:r w:rsidRPr="001A4CA7">
              <w:t>artist</w:t>
            </w:r>
            <w:proofErr w:type="spellEnd"/>
            <w:r w:rsidRPr="001A4CA7">
              <w:t xml:space="preserve"> toma solo la primera: solo necesita una imagen por ciudad.</w:t>
            </w:r>
          </w:p>
        </w:tc>
      </w:tr>
      <w:tr w:rsidR="00C76B1E" w14:paraId="70E2B7A9" w14:textId="77777777" w:rsidTr="005A1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0448436" w14:textId="3FC9D5AC" w:rsidR="00C76B1E" w:rsidRPr="00C76B1E" w:rsidRDefault="00C76B1E" w:rsidP="0085574E">
            <w:proofErr w:type="spellStart"/>
            <w:r>
              <w:t>Return</w:t>
            </w:r>
            <w:proofErr w:type="spellEnd"/>
            <w:r>
              <w:t xml:space="preserve"> </w:t>
            </w:r>
            <w:proofErr w:type="spellStart"/>
            <w:r>
              <w:t>image</w:t>
            </w:r>
            <w:proofErr w:type="spellEnd"/>
          </w:p>
        </w:tc>
        <w:tc>
          <w:tcPr>
            <w:tcW w:w="5395" w:type="dxa"/>
          </w:tcPr>
          <w:p w14:paraId="7F90CBAD" w14:textId="165BB874" w:rsidR="00C76B1E" w:rsidRPr="00C76B1E" w:rsidRDefault="00C76B1E" w:rsidP="0085574E">
            <w:pPr>
              <w:cnfStyle w:val="000000100000" w:firstRow="0" w:lastRow="0" w:firstColumn="0" w:lastColumn="0" w:oddVBand="0" w:evenVBand="0" w:oddHBand="1" w:evenHBand="0" w:firstRowFirstColumn="0" w:firstRowLastColumn="0" w:lastRowFirstColumn="0" w:lastRowLastColumn="0"/>
            </w:pPr>
            <w:r>
              <w:t>Devuelve la imagen</w:t>
            </w:r>
          </w:p>
        </w:tc>
      </w:tr>
    </w:tbl>
    <w:p w14:paraId="18FCB1BC" w14:textId="77777777" w:rsidR="00860537" w:rsidRDefault="00860537" w:rsidP="0085574E">
      <w:pPr>
        <w:rPr>
          <w:b/>
          <w:bCs/>
        </w:rPr>
      </w:pPr>
    </w:p>
    <w:p w14:paraId="2F041FF9" w14:textId="77777777" w:rsidR="008A3644" w:rsidRDefault="008A3644" w:rsidP="0085574E">
      <w:pPr>
        <w:rPr>
          <w:b/>
          <w:bCs/>
        </w:rPr>
      </w:pPr>
    </w:p>
    <w:p w14:paraId="04175503" w14:textId="77777777" w:rsidR="008A3644" w:rsidRDefault="008A3644" w:rsidP="0085574E">
      <w:pPr>
        <w:rPr>
          <w:b/>
          <w:bCs/>
        </w:rPr>
      </w:pPr>
    </w:p>
    <w:p w14:paraId="3B2D738B" w14:textId="77777777" w:rsidR="008A3644" w:rsidRDefault="008A3644" w:rsidP="0085574E">
      <w:pPr>
        <w:rPr>
          <w:b/>
          <w:bCs/>
        </w:rPr>
      </w:pPr>
    </w:p>
    <w:p w14:paraId="44565D3B" w14:textId="77777777" w:rsidR="008A3644" w:rsidRDefault="008A3644" w:rsidP="0085574E">
      <w:pPr>
        <w:rPr>
          <w:b/>
          <w:bCs/>
        </w:rPr>
      </w:pPr>
    </w:p>
    <w:p w14:paraId="7B22B777" w14:textId="77777777" w:rsidR="008A3644" w:rsidRPr="008A3644" w:rsidRDefault="008A3644" w:rsidP="008A3644">
      <w:pPr>
        <w:rPr>
          <w:b/>
          <w:bCs/>
          <w:sz w:val="24"/>
          <w:szCs w:val="28"/>
        </w:rPr>
      </w:pPr>
      <w:r w:rsidRPr="008A3644">
        <w:rPr>
          <w:b/>
          <w:bCs/>
          <w:sz w:val="24"/>
          <w:szCs w:val="28"/>
        </w:rPr>
        <w:lastRenderedPageBreak/>
        <w:t>Un ejemplo</w:t>
      </w:r>
    </w:p>
    <w:p w14:paraId="46D2B6C6" w14:textId="6679C5FA" w:rsidR="001A4CA7" w:rsidRDefault="008A3644" w:rsidP="0085574E">
      <w:pPr>
        <w:rPr>
          <w:b/>
          <w:bCs/>
        </w:rPr>
      </w:pPr>
      <w:r w:rsidRPr="008A3644">
        <w:rPr>
          <w:b/>
          <w:bCs/>
          <w:noProof/>
        </w:rPr>
        <w:drawing>
          <wp:inline distT="0" distB="0" distL="0" distR="0" wp14:anchorId="68AD0613" wp14:editId="7721FEFD">
            <wp:extent cx="6858000" cy="899160"/>
            <wp:effectExtent l="0" t="0" r="0" b="0"/>
            <wp:docPr id="1794799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99087" name=""/>
                    <pic:cNvPicPr/>
                  </pic:nvPicPr>
                  <pic:blipFill>
                    <a:blip r:embed="rId931"/>
                    <a:stretch>
                      <a:fillRect/>
                    </a:stretch>
                  </pic:blipFill>
                  <pic:spPr>
                    <a:xfrm>
                      <a:off x="0" y="0"/>
                      <a:ext cx="6858000" cy="899160"/>
                    </a:xfrm>
                    <a:prstGeom prst="rect">
                      <a:avLst/>
                    </a:prstGeom>
                  </pic:spPr>
                </pic:pic>
              </a:graphicData>
            </a:graphic>
          </wp:inline>
        </w:drawing>
      </w:r>
    </w:p>
    <w:p w14:paraId="2E3E6D3B" w14:textId="77777777" w:rsidR="008A3644" w:rsidRPr="008A3644" w:rsidRDefault="008A3644" w:rsidP="008A3644">
      <w:r w:rsidRPr="008A3644">
        <w:t xml:space="preserve">El </w:t>
      </w:r>
      <w:proofErr w:type="spellStart"/>
      <w:r w:rsidRPr="008A3644">
        <w:t>prompt</w:t>
      </w:r>
      <w:proofErr w:type="spellEnd"/>
      <w:r w:rsidRPr="008A3644">
        <w:t xml:space="preserve"> queda: </w:t>
      </w:r>
      <w:r w:rsidRPr="008A3644">
        <w:rPr>
          <w:i/>
          <w:iCs/>
        </w:rPr>
        <w:t>“</w:t>
      </w:r>
      <w:proofErr w:type="spellStart"/>
      <w:r w:rsidRPr="008A3644">
        <w:rPr>
          <w:i/>
          <w:iCs/>
        </w:rPr>
        <w:t>An</w:t>
      </w:r>
      <w:proofErr w:type="spellEnd"/>
      <w:r w:rsidRPr="008A3644">
        <w:rPr>
          <w:i/>
          <w:iCs/>
        </w:rPr>
        <w:t xml:space="preserve"> </w:t>
      </w:r>
      <w:proofErr w:type="spellStart"/>
      <w:r w:rsidRPr="008A3644">
        <w:rPr>
          <w:i/>
          <w:iCs/>
        </w:rPr>
        <w:t>image</w:t>
      </w:r>
      <w:proofErr w:type="spellEnd"/>
      <w:r w:rsidRPr="008A3644">
        <w:rPr>
          <w:i/>
          <w:iCs/>
        </w:rPr>
        <w:t xml:space="preserve"> </w:t>
      </w:r>
      <w:proofErr w:type="spellStart"/>
      <w:r w:rsidRPr="008A3644">
        <w:rPr>
          <w:i/>
          <w:iCs/>
        </w:rPr>
        <w:t>representing</w:t>
      </w:r>
      <w:proofErr w:type="spellEnd"/>
      <w:r w:rsidRPr="008A3644">
        <w:rPr>
          <w:i/>
          <w:iCs/>
        </w:rPr>
        <w:t xml:space="preserve"> a </w:t>
      </w:r>
      <w:proofErr w:type="spellStart"/>
      <w:r w:rsidRPr="008A3644">
        <w:rPr>
          <w:i/>
          <w:iCs/>
        </w:rPr>
        <w:t>vacation</w:t>
      </w:r>
      <w:proofErr w:type="spellEnd"/>
      <w:r w:rsidRPr="008A3644">
        <w:rPr>
          <w:i/>
          <w:iCs/>
        </w:rPr>
        <w:t xml:space="preserve"> in Paris, </w:t>
      </w:r>
      <w:proofErr w:type="spellStart"/>
      <w:r w:rsidRPr="008A3644">
        <w:rPr>
          <w:i/>
          <w:iCs/>
        </w:rPr>
        <w:t>showing</w:t>
      </w:r>
      <w:proofErr w:type="spellEnd"/>
      <w:r w:rsidRPr="008A3644">
        <w:rPr>
          <w:i/>
          <w:iCs/>
        </w:rPr>
        <w:t xml:space="preserve"> </w:t>
      </w:r>
      <w:proofErr w:type="spellStart"/>
      <w:r w:rsidRPr="008A3644">
        <w:rPr>
          <w:i/>
          <w:iCs/>
        </w:rPr>
        <w:t>tourist</w:t>
      </w:r>
      <w:proofErr w:type="spellEnd"/>
      <w:r w:rsidRPr="008A3644">
        <w:rPr>
          <w:i/>
          <w:iCs/>
        </w:rPr>
        <w:t xml:space="preserve"> spots and </w:t>
      </w:r>
      <w:proofErr w:type="spellStart"/>
      <w:r w:rsidRPr="008A3644">
        <w:rPr>
          <w:i/>
          <w:iCs/>
        </w:rPr>
        <w:t>everything</w:t>
      </w:r>
      <w:proofErr w:type="spellEnd"/>
      <w:r w:rsidRPr="008A3644">
        <w:rPr>
          <w:i/>
          <w:iCs/>
        </w:rPr>
        <w:t xml:space="preserve"> </w:t>
      </w:r>
      <w:proofErr w:type="spellStart"/>
      <w:r w:rsidRPr="008A3644">
        <w:rPr>
          <w:i/>
          <w:iCs/>
        </w:rPr>
        <w:t>unique</w:t>
      </w:r>
      <w:proofErr w:type="spellEnd"/>
      <w:r w:rsidRPr="008A3644">
        <w:rPr>
          <w:i/>
          <w:iCs/>
        </w:rPr>
        <w:t xml:space="preserve"> </w:t>
      </w:r>
      <w:proofErr w:type="spellStart"/>
      <w:r w:rsidRPr="008A3644">
        <w:rPr>
          <w:i/>
          <w:iCs/>
        </w:rPr>
        <w:t>about</w:t>
      </w:r>
      <w:proofErr w:type="spellEnd"/>
      <w:r w:rsidRPr="008A3644">
        <w:rPr>
          <w:i/>
          <w:iCs/>
        </w:rPr>
        <w:t xml:space="preserve"> Paris, in a </w:t>
      </w:r>
      <w:proofErr w:type="spellStart"/>
      <w:r w:rsidRPr="008A3644">
        <w:rPr>
          <w:i/>
          <w:iCs/>
        </w:rPr>
        <w:t>vibrant</w:t>
      </w:r>
      <w:proofErr w:type="spellEnd"/>
      <w:r w:rsidRPr="008A3644">
        <w:rPr>
          <w:i/>
          <w:iCs/>
        </w:rPr>
        <w:t xml:space="preserve"> pop-art </w:t>
      </w:r>
      <w:proofErr w:type="spellStart"/>
      <w:r w:rsidRPr="008A3644">
        <w:rPr>
          <w:i/>
          <w:iCs/>
        </w:rPr>
        <w:t>style</w:t>
      </w:r>
      <w:proofErr w:type="spellEnd"/>
      <w:r w:rsidRPr="008A3644">
        <w:rPr>
          <w:i/>
          <w:iCs/>
        </w:rPr>
        <w:t>”</w:t>
      </w:r>
      <w:r w:rsidRPr="008A3644">
        <w:t>, y la función devuelve una imagen de 512×512.</w:t>
      </w:r>
    </w:p>
    <w:p w14:paraId="4614BAE5" w14:textId="77777777" w:rsidR="00860537" w:rsidRDefault="00860537" w:rsidP="0085574E">
      <w:pPr>
        <w:pBdr>
          <w:bottom w:val="single" w:sz="6" w:space="1" w:color="auto"/>
        </w:pBdr>
        <w:rPr>
          <w:b/>
          <w:bCs/>
        </w:rPr>
      </w:pPr>
    </w:p>
    <w:p w14:paraId="3F54048A" w14:textId="04CEF464" w:rsidR="004A33F1" w:rsidRPr="004A33F1" w:rsidRDefault="004A33F1" w:rsidP="0085574E">
      <w:pPr>
        <w:rPr>
          <w:b/>
          <w:bCs/>
          <w:sz w:val="24"/>
          <w:szCs w:val="28"/>
        </w:rPr>
      </w:pPr>
      <w:r w:rsidRPr="004A33F1">
        <w:rPr>
          <w:b/>
          <w:bCs/>
          <w:sz w:val="24"/>
          <w:szCs w:val="28"/>
          <w:highlight w:val="yellow"/>
        </w:rPr>
        <w:t>Salida en consola</w:t>
      </w:r>
    </w:p>
    <w:p w14:paraId="2AA6C0AA" w14:textId="71BE9FB9" w:rsidR="004A33F1" w:rsidRDefault="00196E9B" w:rsidP="0085574E">
      <w:pPr>
        <w:rPr>
          <w:b/>
          <w:bCs/>
        </w:rPr>
      </w:pPr>
      <w:r w:rsidRPr="00196E9B">
        <w:rPr>
          <w:b/>
          <w:bCs/>
          <w:noProof/>
        </w:rPr>
        <w:drawing>
          <wp:inline distT="0" distB="0" distL="0" distR="0" wp14:anchorId="39026808" wp14:editId="67855AB8">
            <wp:extent cx="6858000" cy="726440"/>
            <wp:effectExtent l="38100" t="38100" r="38100" b="35560"/>
            <wp:docPr id="445391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91518" name=""/>
                    <pic:cNvPicPr/>
                  </pic:nvPicPr>
                  <pic:blipFill>
                    <a:blip r:embed="rId932"/>
                    <a:stretch>
                      <a:fillRect/>
                    </a:stretch>
                  </pic:blipFill>
                  <pic:spPr>
                    <a:xfrm>
                      <a:off x="0" y="0"/>
                      <a:ext cx="6858000" cy="726440"/>
                    </a:xfrm>
                    <a:prstGeom prst="rect">
                      <a:avLst/>
                    </a:prstGeom>
                    <a:ln w="28575">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3596"/>
        <w:gridCol w:w="3597"/>
        <w:gridCol w:w="3597"/>
      </w:tblGrid>
      <w:tr w:rsidR="00821549" w14:paraId="09CC6D43" w14:textId="77777777" w:rsidTr="008B01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B4091A9" w14:textId="764A6A89" w:rsidR="00821549" w:rsidRDefault="00821549" w:rsidP="0085574E">
            <w:pPr>
              <w:rPr>
                <w:b w:val="0"/>
                <w:bCs w:val="0"/>
              </w:rPr>
            </w:pPr>
            <w:r w:rsidRPr="00821549">
              <w:t>Línea</w:t>
            </w:r>
          </w:p>
        </w:tc>
        <w:tc>
          <w:tcPr>
            <w:tcW w:w="3597" w:type="dxa"/>
          </w:tcPr>
          <w:p w14:paraId="5720EF4A" w14:textId="0FE8E7FA" w:rsidR="00821549" w:rsidRDefault="00821549" w:rsidP="0085574E">
            <w:pPr>
              <w:cnfStyle w:val="100000000000" w:firstRow="1" w:lastRow="0" w:firstColumn="0" w:lastColumn="0" w:oddVBand="0" w:evenVBand="0" w:oddHBand="0" w:evenHBand="0" w:firstRowFirstColumn="0" w:firstRowLastColumn="0" w:lastRowFirstColumn="0" w:lastRowLastColumn="0"/>
              <w:rPr>
                <w:b w:val="0"/>
                <w:bCs w:val="0"/>
              </w:rPr>
            </w:pPr>
            <w:r w:rsidRPr="00821549">
              <w:t>Qué es</w:t>
            </w:r>
          </w:p>
        </w:tc>
        <w:tc>
          <w:tcPr>
            <w:tcW w:w="3597" w:type="dxa"/>
          </w:tcPr>
          <w:p w14:paraId="2588BD21" w14:textId="06F9CD01" w:rsidR="00821549" w:rsidRDefault="00821549" w:rsidP="0085574E">
            <w:pPr>
              <w:cnfStyle w:val="100000000000" w:firstRow="1" w:lastRow="0" w:firstColumn="0" w:lastColumn="0" w:oddVBand="0" w:evenVBand="0" w:oddHBand="0" w:evenHBand="0" w:firstRowFirstColumn="0" w:firstRowLastColumn="0" w:lastRowFirstColumn="0" w:lastRowLastColumn="0"/>
              <w:rPr>
                <w:b w:val="0"/>
                <w:bCs w:val="0"/>
              </w:rPr>
            </w:pPr>
            <w:r w:rsidRPr="00821549">
              <w:t>¿Debes hacer algo?</w:t>
            </w:r>
          </w:p>
        </w:tc>
      </w:tr>
      <w:tr w:rsidR="00821549" w14:paraId="2A4C1A83" w14:textId="77777777" w:rsidTr="008B0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28867C1" w14:textId="5C0D0918" w:rsidR="00821549" w:rsidRDefault="00821549" w:rsidP="0085574E">
            <w:pPr>
              <w:rPr>
                <w:b w:val="0"/>
                <w:bCs w:val="0"/>
              </w:rPr>
            </w:pPr>
            <w:r w:rsidRPr="00821549">
              <w:t xml:space="preserve">W1021 18:11:51 ... redirects.py:29] NOTE: </w:t>
            </w:r>
            <w:proofErr w:type="spellStart"/>
            <w:r w:rsidRPr="00821549">
              <w:t>Redirects</w:t>
            </w:r>
            <w:proofErr w:type="spellEnd"/>
            <w:r w:rsidRPr="00821549">
              <w:t xml:space="preserve"> are </w:t>
            </w:r>
            <w:proofErr w:type="spellStart"/>
            <w:r w:rsidRPr="00821549">
              <w:t>currently</w:t>
            </w:r>
            <w:proofErr w:type="spellEnd"/>
            <w:r w:rsidRPr="00821549">
              <w:t xml:space="preserve"> </w:t>
            </w:r>
            <w:proofErr w:type="spellStart"/>
            <w:r w:rsidRPr="00821549">
              <w:t>not</w:t>
            </w:r>
            <w:proofErr w:type="spellEnd"/>
            <w:r w:rsidRPr="00821549">
              <w:t xml:space="preserve"> </w:t>
            </w:r>
            <w:proofErr w:type="spellStart"/>
            <w:r w:rsidRPr="00821549">
              <w:t>supported</w:t>
            </w:r>
            <w:proofErr w:type="spellEnd"/>
            <w:r w:rsidRPr="00821549">
              <w:t xml:space="preserve"> in Windows </w:t>
            </w:r>
            <w:proofErr w:type="spellStart"/>
            <w:r w:rsidRPr="00821549">
              <w:t>or</w:t>
            </w:r>
            <w:proofErr w:type="spellEnd"/>
            <w:r w:rsidRPr="00821549">
              <w:t xml:space="preserve"> </w:t>
            </w:r>
            <w:proofErr w:type="spellStart"/>
            <w:r w:rsidRPr="00821549">
              <w:t>MacOs</w:t>
            </w:r>
            <w:proofErr w:type="spellEnd"/>
            <w:r w:rsidRPr="00821549">
              <w:t>.</w:t>
            </w:r>
          </w:p>
        </w:tc>
        <w:tc>
          <w:tcPr>
            <w:tcW w:w="3597" w:type="dxa"/>
          </w:tcPr>
          <w:p w14:paraId="4601045F" w14:textId="5C560BE5" w:rsidR="00821549" w:rsidRPr="00821549" w:rsidRDefault="00821549" w:rsidP="0085574E">
            <w:pPr>
              <w:cnfStyle w:val="000000100000" w:firstRow="0" w:lastRow="0" w:firstColumn="0" w:lastColumn="0" w:oddVBand="0" w:evenVBand="0" w:oddHBand="1" w:evenHBand="0" w:firstRowFirstColumn="0" w:firstRowLastColumn="0" w:lastRowFirstColumn="0" w:lastRowLastColumn="0"/>
            </w:pPr>
            <w:r w:rsidRPr="00821549">
              <w:t>Un aviso (</w:t>
            </w:r>
            <w:r w:rsidRPr="00821549">
              <w:rPr>
                <w:b/>
                <w:bCs/>
              </w:rPr>
              <w:t>W</w:t>
            </w:r>
            <w:r w:rsidRPr="00821549">
              <w:t xml:space="preserve"> = </w:t>
            </w:r>
            <w:proofErr w:type="spellStart"/>
            <w:proofErr w:type="gramStart"/>
            <w:r w:rsidRPr="00821549">
              <w:t>warning</w:t>
            </w:r>
            <w:proofErr w:type="spellEnd"/>
            <w:proofErr w:type="gramEnd"/>
            <w:r w:rsidRPr="00821549">
              <w:t xml:space="preserve">) de </w:t>
            </w:r>
            <w:proofErr w:type="spellStart"/>
            <w:r w:rsidRPr="00821549">
              <w:t>PyTorch</w:t>
            </w:r>
            <w:proofErr w:type="spellEnd"/>
            <w:r w:rsidRPr="00821549">
              <w:t>: el día 21-10, la hora y el proceso 27820. Dice que cierta función de entrenamiento distribuido (redirigir salidas) no existe en Windows ni Mac</w:t>
            </w:r>
          </w:p>
        </w:tc>
        <w:tc>
          <w:tcPr>
            <w:tcW w:w="3597" w:type="dxa"/>
          </w:tcPr>
          <w:p w14:paraId="30117F44" w14:textId="1486F3D4" w:rsidR="00821549" w:rsidRPr="008B0191" w:rsidRDefault="008B0191" w:rsidP="0085574E">
            <w:pPr>
              <w:cnfStyle w:val="000000100000" w:firstRow="0" w:lastRow="0" w:firstColumn="0" w:lastColumn="0" w:oddVBand="0" w:evenVBand="0" w:oddHBand="1" w:evenHBand="0" w:firstRowFirstColumn="0" w:firstRowLastColumn="0" w:lastRowFirstColumn="0" w:lastRowLastColumn="0"/>
            </w:pPr>
            <w:r w:rsidRPr="008B0191">
              <w:t xml:space="preserve">No. Lo muestra </w:t>
            </w:r>
            <w:proofErr w:type="spellStart"/>
            <w:r w:rsidRPr="008B0191">
              <w:t>PyTorch</w:t>
            </w:r>
            <w:proofErr w:type="spellEnd"/>
            <w:r w:rsidRPr="008B0191">
              <w:t xml:space="preserve"> al cargarse en Windows y no afecta a tu generación</w:t>
            </w:r>
          </w:p>
        </w:tc>
      </w:tr>
      <w:tr w:rsidR="00821549" w14:paraId="3A22BA74" w14:textId="77777777" w:rsidTr="008B0191">
        <w:tc>
          <w:tcPr>
            <w:cnfStyle w:val="001000000000" w:firstRow="0" w:lastRow="0" w:firstColumn="1" w:lastColumn="0" w:oddVBand="0" w:evenVBand="0" w:oddHBand="0" w:evenHBand="0" w:firstRowFirstColumn="0" w:firstRowLastColumn="0" w:lastRowFirstColumn="0" w:lastRowLastColumn="0"/>
            <w:tcW w:w="3596" w:type="dxa"/>
          </w:tcPr>
          <w:p w14:paraId="44A1E004" w14:textId="2A0B5E8E" w:rsidR="00821549" w:rsidRDefault="008B0191" w:rsidP="0085574E">
            <w:pPr>
              <w:rPr>
                <w:b w:val="0"/>
                <w:bCs w:val="0"/>
              </w:rPr>
            </w:pPr>
            <w:proofErr w:type="spellStart"/>
            <w:r w:rsidRPr="008B0191">
              <w:t>FutureWarning</w:t>
            </w:r>
            <w:proofErr w:type="spellEnd"/>
            <w:r w:rsidRPr="008B0191">
              <w:t xml:space="preserve">: </w:t>
            </w:r>
            <w:proofErr w:type="spellStart"/>
            <w:r w:rsidRPr="008B0191">
              <w:t>torch_dtype</w:t>
            </w:r>
            <w:proofErr w:type="spellEnd"/>
            <w:r w:rsidRPr="008B0191">
              <w:t xml:space="preserve"> </w:t>
            </w:r>
            <w:proofErr w:type="spellStart"/>
            <w:r w:rsidRPr="008B0191">
              <w:t>is</w:t>
            </w:r>
            <w:proofErr w:type="spellEnd"/>
            <w:r w:rsidRPr="008B0191">
              <w:t xml:space="preserve"> </w:t>
            </w:r>
            <w:proofErr w:type="spellStart"/>
            <w:r w:rsidRPr="008B0191">
              <w:t>deprecated</w:t>
            </w:r>
            <w:proofErr w:type="spellEnd"/>
            <w:r w:rsidRPr="008B0191">
              <w:t xml:space="preserve">... </w:t>
            </w:r>
            <w:proofErr w:type="spellStart"/>
            <w:r w:rsidRPr="008B0191">
              <w:t>Please</w:t>
            </w:r>
            <w:proofErr w:type="spellEnd"/>
            <w:r w:rsidRPr="008B0191">
              <w:t xml:space="preserve"> use </w:t>
            </w:r>
            <w:proofErr w:type="spellStart"/>
            <w:r w:rsidRPr="008B0191">
              <w:t>dtype</w:t>
            </w:r>
            <w:proofErr w:type="spellEnd"/>
            <w:r w:rsidRPr="008B0191">
              <w:t xml:space="preserve"> </w:t>
            </w:r>
            <w:proofErr w:type="spellStart"/>
            <w:r w:rsidRPr="008B0191">
              <w:t>instead</w:t>
            </w:r>
            <w:proofErr w:type="spellEnd"/>
            <w:r w:rsidRPr="008B0191">
              <w:t>.</w:t>
            </w:r>
          </w:p>
        </w:tc>
        <w:tc>
          <w:tcPr>
            <w:tcW w:w="3597" w:type="dxa"/>
          </w:tcPr>
          <w:p w14:paraId="111BDDC9" w14:textId="64AE7A82" w:rsidR="00821549" w:rsidRPr="009C719A" w:rsidRDefault="009C719A" w:rsidP="0085574E">
            <w:pPr>
              <w:cnfStyle w:val="000000000000" w:firstRow="0" w:lastRow="0" w:firstColumn="0" w:lastColumn="0" w:oddVBand="0" w:evenVBand="0" w:oddHBand="0" w:evenHBand="0" w:firstRowFirstColumn="0" w:firstRowLastColumn="0" w:lastRowFirstColumn="0" w:lastRowLastColumn="0"/>
            </w:pPr>
            <w:proofErr w:type="spellStart"/>
            <w:r w:rsidRPr="009C719A">
              <w:rPr>
                <w:b/>
                <w:bCs/>
              </w:rPr>
              <w:t>diffusers</w:t>
            </w:r>
            <w:proofErr w:type="spellEnd"/>
            <w:r w:rsidRPr="009C719A">
              <w:t xml:space="preserve"> avisa que el parámetro </w:t>
            </w:r>
            <w:proofErr w:type="spellStart"/>
            <w:r w:rsidRPr="009C719A">
              <w:rPr>
                <w:b/>
                <w:bCs/>
              </w:rPr>
              <w:t>torch_dtype</w:t>
            </w:r>
            <w:proofErr w:type="spellEnd"/>
            <w:r w:rsidRPr="009C719A">
              <w:t xml:space="preserve"> pasará a llamarse </w:t>
            </w:r>
            <w:proofErr w:type="spellStart"/>
            <w:r w:rsidRPr="009C719A">
              <w:rPr>
                <w:b/>
                <w:bCs/>
              </w:rPr>
              <w:t>dtype</w:t>
            </w:r>
            <w:proofErr w:type="spellEnd"/>
            <w:r w:rsidRPr="009C719A">
              <w:t xml:space="preserve"> y dejará de existir en la versión 1.0.0</w:t>
            </w:r>
          </w:p>
        </w:tc>
        <w:tc>
          <w:tcPr>
            <w:tcW w:w="3597" w:type="dxa"/>
          </w:tcPr>
          <w:p w14:paraId="751823CF" w14:textId="2A54A8DD" w:rsidR="00821549" w:rsidRPr="009C719A" w:rsidRDefault="009C719A" w:rsidP="0085574E">
            <w:pPr>
              <w:cnfStyle w:val="000000000000" w:firstRow="0" w:lastRow="0" w:firstColumn="0" w:lastColumn="0" w:oddVBand="0" w:evenVBand="0" w:oddHBand="0" w:evenHBand="0" w:firstRowFirstColumn="0" w:firstRowLastColumn="0" w:lastRowFirstColumn="0" w:lastRowLastColumn="0"/>
            </w:pPr>
            <w:r w:rsidRPr="009C719A">
              <w:t xml:space="preserve">Hoy funciona igual. Si algún día falla tras actualizar, cambia </w:t>
            </w:r>
            <w:proofErr w:type="spellStart"/>
            <w:r w:rsidRPr="009C719A">
              <w:rPr>
                <w:b/>
                <w:bCs/>
              </w:rPr>
              <w:t>torch_dtype</w:t>
            </w:r>
            <w:proofErr w:type="spellEnd"/>
            <w:r w:rsidRPr="009C719A">
              <w:rPr>
                <w:b/>
                <w:bCs/>
              </w:rPr>
              <w:t>=</w:t>
            </w:r>
            <w:proofErr w:type="gramStart"/>
            <w:r w:rsidRPr="009C719A">
              <w:rPr>
                <w:b/>
                <w:bCs/>
              </w:rPr>
              <w:t>torch.float</w:t>
            </w:r>
            <w:proofErr w:type="gramEnd"/>
            <w:r w:rsidRPr="009C719A">
              <w:rPr>
                <w:b/>
                <w:bCs/>
              </w:rPr>
              <w:t>32</w:t>
            </w:r>
            <w:r w:rsidRPr="009C719A">
              <w:t xml:space="preserve"> por </w:t>
            </w:r>
            <w:proofErr w:type="spellStart"/>
            <w:r w:rsidRPr="009C719A">
              <w:rPr>
                <w:b/>
                <w:bCs/>
              </w:rPr>
              <w:t>dtype</w:t>
            </w:r>
            <w:proofErr w:type="spellEnd"/>
            <w:r w:rsidRPr="009C719A">
              <w:rPr>
                <w:b/>
                <w:bCs/>
              </w:rPr>
              <w:t>=</w:t>
            </w:r>
            <w:proofErr w:type="gramStart"/>
            <w:r w:rsidRPr="009C719A">
              <w:rPr>
                <w:b/>
                <w:bCs/>
              </w:rPr>
              <w:t>torch.float</w:t>
            </w:r>
            <w:proofErr w:type="gramEnd"/>
            <w:r w:rsidRPr="009C719A">
              <w:rPr>
                <w:b/>
                <w:bCs/>
              </w:rPr>
              <w:t>32</w:t>
            </w:r>
          </w:p>
        </w:tc>
      </w:tr>
      <w:tr w:rsidR="009C719A" w14:paraId="2E75081B" w14:textId="77777777" w:rsidTr="008B0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E73D950" w14:textId="01E0E155" w:rsidR="009C719A" w:rsidRPr="009C719A" w:rsidRDefault="009C719A" w:rsidP="0085574E">
            <w:proofErr w:type="spellStart"/>
            <w:r w:rsidRPr="009C719A">
              <w:t>Loading</w:t>
            </w:r>
            <w:proofErr w:type="spellEnd"/>
            <w:r w:rsidRPr="009C719A">
              <w:t xml:space="preserve"> </w:t>
            </w:r>
            <w:proofErr w:type="spellStart"/>
            <w:r w:rsidRPr="009C719A">
              <w:t>weights</w:t>
            </w:r>
            <w:proofErr w:type="spellEnd"/>
            <w:r w:rsidRPr="009C719A">
              <w:t>: 100%|...| 196/196 [00:00&lt;00:00, 379.67it/s]</w:t>
            </w:r>
          </w:p>
        </w:tc>
        <w:tc>
          <w:tcPr>
            <w:tcW w:w="3597" w:type="dxa"/>
          </w:tcPr>
          <w:p w14:paraId="1D64AAA1" w14:textId="04DB79E1" w:rsidR="009C719A" w:rsidRPr="00203BB1" w:rsidRDefault="00203BB1" w:rsidP="0085574E">
            <w:pPr>
              <w:cnfStyle w:val="000000100000" w:firstRow="0" w:lastRow="0" w:firstColumn="0" w:lastColumn="0" w:oddVBand="0" w:evenVBand="0" w:oddHBand="1" w:evenHBand="0" w:firstRowFirstColumn="0" w:firstRowLastColumn="0" w:lastRowFirstColumn="0" w:lastRowLastColumn="0"/>
            </w:pPr>
            <w:r w:rsidRPr="00203BB1">
              <w:t>Barra de progreso: está cargando los pesos del modelo (196 piezas)</w:t>
            </w:r>
          </w:p>
        </w:tc>
        <w:tc>
          <w:tcPr>
            <w:tcW w:w="3597" w:type="dxa"/>
          </w:tcPr>
          <w:p w14:paraId="39F2B0CA" w14:textId="130E4914" w:rsidR="009C719A" w:rsidRPr="009C719A" w:rsidRDefault="00D70502" w:rsidP="0085574E">
            <w:pPr>
              <w:cnfStyle w:val="000000100000" w:firstRow="0" w:lastRow="0" w:firstColumn="0" w:lastColumn="0" w:oddVBand="0" w:evenVBand="0" w:oddHBand="1" w:evenHBand="0" w:firstRowFirstColumn="0" w:firstRowLastColumn="0" w:lastRowFirstColumn="0" w:lastRowLastColumn="0"/>
            </w:pPr>
            <w:r w:rsidRPr="00D70502">
              <w:t>No. Tardó casi 0 s, probablemente porque el modelo ya estaba descargado en tu disco</w:t>
            </w:r>
          </w:p>
        </w:tc>
      </w:tr>
      <w:tr w:rsidR="00D70502" w14:paraId="236F42EE" w14:textId="77777777" w:rsidTr="008B0191">
        <w:tc>
          <w:tcPr>
            <w:cnfStyle w:val="001000000000" w:firstRow="0" w:lastRow="0" w:firstColumn="1" w:lastColumn="0" w:oddVBand="0" w:evenVBand="0" w:oddHBand="0" w:evenHBand="0" w:firstRowFirstColumn="0" w:firstRowLastColumn="0" w:lastRowFirstColumn="0" w:lastRowLastColumn="0"/>
            <w:tcW w:w="3596" w:type="dxa"/>
          </w:tcPr>
          <w:p w14:paraId="342A7DCA" w14:textId="419404F0" w:rsidR="00D70502" w:rsidRPr="009C719A" w:rsidRDefault="00D70502" w:rsidP="0085574E">
            <w:proofErr w:type="spellStart"/>
            <w:r w:rsidRPr="00D70502">
              <w:t>Loading</w:t>
            </w:r>
            <w:proofErr w:type="spellEnd"/>
            <w:r w:rsidRPr="00D70502">
              <w:t xml:space="preserve"> pipeline </w:t>
            </w:r>
            <w:proofErr w:type="spellStart"/>
            <w:r w:rsidRPr="00D70502">
              <w:t>components</w:t>
            </w:r>
            <w:proofErr w:type="spellEnd"/>
            <w:r w:rsidRPr="00D70502">
              <w:t>...: 100%|...| 5/5 [00:02&lt;00:00]</w:t>
            </w:r>
          </w:p>
        </w:tc>
        <w:tc>
          <w:tcPr>
            <w:tcW w:w="3597" w:type="dxa"/>
          </w:tcPr>
          <w:p w14:paraId="5D286F58" w14:textId="4C66E918" w:rsidR="00D70502" w:rsidRPr="00203BB1" w:rsidRDefault="005C4AEB" w:rsidP="0085574E">
            <w:pPr>
              <w:cnfStyle w:val="000000000000" w:firstRow="0" w:lastRow="0" w:firstColumn="0" w:lastColumn="0" w:oddVBand="0" w:evenVBand="0" w:oddHBand="0" w:evenHBand="0" w:firstRowFirstColumn="0" w:firstRowLastColumn="0" w:lastRowFirstColumn="0" w:lastRowLastColumn="0"/>
            </w:pPr>
            <w:r w:rsidRPr="005C4AEB">
              <w:t xml:space="preserve">Barra de progreso: cargó los componentes del </w:t>
            </w:r>
            <w:r w:rsidRPr="005C4AEB">
              <w:rPr>
                <w:i/>
                <w:iCs/>
              </w:rPr>
              <w:t>pipeline</w:t>
            </w:r>
            <w:r w:rsidRPr="005C4AEB">
              <w:t>, 5 de 5, en 2 s</w:t>
            </w:r>
          </w:p>
        </w:tc>
        <w:tc>
          <w:tcPr>
            <w:tcW w:w="3597" w:type="dxa"/>
          </w:tcPr>
          <w:p w14:paraId="73446F50" w14:textId="3125B94D" w:rsidR="00D70502" w:rsidRPr="00D70502" w:rsidRDefault="005C4AEB" w:rsidP="0085574E">
            <w:pPr>
              <w:cnfStyle w:val="000000000000" w:firstRow="0" w:lastRow="0" w:firstColumn="0" w:lastColumn="0" w:oddVBand="0" w:evenVBand="0" w:oddHBand="0" w:evenHBand="0" w:firstRowFirstColumn="0" w:firstRowLastColumn="0" w:lastRowFirstColumn="0" w:lastRowLastColumn="0"/>
            </w:pPr>
            <w:r w:rsidRPr="005C4AEB">
              <w:t>No. Que llegue a 5/5 es la señal de que el modelo cargó completo</w:t>
            </w:r>
          </w:p>
        </w:tc>
      </w:tr>
      <w:tr w:rsidR="005C4AEB" w14:paraId="58796D87" w14:textId="77777777" w:rsidTr="008B0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1F33614" w14:textId="37BB85B0" w:rsidR="005C4AEB" w:rsidRPr="00D70502" w:rsidRDefault="005C4AEB" w:rsidP="0085574E">
            <w:r w:rsidRPr="005C4AEB">
              <w:t xml:space="preserve">You </w:t>
            </w:r>
            <w:proofErr w:type="spellStart"/>
            <w:r w:rsidRPr="005C4AEB">
              <w:t>have</w:t>
            </w:r>
            <w:proofErr w:type="spellEnd"/>
            <w:r w:rsidRPr="005C4AEB">
              <w:t xml:space="preserve"> </w:t>
            </w:r>
            <w:proofErr w:type="spellStart"/>
            <w:r w:rsidRPr="005C4AEB">
              <w:t>disabled</w:t>
            </w:r>
            <w:proofErr w:type="spellEnd"/>
            <w:r w:rsidRPr="005C4AEB">
              <w:t xml:space="preserve"> </w:t>
            </w:r>
            <w:proofErr w:type="spellStart"/>
            <w:r w:rsidRPr="005C4AEB">
              <w:t>the</w:t>
            </w:r>
            <w:proofErr w:type="spellEnd"/>
            <w:r w:rsidRPr="005C4AEB">
              <w:t xml:space="preserve"> safety </w:t>
            </w:r>
            <w:proofErr w:type="spellStart"/>
            <w:r w:rsidRPr="005C4AEB">
              <w:t>checker</w:t>
            </w:r>
            <w:proofErr w:type="spellEnd"/>
            <w:r w:rsidRPr="005C4AEB">
              <w:t>...</w:t>
            </w:r>
          </w:p>
        </w:tc>
        <w:tc>
          <w:tcPr>
            <w:tcW w:w="3597" w:type="dxa"/>
          </w:tcPr>
          <w:p w14:paraId="3A6E602D" w14:textId="079D42DA" w:rsidR="005C4AEB" w:rsidRPr="005C4AEB" w:rsidRDefault="005C4AEB" w:rsidP="0085574E">
            <w:pPr>
              <w:cnfStyle w:val="000000100000" w:firstRow="0" w:lastRow="0" w:firstColumn="0" w:lastColumn="0" w:oddVBand="0" w:evenVBand="0" w:oddHBand="1" w:evenHBand="0" w:firstRowFirstColumn="0" w:firstRowLastColumn="0" w:lastRowFirstColumn="0" w:lastRowLastColumn="0"/>
            </w:pPr>
            <w:r w:rsidRPr="005C4AEB">
              <w:t xml:space="preserve">Un aviso por tu </w:t>
            </w:r>
            <w:proofErr w:type="spellStart"/>
            <w:r w:rsidRPr="005C4AEB">
              <w:rPr>
                <w:b/>
                <w:bCs/>
              </w:rPr>
              <w:t>safety_checker</w:t>
            </w:r>
            <w:proofErr w:type="spellEnd"/>
            <w:r w:rsidRPr="005C4AEB">
              <w:rPr>
                <w:b/>
                <w:bCs/>
              </w:rPr>
              <w:t>=</w:t>
            </w:r>
            <w:proofErr w:type="spellStart"/>
            <w:r w:rsidRPr="005C4AEB">
              <w:rPr>
                <w:b/>
                <w:bCs/>
              </w:rPr>
              <w:t>None</w:t>
            </w:r>
            <w:proofErr w:type="spellEnd"/>
          </w:p>
        </w:tc>
        <w:tc>
          <w:tcPr>
            <w:tcW w:w="3597" w:type="dxa"/>
          </w:tcPr>
          <w:p w14:paraId="376C800E" w14:textId="33AAB322" w:rsidR="005C4AEB" w:rsidRPr="005C4AEB" w:rsidRDefault="005C4AEB" w:rsidP="0085574E">
            <w:pPr>
              <w:cnfStyle w:val="000000100000" w:firstRow="0" w:lastRow="0" w:firstColumn="0" w:lastColumn="0" w:oddVBand="0" w:evenVBand="0" w:oddHBand="1" w:evenHBand="0" w:firstRowFirstColumn="0" w:firstRowLastColumn="0" w:lastRowFirstColumn="0" w:lastRowLastColumn="0"/>
            </w:pPr>
            <w:r w:rsidRPr="005C4AEB">
              <w:t>Léelo con cuidado (abajo)</w:t>
            </w:r>
          </w:p>
        </w:tc>
      </w:tr>
    </w:tbl>
    <w:p w14:paraId="5D680A30" w14:textId="77777777" w:rsidR="00196E9B" w:rsidRDefault="00196E9B" w:rsidP="0085574E">
      <w:pPr>
        <w:rPr>
          <w:b/>
          <w:bCs/>
        </w:rPr>
      </w:pPr>
    </w:p>
    <w:p w14:paraId="11F4F5A2" w14:textId="77777777" w:rsidR="005C4AEB" w:rsidRPr="005C4AEB" w:rsidRDefault="005C4AEB" w:rsidP="005C4AEB">
      <w:pPr>
        <w:rPr>
          <w:b/>
          <w:bCs/>
          <w:sz w:val="24"/>
          <w:szCs w:val="28"/>
        </w:rPr>
      </w:pPr>
      <w:r w:rsidRPr="005C4AEB">
        <w:rPr>
          <w:b/>
          <w:bCs/>
          <w:sz w:val="24"/>
          <w:szCs w:val="28"/>
          <w:highlight w:val="yellow"/>
        </w:rPr>
        <w:t>El último aviso</w:t>
      </w:r>
    </w:p>
    <w:p w14:paraId="36024D1E" w14:textId="77777777" w:rsidR="00E17C4B" w:rsidRPr="00E17C4B" w:rsidRDefault="00E17C4B" w:rsidP="00E17C4B">
      <w:r w:rsidRPr="00E17C4B">
        <w:t xml:space="preserve">Quitaste el verificador de seguridad en tu celda, y </w:t>
      </w:r>
      <w:proofErr w:type="spellStart"/>
      <w:r w:rsidRPr="00E17C4B">
        <w:t>diffusers</w:t>
      </w:r>
      <w:proofErr w:type="spellEnd"/>
      <w:r w:rsidRPr="00E17C4B">
        <w:t xml:space="preserve"> te lo recuerda. Dice, en resumen:</w:t>
      </w:r>
    </w:p>
    <w:p w14:paraId="239E096E" w14:textId="77777777" w:rsidR="006B1C00" w:rsidRPr="006B1C00" w:rsidRDefault="006B1C00">
      <w:pPr>
        <w:pStyle w:val="Prrafodelista"/>
        <w:numPr>
          <w:ilvl w:val="0"/>
          <w:numId w:val="70"/>
        </w:numPr>
        <w:rPr>
          <w:b/>
          <w:bCs/>
        </w:rPr>
      </w:pPr>
      <w:r w:rsidRPr="006B1C00">
        <w:rPr>
          <w:b/>
          <w:bCs/>
        </w:rPr>
        <w:t xml:space="preserve">Sin el filtro, </w:t>
      </w:r>
      <w:r w:rsidRPr="006B1C00">
        <w:t>las imágenes no se revisan para detectar contenido ofensivo.</w:t>
      </w:r>
    </w:p>
    <w:p w14:paraId="00DC9197" w14:textId="77777777" w:rsidR="006B1C00" w:rsidRPr="006B1C00" w:rsidRDefault="006B1C00">
      <w:pPr>
        <w:pStyle w:val="Prrafodelista"/>
        <w:numPr>
          <w:ilvl w:val="0"/>
          <w:numId w:val="70"/>
        </w:numPr>
        <w:rPr>
          <w:b/>
          <w:bCs/>
        </w:rPr>
      </w:pPr>
      <w:r w:rsidRPr="006B1C00">
        <w:rPr>
          <w:b/>
          <w:bCs/>
        </w:rPr>
        <w:t xml:space="preserve">Cumple la licencia </w:t>
      </w:r>
      <w:r w:rsidRPr="006B1C00">
        <w:t xml:space="preserve">de Stable </w:t>
      </w:r>
      <w:proofErr w:type="spellStart"/>
      <w:r w:rsidRPr="006B1C00">
        <w:t>Diffusion</w:t>
      </w:r>
      <w:proofErr w:type="spellEnd"/>
      <w:r w:rsidRPr="006B1C00">
        <w:t>.</w:t>
      </w:r>
    </w:p>
    <w:p w14:paraId="28C9EC0E" w14:textId="77777777" w:rsidR="006B1C00" w:rsidRPr="006B1C00" w:rsidRDefault="006B1C00">
      <w:pPr>
        <w:pStyle w:val="Prrafodelista"/>
        <w:numPr>
          <w:ilvl w:val="0"/>
          <w:numId w:val="70"/>
        </w:numPr>
      </w:pPr>
      <w:r w:rsidRPr="006B1C00">
        <w:rPr>
          <w:b/>
          <w:bCs/>
        </w:rPr>
        <w:t xml:space="preserve">No expongas resultados sin filtrar </w:t>
      </w:r>
      <w:r w:rsidRPr="006B1C00">
        <w:t xml:space="preserve">en servicios o </w:t>
      </w:r>
      <w:proofErr w:type="gramStart"/>
      <w:r w:rsidRPr="006B1C00">
        <w:t>apps</w:t>
      </w:r>
      <w:proofErr w:type="gramEnd"/>
      <w:r w:rsidRPr="006B1C00">
        <w:t xml:space="preserve"> abiertos al público.</w:t>
      </w:r>
    </w:p>
    <w:p w14:paraId="65719047" w14:textId="77777777" w:rsidR="006B1C00" w:rsidRPr="006B1C00" w:rsidRDefault="006B1C00">
      <w:pPr>
        <w:pStyle w:val="Prrafodelista"/>
        <w:numPr>
          <w:ilvl w:val="0"/>
          <w:numId w:val="70"/>
        </w:numPr>
        <w:rPr>
          <w:b/>
          <w:bCs/>
        </w:rPr>
      </w:pPr>
      <w:r w:rsidRPr="006B1C00">
        <w:rPr>
          <w:b/>
          <w:bCs/>
        </w:rPr>
        <w:t xml:space="preserve">Recomienda mantenerlo activado en </w:t>
      </w:r>
      <w:r w:rsidRPr="006B1C00">
        <w:t>cualquier uso público.</w:t>
      </w:r>
    </w:p>
    <w:p w14:paraId="50B8EC2A" w14:textId="77777777" w:rsidR="006B1C00" w:rsidRPr="006B1C00" w:rsidRDefault="006B1C00" w:rsidP="006B1C00">
      <w:r w:rsidRPr="006B1C00">
        <w:t xml:space="preserve">Para tu práctica local, tal como la tienes, es normal. Ojo si algún día lanzas la interfaz con </w:t>
      </w:r>
      <w:r w:rsidRPr="00245042">
        <w:rPr>
          <w:b/>
          <w:bCs/>
        </w:rPr>
        <w:t>share=True</w:t>
      </w:r>
      <w:r w:rsidRPr="006B1C00">
        <w:t xml:space="preserve"> (el enlace público del día 2): ahí sí quedaría abierta a otras personas sin filtro.</w:t>
      </w:r>
    </w:p>
    <w:p w14:paraId="11554EAB" w14:textId="77777777" w:rsidR="00E17C4B" w:rsidRDefault="00E17C4B" w:rsidP="006B1C00">
      <w:pPr>
        <w:rPr>
          <w:b/>
          <w:bCs/>
        </w:rPr>
      </w:pPr>
    </w:p>
    <w:p w14:paraId="7A3B5363" w14:textId="77777777" w:rsidR="00245042" w:rsidRDefault="00245042" w:rsidP="006B1C00">
      <w:pPr>
        <w:rPr>
          <w:b/>
          <w:bCs/>
        </w:rPr>
      </w:pPr>
    </w:p>
    <w:p w14:paraId="46E936B7" w14:textId="0F1BF8F0" w:rsidR="00245042" w:rsidRPr="00590AD8" w:rsidRDefault="00245042" w:rsidP="006B1C00">
      <w:pPr>
        <w:rPr>
          <w:b/>
          <w:bCs/>
          <w:sz w:val="24"/>
          <w:szCs w:val="28"/>
        </w:rPr>
      </w:pPr>
      <w:r w:rsidRPr="00590AD8">
        <w:rPr>
          <w:b/>
          <w:bCs/>
          <w:sz w:val="24"/>
          <w:szCs w:val="28"/>
          <w:highlight w:val="yellow"/>
        </w:rPr>
        <w:lastRenderedPageBreak/>
        <w:t>Salida:</w:t>
      </w:r>
    </w:p>
    <w:p w14:paraId="3F548E7C" w14:textId="7737334D" w:rsidR="00245042" w:rsidRPr="00E17C4B" w:rsidRDefault="00590AD8" w:rsidP="006B1C00">
      <w:pPr>
        <w:rPr>
          <w:b/>
          <w:bCs/>
        </w:rPr>
      </w:pPr>
      <w:r w:rsidRPr="00590AD8">
        <w:rPr>
          <w:b/>
          <w:bCs/>
          <w:noProof/>
        </w:rPr>
        <w:drawing>
          <wp:inline distT="0" distB="0" distL="0" distR="0" wp14:anchorId="1BB80EC8" wp14:editId="05D92D81">
            <wp:extent cx="6858000" cy="3625215"/>
            <wp:effectExtent l="38100" t="38100" r="38100" b="32385"/>
            <wp:docPr id="135231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17151" name=""/>
                    <pic:cNvPicPr/>
                  </pic:nvPicPr>
                  <pic:blipFill>
                    <a:blip r:embed="rId933"/>
                    <a:stretch>
                      <a:fillRect/>
                    </a:stretch>
                  </pic:blipFill>
                  <pic:spPr>
                    <a:xfrm>
                      <a:off x="0" y="0"/>
                      <a:ext cx="6858000" cy="3625215"/>
                    </a:xfrm>
                    <a:prstGeom prst="rect">
                      <a:avLst/>
                    </a:prstGeom>
                    <a:ln w="28575">
                      <a:solidFill>
                        <a:srgbClr val="EE0000"/>
                      </a:solidFill>
                    </a:ln>
                  </pic:spPr>
                </pic:pic>
              </a:graphicData>
            </a:graphic>
          </wp:inline>
        </w:drawing>
      </w:r>
    </w:p>
    <w:p w14:paraId="469B333F" w14:textId="77777777" w:rsidR="00860537" w:rsidRDefault="00860537" w:rsidP="0085574E">
      <w:pPr>
        <w:rPr>
          <w:b/>
          <w:bCs/>
        </w:rPr>
      </w:pPr>
    </w:p>
    <w:p w14:paraId="393F7C56" w14:textId="77777777" w:rsidR="00C01FCB" w:rsidRDefault="00C01FCB" w:rsidP="0085574E">
      <w:pPr>
        <w:rPr>
          <w:b/>
          <w:bCs/>
        </w:rPr>
      </w:pPr>
    </w:p>
    <w:p w14:paraId="0B04C49B" w14:textId="53047398" w:rsidR="00860537" w:rsidRDefault="008E2BC1" w:rsidP="0085574E">
      <w:r>
        <w:rPr>
          <w:b/>
          <w:bCs/>
        </w:rPr>
        <w:t xml:space="preserve">1 pipeline con 5 componentes: </w:t>
      </w:r>
      <w:r w:rsidR="00C74628" w:rsidRPr="00C74628">
        <w:t xml:space="preserve">La barra solo dice “5 de 5”; no muestra sus nombres. Por lo que sé de </w:t>
      </w:r>
      <w:proofErr w:type="spellStart"/>
      <w:r w:rsidR="00C74628" w:rsidRPr="00C74628">
        <w:t>diffusers</w:t>
      </w:r>
      <w:proofErr w:type="spellEnd"/>
      <w:r w:rsidR="00C74628" w:rsidRPr="00C74628">
        <w:t xml:space="preserve"> (de memoria, no lo verifiqué en tu salida), son estos:</w:t>
      </w:r>
    </w:p>
    <w:tbl>
      <w:tblPr>
        <w:tblStyle w:val="Tablaconcuadrcula4-nfasis4"/>
        <w:tblW w:w="0" w:type="auto"/>
        <w:tblLook w:val="04A0" w:firstRow="1" w:lastRow="0" w:firstColumn="1" w:lastColumn="0" w:noHBand="0" w:noVBand="1"/>
      </w:tblPr>
      <w:tblGrid>
        <w:gridCol w:w="5395"/>
        <w:gridCol w:w="5395"/>
      </w:tblGrid>
      <w:tr w:rsidR="00C74628" w14:paraId="695EFB9B" w14:textId="77777777" w:rsidTr="00C746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754E4E5" w14:textId="456EC795" w:rsidR="00C74628" w:rsidRDefault="00C74628" w:rsidP="0085574E">
            <w:pPr>
              <w:rPr>
                <w:b w:val="0"/>
                <w:bCs w:val="0"/>
              </w:rPr>
            </w:pPr>
            <w:r w:rsidRPr="00C74628">
              <w:t>Componente</w:t>
            </w:r>
          </w:p>
        </w:tc>
        <w:tc>
          <w:tcPr>
            <w:tcW w:w="5395" w:type="dxa"/>
          </w:tcPr>
          <w:p w14:paraId="3EDE1882" w14:textId="15821C15" w:rsidR="00C74628" w:rsidRDefault="00C74628" w:rsidP="0085574E">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Que hace </w:t>
            </w:r>
          </w:p>
        </w:tc>
      </w:tr>
      <w:tr w:rsidR="00C74628" w14:paraId="37CBC5B0" w14:textId="77777777" w:rsidTr="00C74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BE754FA" w14:textId="5D341159" w:rsidR="00C74628" w:rsidRPr="00C74628" w:rsidRDefault="00C74628" w:rsidP="0085574E">
            <w:proofErr w:type="spellStart"/>
            <w:r w:rsidRPr="00C74628">
              <w:t>Tokenizer</w:t>
            </w:r>
            <w:proofErr w:type="spellEnd"/>
            <w:r w:rsidRPr="00C74628">
              <w:t xml:space="preserve"> </w:t>
            </w:r>
          </w:p>
        </w:tc>
        <w:tc>
          <w:tcPr>
            <w:tcW w:w="5395" w:type="dxa"/>
          </w:tcPr>
          <w:p w14:paraId="74B3FBB2" w14:textId="7E4394F1" w:rsidR="00C74628" w:rsidRPr="00C74628" w:rsidRDefault="00C74628" w:rsidP="0085574E">
            <w:pPr>
              <w:cnfStyle w:val="000000100000" w:firstRow="0" w:lastRow="0" w:firstColumn="0" w:lastColumn="0" w:oddVBand="0" w:evenVBand="0" w:oddHBand="1" w:evenHBand="0" w:firstRowFirstColumn="0" w:firstRowLastColumn="0" w:lastRowFirstColumn="0" w:lastRowLastColumn="0"/>
            </w:pPr>
            <w:r>
              <w:t xml:space="preserve">Convierte tu </w:t>
            </w:r>
            <w:proofErr w:type="spellStart"/>
            <w:r>
              <w:t>prompt</w:t>
            </w:r>
            <w:proofErr w:type="spellEnd"/>
            <w:r>
              <w:t xml:space="preserve"> en números (tokens)</w:t>
            </w:r>
          </w:p>
        </w:tc>
      </w:tr>
      <w:tr w:rsidR="00C74628" w14:paraId="6EF1A4CE" w14:textId="77777777" w:rsidTr="00C74628">
        <w:tc>
          <w:tcPr>
            <w:cnfStyle w:val="001000000000" w:firstRow="0" w:lastRow="0" w:firstColumn="1" w:lastColumn="0" w:oddVBand="0" w:evenVBand="0" w:oddHBand="0" w:evenHBand="0" w:firstRowFirstColumn="0" w:firstRowLastColumn="0" w:lastRowFirstColumn="0" w:lastRowLastColumn="0"/>
            <w:tcW w:w="5395" w:type="dxa"/>
          </w:tcPr>
          <w:p w14:paraId="1F6BCBAE" w14:textId="2BFB8294" w:rsidR="00C74628" w:rsidRPr="00C74628" w:rsidRDefault="00C74628" w:rsidP="0085574E">
            <w:r>
              <w:t xml:space="preserve">Text </w:t>
            </w:r>
            <w:proofErr w:type="spellStart"/>
            <w:r>
              <w:t>encoder</w:t>
            </w:r>
            <w:proofErr w:type="spellEnd"/>
          </w:p>
        </w:tc>
        <w:tc>
          <w:tcPr>
            <w:tcW w:w="5395" w:type="dxa"/>
          </w:tcPr>
          <w:p w14:paraId="0571846B" w14:textId="3DB27003" w:rsidR="00C74628" w:rsidRPr="00C74628" w:rsidRDefault="00C74628" w:rsidP="0085574E">
            <w:pPr>
              <w:cnfStyle w:val="000000000000" w:firstRow="0" w:lastRow="0" w:firstColumn="0" w:lastColumn="0" w:oddVBand="0" w:evenVBand="0" w:oddHBand="0" w:evenHBand="0" w:firstRowFirstColumn="0" w:firstRowLastColumn="0" w:lastRowFirstColumn="0" w:lastRowLastColumn="0"/>
            </w:pPr>
            <w:proofErr w:type="spellStart"/>
            <w:r>
              <w:t>Trasnforma</w:t>
            </w:r>
            <w:proofErr w:type="spellEnd"/>
            <w:r>
              <w:t xml:space="preserve"> esos números en la </w:t>
            </w:r>
            <w:proofErr w:type="spellStart"/>
            <w:r>
              <w:t>reprrsentacion</w:t>
            </w:r>
            <w:proofErr w:type="spellEnd"/>
            <w:r>
              <w:t xml:space="preserve"> del texto </w:t>
            </w:r>
            <w:r w:rsidR="00111AD6">
              <w:t>que guía la imagen</w:t>
            </w:r>
          </w:p>
        </w:tc>
      </w:tr>
      <w:tr w:rsidR="00C74628" w14:paraId="5C1DF61C" w14:textId="77777777" w:rsidTr="00C74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74C6BEC" w14:textId="3279EB36" w:rsidR="00C74628" w:rsidRPr="00111AD6" w:rsidRDefault="00111AD6" w:rsidP="0085574E">
            <w:proofErr w:type="spellStart"/>
            <w:r>
              <w:t>UNet</w:t>
            </w:r>
            <w:proofErr w:type="spellEnd"/>
          </w:p>
        </w:tc>
        <w:tc>
          <w:tcPr>
            <w:tcW w:w="5395" w:type="dxa"/>
          </w:tcPr>
          <w:p w14:paraId="59D50497" w14:textId="1348D807" w:rsidR="00C74628" w:rsidRPr="00111AD6" w:rsidRDefault="00111AD6" w:rsidP="0085574E">
            <w:pPr>
              <w:cnfStyle w:val="000000100000" w:firstRow="0" w:lastRow="0" w:firstColumn="0" w:lastColumn="0" w:oddVBand="0" w:evenVBand="0" w:oddHBand="1" w:evenHBand="0" w:firstRowFirstColumn="0" w:firstRowLastColumn="0" w:lastRowFirstColumn="0" w:lastRowLastColumn="0"/>
            </w:pPr>
            <w:r>
              <w:t xml:space="preserve">Quita el </w:t>
            </w:r>
            <w:proofErr w:type="spellStart"/>
            <w:r>
              <w:t>reuido</w:t>
            </w:r>
            <w:proofErr w:type="spellEnd"/>
            <w:r>
              <w:t xml:space="preserve"> paso a paso: son tus 25 pasos </w:t>
            </w:r>
          </w:p>
        </w:tc>
      </w:tr>
      <w:tr w:rsidR="00111AD6" w14:paraId="29A5607A" w14:textId="77777777" w:rsidTr="00C74628">
        <w:tc>
          <w:tcPr>
            <w:cnfStyle w:val="001000000000" w:firstRow="0" w:lastRow="0" w:firstColumn="1" w:lastColumn="0" w:oddVBand="0" w:evenVBand="0" w:oddHBand="0" w:evenHBand="0" w:firstRowFirstColumn="0" w:firstRowLastColumn="0" w:lastRowFirstColumn="0" w:lastRowLastColumn="0"/>
            <w:tcW w:w="5395" w:type="dxa"/>
          </w:tcPr>
          <w:p w14:paraId="6DA28EBE" w14:textId="78EE5829" w:rsidR="00111AD6" w:rsidRDefault="00111AD6" w:rsidP="0085574E">
            <w:r>
              <w:t>VAE</w:t>
            </w:r>
          </w:p>
        </w:tc>
        <w:tc>
          <w:tcPr>
            <w:tcW w:w="5395" w:type="dxa"/>
          </w:tcPr>
          <w:p w14:paraId="104B0903" w14:textId="2101CF09" w:rsidR="00111AD6" w:rsidRPr="00111AD6" w:rsidRDefault="00111AD6" w:rsidP="0085574E">
            <w:pPr>
              <w:cnfStyle w:val="000000000000" w:firstRow="0" w:lastRow="0" w:firstColumn="0" w:lastColumn="0" w:oddVBand="0" w:evenVBand="0" w:oddHBand="0" w:evenHBand="0" w:firstRowFirstColumn="0" w:firstRowLastColumn="0" w:lastRowFirstColumn="0" w:lastRowLastColumn="0"/>
            </w:pPr>
            <w:r>
              <w:t xml:space="preserve">Convierte el resultado interno en la imagen final en pixeles </w:t>
            </w:r>
          </w:p>
        </w:tc>
      </w:tr>
      <w:tr w:rsidR="00111AD6" w14:paraId="104A895E" w14:textId="77777777" w:rsidTr="00C74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4B947CF" w14:textId="5C7DEBE9" w:rsidR="00111AD6" w:rsidRDefault="003C062C" w:rsidP="0085574E">
            <w:r>
              <w:t xml:space="preserve">Scheduler </w:t>
            </w:r>
          </w:p>
        </w:tc>
        <w:tc>
          <w:tcPr>
            <w:tcW w:w="5395" w:type="dxa"/>
          </w:tcPr>
          <w:p w14:paraId="73048AB7" w14:textId="00723482" w:rsidR="00111AD6" w:rsidRPr="00A35B3F" w:rsidRDefault="00A35B3F" w:rsidP="0085574E">
            <w:pPr>
              <w:cnfStyle w:val="000000100000" w:firstRow="0" w:lastRow="0" w:firstColumn="0" w:lastColumn="0" w:oddVBand="0" w:evenVBand="0" w:oddHBand="1" w:evenHBand="0" w:firstRowFirstColumn="0" w:firstRowLastColumn="0" w:lastRowFirstColumn="0" w:lastRowLastColumn="0"/>
            </w:pPr>
            <w:r w:rsidRPr="00A35B3F">
              <w:t>Controla cómo se va quitando el ruido en cada paso</w:t>
            </w:r>
          </w:p>
        </w:tc>
      </w:tr>
    </w:tbl>
    <w:p w14:paraId="7ECCC888" w14:textId="77777777" w:rsidR="00C74628" w:rsidRDefault="00C74628" w:rsidP="0085574E">
      <w:pPr>
        <w:rPr>
          <w:b/>
          <w:bCs/>
        </w:rPr>
      </w:pPr>
    </w:p>
    <w:p w14:paraId="46FCDD26" w14:textId="77777777" w:rsidR="00C01FCB" w:rsidRPr="00C01FCB" w:rsidRDefault="00C01FCB" w:rsidP="00C01FCB">
      <w:r w:rsidRPr="00C01FCB">
        <w:t>Salen 5 porque los otros dos componentes posibles (</w:t>
      </w:r>
      <w:proofErr w:type="spellStart"/>
      <w:r w:rsidRPr="00C01FCB">
        <w:rPr>
          <w:b/>
          <w:bCs/>
        </w:rPr>
        <w:t>safety_checker</w:t>
      </w:r>
      <w:proofErr w:type="spellEnd"/>
      <w:r w:rsidRPr="00C01FCB">
        <w:t xml:space="preserve"> y </w:t>
      </w:r>
      <w:proofErr w:type="spellStart"/>
      <w:r w:rsidRPr="00C01FCB">
        <w:rPr>
          <w:b/>
          <w:bCs/>
        </w:rPr>
        <w:t>feature_extractor</w:t>
      </w:r>
      <w:proofErr w:type="spellEnd"/>
      <w:r w:rsidRPr="00C01FCB">
        <w:t xml:space="preserve">) los pusiste en </w:t>
      </w:r>
      <w:proofErr w:type="spellStart"/>
      <w:r w:rsidRPr="00C01FCB">
        <w:rPr>
          <w:b/>
          <w:bCs/>
        </w:rPr>
        <w:t>None</w:t>
      </w:r>
      <w:proofErr w:type="spellEnd"/>
      <w:r w:rsidRPr="00C01FCB">
        <w:t>.</w:t>
      </w:r>
    </w:p>
    <w:p w14:paraId="79300750" w14:textId="77777777" w:rsidR="00860537" w:rsidRDefault="00860537" w:rsidP="0085574E">
      <w:pPr>
        <w:rPr>
          <w:b/>
          <w:bCs/>
        </w:rPr>
      </w:pPr>
    </w:p>
    <w:p w14:paraId="6791A09D" w14:textId="77777777" w:rsidR="00615BF9" w:rsidRDefault="00615BF9" w:rsidP="0085574E">
      <w:pPr>
        <w:rPr>
          <w:b/>
          <w:bCs/>
        </w:rPr>
      </w:pPr>
    </w:p>
    <w:p w14:paraId="13AE50F2" w14:textId="21640572" w:rsidR="00615BF9" w:rsidRDefault="00615BF9">
      <w:pPr>
        <w:rPr>
          <w:b/>
          <w:bCs/>
        </w:rPr>
      </w:pPr>
      <w:r>
        <w:rPr>
          <w:b/>
          <w:bCs/>
        </w:rPr>
        <w:br w:type="page"/>
      </w:r>
    </w:p>
    <w:p w14:paraId="2B486D3C" w14:textId="30F5C05D" w:rsidR="00615BF9" w:rsidRDefault="00615BF9" w:rsidP="00615BF9">
      <w:pPr>
        <w:pStyle w:val="Ttulo4"/>
        <w:rPr>
          <w:rFonts w:cs="Arial"/>
          <w:b/>
          <w:bCs/>
          <w:i w:val="0"/>
          <w:iCs w:val="0"/>
          <w:sz w:val="24"/>
        </w:rPr>
      </w:pPr>
      <w:r w:rsidRPr="00D24CF5">
        <w:rPr>
          <w:rFonts w:cs="Arial"/>
          <w:b/>
          <w:bCs/>
          <w:i w:val="0"/>
          <w:iCs w:val="0"/>
          <w:sz w:val="24"/>
          <w:highlight w:val="yellow"/>
        </w:rPr>
        <w:lastRenderedPageBreak/>
        <w:t>2.12</w:t>
      </w:r>
      <w:r w:rsidR="003B233A" w:rsidRPr="00D24CF5">
        <w:rPr>
          <w:rFonts w:cs="Arial"/>
          <w:b/>
          <w:bCs/>
          <w:i w:val="0"/>
          <w:iCs w:val="0"/>
          <w:sz w:val="24"/>
          <w:highlight w:val="yellow"/>
        </w:rPr>
        <w:t xml:space="preserve">.3.2 </w:t>
      </w:r>
      <w:r w:rsidR="009E2DD1" w:rsidRPr="00D24CF5">
        <w:rPr>
          <w:rFonts w:cs="Arial"/>
          <w:b/>
          <w:bCs/>
          <w:i w:val="0"/>
          <w:iCs w:val="0"/>
          <w:sz w:val="24"/>
          <w:highlight w:val="yellow"/>
        </w:rPr>
        <w:t>Voz</w:t>
      </w:r>
    </w:p>
    <w:p w14:paraId="192CD81D" w14:textId="170FC833" w:rsidR="009C464D" w:rsidRDefault="00D24CF5" w:rsidP="009E2DD1">
      <w:pPr>
        <w:rPr>
          <w:b/>
          <w:bCs/>
        </w:rPr>
      </w:pPr>
      <w:r>
        <w:rPr>
          <w:b/>
          <w:bCs/>
        </w:rPr>
        <w:t xml:space="preserve">Lo que hace el video: </w:t>
      </w:r>
      <w:r>
        <w:t xml:space="preserve">Otra API, esta vez de texto a voz (TTS, </w:t>
      </w:r>
      <w:proofErr w:type="spellStart"/>
      <w:r w:rsidRPr="00D24CF5">
        <w:rPr>
          <w:i/>
          <w:iCs/>
        </w:rPr>
        <w:t>text</w:t>
      </w:r>
      <w:proofErr w:type="spellEnd"/>
      <w:r w:rsidRPr="00D24CF5">
        <w:rPr>
          <w:i/>
          <w:iCs/>
        </w:rPr>
        <w:t xml:space="preserve"> </w:t>
      </w:r>
      <w:proofErr w:type="spellStart"/>
      <w:r w:rsidRPr="00D24CF5">
        <w:rPr>
          <w:i/>
          <w:iCs/>
        </w:rPr>
        <w:t>to</w:t>
      </w:r>
      <w:proofErr w:type="spellEnd"/>
      <w:r w:rsidRPr="00D24CF5">
        <w:rPr>
          <w:i/>
          <w:iCs/>
        </w:rPr>
        <w:t xml:space="preserve"> </w:t>
      </w:r>
      <w:proofErr w:type="spellStart"/>
      <w:r w:rsidRPr="00D24CF5">
        <w:rPr>
          <w:i/>
          <w:iCs/>
        </w:rPr>
        <w:t>speech</w:t>
      </w:r>
      <w:proofErr w:type="spellEnd"/>
      <w:r>
        <w:rPr>
          <w:i/>
          <w:iCs/>
        </w:rPr>
        <w:t xml:space="preserve">), </w:t>
      </w:r>
      <w:r>
        <w:t xml:space="preserve">de </w:t>
      </w:r>
      <w:proofErr w:type="spellStart"/>
      <w:r>
        <w:t>OpenAI</w:t>
      </w:r>
      <w:proofErr w:type="spellEnd"/>
      <w:r>
        <w:t xml:space="preserve">: un </w:t>
      </w:r>
      <w:r>
        <w:rPr>
          <w:b/>
          <w:bCs/>
        </w:rPr>
        <w:t>modelo (</w:t>
      </w:r>
      <w:r w:rsidR="00E40EAF" w:rsidRPr="00E40EAF">
        <w:rPr>
          <w:b/>
          <w:bCs/>
        </w:rPr>
        <w:t>gpt-4o-mini-tts</w:t>
      </w:r>
      <w:r w:rsidR="00B811DE">
        <w:rPr>
          <w:b/>
          <w:bCs/>
        </w:rPr>
        <w:t>)</w:t>
      </w:r>
      <w:r w:rsidR="009C464D">
        <w:rPr>
          <w:b/>
          <w:bCs/>
        </w:rPr>
        <w:t xml:space="preserve">, </w:t>
      </w:r>
      <w:r w:rsidR="009C464D">
        <w:t xml:space="preserve">una </w:t>
      </w:r>
      <w:r w:rsidR="009C464D">
        <w:rPr>
          <w:b/>
          <w:bCs/>
        </w:rPr>
        <w:t xml:space="preserve">voz </w:t>
      </w:r>
      <w:r w:rsidR="009C464D">
        <w:t xml:space="preserve">(usa </w:t>
      </w:r>
      <w:proofErr w:type="spellStart"/>
      <w:r w:rsidR="009C464D">
        <w:rPr>
          <w:b/>
          <w:bCs/>
        </w:rPr>
        <w:t>onyx</w:t>
      </w:r>
      <w:proofErr w:type="spellEnd"/>
      <w:r w:rsidR="009C464D">
        <w:rPr>
          <w:b/>
          <w:bCs/>
        </w:rPr>
        <w:t xml:space="preserve">, </w:t>
      </w:r>
      <w:r w:rsidR="009C464D">
        <w:t xml:space="preserve">y dice que hay otras) y el </w:t>
      </w:r>
      <w:r w:rsidR="009C464D">
        <w:rPr>
          <w:b/>
          <w:bCs/>
        </w:rPr>
        <w:t xml:space="preserve">texto </w:t>
      </w:r>
      <w:r w:rsidR="009C464D">
        <w:t xml:space="preserve">de entrada, y devuelve el contenido del audio. La </w:t>
      </w:r>
      <w:proofErr w:type="spellStart"/>
      <w:r w:rsidR="009C464D">
        <w:t>funcion</w:t>
      </w:r>
      <w:proofErr w:type="spellEnd"/>
      <w:r w:rsidR="009C464D">
        <w:t xml:space="preserve"> se llama </w:t>
      </w:r>
      <w:proofErr w:type="spellStart"/>
      <w:r w:rsidR="009C464D">
        <w:rPr>
          <w:b/>
          <w:bCs/>
        </w:rPr>
        <w:t>talker</w:t>
      </w:r>
      <w:proofErr w:type="spellEnd"/>
      <w:r w:rsidR="009C464D">
        <w:rPr>
          <w:b/>
          <w:bCs/>
        </w:rPr>
        <w:t>.</w:t>
      </w:r>
    </w:p>
    <w:p w14:paraId="43BE1AA7" w14:textId="77777777" w:rsidR="00DF6F7F" w:rsidRPr="00DF6F7F" w:rsidRDefault="00DF6F7F" w:rsidP="00DF6F7F">
      <w:r w:rsidRPr="00DF6F7F">
        <w:rPr>
          <w:b/>
          <w:bCs/>
        </w:rPr>
        <w:t>En tu notebook</w:t>
      </w:r>
      <w:r w:rsidRPr="00DF6F7F">
        <w:t xml:space="preserve"> esto cambia: la capa de compatibilidad de Google con </w:t>
      </w:r>
      <w:proofErr w:type="spellStart"/>
      <w:r w:rsidRPr="00DF6F7F">
        <w:t>OpenAI</w:t>
      </w:r>
      <w:proofErr w:type="spellEnd"/>
      <w:r w:rsidRPr="00DF6F7F">
        <w:t xml:space="preserve"> </w:t>
      </w:r>
      <w:r w:rsidRPr="00DF6F7F">
        <w:rPr>
          <w:b/>
          <w:bCs/>
        </w:rPr>
        <w:t>no incluye voz</w:t>
      </w:r>
      <w:r w:rsidRPr="00DF6F7F">
        <w:t xml:space="preserve"> (lo dice el comentario de tu celda), así que se usa el </w:t>
      </w:r>
      <w:r w:rsidRPr="00DF6F7F">
        <w:rPr>
          <w:b/>
          <w:bCs/>
        </w:rPr>
        <w:t>SDK nativo de Google</w:t>
      </w:r>
      <w:r w:rsidRPr="00DF6F7F">
        <w:t xml:space="preserve"> (</w:t>
      </w:r>
      <w:proofErr w:type="spellStart"/>
      <w:r w:rsidRPr="00DF6F7F">
        <w:t>google-genai</w:t>
      </w:r>
      <w:proofErr w:type="spellEnd"/>
      <w:r w:rsidRPr="00DF6F7F">
        <w:t>).</w:t>
      </w:r>
    </w:p>
    <w:p w14:paraId="743EAD7C" w14:textId="3EA1D5FB" w:rsidR="009C464D" w:rsidRDefault="000A303C" w:rsidP="009E2DD1">
      <w:pPr>
        <w:rPr>
          <w:b/>
          <w:bCs/>
        </w:rPr>
      </w:pPr>
      <w:r w:rsidRPr="000A303C">
        <w:rPr>
          <w:b/>
          <w:bCs/>
          <w:noProof/>
        </w:rPr>
        <w:drawing>
          <wp:inline distT="0" distB="0" distL="0" distR="0" wp14:anchorId="619ACCB5" wp14:editId="081A5396">
            <wp:extent cx="6255350" cy="2603500"/>
            <wp:effectExtent l="38100" t="38100" r="31750" b="44450"/>
            <wp:docPr id="1055084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84871" name=""/>
                    <pic:cNvPicPr/>
                  </pic:nvPicPr>
                  <pic:blipFill>
                    <a:blip r:embed="rId934"/>
                    <a:stretch>
                      <a:fillRect/>
                    </a:stretch>
                  </pic:blipFill>
                  <pic:spPr>
                    <a:xfrm>
                      <a:off x="0" y="0"/>
                      <a:ext cx="6257865" cy="2604547"/>
                    </a:xfrm>
                    <a:prstGeom prst="rect">
                      <a:avLst/>
                    </a:prstGeom>
                    <a:ln w="38100">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6121"/>
        <w:gridCol w:w="4669"/>
      </w:tblGrid>
      <w:tr w:rsidR="004D25BF" w14:paraId="762CDA52" w14:textId="77777777" w:rsidTr="00AA74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489CFB5" w14:textId="49ED2D3E" w:rsidR="004D25BF" w:rsidRPr="004D25BF" w:rsidRDefault="004D25BF" w:rsidP="009E2DD1">
            <w:pPr>
              <w:rPr>
                <w:b w:val="0"/>
                <w:bCs w:val="0"/>
              </w:rPr>
            </w:pPr>
            <w:proofErr w:type="spellStart"/>
            <w:r>
              <w:rPr>
                <w:b w:val="0"/>
                <w:bCs w:val="0"/>
              </w:rPr>
              <w:t>Linea</w:t>
            </w:r>
            <w:proofErr w:type="spellEnd"/>
          </w:p>
        </w:tc>
        <w:tc>
          <w:tcPr>
            <w:tcW w:w="5395" w:type="dxa"/>
          </w:tcPr>
          <w:p w14:paraId="45F22972" w14:textId="4B3A2451" w:rsidR="004D25BF" w:rsidRDefault="004D25BF" w:rsidP="009E2DD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Que hace </w:t>
            </w:r>
          </w:p>
        </w:tc>
      </w:tr>
      <w:tr w:rsidR="004D25BF" w14:paraId="339B692A" w14:textId="77777777" w:rsidTr="00AA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1C068D0" w14:textId="1BE5A4C7" w:rsidR="004D25BF" w:rsidRDefault="004D25BF" w:rsidP="009E2DD1">
            <w:pPr>
              <w:rPr>
                <w:b w:val="0"/>
                <w:bCs w:val="0"/>
              </w:rPr>
            </w:pPr>
            <w:proofErr w:type="spellStart"/>
            <w:r w:rsidRPr="004D25BF">
              <w:t>from</w:t>
            </w:r>
            <w:proofErr w:type="spellEnd"/>
            <w:r w:rsidRPr="004D25BF">
              <w:t xml:space="preserve"> </w:t>
            </w:r>
            <w:proofErr w:type="spellStart"/>
            <w:r w:rsidRPr="004D25BF">
              <w:t>google</w:t>
            </w:r>
            <w:proofErr w:type="spellEnd"/>
            <w:r w:rsidRPr="004D25BF">
              <w:t xml:space="preserve"> </w:t>
            </w:r>
            <w:proofErr w:type="spellStart"/>
            <w:r w:rsidRPr="004D25BF">
              <w:t>import</w:t>
            </w:r>
            <w:proofErr w:type="spellEnd"/>
            <w:r w:rsidRPr="004D25BF">
              <w:t xml:space="preserve"> </w:t>
            </w:r>
            <w:proofErr w:type="spellStart"/>
            <w:r w:rsidRPr="004D25BF">
              <w:t>genai</w:t>
            </w:r>
            <w:proofErr w:type="spellEnd"/>
            <w:r w:rsidRPr="004D25BF">
              <w:t xml:space="preserve"> y </w:t>
            </w:r>
            <w:proofErr w:type="spellStart"/>
            <w:r w:rsidRPr="004D25BF">
              <w:t>from</w:t>
            </w:r>
            <w:proofErr w:type="spellEnd"/>
            <w:r w:rsidRPr="004D25BF">
              <w:t xml:space="preserve"> </w:t>
            </w:r>
            <w:proofErr w:type="spellStart"/>
            <w:proofErr w:type="gramStart"/>
            <w:r w:rsidRPr="004D25BF">
              <w:t>google.genai</w:t>
            </w:r>
            <w:proofErr w:type="spellEnd"/>
            <w:proofErr w:type="gramEnd"/>
            <w:r w:rsidRPr="004D25BF">
              <w:t xml:space="preserve"> </w:t>
            </w:r>
            <w:proofErr w:type="spellStart"/>
            <w:r w:rsidRPr="004D25BF">
              <w:t>import</w:t>
            </w:r>
            <w:proofErr w:type="spellEnd"/>
            <w:r w:rsidRPr="004D25BF">
              <w:t xml:space="preserve"> </w:t>
            </w:r>
            <w:proofErr w:type="spellStart"/>
            <w:r w:rsidRPr="004D25BF">
              <w:t>types</w:t>
            </w:r>
            <w:proofErr w:type="spellEnd"/>
          </w:p>
        </w:tc>
        <w:tc>
          <w:tcPr>
            <w:tcW w:w="5395" w:type="dxa"/>
          </w:tcPr>
          <w:p w14:paraId="3A4BF36C" w14:textId="77777777" w:rsidR="004D25BF" w:rsidRDefault="004D25BF" w:rsidP="009E2DD1">
            <w:pPr>
              <w:cnfStyle w:val="000000100000" w:firstRow="0" w:lastRow="0" w:firstColumn="0" w:lastColumn="0" w:oddVBand="0" w:evenVBand="0" w:oddHBand="1" w:evenHBand="0" w:firstRowFirstColumn="0" w:firstRowLastColumn="0" w:lastRowFirstColumn="0" w:lastRowLastColumn="0"/>
              <w:rPr>
                <w:b/>
                <w:bCs/>
              </w:rPr>
            </w:pPr>
            <w:r>
              <w:t xml:space="preserve">EL SDK nativo de Google </w:t>
            </w:r>
            <w:r w:rsidR="00152804">
              <w:t xml:space="preserve">y sus tipos de configuración. Es el paquete </w:t>
            </w:r>
            <w:r w:rsidR="00152804">
              <w:rPr>
                <w:b/>
                <w:bCs/>
              </w:rPr>
              <w:t>Google-</w:t>
            </w:r>
            <w:proofErr w:type="spellStart"/>
            <w:r w:rsidR="00152804">
              <w:rPr>
                <w:b/>
                <w:bCs/>
              </w:rPr>
              <w:t>genai</w:t>
            </w:r>
            <w:proofErr w:type="spellEnd"/>
            <w:r w:rsidR="00152804">
              <w:rPr>
                <w:b/>
                <w:bCs/>
              </w:rPr>
              <w:t xml:space="preserve">; </w:t>
            </w:r>
            <w:r w:rsidR="00152804">
              <w:t xml:space="preserve">si no lo tienes, en tu proyecto seria </w:t>
            </w:r>
            <w:proofErr w:type="spellStart"/>
            <w:r w:rsidR="00152804">
              <w:rPr>
                <w:b/>
                <w:bCs/>
              </w:rPr>
              <w:t>uv</w:t>
            </w:r>
            <w:proofErr w:type="spellEnd"/>
            <w:r w:rsidR="00152804">
              <w:rPr>
                <w:b/>
                <w:bCs/>
              </w:rPr>
              <w:t xml:space="preserve"> </w:t>
            </w:r>
            <w:proofErr w:type="gramStart"/>
            <w:r w:rsidR="00152804">
              <w:rPr>
                <w:b/>
                <w:bCs/>
              </w:rPr>
              <w:t>ad Google</w:t>
            </w:r>
            <w:proofErr w:type="gramEnd"/>
            <w:r w:rsidR="00C97DC8">
              <w:rPr>
                <w:b/>
                <w:bCs/>
              </w:rPr>
              <w:t>.</w:t>
            </w:r>
          </w:p>
          <w:p w14:paraId="6911B98A" w14:textId="77777777" w:rsidR="00C97DC8" w:rsidRDefault="00C97DC8" w:rsidP="009E2DD1">
            <w:pPr>
              <w:cnfStyle w:val="000000100000" w:firstRow="0" w:lastRow="0" w:firstColumn="0" w:lastColumn="0" w:oddVBand="0" w:evenVBand="0" w:oddHBand="1" w:evenHBand="0" w:firstRowFirstColumn="0" w:firstRowLastColumn="0" w:lastRowFirstColumn="0" w:lastRowLastColumn="0"/>
              <w:rPr>
                <w:b/>
                <w:bCs/>
              </w:rPr>
            </w:pPr>
          </w:p>
          <w:p w14:paraId="0CA72599" w14:textId="74488062" w:rsidR="00C97DC8" w:rsidRDefault="00C97DC8" w:rsidP="009E2DD1">
            <w:pPr>
              <w:cnfStyle w:val="000000100000" w:firstRow="0" w:lastRow="0" w:firstColumn="0" w:lastColumn="0" w:oddVBand="0" w:evenVBand="0" w:oddHBand="1" w:evenHBand="0" w:firstRowFirstColumn="0" w:firstRowLastColumn="0" w:lastRowFirstColumn="0" w:lastRowLastColumn="0"/>
            </w:pPr>
            <w:r>
              <w:rPr>
                <w:b/>
                <w:bCs/>
              </w:rPr>
              <w:t xml:space="preserve">From Google </w:t>
            </w:r>
            <w:proofErr w:type="spellStart"/>
            <w:r>
              <w:rPr>
                <w:b/>
                <w:bCs/>
              </w:rPr>
              <w:t>import</w:t>
            </w:r>
            <w:proofErr w:type="spellEnd"/>
            <w:r>
              <w:rPr>
                <w:b/>
                <w:bCs/>
              </w:rPr>
              <w:t xml:space="preserve"> </w:t>
            </w:r>
            <w:proofErr w:type="spellStart"/>
            <w:r>
              <w:rPr>
                <w:b/>
                <w:bCs/>
              </w:rPr>
              <w:t>genai</w:t>
            </w:r>
            <w:proofErr w:type="spellEnd"/>
            <w:r>
              <w:rPr>
                <w:b/>
                <w:bCs/>
              </w:rPr>
              <w:t xml:space="preserve">: </w:t>
            </w:r>
            <w:r>
              <w:t>Trae el cliente de Google para hablar con la API de Gemini. Lo usamos para llamar al modelo de voz.</w:t>
            </w:r>
          </w:p>
          <w:p w14:paraId="643EDC8B" w14:textId="77777777" w:rsidR="00C97DC8" w:rsidRDefault="00C97DC8" w:rsidP="009E2DD1">
            <w:pPr>
              <w:cnfStyle w:val="000000100000" w:firstRow="0" w:lastRow="0" w:firstColumn="0" w:lastColumn="0" w:oddVBand="0" w:evenVBand="0" w:oddHBand="1" w:evenHBand="0" w:firstRowFirstColumn="0" w:firstRowLastColumn="0" w:lastRowFirstColumn="0" w:lastRowLastColumn="0"/>
            </w:pPr>
          </w:p>
          <w:p w14:paraId="3A7D298F" w14:textId="0D21257B" w:rsidR="00C97DC8" w:rsidRDefault="00C97DC8" w:rsidP="009E2DD1">
            <w:pPr>
              <w:cnfStyle w:val="000000100000" w:firstRow="0" w:lastRow="0" w:firstColumn="0" w:lastColumn="0" w:oddVBand="0" w:evenVBand="0" w:oddHBand="1" w:evenHBand="0" w:firstRowFirstColumn="0" w:firstRowLastColumn="0" w:lastRowFirstColumn="0" w:lastRowLastColumn="0"/>
              <w:rPr>
                <w:b/>
                <w:bCs/>
              </w:rPr>
            </w:pPr>
            <w:r>
              <w:rPr>
                <w:b/>
                <w:bCs/>
              </w:rPr>
              <w:t xml:space="preserve">From </w:t>
            </w:r>
            <w:proofErr w:type="spellStart"/>
            <w:r>
              <w:rPr>
                <w:b/>
                <w:bCs/>
              </w:rPr>
              <w:t>Google.genai</w:t>
            </w:r>
            <w:proofErr w:type="spellEnd"/>
            <w:r>
              <w:rPr>
                <w:b/>
                <w:bCs/>
              </w:rPr>
              <w:t xml:space="preserve"> </w:t>
            </w:r>
            <w:proofErr w:type="spellStart"/>
            <w:r>
              <w:rPr>
                <w:b/>
                <w:bCs/>
              </w:rPr>
              <w:t>import</w:t>
            </w:r>
            <w:proofErr w:type="spellEnd"/>
            <w:r>
              <w:rPr>
                <w:b/>
                <w:bCs/>
              </w:rPr>
              <w:t xml:space="preserve"> </w:t>
            </w:r>
            <w:proofErr w:type="spellStart"/>
            <w:r>
              <w:rPr>
                <w:b/>
                <w:bCs/>
              </w:rPr>
              <w:t>types</w:t>
            </w:r>
            <w:proofErr w:type="spellEnd"/>
            <w:r>
              <w:rPr>
                <w:b/>
                <w:bCs/>
              </w:rPr>
              <w:t xml:space="preserve">: </w:t>
            </w:r>
            <w:r>
              <w:t xml:space="preserve">trae las clases para configurar la petición, como </w:t>
            </w:r>
            <w:proofErr w:type="spellStart"/>
            <w:r>
              <w:rPr>
                <w:b/>
                <w:bCs/>
              </w:rPr>
              <w:t>responde_modalities</w:t>
            </w:r>
            <w:proofErr w:type="spellEnd"/>
            <w:r>
              <w:rPr>
                <w:b/>
                <w:bCs/>
              </w:rPr>
              <w:t xml:space="preserve">=[“AUDIO”] </w:t>
            </w:r>
            <w:r>
              <w:t xml:space="preserve">y la voz </w:t>
            </w:r>
            <w:r>
              <w:rPr>
                <w:b/>
                <w:bCs/>
              </w:rPr>
              <w:t>Kore</w:t>
            </w:r>
          </w:p>
          <w:p w14:paraId="7749979D" w14:textId="77777777" w:rsidR="00C97DC8" w:rsidRDefault="00C97DC8" w:rsidP="009E2DD1">
            <w:pPr>
              <w:cnfStyle w:val="000000100000" w:firstRow="0" w:lastRow="0" w:firstColumn="0" w:lastColumn="0" w:oddVBand="0" w:evenVBand="0" w:oddHBand="1" w:evenHBand="0" w:firstRowFirstColumn="0" w:firstRowLastColumn="0" w:lastRowFirstColumn="0" w:lastRowLastColumn="0"/>
              <w:rPr>
                <w:b/>
                <w:bCs/>
              </w:rPr>
            </w:pPr>
          </w:p>
          <w:p w14:paraId="69364F6E" w14:textId="491DCEC4" w:rsidR="008555CB" w:rsidRPr="008555CB" w:rsidRDefault="008555CB" w:rsidP="009E2DD1">
            <w:pPr>
              <w:cnfStyle w:val="000000100000" w:firstRow="0" w:lastRow="0" w:firstColumn="0" w:lastColumn="0" w:oddVBand="0" w:evenVBand="0" w:oddHBand="1" w:evenHBand="0" w:firstRowFirstColumn="0" w:firstRowLastColumn="0" w:lastRowFirstColumn="0" w:lastRowLastColumn="0"/>
            </w:pPr>
            <w:proofErr w:type="spellStart"/>
            <w:r w:rsidRPr="008555CB">
              <w:rPr>
                <w:b/>
                <w:bCs/>
              </w:rPr>
              <w:t>import</w:t>
            </w:r>
            <w:proofErr w:type="spellEnd"/>
            <w:r w:rsidRPr="008555CB">
              <w:rPr>
                <w:b/>
                <w:bCs/>
              </w:rPr>
              <w:t xml:space="preserve"> </w:t>
            </w:r>
            <w:proofErr w:type="spellStart"/>
            <w:r w:rsidRPr="008555CB">
              <w:rPr>
                <w:b/>
                <w:bCs/>
              </w:rPr>
              <w:t>numpy</w:t>
            </w:r>
            <w:proofErr w:type="spellEnd"/>
            <w:r w:rsidRPr="008555CB">
              <w:rPr>
                <w:b/>
                <w:bCs/>
              </w:rPr>
              <w:t xml:space="preserve"> as </w:t>
            </w:r>
            <w:proofErr w:type="spellStart"/>
            <w:r w:rsidRPr="008555CB">
              <w:rPr>
                <w:b/>
                <w:bCs/>
              </w:rPr>
              <w:t>np</w:t>
            </w:r>
            <w:proofErr w:type="spellEnd"/>
            <w:r>
              <w:rPr>
                <w:b/>
                <w:bCs/>
              </w:rPr>
              <w:t xml:space="preserve">: </w:t>
            </w:r>
            <w:r>
              <w:t xml:space="preserve">Es la librería para manejar arreglos de números. La usamos para convertir el audio en muestras que </w:t>
            </w:r>
            <w:proofErr w:type="spellStart"/>
            <w:r>
              <w:t>Gradio</w:t>
            </w:r>
            <w:proofErr w:type="spellEnd"/>
            <w:r>
              <w:t xml:space="preserve"> puede reproducir.</w:t>
            </w:r>
          </w:p>
          <w:p w14:paraId="3D81B221" w14:textId="23CC7F88" w:rsidR="00C97DC8" w:rsidRPr="00152804" w:rsidRDefault="00C97DC8" w:rsidP="009E2DD1">
            <w:pPr>
              <w:cnfStyle w:val="000000100000" w:firstRow="0" w:lastRow="0" w:firstColumn="0" w:lastColumn="0" w:oddVBand="0" w:evenVBand="0" w:oddHBand="1" w:evenHBand="0" w:firstRowFirstColumn="0" w:firstRowLastColumn="0" w:lastRowFirstColumn="0" w:lastRowLastColumn="0"/>
              <w:rPr>
                <w:b/>
                <w:bCs/>
              </w:rPr>
            </w:pPr>
          </w:p>
        </w:tc>
      </w:tr>
      <w:tr w:rsidR="004D25BF" w14:paraId="2C9F367A" w14:textId="77777777" w:rsidTr="00AA748D">
        <w:tc>
          <w:tcPr>
            <w:cnfStyle w:val="001000000000" w:firstRow="0" w:lastRow="0" w:firstColumn="1" w:lastColumn="0" w:oddVBand="0" w:evenVBand="0" w:oddHBand="0" w:evenHBand="0" w:firstRowFirstColumn="0" w:firstRowLastColumn="0" w:lastRowFirstColumn="0" w:lastRowLastColumn="0"/>
            <w:tcW w:w="5395" w:type="dxa"/>
          </w:tcPr>
          <w:p w14:paraId="6C1E4D8B" w14:textId="6CCA1199" w:rsidR="004D25BF" w:rsidRPr="00AA748D" w:rsidRDefault="00AA748D" w:rsidP="009E2DD1">
            <w:proofErr w:type="spellStart"/>
            <w:r w:rsidRPr="00AA748D">
              <w:t>import</w:t>
            </w:r>
            <w:proofErr w:type="spellEnd"/>
            <w:r w:rsidRPr="00AA748D">
              <w:t xml:space="preserve"> </w:t>
            </w:r>
            <w:proofErr w:type="spellStart"/>
            <w:r w:rsidRPr="00AA748D">
              <w:t>numpy</w:t>
            </w:r>
            <w:proofErr w:type="spellEnd"/>
            <w:r w:rsidRPr="00AA748D">
              <w:t xml:space="preserve"> as </w:t>
            </w:r>
            <w:proofErr w:type="spellStart"/>
            <w:r w:rsidRPr="00AA748D">
              <w:t>np</w:t>
            </w:r>
            <w:proofErr w:type="spellEnd"/>
          </w:p>
        </w:tc>
        <w:tc>
          <w:tcPr>
            <w:tcW w:w="5395" w:type="dxa"/>
          </w:tcPr>
          <w:p w14:paraId="6191ACCE" w14:textId="1898E4DF" w:rsidR="004D25BF" w:rsidRPr="00B7388A" w:rsidRDefault="00B7388A" w:rsidP="009E2DD1">
            <w:pPr>
              <w:cnfStyle w:val="000000000000" w:firstRow="0" w:lastRow="0" w:firstColumn="0" w:lastColumn="0" w:oddVBand="0" w:evenVBand="0" w:oddHBand="0" w:evenHBand="0" w:firstRowFirstColumn="0" w:firstRowLastColumn="0" w:lastRowFirstColumn="0" w:lastRowLastColumn="0"/>
            </w:pPr>
            <w:r>
              <w:t>Para convertir los bytes del audio en un arreglo de números</w:t>
            </w:r>
          </w:p>
        </w:tc>
      </w:tr>
      <w:tr w:rsidR="00B7388A" w14:paraId="7BF4AE2A" w14:textId="77777777" w:rsidTr="00AA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EFF54C9" w14:textId="3D11CDA7" w:rsidR="00B7388A" w:rsidRPr="00AA748D" w:rsidRDefault="00B7388A" w:rsidP="009E2DD1">
            <w:proofErr w:type="spellStart"/>
            <w:r w:rsidRPr="00B7388A">
              <w:t>gemini_audio</w:t>
            </w:r>
            <w:proofErr w:type="spellEnd"/>
            <w:r w:rsidRPr="00B7388A">
              <w:t xml:space="preserve"> = </w:t>
            </w:r>
            <w:proofErr w:type="spellStart"/>
            <w:proofErr w:type="gramStart"/>
            <w:r w:rsidRPr="00B7388A">
              <w:t>genai.Client</w:t>
            </w:r>
            <w:proofErr w:type="spellEnd"/>
            <w:proofErr w:type="gramEnd"/>
            <w:r w:rsidRPr="00B7388A">
              <w:t>(</w:t>
            </w:r>
            <w:proofErr w:type="spellStart"/>
            <w:r w:rsidRPr="00B7388A">
              <w:t>api_key</w:t>
            </w:r>
            <w:proofErr w:type="spellEnd"/>
            <w:r w:rsidRPr="00B7388A">
              <w:t>=</w:t>
            </w:r>
            <w:proofErr w:type="spellStart"/>
            <w:r w:rsidRPr="00B7388A">
              <w:t>google_api_key</w:t>
            </w:r>
            <w:proofErr w:type="spellEnd"/>
            <w:r w:rsidRPr="00B7388A">
              <w:t>)</w:t>
            </w:r>
          </w:p>
        </w:tc>
        <w:tc>
          <w:tcPr>
            <w:tcW w:w="5395" w:type="dxa"/>
          </w:tcPr>
          <w:p w14:paraId="64646E9F" w14:textId="7C6A44D9" w:rsidR="00B7388A" w:rsidRPr="00751B52" w:rsidRDefault="00751B52" w:rsidP="009E2DD1">
            <w:pPr>
              <w:cnfStyle w:val="000000100000" w:firstRow="0" w:lastRow="0" w:firstColumn="0" w:lastColumn="0" w:oddVBand="0" w:evenVBand="0" w:oddHBand="1" w:evenHBand="0" w:firstRowFirstColumn="0" w:firstRowLastColumn="0" w:lastRowFirstColumn="0" w:lastRowLastColumn="0"/>
            </w:pPr>
            <w:r>
              <w:t xml:space="preserve">Un cliente </w:t>
            </w:r>
            <w:r>
              <w:rPr>
                <w:b/>
                <w:bCs/>
              </w:rPr>
              <w:t xml:space="preserve">nuevo, </w:t>
            </w:r>
            <w:r>
              <w:t xml:space="preserve">distinto de </w:t>
            </w:r>
            <w:r>
              <w:rPr>
                <w:b/>
                <w:bCs/>
              </w:rPr>
              <w:t xml:space="preserve">Gemini </w:t>
            </w:r>
            <w:r>
              <w:t xml:space="preserve">(que es la librería de </w:t>
            </w:r>
            <w:proofErr w:type="spellStart"/>
            <w:r>
              <w:t>OpenAI</w:t>
            </w:r>
            <w:proofErr w:type="spellEnd"/>
            <w:r>
              <w:t xml:space="preserve"> apuntando a Google)</w:t>
            </w:r>
          </w:p>
        </w:tc>
      </w:tr>
      <w:tr w:rsidR="00751B52" w14:paraId="41D61F04" w14:textId="77777777" w:rsidTr="00AA748D">
        <w:tc>
          <w:tcPr>
            <w:cnfStyle w:val="001000000000" w:firstRow="0" w:lastRow="0" w:firstColumn="1" w:lastColumn="0" w:oddVBand="0" w:evenVBand="0" w:oddHBand="0" w:evenHBand="0" w:firstRowFirstColumn="0" w:firstRowLastColumn="0" w:lastRowFirstColumn="0" w:lastRowLastColumn="0"/>
            <w:tcW w:w="5395" w:type="dxa"/>
          </w:tcPr>
          <w:p w14:paraId="1281E7CF" w14:textId="7AC4ED8F" w:rsidR="00751B52" w:rsidRPr="00B7388A" w:rsidRDefault="00B03EFA" w:rsidP="009E2DD1">
            <w:proofErr w:type="spellStart"/>
            <w:r w:rsidRPr="00B03EFA">
              <w:t>generate_</w:t>
            </w:r>
            <w:proofErr w:type="gramStart"/>
            <w:r w:rsidRPr="00B03EFA">
              <w:t>content</w:t>
            </w:r>
            <w:proofErr w:type="spellEnd"/>
            <w:r w:rsidRPr="00B03EFA">
              <w:t>(</w:t>
            </w:r>
            <w:proofErr w:type="spellStart"/>
            <w:proofErr w:type="gramEnd"/>
            <w:r w:rsidRPr="00B03EFA">
              <w:t>model</w:t>
            </w:r>
            <w:proofErr w:type="spellEnd"/>
            <w:r w:rsidRPr="00B03EFA">
              <w:t>="gemini-3.8-</w:t>
            </w:r>
            <w:proofErr w:type="gramStart"/>
            <w:r w:rsidRPr="00B03EFA">
              <w:t>flash</w:t>
            </w:r>
            <w:proofErr w:type="gramEnd"/>
            <w:r w:rsidRPr="00B03EFA">
              <w:t xml:space="preserve">-tts", </w:t>
            </w:r>
            <w:proofErr w:type="spellStart"/>
            <w:r w:rsidRPr="00B03EFA">
              <w:t>contents</w:t>
            </w:r>
            <w:proofErr w:type="spellEnd"/>
            <w:r w:rsidRPr="00B03EFA">
              <w:t>=</w:t>
            </w:r>
            <w:proofErr w:type="spellStart"/>
            <w:r w:rsidRPr="00B03EFA">
              <w:t>message</w:t>
            </w:r>
            <w:proofErr w:type="spellEnd"/>
            <w:r w:rsidRPr="00B03EFA">
              <w:t>, ...)</w:t>
            </w:r>
          </w:p>
        </w:tc>
        <w:tc>
          <w:tcPr>
            <w:tcW w:w="5395" w:type="dxa"/>
          </w:tcPr>
          <w:p w14:paraId="1CA6B0B7" w14:textId="3420F313" w:rsidR="00751B52" w:rsidRDefault="00DC07FA" w:rsidP="009E2DD1">
            <w:pPr>
              <w:cnfStyle w:val="000000000000" w:firstRow="0" w:lastRow="0" w:firstColumn="0" w:lastColumn="0" w:oddVBand="0" w:evenVBand="0" w:oddHBand="0" w:evenHBand="0" w:firstRowFirstColumn="0" w:firstRowLastColumn="0" w:lastRowFirstColumn="0" w:lastRowLastColumn="0"/>
            </w:pPr>
            <w:r>
              <w:t xml:space="preserve">La llamada de texto a voz: el modelo de voz y el texto que se va a leer </w:t>
            </w:r>
          </w:p>
        </w:tc>
      </w:tr>
      <w:tr w:rsidR="00DC07FA" w14:paraId="1AFB0AB8" w14:textId="77777777" w:rsidTr="00AA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896C50C" w14:textId="297C8C94" w:rsidR="00DC07FA" w:rsidRPr="00B03EFA" w:rsidRDefault="000F431A" w:rsidP="009E2DD1">
            <w:proofErr w:type="spellStart"/>
            <w:r w:rsidRPr="000F431A">
              <w:t>response_modalities</w:t>
            </w:r>
            <w:proofErr w:type="spellEnd"/>
            <w:r w:rsidRPr="000F431A">
              <w:t>=["AUDIO"]</w:t>
            </w:r>
          </w:p>
        </w:tc>
        <w:tc>
          <w:tcPr>
            <w:tcW w:w="5395" w:type="dxa"/>
          </w:tcPr>
          <w:p w14:paraId="4B126009" w14:textId="326AC586" w:rsidR="00DC07FA" w:rsidRPr="003A50E4" w:rsidRDefault="003A50E4" w:rsidP="009E2DD1">
            <w:pPr>
              <w:cnfStyle w:val="000000100000" w:firstRow="0" w:lastRow="0" w:firstColumn="0" w:lastColumn="0" w:oddVBand="0" w:evenVBand="0" w:oddHBand="1" w:evenHBand="0" w:firstRowFirstColumn="0" w:firstRowLastColumn="0" w:lastRowFirstColumn="0" w:lastRowLastColumn="0"/>
            </w:pPr>
            <w:r>
              <w:t xml:space="preserve">Pide que la respuesta sea </w:t>
            </w:r>
            <w:r>
              <w:rPr>
                <w:b/>
                <w:bCs/>
              </w:rPr>
              <w:t xml:space="preserve">audio, </w:t>
            </w:r>
            <w:r>
              <w:t xml:space="preserve">no texto </w:t>
            </w:r>
          </w:p>
        </w:tc>
      </w:tr>
      <w:tr w:rsidR="003A50E4" w14:paraId="43E9AC39" w14:textId="77777777" w:rsidTr="00AA748D">
        <w:tc>
          <w:tcPr>
            <w:cnfStyle w:val="001000000000" w:firstRow="0" w:lastRow="0" w:firstColumn="1" w:lastColumn="0" w:oddVBand="0" w:evenVBand="0" w:oddHBand="0" w:evenHBand="0" w:firstRowFirstColumn="0" w:firstRowLastColumn="0" w:lastRowFirstColumn="0" w:lastRowLastColumn="0"/>
            <w:tcW w:w="5395" w:type="dxa"/>
          </w:tcPr>
          <w:p w14:paraId="08FA5082" w14:textId="073F12A2" w:rsidR="003A50E4" w:rsidRPr="000F431A" w:rsidRDefault="003A50E4" w:rsidP="009E2DD1">
            <w:proofErr w:type="spellStart"/>
            <w:r w:rsidRPr="003A50E4">
              <w:t>voice_name</w:t>
            </w:r>
            <w:proofErr w:type="spellEnd"/>
            <w:r w:rsidRPr="003A50E4">
              <w:t>="Kore"</w:t>
            </w:r>
          </w:p>
        </w:tc>
        <w:tc>
          <w:tcPr>
            <w:tcW w:w="5395" w:type="dxa"/>
          </w:tcPr>
          <w:p w14:paraId="05EF2EF9" w14:textId="7FFF7AB8" w:rsidR="003A50E4" w:rsidRDefault="003A50E4" w:rsidP="009E2DD1">
            <w:pPr>
              <w:cnfStyle w:val="000000000000" w:firstRow="0" w:lastRow="0" w:firstColumn="0" w:lastColumn="0" w:oddVBand="0" w:evenVBand="0" w:oddHBand="0" w:evenHBand="0" w:firstRowFirstColumn="0" w:firstRowLastColumn="0" w:lastRowFirstColumn="0" w:lastRowLastColumn="0"/>
            </w:pPr>
            <w:r w:rsidRPr="003A50E4">
              <w:t>La voz. Tu comentario sugiere probar también Puck, Zephyr o Charon</w:t>
            </w:r>
          </w:p>
        </w:tc>
      </w:tr>
      <w:tr w:rsidR="003A50E4" w14:paraId="468D5194" w14:textId="77777777" w:rsidTr="00AA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40F3966" w14:textId="68B99652" w:rsidR="003A50E4" w:rsidRPr="003A50E4" w:rsidRDefault="0007749B" w:rsidP="009E2DD1">
            <w:proofErr w:type="spellStart"/>
            <w:proofErr w:type="gramStart"/>
            <w:r w:rsidRPr="0007749B">
              <w:t>response.candidates</w:t>
            </w:r>
            <w:proofErr w:type="spellEnd"/>
            <w:proofErr w:type="gramEnd"/>
            <w:r w:rsidRPr="0007749B">
              <w:t>[0</w:t>
            </w:r>
            <w:proofErr w:type="gramStart"/>
            <w:r w:rsidRPr="0007749B">
              <w:t>].</w:t>
            </w:r>
            <w:proofErr w:type="spellStart"/>
            <w:r w:rsidRPr="0007749B">
              <w:t>content</w:t>
            </w:r>
            <w:proofErr w:type="gramEnd"/>
            <w:r w:rsidRPr="0007749B">
              <w:t>.</w:t>
            </w:r>
            <w:proofErr w:type="gramStart"/>
            <w:r w:rsidRPr="0007749B">
              <w:t>parts</w:t>
            </w:r>
            <w:proofErr w:type="spellEnd"/>
            <w:r w:rsidRPr="0007749B">
              <w:t>[</w:t>
            </w:r>
            <w:proofErr w:type="gramEnd"/>
            <w:r w:rsidRPr="0007749B">
              <w:t>0</w:t>
            </w:r>
            <w:proofErr w:type="gramStart"/>
            <w:r w:rsidRPr="0007749B">
              <w:t>].</w:t>
            </w:r>
            <w:proofErr w:type="spellStart"/>
            <w:r w:rsidRPr="0007749B">
              <w:t>inline</w:t>
            </w:r>
            <w:proofErr w:type="gramEnd"/>
            <w:r w:rsidRPr="0007749B">
              <w:t>_data.data</w:t>
            </w:r>
            <w:proofErr w:type="spellEnd"/>
          </w:p>
        </w:tc>
        <w:tc>
          <w:tcPr>
            <w:tcW w:w="5395" w:type="dxa"/>
          </w:tcPr>
          <w:p w14:paraId="4719DF03" w14:textId="5D1A1087" w:rsidR="003A50E4" w:rsidRPr="0007749B" w:rsidRDefault="0007749B" w:rsidP="009E2DD1">
            <w:pPr>
              <w:cnfStyle w:val="000000100000" w:firstRow="0" w:lastRow="0" w:firstColumn="0" w:lastColumn="0" w:oddVBand="0" w:evenVBand="0" w:oddHBand="1" w:evenHBand="0" w:firstRowFirstColumn="0" w:firstRowLastColumn="0" w:lastRowFirstColumn="0" w:lastRowLastColumn="0"/>
            </w:pPr>
            <w:r>
              <w:t xml:space="preserve">Los bytes del audio dentro de la respuesta </w:t>
            </w:r>
          </w:p>
        </w:tc>
      </w:tr>
      <w:tr w:rsidR="00AC599E" w14:paraId="39F0CA1B" w14:textId="77777777" w:rsidTr="00AA748D">
        <w:tc>
          <w:tcPr>
            <w:cnfStyle w:val="001000000000" w:firstRow="0" w:lastRow="0" w:firstColumn="1" w:lastColumn="0" w:oddVBand="0" w:evenVBand="0" w:oddHBand="0" w:evenHBand="0" w:firstRowFirstColumn="0" w:firstRowLastColumn="0" w:lastRowFirstColumn="0" w:lastRowLastColumn="0"/>
            <w:tcW w:w="5395" w:type="dxa"/>
          </w:tcPr>
          <w:p w14:paraId="019E75C2" w14:textId="505994F1" w:rsidR="00AC599E" w:rsidRPr="0007749B" w:rsidRDefault="00126476" w:rsidP="009E2DD1">
            <w:proofErr w:type="spellStart"/>
            <w:proofErr w:type="gramStart"/>
            <w:r w:rsidRPr="00126476">
              <w:lastRenderedPageBreak/>
              <w:t>np.frombuffer</w:t>
            </w:r>
            <w:proofErr w:type="spellEnd"/>
            <w:proofErr w:type="gramEnd"/>
            <w:r w:rsidRPr="00126476">
              <w:t>(</w:t>
            </w:r>
            <w:proofErr w:type="spellStart"/>
            <w:r w:rsidRPr="00126476">
              <w:t>pcm</w:t>
            </w:r>
            <w:proofErr w:type="spellEnd"/>
            <w:r w:rsidRPr="00126476">
              <w:t xml:space="preserve">, </w:t>
            </w:r>
            <w:proofErr w:type="spellStart"/>
            <w:r w:rsidRPr="00126476">
              <w:t>dtype</w:t>
            </w:r>
            <w:proofErr w:type="spellEnd"/>
            <w:r w:rsidRPr="00126476">
              <w:t>=np.int16)</w:t>
            </w:r>
          </w:p>
        </w:tc>
        <w:tc>
          <w:tcPr>
            <w:tcW w:w="5395" w:type="dxa"/>
          </w:tcPr>
          <w:p w14:paraId="37184A8D" w14:textId="0780041A" w:rsidR="00AC599E" w:rsidRDefault="00126476" w:rsidP="009E2DD1">
            <w:pPr>
              <w:cnfStyle w:val="000000000000" w:firstRow="0" w:lastRow="0" w:firstColumn="0" w:lastColumn="0" w:oddVBand="0" w:evenVBand="0" w:oddHBand="0" w:evenHBand="0" w:firstRowFirstColumn="0" w:firstRowLastColumn="0" w:lastRowFirstColumn="0" w:lastRowLastColumn="0"/>
            </w:pPr>
            <w:r w:rsidRPr="00126476">
              <w:t>Convierte esos bytes en números enteros de 16 bits</w:t>
            </w:r>
          </w:p>
        </w:tc>
      </w:tr>
      <w:tr w:rsidR="00126476" w14:paraId="6C860006" w14:textId="77777777" w:rsidTr="00AA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F8BC058" w14:textId="15FA173D" w:rsidR="00126476" w:rsidRPr="00126476" w:rsidRDefault="00126476" w:rsidP="009E2DD1">
            <w:proofErr w:type="spellStart"/>
            <w:r w:rsidRPr="00126476">
              <w:t>return</w:t>
            </w:r>
            <w:proofErr w:type="spellEnd"/>
            <w:r w:rsidRPr="00126476">
              <w:t xml:space="preserve"> 24000, ...</w:t>
            </w: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372"/>
            </w:tblGrid>
            <w:tr w:rsidR="00126476" w:rsidRPr="00126476" w14:paraId="41DAC77B" w14:textId="77777777">
              <w:trPr>
                <w:tblCellSpacing w:w="15" w:type="dxa"/>
              </w:trPr>
              <w:tc>
                <w:tcPr>
                  <w:tcW w:w="0" w:type="auto"/>
                  <w:vAlign w:val="center"/>
                  <w:hideMark/>
                </w:tcPr>
                <w:p w14:paraId="7E9B2CF9" w14:textId="77777777" w:rsidR="00126476" w:rsidRPr="00126476" w:rsidRDefault="00126476" w:rsidP="00126476">
                  <w:pPr>
                    <w:spacing w:after="0" w:line="240" w:lineRule="auto"/>
                    <w:rPr>
                      <w:rFonts w:ascii="Times New Roman" w:eastAsia="Times New Roman" w:hAnsi="Times New Roman" w:cs="Times New Roman"/>
                      <w:kern w:val="0"/>
                      <w:sz w:val="20"/>
                      <w:lang w:eastAsia="es-CL"/>
                      <w14:ligatures w14:val="none"/>
                    </w:rPr>
                  </w:pPr>
                </w:p>
              </w:tc>
              <w:tc>
                <w:tcPr>
                  <w:tcW w:w="0" w:type="auto"/>
                  <w:vAlign w:val="center"/>
                  <w:hideMark/>
                </w:tcPr>
                <w:p w14:paraId="22195B92" w14:textId="77777777" w:rsidR="00126476" w:rsidRPr="00126476" w:rsidRDefault="00126476" w:rsidP="00126476">
                  <w:pPr>
                    <w:spacing w:after="0" w:line="240" w:lineRule="auto"/>
                    <w:rPr>
                      <w:rFonts w:ascii="Times New Roman" w:eastAsia="Times New Roman" w:hAnsi="Times New Roman" w:cs="Times New Roman"/>
                      <w:kern w:val="0"/>
                      <w:sz w:val="24"/>
                      <w:lang w:eastAsia="es-CL"/>
                      <w14:ligatures w14:val="none"/>
                    </w:rPr>
                  </w:pPr>
                  <w:r w:rsidRPr="00126476">
                    <w:rPr>
                      <w:rFonts w:ascii="Times New Roman" w:eastAsia="Times New Roman" w:hAnsi="Times New Roman" w:cs="Times New Roman"/>
                      <w:kern w:val="0"/>
                      <w:sz w:val="24"/>
                      <w:lang w:eastAsia="es-CL"/>
                      <w14:ligatures w14:val="none"/>
                    </w:rPr>
                    <w:t>El comentario de tu celda dice que el audio llega como PCM crudo (</w:t>
                  </w:r>
                  <w:r w:rsidRPr="00126476">
                    <w:rPr>
                      <w:rFonts w:ascii="Times New Roman" w:eastAsia="Times New Roman" w:hAnsi="Times New Roman" w:cs="Times New Roman"/>
                      <w:b/>
                      <w:bCs/>
                      <w:kern w:val="0"/>
                      <w:sz w:val="24"/>
                      <w:lang w:eastAsia="es-CL"/>
                      <w14:ligatures w14:val="none"/>
                    </w:rPr>
                    <w:t>24 kHz, 16 bits, mono</w:t>
                  </w:r>
                  <w:r w:rsidRPr="00126476">
                    <w:rPr>
                      <w:rFonts w:ascii="Times New Roman" w:eastAsia="Times New Roman" w:hAnsi="Times New Roman" w:cs="Times New Roman"/>
                      <w:kern w:val="0"/>
                      <w:sz w:val="24"/>
                      <w:lang w:eastAsia="es-CL"/>
                      <w14:ligatures w14:val="none"/>
                    </w:rPr>
                    <w:t xml:space="preserve">), como en los modelos 2.5. </w:t>
                  </w:r>
                  <w:r w:rsidRPr="00126476">
                    <w:rPr>
                      <w:rFonts w:ascii="Times New Roman" w:eastAsia="Times New Roman" w:hAnsi="Times New Roman" w:cs="Times New Roman"/>
                      <w:b/>
                      <w:bCs/>
                      <w:kern w:val="0"/>
                      <w:sz w:val="24"/>
                      <w:lang w:eastAsia="es-CL"/>
                      <w14:ligatures w14:val="none"/>
                    </w:rPr>
                    <w:t xml:space="preserve">Con </w:t>
                  </w:r>
                  <w:r w:rsidRPr="00126476">
                    <w:rPr>
                      <w:rFonts w:ascii="Courier New" w:eastAsia="Times New Roman" w:hAnsi="Courier New" w:cs="Courier New"/>
                      <w:b/>
                      <w:bCs/>
                      <w:kern w:val="0"/>
                      <w:sz w:val="20"/>
                      <w:szCs w:val="20"/>
                      <w:lang w:eastAsia="es-CL"/>
                      <w14:ligatures w14:val="none"/>
                    </w:rPr>
                    <w:t>gemini-3.8-</w:t>
                  </w:r>
                  <w:proofErr w:type="gramStart"/>
                  <w:r w:rsidRPr="00126476">
                    <w:rPr>
                      <w:rFonts w:ascii="Courier New" w:eastAsia="Times New Roman" w:hAnsi="Courier New" w:cs="Courier New"/>
                      <w:b/>
                      <w:bCs/>
                      <w:kern w:val="0"/>
                      <w:sz w:val="20"/>
                      <w:szCs w:val="20"/>
                      <w:lang w:eastAsia="es-CL"/>
                      <w14:ligatures w14:val="none"/>
                    </w:rPr>
                    <w:t>flash</w:t>
                  </w:r>
                  <w:proofErr w:type="gramEnd"/>
                  <w:r w:rsidRPr="00126476">
                    <w:rPr>
                      <w:rFonts w:ascii="Courier New" w:eastAsia="Times New Roman" w:hAnsi="Courier New" w:cs="Courier New"/>
                      <w:b/>
                      <w:bCs/>
                      <w:kern w:val="0"/>
                      <w:sz w:val="20"/>
                      <w:szCs w:val="20"/>
                      <w:lang w:eastAsia="es-CL"/>
                      <w14:ligatures w14:val="none"/>
                    </w:rPr>
                    <w:t>-tts</w:t>
                  </w:r>
                  <w:r w:rsidRPr="00126476">
                    <w:rPr>
                      <w:rFonts w:ascii="Times New Roman" w:eastAsia="Times New Roman" w:hAnsi="Times New Roman" w:cs="Times New Roman"/>
                      <w:b/>
                      <w:bCs/>
                      <w:kern w:val="0"/>
                      <w:sz w:val="24"/>
                      <w:lang w:eastAsia="es-CL"/>
                      <w14:ligatures w14:val="none"/>
                    </w:rPr>
                    <w:t xml:space="preserve"> ya no es así por defecto</w:t>
                  </w:r>
                  <w:r w:rsidRPr="00126476">
                    <w:rPr>
                      <w:rFonts w:ascii="Times New Roman" w:eastAsia="Times New Roman" w:hAnsi="Times New Roman" w:cs="Times New Roman"/>
                      <w:kern w:val="0"/>
                      <w:sz w:val="24"/>
                      <w:lang w:eastAsia="es-CL"/>
                      <w14:ligatures w14:val="none"/>
                    </w:rPr>
                    <w:t xml:space="preserve"> (ver el detalle de abajo). </w:t>
                  </w:r>
                  <w:proofErr w:type="spellStart"/>
                  <w:r w:rsidRPr="00126476">
                    <w:rPr>
                      <w:rFonts w:ascii="Times New Roman" w:eastAsia="Times New Roman" w:hAnsi="Times New Roman" w:cs="Times New Roman"/>
                      <w:kern w:val="0"/>
                      <w:sz w:val="24"/>
                      <w:lang w:eastAsia="es-CL"/>
                      <w14:ligatures w14:val="none"/>
                    </w:rPr>
                    <w:t>Gradio</w:t>
                  </w:r>
                  <w:proofErr w:type="spellEnd"/>
                  <w:r w:rsidRPr="00126476">
                    <w:rPr>
                      <w:rFonts w:ascii="Times New Roman" w:eastAsia="Times New Roman" w:hAnsi="Times New Roman" w:cs="Times New Roman"/>
                      <w:kern w:val="0"/>
                      <w:sz w:val="24"/>
                      <w:lang w:eastAsia="es-CL"/>
                      <w14:ligatures w14:val="none"/>
                    </w:rPr>
                    <w:t xml:space="preserve"> acepta </w:t>
                  </w:r>
                  <w:r w:rsidRPr="00126476">
                    <w:rPr>
                      <w:rFonts w:ascii="Courier New" w:eastAsia="Times New Roman" w:hAnsi="Courier New" w:cs="Courier New"/>
                      <w:kern w:val="0"/>
                      <w:sz w:val="20"/>
                      <w:szCs w:val="20"/>
                      <w:lang w:eastAsia="es-CL"/>
                      <w14:ligatures w14:val="none"/>
                    </w:rPr>
                    <w:t>(frecuencia, muestras)</w:t>
                  </w:r>
                  <w:r w:rsidRPr="00126476">
                    <w:rPr>
                      <w:rFonts w:ascii="Times New Roman" w:eastAsia="Times New Roman" w:hAnsi="Times New Roman" w:cs="Times New Roman"/>
                      <w:kern w:val="0"/>
                      <w:sz w:val="24"/>
                      <w:lang w:eastAsia="es-CL"/>
                      <w14:ligatures w14:val="none"/>
                    </w:rPr>
                    <w:t xml:space="preserve">; lo comprobé con </w:t>
                  </w:r>
                  <w:proofErr w:type="spellStart"/>
                  <w:r w:rsidRPr="00126476">
                    <w:rPr>
                      <w:rFonts w:ascii="Times New Roman" w:eastAsia="Times New Roman" w:hAnsi="Times New Roman" w:cs="Times New Roman"/>
                      <w:kern w:val="0"/>
                      <w:sz w:val="24"/>
                      <w:lang w:eastAsia="es-CL"/>
                      <w14:ligatures w14:val="none"/>
                    </w:rPr>
                    <w:t>Gradio</w:t>
                  </w:r>
                  <w:proofErr w:type="spellEnd"/>
                  <w:r w:rsidRPr="00126476">
                    <w:rPr>
                      <w:rFonts w:ascii="Times New Roman" w:eastAsia="Times New Roman" w:hAnsi="Times New Roman" w:cs="Times New Roman"/>
                      <w:kern w:val="0"/>
                      <w:sz w:val="24"/>
                      <w:lang w:eastAsia="es-CL"/>
                      <w14:ligatures w14:val="none"/>
                    </w:rPr>
                    <w:t xml:space="preserve"> 5.50</w:t>
                  </w:r>
                </w:p>
              </w:tc>
            </w:tr>
          </w:tbl>
          <w:p w14:paraId="7F5EA251" w14:textId="77777777" w:rsidR="00126476" w:rsidRPr="00126476" w:rsidRDefault="00126476" w:rsidP="009E2DD1">
            <w:pPr>
              <w:cnfStyle w:val="000000100000" w:firstRow="0" w:lastRow="0" w:firstColumn="0" w:lastColumn="0" w:oddVBand="0" w:evenVBand="0" w:oddHBand="1" w:evenHBand="0" w:firstRowFirstColumn="0" w:firstRowLastColumn="0" w:lastRowFirstColumn="0" w:lastRowLastColumn="0"/>
            </w:pPr>
          </w:p>
        </w:tc>
      </w:tr>
    </w:tbl>
    <w:p w14:paraId="6BA75C96" w14:textId="77777777" w:rsidR="004D25BF" w:rsidRPr="009C464D" w:rsidRDefault="004D25BF" w:rsidP="009E2DD1">
      <w:pPr>
        <w:rPr>
          <w:b/>
          <w:bCs/>
        </w:rPr>
      </w:pPr>
    </w:p>
    <w:p w14:paraId="15319C5E" w14:textId="7ED78E39" w:rsidR="00615BF9" w:rsidRDefault="00DC5741" w:rsidP="0085574E">
      <w:r w:rsidRPr="00DC5741">
        <w:rPr>
          <w:b/>
          <w:bCs/>
        </w:rPr>
        <w:t>Sobre el modelo: gemini-3.8-</w:t>
      </w:r>
      <w:proofErr w:type="gramStart"/>
      <w:r w:rsidRPr="00DC5741">
        <w:rPr>
          <w:b/>
          <w:bCs/>
        </w:rPr>
        <w:t>flash</w:t>
      </w:r>
      <w:proofErr w:type="gramEnd"/>
      <w:r w:rsidRPr="00DC5741">
        <w:rPr>
          <w:b/>
          <w:bCs/>
        </w:rPr>
        <w:t>-tts</w:t>
      </w:r>
      <w:r w:rsidR="008E4CCC">
        <w:rPr>
          <w:b/>
          <w:bCs/>
        </w:rPr>
        <w:t xml:space="preserve"> </w:t>
      </w:r>
      <w:r w:rsidR="008E4CCC">
        <w:t xml:space="preserve">aparece en la documentación de Google como el modelo de voz </w:t>
      </w:r>
      <w:proofErr w:type="spellStart"/>
      <w:r w:rsidR="008E4CCC">
        <w:t>mas</w:t>
      </w:r>
      <w:proofErr w:type="spellEnd"/>
      <w:r w:rsidR="008E4CCC">
        <w:t xml:space="preserve"> reciente. Su </w:t>
      </w:r>
      <w:proofErr w:type="spellStart"/>
      <w:r w:rsidR="008E4CCC">
        <w:t>pagina</w:t>
      </w:r>
      <w:proofErr w:type="spellEnd"/>
      <w:r w:rsidR="008E4CCC">
        <w:t xml:space="preserve"> dice que usa un esquema de solicitud nuevo (</w:t>
      </w:r>
      <w:proofErr w:type="spellStart"/>
      <w:r w:rsidR="008E4CCC">
        <w:rPr>
          <w:b/>
          <w:bCs/>
        </w:rPr>
        <w:t>speech_metadata</w:t>
      </w:r>
      <w:proofErr w:type="spellEnd"/>
      <w:r w:rsidR="008E4CCC">
        <w:rPr>
          <w:b/>
          <w:bCs/>
        </w:rPr>
        <w:t xml:space="preserve">) </w:t>
      </w:r>
      <w:r w:rsidR="008E4CCC">
        <w:t xml:space="preserve">y que trata el texto como transcripción literal. </w:t>
      </w:r>
      <w:r w:rsidR="009E1BE5">
        <w:t>Tu celda sigue el estilo de los modelos anteriores (</w:t>
      </w:r>
      <w:proofErr w:type="spellStart"/>
      <w:r w:rsidR="009E1BE5">
        <w:rPr>
          <w:b/>
          <w:bCs/>
        </w:rPr>
        <w:t>speech_config</w:t>
      </w:r>
      <w:proofErr w:type="spellEnd"/>
      <w:r w:rsidR="009E1BE5">
        <w:rPr>
          <w:b/>
          <w:bCs/>
        </w:rPr>
        <w:t xml:space="preserve">). </w:t>
      </w:r>
    </w:p>
    <w:p w14:paraId="0601B454" w14:textId="0F7901D1" w:rsidR="005570B8" w:rsidRPr="005570B8" w:rsidRDefault="005570B8" w:rsidP="0085574E">
      <w:r>
        <w:rPr>
          <w:b/>
          <w:bCs/>
        </w:rPr>
        <w:t xml:space="preserve">Un detalle del formato: </w:t>
      </w:r>
      <w:r>
        <w:t xml:space="preserve">Según la guía de migración de esa </w:t>
      </w:r>
      <w:proofErr w:type="spellStart"/>
      <w:r>
        <w:t>pagina</w:t>
      </w:r>
      <w:proofErr w:type="spellEnd"/>
      <w:r>
        <w:t xml:space="preserve">, </w:t>
      </w:r>
      <w:r w:rsidRPr="005570B8">
        <w:rPr>
          <w:b/>
          <w:bCs/>
        </w:rPr>
        <w:t>gemini-3.8-</w:t>
      </w:r>
      <w:proofErr w:type="gramStart"/>
      <w:r w:rsidRPr="005570B8">
        <w:rPr>
          <w:b/>
          <w:bCs/>
        </w:rPr>
        <w:t>flash</w:t>
      </w:r>
      <w:proofErr w:type="gramEnd"/>
      <w:r w:rsidRPr="005570B8">
        <w:rPr>
          <w:b/>
          <w:bCs/>
        </w:rPr>
        <w:t>-tts</w:t>
      </w:r>
      <w:r>
        <w:rPr>
          <w:b/>
          <w:bCs/>
        </w:rPr>
        <w:t xml:space="preserve"> </w:t>
      </w:r>
      <w:r>
        <w:t xml:space="preserve">devuelve por defecto audio </w:t>
      </w:r>
      <w:r>
        <w:rPr>
          <w:b/>
          <w:bCs/>
        </w:rPr>
        <w:t xml:space="preserve">WAV con encabezado </w:t>
      </w:r>
      <w:r>
        <w:t xml:space="preserve">(los modelos anteriores devolvían PCM sin </w:t>
      </w:r>
      <w:proofErr w:type="spellStart"/>
      <w:r>
        <w:t>encabezdo</w:t>
      </w:r>
      <w:proofErr w:type="spellEnd"/>
      <w:r>
        <w:t xml:space="preserve">). Tu celda trata los bytes como PCM crudo, </w:t>
      </w:r>
      <w:r w:rsidR="001F1D45">
        <w:t xml:space="preserve">así que los 44 bytes del encabezado </w:t>
      </w:r>
      <w:r w:rsidR="00AC00AF">
        <w:t xml:space="preserve">se reproducirán como ruido: 22 muestras, unos 0,9 ms, un </w:t>
      </w:r>
      <w:proofErr w:type="spellStart"/>
      <w:proofErr w:type="gramStart"/>
      <w:r w:rsidR="00AC00AF">
        <w:t>click</w:t>
      </w:r>
      <w:proofErr w:type="spellEnd"/>
      <w:proofErr w:type="gramEnd"/>
      <w:r w:rsidR="00AC00AF">
        <w:t xml:space="preserve"> mínimo al </w:t>
      </w:r>
      <w:proofErr w:type="spellStart"/>
      <w:r w:rsidR="00AC00AF">
        <w:t>inicip</w:t>
      </w:r>
      <w:proofErr w:type="spellEnd"/>
      <w:r w:rsidR="00AC00AF">
        <w:t xml:space="preserve">. </w:t>
      </w:r>
      <w:r w:rsidR="009E0180" w:rsidRPr="009E0180">
        <w:t xml:space="preserve">Lo calculé con un audio de ejemplo; no lo probé con tu clave. Un ajuste mío, que acepta los dos formatos, reemplazando las dos últimas líneas de </w:t>
      </w:r>
      <w:proofErr w:type="spellStart"/>
      <w:r w:rsidR="009E0180" w:rsidRPr="009E0180">
        <w:t>talker</w:t>
      </w:r>
      <w:proofErr w:type="spellEnd"/>
      <w:r w:rsidR="009E0180" w:rsidRPr="009E0180">
        <w:t xml:space="preserve"> (necesita </w:t>
      </w:r>
      <w:proofErr w:type="spellStart"/>
      <w:r w:rsidR="009E0180" w:rsidRPr="009E0180">
        <w:t>import</w:t>
      </w:r>
      <w:proofErr w:type="spellEnd"/>
      <w:r w:rsidR="009E0180" w:rsidRPr="009E0180">
        <w:t xml:space="preserve"> </w:t>
      </w:r>
      <w:proofErr w:type="spellStart"/>
      <w:r w:rsidR="009E0180" w:rsidRPr="009E0180">
        <w:t>io</w:t>
      </w:r>
      <w:proofErr w:type="spellEnd"/>
      <w:r w:rsidR="009E0180" w:rsidRPr="009E0180">
        <w:t>, wave):</w:t>
      </w:r>
    </w:p>
    <w:p w14:paraId="7A8B8DA0" w14:textId="27B972CF" w:rsidR="00860537" w:rsidRDefault="00BB1F7A" w:rsidP="0085574E">
      <w:pPr>
        <w:rPr>
          <w:b/>
          <w:bCs/>
        </w:rPr>
      </w:pPr>
      <w:r w:rsidRPr="00BB1F7A">
        <w:rPr>
          <w:b/>
          <w:bCs/>
          <w:noProof/>
        </w:rPr>
        <w:drawing>
          <wp:inline distT="0" distB="0" distL="0" distR="0" wp14:anchorId="1076405A" wp14:editId="44F04690">
            <wp:extent cx="5765800" cy="3613235"/>
            <wp:effectExtent l="0" t="0" r="6350" b="6350"/>
            <wp:docPr id="52992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2771" name=""/>
                    <pic:cNvPicPr/>
                  </pic:nvPicPr>
                  <pic:blipFill>
                    <a:blip r:embed="rId935"/>
                    <a:stretch>
                      <a:fillRect/>
                    </a:stretch>
                  </pic:blipFill>
                  <pic:spPr>
                    <a:xfrm>
                      <a:off x="0" y="0"/>
                      <a:ext cx="5768543" cy="3614954"/>
                    </a:xfrm>
                    <a:prstGeom prst="rect">
                      <a:avLst/>
                    </a:prstGeom>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882587" w14:paraId="15DCD561" w14:textId="77777777" w:rsidTr="00F020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6E9BFC8" w14:textId="5C95244D" w:rsidR="00882587" w:rsidRPr="00882587" w:rsidRDefault="00882587" w:rsidP="0085574E">
            <w:pPr>
              <w:rPr>
                <w:b w:val="0"/>
                <w:bCs w:val="0"/>
              </w:rPr>
            </w:pPr>
            <w:proofErr w:type="spellStart"/>
            <w:r>
              <w:rPr>
                <w:b w:val="0"/>
                <w:bCs w:val="0"/>
              </w:rPr>
              <w:t>Linea</w:t>
            </w:r>
            <w:proofErr w:type="spellEnd"/>
          </w:p>
        </w:tc>
        <w:tc>
          <w:tcPr>
            <w:tcW w:w="5395" w:type="dxa"/>
          </w:tcPr>
          <w:p w14:paraId="106F38A5" w14:textId="08B16D2D" w:rsidR="00882587" w:rsidRPr="00882587" w:rsidRDefault="00882587" w:rsidP="0085574E">
            <w:pPr>
              <w:cnfStyle w:val="100000000000" w:firstRow="1" w:lastRow="0" w:firstColumn="0" w:lastColumn="0" w:oddVBand="0" w:evenVBand="0" w:oddHBand="0" w:evenHBand="0" w:firstRowFirstColumn="0" w:firstRowLastColumn="0" w:lastRowFirstColumn="0" w:lastRowLastColumn="0"/>
              <w:rPr>
                <w:b w:val="0"/>
                <w:bCs w:val="0"/>
              </w:rPr>
            </w:pPr>
            <w:r w:rsidRPr="00882587">
              <w:rPr>
                <w:b w:val="0"/>
                <w:bCs w:val="0"/>
              </w:rPr>
              <w:t>Que hace</w:t>
            </w:r>
          </w:p>
        </w:tc>
      </w:tr>
      <w:tr w:rsidR="00882587" w14:paraId="376869E1" w14:textId="77777777" w:rsidTr="00F02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3F2AFFF" w14:textId="00C73BF2" w:rsidR="00882587" w:rsidRPr="00912B51" w:rsidRDefault="00882587" w:rsidP="0085574E">
            <w:r w:rsidRPr="00912B51">
              <w:t>data = ...</w:t>
            </w:r>
            <w:proofErr w:type="spellStart"/>
            <w:r w:rsidRPr="00912B51">
              <w:t>inline_data.data</w:t>
            </w:r>
            <w:proofErr w:type="spellEnd"/>
          </w:p>
        </w:tc>
        <w:tc>
          <w:tcPr>
            <w:tcW w:w="5395" w:type="dxa"/>
          </w:tcPr>
          <w:p w14:paraId="2056A799" w14:textId="2CA0F86D" w:rsidR="00882587" w:rsidRDefault="00882587" w:rsidP="0085574E">
            <w:pPr>
              <w:cnfStyle w:val="000000100000" w:firstRow="0" w:lastRow="0" w:firstColumn="0" w:lastColumn="0" w:oddVBand="0" w:evenVBand="0" w:oddHBand="1" w:evenHBand="0" w:firstRowFirstColumn="0" w:firstRowLastColumn="0" w:lastRowFirstColumn="0" w:lastRowLastColumn="0"/>
            </w:pPr>
            <w:r w:rsidRPr="00882587">
              <w:t>Los bytes que manda Gemini: el archivo de audio completo</w:t>
            </w:r>
          </w:p>
        </w:tc>
      </w:tr>
      <w:tr w:rsidR="00882587" w14:paraId="6BA42098" w14:textId="77777777" w:rsidTr="00F02025">
        <w:tc>
          <w:tcPr>
            <w:cnfStyle w:val="001000000000" w:firstRow="0" w:lastRow="0" w:firstColumn="1" w:lastColumn="0" w:oddVBand="0" w:evenVBand="0" w:oddHBand="0" w:evenHBand="0" w:firstRowFirstColumn="0" w:firstRowLastColumn="0" w:lastRowFirstColumn="0" w:lastRowLastColumn="0"/>
            <w:tcW w:w="5395" w:type="dxa"/>
          </w:tcPr>
          <w:p w14:paraId="3BB2B9A6" w14:textId="706A0F8D" w:rsidR="00882587" w:rsidRPr="00912B51" w:rsidRDefault="00F02025" w:rsidP="0085574E">
            <w:proofErr w:type="spellStart"/>
            <w:r w:rsidRPr="00912B51">
              <w:t>if</w:t>
            </w:r>
            <w:proofErr w:type="spellEnd"/>
            <w:r w:rsidRPr="00912B51">
              <w:t xml:space="preserve"> </w:t>
            </w:r>
            <w:proofErr w:type="gramStart"/>
            <w:r w:rsidRPr="00912B51">
              <w:t>data[</w:t>
            </w:r>
            <w:proofErr w:type="gramEnd"/>
            <w:r w:rsidRPr="00912B51">
              <w:t xml:space="preserve">:4] == </w:t>
            </w:r>
            <w:proofErr w:type="spellStart"/>
            <w:r w:rsidRPr="00912B51">
              <w:t>b"RIFF</w:t>
            </w:r>
            <w:proofErr w:type="spellEnd"/>
            <w:r w:rsidRPr="00912B51">
              <w:t>":</w:t>
            </w:r>
          </w:p>
        </w:tc>
        <w:tc>
          <w:tcPr>
            <w:tcW w:w="5395" w:type="dxa"/>
          </w:tcPr>
          <w:p w14:paraId="5288F822" w14:textId="49B8FE38" w:rsidR="00882587" w:rsidRDefault="00F02025" w:rsidP="0085574E">
            <w:pPr>
              <w:cnfStyle w:val="000000000000" w:firstRow="0" w:lastRow="0" w:firstColumn="0" w:lastColumn="0" w:oddVBand="0" w:evenVBand="0" w:oddHBand="0" w:evenHBand="0" w:firstRowFirstColumn="0" w:firstRowLastColumn="0" w:lastRowFirstColumn="0" w:lastRowLastColumn="0"/>
            </w:pPr>
            <w:r>
              <w:t xml:space="preserve">Los archivos WAV empiezan con las letras “RIFF”. </w:t>
            </w:r>
            <w:proofErr w:type="spellStart"/>
            <w:r>
              <w:t>Asi</w:t>
            </w:r>
            <w:proofErr w:type="spellEnd"/>
            <w:r>
              <w:t xml:space="preserve"> detecta que es un WAV</w:t>
            </w:r>
          </w:p>
        </w:tc>
      </w:tr>
      <w:tr w:rsidR="00882587" w14:paraId="24DF430F" w14:textId="77777777" w:rsidTr="00F02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28344CF" w14:textId="4D30B5B6" w:rsidR="00882587" w:rsidRDefault="00912B51" w:rsidP="0085574E">
            <w:proofErr w:type="spellStart"/>
            <w:proofErr w:type="gramStart"/>
            <w:r w:rsidRPr="00912B51">
              <w:t>wave.open</w:t>
            </w:r>
            <w:proofErr w:type="spellEnd"/>
            <w:proofErr w:type="gramEnd"/>
            <w:r w:rsidRPr="00912B51">
              <w:t>(</w:t>
            </w:r>
            <w:proofErr w:type="spellStart"/>
            <w:proofErr w:type="gramStart"/>
            <w:r w:rsidRPr="00912B51">
              <w:t>io.BytesIO</w:t>
            </w:r>
            <w:proofErr w:type="spellEnd"/>
            <w:proofErr w:type="gramEnd"/>
            <w:r w:rsidRPr="00912B51">
              <w:t>(data), "</w:t>
            </w:r>
            <w:proofErr w:type="spellStart"/>
            <w:r w:rsidRPr="00912B51">
              <w:t>rb</w:t>
            </w:r>
            <w:proofErr w:type="spellEnd"/>
            <w:r w:rsidRPr="00912B51">
              <w:t>")</w:t>
            </w:r>
          </w:p>
        </w:tc>
        <w:tc>
          <w:tcPr>
            <w:tcW w:w="5395" w:type="dxa"/>
          </w:tcPr>
          <w:p w14:paraId="50F367BB" w14:textId="74C734EB" w:rsidR="00882587" w:rsidRDefault="008C674A" w:rsidP="0085574E">
            <w:pPr>
              <w:cnfStyle w:val="000000100000" w:firstRow="0" w:lastRow="0" w:firstColumn="0" w:lastColumn="0" w:oddVBand="0" w:evenVBand="0" w:oddHBand="1" w:evenHBand="0" w:firstRowFirstColumn="0" w:firstRowLastColumn="0" w:lastRowFirstColumn="0" w:lastRowLastColumn="0"/>
            </w:pPr>
            <w:r>
              <w:t xml:space="preserve">Abre esos bytes como si fueran un archivo WAV y lee su encabezado </w:t>
            </w:r>
          </w:p>
        </w:tc>
      </w:tr>
      <w:tr w:rsidR="008C674A" w14:paraId="227A4B26" w14:textId="77777777" w:rsidTr="00F02025">
        <w:tc>
          <w:tcPr>
            <w:cnfStyle w:val="001000000000" w:firstRow="0" w:lastRow="0" w:firstColumn="1" w:lastColumn="0" w:oddVBand="0" w:evenVBand="0" w:oddHBand="0" w:evenHBand="0" w:firstRowFirstColumn="0" w:firstRowLastColumn="0" w:lastRowFirstColumn="0" w:lastRowLastColumn="0"/>
            <w:tcW w:w="5395" w:type="dxa"/>
          </w:tcPr>
          <w:p w14:paraId="5605CD5A" w14:textId="3CFAA60A" w:rsidR="008C674A" w:rsidRPr="00912B51" w:rsidRDefault="00764E96" w:rsidP="0085574E">
            <w:proofErr w:type="spellStart"/>
            <w:proofErr w:type="gramStart"/>
            <w:r w:rsidRPr="00764E96">
              <w:t>w.getframerate</w:t>
            </w:r>
            <w:proofErr w:type="spellEnd"/>
            <w:proofErr w:type="gramEnd"/>
            <w:r w:rsidRPr="00764E96">
              <w:t>()</w:t>
            </w:r>
          </w:p>
        </w:tc>
        <w:tc>
          <w:tcPr>
            <w:tcW w:w="5395" w:type="dxa"/>
          </w:tcPr>
          <w:p w14:paraId="37A3D049" w14:textId="581BB964" w:rsidR="008C674A" w:rsidRPr="00D7068C" w:rsidRDefault="00D7068C" w:rsidP="0085574E">
            <w:pPr>
              <w:cnfStyle w:val="000000000000" w:firstRow="0" w:lastRow="0" w:firstColumn="0" w:lastColumn="0" w:oddVBand="0" w:evenVBand="0" w:oddHBand="0" w:evenHBand="0" w:firstRowFirstColumn="0" w:firstRowLastColumn="0" w:lastRowFirstColumn="0" w:lastRowLastColumn="0"/>
              <w:rPr>
                <w:b/>
                <w:bCs/>
              </w:rPr>
            </w:pPr>
            <w:r>
              <w:t xml:space="preserve">La frecuencia que </w:t>
            </w:r>
            <w:r>
              <w:rPr>
                <w:b/>
                <w:bCs/>
              </w:rPr>
              <w:t xml:space="preserve">dice el encabezado </w:t>
            </w:r>
          </w:p>
        </w:tc>
      </w:tr>
      <w:tr w:rsidR="00D7068C" w14:paraId="039FB9CF" w14:textId="77777777" w:rsidTr="00F02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8F510A3" w14:textId="306ED82F" w:rsidR="00D7068C" w:rsidRPr="00D7068C" w:rsidRDefault="00D7068C" w:rsidP="0085574E">
            <w:proofErr w:type="spellStart"/>
            <w:proofErr w:type="gramStart"/>
            <w:r w:rsidRPr="00D7068C">
              <w:t>w.getnframes</w:t>
            </w:r>
            <w:proofErr w:type="spellEnd"/>
            <w:proofErr w:type="gramEnd"/>
            <w:r w:rsidRPr="00D7068C">
              <w:t>()</w:t>
            </w:r>
          </w:p>
        </w:tc>
        <w:tc>
          <w:tcPr>
            <w:tcW w:w="5395" w:type="dxa"/>
          </w:tcPr>
          <w:p w14:paraId="5C8C0B70" w14:textId="27889679" w:rsidR="00D7068C" w:rsidRPr="00EB23BB" w:rsidRDefault="00EB23BB" w:rsidP="0085574E">
            <w:pPr>
              <w:cnfStyle w:val="000000100000" w:firstRow="0" w:lastRow="0" w:firstColumn="0" w:lastColumn="0" w:oddVBand="0" w:evenVBand="0" w:oddHBand="1" w:evenHBand="0" w:firstRowFirstColumn="0" w:firstRowLastColumn="0" w:lastRowFirstColumn="0" w:lastRowLastColumn="0"/>
            </w:pPr>
            <w:r>
              <w:t xml:space="preserve">Cuantas muestras </w:t>
            </w:r>
            <w:r>
              <w:rPr>
                <w:b/>
                <w:bCs/>
              </w:rPr>
              <w:t xml:space="preserve">dice el encabezado </w:t>
            </w:r>
            <w:r>
              <w:t xml:space="preserve">que hay </w:t>
            </w:r>
          </w:p>
        </w:tc>
      </w:tr>
      <w:tr w:rsidR="00EB23BB" w14:paraId="5CDD837D" w14:textId="77777777" w:rsidTr="00F02025">
        <w:tc>
          <w:tcPr>
            <w:cnfStyle w:val="001000000000" w:firstRow="0" w:lastRow="0" w:firstColumn="1" w:lastColumn="0" w:oddVBand="0" w:evenVBand="0" w:oddHBand="0" w:evenHBand="0" w:firstRowFirstColumn="0" w:firstRowLastColumn="0" w:lastRowFirstColumn="0" w:lastRowLastColumn="0"/>
            <w:tcW w:w="5395" w:type="dxa"/>
          </w:tcPr>
          <w:p w14:paraId="5077673C" w14:textId="39CACB89" w:rsidR="00EB23BB" w:rsidRPr="00D7068C" w:rsidRDefault="00EB23BB" w:rsidP="0085574E">
            <w:proofErr w:type="spellStart"/>
            <w:proofErr w:type="gramStart"/>
            <w:r w:rsidRPr="00EB23BB">
              <w:lastRenderedPageBreak/>
              <w:t>w.readframes</w:t>
            </w:r>
            <w:proofErr w:type="spellEnd"/>
            <w:proofErr w:type="gramEnd"/>
            <w:r w:rsidRPr="00EB23BB">
              <w:t>(...)</w:t>
            </w:r>
          </w:p>
        </w:tc>
        <w:tc>
          <w:tcPr>
            <w:tcW w:w="5395" w:type="dxa"/>
          </w:tcPr>
          <w:p w14:paraId="0FC03C7F" w14:textId="47C883A2" w:rsidR="00EB23BB" w:rsidRPr="00A03328" w:rsidRDefault="00A03328" w:rsidP="0085574E">
            <w:pPr>
              <w:cnfStyle w:val="000000000000" w:firstRow="0" w:lastRow="0" w:firstColumn="0" w:lastColumn="0" w:oddVBand="0" w:evenVBand="0" w:oddHBand="0" w:evenHBand="0" w:firstRowFirstColumn="0" w:firstRowLastColumn="0" w:lastRowFirstColumn="0" w:lastRowLastColumn="0"/>
            </w:pPr>
            <w:r w:rsidRPr="00A03328">
              <w:t>Lee esas muestras. Se fía de lo que declara el encabezado</w:t>
            </w:r>
          </w:p>
        </w:tc>
      </w:tr>
      <w:tr w:rsidR="00A03328" w14:paraId="0F98C159" w14:textId="77777777" w:rsidTr="00F02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4F6500F" w14:textId="0554AA6A" w:rsidR="00A03328" w:rsidRPr="00EB23BB" w:rsidRDefault="00A03328" w:rsidP="0085574E">
            <w:proofErr w:type="spellStart"/>
            <w:proofErr w:type="gramStart"/>
            <w:r w:rsidRPr="00A03328">
              <w:t>np.frombuffer</w:t>
            </w:r>
            <w:proofErr w:type="spellEnd"/>
            <w:proofErr w:type="gramEnd"/>
            <w:r w:rsidRPr="00A03328">
              <w:t xml:space="preserve">(..., </w:t>
            </w:r>
            <w:proofErr w:type="spellStart"/>
            <w:r w:rsidRPr="00A03328">
              <w:t>dtype</w:t>
            </w:r>
            <w:proofErr w:type="spellEnd"/>
            <w:r w:rsidRPr="00A03328">
              <w:t>=np.int16)</w:t>
            </w:r>
          </w:p>
        </w:tc>
        <w:tc>
          <w:tcPr>
            <w:tcW w:w="5395" w:type="dxa"/>
          </w:tcPr>
          <w:p w14:paraId="286A42FE" w14:textId="68EB4215" w:rsidR="00A03328" w:rsidRPr="00A03328" w:rsidRDefault="00A03328" w:rsidP="0085574E">
            <w:pPr>
              <w:cnfStyle w:val="000000100000" w:firstRow="0" w:lastRow="0" w:firstColumn="0" w:lastColumn="0" w:oddVBand="0" w:evenVBand="0" w:oddHBand="1" w:evenHBand="0" w:firstRowFirstColumn="0" w:firstRowLastColumn="0" w:lastRowFirstColumn="0" w:lastRowLastColumn="0"/>
            </w:pPr>
            <w:r w:rsidRPr="00A03328">
              <w:t xml:space="preserve">Convierte lo que se leyó en números de sonido, </w:t>
            </w:r>
            <w:r w:rsidRPr="00A03328">
              <w:rPr>
                <w:b/>
                <w:bCs/>
              </w:rPr>
              <w:t>sin distinguir</w:t>
            </w:r>
            <w:r w:rsidRPr="00A03328">
              <w:t xml:space="preserve"> si es voz o cualquier otra cosa</w:t>
            </w:r>
          </w:p>
        </w:tc>
      </w:tr>
    </w:tbl>
    <w:p w14:paraId="63F6D310" w14:textId="486DDA2A" w:rsidR="00882587" w:rsidRDefault="00882587" w:rsidP="0085574E"/>
    <w:p w14:paraId="65BCF5CF" w14:textId="4BF62B39" w:rsidR="00361BBE" w:rsidRPr="00361BBE" w:rsidRDefault="00361BBE" w:rsidP="0085574E">
      <w:pPr>
        <w:rPr>
          <w:b/>
          <w:bCs/>
          <w:sz w:val="24"/>
          <w:szCs w:val="28"/>
        </w:rPr>
      </w:pPr>
      <w:r w:rsidRPr="00361BBE">
        <w:rPr>
          <w:b/>
          <w:bCs/>
          <w:sz w:val="24"/>
          <w:szCs w:val="28"/>
          <w:highlight w:val="yellow"/>
        </w:rPr>
        <w:t>Salida</w:t>
      </w:r>
      <w:r w:rsidRPr="00361BBE">
        <w:rPr>
          <w:b/>
          <w:bCs/>
          <w:sz w:val="24"/>
          <w:szCs w:val="28"/>
        </w:rPr>
        <w:t xml:space="preserve"> </w:t>
      </w:r>
    </w:p>
    <w:p w14:paraId="158C661F" w14:textId="4C391AE5" w:rsidR="00361BBE" w:rsidRPr="00361BBE" w:rsidRDefault="003C7AB9" w:rsidP="0085574E">
      <w:pPr>
        <w:rPr>
          <w:b/>
          <w:bCs/>
        </w:rPr>
      </w:pPr>
      <w:r w:rsidRPr="003C7AB9">
        <w:rPr>
          <w:b/>
          <w:bCs/>
          <w:noProof/>
        </w:rPr>
        <w:drawing>
          <wp:inline distT="0" distB="0" distL="0" distR="0" wp14:anchorId="45C99BD5" wp14:editId="537FE818">
            <wp:extent cx="6858000" cy="2210435"/>
            <wp:effectExtent l="38100" t="38100" r="38100" b="37465"/>
            <wp:docPr id="625061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61452" name=""/>
                    <pic:cNvPicPr/>
                  </pic:nvPicPr>
                  <pic:blipFill>
                    <a:blip r:embed="rId936"/>
                    <a:stretch>
                      <a:fillRect/>
                    </a:stretch>
                  </pic:blipFill>
                  <pic:spPr>
                    <a:xfrm>
                      <a:off x="0" y="0"/>
                      <a:ext cx="6858000" cy="2210435"/>
                    </a:xfrm>
                    <a:prstGeom prst="rect">
                      <a:avLst/>
                    </a:prstGeom>
                    <a:ln w="28575">
                      <a:solidFill>
                        <a:srgbClr val="EE0000"/>
                      </a:solidFill>
                    </a:ln>
                  </pic:spPr>
                </pic:pic>
              </a:graphicData>
            </a:graphic>
          </wp:inline>
        </w:drawing>
      </w:r>
    </w:p>
    <w:p w14:paraId="62CB37D1" w14:textId="77777777" w:rsidR="00860537" w:rsidRDefault="00860537" w:rsidP="0085574E">
      <w:pPr>
        <w:rPr>
          <w:b/>
          <w:bCs/>
        </w:rPr>
      </w:pPr>
    </w:p>
    <w:p w14:paraId="2A9BA08F" w14:textId="77777777" w:rsidR="00860537" w:rsidRDefault="00860537" w:rsidP="0085574E">
      <w:pPr>
        <w:rPr>
          <w:b/>
          <w:bCs/>
        </w:rPr>
      </w:pPr>
    </w:p>
    <w:p w14:paraId="2CDC4EF4" w14:textId="77777777" w:rsidR="00744F7F" w:rsidRDefault="00744F7F" w:rsidP="0085574E">
      <w:pPr>
        <w:rPr>
          <w:b/>
          <w:bCs/>
        </w:rPr>
      </w:pPr>
    </w:p>
    <w:p w14:paraId="618395AF" w14:textId="101248E9" w:rsidR="00744F7F" w:rsidRDefault="00744F7F">
      <w:pPr>
        <w:rPr>
          <w:b/>
          <w:bCs/>
        </w:rPr>
      </w:pPr>
      <w:r>
        <w:rPr>
          <w:b/>
          <w:bCs/>
        </w:rPr>
        <w:br w:type="page"/>
      </w:r>
    </w:p>
    <w:p w14:paraId="62238721" w14:textId="0B433A1A" w:rsidR="00744F7F" w:rsidRDefault="00744F7F" w:rsidP="00744F7F">
      <w:pPr>
        <w:pStyle w:val="Ttulo3"/>
        <w:rPr>
          <w:b/>
          <w:bCs/>
          <w:sz w:val="24"/>
          <w:szCs w:val="24"/>
        </w:rPr>
      </w:pPr>
      <w:bookmarkStart w:id="172" w:name="_Toc243791261"/>
      <w:r w:rsidRPr="00692369">
        <w:rPr>
          <w:b/>
          <w:bCs/>
          <w:sz w:val="24"/>
          <w:szCs w:val="24"/>
          <w:highlight w:val="yellow"/>
        </w:rPr>
        <w:lastRenderedPageBreak/>
        <w:t>2.12.</w:t>
      </w:r>
      <w:r>
        <w:rPr>
          <w:b/>
          <w:bCs/>
          <w:sz w:val="24"/>
          <w:szCs w:val="24"/>
          <w:highlight w:val="yellow"/>
        </w:rPr>
        <w:t xml:space="preserve">4. </w:t>
      </w:r>
      <w:r w:rsidR="00C4235E">
        <w:rPr>
          <w:b/>
          <w:bCs/>
          <w:sz w:val="24"/>
          <w:szCs w:val="24"/>
          <w:highlight w:val="yellow"/>
        </w:rPr>
        <w:t>Video 3: Juntarlo todo: un chat con tres salidas</w:t>
      </w:r>
      <w:bookmarkEnd w:id="172"/>
    </w:p>
    <w:p w14:paraId="2883C4D9" w14:textId="43D02F7D" w:rsidR="00744F7F" w:rsidRPr="000360AD" w:rsidRDefault="00C4235E" w:rsidP="00C4235E">
      <w:pPr>
        <w:pStyle w:val="Ttulo4"/>
        <w:rPr>
          <w:rFonts w:cs="Arial"/>
          <w:b/>
          <w:bCs/>
          <w:i w:val="0"/>
          <w:iCs w:val="0"/>
        </w:rPr>
      </w:pPr>
      <w:r w:rsidRPr="000F6EBB">
        <w:rPr>
          <w:rFonts w:cs="Arial"/>
          <w:b/>
          <w:bCs/>
          <w:i w:val="0"/>
          <w:iCs w:val="0"/>
          <w:highlight w:val="yellow"/>
        </w:rPr>
        <w:t>2.12.4.1 Que cambia respecto al chat de ayer</w:t>
      </w:r>
      <w:r w:rsidR="00F328D0" w:rsidRPr="000F6EBB">
        <w:rPr>
          <w:rFonts w:cs="Arial"/>
          <w:b/>
          <w:bCs/>
          <w:i w:val="0"/>
          <w:iCs w:val="0"/>
          <w:highlight w:val="yellow"/>
        </w:rPr>
        <w:t xml:space="preserve"> + El manejador, ahora con ciudades + El chat</w:t>
      </w:r>
      <w:r w:rsidR="00F328D0">
        <w:rPr>
          <w:rFonts w:cs="Arial"/>
          <w:b/>
          <w:bCs/>
          <w:i w:val="0"/>
          <w:iCs w:val="0"/>
        </w:rPr>
        <w:t xml:space="preserve"> </w:t>
      </w:r>
    </w:p>
    <w:p w14:paraId="779F9C11" w14:textId="35196DC1" w:rsidR="00C4235E" w:rsidRDefault="000360AD" w:rsidP="00C4235E">
      <w:r w:rsidRPr="000360AD">
        <w:rPr>
          <w:noProof/>
        </w:rPr>
        <w:drawing>
          <wp:inline distT="0" distB="0" distL="0" distR="0" wp14:anchorId="2B945D88" wp14:editId="7B14B61A">
            <wp:extent cx="5897514" cy="4377266"/>
            <wp:effectExtent l="38100" t="38100" r="46355" b="42545"/>
            <wp:docPr id="258266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66948" name=""/>
                    <pic:cNvPicPr/>
                  </pic:nvPicPr>
                  <pic:blipFill>
                    <a:blip r:embed="rId937"/>
                    <a:stretch>
                      <a:fillRect/>
                    </a:stretch>
                  </pic:blipFill>
                  <pic:spPr>
                    <a:xfrm>
                      <a:off x="0" y="0"/>
                      <a:ext cx="5901248" cy="4380037"/>
                    </a:xfrm>
                    <a:prstGeom prst="rect">
                      <a:avLst/>
                    </a:prstGeom>
                    <a:ln w="28575">
                      <a:solidFill>
                        <a:srgbClr val="EE0000"/>
                      </a:solidFill>
                    </a:ln>
                  </pic:spPr>
                </pic:pic>
              </a:graphicData>
            </a:graphic>
          </wp:inline>
        </w:drawing>
      </w:r>
    </w:p>
    <w:p w14:paraId="26BD2D86" w14:textId="7756CEF5" w:rsidR="000360AD" w:rsidRPr="00855557" w:rsidRDefault="00855557" w:rsidP="00C4235E">
      <w:pPr>
        <w:rPr>
          <w:b/>
          <w:bCs/>
          <w:sz w:val="24"/>
          <w:szCs w:val="28"/>
        </w:rPr>
      </w:pPr>
      <w:r w:rsidRPr="00855557">
        <w:rPr>
          <w:b/>
          <w:bCs/>
          <w:sz w:val="24"/>
          <w:szCs w:val="28"/>
        </w:rPr>
        <w:t>En una frase</w:t>
      </w:r>
    </w:p>
    <w:p w14:paraId="575E29A7" w14:textId="3021B8C4" w:rsidR="00855557" w:rsidRDefault="00855557" w:rsidP="00C4235E">
      <w:r>
        <w:rPr>
          <w:b/>
          <w:bCs/>
        </w:rPr>
        <w:t>Chat(</w:t>
      </w:r>
      <w:proofErr w:type="spellStart"/>
      <w:r>
        <w:rPr>
          <w:b/>
          <w:bCs/>
        </w:rPr>
        <w:t>history</w:t>
      </w:r>
      <w:proofErr w:type="spellEnd"/>
      <w:r>
        <w:rPr>
          <w:b/>
          <w:bCs/>
        </w:rPr>
        <w:t xml:space="preserve">) </w:t>
      </w:r>
      <w:r>
        <w:t>recibe toda la conversación, le pregunta a Gemini (</w:t>
      </w:r>
      <w:r w:rsidR="00623226">
        <w:t>atendiendo las herramientas que pida), agrega la respuesta al historial, la convierte en voz, dibuja la ciudad si hubo una, y devuelve las tres cosas.</w:t>
      </w:r>
    </w:p>
    <w:p w14:paraId="30930654" w14:textId="77777777" w:rsidR="00774A71" w:rsidRDefault="00774A71" w:rsidP="00623226">
      <w:pPr>
        <w:rPr>
          <w:b/>
          <w:bCs/>
          <w:sz w:val="24"/>
          <w:szCs w:val="28"/>
        </w:rPr>
      </w:pPr>
      <w:r>
        <w:rPr>
          <w:b/>
          <w:bCs/>
          <w:sz w:val="24"/>
          <w:szCs w:val="28"/>
        </w:rPr>
        <w:br/>
      </w:r>
    </w:p>
    <w:p w14:paraId="62855E5A" w14:textId="77777777" w:rsidR="00774A71" w:rsidRDefault="00774A71">
      <w:pPr>
        <w:rPr>
          <w:b/>
          <w:bCs/>
          <w:sz w:val="24"/>
          <w:szCs w:val="28"/>
        </w:rPr>
      </w:pPr>
      <w:r>
        <w:rPr>
          <w:b/>
          <w:bCs/>
          <w:sz w:val="24"/>
          <w:szCs w:val="28"/>
        </w:rPr>
        <w:br w:type="page"/>
      </w:r>
    </w:p>
    <w:p w14:paraId="71352299" w14:textId="13669C42" w:rsidR="00623226" w:rsidRPr="00623226" w:rsidRDefault="00623226" w:rsidP="00623226">
      <w:pPr>
        <w:rPr>
          <w:b/>
          <w:bCs/>
          <w:sz w:val="24"/>
          <w:szCs w:val="28"/>
        </w:rPr>
      </w:pPr>
      <w:r w:rsidRPr="00623226">
        <w:rPr>
          <w:b/>
          <w:bCs/>
          <w:sz w:val="24"/>
          <w:szCs w:val="28"/>
        </w:rPr>
        <w:lastRenderedPageBreak/>
        <w:t>Por bloques</w:t>
      </w:r>
    </w:p>
    <w:tbl>
      <w:tblPr>
        <w:tblStyle w:val="Tablaconcuadrcula4-nfasis4"/>
        <w:tblW w:w="0" w:type="auto"/>
        <w:tblLook w:val="04A0" w:firstRow="1" w:lastRow="0" w:firstColumn="1" w:lastColumn="0" w:noHBand="0" w:noVBand="1"/>
      </w:tblPr>
      <w:tblGrid>
        <w:gridCol w:w="5395"/>
        <w:gridCol w:w="5395"/>
      </w:tblGrid>
      <w:tr w:rsidR="00186D9D" w14:paraId="69A5DCF5" w14:textId="77777777" w:rsidTr="00186D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2F1CE60" w14:textId="640DD213" w:rsidR="00186D9D" w:rsidRPr="00186D9D" w:rsidRDefault="00186D9D" w:rsidP="00C4235E">
            <w:pPr>
              <w:rPr>
                <w:b w:val="0"/>
                <w:bCs w:val="0"/>
              </w:rPr>
            </w:pPr>
            <w:r>
              <w:rPr>
                <w:b w:val="0"/>
                <w:bCs w:val="0"/>
              </w:rPr>
              <w:t>Bloque</w:t>
            </w:r>
          </w:p>
        </w:tc>
        <w:tc>
          <w:tcPr>
            <w:tcW w:w="5395" w:type="dxa"/>
          </w:tcPr>
          <w:p w14:paraId="71872BBD" w14:textId="45593898" w:rsidR="00186D9D" w:rsidRPr="00186D9D" w:rsidRDefault="00186D9D" w:rsidP="00C4235E">
            <w:pPr>
              <w:cnfStyle w:val="100000000000" w:firstRow="1" w:lastRow="0" w:firstColumn="0" w:lastColumn="0" w:oddVBand="0" w:evenVBand="0" w:oddHBand="0" w:evenHBand="0" w:firstRowFirstColumn="0" w:firstRowLastColumn="0" w:lastRowFirstColumn="0" w:lastRowLastColumn="0"/>
              <w:rPr>
                <w:b w:val="0"/>
                <w:bCs w:val="0"/>
              </w:rPr>
            </w:pPr>
            <w:r w:rsidRPr="00186D9D">
              <w:rPr>
                <w:b w:val="0"/>
                <w:bCs w:val="0"/>
              </w:rPr>
              <w:t>Que hace</w:t>
            </w:r>
          </w:p>
        </w:tc>
      </w:tr>
      <w:tr w:rsidR="00186D9D" w14:paraId="285B3459" w14:textId="77777777" w:rsidTr="00186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B1A810B" w14:textId="6AAC4C3A" w:rsidR="00186D9D" w:rsidRPr="00186D9D" w:rsidRDefault="00186D9D" w:rsidP="00C4235E">
            <w:pPr>
              <w:rPr>
                <w:b w:val="0"/>
                <w:bCs w:val="0"/>
              </w:rPr>
            </w:pPr>
            <w:proofErr w:type="spellStart"/>
            <w:r w:rsidRPr="00186D9D">
              <w:t>history</w:t>
            </w:r>
            <w:proofErr w:type="spellEnd"/>
            <w:r w:rsidRPr="00186D9D">
              <w:t xml:space="preserve"> = [{"role</w:t>
            </w:r>
            <w:proofErr w:type="gramStart"/>
            <w:r w:rsidRPr="00186D9D">
              <w:t>":...</w:t>
            </w:r>
            <w:proofErr w:type="gramEnd"/>
            <w:r w:rsidRPr="00186D9D">
              <w:t>, "</w:t>
            </w:r>
            <w:proofErr w:type="spellStart"/>
            <w:r w:rsidRPr="00186D9D">
              <w:t>content</w:t>
            </w:r>
            <w:proofErr w:type="spellEnd"/>
            <w:proofErr w:type="gramStart"/>
            <w:r w:rsidRPr="00186D9D">
              <w:t>":...</w:t>
            </w:r>
            <w:proofErr w:type="gramEnd"/>
            <w:r w:rsidRPr="00186D9D">
              <w:t xml:space="preserve">} </w:t>
            </w:r>
            <w:proofErr w:type="spellStart"/>
            <w:r w:rsidRPr="00186D9D">
              <w:t>for</w:t>
            </w:r>
            <w:proofErr w:type="spellEnd"/>
            <w:r w:rsidRPr="00186D9D">
              <w:t xml:space="preserve"> h in </w:t>
            </w:r>
            <w:proofErr w:type="spellStart"/>
            <w:r w:rsidRPr="00186D9D">
              <w:t>history</w:t>
            </w:r>
            <w:proofErr w:type="spellEnd"/>
            <w:r w:rsidRPr="00186D9D">
              <w:t>]</w:t>
            </w:r>
          </w:p>
        </w:tc>
        <w:tc>
          <w:tcPr>
            <w:tcW w:w="5395" w:type="dxa"/>
          </w:tcPr>
          <w:p w14:paraId="62D534E6" w14:textId="167DDF2E" w:rsidR="00186D9D" w:rsidRPr="00186D9D" w:rsidRDefault="00186D9D" w:rsidP="00C4235E">
            <w:pPr>
              <w:cnfStyle w:val="000000100000" w:firstRow="0" w:lastRow="0" w:firstColumn="0" w:lastColumn="0" w:oddVBand="0" w:evenVBand="0" w:oddHBand="1" w:evenHBand="0" w:firstRowFirstColumn="0" w:firstRowLastColumn="0" w:lastRowFirstColumn="0" w:lastRowLastColumn="0"/>
            </w:pPr>
            <w:r>
              <w:t xml:space="preserve">Limpia el historial: deja solo </w:t>
            </w:r>
            <w:r>
              <w:rPr>
                <w:b/>
                <w:bCs/>
              </w:rPr>
              <w:t xml:space="preserve">role </w:t>
            </w:r>
            <w:r>
              <w:t xml:space="preserve">y </w:t>
            </w:r>
            <w:proofErr w:type="spellStart"/>
            <w:r>
              <w:rPr>
                <w:b/>
                <w:bCs/>
              </w:rPr>
              <w:t>content</w:t>
            </w:r>
            <w:proofErr w:type="spellEnd"/>
            <w:r>
              <w:rPr>
                <w:b/>
                <w:bCs/>
              </w:rPr>
              <w:t xml:space="preserve"> </w:t>
            </w:r>
            <w:r>
              <w:t xml:space="preserve">en cada mensaje </w:t>
            </w:r>
          </w:p>
        </w:tc>
      </w:tr>
      <w:tr w:rsidR="00186D9D" w14:paraId="71BECBBB" w14:textId="77777777" w:rsidTr="00186D9D">
        <w:tc>
          <w:tcPr>
            <w:cnfStyle w:val="001000000000" w:firstRow="0" w:lastRow="0" w:firstColumn="1" w:lastColumn="0" w:oddVBand="0" w:evenVBand="0" w:oddHBand="0" w:evenHBand="0" w:firstRowFirstColumn="0" w:firstRowLastColumn="0" w:lastRowFirstColumn="0" w:lastRowLastColumn="0"/>
            <w:tcW w:w="5395" w:type="dxa"/>
          </w:tcPr>
          <w:p w14:paraId="4DF3F72C" w14:textId="72AD6FE8" w:rsidR="00186D9D" w:rsidRDefault="005C784D" w:rsidP="00C4235E">
            <w:proofErr w:type="spellStart"/>
            <w:r w:rsidRPr="005C784D">
              <w:t>messages</w:t>
            </w:r>
            <w:proofErr w:type="spellEnd"/>
            <w:r w:rsidRPr="005C784D">
              <w:t xml:space="preserve"> = [</w:t>
            </w:r>
            <w:proofErr w:type="spellStart"/>
            <w:r w:rsidRPr="005C784D">
              <w:t>system</w:t>
            </w:r>
            <w:proofErr w:type="spellEnd"/>
            <w:r w:rsidRPr="005C784D">
              <w:t xml:space="preserve">] + </w:t>
            </w:r>
            <w:proofErr w:type="spellStart"/>
            <w:r w:rsidRPr="005C784D">
              <w:t>history</w:t>
            </w:r>
            <w:proofErr w:type="spellEnd"/>
          </w:p>
        </w:tc>
        <w:tc>
          <w:tcPr>
            <w:tcW w:w="5395" w:type="dxa"/>
          </w:tcPr>
          <w:p w14:paraId="235E3FB5" w14:textId="680871B0" w:rsidR="00186D9D" w:rsidRPr="002945F3" w:rsidRDefault="002945F3" w:rsidP="00C4235E">
            <w:pPr>
              <w:cnfStyle w:val="000000000000" w:firstRow="0" w:lastRow="0" w:firstColumn="0" w:lastColumn="0" w:oddVBand="0" w:evenVBand="0" w:oddHBand="0" w:evenHBand="0" w:firstRowFirstColumn="0" w:firstRowLastColumn="0" w:lastRowFirstColumn="0" w:lastRowLastColumn="0"/>
            </w:pPr>
            <w:r>
              <w:t xml:space="preserve">Arma la lista que se </w:t>
            </w:r>
            <w:proofErr w:type="spellStart"/>
            <w:r>
              <w:t>eniva</w:t>
            </w:r>
            <w:proofErr w:type="spellEnd"/>
            <w:r>
              <w:t xml:space="preserve">. Va sin </w:t>
            </w:r>
            <w:r>
              <w:rPr>
                <w:b/>
                <w:bCs/>
              </w:rPr>
              <w:t>+ [</w:t>
            </w:r>
            <w:proofErr w:type="spellStart"/>
            <w:r>
              <w:rPr>
                <w:b/>
                <w:bCs/>
              </w:rPr>
              <w:t>user</w:t>
            </w:r>
            <w:proofErr w:type="spellEnd"/>
            <w:r>
              <w:rPr>
                <w:b/>
                <w:bCs/>
              </w:rPr>
              <w:t xml:space="preserve">], </w:t>
            </w:r>
            <w:r w:rsidR="008F56F2">
              <w:t xml:space="preserve">porque </w:t>
            </w:r>
            <w:r>
              <w:t xml:space="preserve">el mensaje nuevo </w:t>
            </w:r>
            <w:r>
              <w:rPr>
                <w:b/>
                <w:bCs/>
              </w:rPr>
              <w:t xml:space="preserve">ya viene al final </w:t>
            </w:r>
            <w:r>
              <w:t xml:space="preserve">de </w:t>
            </w:r>
            <w:proofErr w:type="spellStart"/>
            <w:r>
              <w:rPr>
                <w:b/>
                <w:bCs/>
              </w:rPr>
              <w:t>history</w:t>
            </w:r>
            <w:proofErr w:type="spellEnd"/>
            <w:r w:rsidR="00CD6E80">
              <w:rPr>
                <w:b/>
                <w:bCs/>
              </w:rPr>
              <w:t>.</w:t>
            </w:r>
          </w:p>
        </w:tc>
      </w:tr>
      <w:tr w:rsidR="00CD6E80" w14:paraId="4E2E5A01" w14:textId="77777777" w:rsidTr="00186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31E33F1" w14:textId="1B84FFE3" w:rsidR="00CD6E80" w:rsidRPr="00CD6E80" w:rsidRDefault="00CD6E80" w:rsidP="00C4235E">
            <w:r>
              <w:t xml:space="preserve">Response = … </w:t>
            </w:r>
            <w:proofErr w:type="gramStart"/>
            <w:r>
              <w:t>créate(</w:t>
            </w:r>
            <w:proofErr w:type="gramEnd"/>
            <w:r>
              <w:t xml:space="preserve">…, </w:t>
            </w:r>
            <w:proofErr w:type="spellStart"/>
            <w:r>
              <w:t>tools</w:t>
            </w:r>
            <w:proofErr w:type="spellEnd"/>
            <w:r>
              <w:t xml:space="preserve"> = </w:t>
            </w:r>
            <w:proofErr w:type="spellStart"/>
            <w:r>
              <w:t>tools</w:t>
            </w:r>
            <w:proofErr w:type="spellEnd"/>
            <w:r>
              <w:t>)</w:t>
            </w:r>
          </w:p>
        </w:tc>
        <w:tc>
          <w:tcPr>
            <w:tcW w:w="5395" w:type="dxa"/>
          </w:tcPr>
          <w:p w14:paraId="78BB8D72" w14:textId="1D6CF978" w:rsidR="00CD6E80" w:rsidRPr="00CD6E80" w:rsidRDefault="00CD6E80" w:rsidP="00C4235E">
            <w:pPr>
              <w:cnfStyle w:val="000000100000" w:firstRow="0" w:lastRow="0" w:firstColumn="0" w:lastColumn="0" w:oddVBand="0" w:evenVBand="0" w:oddHBand="1" w:evenHBand="0" w:firstRowFirstColumn="0" w:firstRowLastColumn="0" w:lastRowFirstColumn="0" w:lastRowLastColumn="0"/>
            </w:pPr>
            <w:r>
              <w:rPr>
                <w:b/>
                <w:bCs/>
              </w:rPr>
              <w:t xml:space="preserve">Primera llamada </w:t>
            </w:r>
            <w:r>
              <w:t xml:space="preserve">a Gemini, con el menú de herramientas </w:t>
            </w:r>
          </w:p>
        </w:tc>
      </w:tr>
      <w:tr w:rsidR="00CD6E80" w14:paraId="501DD3B7" w14:textId="77777777" w:rsidTr="00186D9D">
        <w:tc>
          <w:tcPr>
            <w:cnfStyle w:val="001000000000" w:firstRow="0" w:lastRow="0" w:firstColumn="1" w:lastColumn="0" w:oddVBand="0" w:evenVBand="0" w:oddHBand="0" w:evenHBand="0" w:firstRowFirstColumn="0" w:firstRowLastColumn="0" w:lastRowFirstColumn="0" w:lastRowLastColumn="0"/>
            <w:tcW w:w="5395" w:type="dxa"/>
          </w:tcPr>
          <w:p w14:paraId="69FF7952" w14:textId="38714693" w:rsidR="00CD6E80" w:rsidRDefault="008D5580" w:rsidP="00C4235E">
            <w:proofErr w:type="spellStart"/>
            <w:r w:rsidRPr="008D5580">
              <w:t>cities</w:t>
            </w:r>
            <w:proofErr w:type="spellEnd"/>
            <w:r w:rsidRPr="008D5580">
              <w:t xml:space="preserve"> = [] y </w:t>
            </w:r>
            <w:proofErr w:type="spellStart"/>
            <w:r w:rsidRPr="008D5580">
              <w:t>image</w:t>
            </w:r>
            <w:proofErr w:type="spellEnd"/>
            <w:r w:rsidRPr="008D5580">
              <w:t xml:space="preserve"> = </w:t>
            </w:r>
            <w:proofErr w:type="spellStart"/>
            <w:r w:rsidRPr="008D5580">
              <w:t>None</w:t>
            </w:r>
            <w:proofErr w:type="spellEnd"/>
          </w:p>
        </w:tc>
        <w:tc>
          <w:tcPr>
            <w:tcW w:w="5395" w:type="dxa"/>
          </w:tcPr>
          <w:p w14:paraId="08DE382D" w14:textId="0CA5079C" w:rsidR="00CD6E80" w:rsidRPr="00F75E01" w:rsidRDefault="00F75E01" w:rsidP="00C4235E">
            <w:pPr>
              <w:cnfStyle w:val="000000000000" w:firstRow="0" w:lastRow="0" w:firstColumn="0" w:lastColumn="0" w:oddVBand="0" w:evenVBand="0" w:oddHBand="0" w:evenHBand="0" w:firstRowFirstColumn="0" w:firstRowLastColumn="0" w:lastRowFirstColumn="0" w:lastRowLastColumn="0"/>
            </w:pPr>
            <w:r>
              <w:t xml:space="preserve">Dos variables que se </w:t>
            </w:r>
            <w:proofErr w:type="spellStart"/>
            <w:r>
              <w:t>relleneran</w:t>
            </w:r>
            <w:proofErr w:type="spellEnd"/>
            <w:r>
              <w:t xml:space="preserve"> </w:t>
            </w:r>
            <w:proofErr w:type="spellStart"/>
            <w:r>
              <w:t>despues</w:t>
            </w:r>
            <w:proofErr w:type="spellEnd"/>
            <w:r>
              <w:t xml:space="preserve">. Si no pasa nada, quedan vacías </w:t>
            </w:r>
          </w:p>
        </w:tc>
      </w:tr>
      <w:tr w:rsidR="00F75E01" w14:paraId="091DCC05" w14:textId="77777777" w:rsidTr="00186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1344FB3" w14:textId="2E20C32E" w:rsidR="00F75E01" w:rsidRPr="00F75E01" w:rsidRDefault="00F75E01" w:rsidP="00C4235E">
            <w:pPr>
              <w:rPr>
                <w:b w:val="0"/>
                <w:bCs w:val="0"/>
              </w:rPr>
            </w:pPr>
            <w:r>
              <w:t xml:space="preserve">While </w:t>
            </w:r>
            <w:r w:rsidRPr="00F75E01">
              <w:t>… == “</w:t>
            </w:r>
            <w:proofErr w:type="spellStart"/>
            <w:r w:rsidRPr="00F75E01">
              <w:t>tools_calls</w:t>
            </w:r>
            <w:proofErr w:type="spellEnd"/>
            <w:r w:rsidRPr="00F75E01">
              <w:t>”</w:t>
            </w:r>
          </w:p>
        </w:tc>
        <w:tc>
          <w:tcPr>
            <w:tcW w:w="5395" w:type="dxa"/>
          </w:tcPr>
          <w:p w14:paraId="3EE2427F" w14:textId="1B447756" w:rsidR="00F75E01" w:rsidRPr="009C7BA7" w:rsidRDefault="009C7BA7" w:rsidP="00C4235E">
            <w:pPr>
              <w:cnfStyle w:val="000000100000" w:firstRow="0" w:lastRow="0" w:firstColumn="0" w:lastColumn="0" w:oddVBand="0" w:evenVBand="0" w:oddHBand="1" w:evenHBand="0" w:firstRowFirstColumn="0" w:firstRowLastColumn="0" w:lastRowFirstColumn="0" w:lastRowLastColumn="0"/>
            </w:pPr>
            <w:r>
              <w:t xml:space="preserve">Mientras Gemini pida una herramienta, repite lo siguiente </w:t>
            </w:r>
          </w:p>
        </w:tc>
      </w:tr>
      <w:tr w:rsidR="009C7BA7" w14:paraId="5AB62141" w14:textId="77777777" w:rsidTr="00186D9D">
        <w:tc>
          <w:tcPr>
            <w:cnfStyle w:val="001000000000" w:firstRow="0" w:lastRow="0" w:firstColumn="1" w:lastColumn="0" w:oddVBand="0" w:evenVBand="0" w:oddHBand="0" w:evenHBand="0" w:firstRowFirstColumn="0" w:firstRowLastColumn="0" w:lastRowFirstColumn="0" w:lastRowLastColumn="0"/>
            <w:tcW w:w="5395" w:type="dxa"/>
          </w:tcPr>
          <w:p w14:paraId="3E173389" w14:textId="45E5D186" w:rsidR="009C7BA7" w:rsidRDefault="00F333DF" w:rsidP="00C4235E">
            <w:proofErr w:type="spellStart"/>
            <w:r w:rsidRPr="00F333DF">
              <w:t>message</w:t>
            </w:r>
            <w:proofErr w:type="spellEnd"/>
            <w:r w:rsidRPr="00F333DF">
              <w:t xml:space="preserve"> = ...</w:t>
            </w:r>
            <w:proofErr w:type="spellStart"/>
            <w:r w:rsidRPr="00F333DF">
              <w:t>message</w:t>
            </w:r>
            <w:proofErr w:type="spellEnd"/>
          </w:p>
        </w:tc>
        <w:tc>
          <w:tcPr>
            <w:tcW w:w="5395" w:type="dxa"/>
          </w:tcPr>
          <w:p w14:paraId="1B20F726" w14:textId="7817F597" w:rsidR="009C7BA7" w:rsidRPr="00A404C6" w:rsidRDefault="00A404C6" w:rsidP="00C4235E">
            <w:pPr>
              <w:cnfStyle w:val="000000000000" w:firstRow="0" w:lastRow="0" w:firstColumn="0" w:lastColumn="0" w:oddVBand="0" w:evenVBand="0" w:oddHBand="0" w:evenHBand="0" w:firstRowFirstColumn="0" w:firstRowLastColumn="0" w:lastRowFirstColumn="0" w:lastRowLastColumn="0"/>
            </w:pPr>
            <w:r>
              <w:t xml:space="preserve">El mensaje de Gemini con su petición. </w:t>
            </w:r>
            <w:r>
              <w:rPr>
                <w:b/>
                <w:bCs/>
              </w:rPr>
              <w:t xml:space="preserve">Ojo: </w:t>
            </w:r>
            <w:r>
              <w:t xml:space="preserve">aquí </w:t>
            </w:r>
            <w:proofErr w:type="spellStart"/>
            <w:r>
              <w:rPr>
                <w:b/>
                <w:bCs/>
              </w:rPr>
              <w:t>message</w:t>
            </w:r>
            <w:proofErr w:type="spellEnd"/>
            <w:r>
              <w:rPr>
                <w:b/>
                <w:bCs/>
              </w:rPr>
              <w:t xml:space="preserve"> </w:t>
            </w:r>
            <w:r>
              <w:t>es el modelo, no el del usuario</w:t>
            </w:r>
          </w:p>
        </w:tc>
      </w:tr>
      <w:tr w:rsidR="00A404C6" w14:paraId="58E6019F" w14:textId="77777777" w:rsidTr="00186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C53FBA0" w14:textId="7D7A9BC1" w:rsidR="00A404C6" w:rsidRPr="00F333DF" w:rsidRDefault="0049505A" w:rsidP="00C4235E">
            <w:r w:rsidRPr="0049505A">
              <w:t xml:space="preserve">responses, </w:t>
            </w:r>
            <w:proofErr w:type="spellStart"/>
            <w:r w:rsidRPr="0049505A">
              <w:t>cities</w:t>
            </w:r>
            <w:proofErr w:type="spellEnd"/>
            <w:r w:rsidRPr="0049505A">
              <w:t xml:space="preserve"> = </w:t>
            </w:r>
            <w:proofErr w:type="spellStart"/>
            <w:r w:rsidRPr="0049505A">
              <w:t>handle</w:t>
            </w:r>
            <w:proofErr w:type="spellEnd"/>
            <w:r w:rsidRPr="0049505A">
              <w:t>_...(</w:t>
            </w:r>
            <w:proofErr w:type="spellStart"/>
            <w:r w:rsidRPr="0049505A">
              <w:t>message</w:t>
            </w:r>
            <w:proofErr w:type="spellEnd"/>
            <w:r w:rsidRPr="0049505A">
              <w:t>)</w:t>
            </w:r>
          </w:p>
        </w:tc>
        <w:tc>
          <w:tcPr>
            <w:tcW w:w="5395" w:type="dxa"/>
          </w:tcPr>
          <w:p w14:paraId="3CE93012" w14:textId="6274F570" w:rsidR="00A404C6" w:rsidRPr="0049505A" w:rsidRDefault="0049505A" w:rsidP="00C4235E">
            <w:pPr>
              <w:cnfStyle w:val="000000100000" w:firstRow="0" w:lastRow="0" w:firstColumn="0" w:lastColumn="0" w:oddVBand="0" w:evenVBand="0" w:oddHBand="1" w:evenHBand="0" w:firstRowFirstColumn="0" w:firstRowLastColumn="0" w:lastRowFirstColumn="0" w:lastRowLastColumn="0"/>
            </w:pPr>
            <w:r>
              <w:t>Ej</w:t>
            </w:r>
            <w:r w:rsidR="00D7173D">
              <w:t xml:space="preserve">ecuta las peticiones. Devuelve los resultados y las ciudades consultadas </w:t>
            </w:r>
          </w:p>
        </w:tc>
      </w:tr>
      <w:tr w:rsidR="00D7173D" w14:paraId="5B58EC24" w14:textId="77777777" w:rsidTr="00186D9D">
        <w:tc>
          <w:tcPr>
            <w:cnfStyle w:val="001000000000" w:firstRow="0" w:lastRow="0" w:firstColumn="1" w:lastColumn="0" w:oddVBand="0" w:evenVBand="0" w:oddHBand="0" w:evenHBand="0" w:firstRowFirstColumn="0" w:firstRowLastColumn="0" w:lastRowFirstColumn="0" w:lastRowLastColumn="0"/>
            <w:tcW w:w="5395" w:type="dxa"/>
          </w:tcPr>
          <w:p w14:paraId="7A208B6A" w14:textId="13028414" w:rsidR="00D7173D" w:rsidRPr="0049505A" w:rsidRDefault="00E16846" w:rsidP="00C4235E">
            <w:proofErr w:type="spellStart"/>
            <w:proofErr w:type="gramStart"/>
            <w:r w:rsidRPr="00E16846">
              <w:t>messages.append</w:t>
            </w:r>
            <w:proofErr w:type="spellEnd"/>
            <w:proofErr w:type="gramEnd"/>
            <w:r w:rsidRPr="00E16846">
              <w:t>(</w:t>
            </w:r>
            <w:proofErr w:type="spellStart"/>
            <w:r w:rsidRPr="00E16846">
              <w:t>message</w:t>
            </w:r>
            <w:proofErr w:type="spellEnd"/>
            <w:r w:rsidRPr="00E16846">
              <w:t xml:space="preserve">) y </w:t>
            </w:r>
            <w:proofErr w:type="spellStart"/>
            <w:proofErr w:type="gramStart"/>
            <w:r w:rsidRPr="00E16846">
              <w:t>messages.extend</w:t>
            </w:r>
            <w:proofErr w:type="spellEnd"/>
            <w:proofErr w:type="gramEnd"/>
            <w:r w:rsidRPr="00E16846">
              <w:t>(responses)</w:t>
            </w:r>
          </w:p>
        </w:tc>
        <w:tc>
          <w:tcPr>
            <w:tcW w:w="5395" w:type="dxa"/>
          </w:tcPr>
          <w:p w14:paraId="4D915439" w14:textId="67475333" w:rsidR="00D7173D" w:rsidRPr="00E16846" w:rsidRDefault="00E16846" w:rsidP="00C4235E">
            <w:pPr>
              <w:cnfStyle w:val="000000000000" w:firstRow="0" w:lastRow="0" w:firstColumn="0" w:lastColumn="0" w:oddVBand="0" w:evenVBand="0" w:oddHBand="0" w:evenHBand="0" w:firstRowFirstColumn="0" w:firstRowLastColumn="0" w:lastRowFirstColumn="0" w:lastRowLastColumn="0"/>
            </w:pPr>
            <w:r>
              <w:t>Guarda la petición del modelo y sus resultados, para que la próxima llamada los vea</w:t>
            </w:r>
          </w:p>
        </w:tc>
      </w:tr>
      <w:tr w:rsidR="00E16846" w14:paraId="64DDD666" w14:textId="77777777" w:rsidTr="00186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C8D0D18" w14:textId="122EF113" w:rsidR="00E16846" w:rsidRPr="00E16846" w:rsidRDefault="00774A71" w:rsidP="00C4235E">
            <w:r w:rsidRPr="00774A71">
              <w:t>response = ...</w:t>
            </w:r>
            <w:proofErr w:type="spellStart"/>
            <w:r w:rsidRPr="00774A71">
              <w:t>create</w:t>
            </w:r>
            <w:proofErr w:type="spellEnd"/>
            <w:r w:rsidRPr="00774A71">
              <w:t xml:space="preserve">(...) (dentro del </w:t>
            </w:r>
            <w:proofErr w:type="spellStart"/>
            <w:r w:rsidRPr="00774A71">
              <w:t>while</w:t>
            </w:r>
            <w:proofErr w:type="spellEnd"/>
            <w:r w:rsidRPr="00774A71">
              <w:t>)</w:t>
            </w:r>
          </w:p>
        </w:tc>
        <w:tc>
          <w:tcPr>
            <w:tcW w:w="5395" w:type="dxa"/>
          </w:tcPr>
          <w:p w14:paraId="2A3C42DD" w14:textId="017C7173" w:rsidR="00E16846" w:rsidRPr="00774A71" w:rsidRDefault="00774A71" w:rsidP="00C4235E">
            <w:pPr>
              <w:cnfStyle w:val="000000100000" w:firstRow="0" w:lastRow="0" w:firstColumn="0" w:lastColumn="0" w:oddVBand="0" w:evenVBand="0" w:oddHBand="1" w:evenHBand="0" w:firstRowFirstColumn="0" w:firstRowLastColumn="0" w:lastRowFirstColumn="0" w:lastRowLastColumn="0"/>
            </w:pPr>
            <w:r>
              <w:t>Vuelve a llamar a Gemini con todo lo acumulado</w:t>
            </w:r>
          </w:p>
        </w:tc>
      </w:tr>
      <w:tr w:rsidR="00774A71" w14:paraId="58C84C72" w14:textId="77777777" w:rsidTr="00186D9D">
        <w:tc>
          <w:tcPr>
            <w:cnfStyle w:val="001000000000" w:firstRow="0" w:lastRow="0" w:firstColumn="1" w:lastColumn="0" w:oddVBand="0" w:evenVBand="0" w:oddHBand="0" w:evenHBand="0" w:firstRowFirstColumn="0" w:firstRowLastColumn="0" w:lastRowFirstColumn="0" w:lastRowLastColumn="0"/>
            <w:tcW w:w="5395" w:type="dxa"/>
          </w:tcPr>
          <w:p w14:paraId="7AF93E07" w14:textId="6902DF75" w:rsidR="00774A71" w:rsidRPr="00774A71" w:rsidRDefault="003A77D5" w:rsidP="00C4235E">
            <w:proofErr w:type="spellStart"/>
            <w:r w:rsidRPr="003A77D5">
              <w:t>reply</w:t>
            </w:r>
            <w:proofErr w:type="spellEnd"/>
            <w:r w:rsidRPr="003A77D5">
              <w:t xml:space="preserve"> = ...</w:t>
            </w:r>
            <w:proofErr w:type="spellStart"/>
            <w:proofErr w:type="gramStart"/>
            <w:r w:rsidRPr="003A77D5">
              <w:t>message.content</w:t>
            </w:r>
            <w:proofErr w:type="spellEnd"/>
            <w:proofErr w:type="gramEnd"/>
          </w:p>
        </w:tc>
        <w:tc>
          <w:tcPr>
            <w:tcW w:w="5395" w:type="dxa"/>
          </w:tcPr>
          <w:p w14:paraId="46CD9B36" w14:textId="59B0A307" w:rsidR="00774A71" w:rsidRPr="003A77D5" w:rsidRDefault="003A77D5" w:rsidP="00C4235E">
            <w:pPr>
              <w:cnfStyle w:val="000000000000" w:firstRow="0" w:lastRow="0" w:firstColumn="0" w:lastColumn="0" w:oddVBand="0" w:evenVBand="0" w:oddHBand="0" w:evenHBand="0" w:firstRowFirstColumn="0" w:firstRowLastColumn="0" w:lastRowFirstColumn="0" w:lastRowLastColumn="0"/>
            </w:pPr>
            <w:r>
              <w:t>El texto de la respuesta final</w:t>
            </w:r>
          </w:p>
        </w:tc>
      </w:tr>
      <w:tr w:rsidR="003A77D5" w14:paraId="6D6C1FF5" w14:textId="77777777" w:rsidTr="00186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46A7555" w14:textId="5DE21B9B" w:rsidR="003A77D5" w:rsidRPr="003A77D5" w:rsidRDefault="002200EC" w:rsidP="00C4235E">
            <w:proofErr w:type="spellStart"/>
            <w:r w:rsidRPr="002200EC">
              <w:t>history</w:t>
            </w:r>
            <w:proofErr w:type="spellEnd"/>
            <w:r w:rsidRPr="002200EC">
              <w:t xml:space="preserve"> += [{"role":"</w:t>
            </w:r>
            <w:proofErr w:type="spellStart"/>
            <w:r w:rsidRPr="002200EC">
              <w:t>assistant</w:t>
            </w:r>
            <w:proofErr w:type="spellEnd"/>
            <w:r w:rsidRPr="002200EC">
              <w:t>", ...}]</w:t>
            </w:r>
          </w:p>
        </w:tc>
        <w:tc>
          <w:tcPr>
            <w:tcW w:w="5395" w:type="dxa"/>
          </w:tcPr>
          <w:p w14:paraId="13242A01" w14:textId="661F6B48" w:rsidR="003A77D5" w:rsidRPr="002200EC" w:rsidRDefault="002200EC" w:rsidP="00C4235E">
            <w:pPr>
              <w:cnfStyle w:val="000000100000" w:firstRow="0" w:lastRow="0" w:firstColumn="0" w:lastColumn="0" w:oddVBand="0" w:evenVBand="0" w:oddHBand="1" w:evenHBand="0" w:firstRowFirstColumn="0" w:firstRowLastColumn="0" w:lastRowFirstColumn="0" w:lastRowLastColumn="0"/>
            </w:pPr>
            <w:r>
              <w:t>Agrega la respuesta al historial</w:t>
            </w:r>
          </w:p>
        </w:tc>
      </w:tr>
      <w:tr w:rsidR="002200EC" w14:paraId="68C840D0" w14:textId="77777777" w:rsidTr="00186D9D">
        <w:tc>
          <w:tcPr>
            <w:cnfStyle w:val="001000000000" w:firstRow="0" w:lastRow="0" w:firstColumn="1" w:lastColumn="0" w:oddVBand="0" w:evenVBand="0" w:oddHBand="0" w:evenHBand="0" w:firstRowFirstColumn="0" w:firstRowLastColumn="0" w:lastRowFirstColumn="0" w:lastRowLastColumn="0"/>
            <w:tcW w:w="5395" w:type="dxa"/>
          </w:tcPr>
          <w:p w14:paraId="4F8BF47A" w14:textId="65C09121" w:rsidR="002200EC" w:rsidRPr="002200EC" w:rsidRDefault="008F19C4" w:rsidP="00C4235E">
            <w:proofErr w:type="spellStart"/>
            <w:r w:rsidRPr="008F19C4">
              <w:t>voice</w:t>
            </w:r>
            <w:proofErr w:type="spellEnd"/>
            <w:r w:rsidRPr="008F19C4">
              <w:t xml:space="preserve"> = </w:t>
            </w:r>
            <w:proofErr w:type="spellStart"/>
            <w:r w:rsidRPr="008F19C4">
              <w:t>talker</w:t>
            </w:r>
            <w:proofErr w:type="spellEnd"/>
            <w:r w:rsidRPr="008F19C4">
              <w:t>(</w:t>
            </w:r>
            <w:proofErr w:type="spellStart"/>
            <w:r w:rsidRPr="008F19C4">
              <w:t>reply</w:t>
            </w:r>
            <w:proofErr w:type="spellEnd"/>
            <w:r w:rsidRPr="008F19C4">
              <w:t>)</w:t>
            </w:r>
          </w:p>
        </w:tc>
        <w:tc>
          <w:tcPr>
            <w:tcW w:w="5395" w:type="dxa"/>
          </w:tcPr>
          <w:p w14:paraId="472EC855" w14:textId="70E6105D" w:rsidR="002200EC" w:rsidRDefault="008F19C4" w:rsidP="00C4235E">
            <w:pPr>
              <w:cnfStyle w:val="000000000000" w:firstRow="0" w:lastRow="0" w:firstColumn="0" w:lastColumn="0" w:oddVBand="0" w:evenVBand="0" w:oddHBand="0" w:evenHBand="0" w:firstRowFirstColumn="0" w:firstRowLastColumn="0" w:lastRowFirstColumn="0" w:lastRowLastColumn="0"/>
            </w:pPr>
            <w:r>
              <w:t>Convierte esa respuesta en audio</w:t>
            </w:r>
          </w:p>
        </w:tc>
      </w:tr>
      <w:tr w:rsidR="008F19C4" w14:paraId="448D84ED" w14:textId="77777777" w:rsidTr="00186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A069AF3" w14:textId="484FC6C2" w:rsidR="008F19C4" w:rsidRPr="008F19C4" w:rsidRDefault="008F19C4" w:rsidP="00C4235E">
            <w:proofErr w:type="spellStart"/>
            <w:r w:rsidRPr="008F19C4">
              <w:t>if</w:t>
            </w:r>
            <w:proofErr w:type="spellEnd"/>
            <w:r w:rsidRPr="008F19C4">
              <w:t xml:space="preserve"> </w:t>
            </w:r>
            <w:proofErr w:type="spellStart"/>
            <w:r w:rsidRPr="008F19C4">
              <w:t>cities</w:t>
            </w:r>
            <w:proofErr w:type="spellEnd"/>
            <w:r w:rsidRPr="008F19C4">
              <w:t xml:space="preserve">: </w:t>
            </w:r>
            <w:proofErr w:type="spellStart"/>
            <w:r w:rsidRPr="008F19C4">
              <w:t>image</w:t>
            </w:r>
            <w:proofErr w:type="spellEnd"/>
            <w:r w:rsidRPr="008F19C4">
              <w:t xml:space="preserve"> = </w:t>
            </w:r>
            <w:proofErr w:type="spellStart"/>
            <w:r w:rsidRPr="008F19C4">
              <w:t>artist</w:t>
            </w:r>
            <w:proofErr w:type="spellEnd"/>
            <w:r w:rsidRPr="008F19C4">
              <w:t>(</w:t>
            </w:r>
            <w:proofErr w:type="spellStart"/>
            <w:proofErr w:type="gramStart"/>
            <w:r w:rsidRPr="008F19C4">
              <w:t>cities</w:t>
            </w:r>
            <w:proofErr w:type="spellEnd"/>
            <w:r w:rsidRPr="008F19C4">
              <w:t>[</w:t>
            </w:r>
            <w:proofErr w:type="gramEnd"/>
            <w:r w:rsidRPr="008F19C4">
              <w:t>0])</w:t>
            </w:r>
          </w:p>
        </w:tc>
        <w:tc>
          <w:tcPr>
            <w:tcW w:w="5395" w:type="dxa"/>
          </w:tcPr>
          <w:p w14:paraId="4A734E3E" w14:textId="381ABE63" w:rsidR="008F19C4" w:rsidRDefault="008F19C4" w:rsidP="00C4235E">
            <w:pPr>
              <w:cnfStyle w:val="000000100000" w:firstRow="0" w:lastRow="0" w:firstColumn="0" w:lastColumn="0" w:oddVBand="0" w:evenVBand="0" w:oddHBand="1" w:evenHBand="0" w:firstRowFirstColumn="0" w:firstRowLastColumn="0" w:lastRowFirstColumn="0" w:lastRowLastColumn="0"/>
            </w:pPr>
            <w:r w:rsidRPr="008F19C4">
              <w:t xml:space="preserve">Si se consultó alguna ciudad, dibuja </w:t>
            </w:r>
            <w:r w:rsidRPr="008F19C4">
              <w:rPr>
                <w:b/>
                <w:bCs/>
              </w:rPr>
              <w:t>la primera</w:t>
            </w:r>
          </w:p>
        </w:tc>
      </w:tr>
      <w:tr w:rsidR="008F19C4" w14:paraId="30A4CC93" w14:textId="77777777" w:rsidTr="00186D9D">
        <w:tc>
          <w:tcPr>
            <w:cnfStyle w:val="001000000000" w:firstRow="0" w:lastRow="0" w:firstColumn="1" w:lastColumn="0" w:oddVBand="0" w:evenVBand="0" w:oddHBand="0" w:evenHBand="0" w:firstRowFirstColumn="0" w:firstRowLastColumn="0" w:lastRowFirstColumn="0" w:lastRowLastColumn="0"/>
            <w:tcW w:w="5395" w:type="dxa"/>
          </w:tcPr>
          <w:p w14:paraId="20F24412" w14:textId="7E8777C9" w:rsidR="008F19C4" w:rsidRPr="008F19C4" w:rsidRDefault="008F19C4" w:rsidP="00C4235E">
            <w:proofErr w:type="spellStart"/>
            <w:r w:rsidRPr="008F19C4">
              <w:t>return</w:t>
            </w:r>
            <w:proofErr w:type="spellEnd"/>
            <w:r w:rsidRPr="008F19C4">
              <w:t xml:space="preserve"> </w:t>
            </w:r>
            <w:proofErr w:type="spellStart"/>
            <w:r w:rsidRPr="008F19C4">
              <w:t>history</w:t>
            </w:r>
            <w:proofErr w:type="spellEnd"/>
            <w:r w:rsidRPr="008F19C4">
              <w:t xml:space="preserve">, </w:t>
            </w:r>
            <w:proofErr w:type="spellStart"/>
            <w:r w:rsidRPr="008F19C4">
              <w:t>voice</w:t>
            </w:r>
            <w:proofErr w:type="spellEnd"/>
            <w:r w:rsidRPr="008F19C4">
              <w:t xml:space="preserve">, </w:t>
            </w:r>
            <w:proofErr w:type="spellStart"/>
            <w:r w:rsidRPr="008F19C4">
              <w:t>image</w:t>
            </w:r>
            <w:proofErr w:type="spellEnd"/>
          </w:p>
        </w:tc>
        <w:tc>
          <w:tcPr>
            <w:tcW w:w="5395" w:type="dxa"/>
          </w:tcPr>
          <w:p w14:paraId="092A239C" w14:textId="4978B073" w:rsidR="008F19C4" w:rsidRPr="008F19C4" w:rsidRDefault="008F19C4" w:rsidP="00C4235E">
            <w:pPr>
              <w:cnfStyle w:val="000000000000" w:firstRow="0" w:lastRow="0" w:firstColumn="0" w:lastColumn="0" w:oddVBand="0" w:evenVBand="0" w:oddHBand="0" w:evenHBand="0" w:firstRowFirstColumn="0" w:firstRowLastColumn="0" w:lastRowFirstColumn="0" w:lastRowLastColumn="0"/>
            </w:pPr>
            <w:r w:rsidRPr="008F19C4">
              <w:t xml:space="preserve">Las tres salidas: el </w:t>
            </w:r>
            <w:proofErr w:type="spellStart"/>
            <w:r w:rsidRPr="008F19C4">
              <w:t>chatbot</w:t>
            </w:r>
            <w:proofErr w:type="spellEnd"/>
            <w:r w:rsidRPr="008F19C4">
              <w:t>, el audio y la imagen</w:t>
            </w:r>
          </w:p>
        </w:tc>
      </w:tr>
    </w:tbl>
    <w:p w14:paraId="34E4D367" w14:textId="77777777" w:rsidR="00623226" w:rsidRDefault="00623226" w:rsidP="00C4235E"/>
    <w:p w14:paraId="405B6B14" w14:textId="77777777" w:rsidR="00214FE2" w:rsidRPr="00214FE2" w:rsidRDefault="00214FE2" w:rsidP="00214FE2">
      <w:pPr>
        <w:rPr>
          <w:b/>
          <w:bCs/>
          <w:sz w:val="24"/>
          <w:szCs w:val="28"/>
        </w:rPr>
      </w:pPr>
      <w:r w:rsidRPr="00214FE2">
        <w:rPr>
          <w:b/>
          <w:bCs/>
          <w:sz w:val="24"/>
          <w:szCs w:val="28"/>
        </w:rPr>
        <w:t>Con un ejemplo</w:t>
      </w:r>
    </w:p>
    <w:p w14:paraId="32BE7732" w14:textId="77777777" w:rsidR="0028215D" w:rsidRPr="0028215D" w:rsidRDefault="0028215D" w:rsidP="0028215D">
      <w:r w:rsidRPr="0028215D">
        <w:t xml:space="preserve">El historial trae: </w:t>
      </w:r>
      <w:r w:rsidRPr="0028215D">
        <w:rPr>
          <w:b/>
          <w:bCs/>
        </w:rPr>
        <w:t>"hola"</w:t>
      </w:r>
      <w:r w:rsidRPr="0028215D">
        <w:t xml:space="preserve">, </w:t>
      </w:r>
      <w:r w:rsidRPr="0028215D">
        <w:rPr>
          <w:b/>
          <w:bCs/>
        </w:rPr>
        <w:t>"¡Hola! ¿A dónde viajas?"</w:t>
      </w:r>
      <w:r w:rsidRPr="0028215D">
        <w:t xml:space="preserve"> y </w:t>
      </w:r>
      <w:r w:rsidRPr="0028215D">
        <w:rPr>
          <w:b/>
          <w:bCs/>
        </w:rPr>
        <w:t>"A Londres, por favor"</w:t>
      </w:r>
      <w:r w:rsidRPr="0028215D">
        <w:t xml:space="preserve"> (el último es el mensaje nuevo). Estos valores son ilustrativos:</w:t>
      </w:r>
    </w:p>
    <w:p w14:paraId="72EBD6CF" w14:textId="58D0C30A" w:rsidR="00214FE2" w:rsidRDefault="00A710EF" w:rsidP="00C4235E">
      <w:r w:rsidRPr="00A710EF">
        <w:rPr>
          <w:noProof/>
        </w:rPr>
        <w:drawing>
          <wp:inline distT="0" distB="0" distL="0" distR="0" wp14:anchorId="5BD74D78" wp14:editId="102A1175">
            <wp:extent cx="5435600" cy="2572851"/>
            <wp:effectExtent l="19050" t="19050" r="12700" b="18415"/>
            <wp:docPr id="503513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13472" name=""/>
                    <pic:cNvPicPr/>
                  </pic:nvPicPr>
                  <pic:blipFill>
                    <a:blip r:embed="rId938"/>
                    <a:stretch>
                      <a:fillRect/>
                    </a:stretch>
                  </pic:blipFill>
                  <pic:spPr>
                    <a:xfrm>
                      <a:off x="0" y="0"/>
                      <a:ext cx="5440534" cy="2575186"/>
                    </a:xfrm>
                    <a:prstGeom prst="rect">
                      <a:avLst/>
                    </a:prstGeom>
                    <a:ln w="19050">
                      <a:solidFill>
                        <a:schemeClr val="tx1"/>
                      </a:solidFill>
                    </a:ln>
                  </pic:spPr>
                </pic:pic>
              </a:graphicData>
            </a:graphic>
          </wp:inline>
        </w:drawing>
      </w:r>
    </w:p>
    <w:p w14:paraId="761A0CAC" w14:textId="77777777" w:rsidR="00A710EF" w:rsidRPr="00A710EF" w:rsidRDefault="00A710EF" w:rsidP="00A710EF">
      <w:r w:rsidRPr="00A710EF">
        <w:t xml:space="preserve">Si el usuario solo dice “hola”, Gemini responde directo sin herramientas: el </w:t>
      </w:r>
      <w:proofErr w:type="spellStart"/>
      <w:r w:rsidRPr="00A710EF">
        <w:rPr>
          <w:b/>
          <w:bCs/>
        </w:rPr>
        <w:t>while</w:t>
      </w:r>
      <w:proofErr w:type="spellEnd"/>
      <w:r w:rsidRPr="00A710EF">
        <w:t xml:space="preserve"> no corre, </w:t>
      </w:r>
      <w:proofErr w:type="spellStart"/>
      <w:r w:rsidRPr="00A710EF">
        <w:rPr>
          <w:b/>
          <w:bCs/>
        </w:rPr>
        <w:t>cities</w:t>
      </w:r>
      <w:proofErr w:type="spellEnd"/>
      <w:r w:rsidRPr="00A710EF">
        <w:t xml:space="preserve"> queda vacía, </w:t>
      </w:r>
      <w:proofErr w:type="spellStart"/>
      <w:r w:rsidRPr="00A710EF">
        <w:rPr>
          <w:b/>
          <w:bCs/>
        </w:rPr>
        <w:t>image</w:t>
      </w:r>
      <w:proofErr w:type="spellEnd"/>
      <w:r w:rsidRPr="00A710EF">
        <w:t xml:space="preserve"> queda en </w:t>
      </w:r>
      <w:proofErr w:type="spellStart"/>
      <w:r w:rsidRPr="00A710EF">
        <w:rPr>
          <w:b/>
          <w:bCs/>
        </w:rPr>
        <w:t>None</w:t>
      </w:r>
      <w:proofErr w:type="spellEnd"/>
      <w:r w:rsidRPr="00A710EF">
        <w:t xml:space="preserve"> y no se dibuja nada. Pero la voz sí se genera, porque </w:t>
      </w:r>
      <w:proofErr w:type="spellStart"/>
      <w:r w:rsidRPr="00A710EF">
        <w:rPr>
          <w:b/>
          <w:bCs/>
        </w:rPr>
        <w:t>talker</w:t>
      </w:r>
      <w:proofErr w:type="spellEnd"/>
      <w:r w:rsidRPr="00A710EF">
        <w:t xml:space="preserve"> corre siempre.</w:t>
      </w:r>
    </w:p>
    <w:p w14:paraId="2D59E834" w14:textId="77777777" w:rsidR="004820B8" w:rsidRDefault="004820B8" w:rsidP="004820B8">
      <w:pPr>
        <w:rPr>
          <w:b/>
          <w:bCs/>
        </w:rPr>
      </w:pPr>
    </w:p>
    <w:p w14:paraId="14A641B4" w14:textId="77777777" w:rsidR="004820B8" w:rsidRDefault="004820B8" w:rsidP="004820B8">
      <w:pPr>
        <w:rPr>
          <w:b/>
          <w:bCs/>
        </w:rPr>
      </w:pPr>
    </w:p>
    <w:p w14:paraId="53AAAD05" w14:textId="77777777" w:rsidR="004820B8" w:rsidRDefault="004820B8" w:rsidP="004820B8">
      <w:pPr>
        <w:rPr>
          <w:b/>
          <w:bCs/>
        </w:rPr>
      </w:pPr>
    </w:p>
    <w:p w14:paraId="1E5F4197" w14:textId="493364B1" w:rsidR="004820B8" w:rsidRPr="004820B8" w:rsidRDefault="004820B8" w:rsidP="004820B8">
      <w:pPr>
        <w:rPr>
          <w:b/>
          <w:bCs/>
        </w:rPr>
      </w:pPr>
      <w:r w:rsidRPr="004820B8">
        <w:rPr>
          <w:b/>
          <w:bCs/>
        </w:rPr>
        <w:lastRenderedPageBreak/>
        <w:t>Dos detalles</w:t>
      </w:r>
    </w:p>
    <w:p w14:paraId="476405A3" w14:textId="5FB6E4AA" w:rsidR="004820B8" w:rsidRPr="004820B8" w:rsidRDefault="004820B8">
      <w:pPr>
        <w:pStyle w:val="Prrafodelista"/>
        <w:numPr>
          <w:ilvl w:val="0"/>
          <w:numId w:val="70"/>
        </w:numPr>
      </w:pPr>
      <w:proofErr w:type="spellStart"/>
      <w:r w:rsidRPr="004820B8">
        <w:rPr>
          <w:b/>
          <w:bCs/>
        </w:rPr>
        <w:t>cities</w:t>
      </w:r>
      <w:proofErr w:type="spellEnd"/>
      <w:r w:rsidRPr="004820B8">
        <w:rPr>
          <w:b/>
          <w:bCs/>
        </w:rPr>
        <w:t xml:space="preserve"> se sobrescribe</w:t>
      </w:r>
      <w:r w:rsidRPr="004820B8">
        <w:t xml:space="preserve"> en cada vuelta del </w:t>
      </w:r>
      <w:proofErr w:type="spellStart"/>
      <w:r w:rsidRPr="004820B8">
        <w:t>while</w:t>
      </w:r>
      <w:proofErr w:type="spellEnd"/>
      <w:r w:rsidRPr="004820B8">
        <w:t>. Si Gemini pide ciudades en rondas distintas, solo cuenta la de la última. Lo comprobé corriendo este código con modelos simulados.</w:t>
      </w:r>
    </w:p>
    <w:p w14:paraId="2AACBC0A" w14:textId="2B4B65F5" w:rsidR="00D7173D" w:rsidRDefault="004820B8">
      <w:pPr>
        <w:pStyle w:val="Prrafodelista"/>
        <w:numPr>
          <w:ilvl w:val="0"/>
          <w:numId w:val="70"/>
        </w:numPr>
      </w:pPr>
      <w:proofErr w:type="spellStart"/>
      <w:r w:rsidRPr="004820B8">
        <w:rPr>
          <w:b/>
          <w:bCs/>
        </w:rPr>
        <w:t>history</w:t>
      </w:r>
      <w:proofErr w:type="spellEnd"/>
      <w:r w:rsidRPr="004820B8">
        <w:rPr>
          <w:b/>
          <w:bCs/>
        </w:rPr>
        <w:t xml:space="preserve"> += no toca el historial de </w:t>
      </w:r>
      <w:proofErr w:type="spellStart"/>
      <w:r w:rsidRPr="004820B8">
        <w:rPr>
          <w:b/>
          <w:bCs/>
        </w:rPr>
        <w:t>Gradio</w:t>
      </w:r>
      <w:proofErr w:type="spellEnd"/>
      <w:r w:rsidRPr="004820B8">
        <w:rPr>
          <w:b/>
          <w:bCs/>
        </w:rPr>
        <w:t>:</w:t>
      </w:r>
      <w:r w:rsidRPr="004820B8">
        <w:t xml:space="preserve"> la primera línea creó una lista nueva, y es esa la que se modifica. Esto lo deduzco de cómo funciona el código; no lo probé dentro de la interfaz real.</w:t>
      </w:r>
    </w:p>
    <w:p w14:paraId="59E627EF" w14:textId="5DC797C4" w:rsidR="00D7173D" w:rsidRDefault="00D7173D" w:rsidP="00C4235E">
      <w:r w:rsidRPr="00D7173D">
        <w:rPr>
          <w:noProof/>
        </w:rPr>
        <w:drawing>
          <wp:inline distT="0" distB="0" distL="0" distR="0" wp14:anchorId="4D162A25" wp14:editId="5E89D1C7">
            <wp:extent cx="4792897" cy="2002366"/>
            <wp:effectExtent l="38100" t="38100" r="46355" b="36195"/>
            <wp:docPr id="582954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54283" name=""/>
                    <pic:cNvPicPr/>
                  </pic:nvPicPr>
                  <pic:blipFill>
                    <a:blip r:embed="rId939"/>
                    <a:stretch>
                      <a:fillRect/>
                    </a:stretch>
                  </pic:blipFill>
                  <pic:spPr>
                    <a:xfrm>
                      <a:off x="0" y="0"/>
                      <a:ext cx="4796305" cy="2003790"/>
                    </a:xfrm>
                    <a:prstGeom prst="rect">
                      <a:avLst/>
                    </a:prstGeom>
                    <a:ln w="38100">
                      <a:solidFill>
                        <a:srgbClr val="EE0000"/>
                      </a:solidFill>
                    </a:ln>
                  </pic:spPr>
                </pic:pic>
              </a:graphicData>
            </a:graphic>
          </wp:inline>
        </w:drawing>
      </w:r>
    </w:p>
    <w:p w14:paraId="29E756F2" w14:textId="77777777" w:rsidR="00E77DC5" w:rsidRDefault="00EE2E22" w:rsidP="00C4235E">
      <w:pPr>
        <w:rPr>
          <w:b/>
          <w:bCs/>
        </w:rPr>
      </w:pPr>
      <w:r>
        <w:t xml:space="preserve">Recibe el mensaje de Gemini con sus peticiones de herramientas, ejecuta cada una y devuelve </w:t>
      </w:r>
      <w:r>
        <w:rPr>
          <w:b/>
          <w:bCs/>
        </w:rPr>
        <w:t xml:space="preserve">dos cosas: </w:t>
      </w:r>
    </w:p>
    <w:p w14:paraId="206198F2" w14:textId="5B3532AF" w:rsidR="00E77DC5" w:rsidRDefault="00EE2E22" w:rsidP="00E77DC5">
      <w:pPr>
        <w:pStyle w:val="Prrafodelista"/>
        <w:numPr>
          <w:ilvl w:val="1"/>
          <w:numId w:val="44"/>
        </w:numPr>
      </w:pPr>
      <w:r>
        <w:t xml:space="preserve">los resultados (para Gemini) y </w:t>
      </w:r>
    </w:p>
    <w:p w14:paraId="6B348564" w14:textId="2AFF54B6" w:rsidR="00EE2E22" w:rsidRDefault="00EE2E22" w:rsidP="00E77DC5">
      <w:pPr>
        <w:pStyle w:val="Prrafodelista"/>
        <w:numPr>
          <w:ilvl w:val="1"/>
          <w:numId w:val="44"/>
        </w:numPr>
      </w:pPr>
      <w:r>
        <w:t>las ciudades consultadas (para dibujar la imagen).</w:t>
      </w:r>
    </w:p>
    <w:p w14:paraId="28CBE6E3" w14:textId="77777777" w:rsidR="00EE2E22" w:rsidRDefault="00EE2E22" w:rsidP="00C4235E"/>
    <w:p w14:paraId="523160C9" w14:textId="77777777" w:rsidR="00C85AF1" w:rsidRPr="00C85AF1" w:rsidRDefault="00C85AF1" w:rsidP="00C85AF1">
      <w:r w:rsidRPr="00C85AF1">
        <w:t xml:space="preserve">Es el </w:t>
      </w:r>
      <w:proofErr w:type="spellStart"/>
      <w:r w:rsidRPr="00C85AF1">
        <w:rPr>
          <w:b/>
          <w:bCs/>
        </w:rPr>
        <w:t>handle_tool_calls</w:t>
      </w:r>
      <w:proofErr w:type="spellEnd"/>
      <w:r w:rsidRPr="00C85AF1">
        <w:t xml:space="preserve"> del día 4, con una lista de ciudades agregada.</w:t>
      </w:r>
    </w:p>
    <w:p w14:paraId="7A6557EF" w14:textId="77777777" w:rsidR="00C85AF1" w:rsidRPr="00C85AF1" w:rsidRDefault="00C85AF1" w:rsidP="00C85AF1">
      <w:pPr>
        <w:rPr>
          <w:b/>
          <w:bCs/>
        </w:rPr>
      </w:pPr>
      <w:r w:rsidRPr="00C85AF1">
        <w:rPr>
          <w:b/>
          <w:bCs/>
        </w:rPr>
        <w:t>Línea por línea</w:t>
      </w:r>
    </w:p>
    <w:tbl>
      <w:tblPr>
        <w:tblStyle w:val="Tablaconcuadrcula4-nfasis4"/>
        <w:tblW w:w="0" w:type="auto"/>
        <w:tblLook w:val="04A0" w:firstRow="1" w:lastRow="0" w:firstColumn="1" w:lastColumn="0" w:noHBand="0" w:noVBand="1"/>
      </w:tblPr>
      <w:tblGrid>
        <w:gridCol w:w="5395"/>
        <w:gridCol w:w="5395"/>
      </w:tblGrid>
      <w:tr w:rsidR="00C85AF1" w14:paraId="6F8ECAB9" w14:textId="77777777" w:rsidTr="00C85A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06926CD" w14:textId="386FC75C" w:rsidR="00C85AF1" w:rsidRPr="00C85AF1" w:rsidRDefault="00C85AF1" w:rsidP="00C4235E">
            <w:pPr>
              <w:rPr>
                <w:b w:val="0"/>
                <w:bCs w:val="0"/>
              </w:rPr>
            </w:pPr>
            <w:proofErr w:type="spellStart"/>
            <w:r>
              <w:rPr>
                <w:b w:val="0"/>
                <w:bCs w:val="0"/>
              </w:rPr>
              <w:t>Linea</w:t>
            </w:r>
            <w:proofErr w:type="spellEnd"/>
          </w:p>
        </w:tc>
        <w:tc>
          <w:tcPr>
            <w:tcW w:w="5395" w:type="dxa"/>
          </w:tcPr>
          <w:p w14:paraId="4D0262A2" w14:textId="674688D1" w:rsidR="00C85AF1" w:rsidRPr="00C85AF1" w:rsidRDefault="00C85AF1" w:rsidP="00C4235E">
            <w:pPr>
              <w:cnfStyle w:val="100000000000" w:firstRow="1" w:lastRow="0" w:firstColumn="0" w:lastColumn="0" w:oddVBand="0" w:evenVBand="0" w:oddHBand="0" w:evenHBand="0" w:firstRowFirstColumn="0" w:firstRowLastColumn="0" w:lastRowFirstColumn="0" w:lastRowLastColumn="0"/>
              <w:rPr>
                <w:b w:val="0"/>
                <w:bCs w:val="0"/>
              </w:rPr>
            </w:pPr>
            <w:r w:rsidRPr="00C85AF1">
              <w:rPr>
                <w:b w:val="0"/>
                <w:bCs w:val="0"/>
              </w:rPr>
              <w:t>Que hace</w:t>
            </w:r>
          </w:p>
        </w:tc>
      </w:tr>
      <w:tr w:rsidR="00C85AF1" w14:paraId="737F3472" w14:textId="77777777" w:rsidTr="00C85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4040E4C" w14:textId="5987F3FD" w:rsidR="00C85AF1" w:rsidRDefault="00C85AF1" w:rsidP="00C4235E">
            <w:proofErr w:type="spellStart"/>
            <w:r w:rsidRPr="00C85AF1">
              <w:t>def</w:t>
            </w:r>
            <w:proofErr w:type="spellEnd"/>
            <w:r w:rsidRPr="00C85AF1">
              <w:t xml:space="preserve"> ...(</w:t>
            </w:r>
            <w:proofErr w:type="spellStart"/>
            <w:r w:rsidRPr="00C85AF1">
              <w:t>message</w:t>
            </w:r>
            <w:proofErr w:type="spellEnd"/>
            <w:r w:rsidRPr="00C85AF1">
              <w:t>):</w:t>
            </w:r>
          </w:p>
        </w:tc>
        <w:tc>
          <w:tcPr>
            <w:tcW w:w="5395" w:type="dxa"/>
          </w:tcPr>
          <w:p w14:paraId="3AA55373" w14:textId="1FA1EE3C" w:rsidR="00C85AF1" w:rsidRDefault="00C85AF1" w:rsidP="00C4235E">
            <w:pPr>
              <w:cnfStyle w:val="000000100000" w:firstRow="0" w:lastRow="0" w:firstColumn="0" w:lastColumn="0" w:oddVBand="0" w:evenVBand="0" w:oddHBand="1" w:evenHBand="0" w:firstRowFirstColumn="0" w:firstRowLastColumn="0" w:lastRowFirstColumn="0" w:lastRowLastColumn="0"/>
            </w:pPr>
            <w:r w:rsidRPr="00C85AF1">
              <w:t>Recibe el mensaje del modelo, el que trae las peticiones</w:t>
            </w:r>
          </w:p>
        </w:tc>
      </w:tr>
      <w:tr w:rsidR="00C85AF1" w14:paraId="75C39487" w14:textId="77777777" w:rsidTr="00C85AF1">
        <w:tc>
          <w:tcPr>
            <w:cnfStyle w:val="001000000000" w:firstRow="0" w:lastRow="0" w:firstColumn="1" w:lastColumn="0" w:oddVBand="0" w:evenVBand="0" w:oddHBand="0" w:evenHBand="0" w:firstRowFirstColumn="0" w:firstRowLastColumn="0" w:lastRowFirstColumn="0" w:lastRowLastColumn="0"/>
            <w:tcW w:w="5395" w:type="dxa"/>
          </w:tcPr>
          <w:p w14:paraId="720BF92A" w14:textId="71422D61" w:rsidR="00C85AF1" w:rsidRDefault="00C85AF1" w:rsidP="00C4235E">
            <w:r w:rsidRPr="00C85AF1">
              <w:t>responses = []</w:t>
            </w:r>
          </w:p>
        </w:tc>
        <w:tc>
          <w:tcPr>
            <w:tcW w:w="5395" w:type="dxa"/>
          </w:tcPr>
          <w:p w14:paraId="5062B4EC" w14:textId="3BF63F9C" w:rsidR="00C85AF1" w:rsidRDefault="00905535" w:rsidP="00C4235E">
            <w:pPr>
              <w:cnfStyle w:val="000000000000" w:firstRow="0" w:lastRow="0" w:firstColumn="0" w:lastColumn="0" w:oddVBand="0" w:evenVBand="0" w:oddHBand="0" w:evenHBand="0" w:firstRowFirstColumn="0" w:firstRowLastColumn="0" w:lastRowFirstColumn="0" w:lastRowLastColumn="0"/>
            </w:pPr>
            <w:r>
              <w:t xml:space="preserve">Lista </w:t>
            </w:r>
            <w:proofErr w:type="spellStart"/>
            <w:r>
              <w:t>vacia</w:t>
            </w:r>
            <w:proofErr w:type="spellEnd"/>
            <w:r>
              <w:t xml:space="preserve">: aquí van los resultados que se devolverán a Gemini </w:t>
            </w:r>
          </w:p>
        </w:tc>
      </w:tr>
      <w:tr w:rsidR="00905535" w14:paraId="13BD27D1" w14:textId="77777777" w:rsidTr="00C85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8CFB921" w14:textId="3A53E3DE" w:rsidR="00905535" w:rsidRPr="00C85AF1" w:rsidRDefault="006F30E2" w:rsidP="00C4235E">
            <w:proofErr w:type="spellStart"/>
            <w:r w:rsidRPr="006F30E2">
              <w:t>cities</w:t>
            </w:r>
            <w:proofErr w:type="spellEnd"/>
            <w:r w:rsidRPr="006F30E2">
              <w:t xml:space="preserve"> = []</w:t>
            </w:r>
          </w:p>
        </w:tc>
        <w:tc>
          <w:tcPr>
            <w:tcW w:w="5395" w:type="dxa"/>
          </w:tcPr>
          <w:p w14:paraId="13FE0972" w14:textId="6AB483F4" w:rsidR="00905535" w:rsidRPr="006F30E2" w:rsidRDefault="006F30E2" w:rsidP="00C4235E">
            <w:pPr>
              <w:cnfStyle w:val="000000100000" w:firstRow="0" w:lastRow="0" w:firstColumn="0" w:lastColumn="0" w:oddVBand="0" w:evenVBand="0" w:oddHBand="1" w:evenHBand="0" w:firstRowFirstColumn="0" w:firstRowLastColumn="0" w:lastRowFirstColumn="0" w:lastRowLastColumn="0"/>
            </w:pPr>
            <w:r>
              <w:t xml:space="preserve">Lista </w:t>
            </w:r>
            <w:proofErr w:type="spellStart"/>
            <w:r>
              <w:t>vacia</w:t>
            </w:r>
            <w:proofErr w:type="spellEnd"/>
            <w:r>
              <w:t xml:space="preserve"> </w:t>
            </w:r>
            <w:r>
              <w:rPr>
                <w:b/>
                <w:bCs/>
              </w:rPr>
              <w:t xml:space="preserve">nueva: </w:t>
            </w:r>
            <w:r>
              <w:t xml:space="preserve">aquí </w:t>
            </w:r>
            <w:proofErr w:type="spellStart"/>
            <w:r>
              <w:t>iran</w:t>
            </w:r>
            <w:proofErr w:type="spellEnd"/>
            <w:r>
              <w:t xml:space="preserve"> las ciudades consultadas</w:t>
            </w:r>
          </w:p>
        </w:tc>
      </w:tr>
      <w:tr w:rsidR="006F30E2" w14:paraId="5CD48771" w14:textId="77777777" w:rsidTr="00C85AF1">
        <w:tc>
          <w:tcPr>
            <w:cnfStyle w:val="001000000000" w:firstRow="0" w:lastRow="0" w:firstColumn="1" w:lastColumn="0" w:oddVBand="0" w:evenVBand="0" w:oddHBand="0" w:evenHBand="0" w:firstRowFirstColumn="0" w:firstRowLastColumn="0" w:lastRowFirstColumn="0" w:lastRowLastColumn="0"/>
            <w:tcW w:w="5395" w:type="dxa"/>
          </w:tcPr>
          <w:p w14:paraId="0EC2532F" w14:textId="7FA466A5" w:rsidR="006F30E2" w:rsidRPr="006F30E2" w:rsidRDefault="004E2AA4" w:rsidP="00C4235E">
            <w:proofErr w:type="spellStart"/>
            <w:r w:rsidRPr="004E2AA4">
              <w:t>for</w:t>
            </w:r>
            <w:proofErr w:type="spellEnd"/>
            <w:r w:rsidRPr="004E2AA4">
              <w:t xml:space="preserve"> </w:t>
            </w:r>
            <w:proofErr w:type="spellStart"/>
            <w:r w:rsidRPr="004E2AA4">
              <w:t>tool_call</w:t>
            </w:r>
            <w:proofErr w:type="spellEnd"/>
            <w:r w:rsidRPr="004E2AA4">
              <w:t xml:space="preserve"> in </w:t>
            </w:r>
            <w:proofErr w:type="spellStart"/>
            <w:proofErr w:type="gramStart"/>
            <w:r w:rsidRPr="004E2AA4">
              <w:t>message.tool</w:t>
            </w:r>
            <w:proofErr w:type="gramEnd"/>
            <w:r w:rsidRPr="004E2AA4">
              <w:t>_calls</w:t>
            </w:r>
            <w:proofErr w:type="spellEnd"/>
            <w:r w:rsidRPr="004E2AA4">
              <w:t>:</w:t>
            </w:r>
          </w:p>
        </w:tc>
        <w:tc>
          <w:tcPr>
            <w:tcW w:w="5395" w:type="dxa"/>
          </w:tcPr>
          <w:p w14:paraId="4FFDF609" w14:textId="0443D5B3" w:rsidR="006F30E2" w:rsidRDefault="004E2AA4" w:rsidP="00C4235E">
            <w:pPr>
              <w:cnfStyle w:val="000000000000" w:firstRow="0" w:lastRow="0" w:firstColumn="0" w:lastColumn="0" w:oddVBand="0" w:evenVBand="0" w:oddHBand="0" w:evenHBand="0" w:firstRowFirstColumn="0" w:firstRowLastColumn="0" w:lastRowFirstColumn="0" w:lastRowLastColumn="0"/>
            </w:pPr>
            <w:r w:rsidRPr="004E2AA4">
              <w:t>Recorre cada petición, una por una</w:t>
            </w:r>
          </w:p>
        </w:tc>
      </w:tr>
      <w:tr w:rsidR="004E2AA4" w14:paraId="5D083582" w14:textId="77777777" w:rsidTr="00C85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DB6BF0D" w14:textId="5620E73D" w:rsidR="004E2AA4" w:rsidRPr="004E2AA4" w:rsidRDefault="004E2AA4" w:rsidP="00C4235E">
            <w:proofErr w:type="spellStart"/>
            <w:r w:rsidRPr="004E2AA4">
              <w:t>if</w:t>
            </w:r>
            <w:proofErr w:type="spellEnd"/>
            <w:r w:rsidRPr="004E2AA4">
              <w:t xml:space="preserve"> tool_call.function.name == "</w:t>
            </w:r>
            <w:proofErr w:type="spellStart"/>
            <w:r w:rsidRPr="004E2AA4">
              <w:t>get_</w:t>
            </w:r>
            <w:proofErr w:type="gramStart"/>
            <w:r w:rsidRPr="004E2AA4">
              <w:t>ticket</w:t>
            </w:r>
            <w:proofErr w:type="gramEnd"/>
            <w:r w:rsidRPr="004E2AA4">
              <w:t>_price</w:t>
            </w:r>
            <w:proofErr w:type="spellEnd"/>
            <w:r w:rsidRPr="004E2AA4">
              <w:t>":</w:t>
            </w:r>
          </w:p>
        </w:tc>
        <w:tc>
          <w:tcPr>
            <w:tcW w:w="5395" w:type="dxa"/>
          </w:tcPr>
          <w:p w14:paraId="06CC0C80" w14:textId="6E24DAF6" w:rsidR="004E2AA4" w:rsidRPr="004E2AA4" w:rsidRDefault="004E2AA4" w:rsidP="00C4235E">
            <w:pPr>
              <w:cnfStyle w:val="000000100000" w:firstRow="0" w:lastRow="0" w:firstColumn="0" w:lastColumn="0" w:oddVBand="0" w:evenVBand="0" w:oddHBand="1" w:evenHBand="0" w:firstRowFirstColumn="0" w:firstRowLastColumn="0" w:lastRowFirstColumn="0" w:lastRowLastColumn="0"/>
            </w:pPr>
            <w:r w:rsidRPr="004E2AA4">
              <w:t>Solo atiende la herramienta que conoce</w:t>
            </w:r>
          </w:p>
        </w:tc>
      </w:tr>
      <w:tr w:rsidR="004E2AA4" w14:paraId="7E9E224C" w14:textId="77777777" w:rsidTr="00C85AF1">
        <w:tc>
          <w:tcPr>
            <w:cnfStyle w:val="001000000000" w:firstRow="0" w:lastRow="0" w:firstColumn="1" w:lastColumn="0" w:oddVBand="0" w:evenVBand="0" w:oddHBand="0" w:evenHBand="0" w:firstRowFirstColumn="0" w:firstRowLastColumn="0" w:lastRowFirstColumn="0" w:lastRowLastColumn="0"/>
            <w:tcW w:w="5395" w:type="dxa"/>
          </w:tcPr>
          <w:p w14:paraId="4F999A7F" w14:textId="6565179D" w:rsidR="004E2AA4" w:rsidRPr="004E2AA4" w:rsidRDefault="00841657" w:rsidP="00C4235E">
            <w:proofErr w:type="spellStart"/>
            <w:r w:rsidRPr="00841657">
              <w:t>arguments</w:t>
            </w:r>
            <w:proofErr w:type="spellEnd"/>
            <w:r w:rsidRPr="00841657">
              <w:t xml:space="preserve"> = </w:t>
            </w:r>
            <w:proofErr w:type="spellStart"/>
            <w:proofErr w:type="gramStart"/>
            <w:r w:rsidRPr="00841657">
              <w:t>json.loads</w:t>
            </w:r>
            <w:proofErr w:type="spellEnd"/>
            <w:proofErr w:type="gramEnd"/>
            <w:r w:rsidRPr="00841657">
              <w:t>(</w:t>
            </w:r>
            <w:proofErr w:type="spellStart"/>
            <w:r w:rsidRPr="00841657">
              <w:t>tool_</w:t>
            </w:r>
            <w:proofErr w:type="gramStart"/>
            <w:r w:rsidRPr="00841657">
              <w:t>call.function</w:t>
            </w:r>
            <w:proofErr w:type="gramEnd"/>
            <w:r w:rsidRPr="00841657">
              <w:t>.arguments</w:t>
            </w:r>
            <w:proofErr w:type="spellEnd"/>
            <w:r w:rsidRPr="00841657">
              <w:t>)</w:t>
            </w:r>
          </w:p>
        </w:tc>
        <w:tc>
          <w:tcPr>
            <w:tcW w:w="5395" w:type="dxa"/>
          </w:tcPr>
          <w:p w14:paraId="52C8DB9E" w14:textId="7FBF3D89" w:rsidR="004E2AA4" w:rsidRPr="004E2AA4" w:rsidRDefault="00841657" w:rsidP="00C4235E">
            <w:pPr>
              <w:cnfStyle w:val="000000000000" w:firstRow="0" w:lastRow="0" w:firstColumn="0" w:lastColumn="0" w:oddVBand="0" w:evenVBand="0" w:oddHBand="0" w:evenHBand="0" w:firstRowFirstColumn="0" w:firstRowLastColumn="0" w:lastRowFirstColumn="0" w:lastRowLastColumn="0"/>
            </w:pPr>
            <w:r>
              <w:t>Convierte los argumentos (que llegan como texto JSON) en un diccionario</w:t>
            </w:r>
          </w:p>
        </w:tc>
      </w:tr>
      <w:tr w:rsidR="00841657" w14:paraId="3FDF07F1" w14:textId="77777777" w:rsidTr="00C85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468F8CD" w14:textId="390CABDC" w:rsidR="00841657" w:rsidRPr="00841657" w:rsidRDefault="00841657" w:rsidP="00C4235E">
            <w:proofErr w:type="spellStart"/>
            <w:r w:rsidRPr="00841657">
              <w:t>city</w:t>
            </w:r>
            <w:proofErr w:type="spellEnd"/>
            <w:r w:rsidRPr="00841657">
              <w:t xml:space="preserve"> = </w:t>
            </w:r>
            <w:proofErr w:type="spellStart"/>
            <w:r w:rsidRPr="00841657">
              <w:t>arguments.get</w:t>
            </w:r>
            <w:proofErr w:type="spellEnd"/>
            <w:r w:rsidRPr="00841657">
              <w:t>('</w:t>
            </w:r>
            <w:proofErr w:type="spellStart"/>
            <w:r w:rsidRPr="00841657">
              <w:t>destination_city</w:t>
            </w:r>
            <w:proofErr w:type="spellEnd"/>
            <w:r w:rsidRPr="00841657">
              <w:t>')</w:t>
            </w:r>
          </w:p>
        </w:tc>
        <w:tc>
          <w:tcPr>
            <w:tcW w:w="5395" w:type="dxa"/>
          </w:tcPr>
          <w:p w14:paraId="5A1DAF68" w14:textId="5E9C719C" w:rsidR="00841657" w:rsidRDefault="000C06AB" w:rsidP="00C4235E">
            <w:pPr>
              <w:cnfStyle w:val="000000100000" w:firstRow="0" w:lastRow="0" w:firstColumn="0" w:lastColumn="0" w:oddVBand="0" w:evenVBand="0" w:oddHBand="1" w:evenHBand="0" w:firstRowFirstColumn="0" w:firstRowLastColumn="0" w:lastRowFirstColumn="0" w:lastRowLastColumn="0"/>
            </w:pPr>
            <w:r w:rsidRPr="000C06AB">
              <w:t>Saca la ciudad</w:t>
            </w:r>
          </w:p>
        </w:tc>
      </w:tr>
      <w:tr w:rsidR="000C06AB" w14:paraId="594589AD" w14:textId="77777777" w:rsidTr="00C85AF1">
        <w:tc>
          <w:tcPr>
            <w:cnfStyle w:val="001000000000" w:firstRow="0" w:lastRow="0" w:firstColumn="1" w:lastColumn="0" w:oddVBand="0" w:evenVBand="0" w:oddHBand="0" w:evenHBand="0" w:firstRowFirstColumn="0" w:firstRowLastColumn="0" w:lastRowFirstColumn="0" w:lastRowLastColumn="0"/>
            <w:tcW w:w="5395" w:type="dxa"/>
          </w:tcPr>
          <w:p w14:paraId="401B6304" w14:textId="4D8A4B40" w:rsidR="000C06AB" w:rsidRPr="00841657" w:rsidRDefault="000C06AB" w:rsidP="00C4235E">
            <w:proofErr w:type="spellStart"/>
            <w:proofErr w:type="gramStart"/>
            <w:r w:rsidRPr="000C06AB">
              <w:t>cities.append</w:t>
            </w:r>
            <w:proofErr w:type="spellEnd"/>
            <w:proofErr w:type="gramEnd"/>
            <w:r w:rsidRPr="000C06AB">
              <w:t>(</w:t>
            </w:r>
            <w:proofErr w:type="spellStart"/>
            <w:r w:rsidRPr="000C06AB">
              <w:t>city</w:t>
            </w:r>
            <w:proofErr w:type="spellEnd"/>
            <w:r w:rsidRPr="000C06AB">
              <w:t>)</w:t>
            </w:r>
          </w:p>
        </w:tc>
        <w:tc>
          <w:tcPr>
            <w:tcW w:w="5395" w:type="dxa"/>
          </w:tcPr>
          <w:p w14:paraId="75B26E7C" w14:textId="0CBCB481" w:rsidR="000C06AB" w:rsidRPr="000C06AB" w:rsidRDefault="000C06AB" w:rsidP="00C4235E">
            <w:pPr>
              <w:cnfStyle w:val="000000000000" w:firstRow="0" w:lastRow="0" w:firstColumn="0" w:lastColumn="0" w:oddVBand="0" w:evenVBand="0" w:oddHBand="0" w:evenHBand="0" w:firstRowFirstColumn="0" w:firstRowLastColumn="0" w:lastRowFirstColumn="0" w:lastRowLastColumn="0"/>
            </w:pPr>
            <w:r w:rsidRPr="000C06AB">
              <w:rPr>
                <w:b/>
                <w:bCs/>
              </w:rPr>
              <w:t>Lo nuevo:</w:t>
            </w:r>
            <w:r w:rsidRPr="000C06AB">
              <w:t xml:space="preserve"> guarda la ciudad en la lista de ciudades</w:t>
            </w:r>
          </w:p>
        </w:tc>
      </w:tr>
      <w:tr w:rsidR="000C06AB" w14:paraId="677D26C9" w14:textId="77777777" w:rsidTr="00C85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1E7A3CE" w14:textId="09EECCAE" w:rsidR="000C06AB" w:rsidRPr="000C06AB" w:rsidRDefault="000C06AB" w:rsidP="00C4235E">
            <w:proofErr w:type="spellStart"/>
            <w:r w:rsidRPr="000C06AB">
              <w:t>price_details</w:t>
            </w:r>
            <w:proofErr w:type="spellEnd"/>
            <w:r w:rsidRPr="000C06AB">
              <w:t xml:space="preserve"> = </w:t>
            </w:r>
            <w:proofErr w:type="spellStart"/>
            <w:r w:rsidRPr="000C06AB">
              <w:t>get_</w:t>
            </w:r>
            <w:proofErr w:type="gramStart"/>
            <w:r w:rsidRPr="000C06AB">
              <w:t>ticket</w:t>
            </w:r>
            <w:proofErr w:type="gramEnd"/>
            <w:r w:rsidRPr="000C06AB">
              <w:t>_price</w:t>
            </w:r>
            <w:proofErr w:type="spellEnd"/>
            <w:r w:rsidRPr="000C06AB">
              <w:t>(</w:t>
            </w:r>
            <w:proofErr w:type="spellStart"/>
            <w:r w:rsidRPr="000C06AB">
              <w:t>city</w:t>
            </w:r>
            <w:proofErr w:type="spellEnd"/>
            <w:r w:rsidRPr="000C06AB">
              <w:t>)</w:t>
            </w:r>
          </w:p>
        </w:tc>
        <w:tc>
          <w:tcPr>
            <w:tcW w:w="5395" w:type="dxa"/>
          </w:tcPr>
          <w:p w14:paraId="3E83F5E5" w14:textId="2D4D86F0" w:rsidR="000C06AB" w:rsidRPr="000C06AB" w:rsidRDefault="000C06AB" w:rsidP="00C4235E">
            <w:pPr>
              <w:cnfStyle w:val="000000100000" w:firstRow="0" w:lastRow="0" w:firstColumn="0" w:lastColumn="0" w:oddVBand="0" w:evenVBand="0" w:oddHBand="1" w:evenHBand="0" w:firstRowFirstColumn="0" w:firstRowLastColumn="0" w:lastRowFirstColumn="0" w:lastRowLastColumn="0"/>
            </w:pPr>
            <w:r w:rsidRPr="000C06AB">
              <w:t>Ejecuta la función real (consulta la base de datos)</w:t>
            </w:r>
          </w:p>
        </w:tc>
      </w:tr>
      <w:tr w:rsidR="000C06AB" w14:paraId="3D9054A1" w14:textId="77777777" w:rsidTr="00C85AF1">
        <w:tc>
          <w:tcPr>
            <w:cnfStyle w:val="001000000000" w:firstRow="0" w:lastRow="0" w:firstColumn="1" w:lastColumn="0" w:oddVBand="0" w:evenVBand="0" w:oddHBand="0" w:evenHBand="0" w:firstRowFirstColumn="0" w:firstRowLastColumn="0" w:lastRowFirstColumn="0" w:lastRowLastColumn="0"/>
            <w:tcW w:w="5395" w:type="dxa"/>
          </w:tcPr>
          <w:p w14:paraId="0DE483E2" w14:textId="13A1F09F" w:rsidR="000C06AB" w:rsidRPr="000C06AB" w:rsidRDefault="000C06AB" w:rsidP="00C4235E">
            <w:proofErr w:type="spellStart"/>
            <w:proofErr w:type="gramStart"/>
            <w:r w:rsidRPr="000C06AB">
              <w:t>responses.append</w:t>
            </w:r>
            <w:proofErr w:type="spellEnd"/>
            <w:proofErr w:type="gramEnd"/>
            <w:r w:rsidRPr="000C06AB">
              <w:t>({... "role": "</w:t>
            </w:r>
            <w:proofErr w:type="spellStart"/>
            <w:r w:rsidRPr="000C06AB">
              <w:t>tool</w:t>
            </w:r>
            <w:proofErr w:type="spellEnd"/>
            <w:r w:rsidRPr="000C06AB">
              <w:t>", ... "</w:t>
            </w:r>
            <w:proofErr w:type="spellStart"/>
            <w:r w:rsidRPr="000C06AB">
              <w:t>tool_call_id</w:t>
            </w:r>
            <w:proofErr w:type="spellEnd"/>
            <w:r w:rsidRPr="000C06AB">
              <w:t xml:space="preserve">": </w:t>
            </w:r>
            <w:proofErr w:type="spellStart"/>
            <w:r w:rsidRPr="000C06AB">
              <w:t>tool_call.id</w:t>
            </w:r>
            <w:proofErr w:type="spellEnd"/>
            <w:r w:rsidRPr="000C06AB">
              <w:t>})</w:t>
            </w:r>
          </w:p>
        </w:tc>
        <w:tc>
          <w:tcPr>
            <w:tcW w:w="5395" w:type="dxa"/>
          </w:tcPr>
          <w:p w14:paraId="12A420F0" w14:textId="5255B236" w:rsidR="000C06AB" w:rsidRPr="006C69C0" w:rsidRDefault="006C69C0" w:rsidP="00C4235E">
            <w:pPr>
              <w:cnfStyle w:val="000000000000" w:firstRow="0" w:lastRow="0" w:firstColumn="0" w:lastColumn="0" w:oddVBand="0" w:evenVBand="0" w:oddHBand="0" w:evenHBand="0" w:firstRowFirstColumn="0" w:firstRowLastColumn="0" w:lastRowFirstColumn="0" w:lastRowLastColumn="0"/>
            </w:pPr>
            <w:r>
              <w:t xml:space="preserve">Arma el mensaje </w:t>
            </w:r>
            <w:proofErr w:type="spellStart"/>
            <w:r>
              <w:rPr>
                <w:b/>
                <w:bCs/>
              </w:rPr>
              <w:t>tool</w:t>
            </w:r>
            <w:proofErr w:type="spellEnd"/>
            <w:r>
              <w:rPr>
                <w:b/>
                <w:bCs/>
              </w:rPr>
              <w:t xml:space="preserve"> </w:t>
            </w:r>
            <w:r>
              <w:t xml:space="preserve">con el resultado, con el id de </w:t>
            </w:r>
            <w:r>
              <w:rPr>
                <w:b/>
                <w:bCs/>
              </w:rPr>
              <w:t xml:space="preserve">esa </w:t>
            </w:r>
            <w:r>
              <w:t>petición</w:t>
            </w:r>
          </w:p>
        </w:tc>
      </w:tr>
      <w:tr w:rsidR="006C69C0" w14:paraId="0CDF7598" w14:textId="77777777" w:rsidTr="00C85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F46C02F" w14:textId="215A071D" w:rsidR="006C69C0" w:rsidRPr="000C06AB" w:rsidRDefault="006C69C0" w:rsidP="00C4235E">
            <w:proofErr w:type="spellStart"/>
            <w:r w:rsidRPr="006C69C0">
              <w:t>return</w:t>
            </w:r>
            <w:proofErr w:type="spellEnd"/>
            <w:r w:rsidRPr="006C69C0">
              <w:t xml:space="preserve"> responses, </w:t>
            </w:r>
            <w:proofErr w:type="spellStart"/>
            <w:r w:rsidRPr="006C69C0">
              <w:t>cities</w:t>
            </w:r>
            <w:proofErr w:type="spellEnd"/>
          </w:p>
        </w:tc>
        <w:tc>
          <w:tcPr>
            <w:tcW w:w="5395" w:type="dxa"/>
          </w:tcPr>
          <w:p w14:paraId="18479302" w14:textId="192650A1" w:rsidR="006C69C0" w:rsidRPr="006C69C0" w:rsidRDefault="006C69C0" w:rsidP="00C4235E">
            <w:pPr>
              <w:cnfStyle w:val="000000100000" w:firstRow="0" w:lastRow="0" w:firstColumn="0" w:lastColumn="0" w:oddVBand="0" w:evenVBand="0" w:oddHBand="1" w:evenHBand="0" w:firstRowFirstColumn="0" w:firstRowLastColumn="0" w:lastRowFirstColumn="0" w:lastRowLastColumn="0"/>
            </w:pPr>
            <w:r>
              <w:t xml:space="preserve">Devuelve las dos listas a la vez </w:t>
            </w:r>
          </w:p>
        </w:tc>
      </w:tr>
    </w:tbl>
    <w:p w14:paraId="3D3C3558" w14:textId="77777777" w:rsidR="00E77DC5" w:rsidRDefault="00E77DC5" w:rsidP="00C4235E"/>
    <w:p w14:paraId="738611A5" w14:textId="77777777" w:rsidR="003B618F" w:rsidRDefault="003B618F" w:rsidP="00C4235E"/>
    <w:p w14:paraId="75BD43C6" w14:textId="5A51CD24" w:rsidR="003B618F" w:rsidRDefault="003B618F" w:rsidP="00C4235E"/>
    <w:p w14:paraId="30DA89FA" w14:textId="77777777" w:rsidR="00C06C5E" w:rsidRDefault="00C06C5E" w:rsidP="00C4235E"/>
    <w:p w14:paraId="59563C20" w14:textId="77777777" w:rsidR="00C06C5E" w:rsidRPr="00EE2E22" w:rsidRDefault="00C06C5E" w:rsidP="00C4235E"/>
    <w:p w14:paraId="414B34B7" w14:textId="77777777" w:rsidR="006C69C0" w:rsidRPr="006C69C0" w:rsidRDefault="006C69C0" w:rsidP="006C69C0">
      <w:pPr>
        <w:rPr>
          <w:b/>
          <w:bCs/>
          <w:sz w:val="24"/>
          <w:szCs w:val="28"/>
        </w:rPr>
      </w:pPr>
      <w:r w:rsidRPr="006C69C0">
        <w:rPr>
          <w:b/>
          <w:bCs/>
          <w:sz w:val="24"/>
          <w:szCs w:val="28"/>
          <w:highlight w:val="yellow"/>
        </w:rPr>
        <w:lastRenderedPageBreak/>
        <w:t>Con un ejemplo</w:t>
      </w:r>
    </w:p>
    <w:p w14:paraId="11BDEF70" w14:textId="33B72E30" w:rsidR="00D7173D" w:rsidRDefault="006C69C0" w:rsidP="00C4235E">
      <w:r>
        <w:t>El usuari</w:t>
      </w:r>
      <w:r w:rsidR="00E02A97">
        <w:t xml:space="preserve">o pregunta “¿es </w:t>
      </w:r>
      <w:proofErr w:type="spellStart"/>
      <w:r w:rsidR="00E02A97">
        <w:t>mas</w:t>
      </w:r>
      <w:proofErr w:type="spellEnd"/>
      <w:r w:rsidR="00E02A97">
        <w:t xml:space="preserve"> barato Paris o Tokio?” y Gemini pide las dos herramientas a la vez.</w:t>
      </w:r>
    </w:p>
    <w:p w14:paraId="42F00ACB" w14:textId="7BCC9A46" w:rsidR="00860537" w:rsidRPr="005E0CBF" w:rsidRDefault="00B0799B" w:rsidP="0085574E">
      <w:r w:rsidRPr="00B0799B">
        <w:rPr>
          <w:noProof/>
        </w:rPr>
        <w:drawing>
          <wp:inline distT="0" distB="0" distL="0" distR="0" wp14:anchorId="6ED6F28B" wp14:editId="4974E0B7">
            <wp:extent cx="5304367" cy="732788"/>
            <wp:effectExtent l="38100" t="38100" r="29845" b="29845"/>
            <wp:docPr id="29538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89161" name=""/>
                    <pic:cNvPicPr/>
                  </pic:nvPicPr>
                  <pic:blipFill>
                    <a:blip r:embed="rId940"/>
                    <a:stretch>
                      <a:fillRect/>
                    </a:stretch>
                  </pic:blipFill>
                  <pic:spPr>
                    <a:xfrm>
                      <a:off x="0" y="0"/>
                      <a:ext cx="5316669" cy="734487"/>
                    </a:xfrm>
                    <a:prstGeom prst="rect">
                      <a:avLst/>
                    </a:prstGeom>
                    <a:ln w="38100">
                      <a:solidFill>
                        <a:srgbClr val="EE0000"/>
                      </a:solidFill>
                    </a:ln>
                  </pic:spPr>
                </pic:pic>
              </a:graphicData>
            </a:graphic>
          </wp:inline>
        </w:drawing>
      </w:r>
    </w:p>
    <w:p w14:paraId="4307B29A" w14:textId="77777777" w:rsidR="00761D86" w:rsidRPr="00761D86" w:rsidRDefault="00761D86" w:rsidP="00761D86">
      <w:r w:rsidRPr="00761D86">
        <w:t xml:space="preserve">Después, </w:t>
      </w:r>
      <w:r w:rsidRPr="00761D86">
        <w:rPr>
          <w:b/>
          <w:bCs/>
        </w:rPr>
        <w:t>chat</w:t>
      </w:r>
      <w:r w:rsidRPr="00761D86">
        <w:t xml:space="preserve"> usa las dos listas para cosas distintas:</w:t>
      </w:r>
    </w:p>
    <w:tbl>
      <w:tblPr>
        <w:tblStyle w:val="Tablaconcuadrcula4-nfasis4"/>
        <w:tblW w:w="0" w:type="auto"/>
        <w:tblLook w:val="04A0" w:firstRow="1" w:lastRow="0" w:firstColumn="1" w:lastColumn="0" w:noHBand="0" w:noVBand="1"/>
      </w:tblPr>
      <w:tblGrid>
        <w:gridCol w:w="5395"/>
        <w:gridCol w:w="5395"/>
      </w:tblGrid>
      <w:tr w:rsidR="00761D86" w14:paraId="2DD32F4F" w14:textId="77777777" w:rsidTr="00D75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85F4385" w14:textId="175CA4C5" w:rsidR="00761D86" w:rsidRPr="00761D86" w:rsidRDefault="00761D86" w:rsidP="0085574E">
            <w:pPr>
              <w:rPr>
                <w:b w:val="0"/>
                <w:bCs w:val="0"/>
              </w:rPr>
            </w:pPr>
            <w:r>
              <w:rPr>
                <w:b w:val="0"/>
                <w:bCs w:val="0"/>
              </w:rPr>
              <w:t xml:space="preserve">Lista </w:t>
            </w:r>
          </w:p>
        </w:tc>
        <w:tc>
          <w:tcPr>
            <w:tcW w:w="5395" w:type="dxa"/>
          </w:tcPr>
          <w:p w14:paraId="79AE467D" w14:textId="3F13A5E5" w:rsidR="00761D86" w:rsidRDefault="00761D86" w:rsidP="0085574E">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Para que se usa</w:t>
            </w:r>
          </w:p>
        </w:tc>
      </w:tr>
      <w:tr w:rsidR="00761D86" w14:paraId="4524ECF8" w14:textId="77777777" w:rsidTr="00D75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9CAB3F5" w14:textId="4BAE14A1" w:rsidR="00761D86" w:rsidRPr="00D75ED3" w:rsidRDefault="00761D86" w:rsidP="0085574E">
            <w:r w:rsidRPr="00D75ED3">
              <w:t>Responses</w:t>
            </w:r>
          </w:p>
        </w:tc>
        <w:tc>
          <w:tcPr>
            <w:tcW w:w="5395" w:type="dxa"/>
          </w:tcPr>
          <w:p w14:paraId="106671B5" w14:textId="6E440DD5" w:rsidR="00761D86" w:rsidRPr="00761D86" w:rsidRDefault="00761D86" w:rsidP="0085574E">
            <w:pPr>
              <w:cnfStyle w:val="000000100000" w:firstRow="0" w:lastRow="0" w:firstColumn="0" w:lastColumn="0" w:oddVBand="0" w:evenVBand="0" w:oddHBand="1" w:evenHBand="0" w:firstRowFirstColumn="0" w:firstRowLastColumn="0" w:lastRowFirstColumn="0" w:lastRowLastColumn="0"/>
            </w:pPr>
            <w:r>
              <w:t xml:space="preserve">Se agrega a </w:t>
            </w:r>
            <w:proofErr w:type="spellStart"/>
            <w:r>
              <w:rPr>
                <w:b/>
                <w:bCs/>
              </w:rPr>
              <w:t>messages</w:t>
            </w:r>
            <w:proofErr w:type="spellEnd"/>
            <w:r>
              <w:rPr>
                <w:b/>
                <w:bCs/>
              </w:rPr>
              <w:t xml:space="preserve"> </w:t>
            </w:r>
            <w:r>
              <w:t>y se manda a Gemini, para</w:t>
            </w:r>
            <w:r w:rsidR="003E0EA5">
              <w:t xml:space="preserve"> que redacte la respuesta</w:t>
            </w:r>
          </w:p>
        </w:tc>
      </w:tr>
      <w:tr w:rsidR="00761D86" w14:paraId="4461F739" w14:textId="77777777" w:rsidTr="00D75ED3">
        <w:tc>
          <w:tcPr>
            <w:cnfStyle w:val="001000000000" w:firstRow="0" w:lastRow="0" w:firstColumn="1" w:lastColumn="0" w:oddVBand="0" w:evenVBand="0" w:oddHBand="0" w:evenHBand="0" w:firstRowFirstColumn="0" w:firstRowLastColumn="0" w:lastRowFirstColumn="0" w:lastRowLastColumn="0"/>
            <w:tcW w:w="5395" w:type="dxa"/>
          </w:tcPr>
          <w:p w14:paraId="34A3B31F" w14:textId="44A2DAB2" w:rsidR="00761D86" w:rsidRPr="00D75ED3" w:rsidRDefault="00D75ED3" w:rsidP="0085574E">
            <w:proofErr w:type="spellStart"/>
            <w:r w:rsidRPr="00D75ED3">
              <w:t>Cities</w:t>
            </w:r>
            <w:proofErr w:type="spellEnd"/>
          </w:p>
        </w:tc>
        <w:tc>
          <w:tcPr>
            <w:tcW w:w="5395" w:type="dxa"/>
          </w:tcPr>
          <w:p w14:paraId="071B7B9D" w14:textId="35752B45" w:rsidR="00761D86" w:rsidRPr="00D75ED3" w:rsidRDefault="00D75ED3" w:rsidP="0085574E">
            <w:pPr>
              <w:cnfStyle w:val="000000000000" w:firstRow="0" w:lastRow="0" w:firstColumn="0" w:lastColumn="0" w:oddVBand="0" w:evenVBand="0" w:oddHBand="0" w:evenHBand="0" w:firstRowFirstColumn="0" w:firstRowLastColumn="0" w:lastRowFirstColumn="0" w:lastRowLastColumn="0"/>
            </w:pPr>
            <w:r>
              <w:t xml:space="preserve">Se queda en </w:t>
            </w:r>
            <w:r>
              <w:rPr>
                <w:b/>
                <w:bCs/>
              </w:rPr>
              <w:t>chat: artista(</w:t>
            </w:r>
            <w:proofErr w:type="spellStart"/>
            <w:proofErr w:type="gramStart"/>
            <w:r>
              <w:rPr>
                <w:b/>
                <w:bCs/>
              </w:rPr>
              <w:t>cities</w:t>
            </w:r>
            <w:proofErr w:type="spellEnd"/>
            <w:r>
              <w:rPr>
                <w:b/>
                <w:bCs/>
              </w:rPr>
              <w:t>[</w:t>
            </w:r>
            <w:proofErr w:type="gramEnd"/>
            <w:r>
              <w:rPr>
                <w:b/>
                <w:bCs/>
              </w:rPr>
              <w:t xml:space="preserve">0]) </w:t>
            </w:r>
            <w:r>
              <w:t xml:space="preserve">dibuja </w:t>
            </w:r>
            <w:r>
              <w:rPr>
                <w:b/>
                <w:bCs/>
              </w:rPr>
              <w:t xml:space="preserve">Paris, </w:t>
            </w:r>
            <w:r>
              <w:t xml:space="preserve">la primera </w:t>
            </w:r>
          </w:p>
        </w:tc>
      </w:tr>
    </w:tbl>
    <w:p w14:paraId="3ED9154F" w14:textId="77777777" w:rsidR="002C5185" w:rsidRDefault="002C5185" w:rsidP="002C5185">
      <w:pPr>
        <w:rPr>
          <w:b/>
          <w:bCs/>
        </w:rPr>
      </w:pPr>
    </w:p>
    <w:p w14:paraId="069C4FD3" w14:textId="262043E3" w:rsidR="002C5185" w:rsidRDefault="002C5185" w:rsidP="002C5185">
      <w:pPr>
        <w:rPr>
          <w:b/>
          <w:bCs/>
          <w:sz w:val="24"/>
          <w:szCs w:val="28"/>
        </w:rPr>
      </w:pPr>
      <w:r w:rsidRPr="00711723">
        <w:rPr>
          <w:b/>
          <w:bCs/>
          <w:sz w:val="24"/>
          <w:szCs w:val="28"/>
          <w:highlight w:val="yellow"/>
        </w:rPr>
        <w:t>Un caso especial</w:t>
      </w:r>
    </w:p>
    <w:p w14:paraId="03B3773E" w14:textId="77777777" w:rsidR="00711723" w:rsidRDefault="00711723" w:rsidP="00711723">
      <w:r w:rsidRPr="00711723">
        <w:t xml:space="preserve">Si Gemini pide una herramienta que el código no conoce (por </w:t>
      </w:r>
      <w:proofErr w:type="gramStart"/>
      <w:r w:rsidRPr="00711723">
        <w:t>ejemplo</w:t>
      </w:r>
      <w:proofErr w:type="gramEnd"/>
      <w:r w:rsidRPr="00711723">
        <w:t xml:space="preserve"> </w:t>
      </w:r>
      <w:proofErr w:type="spellStart"/>
      <w:r w:rsidRPr="00711723">
        <w:rPr>
          <w:b/>
          <w:bCs/>
        </w:rPr>
        <w:t>book_flight</w:t>
      </w:r>
      <w:proofErr w:type="spellEnd"/>
      <w:r w:rsidRPr="00711723">
        <w:t xml:space="preserve">), el </w:t>
      </w:r>
      <w:proofErr w:type="spellStart"/>
      <w:r w:rsidRPr="00711723">
        <w:rPr>
          <w:b/>
          <w:bCs/>
        </w:rPr>
        <w:t>if</w:t>
      </w:r>
      <w:proofErr w:type="spellEnd"/>
      <w:r w:rsidRPr="00711723">
        <w:t xml:space="preserve"> no se cumple. Lo probé y devolvió </w:t>
      </w:r>
      <w:r w:rsidRPr="00711723">
        <w:rPr>
          <w:b/>
          <w:bCs/>
        </w:rPr>
        <w:t>responses = []</w:t>
      </w:r>
      <w:r w:rsidRPr="00711723">
        <w:t xml:space="preserve"> y </w:t>
      </w:r>
      <w:proofErr w:type="spellStart"/>
      <w:r w:rsidRPr="00711723">
        <w:rPr>
          <w:b/>
          <w:bCs/>
        </w:rPr>
        <w:t>cities</w:t>
      </w:r>
      <w:proofErr w:type="spellEnd"/>
      <w:r w:rsidRPr="00711723">
        <w:rPr>
          <w:b/>
          <w:bCs/>
        </w:rPr>
        <w:t xml:space="preserve"> = []:</w:t>
      </w:r>
      <w:r w:rsidRPr="00711723">
        <w:t xml:space="preserve"> no responde nada para esa petición. Eso puede dar error en la siguiente llamada a Gemini, porque una petición sin respuesta no se acepta. Esto último es la regla de la API que vimos el día 4; no lo probé con Gemini real.</w:t>
      </w:r>
    </w:p>
    <w:p w14:paraId="55A5C1E2" w14:textId="77777777" w:rsidR="00711723" w:rsidRPr="00711723" w:rsidRDefault="00711723" w:rsidP="00711723">
      <w:pPr>
        <w:rPr>
          <w:b/>
          <w:bCs/>
          <w:sz w:val="24"/>
          <w:szCs w:val="28"/>
        </w:rPr>
      </w:pPr>
      <w:r w:rsidRPr="00711723">
        <w:rPr>
          <w:b/>
          <w:bCs/>
          <w:sz w:val="24"/>
          <w:szCs w:val="28"/>
          <w:highlight w:val="yellow"/>
        </w:rPr>
        <w:t>Comparación con el del día 4</w:t>
      </w:r>
    </w:p>
    <w:tbl>
      <w:tblPr>
        <w:tblStyle w:val="Tablaconcuadrcula4-nfasis4"/>
        <w:tblW w:w="0" w:type="auto"/>
        <w:tblLook w:val="04A0" w:firstRow="1" w:lastRow="0" w:firstColumn="1" w:lastColumn="0" w:noHBand="0" w:noVBand="1"/>
      </w:tblPr>
      <w:tblGrid>
        <w:gridCol w:w="3519"/>
        <w:gridCol w:w="3544"/>
        <w:gridCol w:w="3727"/>
      </w:tblGrid>
      <w:tr w:rsidR="00711723" w14:paraId="2C1B3479" w14:textId="77777777" w:rsidTr="007117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98D1170" w14:textId="77777777" w:rsidR="00711723" w:rsidRDefault="00711723" w:rsidP="00711723"/>
        </w:tc>
        <w:tc>
          <w:tcPr>
            <w:tcW w:w="3597" w:type="dxa"/>
          </w:tcPr>
          <w:p w14:paraId="43E2DAC4" w14:textId="7FA377A0" w:rsidR="00711723" w:rsidRDefault="00711723" w:rsidP="00711723">
            <w:pPr>
              <w:cnfStyle w:val="100000000000" w:firstRow="1" w:lastRow="0" w:firstColumn="0" w:lastColumn="0" w:oddVBand="0" w:evenVBand="0" w:oddHBand="0" w:evenHBand="0" w:firstRowFirstColumn="0" w:firstRowLastColumn="0" w:lastRowFirstColumn="0" w:lastRowLastColumn="0"/>
            </w:pPr>
            <w:proofErr w:type="spellStart"/>
            <w:r w:rsidRPr="00711723">
              <w:rPr>
                <w:b w:val="0"/>
                <w:bCs w:val="0"/>
              </w:rPr>
              <w:t>handle_tool_calls</w:t>
            </w:r>
            <w:proofErr w:type="spellEnd"/>
            <w:r w:rsidRPr="00711723">
              <w:t xml:space="preserve"> (día 4)</w:t>
            </w:r>
          </w:p>
        </w:tc>
        <w:tc>
          <w:tcPr>
            <w:tcW w:w="3597" w:type="dxa"/>
          </w:tcPr>
          <w:p w14:paraId="70EF6C50" w14:textId="7FC61F15" w:rsidR="00711723" w:rsidRDefault="00711723" w:rsidP="00711723">
            <w:pPr>
              <w:cnfStyle w:val="100000000000" w:firstRow="1" w:lastRow="0" w:firstColumn="0" w:lastColumn="0" w:oddVBand="0" w:evenVBand="0" w:oddHBand="0" w:evenHBand="0" w:firstRowFirstColumn="0" w:firstRowLastColumn="0" w:lastRowFirstColumn="0" w:lastRowLastColumn="0"/>
            </w:pPr>
            <w:proofErr w:type="spellStart"/>
            <w:r w:rsidRPr="00711723">
              <w:rPr>
                <w:b w:val="0"/>
                <w:bCs w:val="0"/>
              </w:rPr>
              <w:t>handle_tool_calls_and_return_cities</w:t>
            </w:r>
            <w:proofErr w:type="spellEnd"/>
            <w:r w:rsidRPr="00711723">
              <w:t xml:space="preserve"> (hoy)</w:t>
            </w:r>
          </w:p>
        </w:tc>
      </w:tr>
      <w:tr w:rsidR="00711723" w14:paraId="1C2EE3CE" w14:textId="77777777" w:rsidTr="00711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AB8BFBA" w14:textId="591229B5" w:rsidR="00711723" w:rsidRDefault="00711723" w:rsidP="00711723">
            <w:r>
              <w:t>Devuelve</w:t>
            </w:r>
          </w:p>
        </w:tc>
        <w:tc>
          <w:tcPr>
            <w:tcW w:w="3597" w:type="dxa"/>
          </w:tcPr>
          <w:p w14:paraId="0CA01E23" w14:textId="7CDB87C1" w:rsidR="00711723" w:rsidRPr="00711723" w:rsidRDefault="00711723" w:rsidP="00711723">
            <w:pPr>
              <w:cnfStyle w:val="000000100000" w:firstRow="0" w:lastRow="0" w:firstColumn="0" w:lastColumn="0" w:oddVBand="0" w:evenVBand="0" w:oddHBand="1" w:evenHBand="0" w:firstRowFirstColumn="0" w:firstRowLastColumn="0" w:lastRowFirstColumn="0" w:lastRowLastColumn="0"/>
              <w:rPr>
                <w:b/>
                <w:bCs/>
              </w:rPr>
            </w:pPr>
            <w:r>
              <w:rPr>
                <w:b/>
                <w:bCs/>
              </w:rPr>
              <w:t>Responses</w:t>
            </w:r>
          </w:p>
        </w:tc>
        <w:tc>
          <w:tcPr>
            <w:tcW w:w="3597" w:type="dxa"/>
          </w:tcPr>
          <w:p w14:paraId="75B0D6D7" w14:textId="01858196" w:rsidR="00711723" w:rsidRDefault="00711723" w:rsidP="00711723">
            <w:pPr>
              <w:cnfStyle w:val="000000100000" w:firstRow="0" w:lastRow="0" w:firstColumn="0" w:lastColumn="0" w:oddVBand="0" w:evenVBand="0" w:oddHBand="1" w:evenHBand="0" w:firstRowFirstColumn="0" w:firstRowLastColumn="0" w:lastRowFirstColumn="0" w:lastRowLastColumn="0"/>
            </w:pPr>
            <w:r w:rsidRPr="00711723">
              <w:rPr>
                <w:b/>
                <w:bCs/>
              </w:rPr>
              <w:t>Responses</w:t>
            </w:r>
            <w:r>
              <w:t xml:space="preserve"> y </w:t>
            </w:r>
            <w:proofErr w:type="spellStart"/>
            <w:r w:rsidRPr="00711723">
              <w:rPr>
                <w:b/>
                <w:bCs/>
              </w:rPr>
              <w:t>cities</w:t>
            </w:r>
            <w:proofErr w:type="spellEnd"/>
          </w:p>
        </w:tc>
      </w:tr>
      <w:tr w:rsidR="00711723" w14:paraId="1D6149C6" w14:textId="77777777" w:rsidTr="00711723">
        <w:tc>
          <w:tcPr>
            <w:cnfStyle w:val="001000000000" w:firstRow="0" w:lastRow="0" w:firstColumn="1" w:lastColumn="0" w:oddVBand="0" w:evenVBand="0" w:oddHBand="0" w:evenHBand="0" w:firstRowFirstColumn="0" w:firstRowLastColumn="0" w:lastRowFirstColumn="0" w:lastRowLastColumn="0"/>
            <w:tcW w:w="3596" w:type="dxa"/>
          </w:tcPr>
          <w:p w14:paraId="36683A5D" w14:textId="5D679CEE" w:rsidR="00711723" w:rsidRDefault="00711723" w:rsidP="00711723">
            <w:r>
              <w:t>Cambio</w:t>
            </w:r>
          </w:p>
        </w:tc>
        <w:tc>
          <w:tcPr>
            <w:tcW w:w="3597" w:type="dxa"/>
          </w:tcPr>
          <w:p w14:paraId="5793CAFD" w14:textId="77777777" w:rsidR="00711723" w:rsidRDefault="00711723" w:rsidP="00711723">
            <w:pPr>
              <w:cnfStyle w:val="000000000000" w:firstRow="0" w:lastRow="0" w:firstColumn="0" w:lastColumn="0" w:oddVBand="0" w:evenVBand="0" w:oddHBand="0" w:evenHBand="0" w:firstRowFirstColumn="0" w:firstRowLastColumn="0" w:lastRowFirstColumn="0" w:lastRowLastColumn="0"/>
              <w:rPr>
                <w:b/>
                <w:bCs/>
              </w:rPr>
            </w:pPr>
          </w:p>
        </w:tc>
        <w:tc>
          <w:tcPr>
            <w:tcW w:w="3597" w:type="dxa"/>
          </w:tcPr>
          <w:p w14:paraId="5BDF3781" w14:textId="7BE43D8E" w:rsidR="00711723" w:rsidRPr="00711723" w:rsidRDefault="00711723" w:rsidP="00711723">
            <w:pPr>
              <w:cnfStyle w:val="000000000000" w:firstRow="0" w:lastRow="0" w:firstColumn="0" w:lastColumn="0" w:oddVBand="0" w:evenVBand="0" w:oddHBand="0" w:evenHBand="0" w:firstRowFirstColumn="0" w:firstRowLastColumn="0" w:lastRowFirstColumn="0" w:lastRowLastColumn="0"/>
              <w:rPr>
                <w:b/>
                <w:bCs/>
              </w:rPr>
            </w:pPr>
            <w:r>
              <w:t xml:space="preserve">Una lista </w:t>
            </w:r>
            <w:proofErr w:type="spellStart"/>
            <w:r>
              <w:t>mas</w:t>
            </w:r>
            <w:proofErr w:type="spellEnd"/>
            <w:r>
              <w:t xml:space="preserve"> y un</w:t>
            </w:r>
            <w:r>
              <w:rPr>
                <w:b/>
                <w:bCs/>
              </w:rPr>
              <w:t xml:space="preserve"> </w:t>
            </w:r>
            <w:proofErr w:type="spellStart"/>
            <w:proofErr w:type="gramStart"/>
            <w:r>
              <w:rPr>
                <w:b/>
                <w:bCs/>
              </w:rPr>
              <w:t>citires.append</w:t>
            </w:r>
            <w:proofErr w:type="spellEnd"/>
            <w:proofErr w:type="gramEnd"/>
            <w:r>
              <w:rPr>
                <w:b/>
                <w:bCs/>
              </w:rPr>
              <w:t>(</w:t>
            </w:r>
            <w:proofErr w:type="spellStart"/>
            <w:r>
              <w:rPr>
                <w:b/>
                <w:bCs/>
              </w:rPr>
              <w:t>city</w:t>
            </w:r>
            <w:proofErr w:type="spellEnd"/>
            <w:r>
              <w:rPr>
                <w:b/>
                <w:bCs/>
              </w:rPr>
              <w:t>)</w:t>
            </w:r>
          </w:p>
        </w:tc>
      </w:tr>
    </w:tbl>
    <w:p w14:paraId="0F980CBF" w14:textId="77777777" w:rsidR="00711723" w:rsidRPr="00711723" w:rsidRDefault="00711723" w:rsidP="00711723">
      <w:pPr>
        <w:pBdr>
          <w:bottom w:val="single" w:sz="6" w:space="1" w:color="auto"/>
        </w:pBdr>
      </w:pPr>
    </w:p>
    <w:p w14:paraId="014FDBBA" w14:textId="77777777" w:rsidR="000A4E4B" w:rsidRPr="000A4E4B" w:rsidRDefault="000A4E4B" w:rsidP="000A4E4B">
      <w:r w:rsidRPr="000A4E4B">
        <w:rPr>
          <w:b/>
          <w:bCs/>
        </w:rPr>
        <w:t>Un detalle del código:</w:t>
      </w:r>
      <w:r w:rsidRPr="000A4E4B">
        <w:t xml:space="preserve"> </w:t>
      </w:r>
      <w:proofErr w:type="spellStart"/>
      <w:r w:rsidRPr="000A4E4B">
        <w:t>cities</w:t>
      </w:r>
      <w:proofErr w:type="spellEnd"/>
      <w:r w:rsidRPr="000A4E4B">
        <w:t xml:space="preserve"> se </w:t>
      </w:r>
      <w:r w:rsidRPr="000A4E4B">
        <w:rPr>
          <w:b/>
          <w:bCs/>
        </w:rPr>
        <w:t>sobrescribe</w:t>
      </w:r>
      <w:r w:rsidRPr="000A4E4B">
        <w:t xml:space="preserve"> en cada vuelta del </w:t>
      </w:r>
      <w:proofErr w:type="spellStart"/>
      <w:r w:rsidRPr="000A4E4B">
        <w:t>while</w:t>
      </w:r>
      <w:proofErr w:type="spellEnd"/>
      <w:r w:rsidRPr="000A4E4B">
        <w:t xml:space="preserve">. Si el modelo pide ciudades en rondas distintas (por ejemplo, Londres y después París), solo quedan las de la </w:t>
      </w:r>
      <w:r w:rsidRPr="000A4E4B">
        <w:rPr>
          <w:b/>
          <w:bCs/>
        </w:rPr>
        <w:t>última</w:t>
      </w:r>
      <w:r w:rsidRPr="000A4E4B">
        <w:t xml:space="preserve"> ronda, y la imagen sale de ahí. Lo comprobé con un modelo simulado. Si pide varias ciudades en </w:t>
      </w:r>
      <w:r w:rsidRPr="000A4E4B">
        <w:rPr>
          <w:b/>
          <w:bCs/>
        </w:rPr>
        <w:t>la misma</w:t>
      </w:r>
      <w:r w:rsidRPr="000A4E4B">
        <w:t xml:space="preserve"> ronda, queda la primera de esa ronda.</w:t>
      </w:r>
    </w:p>
    <w:p w14:paraId="7AAE2BDC" w14:textId="77777777" w:rsidR="000A4E4B" w:rsidRPr="000A4E4B" w:rsidRDefault="000A4E4B" w:rsidP="000A4E4B">
      <w:r w:rsidRPr="000A4E4B">
        <w:t>Un flujo completo:</w:t>
      </w:r>
    </w:p>
    <w:p w14:paraId="637B0F7B" w14:textId="2F80685E" w:rsidR="00860537" w:rsidRPr="000A4E4B" w:rsidRDefault="005E0CBF" w:rsidP="0085574E">
      <w:r w:rsidRPr="005E0CBF">
        <w:rPr>
          <w:noProof/>
        </w:rPr>
        <w:drawing>
          <wp:inline distT="0" distB="0" distL="0" distR="0" wp14:anchorId="6C30AC5F" wp14:editId="7CD1A33C">
            <wp:extent cx="4508754" cy="2201333"/>
            <wp:effectExtent l="38100" t="38100" r="44450" b="46990"/>
            <wp:docPr id="1186094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94322" name=""/>
                    <pic:cNvPicPr/>
                  </pic:nvPicPr>
                  <pic:blipFill>
                    <a:blip r:embed="rId941"/>
                    <a:stretch>
                      <a:fillRect/>
                    </a:stretch>
                  </pic:blipFill>
                  <pic:spPr>
                    <a:xfrm>
                      <a:off x="0" y="0"/>
                      <a:ext cx="4515781" cy="2204764"/>
                    </a:xfrm>
                    <a:prstGeom prst="rect">
                      <a:avLst/>
                    </a:prstGeom>
                    <a:ln w="38100">
                      <a:solidFill>
                        <a:schemeClr val="tx1"/>
                      </a:solidFill>
                    </a:ln>
                  </pic:spPr>
                </pic:pic>
              </a:graphicData>
            </a:graphic>
          </wp:inline>
        </w:drawing>
      </w:r>
    </w:p>
    <w:p w14:paraId="095B6B6F" w14:textId="0DFD5FF2" w:rsidR="000F6EBB" w:rsidRDefault="000F6EBB" w:rsidP="000F6EBB">
      <w:pPr>
        <w:pStyle w:val="Ttulo4"/>
        <w:rPr>
          <w:rFonts w:cs="Arial"/>
          <w:b/>
          <w:bCs/>
          <w:i w:val="0"/>
          <w:iCs w:val="0"/>
        </w:rPr>
      </w:pPr>
      <w:r w:rsidRPr="00437B6F">
        <w:rPr>
          <w:rFonts w:cs="Arial"/>
          <w:b/>
          <w:bCs/>
          <w:i w:val="0"/>
          <w:iCs w:val="0"/>
          <w:highlight w:val="yellow"/>
        </w:rPr>
        <w:lastRenderedPageBreak/>
        <w:t>2.12.4.2 Cuantos pasos son</w:t>
      </w:r>
    </w:p>
    <w:p w14:paraId="3DB20C8C" w14:textId="77777777" w:rsidR="00437B6F" w:rsidRPr="00437B6F" w:rsidRDefault="00437B6F" w:rsidP="00437B6F">
      <w:r w:rsidRPr="00437B6F">
        <w:t xml:space="preserve">Con "A Londres, por favor": </w:t>
      </w:r>
      <w:r w:rsidRPr="00437B6F">
        <w:rPr>
          <w:b/>
          <w:bCs/>
        </w:rPr>
        <w:t>4 pasos</w:t>
      </w:r>
      <w:r w:rsidRPr="00437B6F">
        <w:t>. En el video eran 4 llamadas (el profesor dice "unas cuatro"); en tu notebook la imagen ya no es una llamada a una API:</w:t>
      </w:r>
    </w:p>
    <w:tbl>
      <w:tblPr>
        <w:tblStyle w:val="Tablaconcuadrcula4-nfasis4"/>
        <w:tblW w:w="0" w:type="auto"/>
        <w:tblLook w:val="04A0" w:firstRow="1" w:lastRow="0" w:firstColumn="1" w:lastColumn="0" w:noHBand="0" w:noVBand="1"/>
      </w:tblPr>
      <w:tblGrid>
        <w:gridCol w:w="2697"/>
        <w:gridCol w:w="2697"/>
        <w:gridCol w:w="2698"/>
        <w:gridCol w:w="2698"/>
      </w:tblGrid>
      <w:tr w:rsidR="00DE1479" w14:paraId="6F4EE7A2" w14:textId="77777777" w:rsidTr="00DE14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1265D2B7" w14:textId="0965AFB0" w:rsidR="00DE1479" w:rsidRPr="00DE1479" w:rsidRDefault="00DE1479" w:rsidP="000F6EBB">
            <w:pPr>
              <w:rPr>
                <w:b w:val="0"/>
                <w:bCs w:val="0"/>
              </w:rPr>
            </w:pPr>
            <w:r w:rsidRPr="00DE1479">
              <w:rPr>
                <w:b w:val="0"/>
                <w:bCs w:val="0"/>
              </w:rPr>
              <w:t>#</w:t>
            </w:r>
          </w:p>
        </w:tc>
        <w:tc>
          <w:tcPr>
            <w:tcW w:w="2697" w:type="dxa"/>
          </w:tcPr>
          <w:p w14:paraId="675170B3" w14:textId="69B4FED7" w:rsidR="00DE1479" w:rsidRPr="00DE1479" w:rsidRDefault="00DE1479" w:rsidP="000F6EBB">
            <w:pPr>
              <w:cnfStyle w:val="100000000000" w:firstRow="1" w:lastRow="0" w:firstColumn="0" w:lastColumn="0" w:oddVBand="0" w:evenVBand="0" w:oddHBand="0" w:evenHBand="0" w:firstRowFirstColumn="0" w:firstRowLastColumn="0" w:lastRowFirstColumn="0" w:lastRowLastColumn="0"/>
              <w:rPr>
                <w:b w:val="0"/>
                <w:bCs w:val="0"/>
              </w:rPr>
            </w:pPr>
            <w:r w:rsidRPr="00DE1479">
              <w:rPr>
                <w:b w:val="0"/>
                <w:bCs w:val="0"/>
              </w:rPr>
              <w:t xml:space="preserve">Paso </w:t>
            </w:r>
          </w:p>
        </w:tc>
        <w:tc>
          <w:tcPr>
            <w:tcW w:w="2698" w:type="dxa"/>
          </w:tcPr>
          <w:p w14:paraId="3A5D6209" w14:textId="3C950CBC" w:rsidR="00DE1479" w:rsidRPr="00DE1479" w:rsidRDefault="00DE1479" w:rsidP="000F6EBB">
            <w:pPr>
              <w:cnfStyle w:val="100000000000" w:firstRow="1" w:lastRow="0" w:firstColumn="0" w:lastColumn="0" w:oddVBand="0" w:evenVBand="0" w:oddHBand="0" w:evenHBand="0" w:firstRowFirstColumn="0" w:firstRowLastColumn="0" w:lastRowFirstColumn="0" w:lastRowLastColumn="0"/>
              <w:rPr>
                <w:b w:val="0"/>
                <w:bCs w:val="0"/>
              </w:rPr>
            </w:pPr>
            <w:r w:rsidRPr="00DE1479">
              <w:rPr>
                <w:b w:val="0"/>
                <w:bCs w:val="0"/>
              </w:rPr>
              <w:t>Para que</w:t>
            </w:r>
          </w:p>
        </w:tc>
        <w:tc>
          <w:tcPr>
            <w:tcW w:w="2698" w:type="dxa"/>
          </w:tcPr>
          <w:p w14:paraId="2B86D966" w14:textId="5DD00F99" w:rsidR="00DE1479" w:rsidRPr="00DE1479" w:rsidRDefault="00DE1479" w:rsidP="000F6EBB">
            <w:pPr>
              <w:cnfStyle w:val="100000000000" w:firstRow="1" w:lastRow="0" w:firstColumn="0" w:lastColumn="0" w:oddVBand="0" w:evenVBand="0" w:oddHBand="0" w:evenHBand="0" w:firstRowFirstColumn="0" w:firstRowLastColumn="0" w:lastRowFirstColumn="0" w:lastRowLastColumn="0"/>
              <w:rPr>
                <w:b w:val="0"/>
                <w:bCs w:val="0"/>
              </w:rPr>
            </w:pPr>
            <w:r w:rsidRPr="00DE1479">
              <w:rPr>
                <w:b w:val="0"/>
                <w:bCs w:val="0"/>
              </w:rPr>
              <w:t>Donde ocurre</w:t>
            </w:r>
          </w:p>
        </w:tc>
      </w:tr>
      <w:tr w:rsidR="00DE1479" w14:paraId="2EC73997" w14:textId="77777777" w:rsidTr="00DE1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411919ED" w14:textId="6735205A" w:rsidR="00DE1479" w:rsidRDefault="00DE1479" w:rsidP="000F6EBB">
            <w:r>
              <w:t>1</w:t>
            </w:r>
          </w:p>
        </w:tc>
        <w:tc>
          <w:tcPr>
            <w:tcW w:w="2697" w:type="dxa"/>
          </w:tcPr>
          <w:p w14:paraId="7B047E79" w14:textId="035F076E" w:rsidR="00DE1479" w:rsidRPr="00DE1479" w:rsidRDefault="00DE1479" w:rsidP="000F6EBB">
            <w:pPr>
              <w:cnfStyle w:val="000000100000" w:firstRow="0" w:lastRow="0" w:firstColumn="0" w:lastColumn="0" w:oddVBand="0" w:evenVBand="0" w:oddHBand="1" w:evenHBand="0" w:firstRowFirstColumn="0" w:firstRowLastColumn="0" w:lastRowFirstColumn="0" w:lastRowLastColumn="0"/>
            </w:pPr>
            <w:r>
              <w:t>Chat</w:t>
            </w:r>
          </w:p>
        </w:tc>
        <w:tc>
          <w:tcPr>
            <w:tcW w:w="2698" w:type="dxa"/>
          </w:tcPr>
          <w:p w14:paraId="7674DEF1" w14:textId="72499F1A" w:rsidR="00DE1479" w:rsidRPr="00490B4D" w:rsidRDefault="00490B4D" w:rsidP="000F6EBB">
            <w:pPr>
              <w:cnfStyle w:val="000000100000" w:firstRow="0" w:lastRow="0" w:firstColumn="0" w:lastColumn="0" w:oddVBand="0" w:evenVBand="0" w:oddHBand="1" w:evenHBand="0" w:firstRowFirstColumn="0" w:firstRowLastColumn="0" w:lastRowFirstColumn="0" w:lastRowLastColumn="0"/>
              <w:rPr>
                <w:b/>
                <w:bCs/>
              </w:rPr>
            </w:pPr>
            <w:r>
              <w:t xml:space="preserve">El modelo pide </w:t>
            </w:r>
            <w:proofErr w:type="spellStart"/>
            <w:r>
              <w:rPr>
                <w:b/>
                <w:bCs/>
              </w:rPr>
              <w:t>get_</w:t>
            </w:r>
            <w:proofErr w:type="gramStart"/>
            <w:r>
              <w:rPr>
                <w:b/>
                <w:bCs/>
              </w:rPr>
              <w:t>ticket</w:t>
            </w:r>
            <w:proofErr w:type="gramEnd"/>
            <w:r>
              <w:rPr>
                <w:b/>
                <w:bCs/>
              </w:rPr>
              <w:t>_price</w:t>
            </w:r>
            <w:proofErr w:type="spellEnd"/>
          </w:p>
        </w:tc>
        <w:tc>
          <w:tcPr>
            <w:tcW w:w="2698" w:type="dxa"/>
          </w:tcPr>
          <w:p w14:paraId="7C99AE78" w14:textId="257B0DA9" w:rsidR="00DE1479" w:rsidRPr="00490B4D" w:rsidRDefault="00490B4D" w:rsidP="000F6EBB">
            <w:pPr>
              <w:cnfStyle w:val="000000100000" w:firstRow="0" w:lastRow="0" w:firstColumn="0" w:lastColumn="0" w:oddVBand="0" w:evenVBand="0" w:oddHBand="1" w:evenHBand="0" w:firstRowFirstColumn="0" w:firstRowLastColumn="0" w:lastRowFirstColumn="0" w:lastRowLastColumn="0"/>
            </w:pPr>
            <w:r>
              <w:t>API de Google</w:t>
            </w:r>
          </w:p>
        </w:tc>
      </w:tr>
      <w:tr w:rsidR="00DE1479" w14:paraId="092AE482" w14:textId="77777777" w:rsidTr="00DE1479">
        <w:tc>
          <w:tcPr>
            <w:cnfStyle w:val="001000000000" w:firstRow="0" w:lastRow="0" w:firstColumn="1" w:lastColumn="0" w:oddVBand="0" w:evenVBand="0" w:oddHBand="0" w:evenHBand="0" w:firstRowFirstColumn="0" w:firstRowLastColumn="0" w:lastRowFirstColumn="0" w:lastRowLastColumn="0"/>
            <w:tcW w:w="2697" w:type="dxa"/>
          </w:tcPr>
          <w:p w14:paraId="2BF92368" w14:textId="7CC7E1E2" w:rsidR="00DE1479" w:rsidRDefault="00490B4D" w:rsidP="000F6EBB">
            <w:r>
              <w:t>2</w:t>
            </w:r>
          </w:p>
        </w:tc>
        <w:tc>
          <w:tcPr>
            <w:tcW w:w="2697" w:type="dxa"/>
          </w:tcPr>
          <w:p w14:paraId="0FD0268C" w14:textId="5B13C16A" w:rsidR="00DE1479" w:rsidRPr="00490B4D" w:rsidRDefault="00490B4D" w:rsidP="000F6EBB">
            <w:pPr>
              <w:cnfStyle w:val="000000000000" w:firstRow="0" w:lastRow="0" w:firstColumn="0" w:lastColumn="0" w:oddVBand="0" w:evenVBand="0" w:oddHBand="0" w:evenHBand="0" w:firstRowFirstColumn="0" w:firstRowLastColumn="0" w:lastRowFirstColumn="0" w:lastRowLastColumn="0"/>
            </w:pPr>
            <w:r>
              <w:t>Chat</w:t>
            </w:r>
          </w:p>
        </w:tc>
        <w:tc>
          <w:tcPr>
            <w:tcW w:w="2698" w:type="dxa"/>
          </w:tcPr>
          <w:p w14:paraId="3F639390" w14:textId="73F24172" w:rsidR="00DE1479" w:rsidRDefault="00490B4D" w:rsidP="000F6EBB">
            <w:pPr>
              <w:cnfStyle w:val="000000000000" w:firstRow="0" w:lastRow="0" w:firstColumn="0" w:lastColumn="0" w:oddVBand="0" w:evenVBand="0" w:oddHBand="0" w:evenHBand="0" w:firstRowFirstColumn="0" w:firstRowLastColumn="0" w:lastRowFirstColumn="0" w:lastRowLastColumn="0"/>
            </w:pPr>
            <w:r>
              <w:t>Con el precio, redacta la respuesta final</w:t>
            </w:r>
          </w:p>
        </w:tc>
        <w:tc>
          <w:tcPr>
            <w:tcW w:w="2698" w:type="dxa"/>
          </w:tcPr>
          <w:p w14:paraId="6A20D8D2" w14:textId="07F65777" w:rsidR="00DE1479" w:rsidRDefault="00490B4D" w:rsidP="000F6EBB">
            <w:pPr>
              <w:cnfStyle w:val="000000000000" w:firstRow="0" w:lastRow="0" w:firstColumn="0" w:lastColumn="0" w:oddVBand="0" w:evenVBand="0" w:oddHBand="0" w:evenHBand="0" w:firstRowFirstColumn="0" w:firstRowLastColumn="0" w:lastRowFirstColumn="0" w:lastRowLastColumn="0"/>
            </w:pPr>
            <w:r>
              <w:t>API de Google</w:t>
            </w:r>
          </w:p>
        </w:tc>
      </w:tr>
      <w:tr w:rsidR="00490B4D" w14:paraId="2A9F08BB" w14:textId="77777777" w:rsidTr="00DE1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6F17C698" w14:textId="321EB5CA" w:rsidR="00490B4D" w:rsidRDefault="00490B4D" w:rsidP="000F6EBB">
            <w:r>
              <w:t>3</w:t>
            </w:r>
          </w:p>
        </w:tc>
        <w:tc>
          <w:tcPr>
            <w:tcW w:w="2697" w:type="dxa"/>
          </w:tcPr>
          <w:p w14:paraId="7E2AA6BB" w14:textId="3580A1CE" w:rsidR="00490B4D" w:rsidRDefault="00490B4D" w:rsidP="000F6EBB">
            <w:pPr>
              <w:cnfStyle w:val="000000100000" w:firstRow="0" w:lastRow="0" w:firstColumn="0" w:lastColumn="0" w:oddVBand="0" w:evenVBand="0" w:oddHBand="1" w:evenHBand="0" w:firstRowFirstColumn="0" w:firstRowLastColumn="0" w:lastRowFirstColumn="0" w:lastRowLastColumn="0"/>
            </w:pPr>
            <w:r>
              <w:t>Voz</w:t>
            </w:r>
          </w:p>
        </w:tc>
        <w:tc>
          <w:tcPr>
            <w:tcW w:w="2698" w:type="dxa"/>
          </w:tcPr>
          <w:p w14:paraId="454B5B54" w14:textId="4A82C15D" w:rsidR="00490B4D" w:rsidRDefault="00490B4D" w:rsidP="000F6EBB">
            <w:pPr>
              <w:cnfStyle w:val="000000100000" w:firstRow="0" w:lastRow="0" w:firstColumn="0" w:lastColumn="0" w:oddVBand="0" w:evenVBand="0" w:oddHBand="1" w:evenHBand="0" w:firstRowFirstColumn="0" w:firstRowLastColumn="0" w:lastRowFirstColumn="0" w:lastRowLastColumn="0"/>
            </w:pPr>
            <w:r>
              <w:t>Lee la respuesta</w:t>
            </w:r>
          </w:p>
        </w:tc>
        <w:tc>
          <w:tcPr>
            <w:tcW w:w="2698" w:type="dxa"/>
          </w:tcPr>
          <w:p w14:paraId="76FB880B" w14:textId="0E6FFAA9" w:rsidR="00490B4D" w:rsidRDefault="00490B4D" w:rsidP="000F6EBB">
            <w:pPr>
              <w:cnfStyle w:val="000000100000" w:firstRow="0" w:lastRow="0" w:firstColumn="0" w:lastColumn="0" w:oddVBand="0" w:evenVBand="0" w:oddHBand="1" w:evenHBand="0" w:firstRowFirstColumn="0" w:firstRowLastColumn="0" w:lastRowFirstColumn="0" w:lastRowLastColumn="0"/>
            </w:pPr>
            <w:r>
              <w:t>API de Google</w:t>
            </w:r>
          </w:p>
        </w:tc>
      </w:tr>
      <w:tr w:rsidR="00490B4D" w14:paraId="2295EFBD" w14:textId="77777777" w:rsidTr="00DE1479">
        <w:tc>
          <w:tcPr>
            <w:cnfStyle w:val="001000000000" w:firstRow="0" w:lastRow="0" w:firstColumn="1" w:lastColumn="0" w:oddVBand="0" w:evenVBand="0" w:oddHBand="0" w:evenHBand="0" w:firstRowFirstColumn="0" w:firstRowLastColumn="0" w:lastRowFirstColumn="0" w:lastRowLastColumn="0"/>
            <w:tcW w:w="2697" w:type="dxa"/>
          </w:tcPr>
          <w:p w14:paraId="747E88CF" w14:textId="6D1AEC64" w:rsidR="00490B4D" w:rsidRDefault="00490B4D" w:rsidP="000F6EBB">
            <w:r>
              <w:t>4</w:t>
            </w:r>
          </w:p>
        </w:tc>
        <w:tc>
          <w:tcPr>
            <w:tcW w:w="2697" w:type="dxa"/>
          </w:tcPr>
          <w:p w14:paraId="355370C6" w14:textId="65C8A66B" w:rsidR="00490B4D" w:rsidRDefault="00490B4D" w:rsidP="000F6EBB">
            <w:pPr>
              <w:cnfStyle w:val="000000000000" w:firstRow="0" w:lastRow="0" w:firstColumn="0" w:lastColumn="0" w:oddVBand="0" w:evenVBand="0" w:oddHBand="0" w:evenHBand="0" w:firstRowFirstColumn="0" w:firstRowLastColumn="0" w:lastRowFirstColumn="0" w:lastRowLastColumn="0"/>
            </w:pPr>
            <w:r>
              <w:t xml:space="preserve">Imagen </w:t>
            </w:r>
          </w:p>
        </w:tc>
        <w:tc>
          <w:tcPr>
            <w:tcW w:w="2698" w:type="dxa"/>
          </w:tcPr>
          <w:p w14:paraId="5D1A3445" w14:textId="74102B70" w:rsidR="00490B4D" w:rsidRDefault="00490B4D" w:rsidP="000F6EBB">
            <w:pPr>
              <w:cnfStyle w:val="000000000000" w:firstRow="0" w:lastRow="0" w:firstColumn="0" w:lastColumn="0" w:oddVBand="0" w:evenVBand="0" w:oddHBand="0" w:evenHBand="0" w:firstRowFirstColumn="0" w:firstRowLastColumn="0" w:lastRowFirstColumn="0" w:lastRowLastColumn="0"/>
            </w:pPr>
            <w:r>
              <w:t>Dibuja Londres</w:t>
            </w:r>
          </w:p>
        </w:tc>
        <w:tc>
          <w:tcPr>
            <w:tcW w:w="2698" w:type="dxa"/>
          </w:tcPr>
          <w:p w14:paraId="51541AD3" w14:textId="6BAC1A0A" w:rsidR="00490B4D" w:rsidRDefault="00187E91" w:rsidP="000F6EBB">
            <w:pPr>
              <w:cnfStyle w:val="000000000000" w:firstRow="0" w:lastRow="0" w:firstColumn="0" w:lastColumn="0" w:oddVBand="0" w:evenVBand="0" w:oddHBand="0" w:evenHBand="0" w:firstRowFirstColumn="0" w:firstRowLastColumn="0" w:lastRowFirstColumn="0" w:lastRowLastColumn="0"/>
            </w:pPr>
            <w:r w:rsidRPr="00187E91">
              <w:rPr>
                <w:b/>
                <w:bCs/>
              </w:rPr>
              <w:t>Tu GPU</w:t>
            </w:r>
            <w:r w:rsidRPr="00187E91">
              <w:t xml:space="preserve">, con Stable </w:t>
            </w:r>
            <w:proofErr w:type="spellStart"/>
            <w:r w:rsidRPr="00187E91">
              <w:t>Diffusion</w:t>
            </w:r>
            <w:proofErr w:type="spellEnd"/>
            <w:r w:rsidRPr="00187E91">
              <w:t xml:space="preserve"> (unos 20 s, según tu notebook)</w:t>
            </w:r>
          </w:p>
        </w:tc>
      </w:tr>
    </w:tbl>
    <w:p w14:paraId="2E376DC4" w14:textId="77777777" w:rsidR="000F6EBB" w:rsidRPr="000F6EBB" w:rsidRDefault="000F6EBB" w:rsidP="000F6EBB"/>
    <w:p w14:paraId="55D5A87C" w14:textId="77777777" w:rsidR="00952583" w:rsidRPr="00952583" w:rsidRDefault="00952583" w:rsidP="00952583">
      <w:pPr>
        <w:rPr>
          <w:szCs w:val="22"/>
        </w:rPr>
      </w:pPr>
      <w:r w:rsidRPr="00952583">
        <w:rPr>
          <w:szCs w:val="22"/>
        </w:rPr>
        <w:t xml:space="preserve">La consulta SQL no es una llamada a un LLM: es tu base de datos. Comprobé estos 4 pasos, en ese orden (voz antes que imagen), corriendo tu código con el SDK real de </w:t>
      </w:r>
      <w:proofErr w:type="spellStart"/>
      <w:r w:rsidRPr="00952583">
        <w:rPr>
          <w:szCs w:val="22"/>
        </w:rPr>
        <w:t>OpenAI</w:t>
      </w:r>
      <w:proofErr w:type="spellEnd"/>
      <w:r w:rsidRPr="00952583">
        <w:rPr>
          <w:szCs w:val="22"/>
        </w:rPr>
        <w:t xml:space="preserve"> para el chat, un reemplazo falso para la voz y módulos falsos de </w:t>
      </w:r>
      <w:proofErr w:type="spellStart"/>
      <w:r w:rsidRPr="00952583">
        <w:rPr>
          <w:szCs w:val="22"/>
        </w:rPr>
        <w:t>torch</w:t>
      </w:r>
      <w:proofErr w:type="spellEnd"/>
      <w:r w:rsidRPr="00952583">
        <w:rPr>
          <w:szCs w:val="22"/>
        </w:rPr>
        <w:t xml:space="preserve"> y </w:t>
      </w:r>
      <w:proofErr w:type="spellStart"/>
      <w:r w:rsidRPr="00952583">
        <w:rPr>
          <w:szCs w:val="22"/>
        </w:rPr>
        <w:t>diffusers</w:t>
      </w:r>
      <w:proofErr w:type="spellEnd"/>
      <w:r w:rsidRPr="00952583">
        <w:rPr>
          <w:szCs w:val="22"/>
        </w:rPr>
        <w:t xml:space="preserve"> para la imagen.</w:t>
      </w:r>
    </w:p>
    <w:p w14:paraId="26AECD2E" w14:textId="77777777" w:rsidR="00BE4662" w:rsidRDefault="00BE4662" w:rsidP="0037020C">
      <w:pPr>
        <w:rPr>
          <w:b/>
          <w:bCs/>
          <w:szCs w:val="22"/>
        </w:rPr>
      </w:pPr>
    </w:p>
    <w:p w14:paraId="5E580928" w14:textId="77777777" w:rsidR="00952583" w:rsidRDefault="00952583" w:rsidP="0037020C">
      <w:pPr>
        <w:rPr>
          <w:b/>
          <w:bCs/>
          <w:szCs w:val="22"/>
        </w:rPr>
      </w:pPr>
    </w:p>
    <w:p w14:paraId="0ADDBC9A" w14:textId="77992002" w:rsidR="00952583" w:rsidRDefault="00952583">
      <w:pPr>
        <w:rPr>
          <w:b/>
          <w:bCs/>
          <w:szCs w:val="22"/>
        </w:rPr>
      </w:pPr>
      <w:r>
        <w:rPr>
          <w:b/>
          <w:bCs/>
          <w:szCs w:val="22"/>
        </w:rPr>
        <w:br w:type="page"/>
      </w:r>
    </w:p>
    <w:p w14:paraId="38250674" w14:textId="45144030" w:rsidR="00952583" w:rsidRDefault="00952583" w:rsidP="00952583">
      <w:pPr>
        <w:pStyle w:val="Ttulo3"/>
        <w:rPr>
          <w:b/>
          <w:bCs/>
          <w:sz w:val="24"/>
          <w:szCs w:val="24"/>
        </w:rPr>
      </w:pPr>
      <w:bookmarkStart w:id="173" w:name="_Toc243791262"/>
      <w:r w:rsidRPr="00692369">
        <w:rPr>
          <w:b/>
          <w:bCs/>
          <w:sz w:val="24"/>
          <w:szCs w:val="24"/>
          <w:highlight w:val="yellow"/>
        </w:rPr>
        <w:lastRenderedPageBreak/>
        <w:t>2.12.</w:t>
      </w:r>
      <w:r w:rsidR="003F24DD">
        <w:rPr>
          <w:b/>
          <w:bCs/>
          <w:sz w:val="24"/>
          <w:szCs w:val="24"/>
          <w:highlight w:val="yellow"/>
        </w:rPr>
        <w:t>5</w:t>
      </w:r>
      <w:r>
        <w:rPr>
          <w:b/>
          <w:bCs/>
          <w:sz w:val="24"/>
          <w:szCs w:val="24"/>
          <w:highlight w:val="yellow"/>
        </w:rPr>
        <w:t>. Video 3: Juntarlo todo: un chat con tres salidas</w:t>
      </w:r>
      <w:bookmarkEnd w:id="173"/>
    </w:p>
    <w:tbl>
      <w:tblPr>
        <w:tblStyle w:val="Tablaconcuadrcula4-nfasis4"/>
        <w:tblW w:w="0" w:type="auto"/>
        <w:tblLook w:val="04A0" w:firstRow="1" w:lastRow="0" w:firstColumn="1" w:lastColumn="0" w:noHBand="0" w:noVBand="1"/>
      </w:tblPr>
      <w:tblGrid>
        <w:gridCol w:w="3596"/>
        <w:gridCol w:w="3597"/>
        <w:gridCol w:w="3597"/>
      </w:tblGrid>
      <w:tr w:rsidR="001E552A" w14:paraId="7F6B565D" w14:textId="77777777" w:rsidTr="00A35E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FAE4E38" w14:textId="218C80CA" w:rsidR="001E552A" w:rsidRPr="001E552A" w:rsidRDefault="001E552A" w:rsidP="0037020C">
            <w:pPr>
              <w:rPr>
                <w:szCs w:val="22"/>
              </w:rPr>
            </w:pPr>
            <w:r>
              <w:rPr>
                <w:szCs w:val="22"/>
              </w:rPr>
              <w:t>Tipo</w:t>
            </w:r>
          </w:p>
        </w:tc>
        <w:tc>
          <w:tcPr>
            <w:tcW w:w="3597" w:type="dxa"/>
          </w:tcPr>
          <w:p w14:paraId="5CFBAD22" w14:textId="35D3BC71" w:rsidR="001E552A" w:rsidRDefault="001E552A" w:rsidP="0037020C">
            <w:pPr>
              <w:cnfStyle w:val="100000000000" w:firstRow="1" w:lastRow="0" w:firstColumn="0" w:lastColumn="0" w:oddVBand="0" w:evenVBand="0" w:oddHBand="0" w:evenHBand="0" w:firstRowFirstColumn="0" w:firstRowLastColumn="0" w:lastRowFirstColumn="0" w:lastRowLastColumn="0"/>
              <w:rPr>
                <w:b w:val="0"/>
                <w:bCs w:val="0"/>
                <w:szCs w:val="22"/>
              </w:rPr>
            </w:pPr>
            <w:r>
              <w:rPr>
                <w:b w:val="0"/>
                <w:bCs w:val="0"/>
                <w:szCs w:val="22"/>
              </w:rPr>
              <w:t>Que es</w:t>
            </w:r>
          </w:p>
        </w:tc>
        <w:tc>
          <w:tcPr>
            <w:tcW w:w="3597" w:type="dxa"/>
          </w:tcPr>
          <w:p w14:paraId="3E2DD5AE" w14:textId="6909FA04" w:rsidR="001E552A" w:rsidRDefault="001E552A" w:rsidP="0037020C">
            <w:pPr>
              <w:cnfStyle w:val="100000000000" w:firstRow="1" w:lastRow="0" w:firstColumn="0" w:lastColumn="0" w:oddVBand="0" w:evenVBand="0" w:oddHBand="0" w:evenHBand="0" w:firstRowFirstColumn="0" w:firstRowLastColumn="0" w:lastRowFirstColumn="0" w:lastRowLastColumn="0"/>
              <w:rPr>
                <w:b w:val="0"/>
                <w:bCs w:val="0"/>
                <w:szCs w:val="22"/>
              </w:rPr>
            </w:pPr>
            <w:r>
              <w:rPr>
                <w:b w:val="0"/>
                <w:bCs w:val="0"/>
                <w:szCs w:val="22"/>
              </w:rPr>
              <w:t>Donde lo usaste</w:t>
            </w:r>
          </w:p>
        </w:tc>
      </w:tr>
      <w:tr w:rsidR="001E552A" w14:paraId="217A0E2A" w14:textId="77777777" w:rsidTr="00A35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3DD2C0A" w14:textId="54D47AEF" w:rsidR="001E552A" w:rsidRDefault="001E552A" w:rsidP="0037020C">
            <w:pPr>
              <w:rPr>
                <w:b w:val="0"/>
                <w:bCs w:val="0"/>
                <w:szCs w:val="22"/>
              </w:rPr>
            </w:pPr>
            <w:proofErr w:type="spellStart"/>
            <w:proofErr w:type="gramStart"/>
            <w:r w:rsidRPr="001E552A">
              <w:rPr>
                <w:szCs w:val="22"/>
              </w:rPr>
              <w:t>gr.Interface</w:t>
            </w:r>
            <w:proofErr w:type="spellEnd"/>
            <w:proofErr w:type="gramEnd"/>
          </w:p>
        </w:tc>
        <w:tc>
          <w:tcPr>
            <w:tcW w:w="3597" w:type="dxa"/>
          </w:tcPr>
          <w:p w14:paraId="66EF5804" w14:textId="13212457" w:rsidR="001E552A" w:rsidRPr="00A35E2C" w:rsidRDefault="00B8699E" w:rsidP="0037020C">
            <w:pPr>
              <w:cnfStyle w:val="000000100000" w:firstRow="0" w:lastRow="0" w:firstColumn="0" w:lastColumn="0" w:oddVBand="0" w:evenVBand="0" w:oddHBand="1" w:evenHBand="0" w:firstRowFirstColumn="0" w:firstRowLastColumn="0" w:lastRowFirstColumn="0" w:lastRowLastColumn="0"/>
              <w:rPr>
                <w:szCs w:val="22"/>
              </w:rPr>
            </w:pPr>
            <w:r w:rsidRPr="00B8699E">
              <w:rPr>
                <w:szCs w:val="22"/>
              </w:rPr>
              <w:t xml:space="preserve">La interfaz simple y estándar: </w:t>
            </w:r>
            <w:r w:rsidRPr="00B8699E">
              <w:rPr>
                <w:b/>
                <w:bCs/>
                <w:szCs w:val="22"/>
              </w:rPr>
              <w:t>una</w:t>
            </w:r>
            <w:r w:rsidRPr="00B8699E">
              <w:rPr>
                <w:szCs w:val="22"/>
              </w:rPr>
              <w:t xml:space="preserve"> función, un número de entradas y de salidas. Con </w:t>
            </w:r>
            <w:proofErr w:type="spellStart"/>
            <w:r w:rsidRPr="00B8699E">
              <w:rPr>
                <w:szCs w:val="22"/>
              </w:rPr>
              <w:t>flagging_mode</w:t>
            </w:r>
            <w:proofErr w:type="spellEnd"/>
            <w:r w:rsidRPr="00B8699E">
              <w:rPr>
                <w:szCs w:val="22"/>
              </w:rPr>
              <w:t>="</w:t>
            </w:r>
            <w:proofErr w:type="spellStart"/>
            <w:r w:rsidRPr="00B8699E">
              <w:rPr>
                <w:szCs w:val="22"/>
              </w:rPr>
              <w:t>never</w:t>
            </w:r>
            <w:proofErr w:type="spellEnd"/>
            <w:r w:rsidRPr="00B8699E">
              <w:rPr>
                <w:szCs w:val="22"/>
              </w:rPr>
              <w:t>" quitas el botón de marcar</w:t>
            </w:r>
          </w:p>
        </w:tc>
        <w:tc>
          <w:tcPr>
            <w:tcW w:w="3597" w:type="dxa"/>
          </w:tcPr>
          <w:p w14:paraId="0710903C" w14:textId="50928175" w:rsidR="001E552A" w:rsidRPr="00903C3F" w:rsidRDefault="00903C3F" w:rsidP="0037020C">
            <w:pPr>
              <w:cnfStyle w:val="000000100000" w:firstRow="0" w:lastRow="0" w:firstColumn="0" w:lastColumn="0" w:oddVBand="0" w:evenVBand="0" w:oddHBand="1" w:evenHBand="0" w:firstRowFirstColumn="0" w:firstRowLastColumn="0" w:lastRowFirstColumn="0" w:lastRowLastColumn="0"/>
              <w:rPr>
                <w:szCs w:val="22"/>
              </w:rPr>
            </w:pPr>
            <w:r>
              <w:rPr>
                <w:szCs w:val="22"/>
              </w:rPr>
              <w:t xml:space="preserve">El </w:t>
            </w:r>
            <w:proofErr w:type="spellStart"/>
            <w:r>
              <w:rPr>
                <w:b/>
                <w:bCs/>
                <w:szCs w:val="22"/>
              </w:rPr>
              <w:t>shout</w:t>
            </w:r>
            <w:proofErr w:type="spellEnd"/>
            <w:r>
              <w:rPr>
                <w:b/>
                <w:bCs/>
                <w:szCs w:val="22"/>
              </w:rPr>
              <w:t xml:space="preserve"> </w:t>
            </w:r>
            <w:r>
              <w:rPr>
                <w:szCs w:val="22"/>
              </w:rPr>
              <w:t xml:space="preserve">del </w:t>
            </w:r>
            <w:proofErr w:type="spellStart"/>
            <w:r>
              <w:rPr>
                <w:szCs w:val="22"/>
              </w:rPr>
              <w:t>dia</w:t>
            </w:r>
            <w:proofErr w:type="spellEnd"/>
            <w:r>
              <w:rPr>
                <w:szCs w:val="22"/>
              </w:rPr>
              <w:t xml:space="preserve"> 2</w:t>
            </w:r>
          </w:p>
        </w:tc>
      </w:tr>
      <w:tr w:rsidR="001E552A" w14:paraId="5B433650" w14:textId="77777777" w:rsidTr="00A35E2C">
        <w:tc>
          <w:tcPr>
            <w:cnfStyle w:val="001000000000" w:firstRow="0" w:lastRow="0" w:firstColumn="1" w:lastColumn="0" w:oddVBand="0" w:evenVBand="0" w:oddHBand="0" w:evenHBand="0" w:firstRowFirstColumn="0" w:firstRowLastColumn="0" w:lastRowFirstColumn="0" w:lastRowLastColumn="0"/>
            <w:tcW w:w="3596" w:type="dxa"/>
          </w:tcPr>
          <w:p w14:paraId="627E15DB" w14:textId="325F3093" w:rsidR="001E552A" w:rsidRPr="00903C3F" w:rsidRDefault="00903C3F" w:rsidP="0037020C">
            <w:pPr>
              <w:rPr>
                <w:szCs w:val="22"/>
              </w:rPr>
            </w:pPr>
            <w:proofErr w:type="spellStart"/>
            <w:proofErr w:type="gramStart"/>
            <w:r w:rsidRPr="00903C3F">
              <w:rPr>
                <w:szCs w:val="22"/>
              </w:rPr>
              <w:t>gr.ChatInterface</w:t>
            </w:r>
            <w:proofErr w:type="spellEnd"/>
            <w:proofErr w:type="gramEnd"/>
          </w:p>
        </w:tc>
        <w:tc>
          <w:tcPr>
            <w:tcW w:w="3597" w:type="dxa"/>
          </w:tcPr>
          <w:p w14:paraId="1A196008" w14:textId="2A00ED6A" w:rsidR="001E552A" w:rsidRPr="001569D7" w:rsidRDefault="001569D7" w:rsidP="0037020C">
            <w:pPr>
              <w:cnfStyle w:val="000000000000" w:firstRow="0" w:lastRow="0" w:firstColumn="0" w:lastColumn="0" w:oddVBand="0" w:evenVBand="0" w:oddHBand="0" w:evenHBand="0" w:firstRowFirstColumn="0" w:firstRowLastColumn="0" w:lastRowFirstColumn="0" w:lastRowLastColumn="0"/>
              <w:rPr>
                <w:szCs w:val="22"/>
              </w:rPr>
            </w:pPr>
            <w:r w:rsidRPr="001569D7">
              <w:rPr>
                <w:szCs w:val="22"/>
              </w:rPr>
              <w:t xml:space="preserve">La interfaz de chat "enlatada", tipo mensajería: una función </w:t>
            </w:r>
            <w:proofErr w:type="gramStart"/>
            <w:r w:rsidRPr="001569D7">
              <w:rPr>
                <w:b/>
                <w:bCs/>
                <w:szCs w:val="22"/>
              </w:rPr>
              <w:t>chat(</w:t>
            </w:r>
            <w:proofErr w:type="spellStart"/>
            <w:proofErr w:type="gramEnd"/>
            <w:r w:rsidRPr="001569D7">
              <w:rPr>
                <w:b/>
                <w:bCs/>
                <w:szCs w:val="22"/>
              </w:rPr>
              <w:t>message</w:t>
            </w:r>
            <w:proofErr w:type="spellEnd"/>
            <w:r w:rsidRPr="001569D7">
              <w:rPr>
                <w:b/>
                <w:bCs/>
                <w:szCs w:val="22"/>
              </w:rPr>
              <w:t xml:space="preserve">, </w:t>
            </w:r>
            <w:proofErr w:type="spellStart"/>
            <w:r w:rsidRPr="001569D7">
              <w:rPr>
                <w:b/>
                <w:bCs/>
                <w:szCs w:val="22"/>
              </w:rPr>
              <w:t>history</w:t>
            </w:r>
            <w:proofErr w:type="spellEnd"/>
            <w:r w:rsidRPr="001569D7">
              <w:rPr>
                <w:b/>
                <w:bCs/>
                <w:szCs w:val="22"/>
              </w:rPr>
              <w:t>)</w:t>
            </w:r>
          </w:p>
        </w:tc>
        <w:tc>
          <w:tcPr>
            <w:tcW w:w="3597" w:type="dxa"/>
          </w:tcPr>
          <w:p w14:paraId="5A85D4D8" w14:textId="572715A8" w:rsidR="001E552A" w:rsidRPr="001569D7" w:rsidRDefault="001569D7" w:rsidP="0037020C">
            <w:pPr>
              <w:cnfStyle w:val="000000000000" w:firstRow="0" w:lastRow="0" w:firstColumn="0" w:lastColumn="0" w:oddVBand="0" w:evenVBand="0" w:oddHBand="0" w:evenHBand="0" w:firstRowFirstColumn="0" w:firstRowLastColumn="0" w:lastRowFirstColumn="0" w:lastRowLastColumn="0"/>
              <w:rPr>
                <w:szCs w:val="22"/>
              </w:rPr>
            </w:pPr>
            <w:r w:rsidRPr="001569D7">
              <w:rPr>
                <w:szCs w:val="22"/>
              </w:rPr>
              <w:t>Los chats del día 3 y 4</w:t>
            </w:r>
          </w:p>
        </w:tc>
      </w:tr>
      <w:tr w:rsidR="001569D7" w14:paraId="734D5BA9" w14:textId="77777777" w:rsidTr="00A35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77B92EE" w14:textId="59EAEE41" w:rsidR="001569D7" w:rsidRPr="00903C3F" w:rsidRDefault="001569D7" w:rsidP="0037020C">
            <w:pPr>
              <w:rPr>
                <w:szCs w:val="22"/>
              </w:rPr>
            </w:pPr>
            <w:proofErr w:type="spellStart"/>
            <w:proofErr w:type="gramStart"/>
            <w:r w:rsidRPr="001569D7">
              <w:rPr>
                <w:szCs w:val="22"/>
              </w:rPr>
              <w:t>gr.Blocks</w:t>
            </w:r>
            <w:proofErr w:type="spellEnd"/>
            <w:proofErr w:type="gramEnd"/>
          </w:p>
        </w:tc>
        <w:tc>
          <w:tcPr>
            <w:tcW w:w="3597" w:type="dxa"/>
          </w:tcPr>
          <w:p w14:paraId="1AC092E0" w14:textId="3ED58E54" w:rsidR="001569D7" w:rsidRPr="009911B2" w:rsidRDefault="009911B2" w:rsidP="0037020C">
            <w:pPr>
              <w:cnfStyle w:val="000000100000" w:firstRow="0" w:lastRow="0" w:firstColumn="0" w:lastColumn="0" w:oddVBand="0" w:evenVBand="0" w:oddHBand="1" w:evenHBand="0" w:firstRowFirstColumn="0" w:firstRowLastColumn="0" w:lastRowFirstColumn="0" w:lastRowLastColumn="0"/>
              <w:rPr>
                <w:szCs w:val="22"/>
              </w:rPr>
            </w:pPr>
            <w:r>
              <w:rPr>
                <w:szCs w:val="22"/>
              </w:rPr>
              <w:t xml:space="preserve">La interfaz </w:t>
            </w:r>
            <w:r>
              <w:rPr>
                <w:b/>
                <w:bCs/>
                <w:szCs w:val="22"/>
              </w:rPr>
              <w:t xml:space="preserve">personalizada: </w:t>
            </w:r>
            <w:r>
              <w:rPr>
                <w:szCs w:val="22"/>
              </w:rPr>
              <w:t xml:space="preserve">tu fabricas las piezas, puedes tener </w:t>
            </w:r>
            <w:proofErr w:type="spellStart"/>
            <w:r>
              <w:rPr>
                <w:b/>
                <w:bCs/>
                <w:szCs w:val="22"/>
              </w:rPr>
              <w:t>mas</w:t>
            </w:r>
            <w:proofErr w:type="spellEnd"/>
            <w:r>
              <w:rPr>
                <w:b/>
                <w:bCs/>
                <w:szCs w:val="22"/>
              </w:rPr>
              <w:t xml:space="preserve"> de una </w:t>
            </w:r>
            <w:proofErr w:type="spellStart"/>
            <w:r>
              <w:rPr>
                <w:b/>
                <w:bCs/>
                <w:szCs w:val="22"/>
              </w:rPr>
              <w:t>funcion</w:t>
            </w:r>
            <w:proofErr w:type="spellEnd"/>
            <w:r>
              <w:rPr>
                <w:b/>
                <w:bCs/>
                <w:szCs w:val="22"/>
              </w:rPr>
              <w:t xml:space="preserve"> </w:t>
            </w:r>
            <w:r>
              <w:rPr>
                <w:szCs w:val="22"/>
              </w:rPr>
              <w:t>y botones que llamen a funciones distintas</w:t>
            </w:r>
          </w:p>
        </w:tc>
        <w:tc>
          <w:tcPr>
            <w:tcW w:w="3597" w:type="dxa"/>
          </w:tcPr>
          <w:p w14:paraId="68CF49C1" w14:textId="0974B630" w:rsidR="001569D7" w:rsidRPr="009911B2" w:rsidRDefault="009911B2" w:rsidP="0037020C">
            <w:pPr>
              <w:cnfStyle w:val="000000100000" w:firstRow="0" w:lastRow="0" w:firstColumn="0" w:lastColumn="0" w:oddVBand="0" w:evenVBand="0" w:oddHBand="1" w:evenHBand="0" w:firstRowFirstColumn="0" w:firstRowLastColumn="0" w:lastRowFirstColumn="0" w:lastRowLastColumn="0"/>
              <w:rPr>
                <w:szCs w:val="22"/>
              </w:rPr>
            </w:pPr>
            <w:r>
              <w:rPr>
                <w:szCs w:val="22"/>
              </w:rPr>
              <w:t>Hoy</w:t>
            </w:r>
          </w:p>
        </w:tc>
      </w:tr>
    </w:tbl>
    <w:p w14:paraId="486DD22E" w14:textId="77777777" w:rsidR="00952583" w:rsidRDefault="00952583" w:rsidP="0037020C">
      <w:pPr>
        <w:rPr>
          <w:b/>
          <w:bCs/>
          <w:szCs w:val="22"/>
        </w:rPr>
      </w:pPr>
    </w:p>
    <w:p w14:paraId="1FB48C1E" w14:textId="77777777" w:rsidR="009911B2" w:rsidRPr="009911B2" w:rsidRDefault="009911B2" w:rsidP="009911B2">
      <w:pPr>
        <w:rPr>
          <w:b/>
          <w:bCs/>
          <w:sz w:val="24"/>
        </w:rPr>
      </w:pPr>
      <w:r w:rsidRPr="009911B2">
        <w:rPr>
          <w:b/>
          <w:bCs/>
          <w:sz w:val="24"/>
        </w:rPr>
        <w:t>Un ejemplo de cada uno</w:t>
      </w:r>
    </w:p>
    <w:p w14:paraId="0C60A88F" w14:textId="77777777" w:rsidR="0050275D" w:rsidRPr="0050275D" w:rsidRDefault="0050275D" w:rsidP="0050275D">
      <w:pPr>
        <w:rPr>
          <w:szCs w:val="22"/>
        </w:rPr>
      </w:pPr>
      <w:r w:rsidRPr="0050275D">
        <w:rPr>
          <w:szCs w:val="22"/>
        </w:rPr>
        <w:t>Los tres con la misma idea de siempre: una función que recibe texto y devuelve texto.</w:t>
      </w:r>
    </w:p>
    <w:p w14:paraId="5A33B1B1" w14:textId="77777777" w:rsidR="0050275D" w:rsidRPr="0050275D" w:rsidRDefault="0050275D" w:rsidP="0050275D">
      <w:pPr>
        <w:rPr>
          <w:b/>
          <w:bCs/>
          <w:sz w:val="24"/>
        </w:rPr>
      </w:pPr>
      <w:proofErr w:type="spellStart"/>
      <w:proofErr w:type="gramStart"/>
      <w:r w:rsidRPr="0050275D">
        <w:rPr>
          <w:b/>
          <w:bCs/>
          <w:sz w:val="24"/>
          <w:highlight w:val="yellow"/>
        </w:rPr>
        <w:t>gr.Interface</w:t>
      </w:r>
      <w:proofErr w:type="spellEnd"/>
      <w:proofErr w:type="gramEnd"/>
      <w:r w:rsidRPr="0050275D">
        <w:rPr>
          <w:b/>
          <w:bCs/>
          <w:sz w:val="24"/>
        </w:rPr>
        <w:t xml:space="preserve"> (tu notebook del día 2): conectas una función con entradas y salidas.</w:t>
      </w:r>
    </w:p>
    <w:p w14:paraId="4B9EF3E7" w14:textId="65A7ECF4" w:rsidR="009911B2" w:rsidRDefault="00672E2D" w:rsidP="0037020C">
      <w:pPr>
        <w:rPr>
          <w:b/>
          <w:bCs/>
          <w:szCs w:val="22"/>
        </w:rPr>
      </w:pPr>
      <w:r w:rsidRPr="00672E2D">
        <w:rPr>
          <w:b/>
          <w:bCs/>
          <w:noProof/>
          <w:szCs w:val="22"/>
        </w:rPr>
        <w:drawing>
          <wp:inline distT="0" distB="0" distL="0" distR="0" wp14:anchorId="763A3D08" wp14:editId="3287154A">
            <wp:extent cx="6299200" cy="3167098"/>
            <wp:effectExtent l="38100" t="38100" r="44450" b="33655"/>
            <wp:docPr id="128354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4364" name=""/>
                    <pic:cNvPicPr/>
                  </pic:nvPicPr>
                  <pic:blipFill>
                    <a:blip r:embed="rId942"/>
                    <a:stretch>
                      <a:fillRect/>
                    </a:stretch>
                  </pic:blipFill>
                  <pic:spPr>
                    <a:xfrm>
                      <a:off x="0" y="0"/>
                      <a:ext cx="6301235" cy="3168121"/>
                    </a:xfrm>
                    <a:prstGeom prst="rect">
                      <a:avLst/>
                    </a:prstGeom>
                    <a:ln w="28575">
                      <a:solidFill>
                        <a:srgbClr val="EE0000"/>
                      </a:solidFill>
                    </a:ln>
                  </pic:spPr>
                </pic:pic>
              </a:graphicData>
            </a:graphic>
          </wp:inline>
        </w:drawing>
      </w:r>
    </w:p>
    <w:p w14:paraId="31AE9EE7" w14:textId="77777777" w:rsidR="00B062C8" w:rsidRPr="00B062C8" w:rsidRDefault="00B062C8" w:rsidP="00B062C8">
      <w:pPr>
        <w:rPr>
          <w:szCs w:val="22"/>
        </w:rPr>
      </w:pPr>
      <w:r w:rsidRPr="00B062C8">
        <w:rPr>
          <w:szCs w:val="22"/>
        </w:rPr>
        <w:t>Resultado: una caja de entrada y una de salida con botón. Escribes hola y sale HOLA.</w:t>
      </w:r>
    </w:p>
    <w:p w14:paraId="39FB3DB9" w14:textId="77777777" w:rsidR="0028265B" w:rsidRDefault="0028265B" w:rsidP="0037020C">
      <w:pPr>
        <w:rPr>
          <w:b/>
          <w:bCs/>
          <w:sz w:val="24"/>
          <w:highlight w:val="yellow"/>
        </w:rPr>
      </w:pPr>
    </w:p>
    <w:p w14:paraId="022C5E15" w14:textId="77777777" w:rsidR="0028265B" w:rsidRDefault="0028265B" w:rsidP="0037020C">
      <w:pPr>
        <w:rPr>
          <w:b/>
          <w:bCs/>
          <w:sz w:val="24"/>
          <w:highlight w:val="yellow"/>
        </w:rPr>
      </w:pPr>
    </w:p>
    <w:p w14:paraId="60339847" w14:textId="77777777" w:rsidR="0028265B" w:rsidRDefault="0028265B" w:rsidP="0037020C">
      <w:pPr>
        <w:rPr>
          <w:b/>
          <w:bCs/>
          <w:sz w:val="24"/>
          <w:highlight w:val="yellow"/>
        </w:rPr>
      </w:pPr>
    </w:p>
    <w:p w14:paraId="790101FC" w14:textId="77777777" w:rsidR="0028265B" w:rsidRDefault="0028265B" w:rsidP="0037020C">
      <w:pPr>
        <w:rPr>
          <w:b/>
          <w:bCs/>
          <w:sz w:val="24"/>
          <w:highlight w:val="yellow"/>
        </w:rPr>
      </w:pPr>
    </w:p>
    <w:p w14:paraId="00D75CBF" w14:textId="77777777" w:rsidR="0028265B" w:rsidRDefault="0028265B" w:rsidP="0037020C">
      <w:pPr>
        <w:rPr>
          <w:b/>
          <w:bCs/>
          <w:sz w:val="24"/>
          <w:highlight w:val="yellow"/>
        </w:rPr>
      </w:pPr>
    </w:p>
    <w:p w14:paraId="67FE0ED8" w14:textId="77777777" w:rsidR="0028265B" w:rsidRDefault="0028265B" w:rsidP="0037020C">
      <w:pPr>
        <w:rPr>
          <w:b/>
          <w:bCs/>
          <w:sz w:val="24"/>
          <w:highlight w:val="yellow"/>
        </w:rPr>
      </w:pPr>
    </w:p>
    <w:p w14:paraId="65DEE5A8" w14:textId="610DC2FB" w:rsidR="0050275D" w:rsidRPr="00B062C8" w:rsidRDefault="00B062C8" w:rsidP="0037020C">
      <w:pPr>
        <w:rPr>
          <w:b/>
          <w:bCs/>
          <w:szCs w:val="22"/>
        </w:rPr>
      </w:pPr>
      <w:proofErr w:type="spellStart"/>
      <w:proofErr w:type="gramStart"/>
      <w:r w:rsidRPr="00B062C8">
        <w:rPr>
          <w:b/>
          <w:bCs/>
          <w:sz w:val="24"/>
          <w:highlight w:val="yellow"/>
        </w:rPr>
        <w:lastRenderedPageBreak/>
        <w:t>gr.ChatInterface</w:t>
      </w:r>
      <w:proofErr w:type="spellEnd"/>
      <w:proofErr w:type="gramEnd"/>
      <w:r w:rsidRPr="00B062C8">
        <w:rPr>
          <w:b/>
          <w:bCs/>
          <w:sz w:val="24"/>
        </w:rPr>
        <w:t xml:space="preserve"> (tu notebook del día 3</w:t>
      </w:r>
      <w:r w:rsidRPr="00B062C8">
        <w:rPr>
          <w:b/>
          <w:bCs/>
          <w:szCs w:val="22"/>
        </w:rPr>
        <w:t xml:space="preserve">): </w:t>
      </w:r>
      <w:r w:rsidRPr="00B062C8">
        <w:rPr>
          <w:szCs w:val="22"/>
        </w:rPr>
        <w:t xml:space="preserve">una ventana de chat. Tu </w:t>
      </w:r>
      <w:proofErr w:type="spellStart"/>
      <w:r w:rsidRPr="00B062C8">
        <w:rPr>
          <w:szCs w:val="22"/>
        </w:rPr>
        <w:t>funcion</w:t>
      </w:r>
      <w:proofErr w:type="spellEnd"/>
      <w:r w:rsidRPr="00B062C8">
        <w:rPr>
          <w:szCs w:val="22"/>
        </w:rPr>
        <w:t xml:space="preserve"> </w:t>
      </w:r>
      <w:proofErr w:type="gramStart"/>
      <w:r w:rsidRPr="00B062C8">
        <w:rPr>
          <w:szCs w:val="22"/>
        </w:rPr>
        <w:t>tiene que tener</w:t>
      </w:r>
      <w:proofErr w:type="gramEnd"/>
      <w:r w:rsidRPr="00B062C8">
        <w:rPr>
          <w:szCs w:val="22"/>
        </w:rPr>
        <w:t xml:space="preserve"> la firma fija </w:t>
      </w:r>
      <w:proofErr w:type="gramStart"/>
      <w:r w:rsidRPr="00B062C8">
        <w:rPr>
          <w:b/>
          <w:bCs/>
          <w:szCs w:val="22"/>
        </w:rPr>
        <w:t>chat(</w:t>
      </w:r>
      <w:proofErr w:type="spellStart"/>
      <w:proofErr w:type="gramEnd"/>
      <w:r w:rsidRPr="00B062C8">
        <w:rPr>
          <w:b/>
          <w:bCs/>
          <w:szCs w:val="22"/>
        </w:rPr>
        <w:t>message</w:t>
      </w:r>
      <w:proofErr w:type="spellEnd"/>
      <w:r w:rsidRPr="00B062C8">
        <w:rPr>
          <w:b/>
          <w:bCs/>
          <w:szCs w:val="22"/>
        </w:rPr>
        <w:t xml:space="preserve">, </w:t>
      </w:r>
      <w:proofErr w:type="spellStart"/>
      <w:r w:rsidRPr="00B062C8">
        <w:rPr>
          <w:b/>
          <w:bCs/>
          <w:szCs w:val="22"/>
        </w:rPr>
        <w:t>history</w:t>
      </w:r>
      <w:proofErr w:type="spellEnd"/>
      <w:r w:rsidRPr="00B062C8">
        <w:rPr>
          <w:b/>
          <w:bCs/>
          <w:szCs w:val="22"/>
        </w:rPr>
        <w:t>).</w:t>
      </w:r>
    </w:p>
    <w:p w14:paraId="7BD80100" w14:textId="59FE05F8" w:rsidR="00B062C8" w:rsidRDefault="0028265B" w:rsidP="0037020C">
      <w:pPr>
        <w:rPr>
          <w:b/>
          <w:bCs/>
          <w:sz w:val="24"/>
        </w:rPr>
      </w:pPr>
      <w:r w:rsidRPr="0028265B">
        <w:rPr>
          <w:b/>
          <w:bCs/>
          <w:noProof/>
          <w:sz w:val="24"/>
        </w:rPr>
        <w:drawing>
          <wp:inline distT="0" distB="0" distL="0" distR="0" wp14:anchorId="0137D10A" wp14:editId="27980A72">
            <wp:extent cx="3949123" cy="2887980"/>
            <wp:effectExtent l="38100" t="38100" r="32385" b="45720"/>
            <wp:docPr id="1010656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56715" name=""/>
                    <pic:cNvPicPr/>
                  </pic:nvPicPr>
                  <pic:blipFill>
                    <a:blip r:embed="rId943"/>
                    <a:stretch>
                      <a:fillRect/>
                    </a:stretch>
                  </pic:blipFill>
                  <pic:spPr>
                    <a:xfrm>
                      <a:off x="0" y="0"/>
                      <a:ext cx="3957280" cy="2893945"/>
                    </a:xfrm>
                    <a:prstGeom prst="rect">
                      <a:avLst/>
                    </a:prstGeom>
                    <a:ln w="38100">
                      <a:solidFill>
                        <a:srgbClr val="EE0000"/>
                      </a:solidFill>
                    </a:ln>
                  </pic:spPr>
                </pic:pic>
              </a:graphicData>
            </a:graphic>
          </wp:inline>
        </w:drawing>
      </w:r>
    </w:p>
    <w:p w14:paraId="2E5568C6" w14:textId="16AE2BDA" w:rsidR="00AB7AEA" w:rsidRDefault="00AB7AEA" w:rsidP="0037020C">
      <w:pPr>
        <w:rPr>
          <w:b/>
          <w:bCs/>
          <w:sz w:val="24"/>
        </w:rPr>
      </w:pPr>
      <w:r w:rsidRPr="00AB7AEA">
        <w:rPr>
          <w:b/>
          <w:bCs/>
          <w:noProof/>
          <w:sz w:val="24"/>
        </w:rPr>
        <w:drawing>
          <wp:inline distT="0" distB="0" distL="0" distR="0" wp14:anchorId="32D515E0" wp14:editId="20BB6C4F">
            <wp:extent cx="5437511" cy="1280160"/>
            <wp:effectExtent l="0" t="0" r="0" b="0"/>
            <wp:docPr id="195886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6946" name=""/>
                    <pic:cNvPicPr/>
                  </pic:nvPicPr>
                  <pic:blipFill>
                    <a:blip r:embed="rId944"/>
                    <a:stretch>
                      <a:fillRect/>
                    </a:stretch>
                  </pic:blipFill>
                  <pic:spPr>
                    <a:xfrm>
                      <a:off x="0" y="0"/>
                      <a:ext cx="5441784" cy="1281166"/>
                    </a:xfrm>
                    <a:prstGeom prst="rect">
                      <a:avLst/>
                    </a:prstGeom>
                  </pic:spPr>
                </pic:pic>
              </a:graphicData>
            </a:graphic>
          </wp:inline>
        </w:drawing>
      </w:r>
    </w:p>
    <w:p w14:paraId="1C01BCCA" w14:textId="77777777" w:rsidR="00D775B5" w:rsidRPr="00AB7AEA" w:rsidRDefault="00D775B5" w:rsidP="00D775B5">
      <w:pPr>
        <w:rPr>
          <w:szCs w:val="22"/>
        </w:rPr>
      </w:pPr>
      <w:r w:rsidRPr="00AB7AEA">
        <w:rPr>
          <w:szCs w:val="22"/>
        </w:rPr>
        <w:t xml:space="preserve">Resultado: un chat. Escribes </w:t>
      </w:r>
      <w:r w:rsidRPr="00AB7AEA">
        <w:rPr>
          <w:b/>
          <w:bCs/>
          <w:szCs w:val="22"/>
        </w:rPr>
        <w:t>hola</w:t>
      </w:r>
      <w:r w:rsidRPr="00AB7AEA">
        <w:rPr>
          <w:szCs w:val="22"/>
        </w:rPr>
        <w:t xml:space="preserve"> y responde </w:t>
      </w:r>
      <w:r w:rsidRPr="00AB7AEA">
        <w:rPr>
          <w:b/>
          <w:bCs/>
          <w:szCs w:val="22"/>
        </w:rPr>
        <w:t>plátanos.</w:t>
      </w:r>
    </w:p>
    <w:p w14:paraId="1213D77E" w14:textId="3F589DFC" w:rsidR="00D775B5" w:rsidRPr="006F63EA" w:rsidRDefault="006F63EA" w:rsidP="0037020C">
      <w:pPr>
        <w:rPr>
          <w:szCs w:val="22"/>
        </w:rPr>
      </w:pPr>
      <w:proofErr w:type="spellStart"/>
      <w:proofErr w:type="gramStart"/>
      <w:r w:rsidRPr="006F63EA">
        <w:rPr>
          <w:b/>
          <w:bCs/>
          <w:szCs w:val="22"/>
          <w:highlight w:val="yellow"/>
        </w:rPr>
        <w:t>gr.Blocks</w:t>
      </w:r>
      <w:proofErr w:type="spellEnd"/>
      <w:proofErr w:type="gramEnd"/>
      <w:r w:rsidRPr="006F63EA">
        <w:rPr>
          <w:b/>
          <w:bCs/>
          <w:szCs w:val="22"/>
        </w:rPr>
        <w:t xml:space="preserve">: </w:t>
      </w:r>
      <w:r w:rsidRPr="006F63EA">
        <w:rPr>
          <w:szCs w:val="22"/>
        </w:rPr>
        <w:t xml:space="preserve">(ejemplo mío, mínimo): tus pones cada pieza y conectas el botón con la </w:t>
      </w:r>
      <w:r w:rsidR="00675DEC" w:rsidRPr="006F63EA">
        <w:rPr>
          <w:szCs w:val="22"/>
        </w:rPr>
        <w:t>función</w:t>
      </w:r>
    </w:p>
    <w:p w14:paraId="34D4F38C" w14:textId="1FDE6349" w:rsidR="006F63EA" w:rsidRDefault="00875A29" w:rsidP="0037020C">
      <w:pPr>
        <w:rPr>
          <w:sz w:val="24"/>
        </w:rPr>
      </w:pPr>
      <w:r w:rsidRPr="00875A29">
        <w:rPr>
          <w:noProof/>
          <w:sz w:val="24"/>
        </w:rPr>
        <w:drawing>
          <wp:inline distT="0" distB="0" distL="0" distR="0" wp14:anchorId="3193A483" wp14:editId="63B3FE7E">
            <wp:extent cx="5341620" cy="1845862"/>
            <wp:effectExtent l="38100" t="38100" r="30480" b="40640"/>
            <wp:docPr id="1907376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76300" name=""/>
                    <pic:cNvPicPr/>
                  </pic:nvPicPr>
                  <pic:blipFill>
                    <a:blip r:embed="rId945"/>
                    <a:stretch>
                      <a:fillRect/>
                    </a:stretch>
                  </pic:blipFill>
                  <pic:spPr>
                    <a:xfrm>
                      <a:off x="0" y="0"/>
                      <a:ext cx="5349528" cy="1848595"/>
                    </a:xfrm>
                    <a:prstGeom prst="rect">
                      <a:avLst/>
                    </a:prstGeom>
                    <a:ln w="28575">
                      <a:solidFill>
                        <a:schemeClr val="tx1"/>
                      </a:solidFill>
                    </a:ln>
                  </pic:spPr>
                </pic:pic>
              </a:graphicData>
            </a:graphic>
          </wp:inline>
        </w:drawing>
      </w:r>
    </w:p>
    <w:p w14:paraId="5DF1A85E" w14:textId="6AEE71EC" w:rsidR="00B60857" w:rsidRPr="00E57102" w:rsidRDefault="00E57102" w:rsidP="0037020C">
      <w:pPr>
        <w:rPr>
          <w:szCs w:val="22"/>
        </w:rPr>
      </w:pPr>
      <w:r w:rsidRPr="00E57102">
        <w:rPr>
          <w:szCs w:val="22"/>
        </w:rPr>
        <w:t xml:space="preserve">Resultado: lo mismo que </w:t>
      </w:r>
      <w:proofErr w:type="gramStart"/>
      <w:r w:rsidRPr="00E57102">
        <w:rPr>
          <w:b/>
          <w:bCs/>
          <w:szCs w:val="22"/>
        </w:rPr>
        <w:t>Interface</w:t>
      </w:r>
      <w:proofErr w:type="gramEnd"/>
      <w:r w:rsidRPr="00E57102">
        <w:rPr>
          <w:b/>
          <w:bCs/>
          <w:szCs w:val="22"/>
        </w:rPr>
        <w:t xml:space="preserve">, </w:t>
      </w:r>
      <w:r w:rsidRPr="00E57102">
        <w:rPr>
          <w:szCs w:val="22"/>
        </w:rPr>
        <w:t>pero tu decidiste cada pieza y como se conectan. La versión completa de tu notebook (</w:t>
      </w:r>
      <w:proofErr w:type="spellStart"/>
      <w:r w:rsidRPr="00E57102">
        <w:rPr>
          <w:szCs w:val="22"/>
        </w:rPr>
        <w:t>chatbot</w:t>
      </w:r>
      <w:proofErr w:type="spellEnd"/>
      <w:r w:rsidRPr="00E57102">
        <w:rPr>
          <w:szCs w:val="22"/>
        </w:rPr>
        <w:t xml:space="preserve">, imagen, </w:t>
      </w:r>
      <w:proofErr w:type="spellStart"/>
      <w:r w:rsidRPr="00E57102">
        <w:rPr>
          <w:szCs w:val="22"/>
        </w:rPr>
        <w:t>audipo</w:t>
      </w:r>
      <w:proofErr w:type="spellEnd"/>
      <w:r w:rsidRPr="00E57102">
        <w:rPr>
          <w:szCs w:val="22"/>
        </w:rPr>
        <w:t xml:space="preserve"> y caja de texto) esta </w:t>
      </w:r>
      <w:proofErr w:type="spellStart"/>
      <w:r w:rsidRPr="00E57102">
        <w:rPr>
          <w:szCs w:val="22"/>
        </w:rPr>
        <w:t>mas</w:t>
      </w:r>
      <w:proofErr w:type="spellEnd"/>
      <w:r w:rsidRPr="00E57102">
        <w:rPr>
          <w:szCs w:val="22"/>
        </w:rPr>
        <w:t xml:space="preserve"> abajo.</w:t>
      </w:r>
    </w:p>
    <w:p w14:paraId="14D07C2A" w14:textId="77777777" w:rsidR="00FF6062" w:rsidRPr="00FF6062" w:rsidRDefault="00FF6062" w:rsidP="00FF6062">
      <w:pPr>
        <w:rPr>
          <w:sz w:val="24"/>
        </w:rPr>
      </w:pPr>
      <w:r w:rsidRPr="00FF6062">
        <w:rPr>
          <w:sz w:val="24"/>
        </w:rPr>
        <w:t>Lo que recibe tu función en cada caso:</w:t>
      </w:r>
    </w:p>
    <w:p w14:paraId="74FE047C" w14:textId="77777777" w:rsidR="00E57102" w:rsidRDefault="00E57102" w:rsidP="0037020C">
      <w:pPr>
        <w:rPr>
          <w:sz w:val="24"/>
        </w:rPr>
      </w:pPr>
    </w:p>
    <w:p w14:paraId="2820AE88" w14:textId="77777777" w:rsidR="00FF6062" w:rsidRDefault="00FF6062" w:rsidP="0037020C">
      <w:pPr>
        <w:rPr>
          <w:sz w:val="24"/>
        </w:rPr>
      </w:pPr>
    </w:p>
    <w:tbl>
      <w:tblPr>
        <w:tblStyle w:val="Tablaconcuadrcula4-nfasis4"/>
        <w:tblW w:w="0" w:type="auto"/>
        <w:tblLook w:val="04A0" w:firstRow="1" w:lastRow="0" w:firstColumn="1" w:lastColumn="0" w:noHBand="0" w:noVBand="1"/>
      </w:tblPr>
      <w:tblGrid>
        <w:gridCol w:w="3596"/>
        <w:gridCol w:w="3597"/>
        <w:gridCol w:w="3597"/>
      </w:tblGrid>
      <w:tr w:rsidR="00FF6062" w14:paraId="117FF867" w14:textId="77777777" w:rsidTr="00471C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30DBEA6" w14:textId="77777777" w:rsidR="00FF6062" w:rsidRDefault="00FF6062" w:rsidP="0037020C">
            <w:pPr>
              <w:rPr>
                <w:sz w:val="24"/>
              </w:rPr>
            </w:pPr>
          </w:p>
        </w:tc>
        <w:tc>
          <w:tcPr>
            <w:tcW w:w="3597" w:type="dxa"/>
          </w:tcPr>
          <w:p w14:paraId="4157A9E4" w14:textId="762E35D3" w:rsidR="00FF6062" w:rsidRPr="00FF6062" w:rsidRDefault="00FF6062" w:rsidP="0037020C">
            <w:pPr>
              <w:cnfStyle w:val="100000000000" w:firstRow="1" w:lastRow="0" w:firstColumn="0" w:lastColumn="0" w:oddVBand="0" w:evenVBand="0" w:oddHBand="0" w:evenHBand="0" w:firstRowFirstColumn="0" w:firstRowLastColumn="0" w:lastRowFirstColumn="0" w:lastRowLastColumn="0"/>
              <w:rPr>
                <w:b w:val="0"/>
                <w:bCs w:val="0"/>
                <w:sz w:val="24"/>
              </w:rPr>
            </w:pPr>
            <w:r>
              <w:rPr>
                <w:b w:val="0"/>
                <w:bCs w:val="0"/>
                <w:sz w:val="24"/>
              </w:rPr>
              <w:t xml:space="preserve">Que recibe tu </w:t>
            </w:r>
            <w:proofErr w:type="spellStart"/>
            <w:r>
              <w:rPr>
                <w:b w:val="0"/>
                <w:bCs w:val="0"/>
                <w:sz w:val="24"/>
              </w:rPr>
              <w:t>funcion</w:t>
            </w:r>
            <w:proofErr w:type="spellEnd"/>
          </w:p>
        </w:tc>
        <w:tc>
          <w:tcPr>
            <w:tcW w:w="3597" w:type="dxa"/>
          </w:tcPr>
          <w:p w14:paraId="5B1D6386" w14:textId="5FE16510" w:rsidR="00FF6062" w:rsidRPr="00FF6062" w:rsidRDefault="00FF6062" w:rsidP="0037020C">
            <w:pPr>
              <w:cnfStyle w:val="100000000000" w:firstRow="1" w:lastRow="0" w:firstColumn="0" w:lastColumn="0" w:oddVBand="0" w:evenVBand="0" w:oddHBand="0" w:evenHBand="0" w:firstRowFirstColumn="0" w:firstRowLastColumn="0" w:lastRowFirstColumn="0" w:lastRowLastColumn="0"/>
              <w:rPr>
                <w:b w:val="0"/>
                <w:bCs w:val="0"/>
                <w:sz w:val="24"/>
              </w:rPr>
            </w:pPr>
            <w:r w:rsidRPr="00FF6062">
              <w:rPr>
                <w:b w:val="0"/>
                <w:bCs w:val="0"/>
                <w:sz w:val="24"/>
              </w:rPr>
              <w:t>Quien lo decide</w:t>
            </w:r>
          </w:p>
        </w:tc>
      </w:tr>
      <w:tr w:rsidR="00FF6062" w14:paraId="508E1423" w14:textId="77777777" w:rsidTr="0047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5695065" w14:textId="357BFDF7" w:rsidR="00FF6062" w:rsidRDefault="00FF6062" w:rsidP="0037020C">
            <w:pPr>
              <w:rPr>
                <w:sz w:val="24"/>
              </w:rPr>
            </w:pPr>
            <w:proofErr w:type="spellStart"/>
            <w:proofErr w:type="gramStart"/>
            <w:r w:rsidRPr="00FF6062">
              <w:rPr>
                <w:sz w:val="24"/>
              </w:rPr>
              <w:t>gr.Interface</w:t>
            </w:r>
            <w:proofErr w:type="spellEnd"/>
            <w:proofErr w:type="gramEnd"/>
          </w:p>
        </w:tc>
        <w:tc>
          <w:tcPr>
            <w:tcW w:w="3597" w:type="dxa"/>
          </w:tcPr>
          <w:p w14:paraId="643E2FBF" w14:textId="24C75086" w:rsidR="00FF6062" w:rsidRDefault="00FF6062" w:rsidP="0037020C">
            <w:pPr>
              <w:cnfStyle w:val="000000100000" w:firstRow="0" w:lastRow="0" w:firstColumn="0" w:lastColumn="0" w:oddVBand="0" w:evenVBand="0" w:oddHBand="1" w:evenHBand="0" w:firstRowFirstColumn="0" w:firstRowLastColumn="0" w:lastRowFirstColumn="0" w:lastRowLastColumn="0"/>
              <w:rPr>
                <w:sz w:val="24"/>
              </w:rPr>
            </w:pPr>
            <w:r w:rsidRPr="00FF6062">
              <w:rPr>
                <w:sz w:val="24"/>
              </w:rPr>
              <w:t>Un parámetro por cada entrada</w:t>
            </w:r>
          </w:p>
        </w:tc>
        <w:tc>
          <w:tcPr>
            <w:tcW w:w="3597" w:type="dxa"/>
          </w:tcPr>
          <w:p w14:paraId="40BA925F" w14:textId="48ECEA63" w:rsidR="00FF6062" w:rsidRDefault="00FF6062" w:rsidP="0037020C">
            <w:pPr>
              <w:cnfStyle w:val="000000100000" w:firstRow="0" w:lastRow="0" w:firstColumn="0" w:lastColumn="0" w:oddVBand="0" w:evenVBand="0" w:oddHBand="1" w:evenHBand="0" w:firstRowFirstColumn="0" w:firstRowLastColumn="0" w:lastRowFirstColumn="0" w:lastRowLastColumn="0"/>
              <w:rPr>
                <w:sz w:val="24"/>
              </w:rPr>
            </w:pPr>
            <w:r w:rsidRPr="00FF6062">
              <w:rPr>
                <w:sz w:val="24"/>
              </w:rPr>
              <w:t>Tú, con inputs=</w:t>
            </w:r>
          </w:p>
        </w:tc>
      </w:tr>
      <w:tr w:rsidR="00FF6062" w14:paraId="033D8CC6" w14:textId="77777777" w:rsidTr="00471C08">
        <w:tc>
          <w:tcPr>
            <w:cnfStyle w:val="001000000000" w:firstRow="0" w:lastRow="0" w:firstColumn="1" w:lastColumn="0" w:oddVBand="0" w:evenVBand="0" w:oddHBand="0" w:evenHBand="0" w:firstRowFirstColumn="0" w:firstRowLastColumn="0" w:lastRowFirstColumn="0" w:lastRowLastColumn="0"/>
            <w:tcW w:w="3596" w:type="dxa"/>
          </w:tcPr>
          <w:p w14:paraId="75A76372" w14:textId="2AF1625D" w:rsidR="00FF6062" w:rsidRDefault="00FF6062" w:rsidP="0037020C">
            <w:pPr>
              <w:rPr>
                <w:sz w:val="24"/>
              </w:rPr>
            </w:pPr>
            <w:proofErr w:type="spellStart"/>
            <w:proofErr w:type="gramStart"/>
            <w:r w:rsidRPr="00FF6062">
              <w:rPr>
                <w:sz w:val="24"/>
              </w:rPr>
              <w:t>gr.ChatInterface</w:t>
            </w:r>
            <w:proofErr w:type="spellEnd"/>
            <w:proofErr w:type="gramEnd"/>
          </w:p>
        </w:tc>
        <w:tc>
          <w:tcPr>
            <w:tcW w:w="3597" w:type="dxa"/>
          </w:tcPr>
          <w:p w14:paraId="319EF95C" w14:textId="3AEF4721" w:rsidR="00FF6062" w:rsidRDefault="00FF6062" w:rsidP="0037020C">
            <w:pPr>
              <w:cnfStyle w:val="000000000000" w:firstRow="0" w:lastRow="0" w:firstColumn="0" w:lastColumn="0" w:oddVBand="0" w:evenVBand="0" w:oddHBand="0" w:evenHBand="0" w:firstRowFirstColumn="0" w:firstRowLastColumn="0" w:lastRowFirstColumn="0" w:lastRowLastColumn="0"/>
              <w:rPr>
                <w:sz w:val="24"/>
              </w:rPr>
            </w:pPr>
            <w:r w:rsidRPr="00FF6062">
              <w:rPr>
                <w:sz w:val="24"/>
              </w:rPr>
              <w:t>Siempre (</w:t>
            </w:r>
            <w:proofErr w:type="spellStart"/>
            <w:r w:rsidRPr="00FF6062">
              <w:rPr>
                <w:sz w:val="24"/>
              </w:rPr>
              <w:t>message</w:t>
            </w:r>
            <w:proofErr w:type="spellEnd"/>
            <w:r w:rsidRPr="00FF6062">
              <w:rPr>
                <w:sz w:val="24"/>
              </w:rPr>
              <w:t xml:space="preserve">, </w:t>
            </w:r>
            <w:proofErr w:type="spellStart"/>
            <w:r w:rsidRPr="00FF6062">
              <w:rPr>
                <w:sz w:val="24"/>
              </w:rPr>
              <w:t>history</w:t>
            </w:r>
            <w:proofErr w:type="spellEnd"/>
            <w:r w:rsidRPr="00FF6062">
              <w:rPr>
                <w:sz w:val="24"/>
              </w:rPr>
              <w:t>)</w:t>
            </w:r>
          </w:p>
        </w:tc>
        <w:tc>
          <w:tcPr>
            <w:tcW w:w="3597" w:type="dxa"/>
          </w:tcPr>
          <w:p w14:paraId="3AD11C75" w14:textId="0C1FFF96" w:rsidR="00FF6062" w:rsidRDefault="00471C08" w:rsidP="0037020C">
            <w:pPr>
              <w:cnfStyle w:val="000000000000" w:firstRow="0" w:lastRow="0" w:firstColumn="0" w:lastColumn="0" w:oddVBand="0" w:evenVBand="0" w:oddHBand="0" w:evenHBand="0" w:firstRowFirstColumn="0" w:firstRowLastColumn="0" w:lastRowFirstColumn="0" w:lastRowLastColumn="0"/>
              <w:rPr>
                <w:sz w:val="24"/>
              </w:rPr>
            </w:pPr>
            <w:proofErr w:type="spellStart"/>
            <w:r w:rsidRPr="00471C08">
              <w:rPr>
                <w:sz w:val="24"/>
              </w:rPr>
              <w:t>Gradio</w:t>
            </w:r>
            <w:proofErr w:type="spellEnd"/>
          </w:p>
        </w:tc>
      </w:tr>
      <w:tr w:rsidR="00471C08" w14:paraId="49BE5D62" w14:textId="77777777" w:rsidTr="0047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D20D9D8" w14:textId="453B05F6" w:rsidR="00471C08" w:rsidRPr="00FF6062" w:rsidRDefault="009916C2" w:rsidP="0037020C">
            <w:pPr>
              <w:rPr>
                <w:sz w:val="24"/>
              </w:rPr>
            </w:pPr>
            <w:proofErr w:type="spellStart"/>
            <w:proofErr w:type="gramStart"/>
            <w:r w:rsidRPr="009916C2">
              <w:rPr>
                <w:sz w:val="24"/>
              </w:rPr>
              <w:t>gr.Blocks</w:t>
            </w:r>
            <w:proofErr w:type="spellEnd"/>
            <w:proofErr w:type="gramEnd"/>
          </w:p>
        </w:tc>
        <w:tc>
          <w:tcPr>
            <w:tcW w:w="3597" w:type="dxa"/>
          </w:tcPr>
          <w:p w14:paraId="50520A3C" w14:textId="44CDDDEC" w:rsidR="00471C08" w:rsidRPr="00FF6062" w:rsidRDefault="009916C2" w:rsidP="0037020C">
            <w:pPr>
              <w:cnfStyle w:val="000000100000" w:firstRow="0" w:lastRow="0" w:firstColumn="0" w:lastColumn="0" w:oddVBand="0" w:evenVBand="0" w:oddHBand="1" w:evenHBand="0" w:firstRowFirstColumn="0" w:firstRowLastColumn="0" w:lastRowFirstColumn="0" w:lastRowLastColumn="0"/>
              <w:rPr>
                <w:sz w:val="24"/>
              </w:rPr>
            </w:pPr>
            <w:r w:rsidRPr="009916C2">
              <w:rPr>
                <w:sz w:val="24"/>
              </w:rPr>
              <w:t>Lo que listes en inputs= de cada evento</w:t>
            </w:r>
          </w:p>
        </w:tc>
        <w:tc>
          <w:tcPr>
            <w:tcW w:w="3597" w:type="dxa"/>
          </w:tcPr>
          <w:p w14:paraId="765F86AC" w14:textId="10962A8F" w:rsidR="00471C08" w:rsidRPr="00471C08" w:rsidRDefault="009916C2" w:rsidP="0037020C">
            <w:pPr>
              <w:cnfStyle w:val="000000100000" w:firstRow="0" w:lastRow="0" w:firstColumn="0" w:lastColumn="0" w:oddVBand="0" w:evenVBand="0" w:oddHBand="1" w:evenHBand="0" w:firstRowFirstColumn="0" w:firstRowLastColumn="0" w:lastRowFirstColumn="0" w:lastRowLastColumn="0"/>
              <w:rPr>
                <w:sz w:val="24"/>
              </w:rPr>
            </w:pPr>
            <w:r w:rsidRPr="009916C2">
              <w:rPr>
                <w:sz w:val="24"/>
              </w:rPr>
              <w:t>Tú</w:t>
            </w:r>
          </w:p>
        </w:tc>
      </w:tr>
    </w:tbl>
    <w:p w14:paraId="56ADAAB7" w14:textId="77777777" w:rsidR="00FF6062" w:rsidRDefault="00FF6062" w:rsidP="0037020C">
      <w:pPr>
        <w:rPr>
          <w:sz w:val="24"/>
        </w:rPr>
      </w:pPr>
    </w:p>
    <w:p w14:paraId="1285D0F1" w14:textId="5D632C45" w:rsidR="004B6CE1" w:rsidRPr="004B6CE1" w:rsidRDefault="004B6CE1" w:rsidP="009916C2">
      <w:pPr>
        <w:rPr>
          <w:b/>
          <w:bCs/>
          <w:sz w:val="24"/>
        </w:rPr>
      </w:pPr>
      <w:r>
        <w:rPr>
          <w:sz w:val="24"/>
        </w:rPr>
        <w:t xml:space="preserve">Con </w:t>
      </w:r>
      <w:proofErr w:type="spellStart"/>
      <w:proofErr w:type="gramStart"/>
      <w:r>
        <w:rPr>
          <w:b/>
          <w:bCs/>
          <w:sz w:val="24"/>
        </w:rPr>
        <w:t>gr.Blocks</w:t>
      </w:r>
      <w:proofErr w:type="spellEnd"/>
      <w:proofErr w:type="gramEnd"/>
      <w:r>
        <w:rPr>
          <w:b/>
          <w:bCs/>
          <w:sz w:val="24"/>
        </w:rPr>
        <w:t xml:space="preserve"> </w:t>
      </w:r>
      <w:r>
        <w:rPr>
          <w:sz w:val="24"/>
        </w:rPr>
        <w:t xml:space="preserve">la configuración viene </w:t>
      </w:r>
      <w:r>
        <w:rPr>
          <w:b/>
          <w:bCs/>
          <w:sz w:val="24"/>
        </w:rPr>
        <w:t>en tres piezas:</w:t>
      </w:r>
    </w:p>
    <w:p w14:paraId="6D1BE385" w14:textId="42A6C2A3" w:rsidR="009916C2" w:rsidRPr="009916C2" w:rsidRDefault="009916C2" w:rsidP="009916C2">
      <w:pPr>
        <w:rPr>
          <w:sz w:val="24"/>
        </w:rPr>
      </w:pPr>
      <w:r w:rsidRPr="009916C2">
        <w:rPr>
          <w:sz w:val="24"/>
        </w:rPr>
        <w:t xml:space="preserve">Los tres ejemplos los probé con </w:t>
      </w:r>
      <w:proofErr w:type="spellStart"/>
      <w:r w:rsidRPr="009916C2">
        <w:rPr>
          <w:sz w:val="24"/>
        </w:rPr>
        <w:t>Gradio</w:t>
      </w:r>
      <w:proofErr w:type="spellEnd"/>
      <w:r w:rsidRPr="009916C2">
        <w:rPr>
          <w:sz w:val="24"/>
        </w:rPr>
        <w:t xml:space="preserve"> 5.50: hola devolvió HOLA, plátanos y HOLA.</w:t>
      </w:r>
    </w:p>
    <w:tbl>
      <w:tblPr>
        <w:tblStyle w:val="Tablaconcuadrcula4-nfasis4"/>
        <w:tblW w:w="0" w:type="auto"/>
        <w:tblLook w:val="04A0" w:firstRow="1" w:lastRow="0" w:firstColumn="1" w:lastColumn="0" w:noHBand="0" w:noVBand="1"/>
      </w:tblPr>
      <w:tblGrid>
        <w:gridCol w:w="3596"/>
        <w:gridCol w:w="3597"/>
        <w:gridCol w:w="3597"/>
      </w:tblGrid>
      <w:tr w:rsidR="009916C2" w14:paraId="1731DE4E" w14:textId="77777777" w:rsidTr="00991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6151ED5" w14:textId="659FEA71" w:rsidR="009916C2" w:rsidRPr="0058038A" w:rsidRDefault="009916C2" w:rsidP="0037020C">
            <w:pPr>
              <w:rPr>
                <w:b w:val="0"/>
                <w:bCs w:val="0"/>
                <w:szCs w:val="22"/>
              </w:rPr>
            </w:pPr>
            <w:r w:rsidRPr="0058038A">
              <w:rPr>
                <w:b w:val="0"/>
                <w:bCs w:val="0"/>
                <w:szCs w:val="22"/>
              </w:rPr>
              <w:t>Pieza</w:t>
            </w:r>
          </w:p>
        </w:tc>
        <w:tc>
          <w:tcPr>
            <w:tcW w:w="3597" w:type="dxa"/>
          </w:tcPr>
          <w:p w14:paraId="034CB064" w14:textId="1E47D191" w:rsidR="009916C2" w:rsidRPr="0058038A" w:rsidRDefault="009916C2" w:rsidP="0037020C">
            <w:pPr>
              <w:cnfStyle w:val="100000000000" w:firstRow="1" w:lastRow="0" w:firstColumn="0" w:lastColumn="0" w:oddVBand="0" w:evenVBand="0" w:oddHBand="0" w:evenHBand="0" w:firstRowFirstColumn="0" w:firstRowLastColumn="0" w:lastRowFirstColumn="0" w:lastRowLastColumn="0"/>
              <w:rPr>
                <w:b w:val="0"/>
                <w:bCs w:val="0"/>
                <w:szCs w:val="22"/>
              </w:rPr>
            </w:pPr>
            <w:r w:rsidRPr="0058038A">
              <w:rPr>
                <w:b w:val="0"/>
                <w:bCs w:val="0"/>
                <w:szCs w:val="22"/>
              </w:rPr>
              <w:t xml:space="preserve">Que haces </w:t>
            </w:r>
          </w:p>
        </w:tc>
        <w:tc>
          <w:tcPr>
            <w:tcW w:w="3597" w:type="dxa"/>
          </w:tcPr>
          <w:p w14:paraId="3017AC18" w14:textId="7A69100C" w:rsidR="009916C2" w:rsidRPr="0058038A" w:rsidRDefault="009916C2" w:rsidP="0037020C">
            <w:pPr>
              <w:cnfStyle w:val="100000000000" w:firstRow="1" w:lastRow="0" w:firstColumn="0" w:lastColumn="0" w:oddVBand="0" w:evenVBand="0" w:oddHBand="0" w:evenHBand="0" w:firstRowFirstColumn="0" w:firstRowLastColumn="0" w:lastRowFirstColumn="0" w:lastRowLastColumn="0"/>
              <w:rPr>
                <w:b w:val="0"/>
                <w:bCs w:val="0"/>
                <w:szCs w:val="22"/>
              </w:rPr>
            </w:pPr>
            <w:r w:rsidRPr="0058038A">
              <w:rPr>
                <w:b w:val="0"/>
                <w:bCs w:val="0"/>
                <w:szCs w:val="22"/>
              </w:rPr>
              <w:t xml:space="preserve">En el proyecto </w:t>
            </w:r>
          </w:p>
        </w:tc>
      </w:tr>
      <w:tr w:rsidR="009916C2" w14:paraId="7EA4197D" w14:textId="77777777" w:rsidTr="00991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F2A08AF" w14:textId="73C4E5E3" w:rsidR="009916C2" w:rsidRPr="0058038A" w:rsidRDefault="009916C2" w:rsidP="0037020C">
            <w:pPr>
              <w:rPr>
                <w:szCs w:val="22"/>
              </w:rPr>
            </w:pPr>
            <w:r w:rsidRPr="0058038A">
              <w:rPr>
                <w:szCs w:val="22"/>
              </w:rPr>
              <w:t xml:space="preserve">1. </w:t>
            </w:r>
            <w:proofErr w:type="spellStart"/>
            <w:r w:rsidRPr="0058038A">
              <w:rPr>
                <w:szCs w:val="22"/>
              </w:rPr>
              <w:t>Callbacks</w:t>
            </w:r>
            <w:proofErr w:type="spellEnd"/>
          </w:p>
        </w:tc>
        <w:tc>
          <w:tcPr>
            <w:tcW w:w="3597" w:type="dxa"/>
          </w:tcPr>
          <w:p w14:paraId="3A9C242D" w14:textId="2216BECD" w:rsidR="009916C2" w:rsidRPr="0058038A" w:rsidRDefault="004B6CE1" w:rsidP="0037020C">
            <w:pPr>
              <w:cnfStyle w:val="000000100000" w:firstRow="0" w:lastRow="0" w:firstColumn="0" w:lastColumn="0" w:oddVBand="0" w:evenVBand="0" w:oddHBand="1" w:evenHBand="0" w:firstRowFirstColumn="0" w:firstRowLastColumn="0" w:lastRowFirstColumn="0" w:lastRowLastColumn="0"/>
              <w:rPr>
                <w:szCs w:val="22"/>
              </w:rPr>
            </w:pPr>
            <w:r w:rsidRPr="0058038A">
              <w:rPr>
                <w:szCs w:val="22"/>
              </w:rPr>
              <w:t xml:space="preserve">Defines las funciones </w:t>
            </w:r>
          </w:p>
        </w:tc>
        <w:tc>
          <w:tcPr>
            <w:tcW w:w="3597" w:type="dxa"/>
          </w:tcPr>
          <w:p w14:paraId="13249CE8" w14:textId="699E5F3E" w:rsidR="009916C2" w:rsidRPr="0058038A" w:rsidRDefault="004B6CE1" w:rsidP="0037020C">
            <w:pPr>
              <w:cnfStyle w:val="000000100000" w:firstRow="0" w:lastRow="0" w:firstColumn="0" w:lastColumn="0" w:oddVBand="0" w:evenVBand="0" w:oddHBand="1" w:evenHBand="0" w:firstRowFirstColumn="0" w:firstRowLastColumn="0" w:lastRowFirstColumn="0" w:lastRowLastColumn="0"/>
              <w:rPr>
                <w:b/>
                <w:bCs/>
                <w:szCs w:val="22"/>
              </w:rPr>
            </w:pPr>
            <w:r w:rsidRPr="0058038A">
              <w:rPr>
                <w:b/>
                <w:bCs/>
                <w:szCs w:val="22"/>
              </w:rPr>
              <w:t xml:space="preserve">Chat </w:t>
            </w:r>
            <w:r w:rsidRPr="0058038A">
              <w:rPr>
                <w:szCs w:val="22"/>
              </w:rPr>
              <w:t xml:space="preserve">y una pequeña extra, </w:t>
            </w:r>
            <w:proofErr w:type="spellStart"/>
            <w:r w:rsidR="0058038A" w:rsidRPr="0058038A">
              <w:rPr>
                <w:szCs w:val="22"/>
              </w:rPr>
              <w:t>put_</w:t>
            </w:r>
            <w:r w:rsidR="0058038A" w:rsidRPr="0058038A">
              <w:rPr>
                <w:b/>
                <w:bCs/>
                <w:szCs w:val="22"/>
              </w:rPr>
              <w:t>message</w:t>
            </w:r>
            <w:r w:rsidR="0058038A" w:rsidRPr="0058038A">
              <w:rPr>
                <w:szCs w:val="22"/>
              </w:rPr>
              <w:t>_in_chatbot</w:t>
            </w:r>
            <w:proofErr w:type="spellEnd"/>
          </w:p>
        </w:tc>
      </w:tr>
      <w:tr w:rsidR="009916C2" w14:paraId="7A2E9649" w14:textId="77777777" w:rsidTr="009916C2">
        <w:tc>
          <w:tcPr>
            <w:cnfStyle w:val="001000000000" w:firstRow="0" w:lastRow="0" w:firstColumn="1" w:lastColumn="0" w:oddVBand="0" w:evenVBand="0" w:oddHBand="0" w:evenHBand="0" w:firstRowFirstColumn="0" w:firstRowLastColumn="0" w:lastRowFirstColumn="0" w:lastRowLastColumn="0"/>
            <w:tcW w:w="3596" w:type="dxa"/>
          </w:tcPr>
          <w:p w14:paraId="7872CCDD" w14:textId="0EC0AD0A" w:rsidR="009916C2" w:rsidRPr="00B518B6" w:rsidRDefault="00B518B6" w:rsidP="0037020C">
            <w:pPr>
              <w:rPr>
                <w:sz w:val="24"/>
              </w:rPr>
            </w:pPr>
            <w:r>
              <w:rPr>
                <w:sz w:val="24"/>
              </w:rPr>
              <w:t xml:space="preserve">2.La interfaz </w:t>
            </w:r>
          </w:p>
        </w:tc>
        <w:tc>
          <w:tcPr>
            <w:tcW w:w="3597" w:type="dxa"/>
          </w:tcPr>
          <w:p w14:paraId="672A2F3F" w14:textId="7163CABC" w:rsidR="009916C2" w:rsidRPr="00B518B6" w:rsidRDefault="00B518B6" w:rsidP="0037020C">
            <w:pPr>
              <w:cnfStyle w:val="000000000000" w:firstRow="0" w:lastRow="0" w:firstColumn="0" w:lastColumn="0" w:oddVBand="0" w:evenVBand="0" w:oddHBand="0" w:evenHBand="0" w:firstRowFirstColumn="0" w:firstRowLastColumn="0" w:lastRowFirstColumn="0" w:lastRowLastColumn="0"/>
              <w:rPr>
                <w:sz w:val="24"/>
              </w:rPr>
            </w:pPr>
            <w:r w:rsidRPr="00B518B6">
              <w:rPr>
                <w:sz w:val="24"/>
              </w:rPr>
              <w:t xml:space="preserve">Con </w:t>
            </w:r>
            <w:proofErr w:type="spellStart"/>
            <w:r w:rsidRPr="00B518B6">
              <w:rPr>
                <w:b/>
                <w:bCs/>
                <w:sz w:val="24"/>
              </w:rPr>
              <w:t>with</w:t>
            </w:r>
            <w:proofErr w:type="spellEnd"/>
            <w:r w:rsidRPr="00B518B6">
              <w:rPr>
                <w:b/>
                <w:bCs/>
                <w:sz w:val="24"/>
              </w:rPr>
              <w:t xml:space="preserve"> </w:t>
            </w:r>
            <w:proofErr w:type="spellStart"/>
            <w:proofErr w:type="gramStart"/>
            <w:r w:rsidRPr="00B518B6">
              <w:rPr>
                <w:b/>
                <w:bCs/>
                <w:sz w:val="24"/>
              </w:rPr>
              <w:t>gr.Blocks</w:t>
            </w:r>
            <w:proofErr w:type="spellEnd"/>
            <w:proofErr w:type="gramEnd"/>
            <w:r w:rsidRPr="00B518B6">
              <w:rPr>
                <w:b/>
                <w:bCs/>
                <w:sz w:val="24"/>
              </w:rPr>
              <w:t xml:space="preserve">() as </w:t>
            </w:r>
            <w:proofErr w:type="spellStart"/>
            <w:r w:rsidRPr="00B518B6">
              <w:rPr>
                <w:b/>
                <w:bCs/>
                <w:sz w:val="24"/>
              </w:rPr>
              <w:t>ui</w:t>
            </w:r>
            <w:proofErr w:type="spellEnd"/>
            <w:r w:rsidRPr="00B518B6">
              <w:rPr>
                <w:sz w:val="24"/>
              </w:rPr>
              <w:t xml:space="preserve">: y </w:t>
            </w:r>
            <w:proofErr w:type="spellStart"/>
            <w:proofErr w:type="gramStart"/>
            <w:r w:rsidRPr="00B518B6">
              <w:rPr>
                <w:b/>
                <w:bCs/>
                <w:sz w:val="24"/>
              </w:rPr>
              <w:t>gr.Row</w:t>
            </w:r>
            <w:proofErr w:type="spellEnd"/>
            <w:proofErr w:type="gramEnd"/>
            <w:r w:rsidRPr="00B518B6">
              <w:rPr>
                <w:b/>
                <w:bCs/>
                <w:sz w:val="24"/>
              </w:rPr>
              <w:t>()</w:t>
            </w:r>
            <w:r w:rsidRPr="00B518B6">
              <w:rPr>
                <w:sz w:val="24"/>
              </w:rPr>
              <w:t xml:space="preserve"> diseñas cada fila</w:t>
            </w:r>
          </w:p>
        </w:tc>
        <w:tc>
          <w:tcPr>
            <w:tcW w:w="3597" w:type="dxa"/>
          </w:tcPr>
          <w:p w14:paraId="5863728E" w14:textId="1FAC6FF9" w:rsidR="009916C2" w:rsidRDefault="00B518B6" w:rsidP="0037020C">
            <w:pPr>
              <w:cnfStyle w:val="000000000000" w:firstRow="0" w:lastRow="0" w:firstColumn="0" w:lastColumn="0" w:oddVBand="0" w:evenVBand="0" w:oddHBand="0" w:evenHBand="0" w:firstRowFirstColumn="0" w:firstRowLastColumn="0" w:lastRowFirstColumn="0" w:lastRowLastColumn="0"/>
              <w:rPr>
                <w:sz w:val="24"/>
              </w:rPr>
            </w:pPr>
            <w:r>
              <w:rPr>
                <w:sz w:val="24"/>
              </w:rPr>
              <w:t>3 filas</w:t>
            </w:r>
          </w:p>
        </w:tc>
      </w:tr>
      <w:tr w:rsidR="00B518B6" w14:paraId="54717D3A" w14:textId="77777777" w:rsidTr="00991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1420035" w14:textId="65925E16" w:rsidR="00B518B6" w:rsidRDefault="00B518B6" w:rsidP="0037020C">
            <w:pPr>
              <w:rPr>
                <w:sz w:val="24"/>
              </w:rPr>
            </w:pPr>
            <w:r>
              <w:rPr>
                <w:sz w:val="24"/>
              </w:rPr>
              <w:t>3.Las conexiones</w:t>
            </w:r>
          </w:p>
        </w:tc>
        <w:tc>
          <w:tcPr>
            <w:tcW w:w="3597" w:type="dxa"/>
          </w:tcPr>
          <w:p w14:paraId="7C0EA9E5" w14:textId="608F9036" w:rsidR="00B518B6" w:rsidRPr="00B518B6" w:rsidRDefault="00B518B6" w:rsidP="0037020C">
            <w:pPr>
              <w:cnfStyle w:val="000000100000" w:firstRow="0" w:lastRow="0" w:firstColumn="0" w:lastColumn="0" w:oddVBand="0" w:evenVBand="0" w:oddHBand="1" w:evenHBand="0" w:firstRowFirstColumn="0" w:firstRowLastColumn="0" w:lastRowFirstColumn="0" w:lastRowLastColumn="0"/>
              <w:rPr>
                <w:sz w:val="24"/>
              </w:rPr>
            </w:pPr>
            <w:r>
              <w:rPr>
                <w:sz w:val="24"/>
              </w:rPr>
              <w:t xml:space="preserve">Le dices a </w:t>
            </w:r>
            <w:proofErr w:type="spellStart"/>
            <w:r>
              <w:rPr>
                <w:sz w:val="24"/>
              </w:rPr>
              <w:t>Gradio</w:t>
            </w:r>
            <w:proofErr w:type="spellEnd"/>
            <w:r>
              <w:rPr>
                <w:sz w:val="24"/>
              </w:rPr>
              <w:t xml:space="preserve"> que </w:t>
            </w:r>
            <w:proofErr w:type="spellStart"/>
            <w:r>
              <w:rPr>
                <w:sz w:val="24"/>
              </w:rPr>
              <w:t>funcion</w:t>
            </w:r>
            <w:proofErr w:type="spellEnd"/>
            <w:r>
              <w:rPr>
                <w:sz w:val="24"/>
              </w:rPr>
              <w:t xml:space="preserve"> llamar, cuando y con que entradas y </w:t>
            </w:r>
            <w:proofErr w:type="spellStart"/>
            <w:r>
              <w:rPr>
                <w:sz w:val="24"/>
              </w:rPr>
              <w:t>saldias</w:t>
            </w:r>
            <w:proofErr w:type="spellEnd"/>
          </w:p>
        </w:tc>
        <w:tc>
          <w:tcPr>
            <w:tcW w:w="3597" w:type="dxa"/>
          </w:tcPr>
          <w:p w14:paraId="5998C2AE" w14:textId="18FDB1F5" w:rsidR="00B518B6" w:rsidRPr="00B518B6" w:rsidRDefault="00B518B6" w:rsidP="0037020C">
            <w:pPr>
              <w:cnfStyle w:val="000000100000" w:firstRow="0" w:lastRow="0" w:firstColumn="0" w:lastColumn="0" w:oddVBand="0" w:evenVBand="0" w:oddHBand="1" w:evenHBand="0" w:firstRowFirstColumn="0" w:firstRowLastColumn="0" w:lastRowFirstColumn="0" w:lastRowLastColumn="0"/>
              <w:rPr>
                <w:b/>
                <w:bCs/>
                <w:sz w:val="24"/>
              </w:rPr>
            </w:pPr>
            <w:proofErr w:type="spellStart"/>
            <w:r>
              <w:rPr>
                <w:b/>
                <w:bCs/>
                <w:sz w:val="24"/>
              </w:rPr>
              <w:t>Message.submit</w:t>
            </w:r>
            <w:proofErr w:type="spellEnd"/>
            <w:r>
              <w:rPr>
                <w:b/>
                <w:bCs/>
                <w:sz w:val="24"/>
              </w:rPr>
              <w:t>(…</w:t>
            </w:r>
            <w:proofErr w:type="gramStart"/>
            <w:r>
              <w:rPr>
                <w:b/>
                <w:bCs/>
                <w:sz w:val="24"/>
              </w:rPr>
              <w:t>).</w:t>
            </w:r>
            <w:proofErr w:type="spellStart"/>
            <w:r>
              <w:rPr>
                <w:b/>
                <w:bCs/>
                <w:sz w:val="24"/>
              </w:rPr>
              <w:t>then</w:t>
            </w:r>
            <w:proofErr w:type="spellEnd"/>
            <w:proofErr w:type="gramEnd"/>
            <w:r>
              <w:rPr>
                <w:b/>
                <w:bCs/>
                <w:sz w:val="24"/>
              </w:rPr>
              <w:t>(…)</w:t>
            </w:r>
          </w:p>
        </w:tc>
      </w:tr>
    </w:tbl>
    <w:p w14:paraId="2785B1E6" w14:textId="77777777" w:rsidR="009916C2" w:rsidRDefault="009916C2" w:rsidP="0037020C">
      <w:pPr>
        <w:rPr>
          <w:sz w:val="24"/>
        </w:rPr>
      </w:pPr>
    </w:p>
    <w:p w14:paraId="5CDE4352" w14:textId="77777777" w:rsidR="00021A39" w:rsidRDefault="00021A39" w:rsidP="00021A39">
      <w:pPr>
        <w:rPr>
          <w:b/>
          <w:bCs/>
          <w:sz w:val="24"/>
        </w:rPr>
      </w:pPr>
      <w:r w:rsidRPr="00021A39">
        <w:rPr>
          <w:sz w:val="24"/>
        </w:rPr>
        <w:t xml:space="preserve">El profesor aclara que </w:t>
      </w:r>
      <w:r w:rsidRPr="00021A39">
        <w:rPr>
          <w:b/>
          <w:bCs/>
          <w:sz w:val="24"/>
        </w:rPr>
        <w:t xml:space="preserve">esto no es una lección de </w:t>
      </w:r>
      <w:proofErr w:type="spellStart"/>
      <w:r w:rsidRPr="00021A39">
        <w:rPr>
          <w:b/>
          <w:bCs/>
          <w:sz w:val="24"/>
        </w:rPr>
        <w:t>Gradio</w:t>
      </w:r>
      <w:proofErr w:type="spellEnd"/>
      <w:r w:rsidRPr="00021A39">
        <w:rPr>
          <w:sz w:val="24"/>
        </w:rPr>
        <w:t xml:space="preserve">: ya había puesto antes un enlace a los recursos de </w:t>
      </w:r>
      <w:proofErr w:type="spellStart"/>
      <w:r w:rsidRPr="00021A39">
        <w:rPr>
          <w:sz w:val="24"/>
        </w:rPr>
        <w:t>Gradio</w:t>
      </w:r>
      <w:proofErr w:type="spellEnd"/>
      <w:r w:rsidRPr="00021A39">
        <w:rPr>
          <w:sz w:val="24"/>
        </w:rPr>
        <w:t xml:space="preserve"> (que describe como geniales y fáciles de usar) y aquí solo muestra un uso de </w:t>
      </w:r>
      <w:proofErr w:type="spellStart"/>
      <w:proofErr w:type="gramStart"/>
      <w:r w:rsidRPr="00021A39">
        <w:rPr>
          <w:b/>
          <w:bCs/>
          <w:sz w:val="24"/>
        </w:rPr>
        <w:t>gr.Blocks</w:t>
      </w:r>
      <w:proofErr w:type="spellEnd"/>
      <w:proofErr w:type="gramEnd"/>
      <w:r w:rsidRPr="00021A39">
        <w:rPr>
          <w:b/>
          <w:bCs/>
          <w:sz w:val="24"/>
        </w:rPr>
        <w:t>.</w:t>
      </w:r>
    </w:p>
    <w:p w14:paraId="1435ABD2" w14:textId="0185C228" w:rsidR="00021A39" w:rsidRPr="00021A39" w:rsidRDefault="004E1F79" w:rsidP="00021A39">
      <w:pPr>
        <w:rPr>
          <w:sz w:val="24"/>
        </w:rPr>
      </w:pPr>
      <w:r w:rsidRPr="004E1F79">
        <w:rPr>
          <w:noProof/>
          <w:sz w:val="24"/>
        </w:rPr>
        <w:drawing>
          <wp:inline distT="0" distB="0" distL="0" distR="0" wp14:anchorId="03762BF0" wp14:editId="2DEA52DA">
            <wp:extent cx="6858000" cy="1544955"/>
            <wp:effectExtent l="38100" t="38100" r="38100" b="36195"/>
            <wp:docPr id="27776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6128" name=""/>
                    <pic:cNvPicPr/>
                  </pic:nvPicPr>
                  <pic:blipFill>
                    <a:blip r:embed="rId946"/>
                    <a:stretch>
                      <a:fillRect/>
                    </a:stretch>
                  </pic:blipFill>
                  <pic:spPr>
                    <a:xfrm>
                      <a:off x="0" y="0"/>
                      <a:ext cx="6858000" cy="1544955"/>
                    </a:xfrm>
                    <a:prstGeom prst="rect">
                      <a:avLst/>
                    </a:prstGeom>
                    <a:ln w="38100">
                      <a:solidFill>
                        <a:srgbClr val="EE0000"/>
                      </a:solidFill>
                    </a:ln>
                  </pic:spPr>
                </pic:pic>
              </a:graphicData>
            </a:graphic>
          </wp:inline>
        </w:drawing>
      </w:r>
    </w:p>
    <w:p w14:paraId="16DEC278" w14:textId="28C4150B" w:rsidR="00DC208F" w:rsidRDefault="00DC208F" w:rsidP="0037020C">
      <w:pPr>
        <w:rPr>
          <w:b/>
          <w:bCs/>
          <w:sz w:val="24"/>
        </w:rPr>
      </w:pPr>
    </w:p>
    <w:p w14:paraId="0B535CD3" w14:textId="77777777" w:rsidR="00510061" w:rsidRDefault="00510061" w:rsidP="0037020C">
      <w:pPr>
        <w:rPr>
          <w:b/>
          <w:bCs/>
          <w:sz w:val="24"/>
        </w:rPr>
      </w:pPr>
    </w:p>
    <w:p w14:paraId="23603686" w14:textId="3D18699A" w:rsidR="00510061" w:rsidRDefault="00510061">
      <w:pPr>
        <w:rPr>
          <w:b/>
          <w:bCs/>
          <w:sz w:val="24"/>
        </w:rPr>
      </w:pPr>
      <w:r>
        <w:rPr>
          <w:b/>
          <w:bCs/>
          <w:sz w:val="24"/>
        </w:rPr>
        <w:br w:type="page"/>
      </w:r>
    </w:p>
    <w:p w14:paraId="6C981840" w14:textId="05EDCE89" w:rsidR="00510061" w:rsidRDefault="00510061" w:rsidP="00510061">
      <w:pPr>
        <w:pStyle w:val="Ttulo4"/>
        <w:rPr>
          <w:b/>
          <w:bCs/>
          <w:i w:val="0"/>
          <w:iCs w:val="0"/>
          <w:sz w:val="24"/>
        </w:rPr>
      </w:pPr>
      <w:r w:rsidRPr="00510061">
        <w:rPr>
          <w:b/>
          <w:bCs/>
          <w:i w:val="0"/>
          <w:iCs w:val="0"/>
          <w:sz w:val="24"/>
          <w:highlight w:val="yellow"/>
        </w:rPr>
        <w:lastRenderedPageBreak/>
        <w:t>2.12.4.1 Explicación de código</w:t>
      </w:r>
    </w:p>
    <w:p w14:paraId="5AC52584" w14:textId="0B4B1354" w:rsidR="005F1ADD" w:rsidRPr="005F1ADD" w:rsidRDefault="003343AA" w:rsidP="005F1ADD">
      <w:r w:rsidRPr="003343AA">
        <w:rPr>
          <w:noProof/>
        </w:rPr>
        <w:drawing>
          <wp:inline distT="0" distB="0" distL="0" distR="0" wp14:anchorId="5A3135DC" wp14:editId="475E6279">
            <wp:extent cx="6173395" cy="3826933"/>
            <wp:effectExtent l="38100" t="38100" r="37465" b="40640"/>
            <wp:docPr id="1912621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21754" name=""/>
                    <pic:cNvPicPr/>
                  </pic:nvPicPr>
                  <pic:blipFill>
                    <a:blip r:embed="rId947"/>
                    <a:stretch>
                      <a:fillRect/>
                    </a:stretch>
                  </pic:blipFill>
                  <pic:spPr>
                    <a:xfrm>
                      <a:off x="0" y="0"/>
                      <a:ext cx="6176230" cy="3828690"/>
                    </a:xfrm>
                    <a:prstGeom prst="rect">
                      <a:avLst/>
                    </a:prstGeom>
                    <a:ln w="38100">
                      <a:solidFill>
                        <a:srgbClr val="EE0000"/>
                      </a:solidFill>
                    </a:ln>
                  </pic:spPr>
                </pic:pic>
              </a:graphicData>
            </a:graphic>
          </wp:inline>
        </w:drawing>
      </w:r>
    </w:p>
    <w:p w14:paraId="2D203F03" w14:textId="77777777" w:rsidR="00CF384E" w:rsidRPr="00CF384E" w:rsidRDefault="00CF384E" w:rsidP="00CF384E">
      <w:pPr>
        <w:rPr>
          <w:b/>
          <w:bCs/>
          <w:sz w:val="24"/>
          <w:szCs w:val="28"/>
        </w:rPr>
      </w:pPr>
      <w:r w:rsidRPr="00CF384E">
        <w:rPr>
          <w:b/>
          <w:bCs/>
          <w:sz w:val="24"/>
          <w:szCs w:val="28"/>
        </w:rPr>
        <w:t>En una frase</w:t>
      </w:r>
    </w:p>
    <w:p w14:paraId="4ED459C6" w14:textId="443A5B75" w:rsidR="00510061" w:rsidRDefault="00CF384E" w:rsidP="00510061">
      <w:pPr>
        <w:rPr>
          <w:b/>
          <w:bCs/>
        </w:rPr>
      </w:pPr>
      <w:r>
        <w:t xml:space="preserve">Esta celda </w:t>
      </w:r>
      <w:r>
        <w:rPr>
          <w:b/>
          <w:bCs/>
        </w:rPr>
        <w:t xml:space="preserve">define una </w:t>
      </w:r>
      <w:r w:rsidR="00FD5AAF">
        <w:rPr>
          <w:b/>
          <w:bCs/>
        </w:rPr>
        <w:t>función</w:t>
      </w:r>
      <w:r>
        <w:rPr>
          <w:b/>
          <w:bCs/>
        </w:rPr>
        <w:t xml:space="preserve"> auxiliar, dibuja una pantalla de 3 filas y conecta la </w:t>
      </w:r>
      <w:r w:rsidR="00FD5AAF">
        <w:rPr>
          <w:b/>
          <w:bCs/>
        </w:rPr>
        <w:t xml:space="preserve">tecla Enter con dos funciones: </w:t>
      </w:r>
      <w:r w:rsidR="00FD5AAF">
        <w:t xml:space="preserve">primero </w:t>
      </w:r>
      <w:proofErr w:type="spellStart"/>
      <w:r w:rsidR="00FD5AAF">
        <w:rPr>
          <w:b/>
          <w:bCs/>
        </w:rPr>
        <w:t>put_message_in_chatbot</w:t>
      </w:r>
      <w:proofErr w:type="spellEnd"/>
      <w:r w:rsidR="00FD5AAF">
        <w:rPr>
          <w:b/>
          <w:bCs/>
        </w:rPr>
        <w:t xml:space="preserve">, </w:t>
      </w:r>
      <w:r w:rsidR="00FD5AAF">
        <w:t xml:space="preserve">y </w:t>
      </w:r>
      <w:proofErr w:type="spellStart"/>
      <w:r w:rsidR="00FD5AAF">
        <w:t>despues</w:t>
      </w:r>
      <w:proofErr w:type="spellEnd"/>
      <w:r w:rsidR="00FD5AAF">
        <w:t xml:space="preserve"> </w:t>
      </w:r>
      <w:r w:rsidR="00FD5AAF">
        <w:rPr>
          <w:b/>
          <w:bCs/>
        </w:rPr>
        <w:t>chat.</w:t>
      </w:r>
    </w:p>
    <w:p w14:paraId="26936A26" w14:textId="77777777" w:rsidR="00FD5AAF" w:rsidRPr="00FD5AAF" w:rsidRDefault="00FD5AAF" w:rsidP="00FD5AAF">
      <w:pPr>
        <w:rPr>
          <w:b/>
          <w:bCs/>
          <w:sz w:val="24"/>
          <w:szCs w:val="28"/>
        </w:rPr>
      </w:pPr>
      <w:r w:rsidRPr="00FD5AAF">
        <w:rPr>
          <w:b/>
          <w:bCs/>
          <w:sz w:val="24"/>
          <w:szCs w:val="28"/>
          <w:highlight w:val="yellow"/>
        </w:rPr>
        <w:t xml:space="preserve">Parte 1: el </w:t>
      </w:r>
      <w:proofErr w:type="spellStart"/>
      <w:r w:rsidRPr="00FD5AAF">
        <w:rPr>
          <w:b/>
          <w:bCs/>
          <w:sz w:val="24"/>
          <w:szCs w:val="28"/>
          <w:highlight w:val="yellow"/>
        </w:rPr>
        <w:t>callback</w:t>
      </w:r>
      <w:proofErr w:type="spellEnd"/>
      <w:r w:rsidRPr="00FD5AAF">
        <w:rPr>
          <w:b/>
          <w:bCs/>
          <w:sz w:val="24"/>
          <w:szCs w:val="28"/>
          <w:highlight w:val="yellow"/>
        </w:rPr>
        <w:t xml:space="preserve"> “cosmético”</w:t>
      </w:r>
    </w:p>
    <w:p w14:paraId="0567DADC" w14:textId="1E6E89E9" w:rsidR="00FD5AAF" w:rsidRDefault="003343AA" w:rsidP="00510061">
      <w:pPr>
        <w:rPr>
          <w:b/>
          <w:bCs/>
        </w:rPr>
      </w:pPr>
      <w:r w:rsidRPr="003343AA">
        <w:rPr>
          <w:b/>
          <w:bCs/>
          <w:noProof/>
        </w:rPr>
        <w:drawing>
          <wp:inline distT="0" distB="0" distL="0" distR="0" wp14:anchorId="11AD7242" wp14:editId="3236FBCD">
            <wp:extent cx="6235700" cy="819879"/>
            <wp:effectExtent l="38100" t="38100" r="31750" b="37465"/>
            <wp:docPr id="217197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97771" name=""/>
                    <pic:cNvPicPr/>
                  </pic:nvPicPr>
                  <pic:blipFill>
                    <a:blip r:embed="rId948"/>
                    <a:stretch>
                      <a:fillRect/>
                    </a:stretch>
                  </pic:blipFill>
                  <pic:spPr>
                    <a:xfrm>
                      <a:off x="0" y="0"/>
                      <a:ext cx="6249757" cy="821727"/>
                    </a:xfrm>
                    <a:prstGeom prst="rect">
                      <a:avLst/>
                    </a:prstGeom>
                    <a:ln w="28575">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3343AA" w14:paraId="56FBACCE" w14:textId="77777777" w:rsidTr="00F317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2274101" w14:textId="06BCE12F" w:rsidR="003343AA" w:rsidRPr="003343AA" w:rsidRDefault="003343AA" w:rsidP="00510061">
            <w:pPr>
              <w:rPr>
                <w:b w:val="0"/>
                <w:bCs w:val="0"/>
              </w:rPr>
            </w:pPr>
            <w:r>
              <w:rPr>
                <w:b w:val="0"/>
                <w:bCs w:val="0"/>
              </w:rPr>
              <w:t>Pieza</w:t>
            </w:r>
          </w:p>
        </w:tc>
        <w:tc>
          <w:tcPr>
            <w:tcW w:w="5395" w:type="dxa"/>
          </w:tcPr>
          <w:p w14:paraId="46F59902" w14:textId="66536080" w:rsidR="003343AA" w:rsidRDefault="003343AA" w:rsidP="0051006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hace</w:t>
            </w:r>
          </w:p>
        </w:tc>
      </w:tr>
      <w:tr w:rsidR="003343AA" w14:paraId="0E6A757E" w14:textId="77777777" w:rsidTr="00F31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02134D4" w14:textId="2D9DFF4A" w:rsidR="003343AA" w:rsidRPr="00F3172B" w:rsidRDefault="003343AA" w:rsidP="00510061">
            <w:proofErr w:type="spellStart"/>
            <w:r w:rsidRPr="00F3172B">
              <w:t>Message</w:t>
            </w:r>
            <w:proofErr w:type="spellEnd"/>
          </w:p>
        </w:tc>
        <w:tc>
          <w:tcPr>
            <w:tcW w:w="5395" w:type="dxa"/>
          </w:tcPr>
          <w:p w14:paraId="64F46242" w14:textId="59A66F43" w:rsidR="003343AA" w:rsidRPr="00F3172B" w:rsidRDefault="00F3172B" w:rsidP="00510061">
            <w:pPr>
              <w:cnfStyle w:val="000000100000" w:firstRow="0" w:lastRow="0" w:firstColumn="0" w:lastColumn="0" w:oddVBand="0" w:evenVBand="0" w:oddHBand="1" w:evenHBand="0" w:firstRowFirstColumn="0" w:firstRowLastColumn="0" w:lastRowFirstColumn="0" w:lastRowLastColumn="0"/>
            </w:pPr>
            <w:r>
              <w:t>Lo que escribiste en la caja de texto</w:t>
            </w:r>
          </w:p>
        </w:tc>
      </w:tr>
      <w:tr w:rsidR="003343AA" w14:paraId="7A2B4AF9" w14:textId="77777777" w:rsidTr="00F3172B">
        <w:tc>
          <w:tcPr>
            <w:cnfStyle w:val="001000000000" w:firstRow="0" w:lastRow="0" w:firstColumn="1" w:lastColumn="0" w:oddVBand="0" w:evenVBand="0" w:oddHBand="0" w:evenHBand="0" w:firstRowFirstColumn="0" w:firstRowLastColumn="0" w:lastRowFirstColumn="0" w:lastRowLastColumn="0"/>
            <w:tcW w:w="5395" w:type="dxa"/>
          </w:tcPr>
          <w:p w14:paraId="252A0B63" w14:textId="63BE8DEC" w:rsidR="003343AA" w:rsidRPr="00F3172B" w:rsidRDefault="00F3172B" w:rsidP="00510061">
            <w:proofErr w:type="spellStart"/>
            <w:r>
              <w:t>History</w:t>
            </w:r>
            <w:proofErr w:type="spellEnd"/>
          </w:p>
        </w:tc>
        <w:tc>
          <w:tcPr>
            <w:tcW w:w="5395" w:type="dxa"/>
          </w:tcPr>
          <w:p w14:paraId="590399AC" w14:textId="05B7BD69" w:rsidR="003343AA" w:rsidRPr="00F3172B" w:rsidRDefault="00F3172B" w:rsidP="00510061">
            <w:pPr>
              <w:cnfStyle w:val="000000000000" w:firstRow="0" w:lastRow="0" w:firstColumn="0" w:lastColumn="0" w:oddVBand="0" w:evenVBand="0" w:oddHBand="0" w:evenHBand="0" w:firstRowFirstColumn="0" w:firstRowLastColumn="0" w:lastRowFirstColumn="0" w:lastRowLastColumn="0"/>
            </w:pPr>
            <w:r>
              <w:t xml:space="preserve">Lo que ya hay en el </w:t>
            </w:r>
            <w:proofErr w:type="spellStart"/>
            <w:r>
              <w:t>chatbot</w:t>
            </w:r>
            <w:proofErr w:type="spellEnd"/>
          </w:p>
        </w:tc>
      </w:tr>
      <w:tr w:rsidR="00F3172B" w14:paraId="0A2775C0" w14:textId="77777777" w:rsidTr="00F31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BBC460C" w14:textId="357B88B6" w:rsidR="00F3172B" w:rsidRDefault="00E17389" w:rsidP="00510061">
            <w:proofErr w:type="spellStart"/>
            <w:r w:rsidRPr="00E17389">
              <w:t>history</w:t>
            </w:r>
            <w:proofErr w:type="spellEnd"/>
            <w:r w:rsidRPr="00E17389">
              <w:t xml:space="preserve"> + [{"role":"</w:t>
            </w:r>
            <w:proofErr w:type="spellStart"/>
            <w:r w:rsidRPr="00E17389">
              <w:t>user</w:t>
            </w:r>
            <w:proofErr w:type="spellEnd"/>
            <w:r w:rsidRPr="00E17389">
              <w:t>", "</w:t>
            </w:r>
            <w:proofErr w:type="spellStart"/>
            <w:r w:rsidRPr="00E17389">
              <w:t>content</w:t>
            </w:r>
            <w:proofErr w:type="spellEnd"/>
            <w:proofErr w:type="gramStart"/>
            <w:r w:rsidRPr="00E17389">
              <w:t>":</w:t>
            </w:r>
            <w:proofErr w:type="spellStart"/>
            <w:r w:rsidRPr="00E17389">
              <w:t>message</w:t>
            </w:r>
            <w:proofErr w:type="spellEnd"/>
            <w:proofErr w:type="gramEnd"/>
            <w:r w:rsidRPr="00E17389">
              <w:t>}]</w:t>
            </w:r>
          </w:p>
        </w:tc>
        <w:tc>
          <w:tcPr>
            <w:tcW w:w="5395" w:type="dxa"/>
          </w:tcPr>
          <w:p w14:paraId="50D8043D" w14:textId="3D494E86" w:rsidR="00F3172B" w:rsidRPr="00795CED" w:rsidRDefault="00795CED" w:rsidP="00510061">
            <w:pPr>
              <w:cnfStyle w:val="000000100000" w:firstRow="0" w:lastRow="0" w:firstColumn="0" w:lastColumn="0" w:oddVBand="0" w:evenVBand="0" w:oddHBand="1" w:evenHBand="0" w:firstRowFirstColumn="0" w:firstRowLastColumn="0" w:lastRowFirstColumn="0" w:lastRowLastColumn="0"/>
              <w:rPr>
                <w:b/>
                <w:bCs/>
              </w:rPr>
            </w:pPr>
            <w:r>
              <w:t xml:space="preserve">El historial </w:t>
            </w:r>
            <w:proofErr w:type="spellStart"/>
            <w:r>
              <w:rPr>
                <w:b/>
                <w:bCs/>
              </w:rPr>
              <w:t>mas</w:t>
            </w:r>
            <w:proofErr w:type="spellEnd"/>
            <w:r>
              <w:rPr>
                <w:b/>
                <w:bCs/>
              </w:rPr>
              <w:t xml:space="preserve"> tu mensaje nuevo </w:t>
            </w:r>
            <w:r>
              <w:t xml:space="preserve">al final, con rol </w:t>
            </w:r>
            <w:proofErr w:type="spellStart"/>
            <w:r>
              <w:rPr>
                <w:b/>
                <w:bCs/>
              </w:rPr>
              <w:t>user</w:t>
            </w:r>
            <w:proofErr w:type="spellEnd"/>
          </w:p>
        </w:tc>
      </w:tr>
      <w:tr w:rsidR="00795CED" w14:paraId="4B659CE6" w14:textId="77777777" w:rsidTr="00F3172B">
        <w:tc>
          <w:tcPr>
            <w:cnfStyle w:val="001000000000" w:firstRow="0" w:lastRow="0" w:firstColumn="1" w:lastColumn="0" w:oddVBand="0" w:evenVBand="0" w:oddHBand="0" w:evenHBand="0" w:firstRowFirstColumn="0" w:firstRowLastColumn="0" w:lastRowFirstColumn="0" w:lastRowLastColumn="0"/>
            <w:tcW w:w="5395" w:type="dxa"/>
          </w:tcPr>
          <w:p w14:paraId="1771EAEF" w14:textId="1C9B76D4" w:rsidR="00795CED" w:rsidRPr="00795CED" w:rsidRDefault="00795CED" w:rsidP="00510061">
            <w:proofErr w:type="spellStart"/>
            <w:r>
              <w:t>Return</w:t>
            </w:r>
            <w:proofErr w:type="spellEnd"/>
            <w:r>
              <w:t xml:space="preserve"> “”, …</w:t>
            </w:r>
          </w:p>
        </w:tc>
        <w:tc>
          <w:tcPr>
            <w:tcW w:w="5395" w:type="dxa"/>
          </w:tcPr>
          <w:p w14:paraId="084EA03B" w14:textId="32E35022" w:rsidR="00795CED" w:rsidRPr="00795CED" w:rsidRDefault="00795CED" w:rsidP="00510061">
            <w:pPr>
              <w:cnfStyle w:val="000000000000" w:firstRow="0" w:lastRow="0" w:firstColumn="0" w:lastColumn="0" w:oddVBand="0" w:evenVBand="0" w:oddHBand="0" w:evenHBand="0" w:firstRowFirstColumn="0" w:firstRowLastColumn="0" w:lastRowFirstColumn="0" w:lastRowLastColumn="0"/>
            </w:pPr>
            <w:r>
              <w:t xml:space="preserve">Devuelve dos cosas: </w:t>
            </w:r>
            <w:r>
              <w:rPr>
                <w:b/>
                <w:bCs/>
              </w:rPr>
              <w:t xml:space="preserve">“” </w:t>
            </w:r>
            <w:r>
              <w:t xml:space="preserve">(para </w:t>
            </w:r>
            <w:r>
              <w:rPr>
                <w:b/>
                <w:bCs/>
              </w:rPr>
              <w:t xml:space="preserve">vaciar </w:t>
            </w:r>
            <w:r>
              <w:t>la caja) y el historial con tu mensaje (para mostrarlo ya en el chat)</w:t>
            </w:r>
          </w:p>
        </w:tc>
      </w:tr>
    </w:tbl>
    <w:p w14:paraId="3B4F5485" w14:textId="77777777" w:rsidR="003343AA" w:rsidRDefault="003343AA" w:rsidP="00510061">
      <w:pPr>
        <w:rPr>
          <w:b/>
          <w:bCs/>
        </w:rPr>
      </w:pPr>
    </w:p>
    <w:p w14:paraId="32B7CD70" w14:textId="26EF3D13" w:rsidR="00EE6F0C" w:rsidRPr="00E57B25" w:rsidRDefault="00EE6F0C" w:rsidP="00510061">
      <w:pPr>
        <w:rPr>
          <w:sz w:val="28"/>
          <w:szCs w:val="32"/>
        </w:rPr>
      </w:pPr>
      <w:r w:rsidRPr="00E57B25">
        <w:rPr>
          <w:sz w:val="28"/>
          <w:szCs w:val="32"/>
        </w:rPr>
        <w:t xml:space="preserve">Sirve para que tu mensaje aparezca de inmediato, sin esperar a que </w:t>
      </w:r>
      <w:r w:rsidRPr="00E57B25">
        <w:rPr>
          <w:b/>
          <w:bCs/>
          <w:sz w:val="28"/>
          <w:szCs w:val="32"/>
        </w:rPr>
        <w:t xml:space="preserve">chat </w:t>
      </w:r>
      <w:r w:rsidRPr="00E57B25">
        <w:rPr>
          <w:sz w:val="28"/>
          <w:szCs w:val="32"/>
        </w:rPr>
        <w:t>termine.</w:t>
      </w:r>
    </w:p>
    <w:p w14:paraId="6AF304F2" w14:textId="77777777" w:rsidR="00EE6F0C" w:rsidRDefault="00EE6F0C" w:rsidP="00510061"/>
    <w:p w14:paraId="703969C1" w14:textId="77777777" w:rsidR="00EE6F0C" w:rsidRDefault="00EE6F0C" w:rsidP="00510061"/>
    <w:p w14:paraId="051A2E76" w14:textId="77777777" w:rsidR="00EE6F0C" w:rsidRDefault="00EE6F0C" w:rsidP="00510061"/>
    <w:p w14:paraId="4BBE97EB" w14:textId="77777777" w:rsidR="00EE6F0C" w:rsidRPr="00EE6F0C" w:rsidRDefault="00EE6F0C" w:rsidP="00EE6F0C">
      <w:pPr>
        <w:rPr>
          <w:b/>
          <w:bCs/>
          <w:sz w:val="24"/>
          <w:szCs w:val="28"/>
        </w:rPr>
      </w:pPr>
      <w:r w:rsidRPr="00EE6F0C">
        <w:rPr>
          <w:b/>
          <w:bCs/>
          <w:sz w:val="24"/>
          <w:szCs w:val="28"/>
          <w:highlight w:val="yellow"/>
        </w:rPr>
        <w:lastRenderedPageBreak/>
        <w:t>Parte 2: la pantalla</w:t>
      </w:r>
    </w:p>
    <w:p w14:paraId="1E3F64A3" w14:textId="4AA26F9B" w:rsidR="00EE6F0C" w:rsidRDefault="00FB3646" w:rsidP="00510061">
      <w:r w:rsidRPr="00FB3646">
        <w:rPr>
          <w:noProof/>
        </w:rPr>
        <w:drawing>
          <wp:inline distT="0" distB="0" distL="0" distR="0" wp14:anchorId="54A0735C" wp14:editId="531A35B3">
            <wp:extent cx="5692633" cy="2034716"/>
            <wp:effectExtent l="38100" t="38100" r="41910" b="41910"/>
            <wp:docPr id="365138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38006" name=""/>
                    <pic:cNvPicPr/>
                  </pic:nvPicPr>
                  <pic:blipFill>
                    <a:blip r:embed="rId949"/>
                    <a:stretch>
                      <a:fillRect/>
                    </a:stretch>
                  </pic:blipFill>
                  <pic:spPr>
                    <a:xfrm>
                      <a:off x="0" y="0"/>
                      <a:ext cx="5692633" cy="2034716"/>
                    </a:xfrm>
                    <a:prstGeom prst="rect">
                      <a:avLst/>
                    </a:prstGeom>
                    <a:ln w="28575">
                      <a:solidFill>
                        <a:srgbClr val="EE0000"/>
                      </a:solidFill>
                    </a:ln>
                  </pic:spPr>
                </pic:pic>
              </a:graphicData>
            </a:graphic>
          </wp:inline>
        </w:drawing>
      </w:r>
    </w:p>
    <w:p w14:paraId="5A77119B" w14:textId="77777777" w:rsidR="009B34D4" w:rsidRPr="009B34D4" w:rsidRDefault="009B34D4" w:rsidP="009B34D4">
      <w:r w:rsidRPr="009B34D4">
        <w:t>Así queda:</w:t>
      </w:r>
    </w:p>
    <w:p w14:paraId="01835BED" w14:textId="3BF28165" w:rsidR="00FB3646" w:rsidRDefault="009B34D4" w:rsidP="00510061">
      <w:r w:rsidRPr="009B34D4">
        <w:rPr>
          <w:noProof/>
        </w:rPr>
        <w:drawing>
          <wp:inline distT="0" distB="0" distL="0" distR="0" wp14:anchorId="615AC513" wp14:editId="6D2D4B1E">
            <wp:extent cx="5730240" cy="1586049"/>
            <wp:effectExtent l="38100" t="38100" r="41910" b="33655"/>
            <wp:docPr id="402432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32389" name=""/>
                    <pic:cNvPicPr/>
                  </pic:nvPicPr>
                  <pic:blipFill>
                    <a:blip r:embed="rId950"/>
                    <a:stretch>
                      <a:fillRect/>
                    </a:stretch>
                  </pic:blipFill>
                  <pic:spPr>
                    <a:xfrm>
                      <a:off x="0" y="0"/>
                      <a:ext cx="5741378" cy="1589132"/>
                    </a:xfrm>
                    <a:prstGeom prst="rect">
                      <a:avLst/>
                    </a:prstGeom>
                    <a:ln w="28575">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9B34D4" w14:paraId="55E7B653" w14:textId="77777777" w:rsidTr="00E24B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61CC891" w14:textId="6719238A" w:rsidR="009B34D4" w:rsidRPr="009B34D4" w:rsidRDefault="009B34D4" w:rsidP="00510061">
            <w:pPr>
              <w:rPr>
                <w:b w:val="0"/>
                <w:bCs w:val="0"/>
              </w:rPr>
            </w:pPr>
            <w:proofErr w:type="spellStart"/>
            <w:r>
              <w:rPr>
                <w:b w:val="0"/>
                <w:bCs w:val="0"/>
              </w:rPr>
              <w:t>Linea</w:t>
            </w:r>
            <w:proofErr w:type="spellEnd"/>
          </w:p>
        </w:tc>
        <w:tc>
          <w:tcPr>
            <w:tcW w:w="5395" w:type="dxa"/>
          </w:tcPr>
          <w:p w14:paraId="19470DC3" w14:textId="0017DB40" w:rsidR="009B34D4" w:rsidRPr="009B34D4" w:rsidRDefault="009B34D4" w:rsidP="0051006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hace</w:t>
            </w:r>
          </w:p>
        </w:tc>
      </w:tr>
      <w:tr w:rsidR="009B34D4" w14:paraId="7748DC35" w14:textId="77777777" w:rsidTr="00E24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54A68BE" w14:textId="0B17AFCC" w:rsidR="009B34D4" w:rsidRPr="00775001" w:rsidRDefault="009B34D4" w:rsidP="00510061">
            <w:pPr>
              <w:rPr>
                <w:sz w:val="24"/>
                <w:szCs w:val="28"/>
              </w:rPr>
            </w:pPr>
            <w:proofErr w:type="spellStart"/>
            <w:r w:rsidRPr="00775001">
              <w:rPr>
                <w:sz w:val="24"/>
                <w:szCs w:val="28"/>
              </w:rPr>
              <w:t>with</w:t>
            </w:r>
            <w:proofErr w:type="spellEnd"/>
            <w:r w:rsidRPr="00775001">
              <w:rPr>
                <w:sz w:val="24"/>
                <w:szCs w:val="28"/>
              </w:rPr>
              <w:t xml:space="preserve"> </w:t>
            </w:r>
            <w:proofErr w:type="spellStart"/>
            <w:proofErr w:type="gramStart"/>
            <w:r w:rsidRPr="00775001">
              <w:rPr>
                <w:sz w:val="24"/>
                <w:szCs w:val="28"/>
              </w:rPr>
              <w:t>gr.Blocks</w:t>
            </w:r>
            <w:proofErr w:type="spellEnd"/>
            <w:proofErr w:type="gramEnd"/>
            <w:r w:rsidRPr="00775001">
              <w:rPr>
                <w:sz w:val="24"/>
                <w:szCs w:val="28"/>
              </w:rPr>
              <w:t xml:space="preserve">() as </w:t>
            </w:r>
            <w:proofErr w:type="spellStart"/>
            <w:r w:rsidRPr="00775001">
              <w:rPr>
                <w:sz w:val="24"/>
                <w:szCs w:val="28"/>
              </w:rPr>
              <w:t>ui</w:t>
            </w:r>
            <w:proofErr w:type="spellEnd"/>
            <w:r w:rsidRPr="00775001">
              <w:rPr>
                <w:sz w:val="24"/>
                <w:szCs w:val="28"/>
              </w:rPr>
              <w:t>:</w:t>
            </w:r>
          </w:p>
        </w:tc>
        <w:tc>
          <w:tcPr>
            <w:tcW w:w="5395" w:type="dxa"/>
          </w:tcPr>
          <w:p w14:paraId="02A10BA8" w14:textId="029B0DE1" w:rsidR="009B34D4" w:rsidRPr="00E24B61" w:rsidRDefault="00E24B61" w:rsidP="00510061">
            <w:pPr>
              <w:cnfStyle w:val="000000100000" w:firstRow="0" w:lastRow="0" w:firstColumn="0" w:lastColumn="0" w:oddVBand="0" w:evenVBand="0" w:oddHBand="1" w:evenHBand="0" w:firstRowFirstColumn="0" w:firstRowLastColumn="0" w:lastRowFirstColumn="0" w:lastRowLastColumn="0"/>
              <w:rPr>
                <w:b/>
                <w:bCs/>
              </w:rPr>
            </w:pPr>
            <w:r>
              <w:t xml:space="preserve">Abre el lienzo. Todo lo que pongas adentro forma parte de la interfaz </w:t>
            </w:r>
            <w:proofErr w:type="spellStart"/>
            <w:r>
              <w:rPr>
                <w:b/>
                <w:bCs/>
              </w:rPr>
              <w:t>ui</w:t>
            </w:r>
            <w:proofErr w:type="spellEnd"/>
          </w:p>
        </w:tc>
      </w:tr>
      <w:tr w:rsidR="009B34D4" w14:paraId="5BB4B862" w14:textId="77777777" w:rsidTr="00E24B61">
        <w:tc>
          <w:tcPr>
            <w:cnfStyle w:val="001000000000" w:firstRow="0" w:lastRow="0" w:firstColumn="1" w:lastColumn="0" w:oddVBand="0" w:evenVBand="0" w:oddHBand="0" w:evenHBand="0" w:firstRowFirstColumn="0" w:firstRowLastColumn="0" w:lastRowFirstColumn="0" w:lastRowLastColumn="0"/>
            <w:tcW w:w="5395" w:type="dxa"/>
          </w:tcPr>
          <w:p w14:paraId="4134D597" w14:textId="1D7B4F0E" w:rsidR="009B34D4" w:rsidRPr="00775001" w:rsidRDefault="00775001" w:rsidP="00510061">
            <w:proofErr w:type="spellStart"/>
            <w:r>
              <w:t>Witch</w:t>
            </w:r>
            <w:proofErr w:type="spellEnd"/>
            <w:r>
              <w:t xml:space="preserve"> </w:t>
            </w:r>
            <w:proofErr w:type="spellStart"/>
            <w:proofErr w:type="gramStart"/>
            <w:r>
              <w:t>gr.Row</w:t>
            </w:r>
            <w:proofErr w:type="spellEnd"/>
            <w:proofErr w:type="gramEnd"/>
            <w:r>
              <w:t>()</w:t>
            </w:r>
          </w:p>
        </w:tc>
        <w:tc>
          <w:tcPr>
            <w:tcW w:w="5395" w:type="dxa"/>
          </w:tcPr>
          <w:p w14:paraId="22F2E7D6" w14:textId="2B2669B7" w:rsidR="009B34D4" w:rsidRPr="00775001" w:rsidRDefault="00775001" w:rsidP="00510061">
            <w:pPr>
              <w:cnfStyle w:val="000000000000" w:firstRow="0" w:lastRow="0" w:firstColumn="0" w:lastColumn="0" w:oddVBand="0" w:evenVBand="0" w:oddHBand="0" w:evenHBand="0" w:firstRowFirstColumn="0" w:firstRowLastColumn="0" w:lastRowFirstColumn="0" w:lastRowLastColumn="0"/>
            </w:pPr>
            <w:r>
              <w:t xml:space="preserve">Una </w:t>
            </w:r>
            <w:r>
              <w:rPr>
                <w:b/>
                <w:bCs/>
              </w:rPr>
              <w:t xml:space="preserve">fila. </w:t>
            </w:r>
            <w:r>
              <w:t xml:space="preserve">Lo que va dentro se coloca lado a lado. Hay tres filas </w:t>
            </w:r>
          </w:p>
        </w:tc>
      </w:tr>
      <w:tr w:rsidR="00775001" w14:paraId="3C14FA8E" w14:textId="77777777" w:rsidTr="00E24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B58B8A0" w14:textId="273D0E74" w:rsidR="00775001" w:rsidRDefault="00782F31" w:rsidP="00510061">
            <w:proofErr w:type="spellStart"/>
            <w:proofErr w:type="gramStart"/>
            <w:r w:rsidRPr="00782F31">
              <w:t>gr.Chatbot</w:t>
            </w:r>
            <w:proofErr w:type="spellEnd"/>
            <w:proofErr w:type="gramEnd"/>
            <w:r w:rsidRPr="00782F31">
              <w:t>(</w:t>
            </w:r>
            <w:proofErr w:type="spellStart"/>
            <w:r w:rsidRPr="00782F31">
              <w:t>height</w:t>
            </w:r>
            <w:proofErr w:type="spellEnd"/>
            <w:r w:rsidRPr="00782F31">
              <w:t xml:space="preserve">=500, </w:t>
            </w:r>
            <w:proofErr w:type="spellStart"/>
            <w:r w:rsidRPr="00782F31">
              <w:t>type</w:t>
            </w:r>
            <w:proofErr w:type="spellEnd"/>
            <w:r w:rsidRPr="00782F31">
              <w:t>="</w:t>
            </w:r>
            <w:proofErr w:type="spellStart"/>
            <w:r w:rsidRPr="00782F31">
              <w:t>messages</w:t>
            </w:r>
            <w:proofErr w:type="spellEnd"/>
            <w:r w:rsidRPr="00782F31">
              <w:t>")</w:t>
            </w:r>
          </w:p>
        </w:tc>
        <w:tc>
          <w:tcPr>
            <w:tcW w:w="5395" w:type="dxa"/>
          </w:tcPr>
          <w:p w14:paraId="05AF95DD" w14:textId="55A92159" w:rsidR="00775001" w:rsidRPr="0087516F" w:rsidRDefault="0087516F" w:rsidP="00510061">
            <w:pPr>
              <w:cnfStyle w:val="000000100000" w:firstRow="0" w:lastRow="0" w:firstColumn="0" w:lastColumn="0" w:oddVBand="0" w:evenVBand="0" w:oddHBand="1" w:evenHBand="0" w:firstRowFirstColumn="0" w:firstRowLastColumn="0" w:lastRowFirstColumn="0" w:lastRowLastColumn="0"/>
              <w:rPr>
                <w:b/>
                <w:bCs/>
              </w:rPr>
            </w:pPr>
            <w:r>
              <w:t xml:space="preserve">La ventana de chat, de 500 pixeles de alto. </w:t>
            </w:r>
            <w:proofErr w:type="spellStart"/>
            <w:r>
              <w:rPr>
                <w:b/>
                <w:bCs/>
              </w:rPr>
              <w:t>Type</w:t>
            </w:r>
            <w:proofErr w:type="spellEnd"/>
            <w:proofErr w:type="gramStart"/>
            <w:r>
              <w:rPr>
                <w:b/>
                <w:bCs/>
              </w:rPr>
              <w:t>=”</w:t>
            </w:r>
            <w:proofErr w:type="spellStart"/>
            <w:r>
              <w:rPr>
                <w:b/>
                <w:bCs/>
              </w:rPr>
              <w:t>messages</w:t>
            </w:r>
            <w:proofErr w:type="spellEnd"/>
            <w:proofErr w:type="gramEnd"/>
            <w:r>
              <w:rPr>
                <w:b/>
                <w:bCs/>
              </w:rPr>
              <w:t xml:space="preserve">” </w:t>
            </w:r>
            <w:r>
              <w:t xml:space="preserve">hace que el historial sea una lista de </w:t>
            </w:r>
            <w:r>
              <w:rPr>
                <w:b/>
                <w:bCs/>
              </w:rPr>
              <w:t>{“role”</w:t>
            </w:r>
            <w:proofErr w:type="gramStart"/>
            <w:r>
              <w:rPr>
                <w:b/>
                <w:bCs/>
              </w:rPr>
              <w:t>,”</w:t>
            </w:r>
            <w:proofErr w:type="spellStart"/>
            <w:r>
              <w:rPr>
                <w:b/>
                <w:bCs/>
              </w:rPr>
              <w:t>content</w:t>
            </w:r>
            <w:proofErr w:type="spellEnd"/>
            <w:proofErr w:type="gramEnd"/>
            <w:r>
              <w:rPr>
                <w:b/>
                <w:bCs/>
              </w:rPr>
              <w:t>”}</w:t>
            </w:r>
          </w:p>
        </w:tc>
      </w:tr>
      <w:tr w:rsidR="0087516F" w14:paraId="279FF8CD" w14:textId="77777777" w:rsidTr="00E24B61">
        <w:tc>
          <w:tcPr>
            <w:cnfStyle w:val="001000000000" w:firstRow="0" w:lastRow="0" w:firstColumn="1" w:lastColumn="0" w:oddVBand="0" w:evenVBand="0" w:oddHBand="0" w:evenHBand="0" w:firstRowFirstColumn="0" w:firstRowLastColumn="0" w:lastRowFirstColumn="0" w:lastRowLastColumn="0"/>
            <w:tcW w:w="5395" w:type="dxa"/>
          </w:tcPr>
          <w:p w14:paraId="0561805F" w14:textId="28F1AC53" w:rsidR="0087516F" w:rsidRPr="00782F31" w:rsidRDefault="00C35098" w:rsidP="00510061">
            <w:proofErr w:type="spellStart"/>
            <w:proofErr w:type="gramStart"/>
            <w:r w:rsidRPr="00C35098">
              <w:t>gr.Image</w:t>
            </w:r>
            <w:proofErr w:type="spellEnd"/>
            <w:proofErr w:type="gramEnd"/>
            <w:r w:rsidRPr="00C35098">
              <w:t>(</w:t>
            </w:r>
            <w:proofErr w:type="spellStart"/>
            <w:r w:rsidRPr="00C35098">
              <w:t>height</w:t>
            </w:r>
            <w:proofErr w:type="spellEnd"/>
            <w:r w:rsidRPr="00C35098">
              <w:t>=500, interactive=False)</w:t>
            </w:r>
          </w:p>
        </w:tc>
        <w:tc>
          <w:tcPr>
            <w:tcW w:w="5395" w:type="dxa"/>
          </w:tcPr>
          <w:p w14:paraId="08866A12" w14:textId="6CCEA6A3" w:rsidR="0087516F" w:rsidRPr="00C35098" w:rsidRDefault="00C35098" w:rsidP="00510061">
            <w:pPr>
              <w:cnfStyle w:val="000000000000" w:firstRow="0" w:lastRow="0" w:firstColumn="0" w:lastColumn="0" w:oddVBand="0" w:evenVBand="0" w:oddHBand="0" w:evenHBand="0" w:firstRowFirstColumn="0" w:firstRowLastColumn="0" w:lastRowFirstColumn="0" w:lastRowLastColumn="0"/>
            </w:pPr>
            <w:r>
              <w:t xml:space="preserve">Donde se muestra la imagen. </w:t>
            </w:r>
            <w:r>
              <w:rPr>
                <w:b/>
                <w:bCs/>
              </w:rPr>
              <w:t xml:space="preserve">Interactive=False </w:t>
            </w:r>
            <w:r>
              <w:t>la deja solo de salida (no se puede subir ni editar una)</w:t>
            </w:r>
          </w:p>
        </w:tc>
      </w:tr>
      <w:tr w:rsidR="00C35098" w14:paraId="5A7F0207" w14:textId="77777777" w:rsidTr="00E24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FB1787A" w14:textId="6389BEE0" w:rsidR="00C35098" w:rsidRPr="00C35098" w:rsidRDefault="004553A1" w:rsidP="00510061">
            <w:proofErr w:type="spellStart"/>
            <w:proofErr w:type="gramStart"/>
            <w:r w:rsidRPr="004553A1">
              <w:t>gr.Audio</w:t>
            </w:r>
            <w:proofErr w:type="spellEnd"/>
            <w:proofErr w:type="gramEnd"/>
            <w:r w:rsidRPr="004553A1">
              <w:t>(</w:t>
            </w:r>
            <w:proofErr w:type="spellStart"/>
            <w:r w:rsidRPr="004553A1">
              <w:t>autoplay</w:t>
            </w:r>
            <w:proofErr w:type="spellEnd"/>
            <w:r w:rsidRPr="004553A1">
              <w:t>=True)</w:t>
            </w:r>
          </w:p>
        </w:tc>
        <w:tc>
          <w:tcPr>
            <w:tcW w:w="5395" w:type="dxa"/>
          </w:tcPr>
          <w:p w14:paraId="0667E313" w14:textId="6C43C912" w:rsidR="00C35098" w:rsidRPr="004553A1" w:rsidRDefault="004553A1" w:rsidP="00510061">
            <w:pPr>
              <w:cnfStyle w:val="000000100000" w:firstRow="0" w:lastRow="0" w:firstColumn="0" w:lastColumn="0" w:oddVBand="0" w:evenVBand="0" w:oddHBand="1" w:evenHBand="0" w:firstRowFirstColumn="0" w:firstRowLastColumn="0" w:lastRowFirstColumn="0" w:lastRowLastColumn="0"/>
            </w:pPr>
            <w:r>
              <w:t xml:space="preserve">El reproductor de audio. </w:t>
            </w:r>
            <w:proofErr w:type="spellStart"/>
            <w:r>
              <w:rPr>
                <w:b/>
                <w:bCs/>
              </w:rPr>
              <w:t>Autoplay</w:t>
            </w:r>
            <w:proofErr w:type="spellEnd"/>
            <w:r>
              <w:rPr>
                <w:b/>
                <w:bCs/>
              </w:rPr>
              <w:t xml:space="preserve">=True </w:t>
            </w:r>
            <w:r>
              <w:t>hace que suene solo cuando llega un audio nuevo</w:t>
            </w:r>
          </w:p>
        </w:tc>
      </w:tr>
      <w:tr w:rsidR="004553A1" w14:paraId="44DD9FC0" w14:textId="77777777" w:rsidTr="00E24B61">
        <w:tc>
          <w:tcPr>
            <w:cnfStyle w:val="001000000000" w:firstRow="0" w:lastRow="0" w:firstColumn="1" w:lastColumn="0" w:oddVBand="0" w:evenVBand="0" w:oddHBand="0" w:evenHBand="0" w:firstRowFirstColumn="0" w:firstRowLastColumn="0" w:lastRowFirstColumn="0" w:lastRowLastColumn="0"/>
            <w:tcW w:w="5395" w:type="dxa"/>
          </w:tcPr>
          <w:p w14:paraId="2EC4EF59" w14:textId="7D40C08E" w:rsidR="004553A1" w:rsidRPr="004553A1" w:rsidRDefault="006A003B" w:rsidP="00510061">
            <w:proofErr w:type="spellStart"/>
            <w:proofErr w:type="gramStart"/>
            <w:r w:rsidRPr="006A003B">
              <w:t>gr.Textbox</w:t>
            </w:r>
            <w:proofErr w:type="spellEnd"/>
            <w:proofErr w:type="gramEnd"/>
            <w:r w:rsidRPr="006A003B">
              <w:t>(</w:t>
            </w:r>
            <w:proofErr w:type="spellStart"/>
            <w:r w:rsidRPr="006A003B">
              <w:t>label</w:t>
            </w:r>
            <w:proofErr w:type="spellEnd"/>
            <w:r w:rsidRPr="006A003B">
              <w:t>=...)</w:t>
            </w:r>
          </w:p>
        </w:tc>
        <w:tc>
          <w:tcPr>
            <w:tcW w:w="5395" w:type="dxa"/>
          </w:tcPr>
          <w:p w14:paraId="541F03B2" w14:textId="42751C20" w:rsidR="004553A1" w:rsidRPr="006A003B" w:rsidRDefault="006A003B" w:rsidP="00510061">
            <w:pPr>
              <w:cnfStyle w:val="000000000000" w:firstRow="0" w:lastRow="0" w:firstColumn="0" w:lastColumn="0" w:oddVBand="0" w:evenVBand="0" w:oddHBand="0" w:evenHBand="0" w:firstRowFirstColumn="0" w:firstRowLastColumn="0" w:lastRowFirstColumn="0" w:lastRowLastColumn="0"/>
            </w:pPr>
            <w:r>
              <w:t xml:space="preserve">La caja donde escribes. </w:t>
            </w:r>
            <w:r>
              <w:rPr>
                <w:b/>
                <w:bCs/>
              </w:rPr>
              <w:t xml:space="preserve">Label </w:t>
            </w:r>
            <w:r>
              <w:t>es el texto que aparece sobre ella</w:t>
            </w:r>
          </w:p>
        </w:tc>
      </w:tr>
    </w:tbl>
    <w:p w14:paraId="22FBEDD2" w14:textId="77777777" w:rsidR="009B34D4" w:rsidRDefault="009B34D4" w:rsidP="00510061"/>
    <w:p w14:paraId="0B19D769" w14:textId="77777777" w:rsidR="00E57B25" w:rsidRDefault="00E57B25" w:rsidP="00E57B25">
      <w:r w:rsidRPr="00E57B25">
        <w:t>Fíjate que cada componente se guarda en una variable (</w:t>
      </w:r>
      <w:proofErr w:type="spellStart"/>
      <w:r w:rsidRPr="00E57B25">
        <w:rPr>
          <w:b/>
          <w:bCs/>
        </w:rPr>
        <w:t>chatbot</w:t>
      </w:r>
      <w:proofErr w:type="spellEnd"/>
      <w:r w:rsidRPr="00E57B25">
        <w:t xml:space="preserve">, </w:t>
      </w:r>
      <w:proofErr w:type="spellStart"/>
      <w:r w:rsidRPr="00E57B25">
        <w:rPr>
          <w:b/>
          <w:bCs/>
        </w:rPr>
        <w:t>image_output</w:t>
      </w:r>
      <w:proofErr w:type="spellEnd"/>
      <w:r w:rsidRPr="00E57B25">
        <w:t xml:space="preserve">, </w:t>
      </w:r>
      <w:proofErr w:type="spellStart"/>
      <w:r w:rsidRPr="00E57B25">
        <w:rPr>
          <w:b/>
          <w:bCs/>
        </w:rPr>
        <w:t>audio_output</w:t>
      </w:r>
      <w:proofErr w:type="spellEnd"/>
      <w:r w:rsidRPr="00E57B25">
        <w:t xml:space="preserve">, </w:t>
      </w:r>
      <w:proofErr w:type="spellStart"/>
      <w:r w:rsidRPr="00E57B25">
        <w:rPr>
          <w:b/>
          <w:bCs/>
        </w:rPr>
        <w:t>message</w:t>
      </w:r>
      <w:proofErr w:type="spellEnd"/>
      <w:r w:rsidRPr="00E57B25">
        <w:t>). Las usas en la Parte 3 para conectarlos.</w:t>
      </w:r>
    </w:p>
    <w:p w14:paraId="2655F1C5" w14:textId="77777777" w:rsidR="0093194A" w:rsidRDefault="0093194A" w:rsidP="00E57B25">
      <w:pPr>
        <w:rPr>
          <w:b/>
          <w:bCs/>
          <w:sz w:val="24"/>
          <w:szCs w:val="28"/>
          <w:highlight w:val="yellow"/>
        </w:rPr>
      </w:pPr>
    </w:p>
    <w:p w14:paraId="1EBD268F" w14:textId="77777777" w:rsidR="0093194A" w:rsidRDefault="0093194A" w:rsidP="00E57B25">
      <w:pPr>
        <w:rPr>
          <w:b/>
          <w:bCs/>
          <w:sz w:val="24"/>
          <w:szCs w:val="28"/>
          <w:highlight w:val="yellow"/>
        </w:rPr>
      </w:pPr>
    </w:p>
    <w:p w14:paraId="2C3B94C4" w14:textId="77777777" w:rsidR="0093194A" w:rsidRDefault="0093194A" w:rsidP="00E57B25">
      <w:pPr>
        <w:rPr>
          <w:b/>
          <w:bCs/>
          <w:sz w:val="24"/>
          <w:szCs w:val="28"/>
          <w:highlight w:val="yellow"/>
        </w:rPr>
      </w:pPr>
    </w:p>
    <w:p w14:paraId="5FF4EB88" w14:textId="77777777" w:rsidR="0093194A" w:rsidRDefault="0093194A" w:rsidP="00E57B25">
      <w:pPr>
        <w:rPr>
          <w:b/>
          <w:bCs/>
          <w:sz w:val="24"/>
          <w:szCs w:val="28"/>
          <w:highlight w:val="yellow"/>
        </w:rPr>
      </w:pPr>
    </w:p>
    <w:p w14:paraId="62C773C8" w14:textId="77777777" w:rsidR="0093194A" w:rsidRDefault="0093194A" w:rsidP="00E57B25">
      <w:pPr>
        <w:rPr>
          <w:b/>
          <w:bCs/>
          <w:sz w:val="24"/>
          <w:szCs w:val="28"/>
          <w:highlight w:val="yellow"/>
        </w:rPr>
      </w:pPr>
    </w:p>
    <w:p w14:paraId="791D1818" w14:textId="51FC9AB2" w:rsidR="00E57B25" w:rsidRPr="00E57B25" w:rsidRDefault="00E57B25" w:rsidP="00E57B25">
      <w:pPr>
        <w:rPr>
          <w:b/>
          <w:bCs/>
          <w:sz w:val="24"/>
          <w:szCs w:val="28"/>
        </w:rPr>
      </w:pPr>
      <w:r w:rsidRPr="00E57B25">
        <w:rPr>
          <w:b/>
          <w:bCs/>
          <w:sz w:val="24"/>
          <w:szCs w:val="28"/>
          <w:highlight w:val="yellow"/>
        </w:rPr>
        <w:lastRenderedPageBreak/>
        <w:t>Parte 3: conectar los eventos</w:t>
      </w:r>
    </w:p>
    <w:p w14:paraId="70A3299D" w14:textId="6FB13E8A" w:rsidR="00E57B25" w:rsidRDefault="0093194A" w:rsidP="00510061">
      <w:r w:rsidRPr="0093194A">
        <w:rPr>
          <w:noProof/>
        </w:rPr>
        <w:drawing>
          <wp:inline distT="0" distB="0" distL="0" distR="0" wp14:anchorId="7DB927F8" wp14:editId="61BCEF8B">
            <wp:extent cx="6858000" cy="915035"/>
            <wp:effectExtent l="38100" t="38100" r="38100" b="37465"/>
            <wp:docPr id="1806393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93508" name=""/>
                    <pic:cNvPicPr/>
                  </pic:nvPicPr>
                  <pic:blipFill>
                    <a:blip r:embed="rId951"/>
                    <a:stretch>
                      <a:fillRect/>
                    </a:stretch>
                  </pic:blipFill>
                  <pic:spPr>
                    <a:xfrm>
                      <a:off x="0" y="0"/>
                      <a:ext cx="6858000" cy="915035"/>
                    </a:xfrm>
                    <a:prstGeom prst="rect">
                      <a:avLst/>
                    </a:prstGeom>
                    <a:ln w="28575">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93194A" w14:paraId="5441E9E1" w14:textId="77777777" w:rsidTr="000032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24ED357" w14:textId="748620B9" w:rsidR="0093194A" w:rsidRPr="0093194A" w:rsidRDefault="0093194A" w:rsidP="00510061">
            <w:pPr>
              <w:rPr>
                <w:b w:val="0"/>
                <w:bCs w:val="0"/>
              </w:rPr>
            </w:pPr>
            <w:r>
              <w:rPr>
                <w:b w:val="0"/>
                <w:bCs w:val="0"/>
              </w:rPr>
              <w:t>Pieza</w:t>
            </w:r>
          </w:p>
        </w:tc>
        <w:tc>
          <w:tcPr>
            <w:tcW w:w="5395" w:type="dxa"/>
          </w:tcPr>
          <w:p w14:paraId="450E64E8" w14:textId="67455A33" w:rsidR="0093194A" w:rsidRPr="0093194A" w:rsidRDefault="0093194A" w:rsidP="0051006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hace</w:t>
            </w:r>
          </w:p>
        </w:tc>
      </w:tr>
      <w:tr w:rsidR="0093194A" w14:paraId="1961B7FB" w14:textId="77777777" w:rsidTr="00003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FB62F28" w14:textId="3D9EAB71" w:rsidR="0093194A" w:rsidRPr="0000325D" w:rsidRDefault="0000325D" w:rsidP="00510061">
            <w:proofErr w:type="spellStart"/>
            <w:r>
              <w:t>Message.submit</w:t>
            </w:r>
            <w:proofErr w:type="spellEnd"/>
            <w:r>
              <w:t>(…)</w:t>
            </w:r>
          </w:p>
        </w:tc>
        <w:tc>
          <w:tcPr>
            <w:tcW w:w="5395" w:type="dxa"/>
          </w:tcPr>
          <w:p w14:paraId="0B3C0A3F" w14:textId="5349218E" w:rsidR="0093194A" w:rsidRPr="0000325D" w:rsidRDefault="0000325D" w:rsidP="00510061">
            <w:pPr>
              <w:cnfStyle w:val="000000100000" w:firstRow="0" w:lastRow="0" w:firstColumn="0" w:lastColumn="0" w:oddVBand="0" w:evenVBand="0" w:oddHBand="1" w:evenHBand="0" w:firstRowFirstColumn="0" w:firstRowLastColumn="0" w:lastRowFirstColumn="0" w:lastRowLastColumn="0"/>
            </w:pPr>
            <w:r>
              <w:rPr>
                <w:b/>
                <w:bCs/>
              </w:rPr>
              <w:t>“</w:t>
            </w:r>
            <w:r>
              <w:t xml:space="preserve">Cuando el usuario presione </w:t>
            </w:r>
            <w:r>
              <w:rPr>
                <w:b/>
                <w:bCs/>
              </w:rPr>
              <w:t xml:space="preserve">Enter </w:t>
            </w:r>
            <w:r>
              <w:t>en esta caja, haz esto”</w:t>
            </w:r>
          </w:p>
        </w:tc>
      </w:tr>
      <w:tr w:rsidR="0093194A" w14:paraId="19799C7D" w14:textId="77777777" w:rsidTr="0000325D">
        <w:tc>
          <w:tcPr>
            <w:cnfStyle w:val="001000000000" w:firstRow="0" w:lastRow="0" w:firstColumn="1" w:lastColumn="0" w:oddVBand="0" w:evenVBand="0" w:oddHBand="0" w:evenHBand="0" w:firstRowFirstColumn="0" w:firstRowLastColumn="0" w:lastRowFirstColumn="0" w:lastRowLastColumn="0"/>
            <w:tcW w:w="5395" w:type="dxa"/>
          </w:tcPr>
          <w:p w14:paraId="54DBC849" w14:textId="227BB39B" w:rsidR="0093194A" w:rsidRDefault="00476180" w:rsidP="00510061">
            <w:proofErr w:type="spellStart"/>
            <w:r w:rsidRPr="00476180">
              <w:t>put_message_in_chatbot</w:t>
            </w:r>
            <w:proofErr w:type="spellEnd"/>
          </w:p>
        </w:tc>
        <w:tc>
          <w:tcPr>
            <w:tcW w:w="5395" w:type="dxa"/>
          </w:tcPr>
          <w:p w14:paraId="0E9F89E4" w14:textId="37143704" w:rsidR="0093194A" w:rsidRPr="00476180" w:rsidRDefault="00476180" w:rsidP="00510061">
            <w:pPr>
              <w:cnfStyle w:val="000000000000" w:firstRow="0" w:lastRow="0" w:firstColumn="0" w:lastColumn="0" w:oddVBand="0" w:evenVBand="0" w:oddHBand="0" w:evenHBand="0" w:firstRowFirstColumn="0" w:firstRowLastColumn="0" w:lastRowFirstColumn="0" w:lastRowLastColumn="0"/>
            </w:pPr>
            <w:r>
              <w:t xml:space="preserve">La </w:t>
            </w:r>
            <w:r w:rsidR="006D29FB">
              <w:t>función</w:t>
            </w:r>
            <w:r>
              <w:t xml:space="preserve"> que se ejecuta primero</w:t>
            </w:r>
          </w:p>
        </w:tc>
      </w:tr>
      <w:tr w:rsidR="006D29FB" w14:paraId="1B036686" w14:textId="77777777" w:rsidTr="00003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3FB45EA" w14:textId="49D6BACF" w:rsidR="006D29FB" w:rsidRPr="006D29FB" w:rsidRDefault="006D29FB" w:rsidP="00510061">
            <w:r>
              <w:t>Inputs = [</w:t>
            </w:r>
            <w:proofErr w:type="spellStart"/>
            <w:r>
              <w:t>message</w:t>
            </w:r>
            <w:proofErr w:type="spellEnd"/>
            <w:r>
              <w:t xml:space="preserve">, </w:t>
            </w:r>
            <w:proofErr w:type="spellStart"/>
            <w:r>
              <w:t>chatbot</w:t>
            </w:r>
            <w:proofErr w:type="spellEnd"/>
            <w:r>
              <w:t>]</w:t>
            </w:r>
          </w:p>
        </w:tc>
        <w:tc>
          <w:tcPr>
            <w:tcW w:w="5395" w:type="dxa"/>
          </w:tcPr>
          <w:p w14:paraId="39B62056" w14:textId="0514208B" w:rsidR="006D29FB" w:rsidRPr="00B33D5D" w:rsidRDefault="006D29FB" w:rsidP="00510061">
            <w:pPr>
              <w:cnfStyle w:val="000000100000" w:firstRow="0" w:lastRow="0" w:firstColumn="0" w:lastColumn="0" w:oddVBand="0" w:evenVBand="0" w:oddHBand="1" w:evenHBand="0" w:firstRowFirstColumn="0" w:firstRowLastColumn="0" w:lastRowFirstColumn="0" w:lastRowLastColumn="0"/>
              <w:rPr>
                <w:b/>
                <w:bCs/>
              </w:rPr>
            </w:pPr>
            <w:r>
              <w:t xml:space="preserve">Lo que </w:t>
            </w:r>
            <w:r>
              <w:rPr>
                <w:b/>
                <w:bCs/>
              </w:rPr>
              <w:t xml:space="preserve">entra </w:t>
            </w:r>
            <w:r>
              <w:t xml:space="preserve">a la </w:t>
            </w:r>
            <w:proofErr w:type="spellStart"/>
            <w:r>
              <w:t>funcion</w:t>
            </w:r>
            <w:proofErr w:type="spellEnd"/>
            <w:r>
              <w:t xml:space="preserve">, en orden: la caja y el </w:t>
            </w:r>
            <w:proofErr w:type="spellStart"/>
            <w:r>
              <w:t>chatbot</w:t>
            </w:r>
            <w:proofErr w:type="spellEnd"/>
            <w:r w:rsidR="00B33D5D">
              <w:t xml:space="preserve">, que son sus parámetros </w:t>
            </w:r>
            <w:r w:rsidR="00B33D5D">
              <w:rPr>
                <w:b/>
                <w:bCs/>
              </w:rPr>
              <w:t>(</w:t>
            </w:r>
            <w:proofErr w:type="spellStart"/>
            <w:r w:rsidR="00B33D5D">
              <w:rPr>
                <w:b/>
                <w:bCs/>
              </w:rPr>
              <w:t>message</w:t>
            </w:r>
            <w:proofErr w:type="spellEnd"/>
            <w:r w:rsidR="00B33D5D">
              <w:rPr>
                <w:b/>
                <w:bCs/>
              </w:rPr>
              <w:t xml:space="preserve">, </w:t>
            </w:r>
            <w:proofErr w:type="spellStart"/>
            <w:r w:rsidR="00B33D5D">
              <w:rPr>
                <w:b/>
                <w:bCs/>
              </w:rPr>
              <w:t>history</w:t>
            </w:r>
            <w:proofErr w:type="spellEnd"/>
            <w:r w:rsidR="00B33D5D">
              <w:rPr>
                <w:b/>
                <w:bCs/>
              </w:rPr>
              <w:t>)</w:t>
            </w:r>
          </w:p>
        </w:tc>
      </w:tr>
      <w:tr w:rsidR="00B33D5D" w14:paraId="7352BFA8" w14:textId="77777777" w:rsidTr="0000325D">
        <w:tc>
          <w:tcPr>
            <w:cnfStyle w:val="001000000000" w:firstRow="0" w:lastRow="0" w:firstColumn="1" w:lastColumn="0" w:oddVBand="0" w:evenVBand="0" w:oddHBand="0" w:evenHBand="0" w:firstRowFirstColumn="0" w:firstRowLastColumn="0" w:lastRowFirstColumn="0" w:lastRowLastColumn="0"/>
            <w:tcW w:w="5395" w:type="dxa"/>
          </w:tcPr>
          <w:p w14:paraId="2952E069" w14:textId="14655792" w:rsidR="00B33D5D" w:rsidRPr="00D14922" w:rsidRDefault="00D14922" w:rsidP="00510061">
            <w:r w:rsidRPr="00D14922">
              <w:t>outputs</w:t>
            </w:r>
            <w:proofErr w:type="gramStart"/>
            <w:r w:rsidRPr="00D14922">
              <w:t>=[</w:t>
            </w:r>
            <w:proofErr w:type="spellStart"/>
            <w:proofErr w:type="gramEnd"/>
            <w:r w:rsidRPr="00D14922">
              <w:t>message</w:t>
            </w:r>
            <w:proofErr w:type="spellEnd"/>
            <w:r w:rsidRPr="00D14922">
              <w:t xml:space="preserve">, </w:t>
            </w:r>
            <w:proofErr w:type="spellStart"/>
            <w:r w:rsidRPr="00D14922">
              <w:t>chatbot</w:t>
            </w:r>
            <w:proofErr w:type="spellEnd"/>
            <w:r w:rsidRPr="00D14922">
              <w:t>]</w:t>
            </w:r>
          </w:p>
        </w:tc>
        <w:tc>
          <w:tcPr>
            <w:tcW w:w="5395" w:type="dxa"/>
          </w:tcPr>
          <w:p w14:paraId="6B77F083" w14:textId="4AEB3F60" w:rsidR="00B33D5D" w:rsidRPr="00D14922" w:rsidRDefault="00D14922" w:rsidP="00510061">
            <w:pPr>
              <w:cnfStyle w:val="000000000000" w:firstRow="0" w:lastRow="0" w:firstColumn="0" w:lastColumn="0" w:oddVBand="0" w:evenVBand="0" w:oddHBand="0" w:evenHBand="0" w:firstRowFirstColumn="0" w:firstRowLastColumn="0" w:lastRowFirstColumn="0" w:lastRowLastColumn="0"/>
            </w:pPr>
            <w:r>
              <w:t xml:space="preserve">Donde </w:t>
            </w:r>
            <w:r>
              <w:rPr>
                <w:b/>
                <w:bCs/>
              </w:rPr>
              <w:t xml:space="preserve">va a parar </w:t>
            </w:r>
            <w:r>
              <w:t xml:space="preserve">lo que devuelve, en orden: </w:t>
            </w:r>
            <w:r>
              <w:rPr>
                <w:b/>
                <w:bCs/>
              </w:rPr>
              <w:t xml:space="preserve">“” </w:t>
            </w:r>
            <w:r>
              <w:t xml:space="preserve">a la caja (la </w:t>
            </w:r>
            <w:proofErr w:type="spellStart"/>
            <w:r>
              <w:t>vacia</w:t>
            </w:r>
            <w:proofErr w:type="spellEnd"/>
            <w:r>
              <w:t xml:space="preserve">) y el historial nuevo al </w:t>
            </w:r>
            <w:proofErr w:type="spellStart"/>
            <w:r>
              <w:t>chatbot</w:t>
            </w:r>
            <w:proofErr w:type="spellEnd"/>
          </w:p>
        </w:tc>
      </w:tr>
      <w:tr w:rsidR="00D14922" w14:paraId="7F237832" w14:textId="77777777" w:rsidTr="00003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7A36BA6" w14:textId="62314EBA" w:rsidR="00D14922" w:rsidRPr="00D14922" w:rsidRDefault="00D6020B" w:rsidP="00510061">
            <w:proofErr w:type="gramStart"/>
            <w:r w:rsidRPr="00D6020B">
              <w:t>.</w:t>
            </w:r>
            <w:proofErr w:type="spellStart"/>
            <w:r w:rsidRPr="00D6020B">
              <w:t>then</w:t>
            </w:r>
            <w:proofErr w:type="spellEnd"/>
            <w:proofErr w:type="gramEnd"/>
            <w:r w:rsidRPr="00D6020B">
              <w:t>(chat, ...)</w:t>
            </w:r>
          </w:p>
        </w:tc>
        <w:tc>
          <w:tcPr>
            <w:tcW w:w="5395" w:type="dxa"/>
          </w:tcPr>
          <w:p w14:paraId="5365B026" w14:textId="5291C402" w:rsidR="00D14922" w:rsidRDefault="00B73093" w:rsidP="00510061">
            <w:pPr>
              <w:cnfStyle w:val="000000100000" w:firstRow="0" w:lastRow="0" w:firstColumn="0" w:lastColumn="0" w:oddVBand="0" w:evenVBand="0" w:oddHBand="1" w:evenHBand="0" w:firstRowFirstColumn="0" w:firstRowLastColumn="0" w:lastRowFirstColumn="0" w:lastRowLastColumn="0"/>
            </w:pPr>
            <w:r w:rsidRPr="00B73093">
              <w:t>“</w:t>
            </w:r>
            <w:r w:rsidRPr="00B73093">
              <w:rPr>
                <w:b/>
                <w:bCs/>
              </w:rPr>
              <w:t>Y cuando termine eso</w:t>
            </w:r>
            <w:r w:rsidRPr="00B73093">
              <w:t>, ejecuta chat”</w:t>
            </w:r>
          </w:p>
        </w:tc>
      </w:tr>
      <w:tr w:rsidR="00B73093" w14:paraId="0D7BB056" w14:textId="77777777" w:rsidTr="0000325D">
        <w:tc>
          <w:tcPr>
            <w:cnfStyle w:val="001000000000" w:firstRow="0" w:lastRow="0" w:firstColumn="1" w:lastColumn="0" w:oddVBand="0" w:evenVBand="0" w:oddHBand="0" w:evenHBand="0" w:firstRowFirstColumn="0" w:firstRowLastColumn="0" w:lastRowFirstColumn="0" w:lastRowLastColumn="0"/>
            <w:tcW w:w="5395" w:type="dxa"/>
          </w:tcPr>
          <w:p w14:paraId="1102490A" w14:textId="55D7EB9B" w:rsidR="00B73093" w:rsidRPr="00D6020B" w:rsidRDefault="00B73093" w:rsidP="00510061">
            <w:r w:rsidRPr="00B73093">
              <w:t>inputs=</w:t>
            </w:r>
            <w:proofErr w:type="spellStart"/>
            <w:r w:rsidRPr="00B73093">
              <w:t>chatbot</w:t>
            </w:r>
            <w:proofErr w:type="spellEnd"/>
          </w:p>
        </w:tc>
        <w:tc>
          <w:tcPr>
            <w:tcW w:w="5395" w:type="dxa"/>
          </w:tcPr>
          <w:p w14:paraId="1FB8BEC8" w14:textId="52D4FC40" w:rsidR="00B73093" w:rsidRPr="00B73093" w:rsidRDefault="00B73093" w:rsidP="00510061">
            <w:pPr>
              <w:cnfStyle w:val="000000000000" w:firstRow="0" w:lastRow="0" w:firstColumn="0" w:lastColumn="0" w:oddVBand="0" w:evenVBand="0" w:oddHBand="0" w:evenHBand="0" w:firstRowFirstColumn="0" w:firstRowLastColumn="0" w:lastRowFirstColumn="0" w:lastRowLastColumn="0"/>
            </w:pPr>
            <w:r w:rsidRPr="00B73093">
              <w:t xml:space="preserve">A chat le llega </w:t>
            </w:r>
            <w:r w:rsidRPr="00B73093">
              <w:rPr>
                <w:b/>
                <w:bCs/>
              </w:rPr>
              <w:t>solo</w:t>
            </w:r>
            <w:r w:rsidRPr="00B73093">
              <w:t xml:space="preserve"> el </w:t>
            </w:r>
            <w:proofErr w:type="spellStart"/>
            <w:r w:rsidRPr="00B73093">
              <w:t>chatbot</w:t>
            </w:r>
            <w:proofErr w:type="spellEnd"/>
            <w:r w:rsidRPr="00B73093">
              <w:t xml:space="preserve">, o sea </w:t>
            </w:r>
            <w:proofErr w:type="spellStart"/>
            <w:r w:rsidRPr="00B73093">
              <w:rPr>
                <w:b/>
                <w:bCs/>
              </w:rPr>
              <w:t>history</w:t>
            </w:r>
            <w:proofErr w:type="spellEnd"/>
          </w:p>
        </w:tc>
      </w:tr>
      <w:tr w:rsidR="00B73093" w14:paraId="1E9B584B" w14:textId="77777777" w:rsidTr="00003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585B664" w14:textId="36F2D5B5" w:rsidR="00B73093" w:rsidRPr="00B73093" w:rsidRDefault="00CF1452" w:rsidP="00510061">
            <w:r w:rsidRPr="00CF1452">
              <w:t>outputs</w:t>
            </w:r>
            <w:proofErr w:type="gramStart"/>
            <w:r w:rsidRPr="00CF1452">
              <w:t>=[</w:t>
            </w:r>
            <w:proofErr w:type="spellStart"/>
            <w:proofErr w:type="gramEnd"/>
            <w:r w:rsidRPr="00CF1452">
              <w:t>chatbot</w:t>
            </w:r>
            <w:proofErr w:type="spellEnd"/>
            <w:r w:rsidRPr="00CF1452">
              <w:t xml:space="preserve">, </w:t>
            </w:r>
            <w:proofErr w:type="spellStart"/>
            <w:r w:rsidRPr="00CF1452">
              <w:t>audio_output</w:t>
            </w:r>
            <w:proofErr w:type="spellEnd"/>
            <w:r w:rsidRPr="00CF1452">
              <w:t xml:space="preserve">, </w:t>
            </w:r>
            <w:proofErr w:type="spellStart"/>
            <w:r w:rsidRPr="00CF1452">
              <w:t>image_output</w:t>
            </w:r>
            <w:proofErr w:type="spellEnd"/>
            <w:r w:rsidRPr="00CF1452">
              <w:t>]</w:t>
            </w:r>
          </w:p>
        </w:tc>
        <w:tc>
          <w:tcPr>
            <w:tcW w:w="5395" w:type="dxa"/>
          </w:tcPr>
          <w:p w14:paraId="65B2FCDB" w14:textId="5B39DF5B" w:rsidR="00B73093" w:rsidRPr="00B73093" w:rsidRDefault="00CF1452" w:rsidP="00510061">
            <w:pPr>
              <w:cnfStyle w:val="000000100000" w:firstRow="0" w:lastRow="0" w:firstColumn="0" w:lastColumn="0" w:oddVBand="0" w:evenVBand="0" w:oddHBand="1" w:evenHBand="0" w:firstRowFirstColumn="0" w:firstRowLastColumn="0" w:lastRowFirstColumn="0" w:lastRowLastColumn="0"/>
            </w:pPr>
            <w:r w:rsidRPr="00CF1452">
              <w:t xml:space="preserve">Lo que devuelve </w:t>
            </w:r>
            <w:r w:rsidRPr="00CF1452">
              <w:rPr>
                <w:b/>
                <w:bCs/>
              </w:rPr>
              <w:t>chat</w:t>
            </w:r>
            <w:r w:rsidRPr="00CF1452">
              <w:t xml:space="preserve">, en orden: el historial al </w:t>
            </w:r>
            <w:proofErr w:type="spellStart"/>
            <w:r w:rsidRPr="00CF1452">
              <w:t>chatbot</w:t>
            </w:r>
            <w:proofErr w:type="spellEnd"/>
            <w:r w:rsidRPr="00CF1452">
              <w:t>, el audio al reproductor y la imagen a su recuadro</w:t>
            </w:r>
          </w:p>
        </w:tc>
      </w:tr>
    </w:tbl>
    <w:p w14:paraId="058C3D06" w14:textId="77777777" w:rsidR="0093194A" w:rsidRDefault="0093194A" w:rsidP="00510061"/>
    <w:p w14:paraId="651B8A6A" w14:textId="77777777" w:rsidR="0014744C" w:rsidRPr="0014744C" w:rsidRDefault="0014744C" w:rsidP="0014744C">
      <w:r w:rsidRPr="0014744C">
        <w:t xml:space="preserve">El </w:t>
      </w:r>
      <w:r w:rsidRPr="0014744C">
        <w:rPr>
          <w:b/>
          <w:bCs/>
        </w:rPr>
        <w:t>orden importa</w:t>
      </w:r>
      <w:r w:rsidRPr="0014744C">
        <w:t xml:space="preserve">: chat hace </w:t>
      </w:r>
      <w:proofErr w:type="spellStart"/>
      <w:r w:rsidRPr="0014744C">
        <w:t>return</w:t>
      </w:r>
      <w:proofErr w:type="spellEnd"/>
      <w:r w:rsidRPr="0014744C">
        <w:t xml:space="preserve"> </w:t>
      </w:r>
      <w:proofErr w:type="spellStart"/>
      <w:r w:rsidRPr="0014744C">
        <w:t>history</w:t>
      </w:r>
      <w:proofErr w:type="spellEnd"/>
      <w:r w:rsidRPr="0014744C">
        <w:t xml:space="preserve">, </w:t>
      </w:r>
      <w:proofErr w:type="spellStart"/>
      <w:r w:rsidRPr="0014744C">
        <w:t>voice</w:t>
      </w:r>
      <w:proofErr w:type="spellEnd"/>
      <w:r w:rsidRPr="0014744C">
        <w:t xml:space="preserve">, </w:t>
      </w:r>
      <w:proofErr w:type="spellStart"/>
      <w:r w:rsidRPr="0014744C">
        <w:t>image</w:t>
      </w:r>
      <w:proofErr w:type="spellEnd"/>
      <w:r w:rsidRPr="0014744C">
        <w:t>, y las salidas están en ese mismo orden (</w:t>
      </w:r>
      <w:proofErr w:type="spellStart"/>
      <w:r w:rsidRPr="0014744C">
        <w:t>chatbot</w:t>
      </w:r>
      <w:proofErr w:type="spellEnd"/>
      <w:r w:rsidRPr="0014744C">
        <w:t>, audio, imagen).</w:t>
      </w:r>
    </w:p>
    <w:p w14:paraId="78A05DE0" w14:textId="77777777" w:rsidR="0014744C" w:rsidRPr="0014744C" w:rsidRDefault="0014744C" w:rsidP="0014744C">
      <w:pPr>
        <w:rPr>
          <w:b/>
          <w:bCs/>
          <w:sz w:val="24"/>
          <w:szCs w:val="28"/>
        </w:rPr>
      </w:pPr>
      <w:r w:rsidRPr="0014744C">
        <w:rPr>
          <w:b/>
          <w:bCs/>
          <w:sz w:val="24"/>
          <w:szCs w:val="28"/>
        </w:rPr>
        <w:t>Parte 4: lanzar</w:t>
      </w:r>
    </w:p>
    <w:p w14:paraId="419024DC" w14:textId="350AD0B7" w:rsidR="0014744C" w:rsidRDefault="0082183B" w:rsidP="00510061">
      <w:r w:rsidRPr="0082183B">
        <w:rPr>
          <w:noProof/>
        </w:rPr>
        <w:drawing>
          <wp:inline distT="0" distB="0" distL="0" distR="0" wp14:anchorId="7AF5C8FB" wp14:editId="59E2F106">
            <wp:extent cx="6495655" cy="1756834"/>
            <wp:effectExtent l="38100" t="38100" r="38735" b="34290"/>
            <wp:docPr id="722913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13968" name=""/>
                    <pic:cNvPicPr/>
                  </pic:nvPicPr>
                  <pic:blipFill>
                    <a:blip r:embed="rId952"/>
                    <a:stretch>
                      <a:fillRect/>
                    </a:stretch>
                  </pic:blipFill>
                  <pic:spPr>
                    <a:xfrm>
                      <a:off x="0" y="0"/>
                      <a:ext cx="6498810" cy="1757687"/>
                    </a:xfrm>
                    <a:prstGeom prst="rect">
                      <a:avLst/>
                    </a:prstGeom>
                    <a:ln w="28575">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82183B" w14:paraId="1841A182" w14:textId="77777777" w:rsidTr="00821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18915C5" w14:textId="6E9DBD89" w:rsidR="0082183B" w:rsidRPr="0082183B" w:rsidRDefault="0082183B" w:rsidP="00510061">
            <w:pPr>
              <w:rPr>
                <w:b w:val="0"/>
                <w:bCs w:val="0"/>
              </w:rPr>
            </w:pPr>
            <w:r>
              <w:rPr>
                <w:b w:val="0"/>
                <w:bCs w:val="0"/>
              </w:rPr>
              <w:t>Pieza</w:t>
            </w:r>
          </w:p>
        </w:tc>
        <w:tc>
          <w:tcPr>
            <w:tcW w:w="5395" w:type="dxa"/>
          </w:tcPr>
          <w:p w14:paraId="431503DA" w14:textId="0F20010D" w:rsidR="0082183B" w:rsidRPr="0082183B" w:rsidRDefault="0082183B" w:rsidP="00510061">
            <w:pPr>
              <w:cnfStyle w:val="100000000000" w:firstRow="1" w:lastRow="0" w:firstColumn="0" w:lastColumn="0" w:oddVBand="0" w:evenVBand="0" w:oddHBand="0" w:evenHBand="0" w:firstRowFirstColumn="0" w:firstRowLastColumn="0" w:lastRowFirstColumn="0" w:lastRowLastColumn="0"/>
              <w:rPr>
                <w:b w:val="0"/>
                <w:bCs w:val="0"/>
              </w:rPr>
            </w:pPr>
            <w:r w:rsidRPr="0082183B">
              <w:rPr>
                <w:b w:val="0"/>
                <w:bCs w:val="0"/>
              </w:rPr>
              <w:t>Que hace</w:t>
            </w:r>
          </w:p>
        </w:tc>
      </w:tr>
      <w:tr w:rsidR="0082183B" w14:paraId="098A2E95" w14:textId="77777777" w:rsidTr="00821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8DDAD81" w14:textId="55E3B954" w:rsidR="0082183B" w:rsidRDefault="0082183B" w:rsidP="00510061">
            <w:proofErr w:type="spellStart"/>
            <w:proofErr w:type="gramStart"/>
            <w:r w:rsidRPr="0082183B">
              <w:t>ui.launch</w:t>
            </w:r>
            <w:proofErr w:type="spellEnd"/>
            <w:proofErr w:type="gramEnd"/>
            <w:r w:rsidRPr="0082183B">
              <w:t>()</w:t>
            </w:r>
          </w:p>
        </w:tc>
        <w:tc>
          <w:tcPr>
            <w:tcW w:w="5395" w:type="dxa"/>
          </w:tcPr>
          <w:p w14:paraId="5B55E6F5" w14:textId="6AD48919" w:rsidR="0082183B" w:rsidRDefault="00C20562" w:rsidP="00510061">
            <w:pPr>
              <w:cnfStyle w:val="000000100000" w:firstRow="0" w:lastRow="0" w:firstColumn="0" w:lastColumn="0" w:oddVBand="0" w:evenVBand="0" w:oddHBand="1" w:evenHBand="0" w:firstRowFirstColumn="0" w:firstRowLastColumn="0" w:lastRowFirstColumn="0" w:lastRowLastColumn="0"/>
            </w:pPr>
            <w:r w:rsidRPr="00C20562">
              <w:t>Arranca el servidor y muestra la interfaz</w:t>
            </w:r>
          </w:p>
        </w:tc>
      </w:tr>
      <w:tr w:rsidR="0082183B" w14:paraId="2E9A6067" w14:textId="77777777" w:rsidTr="0082183B">
        <w:tc>
          <w:tcPr>
            <w:cnfStyle w:val="001000000000" w:firstRow="0" w:lastRow="0" w:firstColumn="1" w:lastColumn="0" w:oddVBand="0" w:evenVBand="0" w:oddHBand="0" w:evenHBand="0" w:firstRowFirstColumn="0" w:firstRowLastColumn="0" w:lastRowFirstColumn="0" w:lastRowLastColumn="0"/>
            <w:tcW w:w="5395" w:type="dxa"/>
          </w:tcPr>
          <w:p w14:paraId="1529BAFC" w14:textId="2CDA42BE" w:rsidR="0082183B" w:rsidRDefault="00C20562" w:rsidP="00510061">
            <w:proofErr w:type="spellStart"/>
            <w:r w:rsidRPr="00C20562">
              <w:t>inbrowser</w:t>
            </w:r>
            <w:proofErr w:type="spellEnd"/>
            <w:r w:rsidRPr="00C20562">
              <w:t>=True</w:t>
            </w:r>
          </w:p>
        </w:tc>
        <w:tc>
          <w:tcPr>
            <w:tcW w:w="5395" w:type="dxa"/>
          </w:tcPr>
          <w:p w14:paraId="7CF71981" w14:textId="23F67291" w:rsidR="0082183B" w:rsidRDefault="00C20562" w:rsidP="00510061">
            <w:pPr>
              <w:cnfStyle w:val="000000000000" w:firstRow="0" w:lastRow="0" w:firstColumn="0" w:lastColumn="0" w:oddVBand="0" w:evenVBand="0" w:oddHBand="0" w:evenHBand="0" w:firstRowFirstColumn="0" w:firstRowLastColumn="0" w:lastRowFirstColumn="0" w:lastRowLastColumn="0"/>
            </w:pPr>
            <w:r w:rsidRPr="00C20562">
              <w:t>Abre la interfaz sola en una pestaña del navegador</w:t>
            </w:r>
          </w:p>
        </w:tc>
      </w:tr>
      <w:tr w:rsidR="00C20562" w14:paraId="6A050053" w14:textId="77777777" w:rsidTr="00821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37249BC" w14:textId="0CC7D22B" w:rsidR="00C20562" w:rsidRPr="00C20562" w:rsidRDefault="00C20562" w:rsidP="00510061">
            <w:proofErr w:type="spellStart"/>
            <w:r w:rsidRPr="00C20562">
              <w:t>auth</w:t>
            </w:r>
            <w:proofErr w:type="spellEnd"/>
            <w:proofErr w:type="gramStart"/>
            <w:r w:rsidRPr="00C20562">
              <w:t>=(</w:t>
            </w:r>
            <w:proofErr w:type="gramEnd"/>
            <w:r w:rsidRPr="00C20562">
              <w:t>"</w:t>
            </w:r>
            <w:proofErr w:type="spellStart"/>
            <w:r w:rsidRPr="00C20562">
              <w:t>ed</w:t>
            </w:r>
            <w:proofErr w:type="spellEnd"/>
            <w:r w:rsidRPr="00C20562">
              <w:t>", "bananas")</w:t>
            </w:r>
          </w:p>
        </w:tc>
        <w:tc>
          <w:tcPr>
            <w:tcW w:w="5395" w:type="dxa"/>
          </w:tcPr>
          <w:p w14:paraId="62838152" w14:textId="65594FEA" w:rsidR="00C20562" w:rsidRPr="00C20562" w:rsidRDefault="00C20562" w:rsidP="00510061">
            <w:pPr>
              <w:cnfStyle w:val="000000100000" w:firstRow="0" w:lastRow="0" w:firstColumn="0" w:lastColumn="0" w:oddVBand="0" w:evenVBand="0" w:oddHBand="1" w:evenHBand="0" w:firstRowFirstColumn="0" w:firstRowLastColumn="0" w:lastRowFirstColumn="0" w:lastRowLastColumn="0"/>
            </w:pPr>
            <w:r w:rsidRPr="00C20562">
              <w:t>Pide usuario (</w:t>
            </w:r>
            <w:proofErr w:type="spellStart"/>
            <w:r w:rsidRPr="00C20562">
              <w:t>ed</w:t>
            </w:r>
            <w:proofErr w:type="spellEnd"/>
            <w:r w:rsidRPr="00C20562">
              <w:t>) y contraseña (bananas) antes de entrar. Puedes cambiarlos</w:t>
            </w:r>
          </w:p>
        </w:tc>
      </w:tr>
    </w:tbl>
    <w:p w14:paraId="6715F115" w14:textId="77777777" w:rsidR="0082183B" w:rsidRDefault="0082183B" w:rsidP="00510061"/>
    <w:p w14:paraId="6B86574C" w14:textId="77777777" w:rsidR="004A21FA" w:rsidRPr="004A21FA" w:rsidRDefault="004A21FA" w:rsidP="004A21FA">
      <w:pPr>
        <w:rPr>
          <w:b/>
          <w:bCs/>
        </w:rPr>
      </w:pPr>
      <w:r w:rsidRPr="004A21FA">
        <w:rPr>
          <w:b/>
          <w:bCs/>
        </w:rPr>
        <w:t>Qué pasa al presionar Enter</w:t>
      </w:r>
    </w:p>
    <w:p w14:paraId="4294C954" w14:textId="1B8442A3" w:rsidR="004A21FA" w:rsidRDefault="00C5247C" w:rsidP="004A21FA">
      <w:pPr>
        <w:pStyle w:val="Prrafodelista"/>
        <w:numPr>
          <w:ilvl w:val="1"/>
          <w:numId w:val="40"/>
        </w:numPr>
      </w:pPr>
      <w:r w:rsidRPr="00C5247C">
        <w:t>Escribes “A Londres, por favor” y presionas Enter.</w:t>
      </w:r>
    </w:p>
    <w:p w14:paraId="1F83C6A4" w14:textId="53A778F9" w:rsidR="00C5247C" w:rsidRDefault="005E4797" w:rsidP="004A21FA">
      <w:pPr>
        <w:pStyle w:val="Prrafodelista"/>
        <w:numPr>
          <w:ilvl w:val="1"/>
          <w:numId w:val="40"/>
        </w:numPr>
      </w:pPr>
      <w:r>
        <w:t xml:space="preserve">Corre </w:t>
      </w:r>
      <w:proofErr w:type="spellStart"/>
      <w:r>
        <w:rPr>
          <w:b/>
          <w:bCs/>
        </w:rPr>
        <w:t>put_message_in_chatbot</w:t>
      </w:r>
      <w:proofErr w:type="spellEnd"/>
      <w:r>
        <w:rPr>
          <w:b/>
          <w:bCs/>
        </w:rPr>
        <w:t xml:space="preserve">: </w:t>
      </w:r>
      <w:r>
        <w:t xml:space="preserve">tu mensaje aparece en el chat y la caja se </w:t>
      </w:r>
      <w:proofErr w:type="spellStart"/>
      <w:r>
        <w:t>vacia</w:t>
      </w:r>
      <w:proofErr w:type="spellEnd"/>
      <w:r>
        <w:t xml:space="preserve"> </w:t>
      </w:r>
    </w:p>
    <w:p w14:paraId="4985C510" w14:textId="5A94909E" w:rsidR="005E4797" w:rsidRDefault="005E4797" w:rsidP="004A21FA">
      <w:pPr>
        <w:pStyle w:val="Prrafodelista"/>
        <w:numPr>
          <w:ilvl w:val="1"/>
          <w:numId w:val="40"/>
        </w:numPr>
      </w:pPr>
      <w:r>
        <w:t xml:space="preserve">Corre </w:t>
      </w:r>
      <w:r>
        <w:rPr>
          <w:b/>
          <w:bCs/>
        </w:rPr>
        <w:t xml:space="preserve">chat </w:t>
      </w:r>
      <w:r>
        <w:t>con el historial. Cuando termina, llegan el historial, el audio y la imagen a sus lugares</w:t>
      </w:r>
    </w:p>
    <w:p w14:paraId="089D8A02" w14:textId="77777777" w:rsidR="008968C3" w:rsidRDefault="008968C3" w:rsidP="008968C3">
      <w:pPr>
        <w:rPr>
          <w:b/>
          <w:bCs/>
          <w:sz w:val="24"/>
          <w:szCs w:val="28"/>
        </w:rPr>
      </w:pPr>
      <w:r w:rsidRPr="008968C3">
        <w:rPr>
          <w:b/>
          <w:bCs/>
          <w:sz w:val="24"/>
          <w:szCs w:val="28"/>
          <w:highlight w:val="yellow"/>
        </w:rPr>
        <w:lastRenderedPageBreak/>
        <w:t>Un detalle que confunde</w:t>
      </w:r>
    </w:p>
    <w:p w14:paraId="304455B6" w14:textId="4407CB6C" w:rsidR="008968C3" w:rsidRPr="00BB77C6" w:rsidRDefault="008968C3" w:rsidP="008968C3">
      <w:r w:rsidRPr="00BB77C6">
        <w:t xml:space="preserve">En esta celda, </w:t>
      </w:r>
      <w:proofErr w:type="spellStart"/>
      <w:r w:rsidRPr="00BB77C6">
        <w:rPr>
          <w:b/>
          <w:bCs/>
        </w:rPr>
        <w:t>message</w:t>
      </w:r>
      <w:proofErr w:type="spellEnd"/>
      <w:r w:rsidRPr="00BB77C6">
        <w:rPr>
          <w:b/>
          <w:bCs/>
        </w:rPr>
        <w:t xml:space="preserve"> </w:t>
      </w:r>
      <w:r w:rsidRPr="00BB77C6">
        <w:t xml:space="preserve">aparece con dos significados distintos: la </w:t>
      </w:r>
      <w:r w:rsidRPr="00BB77C6">
        <w:rPr>
          <w:b/>
          <w:bCs/>
        </w:rPr>
        <w:t xml:space="preserve">caja de texto </w:t>
      </w:r>
      <w:r w:rsidRPr="00BB77C6">
        <w:t xml:space="preserve">(variable de la Parte 2) y el </w:t>
      </w:r>
      <w:proofErr w:type="spellStart"/>
      <w:r w:rsidRPr="00BB77C6">
        <w:rPr>
          <w:b/>
          <w:bCs/>
        </w:rPr>
        <w:t>parametro</w:t>
      </w:r>
      <w:proofErr w:type="spellEnd"/>
      <w:r w:rsidRPr="00BB77C6">
        <w:rPr>
          <w:b/>
          <w:bCs/>
        </w:rPr>
        <w:t xml:space="preserve"> </w:t>
      </w:r>
      <w:r w:rsidRPr="00BB77C6">
        <w:t xml:space="preserve">de </w:t>
      </w:r>
      <w:proofErr w:type="spellStart"/>
      <w:r w:rsidRPr="00BB77C6">
        <w:rPr>
          <w:b/>
          <w:bCs/>
        </w:rPr>
        <w:t>put_message_in_chatbot</w:t>
      </w:r>
      <w:proofErr w:type="spellEnd"/>
      <w:r w:rsidRPr="00BB77C6">
        <w:rPr>
          <w:b/>
          <w:bCs/>
        </w:rPr>
        <w:t xml:space="preserve"> </w:t>
      </w:r>
      <w:r w:rsidRPr="00BB77C6">
        <w:t xml:space="preserve">(el texto escrito). </w:t>
      </w:r>
      <w:r w:rsidR="00BB77C6" w:rsidRPr="00BB77C6">
        <w:t>No chocan porque uno vive dentro de la función y el otro fuera.</w:t>
      </w:r>
    </w:p>
    <w:p w14:paraId="10EC505F" w14:textId="6F883547" w:rsidR="008968C3" w:rsidRPr="00A50BF3" w:rsidRDefault="00A50BF3" w:rsidP="008968C3">
      <w:pPr>
        <w:rPr>
          <w:b/>
          <w:bCs/>
          <w:sz w:val="28"/>
          <w:szCs w:val="32"/>
        </w:rPr>
      </w:pPr>
      <w:r w:rsidRPr="00A50BF3">
        <w:rPr>
          <w:b/>
          <w:bCs/>
          <w:sz w:val="28"/>
          <w:szCs w:val="32"/>
          <w:highlight w:val="yellow"/>
        </w:rPr>
        <w:t>Salida:</w:t>
      </w:r>
    </w:p>
    <w:p w14:paraId="4A5014BC" w14:textId="4E484E51" w:rsidR="000C3531" w:rsidRDefault="00FA22A0" w:rsidP="008968C3">
      <w:pPr>
        <w:rPr>
          <w:b/>
          <w:bCs/>
        </w:rPr>
      </w:pPr>
      <w:r w:rsidRPr="00FA22A0">
        <w:rPr>
          <w:b/>
          <w:bCs/>
          <w:noProof/>
        </w:rPr>
        <w:drawing>
          <wp:inline distT="0" distB="0" distL="0" distR="0" wp14:anchorId="1A177C89" wp14:editId="1F897F2D">
            <wp:extent cx="4593715" cy="2597150"/>
            <wp:effectExtent l="19050" t="19050" r="16510" b="12700"/>
            <wp:docPr id="1842481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1564" name=""/>
                    <pic:cNvPicPr/>
                  </pic:nvPicPr>
                  <pic:blipFill>
                    <a:blip r:embed="rId953"/>
                    <a:stretch>
                      <a:fillRect/>
                    </a:stretch>
                  </pic:blipFill>
                  <pic:spPr>
                    <a:xfrm>
                      <a:off x="0" y="0"/>
                      <a:ext cx="4599246" cy="2600277"/>
                    </a:xfrm>
                    <a:prstGeom prst="rect">
                      <a:avLst/>
                    </a:prstGeom>
                    <a:ln w="19050">
                      <a:solidFill>
                        <a:srgbClr val="EE0000"/>
                      </a:solidFill>
                    </a:ln>
                  </pic:spPr>
                </pic:pic>
              </a:graphicData>
            </a:graphic>
          </wp:inline>
        </w:drawing>
      </w:r>
      <w:r w:rsidR="00324F24" w:rsidRPr="00324F24">
        <w:rPr>
          <w:b/>
          <w:bCs/>
          <w:noProof/>
        </w:rPr>
        <w:drawing>
          <wp:inline distT="0" distB="0" distL="0" distR="0" wp14:anchorId="1A2C7656" wp14:editId="0521FC75">
            <wp:extent cx="4588933" cy="2491620"/>
            <wp:effectExtent l="0" t="0" r="2540" b="4445"/>
            <wp:docPr id="1388093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93750" name=""/>
                    <pic:cNvPicPr/>
                  </pic:nvPicPr>
                  <pic:blipFill>
                    <a:blip r:embed="rId954"/>
                    <a:stretch>
                      <a:fillRect/>
                    </a:stretch>
                  </pic:blipFill>
                  <pic:spPr>
                    <a:xfrm>
                      <a:off x="0" y="0"/>
                      <a:ext cx="4601139" cy="2498247"/>
                    </a:xfrm>
                    <a:prstGeom prst="rect">
                      <a:avLst/>
                    </a:prstGeom>
                  </pic:spPr>
                </pic:pic>
              </a:graphicData>
            </a:graphic>
          </wp:inline>
        </w:drawing>
      </w:r>
      <w:r w:rsidR="000C3531" w:rsidRPr="000C3531">
        <w:rPr>
          <w:b/>
          <w:bCs/>
          <w:noProof/>
        </w:rPr>
        <w:drawing>
          <wp:inline distT="0" distB="0" distL="0" distR="0" wp14:anchorId="52441BC7" wp14:editId="2AFEEF49">
            <wp:extent cx="4597400" cy="2462163"/>
            <wp:effectExtent l="0" t="0" r="0" b="0"/>
            <wp:docPr id="1576434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34513" name=""/>
                    <pic:cNvPicPr/>
                  </pic:nvPicPr>
                  <pic:blipFill>
                    <a:blip r:embed="rId955"/>
                    <a:stretch>
                      <a:fillRect/>
                    </a:stretch>
                  </pic:blipFill>
                  <pic:spPr>
                    <a:xfrm>
                      <a:off x="0" y="0"/>
                      <a:ext cx="4604110" cy="2465756"/>
                    </a:xfrm>
                    <a:prstGeom prst="rect">
                      <a:avLst/>
                    </a:prstGeom>
                  </pic:spPr>
                </pic:pic>
              </a:graphicData>
            </a:graphic>
          </wp:inline>
        </w:drawing>
      </w:r>
    </w:p>
    <w:p w14:paraId="4BAA6BA9" w14:textId="6E7520AF" w:rsidR="004503B7" w:rsidRDefault="00AD739C" w:rsidP="008968C3">
      <w:pPr>
        <w:rPr>
          <w:b/>
          <w:bCs/>
        </w:rPr>
      </w:pPr>
      <w:r w:rsidRPr="00AD739C">
        <w:rPr>
          <w:b/>
          <w:bCs/>
          <w:noProof/>
        </w:rPr>
        <w:lastRenderedPageBreak/>
        <w:drawing>
          <wp:inline distT="0" distB="0" distL="0" distR="0" wp14:anchorId="1E73C64C" wp14:editId="70B76D69">
            <wp:extent cx="5121084" cy="419136"/>
            <wp:effectExtent l="19050" t="19050" r="22860" b="19050"/>
            <wp:docPr id="957065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65841" name=""/>
                    <pic:cNvPicPr/>
                  </pic:nvPicPr>
                  <pic:blipFill>
                    <a:blip r:embed="rId956"/>
                    <a:stretch>
                      <a:fillRect/>
                    </a:stretch>
                  </pic:blipFill>
                  <pic:spPr>
                    <a:xfrm>
                      <a:off x="0" y="0"/>
                      <a:ext cx="5121084" cy="419136"/>
                    </a:xfrm>
                    <a:prstGeom prst="rect">
                      <a:avLst/>
                    </a:prstGeom>
                    <a:ln w="19050">
                      <a:solidFill>
                        <a:schemeClr val="tx1"/>
                      </a:solidFill>
                    </a:ln>
                  </pic:spPr>
                </pic:pic>
              </a:graphicData>
            </a:graphic>
          </wp:inline>
        </w:drawing>
      </w:r>
    </w:p>
    <w:p w14:paraId="76660F49" w14:textId="12DB72EB" w:rsidR="00AD739C" w:rsidRDefault="00AD739C" w:rsidP="008968C3">
      <w:r>
        <w:t xml:space="preserve">Son </w:t>
      </w:r>
      <w:r>
        <w:rPr>
          <w:b/>
          <w:bCs/>
        </w:rPr>
        <w:t xml:space="preserve">dos líneas: </w:t>
      </w:r>
      <w:r>
        <w:t xml:space="preserve">el </w:t>
      </w:r>
      <w:proofErr w:type="spellStart"/>
      <w:r>
        <w:rPr>
          <w:b/>
          <w:bCs/>
        </w:rPr>
        <w:t>return</w:t>
      </w:r>
      <w:proofErr w:type="spellEnd"/>
      <w:r>
        <w:rPr>
          <w:b/>
          <w:bCs/>
        </w:rPr>
        <w:t xml:space="preserve"> </w:t>
      </w:r>
      <w:r>
        <w:t xml:space="preserve">de </w:t>
      </w:r>
      <w:r>
        <w:rPr>
          <w:b/>
          <w:bCs/>
        </w:rPr>
        <w:t xml:space="preserve">chat </w:t>
      </w:r>
      <w:r>
        <w:t xml:space="preserve">y </w:t>
      </w:r>
      <w:proofErr w:type="gramStart"/>
      <w:r>
        <w:t xml:space="preserve">el </w:t>
      </w:r>
      <w:r>
        <w:rPr>
          <w:b/>
          <w:bCs/>
        </w:rPr>
        <w:t>outputs</w:t>
      </w:r>
      <w:proofErr w:type="gramEnd"/>
      <w:r>
        <w:rPr>
          <w:b/>
          <w:bCs/>
        </w:rPr>
        <w:t xml:space="preserve">= </w:t>
      </w:r>
      <w:r>
        <w:t xml:space="preserve">que </w:t>
      </w:r>
      <w:proofErr w:type="spellStart"/>
      <w:r>
        <w:t>conexta</w:t>
      </w:r>
      <w:proofErr w:type="spellEnd"/>
      <w:r>
        <w:t xml:space="preserve"> esos valores. T</w:t>
      </w:r>
      <w:r w:rsidRPr="00AD739C">
        <w:t>u captura es justo lo que esperarías de ese código.</w:t>
      </w:r>
    </w:p>
    <w:p w14:paraId="6255DA46" w14:textId="77777777" w:rsidR="00AD739C" w:rsidRPr="00AD739C" w:rsidRDefault="00AD739C" w:rsidP="00AD739C">
      <w:pPr>
        <w:rPr>
          <w:b/>
          <w:bCs/>
        </w:rPr>
      </w:pPr>
      <w:r w:rsidRPr="00AD739C">
        <w:rPr>
          <w:b/>
          <w:bCs/>
        </w:rPr>
        <w:t>Por qué el chat acumula y el audio y la imagen no</w:t>
      </w:r>
    </w:p>
    <w:tbl>
      <w:tblPr>
        <w:tblStyle w:val="Tablaconcuadrcula4-nfasis4"/>
        <w:tblW w:w="0" w:type="auto"/>
        <w:tblLook w:val="04A0" w:firstRow="1" w:lastRow="0" w:firstColumn="1" w:lastColumn="0" w:noHBand="0" w:noVBand="1"/>
      </w:tblPr>
      <w:tblGrid>
        <w:gridCol w:w="1555"/>
        <w:gridCol w:w="5638"/>
        <w:gridCol w:w="3597"/>
      </w:tblGrid>
      <w:tr w:rsidR="00FB7564" w14:paraId="5ED72F09" w14:textId="77777777" w:rsidTr="00FB75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5025021" w14:textId="77777777" w:rsidR="00FB7564" w:rsidRDefault="00FB7564" w:rsidP="008968C3"/>
        </w:tc>
        <w:tc>
          <w:tcPr>
            <w:tcW w:w="5638" w:type="dxa"/>
          </w:tcPr>
          <w:p w14:paraId="34C8CAE5" w14:textId="0F226A70" w:rsidR="00FB7564" w:rsidRPr="00FB7564" w:rsidRDefault="00FB7564" w:rsidP="008968C3">
            <w:pPr>
              <w:cnfStyle w:val="100000000000" w:firstRow="1" w:lastRow="0" w:firstColumn="0" w:lastColumn="0" w:oddVBand="0" w:evenVBand="0" w:oddHBand="0" w:evenHBand="0" w:firstRowFirstColumn="0" w:firstRowLastColumn="0" w:lastRowFirstColumn="0" w:lastRowLastColumn="0"/>
              <w:rPr>
                <w:b w:val="0"/>
                <w:bCs w:val="0"/>
              </w:rPr>
            </w:pPr>
            <w:r w:rsidRPr="00FB7564">
              <w:t>Qué hace tu código</w:t>
            </w:r>
          </w:p>
        </w:tc>
        <w:tc>
          <w:tcPr>
            <w:tcW w:w="3597" w:type="dxa"/>
          </w:tcPr>
          <w:p w14:paraId="161C82EB" w14:textId="0E6ECE57" w:rsidR="00FB7564" w:rsidRPr="00FB7564" w:rsidRDefault="00FB7564" w:rsidP="008968C3">
            <w:pPr>
              <w:cnfStyle w:val="100000000000" w:firstRow="1" w:lastRow="0" w:firstColumn="0" w:lastColumn="0" w:oddVBand="0" w:evenVBand="0" w:oddHBand="0" w:evenHBand="0" w:firstRowFirstColumn="0" w:firstRowLastColumn="0" w:lastRowFirstColumn="0" w:lastRowLastColumn="0"/>
              <w:rPr>
                <w:b w:val="0"/>
                <w:bCs w:val="0"/>
              </w:rPr>
            </w:pPr>
            <w:r w:rsidRPr="00FB7564">
              <w:rPr>
                <w:b w:val="0"/>
                <w:bCs w:val="0"/>
              </w:rPr>
              <w:t>Resultado</w:t>
            </w:r>
          </w:p>
        </w:tc>
      </w:tr>
      <w:tr w:rsidR="00FB7564" w14:paraId="02DF2B6F" w14:textId="77777777" w:rsidTr="00FB7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03458EB" w14:textId="4A6CFEF2" w:rsidR="00FB7564" w:rsidRDefault="00FB7564" w:rsidP="008968C3">
            <w:r w:rsidRPr="00FB7564">
              <w:t>Chat</w:t>
            </w:r>
          </w:p>
        </w:tc>
        <w:tc>
          <w:tcPr>
            <w:tcW w:w="5638" w:type="dxa"/>
          </w:tcPr>
          <w:p w14:paraId="7343F161" w14:textId="1DAEA5A6" w:rsidR="00FB7564" w:rsidRPr="000A0F7D" w:rsidRDefault="000A0F7D" w:rsidP="008968C3">
            <w:pPr>
              <w:cnfStyle w:val="000000100000" w:firstRow="0" w:lastRow="0" w:firstColumn="0" w:lastColumn="0" w:oddVBand="0" w:evenVBand="0" w:oddHBand="1" w:evenHBand="0" w:firstRowFirstColumn="0" w:firstRowLastColumn="0" w:lastRowFirstColumn="0" w:lastRowLastColumn="0"/>
            </w:pPr>
            <w:r w:rsidRPr="000A0F7D">
              <w:t xml:space="preserve">El </w:t>
            </w:r>
            <w:proofErr w:type="spellStart"/>
            <w:r w:rsidRPr="000A0F7D">
              <w:rPr>
                <w:b/>
                <w:bCs/>
              </w:rPr>
              <w:t>chatbot</w:t>
            </w:r>
            <w:proofErr w:type="spellEnd"/>
            <w:r w:rsidRPr="000A0F7D">
              <w:t xml:space="preserve"> está en </w:t>
            </w:r>
            <w:r w:rsidRPr="000A0F7D">
              <w:rPr>
                <w:b/>
                <w:bCs/>
              </w:rPr>
              <w:t>inputs=</w:t>
            </w:r>
            <w:r w:rsidRPr="000A0F7D">
              <w:t xml:space="preserve"> y en </w:t>
            </w:r>
            <w:r w:rsidRPr="000A0F7D">
              <w:rPr>
                <w:b/>
                <w:bCs/>
              </w:rPr>
              <w:t>outputs=.</w:t>
            </w:r>
            <w:r w:rsidRPr="000A0F7D">
              <w:t xml:space="preserve"> </w:t>
            </w:r>
            <w:r w:rsidRPr="000A0F7D">
              <w:rPr>
                <w:b/>
                <w:bCs/>
              </w:rPr>
              <w:t>chat</w:t>
            </w:r>
            <w:r w:rsidRPr="000A0F7D">
              <w:t xml:space="preserve"> recibe todo el historial, le suma la respuesta y lo devuelve entero</w:t>
            </w:r>
          </w:p>
        </w:tc>
        <w:tc>
          <w:tcPr>
            <w:tcW w:w="3597" w:type="dxa"/>
          </w:tcPr>
          <w:p w14:paraId="1090176B" w14:textId="032A9A74" w:rsidR="00FB7564" w:rsidRDefault="000A0F7D" w:rsidP="008968C3">
            <w:pPr>
              <w:cnfStyle w:val="000000100000" w:firstRow="0" w:lastRow="0" w:firstColumn="0" w:lastColumn="0" w:oddVBand="0" w:evenVBand="0" w:oddHBand="1" w:evenHBand="0" w:firstRowFirstColumn="0" w:firstRowLastColumn="0" w:lastRowFirstColumn="0" w:lastRowLastColumn="0"/>
            </w:pPr>
            <w:r>
              <w:t>Acumula</w:t>
            </w:r>
          </w:p>
        </w:tc>
      </w:tr>
      <w:tr w:rsidR="00FB7564" w14:paraId="1E4F1C8C" w14:textId="77777777" w:rsidTr="00FB7564">
        <w:tc>
          <w:tcPr>
            <w:cnfStyle w:val="001000000000" w:firstRow="0" w:lastRow="0" w:firstColumn="1" w:lastColumn="0" w:oddVBand="0" w:evenVBand="0" w:oddHBand="0" w:evenHBand="0" w:firstRowFirstColumn="0" w:firstRowLastColumn="0" w:lastRowFirstColumn="0" w:lastRowLastColumn="0"/>
            <w:tcW w:w="1555" w:type="dxa"/>
          </w:tcPr>
          <w:p w14:paraId="4691E058" w14:textId="5A3DC2E0" w:rsidR="00FB7564" w:rsidRDefault="000A0F7D" w:rsidP="008968C3">
            <w:r>
              <w:t>Audio</w:t>
            </w:r>
          </w:p>
        </w:tc>
        <w:tc>
          <w:tcPr>
            <w:tcW w:w="5638" w:type="dxa"/>
          </w:tcPr>
          <w:p w14:paraId="65587173" w14:textId="10E7D9E4" w:rsidR="00FB7564" w:rsidRPr="000A0F7D" w:rsidRDefault="000A0F7D" w:rsidP="008968C3">
            <w:pPr>
              <w:cnfStyle w:val="000000000000" w:firstRow="0" w:lastRow="0" w:firstColumn="0" w:lastColumn="0" w:oddVBand="0" w:evenVBand="0" w:oddHBand="0" w:evenHBand="0" w:firstRowFirstColumn="0" w:firstRowLastColumn="0" w:lastRowFirstColumn="0" w:lastRowLastColumn="0"/>
              <w:rPr>
                <w:b/>
                <w:bCs/>
              </w:rPr>
            </w:pPr>
            <w:r>
              <w:rPr>
                <w:b/>
                <w:bCs/>
              </w:rPr>
              <w:t xml:space="preserve">Chat </w:t>
            </w:r>
            <w:r>
              <w:t xml:space="preserve">devuelve </w:t>
            </w:r>
            <w:r>
              <w:rPr>
                <w:b/>
                <w:bCs/>
              </w:rPr>
              <w:t>solo el audio nuevo</w:t>
            </w:r>
          </w:p>
        </w:tc>
        <w:tc>
          <w:tcPr>
            <w:tcW w:w="3597" w:type="dxa"/>
          </w:tcPr>
          <w:p w14:paraId="0D0545B0" w14:textId="09B04E94" w:rsidR="00FB7564" w:rsidRPr="000A0F7D" w:rsidRDefault="000A0F7D" w:rsidP="008968C3">
            <w:pPr>
              <w:cnfStyle w:val="000000000000" w:firstRow="0" w:lastRow="0" w:firstColumn="0" w:lastColumn="0" w:oddVBand="0" w:evenVBand="0" w:oddHBand="0" w:evenHBand="0" w:firstRowFirstColumn="0" w:firstRowLastColumn="0" w:lastRowFirstColumn="0" w:lastRowLastColumn="0"/>
            </w:pPr>
            <w:r>
              <w:t>Reemplaza al anterior</w:t>
            </w:r>
          </w:p>
        </w:tc>
      </w:tr>
      <w:tr w:rsidR="00FB7564" w14:paraId="30DF597E" w14:textId="77777777" w:rsidTr="00FB7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C06F5C2" w14:textId="001640B1" w:rsidR="00FB7564" w:rsidRDefault="000A0F7D" w:rsidP="008968C3">
            <w:r>
              <w:t xml:space="preserve">Imagen </w:t>
            </w:r>
          </w:p>
        </w:tc>
        <w:tc>
          <w:tcPr>
            <w:tcW w:w="5638" w:type="dxa"/>
          </w:tcPr>
          <w:p w14:paraId="120EF795" w14:textId="0309928B" w:rsidR="00FB7564" w:rsidRPr="000A0F7D" w:rsidRDefault="000A0F7D" w:rsidP="008968C3">
            <w:pPr>
              <w:cnfStyle w:val="000000100000" w:firstRow="0" w:lastRow="0" w:firstColumn="0" w:lastColumn="0" w:oddVBand="0" w:evenVBand="0" w:oddHBand="1" w:evenHBand="0" w:firstRowFirstColumn="0" w:firstRowLastColumn="0" w:lastRowFirstColumn="0" w:lastRowLastColumn="0"/>
              <w:rPr>
                <w:b/>
                <w:bCs/>
              </w:rPr>
            </w:pPr>
            <w:r>
              <w:rPr>
                <w:b/>
                <w:bCs/>
              </w:rPr>
              <w:t xml:space="preserve">Chat </w:t>
            </w:r>
            <w:r>
              <w:t xml:space="preserve">devuelve </w:t>
            </w:r>
            <w:r>
              <w:rPr>
                <w:b/>
                <w:bCs/>
              </w:rPr>
              <w:t>solo la imagen nueva</w:t>
            </w:r>
          </w:p>
        </w:tc>
        <w:tc>
          <w:tcPr>
            <w:tcW w:w="3597" w:type="dxa"/>
          </w:tcPr>
          <w:p w14:paraId="633CDC61" w14:textId="57927947" w:rsidR="00FB7564" w:rsidRPr="000A0F7D" w:rsidRDefault="000A0F7D" w:rsidP="008968C3">
            <w:pPr>
              <w:cnfStyle w:val="000000100000" w:firstRow="0" w:lastRow="0" w:firstColumn="0" w:lastColumn="0" w:oddVBand="0" w:evenVBand="0" w:oddHBand="1" w:evenHBand="0" w:firstRowFirstColumn="0" w:firstRowLastColumn="0" w:lastRowFirstColumn="0" w:lastRowLastColumn="0"/>
            </w:pPr>
            <w:proofErr w:type="spellStart"/>
            <w:r>
              <w:t>Reemplza</w:t>
            </w:r>
            <w:proofErr w:type="spellEnd"/>
            <w:r>
              <w:t xml:space="preserve"> a la anterior</w:t>
            </w:r>
          </w:p>
        </w:tc>
      </w:tr>
    </w:tbl>
    <w:p w14:paraId="09945C5F" w14:textId="77777777" w:rsidR="00AD739C" w:rsidRDefault="00AD739C" w:rsidP="008968C3"/>
    <w:p w14:paraId="289A64E3" w14:textId="77777777" w:rsidR="000A0F7D" w:rsidRPr="000A0F7D" w:rsidRDefault="000A0F7D" w:rsidP="000A0F7D">
      <w:pPr>
        <w:rPr>
          <w:b/>
          <w:bCs/>
        </w:rPr>
      </w:pPr>
      <w:r w:rsidRPr="000A0F7D">
        <w:rPr>
          <w:b/>
          <w:bCs/>
        </w:rPr>
        <w:t>Las líneas</w:t>
      </w:r>
    </w:p>
    <w:p w14:paraId="072E3D27" w14:textId="10E21CBC" w:rsidR="000A0F7D" w:rsidRDefault="00ED3A62" w:rsidP="008968C3">
      <w:r w:rsidRPr="00ED3A62">
        <w:rPr>
          <w:noProof/>
        </w:rPr>
        <w:drawing>
          <wp:inline distT="0" distB="0" distL="0" distR="0" wp14:anchorId="4D7522C6" wp14:editId="71BFFD38">
            <wp:extent cx="6858000" cy="1056640"/>
            <wp:effectExtent l="38100" t="38100" r="38100" b="29210"/>
            <wp:docPr id="662094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94150" name=""/>
                    <pic:cNvPicPr/>
                  </pic:nvPicPr>
                  <pic:blipFill>
                    <a:blip r:embed="rId957"/>
                    <a:stretch>
                      <a:fillRect/>
                    </a:stretch>
                  </pic:blipFill>
                  <pic:spPr>
                    <a:xfrm>
                      <a:off x="0" y="0"/>
                      <a:ext cx="6858000" cy="1056640"/>
                    </a:xfrm>
                    <a:prstGeom prst="rect">
                      <a:avLst/>
                    </a:prstGeom>
                    <a:ln w="28575">
                      <a:solidFill>
                        <a:srgbClr val="EE0000"/>
                      </a:solidFill>
                    </a:ln>
                  </pic:spPr>
                </pic:pic>
              </a:graphicData>
            </a:graphic>
          </wp:inline>
        </w:drawing>
      </w:r>
    </w:p>
    <w:p w14:paraId="6C156A55" w14:textId="35D7CDE5" w:rsidR="00ED3A62" w:rsidRDefault="00ED3A62" w:rsidP="008968C3">
      <w:r w:rsidRPr="00ED3A62">
        <w:rPr>
          <w:noProof/>
        </w:rPr>
        <w:drawing>
          <wp:inline distT="0" distB="0" distL="0" distR="0" wp14:anchorId="33029EB6" wp14:editId="700DDCF0">
            <wp:extent cx="6858000" cy="876300"/>
            <wp:effectExtent l="19050" t="19050" r="19050" b="19050"/>
            <wp:docPr id="1950191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91089" name=""/>
                    <pic:cNvPicPr/>
                  </pic:nvPicPr>
                  <pic:blipFill>
                    <a:blip r:embed="rId958"/>
                    <a:stretch>
                      <a:fillRect/>
                    </a:stretch>
                  </pic:blipFill>
                  <pic:spPr>
                    <a:xfrm>
                      <a:off x="0" y="0"/>
                      <a:ext cx="6858000" cy="876300"/>
                    </a:xfrm>
                    <a:prstGeom prst="rect">
                      <a:avLst/>
                    </a:prstGeom>
                    <a:ln w="19050">
                      <a:solidFill>
                        <a:schemeClr val="tx1"/>
                      </a:solidFill>
                    </a:ln>
                  </pic:spPr>
                </pic:pic>
              </a:graphicData>
            </a:graphic>
          </wp:inline>
        </w:drawing>
      </w:r>
    </w:p>
    <w:p w14:paraId="29CE4A8C" w14:textId="4B37466F" w:rsidR="00EF5BF9" w:rsidRDefault="00EF5BF9" w:rsidP="008968C3">
      <w:r>
        <w:t xml:space="preserve">Un componente en </w:t>
      </w:r>
      <w:r>
        <w:rPr>
          <w:b/>
          <w:bCs/>
        </w:rPr>
        <w:t xml:space="preserve">outputs= </w:t>
      </w:r>
      <w:r>
        <w:t xml:space="preserve">muestra </w:t>
      </w:r>
      <w:r>
        <w:rPr>
          <w:b/>
          <w:bCs/>
        </w:rPr>
        <w:t xml:space="preserve">lo </w:t>
      </w:r>
      <w:proofErr w:type="spellStart"/>
      <w:r>
        <w:rPr>
          <w:b/>
          <w:bCs/>
        </w:rPr>
        <w:t>ultimo</w:t>
      </w:r>
      <w:proofErr w:type="spellEnd"/>
      <w:r>
        <w:rPr>
          <w:b/>
          <w:bCs/>
        </w:rPr>
        <w:t xml:space="preserve"> que recibió. </w:t>
      </w:r>
      <w:r>
        <w:t xml:space="preserve">Al chat le llega la lista completa cada vez, así que parece que acumula. </w:t>
      </w:r>
      <w:r w:rsidR="007621E0" w:rsidRPr="007621E0">
        <w:t>Al audio y a la imagen les llega un solo elemento, que reemplaza al anterior.</w:t>
      </w:r>
    </w:p>
    <w:p w14:paraId="3D7D4E62" w14:textId="77777777" w:rsidR="002C6626" w:rsidRDefault="002C6626" w:rsidP="002C6626">
      <w:r w:rsidRPr="002C6626">
        <w:t xml:space="preserve">Además, </w:t>
      </w:r>
      <w:r w:rsidRPr="002C6626">
        <w:rPr>
          <w:b/>
          <w:bCs/>
        </w:rPr>
        <w:t>chat</w:t>
      </w:r>
      <w:r w:rsidRPr="002C6626">
        <w:t xml:space="preserve"> no recibe los audios ni las imágenes anteriores (no están en </w:t>
      </w:r>
      <w:r w:rsidRPr="002C6626">
        <w:rPr>
          <w:b/>
          <w:bCs/>
        </w:rPr>
        <w:t>inputs=</w:t>
      </w:r>
      <w:r w:rsidRPr="002C6626">
        <w:t xml:space="preserve">), así que no podría </w:t>
      </w:r>
      <w:proofErr w:type="gramStart"/>
      <w:r w:rsidRPr="002C6626">
        <w:t>sumarlos</w:t>
      </w:r>
      <w:proofErr w:type="gramEnd"/>
      <w:r w:rsidRPr="002C6626">
        <w:t xml:space="preserve"> aunque quisiera.</w:t>
      </w:r>
    </w:p>
    <w:p w14:paraId="057B8FE8" w14:textId="77777777" w:rsidR="002C6626" w:rsidRPr="002C6626" w:rsidRDefault="002C6626" w:rsidP="002C6626"/>
    <w:p w14:paraId="2DF2B69F" w14:textId="77777777" w:rsidR="007621E0" w:rsidRDefault="007621E0" w:rsidP="008968C3"/>
    <w:p w14:paraId="331C3C94" w14:textId="77777777" w:rsidR="009715A8" w:rsidRDefault="009715A8" w:rsidP="008968C3"/>
    <w:p w14:paraId="67A3AFE0" w14:textId="0D9F0DF4" w:rsidR="009715A8" w:rsidRDefault="009715A8">
      <w:r>
        <w:br w:type="page"/>
      </w:r>
    </w:p>
    <w:p w14:paraId="1D249E19" w14:textId="5D219DB4" w:rsidR="009715A8" w:rsidRDefault="009715A8" w:rsidP="009715A8">
      <w:pPr>
        <w:pStyle w:val="Ttulo3"/>
        <w:rPr>
          <w:b/>
          <w:bCs/>
          <w:sz w:val="24"/>
          <w:szCs w:val="24"/>
        </w:rPr>
      </w:pPr>
      <w:bookmarkStart w:id="174" w:name="_Toc243791263"/>
      <w:r w:rsidRPr="000B0AF0">
        <w:rPr>
          <w:b/>
          <w:bCs/>
          <w:sz w:val="24"/>
          <w:szCs w:val="24"/>
          <w:highlight w:val="yellow"/>
        </w:rPr>
        <w:lastRenderedPageBreak/>
        <w:t>2.12.</w:t>
      </w:r>
      <w:r w:rsidR="003F24DD">
        <w:rPr>
          <w:b/>
          <w:bCs/>
          <w:sz w:val="24"/>
          <w:szCs w:val="24"/>
          <w:highlight w:val="yellow"/>
        </w:rPr>
        <w:t>6</w:t>
      </w:r>
      <w:r w:rsidR="006C23BF" w:rsidRPr="000B0AF0">
        <w:rPr>
          <w:b/>
          <w:bCs/>
          <w:sz w:val="24"/>
          <w:szCs w:val="24"/>
          <w:highlight w:val="yellow"/>
        </w:rPr>
        <w:t xml:space="preserve">. </w:t>
      </w:r>
      <w:r w:rsidR="00AA6932" w:rsidRPr="000B0AF0">
        <w:rPr>
          <w:b/>
          <w:bCs/>
          <w:sz w:val="24"/>
          <w:szCs w:val="24"/>
          <w:highlight w:val="yellow"/>
        </w:rPr>
        <w:t>Video 4: La prueba</w:t>
      </w:r>
      <w:r w:rsidR="000B0AF0" w:rsidRPr="000B0AF0">
        <w:rPr>
          <w:b/>
          <w:bCs/>
          <w:sz w:val="24"/>
          <w:szCs w:val="24"/>
          <w:highlight w:val="yellow"/>
        </w:rPr>
        <w:t xml:space="preserve"> y Cierre de la semana 2 (Video 4)</w:t>
      </w:r>
      <w:bookmarkEnd w:id="174"/>
    </w:p>
    <w:p w14:paraId="74343FDB" w14:textId="77777777" w:rsidR="00F60E7B" w:rsidRPr="00F60E7B" w:rsidRDefault="00F60E7B" w:rsidP="00F60E7B">
      <w:r w:rsidRPr="00F60E7B">
        <w:t xml:space="preserve">Entra con el usuario y la contraseña (en el video, </w:t>
      </w:r>
      <w:r w:rsidRPr="00F60E7B">
        <w:rPr>
          <w:b/>
          <w:bCs/>
        </w:rPr>
        <w:t>Ed Bananas</w:t>
      </w:r>
      <w:r w:rsidRPr="00F60E7B">
        <w:t xml:space="preserve">; puedes cambiarlos por los tuyos). La interfaz tiene </w:t>
      </w:r>
      <w:r w:rsidRPr="00F60E7B">
        <w:rPr>
          <w:b/>
          <w:bCs/>
        </w:rPr>
        <w:t>tres filas</w:t>
      </w:r>
      <w:r w:rsidRPr="00F60E7B">
        <w:t xml:space="preserve">: arriba el </w:t>
      </w:r>
      <w:proofErr w:type="spellStart"/>
      <w:r w:rsidRPr="00F60E7B">
        <w:t>chatbot</w:t>
      </w:r>
      <w:proofErr w:type="spellEnd"/>
      <w:r w:rsidRPr="00F60E7B">
        <w:t xml:space="preserve"> y la imagen, en medio el audio y abajo la caja de texto.</w:t>
      </w:r>
    </w:p>
    <w:p w14:paraId="29E6FA7F" w14:textId="36D6C969" w:rsidR="009715A8" w:rsidRDefault="00F60E7B" w:rsidP="008968C3">
      <w:r w:rsidRPr="00F60E7B">
        <w:rPr>
          <w:noProof/>
        </w:rPr>
        <w:drawing>
          <wp:inline distT="0" distB="0" distL="0" distR="0" wp14:anchorId="68F99F2D" wp14:editId="74D21A42">
            <wp:extent cx="5562600" cy="3157327"/>
            <wp:effectExtent l="38100" t="38100" r="38100" b="43180"/>
            <wp:docPr id="268258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58795" name=""/>
                    <pic:cNvPicPr/>
                  </pic:nvPicPr>
                  <pic:blipFill>
                    <a:blip r:embed="rId959"/>
                    <a:stretch>
                      <a:fillRect/>
                    </a:stretch>
                  </pic:blipFill>
                  <pic:spPr>
                    <a:xfrm>
                      <a:off x="0" y="0"/>
                      <a:ext cx="5566887" cy="3159760"/>
                    </a:xfrm>
                    <a:prstGeom prst="rect">
                      <a:avLst/>
                    </a:prstGeom>
                    <a:ln w="38100">
                      <a:solidFill>
                        <a:schemeClr val="tx1"/>
                      </a:solidFill>
                    </a:ln>
                  </pic:spPr>
                </pic:pic>
              </a:graphicData>
            </a:graphic>
          </wp:inline>
        </w:drawing>
      </w:r>
    </w:p>
    <w:p w14:paraId="794A12D7" w14:textId="77777777" w:rsidR="006547BC" w:rsidRPr="006547BC" w:rsidRDefault="006547BC" w:rsidP="006547BC">
      <w:r w:rsidRPr="006547BC">
        <w:t xml:space="preserve">Las imágenes del video son de DALL-E 3; en tu notebook salen de Stable </w:t>
      </w:r>
      <w:proofErr w:type="spellStart"/>
      <w:r w:rsidRPr="006547BC">
        <w:t>Diffusion</w:t>
      </w:r>
      <w:proofErr w:type="spellEnd"/>
      <w:r w:rsidRPr="006547BC">
        <w:t xml:space="preserve"> local, así que se verán distintas.</w:t>
      </w:r>
    </w:p>
    <w:p w14:paraId="29C1BC04" w14:textId="77777777" w:rsidR="006547BC" w:rsidRPr="006547BC" w:rsidRDefault="006547BC" w:rsidP="006547BC">
      <w:r w:rsidRPr="006547BC">
        <w:t xml:space="preserve">En el caso 4 aparece algo coherente con el código: se pidieron </w:t>
      </w:r>
      <w:r w:rsidRPr="006547BC">
        <w:rPr>
          <w:b/>
          <w:bCs/>
        </w:rPr>
        <w:t>dos</w:t>
      </w:r>
      <w:r w:rsidRPr="006547BC">
        <w:t xml:space="preserve"> ciudades y se dibujó </w:t>
      </w:r>
      <w:r w:rsidRPr="006547BC">
        <w:rPr>
          <w:b/>
          <w:bCs/>
        </w:rPr>
        <w:t>una</w:t>
      </w:r>
      <w:r w:rsidRPr="006547BC">
        <w:t xml:space="preserve">: la primera </w:t>
      </w:r>
      <w:r w:rsidRPr="00E415F1">
        <w:rPr>
          <w:b/>
          <w:bCs/>
        </w:rPr>
        <w:t>(</w:t>
      </w:r>
      <w:proofErr w:type="spellStart"/>
      <w:proofErr w:type="gramStart"/>
      <w:r w:rsidRPr="00E415F1">
        <w:rPr>
          <w:b/>
          <w:bCs/>
        </w:rPr>
        <w:t>cities</w:t>
      </w:r>
      <w:proofErr w:type="spellEnd"/>
      <w:r w:rsidRPr="00E415F1">
        <w:rPr>
          <w:b/>
          <w:bCs/>
        </w:rPr>
        <w:t>[</w:t>
      </w:r>
      <w:proofErr w:type="gramEnd"/>
      <w:r w:rsidRPr="00E415F1">
        <w:rPr>
          <w:b/>
          <w:bCs/>
        </w:rPr>
        <w:t>0])</w:t>
      </w:r>
      <w:r w:rsidRPr="006547BC">
        <w:t>.</w:t>
      </w:r>
    </w:p>
    <w:p w14:paraId="0856AD50" w14:textId="77777777" w:rsidR="006547BC" w:rsidRPr="006547BC" w:rsidRDefault="006547BC" w:rsidP="006547BC">
      <w:r w:rsidRPr="006547BC">
        <w:t xml:space="preserve">El profesor deja una tarea de reflexión: pensar </w:t>
      </w:r>
      <w:r w:rsidRPr="006547BC">
        <w:rPr>
          <w:b/>
          <w:bCs/>
        </w:rPr>
        <w:t>cuántas llamadas a LLM</w:t>
      </w:r>
      <w:r w:rsidRPr="006547BC">
        <w:t xml:space="preserve"> hicieron falta para que todo esto funcionara. Mi cuenta para el caso 4, si el modelo pidió las dos herramientas en la misma ronda: 2 de chat y 1 de voz van a la API, más la imagen, que en tu notebook se genera en tu GPU.</w:t>
      </w:r>
    </w:p>
    <w:p w14:paraId="004390F6" w14:textId="77777777" w:rsidR="006547BC" w:rsidRPr="006547BC" w:rsidRDefault="006547BC" w:rsidP="006547BC">
      <w:r w:rsidRPr="006547BC">
        <w:t>También insiste en lo fácil que fue: lo armaron en minutos o, a lo sumo, en un par de horas, y es potente. Lo llama "un lienzo en el que puedes crear" y te pide pensar en todo lo que podrías hacer para mejorarlo.</w:t>
      </w:r>
    </w:p>
    <w:p w14:paraId="730808F9" w14:textId="77777777" w:rsidR="006547BC" w:rsidRPr="006547BC" w:rsidRDefault="006547BC" w:rsidP="006547BC">
      <w:r w:rsidRPr="006547BC">
        <w:t>Ideas del profesor para seguir (los ejercicios):</w:t>
      </w:r>
    </w:p>
    <w:p w14:paraId="164D2089" w14:textId="5CB7B1C8" w:rsidR="006547BC" w:rsidRDefault="00B3168B" w:rsidP="00B3168B">
      <w:pPr>
        <w:pStyle w:val="Prrafodelista"/>
        <w:numPr>
          <w:ilvl w:val="0"/>
          <w:numId w:val="40"/>
        </w:numPr>
      </w:pPr>
      <w:r>
        <w:rPr>
          <w:b/>
          <w:bCs/>
        </w:rPr>
        <w:t xml:space="preserve">Agrega herramientas. </w:t>
      </w:r>
      <w:r>
        <w:t xml:space="preserve">Si ayer creaste </w:t>
      </w:r>
      <w:proofErr w:type="spellStart"/>
      <w:r>
        <w:rPr>
          <w:b/>
          <w:bCs/>
        </w:rPr>
        <w:t>set_</w:t>
      </w:r>
      <w:proofErr w:type="gramStart"/>
      <w:r>
        <w:rPr>
          <w:b/>
          <w:bCs/>
        </w:rPr>
        <w:t>ticket</w:t>
      </w:r>
      <w:proofErr w:type="gramEnd"/>
      <w:r>
        <w:rPr>
          <w:b/>
          <w:bCs/>
        </w:rPr>
        <w:t>_price</w:t>
      </w:r>
      <w:proofErr w:type="spellEnd"/>
      <w:r>
        <w:rPr>
          <w:b/>
          <w:bCs/>
        </w:rPr>
        <w:t xml:space="preserve">, </w:t>
      </w:r>
      <w:r w:rsidR="00D942C5">
        <w:t>incorpórala</w:t>
      </w:r>
      <w:r>
        <w:t xml:space="preserve"> aquí. Si no, crea una: por ejemplo, </w:t>
      </w:r>
      <w:r>
        <w:rPr>
          <w:b/>
          <w:bCs/>
        </w:rPr>
        <w:t xml:space="preserve">fijar un precio, o simular una reserva </w:t>
      </w:r>
      <w:r>
        <w:t>escribiendo un registro de reserva en la base SQL.</w:t>
      </w:r>
    </w:p>
    <w:p w14:paraId="63914CCE" w14:textId="77777777" w:rsidR="00FC5F25" w:rsidRPr="000B0AF0" w:rsidRDefault="00FC5F25" w:rsidP="00FC5F25">
      <w:pPr>
        <w:numPr>
          <w:ilvl w:val="0"/>
          <w:numId w:val="40"/>
        </w:numPr>
        <w:spacing w:before="100" w:beforeAutospacing="1" w:after="100" w:afterAutospacing="1" w:line="240" w:lineRule="auto"/>
        <w:rPr>
          <w:rFonts w:eastAsia="Times New Roman" w:cs="Arial"/>
          <w:kern w:val="0"/>
          <w:szCs w:val="22"/>
          <w:lang w:eastAsia="es-CL"/>
          <w14:ligatures w14:val="none"/>
        </w:rPr>
      </w:pPr>
      <w:r w:rsidRPr="000B0AF0">
        <w:rPr>
          <w:rFonts w:eastAsia="Times New Roman" w:cs="Arial"/>
          <w:kern w:val="0"/>
          <w:szCs w:val="22"/>
          <w:lang w:eastAsia="es-CL"/>
          <w14:ligatures w14:val="none"/>
        </w:rPr>
        <w:t xml:space="preserve">Un alumno lo hizo y está en las </w:t>
      </w:r>
      <w:r w:rsidRPr="000B0AF0">
        <w:rPr>
          <w:rFonts w:eastAsia="Times New Roman" w:cs="Arial"/>
          <w:b/>
          <w:bCs/>
          <w:kern w:val="0"/>
          <w:szCs w:val="22"/>
          <w:lang w:eastAsia="es-CL"/>
          <w14:ligatures w14:val="none"/>
        </w:rPr>
        <w:t>contribuciones de la comunidad</w:t>
      </w:r>
      <w:r w:rsidRPr="000B0AF0">
        <w:rPr>
          <w:rFonts w:eastAsia="Times New Roman" w:cs="Arial"/>
          <w:kern w:val="0"/>
          <w:szCs w:val="22"/>
          <w:lang w:eastAsia="es-CL"/>
          <w14:ligatures w14:val="none"/>
        </w:rPr>
        <w:t xml:space="preserve">; otro conectó la </w:t>
      </w:r>
      <w:r w:rsidRPr="000B0AF0">
        <w:rPr>
          <w:rFonts w:eastAsia="Times New Roman" w:cs="Arial"/>
          <w:b/>
          <w:bCs/>
          <w:kern w:val="0"/>
          <w:szCs w:val="22"/>
          <w:lang w:eastAsia="es-CL"/>
          <w14:ligatures w14:val="none"/>
        </w:rPr>
        <w:t>API de Amadeus</w:t>
      </w:r>
      <w:r w:rsidRPr="000B0AF0">
        <w:rPr>
          <w:rFonts w:eastAsia="Times New Roman" w:cs="Arial"/>
          <w:kern w:val="0"/>
          <w:szCs w:val="22"/>
          <w:lang w:eastAsia="es-CL"/>
          <w14:ligatures w14:val="none"/>
        </w:rPr>
        <w:t xml:space="preserve"> (una API de reservas real) para traer precios y horarios de vuelo reales. Puedes usar herramientas para conectarte a consultas de bases de datos o a </w:t>
      </w:r>
      <w:proofErr w:type="spellStart"/>
      <w:r w:rsidRPr="000B0AF0">
        <w:rPr>
          <w:rFonts w:eastAsia="Times New Roman" w:cs="Arial"/>
          <w:kern w:val="0"/>
          <w:szCs w:val="22"/>
          <w:lang w:eastAsia="es-CL"/>
          <w14:ligatures w14:val="none"/>
        </w:rPr>
        <w:t>APIs</w:t>
      </w:r>
      <w:proofErr w:type="spellEnd"/>
      <w:r w:rsidRPr="000B0AF0">
        <w:rPr>
          <w:rFonts w:eastAsia="Times New Roman" w:cs="Arial"/>
          <w:kern w:val="0"/>
          <w:szCs w:val="22"/>
          <w:lang w:eastAsia="es-CL"/>
          <w14:ligatures w14:val="none"/>
        </w:rPr>
        <w:t xml:space="preserve"> y sumar funcionalidades.</w:t>
      </w:r>
    </w:p>
    <w:p w14:paraId="583C74BE" w14:textId="77777777" w:rsidR="00FC5F25" w:rsidRPr="000B0AF0" w:rsidRDefault="00FC5F25" w:rsidP="00FC5F25">
      <w:pPr>
        <w:numPr>
          <w:ilvl w:val="0"/>
          <w:numId w:val="40"/>
        </w:numPr>
        <w:spacing w:before="100" w:beforeAutospacing="1" w:after="100" w:afterAutospacing="1" w:line="240" w:lineRule="auto"/>
        <w:rPr>
          <w:rFonts w:eastAsia="Times New Roman" w:cs="Arial"/>
          <w:kern w:val="0"/>
          <w:szCs w:val="22"/>
          <w:lang w:eastAsia="es-CL"/>
          <w14:ligatures w14:val="none"/>
        </w:rPr>
      </w:pPr>
      <w:r w:rsidRPr="000B0AF0">
        <w:rPr>
          <w:rFonts w:eastAsia="Times New Roman" w:cs="Arial"/>
          <w:kern w:val="0"/>
          <w:szCs w:val="22"/>
          <w:lang w:eastAsia="es-CL"/>
          <w14:ligatures w14:val="none"/>
        </w:rPr>
        <w:t xml:space="preserve">Lo más importante: </w:t>
      </w:r>
      <w:r w:rsidRPr="000B0AF0">
        <w:rPr>
          <w:rFonts w:eastAsia="Times New Roman" w:cs="Arial"/>
          <w:b/>
          <w:bCs/>
          <w:kern w:val="0"/>
          <w:szCs w:val="22"/>
          <w:lang w:eastAsia="es-CL"/>
          <w14:ligatures w14:val="none"/>
        </w:rPr>
        <w:t>aplícalo a tu negocio</w:t>
      </w:r>
      <w:r w:rsidRPr="000B0AF0">
        <w:rPr>
          <w:rFonts w:eastAsia="Times New Roman" w:cs="Arial"/>
          <w:kern w:val="0"/>
          <w:szCs w:val="22"/>
          <w:lang w:eastAsia="es-CL"/>
          <w14:ligatures w14:val="none"/>
        </w:rPr>
        <w:t>, ahora que no solo generas texto, sino también imagen y voz. Piensa qué piezas combinar con herramientas para aportar valor de inmediato; se puede en un par de horas.</w:t>
      </w:r>
    </w:p>
    <w:p w14:paraId="22578B2C" w14:textId="77777777" w:rsidR="00FC5F25" w:rsidRPr="000B0AF0" w:rsidRDefault="00FC5F25" w:rsidP="00FC5F25">
      <w:pPr>
        <w:numPr>
          <w:ilvl w:val="0"/>
          <w:numId w:val="40"/>
        </w:numPr>
        <w:spacing w:before="100" w:beforeAutospacing="1" w:after="100" w:afterAutospacing="1" w:line="240" w:lineRule="auto"/>
        <w:rPr>
          <w:rFonts w:eastAsia="Times New Roman" w:cs="Arial"/>
          <w:kern w:val="0"/>
          <w:szCs w:val="22"/>
          <w:lang w:eastAsia="es-CL"/>
          <w14:ligatures w14:val="none"/>
        </w:rPr>
      </w:pPr>
      <w:r w:rsidRPr="000B0AF0">
        <w:rPr>
          <w:rFonts w:eastAsia="Times New Roman" w:cs="Arial"/>
          <w:kern w:val="0"/>
          <w:szCs w:val="22"/>
          <w:lang w:eastAsia="es-CL"/>
          <w14:ligatures w14:val="none"/>
        </w:rPr>
        <w:t xml:space="preserve">Tu notebook propone aplicarlo a tu negocio: ¿un </w:t>
      </w:r>
      <w:r w:rsidRPr="000B0AF0">
        <w:rPr>
          <w:rFonts w:eastAsia="Times New Roman" w:cs="Arial"/>
          <w:b/>
          <w:bCs/>
          <w:kern w:val="0"/>
          <w:szCs w:val="22"/>
          <w:lang w:eastAsia="es-CL"/>
          <w14:ligatures w14:val="none"/>
        </w:rPr>
        <w:t>asistente de atención al cliente</w:t>
      </w:r>
      <w:r w:rsidRPr="000B0AF0">
        <w:rPr>
          <w:rFonts w:eastAsia="Times New Roman" w:cs="Arial"/>
          <w:kern w:val="0"/>
          <w:szCs w:val="22"/>
          <w:lang w:eastAsia="es-CL"/>
          <w14:ligatures w14:val="none"/>
        </w:rPr>
        <w:t xml:space="preserve">? ¿un asistente de </w:t>
      </w:r>
      <w:proofErr w:type="spellStart"/>
      <w:r w:rsidRPr="000B0AF0">
        <w:rPr>
          <w:rFonts w:eastAsia="Times New Roman" w:cs="Arial"/>
          <w:b/>
          <w:bCs/>
          <w:kern w:val="0"/>
          <w:szCs w:val="22"/>
          <w:lang w:eastAsia="es-CL"/>
          <w14:ligatures w14:val="none"/>
        </w:rPr>
        <w:t>onboarding</w:t>
      </w:r>
      <w:proofErr w:type="spellEnd"/>
      <w:r w:rsidRPr="000B0AF0">
        <w:rPr>
          <w:rFonts w:eastAsia="Times New Roman" w:cs="Arial"/>
          <w:b/>
          <w:bCs/>
          <w:kern w:val="0"/>
          <w:szCs w:val="22"/>
          <w:lang w:eastAsia="es-CL"/>
          <w14:ligatures w14:val="none"/>
        </w:rPr>
        <w:t xml:space="preserve"> de nuevos empleados</w:t>
      </w:r>
      <w:r w:rsidRPr="000B0AF0">
        <w:rPr>
          <w:rFonts w:eastAsia="Times New Roman" w:cs="Arial"/>
          <w:kern w:val="0"/>
          <w:szCs w:val="22"/>
          <w:lang w:eastAsia="es-CL"/>
          <w14:ligatures w14:val="none"/>
        </w:rPr>
        <w:t xml:space="preserve">? Y menciona el </w:t>
      </w:r>
      <w:r w:rsidRPr="000B0AF0">
        <w:rPr>
          <w:rFonts w:eastAsia="Times New Roman" w:cs="Arial"/>
          <w:b/>
          <w:bCs/>
          <w:kern w:val="0"/>
          <w:szCs w:val="22"/>
          <w:lang w:eastAsia="es-CL"/>
          <w14:ligatures w14:val="none"/>
        </w:rPr>
        <w:t>ejercicio de fin de semana de la semana 2</w:t>
      </w:r>
      <w:r w:rsidRPr="000B0AF0">
        <w:rPr>
          <w:rFonts w:eastAsia="Times New Roman" w:cs="Arial"/>
          <w:kern w:val="0"/>
          <w:szCs w:val="22"/>
          <w:lang w:eastAsia="es-CL"/>
          <w14:ligatures w14:val="none"/>
        </w:rPr>
        <w:t>, que está en otro notebook.</w:t>
      </w:r>
    </w:p>
    <w:p w14:paraId="1382CAEA" w14:textId="77777777" w:rsidR="00FC5F25" w:rsidRPr="000B0AF0" w:rsidRDefault="00FC5F25" w:rsidP="00FC5F25">
      <w:pPr>
        <w:numPr>
          <w:ilvl w:val="0"/>
          <w:numId w:val="40"/>
        </w:numPr>
        <w:spacing w:before="100" w:beforeAutospacing="1" w:after="100" w:afterAutospacing="1" w:line="240" w:lineRule="auto"/>
        <w:rPr>
          <w:rFonts w:eastAsia="Times New Roman" w:cs="Arial"/>
          <w:kern w:val="0"/>
          <w:szCs w:val="22"/>
          <w:lang w:eastAsia="es-CL"/>
          <w14:ligatures w14:val="none"/>
        </w:rPr>
      </w:pPr>
      <w:r w:rsidRPr="000B0AF0">
        <w:rPr>
          <w:rFonts w:eastAsia="Times New Roman" w:cs="Arial"/>
          <w:kern w:val="0"/>
          <w:szCs w:val="22"/>
          <w:lang w:eastAsia="es-CL"/>
          <w14:ligatures w14:val="none"/>
        </w:rPr>
        <w:t xml:space="preserve">Comparte lo que hagas en las contribuciones de la comunidad. Lo único imprescindible, dice, es que te diviertas: le parece "una auténtica gozada" trabajar con </w:t>
      </w:r>
      <w:proofErr w:type="spellStart"/>
      <w:r w:rsidRPr="000B0AF0">
        <w:rPr>
          <w:rFonts w:eastAsia="Times New Roman" w:cs="Arial"/>
          <w:kern w:val="0"/>
          <w:szCs w:val="22"/>
          <w:lang w:eastAsia="es-CL"/>
          <w14:ligatures w14:val="none"/>
        </w:rPr>
        <w:t>Gradio</w:t>
      </w:r>
      <w:proofErr w:type="spellEnd"/>
      <w:r w:rsidRPr="000B0AF0">
        <w:rPr>
          <w:rFonts w:eastAsia="Times New Roman" w:cs="Arial"/>
          <w:kern w:val="0"/>
          <w:szCs w:val="22"/>
          <w:lang w:eastAsia="es-CL"/>
          <w14:ligatures w14:val="none"/>
        </w:rPr>
        <w:t xml:space="preserve"> y estas </w:t>
      </w:r>
      <w:proofErr w:type="spellStart"/>
      <w:r w:rsidRPr="000B0AF0">
        <w:rPr>
          <w:rFonts w:eastAsia="Times New Roman" w:cs="Arial"/>
          <w:kern w:val="0"/>
          <w:szCs w:val="22"/>
          <w:lang w:eastAsia="es-CL"/>
          <w14:ligatures w14:val="none"/>
        </w:rPr>
        <w:t>APIs</w:t>
      </w:r>
      <w:proofErr w:type="spellEnd"/>
      <w:r w:rsidRPr="000B0AF0">
        <w:rPr>
          <w:rFonts w:eastAsia="Times New Roman" w:cs="Arial"/>
          <w:kern w:val="0"/>
          <w:szCs w:val="22"/>
          <w:lang w:eastAsia="es-CL"/>
          <w14:ligatures w14:val="none"/>
        </w:rPr>
        <w:t>.</w:t>
      </w:r>
    </w:p>
    <w:p w14:paraId="1557A6F9" w14:textId="77777777" w:rsidR="00B3168B" w:rsidRPr="006547BC" w:rsidRDefault="00B3168B" w:rsidP="00FC5F25"/>
    <w:p w14:paraId="3453847B" w14:textId="77777777" w:rsidR="000B0AF0" w:rsidRPr="000B0AF0" w:rsidRDefault="000B0AF0" w:rsidP="000B0AF0">
      <w:pPr>
        <w:rPr>
          <w:b/>
          <w:bCs/>
          <w:sz w:val="24"/>
          <w:szCs w:val="28"/>
        </w:rPr>
      </w:pPr>
      <w:r w:rsidRPr="000B0AF0">
        <w:rPr>
          <w:b/>
          <w:bCs/>
          <w:sz w:val="24"/>
          <w:szCs w:val="28"/>
          <w:highlight w:val="yellow"/>
        </w:rPr>
        <w:lastRenderedPageBreak/>
        <w:t>9. Cierre de la semana 2 (Video 4)</w:t>
      </w:r>
    </w:p>
    <w:p w14:paraId="654D93A4" w14:textId="77777777" w:rsidR="006518A1" w:rsidRPr="006518A1" w:rsidRDefault="006518A1" w:rsidP="006518A1">
      <w:r w:rsidRPr="006518A1">
        <w:t xml:space="preserve">Según el profesor, ya llevas el </w:t>
      </w:r>
      <w:r w:rsidRPr="006518A1">
        <w:rPr>
          <w:b/>
          <w:bCs/>
        </w:rPr>
        <w:t>25 %</w:t>
      </w:r>
      <w:r w:rsidRPr="006518A1">
        <w:t xml:space="preserve"> del camino para convertirte en ingeniero de LLM.</w:t>
      </w:r>
    </w:p>
    <w:tbl>
      <w:tblPr>
        <w:tblStyle w:val="Tablaconcuadrcula4-nfasis4"/>
        <w:tblW w:w="0" w:type="auto"/>
        <w:tblLook w:val="04A0" w:firstRow="1" w:lastRow="0" w:firstColumn="1" w:lastColumn="0" w:noHBand="0" w:noVBand="1"/>
      </w:tblPr>
      <w:tblGrid>
        <w:gridCol w:w="10790"/>
      </w:tblGrid>
      <w:tr w:rsidR="006518A1" w14:paraId="56C803CD" w14:textId="77777777" w:rsidTr="00D97F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3487BF70" w14:textId="69071AFC" w:rsidR="006518A1" w:rsidRPr="00395418" w:rsidRDefault="00395418" w:rsidP="008968C3">
            <w:pPr>
              <w:rPr>
                <w:b w:val="0"/>
                <w:bCs w:val="0"/>
              </w:rPr>
            </w:pPr>
            <w:r w:rsidRPr="00395418">
              <w:rPr>
                <w:b w:val="0"/>
                <w:bCs w:val="0"/>
              </w:rPr>
              <w:t>Qué puedes hacer ahora</w:t>
            </w:r>
          </w:p>
        </w:tc>
      </w:tr>
      <w:tr w:rsidR="006518A1" w14:paraId="7F5B0B62" w14:textId="77777777" w:rsidTr="00D97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5246C0B0" w14:textId="6BAA9AAE" w:rsidR="006518A1" w:rsidRPr="00D97FF9" w:rsidRDefault="00395418" w:rsidP="008968C3">
            <w:pPr>
              <w:rPr>
                <w:b w:val="0"/>
                <w:bCs w:val="0"/>
              </w:rPr>
            </w:pPr>
            <w:r w:rsidRPr="00D97FF9">
              <w:rPr>
                <w:b w:val="0"/>
                <w:bCs w:val="0"/>
              </w:rPr>
              <w:t xml:space="preserve">Dar una visión general de los Transformers, su </w:t>
            </w:r>
            <w:proofErr w:type="spellStart"/>
            <w:r w:rsidRPr="00D97FF9">
              <w:rPr>
                <w:b w:val="0"/>
                <w:bCs w:val="0"/>
              </w:rPr>
              <w:t>histori</w:t>
            </w:r>
            <w:proofErr w:type="spellEnd"/>
            <w:r w:rsidRPr="00D97FF9">
              <w:rPr>
                <w:b w:val="0"/>
                <w:bCs w:val="0"/>
              </w:rPr>
              <w:t xml:space="preserve"> y términos como tokens, contexto y ventanas</w:t>
            </w:r>
          </w:p>
        </w:tc>
      </w:tr>
      <w:tr w:rsidR="006518A1" w14:paraId="77C6C97F" w14:textId="77777777" w:rsidTr="00D97FF9">
        <w:tc>
          <w:tcPr>
            <w:cnfStyle w:val="001000000000" w:firstRow="0" w:lastRow="0" w:firstColumn="1" w:lastColumn="0" w:oddVBand="0" w:evenVBand="0" w:oddHBand="0" w:evenHBand="0" w:firstRowFirstColumn="0" w:firstRowLastColumn="0" w:lastRowFirstColumn="0" w:lastRowLastColumn="0"/>
            <w:tcW w:w="10790" w:type="dxa"/>
          </w:tcPr>
          <w:p w14:paraId="62D09A92" w14:textId="2C83594F" w:rsidR="006518A1" w:rsidRPr="00D97FF9" w:rsidRDefault="00D97FF9" w:rsidP="008968C3">
            <w:pPr>
              <w:rPr>
                <w:b w:val="0"/>
                <w:bCs w:val="0"/>
              </w:rPr>
            </w:pPr>
            <w:r>
              <w:rPr>
                <w:b w:val="0"/>
                <w:bCs w:val="0"/>
              </w:rPr>
              <w:t xml:space="preserve">Programar con confianza con la API d Chat </w:t>
            </w:r>
            <w:proofErr w:type="spellStart"/>
            <w:r>
              <w:rPr>
                <w:b w:val="0"/>
                <w:bCs w:val="0"/>
              </w:rPr>
              <w:t>Completions</w:t>
            </w:r>
            <w:proofErr w:type="spellEnd"/>
            <w:r>
              <w:rPr>
                <w:b w:val="0"/>
                <w:bCs w:val="0"/>
              </w:rPr>
              <w:t xml:space="preserve"> y un par de </w:t>
            </w:r>
            <w:proofErr w:type="spellStart"/>
            <w:r>
              <w:rPr>
                <w:b w:val="0"/>
                <w:bCs w:val="0"/>
              </w:rPr>
              <w:t>APIs</w:t>
            </w:r>
            <w:proofErr w:type="spellEnd"/>
            <w:r>
              <w:rPr>
                <w:b w:val="0"/>
                <w:bCs w:val="0"/>
              </w:rPr>
              <w:t xml:space="preserve"> mas</w:t>
            </w:r>
          </w:p>
        </w:tc>
      </w:tr>
      <w:tr w:rsidR="00D97FF9" w14:paraId="26CBD198" w14:textId="77777777" w:rsidTr="00D97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6D746ECE" w14:textId="3C650231" w:rsidR="00D97FF9" w:rsidRPr="004F12AB" w:rsidRDefault="004F12AB" w:rsidP="008968C3">
            <w:pPr>
              <w:rPr>
                <w:b w:val="0"/>
                <w:bCs w:val="0"/>
              </w:rPr>
            </w:pPr>
            <w:r>
              <w:rPr>
                <w:b w:val="0"/>
                <w:bCs w:val="0"/>
              </w:rPr>
              <w:t xml:space="preserve">Construir un asistente de IA </w:t>
            </w:r>
            <w:r>
              <w:t xml:space="preserve">multimodal </w:t>
            </w:r>
            <w:r>
              <w:rPr>
                <w:b w:val="0"/>
                <w:bCs w:val="0"/>
              </w:rPr>
              <w:t xml:space="preserve">con una buena interfaz y herramientas </w:t>
            </w:r>
          </w:p>
        </w:tc>
      </w:tr>
      <w:tr w:rsidR="004F12AB" w14:paraId="69169EE4" w14:textId="77777777" w:rsidTr="00D97FF9">
        <w:tc>
          <w:tcPr>
            <w:cnfStyle w:val="001000000000" w:firstRow="0" w:lastRow="0" w:firstColumn="1" w:lastColumn="0" w:oddVBand="0" w:evenVBand="0" w:oddHBand="0" w:evenHBand="0" w:firstRowFirstColumn="0" w:firstRowLastColumn="0" w:lastRowFirstColumn="0" w:lastRowLastColumn="0"/>
            <w:tcW w:w="10790" w:type="dxa"/>
          </w:tcPr>
          <w:p w14:paraId="6939CA66" w14:textId="0289E932" w:rsidR="004F12AB" w:rsidRDefault="00C63398" w:rsidP="008968C3">
            <w:pPr>
              <w:rPr>
                <w:b w:val="0"/>
                <w:bCs w:val="0"/>
              </w:rPr>
            </w:pPr>
            <w:r w:rsidRPr="00C63398">
              <w:rPr>
                <w:b w:val="0"/>
                <w:bCs w:val="0"/>
              </w:rPr>
              <w:t>Si completaste el reto de la semana: ya aplicaste esto a tu negocio, creaste algo con valor comercial, se lo mostraste a gente de tu entorno y lo compartiste en las contribuciones de la comunidad</w:t>
            </w:r>
          </w:p>
        </w:tc>
      </w:tr>
    </w:tbl>
    <w:p w14:paraId="22EEA784" w14:textId="38AFA61C" w:rsidR="00DA7AD6" w:rsidRDefault="00DA7AD6" w:rsidP="008968C3"/>
    <w:p w14:paraId="0DE9E194" w14:textId="77777777" w:rsidR="00C63398" w:rsidRPr="00C63398" w:rsidRDefault="00C63398" w:rsidP="00C63398">
      <w:r w:rsidRPr="00C63398">
        <w:rPr>
          <w:b/>
          <w:bCs/>
        </w:rPr>
        <w:t>La semana 3 es distinta</w:t>
      </w:r>
      <w:r w:rsidRPr="00C63398">
        <w:t>, según lo que adelanta:</w:t>
      </w:r>
    </w:p>
    <w:tbl>
      <w:tblPr>
        <w:tblStyle w:val="Tablaconcuadrcula4-nfasis4"/>
        <w:tblW w:w="0" w:type="auto"/>
        <w:tblLook w:val="04A0" w:firstRow="1" w:lastRow="0" w:firstColumn="1" w:lastColumn="0" w:noHBand="0" w:noVBand="1"/>
      </w:tblPr>
      <w:tblGrid>
        <w:gridCol w:w="5395"/>
        <w:gridCol w:w="5395"/>
      </w:tblGrid>
      <w:tr w:rsidR="004E0C50" w14:paraId="45C38F91" w14:textId="77777777" w:rsidTr="004E0C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AFAB126" w14:textId="662B6AF3" w:rsidR="004E0C50" w:rsidRPr="004E0C50" w:rsidRDefault="004E0C50" w:rsidP="008968C3">
            <w:pPr>
              <w:rPr>
                <w:b w:val="0"/>
                <w:bCs w:val="0"/>
              </w:rPr>
            </w:pPr>
            <w:r>
              <w:rPr>
                <w:b w:val="0"/>
                <w:bCs w:val="0"/>
              </w:rPr>
              <w:t>Semana 2</w:t>
            </w:r>
          </w:p>
        </w:tc>
        <w:tc>
          <w:tcPr>
            <w:tcW w:w="5395" w:type="dxa"/>
          </w:tcPr>
          <w:p w14:paraId="5E6AE442" w14:textId="4C6E013A" w:rsidR="004E0C50" w:rsidRPr="004E0C50" w:rsidRDefault="004E0C50" w:rsidP="008968C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Semana 3</w:t>
            </w:r>
          </w:p>
        </w:tc>
      </w:tr>
      <w:tr w:rsidR="004E0C50" w14:paraId="153BF6AD" w14:textId="77777777" w:rsidTr="004E0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A679479" w14:textId="537B213C" w:rsidR="004E0C50" w:rsidRPr="004E0C50" w:rsidRDefault="004E0C50" w:rsidP="008968C3">
            <w:r>
              <w:t xml:space="preserve">Modelos </w:t>
            </w:r>
            <w:r>
              <w:rPr>
                <w:b w:val="0"/>
                <w:bCs w:val="0"/>
              </w:rPr>
              <w:t xml:space="preserve">cerrados </w:t>
            </w:r>
            <w:r>
              <w:t xml:space="preserve">de frontera </w:t>
            </w:r>
          </w:p>
        </w:tc>
        <w:tc>
          <w:tcPr>
            <w:tcW w:w="5395" w:type="dxa"/>
          </w:tcPr>
          <w:p w14:paraId="72B7EE40" w14:textId="6ACBCCA5" w:rsidR="004E0C50" w:rsidRPr="004E0C50" w:rsidRDefault="004E0C50" w:rsidP="008968C3">
            <w:pPr>
              <w:cnfStyle w:val="000000100000" w:firstRow="0" w:lastRow="0" w:firstColumn="0" w:lastColumn="0" w:oddVBand="0" w:evenVBand="0" w:oddHBand="1" w:evenHBand="0" w:firstRowFirstColumn="0" w:firstRowLastColumn="0" w:lastRowFirstColumn="0" w:lastRowLastColumn="0"/>
              <w:rPr>
                <w:b/>
                <w:bCs/>
              </w:rPr>
            </w:pPr>
            <w:r>
              <w:t xml:space="preserve">Modelos de </w:t>
            </w:r>
            <w:r>
              <w:rPr>
                <w:b/>
                <w:bCs/>
              </w:rPr>
              <w:t xml:space="preserve">código abierto </w:t>
            </w:r>
          </w:p>
        </w:tc>
      </w:tr>
      <w:tr w:rsidR="004E0C50" w14:paraId="351F4B1E" w14:textId="77777777" w:rsidTr="004E0C50">
        <w:tc>
          <w:tcPr>
            <w:cnfStyle w:val="001000000000" w:firstRow="0" w:lastRow="0" w:firstColumn="1" w:lastColumn="0" w:oddVBand="0" w:evenVBand="0" w:oddHBand="0" w:evenHBand="0" w:firstRowFirstColumn="0" w:firstRowLastColumn="0" w:lastRowFirstColumn="0" w:lastRowLastColumn="0"/>
            <w:tcW w:w="5395" w:type="dxa"/>
          </w:tcPr>
          <w:p w14:paraId="38731434" w14:textId="428C0A40" w:rsidR="004E0C50" w:rsidRPr="004E0C50" w:rsidRDefault="004E0C50" w:rsidP="008968C3">
            <w:pPr>
              <w:rPr>
                <w:b w:val="0"/>
                <w:bCs w:val="0"/>
              </w:rPr>
            </w:pPr>
            <w:proofErr w:type="spellStart"/>
            <w:r>
              <w:rPr>
                <w:b w:val="0"/>
                <w:bCs w:val="0"/>
              </w:rPr>
              <w:t>Ollama</w:t>
            </w:r>
            <w:proofErr w:type="spellEnd"/>
            <w:r>
              <w:rPr>
                <w:b w:val="0"/>
                <w:bCs w:val="0"/>
              </w:rPr>
              <w:t xml:space="preserve">, una solución empaquetada con API compatible con </w:t>
            </w:r>
            <w:proofErr w:type="spellStart"/>
            <w:r>
              <w:rPr>
                <w:b w:val="0"/>
                <w:bCs w:val="0"/>
              </w:rPr>
              <w:t>OpenAI</w:t>
            </w:r>
            <w:proofErr w:type="spellEnd"/>
          </w:p>
        </w:tc>
        <w:tc>
          <w:tcPr>
            <w:tcW w:w="5395" w:type="dxa"/>
          </w:tcPr>
          <w:p w14:paraId="31DAE210" w14:textId="0B44F041" w:rsidR="004E0C50" w:rsidRPr="00950435" w:rsidRDefault="004E0C50" w:rsidP="008968C3">
            <w:pPr>
              <w:cnfStyle w:val="000000000000" w:firstRow="0" w:lastRow="0" w:firstColumn="0" w:lastColumn="0" w:oddVBand="0" w:evenVBand="0" w:oddHBand="0" w:evenHBand="0" w:firstRowFirstColumn="0" w:firstRowLastColumn="0" w:lastRowFirstColumn="0" w:lastRowLastColumn="0"/>
            </w:pPr>
            <w:r>
              <w:rPr>
                <w:b/>
                <w:bCs/>
              </w:rPr>
              <w:t xml:space="preserve">Sin </w:t>
            </w:r>
            <w:proofErr w:type="spellStart"/>
            <w:r>
              <w:rPr>
                <w:b/>
                <w:bCs/>
              </w:rPr>
              <w:t>Ollama</w:t>
            </w:r>
            <w:proofErr w:type="spellEnd"/>
            <w:r>
              <w:rPr>
                <w:b/>
                <w:bCs/>
              </w:rPr>
              <w:t xml:space="preserve">: </w:t>
            </w:r>
            <w:r>
              <w:t xml:space="preserve">usar el </w:t>
            </w:r>
            <w:r w:rsidR="00950435">
              <w:t xml:space="preserve">código de </w:t>
            </w:r>
            <w:proofErr w:type="spellStart"/>
            <w:r w:rsidR="00950435">
              <w:rPr>
                <w:b/>
                <w:bCs/>
              </w:rPr>
              <w:t>Hugging</w:t>
            </w:r>
            <w:proofErr w:type="spellEnd"/>
            <w:r w:rsidR="00950435">
              <w:rPr>
                <w:b/>
                <w:bCs/>
              </w:rPr>
              <w:t xml:space="preserve"> </w:t>
            </w:r>
            <w:proofErr w:type="spellStart"/>
            <w:r w:rsidR="00950435">
              <w:rPr>
                <w:b/>
                <w:bCs/>
              </w:rPr>
              <w:t>Face</w:t>
            </w:r>
            <w:proofErr w:type="spellEnd"/>
            <w:r w:rsidR="00950435">
              <w:rPr>
                <w:b/>
                <w:bCs/>
              </w:rPr>
              <w:t xml:space="preserve"> </w:t>
            </w:r>
            <w:r w:rsidR="00950435">
              <w:t xml:space="preserve">para tener el código de una red neuronal y ejecutarla tu </w:t>
            </w:r>
          </w:p>
        </w:tc>
      </w:tr>
      <w:tr w:rsidR="00950435" w14:paraId="2A6F6172" w14:textId="77777777" w:rsidTr="004E0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D880678" w14:textId="1B582906" w:rsidR="00950435" w:rsidRDefault="00950435" w:rsidP="008968C3">
            <w:pPr>
              <w:rPr>
                <w:b w:val="0"/>
                <w:bCs w:val="0"/>
              </w:rPr>
            </w:pPr>
            <w:r>
              <w:rPr>
                <w:b w:val="0"/>
                <w:bCs w:val="0"/>
              </w:rPr>
              <w:t>APIS en la nube</w:t>
            </w:r>
          </w:p>
        </w:tc>
        <w:tc>
          <w:tcPr>
            <w:tcW w:w="5395" w:type="dxa"/>
          </w:tcPr>
          <w:p w14:paraId="566CE3E3" w14:textId="7738A252" w:rsidR="00950435" w:rsidRPr="00580614" w:rsidRDefault="00580614" w:rsidP="008968C3">
            <w:pPr>
              <w:cnfStyle w:val="000000100000" w:firstRow="0" w:lastRow="0" w:firstColumn="0" w:lastColumn="0" w:oddVBand="0" w:evenVBand="0" w:oddHBand="1" w:evenHBand="0" w:firstRowFirstColumn="0" w:firstRowLastColumn="0" w:lastRowFirstColumn="0" w:lastRowLastColumn="0"/>
            </w:pPr>
            <w:proofErr w:type="spellStart"/>
            <w:r w:rsidRPr="00580614">
              <w:rPr>
                <w:b/>
                <w:bCs/>
              </w:rPr>
              <w:t>GPUs</w:t>
            </w:r>
            <w:proofErr w:type="spellEnd"/>
            <w:r w:rsidRPr="00580614">
              <w:t xml:space="preserve">, con </w:t>
            </w:r>
            <w:r w:rsidRPr="00580614">
              <w:rPr>
                <w:b/>
                <w:bCs/>
              </w:rPr>
              <w:t xml:space="preserve">Google </w:t>
            </w:r>
            <w:proofErr w:type="spellStart"/>
            <w:r w:rsidRPr="00580614">
              <w:rPr>
                <w:b/>
                <w:bCs/>
              </w:rPr>
              <w:t>Colab</w:t>
            </w:r>
            <w:proofErr w:type="spellEnd"/>
            <w:r w:rsidRPr="00580614">
              <w:t xml:space="preserve"> (GPU en la nube, gratis; incluso si tú tienes una, allá hay una más potente)</w:t>
            </w:r>
          </w:p>
        </w:tc>
      </w:tr>
      <w:tr w:rsidR="00580614" w14:paraId="7FB3658A" w14:textId="77777777" w:rsidTr="004E0C50">
        <w:tc>
          <w:tcPr>
            <w:cnfStyle w:val="001000000000" w:firstRow="0" w:lastRow="0" w:firstColumn="1" w:lastColumn="0" w:oddVBand="0" w:evenVBand="0" w:oddHBand="0" w:evenHBand="0" w:firstRowFirstColumn="0" w:firstRowLastColumn="0" w:lastRowFirstColumn="0" w:lastRowLastColumn="0"/>
            <w:tcW w:w="5395" w:type="dxa"/>
          </w:tcPr>
          <w:p w14:paraId="5F6FFF23" w14:textId="7DE049AB" w:rsidR="00580614" w:rsidRDefault="00580614" w:rsidP="008968C3">
            <w:pPr>
              <w:rPr>
                <w:b w:val="0"/>
                <w:bCs w:val="0"/>
              </w:rPr>
            </w:pPr>
            <w:r w:rsidRPr="00580614">
              <w:rPr>
                <w:b w:val="0"/>
                <w:bCs w:val="0"/>
              </w:rPr>
              <w:t xml:space="preserve">Chat </w:t>
            </w:r>
            <w:proofErr w:type="spellStart"/>
            <w:r w:rsidRPr="00580614">
              <w:rPr>
                <w:b w:val="0"/>
                <w:bCs w:val="0"/>
              </w:rPr>
              <w:t>Completions</w:t>
            </w:r>
            <w:proofErr w:type="spellEnd"/>
          </w:p>
        </w:tc>
        <w:tc>
          <w:tcPr>
            <w:tcW w:w="5395" w:type="dxa"/>
          </w:tcPr>
          <w:p w14:paraId="669BBD20" w14:textId="514E7B24" w:rsidR="00580614" w:rsidRPr="00580614" w:rsidRDefault="00580614" w:rsidP="00580614">
            <w:pPr>
              <w:jc w:val="both"/>
              <w:cnfStyle w:val="000000000000" w:firstRow="0" w:lastRow="0" w:firstColumn="0" w:lastColumn="0" w:oddVBand="0" w:evenVBand="0" w:oddHBand="0" w:evenHBand="0" w:firstRowFirstColumn="0" w:firstRowLastColumn="0" w:lastRowFirstColumn="0" w:lastRowLastColumn="0"/>
            </w:pPr>
            <w:proofErr w:type="spellStart"/>
            <w:r>
              <w:t>Tokenizadores</w:t>
            </w:r>
            <w:proofErr w:type="spellEnd"/>
            <w:r>
              <w:t xml:space="preserve">, </w:t>
            </w:r>
            <w:r>
              <w:rPr>
                <w:i/>
                <w:iCs/>
              </w:rPr>
              <w:t xml:space="preserve">pipelines, </w:t>
            </w:r>
            <w:r>
              <w:t xml:space="preserve">Transformers e </w:t>
            </w:r>
            <w:r>
              <w:rPr>
                <w:b/>
                <w:bCs/>
              </w:rPr>
              <w:t xml:space="preserve">inferencia </w:t>
            </w:r>
            <w:r>
              <w:t xml:space="preserve">con modelos abiertos, para </w:t>
            </w:r>
            <w:r>
              <w:rPr>
                <w:b/>
                <w:bCs/>
              </w:rPr>
              <w:t xml:space="preserve">profundizar en el funcionamiento interno </w:t>
            </w:r>
            <w:r>
              <w:t xml:space="preserve">de estas cosas </w:t>
            </w:r>
          </w:p>
        </w:tc>
      </w:tr>
    </w:tbl>
    <w:p w14:paraId="7E04ED69" w14:textId="77777777" w:rsidR="00C63398" w:rsidRDefault="00C63398" w:rsidP="008968C3"/>
    <w:p w14:paraId="6780DC6F" w14:textId="77777777" w:rsidR="000C63A9" w:rsidRPr="000C63A9" w:rsidRDefault="000C63A9" w:rsidP="000C63A9">
      <w:r w:rsidRPr="000C63A9">
        <w:t>El profesor anticipa una semana 3 muy intensa, pero también divertida.</w:t>
      </w:r>
    </w:p>
    <w:p w14:paraId="6A2D2191" w14:textId="77777777" w:rsidR="000C63A9" w:rsidRDefault="000C63A9" w:rsidP="008968C3"/>
    <w:p w14:paraId="0B5E4F2C" w14:textId="77777777" w:rsidR="000C63A9" w:rsidRDefault="000C63A9" w:rsidP="008968C3"/>
    <w:p w14:paraId="4BBA60F3" w14:textId="77777777" w:rsidR="000C63A9" w:rsidRDefault="000C63A9" w:rsidP="008968C3"/>
    <w:p w14:paraId="7B0ABBA5" w14:textId="77777777" w:rsidR="000C63A9" w:rsidRDefault="000C63A9" w:rsidP="008968C3"/>
    <w:p w14:paraId="1B6EFE54" w14:textId="0C1FA965" w:rsidR="000C63A9" w:rsidRDefault="000C63A9">
      <w:r>
        <w:br w:type="page"/>
      </w:r>
    </w:p>
    <w:p w14:paraId="13AB5A3E" w14:textId="75A54FAC" w:rsidR="000C63A9" w:rsidRDefault="000C63A9" w:rsidP="000C63A9">
      <w:pPr>
        <w:pStyle w:val="Ttulo3"/>
        <w:rPr>
          <w:b/>
          <w:bCs/>
          <w:sz w:val="24"/>
          <w:szCs w:val="24"/>
        </w:rPr>
      </w:pPr>
      <w:bookmarkStart w:id="175" w:name="_Toc243791264"/>
      <w:r w:rsidRPr="000B0AF0">
        <w:rPr>
          <w:b/>
          <w:bCs/>
          <w:sz w:val="24"/>
          <w:szCs w:val="24"/>
          <w:highlight w:val="yellow"/>
        </w:rPr>
        <w:lastRenderedPageBreak/>
        <w:t>2.12.</w:t>
      </w:r>
      <w:r w:rsidR="003F24DD">
        <w:rPr>
          <w:b/>
          <w:bCs/>
          <w:sz w:val="24"/>
          <w:szCs w:val="24"/>
          <w:highlight w:val="yellow"/>
        </w:rPr>
        <w:t>7</w:t>
      </w:r>
      <w:r w:rsidRPr="000B0AF0">
        <w:rPr>
          <w:b/>
          <w:bCs/>
          <w:sz w:val="24"/>
          <w:szCs w:val="24"/>
          <w:highlight w:val="yellow"/>
        </w:rPr>
        <w:t>. Video 4: La prueba y Cierre de la semana 2 (Video 4)</w:t>
      </w:r>
      <w:bookmarkEnd w:id="175"/>
    </w:p>
    <w:p w14:paraId="35B2491B" w14:textId="374FAA84" w:rsidR="000C63A9" w:rsidRDefault="00C117D0" w:rsidP="008968C3">
      <w:r>
        <w:t xml:space="preserve">Es un experimento extra, “de la semana que ya </w:t>
      </w:r>
      <w:proofErr w:type="spellStart"/>
      <w:r>
        <w:t>termino</w:t>
      </w:r>
      <w:proofErr w:type="spellEnd"/>
      <w:r>
        <w:t xml:space="preserve">”: </w:t>
      </w:r>
      <w:proofErr w:type="gramStart"/>
      <w:r>
        <w:rPr>
          <w:b/>
          <w:bCs/>
        </w:rPr>
        <w:t>le</w:t>
      </w:r>
      <w:proofErr w:type="gramEnd"/>
      <w:r>
        <w:rPr>
          <w:b/>
          <w:bCs/>
        </w:rPr>
        <w:t xml:space="preserve"> piden a varios modelos de IA que dibujen algo y comparan los dibujos. </w:t>
      </w:r>
      <w:r w:rsidR="00C7566D" w:rsidRPr="00C7566D">
        <w:t xml:space="preserve">Está inspirado en </w:t>
      </w:r>
      <w:proofErr w:type="spellStart"/>
      <w:r w:rsidR="00C7566D" w:rsidRPr="00C7566D">
        <w:t>Simon</w:t>
      </w:r>
      <w:proofErr w:type="spellEnd"/>
      <w:r w:rsidR="00C7566D" w:rsidRPr="00C7566D">
        <w:t xml:space="preserve"> Willison, un escritor técnico con un blog al que le gusta poner a prueba modelos pidiéndoles pelícanos en bicicleta. Es un adelanto de la semana 4, cuando se elige el modelo adecuado para cada tarea.</w:t>
      </w:r>
    </w:p>
    <w:p w14:paraId="39D24365" w14:textId="6284E325" w:rsidR="00C7566D" w:rsidRPr="00C7566D" w:rsidRDefault="00C7566D" w:rsidP="00C7566D">
      <w:pPr>
        <w:pStyle w:val="Ttulo4"/>
        <w:rPr>
          <w:rFonts w:cs="Arial"/>
          <w:b/>
          <w:bCs/>
          <w:i w:val="0"/>
          <w:iCs w:val="0"/>
          <w:sz w:val="24"/>
        </w:rPr>
      </w:pPr>
      <w:r w:rsidRPr="00892629">
        <w:rPr>
          <w:rFonts w:cs="Arial"/>
          <w:b/>
          <w:bCs/>
          <w:i w:val="0"/>
          <w:iCs w:val="0"/>
          <w:sz w:val="24"/>
          <w:highlight w:val="yellow"/>
        </w:rPr>
        <w:t>2.12.7.1 La idea en 3 pasos</w:t>
      </w:r>
      <w:r w:rsidR="00892629" w:rsidRPr="00892629">
        <w:rPr>
          <w:rFonts w:cs="Arial"/>
          <w:b/>
          <w:bCs/>
          <w:i w:val="0"/>
          <w:iCs w:val="0"/>
          <w:sz w:val="24"/>
          <w:highlight w:val="yellow"/>
        </w:rPr>
        <w:t xml:space="preserve"> + ¿Por qué un SVG y no una imagen normal?</w:t>
      </w:r>
    </w:p>
    <w:tbl>
      <w:tblPr>
        <w:tblStyle w:val="Tablaconcuadrcula4-nfasis4"/>
        <w:tblW w:w="0" w:type="auto"/>
        <w:tblLook w:val="04A0" w:firstRow="1" w:lastRow="0" w:firstColumn="1" w:lastColumn="0" w:noHBand="0" w:noVBand="1"/>
      </w:tblPr>
      <w:tblGrid>
        <w:gridCol w:w="1555"/>
        <w:gridCol w:w="9235"/>
      </w:tblGrid>
      <w:tr w:rsidR="008E7CA0" w14:paraId="494A4035" w14:textId="77777777" w:rsidTr="00C60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1317FFC" w14:textId="0BC28366" w:rsidR="008E7CA0" w:rsidRPr="008E7CA0" w:rsidRDefault="008E7CA0" w:rsidP="00C7566D">
            <w:pPr>
              <w:rPr>
                <w:b w:val="0"/>
                <w:bCs w:val="0"/>
              </w:rPr>
            </w:pPr>
            <w:r>
              <w:rPr>
                <w:b w:val="0"/>
                <w:bCs w:val="0"/>
              </w:rPr>
              <w:t>Paso</w:t>
            </w:r>
          </w:p>
        </w:tc>
        <w:tc>
          <w:tcPr>
            <w:tcW w:w="9235" w:type="dxa"/>
          </w:tcPr>
          <w:p w14:paraId="3307B227" w14:textId="0D7B35A8" w:rsidR="008E7CA0" w:rsidRPr="008E7CA0" w:rsidRDefault="008E7CA0" w:rsidP="00C7566D">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pasa</w:t>
            </w:r>
          </w:p>
        </w:tc>
      </w:tr>
      <w:tr w:rsidR="008E7CA0" w14:paraId="02905C6B" w14:textId="77777777" w:rsidTr="00C60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08E1A61" w14:textId="27506AF0" w:rsidR="008E7CA0" w:rsidRDefault="008E7CA0" w:rsidP="00C7566D">
            <w:r>
              <w:t>1</w:t>
            </w:r>
          </w:p>
        </w:tc>
        <w:tc>
          <w:tcPr>
            <w:tcW w:w="9235" w:type="dxa"/>
          </w:tcPr>
          <w:p w14:paraId="2696CF03" w14:textId="7865FFC0" w:rsidR="008E7CA0" w:rsidRDefault="00C608FB" w:rsidP="00C7566D">
            <w:pPr>
              <w:cnfStyle w:val="000000100000" w:firstRow="0" w:lastRow="0" w:firstColumn="0" w:lastColumn="0" w:oddVBand="0" w:evenVBand="0" w:oddHBand="1" w:evenHBand="0" w:firstRowFirstColumn="0" w:firstRowLastColumn="0" w:lastRowFirstColumn="0" w:lastRowLastColumn="0"/>
            </w:pPr>
            <w:r w:rsidRPr="00C608FB">
              <w:t>Le pides un reto de dibujo al modelo: "un panda patinando al trabajo"</w:t>
            </w:r>
          </w:p>
        </w:tc>
      </w:tr>
      <w:tr w:rsidR="008E7CA0" w14:paraId="44CF4224" w14:textId="77777777" w:rsidTr="00C608FB">
        <w:tc>
          <w:tcPr>
            <w:cnfStyle w:val="001000000000" w:firstRow="0" w:lastRow="0" w:firstColumn="1" w:lastColumn="0" w:oddVBand="0" w:evenVBand="0" w:oddHBand="0" w:evenHBand="0" w:firstRowFirstColumn="0" w:firstRowLastColumn="0" w:lastRowFirstColumn="0" w:lastRowLastColumn="0"/>
            <w:tcW w:w="1555" w:type="dxa"/>
          </w:tcPr>
          <w:p w14:paraId="77361C6E" w14:textId="1F76706E" w:rsidR="008E7CA0" w:rsidRDefault="00C608FB" w:rsidP="00C7566D">
            <w:r>
              <w:t>2</w:t>
            </w:r>
          </w:p>
        </w:tc>
        <w:tc>
          <w:tcPr>
            <w:tcW w:w="9235" w:type="dxa"/>
          </w:tcPr>
          <w:p w14:paraId="71EDA491" w14:textId="1656EC93" w:rsidR="008E7CA0" w:rsidRDefault="00C608FB" w:rsidP="00C7566D">
            <w:pPr>
              <w:cnfStyle w:val="000000000000" w:firstRow="0" w:lastRow="0" w:firstColumn="0" w:lastColumn="0" w:oddVBand="0" w:evenVBand="0" w:oddHBand="0" w:evenHBand="0" w:firstRowFirstColumn="0" w:firstRowLastColumn="0" w:lastRowFirstColumn="0" w:lastRowLastColumn="0"/>
            </w:pPr>
            <w:r w:rsidRPr="00C608FB">
              <w:t xml:space="preserve">El modelo responde con un </w:t>
            </w:r>
            <w:r w:rsidRPr="00C608FB">
              <w:rPr>
                <w:b/>
                <w:bCs/>
              </w:rPr>
              <w:t>SVG</w:t>
            </w:r>
            <w:r w:rsidRPr="00C608FB">
              <w:t>: un texto con instrucciones de dibujo</w:t>
            </w:r>
          </w:p>
        </w:tc>
      </w:tr>
      <w:tr w:rsidR="00C608FB" w14:paraId="1862E8B0" w14:textId="77777777" w:rsidTr="00C60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58DD065" w14:textId="2585654E" w:rsidR="00C608FB" w:rsidRDefault="00C608FB" w:rsidP="00C7566D">
            <w:r>
              <w:t>3</w:t>
            </w:r>
          </w:p>
        </w:tc>
        <w:tc>
          <w:tcPr>
            <w:tcW w:w="9235" w:type="dxa"/>
          </w:tcPr>
          <w:p w14:paraId="6C807DB1" w14:textId="75287AB2" w:rsidR="00C608FB" w:rsidRPr="00C608FB" w:rsidRDefault="00C608FB" w:rsidP="00C7566D">
            <w:pPr>
              <w:cnfStyle w:val="000000100000" w:firstRow="0" w:lastRow="0" w:firstColumn="0" w:lastColumn="0" w:oddVBand="0" w:evenVBand="0" w:oddHBand="1" w:evenHBand="0" w:firstRowFirstColumn="0" w:firstRowLastColumn="0" w:lastRowFirstColumn="0" w:lastRowLastColumn="0"/>
            </w:pPr>
            <w:r w:rsidRPr="00C608FB">
              <w:t>Abres ese texto como imagen y ves qué tan bien lo hizo</w:t>
            </w:r>
          </w:p>
        </w:tc>
      </w:tr>
    </w:tbl>
    <w:p w14:paraId="4835CB3A" w14:textId="128944D1" w:rsidR="00C7566D" w:rsidRDefault="00C7566D" w:rsidP="00C7566D"/>
    <w:p w14:paraId="26959647" w14:textId="361F1D5D" w:rsidR="00C608FB" w:rsidRDefault="00C608FB" w:rsidP="00C7566D">
      <w:r>
        <w:t xml:space="preserve">Un SVG es un archivo de imagen que, por dentro, es </w:t>
      </w:r>
      <w:r>
        <w:rPr>
          <w:b/>
          <w:bCs/>
        </w:rPr>
        <w:t xml:space="preserve">texto: </w:t>
      </w:r>
      <w:r>
        <w:t>una lista de formas (</w:t>
      </w:r>
      <w:r w:rsidR="00A20D71">
        <w:t xml:space="preserve">“dibuja un rectángulo aquí, un </w:t>
      </w:r>
      <w:proofErr w:type="spellStart"/>
      <w:r w:rsidR="00A20D71">
        <w:t>circulo</w:t>
      </w:r>
      <w:proofErr w:type="spellEnd"/>
      <w:r w:rsidR="00A20D71">
        <w:t xml:space="preserve"> allá”. Ejemplo:</w:t>
      </w:r>
    </w:p>
    <w:p w14:paraId="04AF96C7" w14:textId="374FBCE6" w:rsidR="00A20D71" w:rsidRDefault="00B701F8" w:rsidP="00C7566D">
      <w:r w:rsidRPr="00B701F8">
        <w:rPr>
          <w:noProof/>
        </w:rPr>
        <w:drawing>
          <wp:inline distT="0" distB="0" distL="0" distR="0" wp14:anchorId="090E8593" wp14:editId="2FD0024B">
            <wp:extent cx="3807883" cy="928534"/>
            <wp:effectExtent l="19050" t="19050" r="21590" b="24130"/>
            <wp:docPr id="573757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57430" name=""/>
                    <pic:cNvPicPr/>
                  </pic:nvPicPr>
                  <pic:blipFill>
                    <a:blip r:embed="rId960"/>
                    <a:stretch>
                      <a:fillRect/>
                    </a:stretch>
                  </pic:blipFill>
                  <pic:spPr>
                    <a:xfrm>
                      <a:off x="0" y="0"/>
                      <a:ext cx="3820697" cy="931659"/>
                    </a:xfrm>
                    <a:prstGeom prst="rect">
                      <a:avLst/>
                    </a:prstGeom>
                    <a:ln w="19050">
                      <a:solidFill>
                        <a:srgbClr val="EE0000"/>
                      </a:solidFill>
                    </a:ln>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B701F8" w14:paraId="06DCB771" w14:textId="77777777" w:rsidTr="00B70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8AA33E1" w14:textId="2325A227" w:rsidR="00B701F8" w:rsidRPr="00B701F8" w:rsidRDefault="00B701F8" w:rsidP="00C7566D">
            <w:pPr>
              <w:rPr>
                <w:b w:val="0"/>
                <w:bCs w:val="0"/>
              </w:rPr>
            </w:pPr>
            <w:r>
              <w:rPr>
                <w:b w:val="0"/>
                <w:bCs w:val="0"/>
              </w:rPr>
              <w:t>Línea</w:t>
            </w:r>
          </w:p>
        </w:tc>
        <w:tc>
          <w:tcPr>
            <w:tcW w:w="5395" w:type="dxa"/>
          </w:tcPr>
          <w:p w14:paraId="24951894" w14:textId="2B9C6766" w:rsidR="00B701F8" w:rsidRPr="00B701F8" w:rsidRDefault="00B701F8" w:rsidP="00C7566D">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Que dibuja </w:t>
            </w:r>
          </w:p>
        </w:tc>
      </w:tr>
      <w:tr w:rsidR="00B701F8" w14:paraId="3770EB87" w14:textId="77777777" w:rsidTr="00B70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C761D13" w14:textId="07C55110" w:rsidR="00B701F8" w:rsidRDefault="00B701F8" w:rsidP="00C7566D">
            <w:r w:rsidRPr="00B701F8">
              <w:t>&lt;</w:t>
            </w:r>
            <w:proofErr w:type="spellStart"/>
            <w:r w:rsidRPr="00B701F8">
              <w:t>rect</w:t>
            </w:r>
            <w:proofErr w:type="spellEnd"/>
            <w:r w:rsidRPr="00B701F8">
              <w:t xml:space="preserve"> x="10" y="10" </w:t>
            </w:r>
            <w:proofErr w:type="spellStart"/>
            <w:r w:rsidRPr="00B701F8">
              <w:t>width</w:t>
            </w:r>
            <w:proofErr w:type="spellEnd"/>
            <w:r w:rsidRPr="00B701F8">
              <w:t xml:space="preserve">="80" </w:t>
            </w:r>
            <w:proofErr w:type="spellStart"/>
            <w:r w:rsidRPr="00B701F8">
              <w:t>height</w:t>
            </w:r>
            <w:proofErr w:type="spellEnd"/>
            <w:r w:rsidRPr="00B701F8">
              <w:t xml:space="preserve">="50" </w:t>
            </w:r>
            <w:proofErr w:type="spellStart"/>
            <w:r w:rsidRPr="00B701F8">
              <w:t>fill</w:t>
            </w:r>
            <w:proofErr w:type="spellEnd"/>
            <w:r w:rsidRPr="00B701F8">
              <w:t>="</w:t>
            </w:r>
            <w:proofErr w:type="spellStart"/>
            <w:r w:rsidRPr="00B701F8">
              <w:t>orange</w:t>
            </w:r>
            <w:proofErr w:type="spellEnd"/>
            <w:r w:rsidRPr="00B701F8">
              <w:t>"/&gt;</w:t>
            </w:r>
          </w:p>
        </w:tc>
        <w:tc>
          <w:tcPr>
            <w:tcW w:w="5395" w:type="dxa"/>
          </w:tcPr>
          <w:p w14:paraId="3A46567E" w14:textId="23B89F4C" w:rsidR="00B701F8" w:rsidRPr="00B701F8" w:rsidRDefault="001A1D66" w:rsidP="00C7566D">
            <w:pPr>
              <w:cnfStyle w:val="000000100000" w:firstRow="0" w:lastRow="0" w:firstColumn="0" w:lastColumn="0" w:oddVBand="0" w:evenVBand="0" w:oddHBand="1" w:evenHBand="0" w:firstRowFirstColumn="0" w:firstRowLastColumn="0" w:lastRowFirstColumn="0" w:lastRowLastColumn="0"/>
            </w:pPr>
            <w:r w:rsidRPr="001A1D66">
              <w:t xml:space="preserve">Un </w:t>
            </w:r>
            <w:r w:rsidRPr="001A1D66">
              <w:rPr>
                <w:b/>
                <w:bCs/>
              </w:rPr>
              <w:t>rectángulo</w:t>
            </w:r>
            <w:r w:rsidRPr="001A1D66">
              <w:t xml:space="preserve"> naranja: esquina en (10, 10), de 80 de ancho y 50 de alto</w:t>
            </w:r>
          </w:p>
        </w:tc>
      </w:tr>
      <w:tr w:rsidR="00B701F8" w14:paraId="5AC0DD8C" w14:textId="77777777" w:rsidTr="00B701F8">
        <w:tc>
          <w:tcPr>
            <w:cnfStyle w:val="001000000000" w:firstRow="0" w:lastRow="0" w:firstColumn="1" w:lastColumn="0" w:oddVBand="0" w:evenVBand="0" w:oddHBand="0" w:evenHBand="0" w:firstRowFirstColumn="0" w:firstRowLastColumn="0" w:lastRowFirstColumn="0" w:lastRowLastColumn="0"/>
            <w:tcW w:w="5395" w:type="dxa"/>
          </w:tcPr>
          <w:p w14:paraId="02086606" w14:textId="0D332556" w:rsidR="00B701F8" w:rsidRDefault="00892629" w:rsidP="00C7566D">
            <w:r w:rsidRPr="00892629">
              <w:t>&lt;</w:t>
            </w:r>
            <w:proofErr w:type="spellStart"/>
            <w:r w:rsidRPr="00892629">
              <w:t>circle</w:t>
            </w:r>
            <w:proofErr w:type="spellEnd"/>
            <w:r w:rsidRPr="00892629">
              <w:t xml:space="preserve"> </w:t>
            </w:r>
            <w:proofErr w:type="spellStart"/>
            <w:r w:rsidRPr="00892629">
              <w:t>cx</w:t>
            </w:r>
            <w:proofErr w:type="spellEnd"/>
            <w:r w:rsidRPr="00892629">
              <w:t xml:space="preserve">="150" </w:t>
            </w:r>
            <w:proofErr w:type="spellStart"/>
            <w:r w:rsidRPr="00892629">
              <w:t>cy</w:t>
            </w:r>
            <w:proofErr w:type="spellEnd"/>
            <w:r w:rsidRPr="00892629">
              <w:t xml:space="preserve">="40" r="30" </w:t>
            </w:r>
            <w:proofErr w:type="spellStart"/>
            <w:r w:rsidRPr="00892629">
              <w:t>fill</w:t>
            </w:r>
            <w:proofErr w:type="spellEnd"/>
            <w:r w:rsidRPr="00892629">
              <w:t>="teal"/&gt;</w:t>
            </w:r>
          </w:p>
        </w:tc>
        <w:tc>
          <w:tcPr>
            <w:tcW w:w="5395" w:type="dxa"/>
          </w:tcPr>
          <w:p w14:paraId="173EAEB4" w14:textId="31A93F98" w:rsidR="00B701F8" w:rsidRPr="00892629" w:rsidRDefault="00892629" w:rsidP="00C7566D">
            <w:pPr>
              <w:cnfStyle w:val="000000000000" w:firstRow="0" w:lastRow="0" w:firstColumn="0" w:lastColumn="0" w:oddVBand="0" w:evenVBand="0" w:oddHBand="0" w:evenHBand="0" w:firstRowFirstColumn="0" w:firstRowLastColumn="0" w:lastRowFirstColumn="0" w:lastRowLastColumn="0"/>
            </w:pPr>
            <w:r>
              <w:t xml:space="preserve">Un </w:t>
            </w:r>
            <w:proofErr w:type="spellStart"/>
            <w:r>
              <w:rPr>
                <w:b/>
                <w:bCs/>
              </w:rPr>
              <w:t>circulo</w:t>
            </w:r>
            <w:proofErr w:type="spellEnd"/>
            <w:r>
              <w:rPr>
                <w:b/>
                <w:bCs/>
              </w:rPr>
              <w:t xml:space="preserve"> </w:t>
            </w:r>
            <w:r>
              <w:t>verde azulado: centro en (150, 40) y radio 30</w:t>
            </w:r>
          </w:p>
        </w:tc>
      </w:tr>
    </w:tbl>
    <w:p w14:paraId="72C76E37" w14:textId="77777777" w:rsidR="00B701F8" w:rsidRDefault="00B701F8" w:rsidP="00C7566D"/>
    <w:p w14:paraId="6CCF5F9A" w14:textId="77777777" w:rsidR="00892629" w:rsidRPr="00996181" w:rsidRDefault="00892629" w:rsidP="00892629">
      <w:pPr>
        <w:rPr>
          <w:b/>
          <w:bCs/>
          <w:sz w:val="24"/>
          <w:szCs w:val="28"/>
        </w:rPr>
      </w:pPr>
      <w:r w:rsidRPr="00996181">
        <w:rPr>
          <w:b/>
          <w:bCs/>
          <w:sz w:val="24"/>
          <w:szCs w:val="28"/>
          <w:highlight w:val="yellow"/>
        </w:rPr>
        <w:t>10.2 ¿Por qué un SVG y no una imagen normal?</w:t>
      </w:r>
    </w:p>
    <w:tbl>
      <w:tblPr>
        <w:tblStyle w:val="Tablaconcuadrcula4-nfasis4"/>
        <w:tblW w:w="0" w:type="auto"/>
        <w:tblLook w:val="04A0" w:firstRow="1" w:lastRow="0" w:firstColumn="1" w:lastColumn="0" w:noHBand="0" w:noVBand="1"/>
      </w:tblPr>
      <w:tblGrid>
        <w:gridCol w:w="3596"/>
        <w:gridCol w:w="3597"/>
        <w:gridCol w:w="3597"/>
      </w:tblGrid>
      <w:tr w:rsidR="00996181" w14:paraId="63DA9E33" w14:textId="77777777" w:rsidTr="009961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9A36FFC" w14:textId="77777777" w:rsidR="00996181" w:rsidRDefault="00996181" w:rsidP="00C7566D"/>
        </w:tc>
        <w:tc>
          <w:tcPr>
            <w:tcW w:w="3597" w:type="dxa"/>
          </w:tcPr>
          <w:p w14:paraId="6E0C0344" w14:textId="295E59AA" w:rsidR="00996181" w:rsidRPr="00996181" w:rsidRDefault="00996181" w:rsidP="00C7566D">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Imagen normal</w:t>
            </w:r>
          </w:p>
        </w:tc>
        <w:tc>
          <w:tcPr>
            <w:tcW w:w="3597" w:type="dxa"/>
          </w:tcPr>
          <w:p w14:paraId="5DE6370C" w14:textId="440F9790" w:rsidR="00996181" w:rsidRPr="00996181" w:rsidRDefault="00996181" w:rsidP="00C7566D">
            <w:pPr>
              <w:cnfStyle w:val="100000000000" w:firstRow="1" w:lastRow="0" w:firstColumn="0" w:lastColumn="0" w:oddVBand="0" w:evenVBand="0" w:oddHBand="0" w:evenHBand="0" w:firstRowFirstColumn="0" w:firstRowLastColumn="0" w:lastRowFirstColumn="0" w:lastRowLastColumn="0"/>
              <w:rPr>
                <w:b w:val="0"/>
                <w:bCs w:val="0"/>
              </w:rPr>
            </w:pPr>
            <w:r w:rsidRPr="00996181">
              <w:rPr>
                <w:b w:val="0"/>
                <w:bCs w:val="0"/>
              </w:rPr>
              <w:t>SVG</w:t>
            </w:r>
          </w:p>
        </w:tc>
      </w:tr>
      <w:tr w:rsidR="00996181" w14:paraId="1B6BC794" w14:textId="77777777" w:rsidTr="00996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4F3F85F" w14:textId="08596D21" w:rsidR="00996181" w:rsidRPr="00996181" w:rsidRDefault="00996181" w:rsidP="00C7566D">
            <w:pPr>
              <w:rPr>
                <w:b w:val="0"/>
                <w:bCs w:val="0"/>
              </w:rPr>
            </w:pPr>
            <w:r w:rsidRPr="00996181">
              <w:rPr>
                <w:b w:val="0"/>
                <w:bCs w:val="0"/>
              </w:rPr>
              <w:t>Quién la genera</w:t>
            </w:r>
          </w:p>
        </w:tc>
        <w:tc>
          <w:tcPr>
            <w:tcW w:w="3597" w:type="dxa"/>
          </w:tcPr>
          <w:p w14:paraId="2E8C394B" w14:textId="408080BF" w:rsidR="00996181" w:rsidRDefault="00C10DAA" w:rsidP="00C7566D">
            <w:pPr>
              <w:cnfStyle w:val="000000100000" w:firstRow="0" w:lastRow="0" w:firstColumn="0" w:lastColumn="0" w:oddVBand="0" w:evenVBand="0" w:oddHBand="1" w:evenHBand="0" w:firstRowFirstColumn="0" w:firstRowLastColumn="0" w:lastRowFirstColumn="0" w:lastRowLastColumn="0"/>
            </w:pPr>
            <w:r w:rsidRPr="00C10DAA">
              <w:t xml:space="preserve">Un modelo especial de imágenes (como Stable </w:t>
            </w:r>
            <w:proofErr w:type="spellStart"/>
            <w:r w:rsidRPr="00C10DAA">
              <w:t>Diffusion</w:t>
            </w:r>
            <w:proofErr w:type="spellEnd"/>
            <w:r w:rsidRPr="00C10DAA">
              <w:t xml:space="preserve"> en tu notebook)</w:t>
            </w:r>
          </w:p>
        </w:tc>
        <w:tc>
          <w:tcPr>
            <w:tcW w:w="3597" w:type="dxa"/>
          </w:tcPr>
          <w:p w14:paraId="547EB17C" w14:textId="78A08873" w:rsidR="00996181" w:rsidRDefault="00C10DAA" w:rsidP="00C7566D">
            <w:pPr>
              <w:cnfStyle w:val="000000100000" w:firstRow="0" w:lastRow="0" w:firstColumn="0" w:lastColumn="0" w:oddVBand="0" w:evenVBand="0" w:oddHBand="1" w:evenHBand="0" w:firstRowFirstColumn="0" w:firstRowLastColumn="0" w:lastRowFirstColumn="0" w:lastRowLastColumn="0"/>
            </w:pPr>
            <w:r w:rsidRPr="00C10DAA">
              <w:t xml:space="preserve">Un </w:t>
            </w:r>
            <w:r w:rsidRPr="00C10DAA">
              <w:rPr>
                <w:b/>
                <w:bCs/>
              </w:rPr>
              <w:t>modelo de texto</w:t>
            </w:r>
            <w:r w:rsidRPr="00C10DAA">
              <w:t>, el mismo que usas para el chat</w:t>
            </w:r>
          </w:p>
        </w:tc>
      </w:tr>
      <w:tr w:rsidR="00996181" w14:paraId="1BC44597" w14:textId="77777777" w:rsidTr="00996181">
        <w:tc>
          <w:tcPr>
            <w:cnfStyle w:val="001000000000" w:firstRow="0" w:lastRow="0" w:firstColumn="1" w:lastColumn="0" w:oddVBand="0" w:evenVBand="0" w:oddHBand="0" w:evenHBand="0" w:firstRowFirstColumn="0" w:firstRowLastColumn="0" w:lastRowFirstColumn="0" w:lastRowLastColumn="0"/>
            <w:tcW w:w="3596" w:type="dxa"/>
          </w:tcPr>
          <w:p w14:paraId="10D430F7" w14:textId="18255172" w:rsidR="00996181" w:rsidRPr="00C10DAA" w:rsidRDefault="00C10DAA" w:rsidP="00C7566D">
            <w:pPr>
              <w:rPr>
                <w:b w:val="0"/>
                <w:bCs w:val="0"/>
              </w:rPr>
            </w:pPr>
            <w:r w:rsidRPr="00C10DAA">
              <w:rPr>
                <w:b w:val="0"/>
                <w:bCs w:val="0"/>
              </w:rPr>
              <w:t>Qué tiene que hacer</w:t>
            </w:r>
          </w:p>
        </w:tc>
        <w:tc>
          <w:tcPr>
            <w:tcW w:w="3597" w:type="dxa"/>
          </w:tcPr>
          <w:p w14:paraId="3767300C" w14:textId="69F1ECF3" w:rsidR="00996181" w:rsidRDefault="00C10DAA" w:rsidP="00C7566D">
            <w:pPr>
              <w:cnfStyle w:val="000000000000" w:firstRow="0" w:lastRow="0" w:firstColumn="0" w:lastColumn="0" w:oddVBand="0" w:evenVBand="0" w:oddHBand="0" w:evenHBand="0" w:firstRowFirstColumn="0" w:firstRowLastColumn="0" w:lastRowFirstColumn="0" w:lastRowLastColumn="0"/>
            </w:pPr>
            <w:r w:rsidRPr="00C10DAA">
              <w:t>Convertir ruido en una imagen</w:t>
            </w:r>
          </w:p>
        </w:tc>
        <w:tc>
          <w:tcPr>
            <w:tcW w:w="3597" w:type="dxa"/>
          </w:tcPr>
          <w:p w14:paraId="0CAB1EAB" w14:textId="6FE0CB87" w:rsidR="00996181" w:rsidRDefault="00C10DAA" w:rsidP="00C7566D">
            <w:pPr>
              <w:cnfStyle w:val="000000000000" w:firstRow="0" w:lastRow="0" w:firstColumn="0" w:lastColumn="0" w:oddVBand="0" w:evenVBand="0" w:oddHBand="0" w:evenHBand="0" w:firstRowFirstColumn="0" w:firstRowLastColumn="0" w:lastRowFirstColumn="0" w:lastRowLastColumn="0"/>
            </w:pPr>
            <w:r w:rsidRPr="00C10DAA">
              <w:rPr>
                <w:b/>
                <w:bCs/>
              </w:rPr>
              <w:t>Pensar</w:t>
            </w:r>
            <w:r w:rsidRPr="00C10DAA">
              <w:t xml:space="preserve"> cómo armar el dibujo con formas: dónde va la cabeza, las orejas, el skate</w:t>
            </w:r>
          </w:p>
        </w:tc>
      </w:tr>
    </w:tbl>
    <w:p w14:paraId="006C33EB" w14:textId="77777777" w:rsidR="00892629" w:rsidRDefault="00892629" w:rsidP="00C7566D"/>
    <w:tbl>
      <w:tblPr>
        <w:tblStyle w:val="Tablaconcuadrcula"/>
        <w:tblW w:w="0" w:type="auto"/>
        <w:tblLook w:val="04A0" w:firstRow="1" w:lastRow="0" w:firstColumn="1" w:lastColumn="0" w:noHBand="0" w:noVBand="1"/>
      </w:tblPr>
      <w:tblGrid>
        <w:gridCol w:w="10790"/>
      </w:tblGrid>
      <w:tr w:rsidR="00832F24" w14:paraId="632919D4" w14:textId="77777777" w:rsidTr="00832F24">
        <w:tc>
          <w:tcPr>
            <w:tcW w:w="10790" w:type="dxa"/>
          </w:tcPr>
          <w:p w14:paraId="369F4D38" w14:textId="18DC001B" w:rsidR="00832F24" w:rsidRDefault="00766270" w:rsidP="00C7566D">
            <w:r w:rsidRPr="00766270">
              <w:rPr>
                <w:noProof/>
              </w:rPr>
              <w:drawing>
                <wp:inline distT="0" distB="0" distL="0" distR="0" wp14:anchorId="4AFCDA7C" wp14:editId="3E08E380">
                  <wp:extent cx="4122777" cy="472481"/>
                  <wp:effectExtent l="38100" t="38100" r="30480" b="41910"/>
                  <wp:docPr id="1084637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37511" name=""/>
                          <pic:cNvPicPr/>
                        </pic:nvPicPr>
                        <pic:blipFill>
                          <a:blip r:embed="rId961"/>
                          <a:stretch>
                            <a:fillRect/>
                          </a:stretch>
                        </pic:blipFill>
                        <pic:spPr>
                          <a:xfrm>
                            <a:off x="0" y="0"/>
                            <a:ext cx="4122777" cy="472481"/>
                          </a:xfrm>
                          <a:prstGeom prst="rect">
                            <a:avLst/>
                          </a:prstGeom>
                          <a:ln w="28575">
                            <a:solidFill>
                              <a:schemeClr val="tx1"/>
                            </a:solidFill>
                          </a:ln>
                        </pic:spPr>
                      </pic:pic>
                    </a:graphicData>
                  </a:graphic>
                </wp:inline>
              </w:drawing>
            </w:r>
          </w:p>
          <w:p w14:paraId="07905E6B" w14:textId="5AA5AB15" w:rsidR="00832F24" w:rsidRDefault="00D9159A" w:rsidP="00C7566D">
            <w:pPr>
              <w:rPr>
                <w:b/>
                <w:bCs/>
              </w:rPr>
            </w:pPr>
            <w:r w:rsidRPr="00D9159A">
              <w:t xml:space="preserve">Un modelo de imágenes como Stable </w:t>
            </w:r>
            <w:proofErr w:type="spellStart"/>
            <w:r w:rsidRPr="00D9159A">
              <w:t>Diffusion</w:t>
            </w:r>
            <w:proofErr w:type="spellEnd"/>
            <w:r>
              <w:t xml:space="preserve"> </w:t>
            </w:r>
            <w:r>
              <w:rPr>
                <w:b/>
                <w:bCs/>
              </w:rPr>
              <w:t>empieza con una imagen de puro ruido y la va limpiando paso a paso hasta que aparece tu dibujo.</w:t>
            </w:r>
          </w:p>
          <w:p w14:paraId="606E0F83" w14:textId="54311C15" w:rsidR="00D9159A" w:rsidRPr="000C7CDC" w:rsidRDefault="00D9159A" w:rsidP="002E5EA8">
            <w:pPr>
              <w:pStyle w:val="Prrafodelista"/>
              <w:numPr>
                <w:ilvl w:val="0"/>
                <w:numId w:val="40"/>
              </w:numPr>
              <w:rPr>
                <w:b/>
                <w:bCs/>
              </w:rPr>
            </w:pPr>
            <w:r>
              <w:rPr>
                <w:b/>
                <w:bCs/>
              </w:rPr>
              <w:t xml:space="preserve">Ruido: </w:t>
            </w:r>
            <w:r w:rsidR="000C7CDC">
              <w:t>Una imagen con puntos de colores al azar, como la estática de una tele sin señal</w:t>
            </w:r>
          </w:p>
          <w:p w14:paraId="11E8611B" w14:textId="77777777" w:rsidR="002E5EA8" w:rsidRPr="002E5EA8" w:rsidRDefault="002E5EA8" w:rsidP="002E5EA8">
            <w:pPr>
              <w:numPr>
                <w:ilvl w:val="0"/>
                <w:numId w:val="40"/>
              </w:numPr>
              <w:spacing w:before="100" w:beforeAutospacing="1" w:after="100" w:afterAutospacing="1"/>
              <w:rPr>
                <w:rFonts w:eastAsia="Times New Roman" w:cs="Arial"/>
                <w:kern w:val="0"/>
                <w:szCs w:val="22"/>
                <w:lang w:eastAsia="es-CL"/>
                <w14:ligatures w14:val="none"/>
              </w:rPr>
            </w:pPr>
            <w:r w:rsidRPr="002E5EA8">
              <w:rPr>
                <w:rFonts w:eastAsia="Times New Roman" w:cs="Arial"/>
                <w:b/>
                <w:bCs/>
                <w:kern w:val="0"/>
                <w:szCs w:val="22"/>
                <w:lang w:eastAsia="es-CL"/>
                <w14:ligatures w14:val="none"/>
              </w:rPr>
              <w:t>Cada paso:</w:t>
            </w:r>
            <w:r w:rsidRPr="002E5EA8">
              <w:rPr>
                <w:rFonts w:eastAsia="Times New Roman" w:cs="Arial"/>
                <w:kern w:val="0"/>
                <w:szCs w:val="22"/>
                <w:lang w:eastAsia="es-CL"/>
                <w14:ligatures w14:val="none"/>
              </w:rPr>
              <w:t xml:space="preserve"> el modelo quita un poco de ese ruido, guiándose por tu texto (por ejemplo “Londres, estilo pop art”).</w:t>
            </w:r>
          </w:p>
          <w:p w14:paraId="1AE1FAF0" w14:textId="77777777" w:rsidR="002E5EA8" w:rsidRDefault="002E5EA8" w:rsidP="002E5EA8">
            <w:pPr>
              <w:numPr>
                <w:ilvl w:val="0"/>
                <w:numId w:val="40"/>
              </w:numPr>
              <w:spacing w:before="100" w:beforeAutospacing="1" w:after="100" w:afterAutospacing="1"/>
              <w:rPr>
                <w:rFonts w:eastAsia="Times New Roman" w:cs="Arial"/>
                <w:kern w:val="0"/>
                <w:szCs w:val="22"/>
                <w:lang w:eastAsia="es-CL"/>
                <w14:ligatures w14:val="none"/>
              </w:rPr>
            </w:pPr>
            <w:r w:rsidRPr="002E5EA8">
              <w:rPr>
                <w:rFonts w:eastAsia="Times New Roman" w:cs="Arial"/>
                <w:b/>
                <w:bCs/>
                <w:kern w:val="0"/>
                <w:szCs w:val="22"/>
                <w:lang w:eastAsia="es-CL"/>
                <w14:ligatures w14:val="none"/>
              </w:rPr>
              <w:t>Después de varios pasos:</w:t>
            </w:r>
            <w:r w:rsidRPr="002E5EA8">
              <w:rPr>
                <w:rFonts w:eastAsia="Times New Roman" w:cs="Arial"/>
                <w:kern w:val="0"/>
                <w:szCs w:val="22"/>
                <w:lang w:eastAsia="es-CL"/>
                <w14:ligatures w14:val="none"/>
              </w:rPr>
              <w:t xml:space="preserve"> el ruido se fue ordenando hasta formar la imagen.</w:t>
            </w:r>
          </w:p>
          <w:p w14:paraId="44D965F4" w14:textId="7336C72D" w:rsidR="00832F24" w:rsidRPr="000948D7" w:rsidRDefault="00BF0804" w:rsidP="000948D7">
            <w:pPr>
              <w:spacing w:before="100" w:beforeAutospacing="1" w:after="100" w:afterAutospacing="1"/>
              <w:rPr>
                <w:rFonts w:eastAsia="Times New Roman" w:cs="Arial"/>
                <w:kern w:val="0"/>
                <w:szCs w:val="22"/>
                <w:lang w:eastAsia="es-CL"/>
                <w14:ligatures w14:val="none"/>
              </w:rPr>
            </w:pPr>
            <w:r w:rsidRPr="00BF0804">
              <w:rPr>
                <w:rFonts w:eastAsia="Times New Roman" w:cs="Arial"/>
                <w:kern w:val="0"/>
                <w:szCs w:val="22"/>
                <w:lang w:eastAsia="es-CL"/>
                <w14:ligatures w14:val="none"/>
              </w:rPr>
              <w:t xml:space="preserve">Son los </w:t>
            </w:r>
            <w:proofErr w:type="spellStart"/>
            <w:r w:rsidRPr="00BF0804">
              <w:rPr>
                <w:rFonts w:eastAsia="Times New Roman" w:cs="Arial"/>
                <w:b/>
                <w:bCs/>
                <w:kern w:val="0"/>
                <w:szCs w:val="22"/>
                <w:lang w:eastAsia="es-CL"/>
                <w14:ligatures w14:val="none"/>
              </w:rPr>
              <w:t>num_inference_steps</w:t>
            </w:r>
            <w:proofErr w:type="spellEnd"/>
            <w:r w:rsidRPr="00BF0804">
              <w:rPr>
                <w:rFonts w:eastAsia="Times New Roman" w:cs="Arial"/>
                <w:b/>
                <w:bCs/>
                <w:kern w:val="0"/>
                <w:szCs w:val="22"/>
                <w:lang w:eastAsia="es-CL"/>
                <w14:ligatures w14:val="none"/>
              </w:rPr>
              <w:t>=25</w:t>
            </w:r>
            <w:r w:rsidRPr="00BF0804">
              <w:rPr>
                <w:rFonts w:eastAsia="Times New Roman" w:cs="Arial"/>
                <w:kern w:val="0"/>
                <w:szCs w:val="22"/>
                <w:lang w:eastAsia="es-CL"/>
                <w14:ligatures w14:val="none"/>
              </w:rPr>
              <w:t xml:space="preserve"> de tu celda: 25 pasos de limpieza.</w:t>
            </w:r>
            <w:r>
              <w:rPr>
                <w:rFonts w:eastAsia="Times New Roman" w:cs="Arial"/>
                <w:kern w:val="0"/>
                <w:szCs w:val="22"/>
                <w:lang w:eastAsia="es-CL"/>
                <w14:ligatures w14:val="none"/>
              </w:rPr>
              <w:br/>
            </w:r>
            <w:r w:rsidRPr="00BF0804">
              <w:rPr>
                <w:rFonts w:eastAsia="Times New Roman" w:cs="Arial"/>
                <w:kern w:val="0"/>
                <w:szCs w:val="22"/>
                <w:lang w:eastAsia="es-CL"/>
                <w14:ligatures w14:val="none"/>
              </w:rPr>
              <w:t xml:space="preserve">Un SVG funciona al revés: el modelo no limpia ruido, </w:t>
            </w:r>
            <w:r w:rsidRPr="00BF0804">
              <w:rPr>
                <w:rFonts w:eastAsia="Times New Roman" w:cs="Arial"/>
                <w:b/>
                <w:bCs/>
                <w:kern w:val="0"/>
                <w:szCs w:val="22"/>
                <w:lang w:eastAsia="es-CL"/>
                <w14:ligatures w14:val="none"/>
              </w:rPr>
              <w:t>escribe a mano</w:t>
            </w:r>
            <w:r w:rsidRPr="00BF0804">
              <w:rPr>
                <w:rFonts w:eastAsia="Times New Roman" w:cs="Arial"/>
                <w:kern w:val="0"/>
                <w:szCs w:val="22"/>
                <w:lang w:eastAsia="es-CL"/>
                <w14:ligatures w14:val="none"/>
              </w:rPr>
              <w:t xml:space="preserve"> las formas del dibujo.</w:t>
            </w:r>
          </w:p>
        </w:tc>
      </w:tr>
    </w:tbl>
    <w:p w14:paraId="5F8D4440" w14:textId="0F43C7B4" w:rsidR="000948D7" w:rsidRDefault="000948D7" w:rsidP="00C7566D">
      <w:r>
        <w:t xml:space="preserve">Por eso, según el profesor, pedir un SVG mide </w:t>
      </w:r>
      <w:r>
        <w:rPr>
          <w:b/>
          <w:bCs/>
        </w:rPr>
        <w:t xml:space="preserve">que tan bien razona </w:t>
      </w:r>
      <w:r>
        <w:t>un modelo que tan bueno es un generador de imágenes. (Los modelos de difusión, de hecho, los verán en la semana 3).</w:t>
      </w:r>
    </w:p>
    <w:p w14:paraId="2E9AA4DA" w14:textId="3C4B949B" w:rsidR="00DF20D6" w:rsidRDefault="00DF20D6" w:rsidP="00DF20D6">
      <w:pPr>
        <w:pStyle w:val="Ttulo4"/>
        <w:rPr>
          <w:rFonts w:cs="Arial"/>
          <w:b/>
          <w:bCs/>
          <w:i w:val="0"/>
          <w:iCs w:val="0"/>
          <w:sz w:val="24"/>
        </w:rPr>
      </w:pPr>
      <w:r w:rsidRPr="005F30DF">
        <w:rPr>
          <w:rFonts w:cs="Arial"/>
          <w:b/>
          <w:bCs/>
          <w:i w:val="0"/>
          <w:iCs w:val="0"/>
          <w:sz w:val="24"/>
          <w:highlight w:val="yellow"/>
        </w:rPr>
        <w:lastRenderedPageBreak/>
        <w:t>2.12.7.</w:t>
      </w:r>
      <w:r w:rsidR="00A552EE" w:rsidRPr="005F30DF">
        <w:rPr>
          <w:rFonts w:cs="Arial"/>
          <w:b/>
          <w:bCs/>
          <w:i w:val="0"/>
          <w:iCs w:val="0"/>
          <w:sz w:val="24"/>
          <w:highlight w:val="yellow"/>
        </w:rPr>
        <w:t>2 Hazlo tú, con tu cliente de Gemini</w:t>
      </w:r>
    </w:p>
    <w:p w14:paraId="3813ECE3" w14:textId="77777777" w:rsidR="000F19E9" w:rsidRPr="000F19E9" w:rsidRDefault="000F19E9" w:rsidP="000F19E9">
      <w:r w:rsidRPr="000F19E9">
        <w:t xml:space="preserve">No necesitas </w:t>
      </w:r>
      <w:proofErr w:type="spellStart"/>
      <w:r w:rsidRPr="000F19E9">
        <w:t>OpenRouter</w:t>
      </w:r>
      <w:proofErr w:type="spellEnd"/>
      <w:r w:rsidRPr="000F19E9">
        <w:t xml:space="preserve">: sirve el mismo </w:t>
      </w:r>
      <w:r w:rsidRPr="000F19E9">
        <w:rPr>
          <w:b/>
          <w:bCs/>
        </w:rPr>
        <w:t>gemini-3.1-</w:t>
      </w:r>
      <w:proofErr w:type="gramStart"/>
      <w:r w:rsidRPr="000F19E9">
        <w:rPr>
          <w:b/>
          <w:bCs/>
        </w:rPr>
        <w:t>flash</w:t>
      </w:r>
      <w:proofErr w:type="gramEnd"/>
      <w:r w:rsidRPr="000F19E9">
        <w:rPr>
          <w:b/>
          <w:bCs/>
        </w:rPr>
        <w:t>-lite</w:t>
      </w:r>
      <w:r w:rsidRPr="000F19E9">
        <w:t xml:space="preserve"> que usas para el chat. Son 3 celdas, en este orden. La celda 2 incluye </w:t>
      </w:r>
      <w:proofErr w:type="spellStart"/>
      <w:r w:rsidRPr="000F19E9">
        <w:rPr>
          <w:b/>
          <w:bCs/>
        </w:rPr>
        <w:t>reveal</w:t>
      </w:r>
      <w:proofErr w:type="spellEnd"/>
      <w:r w:rsidRPr="000F19E9">
        <w:t xml:space="preserve">, el </w:t>
      </w:r>
      <w:proofErr w:type="spellStart"/>
      <w:r w:rsidRPr="000F19E9">
        <w:rPr>
          <w:i/>
          <w:iCs/>
        </w:rPr>
        <w:t>revealer</w:t>
      </w:r>
      <w:proofErr w:type="spellEnd"/>
      <w:r w:rsidRPr="000F19E9">
        <w:t xml:space="preserve"> del profesor, que dibuja el SVG forma por forma.</w:t>
      </w:r>
    </w:p>
    <w:p w14:paraId="419B8101" w14:textId="446E8D9A" w:rsidR="00A552EE" w:rsidRPr="0017693D" w:rsidRDefault="00DE2E3C" w:rsidP="00A552EE">
      <w:pPr>
        <w:rPr>
          <w:b/>
          <w:bCs/>
          <w:sz w:val="24"/>
          <w:szCs w:val="28"/>
        </w:rPr>
      </w:pPr>
      <w:r w:rsidRPr="0017693D">
        <w:rPr>
          <w:b/>
          <w:bCs/>
          <w:sz w:val="24"/>
          <w:szCs w:val="28"/>
          <w:highlight w:val="yellow"/>
        </w:rPr>
        <w:t>Celda 1:</w:t>
      </w:r>
      <w:r w:rsidR="00367C9F" w:rsidRPr="0017693D">
        <w:rPr>
          <w:sz w:val="24"/>
          <w:szCs w:val="28"/>
          <w:highlight w:val="yellow"/>
        </w:rPr>
        <w:t xml:space="preserve"> el cliente y el reto (lo único nuevo es el </w:t>
      </w:r>
      <w:proofErr w:type="spellStart"/>
      <w:r w:rsidR="00367C9F" w:rsidRPr="0017693D">
        <w:rPr>
          <w:b/>
          <w:bCs/>
          <w:sz w:val="24"/>
          <w:szCs w:val="28"/>
          <w:highlight w:val="yellow"/>
        </w:rPr>
        <w:t>import</w:t>
      </w:r>
      <w:proofErr w:type="spellEnd"/>
      <w:r w:rsidR="00367C9F" w:rsidRPr="0017693D">
        <w:rPr>
          <w:b/>
          <w:bCs/>
          <w:sz w:val="24"/>
          <w:szCs w:val="28"/>
          <w:highlight w:val="yellow"/>
        </w:rPr>
        <w:t xml:space="preserve"> </w:t>
      </w:r>
      <w:proofErr w:type="spellStart"/>
      <w:proofErr w:type="gramStart"/>
      <w:r w:rsidR="00367C9F" w:rsidRPr="0017693D">
        <w:rPr>
          <w:b/>
          <w:bCs/>
          <w:sz w:val="24"/>
          <w:szCs w:val="28"/>
          <w:highlight w:val="yellow"/>
        </w:rPr>
        <w:t>xml.etree</w:t>
      </w:r>
      <w:proofErr w:type="gramEnd"/>
      <w:r w:rsidR="00367C9F" w:rsidRPr="0017693D">
        <w:rPr>
          <w:b/>
          <w:bCs/>
          <w:sz w:val="24"/>
          <w:szCs w:val="28"/>
          <w:highlight w:val="yellow"/>
        </w:rPr>
        <w:t>.ElementTree</w:t>
      </w:r>
      <w:proofErr w:type="spellEnd"/>
      <w:r w:rsidR="00367C9F" w:rsidRPr="0017693D">
        <w:rPr>
          <w:b/>
          <w:bCs/>
          <w:sz w:val="24"/>
          <w:szCs w:val="28"/>
          <w:highlight w:val="yellow"/>
        </w:rPr>
        <w:t xml:space="preserve"> as ET).</w:t>
      </w:r>
    </w:p>
    <w:p w14:paraId="5D193C1C" w14:textId="64C98C89" w:rsidR="000948D7" w:rsidRDefault="006473BD" w:rsidP="00C7566D">
      <w:r w:rsidRPr="006473BD">
        <w:rPr>
          <w:noProof/>
        </w:rPr>
        <w:drawing>
          <wp:inline distT="0" distB="0" distL="0" distR="0" wp14:anchorId="23216360" wp14:editId="245D358B">
            <wp:extent cx="3989070" cy="2356941"/>
            <wp:effectExtent l="19050" t="19050" r="11430" b="24765"/>
            <wp:docPr id="930956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56403" name=""/>
                    <pic:cNvPicPr/>
                  </pic:nvPicPr>
                  <pic:blipFill>
                    <a:blip r:embed="rId962"/>
                    <a:stretch>
                      <a:fillRect/>
                    </a:stretch>
                  </pic:blipFill>
                  <pic:spPr>
                    <a:xfrm>
                      <a:off x="0" y="0"/>
                      <a:ext cx="3998215" cy="2362344"/>
                    </a:xfrm>
                    <a:prstGeom prst="rect">
                      <a:avLst/>
                    </a:prstGeom>
                    <a:ln w="19050">
                      <a:solidFill>
                        <a:srgbClr val="EE0000"/>
                      </a:solidFill>
                    </a:ln>
                  </pic:spPr>
                </pic:pic>
              </a:graphicData>
            </a:graphic>
          </wp:inline>
        </w:drawing>
      </w:r>
    </w:p>
    <w:p w14:paraId="2FCDEA5B" w14:textId="77777777" w:rsidR="00503EB6" w:rsidRPr="00503EB6" w:rsidRDefault="00503EB6" w:rsidP="00503EB6">
      <w:r w:rsidRPr="00503EB6">
        <w:t xml:space="preserve">Esta celda </w:t>
      </w:r>
      <w:r w:rsidRPr="00503EB6">
        <w:rPr>
          <w:b/>
          <w:bCs/>
        </w:rPr>
        <w:t>prepara las herramientas y deja listo el pedido</w:t>
      </w:r>
      <w:r w:rsidRPr="00503EB6">
        <w:t xml:space="preserve"> que se le hará al modelo: importa las librerías, crea el cliente de Gemini y arma el texto del reto.</w:t>
      </w:r>
    </w:p>
    <w:p w14:paraId="4CD9BD12" w14:textId="4F2A29D3" w:rsidR="00E9092D" w:rsidRDefault="00E9092D" w:rsidP="00C7566D">
      <w:r w:rsidRPr="00E9092D">
        <w:rPr>
          <w:noProof/>
        </w:rPr>
        <w:drawing>
          <wp:inline distT="0" distB="0" distL="0" distR="0" wp14:anchorId="0EBACBB3" wp14:editId="1E036A67">
            <wp:extent cx="4511040" cy="2521588"/>
            <wp:effectExtent l="0" t="0" r="3810" b="0"/>
            <wp:docPr id="1509185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85424" name=""/>
                    <pic:cNvPicPr/>
                  </pic:nvPicPr>
                  <pic:blipFill>
                    <a:blip r:embed="rId963"/>
                    <a:stretch>
                      <a:fillRect/>
                    </a:stretch>
                  </pic:blipFill>
                  <pic:spPr>
                    <a:xfrm>
                      <a:off x="0" y="0"/>
                      <a:ext cx="4519182" cy="2526139"/>
                    </a:xfrm>
                    <a:prstGeom prst="rect">
                      <a:avLst/>
                    </a:prstGeom>
                  </pic:spPr>
                </pic:pic>
              </a:graphicData>
            </a:graphic>
          </wp:inline>
        </w:drawing>
      </w:r>
      <w:r w:rsidR="0098419D" w:rsidRPr="0098419D">
        <w:rPr>
          <w:noProof/>
        </w:rPr>
        <w:drawing>
          <wp:inline distT="0" distB="0" distL="0" distR="0" wp14:anchorId="1D0C3738" wp14:editId="121DDE5F">
            <wp:extent cx="4419600" cy="2364077"/>
            <wp:effectExtent l="0" t="0" r="0" b="0"/>
            <wp:docPr id="570541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41363" name=""/>
                    <pic:cNvPicPr/>
                  </pic:nvPicPr>
                  <pic:blipFill>
                    <a:blip r:embed="rId964"/>
                    <a:stretch>
                      <a:fillRect/>
                    </a:stretch>
                  </pic:blipFill>
                  <pic:spPr>
                    <a:xfrm>
                      <a:off x="0" y="0"/>
                      <a:ext cx="4431263" cy="2370316"/>
                    </a:xfrm>
                    <a:prstGeom prst="rect">
                      <a:avLst/>
                    </a:prstGeom>
                  </pic:spPr>
                </pic:pic>
              </a:graphicData>
            </a:graphic>
          </wp:inline>
        </w:drawing>
      </w:r>
    </w:p>
    <w:p w14:paraId="5E69BE94" w14:textId="228E1782" w:rsidR="0098419D" w:rsidRDefault="0098419D" w:rsidP="00C7566D">
      <w:r w:rsidRPr="0098419D">
        <w:rPr>
          <w:noProof/>
        </w:rPr>
        <w:lastRenderedPageBreak/>
        <w:drawing>
          <wp:inline distT="0" distB="0" distL="0" distR="0" wp14:anchorId="4028A02E" wp14:editId="03FA1593">
            <wp:extent cx="4229100" cy="2068735"/>
            <wp:effectExtent l="0" t="0" r="0" b="8255"/>
            <wp:docPr id="1137868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68224" name=""/>
                    <pic:cNvPicPr/>
                  </pic:nvPicPr>
                  <pic:blipFill>
                    <a:blip r:embed="rId965"/>
                    <a:stretch>
                      <a:fillRect/>
                    </a:stretch>
                  </pic:blipFill>
                  <pic:spPr>
                    <a:xfrm>
                      <a:off x="0" y="0"/>
                      <a:ext cx="4238572" cy="2073368"/>
                    </a:xfrm>
                    <a:prstGeom prst="rect">
                      <a:avLst/>
                    </a:prstGeom>
                  </pic:spPr>
                </pic:pic>
              </a:graphicData>
            </a:graphic>
          </wp:inline>
        </w:drawing>
      </w:r>
    </w:p>
    <w:p w14:paraId="07DA082A" w14:textId="77777777" w:rsidR="00367C9F" w:rsidRDefault="00367C9F" w:rsidP="00C7566D"/>
    <w:p w14:paraId="33DEE773" w14:textId="77777777" w:rsidR="00E90F38" w:rsidRPr="00E90F38" w:rsidRDefault="00E90F38" w:rsidP="00E90F38">
      <w:pPr>
        <w:rPr>
          <w:sz w:val="24"/>
          <w:szCs w:val="28"/>
        </w:rPr>
      </w:pPr>
      <w:r w:rsidRPr="00E90F38">
        <w:rPr>
          <w:b/>
          <w:bCs/>
          <w:sz w:val="24"/>
          <w:szCs w:val="28"/>
          <w:highlight w:val="yellow"/>
        </w:rPr>
        <w:t>Celda 2:</w:t>
      </w:r>
      <w:r w:rsidRPr="00E90F38">
        <w:rPr>
          <w:sz w:val="24"/>
          <w:szCs w:val="28"/>
          <w:highlight w:val="yellow"/>
        </w:rPr>
        <w:t xml:space="preserve"> las funciones, con </w:t>
      </w:r>
      <w:proofErr w:type="spellStart"/>
      <w:r w:rsidRPr="00E90F38">
        <w:rPr>
          <w:sz w:val="24"/>
          <w:szCs w:val="28"/>
          <w:highlight w:val="yellow"/>
        </w:rPr>
        <w:t>reveal</w:t>
      </w:r>
      <w:proofErr w:type="spellEnd"/>
      <w:r w:rsidRPr="00E90F38">
        <w:rPr>
          <w:sz w:val="24"/>
          <w:szCs w:val="28"/>
          <w:highlight w:val="yellow"/>
        </w:rPr>
        <w:t xml:space="preserve"> incluida.</w:t>
      </w:r>
    </w:p>
    <w:tbl>
      <w:tblPr>
        <w:tblStyle w:val="Tablaconcuadrcula4-nfasis4"/>
        <w:tblW w:w="0" w:type="auto"/>
        <w:tblLook w:val="04A0" w:firstRow="1" w:lastRow="0" w:firstColumn="1" w:lastColumn="0" w:noHBand="0" w:noVBand="1"/>
      </w:tblPr>
      <w:tblGrid>
        <w:gridCol w:w="5395"/>
        <w:gridCol w:w="5395"/>
      </w:tblGrid>
      <w:tr w:rsidR="00562587" w14:paraId="77EBCCD3" w14:textId="77777777" w:rsidTr="005625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AB98617" w14:textId="439F70B6" w:rsidR="00562587" w:rsidRPr="00562587" w:rsidRDefault="00562587" w:rsidP="00C7566D">
            <w:pPr>
              <w:rPr>
                <w:b w:val="0"/>
                <w:bCs w:val="0"/>
              </w:rPr>
            </w:pPr>
            <w:proofErr w:type="spellStart"/>
            <w:r>
              <w:rPr>
                <w:b w:val="0"/>
                <w:bCs w:val="0"/>
              </w:rPr>
              <w:t>Funcion</w:t>
            </w:r>
            <w:proofErr w:type="spellEnd"/>
          </w:p>
        </w:tc>
        <w:tc>
          <w:tcPr>
            <w:tcW w:w="5395" w:type="dxa"/>
          </w:tcPr>
          <w:p w14:paraId="4A59F3D3" w14:textId="7A63B33A" w:rsidR="00562587" w:rsidRPr="00562587" w:rsidRDefault="00562587" w:rsidP="00C7566D">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 hace</w:t>
            </w:r>
          </w:p>
        </w:tc>
      </w:tr>
      <w:tr w:rsidR="00562587" w14:paraId="634C2D27" w14:textId="77777777" w:rsidTr="005625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C1DBF6D" w14:textId="32AF7220" w:rsidR="00562587" w:rsidRDefault="00562587" w:rsidP="00C7566D">
            <w:proofErr w:type="spellStart"/>
            <w:r w:rsidRPr="00562587">
              <w:t>artist</w:t>
            </w:r>
            <w:proofErr w:type="spellEnd"/>
            <w:r w:rsidRPr="00562587">
              <w:t>(</w:t>
            </w:r>
            <w:proofErr w:type="spellStart"/>
            <w:r w:rsidRPr="00562587">
              <w:t>model</w:t>
            </w:r>
            <w:proofErr w:type="spellEnd"/>
            <w:r w:rsidRPr="00562587">
              <w:t>)</w:t>
            </w:r>
          </w:p>
        </w:tc>
        <w:tc>
          <w:tcPr>
            <w:tcW w:w="5395" w:type="dxa"/>
          </w:tcPr>
          <w:p w14:paraId="0C458D58" w14:textId="3DE9C956" w:rsidR="00562587" w:rsidRPr="00562587" w:rsidRDefault="00562587" w:rsidP="00C7566D">
            <w:pPr>
              <w:cnfStyle w:val="000000100000" w:firstRow="0" w:lastRow="0" w:firstColumn="0" w:lastColumn="0" w:oddVBand="0" w:evenVBand="0" w:oddHBand="1" w:evenHBand="0" w:firstRowFirstColumn="0" w:firstRowLastColumn="0" w:lastRowFirstColumn="0" w:lastRowLastColumn="0"/>
            </w:pPr>
            <w:r>
              <w:t>Le pide el SVG al modelo</w:t>
            </w:r>
          </w:p>
        </w:tc>
      </w:tr>
      <w:tr w:rsidR="00562587" w14:paraId="6652B70B" w14:textId="77777777" w:rsidTr="00562587">
        <w:tc>
          <w:tcPr>
            <w:cnfStyle w:val="001000000000" w:firstRow="0" w:lastRow="0" w:firstColumn="1" w:lastColumn="0" w:oddVBand="0" w:evenVBand="0" w:oddHBand="0" w:evenHBand="0" w:firstRowFirstColumn="0" w:firstRowLastColumn="0" w:lastRowFirstColumn="0" w:lastRowLastColumn="0"/>
            <w:tcW w:w="5395" w:type="dxa"/>
          </w:tcPr>
          <w:p w14:paraId="7C6D163E" w14:textId="1B10A69F" w:rsidR="00562587" w:rsidRPr="00562587" w:rsidRDefault="00562587" w:rsidP="00C7566D">
            <w:proofErr w:type="spellStart"/>
            <w:r>
              <w:t>Extraer_svg</w:t>
            </w:r>
            <w:proofErr w:type="spellEnd"/>
            <w:r>
              <w:t>(texto)</w:t>
            </w:r>
          </w:p>
        </w:tc>
        <w:tc>
          <w:tcPr>
            <w:tcW w:w="5395" w:type="dxa"/>
          </w:tcPr>
          <w:p w14:paraId="7FFB49FF" w14:textId="2F9138EC" w:rsidR="00562587" w:rsidRPr="00562587" w:rsidRDefault="00562587" w:rsidP="00C7566D">
            <w:pPr>
              <w:cnfStyle w:val="000000000000" w:firstRow="0" w:lastRow="0" w:firstColumn="0" w:lastColumn="0" w:oddVBand="0" w:evenVBand="0" w:oddHBand="0" w:evenHBand="0" w:firstRowFirstColumn="0" w:firstRowLastColumn="0" w:lastRowFirstColumn="0" w:lastRowLastColumn="0"/>
            </w:pPr>
            <w:r>
              <w:t>Saca el SVG de la respuesta</w:t>
            </w:r>
          </w:p>
        </w:tc>
      </w:tr>
      <w:tr w:rsidR="00562587" w14:paraId="45CB10D8" w14:textId="77777777" w:rsidTr="005625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0F9B731" w14:textId="4A72B7AE" w:rsidR="00562587" w:rsidRPr="00562587" w:rsidRDefault="00562587" w:rsidP="00C7566D">
            <w:r>
              <w:t>Tag(el)</w:t>
            </w:r>
          </w:p>
        </w:tc>
        <w:tc>
          <w:tcPr>
            <w:tcW w:w="5395" w:type="dxa"/>
          </w:tcPr>
          <w:p w14:paraId="76F59110" w14:textId="1F91A5AB" w:rsidR="00562587" w:rsidRPr="00562587" w:rsidRDefault="00562587" w:rsidP="00C7566D">
            <w:pPr>
              <w:cnfStyle w:val="000000100000" w:firstRow="0" w:lastRow="0" w:firstColumn="0" w:lastColumn="0" w:oddVBand="0" w:evenVBand="0" w:oddHBand="1" w:evenHBand="0" w:firstRowFirstColumn="0" w:firstRowLastColumn="0" w:lastRowFirstColumn="0" w:lastRowLastColumn="0"/>
            </w:pPr>
            <w:r>
              <w:t>Obtiene el nombre limpio de una forma</w:t>
            </w:r>
          </w:p>
        </w:tc>
      </w:tr>
      <w:tr w:rsidR="00562587" w14:paraId="5EAE65F2" w14:textId="77777777" w:rsidTr="00562587">
        <w:tc>
          <w:tcPr>
            <w:cnfStyle w:val="001000000000" w:firstRow="0" w:lastRow="0" w:firstColumn="1" w:lastColumn="0" w:oddVBand="0" w:evenVBand="0" w:oddHBand="0" w:evenHBand="0" w:firstRowFirstColumn="0" w:firstRowLastColumn="0" w:lastRowFirstColumn="0" w:lastRowLastColumn="0"/>
            <w:tcW w:w="5395" w:type="dxa"/>
          </w:tcPr>
          <w:p w14:paraId="3002E73C" w14:textId="5A91BCA1" w:rsidR="00562587" w:rsidRPr="00562587" w:rsidRDefault="00562587" w:rsidP="00C7566D">
            <w:r>
              <w:t>Reveal(</w:t>
            </w:r>
            <w:proofErr w:type="spellStart"/>
            <w:r>
              <w:t>svg</w:t>
            </w:r>
            <w:proofErr w:type="spellEnd"/>
            <w:r>
              <w:t>)</w:t>
            </w:r>
          </w:p>
        </w:tc>
        <w:tc>
          <w:tcPr>
            <w:tcW w:w="5395" w:type="dxa"/>
          </w:tcPr>
          <w:p w14:paraId="7A6DBB11" w14:textId="7F71958B" w:rsidR="00562587" w:rsidRPr="00562587" w:rsidRDefault="00562587" w:rsidP="00C7566D">
            <w:pPr>
              <w:cnfStyle w:val="000000000000" w:firstRow="0" w:lastRow="0" w:firstColumn="0" w:lastColumn="0" w:oddVBand="0" w:evenVBand="0" w:oddHBand="0" w:evenHBand="0" w:firstRowFirstColumn="0" w:firstRowLastColumn="0" w:lastRowFirstColumn="0" w:lastRowLastColumn="0"/>
            </w:pPr>
            <w:r>
              <w:t>Muestra el dibujo forma por forma</w:t>
            </w:r>
          </w:p>
        </w:tc>
      </w:tr>
    </w:tbl>
    <w:p w14:paraId="409A4917" w14:textId="77777777" w:rsidR="00E90F38" w:rsidRDefault="00E90F38" w:rsidP="00C7566D"/>
    <w:p w14:paraId="001F85D6" w14:textId="77777777" w:rsidR="009E646D" w:rsidRPr="00802D6D" w:rsidRDefault="009E646D" w:rsidP="00F01016">
      <w:pPr>
        <w:shd w:val="clear" w:color="auto" w:fill="C1E4F5" w:themeFill="accent1" w:themeFillTint="33"/>
        <w:rPr>
          <w:b/>
          <w:bCs/>
          <w:sz w:val="24"/>
          <w:szCs w:val="28"/>
        </w:rPr>
      </w:pPr>
      <w:r w:rsidRPr="00802D6D">
        <w:rPr>
          <w:b/>
          <w:bCs/>
          <w:sz w:val="24"/>
          <w:szCs w:val="28"/>
        </w:rPr>
        <w:t xml:space="preserve">1. </w:t>
      </w:r>
      <w:proofErr w:type="spellStart"/>
      <w:r w:rsidRPr="00802D6D">
        <w:rPr>
          <w:b/>
          <w:bCs/>
          <w:sz w:val="24"/>
          <w:szCs w:val="28"/>
        </w:rPr>
        <w:t>artist</w:t>
      </w:r>
      <w:proofErr w:type="spellEnd"/>
      <w:r w:rsidRPr="00802D6D">
        <w:rPr>
          <w:b/>
          <w:bCs/>
          <w:sz w:val="24"/>
          <w:szCs w:val="28"/>
        </w:rPr>
        <w:t>(</w:t>
      </w:r>
      <w:proofErr w:type="spellStart"/>
      <w:r w:rsidRPr="00802D6D">
        <w:rPr>
          <w:b/>
          <w:bCs/>
          <w:sz w:val="24"/>
          <w:szCs w:val="28"/>
        </w:rPr>
        <w:t>model</w:t>
      </w:r>
      <w:proofErr w:type="spellEnd"/>
      <w:r w:rsidRPr="00802D6D">
        <w:rPr>
          <w:b/>
          <w:bCs/>
          <w:sz w:val="24"/>
          <w:szCs w:val="28"/>
        </w:rPr>
        <w:t>): pedir el dibujo</w:t>
      </w:r>
    </w:p>
    <w:p w14:paraId="76F1D5E7" w14:textId="2C046DAC" w:rsidR="00E4095A" w:rsidRDefault="009E646D" w:rsidP="00C7566D">
      <w:r w:rsidRPr="009E646D">
        <w:rPr>
          <w:noProof/>
        </w:rPr>
        <w:drawing>
          <wp:inline distT="0" distB="0" distL="0" distR="0" wp14:anchorId="6A9937E4" wp14:editId="318DF0BA">
            <wp:extent cx="5364480" cy="724205"/>
            <wp:effectExtent l="38100" t="38100" r="26670" b="38100"/>
            <wp:docPr id="29982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2073" name=""/>
                    <pic:cNvPicPr/>
                  </pic:nvPicPr>
                  <pic:blipFill>
                    <a:blip r:embed="rId966"/>
                    <a:stretch>
                      <a:fillRect/>
                    </a:stretch>
                  </pic:blipFill>
                  <pic:spPr>
                    <a:xfrm>
                      <a:off x="0" y="0"/>
                      <a:ext cx="5403778" cy="729510"/>
                    </a:xfrm>
                    <a:prstGeom prst="rect">
                      <a:avLst/>
                    </a:prstGeom>
                    <a:ln w="38100">
                      <a:solidFill>
                        <a:srgbClr val="EE0000"/>
                      </a:solidFill>
                    </a:ln>
                  </pic:spPr>
                </pic:pic>
              </a:graphicData>
            </a:graphic>
          </wp:inline>
        </w:drawing>
      </w:r>
      <w:r w:rsidR="00F01016" w:rsidRPr="00F01016">
        <w:rPr>
          <w:noProof/>
        </w:rPr>
        <w:drawing>
          <wp:inline distT="0" distB="0" distL="0" distR="0" wp14:anchorId="06E5A3EB" wp14:editId="0B47139A">
            <wp:extent cx="5417820" cy="2023154"/>
            <wp:effectExtent l="38100" t="38100" r="30480" b="34290"/>
            <wp:docPr id="1899060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60651" name=""/>
                    <pic:cNvPicPr/>
                  </pic:nvPicPr>
                  <pic:blipFill>
                    <a:blip r:embed="rId967"/>
                    <a:stretch>
                      <a:fillRect/>
                    </a:stretch>
                  </pic:blipFill>
                  <pic:spPr>
                    <a:xfrm>
                      <a:off x="0" y="0"/>
                      <a:ext cx="5429507" cy="2027518"/>
                    </a:xfrm>
                    <a:prstGeom prst="rect">
                      <a:avLst/>
                    </a:prstGeom>
                    <a:ln w="28575">
                      <a:solidFill>
                        <a:srgbClr val="EE0000"/>
                      </a:solidFill>
                    </a:ln>
                  </pic:spPr>
                </pic:pic>
              </a:graphicData>
            </a:graphic>
          </wp:inline>
        </w:drawing>
      </w:r>
    </w:p>
    <w:p w14:paraId="42CC9CA7" w14:textId="77777777" w:rsidR="000A30CC" w:rsidRDefault="000A30CC" w:rsidP="000A30CC">
      <w:pPr>
        <w:rPr>
          <w:b/>
          <w:bCs/>
        </w:rPr>
      </w:pPr>
      <w:r w:rsidRPr="000A30CC">
        <w:t xml:space="preserve">Por eso la usas así: </w:t>
      </w:r>
      <w:r w:rsidRPr="000A30CC">
        <w:rPr>
          <w:b/>
          <w:bCs/>
        </w:rPr>
        <w:t xml:space="preserve">texto, segundos = </w:t>
      </w:r>
      <w:proofErr w:type="spellStart"/>
      <w:r w:rsidRPr="000A30CC">
        <w:rPr>
          <w:b/>
          <w:bCs/>
        </w:rPr>
        <w:t>artist</w:t>
      </w:r>
      <w:proofErr w:type="spellEnd"/>
      <w:r w:rsidRPr="000A30CC">
        <w:rPr>
          <w:b/>
          <w:bCs/>
        </w:rPr>
        <w:t>("gemini-3.1-</w:t>
      </w:r>
      <w:proofErr w:type="gramStart"/>
      <w:r w:rsidRPr="000A30CC">
        <w:rPr>
          <w:b/>
          <w:bCs/>
        </w:rPr>
        <w:t>flash</w:t>
      </w:r>
      <w:proofErr w:type="gramEnd"/>
      <w:r w:rsidRPr="000A30CC">
        <w:rPr>
          <w:b/>
          <w:bCs/>
        </w:rPr>
        <w:t>-lite").</w:t>
      </w:r>
    </w:p>
    <w:p w14:paraId="1A8E2216" w14:textId="77777777" w:rsidR="00653C33" w:rsidRDefault="00653C33" w:rsidP="000A30CC">
      <w:pPr>
        <w:rPr>
          <w:b/>
          <w:bCs/>
        </w:rPr>
      </w:pPr>
    </w:p>
    <w:p w14:paraId="769AC0D7" w14:textId="77777777" w:rsidR="00653C33" w:rsidRDefault="00653C33" w:rsidP="000A30CC">
      <w:pPr>
        <w:rPr>
          <w:b/>
          <w:bCs/>
        </w:rPr>
      </w:pPr>
    </w:p>
    <w:p w14:paraId="4EFA2D2C" w14:textId="77777777" w:rsidR="00653C33" w:rsidRDefault="00653C33" w:rsidP="000A30CC">
      <w:pPr>
        <w:rPr>
          <w:b/>
          <w:bCs/>
        </w:rPr>
      </w:pPr>
    </w:p>
    <w:p w14:paraId="203DC912" w14:textId="77777777" w:rsidR="00653C33" w:rsidRDefault="00653C33" w:rsidP="000A30CC">
      <w:pPr>
        <w:rPr>
          <w:b/>
          <w:bCs/>
        </w:rPr>
      </w:pPr>
    </w:p>
    <w:p w14:paraId="21D8DA47" w14:textId="77777777" w:rsidR="00653C33" w:rsidRPr="000A30CC" w:rsidRDefault="00653C33" w:rsidP="000A30CC"/>
    <w:p w14:paraId="3DCF4087" w14:textId="6A3E10FD" w:rsidR="000A30CC" w:rsidRPr="00802D6D" w:rsidRDefault="000A30CC" w:rsidP="000A30CC">
      <w:pPr>
        <w:shd w:val="clear" w:color="auto" w:fill="C1E4F5" w:themeFill="accent1" w:themeFillTint="33"/>
        <w:rPr>
          <w:b/>
          <w:bCs/>
          <w:sz w:val="24"/>
          <w:szCs w:val="28"/>
        </w:rPr>
      </w:pPr>
      <w:r w:rsidRPr="00802D6D">
        <w:rPr>
          <w:b/>
          <w:bCs/>
          <w:sz w:val="24"/>
          <w:szCs w:val="28"/>
        </w:rPr>
        <w:lastRenderedPageBreak/>
        <w:t xml:space="preserve">2. </w:t>
      </w:r>
      <w:proofErr w:type="spellStart"/>
      <w:r w:rsidRPr="00802D6D">
        <w:rPr>
          <w:b/>
          <w:bCs/>
          <w:sz w:val="24"/>
          <w:szCs w:val="28"/>
        </w:rPr>
        <w:t>extraer_svg</w:t>
      </w:r>
      <w:proofErr w:type="spellEnd"/>
      <w:r w:rsidRPr="00802D6D">
        <w:rPr>
          <w:b/>
          <w:bCs/>
          <w:sz w:val="24"/>
          <w:szCs w:val="28"/>
        </w:rPr>
        <w:t>(texto): sacar el SVG de la respuesta</w:t>
      </w:r>
    </w:p>
    <w:p w14:paraId="4370DEF4" w14:textId="5331EAD7" w:rsidR="000A30CC" w:rsidRDefault="00645929" w:rsidP="00C7566D">
      <w:r w:rsidRPr="00645929">
        <w:rPr>
          <w:noProof/>
        </w:rPr>
        <w:drawing>
          <wp:inline distT="0" distB="0" distL="0" distR="0" wp14:anchorId="3D0B0B54" wp14:editId="183D4934">
            <wp:extent cx="5882640" cy="589353"/>
            <wp:effectExtent l="38100" t="38100" r="41910" b="39370"/>
            <wp:docPr id="634336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36670" name=""/>
                    <pic:cNvPicPr/>
                  </pic:nvPicPr>
                  <pic:blipFill>
                    <a:blip r:embed="rId968"/>
                    <a:stretch>
                      <a:fillRect/>
                    </a:stretch>
                  </pic:blipFill>
                  <pic:spPr>
                    <a:xfrm>
                      <a:off x="0" y="0"/>
                      <a:ext cx="5900699" cy="591162"/>
                    </a:xfrm>
                    <a:prstGeom prst="rect">
                      <a:avLst/>
                    </a:prstGeom>
                    <a:ln w="28575">
                      <a:solidFill>
                        <a:srgbClr val="EE0000"/>
                      </a:solidFill>
                    </a:ln>
                  </pic:spPr>
                </pic:pic>
              </a:graphicData>
            </a:graphic>
          </wp:inline>
        </w:drawing>
      </w:r>
    </w:p>
    <w:p w14:paraId="3A52182E" w14:textId="77777777" w:rsidR="00653C33" w:rsidRDefault="00653C33" w:rsidP="00653C33">
      <w:pPr>
        <w:rPr>
          <w:b/>
          <w:bCs/>
        </w:rPr>
      </w:pPr>
      <w:r w:rsidRPr="00653C33">
        <w:t xml:space="preserve">El modelo suele responder con frases y bloques de código alrededor del SVG. Esta función se queda solo con lo que está entre </w:t>
      </w:r>
      <w:r w:rsidRPr="00653C33">
        <w:rPr>
          <w:b/>
          <w:bCs/>
        </w:rPr>
        <w:t>&lt;</w:t>
      </w:r>
      <w:proofErr w:type="spellStart"/>
      <w:r w:rsidRPr="00653C33">
        <w:rPr>
          <w:b/>
          <w:bCs/>
        </w:rPr>
        <w:t>svg</w:t>
      </w:r>
      <w:proofErr w:type="spellEnd"/>
      <w:r w:rsidRPr="00653C33">
        <w:t xml:space="preserve"> y </w:t>
      </w:r>
      <w:r w:rsidRPr="00653C33">
        <w:rPr>
          <w:b/>
          <w:bCs/>
        </w:rPr>
        <w:t>&lt;/</w:t>
      </w:r>
      <w:proofErr w:type="spellStart"/>
      <w:r w:rsidRPr="00653C33">
        <w:rPr>
          <w:b/>
          <w:bCs/>
        </w:rPr>
        <w:t>svg</w:t>
      </w:r>
      <w:proofErr w:type="spellEnd"/>
      <w:r w:rsidRPr="00653C33">
        <w:rPr>
          <w:b/>
          <w:bCs/>
        </w:rPr>
        <w:t>&gt;.</w:t>
      </w:r>
    </w:p>
    <w:p w14:paraId="6597906E" w14:textId="022FA6B4" w:rsidR="00653C33" w:rsidRDefault="00043CB7" w:rsidP="00653C33">
      <w:r w:rsidRPr="00043CB7">
        <w:rPr>
          <w:noProof/>
        </w:rPr>
        <w:drawing>
          <wp:inline distT="0" distB="0" distL="0" distR="0" wp14:anchorId="791AED4D" wp14:editId="5382AFBF">
            <wp:extent cx="5768340" cy="1988475"/>
            <wp:effectExtent l="38100" t="38100" r="41910" b="31115"/>
            <wp:docPr id="1398909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09228" name=""/>
                    <pic:cNvPicPr/>
                  </pic:nvPicPr>
                  <pic:blipFill>
                    <a:blip r:embed="rId969"/>
                    <a:stretch>
                      <a:fillRect/>
                    </a:stretch>
                  </pic:blipFill>
                  <pic:spPr>
                    <a:xfrm>
                      <a:off x="0" y="0"/>
                      <a:ext cx="5773571" cy="1990278"/>
                    </a:xfrm>
                    <a:prstGeom prst="rect">
                      <a:avLst/>
                    </a:prstGeom>
                    <a:ln w="28575">
                      <a:solidFill>
                        <a:srgbClr val="EE0000"/>
                      </a:solidFill>
                    </a:ln>
                  </pic:spPr>
                </pic:pic>
              </a:graphicData>
            </a:graphic>
          </wp:inline>
        </w:drawing>
      </w:r>
    </w:p>
    <w:p w14:paraId="6DEC5761" w14:textId="77777777" w:rsidR="009048BC" w:rsidRPr="009048BC" w:rsidRDefault="009048BC" w:rsidP="009048BC">
      <w:r w:rsidRPr="009048BC">
        <w:t>Lo probé con una respuesta que traía texto antes y después:</w:t>
      </w:r>
    </w:p>
    <w:p w14:paraId="4F7F8079" w14:textId="72291F36" w:rsidR="009048BC" w:rsidRDefault="009048BC" w:rsidP="00653C33">
      <w:r w:rsidRPr="009048BC">
        <w:rPr>
          <w:noProof/>
        </w:rPr>
        <w:drawing>
          <wp:inline distT="0" distB="0" distL="0" distR="0" wp14:anchorId="2E9F4EFB" wp14:editId="3DD1EB49">
            <wp:extent cx="5722620" cy="776263"/>
            <wp:effectExtent l="19050" t="19050" r="11430" b="24130"/>
            <wp:docPr id="813308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08288" name=""/>
                    <pic:cNvPicPr/>
                  </pic:nvPicPr>
                  <pic:blipFill>
                    <a:blip r:embed="rId970"/>
                    <a:stretch>
                      <a:fillRect/>
                    </a:stretch>
                  </pic:blipFill>
                  <pic:spPr>
                    <a:xfrm>
                      <a:off x="0" y="0"/>
                      <a:ext cx="5746131" cy="779452"/>
                    </a:xfrm>
                    <a:prstGeom prst="rect">
                      <a:avLst/>
                    </a:prstGeom>
                    <a:ln w="19050">
                      <a:solidFill>
                        <a:srgbClr val="EE0000"/>
                      </a:solidFill>
                    </a:ln>
                  </pic:spPr>
                </pic:pic>
              </a:graphicData>
            </a:graphic>
          </wp:inline>
        </w:drawing>
      </w:r>
    </w:p>
    <w:p w14:paraId="11CBBF45" w14:textId="77777777" w:rsidR="000F3038" w:rsidRPr="000F3038" w:rsidRDefault="000F3038" w:rsidP="000F3038">
      <w:proofErr w:type="gramStart"/>
      <w:r w:rsidRPr="000F3038">
        <w:t xml:space="preserve">El </w:t>
      </w:r>
      <w:r w:rsidRPr="000F3038">
        <w:rPr>
          <w:b/>
          <w:bCs/>
        </w:rPr>
        <w:t>?</w:t>
      </w:r>
      <w:proofErr w:type="gramEnd"/>
      <w:r w:rsidRPr="000F3038">
        <w:t xml:space="preserve"> </w:t>
      </w:r>
      <w:proofErr w:type="gramStart"/>
      <w:r w:rsidRPr="000F3038">
        <w:t xml:space="preserve">de </w:t>
      </w:r>
      <w:r w:rsidRPr="000F3038">
        <w:rPr>
          <w:b/>
          <w:bCs/>
        </w:rPr>
        <w:t>.</w:t>
      </w:r>
      <w:proofErr w:type="gramEnd"/>
      <w:r w:rsidRPr="000F3038">
        <w:rPr>
          <w:b/>
          <w:bCs/>
        </w:rPr>
        <w:t>*?</w:t>
      </w:r>
      <w:r w:rsidRPr="000F3038">
        <w:t xml:space="preserve"> importa. Con dos SVG en el texto</w:t>
      </w:r>
      <w:proofErr w:type="gramStart"/>
      <w:r w:rsidRPr="000F3038">
        <w:t>, .</w:t>
      </w:r>
      <w:proofErr w:type="gramEnd"/>
      <w:r w:rsidRPr="000F3038">
        <w:t xml:space="preserve">*? se queda con el primero, y sin </w:t>
      </w:r>
      <w:proofErr w:type="spellStart"/>
      <w:proofErr w:type="gramStart"/>
      <w:r w:rsidRPr="000F3038">
        <w:t>el</w:t>
      </w:r>
      <w:proofErr w:type="spellEnd"/>
      <w:r w:rsidRPr="000F3038">
        <w:t xml:space="preserve"> ?</w:t>
      </w:r>
      <w:proofErr w:type="gramEnd"/>
      <w:r w:rsidRPr="000F3038">
        <w:t xml:space="preserve"> se llevaría todo desde el primer &lt;</w:t>
      </w:r>
      <w:proofErr w:type="spellStart"/>
      <w:r w:rsidRPr="000F3038">
        <w:t>svg</w:t>
      </w:r>
      <w:proofErr w:type="spellEnd"/>
      <w:r w:rsidRPr="000F3038">
        <w:t xml:space="preserve"> hasta el último &lt;/</w:t>
      </w:r>
      <w:proofErr w:type="spellStart"/>
      <w:r w:rsidRPr="000F3038">
        <w:t>svg</w:t>
      </w:r>
      <w:proofErr w:type="spellEnd"/>
      <w:r w:rsidRPr="000F3038">
        <w:t>&gt;. Lo comprobé.</w:t>
      </w:r>
    </w:p>
    <w:p w14:paraId="2F004D93" w14:textId="450AB774" w:rsidR="00F23333" w:rsidRPr="00802D6D" w:rsidRDefault="00F23333" w:rsidP="00F23333">
      <w:pPr>
        <w:shd w:val="clear" w:color="auto" w:fill="C1E4F5" w:themeFill="accent1" w:themeFillTint="33"/>
        <w:rPr>
          <w:b/>
          <w:bCs/>
          <w:sz w:val="24"/>
          <w:szCs w:val="28"/>
        </w:rPr>
      </w:pPr>
      <w:r w:rsidRPr="00802D6D">
        <w:rPr>
          <w:b/>
          <w:bCs/>
          <w:sz w:val="24"/>
          <w:szCs w:val="28"/>
        </w:rPr>
        <w:t>3.tag(el): el nombre limpio de una forma</w:t>
      </w:r>
    </w:p>
    <w:p w14:paraId="525C537E" w14:textId="0E5EB4D8" w:rsidR="009048BC" w:rsidRDefault="009C0D83" w:rsidP="00653C33">
      <w:r w:rsidRPr="009C0D83">
        <w:rPr>
          <w:noProof/>
        </w:rPr>
        <w:drawing>
          <wp:inline distT="0" distB="0" distL="0" distR="0" wp14:anchorId="624C77E4" wp14:editId="55E9DD42">
            <wp:extent cx="5905500" cy="483923"/>
            <wp:effectExtent l="19050" t="19050" r="19050" b="11430"/>
            <wp:docPr id="866255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55883" name=""/>
                    <pic:cNvPicPr/>
                  </pic:nvPicPr>
                  <pic:blipFill>
                    <a:blip r:embed="rId971"/>
                    <a:stretch>
                      <a:fillRect/>
                    </a:stretch>
                  </pic:blipFill>
                  <pic:spPr>
                    <a:xfrm>
                      <a:off x="0" y="0"/>
                      <a:ext cx="5940943" cy="486827"/>
                    </a:xfrm>
                    <a:prstGeom prst="rect">
                      <a:avLst/>
                    </a:prstGeom>
                    <a:ln w="19050">
                      <a:solidFill>
                        <a:srgbClr val="EE0000"/>
                      </a:solidFill>
                    </a:ln>
                  </pic:spPr>
                </pic:pic>
              </a:graphicData>
            </a:graphic>
          </wp:inline>
        </w:drawing>
      </w:r>
    </w:p>
    <w:p w14:paraId="3F0153B9" w14:textId="1E21765A" w:rsidR="00FE26D9" w:rsidRDefault="00FE26D9" w:rsidP="00653C33">
      <w:r>
        <w:t xml:space="preserve">En un SVG con </w:t>
      </w:r>
      <w:proofErr w:type="spellStart"/>
      <w:r>
        <w:rPr>
          <w:b/>
          <w:bCs/>
        </w:rPr>
        <w:t>xmlns</w:t>
      </w:r>
      <w:proofErr w:type="spellEnd"/>
      <w:r>
        <w:rPr>
          <w:b/>
          <w:bCs/>
        </w:rPr>
        <w:t xml:space="preserve">, </w:t>
      </w:r>
      <w:r>
        <w:t>Python guarda el nombre con un prefijo.</w:t>
      </w:r>
    </w:p>
    <w:p w14:paraId="3D203F66" w14:textId="1808D7CA" w:rsidR="00FE26D9" w:rsidRDefault="00EE1EE6" w:rsidP="00653C33">
      <w:r w:rsidRPr="00EE1EE6">
        <w:rPr>
          <w:noProof/>
        </w:rPr>
        <w:drawing>
          <wp:inline distT="0" distB="0" distL="0" distR="0" wp14:anchorId="264B2698" wp14:editId="0336E1FF">
            <wp:extent cx="5821680" cy="577856"/>
            <wp:effectExtent l="19050" t="19050" r="26670" b="12700"/>
            <wp:docPr id="1776589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89666" name=""/>
                    <pic:cNvPicPr/>
                  </pic:nvPicPr>
                  <pic:blipFill>
                    <a:blip r:embed="rId972"/>
                    <a:stretch>
                      <a:fillRect/>
                    </a:stretch>
                  </pic:blipFill>
                  <pic:spPr>
                    <a:xfrm>
                      <a:off x="0" y="0"/>
                      <a:ext cx="5847139" cy="580383"/>
                    </a:xfrm>
                    <a:prstGeom prst="rect">
                      <a:avLst/>
                    </a:prstGeom>
                    <a:ln w="19050">
                      <a:solidFill>
                        <a:srgbClr val="EE0000"/>
                      </a:solidFill>
                    </a:ln>
                  </pic:spPr>
                </pic:pic>
              </a:graphicData>
            </a:graphic>
          </wp:inline>
        </w:drawing>
      </w:r>
    </w:p>
    <w:p w14:paraId="72C808FE" w14:textId="6C5A3B9A" w:rsidR="00EE1EE6" w:rsidRDefault="00802D6D" w:rsidP="00653C33">
      <w:proofErr w:type="gramStart"/>
      <w:r w:rsidRPr="00802D6D">
        <w:rPr>
          <w:b/>
          <w:bCs/>
        </w:rPr>
        <w:t>.</w:t>
      </w:r>
      <w:proofErr w:type="spellStart"/>
      <w:r w:rsidRPr="00802D6D">
        <w:rPr>
          <w:b/>
          <w:bCs/>
        </w:rPr>
        <w:t>split</w:t>
      </w:r>
      <w:proofErr w:type="spellEnd"/>
      <w:proofErr w:type="gramEnd"/>
      <w:r w:rsidRPr="00802D6D">
        <w:rPr>
          <w:b/>
          <w:bCs/>
        </w:rPr>
        <w:t xml:space="preserve">("}", </w:t>
      </w:r>
      <w:proofErr w:type="gramStart"/>
      <w:r w:rsidRPr="00802D6D">
        <w:rPr>
          <w:b/>
          <w:bCs/>
        </w:rPr>
        <w:t>1)[</w:t>
      </w:r>
      <w:proofErr w:type="gramEnd"/>
      <w:r w:rsidRPr="00802D6D">
        <w:rPr>
          <w:b/>
          <w:bCs/>
        </w:rPr>
        <w:t>-1]</w:t>
      </w:r>
      <w:r w:rsidRPr="00802D6D">
        <w:t xml:space="preserve"> corta en la </w:t>
      </w:r>
      <w:proofErr w:type="gramStart"/>
      <w:r w:rsidRPr="00802D6D">
        <w:t xml:space="preserve">primera </w:t>
      </w:r>
      <w:r w:rsidRPr="00802D6D">
        <w:rPr>
          <w:b/>
          <w:bCs/>
        </w:rPr>
        <w:t>}</w:t>
      </w:r>
      <w:proofErr w:type="gramEnd"/>
      <w:r w:rsidRPr="00802D6D">
        <w:t xml:space="preserve"> y toma lo que queda a la derecha.</w:t>
      </w:r>
      <w:r>
        <w:t xml:space="preserve"> </w:t>
      </w:r>
      <w:proofErr w:type="spellStart"/>
      <w:r>
        <w:t>Asi</w:t>
      </w:r>
      <w:proofErr w:type="spellEnd"/>
      <w:r>
        <w:t xml:space="preserve"> </w:t>
      </w:r>
      <w:proofErr w:type="spellStart"/>
      <w:r>
        <w:rPr>
          <w:b/>
          <w:bCs/>
        </w:rPr>
        <w:t>reveal</w:t>
      </w:r>
      <w:proofErr w:type="spellEnd"/>
      <w:r>
        <w:rPr>
          <w:b/>
          <w:bCs/>
        </w:rPr>
        <w:t xml:space="preserve"> </w:t>
      </w:r>
      <w:r>
        <w:t xml:space="preserve">puede comparar con </w:t>
      </w:r>
      <w:r>
        <w:rPr>
          <w:b/>
          <w:bCs/>
        </w:rPr>
        <w:t>“</w:t>
      </w:r>
      <w:proofErr w:type="spellStart"/>
      <w:r>
        <w:rPr>
          <w:b/>
          <w:bCs/>
        </w:rPr>
        <w:t>rect</w:t>
      </w:r>
      <w:proofErr w:type="spellEnd"/>
      <w:r>
        <w:rPr>
          <w:b/>
          <w:bCs/>
        </w:rPr>
        <w:t>”, “</w:t>
      </w:r>
      <w:proofErr w:type="spellStart"/>
      <w:r>
        <w:rPr>
          <w:b/>
          <w:bCs/>
        </w:rPr>
        <w:t>circle</w:t>
      </w:r>
      <w:proofErr w:type="spellEnd"/>
      <w:r>
        <w:rPr>
          <w:b/>
          <w:bCs/>
        </w:rPr>
        <w:t xml:space="preserve">”, </w:t>
      </w:r>
      <w:r>
        <w:t>etc.</w:t>
      </w:r>
    </w:p>
    <w:p w14:paraId="03783987" w14:textId="77777777" w:rsidR="00802D6D" w:rsidRPr="00802D6D" w:rsidRDefault="00802D6D" w:rsidP="00653C33"/>
    <w:p w14:paraId="5B0C7144" w14:textId="77777777" w:rsidR="00FE26D9" w:rsidRDefault="00FE26D9" w:rsidP="00653C33"/>
    <w:p w14:paraId="38842C42" w14:textId="77777777" w:rsidR="00802D6D" w:rsidRDefault="00802D6D" w:rsidP="00653C33"/>
    <w:p w14:paraId="5C9AB9B9" w14:textId="77777777" w:rsidR="00FE26D9" w:rsidRDefault="00FE26D9" w:rsidP="00653C33"/>
    <w:tbl>
      <w:tblPr>
        <w:tblStyle w:val="Tablaconcuadrcula"/>
        <w:tblW w:w="0" w:type="auto"/>
        <w:tblLook w:val="04A0" w:firstRow="1" w:lastRow="0" w:firstColumn="1" w:lastColumn="0" w:noHBand="0" w:noVBand="1"/>
      </w:tblPr>
      <w:tblGrid>
        <w:gridCol w:w="10790"/>
      </w:tblGrid>
      <w:tr w:rsidR="00566776" w14:paraId="18771C00" w14:textId="77777777" w:rsidTr="00566776">
        <w:tc>
          <w:tcPr>
            <w:tcW w:w="10790" w:type="dxa"/>
          </w:tcPr>
          <w:p w14:paraId="22048B0C" w14:textId="77777777" w:rsidR="00566776" w:rsidRPr="00566776" w:rsidRDefault="00566776" w:rsidP="00653C33">
            <w:pPr>
              <w:rPr>
                <w:b/>
                <w:bCs/>
                <w:sz w:val="24"/>
                <w:szCs w:val="28"/>
              </w:rPr>
            </w:pPr>
            <w:r w:rsidRPr="00566776">
              <w:rPr>
                <w:b/>
                <w:bCs/>
                <w:sz w:val="24"/>
                <w:szCs w:val="28"/>
              </w:rPr>
              <w:lastRenderedPageBreak/>
              <w:t>El problema</w:t>
            </w:r>
          </w:p>
          <w:p w14:paraId="4E3FD26F" w14:textId="77777777" w:rsidR="00566776" w:rsidRDefault="00566776" w:rsidP="00653C33">
            <w:r>
              <w:t xml:space="preserve">Cuando Python lee un SVG, el nombre de cada forma no viene solo como </w:t>
            </w:r>
            <w:proofErr w:type="spellStart"/>
            <w:r>
              <w:rPr>
                <w:b/>
                <w:bCs/>
              </w:rPr>
              <w:t>rect</w:t>
            </w:r>
            <w:proofErr w:type="spellEnd"/>
            <w:r>
              <w:rPr>
                <w:b/>
                <w:bCs/>
              </w:rPr>
              <w:t xml:space="preserve">. </w:t>
            </w:r>
            <w:r w:rsidR="006E0E35" w:rsidRPr="006E0E35">
              <w:t>Viene con una “dirección” delante, entre llaves:</w:t>
            </w:r>
          </w:p>
          <w:p w14:paraId="118228FE" w14:textId="5FA25903" w:rsidR="006E0E35" w:rsidRDefault="006E0E35" w:rsidP="00653C33">
            <w:r w:rsidRPr="006E0E35">
              <w:rPr>
                <w:noProof/>
              </w:rPr>
              <w:drawing>
                <wp:inline distT="0" distB="0" distL="0" distR="0" wp14:anchorId="723DB795" wp14:editId="4A65197A">
                  <wp:extent cx="5791200" cy="521744"/>
                  <wp:effectExtent l="38100" t="38100" r="38100" b="31115"/>
                  <wp:docPr id="1748688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88051" name=""/>
                          <pic:cNvPicPr/>
                        </pic:nvPicPr>
                        <pic:blipFill>
                          <a:blip r:embed="rId973"/>
                          <a:stretch>
                            <a:fillRect/>
                          </a:stretch>
                        </pic:blipFill>
                        <pic:spPr>
                          <a:xfrm>
                            <a:off x="0" y="0"/>
                            <a:ext cx="5832523" cy="525467"/>
                          </a:xfrm>
                          <a:prstGeom prst="rect">
                            <a:avLst/>
                          </a:prstGeom>
                          <a:ln w="28575">
                            <a:solidFill>
                              <a:srgbClr val="EE0000"/>
                            </a:solidFill>
                          </a:ln>
                        </pic:spPr>
                      </pic:pic>
                    </a:graphicData>
                  </a:graphic>
                </wp:inline>
              </w:drawing>
            </w:r>
          </w:p>
          <w:p w14:paraId="47807A5C" w14:textId="13E99DF8" w:rsidR="006E0E35" w:rsidRDefault="006E0E35" w:rsidP="00653C33">
            <w:r>
              <w:t xml:space="preserve">Pero </w:t>
            </w:r>
            <w:proofErr w:type="spellStart"/>
            <w:r>
              <w:rPr>
                <w:b/>
                <w:bCs/>
              </w:rPr>
              <w:t>reveal</w:t>
            </w:r>
            <w:proofErr w:type="spellEnd"/>
            <w:r>
              <w:rPr>
                <w:b/>
                <w:bCs/>
              </w:rPr>
              <w:t xml:space="preserve"> </w:t>
            </w:r>
            <w:r>
              <w:t xml:space="preserve">necesita saber si la forma se llama </w:t>
            </w:r>
            <w:r>
              <w:rPr>
                <w:b/>
                <w:bCs/>
              </w:rPr>
              <w:t>“</w:t>
            </w:r>
            <w:proofErr w:type="spellStart"/>
            <w:r>
              <w:rPr>
                <w:b/>
                <w:bCs/>
              </w:rPr>
              <w:t>rect</w:t>
            </w:r>
            <w:proofErr w:type="spellEnd"/>
            <w:r>
              <w:rPr>
                <w:b/>
                <w:bCs/>
              </w:rPr>
              <w:t xml:space="preserve">”, </w:t>
            </w:r>
            <w:r>
              <w:t>y con esa dirección delante no coincidiría.</w:t>
            </w:r>
          </w:p>
          <w:p w14:paraId="67F0ED25" w14:textId="2405F41A" w:rsidR="008B73BA" w:rsidRDefault="00A876F3" w:rsidP="00653C33">
            <w:pPr>
              <w:rPr>
                <w:b/>
                <w:bCs/>
              </w:rPr>
            </w:pPr>
            <w:r>
              <w:t xml:space="preserve">Esta </w:t>
            </w:r>
            <w:proofErr w:type="spellStart"/>
            <w:r>
              <w:t>funcion</w:t>
            </w:r>
            <w:proofErr w:type="spellEnd"/>
            <w:r>
              <w:t xml:space="preserve"> </w:t>
            </w:r>
            <w:r>
              <w:rPr>
                <w:b/>
                <w:bCs/>
              </w:rPr>
              <w:t>quita la dirección y deja solo el nombre.</w:t>
            </w:r>
          </w:p>
          <w:p w14:paraId="2D0FC505" w14:textId="77777777" w:rsidR="00A876F3" w:rsidRPr="00A876F3" w:rsidRDefault="00A876F3" w:rsidP="00A876F3">
            <w:pPr>
              <w:rPr>
                <w:b/>
                <w:bCs/>
                <w:sz w:val="24"/>
                <w:szCs w:val="28"/>
              </w:rPr>
            </w:pPr>
            <w:r w:rsidRPr="00A876F3">
              <w:rPr>
                <w:b/>
                <w:bCs/>
                <w:sz w:val="24"/>
                <w:szCs w:val="28"/>
                <w:highlight w:val="yellow"/>
              </w:rPr>
              <w:t>Paso 1</w:t>
            </w:r>
            <w:proofErr w:type="gramStart"/>
            <w:r w:rsidRPr="00A876F3">
              <w:rPr>
                <w:b/>
                <w:bCs/>
                <w:sz w:val="24"/>
                <w:szCs w:val="28"/>
                <w:highlight w:val="yellow"/>
              </w:rPr>
              <w:t>: .</w:t>
            </w:r>
            <w:proofErr w:type="spellStart"/>
            <w:r w:rsidRPr="00A876F3">
              <w:rPr>
                <w:b/>
                <w:bCs/>
                <w:sz w:val="24"/>
                <w:szCs w:val="28"/>
                <w:highlight w:val="yellow"/>
              </w:rPr>
              <w:t>split</w:t>
            </w:r>
            <w:proofErr w:type="spellEnd"/>
            <w:proofErr w:type="gramEnd"/>
            <w:r w:rsidRPr="00A876F3">
              <w:rPr>
                <w:b/>
                <w:bCs/>
                <w:sz w:val="24"/>
                <w:szCs w:val="28"/>
                <w:highlight w:val="yellow"/>
              </w:rPr>
              <w:t>("}", 1)</w:t>
            </w:r>
          </w:p>
          <w:p w14:paraId="2521A3B4" w14:textId="77777777" w:rsidR="00461BED" w:rsidRDefault="00461BED" w:rsidP="00461BED">
            <w:r w:rsidRPr="008B73BA">
              <w:t xml:space="preserve">Corta el texto en la </w:t>
            </w:r>
            <w:proofErr w:type="gramStart"/>
            <w:r w:rsidRPr="008B73BA">
              <w:t xml:space="preserve">primera </w:t>
            </w:r>
            <w:r w:rsidRPr="008B73BA">
              <w:rPr>
                <w:b/>
                <w:bCs/>
              </w:rPr>
              <w:t>}</w:t>
            </w:r>
            <w:proofErr w:type="gramEnd"/>
            <w:r w:rsidRPr="008B73BA">
              <w:t>, y lo parte en dos pedazos:</w:t>
            </w:r>
          </w:p>
          <w:p w14:paraId="3B8D6AB6" w14:textId="3670AE5F" w:rsidR="008B73BA" w:rsidRDefault="008B73BA" w:rsidP="00461BED">
            <w:r w:rsidRPr="008B73BA">
              <w:rPr>
                <w:noProof/>
              </w:rPr>
              <w:drawing>
                <wp:inline distT="0" distB="0" distL="0" distR="0" wp14:anchorId="1BDE3FD7" wp14:editId="64BA5092">
                  <wp:extent cx="5173980" cy="1202950"/>
                  <wp:effectExtent l="38100" t="38100" r="45720" b="35560"/>
                  <wp:docPr id="1990982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82993" name=""/>
                          <pic:cNvPicPr/>
                        </pic:nvPicPr>
                        <pic:blipFill>
                          <a:blip r:embed="rId974"/>
                          <a:stretch>
                            <a:fillRect/>
                          </a:stretch>
                        </pic:blipFill>
                        <pic:spPr>
                          <a:xfrm>
                            <a:off x="0" y="0"/>
                            <a:ext cx="5181724" cy="1204750"/>
                          </a:xfrm>
                          <a:prstGeom prst="rect">
                            <a:avLst/>
                          </a:prstGeom>
                          <a:ln w="28575">
                            <a:solidFill>
                              <a:srgbClr val="EE0000"/>
                            </a:solidFill>
                          </a:ln>
                        </pic:spPr>
                      </pic:pic>
                    </a:graphicData>
                  </a:graphic>
                </wp:inline>
              </w:drawing>
            </w:r>
          </w:p>
          <w:p w14:paraId="75C8DCFB" w14:textId="77777777" w:rsidR="008B73BA" w:rsidRDefault="008B73BA" w:rsidP="00461BED"/>
          <w:p w14:paraId="1133C278" w14:textId="5D532493" w:rsidR="008B73BA" w:rsidRPr="00A876F3" w:rsidRDefault="008B73BA" w:rsidP="008B73BA">
            <w:pPr>
              <w:rPr>
                <w:b/>
                <w:bCs/>
                <w:sz w:val="24"/>
                <w:szCs w:val="28"/>
              </w:rPr>
            </w:pPr>
            <w:r w:rsidRPr="008B73BA">
              <w:rPr>
                <w:b/>
                <w:bCs/>
                <w:sz w:val="24"/>
                <w:szCs w:val="28"/>
                <w:highlight w:val="yellow"/>
              </w:rPr>
              <w:t>Paso 2: [-1]</w:t>
            </w:r>
          </w:p>
          <w:p w14:paraId="3F58E418" w14:textId="59920114" w:rsidR="008B73BA" w:rsidRDefault="008B73BA" w:rsidP="00461BED">
            <w:pPr>
              <w:rPr>
                <w:b/>
                <w:bCs/>
              </w:rPr>
            </w:pPr>
            <w:r>
              <w:rPr>
                <w:b/>
                <w:bCs/>
              </w:rPr>
              <w:t xml:space="preserve">[-1] </w:t>
            </w:r>
            <w:r>
              <w:t xml:space="preserve">significa “toma el </w:t>
            </w:r>
            <w:r>
              <w:rPr>
                <w:b/>
                <w:bCs/>
              </w:rPr>
              <w:t xml:space="preserve">ultimo </w:t>
            </w:r>
            <w:r>
              <w:t xml:space="preserve">pedazo”. El ultimo es </w:t>
            </w:r>
            <w:proofErr w:type="spellStart"/>
            <w:r>
              <w:rPr>
                <w:b/>
                <w:bCs/>
              </w:rPr>
              <w:t>rect</w:t>
            </w:r>
            <w:proofErr w:type="spellEnd"/>
            <w:r>
              <w:rPr>
                <w:b/>
                <w:bCs/>
              </w:rPr>
              <w:t>.</w:t>
            </w:r>
          </w:p>
          <w:p w14:paraId="2668A6FE" w14:textId="2B2CA7A1" w:rsidR="008B73BA" w:rsidRDefault="00652A77" w:rsidP="00461BED">
            <w:pPr>
              <w:rPr>
                <w:b/>
                <w:bCs/>
              </w:rPr>
            </w:pPr>
            <w:r w:rsidRPr="00652A77">
              <w:rPr>
                <w:b/>
                <w:bCs/>
                <w:noProof/>
              </w:rPr>
              <w:drawing>
                <wp:inline distT="0" distB="0" distL="0" distR="0" wp14:anchorId="6B27A3FA" wp14:editId="01F07D87">
                  <wp:extent cx="5212080" cy="594563"/>
                  <wp:effectExtent l="38100" t="38100" r="45720" b="34290"/>
                  <wp:docPr id="1515235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35730" name=""/>
                          <pic:cNvPicPr/>
                        </pic:nvPicPr>
                        <pic:blipFill>
                          <a:blip r:embed="rId975"/>
                          <a:stretch>
                            <a:fillRect/>
                          </a:stretch>
                        </pic:blipFill>
                        <pic:spPr>
                          <a:xfrm>
                            <a:off x="0" y="0"/>
                            <a:ext cx="5221963" cy="595690"/>
                          </a:xfrm>
                          <a:prstGeom prst="rect">
                            <a:avLst/>
                          </a:prstGeom>
                          <a:ln w="28575">
                            <a:solidFill>
                              <a:srgbClr val="EE0000"/>
                            </a:solidFill>
                          </a:ln>
                        </pic:spPr>
                      </pic:pic>
                    </a:graphicData>
                  </a:graphic>
                </wp:inline>
              </w:drawing>
            </w:r>
          </w:p>
          <w:p w14:paraId="2FA2EE30" w14:textId="77777777" w:rsidR="00652A77" w:rsidRDefault="00652A77" w:rsidP="00461BED">
            <w:pPr>
              <w:rPr>
                <w:b/>
                <w:bCs/>
              </w:rPr>
            </w:pPr>
          </w:p>
          <w:p w14:paraId="677C9401" w14:textId="77777777" w:rsidR="00652A77" w:rsidRPr="00652A77" w:rsidRDefault="00652A77" w:rsidP="00652A77">
            <w:pPr>
              <w:rPr>
                <w:b/>
                <w:bCs/>
                <w:sz w:val="24"/>
                <w:szCs w:val="28"/>
              </w:rPr>
            </w:pPr>
            <w:r w:rsidRPr="00652A77">
              <w:rPr>
                <w:b/>
                <w:bCs/>
                <w:sz w:val="24"/>
                <w:szCs w:val="28"/>
                <w:highlight w:val="yellow"/>
              </w:rPr>
              <w:t>Un caso especial</w:t>
            </w:r>
          </w:p>
          <w:p w14:paraId="7189D2F9" w14:textId="77777777" w:rsidR="00652A77" w:rsidRPr="00652A77" w:rsidRDefault="00652A77" w:rsidP="00652A77">
            <w:r w:rsidRPr="00652A77">
              <w:t xml:space="preserve">Si un nombre no trae la dirección (por ejemplo, </w:t>
            </w:r>
            <w:proofErr w:type="spellStart"/>
            <w:r w:rsidRPr="00652A77">
              <w:rPr>
                <w:b/>
                <w:bCs/>
              </w:rPr>
              <w:t>circle</w:t>
            </w:r>
            <w:proofErr w:type="spellEnd"/>
            <w:r w:rsidRPr="00652A77">
              <w:t xml:space="preserve"> a secas), no </w:t>
            </w:r>
            <w:proofErr w:type="gramStart"/>
            <w:r w:rsidRPr="00652A77">
              <w:t>hay }</w:t>
            </w:r>
            <w:proofErr w:type="gramEnd"/>
            <w:r w:rsidRPr="00652A77">
              <w:t xml:space="preserve"> donde cortar. El resultado es una lista de un solo pedazo, </w:t>
            </w:r>
            <w:r w:rsidRPr="00652A77">
              <w:rPr>
                <w:b/>
                <w:bCs/>
              </w:rPr>
              <w:t>['</w:t>
            </w:r>
            <w:proofErr w:type="spellStart"/>
            <w:r w:rsidRPr="00652A77">
              <w:rPr>
                <w:b/>
                <w:bCs/>
              </w:rPr>
              <w:t>circle</w:t>
            </w:r>
            <w:proofErr w:type="spellEnd"/>
            <w:r w:rsidRPr="00652A77">
              <w:rPr>
                <w:b/>
                <w:bCs/>
              </w:rPr>
              <w:t>']</w:t>
            </w:r>
            <w:r w:rsidRPr="00652A77">
              <w:t xml:space="preserve">, y </w:t>
            </w:r>
            <w:r w:rsidRPr="00652A77">
              <w:rPr>
                <w:b/>
                <w:bCs/>
              </w:rPr>
              <w:t>[-1]</w:t>
            </w:r>
            <w:r w:rsidRPr="00652A77">
              <w:t xml:space="preserve"> devuelve </w:t>
            </w:r>
            <w:proofErr w:type="spellStart"/>
            <w:r w:rsidRPr="00652A77">
              <w:rPr>
                <w:b/>
                <w:bCs/>
              </w:rPr>
              <w:t>circle</w:t>
            </w:r>
            <w:proofErr w:type="spellEnd"/>
            <w:r w:rsidRPr="00652A77">
              <w:t>. Así funciona con los dos casos.</w:t>
            </w:r>
          </w:p>
          <w:p w14:paraId="2D5F2790" w14:textId="77777777" w:rsidR="00652A77" w:rsidRDefault="00652A77" w:rsidP="00461BED">
            <w:pPr>
              <w:rPr>
                <w:b/>
                <w:bCs/>
              </w:rPr>
            </w:pPr>
          </w:p>
          <w:p w14:paraId="3C4726E6" w14:textId="77777777" w:rsidR="008930FC" w:rsidRPr="008930FC" w:rsidRDefault="008930FC" w:rsidP="008930FC">
            <w:pPr>
              <w:rPr>
                <w:b/>
                <w:bCs/>
                <w:sz w:val="24"/>
                <w:szCs w:val="28"/>
              </w:rPr>
            </w:pPr>
            <w:r w:rsidRPr="008930FC">
              <w:rPr>
                <w:b/>
                <w:bCs/>
                <w:sz w:val="24"/>
                <w:szCs w:val="28"/>
                <w:highlight w:val="yellow"/>
              </w:rPr>
              <w:t>Para qué sirve</w:t>
            </w:r>
          </w:p>
          <w:p w14:paraId="4D6C8015" w14:textId="1BB5A995" w:rsidR="008B73BA" w:rsidRPr="008B73BA" w:rsidRDefault="008930FC" w:rsidP="00461BED">
            <w:pPr>
              <w:rPr>
                <w:b/>
                <w:bCs/>
              </w:rPr>
            </w:pPr>
            <w:r w:rsidRPr="008930FC">
              <w:rPr>
                <w:b/>
                <w:bCs/>
                <w:noProof/>
              </w:rPr>
              <w:drawing>
                <wp:inline distT="0" distB="0" distL="0" distR="0" wp14:anchorId="23377706" wp14:editId="2044FB67">
                  <wp:extent cx="5334000" cy="639586"/>
                  <wp:effectExtent l="38100" t="38100" r="38100" b="46355"/>
                  <wp:docPr id="1397245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5138" name=""/>
                          <pic:cNvPicPr/>
                        </pic:nvPicPr>
                        <pic:blipFill>
                          <a:blip r:embed="rId976"/>
                          <a:stretch>
                            <a:fillRect/>
                          </a:stretch>
                        </pic:blipFill>
                        <pic:spPr>
                          <a:xfrm>
                            <a:off x="0" y="0"/>
                            <a:ext cx="5349107" cy="641397"/>
                          </a:xfrm>
                          <a:prstGeom prst="rect">
                            <a:avLst/>
                          </a:prstGeom>
                          <a:ln w="28575">
                            <a:solidFill>
                              <a:srgbClr val="EE0000"/>
                            </a:solidFill>
                          </a:ln>
                        </pic:spPr>
                      </pic:pic>
                    </a:graphicData>
                  </a:graphic>
                </wp:inline>
              </w:drawing>
            </w:r>
          </w:p>
          <w:p w14:paraId="5F3A54F2" w14:textId="77777777" w:rsidR="00A876F3" w:rsidRPr="00A876F3" w:rsidRDefault="00A876F3" w:rsidP="00653C33">
            <w:pPr>
              <w:rPr>
                <w:b/>
                <w:bCs/>
              </w:rPr>
            </w:pPr>
          </w:p>
          <w:p w14:paraId="04556736" w14:textId="77777777" w:rsidR="00A611AD" w:rsidRPr="00A611AD" w:rsidRDefault="00A611AD" w:rsidP="00A611AD">
            <w:r w:rsidRPr="00A611AD">
              <w:t>Sin tag, esa comparación fallaría, porque {</w:t>
            </w:r>
            <w:proofErr w:type="gramStart"/>
            <w:r w:rsidRPr="00A611AD">
              <w:t>http://www.w3.org/2000/svg}rect</w:t>
            </w:r>
            <w:proofErr w:type="gramEnd"/>
            <w:r w:rsidRPr="00A611AD">
              <w:t xml:space="preserve"> no es igual a "</w:t>
            </w:r>
            <w:proofErr w:type="spellStart"/>
            <w:r w:rsidRPr="00A611AD">
              <w:t>rect</w:t>
            </w:r>
            <w:proofErr w:type="spellEnd"/>
            <w:r w:rsidRPr="00A611AD">
              <w:t>".</w:t>
            </w:r>
          </w:p>
          <w:p w14:paraId="45603FA9" w14:textId="7032F533" w:rsidR="006E0E35" w:rsidRPr="006E0E35" w:rsidRDefault="006E0E35" w:rsidP="00653C33"/>
        </w:tc>
      </w:tr>
    </w:tbl>
    <w:p w14:paraId="1AC8DE1F" w14:textId="77777777" w:rsidR="00566776" w:rsidRDefault="00566776" w:rsidP="00653C33"/>
    <w:p w14:paraId="19980949" w14:textId="77777777" w:rsidR="00681DBB" w:rsidRDefault="00681DBB" w:rsidP="00653C33"/>
    <w:p w14:paraId="05D68F98" w14:textId="134F6681" w:rsidR="00681DBB" w:rsidRDefault="00681DBB">
      <w:r>
        <w:br w:type="page"/>
      </w:r>
    </w:p>
    <w:p w14:paraId="49AF303A" w14:textId="324CCAF9" w:rsidR="00802D6D" w:rsidRPr="00802D6D" w:rsidRDefault="00802D6D" w:rsidP="00802D6D">
      <w:pPr>
        <w:shd w:val="clear" w:color="auto" w:fill="C1E4F5" w:themeFill="accent1" w:themeFillTint="33"/>
        <w:rPr>
          <w:b/>
          <w:bCs/>
          <w:sz w:val="24"/>
          <w:szCs w:val="28"/>
        </w:rPr>
      </w:pPr>
      <w:r>
        <w:rPr>
          <w:b/>
          <w:bCs/>
          <w:sz w:val="24"/>
          <w:szCs w:val="28"/>
        </w:rPr>
        <w:lastRenderedPageBreak/>
        <w:t>4</w:t>
      </w:r>
      <w:r w:rsidRPr="00802D6D">
        <w:rPr>
          <w:b/>
          <w:bCs/>
          <w:sz w:val="24"/>
          <w:szCs w:val="28"/>
        </w:rPr>
        <w:t>.</w:t>
      </w:r>
      <w:proofErr w:type="gramStart"/>
      <w:r>
        <w:rPr>
          <w:b/>
          <w:bCs/>
          <w:sz w:val="24"/>
          <w:szCs w:val="28"/>
        </w:rPr>
        <w:t>reveal(</w:t>
      </w:r>
      <w:proofErr w:type="spellStart"/>
      <w:proofErr w:type="gramEnd"/>
      <w:r>
        <w:rPr>
          <w:b/>
          <w:bCs/>
          <w:sz w:val="24"/>
          <w:szCs w:val="28"/>
        </w:rPr>
        <w:t>svg</w:t>
      </w:r>
      <w:proofErr w:type="spellEnd"/>
      <w:r>
        <w:rPr>
          <w:b/>
          <w:bCs/>
          <w:sz w:val="24"/>
          <w:szCs w:val="28"/>
        </w:rPr>
        <w:t>, paso=0,15): mostrar</w:t>
      </w:r>
      <w:r w:rsidR="00AB2C8C">
        <w:rPr>
          <w:b/>
          <w:bCs/>
          <w:sz w:val="24"/>
          <w:szCs w:val="28"/>
        </w:rPr>
        <w:t>lo forma por forma</w:t>
      </w:r>
    </w:p>
    <w:p w14:paraId="39978695" w14:textId="483D8141" w:rsidR="00645929" w:rsidRDefault="00681DBB" w:rsidP="00C7566D">
      <w:pPr>
        <w:pBdr>
          <w:bottom w:val="single" w:sz="6" w:space="1" w:color="auto"/>
        </w:pBdr>
      </w:pPr>
      <w:r w:rsidRPr="00681DBB">
        <w:rPr>
          <w:noProof/>
        </w:rPr>
        <w:drawing>
          <wp:inline distT="0" distB="0" distL="0" distR="0" wp14:anchorId="7A946863" wp14:editId="6B59D9A4">
            <wp:extent cx="4675909" cy="2944524"/>
            <wp:effectExtent l="38100" t="38100" r="29845" b="46355"/>
            <wp:docPr id="121288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88508" name=""/>
                    <pic:cNvPicPr/>
                  </pic:nvPicPr>
                  <pic:blipFill>
                    <a:blip r:embed="rId977"/>
                    <a:stretch>
                      <a:fillRect/>
                    </a:stretch>
                  </pic:blipFill>
                  <pic:spPr>
                    <a:xfrm>
                      <a:off x="0" y="0"/>
                      <a:ext cx="4688170" cy="2952245"/>
                    </a:xfrm>
                    <a:prstGeom prst="rect">
                      <a:avLst/>
                    </a:prstGeom>
                    <a:ln w="28575">
                      <a:solidFill>
                        <a:srgbClr val="EE0000"/>
                      </a:solidFill>
                    </a:ln>
                  </pic:spPr>
                </pic:pic>
              </a:graphicData>
            </a:graphic>
          </wp:inline>
        </w:drawing>
      </w:r>
    </w:p>
    <w:p w14:paraId="3DCE6EE6" w14:textId="7790D0AB" w:rsidR="00D553D5" w:rsidRDefault="00D553D5" w:rsidP="00D553D5">
      <w:pPr>
        <w:rPr>
          <w:b/>
          <w:bCs/>
          <w:sz w:val="24"/>
          <w:szCs w:val="28"/>
        </w:rPr>
      </w:pPr>
      <w:r w:rsidRPr="00D553D5">
        <w:rPr>
          <w:b/>
          <w:bCs/>
          <w:sz w:val="24"/>
          <w:szCs w:val="28"/>
          <w:highlight w:val="yellow"/>
        </w:rPr>
        <w:t>4. pedir el dibujo y mostrarlo.</w:t>
      </w:r>
    </w:p>
    <w:p w14:paraId="125FFA9B" w14:textId="1FE5D91E" w:rsidR="00D553D5" w:rsidRDefault="00976CFB" w:rsidP="00D553D5">
      <w:pPr>
        <w:rPr>
          <w:b/>
          <w:bCs/>
          <w:sz w:val="24"/>
          <w:szCs w:val="28"/>
        </w:rPr>
      </w:pPr>
      <w:r w:rsidRPr="00976CFB">
        <w:rPr>
          <w:b/>
          <w:bCs/>
          <w:noProof/>
          <w:sz w:val="24"/>
          <w:szCs w:val="28"/>
        </w:rPr>
        <w:drawing>
          <wp:inline distT="0" distB="0" distL="0" distR="0" wp14:anchorId="4FC71310" wp14:editId="02F49ADF">
            <wp:extent cx="5043055" cy="1207065"/>
            <wp:effectExtent l="38100" t="38100" r="43815" b="31750"/>
            <wp:docPr id="1991531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31560" name=""/>
                    <pic:cNvPicPr/>
                  </pic:nvPicPr>
                  <pic:blipFill>
                    <a:blip r:embed="rId978"/>
                    <a:stretch>
                      <a:fillRect/>
                    </a:stretch>
                  </pic:blipFill>
                  <pic:spPr>
                    <a:xfrm>
                      <a:off x="0" y="0"/>
                      <a:ext cx="5065033" cy="1212325"/>
                    </a:xfrm>
                    <a:prstGeom prst="rect">
                      <a:avLst/>
                    </a:prstGeom>
                    <a:ln w="28575">
                      <a:solidFill>
                        <a:srgbClr val="EE0000"/>
                      </a:solidFill>
                    </a:ln>
                  </pic:spPr>
                </pic:pic>
              </a:graphicData>
            </a:graphic>
          </wp:inline>
        </w:drawing>
      </w:r>
    </w:p>
    <w:p w14:paraId="2166B956" w14:textId="04A4A57B" w:rsidR="00976CFB" w:rsidRDefault="00976CFB" w:rsidP="00D553D5">
      <w:pPr>
        <w:rPr>
          <w:b/>
          <w:bCs/>
          <w:sz w:val="24"/>
          <w:szCs w:val="28"/>
        </w:rPr>
      </w:pPr>
      <w:r>
        <w:rPr>
          <w:b/>
          <w:bCs/>
          <w:sz w:val="24"/>
          <w:szCs w:val="28"/>
        </w:rPr>
        <w:t>Resultado:</w:t>
      </w:r>
    </w:p>
    <w:p w14:paraId="649E6561" w14:textId="6B7F2A35" w:rsidR="00976CFB" w:rsidRDefault="00976CFB" w:rsidP="00D553D5">
      <w:pPr>
        <w:pBdr>
          <w:bottom w:val="single" w:sz="6" w:space="1" w:color="auto"/>
        </w:pBdr>
        <w:rPr>
          <w:b/>
          <w:bCs/>
          <w:sz w:val="24"/>
          <w:szCs w:val="28"/>
        </w:rPr>
      </w:pPr>
      <w:r w:rsidRPr="00976CFB">
        <w:rPr>
          <w:b/>
          <w:bCs/>
          <w:noProof/>
          <w:sz w:val="24"/>
          <w:szCs w:val="28"/>
        </w:rPr>
        <w:drawing>
          <wp:inline distT="0" distB="0" distL="0" distR="0" wp14:anchorId="08831809" wp14:editId="28B286AD">
            <wp:extent cx="3250308" cy="2743200"/>
            <wp:effectExtent l="0" t="0" r="7620" b="0"/>
            <wp:docPr id="1937285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85758" name=""/>
                    <pic:cNvPicPr/>
                  </pic:nvPicPr>
                  <pic:blipFill>
                    <a:blip r:embed="rId979"/>
                    <a:stretch>
                      <a:fillRect/>
                    </a:stretch>
                  </pic:blipFill>
                  <pic:spPr>
                    <a:xfrm>
                      <a:off x="0" y="0"/>
                      <a:ext cx="3256415" cy="2748354"/>
                    </a:xfrm>
                    <a:prstGeom prst="rect">
                      <a:avLst/>
                    </a:prstGeom>
                  </pic:spPr>
                </pic:pic>
              </a:graphicData>
            </a:graphic>
          </wp:inline>
        </w:drawing>
      </w:r>
    </w:p>
    <w:p w14:paraId="373DA138" w14:textId="77777777" w:rsidR="00275354" w:rsidRDefault="00275354" w:rsidP="00D553D5">
      <w:pPr>
        <w:rPr>
          <w:b/>
          <w:bCs/>
        </w:rPr>
      </w:pPr>
    </w:p>
    <w:p w14:paraId="133ABA0C" w14:textId="77777777" w:rsidR="00275354" w:rsidRDefault="00275354" w:rsidP="00D553D5">
      <w:pPr>
        <w:rPr>
          <w:b/>
          <w:bCs/>
        </w:rPr>
      </w:pPr>
    </w:p>
    <w:p w14:paraId="534872ED" w14:textId="77777777" w:rsidR="00275354" w:rsidRDefault="00275354" w:rsidP="00D553D5">
      <w:pPr>
        <w:rPr>
          <w:b/>
          <w:bCs/>
        </w:rPr>
      </w:pPr>
    </w:p>
    <w:p w14:paraId="13E5D41A" w14:textId="4F0022EB" w:rsidR="00275354" w:rsidRPr="00275354" w:rsidRDefault="00275354" w:rsidP="00D553D5">
      <w:pPr>
        <w:rPr>
          <w:b/>
          <w:bCs/>
        </w:rPr>
      </w:pPr>
      <w:r w:rsidRPr="00275354">
        <w:rPr>
          <w:b/>
          <w:bCs/>
        </w:rPr>
        <w:lastRenderedPageBreak/>
        <w:t>Ver la lista de modelos disponibles:</w:t>
      </w:r>
    </w:p>
    <w:p w14:paraId="55D03951" w14:textId="6436D904" w:rsidR="00976CFB" w:rsidRDefault="00BA5F7C" w:rsidP="00D553D5">
      <w:pPr>
        <w:pBdr>
          <w:bottom w:val="single" w:sz="6" w:space="1" w:color="auto"/>
        </w:pBdr>
        <w:rPr>
          <w:b/>
          <w:bCs/>
          <w:sz w:val="24"/>
          <w:szCs w:val="28"/>
        </w:rPr>
      </w:pPr>
      <w:r>
        <w:rPr>
          <w:b/>
          <w:bCs/>
          <w:noProof/>
          <w:sz w:val="24"/>
          <w:szCs w:val="28"/>
        </w:rPr>
        <w:drawing>
          <wp:inline distT="0" distB="0" distL="0" distR="0" wp14:anchorId="3A61D6A0" wp14:editId="1F2CB0CB">
            <wp:extent cx="2770777" cy="2774373"/>
            <wp:effectExtent l="38100" t="38100" r="29845" b="45085"/>
            <wp:docPr id="1655353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0" cstate="print">
                      <a:extLst>
                        <a:ext uri="{28A0092B-C50C-407E-A947-70E740481C1C}">
                          <a14:useLocalDpi xmlns:a14="http://schemas.microsoft.com/office/drawing/2010/main" val="0"/>
                        </a:ext>
                      </a:extLst>
                    </a:blip>
                    <a:srcRect/>
                    <a:stretch>
                      <a:fillRect/>
                    </a:stretch>
                  </pic:blipFill>
                  <pic:spPr bwMode="auto">
                    <a:xfrm>
                      <a:off x="0" y="0"/>
                      <a:ext cx="2779041" cy="2782648"/>
                    </a:xfrm>
                    <a:prstGeom prst="rect">
                      <a:avLst/>
                    </a:prstGeom>
                    <a:noFill/>
                    <a:ln w="28575">
                      <a:solidFill>
                        <a:srgbClr val="EE0000"/>
                      </a:solidFill>
                    </a:ln>
                  </pic:spPr>
                </pic:pic>
              </a:graphicData>
            </a:graphic>
          </wp:inline>
        </w:drawing>
      </w:r>
      <w:r>
        <w:rPr>
          <w:b/>
          <w:bCs/>
          <w:noProof/>
          <w:sz w:val="24"/>
          <w:szCs w:val="28"/>
        </w:rPr>
        <w:drawing>
          <wp:inline distT="0" distB="0" distL="0" distR="0" wp14:anchorId="415A10D8" wp14:editId="4254EFBF">
            <wp:extent cx="3616036" cy="676627"/>
            <wp:effectExtent l="38100" t="38100" r="41910" b="47625"/>
            <wp:docPr id="15363292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1">
                      <a:extLst>
                        <a:ext uri="{28A0092B-C50C-407E-A947-70E740481C1C}">
                          <a14:useLocalDpi xmlns:a14="http://schemas.microsoft.com/office/drawing/2010/main" val="0"/>
                        </a:ext>
                      </a:extLst>
                    </a:blip>
                    <a:srcRect/>
                    <a:stretch>
                      <a:fillRect/>
                    </a:stretch>
                  </pic:blipFill>
                  <pic:spPr bwMode="auto">
                    <a:xfrm>
                      <a:off x="0" y="0"/>
                      <a:ext cx="3634783" cy="680135"/>
                    </a:xfrm>
                    <a:prstGeom prst="rect">
                      <a:avLst/>
                    </a:prstGeom>
                    <a:noFill/>
                    <a:ln w="28575">
                      <a:solidFill>
                        <a:srgbClr val="EE0000"/>
                      </a:solidFill>
                    </a:ln>
                  </pic:spPr>
                </pic:pic>
              </a:graphicData>
            </a:graphic>
          </wp:inline>
        </w:drawing>
      </w:r>
    </w:p>
    <w:p w14:paraId="44606553" w14:textId="64FFA848" w:rsidR="00B25778" w:rsidRDefault="00B25778" w:rsidP="00D553D5">
      <w:pPr>
        <w:rPr>
          <w:b/>
          <w:bCs/>
          <w:sz w:val="24"/>
          <w:szCs w:val="28"/>
        </w:rPr>
      </w:pPr>
      <w:r>
        <w:rPr>
          <w:b/>
          <w:bCs/>
          <w:sz w:val="24"/>
          <w:szCs w:val="28"/>
        </w:rPr>
        <w:t>Para probar con 2 modelos:</w:t>
      </w:r>
    </w:p>
    <w:p w14:paraId="46C522FB" w14:textId="5C8D1279" w:rsidR="001A03F8" w:rsidRDefault="00B25778" w:rsidP="00D553D5">
      <w:pPr>
        <w:rPr>
          <w:b/>
          <w:bCs/>
          <w:sz w:val="24"/>
          <w:szCs w:val="28"/>
        </w:rPr>
      </w:pPr>
      <w:r w:rsidRPr="00B25778">
        <w:rPr>
          <w:b/>
          <w:bCs/>
          <w:noProof/>
          <w:sz w:val="24"/>
          <w:szCs w:val="28"/>
        </w:rPr>
        <w:drawing>
          <wp:inline distT="0" distB="0" distL="0" distR="0" wp14:anchorId="61F6DDFC" wp14:editId="1011F805">
            <wp:extent cx="5029200" cy="1104561"/>
            <wp:effectExtent l="38100" t="38100" r="38100" b="38735"/>
            <wp:docPr id="1876048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48448" name=""/>
                    <pic:cNvPicPr/>
                  </pic:nvPicPr>
                  <pic:blipFill>
                    <a:blip r:embed="rId982"/>
                    <a:stretch>
                      <a:fillRect/>
                    </a:stretch>
                  </pic:blipFill>
                  <pic:spPr>
                    <a:xfrm>
                      <a:off x="0" y="0"/>
                      <a:ext cx="5041907" cy="1107352"/>
                    </a:xfrm>
                    <a:prstGeom prst="rect">
                      <a:avLst/>
                    </a:prstGeom>
                    <a:ln w="28575">
                      <a:solidFill>
                        <a:srgbClr val="EE0000"/>
                      </a:solidFill>
                    </a:ln>
                  </pic:spPr>
                </pic:pic>
              </a:graphicData>
            </a:graphic>
          </wp:inline>
        </w:drawing>
      </w:r>
      <w:r w:rsidR="001A03F8" w:rsidRPr="001A03F8">
        <w:rPr>
          <w:b/>
          <w:bCs/>
          <w:noProof/>
          <w:sz w:val="24"/>
          <w:szCs w:val="28"/>
        </w:rPr>
        <w:drawing>
          <wp:inline distT="0" distB="0" distL="0" distR="0" wp14:anchorId="33EA9A46" wp14:editId="56FFF648">
            <wp:extent cx="5067300" cy="365972"/>
            <wp:effectExtent l="38100" t="38100" r="38100" b="34290"/>
            <wp:docPr id="177296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62640" name=""/>
                    <pic:cNvPicPr/>
                  </pic:nvPicPr>
                  <pic:blipFill>
                    <a:blip r:embed="rId983"/>
                    <a:stretch>
                      <a:fillRect/>
                    </a:stretch>
                  </pic:blipFill>
                  <pic:spPr>
                    <a:xfrm>
                      <a:off x="0" y="0"/>
                      <a:ext cx="5101437" cy="368437"/>
                    </a:xfrm>
                    <a:prstGeom prst="rect">
                      <a:avLst/>
                    </a:prstGeom>
                    <a:ln w="28575">
                      <a:solidFill>
                        <a:srgbClr val="EE0000"/>
                      </a:solidFill>
                    </a:ln>
                  </pic:spPr>
                </pic:pic>
              </a:graphicData>
            </a:graphic>
          </wp:inline>
        </w:drawing>
      </w:r>
      <w:r w:rsidR="001A03F8" w:rsidRPr="001A03F8">
        <w:rPr>
          <w:b/>
          <w:bCs/>
          <w:noProof/>
          <w:sz w:val="24"/>
          <w:szCs w:val="28"/>
        </w:rPr>
        <w:drawing>
          <wp:inline distT="0" distB="0" distL="0" distR="0" wp14:anchorId="61701212" wp14:editId="332D40EF">
            <wp:extent cx="4370837" cy="2729345"/>
            <wp:effectExtent l="38100" t="38100" r="29845" b="33020"/>
            <wp:docPr id="63923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3550" name=""/>
                    <pic:cNvPicPr/>
                  </pic:nvPicPr>
                  <pic:blipFill>
                    <a:blip r:embed="rId984"/>
                    <a:stretch>
                      <a:fillRect/>
                    </a:stretch>
                  </pic:blipFill>
                  <pic:spPr>
                    <a:xfrm>
                      <a:off x="0" y="0"/>
                      <a:ext cx="4376779" cy="2733055"/>
                    </a:xfrm>
                    <a:prstGeom prst="rect">
                      <a:avLst/>
                    </a:prstGeom>
                    <a:ln w="28575">
                      <a:solidFill>
                        <a:srgbClr val="EE0000"/>
                      </a:solidFill>
                    </a:ln>
                  </pic:spPr>
                </pic:pic>
              </a:graphicData>
            </a:graphic>
          </wp:inline>
        </w:drawing>
      </w:r>
    </w:p>
    <w:p w14:paraId="4CF9AD77" w14:textId="337E64EC" w:rsidR="00976CFB" w:rsidRDefault="00CD704B" w:rsidP="00D553D5">
      <w:pPr>
        <w:rPr>
          <w:b/>
          <w:bCs/>
          <w:sz w:val="24"/>
          <w:szCs w:val="28"/>
        </w:rPr>
      </w:pPr>
      <w:r w:rsidRPr="00CD704B">
        <w:rPr>
          <w:b/>
          <w:bCs/>
          <w:noProof/>
          <w:sz w:val="24"/>
          <w:szCs w:val="28"/>
        </w:rPr>
        <w:lastRenderedPageBreak/>
        <w:drawing>
          <wp:inline distT="0" distB="0" distL="0" distR="0" wp14:anchorId="12F28DD3" wp14:editId="2D5FBE8A">
            <wp:extent cx="4649657" cy="3297382"/>
            <wp:effectExtent l="38100" t="38100" r="36830" b="36830"/>
            <wp:docPr id="42525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5514" name=""/>
                    <pic:cNvPicPr/>
                  </pic:nvPicPr>
                  <pic:blipFill>
                    <a:blip r:embed="rId985"/>
                    <a:stretch>
                      <a:fillRect/>
                    </a:stretch>
                  </pic:blipFill>
                  <pic:spPr>
                    <a:xfrm>
                      <a:off x="0" y="0"/>
                      <a:ext cx="4652797" cy="3299609"/>
                    </a:xfrm>
                    <a:prstGeom prst="rect">
                      <a:avLst/>
                    </a:prstGeom>
                    <a:ln w="28575">
                      <a:solidFill>
                        <a:srgbClr val="EE0000"/>
                      </a:solidFill>
                    </a:ln>
                  </pic:spPr>
                </pic:pic>
              </a:graphicData>
            </a:graphic>
          </wp:inline>
        </w:drawing>
      </w:r>
    </w:p>
    <w:p w14:paraId="09BDDBD9" w14:textId="77777777" w:rsidR="00D553D5" w:rsidRDefault="00D553D5" w:rsidP="00C7566D"/>
    <w:p w14:paraId="00A129C7" w14:textId="72257612" w:rsidR="00635674" w:rsidRDefault="00635674" w:rsidP="00635674">
      <w:pPr>
        <w:pStyle w:val="Ttulo4"/>
        <w:rPr>
          <w:rFonts w:cs="Arial"/>
          <w:b/>
          <w:bCs/>
          <w:i w:val="0"/>
          <w:iCs w:val="0"/>
          <w:sz w:val="24"/>
        </w:rPr>
      </w:pPr>
      <w:r w:rsidRPr="00576E08">
        <w:rPr>
          <w:rFonts w:cs="Arial"/>
          <w:b/>
          <w:bCs/>
          <w:i w:val="0"/>
          <w:iCs w:val="0"/>
          <w:sz w:val="24"/>
          <w:highlight w:val="yellow"/>
        </w:rPr>
        <w:t>2.12.7.</w:t>
      </w:r>
      <w:r w:rsidR="00CD704B" w:rsidRPr="00576E08">
        <w:rPr>
          <w:rFonts w:cs="Arial"/>
          <w:b/>
          <w:bCs/>
          <w:i w:val="0"/>
          <w:iCs w:val="0"/>
          <w:sz w:val="24"/>
          <w:highlight w:val="yellow"/>
        </w:rPr>
        <w:t xml:space="preserve">3 Lo que hizo el profesor, con </w:t>
      </w:r>
      <w:proofErr w:type="spellStart"/>
      <w:r w:rsidR="00CD704B" w:rsidRPr="00576E08">
        <w:rPr>
          <w:rFonts w:cs="Arial"/>
          <w:b/>
          <w:bCs/>
          <w:i w:val="0"/>
          <w:iCs w:val="0"/>
          <w:sz w:val="24"/>
          <w:highlight w:val="yellow"/>
        </w:rPr>
        <w:t>OpenRouter</w:t>
      </w:r>
      <w:proofErr w:type="spellEnd"/>
    </w:p>
    <w:p w14:paraId="25425786" w14:textId="77777777" w:rsidR="00576E08" w:rsidRPr="00576E08" w:rsidRDefault="00576E08" w:rsidP="00576E08">
      <w:r w:rsidRPr="00576E08">
        <w:t>El profesor dice que puedes mirar lo que hace y que no es obligatorio repetirlo.</w:t>
      </w:r>
    </w:p>
    <w:p w14:paraId="15A57CA3" w14:textId="6327444B" w:rsidR="00CD704B" w:rsidRDefault="00576E08" w:rsidP="00CD704B">
      <w:r w:rsidRPr="00576E08">
        <w:rPr>
          <w:noProof/>
        </w:rPr>
        <w:drawing>
          <wp:inline distT="0" distB="0" distL="0" distR="0" wp14:anchorId="7473D306" wp14:editId="7ACA1866">
            <wp:extent cx="5347855" cy="2980055"/>
            <wp:effectExtent l="19050" t="19050" r="24765" b="10795"/>
            <wp:docPr id="787178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78660" name=""/>
                    <pic:cNvPicPr/>
                  </pic:nvPicPr>
                  <pic:blipFill>
                    <a:blip r:embed="rId986"/>
                    <a:stretch>
                      <a:fillRect/>
                    </a:stretch>
                  </pic:blipFill>
                  <pic:spPr>
                    <a:xfrm>
                      <a:off x="0" y="0"/>
                      <a:ext cx="5351348" cy="2982002"/>
                    </a:xfrm>
                    <a:prstGeom prst="rect">
                      <a:avLst/>
                    </a:prstGeom>
                    <a:ln w="19050">
                      <a:solidFill>
                        <a:srgbClr val="EE0000"/>
                      </a:solidFill>
                    </a:ln>
                  </pic:spPr>
                </pic:pic>
              </a:graphicData>
            </a:graphic>
          </wp:inline>
        </w:drawing>
      </w:r>
    </w:p>
    <w:p w14:paraId="5F133998" w14:textId="77777777" w:rsidR="00E2242E" w:rsidRDefault="00E2242E" w:rsidP="00CD704B"/>
    <w:p w14:paraId="2357A971" w14:textId="77777777" w:rsidR="00E2242E" w:rsidRDefault="00E2242E" w:rsidP="00CD704B"/>
    <w:p w14:paraId="6F0FD815" w14:textId="77777777" w:rsidR="00E2242E" w:rsidRDefault="00E2242E" w:rsidP="00CD704B"/>
    <w:p w14:paraId="643FBCD0" w14:textId="77777777" w:rsidR="00E2242E" w:rsidRDefault="00E2242E" w:rsidP="00CD704B"/>
    <w:p w14:paraId="0D2FB141" w14:textId="77777777" w:rsidR="00E2242E" w:rsidRDefault="00E2242E" w:rsidP="00CD704B"/>
    <w:p w14:paraId="591E05D5" w14:textId="77777777" w:rsidR="00E2242E" w:rsidRDefault="00E2242E" w:rsidP="00CD704B"/>
    <w:p w14:paraId="60D2E7CD" w14:textId="5C04F0B4" w:rsidR="00E2242E" w:rsidRDefault="00E2242E" w:rsidP="00E2242E">
      <w:pPr>
        <w:pStyle w:val="Ttulo4"/>
        <w:rPr>
          <w:rFonts w:cs="Arial"/>
          <w:b/>
          <w:bCs/>
          <w:i w:val="0"/>
          <w:iCs w:val="0"/>
          <w:sz w:val="24"/>
        </w:rPr>
      </w:pPr>
      <w:r w:rsidRPr="0043285E">
        <w:rPr>
          <w:rFonts w:cs="Arial"/>
          <w:b/>
          <w:bCs/>
          <w:i w:val="0"/>
          <w:iCs w:val="0"/>
          <w:sz w:val="24"/>
          <w:highlight w:val="yellow"/>
        </w:rPr>
        <w:lastRenderedPageBreak/>
        <w:t>2.12.7.4 Los 8 modelos y cómo les fue</w:t>
      </w:r>
    </w:p>
    <w:p w14:paraId="5C34DFBB" w14:textId="77777777" w:rsidR="0043285E" w:rsidRPr="0043285E" w:rsidRDefault="0043285E" w:rsidP="0043285E">
      <w:r w:rsidRPr="0043285E">
        <w:t xml:space="preserve">Son los que eligió el profesor (tú puedes elegir otros). Los ejecuta uno tras otro: esperaba unos 5 minutos y tardó </w:t>
      </w:r>
      <w:r w:rsidRPr="0043285E">
        <w:rPr>
          <w:b/>
          <w:bCs/>
        </w:rPr>
        <w:t>12,5</w:t>
      </w:r>
      <w:r w:rsidRPr="0043285E">
        <w:t>. Con código asíncrono se ejecutarían en paralelo y tardaría "un minuto o dos", pero no quiso complicarlo.</w:t>
      </w:r>
    </w:p>
    <w:p w14:paraId="0F74A7A1" w14:textId="5CC8CE42" w:rsidR="000A142E" w:rsidRDefault="000A142E" w:rsidP="00CD704B">
      <w:r w:rsidRPr="000A142E">
        <w:rPr>
          <w:noProof/>
        </w:rPr>
        <w:drawing>
          <wp:inline distT="0" distB="0" distL="0" distR="0" wp14:anchorId="3C826C50" wp14:editId="23F16C35">
            <wp:extent cx="3699164" cy="2843517"/>
            <wp:effectExtent l="38100" t="38100" r="34925" b="33655"/>
            <wp:docPr id="2051943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43387" name=""/>
                    <pic:cNvPicPr/>
                  </pic:nvPicPr>
                  <pic:blipFill>
                    <a:blip r:embed="rId987"/>
                    <a:stretch>
                      <a:fillRect/>
                    </a:stretch>
                  </pic:blipFill>
                  <pic:spPr>
                    <a:xfrm>
                      <a:off x="0" y="0"/>
                      <a:ext cx="3705905" cy="2848699"/>
                    </a:xfrm>
                    <a:prstGeom prst="rect">
                      <a:avLst/>
                    </a:prstGeom>
                    <a:ln w="28575">
                      <a:solidFill>
                        <a:schemeClr val="tx1"/>
                      </a:solidFill>
                    </a:ln>
                  </pic:spPr>
                </pic:pic>
              </a:graphicData>
            </a:graphic>
          </wp:inline>
        </w:drawing>
      </w:r>
      <w:r w:rsidRPr="000A142E">
        <w:rPr>
          <w:noProof/>
        </w:rPr>
        <w:drawing>
          <wp:inline distT="0" distB="0" distL="0" distR="0" wp14:anchorId="366D1949" wp14:editId="045CB2E8">
            <wp:extent cx="3761509" cy="456881"/>
            <wp:effectExtent l="38100" t="38100" r="29845" b="38735"/>
            <wp:docPr id="527162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62387" name=""/>
                    <pic:cNvPicPr/>
                  </pic:nvPicPr>
                  <pic:blipFill>
                    <a:blip r:embed="rId988"/>
                    <a:stretch>
                      <a:fillRect/>
                    </a:stretch>
                  </pic:blipFill>
                  <pic:spPr>
                    <a:xfrm>
                      <a:off x="0" y="0"/>
                      <a:ext cx="3792849" cy="460688"/>
                    </a:xfrm>
                    <a:prstGeom prst="rect">
                      <a:avLst/>
                    </a:prstGeom>
                    <a:ln w="28575">
                      <a:solidFill>
                        <a:schemeClr val="tx1"/>
                      </a:solidFill>
                    </a:ln>
                  </pic:spPr>
                </pic:pic>
              </a:graphicData>
            </a:graphic>
          </wp:inline>
        </w:drawing>
      </w:r>
    </w:p>
    <w:p w14:paraId="001FB6E4" w14:textId="77777777" w:rsidR="002B6AEE" w:rsidRPr="002B6AEE" w:rsidRDefault="002B6AEE" w:rsidP="002B6AEE">
      <w:r w:rsidRPr="002B6AEE">
        <w:t>Son opiniones suyas sobre un solo reto, grabadas a principios de 2026. Los nombres y los "más fuertes" cambian rápido.</w:t>
      </w:r>
    </w:p>
    <w:p w14:paraId="3329AB4B" w14:textId="77777777" w:rsidR="000A142E" w:rsidRPr="00CD704B" w:rsidRDefault="000A142E" w:rsidP="00CD704B"/>
    <w:p w14:paraId="0CEB85E1" w14:textId="77777777" w:rsidR="00681DBB" w:rsidRDefault="00681DBB" w:rsidP="00C7566D"/>
    <w:p w14:paraId="5ACE3B2E" w14:textId="77777777" w:rsidR="002B6AEE" w:rsidRDefault="002B6AEE" w:rsidP="00C7566D"/>
    <w:p w14:paraId="73113F7A" w14:textId="77777777" w:rsidR="002B6AEE" w:rsidRDefault="002B6AEE" w:rsidP="00C7566D"/>
    <w:p w14:paraId="2D5E5AE5" w14:textId="17D1DD2F" w:rsidR="002B6AEE" w:rsidRDefault="002B6AEE">
      <w:r>
        <w:br w:type="page"/>
      </w:r>
    </w:p>
    <w:p w14:paraId="674ED3EF" w14:textId="5AF87568" w:rsidR="002B6AEE" w:rsidRDefault="002B6AEE" w:rsidP="002B6AEE">
      <w:pPr>
        <w:pStyle w:val="Ttulo3"/>
        <w:rPr>
          <w:b/>
          <w:bCs/>
          <w:sz w:val="24"/>
          <w:szCs w:val="24"/>
        </w:rPr>
      </w:pPr>
      <w:bookmarkStart w:id="176" w:name="_Toc243791265"/>
      <w:r w:rsidRPr="008039A2">
        <w:rPr>
          <w:b/>
          <w:bCs/>
          <w:sz w:val="24"/>
          <w:szCs w:val="24"/>
          <w:highlight w:val="yellow"/>
        </w:rPr>
        <w:lastRenderedPageBreak/>
        <w:t xml:space="preserve">2.12.8 </w:t>
      </w:r>
      <w:r w:rsidR="0039484F" w:rsidRPr="008039A2">
        <w:rPr>
          <w:b/>
          <w:bCs/>
          <w:sz w:val="24"/>
          <w:szCs w:val="24"/>
          <w:highlight w:val="yellow"/>
        </w:rPr>
        <w:t>Resumen para repasar + las 5 ideas que tienes que llevarte</w:t>
      </w:r>
      <w:bookmarkEnd w:id="176"/>
    </w:p>
    <w:p w14:paraId="56A96FEE" w14:textId="43916D45" w:rsidR="0039484F" w:rsidRDefault="008039A2" w:rsidP="0039484F">
      <w:r w:rsidRPr="008039A2">
        <w:rPr>
          <w:noProof/>
        </w:rPr>
        <w:drawing>
          <wp:inline distT="0" distB="0" distL="0" distR="0" wp14:anchorId="3D19D884" wp14:editId="0D8F6ABE">
            <wp:extent cx="4675223" cy="3990109"/>
            <wp:effectExtent l="38100" t="38100" r="30480" b="29845"/>
            <wp:docPr id="119287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7965" name=""/>
                    <pic:cNvPicPr/>
                  </pic:nvPicPr>
                  <pic:blipFill>
                    <a:blip r:embed="rId989"/>
                    <a:stretch>
                      <a:fillRect/>
                    </a:stretch>
                  </pic:blipFill>
                  <pic:spPr>
                    <a:xfrm>
                      <a:off x="0" y="0"/>
                      <a:ext cx="4682029" cy="3995918"/>
                    </a:xfrm>
                    <a:prstGeom prst="rect">
                      <a:avLst/>
                    </a:prstGeom>
                    <a:ln w="28575">
                      <a:solidFill>
                        <a:schemeClr val="tx1"/>
                      </a:solidFill>
                    </a:ln>
                  </pic:spPr>
                </pic:pic>
              </a:graphicData>
            </a:graphic>
          </wp:inline>
        </w:drawing>
      </w:r>
    </w:p>
    <w:p w14:paraId="150E0F18" w14:textId="77777777" w:rsidR="008039A2" w:rsidRPr="008039A2" w:rsidRDefault="008039A2" w:rsidP="008039A2">
      <w:r w:rsidRPr="008039A2">
        <w:rPr>
          <w:b/>
          <w:bCs/>
        </w:rPr>
        <w:t>Las 5 ideas que tienes que llevarte</w:t>
      </w:r>
    </w:p>
    <w:p w14:paraId="71445AFF" w14:textId="77777777" w:rsidR="00FA34B7" w:rsidRPr="00FA34B7" w:rsidRDefault="00FA34B7">
      <w:pPr>
        <w:pStyle w:val="Prrafodelista"/>
        <w:numPr>
          <w:ilvl w:val="0"/>
          <w:numId w:val="71"/>
        </w:numPr>
      </w:pPr>
      <w:r w:rsidRPr="00FA34B7">
        <w:t xml:space="preserve">No hay una definición única de agente; las dos más usadas son </w:t>
      </w:r>
      <w:r w:rsidRPr="00FA34B7">
        <w:rPr>
          <w:i/>
          <w:iCs/>
        </w:rPr>
        <w:t>"el LLM controla el flujo"</w:t>
      </w:r>
      <w:r w:rsidRPr="00FA34B7">
        <w:t xml:space="preserve"> y </w:t>
      </w:r>
      <w:r w:rsidRPr="00FA34B7">
        <w:rPr>
          <w:i/>
          <w:iCs/>
        </w:rPr>
        <w:t>"el LLM ejecuta herramientas en un bucle"</w:t>
      </w:r>
      <w:r w:rsidRPr="00FA34B7">
        <w:t>.</w:t>
      </w:r>
    </w:p>
    <w:p w14:paraId="6663DDE6" w14:textId="77777777" w:rsidR="00FA34B7" w:rsidRPr="00FA34B7" w:rsidRDefault="00FA34B7">
      <w:pPr>
        <w:pStyle w:val="Prrafodelista"/>
        <w:numPr>
          <w:ilvl w:val="0"/>
          <w:numId w:val="71"/>
        </w:numPr>
      </w:pPr>
      <w:proofErr w:type="spellStart"/>
      <w:r w:rsidRPr="00FA34B7">
        <w:t>Gradio</w:t>
      </w:r>
      <w:proofErr w:type="spellEnd"/>
      <w:r w:rsidRPr="00FA34B7">
        <w:t xml:space="preserve"> hace tres cosas: un </w:t>
      </w:r>
      <w:proofErr w:type="spellStart"/>
      <w:r w:rsidRPr="00FA34B7">
        <w:t>front-end</w:t>
      </w:r>
      <w:proofErr w:type="spellEnd"/>
      <w:r w:rsidRPr="00FA34B7">
        <w:t xml:space="preserve">, un servidor y una ruta por </w:t>
      </w:r>
      <w:proofErr w:type="spellStart"/>
      <w:r w:rsidRPr="00FA34B7">
        <w:t>callback</w:t>
      </w:r>
      <w:proofErr w:type="spellEnd"/>
      <w:r w:rsidRPr="00FA34B7">
        <w:t>.</w:t>
      </w:r>
    </w:p>
    <w:p w14:paraId="2044A4BC" w14:textId="77777777" w:rsidR="00FA34B7" w:rsidRPr="00FA34B7" w:rsidRDefault="00FA34B7">
      <w:pPr>
        <w:pStyle w:val="Prrafodelista"/>
        <w:numPr>
          <w:ilvl w:val="0"/>
          <w:numId w:val="71"/>
        </w:numPr>
      </w:pPr>
      <w:r w:rsidRPr="00FA34B7">
        <w:t xml:space="preserve">Con </w:t>
      </w:r>
      <w:proofErr w:type="spellStart"/>
      <w:proofErr w:type="gramStart"/>
      <w:r w:rsidRPr="00FA34B7">
        <w:t>gr.Blocks</w:t>
      </w:r>
      <w:proofErr w:type="spellEnd"/>
      <w:proofErr w:type="gramEnd"/>
      <w:r w:rsidRPr="00FA34B7">
        <w:t xml:space="preserve"> tú diseñas las filas y conectas los eventos </w:t>
      </w:r>
      <w:proofErr w:type="gramStart"/>
      <w:r w:rsidRPr="00FA34B7">
        <w:t>(.</w:t>
      </w:r>
      <w:proofErr w:type="spellStart"/>
      <w:r w:rsidRPr="00FA34B7">
        <w:t>submit</w:t>
      </w:r>
      <w:proofErr w:type="spellEnd"/>
      <w:r w:rsidRPr="00FA34B7">
        <w:t>(...).</w:t>
      </w:r>
      <w:proofErr w:type="spellStart"/>
      <w:r w:rsidRPr="00FA34B7">
        <w:t>then</w:t>
      </w:r>
      <w:proofErr w:type="spellEnd"/>
      <w:proofErr w:type="gramEnd"/>
      <w:r w:rsidRPr="00FA34B7">
        <w:t>(...)).</w:t>
      </w:r>
    </w:p>
    <w:p w14:paraId="04709485" w14:textId="77777777" w:rsidR="00FA34B7" w:rsidRPr="00FA34B7" w:rsidRDefault="00FA34B7">
      <w:pPr>
        <w:pStyle w:val="Prrafodelista"/>
        <w:numPr>
          <w:ilvl w:val="0"/>
          <w:numId w:val="71"/>
        </w:numPr>
      </w:pPr>
      <w:r w:rsidRPr="00FA34B7">
        <w:t xml:space="preserve">El asistente multimodal cose varias llamadas (chat, voz, imagen) en una sola solución, y es </w:t>
      </w:r>
      <w:r w:rsidRPr="00FA34B7">
        <w:rPr>
          <w:b/>
          <w:bCs/>
        </w:rPr>
        <w:t>tu código</w:t>
      </w:r>
      <w:r w:rsidRPr="00FA34B7">
        <w:t xml:space="preserve"> quien decide llamar a la voz y a la imagen.</w:t>
      </w:r>
    </w:p>
    <w:p w14:paraId="6DFE6C15" w14:textId="77777777" w:rsidR="00FA34B7" w:rsidRPr="00FA34B7" w:rsidRDefault="00FA34B7">
      <w:pPr>
        <w:pStyle w:val="Prrafodelista"/>
        <w:numPr>
          <w:ilvl w:val="0"/>
          <w:numId w:val="71"/>
        </w:numPr>
      </w:pPr>
      <w:r w:rsidRPr="00FA34B7">
        <w:t>Los modelos cambian rápido: DALL-E 3 ya no existe, gemini-2.5-</w:t>
      </w:r>
      <w:proofErr w:type="gramStart"/>
      <w:r w:rsidRPr="00FA34B7">
        <w:t>flash</w:t>
      </w:r>
      <w:proofErr w:type="gramEnd"/>
      <w:r w:rsidRPr="00FA34B7">
        <w:t>-image figura apagado desde el 2-oct-2026 y la voz de Gemini ya va por la versión 3.8. Revisa qué modelos están vigentes antes de copiar un nombre.</w:t>
      </w:r>
    </w:p>
    <w:p w14:paraId="34FD1934" w14:textId="77777777" w:rsidR="008039A2" w:rsidRPr="0039484F" w:rsidRDefault="008039A2" w:rsidP="00FA34B7"/>
    <w:p w14:paraId="691F0D51" w14:textId="77777777" w:rsidR="002B6AEE" w:rsidRDefault="002B6AEE" w:rsidP="00C7566D"/>
    <w:p w14:paraId="49DC9B7D" w14:textId="77777777" w:rsidR="00F01016" w:rsidRDefault="00F01016" w:rsidP="00C7566D"/>
    <w:p w14:paraId="16E16634" w14:textId="77777777" w:rsidR="009959B1" w:rsidRDefault="009959B1" w:rsidP="00C7566D"/>
    <w:p w14:paraId="794218E2" w14:textId="77777777" w:rsidR="009959B1" w:rsidRDefault="009959B1" w:rsidP="00C7566D"/>
    <w:p w14:paraId="54CD6CD4" w14:textId="77777777" w:rsidR="009959B1" w:rsidRDefault="009959B1" w:rsidP="00C7566D"/>
    <w:p w14:paraId="6DD0FEBA" w14:textId="77777777" w:rsidR="009959B1" w:rsidRDefault="009959B1" w:rsidP="00C7566D"/>
    <w:p w14:paraId="0CB01D3D" w14:textId="77777777" w:rsidR="009959B1" w:rsidRDefault="009959B1" w:rsidP="00C7566D"/>
    <w:p w14:paraId="4DC5495D" w14:textId="77777777" w:rsidR="009959B1" w:rsidRDefault="009959B1" w:rsidP="00C7566D"/>
    <w:p w14:paraId="463EA3E2" w14:textId="357309A7" w:rsidR="009959B1" w:rsidRPr="009C0F5E" w:rsidRDefault="009959B1" w:rsidP="009959B1">
      <w:pPr>
        <w:pStyle w:val="Ttulo1"/>
        <w:rPr>
          <w:rFonts w:ascii="Arial" w:hAnsi="Arial" w:cs="Arial"/>
          <w:b/>
          <w:bCs/>
          <w:color w:val="auto"/>
          <w:sz w:val="28"/>
          <w:szCs w:val="28"/>
        </w:rPr>
      </w:pPr>
      <w:bookmarkStart w:id="177" w:name="_Toc243791266"/>
      <w:r w:rsidRPr="00825802">
        <w:rPr>
          <w:rFonts w:ascii="Arial" w:hAnsi="Arial" w:cs="Arial"/>
          <w:b/>
          <w:bCs/>
          <w:color w:val="auto"/>
          <w:sz w:val="28"/>
          <w:szCs w:val="28"/>
          <w:highlight w:val="yellow"/>
        </w:rPr>
        <w:lastRenderedPageBreak/>
        <w:t xml:space="preserve">3. </w:t>
      </w:r>
      <w:r w:rsidR="00825802" w:rsidRPr="00825802">
        <w:rPr>
          <w:rFonts w:ascii="Arial" w:hAnsi="Arial" w:cs="Arial"/>
          <w:b/>
          <w:bCs/>
          <w:color w:val="auto"/>
          <w:sz w:val="28"/>
          <w:szCs w:val="28"/>
          <w:highlight w:val="yellow"/>
        </w:rPr>
        <w:t>Week 3 – Open-</w:t>
      </w:r>
      <w:proofErr w:type="spellStart"/>
      <w:r w:rsidR="00825802" w:rsidRPr="00825802">
        <w:rPr>
          <w:rFonts w:ascii="Arial" w:hAnsi="Arial" w:cs="Arial"/>
          <w:b/>
          <w:bCs/>
          <w:color w:val="auto"/>
          <w:sz w:val="28"/>
          <w:szCs w:val="28"/>
          <w:highlight w:val="yellow"/>
        </w:rPr>
        <w:t>Source</w:t>
      </w:r>
      <w:proofErr w:type="spellEnd"/>
      <w:r w:rsidR="00825802" w:rsidRPr="00825802">
        <w:rPr>
          <w:rFonts w:ascii="Arial" w:hAnsi="Arial" w:cs="Arial"/>
          <w:b/>
          <w:bCs/>
          <w:color w:val="auto"/>
          <w:sz w:val="28"/>
          <w:szCs w:val="28"/>
          <w:highlight w:val="yellow"/>
        </w:rPr>
        <w:t xml:space="preserve"> Gen AI: </w:t>
      </w:r>
      <w:proofErr w:type="spellStart"/>
      <w:r w:rsidR="00825802" w:rsidRPr="00825802">
        <w:rPr>
          <w:rFonts w:ascii="Arial" w:hAnsi="Arial" w:cs="Arial"/>
          <w:b/>
          <w:bCs/>
          <w:color w:val="auto"/>
          <w:sz w:val="28"/>
          <w:szCs w:val="28"/>
          <w:highlight w:val="yellow"/>
        </w:rPr>
        <w:t>Automated</w:t>
      </w:r>
      <w:proofErr w:type="spellEnd"/>
      <w:r w:rsidR="00825802" w:rsidRPr="00825802">
        <w:rPr>
          <w:rFonts w:ascii="Arial" w:hAnsi="Arial" w:cs="Arial"/>
          <w:b/>
          <w:bCs/>
          <w:color w:val="auto"/>
          <w:sz w:val="28"/>
          <w:szCs w:val="28"/>
          <w:highlight w:val="yellow"/>
        </w:rPr>
        <w:t xml:space="preserve"> </w:t>
      </w:r>
      <w:proofErr w:type="spellStart"/>
      <w:r w:rsidR="00825802" w:rsidRPr="00825802">
        <w:rPr>
          <w:rFonts w:ascii="Arial" w:hAnsi="Arial" w:cs="Arial"/>
          <w:b/>
          <w:bCs/>
          <w:color w:val="auto"/>
          <w:sz w:val="28"/>
          <w:szCs w:val="28"/>
          <w:highlight w:val="yellow"/>
        </w:rPr>
        <w:t>Solutions</w:t>
      </w:r>
      <w:proofErr w:type="spellEnd"/>
      <w:r w:rsidR="00825802" w:rsidRPr="00825802">
        <w:rPr>
          <w:rFonts w:ascii="Arial" w:hAnsi="Arial" w:cs="Arial"/>
          <w:b/>
          <w:bCs/>
          <w:color w:val="auto"/>
          <w:sz w:val="28"/>
          <w:szCs w:val="28"/>
          <w:highlight w:val="yellow"/>
        </w:rPr>
        <w:t xml:space="preserve"> </w:t>
      </w:r>
      <w:proofErr w:type="spellStart"/>
      <w:r w:rsidR="00825802" w:rsidRPr="00825802">
        <w:rPr>
          <w:rFonts w:ascii="Arial" w:hAnsi="Arial" w:cs="Arial"/>
          <w:b/>
          <w:bCs/>
          <w:color w:val="auto"/>
          <w:sz w:val="28"/>
          <w:szCs w:val="28"/>
          <w:highlight w:val="yellow"/>
        </w:rPr>
        <w:t>with</w:t>
      </w:r>
      <w:proofErr w:type="spellEnd"/>
      <w:r w:rsidR="00825802" w:rsidRPr="00825802">
        <w:rPr>
          <w:rFonts w:ascii="Arial" w:hAnsi="Arial" w:cs="Arial"/>
          <w:b/>
          <w:bCs/>
          <w:color w:val="auto"/>
          <w:sz w:val="28"/>
          <w:szCs w:val="28"/>
          <w:highlight w:val="yellow"/>
        </w:rPr>
        <w:t xml:space="preserve"> </w:t>
      </w:r>
      <w:proofErr w:type="spellStart"/>
      <w:r w:rsidR="00825802" w:rsidRPr="00825802">
        <w:rPr>
          <w:rFonts w:ascii="Arial" w:hAnsi="Arial" w:cs="Arial"/>
          <w:b/>
          <w:bCs/>
          <w:color w:val="auto"/>
          <w:sz w:val="28"/>
          <w:szCs w:val="28"/>
          <w:highlight w:val="yellow"/>
        </w:rPr>
        <w:t>HuggingFace</w:t>
      </w:r>
      <w:bookmarkEnd w:id="177"/>
      <w:proofErr w:type="spellEnd"/>
    </w:p>
    <w:p w14:paraId="19B8165D" w14:textId="1BE25956" w:rsidR="009959B1" w:rsidRDefault="003F79A4" w:rsidP="003F79A4">
      <w:pPr>
        <w:pStyle w:val="Ttulo2"/>
        <w:rPr>
          <w:rFonts w:ascii="Arial" w:hAnsi="Arial" w:cs="Arial"/>
          <w:b/>
          <w:bCs/>
          <w:sz w:val="24"/>
          <w:szCs w:val="24"/>
        </w:rPr>
      </w:pPr>
      <w:bookmarkStart w:id="178" w:name="_Toc243791267"/>
      <w:r w:rsidRPr="000C12BC">
        <w:rPr>
          <w:rFonts w:ascii="Arial" w:hAnsi="Arial" w:cs="Arial"/>
          <w:b/>
          <w:bCs/>
          <w:sz w:val="24"/>
          <w:szCs w:val="24"/>
          <w:highlight w:val="yellow"/>
        </w:rPr>
        <w:t xml:space="preserve">3.1 Dia 1 </w:t>
      </w:r>
      <w:r w:rsidR="002553C9">
        <w:rPr>
          <w:rFonts w:ascii="Arial" w:hAnsi="Arial" w:cs="Arial"/>
          <w:b/>
          <w:bCs/>
          <w:sz w:val="24"/>
          <w:szCs w:val="24"/>
          <w:highlight w:val="yellow"/>
        </w:rPr>
        <w:t xml:space="preserve">(video 1) </w:t>
      </w:r>
      <w:r w:rsidRPr="000C12BC">
        <w:rPr>
          <w:rFonts w:ascii="Arial" w:hAnsi="Arial" w:cs="Arial"/>
          <w:b/>
          <w:bCs/>
          <w:sz w:val="24"/>
          <w:szCs w:val="24"/>
          <w:highlight w:val="yellow"/>
        </w:rPr>
        <w:t xml:space="preserve">– bienvenida a la semana Open </w:t>
      </w:r>
      <w:proofErr w:type="spellStart"/>
      <w:r w:rsidRPr="000C12BC">
        <w:rPr>
          <w:rFonts w:ascii="Arial" w:hAnsi="Arial" w:cs="Arial"/>
          <w:b/>
          <w:bCs/>
          <w:sz w:val="24"/>
          <w:szCs w:val="24"/>
          <w:highlight w:val="yellow"/>
        </w:rPr>
        <w:t>Source</w:t>
      </w:r>
      <w:proofErr w:type="spellEnd"/>
      <w:r w:rsidRPr="000C12BC">
        <w:rPr>
          <w:rFonts w:ascii="Arial" w:hAnsi="Arial" w:cs="Arial"/>
          <w:b/>
          <w:bCs/>
          <w:sz w:val="24"/>
          <w:szCs w:val="24"/>
          <w:highlight w:val="yellow"/>
        </w:rPr>
        <w:t xml:space="preserve"> y la plataforma </w:t>
      </w:r>
      <w:proofErr w:type="spellStart"/>
      <w:r w:rsidRPr="000C12BC">
        <w:rPr>
          <w:rFonts w:ascii="Arial" w:hAnsi="Arial" w:cs="Arial"/>
          <w:b/>
          <w:bCs/>
          <w:sz w:val="24"/>
          <w:szCs w:val="24"/>
          <w:highlight w:val="yellow"/>
        </w:rPr>
        <w:t>Hugging</w:t>
      </w:r>
      <w:proofErr w:type="spellEnd"/>
      <w:r w:rsidRPr="000C12BC">
        <w:rPr>
          <w:rFonts w:ascii="Arial" w:hAnsi="Arial" w:cs="Arial"/>
          <w:b/>
          <w:bCs/>
          <w:sz w:val="24"/>
          <w:szCs w:val="24"/>
          <w:highlight w:val="yellow"/>
        </w:rPr>
        <w:t xml:space="preserve"> </w:t>
      </w:r>
      <w:proofErr w:type="spellStart"/>
      <w:r w:rsidRPr="000C12BC">
        <w:rPr>
          <w:rFonts w:ascii="Arial" w:hAnsi="Arial" w:cs="Arial"/>
          <w:b/>
          <w:bCs/>
          <w:sz w:val="24"/>
          <w:szCs w:val="24"/>
          <w:highlight w:val="yellow"/>
        </w:rPr>
        <w:t>Face</w:t>
      </w:r>
      <w:bookmarkEnd w:id="178"/>
      <w:proofErr w:type="spellEnd"/>
    </w:p>
    <w:p w14:paraId="51AB4EFC" w14:textId="492E2BF2" w:rsidR="000C12BC" w:rsidRDefault="000C12BC" w:rsidP="000C12BC">
      <w:pPr>
        <w:pStyle w:val="Ttulo3"/>
        <w:rPr>
          <w:b/>
          <w:bCs/>
          <w:sz w:val="24"/>
          <w:szCs w:val="24"/>
        </w:rPr>
      </w:pPr>
      <w:bookmarkStart w:id="179" w:name="_Toc243791268"/>
      <w:r w:rsidRPr="00555881">
        <w:rPr>
          <w:b/>
          <w:bCs/>
          <w:sz w:val="24"/>
          <w:szCs w:val="24"/>
          <w:highlight w:val="yellow"/>
        </w:rPr>
        <w:t>3.1.1 ¿Dónde estamos? (diapositiva de bienvenida)</w:t>
      </w:r>
      <w:r w:rsidR="00555881" w:rsidRPr="00555881">
        <w:rPr>
          <w:b/>
          <w:bCs/>
          <w:sz w:val="24"/>
          <w:szCs w:val="24"/>
          <w:highlight w:val="yellow"/>
        </w:rPr>
        <w:t xml:space="preserve"> + La ruta de las 8 semanas</w:t>
      </w:r>
      <w:bookmarkEnd w:id="179"/>
    </w:p>
    <w:p w14:paraId="65EC4E2E" w14:textId="5F45A072" w:rsidR="00555881" w:rsidRDefault="000C12BC" w:rsidP="000C12BC">
      <w:r w:rsidRPr="000C12BC">
        <w:t>Bienvenida Semana 3 Día 1</w:t>
      </w:r>
    </w:p>
    <w:p w14:paraId="37B98CDD" w14:textId="14099EA0" w:rsidR="00555881" w:rsidRPr="000C12BC" w:rsidRDefault="00555881" w:rsidP="000C12BC">
      <w:r w:rsidRPr="000C12BC">
        <w:rPr>
          <w:noProof/>
        </w:rPr>
        <w:drawing>
          <wp:inline distT="0" distB="0" distL="0" distR="0" wp14:anchorId="3D7DB031" wp14:editId="720FD6B1">
            <wp:extent cx="6189133" cy="2948305"/>
            <wp:effectExtent l="0" t="0" r="2540" b="4445"/>
            <wp:docPr id="1726083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83052" name=""/>
                    <pic:cNvPicPr/>
                  </pic:nvPicPr>
                  <pic:blipFill>
                    <a:blip r:embed="rId990"/>
                    <a:stretch>
                      <a:fillRect/>
                    </a:stretch>
                  </pic:blipFill>
                  <pic:spPr>
                    <a:xfrm>
                      <a:off x="0" y="0"/>
                      <a:ext cx="6198448" cy="2952742"/>
                    </a:xfrm>
                    <a:prstGeom prst="rect">
                      <a:avLst/>
                    </a:prstGeom>
                  </pic:spPr>
                </pic:pic>
              </a:graphicData>
            </a:graphic>
          </wp:inline>
        </w:drawing>
      </w:r>
    </w:p>
    <w:tbl>
      <w:tblPr>
        <w:tblStyle w:val="Tablaconcuadrcula4-nfasis4"/>
        <w:tblW w:w="0" w:type="auto"/>
        <w:tblLook w:val="04A0" w:firstRow="1" w:lastRow="0" w:firstColumn="1" w:lastColumn="0" w:noHBand="0" w:noVBand="1"/>
      </w:tblPr>
      <w:tblGrid>
        <w:gridCol w:w="5395"/>
        <w:gridCol w:w="5395"/>
      </w:tblGrid>
      <w:tr w:rsidR="000C12BC" w14:paraId="3E6ACC51" w14:textId="77777777" w:rsidTr="000C12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5241130" w14:textId="264466DF" w:rsidR="000C12BC" w:rsidRDefault="000C12BC" w:rsidP="000C12BC">
            <w:r>
              <w:t>Lo que ya puedes hacer</w:t>
            </w:r>
          </w:p>
        </w:tc>
        <w:tc>
          <w:tcPr>
            <w:tcW w:w="5395" w:type="dxa"/>
          </w:tcPr>
          <w:p w14:paraId="53B413DC" w14:textId="77F30BFC" w:rsidR="000C12BC" w:rsidRDefault="000C12BC" w:rsidP="000C12BC">
            <w:pPr>
              <w:cnfStyle w:val="100000000000" w:firstRow="1" w:lastRow="0" w:firstColumn="0" w:lastColumn="0" w:oddVBand="0" w:evenVBand="0" w:oddHBand="0" w:evenHBand="0" w:firstRowFirstColumn="0" w:firstRowLastColumn="0" w:lastRowFirstColumn="0" w:lastRowLastColumn="0"/>
            </w:pPr>
            <w:proofErr w:type="spellStart"/>
            <w:r>
              <w:t>Despues</w:t>
            </w:r>
            <w:proofErr w:type="spellEnd"/>
            <w:r>
              <w:t xml:space="preserve"> de hoy podrás </w:t>
            </w:r>
          </w:p>
        </w:tc>
      </w:tr>
      <w:tr w:rsidR="000C12BC" w14:paraId="3821F455" w14:textId="77777777" w:rsidTr="000C1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22D20C3" w14:textId="5F87D7C5" w:rsidR="000C12BC" w:rsidRDefault="000C12BC" w:rsidP="000C12BC">
            <w:r w:rsidRPr="000C12BC">
              <w:t xml:space="preserve">Visión general de </w:t>
            </w:r>
            <w:proofErr w:type="spellStart"/>
            <w:r w:rsidRPr="000C12BC">
              <w:t>transformers</w:t>
            </w:r>
            <w:proofErr w:type="spellEnd"/>
            <w:r w:rsidRPr="000C12BC">
              <w:t>, tokens y ventanas de contexto</w:t>
            </w:r>
          </w:p>
        </w:tc>
        <w:tc>
          <w:tcPr>
            <w:tcW w:w="5395" w:type="dxa"/>
          </w:tcPr>
          <w:p w14:paraId="384E8A71" w14:textId="7A48A463" w:rsidR="000C12BC" w:rsidRDefault="000C12BC" w:rsidP="000C12BC">
            <w:pPr>
              <w:cnfStyle w:val="000000100000" w:firstRow="0" w:lastRow="0" w:firstColumn="0" w:lastColumn="0" w:oddVBand="0" w:evenVBand="0" w:oddHBand="1" w:evenHBand="0" w:firstRowFirstColumn="0" w:firstRowLastColumn="0" w:lastRowFirstColumn="0" w:lastRowLastColumn="0"/>
            </w:pPr>
            <w:r w:rsidRPr="000C12BC">
              <w:t xml:space="preserve">Describir la plataforma </w:t>
            </w:r>
            <w:proofErr w:type="spellStart"/>
            <w:r w:rsidRPr="000C12BC">
              <w:t>Hugging</w:t>
            </w:r>
            <w:proofErr w:type="spellEnd"/>
            <w:r w:rsidRPr="000C12BC">
              <w:t xml:space="preserve"> </w:t>
            </w:r>
            <w:proofErr w:type="spellStart"/>
            <w:r w:rsidRPr="000C12BC">
              <w:t>Face</w:t>
            </w:r>
            <w:proofErr w:type="spellEnd"/>
            <w:r w:rsidRPr="000C12BC">
              <w:t xml:space="preserve"> y todo lo que ofrece</w:t>
            </w:r>
          </w:p>
        </w:tc>
      </w:tr>
      <w:tr w:rsidR="000C12BC" w14:paraId="57D46B9A" w14:textId="77777777" w:rsidTr="000C12BC">
        <w:tc>
          <w:tcPr>
            <w:cnfStyle w:val="001000000000" w:firstRow="0" w:lastRow="0" w:firstColumn="1" w:lastColumn="0" w:oddVBand="0" w:evenVBand="0" w:oddHBand="0" w:evenHBand="0" w:firstRowFirstColumn="0" w:firstRowLastColumn="0" w:lastRowFirstColumn="0" w:lastRowLastColumn="0"/>
            <w:tcW w:w="5395" w:type="dxa"/>
          </w:tcPr>
          <w:p w14:paraId="09A72E35" w14:textId="666F067D" w:rsidR="000C12BC" w:rsidRDefault="005513F3" w:rsidP="000C12BC">
            <w:r w:rsidRPr="005513F3">
              <w:t xml:space="preserve">Programar con confianza usando las </w:t>
            </w:r>
            <w:proofErr w:type="spellStart"/>
            <w:r w:rsidRPr="005513F3">
              <w:t>APIs</w:t>
            </w:r>
            <w:proofErr w:type="spellEnd"/>
            <w:r w:rsidRPr="005513F3">
              <w:t xml:space="preserve"> de modelos de frontera</w:t>
            </w:r>
          </w:p>
        </w:tc>
        <w:tc>
          <w:tcPr>
            <w:tcW w:w="5395" w:type="dxa"/>
          </w:tcPr>
          <w:p w14:paraId="6DA46C1C" w14:textId="53C72F73" w:rsidR="000C12BC" w:rsidRDefault="005513F3" w:rsidP="000C12BC">
            <w:pPr>
              <w:cnfStyle w:val="000000000000" w:firstRow="0" w:lastRow="0" w:firstColumn="0" w:lastColumn="0" w:oddVBand="0" w:evenVBand="0" w:oddHBand="0" w:evenHBand="0" w:firstRowFirstColumn="0" w:firstRowLastColumn="0" w:lastRowFirstColumn="0" w:lastRowLastColumn="0"/>
            </w:pPr>
            <w:r w:rsidRPr="005513F3">
              <w:t xml:space="preserve">Mirar Modelos, </w:t>
            </w:r>
            <w:proofErr w:type="spellStart"/>
            <w:r w:rsidRPr="005513F3">
              <w:t>Datasets</w:t>
            </w:r>
            <w:proofErr w:type="spellEnd"/>
            <w:r w:rsidRPr="005513F3">
              <w:t xml:space="preserve"> y Spaces</w:t>
            </w:r>
          </w:p>
        </w:tc>
      </w:tr>
      <w:tr w:rsidR="000C12BC" w14:paraId="5F339FC1" w14:textId="77777777" w:rsidTr="000C1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B30CF7C" w14:textId="125B9509" w:rsidR="000C12BC" w:rsidRDefault="005513F3" w:rsidP="000C12BC">
            <w:r w:rsidRPr="005513F3">
              <w:t xml:space="preserve">Construir un asistente de IA </w:t>
            </w:r>
            <w:proofErr w:type="spellStart"/>
            <w:r w:rsidRPr="005513F3">
              <w:t>multimodelo</w:t>
            </w:r>
            <w:proofErr w:type="spellEnd"/>
            <w:r w:rsidRPr="005513F3">
              <w:t xml:space="preserve"> con herramientas</w:t>
            </w:r>
          </w:p>
        </w:tc>
        <w:tc>
          <w:tcPr>
            <w:tcW w:w="5395" w:type="dxa"/>
          </w:tcPr>
          <w:p w14:paraId="6A948809" w14:textId="3E37C13C" w:rsidR="000C12BC" w:rsidRPr="005513F3" w:rsidRDefault="005513F3" w:rsidP="000C12BC">
            <w:pPr>
              <w:cnfStyle w:val="000000100000" w:firstRow="0" w:lastRow="0" w:firstColumn="0" w:lastColumn="0" w:oddVBand="0" w:evenVBand="0" w:oddHBand="1" w:evenHBand="0" w:firstRowFirstColumn="0" w:firstRowLastColumn="0" w:lastRowFirstColumn="0" w:lastRowLastColumn="0"/>
            </w:pPr>
            <w:r>
              <w:t xml:space="preserve">Usar Google </w:t>
            </w:r>
            <w:proofErr w:type="spellStart"/>
            <w:r>
              <w:t>Colab</w:t>
            </w:r>
            <w:proofErr w:type="spellEnd"/>
            <w:r>
              <w:t xml:space="preserve"> para programar en un </w:t>
            </w:r>
            <w:proofErr w:type="spellStart"/>
            <w:r>
              <w:t>runtime</w:t>
            </w:r>
            <w:proofErr w:type="spellEnd"/>
            <w:r>
              <w:t xml:space="preserve"> con GPU de alta gama</w:t>
            </w:r>
          </w:p>
        </w:tc>
      </w:tr>
    </w:tbl>
    <w:p w14:paraId="6ED77C06" w14:textId="5AC1DCB7" w:rsidR="000C12BC" w:rsidRDefault="000C12BC" w:rsidP="000C12BC"/>
    <w:p w14:paraId="454ECDF5" w14:textId="3CFB18F9" w:rsidR="00E244A3" w:rsidRDefault="00E244A3" w:rsidP="000C12BC">
      <w:pPr>
        <w:pBdr>
          <w:bottom w:val="single" w:sz="6" w:space="1" w:color="auto"/>
        </w:pBdr>
      </w:pPr>
      <w:r>
        <w:rPr>
          <w:b/>
          <w:bCs/>
        </w:rPr>
        <w:t xml:space="preserve">Analogía: </w:t>
      </w:r>
      <w:r>
        <w:t xml:space="preserve">Las semanas 1 y 2 fueron aprender a manejar un auto </w:t>
      </w:r>
      <w:proofErr w:type="spellStart"/>
      <w:r>
        <w:t>alquidado</w:t>
      </w:r>
      <w:proofErr w:type="spellEnd"/>
      <w:r>
        <w:t xml:space="preserve"> (</w:t>
      </w:r>
      <w:proofErr w:type="spellStart"/>
      <w:r>
        <w:t>APIs</w:t>
      </w:r>
      <w:proofErr w:type="spellEnd"/>
      <w:r>
        <w:t xml:space="preserve"> de modelos de frontera). Desde la semana 3 te enseñan a abrir el capo y armar </w:t>
      </w:r>
      <w:proofErr w:type="spellStart"/>
      <w:r>
        <w:t>tu</w:t>
      </w:r>
      <w:proofErr w:type="spellEnd"/>
      <w:r>
        <w:t xml:space="preserve"> el motor (modelos open </w:t>
      </w:r>
      <w:proofErr w:type="spellStart"/>
      <w:r>
        <w:t>source</w:t>
      </w:r>
      <w:proofErr w:type="spellEnd"/>
      <w:r>
        <w:t>).</w:t>
      </w:r>
    </w:p>
    <w:p w14:paraId="36D3557C" w14:textId="77777777" w:rsidR="00555881" w:rsidRPr="00555881" w:rsidRDefault="00555881" w:rsidP="00555881">
      <w:pPr>
        <w:rPr>
          <w:b/>
          <w:bCs/>
          <w:sz w:val="24"/>
          <w:szCs w:val="28"/>
        </w:rPr>
      </w:pPr>
      <w:r w:rsidRPr="00555881">
        <w:rPr>
          <w:b/>
          <w:bCs/>
          <w:sz w:val="24"/>
          <w:szCs w:val="28"/>
          <w:highlight w:val="yellow"/>
        </w:rPr>
        <w:t>2. La ruta de las 8 semanas</w:t>
      </w:r>
    </w:p>
    <w:p w14:paraId="71F0AA71" w14:textId="7ED5E5B8" w:rsidR="00555881" w:rsidRDefault="00555881" w:rsidP="000C12BC">
      <w:r w:rsidRPr="00555881">
        <w:rPr>
          <w:noProof/>
        </w:rPr>
        <w:drawing>
          <wp:inline distT="0" distB="0" distL="0" distR="0" wp14:anchorId="6EDAB8BB" wp14:editId="7D8474BF">
            <wp:extent cx="6459324" cy="2573866"/>
            <wp:effectExtent l="0" t="0" r="0" b="0"/>
            <wp:docPr id="914292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92619" name=""/>
                    <pic:cNvPicPr/>
                  </pic:nvPicPr>
                  <pic:blipFill>
                    <a:blip r:embed="rId991"/>
                    <a:stretch>
                      <a:fillRect/>
                    </a:stretch>
                  </pic:blipFill>
                  <pic:spPr>
                    <a:xfrm>
                      <a:off x="0" y="0"/>
                      <a:ext cx="6498805" cy="2589598"/>
                    </a:xfrm>
                    <a:prstGeom prst="rect">
                      <a:avLst/>
                    </a:prstGeom>
                  </pic:spPr>
                </pic:pic>
              </a:graphicData>
            </a:graphic>
          </wp:inline>
        </w:drawing>
      </w:r>
    </w:p>
    <w:p w14:paraId="099EE842" w14:textId="15875750" w:rsidR="00555881" w:rsidRDefault="00B92689" w:rsidP="000C12BC">
      <w:r w:rsidRPr="00B92689">
        <w:rPr>
          <w:noProof/>
        </w:rPr>
        <w:lastRenderedPageBreak/>
        <w:drawing>
          <wp:inline distT="0" distB="0" distL="0" distR="0" wp14:anchorId="042D58A8" wp14:editId="39D7C0B1">
            <wp:extent cx="6530906" cy="3505504"/>
            <wp:effectExtent l="38100" t="38100" r="41910" b="38100"/>
            <wp:docPr id="71372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7408" name=""/>
                    <pic:cNvPicPr/>
                  </pic:nvPicPr>
                  <pic:blipFill>
                    <a:blip r:embed="rId992"/>
                    <a:stretch>
                      <a:fillRect/>
                    </a:stretch>
                  </pic:blipFill>
                  <pic:spPr>
                    <a:xfrm>
                      <a:off x="0" y="0"/>
                      <a:ext cx="6530906" cy="3505504"/>
                    </a:xfrm>
                    <a:prstGeom prst="rect">
                      <a:avLst/>
                    </a:prstGeom>
                    <a:ln w="38100">
                      <a:solidFill>
                        <a:srgbClr val="EE0000"/>
                      </a:solidFill>
                    </a:ln>
                  </pic:spPr>
                </pic:pic>
              </a:graphicData>
            </a:graphic>
          </wp:inline>
        </w:drawing>
      </w:r>
    </w:p>
    <w:p w14:paraId="3CDA846E" w14:textId="77777777" w:rsidR="0027462B" w:rsidRPr="0027462B" w:rsidRDefault="0027462B" w:rsidP="0027462B">
      <w:r w:rsidRPr="0027462B">
        <w:t xml:space="preserve">Meta final: </w:t>
      </w:r>
      <w:r w:rsidRPr="0027462B">
        <w:rPr>
          <w:b/>
          <w:bCs/>
        </w:rPr>
        <w:t>LLM Engineer</w:t>
      </w:r>
      <w:r w:rsidRPr="0027462B">
        <w:t>.</w:t>
      </w:r>
    </w:p>
    <w:p w14:paraId="261748AE" w14:textId="77777777" w:rsidR="0027462B" w:rsidRPr="0027462B" w:rsidRDefault="0027462B" w:rsidP="0027462B">
      <w:r w:rsidRPr="0027462B">
        <w:t xml:space="preserve">En la transcripción el profe comenta que esta semana va a ser más pesada que la anterior ("como ir al dentista") porque se entra a detalles técnicos, pero que será entretenida. También adelanta que en la semana 3 se trabajará con </w:t>
      </w:r>
      <w:proofErr w:type="spellStart"/>
      <w:r w:rsidRPr="0027462B">
        <w:rPr>
          <w:b/>
          <w:bCs/>
        </w:rPr>
        <w:t>Hugging</w:t>
      </w:r>
      <w:proofErr w:type="spellEnd"/>
      <w:r w:rsidRPr="0027462B">
        <w:rPr>
          <w:b/>
          <w:bCs/>
        </w:rPr>
        <w:t xml:space="preserve"> </w:t>
      </w:r>
      <w:proofErr w:type="spellStart"/>
      <w:r w:rsidRPr="0027462B">
        <w:rPr>
          <w:b/>
          <w:bCs/>
        </w:rPr>
        <w:t>Face</w:t>
      </w:r>
      <w:proofErr w:type="spellEnd"/>
      <w:r w:rsidRPr="0027462B">
        <w:t xml:space="preserve"> y </w:t>
      </w:r>
      <w:r w:rsidRPr="0027462B">
        <w:rPr>
          <w:b/>
          <w:bCs/>
        </w:rPr>
        <w:t xml:space="preserve">Google </w:t>
      </w:r>
      <w:proofErr w:type="spellStart"/>
      <w:r w:rsidRPr="0027462B">
        <w:rPr>
          <w:b/>
          <w:bCs/>
        </w:rPr>
        <w:t>Colab</w:t>
      </w:r>
      <w:proofErr w:type="spellEnd"/>
      <w:r w:rsidRPr="0027462B">
        <w:t xml:space="preserve"> (incluyendo </w:t>
      </w:r>
      <w:proofErr w:type="spellStart"/>
      <w:r w:rsidRPr="0027462B">
        <w:t>GPUs</w:t>
      </w:r>
      <w:proofErr w:type="spellEnd"/>
      <w:r w:rsidRPr="0027462B">
        <w:t xml:space="preserve"> de gama alta).</w:t>
      </w:r>
    </w:p>
    <w:p w14:paraId="583BBECE" w14:textId="595C7059" w:rsidR="0027462B" w:rsidRDefault="0027462B" w:rsidP="0027462B">
      <w:pPr>
        <w:pStyle w:val="Ttulo3"/>
        <w:rPr>
          <w:b/>
          <w:bCs/>
          <w:sz w:val="24"/>
          <w:szCs w:val="24"/>
        </w:rPr>
      </w:pPr>
      <w:bookmarkStart w:id="180" w:name="_Toc243791269"/>
      <w:r w:rsidRPr="0027462B">
        <w:rPr>
          <w:b/>
          <w:bCs/>
          <w:sz w:val="24"/>
          <w:szCs w:val="24"/>
          <w:highlight w:val="yellow"/>
        </w:rPr>
        <w:t xml:space="preserve">3.1.2 </w:t>
      </w:r>
      <w:proofErr w:type="spellStart"/>
      <w:r w:rsidRPr="0027462B">
        <w:rPr>
          <w:b/>
          <w:bCs/>
          <w:sz w:val="24"/>
          <w:szCs w:val="24"/>
          <w:highlight w:val="yellow"/>
        </w:rPr>
        <w:t>Hugging</w:t>
      </w:r>
      <w:proofErr w:type="spellEnd"/>
      <w:r w:rsidRPr="0027462B">
        <w:rPr>
          <w:b/>
          <w:bCs/>
          <w:sz w:val="24"/>
          <w:szCs w:val="24"/>
          <w:highlight w:val="yellow"/>
        </w:rPr>
        <w:t xml:space="preserve"> </w:t>
      </w:r>
      <w:proofErr w:type="spellStart"/>
      <w:r w:rsidRPr="0027462B">
        <w:rPr>
          <w:b/>
          <w:bCs/>
          <w:sz w:val="24"/>
          <w:szCs w:val="24"/>
          <w:highlight w:val="yellow"/>
        </w:rPr>
        <w:t>Face</w:t>
      </w:r>
      <w:proofErr w:type="spellEnd"/>
      <w:r w:rsidRPr="0027462B">
        <w:rPr>
          <w:b/>
          <w:bCs/>
          <w:sz w:val="24"/>
          <w:szCs w:val="24"/>
          <w:highlight w:val="yellow"/>
        </w:rPr>
        <w:t>: son dos cosas distintas</w:t>
      </w:r>
      <w:bookmarkEnd w:id="180"/>
    </w:p>
    <w:p w14:paraId="47AD91D4" w14:textId="77777777" w:rsidR="0027462B" w:rsidRPr="0027462B" w:rsidRDefault="0027462B" w:rsidP="0027462B">
      <w:r w:rsidRPr="0027462B">
        <w:t>El profe insiste en separar dos cosas que se confunden:</w:t>
      </w:r>
    </w:p>
    <w:tbl>
      <w:tblPr>
        <w:tblStyle w:val="Tablaconcuadrcula4-nfasis4"/>
        <w:tblW w:w="0" w:type="auto"/>
        <w:tblLook w:val="04A0" w:firstRow="1" w:lastRow="0" w:firstColumn="1" w:lastColumn="0" w:noHBand="0" w:noVBand="1"/>
      </w:tblPr>
      <w:tblGrid>
        <w:gridCol w:w="3596"/>
        <w:gridCol w:w="3597"/>
        <w:gridCol w:w="3597"/>
      </w:tblGrid>
      <w:tr w:rsidR="00CC785F" w14:paraId="48CC532C" w14:textId="77777777" w:rsidTr="008A5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A65B610" w14:textId="77777777" w:rsidR="00CC785F" w:rsidRDefault="00CC785F" w:rsidP="00CC785F"/>
        </w:tc>
        <w:tc>
          <w:tcPr>
            <w:tcW w:w="3597" w:type="dxa"/>
          </w:tcPr>
          <w:p w14:paraId="5B066511" w14:textId="6FDEBB9A" w:rsidR="00CC785F" w:rsidRPr="00CC785F" w:rsidRDefault="00CC785F" w:rsidP="00CC785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Cara 1: la plataforma (hoy)</w:t>
            </w:r>
          </w:p>
        </w:tc>
        <w:tc>
          <w:tcPr>
            <w:tcW w:w="3597" w:type="dxa"/>
          </w:tcPr>
          <w:p w14:paraId="1F60348A" w14:textId="171E46AD" w:rsidR="00CC785F" w:rsidRPr="008A5CD1" w:rsidRDefault="008A5CD1" w:rsidP="00CC785F">
            <w:pPr>
              <w:cnfStyle w:val="100000000000" w:firstRow="1" w:lastRow="0" w:firstColumn="0" w:lastColumn="0" w:oddVBand="0" w:evenVBand="0" w:oddHBand="0" w:evenHBand="0" w:firstRowFirstColumn="0" w:firstRowLastColumn="0" w:lastRowFirstColumn="0" w:lastRowLastColumn="0"/>
              <w:rPr>
                <w:b w:val="0"/>
                <w:bCs w:val="0"/>
              </w:rPr>
            </w:pPr>
            <w:r w:rsidRPr="008A5CD1">
              <w:rPr>
                <w:b w:val="0"/>
                <w:bCs w:val="0"/>
              </w:rPr>
              <w:t>Cara 2: "la otra cara" (próximo video)</w:t>
            </w:r>
          </w:p>
        </w:tc>
      </w:tr>
      <w:tr w:rsidR="00CC785F" w14:paraId="10532CD9" w14:textId="77777777" w:rsidTr="008A5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19F8BEF" w14:textId="3A70B89F" w:rsidR="00CC785F" w:rsidRPr="008A5CD1" w:rsidRDefault="008A5CD1" w:rsidP="00CC785F">
            <w:pPr>
              <w:rPr>
                <w:b w:val="0"/>
                <w:bCs w:val="0"/>
              </w:rPr>
            </w:pPr>
            <w:r>
              <w:rPr>
                <w:b w:val="0"/>
                <w:bCs w:val="0"/>
              </w:rPr>
              <w:t>Que es</w:t>
            </w:r>
          </w:p>
        </w:tc>
        <w:tc>
          <w:tcPr>
            <w:tcW w:w="3597" w:type="dxa"/>
          </w:tcPr>
          <w:p w14:paraId="40C83E92" w14:textId="2ADC100C" w:rsidR="00CC785F" w:rsidRPr="008A5CD1" w:rsidRDefault="008A5CD1" w:rsidP="00CC785F">
            <w:pPr>
              <w:cnfStyle w:val="000000100000" w:firstRow="0" w:lastRow="0" w:firstColumn="0" w:lastColumn="0" w:oddVBand="0" w:evenVBand="0" w:oddHBand="1" w:evenHBand="0" w:firstRowFirstColumn="0" w:firstRowLastColumn="0" w:lastRowFirstColumn="0" w:lastRowLastColumn="0"/>
              <w:rPr>
                <w:b/>
                <w:bCs/>
              </w:rPr>
            </w:pPr>
            <w:r>
              <w:t xml:space="preserve">El </w:t>
            </w:r>
            <w:r>
              <w:rPr>
                <w:b/>
                <w:bCs/>
              </w:rPr>
              <w:t>sitio web huggingface.co</w:t>
            </w:r>
          </w:p>
        </w:tc>
        <w:tc>
          <w:tcPr>
            <w:tcW w:w="3597" w:type="dxa"/>
          </w:tcPr>
          <w:p w14:paraId="5D152C59" w14:textId="008AFAD6" w:rsidR="00CC785F" w:rsidRPr="008A5CD1" w:rsidRDefault="008A5CD1" w:rsidP="00CC785F">
            <w:pPr>
              <w:cnfStyle w:val="000000100000" w:firstRow="0" w:lastRow="0" w:firstColumn="0" w:lastColumn="0" w:oddVBand="0" w:evenVBand="0" w:oddHBand="1" w:evenHBand="0" w:firstRowFirstColumn="0" w:firstRowLastColumn="0" w:lastRowFirstColumn="0" w:lastRowLastColumn="0"/>
            </w:pPr>
            <w:r w:rsidRPr="008A5CD1">
              <w:t>El profe no la nombra en este video</w:t>
            </w:r>
          </w:p>
        </w:tc>
      </w:tr>
      <w:tr w:rsidR="00CC785F" w14:paraId="6228A4F0" w14:textId="77777777" w:rsidTr="008A5CD1">
        <w:tc>
          <w:tcPr>
            <w:cnfStyle w:val="001000000000" w:firstRow="0" w:lastRow="0" w:firstColumn="1" w:lastColumn="0" w:oddVBand="0" w:evenVBand="0" w:oddHBand="0" w:evenHBand="0" w:firstRowFirstColumn="0" w:firstRowLastColumn="0" w:lastRowFirstColumn="0" w:lastRowLastColumn="0"/>
            <w:tcW w:w="3596" w:type="dxa"/>
          </w:tcPr>
          <w:p w14:paraId="61EC447E" w14:textId="0145EE41" w:rsidR="00CC785F" w:rsidRPr="008A5CD1" w:rsidRDefault="008A5CD1" w:rsidP="00CC785F">
            <w:pPr>
              <w:rPr>
                <w:b w:val="0"/>
                <w:bCs w:val="0"/>
              </w:rPr>
            </w:pPr>
            <w:r>
              <w:rPr>
                <w:b w:val="0"/>
                <w:bCs w:val="0"/>
              </w:rPr>
              <w:t>Que haces ahí</w:t>
            </w:r>
          </w:p>
        </w:tc>
        <w:tc>
          <w:tcPr>
            <w:tcW w:w="3597" w:type="dxa"/>
          </w:tcPr>
          <w:p w14:paraId="400C7070" w14:textId="676DB225" w:rsidR="00CC785F" w:rsidRDefault="008A5CD1" w:rsidP="00CC785F">
            <w:pPr>
              <w:cnfStyle w:val="000000000000" w:firstRow="0" w:lastRow="0" w:firstColumn="0" w:lastColumn="0" w:oddVBand="0" w:evenVBand="0" w:oddHBand="0" w:evenHBand="0" w:firstRowFirstColumn="0" w:firstRowLastColumn="0" w:lastRowFirstColumn="0" w:lastRowLastColumn="0"/>
            </w:pPr>
            <w:r>
              <w:t xml:space="preserve">Navegar, buscar y descargar modelos, </w:t>
            </w:r>
            <w:proofErr w:type="spellStart"/>
            <w:r>
              <w:t>datasets</w:t>
            </w:r>
            <w:proofErr w:type="spellEnd"/>
            <w:r>
              <w:t xml:space="preserve"> y Spaces; subir tus </w:t>
            </w:r>
            <w:proofErr w:type="gramStart"/>
            <w:r>
              <w:t>apps</w:t>
            </w:r>
            <w:proofErr w:type="gramEnd"/>
          </w:p>
        </w:tc>
        <w:tc>
          <w:tcPr>
            <w:tcW w:w="3597" w:type="dxa"/>
          </w:tcPr>
          <w:p w14:paraId="38424A49" w14:textId="6B9F56D5" w:rsidR="00CC785F" w:rsidRDefault="008A5CD1" w:rsidP="00CC785F">
            <w:pPr>
              <w:cnfStyle w:val="000000000000" w:firstRow="0" w:lastRow="0" w:firstColumn="0" w:lastColumn="0" w:oddVBand="0" w:evenVBand="0" w:oddHBand="0" w:evenHBand="0" w:firstRowFirstColumn="0" w:firstRowLastColumn="0" w:lastRowFirstColumn="0" w:lastRowLastColumn="0"/>
            </w:pPr>
            <w:r w:rsidRPr="008A5CD1">
              <w:rPr>
                <w:b/>
                <w:bCs/>
              </w:rPr>
              <w:t>(observación mía)</w:t>
            </w:r>
            <w:r w:rsidRPr="008A5CD1">
              <w:t xml:space="preserve"> lo más probable es que sean las librerías de código abierto (como </w:t>
            </w:r>
            <w:proofErr w:type="spellStart"/>
            <w:r w:rsidRPr="008A5CD1">
              <w:t>transformers</w:t>
            </w:r>
            <w:proofErr w:type="spellEnd"/>
            <w:r w:rsidRPr="008A5CD1">
              <w:t>), que se usan desde Python</w:t>
            </w:r>
          </w:p>
        </w:tc>
      </w:tr>
      <w:tr w:rsidR="008A5CD1" w14:paraId="4C91BF7E" w14:textId="77777777" w:rsidTr="008A5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F95A159" w14:textId="5C923EA6" w:rsidR="008A5CD1" w:rsidRDefault="00380FAF" w:rsidP="00CC785F">
            <w:pPr>
              <w:rPr>
                <w:b w:val="0"/>
                <w:bCs w:val="0"/>
              </w:rPr>
            </w:pPr>
            <w:r w:rsidRPr="00380FAF">
              <w:rPr>
                <w:b w:val="0"/>
                <w:bCs w:val="0"/>
              </w:rPr>
              <w:t>Analogía (mía)</w:t>
            </w:r>
          </w:p>
        </w:tc>
        <w:tc>
          <w:tcPr>
            <w:tcW w:w="3597" w:type="dxa"/>
          </w:tcPr>
          <w:p w14:paraId="7A5B927E" w14:textId="01B0FD14" w:rsidR="008A5CD1" w:rsidRDefault="00380FAF" w:rsidP="00CC785F">
            <w:pPr>
              <w:cnfStyle w:val="000000100000" w:firstRow="0" w:lastRow="0" w:firstColumn="0" w:lastColumn="0" w:oddVBand="0" w:evenVBand="0" w:oddHBand="1" w:evenHBand="0" w:firstRowFirstColumn="0" w:firstRowLastColumn="0" w:lastRowFirstColumn="0" w:lastRowLastColumn="0"/>
            </w:pPr>
            <w:r w:rsidRPr="00380FAF">
              <w:t>La biblioteca/tienda donde buscas las piezas</w:t>
            </w:r>
          </w:p>
        </w:tc>
        <w:tc>
          <w:tcPr>
            <w:tcW w:w="3597" w:type="dxa"/>
          </w:tcPr>
          <w:p w14:paraId="260FF0B3" w14:textId="5B6CC7B7" w:rsidR="008A5CD1" w:rsidRPr="00380FAF" w:rsidRDefault="00380FAF" w:rsidP="00CC785F">
            <w:pPr>
              <w:cnfStyle w:val="000000100000" w:firstRow="0" w:lastRow="0" w:firstColumn="0" w:lastColumn="0" w:oddVBand="0" w:evenVBand="0" w:oddHBand="1" w:evenHBand="0" w:firstRowFirstColumn="0" w:firstRowLastColumn="0" w:lastRowFirstColumn="0" w:lastRowLastColumn="0"/>
            </w:pPr>
            <w:r w:rsidRPr="00380FAF">
              <w:t>Las herramientas para usar esas piezas en tus propios programas</w:t>
            </w:r>
          </w:p>
        </w:tc>
      </w:tr>
    </w:tbl>
    <w:p w14:paraId="68C04CAD" w14:textId="77777777" w:rsidR="0027462B" w:rsidRDefault="0027462B" w:rsidP="00CC785F"/>
    <w:p w14:paraId="08B894E4" w14:textId="77777777" w:rsidR="00380FAF" w:rsidRPr="00380FAF" w:rsidRDefault="00380FAF" w:rsidP="00D71E93">
      <w:pPr>
        <w:ind w:left="708"/>
      </w:pPr>
      <w:r w:rsidRPr="00380FAF">
        <w:t>Ojo: lo de las librerías es una suposición mía. Lo único que dice el profe es que hay dos partes y que esta es "la plataforma"; la otra se explica en el siguiente video.</w:t>
      </w:r>
    </w:p>
    <w:p w14:paraId="4AA76088" w14:textId="77777777" w:rsidR="00D71E93" w:rsidRDefault="00D71E93" w:rsidP="00D71E93">
      <w:r w:rsidRPr="00D71E93">
        <w:t xml:space="preserve">Es </w:t>
      </w:r>
      <w:proofErr w:type="gramStart"/>
      <w:r w:rsidRPr="00D71E93">
        <w:t>una startup</w:t>
      </w:r>
      <w:proofErr w:type="gramEnd"/>
      <w:r w:rsidRPr="00D71E93">
        <w:t xml:space="preserve"> con sede en Nueva York que, según el profe, partió como un </w:t>
      </w:r>
      <w:proofErr w:type="spellStart"/>
      <w:r w:rsidRPr="00D71E93">
        <w:t>chatbot</w:t>
      </w:r>
      <w:proofErr w:type="spellEnd"/>
      <w:r w:rsidRPr="00D71E93">
        <w:t xml:space="preserve"> y terminó siendo omnipresente como la gente detrás de los </w:t>
      </w:r>
      <w:proofErr w:type="spellStart"/>
      <w:r w:rsidRPr="00D71E93">
        <w:t>transformers</w:t>
      </w:r>
      <w:proofErr w:type="spellEnd"/>
      <w:r w:rsidRPr="00D71E93">
        <w:t xml:space="preserve"> y los modelos open </w:t>
      </w:r>
      <w:proofErr w:type="spellStart"/>
      <w:r w:rsidRPr="00D71E93">
        <w:t>source</w:t>
      </w:r>
      <w:proofErr w:type="spellEnd"/>
      <w:r w:rsidRPr="00D71E93">
        <w:t>.</w:t>
      </w:r>
    </w:p>
    <w:p w14:paraId="02266716" w14:textId="77777777" w:rsidR="0071690F" w:rsidRDefault="0071690F" w:rsidP="00D71E93"/>
    <w:p w14:paraId="319B9F0C" w14:textId="77777777" w:rsidR="0071690F" w:rsidRDefault="0071690F" w:rsidP="00D71E93"/>
    <w:p w14:paraId="12DA4F82" w14:textId="77777777" w:rsidR="0071690F" w:rsidRDefault="0071690F" w:rsidP="00D71E93"/>
    <w:p w14:paraId="080A61E2" w14:textId="77777777" w:rsidR="0071690F" w:rsidRDefault="0071690F" w:rsidP="0071690F">
      <w:r w:rsidRPr="0071690F">
        <w:lastRenderedPageBreak/>
        <w:t xml:space="preserve">Plataforma </w:t>
      </w:r>
      <w:proofErr w:type="spellStart"/>
      <w:r w:rsidRPr="0071690F">
        <w:t>Hugging</w:t>
      </w:r>
      <w:proofErr w:type="spellEnd"/>
      <w:r w:rsidRPr="0071690F">
        <w:t xml:space="preserve"> </w:t>
      </w:r>
      <w:proofErr w:type="spellStart"/>
      <w:r w:rsidRPr="0071690F">
        <w:t>Face</w:t>
      </w:r>
      <w:proofErr w:type="spellEnd"/>
    </w:p>
    <w:p w14:paraId="6A9019E4" w14:textId="59C37DD5" w:rsidR="0071690F" w:rsidRPr="0071690F" w:rsidRDefault="002B6B83" w:rsidP="0071690F">
      <w:r>
        <w:rPr>
          <w:noProof/>
        </w:rPr>
        <w:drawing>
          <wp:inline distT="0" distB="0" distL="0" distR="0" wp14:anchorId="3BBF42E6" wp14:editId="0A416A54">
            <wp:extent cx="5859780" cy="3090491"/>
            <wp:effectExtent l="38100" t="38100" r="45720" b="34290"/>
            <wp:docPr id="550405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05606" name=""/>
                    <pic:cNvPicPr/>
                  </pic:nvPicPr>
                  <pic:blipFill>
                    <a:blip r:embed="rId993"/>
                    <a:stretch>
                      <a:fillRect/>
                    </a:stretch>
                  </pic:blipFill>
                  <pic:spPr>
                    <a:xfrm>
                      <a:off x="0" y="0"/>
                      <a:ext cx="5863723" cy="3092570"/>
                    </a:xfrm>
                    <a:prstGeom prst="rect">
                      <a:avLst/>
                    </a:prstGeom>
                    <a:ln w="28575">
                      <a:solidFill>
                        <a:srgbClr val="EE0000"/>
                      </a:solidFill>
                    </a:ln>
                  </pic:spPr>
                </pic:pic>
              </a:graphicData>
            </a:graphic>
          </wp:inline>
        </w:drawing>
      </w:r>
    </w:p>
    <w:p w14:paraId="0D40ED3D" w14:textId="77777777" w:rsidR="0071690F" w:rsidRPr="0071690F" w:rsidRDefault="0071690F" w:rsidP="0071690F">
      <w:pPr>
        <w:rPr>
          <w:b/>
          <w:bCs/>
          <w:sz w:val="24"/>
          <w:szCs w:val="28"/>
        </w:rPr>
      </w:pPr>
      <w:r w:rsidRPr="0071690F">
        <w:rPr>
          <w:b/>
          <w:bCs/>
          <w:sz w:val="24"/>
          <w:szCs w:val="28"/>
        </w:rPr>
        <w:t>Los tres pilares de la plataforma</w:t>
      </w:r>
    </w:p>
    <w:tbl>
      <w:tblPr>
        <w:tblStyle w:val="Tablaconcuadrcula4-nfasis4"/>
        <w:tblW w:w="0" w:type="auto"/>
        <w:tblLook w:val="04A0" w:firstRow="1" w:lastRow="0" w:firstColumn="1" w:lastColumn="0" w:noHBand="0" w:noVBand="1"/>
      </w:tblPr>
      <w:tblGrid>
        <w:gridCol w:w="2696"/>
        <w:gridCol w:w="2698"/>
        <w:gridCol w:w="2698"/>
        <w:gridCol w:w="2698"/>
      </w:tblGrid>
      <w:tr w:rsidR="0071690F" w14:paraId="62F91F26" w14:textId="68DDD336" w:rsidTr="002B6B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5B8E36D0" w14:textId="6EA30E98" w:rsidR="0071690F" w:rsidRPr="0071690F" w:rsidRDefault="0071690F" w:rsidP="00D71E93">
            <w:pPr>
              <w:rPr>
                <w:b w:val="0"/>
                <w:bCs w:val="0"/>
              </w:rPr>
            </w:pPr>
            <w:r>
              <w:rPr>
                <w:b w:val="0"/>
                <w:bCs w:val="0"/>
              </w:rPr>
              <w:t>Pilar</w:t>
            </w:r>
          </w:p>
        </w:tc>
        <w:tc>
          <w:tcPr>
            <w:tcW w:w="2698" w:type="dxa"/>
          </w:tcPr>
          <w:p w14:paraId="79D9A7F8" w14:textId="09178FB9" w:rsidR="0071690F" w:rsidRPr="0071690F" w:rsidRDefault="0071690F" w:rsidP="00D71E93">
            <w:pPr>
              <w:cnfStyle w:val="100000000000" w:firstRow="1" w:lastRow="0" w:firstColumn="0" w:lastColumn="0" w:oddVBand="0" w:evenVBand="0" w:oddHBand="0" w:evenHBand="0" w:firstRowFirstColumn="0" w:firstRowLastColumn="0" w:lastRowFirstColumn="0" w:lastRowLastColumn="0"/>
              <w:rPr>
                <w:b w:val="0"/>
                <w:bCs w:val="0"/>
              </w:rPr>
            </w:pPr>
            <w:r w:rsidRPr="0071690F">
              <w:rPr>
                <w:b w:val="0"/>
                <w:bCs w:val="0"/>
              </w:rPr>
              <w:t>Que es</w:t>
            </w:r>
          </w:p>
        </w:tc>
        <w:tc>
          <w:tcPr>
            <w:tcW w:w="2698" w:type="dxa"/>
          </w:tcPr>
          <w:p w14:paraId="2E0DD034" w14:textId="59EE2539" w:rsidR="0071690F" w:rsidRPr="0071690F" w:rsidRDefault="0071690F" w:rsidP="00D71E93">
            <w:pPr>
              <w:cnfStyle w:val="100000000000" w:firstRow="1" w:lastRow="0" w:firstColumn="0" w:lastColumn="0" w:oddVBand="0" w:evenVBand="0" w:oddHBand="0" w:evenHBand="0" w:firstRowFirstColumn="0" w:firstRowLastColumn="0" w:lastRowFirstColumn="0" w:lastRowLastColumn="0"/>
              <w:rPr>
                <w:b w:val="0"/>
                <w:bCs w:val="0"/>
              </w:rPr>
            </w:pPr>
            <w:r w:rsidRPr="0071690F">
              <w:t>Cifra de la diapositiva (tachada = antes)</w:t>
            </w:r>
          </w:p>
        </w:tc>
        <w:tc>
          <w:tcPr>
            <w:tcW w:w="2698" w:type="dxa"/>
          </w:tcPr>
          <w:p w14:paraId="20FCA8A5" w14:textId="27EBED11" w:rsidR="0071690F" w:rsidRDefault="0071690F" w:rsidP="00D71E93">
            <w:pPr>
              <w:cnfStyle w:val="100000000000" w:firstRow="1" w:lastRow="0" w:firstColumn="0" w:lastColumn="0" w:oddVBand="0" w:evenVBand="0" w:oddHBand="0" w:evenHBand="0" w:firstRowFirstColumn="0" w:firstRowLastColumn="0" w:lastRowFirstColumn="0" w:lastRowLastColumn="0"/>
            </w:pPr>
            <w:r w:rsidRPr="0071690F">
              <w:t>Analogía</w:t>
            </w:r>
          </w:p>
        </w:tc>
      </w:tr>
      <w:tr w:rsidR="0071690F" w14:paraId="39ED4E19" w14:textId="3F0A49AF" w:rsidTr="002B6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0A2CE0DB" w14:textId="2B6A348A" w:rsidR="0071690F" w:rsidRDefault="002B6B83" w:rsidP="00D71E93">
            <w:proofErr w:type="spellStart"/>
            <w:r w:rsidRPr="002B6B83">
              <w:t>Models</w:t>
            </w:r>
            <w:proofErr w:type="spellEnd"/>
          </w:p>
        </w:tc>
        <w:tc>
          <w:tcPr>
            <w:tcW w:w="2698" w:type="dxa"/>
          </w:tcPr>
          <w:p w14:paraId="76BAE22F" w14:textId="1F436251" w:rsidR="0071690F" w:rsidRDefault="002B6B83" w:rsidP="00D71E93">
            <w:pPr>
              <w:cnfStyle w:val="000000100000" w:firstRow="0" w:lastRow="0" w:firstColumn="0" w:lastColumn="0" w:oddVBand="0" w:evenVBand="0" w:oddHBand="1" w:evenHBand="0" w:firstRowFirstColumn="0" w:firstRowLastColumn="0" w:lastRowFirstColumn="0" w:lastRowLastColumn="0"/>
            </w:pPr>
            <w:r w:rsidRPr="002B6B83">
              <w:t xml:space="preserve">Modelos open </w:t>
            </w:r>
            <w:proofErr w:type="spellStart"/>
            <w:r w:rsidRPr="002B6B83">
              <w:t>source</w:t>
            </w:r>
            <w:proofErr w:type="spellEnd"/>
            <w:r w:rsidRPr="002B6B83">
              <w:t xml:space="preserve"> de todas las formas y tamaños. Es como un GitHub, pero para modelos de ciencia de datos</w:t>
            </w:r>
          </w:p>
        </w:tc>
        <w:tc>
          <w:tcPr>
            <w:tcW w:w="2698" w:type="dxa"/>
          </w:tcPr>
          <w:p w14:paraId="7A8420DA" w14:textId="672CDF6A" w:rsidR="0071690F" w:rsidRDefault="00C708F9" w:rsidP="00D71E93">
            <w:pPr>
              <w:cnfStyle w:val="000000100000" w:firstRow="0" w:lastRow="0" w:firstColumn="0" w:lastColumn="0" w:oddVBand="0" w:evenVBand="0" w:oddHBand="1" w:evenHBand="0" w:firstRowFirstColumn="0" w:firstRowLastColumn="0" w:lastRowFirstColumn="0" w:lastRowLastColumn="0"/>
            </w:pPr>
            <w:del w:id="181" w:author="Unknown">
              <w:r w:rsidRPr="00C708F9">
                <w:delText>800.000</w:delText>
              </w:r>
            </w:del>
            <w:r w:rsidRPr="00C708F9">
              <w:t xml:space="preserve"> → </w:t>
            </w:r>
            <w:r w:rsidRPr="00C708F9">
              <w:rPr>
                <w:b/>
                <w:bCs/>
              </w:rPr>
              <w:t>2.134.255</w:t>
            </w:r>
          </w:p>
        </w:tc>
        <w:tc>
          <w:tcPr>
            <w:tcW w:w="2698" w:type="dxa"/>
          </w:tcPr>
          <w:p w14:paraId="08B990ED" w14:textId="1D2D9F7C" w:rsidR="0071690F" w:rsidRDefault="00C708F9" w:rsidP="00D71E93">
            <w:pPr>
              <w:cnfStyle w:val="000000100000" w:firstRow="0" w:lastRow="0" w:firstColumn="0" w:lastColumn="0" w:oddVBand="0" w:evenVBand="0" w:oddHBand="1" w:evenHBand="0" w:firstRowFirstColumn="0" w:firstRowLastColumn="0" w:lastRowFirstColumn="0" w:lastRowLastColumn="0"/>
            </w:pPr>
            <w:r w:rsidRPr="00C708F9">
              <w:t>La biblioteca de motores</w:t>
            </w:r>
          </w:p>
        </w:tc>
      </w:tr>
      <w:tr w:rsidR="0071690F" w14:paraId="060F8076" w14:textId="4E6EB165" w:rsidTr="002B6B83">
        <w:tc>
          <w:tcPr>
            <w:cnfStyle w:val="001000000000" w:firstRow="0" w:lastRow="0" w:firstColumn="1" w:lastColumn="0" w:oddVBand="0" w:evenVBand="0" w:oddHBand="0" w:evenHBand="0" w:firstRowFirstColumn="0" w:firstRowLastColumn="0" w:lastRowFirstColumn="0" w:lastRowLastColumn="0"/>
            <w:tcW w:w="2696" w:type="dxa"/>
          </w:tcPr>
          <w:p w14:paraId="5FD9D525" w14:textId="6EB8CC77" w:rsidR="0071690F" w:rsidRDefault="00C708F9" w:rsidP="00D71E93">
            <w:proofErr w:type="spellStart"/>
            <w:r w:rsidRPr="00C708F9">
              <w:t>Datasets</w:t>
            </w:r>
            <w:proofErr w:type="spellEnd"/>
          </w:p>
        </w:tc>
        <w:tc>
          <w:tcPr>
            <w:tcW w:w="2698" w:type="dxa"/>
          </w:tcPr>
          <w:p w14:paraId="42D2D1E5" w14:textId="2935869B" w:rsidR="0071690F" w:rsidRDefault="00C708F9" w:rsidP="00D71E93">
            <w:pPr>
              <w:cnfStyle w:val="000000000000" w:firstRow="0" w:lastRow="0" w:firstColumn="0" w:lastColumn="0" w:oddVBand="0" w:evenVBand="0" w:oddHBand="0" w:evenHBand="0" w:firstRowFirstColumn="0" w:firstRowLastColumn="0" w:lastRowFirstColumn="0" w:lastRowLastColumn="0"/>
            </w:pPr>
            <w:r w:rsidRPr="00C708F9">
              <w:t>Conjuntos de datos que la gente comparte (un "GitHub" de datos)</w:t>
            </w:r>
          </w:p>
        </w:tc>
        <w:tc>
          <w:tcPr>
            <w:tcW w:w="2698" w:type="dxa"/>
          </w:tcPr>
          <w:p w14:paraId="2CCB15C9" w14:textId="67821D64" w:rsidR="0071690F" w:rsidRDefault="00C708F9" w:rsidP="00D71E93">
            <w:pPr>
              <w:cnfStyle w:val="000000000000" w:firstRow="0" w:lastRow="0" w:firstColumn="0" w:lastColumn="0" w:oddVBand="0" w:evenVBand="0" w:oddHBand="0" w:evenHBand="0" w:firstRowFirstColumn="0" w:firstRowLastColumn="0" w:lastRowFirstColumn="0" w:lastRowLastColumn="0"/>
            </w:pPr>
            <w:del w:id="182" w:author="Unknown">
              <w:r w:rsidRPr="00C708F9">
                <w:delText>200.000</w:delText>
              </w:r>
            </w:del>
            <w:r w:rsidRPr="00C708F9">
              <w:t xml:space="preserve"> → </w:t>
            </w:r>
            <w:r w:rsidRPr="00C708F9">
              <w:rPr>
                <w:b/>
                <w:bCs/>
              </w:rPr>
              <w:t>516.043</w:t>
            </w:r>
          </w:p>
        </w:tc>
        <w:tc>
          <w:tcPr>
            <w:tcW w:w="2698" w:type="dxa"/>
          </w:tcPr>
          <w:p w14:paraId="07984257" w14:textId="5AA48119" w:rsidR="0071690F" w:rsidRDefault="00C708F9" w:rsidP="00D71E93">
            <w:pPr>
              <w:cnfStyle w:val="000000000000" w:firstRow="0" w:lastRow="0" w:firstColumn="0" w:lastColumn="0" w:oddVBand="0" w:evenVBand="0" w:oddHBand="0" w:evenHBand="0" w:firstRowFirstColumn="0" w:firstRowLastColumn="0" w:lastRowFirstColumn="0" w:lastRowLastColumn="0"/>
            </w:pPr>
            <w:r w:rsidRPr="00C708F9">
              <w:t>El almacén de ingredientes</w:t>
            </w:r>
          </w:p>
        </w:tc>
      </w:tr>
      <w:tr w:rsidR="00C708F9" w14:paraId="258A1084" w14:textId="77777777" w:rsidTr="002B6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4CEB0E34" w14:textId="3C019952" w:rsidR="00C708F9" w:rsidRPr="00C708F9" w:rsidRDefault="00C708F9" w:rsidP="00D71E93">
            <w:r w:rsidRPr="00C708F9">
              <w:t>Spaces</w:t>
            </w:r>
          </w:p>
        </w:tc>
        <w:tc>
          <w:tcPr>
            <w:tcW w:w="2698" w:type="dxa"/>
          </w:tcPr>
          <w:p w14:paraId="708CC36B" w14:textId="4A91E6CA" w:rsidR="00C708F9" w:rsidRPr="00C708F9" w:rsidRDefault="00C708F9" w:rsidP="00D71E93">
            <w:pPr>
              <w:cnfStyle w:val="000000100000" w:firstRow="0" w:lastRow="0" w:firstColumn="0" w:lastColumn="0" w:oddVBand="0" w:evenVBand="0" w:oddHBand="1" w:evenHBand="0" w:firstRowFirstColumn="0" w:firstRowLastColumn="0" w:lastRowFirstColumn="0" w:lastRowLastColumn="0"/>
            </w:pPr>
            <w:r w:rsidRPr="00C708F9">
              <w:t xml:space="preserve">Apps alojadas; muchas hechas en </w:t>
            </w:r>
            <w:proofErr w:type="spellStart"/>
            <w:r w:rsidRPr="00C708F9">
              <w:t>Gradio</w:t>
            </w:r>
            <w:proofErr w:type="spellEnd"/>
            <w:r w:rsidRPr="00C708F9">
              <w:t xml:space="preserve">, incluidos </w:t>
            </w:r>
            <w:proofErr w:type="spellStart"/>
            <w:r w:rsidRPr="00C708F9">
              <w:t>Leaderboards</w:t>
            </w:r>
            <w:proofErr w:type="spellEnd"/>
          </w:p>
        </w:tc>
        <w:tc>
          <w:tcPr>
            <w:tcW w:w="2698" w:type="dxa"/>
          </w:tcPr>
          <w:p w14:paraId="6331DA9A" w14:textId="5D26FA71" w:rsidR="00C708F9" w:rsidRPr="00C708F9" w:rsidRDefault="00C708F9" w:rsidP="00D71E93">
            <w:pPr>
              <w:cnfStyle w:val="000000100000" w:firstRow="0" w:lastRow="0" w:firstColumn="0" w:lastColumn="0" w:oddVBand="0" w:evenVBand="0" w:oddHBand="1" w:evenHBand="0" w:firstRowFirstColumn="0" w:firstRowLastColumn="0" w:lastRowFirstColumn="0" w:lastRowLastColumn="0"/>
            </w:pPr>
            <w:r>
              <w:t>-</w:t>
            </w:r>
          </w:p>
        </w:tc>
        <w:tc>
          <w:tcPr>
            <w:tcW w:w="2698" w:type="dxa"/>
          </w:tcPr>
          <w:p w14:paraId="0A9C342B" w14:textId="41CA9D48" w:rsidR="00C708F9" w:rsidRPr="00C708F9" w:rsidRDefault="00C708F9" w:rsidP="00D71E93">
            <w:pPr>
              <w:cnfStyle w:val="000000100000" w:firstRow="0" w:lastRow="0" w:firstColumn="0" w:lastColumn="0" w:oddVBand="0" w:evenVBand="0" w:oddHBand="1" w:evenHBand="0" w:firstRowFirstColumn="0" w:firstRowLastColumn="0" w:lastRowFirstColumn="0" w:lastRowLastColumn="0"/>
            </w:pPr>
            <w:r w:rsidRPr="00C708F9">
              <w:t>La vitrina donde se prueba el plato terminado</w:t>
            </w:r>
          </w:p>
        </w:tc>
      </w:tr>
    </w:tbl>
    <w:p w14:paraId="268FF1C4" w14:textId="77777777" w:rsidR="0071690F" w:rsidRDefault="0071690F" w:rsidP="00D71E93"/>
    <w:p w14:paraId="37DBB263" w14:textId="77777777" w:rsidR="00C708F9" w:rsidRPr="00C708F9" w:rsidRDefault="00C708F9" w:rsidP="00C708F9">
      <w:pPr>
        <w:rPr>
          <w:b/>
          <w:bCs/>
        </w:rPr>
      </w:pPr>
      <w:r w:rsidRPr="00C708F9">
        <w:rPr>
          <w:b/>
          <w:bCs/>
        </w:rPr>
        <w:t>Detalles que comentó el profe</w:t>
      </w:r>
    </w:p>
    <w:p w14:paraId="05F77E3D" w14:textId="2F9FA4BF" w:rsidR="00C708F9" w:rsidRDefault="007F538A" w:rsidP="007F538A">
      <w:pPr>
        <w:pStyle w:val="Prrafodelista"/>
        <w:numPr>
          <w:ilvl w:val="0"/>
          <w:numId w:val="40"/>
        </w:numPr>
      </w:pPr>
      <w:proofErr w:type="spellStart"/>
      <w:r>
        <w:rPr>
          <w:b/>
          <w:bCs/>
        </w:rPr>
        <w:t>Datasets</w:t>
      </w:r>
      <w:proofErr w:type="spellEnd"/>
      <w:r>
        <w:rPr>
          <w:b/>
          <w:bCs/>
        </w:rPr>
        <w:t xml:space="preserve">: </w:t>
      </w:r>
      <w:r>
        <w:t xml:space="preserve">antes de </w:t>
      </w:r>
      <w:proofErr w:type="spellStart"/>
      <w:r>
        <w:t>Hugging</w:t>
      </w:r>
      <w:proofErr w:type="spellEnd"/>
      <w:r>
        <w:t xml:space="preserve"> </w:t>
      </w:r>
      <w:proofErr w:type="spellStart"/>
      <w:r>
        <w:t>Face</w:t>
      </w:r>
      <w:proofErr w:type="spellEnd"/>
      <w:r>
        <w:t xml:space="preserve">, </w:t>
      </w:r>
      <w:proofErr w:type="spellStart"/>
      <w:r>
        <w:t>Kaggle</w:t>
      </w:r>
      <w:proofErr w:type="spellEnd"/>
      <w:r>
        <w:t xml:space="preserve"> era el lugar donde ir a buscar </w:t>
      </w:r>
      <w:proofErr w:type="spellStart"/>
      <w:r>
        <w:t>datasets</w:t>
      </w:r>
      <w:proofErr w:type="spellEnd"/>
      <w:r>
        <w:t xml:space="preserve"> </w:t>
      </w:r>
      <w:r w:rsidR="00A70FA4">
        <w:t xml:space="preserve">y sigue siendo grande; pero para IA generativa y Transformers la gente tiende a converger en </w:t>
      </w:r>
      <w:proofErr w:type="spellStart"/>
      <w:r w:rsidR="00A70FA4">
        <w:t>Hugging</w:t>
      </w:r>
      <w:proofErr w:type="spellEnd"/>
      <w:r w:rsidR="00A70FA4">
        <w:t xml:space="preserve"> </w:t>
      </w:r>
      <w:proofErr w:type="spellStart"/>
      <w:r w:rsidR="00A70FA4">
        <w:t>Face</w:t>
      </w:r>
      <w:proofErr w:type="spellEnd"/>
      <w:r w:rsidR="00A70FA4">
        <w:t>.</w:t>
      </w:r>
    </w:p>
    <w:p w14:paraId="3DECD737" w14:textId="229E9D14" w:rsidR="00A70FA4" w:rsidRDefault="00262497" w:rsidP="007F538A">
      <w:pPr>
        <w:pStyle w:val="Prrafodelista"/>
        <w:numPr>
          <w:ilvl w:val="0"/>
          <w:numId w:val="40"/>
        </w:numPr>
      </w:pPr>
      <w:r>
        <w:rPr>
          <w:b/>
          <w:bCs/>
        </w:rPr>
        <w:t xml:space="preserve">Spaces </w:t>
      </w:r>
      <w:r>
        <w:t xml:space="preserve">puedes ser </w:t>
      </w:r>
      <w:proofErr w:type="gramStart"/>
      <w:r>
        <w:t>apps</w:t>
      </w:r>
      <w:proofErr w:type="gramEnd"/>
      <w:r>
        <w:t xml:space="preserve"> </w:t>
      </w:r>
      <w:proofErr w:type="spellStart"/>
      <w:r>
        <w:rPr>
          <w:b/>
          <w:bCs/>
        </w:rPr>
        <w:t>Gradio</w:t>
      </w:r>
      <w:proofErr w:type="spellEnd"/>
      <w:r>
        <w:rPr>
          <w:b/>
          <w:bCs/>
        </w:rPr>
        <w:t xml:space="preserve">, </w:t>
      </w:r>
      <w:proofErr w:type="gramStart"/>
      <w:r>
        <w:t>apps</w:t>
      </w:r>
      <w:proofErr w:type="gramEnd"/>
      <w:r>
        <w:t xml:space="preserve"> </w:t>
      </w:r>
      <w:proofErr w:type="spellStart"/>
      <w:r>
        <w:rPr>
          <w:b/>
          <w:bCs/>
        </w:rPr>
        <w:t>Streamlit</w:t>
      </w:r>
      <w:proofErr w:type="spellEnd"/>
      <w:r>
        <w:rPr>
          <w:b/>
          <w:bCs/>
        </w:rPr>
        <w:t xml:space="preserve">, </w:t>
      </w:r>
      <w:r>
        <w:t xml:space="preserve">o cualquier cosa que corra en un </w:t>
      </w:r>
      <w:r>
        <w:rPr>
          <w:b/>
          <w:bCs/>
        </w:rPr>
        <w:t xml:space="preserve">contenedor Docker. </w:t>
      </w:r>
      <w:r>
        <w:t xml:space="preserve">Se parece un poco a </w:t>
      </w:r>
      <w:proofErr w:type="spellStart"/>
      <w:r>
        <w:t>Vercel</w:t>
      </w:r>
      <w:proofErr w:type="spellEnd"/>
      <w:r>
        <w:t xml:space="preserve"> o </w:t>
      </w:r>
      <w:proofErr w:type="spellStart"/>
      <w:r>
        <w:t>Heroku</w:t>
      </w:r>
      <w:proofErr w:type="spellEnd"/>
      <w:r>
        <w:t>, pero a menor escala y muy cómodo para científico de datos.</w:t>
      </w:r>
    </w:p>
    <w:p w14:paraId="32C356C7" w14:textId="40289340" w:rsidR="00262497" w:rsidRDefault="006E0352" w:rsidP="007F538A">
      <w:pPr>
        <w:pStyle w:val="Prrafodelista"/>
        <w:numPr>
          <w:ilvl w:val="0"/>
          <w:numId w:val="40"/>
        </w:numPr>
      </w:pPr>
      <w:proofErr w:type="spellStart"/>
      <w:r w:rsidRPr="006E0352">
        <w:rPr>
          <w:b/>
          <w:bCs/>
        </w:rPr>
        <w:t>Gradio</w:t>
      </w:r>
      <w:proofErr w:type="spellEnd"/>
      <w:r w:rsidRPr="006E0352">
        <w:rPr>
          <w:b/>
          <w:bCs/>
        </w:rPr>
        <w:t xml:space="preserve"> → Space:</w:t>
      </w:r>
      <w:r>
        <w:rPr>
          <w:b/>
          <w:bCs/>
        </w:rPr>
        <w:t xml:space="preserve"> </w:t>
      </w:r>
      <w:r>
        <w:t>A</w:t>
      </w:r>
      <w:r w:rsidRPr="006E0352">
        <w:t xml:space="preserve">cordándote del </w:t>
      </w:r>
      <w:r w:rsidRPr="006E0352">
        <w:rPr>
          <w:b/>
          <w:bCs/>
        </w:rPr>
        <w:t>share=True</w:t>
      </w:r>
      <w:r w:rsidRPr="006E0352">
        <w:t xml:space="preserve"> (túnel HTTP temporal que algunas redes corporativas bloquean), la alternativa robusta es un Space. Con </w:t>
      </w:r>
      <w:proofErr w:type="spellStart"/>
      <w:r w:rsidRPr="006E0352">
        <w:rPr>
          <w:b/>
          <w:bCs/>
        </w:rPr>
        <w:t>gradio</w:t>
      </w:r>
      <w:proofErr w:type="spellEnd"/>
      <w:r w:rsidRPr="006E0352">
        <w:rPr>
          <w:b/>
          <w:bCs/>
        </w:rPr>
        <w:t xml:space="preserve"> </w:t>
      </w:r>
      <w:proofErr w:type="spellStart"/>
      <w:r w:rsidRPr="006E0352">
        <w:rPr>
          <w:b/>
          <w:bCs/>
        </w:rPr>
        <w:t>deploy</w:t>
      </w:r>
      <w:proofErr w:type="spellEnd"/>
      <w:r w:rsidRPr="006E0352">
        <w:t xml:space="preserve"> subes tu </w:t>
      </w:r>
      <w:proofErr w:type="gramStart"/>
      <w:r w:rsidRPr="006E0352">
        <w:t>app</w:t>
      </w:r>
      <w:proofErr w:type="gramEnd"/>
      <w:r w:rsidRPr="006E0352">
        <w:t xml:space="preserve"> </w:t>
      </w:r>
      <w:proofErr w:type="spellStart"/>
      <w:r w:rsidRPr="006E0352">
        <w:t>Gradio</w:t>
      </w:r>
      <w:proofErr w:type="spellEnd"/>
      <w:r w:rsidRPr="006E0352">
        <w:t xml:space="preserve"> como Space de </w:t>
      </w:r>
      <w:proofErr w:type="spellStart"/>
      <w:r w:rsidRPr="006E0352">
        <w:t>Hugging</w:t>
      </w:r>
      <w:proofErr w:type="spellEnd"/>
      <w:r w:rsidRPr="006E0352">
        <w:t xml:space="preserve"> </w:t>
      </w:r>
      <w:proofErr w:type="spellStart"/>
      <w:r w:rsidRPr="006E0352">
        <w:t>Face</w:t>
      </w:r>
      <w:proofErr w:type="spellEnd"/>
      <w:r w:rsidRPr="006E0352">
        <w:t>.</w:t>
      </w:r>
    </w:p>
    <w:p w14:paraId="475D07AB" w14:textId="61DF3818" w:rsidR="006E0352" w:rsidRDefault="006E0352" w:rsidP="007F538A">
      <w:pPr>
        <w:pStyle w:val="Prrafodelista"/>
        <w:numPr>
          <w:ilvl w:val="0"/>
          <w:numId w:val="40"/>
        </w:numPr>
      </w:pPr>
      <w:r>
        <w:rPr>
          <w:b/>
          <w:bCs/>
        </w:rPr>
        <w:t xml:space="preserve">Ejemplo del profe: </w:t>
      </w:r>
      <w:r w:rsidR="009F0DB5" w:rsidRPr="009F0DB5">
        <w:t xml:space="preserve">el juego </w:t>
      </w:r>
      <w:r w:rsidR="009F0DB5" w:rsidRPr="009F0DB5">
        <w:rPr>
          <w:i/>
          <w:iCs/>
        </w:rPr>
        <w:t>Outsmart</w:t>
      </w:r>
      <w:r w:rsidR="009F0DB5" w:rsidRPr="009F0DB5">
        <w:t xml:space="preserve"> que ya usaron en clase es un Space; él lo tiene incrustado en su sitio web.</w:t>
      </w:r>
    </w:p>
    <w:p w14:paraId="147250FA" w14:textId="6C44AF89" w:rsidR="009F0DB5" w:rsidRDefault="009F0DB5" w:rsidP="007F538A">
      <w:pPr>
        <w:pStyle w:val="Prrafodelista"/>
        <w:numPr>
          <w:ilvl w:val="0"/>
          <w:numId w:val="40"/>
        </w:numPr>
      </w:pPr>
      <w:r>
        <w:rPr>
          <w:b/>
          <w:bCs/>
        </w:rPr>
        <w:t xml:space="preserve">Cuenta: </w:t>
      </w:r>
      <w:r w:rsidRPr="009F0DB5">
        <w:t>crear una cuenta es gratis y no necesitas el plan Pro: todo el curso cabe en el plan gratuito. Hay que pasar una verificación humana al registrarse.</w:t>
      </w:r>
    </w:p>
    <w:p w14:paraId="3559EF1C" w14:textId="77777777" w:rsidR="009F0DB5" w:rsidRPr="009F0DB5" w:rsidRDefault="009F0DB5" w:rsidP="009F0DB5">
      <w:r w:rsidRPr="009F0DB5">
        <w:rPr>
          <w:b/>
          <w:bCs/>
        </w:rPr>
        <w:lastRenderedPageBreak/>
        <w:t xml:space="preserve">(observación mía, verificada en la documentación oficial de </w:t>
      </w:r>
      <w:proofErr w:type="spellStart"/>
      <w:r w:rsidRPr="009F0DB5">
        <w:rPr>
          <w:b/>
          <w:bCs/>
        </w:rPr>
        <w:t>Hugging</w:t>
      </w:r>
      <w:proofErr w:type="spellEnd"/>
      <w:r w:rsidRPr="009F0DB5">
        <w:rPr>
          <w:b/>
          <w:bCs/>
        </w:rPr>
        <w:t xml:space="preserve"> </w:t>
      </w:r>
      <w:proofErr w:type="spellStart"/>
      <w:r w:rsidRPr="009F0DB5">
        <w:rPr>
          <w:b/>
          <w:bCs/>
        </w:rPr>
        <w:t>Face</w:t>
      </w:r>
      <w:proofErr w:type="spellEnd"/>
      <w:r w:rsidRPr="009F0DB5">
        <w:rPr>
          <w:b/>
          <w:bCs/>
        </w:rPr>
        <w:t xml:space="preserve"> y de </w:t>
      </w:r>
      <w:proofErr w:type="spellStart"/>
      <w:r w:rsidRPr="009F0DB5">
        <w:rPr>
          <w:b/>
          <w:bCs/>
        </w:rPr>
        <w:t>Gradio</w:t>
      </w:r>
      <w:proofErr w:type="spellEnd"/>
      <w:r w:rsidRPr="009F0DB5">
        <w:rPr>
          <w:b/>
          <w:bCs/>
        </w:rPr>
        <w:t>):</w:t>
      </w:r>
    </w:p>
    <w:p w14:paraId="4CFAA6CA" w14:textId="77777777" w:rsidR="00581D27" w:rsidRPr="00581D27" w:rsidRDefault="00581D27">
      <w:pPr>
        <w:pStyle w:val="Prrafodelista"/>
        <w:numPr>
          <w:ilvl w:val="0"/>
          <w:numId w:val="72"/>
        </w:numPr>
      </w:pPr>
      <w:proofErr w:type="spellStart"/>
      <w:r w:rsidRPr="00581D27">
        <w:t>gradio</w:t>
      </w:r>
      <w:proofErr w:type="spellEnd"/>
      <w:r w:rsidRPr="00581D27">
        <w:t xml:space="preserve"> </w:t>
      </w:r>
      <w:proofErr w:type="spellStart"/>
      <w:r w:rsidRPr="00581D27">
        <w:t>deploy</w:t>
      </w:r>
      <w:proofErr w:type="spellEnd"/>
      <w:r w:rsidRPr="00581D27">
        <w:t xml:space="preserve"> reúne los metadatos del proyecto, crea el Space y despliega la </w:t>
      </w:r>
      <w:proofErr w:type="gramStart"/>
      <w:r w:rsidRPr="00581D27">
        <w:t>app</w:t>
      </w:r>
      <w:proofErr w:type="gramEnd"/>
      <w:r w:rsidRPr="00581D27">
        <w:t>. Para actualizarlo vuelves a ejecutar el mismo comando.</w:t>
      </w:r>
    </w:p>
    <w:p w14:paraId="46DD6FEB" w14:textId="77777777" w:rsidR="00581D27" w:rsidRPr="00581D27" w:rsidRDefault="00581D27">
      <w:pPr>
        <w:pStyle w:val="Prrafodelista"/>
        <w:numPr>
          <w:ilvl w:val="0"/>
          <w:numId w:val="72"/>
        </w:numPr>
      </w:pPr>
      <w:r w:rsidRPr="00581D27">
        <w:t xml:space="preserve">share=True genera un </w:t>
      </w:r>
      <w:proofErr w:type="gramStart"/>
      <w:r w:rsidRPr="00581D27">
        <w:t>link</w:t>
      </w:r>
      <w:proofErr w:type="gramEnd"/>
      <w:r w:rsidRPr="00581D27">
        <w:t xml:space="preserve"> público temporal; una guía de terceros (no oficial) indica que expira a las 72 horas, dato que no confirmé en la </w:t>
      </w:r>
      <w:proofErr w:type="spellStart"/>
      <w:r w:rsidRPr="00581D27">
        <w:t>doc</w:t>
      </w:r>
      <w:proofErr w:type="spellEnd"/>
      <w:r w:rsidRPr="00581D27">
        <w:t xml:space="preserve"> oficial.</w:t>
      </w:r>
    </w:p>
    <w:p w14:paraId="381B70B9" w14:textId="77777777" w:rsidR="00581D27" w:rsidRPr="00581D27" w:rsidRDefault="00581D27">
      <w:pPr>
        <w:pStyle w:val="Prrafodelista"/>
        <w:numPr>
          <w:ilvl w:val="0"/>
          <w:numId w:val="72"/>
        </w:numPr>
      </w:pPr>
      <w:r w:rsidRPr="00581D27">
        <w:t xml:space="preserve">La documentación oficial del </w:t>
      </w:r>
      <w:proofErr w:type="gramStart"/>
      <w:r w:rsidRPr="00581D27">
        <w:t>Hub</w:t>
      </w:r>
      <w:proofErr w:type="gramEnd"/>
      <w:r w:rsidRPr="00581D27">
        <w:t xml:space="preserve"> hoy habla de "más de 2M modelos, 1,5M </w:t>
      </w:r>
      <w:proofErr w:type="spellStart"/>
      <w:r w:rsidRPr="00581D27">
        <w:t>datasets</w:t>
      </w:r>
      <w:proofErr w:type="spellEnd"/>
      <w:r w:rsidRPr="00581D27">
        <w:t xml:space="preserve"> y 1,5M </w:t>
      </w:r>
      <w:proofErr w:type="gramStart"/>
      <w:r w:rsidRPr="00581D27">
        <w:t>apps</w:t>
      </w:r>
      <w:proofErr w:type="gramEnd"/>
      <w:r w:rsidRPr="00581D27">
        <w:t xml:space="preserve"> (Spaces)". Son cifras posteriores a la diapositiva: estos números crecen todos los días, por eso el profe tachó los del año pasado.</w:t>
      </w:r>
    </w:p>
    <w:p w14:paraId="6A60657A" w14:textId="77777777" w:rsidR="009F0DB5" w:rsidRDefault="009F0DB5" w:rsidP="00581D27"/>
    <w:p w14:paraId="1D88D3A7" w14:textId="77777777" w:rsidR="00581D27" w:rsidRDefault="00581D27" w:rsidP="00581D27"/>
    <w:p w14:paraId="35ED53B4" w14:textId="77777777" w:rsidR="00581D27" w:rsidRDefault="00581D27" w:rsidP="00581D27"/>
    <w:p w14:paraId="5CF8158B" w14:textId="345F5D93" w:rsidR="00581D27" w:rsidRDefault="00581D27">
      <w:r>
        <w:br w:type="page"/>
      </w:r>
    </w:p>
    <w:p w14:paraId="09A8ECA0" w14:textId="410FC0E1" w:rsidR="00581D27" w:rsidRDefault="00581D27" w:rsidP="00581D27">
      <w:pPr>
        <w:pStyle w:val="Ttulo3"/>
        <w:rPr>
          <w:b/>
          <w:bCs/>
          <w:sz w:val="24"/>
          <w:szCs w:val="24"/>
        </w:rPr>
      </w:pPr>
      <w:bookmarkStart w:id="183" w:name="_Toc243791270"/>
      <w:r w:rsidRPr="00E74D48">
        <w:rPr>
          <w:b/>
          <w:bCs/>
          <w:sz w:val="24"/>
          <w:szCs w:val="24"/>
          <w:highlight w:val="yellow"/>
        </w:rPr>
        <w:lastRenderedPageBreak/>
        <w:t xml:space="preserve">3.1.3 Como navegar el </w:t>
      </w:r>
      <w:proofErr w:type="gramStart"/>
      <w:r w:rsidRPr="00E74D48">
        <w:rPr>
          <w:b/>
          <w:bCs/>
          <w:sz w:val="24"/>
          <w:szCs w:val="24"/>
          <w:highlight w:val="yellow"/>
        </w:rPr>
        <w:t>Hub</w:t>
      </w:r>
      <w:proofErr w:type="gramEnd"/>
      <w:r w:rsidRPr="00E74D48">
        <w:rPr>
          <w:b/>
          <w:bCs/>
          <w:sz w:val="24"/>
          <w:szCs w:val="24"/>
          <w:highlight w:val="yellow"/>
        </w:rPr>
        <w:t xml:space="preserve"> (demo en vivo)</w:t>
      </w:r>
      <w:bookmarkEnd w:id="183"/>
    </w:p>
    <w:p w14:paraId="5AEDC9B8" w14:textId="6769127B" w:rsidR="00581D27" w:rsidRDefault="00E74D48" w:rsidP="00581D27">
      <w:r w:rsidRPr="00E74D48">
        <w:rPr>
          <w:noProof/>
        </w:rPr>
        <w:drawing>
          <wp:inline distT="0" distB="0" distL="0" distR="0" wp14:anchorId="44F6ECF9" wp14:editId="628CD104">
            <wp:extent cx="5615940" cy="3158446"/>
            <wp:effectExtent l="0" t="0" r="3810" b="4445"/>
            <wp:docPr id="1022791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91421" name=""/>
                    <pic:cNvPicPr/>
                  </pic:nvPicPr>
                  <pic:blipFill>
                    <a:blip r:embed="rId994"/>
                    <a:stretch>
                      <a:fillRect/>
                    </a:stretch>
                  </pic:blipFill>
                  <pic:spPr>
                    <a:xfrm>
                      <a:off x="0" y="0"/>
                      <a:ext cx="5621659" cy="3161663"/>
                    </a:xfrm>
                    <a:prstGeom prst="rect">
                      <a:avLst/>
                    </a:prstGeom>
                  </pic:spPr>
                </pic:pic>
              </a:graphicData>
            </a:graphic>
          </wp:inline>
        </w:drawing>
      </w:r>
    </w:p>
    <w:p w14:paraId="598CEFAE" w14:textId="77777777" w:rsidR="000232DE" w:rsidRPr="000232DE" w:rsidRDefault="000232DE" w:rsidP="000232DE">
      <w:r w:rsidRPr="000232DE">
        <w:t xml:space="preserve">Seis modelos de la primera página del </w:t>
      </w:r>
      <w:proofErr w:type="gramStart"/>
      <w:r w:rsidRPr="000232DE">
        <w:t>Hub</w:t>
      </w:r>
      <w:proofErr w:type="gramEnd"/>
      <w:r w:rsidRPr="000232DE">
        <w:t xml:space="preserve"> tal como se veían en el video:</w:t>
      </w:r>
    </w:p>
    <w:p w14:paraId="6C3971F0" w14:textId="47839732" w:rsidR="00363E78" w:rsidRDefault="00BD0D52" w:rsidP="00581D27">
      <w:r w:rsidRPr="00BD0D52">
        <w:rPr>
          <w:noProof/>
        </w:rPr>
        <w:drawing>
          <wp:inline distT="0" distB="0" distL="0" distR="0" wp14:anchorId="1F958F2F" wp14:editId="4928C118">
            <wp:extent cx="4709160" cy="2174339"/>
            <wp:effectExtent l="38100" t="38100" r="34290" b="35560"/>
            <wp:docPr id="1733325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25670" name=""/>
                    <pic:cNvPicPr/>
                  </pic:nvPicPr>
                  <pic:blipFill>
                    <a:blip r:embed="rId995"/>
                    <a:stretch>
                      <a:fillRect/>
                    </a:stretch>
                  </pic:blipFill>
                  <pic:spPr>
                    <a:xfrm>
                      <a:off x="0" y="0"/>
                      <a:ext cx="4713494" cy="2176340"/>
                    </a:xfrm>
                    <a:prstGeom prst="rect">
                      <a:avLst/>
                    </a:prstGeom>
                    <a:ln w="28575">
                      <a:solidFill>
                        <a:srgbClr val="EE0000"/>
                      </a:solidFill>
                    </a:ln>
                  </pic:spPr>
                </pic:pic>
              </a:graphicData>
            </a:graphic>
          </wp:inline>
        </w:drawing>
      </w:r>
      <w:r w:rsidR="00CF605F" w:rsidRPr="00CF605F">
        <w:rPr>
          <w:noProof/>
        </w:rPr>
        <w:drawing>
          <wp:inline distT="0" distB="0" distL="0" distR="0" wp14:anchorId="1AFD9050" wp14:editId="43B736C5">
            <wp:extent cx="5120640" cy="2452218"/>
            <wp:effectExtent l="38100" t="38100" r="41910" b="43815"/>
            <wp:docPr id="1633540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40583" name=""/>
                    <pic:cNvPicPr/>
                  </pic:nvPicPr>
                  <pic:blipFill>
                    <a:blip r:embed="rId996"/>
                    <a:stretch>
                      <a:fillRect/>
                    </a:stretch>
                  </pic:blipFill>
                  <pic:spPr>
                    <a:xfrm>
                      <a:off x="0" y="0"/>
                      <a:ext cx="5124934" cy="2454274"/>
                    </a:xfrm>
                    <a:prstGeom prst="rect">
                      <a:avLst/>
                    </a:prstGeom>
                    <a:ln w="28575">
                      <a:solidFill>
                        <a:srgbClr val="EE0000"/>
                      </a:solidFill>
                    </a:ln>
                  </pic:spPr>
                </pic:pic>
              </a:graphicData>
            </a:graphic>
          </wp:inline>
        </w:drawing>
      </w:r>
    </w:p>
    <w:p w14:paraId="6F0ADF7A" w14:textId="77777777" w:rsidR="00CF605F" w:rsidRDefault="00CF605F" w:rsidP="00581D27">
      <w:pPr>
        <w:pBdr>
          <w:bottom w:val="single" w:sz="6" w:space="1" w:color="auto"/>
        </w:pBdr>
      </w:pPr>
    </w:p>
    <w:p w14:paraId="54622C1D" w14:textId="77777777" w:rsidR="00E550EB" w:rsidRPr="00E550EB" w:rsidRDefault="00E550EB" w:rsidP="00E550EB">
      <w:r w:rsidRPr="00E550EB">
        <w:lastRenderedPageBreak/>
        <w:t xml:space="preserve">Página de modelos del </w:t>
      </w:r>
      <w:proofErr w:type="gramStart"/>
      <w:r w:rsidRPr="00E550EB">
        <w:t>Hub</w:t>
      </w:r>
      <w:proofErr w:type="gramEnd"/>
    </w:p>
    <w:p w14:paraId="55433784" w14:textId="77777777" w:rsidR="00E550EB" w:rsidRPr="00E550EB" w:rsidRDefault="00E550EB" w:rsidP="00E550EB">
      <w:r w:rsidRPr="00E550EB">
        <w:t xml:space="preserve">En la parte superior hay tres áreas principales: </w:t>
      </w:r>
      <w:proofErr w:type="spellStart"/>
      <w:r w:rsidRPr="00E550EB">
        <w:rPr>
          <w:b/>
          <w:bCs/>
        </w:rPr>
        <w:t>Models</w:t>
      </w:r>
      <w:proofErr w:type="spellEnd"/>
      <w:r w:rsidRPr="00E550EB">
        <w:t xml:space="preserve">, </w:t>
      </w:r>
      <w:proofErr w:type="spellStart"/>
      <w:r w:rsidRPr="00E550EB">
        <w:rPr>
          <w:b/>
          <w:bCs/>
        </w:rPr>
        <w:t>Datasets</w:t>
      </w:r>
      <w:proofErr w:type="spellEnd"/>
      <w:r w:rsidRPr="00E550EB">
        <w:t xml:space="preserve"> y </w:t>
      </w:r>
      <w:r w:rsidRPr="00E550EB">
        <w:rPr>
          <w:b/>
          <w:bCs/>
        </w:rPr>
        <w:t>Spaces</w:t>
      </w:r>
      <w:r w:rsidRPr="00E550EB">
        <w:t xml:space="preserve"> (el sitio tiene más cosas, pero estas son las principales).</w:t>
      </w:r>
    </w:p>
    <w:p w14:paraId="698AF9E4" w14:textId="77777777" w:rsidR="00566103" w:rsidRPr="00566103" w:rsidRDefault="00566103" w:rsidP="00566103">
      <w:pPr>
        <w:rPr>
          <w:b/>
          <w:bCs/>
        </w:rPr>
      </w:pPr>
      <w:r w:rsidRPr="00566103">
        <w:rPr>
          <w:b/>
          <w:bCs/>
        </w:rPr>
        <w:t xml:space="preserve">Filtros de la página de </w:t>
      </w:r>
      <w:proofErr w:type="spellStart"/>
      <w:r w:rsidRPr="00566103">
        <w:rPr>
          <w:b/>
          <w:bCs/>
        </w:rPr>
        <w:t>Models</w:t>
      </w:r>
      <w:proofErr w:type="spellEnd"/>
      <w:r w:rsidRPr="00566103">
        <w:rPr>
          <w:b/>
          <w:bCs/>
        </w:rPr>
        <w:t xml:space="preserve"> (tal como aparecen en la captura)</w:t>
      </w:r>
    </w:p>
    <w:p w14:paraId="2592BF85" w14:textId="0BDD076B" w:rsidR="00E550EB" w:rsidRPr="00581D27" w:rsidRDefault="00566103" w:rsidP="00581D27">
      <w:r w:rsidRPr="00566103">
        <w:rPr>
          <w:noProof/>
        </w:rPr>
        <w:drawing>
          <wp:inline distT="0" distB="0" distL="0" distR="0" wp14:anchorId="397259DB" wp14:editId="71C61706">
            <wp:extent cx="5427629" cy="2887980"/>
            <wp:effectExtent l="19050" t="19050" r="20955" b="26670"/>
            <wp:docPr id="1106362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62724" name=""/>
                    <pic:cNvPicPr/>
                  </pic:nvPicPr>
                  <pic:blipFill>
                    <a:blip r:embed="rId997"/>
                    <a:stretch>
                      <a:fillRect/>
                    </a:stretch>
                  </pic:blipFill>
                  <pic:spPr>
                    <a:xfrm>
                      <a:off x="0" y="0"/>
                      <a:ext cx="5432025" cy="2890319"/>
                    </a:xfrm>
                    <a:prstGeom prst="rect">
                      <a:avLst/>
                    </a:prstGeom>
                    <a:ln w="19050">
                      <a:solidFill>
                        <a:srgbClr val="EE0000"/>
                      </a:solidFill>
                    </a:ln>
                  </pic:spPr>
                </pic:pic>
              </a:graphicData>
            </a:graphic>
          </wp:inline>
        </w:drawing>
      </w:r>
    </w:p>
    <w:p w14:paraId="00DFDF5A" w14:textId="77777777" w:rsidR="00552ED8" w:rsidRPr="00552ED8" w:rsidRDefault="00552ED8" w:rsidP="00552ED8">
      <w:pPr>
        <w:rPr>
          <w:b/>
          <w:bCs/>
        </w:rPr>
      </w:pPr>
      <w:r w:rsidRPr="00552ED8">
        <w:rPr>
          <w:b/>
          <w:bCs/>
        </w:rPr>
        <w:t>Cómo busca el profe un modelo</w:t>
      </w:r>
    </w:p>
    <w:p w14:paraId="27882EFA" w14:textId="77777777" w:rsidR="00552ED8" w:rsidRPr="00552ED8" w:rsidRDefault="00552ED8">
      <w:pPr>
        <w:pStyle w:val="Prrafodelista"/>
        <w:numPr>
          <w:ilvl w:val="0"/>
          <w:numId w:val="73"/>
        </w:numPr>
      </w:pPr>
      <w:r w:rsidRPr="00552ED8">
        <w:t xml:space="preserve">Elegir </w:t>
      </w:r>
      <w:r w:rsidRPr="00552ED8">
        <w:rPr>
          <w:b/>
          <w:bCs/>
        </w:rPr>
        <w:t>qué quieres hacer</w:t>
      </w:r>
      <w:r w:rsidRPr="00552ED8">
        <w:t xml:space="preserve"> (</w:t>
      </w:r>
      <w:proofErr w:type="spellStart"/>
      <w:r w:rsidRPr="00552ED8">
        <w:t>task</w:t>
      </w:r>
      <w:proofErr w:type="spellEnd"/>
      <w:r w:rsidRPr="00552ED8">
        <w:t xml:space="preserve">). La más común en IA generativa es </w:t>
      </w:r>
      <w:r w:rsidRPr="00552ED8">
        <w:rPr>
          <w:i/>
          <w:iCs/>
        </w:rPr>
        <w:t xml:space="preserve">Text </w:t>
      </w:r>
      <w:proofErr w:type="spellStart"/>
      <w:r w:rsidRPr="00552ED8">
        <w:rPr>
          <w:i/>
          <w:iCs/>
        </w:rPr>
        <w:t>Generation</w:t>
      </w:r>
      <w:proofErr w:type="spellEnd"/>
      <w:r w:rsidRPr="00552ED8">
        <w:t xml:space="preserve">; si quieres imágenes, </w:t>
      </w:r>
      <w:r w:rsidRPr="00552ED8">
        <w:rPr>
          <w:i/>
          <w:iCs/>
        </w:rPr>
        <w:t>Text-</w:t>
      </w:r>
      <w:proofErr w:type="spellStart"/>
      <w:r w:rsidRPr="00552ED8">
        <w:rPr>
          <w:i/>
          <w:iCs/>
        </w:rPr>
        <w:t>to</w:t>
      </w:r>
      <w:proofErr w:type="spellEnd"/>
      <w:r w:rsidRPr="00552ED8">
        <w:rPr>
          <w:i/>
          <w:iCs/>
        </w:rPr>
        <w:t>-</w:t>
      </w:r>
      <w:proofErr w:type="spellStart"/>
      <w:r w:rsidRPr="00552ED8">
        <w:rPr>
          <w:i/>
          <w:iCs/>
        </w:rPr>
        <w:t>Image</w:t>
      </w:r>
      <w:proofErr w:type="spellEnd"/>
      <w:r w:rsidRPr="00552ED8">
        <w:t>.</w:t>
      </w:r>
    </w:p>
    <w:p w14:paraId="2E7EF7E7" w14:textId="77777777" w:rsidR="00552ED8" w:rsidRPr="00552ED8" w:rsidRDefault="00552ED8">
      <w:pPr>
        <w:pStyle w:val="Prrafodelista"/>
        <w:numPr>
          <w:ilvl w:val="0"/>
          <w:numId w:val="73"/>
        </w:numPr>
      </w:pPr>
      <w:r w:rsidRPr="00552ED8">
        <w:t xml:space="preserve">Filtrar por </w:t>
      </w:r>
      <w:r w:rsidRPr="00552ED8">
        <w:rPr>
          <w:b/>
          <w:bCs/>
        </w:rPr>
        <w:t>librería</w:t>
      </w:r>
      <w:r w:rsidRPr="00552ED8">
        <w:t xml:space="preserve"> (la mayoría usa </w:t>
      </w:r>
      <w:proofErr w:type="spellStart"/>
      <w:r w:rsidRPr="00552ED8">
        <w:t>PyTorch</w:t>
      </w:r>
      <w:proofErr w:type="spellEnd"/>
      <w:r w:rsidRPr="00552ED8">
        <w:t xml:space="preserve">), </w:t>
      </w:r>
      <w:r w:rsidRPr="00552ED8">
        <w:rPr>
          <w:b/>
          <w:bCs/>
        </w:rPr>
        <w:t>idioma</w:t>
      </w:r>
      <w:r w:rsidRPr="00552ED8">
        <w:t xml:space="preserve"> y </w:t>
      </w:r>
      <w:r w:rsidRPr="00552ED8">
        <w:rPr>
          <w:b/>
          <w:bCs/>
        </w:rPr>
        <w:t>licencia</w:t>
      </w:r>
      <w:r w:rsidRPr="00552ED8">
        <w:t xml:space="preserve"> open </w:t>
      </w:r>
      <w:proofErr w:type="spellStart"/>
      <w:r w:rsidRPr="00552ED8">
        <w:t>source</w:t>
      </w:r>
      <w:proofErr w:type="spellEnd"/>
      <w:r w:rsidRPr="00552ED8">
        <w:t>.</w:t>
      </w:r>
    </w:p>
    <w:p w14:paraId="57F9180B" w14:textId="77777777" w:rsidR="00552ED8" w:rsidRPr="00552ED8" w:rsidRDefault="00552ED8">
      <w:pPr>
        <w:pStyle w:val="Prrafodelista"/>
        <w:numPr>
          <w:ilvl w:val="0"/>
          <w:numId w:val="73"/>
        </w:numPr>
      </w:pPr>
      <w:r w:rsidRPr="00552ED8">
        <w:t xml:space="preserve">Filtrar por </w:t>
      </w:r>
      <w:r w:rsidRPr="00552ED8">
        <w:rPr>
          <w:b/>
          <w:bCs/>
        </w:rPr>
        <w:t>parámetros</w:t>
      </w:r>
      <w:r w:rsidRPr="00552ED8">
        <w:t xml:space="preserve"> (ej.: "algo de menos de 12 mil millones").</w:t>
      </w:r>
    </w:p>
    <w:p w14:paraId="0998933C" w14:textId="50D57EC6" w:rsidR="00FA3106" w:rsidRDefault="00552ED8">
      <w:pPr>
        <w:pStyle w:val="Prrafodelista"/>
        <w:numPr>
          <w:ilvl w:val="0"/>
          <w:numId w:val="73"/>
        </w:numPr>
      </w:pPr>
      <w:r w:rsidRPr="00552ED8">
        <w:rPr>
          <w:b/>
          <w:bCs/>
        </w:rPr>
        <w:t>Ordenar</w:t>
      </w:r>
      <w:r w:rsidRPr="00552ED8">
        <w:t xml:space="preserve"> por </w:t>
      </w:r>
      <w:proofErr w:type="spellStart"/>
      <w:r w:rsidRPr="00552ED8">
        <w:rPr>
          <w:i/>
          <w:iCs/>
        </w:rPr>
        <w:t>trending</w:t>
      </w:r>
      <w:proofErr w:type="spellEnd"/>
      <w:r w:rsidRPr="00552ED8">
        <w:t xml:space="preserve">, </w:t>
      </w:r>
      <w:proofErr w:type="spellStart"/>
      <w:r w:rsidRPr="00552ED8">
        <w:rPr>
          <w:i/>
          <w:iCs/>
        </w:rPr>
        <w:t>likes</w:t>
      </w:r>
      <w:proofErr w:type="spellEnd"/>
      <w:r w:rsidRPr="00552ED8">
        <w:t xml:space="preserve"> o </w:t>
      </w:r>
      <w:proofErr w:type="spellStart"/>
      <w:r w:rsidRPr="00552ED8">
        <w:rPr>
          <w:i/>
          <w:iCs/>
        </w:rPr>
        <w:t>downloads</w:t>
      </w:r>
      <w:proofErr w:type="spellEnd"/>
      <w:r w:rsidRPr="00552ED8">
        <w:t xml:space="preserve">. Él casi siempre usa más </w:t>
      </w:r>
      <w:proofErr w:type="spellStart"/>
      <w:r w:rsidRPr="00552ED8">
        <w:t>likes</w:t>
      </w:r>
      <w:proofErr w:type="spellEnd"/>
      <w:r w:rsidRPr="00552ED8">
        <w:t xml:space="preserve"> o más descargas como buen indicador; "actualizado recientemente" también sirve.</w:t>
      </w:r>
    </w:p>
    <w:p w14:paraId="06CFED3D" w14:textId="6E94E7D3" w:rsidR="00FA3106" w:rsidRDefault="00FA3106" w:rsidP="00581D27">
      <w:r w:rsidRPr="00FA3106">
        <w:rPr>
          <w:noProof/>
        </w:rPr>
        <w:drawing>
          <wp:inline distT="0" distB="0" distL="0" distR="0" wp14:anchorId="618E8AFA" wp14:editId="39A45D43">
            <wp:extent cx="5806440" cy="2435479"/>
            <wp:effectExtent l="38100" t="38100" r="41910" b="41275"/>
            <wp:docPr id="121803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3258" name=""/>
                    <pic:cNvPicPr/>
                  </pic:nvPicPr>
                  <pic:blipFill>
                    <a:blip r:embed="rId998"/>
                    <a:stretch>
                      <a:fillRect/>
                    </a:stretch>
                  </pic:blipFill>
                  <pic:spPr>
                    <a:xfrm>
                      <a:off x="0" y="0"/>
                      <a:ext cx="5811328" cy="2437529"/>
                    </a:xfrm>
                    <a:prstGeom prst="rect">
                      <a:avLst/>
                    </a:prstGeom>
                    <a:ln w="28575">
                      <a:solidFill>
                        <a:srgbClr val="EE0000"/>
                      </a:solidFill>
                    </a:ln>
                  </pic:spPr>
                </pic:pic>
              </a:graphicData>
            </a:graphic>
          </wp:inline>
        </w:drawing>
      </w:r>
    </w:p>
    <w:p w14:paraId="54DB97E3" w14:textId="77777777" w:rsidR="003155CB" w:rsidRDefault="003155CB" w:rsidP="003155CB">
      <w:pPr>
        <w:rPr>
          <w:b/>
          <w:bCs/>
        </w:rPr>
      </w:pPr>
    </w:p>
    <w:p w14:paraId="581475B7" w14:textId="77777777" w:rsidR="003155CB" w:rsidRDefault="003155CB" w:rsidP="003155CB">
      <w:pPr>
        <w:rPr>
          <w:b/>
          <w:bCs/>
        </w:rPr>
      </w:pPr>
    </w:p>
    <w:p w14:paraId="0010EC28" w14:textId="77777777" w:rsidR="003155CB" w:rsidRDefault="003155CB" w:rsidP="003155CB">
      <w:pPr>
        <w:rPr>
          <w:b/>
          <w:bCs/>
        </w:rPr>
      </w:pPr>
    </w:p>
    <w:p w14:paraId="28F6C4D4" w14:textId="23F4C406" w:rsidR="003155CB" w:rsidRPr="003155CB" w:rsidRDefault="003155CB" w:rsidP="003155CB">
      <w:pPr>
        <w:rPr>
          <w:b/>
          <w:bCs/>
        </w:rPr>
      </w:pPr>
      <w:r w:rsidRPr="003155CB">
        <w:rPr>
          <w:b/>
          <w:bCs/>
        </w:rPr>
        <w:lastRenderedPageBreak/>
        <w:t>Cómo se lee el nombre de un modelo</w:t>
      </w:r>
    </w:p>
    <w:p w14:paraId="6AEFBFA1" w14:textId="791BA6D1" w:rsidR="003155CB" w:rsidRDefault="00E03E25" w:rsidP="00581D27">
      <w:pPr>
        <w:pBdr>
          <w:bottom w:val="single" w:sz="6" w:space="1" w:color="auto"/>
        </w:pBdr>
      </w:pPr>
      <w:r w:rsidRPr="00E03E25">
        <w:rPr>
          <w:b/>
          <w:bCs/>
        </w:rPr>
        <w:t>proveedor/nombre-del-modelo</w:t>
      </w:r>
      <w:r w:rsidRPr="00E03E25">
        <w:t xml:space="preserve"> → la primera parte es la cuenta/empresa en </w:t>
      </w:r>
      <w:proofErr w:type="spellStart"/>
      <w:r w:rsidRPr="00E03E25">
        <w:t>Hugging</w:t>
      </w:r>
      <w:proofErr w:type="spellEnd"/>
      <w:r w:rsidRPr="00E03E25">
        <w:t xml:space="preserve"> </w:t>
      </w:r>
      <w:proofErr w:type="spellStart"/>
      <w:r w:rsidRPr="00E03E25">
        <w:t>Face</w:t>
      </w:r>
      <w:proofErr w:type="spellEnd"/>
      <w:r w:rsidRPr="00E03E25">
        <w:t xml:space="preserve"> y lo que viene después de la / es el modelo.</w:t>
      </w:r>
    </w:p>
    <w:p w14:paraId="6F3F4FDB" w14:textId="264A3210" w:rsidR="003B513F" w:rsidRPr="005E036E" w:rsidRDefault="005E036E" w:rsidP="00581D27">
      <w:pPr>
        <w:rPr>
          <w:b/>
          <w:bCs/>
          <w:sz w:val="28"/>
          <w:szCs w:val="32"/>
        </w:rPr>
      </w:pPr>
      <w:proofErr w:type="spellStart"/>
      <w:r w:rsidRPr="005E036E">
        <w:rPr>
          <w:b/>
          <w:bCs/>
          <w:sz w:val="28"/>
          <w:szCs w:val="32"/>
          <w:highlight w:val="yellow"/>
        </w:rPr>
        <w:t>Models</w:t>
      </w:r>
      <w:proofErr w:type="spellEnd"/>
    </w:p>
    <w:p w14:paraId="28B30422" w14:textId="0B4090C5" w:rsidR="007A42FA" w:rsidRDefault="007A42FA" w:rsidP="00581D27">
      <w:r>
        <w:rPr>
          <w:noProof/>
        </w:rPr>
        <w:drawing>
          <wp:inline distT="0" distB="0" distL="0" distR="0" wp14:anchorId="18C5EB3F" wp14:editId="66BAF92B">
            <wp:extent cx="4495800" cy="2103451"/>
            <wp:effectExtent l="0" t="0" r="0" b="0"/>
            <wp:docPr id="2065975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75967" name=""/>
                    <pic:cNvPicPr/>
                  </pic:nvPicPr>
                  <pic:blipFill>
                    <a:blip r:embed="rId999"/>
                    <a:stretch>
                      <a:fillRect/>
                    </a:stretch>
                  </pic:blipFill>
                  <pic:spPr>
                    <a:xfrm>
                      <a:off x="0" y="0"/>
                      <a:ext cx="4511208" cy="2110660"/>
                    </a:xfrm>
                    <a:prstGeom prst="rect">
                      <a:avLst/>
                    </a:prstGeom>
                  </pic:spPr>
                </pic:pic>
              </a:graphicData>
            </a:graphic>
          </wp:inline>
        </w:drawing>
      </w:r>
      <w:r w:rsidRPr="003B513F">
        <w:rPr>
          <w:noProof/>
        </w:rPr>
        <w:drawing>
          <wp:inline distT="0" distB="0" distL="0" distR="0" wp14:anchorId="6B7A5543" wp14:editId="711024EB">
            <wp:extent cx="4551218" cy="1908561"/>
            <wp:effectExtent l="0" t="0" r="1905" b="0"/>
            <wp:docPr id="1255802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02067" name=""/>
                    <pic:cNvPicPr/>
                  </pic:nvPicPr>
                  <pic:blipFill>
                    <a:blip r:embed="rId1000"/>
                    <a:stretch>
                      <a:fillRect/>
                    </a:stretch>
                  </pic:blipFill>
                  <pic:spPr>
                    <a:xfrm>
                      <a:off x="0" y="0"/>
                      <a:ext cx="4564162" cy="1913989"/>
                    </a:xfrm>
                    <a:prstGeom prst="rect">
                      <a:avLst/>
                    </a:prstGeom>
                  </pic:spPr>
                </pic:pic>
              </a:graphicData>
            </a:graphic>
          </wp:inline>
        </w:drawing>
      </w:r>
    </w:p>
    <w:p w14:paraId="0E9A5658" w14:textId="7C0F91B0" w:rsidR="005E036E" w:rsidRPr="005E036E" w:rsidRDefault="005E036E" w:rsidP="00581D27">
      <w:pPr>
        <w:rPr>
          <w:b/>
          <w:bCs/>
          <w:sz w:val="28"/>
          <w:szCs w:val="32"/>
        </w:rPr>
      </w:pPr>
      <w:r w:rsidRPr="005E036E">
        <w:rPr>
          <w:b/>
          <w:bCs/>
          <w:sz w:val="28"/>
          <w:szCs w:val="32"/>
          <w:highlight w:val="yellow"/>
        </w:rPr>
        <w:t>Spaces</w:t>
      </w:r>
    </w:p>
    <w:p w14:paraId="5D66387D" w14:textId="0821AFC1" w:rsidR="007A42FA" w:rsidRDefault="007A42FA" w:rsidP="00581D27">
      <w:r>
        <w:rPr>
          <w:noProof/>
        </w:rPr>
        <w:drawing>
          <wp:inline distT="0" distB="0" distL="0" distR="0" wp14:anchorId="0F6046F9" wp14:editId="68B46AE5">
            <wp:extent cx="5084618" cy="2495700"/>
            <wp:effectExtent l="0" t="0" r="1905" b="0"/>
            <wp:docPr id="637032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32360" name=""/>
                    <pic:cNvPicPr/>
                  </pic:nvPicPr>
                  <pic:blipFill>
                    <a:blip r:embed="rId1001"/>
                    <a:stretch>
                      <a:fillRect/>
                    </a:stretch>
                  </pic:blipFill>
                  <pic:spPr>
                    <a:xfrm>
                      <a:off x="0" y="0"/>
                      <a:ext cx="5089033" cy="2497867"/>
                    </a:xfrm>
                    <a:prstGeom prst="rect">
                      <a:avLst/>
                    </a:prstGeom>
                  </pic:spPr>
                </pic:pic>
              </a:graphicData>
            </a:graphic>
          </wp:inline>
        </w:drawing>
      </w:r>
    </w:p>
    <w:p w14:paraId="64873F9A" w14:textId="77777777" w:rsidR="005E036E" w:rsidRDefault="005E036E" w:rsidP="00581D27"/>
    <w:p w14:paraId="16B1AE54" w14:textId="77777777" w:rsidR="005E036E" w:rsidRDefault="005E036E" w:rsidP="00581D27"/>
    <w:p w14:paraId="0968D453" w14:textId="77777777" w:rsidR="005E036E" w:rsidRDefault="005E036E" w:rsidP="00581D27"/>
    <w:p w14:paraId="4D2AC40E" w14:textId="5DD98048" w:rsidR="00DC5FBD" w:rsidRDefault="00DC5FBD" w:rsidP="00DC5FBD">
      <w:pPr>
        <w:pStyle w:val="Ttulo3"/>
        <w:rPr>
          <w:b/>
          <w:bCs/>
          <w:sz w:val="24"/>
          <w:szCs w:val="24"/>
        </w:rPr>
      </w:pPr>
      <w:bookmarkStart w:id="184" w:name="_Toc243791271"/>
      <w:r w:rsidRPr="00731926">
        <w:rPr>
          <w:b/>
          <w:bCs/>
          <w:sz w:val="24"/>
          <w:szCs w:val="24"/>
          <w:highlight w:val="yellow"/>
        </w:rPr>
        <w:lastRenderedPageBreak/>
        <w:t>3.1.</w:t>
      </w:r>
      <w:r w:rsidR="00D73F7F" w:rsidRPr="00731926">
        <w:rPr>
          <w:b/>
          <w:bCs/>
          <w:sz w:val="24"/>
          <w:szCs w:val="24"/>
          <w:highlight w:val="yellow"/>
        </w:rPr>
        <w:t xml:space="preserve">4 ¿Cuánto creció el </w:t>
      </w:r>
      <w:proofErr w:type="gramStart"/>
      <w:r w:rsidR="00D73F7F" w:rsidRPr="00731926">
        <w:rPr>
          <w:b/>
          <w:bCs/>
          <w:sz w:val="24"/>
          <w:szCs w:val="24"/>
          <w:highlight w:val="yellow"/>
        </w:rPr>
        <w:t>Hub</w:t>
      </w:r>
      <w:proofErr w:type="gramEnd"/>
      <w:r w:rsidR="00D73F7F" w:rsidRPr="00731926">
        <w:rPr>
          <w:b/>
          <w:bCs/>
          <w:sz w:val="24"/>
          <w:szCs w:val="24"/>
          <w:highlight w:val="yellow"/>
        </w:rPr>
        <w:t xml:space="preserve"> en un año? </w:t>
      </w:r>
      <w:r w:rsidR="00731926" w:rsidRPr="00731926">
        <w:rPr>
          <w:b/>
          <w:bCs/>
          <w:sz w:val="24"/>
          <w:szCs w:val="24"/>
          <w:highlight w:val="yellow"/>
        </w:rPr>
        <w:t>Y Likes por descarga</w:t>
      </w:r>
      <w:bookmarkEnd w:id="184"/>
    </w:p>
    <w:p w14:paraId="1AD95A56" w14:textId="77777777" w:rsidR="00D73F7F" w:rsidRPr="00D73F7F" w:rsidRDefault="00D73F7F" w:rsidP="00D73F7F">
      <w:r w:rsidRPr="005331F5">
        <w:rPr>
          <w:b/>
          <w:bCs/>
          <w:highlight w:val="yellow"/>
        </w:rPr>
        <w:t xml:space="preserve">a) ¿Cuánto creció el </w:t>
      </w:r>
      <w:proofErr w:type="gramStart"/>
      <w:r w:rsidRPr="005331F5">
        <w:rPr>
          <w:b/>
          <w:bCs/>
          <w:highlight w:val="yellow"/>
        </w:rPr>
        <w:t>Hub</w:t>
      </w:r>
      <w:proofErr w:type="gramEnd"/>
      <w:r w:rsidRPr="005331F5">
        <w:rPr>
          <w:b/>
          <w:bCs/>
          <w:highlight w:val="yellow"/>
        </w:rPr>
        <w:t xml:space="preserve"> en un año?</w:t>
      </w:r>
    </w:p>
    <w:p w14:paraId="6E2E628C" w14:textId="2F664799" w:rsidR="005331F5" w:rsidRDefault="008E202B" w:rsidP="00581D27">
      <w:r w:rsidRPr="008E202B">
        <w:rPr>
          <w:noProof/>
        </w:rPr>
        <w:drawing>
          <wp:inline distT="0" distB="0" distL="0" distR="0" wp14:anchorId="659BEA55" wp14:editId="15E80DE8">
            <wp:extent cx="5547841" cy="708721"/>
            <wp:effectExtent l="38100" t="38100" r="34290" b="34290"/>
            <wp:docPr id="113489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9037" name=""/>
                    <pic:cNvPicPr/>
                  </pic:nvPicPr>
                  <pic:blipFill>
                    <a:blip r:embed="rId1002"/>
                    <a:stretch>
                      <a:fillRect/>
                    </a:stretch>
                  </pic:blipFill>
                  <pic:spPr>
                    <a:xfrm>
                      <a:off x="0" y="0"/>
                      <a:ext cx="5547841" cy="708721"/>
                    </a:xfrm>
                    <a:prstGeom prst="rect">
                      <a:avLst/>
                    </a:prstGeom>
                    <a:ln w="28575">
                      <a:solidFill>
                        <a:srgbClr val="EE0000"/>
                      </a:solidFill>
                    </a:ln>
                  </pic:spPr>
                </pic:pic>
              </a:graphicData>
            </a:graphic>
          </wp:inline>
        </w:drawing>
      </w:r>
      <w:r w:rsidR="005331F5" w:rsidRPr="005331F5">
        <w:rPr>
          <w:noProof/>
        </w:rPr>
        <w:drawing>
          <wp:inline distT="0" distB="0" distL="0" distR="0" wp14:anchorId="7D57D1B5" wp14:editId="06C33F53">
            <wp:extent cx="3170195" cy="548688"/>
            <wp:effectExtent l="38100" t="38100" r="30480" b="41910"/>
            <wp:docPr id="431668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68494" name=""/>
                    <pic:cNvPicPr/>
                  </pic:nvPicPr>
                  <pic:blipFill>
                    <a:blip r:embed="rId1003"/>
                    <a:stretch>
                      <a:fillRect/>
                    </a:stretch>
                  </pic:blipFill>
                  <pic:spPr>
                    <a:xfrm>
                      <a:off x="0" y="0"/>
                      <a:ext cx="3170195" cy="548688"/>
                    </a:xfrm>
                    <a:prstGeom prst="rect">
                      <a:avLst/>
                    </a:prstGeom>
                    <a:ln w="28575">
                      <a:solidFill>
                        <a:srgbClr val="EE0000"/>
                      </a:solidFill>
                    </a:ln>
                  </pic:spPr>
                </pic:pic>
              </a:graphicData>
            </a:graphic>
          </wp:inline>
        </w:drawing>
      </w:r>
    </w:p>
    <w:p w14:paraId="5657C468" w14:textId="77777777" w:rsidR="008E202B" w:rsidRPr="008E202B" w:rsidRDefault="008E202B" w:rsidP="008E202B">
      <w:r w:rsidRPr="008E202B">
        <w:t xml:space="preserve">→ los modelos casi se multiplicaron por 2,7 y los </w:t>
      </w:r>
      <w:proofErr w:type="spellStart"/>
      <w:r w:rsidRPr="008E202B">
        <w:t>datasets</w:t>
      </w:r>
      <w:proofErr w:type="spellEnd"/>
      <w:r w:rsidRPr="008E202B">
        <w:t xml:space="preserve"> por 2,6.</w:t>
      </w:r>
    </w:p>
    <w:p w14:paraId="6F28E291" w14:textId="77777777" w:rsidR="008E202B" w:rsidRPr="008E202B" w:rsidRDefault="008E202B" w:rsidP="008E202B">
      <w:r w:rsidRPr="005331F5">
        <w:rPr>
          <w:b/>
          <w:bCs/>
          <w:highlight w:val="yellow"/>
        </w:rPr>
        <w:t>b) Likes por descarga</w:t>
      </w:r>
      <w:r w:rsidRPr="005331F5">
        <w:rPr>
          <w:highlight w:val="yellow"/>
        </w:rPr>
        <w:t xml:space="preserve"> (¿qué tan "querido" es un modelo respecto a su uso?):</w:t>
      </w:r>
    </w:p>
    <w:p w14:paraId="0BAEE09B" w14:textId="77777777" w:rsidR="005331F5" w:rsidRPr="005331F5" w:rsidRDefault="005331F5" w:rsidP="005331F5">
      <w:r w:rsidRPr="005331F5">
        <w:t xml:space="preserve">Fórmula: </w:t>
      </w:r>
      <w:r w:rsidRPr="005331F5">
        <w:rPr>
          <w:b/>
          <w:bCs/>
        </w:rPr>
        <w:t>(</w:t>
      </w:r>
      <w:proofErr w:type="spellStart"/>
      <w:r w:rsidRPr="005331F5">
        <w:rPr>
          <w:b/>
          <w:bCs/>
        </w:rPr>
        <w:t>likes</w:t>
      </w:r>
      <w:proofErr w:type="spellEnd"/>
      <w:r w:rsidRPr="005331F5">
        <w:rPr>
          <w:b/>
          <w:bCs/>
        </w:rPr>
        <w:t xml:space="preserve"> ÷ descargas) × 100</w:t>
      </w:r>
    </w:p>
    <w:p w14:paraId="201BF4A3" w14:textId="77777777" w:rsidR="00FD43C6" w:rsidRPr="00FD43C6" w:rsidRDefault="00FD43C6" w:rsidP="00FD43C6">
      <w:r w:rsidRPr="00FD43C6">
        <w:t xml:space="preserve">(las descargas de la captura vienen con </w:t>
      </w:r>
      <w:r w:rsidRPr="00FD43C6">
        <w:rPr>
          <w:b/>
          <w:bCs/>
        </w:rPr>
        <w:t>k</w:t>
      </w:r>
      <w:r w:rsidRPr="00FD43C6">
        <w:t xml:space="preserve"> = mil: </w:t>
      </w:r>
      <w:r w:rsidRPr="00FD43C6">
        <w:rPr>
          <w:b/>
          <w:bCs/>
        </w:rPr>
        <w:t>14,4k</w:t>
      </w:r>
      <w:r w:rsidRPr="00FD43C6">
        <w:t xml:space="preserve"> </w:t>
      </w:r>
      <w:r w:rsidRPr="00FD43C6">
        <w:rPr>
          <w:b/>
          <w:bCs/>
        </w:rPr>
        <w:t>=</w:t>
      </w:r>
      <w:r w:rsidRPr="00FD43C6">
        <w:t xml:space="preserve"> 14.400)</w:t>
      </w:r>
    </w:p>
    <w:p w14:paraId="40E2BCDF" w14:textId="367A8BA4" w:rsidR="008E202B" w:rsidRDefault="008E4654" w:rsidP="00581D27">
      <w:r w:rsidRPr="008E4654">
        <w:rPr>
          <w:noProof/>
        </w:rPr>
        <w:drawing>
          <wp:inline distT="0" distB="0" distL="0" distR="0" wp14:anchorId="164BF57D" wp14:editId="58D26F4C">
            <wp:extent cx="4966855" cy="1229888"/>
            <wp:effectExtent l="38100" t="38100" r="43815" b="46990"/>
            <wp:docPr id="669947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47923" name=""/>
                    <pic:cNvPicPr/>
                  </pic:nvPicPr>
                  <pic:blipFill>
                    <a:blip r:embed="rId1004"/>
                    <a:stretch>
                      <a:fillRect/>
                    </a:stretch>
                  </pic:blipFill>
                  <pic:spPr>
                    <a:xfrm>
                      <a:off x="0" y="0"/>
                      <a:ext cx="4969421" cy="1230523"/>
                    </a:xfrm>
                    <a:prstGeom prst="rect">
                      <a:avLst/>
                    </a:prstGeom>
                    <a:ln w="28575">
                      <a:solidFill>
                        <a:srgbClr val="EE0000"/>
                      </a:solidFill>
                    </a:ln>
                  </pic:spPr>
                </pic:pic>
              </a:graphicData>
            </a:graphic>
          </wp:inline>
        </w:drawing>
      </w:r>
    </w:p>
    <w:p w14:paraId="2CC00B3E" w14:textId="77777777" w:rsidR="008E4654" w:rsidRPr="008E4654" w:rsidRDefault="008E4654" w:rsidP="008E4654">
      <w:r w:rsidRPr="008E4654">
        <w:t xml:space="preserve">Se lee así: de cada 100 descargas, cuántas dejaron un </w:t>
      </w:r>
      <w:proofErr w:type="spellStart"/>
      <w:r w:rsidRPr="008E4654">
        <w:t>like</w:t>
      </w:r>
      <w:proofErr w:type="spellEnd"/>
      <w:r w:rsidRPr="008E4654">
        <w:t>.</w:t>
      </w:r>
    </w:p>
    <w:p w14:paraId="5E7C2409" w14:textId="77777777" w:rsidR="008E4654" w:rsidRPr="008E4654" w:rsidRDefault="008E4654" w:rsidP="008E4654">
      <w:r w:rsidRPr="008E4654">
        <w:t xml:space="preserve">Interpretación: Qwen3-Omni tiene muchísimas más descargas, pero proporcionalmente menos </w:t>
      </w:r>
      <w:proofErr w:type="spellStart"/>
      <w:r w:rsidRPr="008E4654">
        <w:t>likes</w:t>
      </w:r>
      <w:proofErr w:type="spellEnd"/>
      <w:r w:rsidRPr="008E4654">
        <w:t>. Ojo: es solo una métrica de curiosidad, no una medida de calidad.</w:t>
      </w:r>
    </w:p>
    <w:p w14:paraId="79BE3410" w14:textId="67A26F48" w:rsidR="008E4654" w:rsidRPr="009F0DB5" w:rsidRDefault="008E4654" w:rsidP="00581D27">
      <w:r w:rsidRPr="008E4654">
        <w:rPr>
          <w:noProof/>
        </w:rPr>
        <w:drawing>
          <wp:inline distT="0" distB="0" distL="0" distR="0" wp14:anchorId="5D9414AA" wp14:editId="4C1ED152">
            <wp:extent cx="5077691" cy="1379621"/>
            <wp:effectExtent l="38100" t="38100" r="27940" b="30480"/>
            <wp:docPr id="621146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46617" name=""/>
                    <pic:cNvPicPr/>
                  </pic:nvPicPr>
                  <pic:blipFill>
                    <a:blip r:embed="rId1005"/>
                    <a:stretch>
                      <a:fillRect/>
                    </a:stretch>
                  </pic:blipFill>
                  <pic:spPr>
                    <a:xfrm>
                      <a:off x="0" y="0"/>
                      <a:ext cx="5083604" cy="1381227"/>
                    </a:xfrm>
                    <a:prstGeom prst="rect">
                      <a:avLst/>
                    </a:prstGeom>
                    <a:ln w="28575">
                      <a:solidFill>
                        <a:schemeClr val="tx1"/>
                      </a:solidFill>
                    </a:ln>
                  </pic:spPr>
                </pic:pic>
              </a:graphicData>
            </a:graphic>
          </wp:inline>
        </w:drawing>
      </w:r>
    </w:p>
    <w:p w14:paraId="0B3DCFCA" w14:textId="24A45E21" w:rsidR="00380FAF" w:rsidRDefault="00380FAF" w:rsidP="00380FAF"/>
    <w:p w14:paraId="4A83CF89" w14:textId="77777777" w:rsidR="00D422D1" w:rsidRDefault="00D422D1" w:rsidP="00380FAF"/>
    <w:p w14:paraId="2D3753A1" w14:textId="77777777" w:rsidR="00D422D1" w:rsidRDefault="00D422D1" w:rsidP="00380FAF"/>
    <w:p w14:paraId="38D196E8" w14:textId="5B9710CE" w:rsidR="00D422D1" w:rsidRDefault="00D422D1">
      <w:r>
        <w:br w:type="page"/>
      </w:r>
    </w:p>
    <w:p w14:paraId="59D50EB9" w14:textId="77F80A6C" w:rsidR="00D422D1" w:rsidRDefault="00D422D1" w:rsidP="00D422D1">
      <w:pPr>
        <w:pStyle w:val="Ttulo2"/>
        <w:rPr>
          <w:rFonts w:ascii="Arial" w:hAnsi="Arial" w:cs="Arial"/>
          <w:b/>
          <w:bCs/>
          <w:sz w:val="24"/>
          <w:szCs w:val="24"/>
        </w:rPr>
      </w:pPr>
      <w:bookmarkStart w:id="185" w:name="_Toc243791272"/>
      <w:r w:rsidRPr="00F73FF3">
        <w:rPr>
          <w:rFonts w:ascii="Arial" w:hAnsi="Arial" w:cs="Arial"/>
          <w:b/>
          <w:bCs/>
          <w:sz w:val="24"/>
          <w:szCs w:val="24"/>
          <w:highlight w:val="yellow"/>
        </w:rPr>
        <w:lastRenderedPageBreak/>
        <w:t xml:space="preserve">3.2 </w:t>
      </w:r>
      <w:r w:rsidR="00F73FF3" w:rsidRPr="00F73FF3">
        <w:rPr>
          <w:rFonts w:ascii="Arial" w:hAnsi="Arial" w:cs="Arial"/>
          <w:b/>
          <w:bCs/>
          <w:sz w:val="24"/>
          <w:szCs w:val="24"/>
          <w:highlight w:val="yellow"/>
        </w:rPr>
        <w:t xml:space="preserve">Dia 2 (video 2) – </w:t>
      </w:r>
      <w:proofErr w:type="gramStart"/>
      <w:r w:rsidR="00F73FF3" w:rsidRPr="00F73FF3">
        <w:rPr>
          <w:rFonts w:ascii="Arial" w:hAnsi="Arial" w:cs="Arial"/>
          <w:b/>
          <w:bCs/>
          <w:sz w:val="24"/>
          <w:szCs w:val="24"/>
          <w:highlight w:val="yellow"/>
        </w:rPr>
        <w:t>la librerías</w:t>
      </w:r>
      <w:proofErr w:type="gramEnd"/>
      <w:r w:rsidR="00F73FF3" w:rsidRPr="00F73FF3">
        <w:rPr>
          <w:rFonts w:ascii="Arial" w:hAnsi="Arial" w:cs="Arial"/>
          <w:b/>
          <w:bCs/>
          <w:sz w:val="24"/>
          <w:szCs w:val="24"/>
          <w:highlight w:val="yellow"/>
        </w:rPr>
        <w:t xml:space="preserve"> de </w:t>
      </w:r>
      <w:proofErr w:type="spellStart"/>
      <w:r w:rsidR="00F73FF3" w:rsidRPr="00F73FF3">
        <w:rPr>
          <w:rFonts w:ascii="Arial" w:hAnsi="Arial" w:cs="Arial"/>
          <w:b/>
          <w:bCs/>
          <w:sz w:val="24"/>
          <w:szCs w:val="24"/>
          <w:highlight w:val="yellow"/>
        </w:rPr>
        <w:t>Hugging</w:t>
      </w:r>
      <w:proofErr w:type="spellEnd"/>
      <w:r w:rsidR="00F73FF3" w:rsidRPr="00F73FF3">
        <w:rPr>
          <w:rFonts w:ascii="Arial" w:hAnsi="Arial" w:cs="Arial"/>
          <w:b/>
          <w:bCs/>
          <w:sz w:val="24"/>
          <w:szCs w:val="24"/>
          <w:highlight w:val="yellow"/>
        </w:rPr>
        <w:t xml:space="preserve"> </w:t>
      </w:r>
      <w:proofErr w:type="spellStart"/>
      <w:r w:rsidR="00F73FF3" w:rsidRPr="00F73FF3">
        <w:rPr>
          <w:rFonts w:ascii="Arial" w:hAnsi="Arial" w:cs="Arial"/>
          <w:b/>
          <w:bCs/>
          <w:sz w:val="24"/>
          <w:szCs w:val="24"/>
          <w:highlight w:val="yellow"/>
        </w:rPr>
        <w:t>Face</w:t>
      </w:r>
      <w:bookmarkEnd w:id="185"/>
      <w:proofErr w:type="spellEnd"/>
    </w:p>
    <w:p w14:paraId="10498DA5" w14:textId="0B7FE3CF" w:rsidR="00F73FF3" w:rsidRPr="00F73FF3" w:rsidRDefault="00F73FF3" w:rsidP="00F73FF3">
      <w:pPr>
        <w:pStyle w:val="Ttulo3"/>
        <w:rPr>
          <w:b/>
          <w:bCs/>
          <w:sz w:val="24"/>
          <w:szCs w:val="24"/>
        </w:rPr>
      </w:pPr>
      <w:bookmarkStart w:id="186" w:name="_Toc243791273"/>
      <w:r w:rsidRPr="00F73FF3">
        <w:rPr>
          <w:b/>
          <w:bCs/>
          <w:sz w:val="24"/>
          <w:szCs w:val="24"/>
          <w:highlight w:val="yellow"/>
        </w:rPr>
        <w:t xml:space="preserve">3.2.1 La diapositiva + Las dos partes de </w:t>
      </w:r>
      <w:proofErr w:type="spellStart"/>
      <w:r w:rsidRPr="00F73FF3">
        <w:rPr>
          <w:b/>
          <w:bCs/>
          <w:sz w:val="24"/>
          <w:szCs w:val="24"/>
          <w:highlight w:val="yellow"/>
        </w:rPr>
        <w:t>Hugging</w:t>
      </w:r>
      <w:proofErr w:type="spellEnd"/>
      <w:r w:rsidRPr="00F73FF3">
        <w:rPr>
          <w:b/>
          <w:bCs/>
          <w:sz w:val="24"/>
          <w:szCs w:val="24"/>
          <w:highlight w:val="yellow"/>
        </w:rPr>
        <w:t xml:space="preserve"> </w:t>
      </w:r>
      <w:proofErr w:type="spellStart"/>
      <w:r w:rsidRPr="00F73FF3">
        <w:rPr>
          <w:b/>
          <w:bCs/>
          <w:sz w:val="24"/>
          <w:szCs w:val="24"/>
          <w:highlight w:val="yellow"/>
        </w:rPr>
        <w:t>Face</w:t>
      </w:r>
      <w:bookmarkEnd w:id="186"/>
      <w:proofErr w:type="spellEnd"/>
    </w:p>
    <w:p w14:paraId="4D6C9676" w14:textId="379236DF" w:rsidR="00D422D1" w:rsidRDefault="00F73FF3" w:rsidP="00380FAF">
      <w:r w:rsidRPr="00F73FF3">
        <w:rPr>
          <w:noProof/>
        </w:rPr>
        <w:drawing>
          <wp:inline distT="0" distB="0" distL="0" distR="0" wp14:anchorId="7F4FDC1B" wp14:editId="51158DA1">
            <wp:extent cx="4961467" cy="2539536"/>
            <wp:effectExtent l="0" t="0" r="0" b="0"/>
            <wp:docPr id="963774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74532" name=""/>
                    <pic:cNvPicPr/>
                  </pic:nvPicPr>
                  <pic:blipFill>
                    <a:blip r:embed="rId1006"/>
                    <a:stretch>
                      <a:fillRect/>
                    </a:stretch>
                  </pic:blipFill>
                  <pic:spPr>
                    <a:xfrm>
                      <a:off x="0" y="0"/>
                      <a:ext cx="4977481" cy="2547733"/>
                    </a:xfrm>
                    <a:prstGeom prst="rect">
                      <a:avLst/>
                    </a:prstGeom>
                  </pic:spPr>
                </pic:pic>
              </a:graphicData>
            </a:graphic>
          </wp:inline>
        </w:drawing>
      </w:r>
    </w:p>
    <w:p w14:paraId="3376BF61" w14:textId="77777777" w:rsidR="00990DF8" w:rsidRPr="00990DF8" w:rsidRDefault="00990DF8" w:rsidP="00990DF8">
      <w:pPr>
        <w:rPr>
          <w:b/>
          <w:bCs/>
          <w:sz w:val="24"/>
          <w:szCs w:val="28"/>
        </w:rPr>
      </w:pPr>
      <w:r w:rsidRPr="00990DF8">
        <w:rPr>
          <w:b/>
          <w:bCs/>
          <w:sz w:val="24"/>
          <w:szCs w:val="28"/>
          <w:highlight w:val="yellow"/>
        </w:rPr>
        <w:t xml:space="preserve">2. Las dos partes de </w:t>
      </w:r>
      <w:proofErr w:type="spellStart"/>
      <w:r w:rsidRPr="00990DF8">
        <w:rPr>
          <w:b/>
          <w:bCs/>
          <w:sz w:val="24"/>
          <w:szCs w:val="28"/>
          <w:highlight w:val="yellow"/>
        </w:rPr>
        <w:t>Hugging</w:t>
      </w:r>
      <w:proofErr w:type="spellEnd"/>
      <w:r w:rsidRPr="00990DF8">
        <w:rPr>
          <w:b/>
          <w:bCs/>
          <w:sz w:val="24"/>
          <w:szCs w:val="28"/>
          <w:highlight w:val="yellow"/>
        </w:rPr>
        <w:t xml:space="preserve"> </w:t>
      </w:r>
      <w:proofErr w:type="spellStart"/>
      <w:r w:rsidRPr="00990DF8">
        <w:rPr>
          <w:b/>
          <w:bCs/>
          <w:sz w:val="24"/>
          <w:szCs w:val="28"/>
          <w:highlight w:val="yellow"/>
        </w:rPr>
        <w:t>Face</w:t>
      </w:r>
      <w:proofErr w:type="spellEnd"/>
    </w:p>
    <w:p w14:paraId="6DDF6CD9" w14:textId="77777777" w:rsidR="00990DF8" w:rsidRPr="00990DF8" w:rsidRDefault="00990DF8" w:rsidP="00990DF8">
      <w:r w:rsidRPr="00990DF8">
        <w:t>El profe aclara que esto es "algo completamente diferente" a la plataforma, aunque están relacionadas:</w:t>
      </w:r>
    </w:p>
    <w:tbl>
      <w:tblPr>
        <w:tblStyle w:val="Tablaconcuadrcula4-nfasis4"/>
        <w:tblW w:w="0" w:type="auto"/>
        <w:tblLook w:val="04A0" w:firstRow="1" w:lastRow="0" w:firstColumn="1" w:lastColumn="0" w:noHBand="0" w:noVBand="1"/>
      </w:tblPr>
      <w:tblGrid>
        <w:gridCol w:w="5395"/>
        <w:gridCol w:w="5395"/>
      </w:tblGrid>
      <w:tr w:rsidR="00990DF8" w14:paraId="24D02BD3" w14:textId="77777777" w:rsidTr="00990D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5084FB6" w14:textId="49A4540D" w:rsidR="00990DF8" w:rsidRPr="00990DF8" w:rsidRDefault="00990DF8" w:rsidP="00380FAF">
            <w:pPr>
              <w:rPr>
                <w:b w:val="0"/>
                <w:bCs w:val="0"/>
              </w:rPr>
            </w:pPr>
            <w:r>
              <w:rPr>
                <w:b w:val="0"/>
                <w:bCs w:val="0"/>
              </w:rPr>
              <w:t>Parte</w:t>
            </w:r>
          </w:p>
        </w:tc>
        <w:tc>
          <w:tcPr>
            <w:tcW w:w="5395" w:type="dxa"/>
          </w:tcPr>
          <w:p w14:paraId="1AE6D6EE" w14:textId="35E81279" w:rsidR="00990DF8" w:rsidRPr="00990DF8" w:rsidRDefault="00990DF8" w:rsidP="00380FAF">
            <w:pPr>
              <w:cnfStyle w:val="100000000000" w:firstRow="1" w:lastRow="0" w:firstColumn="0" w:lastColumn="0" w:oddVBand="0" w:evenVBand="0" w:oddHBand="0" w:evenHBand="0" w:firstRowFirstColumn="0" w:firstRowLastColumn="0" w:lastRowFirstColumn="0" w:lastRowLastColumn="0"/>
              <w:rPr>
                <w:b w:val="0"/>
                <w:bCs w:val="0"/>
              </w:rPr>
            </w:pPr>
            <w:r w:rsidRPr="00990DF8">
              <w:rPr>
                <w:b w:val="0"/>
                <w:bCs w:val="0"/>
              </w:rPr>
              <w:t>Que es (según el profe)</w:t>
            </w:r>
          </w:p>
        </w:tc>
      </w:tr>
      <w:tr w:rsidR="00990DF8" w14:paraId="2613B247" w14:textId="77777777" w:rsidTr="00990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12DFC71" w14:textId="322798B0" w:rsidR="00990DF8" w:rsidRDefault="00990DF8" w:rsidP="00380FAF">
            <w:r w:rsidRPr="00990DF8">
              <w:t>La plataforma</w:t>
            </w:r>
          </w:p>
        </w:tc>
        <w:tc>
          <w:tcPr>
            <w:tcW w:w="5395" w:type="dxa"/>
          </w:tcPr>
          <w:p w14:paraId="3C3A5D22" w14:textId="654084A0" w:rsidR="00990DF8" w:rsidRDefault="009D1833" w:rsidP="00380FAF">
            <w:pPr>
              <w:cnfStyle w:val="000000100000" w:firstRow="0" w:lastRow="0" w:firstColumn="0" w:lastColumn="0" w:oddVBand="0" w:evenVBand="0" w:oddHBand="1" w:evenHBand="0" w:firstRowFirstColumn="0" w:firstRowLastColumn="0" w:lastRowFirstColumn="0" w:lastRowLastColumn="0"/>
            </w:pPr>
            <w:r w:rsidRPr="009D1833">
              <w:t xml:space="preserve">El centro en línea: básicamente un montón de repos de </w:t>
            </w:r>
            <w:proofErr w:type="spellStart"/>
            <w:r w:rsidRPr="009D1833">
              <w:t>datasets</w:t>
            </w:r>
            <w:proofErr w:type="spellEnd"/>
            <w:r w:rsidRPr="009D1833">
              <w:t>, modelos y Spaces</w:t>
            </w:r>
          </w:p>
        </w:tc>
      </w:tr>
      <w:tr w:rsidR="00990DF8" w14:paraId="0BB7E36E" w14:textId="77777777" w:rsidTr="00990DF8">
        <w:tc>
          <w:tcPr>
            <w:cnfStyle w:val="001000000000" w:firstRow="0" w:lastRow="0" w:firstColumn="1" w:lastColumn="0" w:oddVBand="0" w:evenVBand="0" w:oddHBand="0" w:evenHBand="0" w:firstRowFirstColumn="0" w:firstRowLastColumn="0" w:lastRowFirstColumn="0" w:lastRowLastColumn="0"/>
            <w:tcW w:w="5395" w:type="dxa"/>
          </w:tcPr>
          <w:p w14:paraId="5CAB07DC" w14:textId="013BCB38" w:rsidR="00990DF8" w:rsidRDefault="009D1833" w:rsidP="00380FAF">
            <w:r w:rsidRPr="009D1833">
              <w:t>El software</w:t>
            </w:r>
          </w:p>
        </w:tc>
        <w:tc>
          <w:tcPr>
            <w:tcW w:w="5395" w:type="dxa"/>
          </w:tcPr>
          <w:p w14:paraId="28597A5C" w14:textId="67653DC1" w:rsidR="00990DF8" w:rsidRDefault="009D1833" w:rsidP="00380FAF">
            <w:pPr>
              <w:cnfStyle w:val="000000000000" w:firstRow="0" w:lastRow="0" w:firstColumn="0" w:lastColumn="0" w:oddVBand="0" w:evenVBand="0" w:oddHBand="0" w:evenHBand="0" w:firstRowFirstColumn="0" w:firstRowLastColumn="0" w:lastRowFirstColumn="0" w:lastRowLastColumn="0"/>
            </w:pPr>
            <w:proofErr w:type="spellStart"/>
            <w:r>
              <w:t>Librerias</w:t>
            </w:r>
            <w:proofErr w:type="spellEnd"/>
            <w:r>
              <w:t xml:space="preserve"> de código abierto que puedes usar </w:t>
            </w:r>
            <w:proofErr w:type="spellStart"/>
            <w:r>
              <w:t>tu</w:t>
            </w:r>
            <w:proofErr w:type="spellEnd"/>
            <w:r>
              <w:t xml:space="preserve"> mismo como código Python. Según el profe, es lo </w:t>
            </w:r>
            <w:proofErr w:type="spellStart"/>
            <w:r>
              <w:t>mas</w:t>
            </w:r>
            <w:proofErr w:type="spellEnd"/>
            <w:r>
              <w:t xml:space="preserve"> grande que </w:t>
            </w:r>
            <w:proofErr w:type="spellStart"/>
            <w:r>
              <w:t>ofrencen</w:t>
            </w:r>
            <w:proofErr w:type="spellEnd"/>
            <w:r>
              <w:t xml:space="preserve"> y se usa en todas partes</w:t>
            </w:r>
          </w:p>
        </w:tc>
      </w:tr>
    </w:tbl>
    <w:p w14:paraId="6A14152A" w14:textId="77777777" w:rsidR="00F73FF3" w:rsidRPr="0027462B" w:rsidRDefault="00F73FF3" w:rsidP="00380FAF"/>
    <w:p w14:paraId="4FC9C058" w14:textId="562F750D" w:rsidR="0027462B" w:rsidRPr="0027462B" w:rsidRDefault="00A16E19" w:rsidP="0027462B">
      <w:r w:rsidRPr="00A16E19">
        <w:rPr>
          <w:b/>
          <w:bCs/>
        </w:rPr>
        <w:t>Analogía (mía):</w:t>
      </w:r>
      <w:r w:rsidRPr="00A16E19">
        <w:t xml:space="preserve"> la plataforma es la tienda de repuestos; las librerías son las herramientas del taller para usar esos repuestos en tus programas.</w:t>
      </w:r>
    </w:p>
    <w:p w14:paraId="7A4436C4" w14:textId="1299ED95" w:rsidR="00A16E19" w:rsidRPr="00F73FF3" w:rsidRDefault="00A16E19" w:rsidP="00A16E19">
      <w:pPr>
        <w:pStyle w:val="Ttulo3"/>
        <w:rPr>
          <w:b/>
          <w:bCs/>
          <w:sz w:val="24"/>
          <w:szCs w:val="24"/>
        </w:rPr>
      </w:pPr>
      <w:r w:rsidRPr="00032D42">
        <w:rPr>
          <w:b/>
          <w:bCs/>
          <w:sz w:val="24"/>
          <w:szCs w:val="24"/>
          <w:highlight w:val="yellow"/>
        </w:rPr>
        <w:t>3.2.2 ¿Qué son las librerías?</w:t>
      </w:r>
      <w:r w:rsidR="00032D42" w:rsidRPr="00032D42">
        <w:rPr>
          <w:b/>
          <w:bCs/>
          <w:sz w:val="24"/>
          <w:szCs w:val="24"/>
          <w:highlight w:val="yellow"/>
        </w:rPr>
        <w:t xml:space="preserve"> + </w:t>
      </w:r>
      <w:proofErr w:type="spellStart"/>
      <w:r w:rsidR="00032D42" w:rsidRPr="00032D42">
        <w:rPr>
          <w:b/>
          <w:bCs/>
          <w:sz w:val="24"/>
          <w:szCs w:val="24"/>
          <w:highlight w:val="yellow"/>
        </w:rPr>
        <w:t>Ollama</w:t>
      </w:r>
      <w:proofErr w:type="spellEnd"/>
      <w:r w:rsidR="00032D42" w:rsidRPr="00032D42">
        <w:rPr>
          <w:b/>
          <w:bCs/>
          <w:sz w:val="24"/>
          <w:szCs w:val="24"/>
          <w:highlight w:val="yellow"/>
        </w:rPr>
        <w:t xml:space="preserve"> </w:t>
      </w:r>
      <w:proofErr w:type="spellStart"/>
      <w:proofErr w:type="gramStart"/>
      <w:r w:rsidR="00032D42" w:rsidRPr="00032D42">
        <w:rPr>
          <w:b/>
          <w:bCs/>
          <w:sz w:val="24"/>
          <w:szCs w:val="24"/>
          <w:highlight w:val="yellow"/>
        </w:rPr>
        <w:t>vs.librerias</w:t>
      </w:r>
      <w:proofErr w:type="spellEnd"/>
      <w:proofErr w:type="gramEnd"/>
      <w:r w:rsidR="00032D42" w:rsidRPr="00032D42">
        <w:rPr>
          <w:b/>
          <w:bCs/>
          <w:sz w:val="24"/>
          <w:szCs w:val="24"/>
          <w:highlight w:val="yellow"/>
        </w:rPr>
        <w:t xml:space="preserve"> de </w:t>
      </w:r>
      <w:proofErr w:type="spellStart"/>
      <w:r w:rsidR="00032D42" w:rsidRPr="00032D42">
        <w:rPr>
          <w:b/>
          <w:bCs/>
          <w:sz w:val="24"/>
          <w:szCs w:val="24"/>
          <w:highlight w:val="yellow"/>
        </w:rPr>
        <w:t>Hugging</w:t>
      </w:r>
      <w:proofErr w:type="spellEnd"/>
      <w:r w:rsidR="00032D42" w:rsidRPr="00032D42">
        <w:rPr>
          <w:b/>
          <w:bCs/>
          <w:sz w:val="24"/>
          <w:szCs w:val="24"/>
          <w:highlight w:val="yellow"/>
        </w:rPr>
        <w:t xml:space="preserve"> </w:t>
      </w:r>
      <w:proofErr w:type="spellStart"/>
      <w:r w:rsidR="00032D42" w:rsidRPr="00032D42">
        <w:rPr>
          <w:b/>
          <w:bCs/>
          <w:sz w:val="24"/>
          <w:szCs w:val="24"/>
          <w:highlight w:val="yellow"/>
        </w:rPr>
        <w:t>Face</w:t>
      </w:r>
      <w:proofErr w:type="spellEnd"/>
    </w:p>
    <w:p w14:paraId="267939EA" w14:textId="5B37F560" w:rsidR="000D1B53" w:rsidRDefault="007813DC" w:rsidP="000C12BC">
      <w:pPr>
        <w:pBdr>
          <w:bottom w:val="single" w:sz="6" w:space="1" w:color="auto"/>
        </w:pBdr>
      </w:pPr>
      <w:r>
        <w:t xml:space="preserve">- Las librerías de código abierto que </w:t>
      </w:r>
      <w:r>
        <w:rPr>
          <w:b/>
          <w:bCs/>
        </w:rPr>
        <w:t xml:space="preserve">implementan modelos Transformers </w:t>
      </w:r>
      <w:r>
        <w:t xml:space="preserve">open </w:t>
      </w:r>
      <w:proofErr w:type="spellStart"/>
      <w:r>
        <w:t>source</w:t>
      </w:r>
      <w:proofErr w:type="spellEnd"/>
      <w:r>
        <w:t>.</w:t>
      </w:r>
      <w:r>
        <w:br/>
        <w:t xml:space="preserve">- </w:t>
      </w:r>
      <w:proofErr w:type="spellStart"/>
      <w:r>
        <w:t>Estan</w:t>
      </w:r>
      <w:proofErr w:type="spellEnd"/>
      <w:r>
        <w:t xml:space="preserve"> escritas sobre librerías de redes neuronales profundas: </w:t>
      </w:r>
      <w:proofErr w:type="spellStart"/>
      <w:r>
        <w:rPr>
          <w:b/>
          <w:bCs/>
        </w:rPr>
        <w:t>PyTorch</w:t>
      </w:r>
      <w:proofErr w:type="spellEnd"/>
      <w:r>
        <w:rPr>
          <w:b/>
          <w:bCs/>
        </w:rPr>
        <w:t xml:space="preserve">, </w:t>
      </w:r>
      <w:proofErr w:type="spellStart"/>
      <w:r>
        <w:rPr>
          <w:b/>
          <w:bCs/>
        </w:rPr>
        <w:t>TensorFlow</w:t>
      </w:r>
      <w:proofErr w:type="spellEnd"/>
      <w:r>
        <w:rPr>
          <w:b/>
          <w:bCs/>
        </w:rPr>
        <w:t xml:space="preserve"> </w:t>
      </w:r>
      <w:r>
        <w:t xml:space="preserve">y </w:t>
      </w:r>
      <w:r>
        <w:rPr>
          <w:b/>
          <w:bCs/>
        </w:rPr>
        <w:t xml:space="preserve">JAX. </w:t>
      </w:r>
      <w:proofErr w:type="spellStart"/>
      <w:r w:rsidR="000D1B53" w:rsidRPr="000D1B53">
        <w:t>PyTorch</w:t>
      </w:r>
      <w:proofErr w:type="spellEnd"/>
      <w:r w:rsidR="000D1B53" w:rsidRPr="000D1B53">
        <w:t xml:space="preserve"> es la más popular y la que </w:t>
      </w:r>
      <w:r w:rsidR="000D1B53" w:rsidRPr="000D1B53">
        <w:rPr>
          <w:b/>
          <w:bCs/>
        </w:rPr>
        <w:t>más se usará en el curso.</w:t>
      </w:r>
      <w:r w:rsidR="000D1B53">
        <w:rPr>
          <w:b/>
          <w:bCs/>
        </w:rPr>
        <w:br/>
        <w:t xml:space="preserve">- </w:t>
      </w:r>
      <w:r w:rsidR="000D1B53">
        <w:t xml:space="preserve">Con ellas puedes importar código Python, </w:t>
      </w:r>
      <w:r w:rsidR="000D1B53">
        <w:rPr>
          <w:b/>
          <w:bCs/>
        </w:rPr>
        <w:t>des</w:t>
      </w:r>
      <w:r w:rsidR="00BE3788">
        <w:rPr>
          <w:b/>
          <w:bCs/>
        </w:rPr>
        <w:t xml:space="preserve">cargar los pesos </w:t>
      </w:r>
      <w:r w:rsidR="00BE3788">
        <w:t xml:space="preserve">de un modelo y </w:t>
      </w:r>
      <w:r w:rsidR="00BE3788">
        <w:rPr>
          <w:b/>
          <w:bCs/>
        </w:rPr>
        <w:t xml:space="preserve">ejecutarlo </w:t>
      </w:r>
      <w:proofErr w:type="spellStart"/>
      <w:r w:rsidR="00BE3788">
        <w:rPr>
          <w:b/>
          <w:bCs/>
        </w:rPr>
        <w:t>tu</w:t>
      </w:r>
      <w:proofErr w:type="spellEnd"/>
      <w:r w:rsidR="00BE3788">
        <w:rPr>
          <w:b/>
          <w:bCs/>
        </w:rPr>
        <w:t xml:space="preserve"> mismo </w:t>
      </w:r>
      <w:r w:rsidR="00BE3788">
        <w:t xml:space="preserve">en </w:t>
      </w:r>
      <w:proofErr w:type="spellStart"/>
      <w:r w:rsidR="00BE3788">
        <w:t>JupyterLab</w:t>
      </w:r>
      <w:proofErr w:type="spellEnd"/>
      <w:r w:rsidR="00BE3788">
        <w:t xml:space="preserve"> o Google </w:t>
      </w:r>
      <w:proofErr w:type="spellStart"/>
      <w:r w:rsidR="00BE3788">
        <w:t>Colab</w:t>
      </w:r>
      <w:proofErr w:type="spellEnd"/>
      <w:r w:rsidR="00BE3788">
        <w:t>.</w:t>
      </w:r>
      <w:r w:rsidR="00BE3788">
        <w:br/>
        <w:t xml:space="preserve">- </w:t>
      </w:r>
      <w:r w:rsidR="00032D42" w:rsidRPr="00032D42">
        <w:t xml:space="preserve">Al principio, uno de los primeros modelos que se podían usar era </w:t>
      </w:r>
      <w:r w:rsidR="00032D42" w:rsidRPr="00032D42">
        <w:rPr>
          <w:b/>
          <w:bCs/>
        </w:rPr>
        <w:t>Llama, de Meta</w:t>
      </w:r>
      <w:r w:rsidR="00032D42" w:rsidRPr="00032D42">
        <w:t xml:space="preserve">. Hoy casi cualquier modelo open </w:t>
      </w:r>
      <w:proofErr w:type="spellStart"/>
      <w:r w:rsidR="00032D42" w:rsidRPr="00032D42">
        <w:t>source</w:t>
      </w:r>
      <w:proofErr w:type="spellEnd"/>
      <w:r w:rsidR="00032D42" w:rsidRPr="00032D42">
        <w:t xml:space="preserve"> que imagines se puede ejecutar con las librerías de </w:t>
      </w:r>
      <w:proofErr w:type="spellStart"/>
      <w:r w:rsidR="00032D42" w:rsidRPr="00032D42">
        <w:t>Hugging</w:t>
      </w:r>
      <w:proofErr w:type="spellEnd"/>
      <w:r w:rsidR="00032D42" w:rsidRPr="00032D42">
        <w:t xml:space="preserve"> </w:t>
      </w:r>
      <w:proofErr w:type="spellStart"/>
      <w:r w:rsidR="00032D42" w:rsidRPr="00032D42">
        <w:t>Face</w:t>
      </w:r>
      <w:proofErr w:type="spellEnd"/>
      <w:r w:rsidR="00032D42" w:rsidRPr="00032D42">
        <w:t>.</w:t>
      </w:r>
    </w:p>
    <w:p w14:paraId="7F5B0695" w14:textId="77777777" w:rsidR="00237F06" w:rsidRDefault="00237F06" w:rsidP="00032D42">
      <w:pPr>
        <w:rPr>
          <w:b/>
          <w:bCs/>
        </w:rPr>
      </w:pPr>
    </w:p>
    <w:p w14:paraId="60A8F012" w14:textId="77777777" w:rsidR="00237F06" w:rsidRDefault="00237F06" w:rsidP="00032D42">
      <w:pPr>
        <w:rPr>
          <w:b/>
          <w:bCs/>
        </w:rPr>
      </w:pPr>
    </w:p>
    <w:p w14:paraId="6F18277B" w14:textId="77777777" w:rsidR="00237F06" w:rsidRDefault="00237F06" w:rsidP="00032D42">
      <w:pPr>
        <w:rPr>
          <w:b/>
          <w:bCs/>
        </w:rPr>
      </w:pPr>
    </w:p>
    <w:p w14:paraId="4705D2C4" w14:textId="77777777" w:rsidR="00237F06" w:rsidRDefault="00237F06" w:rsidP="00032D42">
      <w:pPr>
        <w:rPr>
          <w:b/>
          <w:bCs/>
        </w:rPr>
      </w:pPr>
    </w:p>
    <w:p w14:paraId="7D571911" w14:textId="77777777" w:rsidR="00237F06" w:rsidRDefault="00237F06" w:rsidP="00032D42">
      <w:pPr>
        <w:rPr>
          <w:b/>
          <w:bCs/>
        </w:rPr>
      </w:pPr>
    </w:p>
    <w:p w14:paraId="1CA8B4AE" w14:textId="77777777" w:rsidR="00237F06" w:rsidRDefault="00237F06" w:rsidP="00032D42">
      <w:pPr>
        <w:rPr>
          <w:b/>
          <w:bCs/>
        </w:rPr>
      </w:pPr>
    </w:p>
    <w:p w14:paraId="14B7FF91" w14:textId="77777777" w:rsidR="00237F06" w:rsidRDefault="00237F06" w:rsidP="00032D42">
      <w:pPr>
        <w:rPr>
          <w:b/>
          <w:bCs/>
        </w:rPr>
      </w:pPr>
    </w:p>
    <w:p w14:paraId="69FF58E5" w14:textId="0F28364E" w:rsidR="00032D42" w:rsidRPr="00237F06" w:rsidRDefault="00032D42" w:rsidP="00032D42">
      <w:pPr>
        <w:rPr>
          <w:b/>
          <w:bCs/>
          <w:sz w:val="24"/>
          <w:szCs w:val="28"/>
        </w:rPr>
      </w:pPr>
      <w:r w:rsidRPr="00237F06">
        <w:rPr>
          <w:b/>
          <w:bCs/>
          <w:sz w:val="24"/>
          <w:szCs w:val="28"/>
          <w:highlight w:val="yellow"/>
        </w:rPr>
        <w:lastRenderedPageBreak/>
        <w:t xml:space="preserve">4. </w:t>
      </w:r>
      <w:proofErr w:type="spellStart"/>
      <w:r w:rsidRPr="00237F06">
        <w:rPr>
          <w:b/>
          <w:bCs/>
          <w:sz w:val="24"/>
          <w:szCs w:val="28"/>
          <w:highlight w:val="yellow"/>
        </w:rPr>
        <w:t>Ollama</w:t>
      </w:r>
      <w:proofErr w:type="spellEnd"/>
      <w:r w:rsidRPr="00237F06">
        <w:rPr>
          <w:b/>
          <w:bCs/>
          <w:sz w:val="24"/>
          <w:szCs w:val="28"/>
          <w:highlight w:val="yellow"/>
        </w:rPr>
        <w:t xml:space="preserve"> vs. librerías de </w:t>
      </w:r>
      <w:proofErr w:type="spellStart"/>
      <w:r w:rsidRPr="00237F06">
        <w:rPr>
          <w:b/>
          <w:bCs/>
          <w:sz w:val="24"/>
          <w:szCs w:val="28"/>
          <w:highlight w:val="yellow"/>
        </w:rPr>
        <w:t>Hugging</w:t>
      </w:r>
      <w:proofErr w:type="spellEnd"/>
      <w:r w:rsidRPr="00237F06">
        <w:rPr>
          <w:b/>
          <w:bCs/>
          <w:sz w:val="24"/>
          <w:szCs w:val="28"/>
          <w:highlight w:val="yellow"/>
        </w:rPr>
        <w:t xml:space="preserve"> </w:t>
      </w:r>
      <w:proofErr w:type="spellStart"/>
      <w:r w:rsidRPr="00237F06">
        <w:rPr>
          <w:b/>
          <w:bCs/>
          <w:sz w:val="24"/>
          <w:szCs w:val="28"/>
          <w:highlight w:val="yellow"/>
        </w:rPr>
        <w:t>Face</w:t>
      </w:r>
      <w:proofErr w:type="spellEnd"/>
    </w:p>
    <w:tbl>
      <w:tblPr>
        <w:tblStyle w:val="Tablaconcuadrcula4-nfasis4"/>
        <w:tblW w:w="0" w:type="auto"/>
        <w:tblLook w:val="04A0" w:firstRow="1" w:lastRow="0" w:firstColumn="1" w:lastColumn="0" w:noHBand="0" w:noVBand="1"/>
      </w:tblPr>
      <w:tblGrid>
        <w:gridCol w:w="3596"/>
        <w:gridCol w:w="3597"/>
        <w:gridCol w:w="3597"/>
      </w:tblGrid>
      <w:tr w:rsidR="00237F06" w14:paraId="16231396" w14:textId="77777777" w:rsidTr="00237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42134D6" w14:textId="77777777" w:rsidR="00237F06" w:rsidRDefault="00237F06" w:rsidP="000C12BC"/>
        </w:tc>
        <w:tc>
          <w:tcPr>
            <w:tcW w:w="3597" w:type="dxa"/>
          </w:tcPr>
          <w:p w14:paraId="38F4DC05" w14:textId="4977AE67" w:rsidR="00237F06" w:rsidRPr="00237F06" w:rsidRDefault="00237F06" w:rsidP="000C12BC">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Ollama</w:t>
            </w:r>
            <w:proofErr w:type="spellEnd"/>
            <w:r>
              <w:rPr>
                <w:b w:val="0"/>
                <w:bCs w:val="0"/>
              </w:rPr>
              <w:t xml:space="preserve"> (semana 1)</w:t>
            </w:r>
          </w:p>
        </w:tc>
        <w:tc>
          <w:tcPr>
            <w:tcW w:w="3597" w:type="dxa"/>
          </w:tcPr>
          <w:p w14:paraId="24A98369" w14:textId="5E3D72A5" w:rsidR="00237F06" w:rsidRPr="00237F06" w:rsidRDefault="00237F06" w:rsidP="000C12BC">
            <w:pPr>
              <w:cnfStyle w:val="100000000000" w:firstRow="1" w:lastRow="0" w:firstColumn="0" w:lastColumn="0" w:oddVBand="0" w:evenVBand="0" w:oddHBand="0" w:evenHBand="0" w:firstRowFirstColumn="0" w:firstRowLastColumn="0" w:lastRowFirstColumn="0" w:lastRowLastColumn="0"/>
              <w:rPr>
                <w:b w:val="0"/>
                <w:bCs w:val="0"/>
              </w:rPr>
            </w:pPr>
            <w:r w:rsidRPr="00237F06">
              <w:rPr>
                <w:b w:val="0"/>
                <w:bCs w:val="0"/>
              </w:rPr>
              <w:t xml:space="preserve">Librerías de </w:t>
            </w:r>
            <w:proofErr w:type="spellStart"/>
            <w:r w:rsidRPr="00237F06">
              <w:rPr>
                <w:b w:val="0"/>
                <w:bCs w:val="0"/>
              </w:rPr>
              <w:t>Hugging</w:t>
            </w:r>
            <w:proofErr w:type="spellEnd"/>
            <w:r w:rsidRPr="00237F06">
              <w:rPr>
                <w:b w:val="0"/>
                <w:bCs w:val="0"/>
              </w:rPr>
              <w:t xml:space="preserve"> </w:t>
            </w:r>
            <w:proofErr w:type="spellStart"/>
            <w:r w:rsidRPr="00237F06">
              <w:rPr>
                <w:b w:val="0"/>
                <w:bCs w:val="0"/>
              </w:rPr>
              <w:t>Face</w:t>
            </w:r>
            <w:proofErr w:type="spellEnd"/>
          </w:p>
        </w:tc>
      </w:tr>
      <w:tr w:rsidR="00237F06" w14:paraId="50A83A58" w14:textId="77777777" w:rsidTr="00237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AB31D0F" w14:textId="23F04F90" w:rsidR="00237F06" w:rsidRDefault="00237F06" w:rsidP="000C12BC">
            <w:r w:rsidRPr="00237F06">
              <w:t>Qué es</w:t>
            </w:r>
          </w:p>
        </w:tc>
        <w:tc>
          <w:tcPr>
            <w:tcW w:w="3597" w:type="dxa"/>
          </w:tcPr>
          <w:p w14:paraId="246EB1CD" w14:textId="18444011" w:rsidR="00237F06" w:rsidRDefault="006B7BBC" w:rsidP="000C12BC">
            <w:pPr>
              <w:cnfStyle w:val="000000100000" w:firstRow="0" w:lastRow="0" w:firstColumn="0" w:lastColumn="0" w:oddVBand="0" w:evenVBand="0" w:oddHBand="1" w:evenHBand="0" w:firstRowFirstColumn="0" w:firstRowLastColumn="0" w:lastRowFirstColumn="0" w:lastRowLastColumn="0"/>
            </w:pPr>
            <w:r w:rsidRPr="006B7BBC">
              <w:t xml:space="preserve">Un </w:t>
            </w:r>
            <w:r w:rsidRPr="006B7BBC">
              <w:rPr>
                <w:b/>
                <w:bCs/>
              </w:rPr>
              <w:t>producto de software</w:t>
            </w:r>
            <w:r w:rsidRPr="006B7BBC">
              <w:t xml:space="preserve"> ya escrito, como una </w:t>
            </w:r>
            <w:proofErr w:type="gramStart"/>
            <w:r w:rsidRPr="006B7BBC">
              <w:t>app</w:t>
            </w:r>
            <w:proofErr w:type="gramEnd"/>
          </w:p>
        </w:tc>
        <w:tc>
          <w:tcPr>
            <w:tcW w:w="3597" w:type="dxa"/>
          </w:tcPr>
          <w:p w14:paraId="45A7C7C9" w14:textId="316FDD18" w:rsidR="00237F06" w:rsidRPr="006B7BBC" w:rsidRDefault="006B7BBC" w:rsidP="000C12BC">
            <w:pPr>
              <w:cnfStyle w:val="000000100000" w:firstRow="0" w:lastRow="0" w:firstColumn="0" w:lastColumn="0" w:oddVBand="0" w:evenVBand="0" w:oddHBand="1" w:evenHBand="0" w:firstRowFirstColumn="0" w:firstRowLastColumn="0" w:lastRowFirstColumn="0" w:lastRowLastColumn="0"/>
            </w:pPr>
            <w:r>
              <w:t xml:space="preserve">Acceso al </w:t>
            </w:r>
            <w:r>
              <w:rPr>
                <w:b/>
                <w:bCs/>
              </w:rPr>
              <w:t xml:space="preserve">código Python real </w:t>
            </w:r>
            <w:r>
              <w:t>del modelo</w:t>
            </w:r>
          </w:p>
        </w:tc>
      </w:tr>
      <w:tr w:rsidR="00237F06" w14:paraId="6CB66171" w14:textId="77777777" w:rsidTr="00237F06">
        <w:tc>
          <w:tcPr>
            <w:cnfStyle w:val="001000000000" w:firstRow="0" w:lastRow="0" w:firstColumn="1" w:lastColumn="0" w:oddVBand="0" w:evenVBand="0" w:oddHBand="0" w:evenHBand="0" w:firstRowFirstColumn="0" w:firstRowLastColumn="0" w:lastRowFirstColumn="0" w:lastRowLastColumn="0"/>
            <w:tcW w:w="3596" w:type="dxa"/>
          </w:tcPr>
          <w:p w14:paraId="60D31104" w14:textId="64860AE1" w:rsidR="00237F06" w:rsidRDefault="006B7BBC" w:rsidP="000C12BC">
            <w:r>
              <w:t xml:space="preserve">Que ejecuta </w:t>
            </w:r>
          </w:p>
        </w:tc>
        <w:tc>
          <w:tcPr>
            <w:tcW w:w="3597" w:type="dxa"/>
          </w:tcPr>
          <w:p w14:paraId="1C40B87F" w14:textId="003E5EC3" w:rsidR="00237F06" w:rsidRPr="006B7BBC" w:rsidRDefault="006B7BBC" w:rsidP="000C12BC">
            <w:pPr>
              <w:cnfStyle w:val="000000000000" w:firstRow="0" w:lastRow="0" w:firstColumn="0" w:lastColumn="0" w:oddVBand="0" w:evenVBand="0" w:oddHBand="0" w:evenHBand="0" w:firstRowFirstColumn="0" w:firstRowLastColumn="0" w:lastRowFirstColumn="0" w:lastRowLastColumn="0"/>
              <w:rPr>
                <w:b/>
                <w:bCs/>
              </w:rPr>
            </w:pPr>
            <w:r>
              <w:t xml:space="preserve">Modelos empaquetados de forma eficiente (Gemma, Llama, etc.) en un archivo </w:t>
            </w:r>
            <w:r>
              <w:rPr>
                <w:b/>
                <w:bCs/>
              </w:rPr>
              <w:t>GGUF*</w:t>
            </w:r>
          </w:p>
        </w:tc>
        <w:tc>
          <w:tcPr>
            <w:tcW w:w="3597" w:type="dxa"/>
          </w:tcPr>
          <w:p w14:paraId="79F2A524" w14:textId="2C5CF401" w:rsidR="00237F06" w:rsidRDefault="008D702C" w:rsidP="000C12BC">
            <w:pPr>
              <w:cnfStyle w:val="000000000000" w:firstRow="0" w:lastRow="0" w:firstColumn="0" w:lastColumn="0" w:oddVBand="0" w:evenVBand="0" w:oddHBand="0" w:evenHBand="0" w:firstRowFirstColumn="0" w:firstRowLastColumn="0" w:lastRowFirstColumn="0" w:lastRowLastColumn="0"/>
            </w:pPr>
            <w:r>
              <w:t xml:space="preserve">Los pesos que </w:t>
            </w:r>
            <w:proofErr w:type="gramStart"/>
            <w:r>
              <w:t>tu descargas</w:t>
            </w:r>
            <w:proofErr w:type="gramEnd"/>
            <w:r>
              <w:t xml:space="preserve"> </w:t>
            </w:r>
          </w:p>
        </w:tc>
      </w:tr>
      <w:tr w:rsidR="008D702C" w14:paraId="0755F6EA" w14:textId="77777777" w:rsidTr="00237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A887DF2" w14:textId="075F06CB" w:rsidR="008D702C" w:rsidRDefault="008D702C" w:rsidP="000C12BC">
            <w:r>
              <w:t xml:space="preserve">Como corre </w:t>
            </w:r>
          </w:p>
        </w:tc>
        <w:tc>
          <w:tcPr>
            <w:tcW w:w="3597" w:type="dxa"/>
          </w:tcPr>
          <w:p w14:paraId="31546D0E" w14:textId="6EDC3948" w:rsidR="008D702C" w:rsidRPr="008D702C" w:rsidRDefault="008D702C" w:rsidP="000C12BC">
            <w:pPr>
              <w:cnfStyle w:val="000000100000" w:firstRow="0" w:lastRow="0" w:firstColumn="0" w:lastColumn="0" w:oddVBand="0" w:evenVBand="0" w:oddHBand="1" w:evenHBand="0" w:firstRowFirstColumn="0" w:firstRowLastColumn="0" w:lastRowFirstColumn="0" w:lastRowLastColumn="0"/>
            </w:pPr>
            <w:proofErr w:type="spellStart"/>
            <w:r>
              <w:t>Codigo</w:t>
            </w:r>
            <w:proofErr w:type="spellEnd"/>
            <w:r>
              <w:t xml:space="preserve"> </w:t>
            </w:r>
            <w:r>
              <w:rPr>
                <w:b/>
                <w:bCs/>
              </w:rPr>
              <w:t xml:space="preserve">C++ </w:t>
            </w:r>
            <w:r>
              <w:t xml:space="preserve">eficiente en tu </w:t>
            </w:r>
            <w:proofErr w:type="spellStart"/>
            <w:r>
              <w:t>maquina</w:t>
            </w:r>
            <w:proofErr w:type="spellEnd"/>
            <w:r>
              <w:t xml:space="preserve">, escuchando en un puerto, con un </w:t>
            </w:r>
            <w:proofErr w:type="spellStart"/>
            <w:r>
              <w:t>endpoint</w:t>
            </w:r>
            <w:proofErr w:type="spellEnd"/>
            <w:r>
              <w:t xml:space="preserve"> </w:t>
            </w:r>
            <w:r>
              <w:rPr>
                <w:b/>
                <w:bCs/>
              </w:rPr>
              <w:t xml:space="preserve">compatible con </w:t>
            </w:r>
            <w:proofErr w:type="spellStart"/>
            <w:r>
              <w:rPr>
                <w:b/>
                <w:bCs/>
              </w:rPr>
              <w:t>OpenAI</w:t>
            </w:r>
            <w:proofErr w:type="spellEnd"/>
            <w:r>
              <w:rPr>
                <w:b/>
                <w:bCs/>
              </w:rPr>
              <w:t xml:space="preserve"> </w:t>
            </w:r>
            <w:r>
              <w:t xml:space="preserve">(puedes conectarte con las librerías de </w:t>
            </w:r>
            <w:proofErr w:type="spellStart"/>
            <w:r>
              <w:t>OpenAI</w:t>
            </w:r>
            <w:proofErr w:type="spellEnd"/>
            <w:r>
              <w:t>)</w:t>
            </w:r>
          </w:p>
        </w:tc>
        <w:tc>
          <w:tcPr>
            <w:tcW w:w="3597" w:type="dxa"/>
          </w:tcPr>
          <w:p w14:paraId="0EE87826" w14:textId="095235C8" w:rsidR="008D702C" w:rsidRDefault="00AE1E11" w:rsidP="000C12BC">
            <w:pPr>
              <w:cnfStyle w:val="000000100000" w:firstRow="0" w:lastRow="0" w:firstColumn="0" w:lastColumn="0" w:oddVBand="0" w:evenVBand="0" w:oddHBand="1" w:evenHBand="0" w:firstRowFirstColumn="0" w:firstRowLastColumn="0" w:lastRowFirstColumn="0" w:lastRowLastColumn="0"/>
            </w:pPr>
            <w:r>
              <w:t xml:space="preserve">Lo ejecutas </w:t>
            </w:r>
            <w:proofErr w:type="spellStart"/>
            <w:r>
              <w:t>tu</w:t>
            </w:r>
            <w:proofErr w:type="spellEnd"/>
            <w:r>
              <w:t xml:space="preserve"> en tu notebook </w:t>
            </w:r>
            <w:r w:rsidRPr="00AE1E11">
              <w:t>(</w:t>
            </w:r>
            <w:proofErr w:type="spellStart"/>
            <w:r w:rsidRPr="00AE1E11">
              <w:t>JupyterLab</w:t>
            </w:r>
            <w:proofErr w:type="spellEnd"/>
            <w:r w:rsidRPr="00AE1E11">
              <w:t xml:space="preserve">, </w:t>
            </w:r>
            <w:proofErr w:type="spellStart"/>
            <w:r w:rsidRPr="00AE1E11">
              <w:t>Colab</w:t>
            </w:r>
            <w:proofErr w:type="spellEnd"/>
            <w:r w:rsidRPr="00AE1E11">
              <w:t>, Cursor…)</w:t>
            </w:r>
          </w:p>
        </w:tc>
      </w:tr>
    </w:tbl>
    <w:p w14:paraId="71942077" w14:textId="77777777" w:rsidR="00237F06" w:rsidRDefault="00237F06" w:rsidP="000C12BC"/>
    <w:p w14:paraId="2DDE59D0" w14:textId="77777777" w:rsidR="00AE1E11" w:rsidRDefault="00AE1E11" w:rsidP="000C12BC"/>
    <w:p w14:paraId="364EEA99" w14:textId="253F225A" w:rsidR="00AE1E11" w:rsidRDefault="00AE1E11" w:rsidP="000C12BC">
      <w:r>
        <w:t>*</w:t>
      </w:r>
      <w:r w:rsidR="0092411C">
        <w:t xml:space="preserve">La palabra correcta es </w:t>
      </w:r>
      <w:r w:rsidR="0092411C">
        <w:rPr>
          <w:b/>
          <w:bCs/>
        </w:rPr>
        <w:t xml:space="preserve">GGUF: </w:t>
      </w:r>
      <w:r w:rsidR="0092411C" w:rsidRPr="0092411C">
        <w:t>la transcripción automática la escribió mal como "archivo GIF".</w:t>
      </w:r>
      <w:r w:rsidR="0092411C">
        <w:t xml:space="preserve"> GGUF es el formato del archivo donde vienen empaquetados los modelos que ejecuta </w:t>
      </w:r>
      <w:proofErr w:type="spellStart"/>
      <w:r w:rsidR="0092411C">
        <w:t>Oll</w:t>
      </w:r>
      <w:r w:rsidR="00511741">
        <w:t>ama</w:t>
      </w:r>
      <w:proofErr w:type="spellEnd"/>
      <w:r w:rsidR="00511741">
        <w:t xml:space="preserve"> </w:t>
      </w:r>
      <w:r w:rsidR="00511741" w:rsidRPr="00511741">
        <w:t>(</w:t>
      </w:r>
      <w:r w:rsidR="00511741" w:rsidRPr="00511741">
        <w:rPr>
          <w:b/>
          <w:bCs/>
        </w:rPr>
        <w:t>observación mía</w:t>
      </w:r>
      <w:r w:rsidR="00511741" w:rsidRPr="00511741">
        <w:t xml:space="preserve">: la documentación oficial de </w:t>
      </w:r>
      <w:proofErr w:type="spellStart"/>
      <w:r w:rsidR="00511741" w:rsidRPr="00511741">
        <w:t>Ollama</w:t>
      </w:r>
      <w:proofErr w:type="spellEnd"/>
      <w:r w:rsidR="00511741" w:rsidRPr="00511741">
        <w:t xml:space="preserve"> confirma que importa modelos desde </w:t>
      </w:r>
      <w:proofErr w:type="gramStart"/>
      <w:r w:rsidR="00511741" w:rsidRPr="00511741">
        <w:t>archivos .</w:t>
      </w:r>
      <w:proofErr w:type="spellStart"/>
      <w:r w:rsidR="00511741" w:rsidRPr="00511741">
        <w:t>gguf</w:t>
      </w:r>
      <w:proofErr w:type="spellEnd"/>
      <w:proofErr w:type="gramEnd"/>
      <w:r w:rsidR="00511741" w:rsidRPr="00511741">
        <w:t>).</w:t>
      </w:r>
    </w:p>
    <w:p w14:paraId="7C17D899" w14:textId="77777777" w:rsidR="005E46D9" w:rsidRPr="005E46D9" w:rsidRDefault="005E46D9" w:rsidP="005E46D9">
      <w:r w:rsidRPr="005E46D9">
        <w:rPr>
          <w:b/>
          <w:bCs/>
        </w:rPr>
        <w:t>Analogía del profe:</w:t>
      </w:r>
      <w:r w:rsidRPr="005E46D9">
        <w:t xml:space="preserve"> </w:t>
      </w:r>
      <w:proofErr w:type="spellStart"/>
      <w:r w:rsidRPr="005E46D9">
        <w:t>Ollama</w:t>
      </w:r>
      <w:proofErr w:type="spellEnd"/>
      <w:r w:rsidRPr="005E46D9">
        <w:t xml:space="preserve"> es un software "precocinado" y empaquetado para ser rápido. </w:t>
      </w:r>
      <w:r w:rsidRPr="005E46D9">
        <w:rPr>
          <w:b/>
          <w:bCs/>
        </w:rPr>
        <w:t>Analogía mía:</w:t>
      </w:r>
      <w:r w:rsidRPr="005E46D9">
        <w:t xml:space="preserve"> </w:t>
      </w:r>
      <w:proofErr w:type="spellStart"/>
      <w:r w:rsidRPr="005E46D9">
        <w:t>Ollama</w:t>
      </w:r>
      <w:proofErr w:type="spellEnd"/>
      <w:r w:rsidRPr="005E46D9">
        <w:t xml:space="preserve"> es comida congelada lista para calentar; las librerías de </w:t>
      </w:r>
      <w:proofErr w:type="spellStart"/>
      <w:r w:rsidRPr="005E46D9">
        <w:t>Hugging</w:t>
      </w:r>
      <w:proofErr w:type="spellEnd"/>
      <w:r w:rsidRPr="005E46D9">
        <w:t xml:space="preserve"> </w:t>
      </w:r>
      <w:proofErr w:type="spellStart"/>
      <w:r w:rsidRPr="005E46D9">
        <w:t>Face</w:t>
      </w:r>
      <w:proofErr w:type="spellEnd"/>
      <w:r w:rsidRPr="005E46D9">
        <w:t xml:space="preserve"> son la receta y la cocina completa: más trabajo, pero puedes cambiar los ingredientes.</w:t>
      </w:r>
    </w:p>
    <w:p w14:paraId="3B249915" w14:textId="77777777" w:rsidR="005E46D9" w:rsidRPr="005E46D9" w:rsidRDefault="005E46D9" w:rsidP="005E46D9">
      <w:pPr>
        <w:rPr>
          <w:b/>
          <w:bCs/>
        </w:rPr>
      </w:pPr>
      <w:r w:rsidRPr="005E46D9">
        <w:rPr>
          <w:b/>
          <w:bCs/>
        </w:rPr>
        <w:t xml:space="preserve">¿Qué es GGUF? (observación mía, según la </w:t>
      </w:r>
      <w:proofErr w:type="spellStart"/>
      <w:r w:rsidRPr="005E46D9">
        <w:rPr>
          <w:b/>
          <w:bCs/>
        </w:rPr>
        <w:t>doc</w:t>
      </w:r>
      <w:proofErr w:type="spellEnd"/>
      <w:r w:rsidRPr="005E46D9">
        <w:rPr>
          <w:b/>
          <w:bCs/>
        </w:rPr>
        <w:t xml:space="preserve"> oficial de </w:t>
      </w:r>
      <w:proofErr w:type="spellStart"/>
      <w:r w:rsidRPr="005E46D9">
        <w:rPr>
          <w:b/>
          <w:bCs/>
        </w:rPr>
        <w:t>Hugging</w:t>
      </w:r>
      <w:proofErr w:type="spellEnd"/>
      <w:r w:rsidRPr="005E46D9">
        <w:rPr>
          <w:b/>
          <w:bCs/>
        </w:rPr>
        <w:t xml:space="preserve"> </w:t>
      </w:r>
      <w:proofErr w:type="spellStart"/>
      <w:r w:rsidRPr="005E46D9">
        <w:rPr>
          <w:b/>
          <w:bCs/>
        </w:rPr>
        <w:t>Face</w:t>
      </w:r>
      <w:proofErr w:type="spellEnd"/>
      <w:r w:rsidRPr="005E46D9">
        <w:rPr>
          <w:b/>
          <w:bCs/>
        </w:rPr>
        <w:t xml:space="preserve"> y Transformers)</w:t>
      </w:r>
    </w:p>
    <w:p w14:paraId="1156B528" w14:textId="754AE309" w:rsidR="00511741" w:rsidRDefault="005E46D9" w:rsidP="000C12BC">
      <w:r>
        <w:t xml:space="preserve">Es un formato de archivo de modelo, pero </w:t>
      </w:r>
      <w:r>
        <w:rPr>
          <w:b/>
          <w:bCs/>
        </w:rPr>
        <w:t xml:space="preserve">no trae solo los pesos: </w:t>
      </w:r>
      <w:r>
        <w:t xml:space="preserve">en un solo archivo trae los pesos </w:t>
      </w:r>
      <w:r>
        <w:rPr>
          <w:b/>
          <w:bCs/>
        </w:rPr>
        <w:t xml:space="preserve">y </w:t>
      </w:r>
      <w:r>
        <w:t>todo lo necesario para usarlos.</w:t>
      </w:r>
    </w:p>
    <w:tbl>
      <w:tblPr>
        <w:tblStyle w:val="Tablaconcuadrcula4-nfasis4"/>
        <w:tblW w:w="0" w:type="auto"/>
        <w:tblLook w:val="04A0" w:firstRow="1" w:lastRow="0" w:firstColumn="1" w:lastColumn="0" w:noHBand="0" w:noVBand="1"/>
      </w:tblPr>
      <w:tblGrid>
        <w:gridCol w:w="3596"/>
        <w:gridCol w:w="3597"/>
        <w:gridCol w:w="3597"/>
      </w:tblGrid>
      <w:tr w:rsidR="007E388D" w14:paraId="3237018B" w14:textId="77777777" w:rsidTr="002146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4B5301E" w14:textId="77777777" w:rsidR="007E388D" w:rsidRDefault="007E388D" w:rsidP="000C12BC"/>
        </w:tc>
        <w:tc>
          <w:tcPr>
            <w:tcW w:w="3597" w:type="dxa"/>
          </w:tcPr>
          <w:p w14:paraId="7603C955" w14:textId="44CC14F2" w:rsidR="007E388D" w:rsidRPr="007E388D" w:rsidRDefault="007E388D" w:rsidP="000C12BC">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7E388D">
              <w:rPr>
                <w:b w:val="0"/>
                <w:bCs w:val="0"/>
              </w:rPr>
              <w:t>Safetensors</w:t>
            </w:r>
            <w:proofErr w:type="spellEnd"/>
          </w:p>
        </w:tc>
        <w:tc>
          <w:tcPr>
            <w:tcW w:w="3597" w:type="dxa"/>
          </w:tcPr>
          <w:p w14:paraId="0A4FCB4D" w14:textId="6F5EDC6E" w:rsidR="007E388D" w:rsidRPr="007E388D" w:rsidRDefault="007E388D" w:rsidP="000C12BC">
            <w:pPr>
              <w:cnfStyle w:val="100000000000" w:firstRow="1" w:lastRow="0" w:firstColumn="0" w:lastColumn="0" w:oddVBand="0" w:evenVBand="0" w:oddHBand="0" w:evenHBand="0" w:firstRowFirstColumn="0" w:firstRowLastColumn="0" w:lastRowFirstColumn="0" w:lastRowLastColumn="0"/>
              <w:rPr>
                <w:b w:val="0"/>
                <w:bCs w:val="0"/>
              </w:rPr>
            </w:pPr>
            <w:r w:rsidRPr="007E388D">
              <w:rPr>
                <w:b w:val="0"/>
                <w:bCs w:val="0"/>
              </w:rPr>
              <w:t>GGUF</w:t>
            </w:r>
          </w:p>
        </w:tc>
      </w:tr>
      <w:tr w:rsidR="007E388D" w14:paraId="1163F9AF" w14:textId="77777777" w:rsidTr="002146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34310A9" w14:textId="4749E2DB" w:rsidR="007E388D" w:rsidRDefault="007E388D" w:rsidP="000C12BC">
            <w:r>
              <w:t>Que guarda</w:t>
            </w:r>
          </w:p>
        </w:tc>
        <w:tc>
          <w:tcPr>
            <w:tcW w:w="3597" w:type="dxa"/>
          </w:tcPr>
          <w:p w14:paraId="3EE2CABB" w14:textId="77F50E11" w:rsidR="007E388D" w:rsidRDefault="007E388D" w:rsidP="000C12BC">
            <w:pPr>
              <w:cnfStyle w:val="000000100000" w:firstRow="0" w:lastRow="0" w:firstColumn="0" w:lastColumn="0" w:oddVBand="0" w:evenVBand="0" w:oddHBand="1" w:evenHBand="0" w:firstRowFirstColumn="0" w:firstRowLastColumn="0" w:lastRowFirstColumn="0" w:lastRowLastColumn="0"/>
            </w:pPr>
            <w:r>
              <w:t>Solo los tensores (pesos)</w:t>
            </w:r>
          </w:p>
        </w:tc>
        <w:tc>
          <w:tcPr>
            <w:tcW w:w="3597" w:type="dxa"/>
          </w:tcPr>
          <w:p w14:paraId="1D884FA4" w14:textId="72338B2F" w:rsidR="007E388D" w:rsidRPr="007E388D" w:rsidRDefault="007E388D" w:rsidP="000C12BC">
            <w:pPr>
              <w:cnfStyle w:val="000000100000" w:firstRow="0" w:lastRow="0" w:firstColumn="0" w:lastColumn="0" w:oddVBand="0" w:evenVBand="0" w:oddHBand="1" w:evenHBand="0" w:firstRowFirstColumn="0" w:firstRowLastColumn="0" w:lastRowFirstColumn="0" w:lastRowLastColumn="0"/>
            </w:pPr>
            <w:r>
              <w:t xml:space="preserve">Tensores (pesos) + </w:t>
            </w:r>
            <w:r>
              <w:rPr>
                <w:b/>
                <w:bCs/>
              </w:rPr>
              <w:t xml:space="preserve">metadatos: </w:t>
            </w:r>
            <w:r>
              <w:t xml:space="preserve">configuración, </w:t>
            </w:r>
            <w:r w:rsidR="005C5ACC">
              <w:t xml:space="preserve">vocabulario del </w:t>
            </w:r>
            <w:proofErr w:type="spellStart"/>
            <w:r w:rsidR="005C5ACC">
              <w:t>tokenizer</w:t>
            </w:r>
            <w:proofErr w:type="spellEnd"/>
            <w:r w:rsidR="005C5ACC">
              <w:t xml:space="preserve"> y otros atributos </w:t>
            </w:r>
          </w:p>
        </w:tc>
      </w:tr>
      <w:tr w:rsidR="007E388D" w14:paraId="042AE15D" w14:textId="77777777" w:rsidTr="002146C9">
        <w:tc>
          <w:tcPr>
            <w:cnfStyle w:val="001000000000" w:firstRow="0" w:lastRow="0" w:firstColumn="1" w:lastColumn="0" w:oddVBand="0" w:evenVBand="0" w:oddHBand="0" w:evenHBand="0" w:firstRowFirstColumn="0" w:firstRowLastColumn="0" w:lastRowFirstColumn="0" w:lastRowLastColumn="0"/>
            <w:tcW w:w="3596" w:type="dxa"/>
          </w:tcPr>
          <w:p w14:paraId="436E5D68" w14:textId="6BFA5E3F" w:rsidR="007E388D" w:rsidRDefault="005C5ACC" w:rsidP="000C12BC">
            <w:r>
              <w:t>Cantidad de archivos</w:t>
            </w:r>
          </w:p>
        </w:tc>
        <w:tc>
          <w:tcPr>
            <w:tcW w:w="3597" w:type="dxa"/>
          </w:tcPr>
          <w:p w14:paraId="7C022669" w14:textId="7AD6C394" w:rsidR="007E388D" w:rsidRDefault="005C5ACC" w:rsidP="000C12BC">
            <w:pPr>
              <w:cnfStyle w:val="000000000000" w:firstRow="0" w:lastRow="0" w:firstColumn="0" w:lastColumn="0" w:oddVBand="0" w:evenVBand="0" w:oddHBand="0" w:evenHBand="0" w:firstRowFirstColumn="0" w:firstRowLastColumn="0" w:lastRowFirstColumn="0" w:lastRowLastColumn="0"/>
            </w:pPr>
            <w:r>
              <w:t>Los pesos van aparte del resto</w:t>
            </w:r>
          </w:p>
        </w:tc>
        <w:tc>
          <w:tcPr>
            <w:tcW w:w="3597" w:type="dxa"/>
          </w:tcPr>
          <w:p w14:paraId="79887CDB" w14:textId="273A09FA" w:rsidR="007E388D" w:rsidRPr="005C5ACC" w:rsidRDefault="005C5ACC" w:rsidP="000C12BC">
            <w:pPr>
              <w:cnfStyle w:val="000000000000" w:firstRow="0" w:lastRow="0" w:firstColumn="0" w:lastColumn="0" w:oddVBand="0" w:evenVBand="0" w:oddHBand="0" w:evenHBand="0" w:firstRowFirstColumn="0" w:firstRowLastColumn="0" w:lastRowFirstColumn="0" w:lastRowLastColumn="0"/>
              <w:rPr>
                <w:b/>
                <w:bCs/>
              </w:rPr>
            </w:pPr>
            <w:r>
              <w:t xml:space="preserve">Normalmente </w:t>
            </w:r>
            <w:r>
              <w:rPr>
                <w:b/>
                <w:bCs/>
              </w:rPr>
              <w:t xml:space="preserve">un solo archivo </w:t>
            </w:r>
          </w:p>
        </w:tc>
      </w:tr>
      <w:tr w:rsidR="005C5ACC" w14:paraId="5750591C" w14:textId="77777777" w:rsidTr="002146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B050CB1" w14:textId="0DC6101B" w:rsidR="005C5ACC" w:rsidRDefault="002146C9" w:rsidP="000C12BC">
            <w:r>
              <w:t>Par que esta optimizado</w:t>
            </w:r>
          </w:p>
        </w:tc>
        <w:tc>
          <w:tcPr>
            <w:tcW w:w="3597" w:type="dxa"/>
          </w:tcPr>
          <w:p w14:paraId="1BC4C462" w14:textId="0264A086" w:rsidR="005C5ACC" w:rsidRDefault="002146C9" w:rsidP="000C12BC">
            <w:pPr>
              <w:cnfStyle w:val="000000100000" w:firstRow="0" w:lastRow="0" w:firstColumn="0" w:lastColumn="0" w:oddVBand="0" w:evenVBand="0" w:oddHBand="1" w:evenHBand="0" w:firstRowFirstColumn="0" w:firstRowLastColumn="0" w:lastRowFirstColumn="0" w:lastRowLastColumn="0"/>
            </w:pPr>
            <w:r>
              <w:t>-</w:t>
            </w:r>
          </w:p>
        </w:tc>
        <w:tc>
          <w:tcPr>
            <w:tcW w:w="3597" w:type="dxa"/>
          </w:tcPr>
          <w:p w14:paraId="66AEB486" w14:textId="25088974" w:rsidR="005C5ACC" w:rsidRPr="002146C9" w:rsidRDefault="002146C9" w:rsidP="000C12BC">
            <w:pPr>
              <w:cnfStyle w:val="000000100000" w:firstRow="0" w:lastRow="0" w:firstColumn="0" w:lastColumn="0" w:oddVBand="0" w:evenVBand="0" w:oddHBand="1" w:evenHBand="0" w:firstRowFirstColumn="0" w:firstRowLastColumn="0" w:lastRowFirstColumn="0" w:lastRowLastColumn="0"/>
              <w:rPr>
                <w:b/>
                <w:bCs/>
              </w:rPr>
            </w:pPr>
            <w:r>
              <w:t xml:space="preserve">Cargar y guardar rápido, muy eficiente para </w:t>
            </w:r>
            <w:r>
              <w:rPr>
                <w:b/>
                <w:bCs/>
              </w:rPr>
              <w:t xml:space="preserve">inferencia </w:t>
            </w:r>
          </w:p>
        </w:tc>
      </w:tr>
    </w:tbl>
    <w:p w14:paraId="4F6CFE03" w14:textId="77777777" w:rsidR="005E46D9" w:rsidRDefault="005E46D9" w:rsidP="000C12BC"/>
    <w:p w14:paraId="6996BBEC" w14:textId="5B3BAD50" w:rsidR="002146C9" w:rsidRDefault="002146C9" w:rsidP="002146C9">
      <w:pPr>
        <w:pStyle w:val="Prrafodelista"/>
        <w:numPr>
          <w:ilvl w:val="0"/>
          <w:numId w:val="40"/>
        </w:numPr>
      </w:pPr>
      <w:r>
        <w:t xml:space="preserve">Los modelos hechos en </w:t>
      </w:r>
      <w:proofErr w:type="spellStart"/>
      <w:r>
        <w:t>frameworkds</w:t>
      </w:r>
      <w:proofErr w:type="spellEnd"/>
      <w:r>
        <w:t xml:space="preserve"> como </w:t>
      </w:r>
      <w:proofErr w:type="spellStart"/>
      <w:r>
        <w:t>PyTorch</w:t>
      </w:r>
      <w:proofErr w:type="spellEnd"/>
      <w:r>
        <w:t xml:space="preserve"> se pueden </w:t>
      </w:r>
      <w:r>
        <w:rPr>
          <w:b/>
          <w:bCs/>
        </w:rPr>
        <w:t xml:space="preserve">convertir </w:t>
      </w:r>
      <w:r>
        <w:t>a GGUF para usarlos con motores como llama.cpp.</w:t>
      </w:r>
    </w:p>
    <w:p w14:paraId="68C628FB" w14:textId="6FDE94DD" w:rsidR="002146C9" w:rsidRPr="002146C9" w:rsidRDefault="002146C9" w:rsidP="002146C9">
      <w:pPr>
        <w:pStyle w:val="Prrafodelista"/>
        <w:numPr>
          <w:ilvl w:val="0"/>
          <w:numId w:val="40"/>
        </w:numPr>
      </w:pPr>
      <w:r>
        <w:t xml:space="preserve">Los archivos GGUF vienen en distintas versiones según el </w:t>
      </w:r>
      <w:r>
        <w:rPr>
          <w:b/>
          <w:bCs/>
        </w:rPr>
        <w:t>tipo de cuantización.</w:t>
      </w:r>
    </w:p>
    <w:p w14:paraId="6563C94C" w14:textId="77777777" w:rsidR="002146C9" w:rsidRDefault="002146C9" w:rsidP="002146C9"/>
    <w:p w14:paraId="4DAFAF83" w14:textId="77777777" w:rsidR="008323EF" w:rsidRPr="008323EF" w:rsidRDefault="008323EF" w:rsidP="008323EF">
      <w:r w:rsidRPr="008323EF">
        <w:rPr>
          <w:b/>
          <w:bCs/>
        </w:rPr>
        <w:t>Analogía (mía):</w:t>
      </w:r>
      <w:r w:rsidRPr="008323EF">
        <w:t xml:space="preserve"> </w:t>
      </w:r>
      <w:proofErr w:type="spellStart"/>
      <w:r w:rsidRPr="008323EF">
        <w:t>safetensors</w:t>
      </w:r>
      <w:proofErr w:type="spellEnd"/>
      <w:r w:rsidRPr="008323EF">
        <w:t xml:space="preserve"> es una caja que trae solo el motor; GGUF es la caja que trae el motor, el manual y las piezas para encenderlo. Por eso </w:t>
      </w:r>
      <w:proofErr w:type="spellStart"/>
      <w:r w:rsidRPr="008323EF">
        <w:t>Ollama</w:t>
      </w:r>
      <w:proofErr w:type="spellEnd"/>
      <w:r w:rsidRPr="008323EF">
        <w:t xml:space="preserve"> puede correr un modelo con un único archivo.</w:t>
      </w:r>
    </w:p>
    <w:p w14:paraId="0DA24515" w14:textId="19FC27AB" w:rsidR="008323EF" w:rsidRDefault="00777DC5" w:rsidP="002146C9">
      <w:r w:rsidRPr="00777DC5">
        <w:rPr>
          <w:b/>
          <w:bCs/>
        </w:rPr>
        <w:t xml:space="preserve">Ejemplo real (de la </w:t>
      </w:r>
      <w:proofErr w:type="spellStart"/>
      <w:r w:rsidRPr="00777DC5">
        <w:rPr>
          <w:b/>
          <w:bCs/>
        </w:rPr>
        <w:t>doc</w:t>
      </w:r>
      <w:proofErr w:type="spellEnd"/>
      <w:r w:rsidRPr="00777DC5">
        <w:rPr>
          <w:b/>
          <w:bCs/>
        </w:rPr>
        <w:t xml:space="preserve"> oficial de Transformers):</w:t>
      </w:r>
      <w:r w:rsidRPr="00777DC5">
        <w:t xml:space="preserve"> el repo </w:t>
      </w:r>
      <w:proofErr w:type="spellStart"/>
      <w:r w:rsidRPr="00777DC5">
        <w:t>TheBloke</w:t>
      </w:r>
      <w:proofErr w:type="spellEnd"/>
      <w:r w:rsidRPr="00777DC5">
        <w:t>/TinyLlama-1.1B-Chat-v1.0-GGUF tiene el archivo tinyllama-1.1b-chat-v1.</w:t>
      </w:r>
      <w:proofErr w:type="gramStart"/>
      <w:r w:rsidRPr="00777DC5">
        <w:t>0.Q</w:t>
      </w:r>
      <w:proofErr w:type="gramEnd"/>
      <w:r w:rsidRPr="00777DC5">
        <w:t>6_</w:t>
      </w:r>
      <w:proofErr w:type="gramStart"/>
      <w:r w:rsidRPr="00777DC5">
        <w:t>K.gguf</w:t>
      </w:r>
      <w:proofErr w:type="gramEnd"/>
      <w:r w:rsidRPr="00777DC5">
        <w:t>.</w:t>
      </w:r>
      <w:r>
        <w:t xml:space="preserve"> Ese </w:t>
      </w:r>
      <w:proofErr w:type="gramStart"/>
      <w:r>
        <w:t xml:space="preserve">único </w:t>
      </w:r>
      <w:r>
        <w:rPr>
          <w:b/>
          <w:bCs/>
        </w:rPr>
        <w:t>.</w:t>
      </w:r>
      <w:proofErr w:type="spellStart"/>
      <w:r>
        <w:rPr>
          <w:b/>
          <w:bCs/>
        </w:rPr>
        <w:t>gguf</w:t>
      </w:r>
      <w:proofErr w:type="spellEnd"/>
      <w:proofErr w:type="gramEnd"/>
      <w:r>
        <w:rPr>
          <w:b/>
          <w:bCs/>
        </w:rPr>
        <w:t xml:space="preserve"> </w:t>
      </w:r>
      <w:r>
        <w:t xml:space="preserve">trae los pesos de </w:t>
      </w:r>
      <w:proofErr w:type="spellStart"/>
      <w:r>
        <w:t>TinyLlama</w:t>
      </w:r>
      <w:proofErr w:type="spellEnd"/>
      <w:r>
        <w:t xml:space="preserve"> (1.1B parámetros), su </w:t>
      </w:r>
      <w:proofErr w:type="spellStart"/>
      <w:r>
        <w:t>tokenizer</w:t>
      </w:r>
      <w:proofErr w:type="spellEnd"/>
      <w:r>
        <w:t xml:space="preserve"> y su configuración. El </w:t>
      </w:r>
      <w:r>
        <w:rPr>
          <w:b/>
          <w:bCs/>
        </w:rPr>
        <w:t xml:space="preserve">Q6_K </w:t>
      </w:r>
      <w:r>
        <w:t>del nombre indica el tipo d cuantización.</w:t>
      </w:r>
    </w:p>
    <w:p w14:paraId="73B51863" w14:textId="77777777" w:rsidR="002A7941" w:rsidRDefault="002A7941" w:rsidP="002146C9"/>
    <w:p w14:paraId="07D95072" w14:textId="77777777" w:rsidR="002A7941" w:rsidRDefault="002A7941" w:rsidP="002146C9"/>
    <w:tbl>
      <w:tblPr>
        <w:tblStyle w:val="Tablaconcuadrcula"/>
        <w:tblW w:w="0" w:type="auto"/>
        <w:tblLook w:val="04A0" w:firstRow="1" w:lastRow="0" w:firstColumn="1" w:lastColumn="0" w:noHBand="0" w:noVBand="1"/>
      </w:tblPr>
      <w:tblGrid>
        <w:gridCol w:w="10790"/>
      </w:tblGrid>
      <w:tr w:rsidR="00777DC5" w14:paraId="43DF867D" w14:textId="77777777" w:rsidTr="00777DC5">
        <w:tc>
          <w:tcPr>
            <w:tcW w:w="10790" w:type="dxa"/>
          </w:tcPr>
          <w:p w14:paraId="5B32F5C1" w14:textId="2ED6B396" w:rsidR="00777DC5" w:rsidRDefault="002A7941" w:rsidP="002146C9">
            <w:r w:rsidRPr="002A7941">
              <w:rPr>
                <w:noProof/>
              </w:rPr>
              <w:lastRenderedPageBreak/>
              <w:drawing>
                <wp:inline distT="0" distB="0" distL="0" distR="0" wp14:anchorId="7DB44898" wp14:editId="22404B83">
                  <wp:extent cx="2263336" cy="510584"/>
                  <wp:effectExtent l="38100" t="38100" r="41910" b="41910"/>
                  <wp:docPr id="244446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46961" name=""/>
                          <pic:cNvPicPr/>
                        </pic:nvPicPr>
                        <pic:blipFill>
                          <a:blip r:embed="rId1007"/>
                          <a:stretch>
                            <a:fillRect/>
                          </a:stretch>
                        </pic:blipFill>
                        <pic:spPr>
                          <a:xfrm>
                            <a:off x="0" y="0"/>
                            <a:ext cx="2263336" cy="510584"/>
                          </a:xfrm>
                          <a:prstGeom prst="rect">
                            <a:avLst/>
                          </a:prstGeom>
                          <a:ln w="28575">
                            <a:solidFill>
                              <a:schemeClr val="tx1"/>
                            </a:solidFill>
                          </a:ln>
                        </pic:spPr>
                      </pic:pic>
                    </a:graphicData>
                  </a:graphic>
                </wp:inline>
              </w:drawing>
            </w:r>
          </w:p>
          <w:p w14:paraId="307F84F2" w14:textId="77777777" w:rsidR="002A7941" w:rsidRDefault="002A7941" w:rsidP="002146C9"/>
          <w:p w14:paraId="7AA86D5E" w14:textId="4450FC95" w:rsidR="002A7941" w:rsidRDefault="002A7941" w:rsidP="002146C9">
            <w:r>
              <w:t xml:space="preserve">La </w:t>
            </w:r>
            <w:proofErr w:type="spellStart"/>
            <w:r>
              <w:rPr>
                <w:b/>
                <w:bCs/>
              </w:rPr>
              <w:t>cuatizacion</w:t>
            </w:r>
            <w:proofErr w:type="spellEnd"/>
            <w:r>
              <w:rPr>
                <w:b/>
                <w:bCs/>
              </w:rPr>
              <w:t xml:space="preserve"> </w:t>
            </w:r>
            <w:r>
              <w:t>consiste en guardar los pesos del modelo con menos bits: por ejemplo, pasar de 16 bits a unos 6 bits por peso.</w:t>
            </w:r>
          </w:p>
          <w:p w14:paraId="210FB35B" w14:textId="77777777" w:rsidR="002A7941" w:rsidRDefault="002A7941" w:rsidP="002146C9"/>
          <w:p w14:paraId="33DF3ACF" w14:textId="04BCBB86" w:rsidR="00777DC5" w:rsidRDefault="002A7941" w:rsidP="002146C9">
            <w:proofErr w:type="spellStart"/>
            <w:r>
              <w:t>Asi</w:t>
            </w:r>
            <w:proofErr w:type="spellEnd"/>
            <w:r>
              <w:t xml:space="preserve"> el archivo pesa menos y usa menos memoria, a cambio de perder un poco de </w:t>
            </w:r>
            <w:proofErr w:type="spellStart"/>
            <w:proofErr w:type="gramStart"/>
            <w:r>
              <w:t>precisión.En</w:t>
            </w:r>
            <w:proofErr w:type="spellEnd"/>
            <w:proofErr w:type="gramEnd"/>
            <w:r>
              <w:t xml:space="preserve"> </w:t>
            </w:r>
            <w:r w:rsidR="007E1FCE">
              <w:rPr>
                <w:b/>
                <w:bCs/>
              </w:rPr>
              <w:t xml:space="preserve">Q6_K, </w:t>
            </w:r>
            <w:r w:rsidR="007E1FCE">
              <w:t>el 6 indica aproximadamente 6 bits por peso.</w:t>
            </w:r>
          </w:p>
          <w:p w14:paraId="4F4C798A" w14:textId="77777777" w:rsidR="00777DC5" w:rsidRDefault="00777DC5" w:rsidP="002146C9"/>
        </w:tc>
      </w:tr>
    </w:tbl>
    <w:p w14:paraId="5074593E" w14:textId="77777777" w:rsidR="00242803" w:rsidRDefault="00242803" w:rsidP="002146C9">
      <w:pPr>
        <w:rPr>
          <w:b/>
          <w:bCs/>
          <w:sz w:val="24"/>
          <w:szCs w:val="28"/>
        </w:rPr>
      </w:pPr>
    </w:p>
    <w:p w14:paraId="75AF7291" w14:textId="69E559AC" w:rsidR="00242803" w:rsidRPr="00F73FF3" w:rsidRDefault="00242803" w:rsidP="00242803">
      <w:pPr>
        <w:pStyle w:val="Ttulo3"/>
        <w:rPr>
          <w:b/>
          <w:bCs/>
          <w:sz w:val="24"/>
          <w:szCs w:val="24"/>
        </w:rPr>
      </w:pPr>
      <w:r w:rsidRPr="00242803">
        <w:rPr>
          <w:b/>
          <w:bCs/>
          <w:sz w:val="24"/>
          <w:szCs w:val="24"/>
          <w:highlight w:val="yellow"/>
        </w:rPr>
        <w:t>3.2.3 La</w:t>
      </w:r>
      <w:r>
        <w:rPr>
          <w:b/>
          <w:bCs/>
          <w:sz w:val="24"/>
          <w:szCs w:val="24"/>
          <w:highlight w:val="yellow"/>
        </w:rPr>
        <w:t>s</w:t>
      </w:r>
      <w:r w:rsidRPr="00242803">
        <w:rPr>
          <w:b/>
          <w:bCs/>
          <w:sz w:val="24"/>
          <w:szCs w:val="24"/>
          <w:highlight w:val="yellow"/>
        </w:rPr>
        <w:t xml:space="preserve"> 6 librerías (tal como aparecen en la diapositiva)</w:t>
      </w:r>
    </w:p>
    <w:p w14:paraId="1363C5FF" w14:textId="6CEBBFC6" w:rsidR="00242803" w:rsidRDefault="000D2C57" w:rsidP="002146C9">
      <w:r w:rsidRPr="000D2C57">
        <w:drawing>
          <wp:inline distT="0" distB="0" distL="0" distR="0" wp14:anchorId="2B28F5A8" wp14:editId="7D757C40">
            <wp:extent cx="6858000" cy="1476375"/>
            <wp:effectExtent l="38100" t="38100" r="38100" b="47625"/>
            <wp:docPr id="383314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14830" name=""/>
                    <pic:cNvPicPr/>
                  </pic:nvPicPr>
                  <pic:blipFill>
                    <a:blip r:embed="rId1008"/>
                    <a:stretch>
                      <a:fillRect/>
                    </a:stretch>
                  </pic:blipFill>
                  <pic:spPr>
                    <a:xfrm>
                      <a:off x="0" y="0"/>
                      <a:ext cx="6858000" cy="1476375"/>
                    </a:xfrm>
                    <a:prstGeom prst="rect">
                      <a:avLst/>
                    </a:prstGeom>
                    <a:ln w="28575">
                      <a:solidFill>
                        <a:schemeClr val="tx1"/>
                      </a:solidFill>
                    </a:ln>
                  </pic:spPr>
                </pic:pic>
              </a:graphicData>
            </a:graphic>
          </wp:inline>
        </w:drawing>
      </w:r>
    </w:p>
    <w:p w14:paraId="507F3087" w14:textId="77777777" w:rsidR="002A15CE" w:rsidRPr="002A15CE" w:rsidRDefault="002A15CE" w:rsidP="002A15CE">
      <w:r w:rsidRPr="002A15CE">
        <w:t>Según el profe, son las 6 que se usarán durante el resto del curso. La fila de abajo son las más avanzadas: entrenamiento distribuido, fine-</w:t>
      </w:r>
      <w:proofErr w:type="spellStart"/>
      <w:r w:rsidRPr="002A15CE">
        <w:t>tuning</w:t>
      </w:r>
      <w:proofErr w:type="spellEnd"/>
      <w:r w:rsidRPr="002A15CE">
        <w:t xml:space="preserve"> y otras cosas.</w:t>
      </w:r>
    </w:p>
    <w:tbl>
      <w:tblPr>
        <w:tblStyle w:val="Tablaconcuadrcula4-nfasis4"/>
        <w:tblW w:w="0" w:type="auto"/>
        <w:tblLook w:val="04A0" w:firstRow="1" w:lastRow="0" w:firstColumn="1" w:lastColumn="0" w:noHBand="0" w:noVBand="1"/>
      </w:tblPr>
      <w:tblGrid>
        <w:gridCol w:w="3596"/>
        <w:gridCol w:w="3597"/>
        <w:gridCol w:w="3597"/>
      </w:tblGrid>
      <w:tr w:rsidR="002A15CE" w14:paraId="61328E0D" w14:textId="77777777" w:rsidTr="002A1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5EB8FD2" w14:textId="4C3F3F6E" w:rsidR="002A15CE" w:rsidRPr="002A15CE" w:rsidRDefault="002A15CE" w:rsidP="002146C9">
            <w:pPr>
              <w:rPr>
                <w:b w:val="0"/>
                <w:bCs w:val="0"/>
              </w:rPr>
            </w:pPr>
            <w:r w:rsidRPr="002A15CE">
              <w:rPr>
                <w:b w:val="0"/>
                <w:bCs w:val="0"/>
              </w:rPr>
              <w:t>Librería</w:t>
            </w:r>
          </w:p>
        </w:tc>
        <w:tc>
          <w:tcPr>
            <w:tcW w:w="3597" w:type="dxa"/>
          </w:tcPr>
          <w:p w14:paraId="78F93C22" w14:textId="0799EB6B" w:rsidR="002A15CE" w:rsidRPr="002A15CE" w:rsidRDefault="002A15CE" w:rsidP="002146C9">
            <w:pPr>
              <w:cnfStyle w:val="100000000000" w:firstRow="1" w:lastRow="0" w:firstColumn="0" w:lastColumn="0" w:oddVBand="0" w:evenVBand="0" w:oddHBand="0" w:evenHBand="0" w:firstRowFirstColumn="0" w:firstRowLastColumn="0" w:lastRowFirstColumn="0" w:lastRowLastColumn="0"/>
              <w:rPr>
                <w:b w:val="0"/>
                <w:bCs w:val="0"/>
              </w:rPr>
            </w:pPr>
            <w:r w:rsidRPr="002A15CE">
              <w:rPr>
                <w:b w:val="0"/>
                <w:bCs w:val="0"/>
              </w:rPr>
              <w:t>Qué hace (según el profe)</w:t>
            </w:r>
          </w:p>
        </w:tc>
        <w:tc>
          <w:tcPr>
            <w:tcW w:w="3597" w:type="dxa"/>
          </w:tcPr>
          <w:p w14:paraId="0C84E42F" w14:textId="602EF3A1" w:rsidR="002A15CE" w:rsidRPr="002A15CE" w:rsidRDefault="002A15CE" w:rsidP="002146C9">
            <w:pPr>
              <w:cnfStyle w:val="100000000000" w:firstRow="1" w:lastRow="0" w:firstColumn="0" w:lastColumn="0" w:oddVBand="0" w:evenVBand="0" w:oddHBand="0" w:evenHBand="0" w:firstRowFirstColumn="0" w:firstRowLastColumn="0" w:lastRowFirstColumn="0" w:lastRowLastColumn="0"/>
              <w:rPr>
                <w:b w:val="0"/>
                <w:bCs w:val="0"/>
              </w:rPr>
            </w:pPr>
            <w:r w:rsidRPr="002A15CE">
              <w:rPr>
                <w:b w:val="0"/>
                <w:bCs w:val="0"/>
              </w:rPr>
              <w:t xml:space="preserve">Verificado en la </w:t>
            </w:r>
            <w:proofErr w:type="spellStart"/>
            <w:r w:rsidRPr="002A15CE">
              <w:rPr>
                <w:b w:val="0"/>
                <w:bCs w:val="0"/>
              </w:rPr>
              <w:t>doc</w:t>
            </w:r>
            <w:proofErr w:type="spellEnd"/>
            <w:r w:rsidRPr="002A15CE">
              <w:rPr>
                <w:b w:val="0"/>
                <w:bCs w:val="0"/>
              </w:rPr>
              <w:t xml:space="preserve"> oficial (observación mía)</w:t>
            </w:r>
          </w:p>
        </w:tc>
      </w:tr>
      <w:tr w:rsidR="002A15CE" w14:paraId="1605148B" w14:textId="77777777" w:rsidTr="002A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B8084A7" w14:textId="14093194" w:rsidR="002A15CE" w:rsidRDefault="002A15CE" w:rsidP="002146C9">
            <w:proofErr w:type="gramStart"/>
            <w:r w:rsidRPr="002A15CE">
              <w:t>H</w:t>
            </w:r>
            <w:r w:rsidRPr="002A15CE">
              <w:t>ub</w:t>
            </w:r>
            <w:proofErr w:type="gramEnd"/>
          </w:p>
        </w:tc>
        <w:tc>
          <w:tcPr>
            <w:tcW w:w="3597" w:type="dxa"/>
          </w:tcPr>
          <w:p w14:paraId="3C6DE524" w14:textId="6E5470DE" w:rsidR="002A15CE" w:rsidRPr="000171CC" w:rsidRDefault="000171CC" w:rsidP="002146C9">
            <w:pPr>
              <w:cnfStyle w:val="000000100000" w:firstRow="0" w:lastRow="0" w:firstColumn="0" w:lastColumn="0" w:oddVBand="0" w:evenVBand="0" w:oddHBand="1" w:evenHBand="0" w:firstRowFirstColumn="0" w:firstRowLastColumn="0" w:lastRowFirstColumn="0" w:lastRowLastColumn="0"/>
            </w:pPr>
            <w:r>
              <w:t xml:space="preserve">Conecta tu código Python con el </w:t>
            </w:r>
            <w:proofErr w:type="gramStart"/>
            <w:r>
              <w:t>Hub</w:t>
            </w:r>
            <w:proofErr w:type="gramEnd"/>
            <w:r>
              <w:t xml:space="preserve"> para </w:t>
            </w:r>
            <w:r>
              <w:rPr>
                <w:b/>
                <w:bCs/>
              </w:rPr>
              <w:t xml:space="preserve">descargar modelos o </w:t>
            </w:r>
            <w:proofErr w:type="spellStart"/>
            <w:r>
              <w:rPr>
                <w:b/>
                <w:bCs/>
              </w:rPr>
              <w:t>datasets</w:t>
            </w:r>
            <w:proofErr w:type="spellEnd"/>
            <w:r>
              <w:rPr>
                <w:b/>
                <w:bCs/>
              </w:rPr>
              <w:t xml:space="preserve"> </w:t>
            </w:r>
            <w:r>
              <w:t>y tenerlos de inmediato en tu código</w:t>
            </w:r>
          </w:p>
        </w:tc>
        <w:tc>
          <w:tcPr>
            <w:tcW w:w="3597" w:type="dxa"/>
          </w:tcPr>
          <w:p w14:paraId="5EFC7443" w14:textId="5199F328" w:rsidR="002A15CE" w:rsidRPr="00226D22" w:rsidRDefault="00226D22" w:rsidP="002146C9">
            <w:pPr>
              <w:cnfStyle w:val="000000100000" w:firstRow="0" w:lastRow="0" w:firstColumn="0" w:lastColumn="0" w:oddVBand="0" w:evenVBand="0" w:oddHBand="1" w:evenHBand="0" w:firstRowFirstColumn="0" w:firstRowLastColumn="0" w:lastRowFirstColumn="0" w:lastRowLastColumn="0"/>
            </w:pPr>
            <w:r w:rsidRPr="00226D22">
              <w:t xml:space="preserve">El paquete se llama </w:t>
            </w:r>
            <w:proofErr w:type="spellStart"/>
            <w:r w:rsidRPr="00226D22">
              <w:rPr>
                <w:b/>
                <w:bCs/>
              </w:rPr>
              <w:t>huggingface_</w:t>
            </w:r>
            <w:proofErr w:type="gramStart"/>
            <w:r w:rsidRPr="00226D22">
              <w:rPr>
                <w:b/>
                <w:bCs/>
              </w:rPr>
              <w:t>hub</w:t>
            </w:r>
            <w:proofErr w:type="spellEnd"/>
            <w:proofErr w:type="gramEnd"/>
            <w:r w:rsidRPr="00226D22">
              <w:rPr>
                <w:b/>
                <w:bCs/>
              </w:rPr>
              <w:t>:</w:t>
            </w:r>
            <w:r>
              <w:rPr>
                <w:b/>
                <w:bCs/>
              </w:rPr>
              <w:t xml:space="preserve"> </w:t>
            </w:r>
            <w:r>
              <w:t xml:space="preserve">descarga y sube archivos, gestiona repos y busca modelos, </w:t>
            </w:r>
            <w:proofErr w:type="spellStart"/>
            <w:r>
              <w:t>datasets</w:t>
            </w:r>
            <w:proofErr w:type="spellEnd"/>
            <w:r>
              <w:t xml:space="preserve"> y Spaces </w:t>
            </w:r>
          </w:p>
        </w:tc>
      </w:tr>
      <w:tr w:rsidR="002A15CE" w14:paraId="53254E23" w14:textId="77777777" w:rsidTr="002A15CE">
        <w:tc>
          <w:tcPr>
            <w:cnfStyle w:val="001000000000" w:firstRow="0" w:lastRow="0" w:firstColumn="1" w:lastColumn="0" w:oddVBand="0" w:evenVBand="0" w:oddHBand="0" w:evenHBand="0" w:firstRowFirstColumn="0" w:firstRowLastColumn="0" w:lastRowFirstColumn="0" w:lastRowLastColumn="0"/>
            <w:tcW w:w="3596" w:type="dxa"/>
          </w:tcPr>
          <w:p w14:paraId="5BF1E90B" w14:textId="78AA7D38" w:rsidR="002A15CE" w:rsidRPr="00686BF4" w:rsidRDefault="00686BF4" w:rsidP="002146C9">
            <w:proofErr w:type="spellStart"/>
            <w:r>
              <w:t>Datasets</w:t>
            </w:r>
            <w:proofErr w:type="spellEnd"/>
          </w:p>
        </w:tc>
        <w:tc>
          <w:tcPr>
            <w:tcW w:w="3597" w:type="dxa"/>
          </w:tcPr>
          <w:p w14:paraId="6A862EF3" w14:textId="616FD3D4" w:rsidR="002A15CE" w:rsidRPr="00686BF4" w:rsidRDefault="00686BF4" w:rsidP="002146C9">
            <w:pPr>
              <w:cnfStyle w:val="000000000000" w:firstRow="0" w:lastRow="0" w:firstColumn="0" w:lastColumn="0" w:oddVBand="0" w:evenVBand="0" w:oddHBand="0" w:evenHBand="0" w:firstRowFirstColumn="0" w:firstRowLastColumn="0" w:lastRowFirstColumn="0" w:lastRowLastColumn="0"/>
              <w:rPr>
                <w:b/>
                <w:bCs/>
              </w:rPr>
            </w:pPr>
            <w:r>
              <w:t xml:space="preserve">Cuando basas un </w:t>
            </w:r>
            <w:proofErr w:type="spellStart"/>
            <w:r>
              <w:t>dataset</w:t>
            </w:r>
            <w:proofErr w:type="spellEnd"/>
            <w:r>
              <w:t xml:space="preserve"> con </w:t>
            </w:r>
            <w:proofErr w:type="spellStart"/>
            <w:proofErr w:type="gramStart"/>
            <w:r>
              <w:rPr>
                <w:b/>
                <w:bCs/>
              </w:rPr>
              <w:t>hub</w:t>
            </w:r>
            <w:proofErr w:type="spellEnd"/>
            <w:proofErr w:type="gramEnd"/>
            <w:r>
              <w:rPr>
                <w:b/>
                <w:bCs/>
              </w:rPr>
              <w:t xml:space="preserve">, </w:t>
            </w:r>
            <w:r>
              <w:t xml:space="preserve">pasa a ser un objeto de esta librería (cada objeto = un </w:t>
            </w:r>
            <w:proofErr w:type="spellStart"/>
            <w:r>
              <w:t>dataset</w:t>
            </w:r>
            <w:proofErr w:type="spellEnd"/>
            <w:r>
              <w:t xml:space="preserve">). Es super eficiente y permite manipular </w:t>
            </w:r>
            <w:r>
              <w:rPr>
                <w:b/>
                <w:bCs/>
              </w:rPr>
              <w:t xml:space="preserve">grandes cantidades de datos </w:t>
            </w:r>
          </w:p>
        </w:tc>
        <w:tc>
          <w:tcPr>
            <w:tcW w:w="3597" w:type="dxa"/>
          </w:tcPr>
          <w:p w14:paraId="38C405F5" w14:textId="1D764A5B" w:rsidR="002A15CE" w:rsidRDefault="00825BDE" w:rsidP="002146C9">
            <w:pPr>
              <w:cnfStyle w:val="000000000000" w:firstRow="0" w:lastRow="0" w:firstColumn="0" w:lastColumn="0" w:oddVBand="0" w:evenVBand="0" w:oddHBand="0" w:evenHBand="0" w:firstRowFirstColumn="0" w:firstRowLastColumn="0" w:lastRowFirstColumn="0" w:lastRowLastColumn="0"/>
            </w:pPr>
            <w:r w:rsidRPr="00825BDE">
              <w:t>Probada en el ejemplo de la sección 6</w:t>
            </w:r>
          </w:p>
        </w:tc>
      </w:tr>
      <w:tr w:rsidR="00825BDE" w14:paraId="6A3D4E48" w14:textId="77777777" w:rsidTr="002A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24F869F" w14:textId="13054B14" w:rsidR="00825BDE" w:rsidRDefault="00825BDE" w:rsidP="002146C9">
            <w:r>
              <w:t>Transformers</w:t>
            </w:r>
          </w:p>
        </w:tc>
        <w:tc>
          <w:tcPr>
            <w:tcW w:w="3597" w:type="dxa"/>
          </w:tcPr>
          <w:p w14:paraId="4FEC52E6" w14:textId="44F53AA5" w:rsidR="00825BDE" w:rsidRDefault="00825BDE" w:rsidP="002146C9">
            <w:pPr>
              <w:cnfStyle w:val="000000100000" w:firstRow="0" w:lastRow="0" w:firstColumn="0" w:lastColumn="0" w:oddVBand="0" w:evenVBand="0" w:oddHBand="1" w:evenHBand="0" w:firstRowFirstColumn="0" w:firstRowLastColumn="0" w:lastRowFirstColumn="0" w:lastRowLastColumn="0"/>
            </w:pPr>
            <w:r w:rsidRPr="00825BDE">
              <w:t xml:space="preserve">La librería </w:t>
            </w:r>
            <w:r w:rsidRPr="00825BDE">
              <w:rPr>
                <w:b/>
                <w:bCs/>
              </w:rPr>
              <w:t>icónica</w:t>
            </w:r>
            <w:r w:rsidRPr="00825BDE">
              <w:t xml:space="preserve">, en el corazón de </w:t>
            </w:r>
            <w:proofErr w:type="spellStart"/>
            <w:r w:rsidRPr="00825BDE">
              <w:t>Hugging</w:t>
            </w:r>
            <w:proofErr w:type="spellEnd"/>
            <w:r w:rsidRPr="00825BDE">
              <w:t xml:space="preserve"> </w:t>
            </w:r>
            <w:proofErr w:type="spellStart"/>
            <w:r w:rsidRPr="00825BDE">
              <w:t>Face</w:t>
            </w:r>
            <w:proofErr w:type="spellEnd"/>
            <w:r w:rsidRPr="00825BDE">
              <w:t xml:space="preserve">: pides un modelo y su código para </w:t>
            </w:r>
            <w:r w:rsidRPr="00825BDE">
              <w:rPr>
                <w:b/>
                <w:bCs/>
              </w:rPr>
              <w:t>ejecutarlo, entrenarlo</w:t>
            </w:r>
            <w:r w:rsidRPr="00825BDE">
              <w:t xml:space="preserve"> o hacer lo que quieras con él</w:t>
            </w:r>
          </w:p>
        </w:tc>
        <w:tc>
          <w:tcPr>
            <w:tcW w:w="3597" w:type="dxa"/>
          </w:tcPr>
          <w:p w14:paraId="3835279C" w14:textId="6563BCF5" w:rsidR="00825BDE" w:rsidRPr="00825BDE" w:rsidRDefault="00825BDE" w:rsidP="002146C9">
            <w:pPr>
              <w:cnfStyle w:val="000000100000" w:firstRow="0" w:lastRow="0" w:firstColumn="0" w:lastColumn="0" w:oddVBand="0" w:evenVBand="0" w:oddHBand="1" w:evenHBand="0" w:firstRowFirstColumn="0" w:firstRowLastColumn="0" w:lastRowFirstColumn="0" w:lastRowLastColumn="0"/>
            </w:pPr>
            <w:r>
              <w:t>-</w:t>
            </w:r>
          </w:p>
        </w:tc>
      </w:tr>
      <w:tr w:rsidR="00825BDE" w14:paraId="104D7AFE" w14:textId="77777777" w:rsidTr="002A15CE">
        <w:tc>
          <w:tcPr>
            <w:cnfStyle w:val="001000000000" w:firstRow="0" w:lastRow="0" w:firstColumn="1" w:lastColumn="0" w:oddVBand="0" w:evenVBand="0" w:oddHBand="0" w:evenHBand="0" w:firstRowFirstColumn="0" w:firstRowLastColumn="0" w:lastRowFirstColumn="0" w:lastRowLastColumn="0"/>
            <w:tcW w:w="3596" w:type="dxa"/>
          </w:tcPr>
          <w:p w14:paraId="27036505" w14:textId="7D77A0AE" w:rsidR="00825BDE" w:rsidRPr="009716CA" w:rsidRDefault="009716CA" w:rsidP="002146C9">
            <w:proofErr w:type="spellStart"/>
            <w:r>
              <w:t>Peft</w:t>
            </w:r>
            <w:proofErr w:type="spellEnd"/>
          </w:p>
        </w:tc>
        <w:tc>
          <w:tcPr>
            <w:tcW w:w="35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00"/>
            </w:tblGrid>
            <w:tr w:rsidR="009716CA" w:rsidRPr="009716CA" w14:paraId="7365B19C" w14:textId="77777777">
              <w:trPr>
                <w:tblCellSpacing w:w="15" w:type="dxa"/>
              </w:trPr>
              <w:tc>
                <w:tcPr>
                  <w:tcW w:w="0" w:type="auto"/>
                  <w:vAlign w:val="center"/>
                  <w:hideMark/>
                </w:tcPr>
                <w:p w14:paraId="0C7198E3" w14:textId="77777777" w:rsidR="009716CA" w:rsidRPr="009716CA" w:rsidRDefault="009716CA" w:rsidP="009716CA">
                  <w:pPr>
                    <w:spacing w:after="0" w:line="240" w:lineRule="auto"/>
                    <w:rPr>
                      <w:rFonts w:ascii="Times New Roman" w:eastAsia="Times New Roman" w:hAnsi="Times New Roman" w:cs="Times New Roman"/>
                      <w:kern w:val="0"/>
                      <w:sz w:val="20"/>
                      <w:lang w:eastAsia="es-CL"/>
                      <w14:ligatures w14:val="none"/>
                    </w:rPr>
                  </w:pPr>
                </w:p>
              </w:tc>
              <w:tc>
                <w:tcPr>
                  <w:tcW w:w="0" w:type="auto"/>
                  <w:vAlign w:val="center"/>
                  <w:hideMark/>
                </w:tcPr>
                <w:p w14:paraId="7D02E705" w14:textId="0DB6286A" w:rsidR="009716CA" w:rsidRPr="00E03101" w:rsidRDefault="00E03101" w:rsidP="009716CA">
                  <w:pPr>
                    <w:spacing w:after="0" w:line="240" w:lineRule="auto"/>
                    <w:rPr>
                      <w:rFonts w:eastAsia="Times New Roman" w:cs="Arial"/>
                      <w:kern w:val="0"/>
                      <w:szCs w:val="22"/>
                      <w:lang w:eastAsia="es-CL"/>
                      <w14:ligatures w14:val="none"/>
                    </w:rPr>
                  </w:pPr>
                  <w:proofErr w:type="spellStart"/>
                  <w:r w:rsidRPr="00E03101">
                    <w:rPr>
                      <w:rFonts w:eastAsia="Times New Roman" w:cs="Arial"/>
                      <w:kern w:val="0"/>
                      <w:szCs w:val="22"/>
                      <w:lang w:eastAsia="es-CL"/>
                      <w14:ligatures w14:val="none"/>
                    </w:rPr>
                    <w:t>Parameter-Efficient</w:t>
                  </w:r>
                  <w:proofErr w:type="spellEnd"/>
                  <w:r w:rsidRPr="00E03101">
                    <w:rPr>
                      <w:rFonts w:eastAsia="Times New Roman" w:cs="Arial"/>
                      <w:kern w:val="0"/>
                      <w:szCs w:val="22"/>
                      <w:lang w:eastAsia="es-CL"/>
                      <w14:ligatures w14:val="none"/>
                    </w:rPr>
                    <w:t xml:space="preserve"> Fine-Tuning: entrenar un modelo tú mismo </w:t>
                  </w:r>
                  <w:r w:rsidRPr="00E03101">
                    <w:rPr>
                      <w:rFonts w:eastAsia="Times New Roman" w:cs="Arial"/>
                      <w:b/>
                      <w:bCs/>
                      <w:kern w:val="0"/>
                      <w:szCs w:val="22"/>
                      <w:lang w:eastAsia="es-CL"/>
                      <w14:ligatures w14:val="none"/>
                    </w:rPr>
                    <w:t>sin ajustar todos sus pesos</w:t>
                  </w:r>
                  <w:r w:rsidRPr="00E03101">
                    <w:rPr>
                      <w:rFonts w:eastAsia="Times New Roman" w:cs="Arial"/>
                      <w:kern w:val="0"/>
                      <w:szCs w:val="22"/>
                      <w:lang w:eastAsia="es-CL"/>
                      <w14:ligatures w14:val="none"/>
                    </w:rPr>
                    <w:t xml:space="preserve"> (ej.: 8 mil millones**), de forma más eficiente. Usa la técnica </w:t>
                  </w:r>
                  <w:proofErr w:type="spellStart"/>
                  <w:r w:rsidRPr="00E03101">
                    <w:rPr>
                      <w:rFonts w:eastAsia="Times New Roman" w:cs="Arial"/>
                      <w:b/>
                      <w:bCs/>
                      <w:kern w:val="0"/>
                      <w:szCs w:val="22"/>
                      <w:lang w:eastAsia="es-CL"/>
                      <w14:ligatures w14:val="none"/>
                    </w:rPr>
                    <w:t>LoRA</w:t>
                  </w:r>
                  <w:proofErr w:type="spellEnd"/>
                  <w:r w:rsidRPr="00E03101">
                    <w:rPr>
                      <w:rFonts w:eastAsia="Times New Roman" w:cs="Arial"/>
                      <w:kern w:val="0"/>
                      <w:szCs w:val="22"/>
                      <w:lang w:eastAsia="es-CL"/>
                      <w14:ligatures w14:val="none"/>
                    </w:rPr>
                    <w:t xml:space="preserve">. Se usará mucho en la </w:t>
                  </w:r>
                  <w:r w:rsidRPr="00E03101">
                    <w:rPr>
                      <w:rFonts w:eastAsia="Times New Roman" w:cs="Arial"/>
                      <w:b/>
                      <w:bCs/>
                      <w:kern w:val="0"/>
                      <w:szCs w:val="22"/>
                      <w:lang w:eastAsia="es-CL"/>
                      <w14:ligatures w14:val="none"/>
                    </w:rPr>
                    <w:t>semana 7</w:t>
                  </w:r>
                </w:p>
              </w:tc>
            </w:tr>
          </w:tbl>
          <w:p w14:paraId="48473753" w14:textId="77777777" w:rsidR="00825BDE" w:rsidRPr="009716CA" w:rsidRDefault="00825BDE" w:rsidP="002146C9">
            <w:pPr>
              <w:cnfStyle w:val="000000000000" w:firstRow="0" w:lastRow="0" w:firstColumn="0" w:lastColumn="0" w:oddVBand="0" w:evenVBand="0" w:oddHBand="0" w:evenHBand="0" w:firstRowFirstColumn="0" w:firstRowLastColumn="0" w:lastRowFirstColumn="0" w:lastRowLastColumn="0"/>
              <w:rPr>
                <w:b/>
                <w:bCs/>
              </w:rPr>
            </w:pPr>
          </w:p>
        </w:tc>
        <w:tc>
          <w:tcPr>
            <w:tcW w:w="3597" w:type="dxa"/>
          </w:tcPr>
          <w:p w14:paraId="6F224211" w14:textId="07B30072" w:rsidR="00825BDE" w:rsidRDefault="00E53EF1" w:rsidP="002146C9">
            <w:pPr>
              <w:cnfStyle w:val="000000000000" w:firstRow="0" w:lastRow="0" w:firstColumn="0" w:lastColumn="0" w:oddVBand="0" w:evenVBand="0" w:oddHBand="0" w:evenHBand="0" w:firstRowFirstColumn="0" w:firstRowLastColumn="0" w:lastRowFirstColumn="0" w:lastRowLastColumn="0"/>
            </w:pPr>
            <w:r w:rsidRPr="00E53EF1">
              <w:t xml:space="preserve">La </w:t>
            </w:r>
            <w:proofErr w:type="spellStart"/>
            <w:r w:rsidRPr="00E53EF1">
              <w:t>doc</w:t>
            </w:r>
            <w:proofErr w:type="spellEnd"/>
            <w:r w:rsidRPr="00E53EF1">
              <w:t xml:space="preserve"> dice que en vez de entrenar todos los parámetros se entrena un número menor (por </w:t>
            </w:r>
            <w:proofErr w:type="gramStart"/>
            <w:r w:rsidRPr="00E53EF1">
              <w:t>ejemplo</w:t>
            </w:r>
            <w:proofErr w:type="gramEnd"/>
            <w:r w:rsidRPr="00E53EF1">
              <w:t xml:space="preserve"> con </w:t>
            </w:r>
            <w:proofErr w:type="spellStart"/>
            <w:r w:rsidRPr="00E53EF1">
              <w:t>LoRA</w:t>
            </w:r>
            <w:proofErr w:type="spellEnd"/>
            <w:r w:rsidRPr="00E53EF1">
              <w:t>) y solo se guardan esos pesos extra</w:t>
            </w:r>
          </w:p>
        </w:tc>
      </w:tr>
      <w:tr w:rsidR="00E53EF1" w14:paraId="1A3BA6C4" w14:textId="77777777" w:rsidTr="002A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063BA42" w14:textId="7801CA93" w:rsidR="00E53EF1" w:rsidRDefault="00E53EF1" w:rsidP="002146C9">
            <w:proofErr w:type="spellStart"/>
            <w:r w:rsidRPr="00E53EF1">
              <w:t>T</w:t>
            </w:r>
            <w:r w:rsidRPr="00E53EF1">
              <w:t>rl</w:t>
            </w:r>
            <w:proofErr w:type="spellEnd"/>
          </w:p>
        </w:tc>
        <w:tc>
          <w:tcPr>
            <w:tcW w:w="3597" w:type="dxa"/>
          </w:tcPr>
          <w:p w14:paraId="4CED4241" w14:textId="47FCE854" w:rsidR="00E53EF1" w:rsidRPr="00E53EF1" w:rsidRDefault="00E53EF1" w:rsidP="009716CA">
            <w:pPr>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eastAsia="es-CL"/>
                <w14:ligatures w14:val="none"/>
              </w:rPr>
            </w:pPr>
            <w:proofErr w:type="spellStart"/>
            <w:r w:rsidRPr="00E53EF1">
              <w:rPr>
                <w:rFonts w:eastAsia="Times New Roman" w:cs="Arial"/>
                <w:i/>
                <w:iCs/>
                <w:kern w:val="0"/>
                <w:szCs w:val="22"/>
                <w:lang w:eastAsia="es-CL"/>
                <w14:ligatures w14:val="none"/>
              </w:rPr>
              <w:t>Transformer</w:t>
            </w:r>
            <w:proofErr w:type="spellEnd"/>
            <w:r w:rsidRPr="00E53EF1">
              <w:rPr>
                <w:rFonts w:eastAsia="Times New Roman" w:cs="Arial"/>
                <w:i/>
                <w:iCs/>
                <w:kern w:val="0"/>
                <w:szCs w:val="22"/>
                <w:lang w:eastAsia="es-CL"/>
                <w14:ligatures w14:val="none"/>
              </w:rPr>
              <w:t xml:space="preserve"> </w:t>
            </w:r>
            <w:proofErr w:type="spellStart"/>
            <w:r w:rsidRPr="00E53EF1">
              <w:rPr>
                <w:rFonts w:eastAsia="Times New Roman" w:cs="Arial"/>
                <w:i/>
                <w:iCs/>
                <w:kern w:val="0"/>
                <w:szCs w:val="22"/>
                <w:lang w:eastAsia="es-CL"/>
                <w14:ligatures w14:val="none"/>
              </w:rPr>
              <w:t>Reinforcement</w:t>
            </w:r>
            <w:proofErr w:type="spellEnd"/>
            <w:r w:rsidRPr="00E53EF1">
              <w:rPr>
                <w:rFonts w:eastAsia="Times New Roman" w:cs="Arial"/>
                <w:i/>
                <w:iCs/>
                <w:kern w:val="0"/>
                <w:szCs w:val="22"/>
                <w:lang w:eastAsia="es-CL"/>
                <w14:ligatures w14:val="none"/>
              </w:rPr>
              <w:t xml:space="preserve"> </w:t>
            </w:r>
            <w:proofErr w:type="spellStart"/>
            <w:r w:rsidRPr="00E53EF1">
              <w:rPr>
                <w:rFonts w:eastAsia="Times New Roman" w:cs="Arial"/>
                <w:i/>
                <w:iCs/>
                <w:kern w:val="0"/>
                <w:szCs w:val="22"/>
                <w:lang w:eastAsia="es-CL"/>
                <w14:ligatures w14:val="none"/>
              </w:rPr>
              <w:t>Learning</w:t>
            </w:r>
            <w:proofErr w:type="spellEnd"/>
            <w:r w:rsidRPr="00E53EF1">
              <w:rPr>
                <w:rFonts w:eastAsia="Times New Roman" w:cs="Arial"/>
                <w:kern w:val="0"/>
                <w:szCs w:val="22"/>
                <w:lang w:eastAsia="es-CL"/>
                <w14:ligatures w14:val="none"/>
              </w:rPr>
              <w:t xml:space="preserve">: también trata sobre </w:t>
            </w:r>
            <w:r w:rsidRPr="00E53EF1">
              <w:rPr>
                <w:rFonts w:eastAsia="Times New Roman" w:cs="Arial"/>
                <w:b/>
                <w:bCs/>
                <w:kern w:val="0"/>
                <w:szCs w:val="22"/>
                <w:lang w:eastAsia="es-CL"/>
                <w14:ligatures w14:val="none"/>
              </w:rPr>
              <w:t>entrenar</w:t>
            </w:r>
            <w:r w:rsidRPr="00E53EF1">
              <w:rPr>
                <w:rFonts w:eastAsia="Times New Roman" w:cs="Arial"/>
                <w:kern w:val="0"/>
                <w:szCs w:val="22"/>
                <w:lang w:eastAsia="es-CL"/>
                <w14:ligatures w14:val="none"/>
              </w:rPr>
              <w:t xml:space="preserve"> </w:t>
            </w:r>
            <w:r w:rsidRPr="00E53EF1">
              <w:rPr>
                <w:rFonts w:eastAsia="Times New Roman" w:cs="Arial"/>
                <w:kern w:val="0"/>
                <w:szCs w:val="22"/>
                <w:lang w:eastAsia="es-CL"/>
                <w14:ligatures w14:val="none"/>
              </w:rPr>
              <w:t>Transformers</w:t>
            </w:r>
          </w:p>
        </w:tc>
        <w:tc>
          <w:tcPr>
            <w:tcW w:w="3597" w:type="dxa"/>
          </w:tcPr>
          <w:p w14:paraId="45138E01" w14:textId="102C8FFC" w:rsidR="00E53EF1" w:rsidRPr="00E53EF1" w:rsidRDefault="00E53EF1" w:rsidP="002146C9">
            <w:pPr>
              <w:cnfStyle w:val="000000100000" w:firstRow="0" w:lastRow="0" w:firstColumn="0" w:lastColumn="0" w:oddVBand="0" w:evenVBand="0" w:oddHBand="1" w:evenHBand="0" w:firstRowFirstColumn="0" w:firstRowLastColumn="0" w:lastRowFirstColumn="0" w:lastRowLastColumn="0"/>
            </w:pPr>
            <w:r w:rsidRPr="00E53EF1">
              <w:t xml:space="preserve">La </w:t>
            </w:r>
            <w:proofErr w:type="spellStart"/>
            <w:r w:rsidRPr="00E53EF1">
              <w:t>doc</w:t>
            </w:r>
            <w:proofErr w:type="spellEnd"/>
            <w:r w:rsidRPr="00E53EF1">
              <w:t xml:space="preserve"> lo describe como librería para entrenar modelos con </w:t>
            </w:r>
            <w:r w:rsidRPr="00E53EF1">
              <w:lastRenderedPageBreak/>
              <w:t xml:space="preserve">métodos como SFT, GRPO y DPO, integrada con </w:t>
            </w:r>
            <w:proofErr w:type="spellStart"/>
            <w:r w:rsidRPr="00E53EF1">
              <w:rPr>
                <w:b/>
                <w:bCs/>
              </w:rPr>
              <w:t>transformers</w:t>
            </w:r>
            <w:proofErr w:type="spellEnd"/>
          </w:p>
        </w:tc>
      </w:tr>
      <w:tr w:rsidR="00E53EF1" w14:paraId="702793F6" w14:textId="77777777" w:rsidTr="002A15CE">
        <w:tc>
          <w:tcPr>
            <w:cnfStyle w:val="001000000000" w:firstRow="0" w:lastRow="0" w:firstColumn="1" w:lastColumn="0" w:oddVBand="0" w:evenVBand="0" w:oddHBand="0" w:evenHBand="0" w:firstRowFirstColumn="0" w:firstRowLastColumn="0" w:lastRowFirstColumn="0" w:lastRowLastColumn="0"/>
            <w:tcW w:w="3596" w:type="dxa"/>
          </w:tcPr>
          <w:p w14:paraId="49677F63" w14:textId="0E93A22C" w:rsidR="00E53EF1" w:rsidRPr="00E53EF1" w:rsidRDefault="00E53EF1" w:rsidP="002146C9">
            <w:proofErr w:type="spellStart"/>
            <w:r w:rsidRPr="00E53EF1">
              <w:lastRenderedPageBreak/>
              <w:t>A</w:t>
            </w:r>
            <w:r w:rsidRPr="00E53EF1">
              <w:t>ccelerate</w:t>
            </w:r>
            <w:proofErr w:type="spellEnd"/>
          </w:p>
        </w:tc>
        <w:tc>
          <w:tcPr>
            <w:tcW w:w="3597" w:type="dxa"/>
          </w:tcPr>
          <w:p w14:paraId="228EDCD9" w14:textId="51883493" w:rsidR="00E53EF1" w:rsidRPr="00E53EF1" w:rsidRDefault="00E53EF1" w:rsidP="009716CA">
            <w:pPr>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eastAsia="es-CL"/>
                <w14:ligatures w14:val="none"/>
              </w:rPr>
            </w:pPr>
            <w:r w:rsidRPr="00E53EF1">
              <w:rPr>
                <w:rFonts w:eastAsia="Times New Roman" w:cs="Arial"/>
                <w:kern w:val="0"/>
                <w:szCs w:val="22"/>
                <w:lang w:eastAsia="es-CL"/>
                <w14:ligatures w14:val="none"/>
              </w:rPr>
              <w:t xml:space="preserve">Permite </w:t>
            </w:r>
            <w:r w:rsidRPr="00E53EF1">
              <w:rPr>
                <w:rFonts w:eastAsia="Times New Roman" w:cs="Arial"/>
                <w:b/>
                <w:bCs/>
                <w:kern w:val="0"/>
                <w:szCs w:val="22"/>
                <w:lang w:eastAsia="es-CL"/>
                <w14:ligatures w14:val="none"/>
              </w:rPr>
              <w:t>distribuir modelos en varias GPUs</w:t>
            </w:r>
          </w:p>
        </w:tc>
        <w:tc>
          <w:tcPr>
            <w:tcW w:w="3597" w:type="dxa"/>
          </w:tcPr>
          <w:p w14:paraId="5DBB292D" w14:textId="1AE1AE03" w:rsidR="00E53EF1" w:rsidRPr="00E53EF1" w:rsidRDefault="00822F18" w:rsidP="002146C9">
            <w:pPr>
              <w:cnfStyle w:val="000000000000" w:firstRow="0" w:lastRow="0" w:firstColumn="0" w:lastColumn="0" w:oddVBand="0" w:evenVBand="0" w:oddHBand="0" w:evenHBand="0" w:firstRowFirstColumn="0" w:firstRowLastColumn="0" w:lastRowFirstColumn="0" w:lastRowLastColumn="0"/>
            </w:pPr>
            <w:r w:rsidRPr="00822F18">
              <w:t xml:space="preserve">La </w:t>
            </w:r>
            <w:proofErr w:type="spellStart"/>
            <w:r w:rsidRPr="00822F18">
              <w:t>doc</w:t>
            </w:r>
            <w:proofErr w:type="spellEnd"/>
            <w:r w:rsidRPr="00822F18">
              <w:t xml:space="preserve"> de TRL dice que se apoya en </w:t>
            </w:r>
            <w:proofErr w:type="spellStart"/>
            <w:r w:rsidRPr="00822F18">
              <w:t>Accelerate</w:t>
            </w:r>
            <w:proofErr w:type="spellEnd"/>
            <w:r w:rsidRPr="00822F18">
              <w:t xml:space="preserve"> para escalar de una GPU a </w:t>
            </w:r>
            <w:proofErr w:type="spellStart"/>
            <w:proofErr w:type="gramStart"/>
            <w:r w:rsidRPr="00822F18">
              <w:t>clusters</w:t>
            </w:r>
            <w:proofErr w:type="spellEnd"/>
            <w:proofErr w:type="gramEnd"/>
            <w:r w:rsidRPr="00822F18">
              <w:t xml:space="preserve"> de varios nodos (no revisé la </w:t>
            </w:r>
            <w:proofErr w:type="spellStart"/>
            <w:r w:rsidRPr="00822F18">
              <w:t>doc</w:t>
            </w:r>
            <w:proofErr w:type="spellEnd"/>
            <w:r w:rsidRPr="00822F18">
              <w:t xml:space="preserve"> propia de </w:t>
            </w:r>
            <w:proofErr w:type="spellStart"/>
            <w:r w:rsidRPr="00822F18">
              <w:t>Accelerate</w:t>
            </w:r>
            <w:proofErr w:type="spellEnd"/>
            <w:r w:rsidRPr="00822F18">
              <w:t>)</w:t>
            </w:r>
          </w:p>
        </w:tc>
      </w:tr>
    </w:tbl>
    <w:p w14:paraId="72B23087" w14:textId="77777777" w:rsidR="002A15CE" w:rsidRDefault="002A15CE" w:rsidP="002146C9"/>
    <w:p w14:paraId="66C84ADD" w14:textId="77777777" w:rsidR="002541A9" w:rsidRPr="002541A9" w:rsidRDefault="002541A9" w:rsidP="002541A9">
      <w:r w:rsidRPr="002541A9">
        <w:rPr>
          <w:b/>
          <w:bCs/>
        </w:rPr>
        <w:t>Analogía de las 6 librerías (mía), como un taller mecánico:</w:t>
      </w:r>
    </w:p>
    <w:p w14:paraId="153159C4" w14:textId="6DA17F50" w:rsidR="002541A9" w:rsidRDefault="002541A9" w:rsidP="002146C9">
      <w:r w:rsidRPr="002541A9">
        <w:drawing>
          <wp:inline distT="0" distB="0" distL="0" distR="0" wp14:anchorId="7109FEF4" wp14:editId="203B85D7">
            <wp:extent cx="3450167" cy="1455172"/>
            <wp:effectExtent l="38100" t="38100" r="36195" b="31115"/>
            <wp:docPr id="2054229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29440" name=""/>
                    <pic:cNvPicPr/>
                  </pic:nvPicPr>
                  <pic:blipFill>
                    <a:blip r:embed="rId1009"/>
                    <a:stretch>
                      <a:fillRect/>
                    </a:stretch>
                  </pic:blipFill>
                  <pic:spPr>
                    <a:xfrm>
                      <a:off x="0" y="0"/>
                      <a:ext cx="3461883" cy="1460113"/>
                    </a:xfrm>
                    <a:prstGeom prst="rect">
                      <a:avLst/>
                    </a:prstGeom>
                    <a:ln w="28575">
                      <a:solidFill>
                        <a:schemeClr val="tx1"/>
                      </a:solidFill>
                    </a:ln>
                  </pic:spPr>
                </pic:pic>
              </a:graphicData>
            </a:graphic>
          </wp:inline>
        </w:drawing>
      </w:r>
    </w:p>
    <w:p w14:paraId="2C218BD2" w14:textId="5DC8EB67" w:rsidR="002541A9" w:rsidRPr="00F73FF3" w:rsidRDefault="002541A9" w:rsidP="002541A9">
      <w:pPr>
        <w:pStyle w:val="Ttulo3"/>
        <w:rPr>
          <w:b/>
          <w:bCs/>
          <w:sz w:val="24"/>
          <w:szCs w:val="24"/>
        </w:rPr>
      </w:pPr>
      <w:r w:rsidRPr="00B763CA">
        <w:rPr>
          <w:b/>
          <w:bCs/>
          <w:sz w:val="24"/>
          <w:szCs w:val="24"/>
          <w:highlight w:val="yellow"/>
        </w:rPr>
        <w:t>3.2.</w:t>
      </w:r>
      <w:r w:rsidR="00B763CA" w:rsidRPr="00B763CA">
        <w:rPr>
          <w:b/>
          <w:bCs/>
          <w:sz w:val="24"/>
          <w:szCs w:val="24"/>
          <w:highlight w:val="yellow"/>
        </w:rPr>
        <w:t xml:space="preserve">4 </w:t>
      </w:r>
      <w:r w:rsidR="007E7D89" w:rsidRPr="007E7D89">
        <w:rPr>
          <w:b/>
          <w:bCs/>
          <w:sz w:val="24"/>
          <w:szCs w:val="24"/>
          <w:highlight w:val="yellow"/>
        </w:rPr>
        <w:t xml:space="preserve">Ejemplo práctico (ejemplo mío): ¿cuánto ahorra PEFT con </w:t>
      </w:r>
      <w:proofErr w:type="spellStart"/>
      <w:r w:rsidR="007E7D89" w:rsidRPr="007E7D89">
        <w:rPr>
          <w:b/>
          <w:bCs/>
          <w:sz w:val="24"/>
          <w:szCs w:val="24"/>
          <w:highlight w:val="yellow"/>
        </w:rPr>
        <w:t>LoRA</w:t>
      </w:r>
      <w:proofErr w:type="spellEnd"/>
      <w:r w:rsidR="007E7D89" w:rsidRPr="007E7D89">
        <w:rPr>
          <w:b/>
          <w:bCs/>
          <w:sz w:val="24"/>
          <w:szCs w:val="24"/>
          <w:highlight w:val="yellow"/>
        </w:rPr>
        <w:t>?</w:t>
      </w:r>
    </w:p>
    <w:p w14:paraId="341BDE07" w14:textId="2DD35453" w:rsidR="002541A9" w:rsidRDefault="007E7D89" w:rsidP="002146C9">
      <w:r>
        <w:rPr>
          <w:b/>
          <w:bCs/>
        </w:rPr>
        <w:t xml:space="preserve">Que se explica aquí: </w:t>
      </w:r>
      <w:r>
        <w:t xml:space="preserve">el profe dice que </w:t>
      </w:r>
      <w:proofErr w:type="spellStart"/>
      <w:r>
        <w:rPr>
          <w:b/>
          <w:bCs/>
        </w:rPr>
        <w:t>peft</w:t>
      </w:r>
      <w:proofErr w:type="spellEnd"/>
      <w:r>
        <w:rPr>
          <w:b/>
          <w:bCs/>
        </w:rPr>
        <w:t xml:space="preserve"> </w:t>
      </w:r>
      <w:r>
        <w:t xml:space="preserve">permite entrenar un modelo </w:t>
      </w:r>
      <w:r>
        <w:rPr>
          <w:b/>
          <w:bCs/>
        </w:rPr>
        <w:t xml:space="preserve">sin retocar todos sus pesos </w:t>
      </w:r>
      <w:r>
        <w:t xml:space="preserve">y que usa la técnica </w:t>
      </w:r>
      <w:proofErr w:type="spellStart"/>
      <w:r>
        <w:rPr>
          <w:b/>
          <w:bCs/>
        </w:rPr>
        <w:t>LoRA</w:t>
      </w:r>
      <w:proofErr w:type="spellEnd"/>
      <w:r>
        <w:rPr>
          <w:b/>
          <w:bCs/>
        </w:rPr>
        <w:t xml:space="preserve">. </w:t>
      </w:r>
      <w:r>
        <w:t xml:space="preserve">Este ejemplo le pone números reales a esa idea: cuantos pesos hay que entrenar con y sin </w:t>
      </w:r>
      <w:proofErr w:type="spellStart"/>
      <w:r>
        <w:t>LoRA</w:t>
      </w:r>
      <w:proofErr w:type="spellEnd"/>
      <w:r>
        <w:t>.</w:t>
      </w:r>
    </w:p>
    <w:p w14:paraId="55C7A602" w14:textId="77777777" w:rsidR="00C00F49" w:rsidRPr="00C00F49" w:rsidRDefault="00C00F49" w:rsidP="00C00F49">
      <w:r w:rsidRPr="00C00F49">
        <w:rPr>
          <w:b/>
          <w:bCs/>
        </w:rPr>
        <w:t>Analogía (mía):</w:t>
      </w:r>
      <w:r w:rsidRPr="00C00F49">
        <w:t xml:space="preserve"> adaptar un libro gigante a un tema nuevo. El fine-</w:t>
      </w:r>
      <w:proofErr w:type="spellStart"/>
      <w:r w:rsidRPr="00C00F49">
        <w:t>tuning</w:t>
      </w:r>
      <w:proofErr w:type="spellEnd"/>
      <w:r w:rsidRPr="00C00F49">
        <w:t xml:space="preserve"> completo es </w:t>
      </w:r>
      <w:r w:rsidRPr="00C00F49">
        <w:rPr>
          <w:b/>
          <w:bCs/>
        </w:rPr>
        <w:t>reescribir todas las páginas</w:t>
      </w:r>
      <w:r w:rsidRPr="00C00F49">
        <w:t xml:space="preserve">. Con </w:t>
      </w:r>
      <w:proofErr w:type="spellStart"/>
      <w:r w:rsidRPr="00C00F49">
        <w:t>LoRA</w:t>
      </w:r>
      <w:proofErr w:type="spellEnd"/>
      <w:r w:rsidRPr="00C00F49">
        <w:t xml:space="preserve"> dejas el libro original intacto y solo </w:t>
      </w:r>
      <w:r w:rsidRPr="00C00F49">
        <w:rPr>
          <w:b/>
          <w:bCs/>
        </w:rPr>
        <w:t>pegas notas adhesivas</w:t>
      </w:r>
      <w:r w:rsidRPr="00C00F49">
        <w:t xml:space="preserve"> (los "adaptadores") con los cambios.</w:t>
      </w:r>
    </w:p>
    <w:p w14:paraId="399E33E3" w14:textId="77777777" w:rsidR="00C00F49" w:rsidRPr="00C00F49" w:rsidRDefault="00C00F49" w:rsidP="00C00F49">
      <w:r w:rsidRPr="00C00F49">
        <w:rPr>
          <w:b/>
          <w:bCs/>
        </w:rPr>
        <w:t xml:space="preserve">Dato real (curso oficial de </w:t>
      </w:r>
      <w:proofErr w:type="spellStart"/>
      <w:r w:rsidRPr="00C00F49">
        <w:rPr>
          <w:b/>
          <w:bCs/>
        </w:rPr>
        <w:t>Hugging</w:t>
      </w:r>
      <w:proofErr w:type="spellEnd"/>
      <w:r w:rsidRPr="00C00F49">
        <w:rPr>
          <w:b/>
          <w:bCs/>
        </w:rPr>
        <w:t xml:space="preserve"> </w:t>
      </w:r>
      <w:proofErr w:type="spellStart"/>
      <w:r w:rsidRPr="00C00F49">
        <w:rPr>
          <w:b/>
          <w:bCs/>
        </w:rPr>
        <w:t>Face</w:t>
      </w:r>
      <w:proofErr w:type="spellEnd"/>
      <w:r w:rsidRPr="00C00F49">
        <w:rPr>
          <w:b/>
          <w:bCs/>
        </w:rPr>
        <w:t xml:space="preserve">, sección de </w:t>
      </w:r>
      <w:proofErr w:type="spellStart"/>
      <w:r w:rsidRPr="00C00F49">
        <w:rPr>
          <w:b/>
          <w:bCs/>
        </w:rPr>
        <w:t>LoRA</w:t>
      </w:r>
      <w:proofErr w:type="spellEnd"/>
      <w:r w:rsidRPr="00C00F49">
        <w:rPr>
          <w:b/>
          <w:bCs/>
        </w:rPr>
        <w:t>):</w:t>
      </w:r>
      <w:r w:rsidRPr="00C00F49">
        <w:t xml:space="preserve"> aplicado a GPT-3 175B, </w:t>
      </w:r>
      <w:proofErr w:type="spellStart"/>
      <w:r w:rsidRPr="00C00F49">
        <w:t>LoRA</w:t>
      </w:r>
      <w:proofErr w:type="spellEnd"/>
      <w:r w:rsidRPr="00C00F49">
        <w:t xml:space="preserve"> redujo </w:t>
      </w:r>
      <w:r w:rsidRPr="00C00F49">
        <w:rPr>
          <w:b/>
          <w:bCs/>
        </w:rPr>
        <w:t>10.000 veces</w:t>
      </w:r>
      <w:r w:rsidRPr="00C00F49">
        <w:t xml:space="preserve"> los parámetros </w:t>
      </w:r>
      <w:proofErr w:type="spellStart"/>
      <w:r w:rsidRPr="00C00F49">
        <w:t>entrenables</w:t>
      </w:r>
      <w:proofErr w:type="spellEnd"/>
      <w:r w:rsidRPr="00C00F49">
        <w:t xml:space="preserve"> y </w:t>
      </w:r>
      <w:r w:rsidRPr="00C00F49">
        <w:rPr>
          <w:b/>
          <w:bCs/>
        </w:rPr>
        <w:t>3 veces</w:t>
      </w:r>
      <w:r w:rsidRPr="00C00F49">
        <w:t xml:space="preserve"> la memoria de GPU, comparado con el fine-</w:t>
      </w:r>
      <w:proofErr w:type="spellStart"/>
      <w:r w:rsidRPr="00C00F49">
        <w:t>tuning</w:t>
      </w:r>
      <w:proofErr w:type="spellEnd"/>
      <w:r w:rsidRPr="00C00F49">
        <w:t xml:space="preserve"> completo.</w:t>
      </w:r>
    </w:p>
    <w:p w14:paraId="5BBFADC5" w14:textId="79072824" w:rsidR="007E7D89" w:rsidRDefault="00650EFF" w:rsidP="002146C9">
      <w:r w:rsidRPr="00650EFF">
        <w:drawing>
          <wp:inline distT="0" distB="0" distL="0" distR="0" wp14:anchorId="229BE62A" wp14:editId="4C846B90">
            <wp:extent cx="4851400" cy="1347927"/>
            <wp:effectExtent l="38100" t="38100" r="44450" b="43180"/>
            <wp:docPr id="346571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71047" name=""/>
                    <pic:cNvPicPr/>
                  </pic:nvPicPr>
                  <pic:blipFill>
                    <a:blip r:embed="rId1010"/>
                    <a:stretch>
                      <a:fillRect/>
                    </a:stretch>
                  </pic:blipFill>
                  <pic:spPr>
                    <a:xfrm>
                      <a:off x="0" y="0"/>
                      <a:ext cx="4858630" cy="1349936"/>
                    </a:xfrm>
                    <a:prstGeom prst="rect">
                      <a:avLst/>
                    </a:prstGeom>
                    <a:ln w="28575">
                      <a:solidFill>
                        <a:schemeClr val="tx1"/>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570BB8" w14:paraId="1AE304FD" w14:textId="77777777" w:rsidTr="00570BB8">
        <w:tc>
          <w:tcPr>
            <w:tcW w:w="10790" w:type="dxa"/>
          </w:tcPr>
          <w:p w14:paraId="4AE7FAA6" w14:textId="2D640835" w:rsidR="00570BB8" w:rsidRDefault="00570BB8" w:rsidP="002146C9">
            <w:r w:rsidRPr="00570BB8">
              <w:drawing>
                <wp:inline distT="0" distB="0" distL="0" distR="0" wp14:anchorId="719BAED2" wp14:editId="16BBD21F">
                  <wp:extent cx="5875529" cy="685859"/>
                  <wp:effectExtent l="38100" t="38100" r="30480" b="38100"/>
                  <wp:docPr id="1876936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36289" name=""/>
                          <pic:cNvPicPr/>
                        </pic:nvPicPr>
                        <pic:blipFill>
                          <a:blip r:embed="rId1011"/>
                          <a:stretch>
                            <a:fillRect/>
                          </a:stretch>
                        </pic:blipFill>
                        <pic:spPr>
                          <a:xfrm>
                            <a:off x="0" y="0"/>
                            <a:ext cx="5875529" cy="685859"/>
                          </a:xfrm>
                          <a:prstGeom prst="rect">
                            <a:avLst/>
                          </a:prstGeom>
                          <a:ln w="28575">
                            <a:solidFill>
                              <a:schemeClr val="tx1"/>
                            </a:solidFill>
                          </a:ln>
                        </pic:spPr>
                      </pic:pic>
                    </a:graphicData>
                  </a:graphic>
                </wp:inline>
              </w:drawing>
            </w:r>
          </w:p>
          <w:p w14:paraId="6D8D914B" w14:textId="77777777" w:rsidR="00A50A72" w:rsidRPr="00A50A72" w:rsidRDefault="00A50A72" w:rsidP="00A50A72">
            <w:r w:rsidRPr="00A50A72">
              <w:t xml:space="preserve">Casi. </w:t>
            </w:r>
            <w:r w:rsidRPr="00A50A72">
              <w:rPr>
                <w:b/>
                <w:bCs/>
              </w:rPr>
              <w:t>Fine-</w:t>
            </w:r>
            <w:proofErr w:type="spellStart"/>
            <w:r w:rsidRPr="00A50A72">
              <w:rPr>
                <w:b/>
                <w:bCs/>
              </w:rPr>
              <w:t>tuning</w:t>
            </w:r>
            <w:proofErr w:type="spellEnd"/>
            <w:r w:rsidRPr="00A50A72">
              <w:t xml:space="preserve"> es tomar un modelo ya entrenado y seguir entrenándolo con tus datos para una tarea específica.</w:t>
            </w:r>
          </w:p>
          <w:p w14:paraId="6B0BE114" w14:textId="77777777" w:rsidR="00A50A72" w:rsidRPr="00A50A72" w:rsidRDefault="00A50A72" w:rsidP="00A50A72">
            <w:pPr>
              <w:numPr>
                <w:ilvl w:val="0"/>
                <w:numId w:val="74"/>
              </w:numPr>
            </w:pPr>
            <w:r w:rsidRPr="00A50A72">
              <w:rPr>
                <w:b/>
                <w:bCs/>
              </w:rPr>
              <w:t>Fine-</w:t>
            </w:r>
            <w:proofErr w:type="spellStart"/>
            <w:r w:rsidRPr="00A50A72">
              <w:rPr>
                <w:b/>
                <w:bCs/>
              </w:rPr>
              <w:t>tuning</w:t>
            </w:r>
            <w:proofErr w:type="spellEnd"/>
            <w:r w:rsidRPr="00A50A72">
              <w:rPr>
                <w:b/>
                <w:bCs/>
              </w:rPr>
              <w:t xml:space="preserve"> completo:</w:t>
            </w:r>
            <w:r w:rsidRPr="00A50A72">
              <w:t xml:space="preserve"> sí, se reentrenan todos los pesos de fábrica.</w:t>
            </w:r>
          </w:p>
          <w:p w14:paraId="41C6BFC4" w14:textId="77777777" w:rsidR="00A50A72" w:rsidRPr="00A50A72" w:rsidRDefault="00A50A72" w:rsidP="00A50A72">
            <w:pPr>
              <w:numPr>
                <w:ilvl w:val="0"/>
                <w:numId w:val="74"/>
              </w:numPr>
            </w:pPr>
            <w:r w:rsidRPr="00A50A72">
              <w:rPr>
                <w:b/>
                <w:bCs/>
              </w:rPr>
              <w:t>PEFT/</w:t>
            </w:r>
            <w:proofErr w:type="spellStart"/>
            <w:r w:rsidRPr="00A50A72">
              <w:rPr>
                <w:b/>
                <w:bCs/>
              </w:rPr>
              <w:t>LoRA</w:t>
            </w:r>
            <w:proofErr w:type="spellEnd"/>
            <w:r w:rsidRPr="00A50A72">
              <w:rPr>
                <w:b/>
                <w:bCs/>
              </w:rPr>
              <w:t>:</w:t>
            </w:r>
            <w:r w:rsidRPr="00A50A72">
              <w:t xml:space="preserve"> también es fine-</w:t>
            </w:r>
            <w:proofErr w:type="spellStart"/>
            <w:r w:rsidRPr="00A50A72">
              <w:t>tuning</w:t>
            </w:r>
            <w:proofErr w:type="spellEnd"/>
            <w:r w:rsidRPr="00A50A72">
              <w:t>, pero se dejan los pesos originales congelados y solo se entrena una parte pequeña (los adaptadores).</w:t>
            </w:r>
          </w:p>
          <w:p w14:paraId="404E6770" w14:textId="0A48F161" w:rsidR="00570BB8" w:rsidRDefault="00A50A72" w:rsidP="00A50A72">
            <w:r w:rsidRPr="00A50A72">
              <w:t xml:space="preserve">La </w:t>
            </w:r>
            <w:proofErr w:type="spellStart"/>
            <w:r w:rsidRPr="00A50A72">
              <w:t>doc</w:t>
            </w:r>
            <w:proofErr w:type="spellEnd"/>
            <w:r w:rsidRPr="00A50A72">
              <w:t xml:space="preserve"> oficial que revisé distingue justo eso: “fine-</w:t>
            </w:r>
            <w:proofErr w:type="spellStart"/>
            <w:r w:rsidRPr="00A50A72">
              <w:t>tuning</w:t>
            </w:r>
            <w:proofErr w:type="spellEnd"/>
            <w:r w:rsidRPr="00A50A72">
              <w:t xml:space="preserve"> completo” frente a </w:t>
            </w:r>
            <w:proofErr w:type="spellStart"/>
            <w:r w:rsidRPr="00A50A72">
              <w:t>LoRA</w:t>
            </w:r>
            <w:proofErr w:type="spellEnd"/>
            <w:r w:rsidRPr="00A50A72">
              <w:t>. El profe lo verá a fondo en la semana 7. No cambié ningún documento.</w:t>
            </w:r>
          </w:p>
        </w:tc>
      </w:tr>
    </w:tbl>
    <w:p w14:paraId="53E68956" w14:textId="77777777" w:rsidR="00570BB8" w:rsidRDefault="00570BB8" w:rsidP="002146C9"/>
    <w:p w14:paraId="05BC4C08" w14:textId="4144174C" w:rsidR="00A50A72" w:rsidRDefault="00A50A72" w:rsidP="00A50A72">
      <w:pPr>
        <w:pStyle w:val="Ttulo3"/>
        <w:rPr>
          <w:b/>
          <w:bCs/>
          <w:sz w:val="24"/>
          <w:szCs w:val="24"/>
        </w:rPr>
      </w:pPr>
      <w:r w:rsidRPr="00356C06">
        <w:rPr>
          <w:b/>
          <w:bCs/>
          <w:sz w:val="24"/>
          <w:szCs w:val="24"/>
          <w:highlight w:val="yellow"/>
        </w:rPr>
        <w:lastRenderedPageBreak/>
        <w:t>3.2.</w:t>
      </w:r>
      <w:r w:rsidRPr="00356C06">
        <w:rPr>
          <w:b/>
          <w:bCs/>
          <w:sz w:val="24"/>
          <w:szCs w:val="24"/>
          <w:highlight w:val="yellow"/>
        </w:rPr>
        <w:t>5 Resumen en una frase</w:t>
      </w:r>
    </w:p>
    <w:p w14:paraId="36D8D78E" w14:textId="4EE472C1" w:rsidR="00A50A72" w:rsidRPr="00A50A72" w:rsidRDefault="00356C06" w:rsidP="00A50A72">
      <w:proofErr w:type="spellStart"/>
      <w:r w:rsidRPr="00356C06">
        <w:t>Hugging</w:t>
      </w:r>
      <w:proofErr w:type="spellEnd"/>
      <w:r w:rsidRPr="00356C06">
        <w:t xml:space="preserve"> </w:t>
      </w:r>
      <w:proofErr w:type="spellStart"/>
      <w:r w:rsidRPr="00356C06">
        <w:t>Face</w:t>
      </w:r>
      <w:proofErr w:type="spellEnd"/>
      <w:r w:rsidRPr="00356C06">
        <w:t xml:space="preserve"> tiene dos partes: la </w:t>
      </w:r>
      <w:r w:rsidRPr="00356C06">
        <w:rPr>
          <w:b/>
          <w:bCs/>
        </w:rPr>
        <w:t>plataforma</w:t>
      </w:r>
      <w:r w:rsidRPr="00356C06">
        <w:t xml:space="preserve"> (repos de modelos, </w:t>
      </w:r>
      <w:proofErr w:type="spellStart"/>
      <w:r w:rsidRPr="00356C06">
        <w:t>datasets</w:t>
      </w:r>
      <w:proofErr w:type="spellEnd"/>
      <w:r w:rsidRPr="00356C06">
        <w:t xml:space="preserve"> y Spaces) y las </w:t>
      </w:r>
      <w:r w:rsidRPr="00356C06">
        <w:rPr>
          <w:b/>
          <w:bCs/>
        </w:rPr>
        <w:t>librerías</w:t>
      </w:r>
      <w:r w:rsidRPr="00356C06">
        <w:t xml:space="preserve"> de Python (</w:t>
      </w:r>
      <w:proofErr w:type="spellStart"/>
      <w:proofErr w:type="gramStart"/>
      <w:r w:rsidRPr="00356C06">
        <w:rPr>
          <w:b/>
          <w:bCs/>
        </w:rPr>
        <w:t>hub</w:t>
      </w:r>
      <w:proofErr w:type="spellEnd"/>
      <w:proofErr w:type="gramEnd"/>
      <w:r w:rsidRPr="00356C06">
        <w:rPr>
          <w:b/>
          <w:bCs/>
        </w:rPr>
        <w:t xml:space="preserve">, </w:t>
      </w:r>
      <w:proofErr w:type="spellStart"/>
      <w:r w:rsidRPr="00356C06">
        <w:rPr>
          <w:b/>
          <w:bCs/>
        </w:rPr>
        <w:t>datasets</w:t>
      </w:r>
      <w:proofErr w:type="spellEnd"/>
      <w:r w:rsidRPr="00356C06">
        <w:rPr>
          <w:b/>
          <w:bCs/>
        </w:rPr>
        <w:t xml:space="preserve">, </w:t>
      </w:r>
      <w:proofErr w:type="spellStart"/>
      <w:r w:rsidRPr="00356C06">
        <w:rPr>
          <w:b/>
          <w:bCs/>
        </w:rPr>
        <w:t>transformers</w:t>
      </w:r>
      <w:proofErr w:type="spellEnd"/>
      <w:r w:rsidRPr="00356C06">
        <w:rPr>
          <w:b/>
          <w:bCs/>
        </w:rPr>
        <w:t xml:space="preserve">, </w:t>
      </w:r>
      <w:proofErr w:type="spellStart"/>
      <w:r w:rsidRPr="00356C06">
        <w:rPr>
          <w:b/>
          <w:bCs/>
        </w:rPr>
        <w:t>peft</w:t>
      </w:r>
      <w:proofErr w:type="spellEnd"/>
      <w:r w:rsidRPr="00356C06">
        <w:rPr>
          <w:b/>
          <w:bCs/>
        </w:rPr>
        <w:t xml:space="preserve">, </w:t>
      </w:r>
      <w:proofErr w:type="spellStart"/>
      <w:r w:rsidRPr="00356C06">
        <w:rPr>
          <w:b/>
          <w:bCs/>
        </w:rPr>
        <w:t>trl</w:t>
      </w:r>
      <w:proofErr w:type="spellEnd"/>
      <w:r w:rsidRPr="00356C06">
        <w:rPr>
          <w:b/>
          <w:bCs/>
        </w:rPr>
        <w:t xml:space="preserve">, </w:t>
      </w:r>
      <w:proofErr w:type="spellStart"/>
      <w:r w:rsidRPr="00356C06">
        <w:rPr>
          <w:b/>
          <w:bCs/>
        </w:rPr>
        <w:t>accelerate</w:t>
      </w:r>
      <w:proofErr w:type="spellEnd"/>
      <w:r w:rsidRPr="00356C06">
        <w:t xml:space="preserve">) para descargar, ejecutar y entrenar modelos tú mismo. A diferencia de </w:t>
      </w:r>
      <w:proofErr w:type="spellStart"/>
      <w:r w:rsidRPr="00356C06">
        <w:t>Ollama</w:t>
      </w:r>
      <w:proofErr w:type="spellEnd"/>
      <w:r w:rsidRPr="00356C06">
        <w:t>, con las librerías tienes el código real y puedes modificarlo.</w:t>
      </w:r>
    </w:p>
    <w:p w14:paraId="3C077911" w14:textId="77777777" w:rsidR="00A50A72" w:rsidRPr="007E7D89" w:rsidRDefault="00A50A72" w:rsidP="002146C9"/>
    <w:sectPr w:rsidR="00A50A72" w:rsidRPr="007E7D89" w:rsidSect="009C0F5E">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1ADC3" w14:textId="77777777" w:rsidR="006A027B" w:rsidRDefault="006A027B" w:rsidP="002E74B6">
      <w:pPr>
        <w:spacing w:after="0" w:line="240" w:lineRule="auto"/>
      </w:pPr>
      <w:r>
        <w:separator/>
      </w:r>
    </w:p>
  </w:endnote>
  <w:endnote w:type="continuationSeparator" w:id="0">
    <w:p w14:paraId="18097389" w14:textId="77777777" w:rsidR="006A027B" w:rsidRDefault="006A027B" w:rsidP="002E7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7BD9F" w14:textId="77777777" w:rsidR="006A027B" w:rsidRDefault="006A027B" w:rsidP="002E74B6">
      <w:pPr>
        <w:spacing w:after="0" w:line="240" w:lineRule="auto"/>
      </w:pPr>
      <w:r>
        <w:separator/>
      </w:r>
    </w:p>
  </w:footnote>
  <w:footnote w:type="continuationSeparator" w:id="0">
    <w:p w14:paraId="6F2C98FE" w14:textId="77777777" w:rsidR="006A027B" w:rsidRDefault="006A027B" w:rsidP="002E74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602"/>
    <w:multiLevelType w:val="hybridMultilevel"/>
    <w:tmpl w:val="0AE446F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1B23822"/>
    <w:multiLevelType w:val="hybridMultilevel"/>
    <w:tmpl w:val="7114AE7C"/>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03224EB7"/>
    <w:multiLevelType w:val="hybridMultilevel"/>
    <w:tmpl w:val="493E23A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517734C"/>
    <w:multiLevelType w:val="multilevel"/>
    <w:tmpl w:val="04FCBA96"/>
    <w:lvl w:ilvl="0">
      <w:start w:val="1"/>
      <w:numFmt w:val="decimal"/>
      <w:lvlText w:val="%1"/>
      <w:lvlJc w:val="left"/>
      <w:pPr>
        <w:ind w:left="744" w:hanging="744"/>
      </w:pPr>
      <w:rPr>
        <w:rFonts w:hint="default"/>
      </w:rPr>
    </w:lvl>
    <w:lvl w:ilvl="1">
      <w:start w:val="4"/>
      <w:numFmt w:val="decimal"/>
      <w:lvlText w:val="%1.%2"/>
      <w:lvlJc w:val="left"/>
      <w:pPr>
        <w:ind w:left="744" w:hanging="744"/>
      </w:pPr>
      <w:rPr>
        <w:rFonts w:hint="default"/>
      </w:rPr>
    </w:lvl>
    <w:lvl w:ilvl="2">
      <w:start w:val="4"/>
      <w:numFmt w:val="decimal"/>
      <w:lvlText w:val="%1.%2.%3"/>
      <w:lvlJc w:val="left"/>
      <w:pPr>
        <w:ind w:left="744" w:hanging="744"/>
      </w:pPr>
      <w:rPr>
        <w:rFonts w:hint="default"/>
      </w:rPr>
    </w:lvl>
    <w:lvl w:ilvl="3">
      <w:start w:val="5"/>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1D5AAA"/>
    <w:multiLevelType w:val="hybridMultilevel"/>
    <w:tmpl w:val="EB083F2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0A05159B"/>
    <w:multiLevelType w:val="hybridMultilevel"/>
    <w:tmpl w:val="2F3431D4"/>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0CC80EE7"/>
    <w:multiLevelType w:val="multilevel"/>
    <w:tmpl w:val="AA32D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4151E"/>
    <w:multiLevelType w:val="hybridMultilevel"/>
    <w:tmpl w:val="88FA5F2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54C2685"/>
    <w:multiLevelType w:val="hybridMultilevel"/>
    <w:tmpl w:val="0C0C9B22"/>
    <w:lvl w:ilvl="0" w:tplc="B596CFDA">
      <w:start w:val="1"/>
      <w:numFmt w:val="bullet"/>
      <w:lvlText w:val="-"/>
      <w:lvlJc w:val="left"/>
      <w:pPr>
        <w:ind w:left="1080" w:hanging="360"/>
      </w:pPr>
      <w:rPr>
        <w:rFonts w:ascii="Aptos" w:eastAsiaTheme="minorHAnsi" w:hAnsi="Aptos" w:cstheme="minorBid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9" w15:restartNumberingAfterBreak="0">
    <w:nsid w:val="1BBF23EF"/>
    <w:multiLevelType w:val="hybridMultilevel"/>
    <w:tmpl w:val="EA5A304E"/>
    <w:lvl w:ilvl="0" w:tplc="B596CFDA">
      <w:start w:val="1"/>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F1F1EA2"/>
    <w:multiLevelType w:val="hybridMultilevel"/>
    <w:tmpl w:val="AF304AC0"/>
    <w:lvl w:ilvl="0" w:tplc="B596CFDA">
      <w:start w:val="1"/>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FA002BC"/>
    <w:multiLevelType w:val="hybridMultilevel"/>
    <w:tmpl w:val="B64C268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2961353"/>
    <w:multiLevelType w:val="hybridMultilevel"/>
    <w:tmpl w:val="FC387912"/>
    <w:lvl w:ilvl="0" w:tplc="B596CFDA">
      <w:start w:val="1"/>
      <w:numFmt w:val="bullet"/>
      <w:lvlText w:val="-"/>
      <w:lvlJc w:val="left"/>
      <w:pPr>
        <w:ind w:left="1800" w:hanging="360"/>
      </w:pPr>
      <w:rPr>
        <w:rFonts w:ascii="Aptos" w:eastAsiaTheme="minorHAnsi" w:hAnsi="Aptos" w:cstheme="minorBid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252A78BE"/>
    <w:multiLevelType w:val="multilevel"/>
    <w:tmpl w:val="C2D0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3E6243"/>
    <w:multiLevelType w:val="multilevel"/>
    <w:tmpl w:val="ED3E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60C6B"/>
    <w:multiLevelType w:val="hybridMultilevel"/>
    <w:tmpl w:val="479A5056"/>
    <w:lvl w:ilvl="0" w:tplc="340A000F">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6" w15:restartNumberingAfterBreak="0">
    <w:nsid w:val="289F17F9"/>
    <w:multiLevelType w:val="hybridMultilevel"/>
    <w:tmpl w:val="4208863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8C41D81"/>
    <w:multiLevelType w:val="multilevel"/>
    <w:tmpl w:val="E834CA4E"/>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B119D9"/>
    <w:multiLevelType w:val="multilevel"/>
    <w:tmpl w:val="C07E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D1A08"/>
    <w:multiLevelType w:val="hybridMultilevel"/>
    <w:tmpl w:val="A9D24CCC"/>
    <w:lvl w:ilvl="0" w:tplc="B596CFDA">
      <w:start w:val="1"/>
      <w:numFmt w:val="bullet"/>
      <w:lvlText w:val="-"/>
      <w:lvlJc w:val="left"/>
      <w:pPr>
        <w:ind w:left="1080" w:hanging="360"/>
      </w:pPr>
      <w:rPr>
        <w:rFonts w:ascii="Aptos" w:eastAsiaTheme="minorHAnsi" w:hAnsi="Aptos" w:cstheme="minorBid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0" w15:restartNumberingAfterBreak="0">
    <w:nsid w:val="2C201553"/>
    <w:multiLevelType w:val="multilevel"/>
    <w:tmpl w:val="8304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B0FBF"/>
    <w:multiLevelType w:val="multilevel"/>
    <w:tmpl w:val="6EC2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8D4580"/>
    <w:multiLevelType w:val="hybridMultilevel"/>
    <w:tmpl w:val="146CD5DA"/>
    <w:lvl w:ilvl="0" w:tplc="B596CFDA">
      <w:start w:val="1"/>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2FC8376D"/>
    <w:multiLevelType w:val="multilevel"/>
    <w:tmpl w:val="24702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2A6DE3"/>
    <w:multiLevelType w:val="multilevel"/>
    <w:tmpl w:val="282201FC"/>
    <w:lvl w:ilvl="0">
      <w:start w:val="1"/>
      <w:numFmt w:val="bullet"/>
      <w:lvlText w:val="-"/>
      <w:lvlJc w:val="left"/>
      <w:pPr>
        <w:tabs>
          <w:tab w:val="num" w:pos="720"/>
        </w:tabs>
        <w:ind w:left="720" w:hanging="360"/>
      </w:pPr>
      <w:rPr>
        <w:rFonts w:ascii="Aptos" w:eastAsiaTheme="minorHAnsi" w:hAnsi="Aptos" w:cstheme="minorBidi" w:hint="default"/>
        <w:sz w:val="20"/>
      </w:rPr>
    </w:lvl>
    <w:lvl w:ilvl="1">
      <w:start w:val="1"/>
      <w:numFmt w:val="decimal"/>
      <w:lvlText w:val="%2."/>
      <w:lvlJc w:val="left"/>
      <w:pPr>
        <w:ind w:left="1440" w:hanging="360"/>
      </w:pPr>
      <w:rPr>
        <w:rFonts w:ascii="Arial" w:eastAsiaTheme="minorHAnsi" w:hAnsi="Arial"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6465C"/>
    <w:multiLevelType w:val="multilevel"/>
    <w:tmpl w:val="EB0EF4EE"/>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352B70FD"/>
    <w:multiLevelType w:val="hybridMultilevel"/>
    <w:tmpl w:val="FB661E5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382469C3"/>
    <w:multiLevelType w:val="hybridMultilevel"/>
    <w:tmpl w:val="EA00973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38E85025"/>
    <w:multiLevelType w:val="multilevel"/>
    <w:tmpl w:val="B752478A"/>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861458"/>
    <w:multiLevelType w:val="hybridMultilevel"/>
    <w:tmpl w:val="46664946"/>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0" w15:restartNumberingAfterBreak="0">
    <w:nsid w:val="42045D4D"/>
    <w:multiLevelType w:val="multilevel"/>
    <w:tmpl w:val="3B18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37781B"/>
    <w:multiLevelType w:val="multilevel"/>
    <w:tmpl w:val="1DBAB670"/>
    <w:lvl w:ilvl="0">
      <w:start w:val="1"/>
      <w:numFmt w:val="bullet"/>
      <w:lvlText w:val="-"/>
      <w:lvlJc w:val="left"/>
      <w:pPr>
        <w:tabs>
          <w:tab w:val="num" w:pos="720"/>
        </w:tabs>
        <w:ind w:left="720" w:hanging="360"/>
      </w:pPr>
      <w:rPr>
        <w:rFonts w:ascii="Aptos" w:eastAsiaTheme="minorHAnsi" w:hAnsi="Aptos" w:cstheme="minorBidi"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A874D3"/>
    <w:multiLevelType w:val="multilevel"/>
    <w:tmpl w:val="E684EB84"/>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3735ED"/>
    <w:multiLevelType w:val="multilevel"/>
    <w:tmpl w:val="2C423B9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4C57172"/>
    <w:multiLevelType w:val="multilevel"/>
    <w:tmpl w:val="F6FE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1E2F9E"/>
    <w:multiLevelType w:val="hybridMultilevel"/>
    <w:tmpl w:val="E7821BD2"/>
    <w:lvl w:ilvl="0" w:tplc="B596CFDA">
      <w:start w:val="1"/>
      <w:numFmt w:val="bullet"/>
      <w:lvlText w:val="-"/>
      <w:lvlJc w:val="left"/>
      <w:pPr>
        <w:ind w:left="1800" w:hanging="360"/>
      </w:pPr>
      <w:rPr>
        <w:rFonts w:ascii="Aptos" w:eastAsiaTheme="minorHAnsi" w:hAnsi="Aptos" w:cstheme="minorBidi"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6" w15:restartNumberingAfterBreak="0">
    <w:nsid w:val="48B74B32"/>
    <w:multiLevelType w:val="multilevel"/>
    <w:tmpl w:val="FB6C1E94"/>
    <w:lvl w:ilvl="0">
      <w:start w:val="1"/>
      <w:numFmt w:val="decimal"/>
      <w:lvlText w:val="%1"/>
      <w:lvlJc w:val="left"/>
      <w:pPr>
        <w:ind w:left="672" w:hanging="672"/>
      </w:pPr>
      <w:rPr>
        <w:rFonts w:hint="default"/>
      </w:rPr>
    </w:lvl>
    <w:lvl w:ilvl="1">
      <w:start w:val="16"/>
      <w:numFmt w:val="decimal"/>
      <w:lvlText w:val="%1.%2"/>
      <w:lvlJc w:val="left"/>
      <w:pPr>
        <w:ind w:left="672" w:hanging="672"/>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9421D00"/>
    <w:multiLevelType w:val="multilevel"/>
    <w:tmpl w:val="7E6ED63C"/>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9993A9C"/>
    <w:multiLevelType w:val="multilevel"/>
    <w:tmpl w:val="7E92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562A00"/>
    <w:multiLevelType w:val="hybridMultilevel"/>
    <w:tmpl w:val="77823D6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4E39146A"/>
    <w:multiLevelType w:val="hybridMultilevel"/>
    <w:tmpl w:val="0E345B8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4F553569"/>
    <w:multiLevelType w:val="multilevel"/>
    <w:tmpl w:val="AE0A500C"/>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201872"/>
    <w:multiLevelType w:val="hybridMultilevel"/>
    <w:tmpl w:val="4D16C8D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54383AB3"/>
    <w:multiLevelType w:val="hybridMultilevel"/>
    <w:tmpl w:val="46FA67DE"/>
    <w:lvl w:ilvl="0" w:tplc="B596CFDA">
      <w:start w:val="1"/>
      <w:numFmt w:val="bullet"/>
      <w:lvlText w:val="-"/>
      <w:lvlJc w:val="left"/>
      <w:pPr>
        <w:ind w:left="1080" w:hanging="360"/>
      </w:pPr>
      <w:rPr>
        <w:rFonts w:ascii="Aptos" w:eastAsiaTheme="minorHAnsi" w:hAnsi="Aptos" w:cstheme="minorBid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4" w15:restartNumberingAfterBreak="0">
    <w:nsid w:val="55142B4C"/>
    <w:multiLevelType w:val="hybridMultilevel"/>
    <w:tmpl w:val="6FE6390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59EC08B0"/>
    <w:multiLevelType w:val="multilevel"/>
    <w:tmpl w:val="F03A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5C5784"/>
    <w:multiLevelType w:val="multilevel"/>
    <w:tmpl w:val="E3502780"/>
    <w:lvl w:ilvl="0">
      <w:start w:val="1"/>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C882571"/>
    <w:multiLevelType w:val="multilevel"/>
    <w:tmpl w:val="594C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8F5538"/>
    <w:multiLevelType w:val="multilevel"/>
    <w:tmpl w:val="503A4D50"/>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F355B6"/>
    <w:multiLevelType w:val="multilevel"/>
    <w:tmpl w:val="FAFC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1E0A4E"/>
    <w:multiLevelType w:val="multilevel"/>
    <w:tmpl w:val="FBF6CBA0"/>
    <w:lvl w:ilvl="0">
      <w:start w:val="1"/>
      <w:numFmt w:val="decimal"/>
      <w:lvlText w:val="%1."/>
      <w:lvlJc w:val="left"/>
      <w:pPr>
        <w:ind w:left="720" w:hanging="360"/>
      </w:pPr>
      <w:rPr>
        <w:rFonts w:hint="default"/>
      </w:rPr>
    </w:lvl>
    <w:lvl w:ilvl="1">
      <w:start w:val="5"/>
      <w:numFmt w:val="decimal"/>
      <w:isLgl/>
      <w:lvlText w:val="%1.%2"/>
      <w:lvlJc w:val="left"/>
      <w:pPr>
        <w:ind w:left="960" w:hanging="60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6394723E"/>
    <w:multiLevelType w:val="hybridMultilevel"/>
    <w:tmpl w:val="EEC470D0"/>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2" w15:restartNumberingAfterBreak="0">
    <w:nsid w:val="66714A11"/>
    <w:multiLevelType w:val="multilevel"/>
    <w:tmpl w:val="EBD87326"/>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3E0B84"/>
    <w:multiLevelType w:val="multilevel"/>
    <w:tmpl w:val="058E85EA"/>
    <w:lvl w:ilvl="0">
      <w:start w:val="1"/>
      <w:numFmt w:val="decimal"/>
      <w:lvlText w:val="%1"/>
      <w:lvlJc w:val="left"/>
      <w:pPr>
        <w:ind w:left="468" w:hanging="468"/>
      </w:pPr>
      <w:rPr>
        <w:rFonts w:hint="default"/>
      </w:rPr>
    </w:lvl>
    <w:lvl w:ilvl="1">
      <w:start w:val="15"/>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78F2CBA"/>
    <w:multiLevelType w:val="hybridMultilevel"/>
    <w:tmpl w:val="1C3C9D4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5" w15:restartNumberingAfterBreak="0">
    <w:nsid w:val="67DE732F"/>
    <w:multiLevelType w:val="multilevel"/>
    <w:tmpl w:val="31BA339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6" w15:restartNumberingAfterBreak="0">
    <w:nsid w:val="68AE3881"/>
    <w:multiLevelType w:val="hybridMultilevel"/>
    <w:tmpl w:val="2660AE2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7" w15:restartNumberingAfterBreak="0">
    <w:nsid w:val="6AC83FAE"/>
    <w:multiLevelType w:val="multilevel"/>
    <w:tmpl w:val="7CDC7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806B65"/>
    <w:multiLevelType w:val="hybridMultilevel"/>
    <w:tmpl w:val="F516E4C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9" w15:restartNumberingAfterBreak="0">
    <w:nsid w:val="6E737F14"/>
    <w:multiLevelType w:val="hybridMultilevel"/>
    <w:tmpl w:val="F2E6F402"/>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0" w15:restartNumberingAfterBreak="0">
    <w:nsid w:val="707921DB"/>
    <w:multiLevelType w:val="hybridMultilevel"/>
    <w:tmpl w:val="94608ADC"/>
    <w:lvl w:ilvl="0" w:tplc="B596CFDA">
      <w:start w:val="1"/>
      <w:numFmt w:val="bullet"/>
      <w:lvlText w:val="-"/>
      <w:lvlJc w:val="left"/>
      <w:pPr>
        <w:ind w:left="720" w:hanging="360"/>
      </w:pPr>
      <w:rPr>
        <w:rFonts w:ascii="Aptos" w:eastAsiaTheme="minorHAnsi" w:hAnsi="Aptos"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1" w15:restartNumberingAfterBreak="0">
    <w:nsid w:val="72F0205A"/>
    <w:multiLevelType w:val="multilevel"/>
    <w:tmpl w:val="F2D6A9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710958"/>
    <w:multiLevelType w:val="hybridMultilevel"/>
    <w:tmpl w:val="2D8221AC"/>
    <w:lvl w:ilvl="0" w:tplc="B596CFDA">
      <w:start w:val="1"/>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73D617B2"/>
    <w:multiLevelType w:val="multilevel"/>
    <w:tmpl w:val="65B0A80A"/>
    <w:lvl w:ilvl="0">
      <w:start w:val="1"/>
      <w:numFmt w:val="decimal"/>
      <w:lvlText w:val="%1"/>
      <w:lvlJc w:val="left"/>
      <w:pPr>
        <w:ind w:left="468" w:hanging="468"/>
      </w:pPr>
      <w:rPr>
        <w:rFonts w:ascii="Arial" w:hAnsi="Arial" w:hint="default"/>
      </w:rPr>
    </w:lvl>
    <w:lvl w:ilvl="1">
      <w:start w:val="13"/>
      <w:numFmt w:val="decimal"/>
      <w:lvlText w:val="%1.%2"/>
      <w:lvlJc w:val="left"/>
      <w:pPr>
        <w:ind w:left="468" w:hanging="468"/>
      </w:pPr>
      <w:rPr>
        <w:rFonts w:ascii="Arial" w:hAnsi="Arial" w:hint="default"/>
      </w:rPr>
    </w:lvl>
    <w:lvl w:ilvl="2">
      <w:start w:val="1"/>
      <w:numFmt w:val="decimal"/>
      <w:lvlText w:val="%1.%2.%3"/>
      <w:lvlJc w:val="left"/>
      <w:pPr>
        <w:ind w:left="720" w:hanging="720"/>
      </w:pPr>
      <w:rPr>
        <w:rFonts w:ascii="Arial" w:hAnsi="Arial" w:hint="default"/>
      </w:rPr>
    </w:lvl>
    <w:lvl w:ilvl="3">
      <w:start w:val="1"/>
      <w:numFmt w:val="decimal"/>
      <w:lvlText w:val="%1.%2.%3.%4"/>
      <w:lvlJc w:val="left"/>
      <w:pPr>
        <w:ind w:left="1080" w:hanging="1080"/>
      </w:pPr>
      <w:rPr>
        <w:rFonts w:ascii="Arial" w:hAnsi="Arial" w:hint="default"/>
      </w:rPr>
    </w:lvl>
    <w:lvl w:ilvl="4">
      <w:start w:val="1"/>
      <w:numFmt w:val="decimal"/>
      <w:lvlText w:val="%1.%2.%3.%4.%5"/>
      <w:lvlJc w:val="left"/>
      <w:pPr>
        <w:ind w:left="1080" w:hanging="1080"/>
      </w:pPr>
      <w:rPr>
        <w:rFonts w:ascii="Arial" w:hAnsi="Arial" w:hint="default"/>
      </w:rPr>
    </w:lvl>
    <w:lvl w:ilvl="5">
      <w:start w:val="1"/>
      <w:numFmt w:val="decimal"/>
      <w:lvlText w:val="%1.%2.%3.%4.%5.%6"/>
      <w:lvlJc w:val="left"/>
      <w:pPr>
        <w:ind w:left="1440" w:hanging="1440"/>
      </w:pPr>
      <w:rPr>
        <w:rFonts w:ascii="Arial" w:hAnsi="Arial" w:hint="default"/>
      </w:rPr>
    </w:lvl>
    <w:lvl w:ilvl="6">
      <w:start w:val="1"/>
      <w:numFmt w:val="decimal"/>
      <w:lvlText w:val="%1.%2.%3.%4.%5.%6.%7"/>
      <w:lvlJc w:val="left"/>
      <w:pPr>
        <w:ind w:left="1440" w:hanging="1440"/>
      </w:pPr>
      <w:rPr>
        <w:rFonts w:ascii="Arial" w:hAnsi="Arial" w:hint="default"/>
      </w:rPr>
    </w:lvl>
    <w:lvl w:ilvl="7">
      <w:start w:val="1"/>
      <w:numFmt w:val="decimal"/>
      <w:lvlText w:val="%1.%2.%3.%4.%5.%6.%7.%8"/>
      <w:lvlJc w:val="left"/>
      <w:pPr>
        <w:ind w:left="1800" w:hanging="1800"/>
      </w:pPr>
      <w:rPr>
        <w:rFonts w:ascii="Arial" w:hAnsi="Arial" w:hint="default"/>
      </w:rPr>
    </w:lvl>
    <w:lvl w:ilvl="8">
      <w:start w:val="1"/>
      <w:numFmt w:val="decimal"/>
      <w:lvlText w:val="%1.%2.%3.%4.%5.%6.%7.%8.%9"/>
      <w:lvlJc w:val="left"/>
      <w:pPr>
        <w:ind w:left="1800" w:hanging="1800"/>
      </w:pPr>
      <w:rPr>
        <w:rFonts w:ascii="Arial" w:hAnsi="Arial" w:hint="default"/>
      </w:rPr>
    </w:lvl>
  </w:abstractNum>
  <w:abstractNum w:abstractNumId="64" w15:restartNumberingAfterBreak="0">
    <w:nsid w:val="754E793B"/>
    <w:multiLevelType w:val="multilevel"/>
    <w:tmpl w:val="282201FC"/>
    <w:lvl w:ilvl="0">
      <w:start w:val="1"/>
      <w:numFmt w:val="bullet"/>
      <w:lvlText w:val="-"/>
      <w:lvlJc w:val="left"/>
      <w:pPr>
        <w:tabs>
          <w:tab w:val="num" w:pos="720"/>
        </w:tabs>
        <w:ind w:left="720" w:hanging="360"/>
      </w:pPr>
      <w:rPr>
        <w:rFonts w:ascii="Aptos" w:eastAsiaTheme="minorHAnsi" w:hAnsi="Aptos" w:cstheme="minorBidi" w:hint="default"/>
        <w:sz w:val="20"/>
      </w:rPr>
    </w:lvl>
    <w:lvl w:ilvl="1">
      <w:start w:val="1"/>
      <w:numFmt w:val="decimal"/>
      <w:lvlText w:val="%2."/>
      <w:lvlJc w:val="left"/>
      <w:pPr>
        <w:ind w:left="1440" w:hanging="360"/>
      </w:pPr>
      <w:rPr>
        <w:rFonts w:ascii="Arial" w:eastAsiaTheme="minorHAnsi" w:hAnsi="Arial"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7071B8"/>
    <w:multiLevelType w:val="multilevel"/>
    <w:tmpl w:val="E636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EA50EF"/>
    <w:multiLevelType w:val="hybridMultilevel"/>
    <w:tmpl w:val="69A455A2"/>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7" w15:restartNumberingAfterBreak="0">
    <w:nsid w:val="772F1175"/>
    <w:multiLevelType w:val="multilevel"/>
    <w:tmpl w:val="E3502780"/>
    <w:lvl w:ilvl="0">
      <w:start w:val="1"/>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7A793FC4"/>
    <w:multiLevelType w:val="multilevel"/>
    <w:tmpl w:val="19181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D514DC6"/>
    <w:multiLevelType w:val="hybridMultilevel"/>
    <w:tmpl w:val="2440016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0" w15:restartNumberingAfterBreak="0">
    <w:nsid w:val="7DC82D98"/>
    <w:multiLevelType w:val="hybridMultilevel"/>
    <w:tmpl w:val="4D2602CC"/>
    <w:lvl w:ilvl="0" w:tplc="B596CFDA">
      <w:start w:val="1"/>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1" w15:restartNumberingAfterBreak="0">
    <w:nsid w:val="7F122E1B"/>
    <w:multiLevelType w:val="multilevel"/>
    <w:tmpl w:val="D826B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F150A30"/>
    <w:multiLevelType w:val="multilevel"/>
    <w:tmpl w:val="158E26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2C7FA3"/>
    <w:multiLevelType w:val="multilevel"/>
    <w:tmpl w:val="1A7A252C"/>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147440">
    <w:abstractNumId w:val="16"/>
  </w:num>
  <w:num w:numId="2" w16cid:durableId="1015575208">
    <w:abstractNumId w:val="60"/>
  </w:num>
  <w:num w:numId="3" w16cid:durableId="2000500593">
    <w:abstractNumId w:val="34"/>
  </w:num>
  <w:num w:numId="4" w16cid:durableId="470758680">
    <w:abstractNumId w:val="54"/>
  </w:num>
  <w:num w:numId="5" w16cid:durableId="636564921">
    <w:abstractNumId w:val="37"/>
  </w:num>
  <w:num w:numId="6" w16cid:durableId="950086783">
    <w:abstractNumId w:val="6"/>
  </w:num>
  <w:num w:numId="7" w16cid:durableId="443766545">
    <w:abstractNumId w:val="33"/>
  </w:num>
  <w:num w:numId="8" w16cid:durableId="1415783301">
    <w:abstractNumId w:val="3"/>
  </w:num>
  <w:num w:numId="9" w16cid:durableId="1374886770">
    <w:abstractNumId w:val="8"/>
  </w:num>
  <w:num w:numId="10" w16cid:durableId="1499999799">
    <w:abstractNumId w:val="67"/>
  </w:num>
  <w:num w:numId="11" w16cid:durableId="323631728">
    <w:abstractNumId w:val="2"/>
  </w:num>
  <w:num w:numId="12" w16cid:durableId="618226597">
    <w:abstractNumId w:val="58"/>
  </w:num>
  <w:num w:numId="13" w16cid:durableId="584387800">
    <w:abstractNumId w:val="46"/>
  </w:num>
  <w:num w:numId="14" w16cid:durableId="2037001088">
    <w:abstractNumId w:val="23"/>
  </w:num>
  <w:num w:numId="15" w16cid:durableId="1828085603">
    <w:abstractNumId w:val="39"/>
  </w:num>
  <w:num w:numId="16" w16cid:durableId="1783845115">
    <w:abstractNumId w:val="26"/>
  </w:num>
  <w:num w:numId="17" w16cid:durableId="1695765158">
    <w:abstractNumId w:val="55"/>
  </w:num>
  <w:num w:numId="18" w16cid:durableId="1301613720">
    <w:abstractNumId w:val="21"/>
  </w:num>
  <w:num w:numId="19" w16cid:durableId="2028559947">
    <w:abstractNumId w:val="44"/>
  </w:num>
  <w:num w:numId="20" w16cid:durableId="265120414">
    <w:abstractNumId w:val="0"/>
  </w:num>
  <w:num w:numId="21" w16cid:durableId="183978766">
    <w:abstractNumId w:val="56"/>
  </w:num>
  <w:num w:numId="22" w16cid:durableId="25954765">
    <w:abstractNumId w:val="15"/>
  </w:num>
  <w:num w:numId="23" w16cid:durableId="584919119">
    <w:abstractNumId w:val="40"/>
  </w:num>
  <w:num w:numId="24" w16cid:durableId="640811534">
    <w:abstractNumId w:val="27"/>
  </w:num>
  <w:num w:numId="25" w16cid:durableId="1962149316">
    <w:abstractNumId w:val="11"/>
  </w:num>
  <w:num w:numId="26" w16cid:durableId="1168718471">
    <w:abstractNumId w:val="69"/>
  </w:num>
  <w:num w:numId="27" w16cid:durableId="32511144">
    <w:abstractNumId w:val="50"/>
  </w:num>
  <w:num w:numId="28" w16cid:durableId="2019694991">
    <w:abstractNumId w:val="42"/>
  </w:num>
  <w:num w:numId="29" w16cid:durableId="278221828">
    <w:abstractNumId w:val="63"/>
  </w:num>
  <w:num w:numId="30" w16cid:durableId="1718159587">
    <w:abstractNumId w:val="61"/>
  </w:num>
  <w:num w:numId="31" w16cid:durableId="466289546">
    <w:abstractNumId w:val="62"/>
  </w:num>
  <w:num w:numId="32" w16cid:durableId="589432592">
    <w:abstractNumId w:val="72"/>
  </w:num>
  <w:num w:numId="33" w16cid:durableId="2130581469">
    <w:abstractNumId w:val="19"/>
  </w:num>
  <w:num w:numId="34" w16cid:durableId="98912589">
    <w:abstractNumId w:val="43"/>
  </w:num>
  <w:num w:numId="35" w16cid:durableId="959261299">
    <w:abstractNumId w:val="29"/>
  </w:num>
  <w:num w:numId="36" w16cid:durableId="1961374988">
    <w:abstractNumId w:val="35"/>
  </w:num>
  <w:num w:numId="37" w16cid:durableId="1717658222">
    <w:abstractNumId w:val="65"/>
  </w:num>
  <w:num w:numId="38" w16cid:durableId="1107313697">
    <w:abstractNumId w:val="52"/>
  </w:num>
  <w:num w:numId="39" w16cid:durableId="89814907">
    <w:abstractNumId w:val="12"/>
  </w:num>
  <w:num w:numId="40" w16cid:durableId="1837767275">
    <w:abstractNumId w:val="31"/>
  </w:num>
  <w:num w:numId="41" w16cid:durableId="1629312415">
    <w:abstractNumId w:val="73"/>
  </w:num>
  <w:num w:numId="42" w16cid:durableId="1639842247">
    <w:abstractNumId w:val="28"/>
  </w:num>
  <w:num w:numId="43" w16cid:durableId="243226579">
    <w:abstractNumId w:val="47"/>
  </w:num>
  <w:num w:numId="44" w16cid:durableId="2041780814">
    <w:abstractNumId w:val="24"/>
  </w:num>
  <w:num w:numId="45" w16cid:durableId="1220820530">
    <w:abstractNumId w:val="41"/>
  </w:num>
  <w:num w:numId="46" w16cid:durableId="560871876">
    <w:abstractNumId w:val="45"/>
  </w:num>
  <w:num w:numId="47" w16cid:durableId="894663420">
    <w:abstractNumId w:val="59"/>
  </w:num>
  <w:num w:numId="48" w16cid:durableId="744498631">
    <w:abstractNumId w:val="30"/>
  </w:num>
  <w:num w:numId="49" w16cid:durableId="360474655">
    <w:abstractNumId w:val="49"/>
  </w:num>
  <w:num w:numId="50" w16cid:durableId="186873731">
    <w:abstractNumId w:val="48"/>
  </w:num>
  <w:num w:numId="51" w16cid:durableId="1153718146">
    <w:abstractNumId w:val="17"/>
  </w:num>
  <w:num w:numId="52" w16cid:durableId="106511931">
    <w:abstractNumId w:val="53"/>
  </w:num>
  <w:num w:numId="53" w16cid:durableId="1820996311">
    <w:abstractNumId w:val="70"/>
  </w:num>
  <w:num w:numId="54" w16cid:durableId="731584727">
    <w:abstractNumId w:val="36"/>
  </w:num>
  <w:num w:numId="55" w16cid:durableId="1563834161">
    <w:abstractNumId w:val="7"/>
  </w:num>
  <w:num w:numId="56" w16cid:durableId="1186408551">
    <w:abstractNumId w:val="22"/>
  </w:num>
  <w:num w:numId="57" w16cid:durableId="1313606554">
    <w:abstractNumId w:val="25"/>
  </w:num>
  <w:num w:numId="58" w16cid:durableId="629286666">
    <w:abstractNumId w:val="32"/>
  </w:num>
  <w:num w:numId="59" w16cid:durableId="661356383">
    <w:abstractNumId w:val="18"/>
  </w:num>
  <w:num w:numId="60" w16cid:durableId="1034575841">
    <w:abstractNumId w:val="1"/>
  </w:num>
  <w:num w:numId="61" w16cid:durableId="1332683804">
    <w:abstractNumId w:val="13"/>
  </w:num>
  <w:num w:numId="62" w16cid:durableId="102650149">
    <w:abstractNumId w:val="71"/>
  </w:num>
  <w:num w:numId="63" w16cid:durableId="1469128867">
    <w:abstractNumId w:val="68"/>
  </w:num>
  <w:num w:numId="64" w16cid:durableId="328021538">
    <w:abstractNumId w:val="51"/>
  </w:num>
  <w:num w:numId="65" w16cid:durableId="154341015">
    <w:abstractNumId w:val="64"/>
  </w:num>
  <w:num w:numId="66" w16cid:durableId="1100219359">
    <w:abstractNumId w:val="10"/>
  </w:num>
  <w:num w:numId="67" w16cid:durableId="2111587156">
    <w:abstractNumId w:val="20"/>
  </w:num>
  <w:num w:numId="68" w16cid:durableId="1294675287">
    <w:abstractNumId w:val="57"/>
  </w:num>
  <w:num w:numId="69" w16cid:durableId="1748649860">
    <w:abstractNumId w:val="14"/>
  </w:num>
  <w:num w:numId="70" w16cid:durableId="823662015">
    <w:abstractNumId w:val="9"/>
  </w:num>
  <w:num w:numId="71" w16cid:durableId="1712149632">
    <w:abstractNumId w:val="66"/>
  </w:num>
  <w:num w:numId="72" w16cid:durableId="1024748017">
    <w:abstractNumId w:val="4"/>
  </w:num>
  <w:num w:numId="73" w16cid:durableId="707024621">
    <w:abstractNumId w:val="5"/>
  </w:num>
  <w:num w:numId="74" w16cid:durableId="1517428704">
    <w:abstractNumId w:val="3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F5E"/>
    <w:rsid w:val="0000016C"/>
    <w:rsid w:val="00000302"/>
    <w:rsid w:val="00001074"/>
    <w:rsid w:val="000013E3"/>
    <w:rsid w:val="00001E9C"/>
    <w:rsid w:val="00002083"/>
    <w:rsid w:val="0000233E"/>
    <w:rsid w:val="00002EE1"/>
    <w:rsid w:val="000030DA"/>
    <w:rsid w:val="0000325D"/>
    <w:rsid w:val="00003354"/>
    <w:rsid w:val="000034EF"/>
    <w:rsid w:val="00003715"/>
    <w:rsid w:val="000039A2"/>
    <w:rsid w:val="00003F97"/>
    <w:rsid w:val="0000403A"/>
    <w:rsid w:val="00004A05"/>
    <w:rsid w:val="00005BC6"/>
    <w:rsid w:val="00005E36"/>
    <w:rsid w:val="00006240"/>
    <w:rsid w:val="00007404"/>
    <w:rsid w:val="00007926"/>
    <w:rsid w:val="000101E0"/>
    <w:rsid w:val="000102CD"/>
    <w:rsid w:val="000119F1"/>
    <w:rsid w:val="000122FB"/>
    <w:rsid w:val="000124A2"/>
    <w:rsid w:val="0001281C"/>
    <w:rsid w:val="00012831"/>
    <w:rsid w:val="00012E33"/>
    <w:rsid w:val="0001307B"/>
    <w:rsid w:val="000132FB"/>
    <w:rsid w:val="00014047"/>
    <w:rsid w:val="000142B2"/>
    <w:rsid w:val="00014425"/>
    <w:rsid w:val="00014613"/>
    <w:rsid w:val="00014A8B"/>
    <w:rsid w:val="00014F3F"/>
    <w:rsid w:val="0001611F"/>
    <w:rsid w:val="00016C0A"/>
    <w:rsid w:val="000171CC"/>
    <w:rsid w:val="00017841"/>
    <w:rsid w:val="00017E4D"/>
    <w:rsid w:val="00017E5A"/>
    <w:rsid w:val="0002019B"/>
    <w:rsid w:val="0002109C"/>
    <w:rsid w:val="000211C7"/>
    <w:rsid w:val="00021314"/>
    <w:rsid w:val="00021595"/>
    <w:rsid w:val="00021598"/>
    <w:rsid w:val="0002159F"/>
    <w:rsid w:val="000218BC"/>
    <w:rsid w:val="00021A39"/>
    <w:rsid w:val="00021CA7"/>
    <w:rsid w:val="000232DE"/>
    <w:rsid w:val="000238E1"/>
    <w:rsid w:val="00023A4B"/>
    <w:rsid w:val="00023D05"/>
    <w:rsid w:val="00023D9C"/>
    <w:rsid w:val="00023EFA"/>
    <w:rsid w:val="0002407F"/>
    <w:rsid w:val="00024E5F"/>
    <w:rsid w:val="00025854"/>
    <w:rsid w:val="00025A86"/>
    <w:rsid w:val="00026047"/>
    <w:rsid w:val="0002745B"/>
    <w:rsid w:val="00027BF3"/>
    <w:rsid w:val="00027D4E"/>
    <w:rsid w:val="00027EA9"/>
    <w:rsid w:val="0003029E"/>
    <w:rsid w:val="0003138E"/>
    <w:rsid w:val="000315FC"/>
    <w:rsid w:val="00031612"/>
    <w:rsid w:val="00031AAE"/>
    <w:rsid w:val="00032662"/>
    <w:rsid w:val="00032ACD"/>
    <w:rsid w:val="00032B52"/>
    <w:rsid w:val="00032CA7"/>
    <w:rsid w:val="00032D42"/>
    <w:rsid w:val="000332EE"/>
    <w:rsid w:val="00033338"/>
    <w:rsid w:val="000339C5"/>
    <w:rsid w:val="00034543"/>
    <w:rsid w:val="00034553"/>
    <w:rsid w:val="000360AD"/>
    <w:rsid w:val="00036D62"/>
    <w:rsid w:val="00037BD2"/>
    <w:rsid w:val="00040208"/>
    <w:rsid w:val="00040807"/>
    <w:rsid w:val="00040C8A"/>
    <w:rsid w:val="00040D21"/>
    <w:rsid w:val="0004154B"/>
    <w:rsid w:val="000415DA"/>
    <w:rsid w:val="0004161D"/>
    <w:rsid w:val="00041946"/>
    <w:rsid w:val="00041E8B"/>
    <w:rsid w:val="00042338"/>
    <w:rsid w:val="0004258A"/>
    <w:rsid w:val="00042DED"/>
    <w:rsid w:val="000432C1"/>
    <w:rsid w:val="00043CB7"/>
    <w:rsid w:val="000441F1"/>
    <w:rsid w:val="0004489B"/>
    <w:rsid w:val="00045578"/>
    <w:rsid w:val="000455B2"/>
    <w:rsid w:val="00045776"/>
    <w:rsid w:val="00046242"/>
    <w:rsid w:val="00046CDA"/>
    <w:rsid w:val="00047161"/>
    <w:rsid w:val="00050F16"/>
    <w:rsid w:val="00052DE2"/>
    <w:rsid w:val="000541ED"/>
    <w:rsid w:val="00054CA3"/>
    <w:rsid w:val="00055155"/>
    <w:rsid w:val="00055A67"/>
    <w:rsid w:val="00055EDF"/>
    <w:rsid w:val="0005698A"/>
    <w:rsid w:val="000569C8"/>
    <w:rsid w:val="00057827"/>
    <w:rsid w:val="000604F1"/>
    <w:rsid w:val="00060613"/>
    <w:rsid w:val="00061A02"/>
    <w:rsid w:val="00063190"/>
    <w:rsid w:val="00063855"/>
    <w:rsid w:val="00063A15"/>
    <w:rsid w:val="00063DC6"/>
    <w:rsid w:val="000656D7"/>
    <w:rsid w:val="00065AA3"/>
    <w:rsid w:val="00065BD7"/>
    <w:rsid w:val="00065F5B"/>
    <w:rsid w:val="00066224"/>
    <w:rsid w:val="00066376"/>
    <w:rsid w:val="00066895"/>
    <w:rsid w:val="00066A2B"/>
    <w:rsid w:val="00066CAB"/>
    <w:rsid w:val="000677D1"/>
    <w:rsid w:val="00070087"/>
    <w:rsid w:val="00070CF4"/>
    <w:rsid w:val="00071499"/>
    <w:rsid w:val="00071974"/>
    <w:rsid w:val="00071B73"/>
    <w:rsid w:val="000725E8"/>
    <w:rsid w:val="000727AB"/>
    <w:rsid w:val="0007298A"/>
    <w:rsid w:val="00072B20"/>
    <w:rsid w:val="00073E75"/>
    <w:rsid w:val="00075406"/>
    <w:rsid w:val="00075437"/>
    <w:rsid w:val="00075447"/>
    <w:rsid w:val="00075448"/>
    <w:rsid w:val="00075599"/>
    <w:rsid w:val="00076344"/>
    <w:rsid w:val="00076932"/>
    <w:rsid w:val="00077008"/>
    <w:rsid w:val="0007749B"/>
    <w:rsid w:val="0007786F"/>
    <w:rsid w:val="00077AD9"/>
    <w:rsid w:val="00077D53"/>
    <w:rsid w:val="000808AB"/>
    <w:rsid w:val="000810EB"/>
    <w:rsid w:val="00081F9C"/>
    <w:rsid w:val="00082845"/>
    <w:rsid w:val="000828A2"/>
    <w:rsid w:val="00082CDC"/>
    <w:rsid w:val="0008335A"/>
    <w:rsid w:val="00083D72"/>
    <w:rsid w:val="00083F5D"/>
    <w:rsid w:val="00084909"/>
    <w:rsid w:val="0008575F"/>
    <w:rsid w:val="00086065"/>
    <w:rsid w:val="00086093"/>
    <w:rsid w:val="000861AB"/>
    <w:rsid w:val="000865E4"/>
    <w:rsid w:val="00086744"/>
    <w:rsid w:val="00086A49"/>
    <w:rsid w:val="00086A78"/>
    <w:rsid w:val="00087BAD"/>
    <w:rsid w:val="000906E2"/>
    <w:rsid w:val="000912F9"/>
    <w:rsid w:val="00093270"/>
    <w:rsid w:val="00093A65"/>
    <w:rsid w:val="00093AE4"/>
    <w:rsid w:val="00094223"/>
    <w:rsid w:val="00094351"/>
    <w:rsid w:val="00094817"/>
    <w:rsid w:val="000948D7"/>
    <w:rsid w:val="0009496C"/>
    <w:rsid w:val="00094C1C"/>
    <w:rsid w:val="000951C2"/>
    <w:rsid w:val="00095F8A"/>
    <w:rsid w:val="00096545"/>
    <w:rsid w:val="000965C0"/>
    <w:rsid w:val="000969B2"/>
    <w:rsid w:val="000969DE"/>
    <w:rsid w:val="000975B6"/>
    <w:rsid w:val="000A0BA3"/>
    <w:rsid w:val="000A0F7D"/>
    <w:rsid w:val="000A142E"/>
    <w:rsid w:val="000A1470"/>
    <w:rsid w:val="000A1577"/>
    <w:rsid w:val="000A15AC"/>
    <w:rsid w:val="000A24D9"/>
    <w:rsid w:val="000A2524"/>
    <w:rsid w:val="000A303C"/>
    <w:rsid w:val="000A30CC"/>
    <w:rsid w:val="000A310E"/>
    <w:rsid w:val="000A32B7"/>
    <w:rsid w:val="000A35A4"/>
    <w:rsid w:val="000A3695"/>
    <w:rsid w:val="000A3A0F"/>
    <w:rsid w:val="000A3DE1"/>
    <w:rsid w:val="000A3E3B"/>
    <w:rsid w:val="000A4E4B"/>
    <w:rsid w:val="000A5367"/>
    <w:rsid w:val="000A5370"/>
    <w:rsid w:val="000A577A"/>
    <w:rsid w:val="000A66B0"/>
    <w:rsid w:val="000A686F"/>
    <w:rsid w:val="000A7351"/>
    <w:rsid w:val="000A7FD8"/>
    <w:rsid w:val="000B064F"/>
    <w:rsid w:val="000B0AF0"/>
    <w:rsid w:val="000B0E1A"/>
    <w:rsid w:val="000B1453"/>
    <w:rsid w:val="000B1AA3"/>
    <w:rsid w:val="000B2267"/>
    <w:rsid w:val="000B2589"/>
    <w:rsid w:val="000B26BC"/>
    <w:rsid w:val="000B3E48"/>
    <w:rsid w:val="000B4120"/>
    <w:rsid w:val="000B4216"/>
    <w:rsid w:val="000B4786"/>
    <w:rsid w:val="000B53DF"/>
    <w:rsid w:val="000B55AE"/>
    <w:rsid w:val="000B603F"/>
    <w:rsid w:val="000B689D"/>
    <w:rsid w:val="000B6BE0"/>
    <w:rsid w:val="000B6F03"/>
    <w:rsid w:val="000B7691"/>
    <w:rsid w:val="000C03C4"/>
    <w:rsid w:val="000C06AB"/>
    <w:rsid w:val="000C0E5A"/>
    <w:rsid w:val="000C12BC"/>
    <w:rsid w:val="000C14E4"/>
    <w:rsid w:val="000C3531"/>
    <w:rsid w:val="000C49E5"/>
    <w:rsid w:val="000C54F7"/>
    <w:rsid w:val="000C5769"/>
    <w:rsid w:val="000C63A9"/>
    <w:rsid w:val="000C7574"/>
    <w:rsid w:val="000C7CDC"/>
    <w:rsid w:val="000D0108"/>
    <w:rsid w:val="000D03FE"/>
    <w:rsid w:val="000D05CE"/>
    <w:rsid w:val="000D0676"/>
    <w:rsid w:val="000D111A"/>
    <w:rsid w:val="000D1595"/>
    <w:rsid w:val="000D1B53"/>
    <w:rsid w:val="000D1B89"/>
    <w:rsid w:val="000D2044"/>
    <w:rsid w:val="000D21D3"/>
    <w:rsid w:val="000D2808"/>
    <w:rsid w:val="000D2999"/>
    <w:rsid w:val="000D2C57"/>
    <w:rsid w:val="000D36FB"/>
    <w:rsid w:val="000D44FF"/>
    <w:rsid w:val="000D50A4"/>
    <w:rsid w:val="000D53D0"/>
    <w:rsid w:val="000D5687"/>
    <w:rsid w:val="000D6018"/>
    <w:rsid w:val="000D65F1"/>
    <w:rsid w:val="000D6AE9"/>
    <w:rsid w:val="000D6B00"/>
    <w:rsid w:val="000D6DC4"/>
    <w:rsid w:val="000D74A0"/>
    <w:rsid w:val="000D79D3"/>
    <w:rsid w:val="000D7EC1"/>
    <w:rsid w:val="000D7F1A"/>
    <w:rsid w:val="000E02D0"/>
    <w:rsid w:val="000E0B9F"/>
    <w:rsid w:val="000E0F25"/>
    <w:rsid w:val="000E1C87"/>
    <w:rsid w:val="000E1DD8"/>
    <w:rsid w:val="000E210C"/>
    <w:rsid w:val="000E296D"/>
    <w:rsid w:val="000E32A8"/>
    <w:rsid w:val="000E368E"/>
    <w:rsid w:val="000E4AAB"/>
    <w:rsid w:val="000E514D"/>
    <w:rsid w:val="000E5412"/>
    <w:rsid w:val="000E5B41"/>
    <w:rsid w:val="000E5FBD"/>
    <w:rsid w:val="000E6340"/>
    <w:rsid w:val="000E641C"/>
    <w:rsid w:val="000E6E73"/>
    <w:rsid w:val="000E70C8"/>
    <w:rsid w:val="000E74D0"/>
    <w:rsid w:val="000F060E"/>
    <w:rsid w:val="000F0AF9"/>
    <w:rsid w:val="000F13A8"/>
    <w:rsid w:val="000F16CF"/>
    <w:rsid w:val="000F18E9"/>
    <w:rsid w:val="000F19E9"/>
    <w:rsid w:val="000F28A0"/>
    <w:rsid w:val="000F2CA6"/>
    <w:rsid w:val="000F2CFD"/>
    <w:rsid w:val="000F3038"/>
    <w:rsid w:val="000F3099"/>
    <w:rsid w:val="000F3534"/>
    <w:rsid w:val="000F36F9"/>
    <w:rsid w:val="000F431A"/>
    <w:rsid w:val="000F46AB"/>
    <w:rsid w:val="000F4BB3"/>
    <w:rsid w:val="000F4CCC"/>
    <w:rsid w:val="000F525A"/>
    <w:rsid w:val="000F6EBB"/>
    <w:rsid w:val="000F6F1A"/>
    <w:rsid w:val="000F777B"/>
    <w:rsid w:val="0010018C"/>
    <w:rsid w:val="0010048B"/>
    <w:rsid w:val="00100653"/>
    <w:rsid w:val="001006E6"/>
    <w:rsid w:val="00100AC6"/>
    <w:rsid w:val="00101955"/>
    <w:rsid w:val="00101A60"/>
    <w:rsid w:val="0010258A"/>
    <w:rsid w:val="00102AAE"/>
    <w:rsid w:val="0010312E"/>
    <w:rsid w:val="00103415"/>
    <w:rsid w:val="001035A0"/>
    <w:rsid w:val="00104359"/>
    <w:rsid w:val="0010473B"/>
    <w:rsid w:val="00104C6E"/>
    <w:rsid w:val="00104CCC"/>
    <w:rsid w:val="00105C87"/>
    <w:rsid w:val="00105CF3"/>
    <w:rsid w:val="00105F8D"/>
    <w:rsid w:val="001064F0"/>
    <w:rsid w:val="00106611"/>
    <w:rsid w:val="001068D2"/>
    <w:rsid w:val="0010756A"/>
    <w:rsid w:val="001077D1"/>
    <w:rsid w:val="00107A68"/>
    <w:rsid w:val="00107D05"/>
    <w:rsid w:val="00111A57"/>
    <w:rsid w:val="00111AD6"/>
    <w:rsid w:val="0011227B"/>
    <w:rsid w:val="001144B9"/>
    <w:rsid w:val="00114F91"/>
    <w:rsid w:val="00115352"/>
    <w:rsid w:val="00116ED2"/>
    <w:rsid w:val="0011701D"/>
    <w:rsid w:val="00117621"/>
    <w:rsid w:val="00117707"/>
    <w:rsid w:val="001178A2"/>
    <w:rsid w:val="001202CB"/>
    <w:rsid w:val="001205A0"/>
    <w:rsid w:val="001207F6"/>
    <w:rsid w:val="001227B9"/>
    <w:rsid w:val="001228B4"/>
    <w:rsid w:val="00122F5A"/>
    <w:rsid w:val="00123220"/>
    <w:rsid w:val="0012339A"/>
    <w:rsid w:val="00123AB4"/>
    <w:rsid w:val="001245C2"/>
    <w:rsid w:val="00124B79"/>
    <w:rsid w:val="00124BFC"/>
    <w:rsid w:val="0012509F"/>
    <w:rsid w:val="00125219"/>
    <w:rsid w:val="00126476"/>
    <w:rsid w:val="001264C5"/>
    <w:rsid w:val="00126AEF"/>
    <w:rsid w:val="00127D46"/>
    <w:rsid w:val="00127EC1"/>
    <w:rsid w:val="00130634"/>
    <w:rsid w:val="00131068"/>
    <w:rsid w:val="00131A2E"/>
    <w:rsid w:val="00132150"/>
    <w:rsid w:val="00132811"/>
    <w:rsid w:val="00133AA5"/>
    <w:rsid w:val="00134143"/>
    <w:rsid w:val="00134801"/>
    <w:rsid w:val="001352D9"/>
    <w:rsid w:val="001357B1"/>
    <w:rsid w:val="001363AB"/>
    <w:rsid w:val="00136616"/>
    <w:rsid w:val="00136753"/>
    <w:rsid w:val="00140120"/>
    <w:rsid w:val="00140409"/>
    <w:rsid w:val="00140513"/>
    <w:rsid w:val="00140C47"/>
    <w:rsid w:val="00140E88"/>
    <w:rsid w:val="0014150B"/>
    <w:rsid w:val="001420C6"/>
    <w:rsid w:val="001420DD"/>
    <w:rsid w:val="00142CEF"/>
    <w:rsid w:val="00142E22"/>
    <w:rsid w:val="001430D0"/>
    <w:rsid w:val="001432AF"/>
    <w:rsid w:val="00143793"/>
    <w:rsid w:val="0014379E"/>
    <w:rsid w:val="00144919"/>
    <w:rsid w:val="001449CC"/>
    <w:rsid w:val="00145077"/>
    <w:rsid w:val="00146A92"/>
    <w:rsid w:val="00146A9B"/>
    <w:rsid w:val="00146B35"/>
    <w:rsid w:val="00146CE8"/>
    <w:rsid w:val="00146E9E"/>
    <w:rsid w:val="0014744C"/>
    <w:rsid w:val="001474A9"/>
    <w:rsid w:val="00147F6B"/>
    <w:rsid w:val="00150A62"/>
    <w:rsid w:val="00150CED"/>
    <w:rsid w:val="00150DF1"/>
    <w:rsid w:val="00151897"/>
    <w:rsid w:val="00151981"/>
    <w:rsid w:val="00151DC8"/>
    <w:rsid w:val="00152586"/>
    <w:rsid w:val="00152804"/>
    <w:rsid w:val="00152A52"/>
    <w:rsid w:val="00152A67"/>
    <w:rsid w:val="00152E53"/>
    <w:rsid w:val="0015336F"/>
    <w:rsid w:val="00153656"/>
    <w:rsid w:val="001540AE"/>
    <w:rsid w:val="00154344"/>
    <w:rsid w:val="0015466B"/>
    <w:rsid w:val="001547F5"/>
    <w:rsid w:val="00154DC6"/>
    <w:rsid w:val="00155023"/>
    <w:rsid w:val="00155319"/>
    <w:rsid w:val="00155773"/>
    <w:rsid w:val="00155D37"/>
    <w:rsid w:val="001569D7"/>
    <w:rsid w:val="00160433"/>
    <w:rsid w:val="00160533"/>
    <w:rsid w:val="00160544"/>
    <w:rsid w:val="00160992"/>
    <w:rsid w:val="00160E4D"/>
    <w:rsid w:val="00161049"/>
    <w:rsid w:val="0016111F"/>
    <w:rsid w:val="00161525"/>
    <w:rsid w:val="00164184"/>
    <w:rsid w:val="00164646"/>
    <w:rsid w:val="00164D19"/>
    <w:rsid w:val="0016520A"/>
    <w:rsid w:val="00165350"/>
    <w:rsid w:val="001654EC"/>
    <w:rsid w:val="001662A0"/>
    <w:rsid w:val="001663EE"/>
    <w:rsid w:val="00166546"/>
    <w:rsid w:val="00166793"/>
    <w:rsid w:val="00166A96"/>
    <w:rsid w:val="00166C0D"/>
    <w:rsid w:val="00166E25"/>
    <w:rsid w:val="001676EA"/>
    <w:rsid w:val="001708E6"/>
    <w:rsid w:val="001709A2"/>
    <w:rsid w:val="001719EF"/>
    <w:rsid w:val="00171BA1"/>
    <w:rsid w:val="00172017"/>
    <w:rsid w:val="0017291A"/>
    <w:rsid w:val="00172C41"/>
    <w:rsid w:val="001730FB"/>
    <w:rsid w:val="00173304"/>
    <w:rsid w:val="00173984"/>
    <w:rsid w:val="00174494"/>
    <w:rsid w:val="001744CA"/>
    <w:rsid w:val="0017519A"/>
    <w:rsid w:val="0017519D"/>
    <w:rsid w:val="00175867"/>
    <w:rsid w:val="00175AD4"/>
    <w:rsid w:val="00175FE9"/>
    <w:rsid w:val="0017693D"/>
    <w:rsid w:val="00177889"/>
    <w:rsid w:val="001778BA"/>
    <w:rsid w:val="0018023F"/>
    <w:rsid w:val="00180453"/>
    <w:rsid w:val="00180555"/>
    <w:rsid w:val="00180623"/>
    <w:rsid w:val="001809D1"/>
    <w:rsid w:val="00180C85"/>
    <w:rsid w:val="00181273"/>
    <w:rsid w:val="0018175C"/>
    <w:rsid w:val="00181F3B"/>
    <w:rsid w:val="001820FE"/>
    <w:rsid w:val="001822E7"/>
    <w:rsid w:val="00182329"/>
    <w:rsid w:val="00182C41"/>
    <w:rsid w:val="00182DC8"/>
    <w:rsid w:val="00182E4A"/>
    <w:rsid w:val="00183619"/>
    <w:rsid w:val="0018432E"/>
    <w:rsid w:val="00184DB2"/>
    <w:rsid w:val="001851ED"/>
    <w:rsid w:val="001855FE"/>
    <w:rsid w:val="001862DF"/>
    <w:rsid w:val="0018670B"/>
    <w:rsid w:val="00186A20"/>
    <w:rsid w:val="00186BE4"/>
    <w:rsid w:val="00186D9D"/>
    <w:rsid w:val="00187687"/>
    <w:rsid w:val="00187801"/>
    <w:rsid w:val="00187B81"/>
    <w:rsid w:val="00187E91"/>
    <w:rsid w:val="0019004B"/>
    <w:rsid w:val="001900F7"/>
    <w:rsid w:val="0019074A"/>
    <w:rsid w:val="00190E90"/>
    <w:rsid w:val="001912B2"/>
    <w:rsid w:val="00191C10"/>
    <w:rsid w:val="00191C86"/>
    <w:rsid w:val="00192858"/>
    <w:rsid w:val="00192B73"/>
    <w:rsid w:val="0019301A"/>
    <w:rsid w:val="001937F3"/>
    <w:rsid w:val="00193C79"/>
    <w:rsid w:val="001941D9"/>
    <w:rsid w:val="001955FA"/>
    <w:rsid w:val="00195EEF"/>
    <w:rsid w:val="00196AAC"/>
    <w:rsid w:val="00196E01"/>
    <w:rsid w:val="00196E9B"/>
    <w:rsid w:val="00197793"/>
    <w:rsid w:val="00197F90"/>
    <w:rsid w:val="001A03F8"/>
    <w:rsid w:val="001A0E14"/>
    <w:rsid w:val="001A115F"/>
    <w:rsid w:val="001A14C1"/>
    <w:rsid w:val="001A1D66"/>
    <w:rsid w:val="001A221A"/>
    <w:rsid w:val="001A2D15"/>
    <w:rsid w:val="001A341E"/>
    <w:rsid w:val="001A3F05"/>
    <w:rsid w:val="001A4409"/>
    <w:rsid w:val="001A4CA7"/>
    <w:rsid w:val="001A4DDA"/>
    <w:rsid w:val="001A5104"/>
    <w:rsid w:val="001A5C1D"/>
    <w:rsid w:val="001A5C46"/>
    <w:rsid w:val="001A5CB4"/>
    <w:rsid w:val="001A64D7"/>
    <w:rsid w:val="001A6891"/>
    <w:rsid w:val="001A6D0F"/>
    <w:rsid w:val="001A6D4F"/>
    <w:rsid w:val="001A78C2"/>
    <w:rsid w:val="001A7958"/>
    <w:rsid w:val="001A7C33"/>
    <w:rsid w:val="001A7FEB"/>
    <w:rsid w:val="001B02E2"/>
    <w:rsid w:val="001B079D"/>
    <w:rsid w:val="001B15E6"/>
    <w:rsid w:val="001B1BF7"/>
    <w:rsid w:val="001B2904"/>
    <w:rsid w:val="001B2B87"/>
    <w:rsid w:val="001B2C41"/>
    <w:rsid w:val="001B3029"/>
    <w:rsid w:val="001B3696"/>
    <w:rsid w:val="001B3A54"/>
    <w:rsid w:val="001B42A2"/>
    <w:rsid w:val="001B44F1"/>
    <w:rsid w:val="001B595C"/>
    <w:rsid w:val="001B5E31"/>
    <w:rsid w:val="001B6110"/>
    <w:rsid w:val="001B679E"/>
    <w:rsid w:val="001B694F"/>
    <w:rsid w:val="001B6978"/>
    <w:rsid w:val="001B79E6"/>
    <w:rsid w:val="001B7B58"/>
    <w:rsid w:val="001B7DA1"/>
    <w:rsid w:val="001C0005"/>
    <w:rsid w:val="001C0190"/>
    <w:rsid w:val="001C0F41"/>
    <w:rsid w:val="001C1A01"/>
    <w:rsid w:val="001C1F91"/>
    <w:rsid w:val="001C27A8"/>
    <w:rsid w:val="001C28CE"/>
    <w:rsid w:val="001C2B87"/>
    <w:rsid w:val="001C3108"/>
    <w:rsid w:val="001C3E90"/>
    <w:rsid w:val="001C3F9B"/>
    <w:rsid w:val="001C4809"/>
    <w:rsid w:val="001C4DAF"/>
    <w:rsid w:val="001C5B4F"/>
    <w:rsid w:val="001C637A"/>
    <w:rsid w:val="001C758F"/>
    <w:rsid w:val="001C7ADC"/>
    <w:rsid w:val="001C7E59"/>
    <w:rsid w:val="001C7E61"/>
    <w:rsid w:val="001D0324"/>
    <w:rsid w:val="001D0780"/>
    <w:rsid w:val="001D07CB"/>
    <w:rsid w:val="001D0BB2"/>
    <w:rsid w:val="001D0DD5"/>
    <w:rsid w:val="001D0EF1"/>
    <w:rsid w:val="001D0EFA"/>
    <w:rsid w:val="001D1698"/>
    <w:rsid w:val="001D1FA3"/>
    <w:rsid w:val="001D1FA6"/>
    <w:rsid w:val="001D236F"/>
    <w:rsid w:val="001D23EC"/>
    <w:rsid w:val="001D2498"/>
    <w:rsid w:val="001D57AE"/>
    <w:rsid w:val="001D5DD5"/>
    <w:rsid w:val="001D631C"/>
    <w:rsid w:val="001D68C1"/>
    <w:rsid w:val="001D7207"/>
    <w:rsid w:val="001D750F"/>
    <w:rsid w:val="001D7918"/>
    <w:rsid w:val="001D7BB6"/>
    <w:rsid w:val="001E01F7"/>
    <w:rsid w:val="001E08DF"/>
    <w:rsid w:val="001E2717"/>
    <w:rsid w:val="001E321E"/>
    <w:rsid w:val="001E3279"/>
    <w:rsid w:val="001E35DE"/>
    <w:rsid w:val="001E40A4"/>
    <w:rsid w:val="001E45AB"/>
    <w:rsid w:val="001E475B"/>
    <w:rsid w:val="001E541A"/>
    <w:rsid w:val="001E552A"/>
    <w:rsid w:val="001E5E38"/>
    <w:rsid w:val="001E66B4"/>
    <w:rsid w:val="001E670B"/>
    <w:rsid w:val="001E6E55"/>
    <w:rsid w:val="001E7945"/>
    <w:rsid w:val="001E7E09"/>
    <w:rsid w:val="001F0018"/>
    <w:rsid w:val="001F03A1"/>
    <w:rsid w:val="001F061B"/>
    <w:rsid w:val="001F0DE0"/>
    <w:rsid w:val="001F10BB"/>
    <w:rsid w:val="001F11CD"/>
    <w:rsid w:val="001F1510"/>
    <w:rsid w:val="001F1D45"/>
    <w:rsid w:val="001F255F"/>
    <w:rsid w:val="001F298D"/>
    <w:rsid w:val="001F29E8"/>
    <w:rsid w:val="001F3F48"/>
    <w:rsid w:val="001F4EEC"/>
    <w:rsid w:val="001F512A"/>
    <w:rsid w:val="001F5989"/>
    <w:rsid w:val="001F63FB"/>
    <w:rsid w:val="001F7320"/>
    <w:rsid w:val="001F7DAB"/>
    <w:rsid w:val="00201848"/>
    <w:rsid w:val="00201D5F"/>
    <w:rsid w:val="002024A5"/>
    <w:rsid w:val="0020333B"/>
    <w:rsid w:val="00203368"/>
    <w:rsid w:val="002034A3"/>
    <w:rsid w:val="00203BB1"/>
    <w:rsid w:val="00203C23"/>
    <w:rsid w:val="00203E90"/>
    <w:rsid w:val="00204341"/>
    <w:rsid w:val="002046A9"/>
    <w:rsid w:val="00204741"/>
    <w:rsid w:val="00204F00"/>
    <w:rsid w:val="00205153"/>
    <w:rsid w:val="00205158"/>
    <w:rsid w:val="00205F99"/>
    <w:rsid w:val="00206A45"/>
    <w:rsid w:val="002077EB"/>
    <w:rsid w:val="00207E05"/>
    <w:rsid w:val="0021075D"/>
    <w:rsid w:val="0021130E"/>
    <w:rsid w:val="002117AE"/>
    <w:rsid w:val="00211A36"/>
    <w:rsid w:val="002126D9"/>
    <w:rsid w:val="00212ACB"/>
    <w:rsid w:val="00212B67"/>
    <w:rsid w:val="00212FC6"/>
    <w:rsid w:val="00213257"/>
    <w:rsid w:val="002137B2"/>
    <w:rsid w:val="002146C9"/>
    <w:rsid w:val="00214FE2"/>
    <w:rsid w:val="002159C6"/>
    <w:rsid w:val="002166B1"/>
    <w:rsid w:val="00216B28"/>
    <w:rsid w:val="00216DC8"/>
    <w:rsid w:val="0021729A"/>
    <w:rsid w:val="00217DBB"/>
    <w:rsid w:val="00217E27"/>
    <w:rsid w:val="002200EC"/>
    <w:rsid w:val="0022097B"/>
    <w:rsid w:val="00220C9B"/>
    <w:rsid w:val="00221BB9"/>
    <w:rsid w:val="00221D5C"/>
    <w:rsid w:val="00222187"/>
    <w:rsid w:val="00222685"/>
    <w:rsid w:val="00222FE3"/>
    <w:rsid w:val="00223BFC"/>
    <w:rsid w:val="00223E11"/>
    <w:rsid w:val="00224644"/>
    <w:rsid w:val="00224C1F"/>
    <w:rsid w:val="00224C40"/>
    <w:rsid w:val="002259D0"/>
    <w:rsid w:val="00226D22"/>
    <w:rsid w:val="00226DBB"/>
    <w:rsid w:val="002303EF"/>
    <w:rsid w:val="0023057F"/>
    <w:rsid w:val="00230A67"/>
    <w:rsid w:val="0023108D"/>
    <w:rsid w:val="002322E1"/>
    <w:rsid w:val="00232632"/>
    <w:rsid w:val="0023289B"/>
    <w:rsid w:val="00232CE3"/>
    <w:rsid w:val="0023346E"/>
    <w:rsid w:val="00234341"/>
    <w:rsid w:val="002343AC"/>
    <w:rsid w:val="00235098"/>
    <w:rsid w:val="00235759"/>
    <w:rsid w:val="0023577C"/>
    <w:rsid w:val="00235C8D"/>
    <w:rsid w:val="00236514"/>
    <w:rsid w:val="002367A0"/>
    <w:rsid w:val="002368C9"/>
    <w:rsid w:val="00236CA4"/>
    <w:rsid w:val="00237445"/>
    <w:rsid w:val="002374CD"/>
    <w:rsid w:val="00237618"/>
    <w:rsid w:val="00237DE9"/>
    <w:rsid w:val="00237F06"/>
    <w:rsid w:val="0024054A"/>
    <w:rsid w:val="002408C7"/>
    <w:rsid w:val="00240AE7"/>
    <w:rsid w:val="00241423"/>
    <w:rsid w:val="00241547"/>
    <w:rsid w:val="0024203F"/>
    <w:rsid w:val="00242803"/>
    <w:rsid w:val="0024284F"/>
    <w:rsid w:val="00242C3D"/>
    <w:rsid w:val="00242D38"/>
    <w:rsid w:val="00242E00"/>
    <w:rsid w:val="00243E73"/>
    <w:rsid w:val="00244144"/>
    <w:rsid w:val="00245042"/>
    <w:rsid w:val="002451DF"/>
    <w:rsid w:val="0024567E"/>
    <w:rsid w:val="00245A3F"/>
    <w:rsid w:val="00245C85"/>
    <w:rsid w:val="0024626A"/>
    <w:rsid w:val="0024672D"/>
    <w:rsid w:val="0024683E"/>
    <w:rsid w:val="00250A10"/>
    <w:rsid w:val="00251217"/>
    <w:rsid w:val="002519A3"/>
    <w:rsid w:val="00251B9B"/>
    <w:rsid w:val="0025216C"/>
    <w:rsid w:val="0025220D"/>
    <w:rsid w:val="002527BE"/>
    <w:rsid w:val="00252CBD"/>
    <w:rsid w:val="00253441"/>
    <w:rsid w:val="002535FA"/>
    <w:rsid w:val="002541A9"/>
    <w:rsid w:val="00254A86"/>
    <w:rsid w:val="002553C9"/>
    <w:rsid w:val="0025597A"/>
    <w:rsid w:val="00255DB2"/>
    <w:rsid w:val="00255DED"/>
    <w:rsid w:val="00255FA3"/>
    <w:rsid w:val="00260809"/>
    <w:rsid w:val="00260893"/>
    <w:rsid w:val="00260A89"/>
    <w:rsid w:val="00260B66"/>
    <w:rsid w:val="00260F0F"/>
    <w:rsid w:val="002618E1"/>
    <w:rsid w:val="00262497"/>
    <w:rsid w:val="00263498"/>
    <w:rsid w:val="00263745"/>
    <w:rsid w:val="00263765"/>
    <w:rsid w:val="00263869"/>
    <w:rsid w:val="002638B6"/>
    <w:rsid w:val="00265781"/>
    <w:rsid w:val="002659CA"/>
    <w:rsid w:val="0026625D"/>
    <w:rsid w:val="0026677F"/>
    <w:rsid w:val="00266C08"/>
    <w:rsid w:val="00266F25"/>
    <w:rsid w:val="00267B69"/>
    <w:rsid w:val="00270459"/>
    <w:rsid w:val="00270759"/>
    <w:rsid w:val="002713B5"/>
    <w:rsid w:val="00272478"/>
    <w:rsid w:val="00272D44"/>
    <w:rsid w:val="002732A9"/>
    <w:rsid w:val="0027367F"/>
    <w:rsid w:val="00273E39"/>
    <w:rsid w:val="00274105"/>
    <w:rsid w:val="00274439"/>
    <w:rsid w:val="0027462B"/>
    <w:rsid w:val="002750D9"/>
    <w:rsid w:val="00275354"/>
    <w:rsid w:val="00275F5C"/>
    <w:rsid w:val="00276669"/>
    <w:rsid w:val="0027734C"/>
    <w:rsid w:val="002774FA"/>
    <w:rsid w:val="002778D4"/>
    <w:rsid w:val="002806E5"/>
    <w:rsid w:val="00280978"/>
    <w:rsid w:val="00280A79"/>
    <w:rsid w:val="00280B97"/>
    <w:rsid w:val="00280EA5"/>
    <w:rsid w:val="00281414"/>
    <w:rsid w:val="002814E0"/>
    <w:rsid w:val="0028175F"/>
    <w:rsid w:val="0028176E"/>
    <w:rsid w:val="00281D02"/>
    <w:rsid w:val="0028215D"/>
    <w:rsid w:val="0028216A"/>
    <w:rsid w:val="0028265B"/>
    <w:rsid w:val="00282B0F"/>
    <w:rsid w:val="0028343B"/>
    <w:rsid w:val="00283794"/>
    <w:rsid w:val="002848AA"/>
    <w:rsid w:val="00284AB3"/>
    <w:rsid w:val="00284C1D"/>
    <w:rsid w:val="00284F2C"/>
    <w:rsid w:val="00284FAD"/>
    <w:rsid w:val="00285463"/>
    <w:rsid w:val="002855B1"/>
    <w:rsid w:val="002860CA"/>
    <w:rsid w:val="002868B2"/>
    <w:rsid w:val="002869CE"/>
    <w:rsid w:val="00286AA7"/>
    <w:rsid w:val="00287E72"/>
    <w:rsid w:val="00287F42"/>
    <w:rsid w:val="00290978"/>
    <w:rsid w:val="00291072"/>
    <w:rsid w:val="002911CA"/>
    <w:rsid w:val="0029137B"/>
    <w:rsid w:val="0029157B"/>
    <w:rsid w:val="00292981"/>
    <w:rsid w:val="00292C5A"/>
    <w:rsid w:val="00293CC0"/>
    <w:rsid w:val="00293E03"/>
    <w:rsid w:val="0029440B"/>
    <w:rsid w:val="002945F3"/>
    <w:rsid w:val="00294608"/>
    <w:rsid w:val="00294995"/>
    <w:rsid w:val="00294BA0"/>
    <w:rsid w:val="00294D31"/>
    <w:rsid w:val="00294EC6"/>
    <w:rsid w:val="0029516A"/>
    <w:rsid w:val="00295CFF"/>
    <w:rsid w:val="00296012"/>
    <w:rsid w:val="00296779"/>
    <w:rsid w:val="0029687C"/>
    <w:rsid w:val="00296DCA"/>
    <w:rsid w:val="00297A40"/>
    <w:rsid w:val="002A0E14"/>
    <w:rsid w:val="002A15CE"/>
    <w:rsid w:val="002A1A7E"/>
    <w:rsid w:val="002A1FF6"/>
    <w:rsid w:val="002A2118"/>
    <w:rsid w:val="002A350E"/>
    <w:rsid w:val="002A3814"/>
    <w:rsid w:val="002A3E7B"/>
    <w:rsid w:val="002A41E2"/>
    <w:rsid w:val="002A41EA"/>
    <w:rsid w:val="002A45A1"/>
    <w:rsid w:val="002A5BEA"/>
    <w:rsid w:val="002A5D8B"/>
    <w:rsid w:val="002A5E14"/>
    <w:rsid w:val="002A5EB8"/>
    <w:rsid w:val="002A62FE"/>
    <w:rsid w:val="002A6492"/>
    <w:rsid w:val="002A68B3"/>
    <w:rsid w:val="002A748A"/>
    <w:rsid w:val="002A77E0"/>
    <w:rsid w:val="002A7941"/>
    <w:rsid w:val="002B030F"/>
    <w:rsid w:val="002B0593"/>
    <w:rsid w:val="002B0717"/>
    <w:rsid w:val="002B0CC2"/>
    <w:rsid w:val="002B1081"/>
    <w:rsid w:val="002B19E2"/>
    <w:rsid w:val="002B1CE3"/>
    <w:rsid w:val="002B3028"/>
    <w:rsid w:val="002B3698"/>
    <w:rsid w:val="002B3B0A"/>
    <w:rsid w:val="002B42B9"/>
    <w:rsid w:val="002B4680"/>
    <w:rsid w:val="002B5921"/>
    <w:rsid w:val="002B60DB"/>
    <w:rsid w:val="002B6AEE"/>
    <w:rsid w:val="002B6B83"/>
    <w:rsid w:val="002B7B0A"/>
    <w:rsid w:val="002C02F7"/>
    <w:rsid w:val="002C04B3"/>
    <w:rsid w:val="002C04F9"/>
    <w:rsid w:val="002C0668"/>
    <w:rsid w:val="002C0717"/>
    <w:rsid w:val="002C08C5"/>
    <w:rsid w:val="002C1DBF"/>
    <w:rsid w:val="002C237F"/>
    <w:rsid w:val="002C25A3"/>
    <w:rsid w:val="002C262B"/>
    <w:rsid w:val="002C2CC2"/>
    <w:rsid w:val="002C2DD1"/>
    <w:rsid w:val="002C318C"/>
    <w:rsid w:val="002C365F"/>
    <w:rsid w:val="002C3D19"/>
    <w:rsid w:val="002C4096"/>
    <w:rsid w:val="002C5185"/>
    <w:rsid w:val="002C5281"/>
    <w:rsid w:val="002C5358"/>
    <w:rsid w:val="002C5465"/>
    <w:rsid w:val="002C5DA9"/>
    <w:rsid w:val="002C5ECF"/>
    <w:rsid w:val="002C6626"/>
    <w:rsid w:val="002C7BC3"/>
    <w:rsid w:val="002D04C9"/>
    <w:rsid w:val="002D0AA8"/>
    <w:rsid w:val="002D0C01"/>
    <w:rsid w:val="002D12E2"/>
    <w:rsid w:val="002D1631"/>
    <w:rsid w:val="002D18E3"/>
    <w:rsid w:val="002D1A46"/>
    <w:rsid w:val="002D2478"/>
    <w:rsid w:val="002D2753"/>
    <w:rsid w:val="002D4BF2"/>
    <w:rsid w:val="002D5098"/>
    <w:rsid w:val="002D63C2"/>
    <w:rsid w:val="002D6A05"/>
    <w:rsid w:val="002D6BE5"/>
    <w:rsid w:val="002D6D30"/>
    <w:rsid w:val="002D7318"/>
    <w:rsid w:val="002E0F7E"/>
    <w:rsid w:val="002E16E4"/>
    <w:rsid w:val="002E18D7"/>
    <w:rsid w:val="002E193D"/>
    <w:rsid w:val="002E1E38"/>
    <w:rsid w:val="002E284A"/>
    <w:rsid w:val="002E28A9"/>
    <w:rsid w:val="002E2D94"/>
    <w:rsid w:val="002E34D9"/>
    <w:rsid w:val="002E3543"/>
    <w:rsid w:val="002E4024"/>
    <w:rsid w:val="002E4611"/>
    <w:rsid w:val="002E4836"/>
    <w:rsid w:val="002E50A3"/>
    <w:rsid w:val="002E57CF"/>
    <w:rsid w:val="002E590A"/>
    <w:rsid w:val="002E5EA8"/>
    <w:rsid w:val="002E5F2A"/>
    <w:rsid w:val="002E74B6"/>
    <w:rsid w:val="002F02D6"/>
    <w:rsid w:val="002F02D7"/>
    <w:rsid w:val="002F0603"/>
    <w:rsid w:val="002F09C8"/>
    <w:rsid w:val="002F0B3F"/>
    <w:rsid w:val="002F0DA2"/>
    <w:rsid w:val="002F1781"/>
    <w:rsid w:val="002F1AAF"/>
    <w:rsid w:val="002F1CAA"/>
    <w:rsid w:val="002F22B4"/>
    <w:rsid w:val="002F27BB"/>
    <w:rsid w:val="002F2A76"/>
    <w:rsid w:val="002F3C1E"/>
    <w:rsid w:val="002F4178"/>
    <w:rsid w:val="002F4251"/>
    <w:rsid w:val="002F4E0C"/>
    <w:rsid w:val="002F5722"/>
    <w:rsid w:val="002F5CD7"/>
    <w:rsid w:val="002F5D41"/>
    <w:rsid w:val="002F634E"/>
    <w:rsid w:val="002F6708"/>
    <w:rsid w:val="002F7951"/>
    <w:rsid w:val="0030011D"/>
    <w:rsid w:val="003004C0"/>
    <w:rsid w:val="003005C8"/>
    <w:rsid w:val="00300B9D"/>
    <w:rsid w:val="003010EE"/>
    <w:rsid w:val="0030112E"/>
    <w:rsid w:val="00301258"/>
    <w:rsid w:val="003015F1"/>
    <w:rsid w:val="003016AE"/>
    <w:rsid w:val="00301819"/>
    <w:rsid w:val="0030192B"/>
    <w:rsid w:val="003020ED"/>
    <w:rsid w:val="003021D1"/>
    <w:rsid w:val="0030369B"/>
    <w:rsid w:val="0030399F"/>
    <w:rsid w:val="00304F64"/>
    <w:rsid w:val="00305119"/>
    <w:rsid w:val="0030525F"/>
    <w:rsid w:val="003058E8"/>
    <w:rsid w:val="00305FDC"/>
    <w:rsid w:val="00306204"/>
    <w:rsid w:val="00306670"/>
    <w:rsid w:val="00306FD2"/>
    <w:rsid w:val="00307526"/>
    <w:rsid w:val="003075EF"/>
    <w:rsid w:val="00307B2B"/>
    <w:rsid w:val="00307BB7"/>
    <w:rsid w:val="00307CF0"/>
    <w:rsid w:val="00310AEE"/>
    <w:rsid w:val="00310FD7"/>
    <w:rsid w:val="0031113A"/>
    <w:rsid w:val="00311222"/>
    <w:rsid w:val="003112DB"/>
    <w:rsid w:val="003114B0"/>
    <w:rsid w:val="003118DC"/>
    <w:rsid w:val="00311E04"/>
    <w:rsid w:val="003120F6"/>
    <w:rsid w:val="00312884"/>
    <w:rsid w:val="00312DB8"/>
    <w:rsid w:val="00313072"/>
    <w:rsid w:val="0031459A"/>
    <w:rsid w:val="0031464A"/>
    <w:rsid w:val="003155CB"/>
    <w:rsid w:val="00316A8B"/>
    <w:rsid w:val="003171C4"/>
    <w:rsid w:val="003171D0"/>
    <w:rsid w:val="00321C88"/>
    <w:rsid w:val="003221C5"/>
    <w:rsid w:val="003226EE"/>
    <w:rsid w:val="00323747"/>
    <w:rsid w:val="00323AA0"/>
    <w:rsid w:val="00323B78"/>
    <w:rsid w:val="00323FFE"/>
    <w:rsid w:val="00324E1C"/>
    <w:rsid w:val="00324F24"/>
    <w:rsid w:val="0032641C"/>
    <w:rsid w:val="0032729F"/>
    <w:rsid w:val="003273DE"/>
    <w:rsid w:val="003279FF"/>
    <w:rsid w:val="00327B6D"/>
    <w:rsid w:val="00327BE5"/>
    <w:rsid w:val="00330276"/>
    <w:rsid w:val="0033103B"/>
    <w:rsid w:val="00331280"/>
    <w:rsid w:val="00331321"/>
    <w:rsid w:val="0033162E"/>
    <w:rsid w:val="003316C4"/>
    <w:rsid w:val="00332194"/>
    <w:rsid w:val="0033254B"/>
    <w:rsid w:val="003325C3"/>
    <w:rsid w:val="003332FF"/>
    <w:rsid w:val="00333703"/>
    <w:rsid w:val="003337DE"/>
    <w:rsid w:val="00333B96"/>
    <w:rsid w:val="00333C6F"/>
    <w:rsid w:val="003343AA"/>
    <w:rsid w:val="00334B89"/>
    <w:rsid w:val="00335642"/>
    <w:rsid w:val="00335760"/>
    <w:rsid w:val="00335991"/>
    <w:rsid w:val="003368F3"/>
    <w:rsid w:val="00336C93"/>
    <w:rsid w:val="0033721D"/>
    <w:rsid w:val="0033740C"/>
    <w:rsid w:val="00337676"/>
    <w:rsid w:val="00340946"/>
    <w:rsid w:val="0034097D"/>
    <w:rsid w:val="00341079"/>
    <w:rsid w:val="0034122F"/>
    <w:rsid w:val="00341298"/>
    <w:rsid w:val="0034151B"/>
    <w:rsid w:val="00341CA7"/>
    <w:rsid w:val="00341FC2"/>
    <w:rsid w:val="00342CD6"/>
    <w:rsid w:val="00344991"/>
    <w:rsid w:val="0034528D"/>
    <w:rsid w:val="00347281"/>
    <w:rsid w:val="003475C4"/>
    <w:rsid w:val="003478C1"/>
    <w:rsid w:val="00347AE9"/>
    <w:rsid w:val="00350907"/>
    <w:rsid w:val="00350AEF"/>
    <w:rsid w:val="00350C74"/>
    <w:rsid w:val="0035116E"/>
    <w:rsid w:val="00351D06"/>
    <w:rsid w:val="00351DBA"/>
    <w:rsid w:val="00351E5B"/>
    <w:rsid w:val="00352064"/>
    <w:rsid w:val="00352428"/>
    <w:rsid w:val="00352A33"/>
    <w:rsid w:val="00352E8E"/>
    <w:rsid w:val="003531B8"/>
    <w:rsid w:val="003536B3"/>
    <w:rsid w:val="00353C9A"/>
    <w:rsid w:val="00354766"/>
    <w:rsid w:val="00355491"/>
    <w:rsid w:val="00355E0C"/>
    <w:rsid w:val="00355E38"/>
    <w:rsid w:val="0035628D"/>
    <w:rsid w:val="00356390"/>
    <w:rsid w:val="003568BB"/>
    <w:rsid w:val="003569A5"/>
    <w:rsid w:val="00356C06"/>
    <w:rsid w:val="0035724F"/>
    <w:rsid w:val="003572DA"/>
    <w:rsid w:val="003602B0"/>
    <w:rsid w:val="0036055A"/>
    <w:rsid w:val="00361AD2"/>
    <w:rsid w:val="00361BBE"/>
    <w:rsid w:val="0036230F"/>
    <w:rsid w:val="00362B7F"/>
    <w:rsid w:val="003631C6"/>
    <w:rsid w:val="00363AD0"/>
    <w:rsid w:val="00363E5A"/>
    <w:rsid w:val="00363E78"/>
    <w:rsid w:val="003642A4"/>
    <w:rsid w:val="00364A6D"/>
    <w:rsid w:val="00365496"/>
    <w:rsid w:val="00365A78"/>
    <w:rsid w:val="003666D5"/>
    <w:rsid w:val="00366DDD"/>
    <w:rsid w:val="00367510"/>
    <w:rsid w:val="00367C9F"/>
    <w:rsid w:val="00367CF6"/>
    <w:rsid w:val="00367E7C"/>
    <w:rsid w:val="0037020C"/>
    <w:rsid w:val="00370DA1"/>
    <w:rsid w:val="00371079"/>
    <w:rsid w:val="003727EE"/>
    <w:rsid w:val="003743EF"/>
    <w:rsid w:val="00374B60"/>
    <w:rsid w:val="003752E2"/>
    <w:rsid w:val="00376999"/>
    <w:rsid w:val="00376B3F"/>
    <w:rsid w:val="00376C45"/>
    <w:rsid w:val="003778D2"/>
    <w:rsid w:val="00377C93"/>
    <w:rsid w:val="00380FAF"/>
    <w:rsid w:val="0038168B"/>
    <w:rsid w:val="0038191A"/>
    <w:rsid w:val="00381C0E"/>
    <w:rsid w:val="0038260C"/>
    <w:rsid w:val="003827DC"/>
    <w:rsid w:val="003828E8"/>
    <w:rsid w:val="00382C0D"/>
    <w:rsid w:val="00383109"/>
    <w:rsid w:val="003833F9"/>
    <w:rsid w:val="00383409"/>
    <w:rsid w:val="003835A9"/>
    <w:rsid w:val="003836BC"/>
    <w:rsid w:val="0038380B"/>
    <w:rsid w:val="00383EAE"/>
    <w:rsid w:val="0038404F"/>
    <w:rsid w:val="00384369"/>
    <w:rsid w:val="00384622"/>
    <w:rsid w:val="003846CB"/>
    <w:rsid w:val="00384CC8"/>
    <w:rsid w:val="00385D12"/>
    <w:rsid w:val="003862F5"/>
    <w:rsid w:val="003863C5"/>
    <w:rsid w:val="003864EC"/>
    <w:rsid w:val="00386B99"/>
    <w:rsid w:val="003877E7"/>
    <w:rsid w:val="003879B6"/>
    <w:rsid w:val="00387E3D"/>
    <w:rsid w:val="0039012D"/>
    <w:rsid w:val="00390854"/>
    <w:rsid w:val="00391349"/>
    <w:rsid w:val="0039184B"/>
    <w:rsid w:val="0039285C"/>
    <w:rsid w:val="00392C68"/>
    <w:rsid w:val="003935D5"/>
    <w:rsid w:val="0039361B"/>
    <w:rsid w:val="0039484F"/>
    <w:rsid w:val="00395418"/>
    <w:rsid w:val="00395B3C"/>
    <w:rsid w:val="00396388"/>
    <w:rsid w:val="00397074"/>
    <w:rsid w:val="0039727D"/>
    <w:rsid w:val="003A060D"/>
    <w:rsid w:val="003A14FA"/>
    <w:rsid w:val="003A1B94"/>
    <w:rsid w:val="003A2400"/>
    <w:rsid w:val="003A3B42"/>
    <w:rsid w:val="003A42F8"/>
    <w:rsid w:val="003A4BA7"/>
    <w:rsid w:val="003A4CBD"/>
    <w:rsid w:val="003A50E4"/>
    <w:rsid w:val="003A5FC5"/>
    <w:rsid w:val="003A62B8"/>
    <w:rsid w:val="003A6F4E"/>
    <w:rsid w:val="003A7196"/>
    <w:rsid w:val="003A77D5"/>
    <w:rsid w:val="003A7A1C"/>
    <w:rsid w:val="003A7ECD"/>
    <w:rsid w:val="003B016F"/>
    <w:rsid w:val="003B0370"/>
    <w:rsid w:val="003B0996"/>
    <w:rsid w:val="003B1195"/>
    <w:rsid w:val="003B233A"/>
    <w:rsid w:val="003B281C"/>
    <w:rsid w:val="003B2F5F"/>
    <w:rsid w:val="003B3290"/>
    <w:rsid w:val="003B3500"/>
    <w:rsid w:val="003B41D2"/>
    <w:rsid w:val="003B4A18"/>
    <w:rsid w:val="003B4EB0"/>
    <w:rsid w:val="003B513F"/>
    <w:rsid w:val="003B55B5"/>
    <w:rsid w:val="003B618F"/>
    <w:rsid w:val="003B6DB0"/>
    <w:rsid w:val="003B7604"/>
    <w:rsid w:val="003B77A3"/>
    <w:rsid w:val="003B7F1A"/>
    <w:rsid w:val="003C01CA"/>
    <w:rsid w:val="003C062C"/>
    <w:rsid w:val="003C088A"/>
    <w:rsid w:val="003C1161"/>
    <w:rsid w:val="003C13B0"/>
    <w:rsid w:val="003C1B88"/>
    <w:rsid w:val="003C231B"/>
    <w:rsid w:val="003C28AC"/>
    <w:rsid w:val="003C30FF"/>
    <w:rsid w:val="003C32CD"/>
    <w:rsid w:val="003C32CE"/>
    <w:rsid w:val="003C331E"/>
    <w:rsid w:val="003C3AE6"/>
    <w:rsid w:val="003C3D45"/>
    <w:rsid w:val="003C45B0"/>
    <w:rsid w:val="003C4899"/>
    <w:rsid w:val="003C4F9B"/>
    <w:rsid w:val="003C528A"/>
    <w:rsid w:val="003C5A55"/>
    <w:rsid w:val="003C6A9C"/>
    <w:rsid w:val="003C6ACA"/>
    <w:rsid w:val="003C6BFB"/>
    <w:rsid w:val="003C6C86"/>
    <w:rsid w:val="003C7AB9"/>
    <w:rsid w:val="003C7DA0"/>
    <w:rsid w:val="003C7F03"/>
    <w:rsid w:val="003C7F71"/>
    <w:rsid w:val="003D0C8A"/>
    <w:rsid w:val="003D1206"/>
    <w:rsid w:val="003D128D"/>
    <w:rsid w:val="003D300B"/>
    <w:rsid w:val="003D447D"/>
    <w:rsid w:val="003D455F"/>
    <w:rsid w:val="003D4C22"/>
    <w:rsid w:val="003D6345"/>
    <w:rsid w:val="003D658D"/>
    <w:rsid w:val="003D7CDE"/>
    <w:rsid w:val="003D7E85"/>
    <w:rsid w:val="003E0322"/>
    <w:rsid w:val="003E0884"/>
    <w:rsid w:val="003E0B26"/>
    <w:rsid w:val="003E0C76"/>
    <w:rsid w:val="003E0CC8"/>
    <w:rsid w:val="003E0D17"/>
    <w:rsid w:val="003E0EA5"/>
    <w:rsid w:val="003E15A1"/>
    <w:rsid w:val="003E15CA"/>
    <w:rsid w:val="003E17B8"/>
    <w:rsid w:val="003E1B55"/>
    <w:rsid w:val="003E233E"/>
    <w:rsid w:val="003E2534"/>
    <w:rsid w:val="003E3085"/>
    <w:rsid w:val="003E376F"/>
    <w:rsid w:val="003E3B4C"/>
    <w:rsid w:val="003E473C"/>
    <w:rsid w:val="003E4883"/>
    <w:rsid w:val="003E505E"/>
    <w:rsid w:val="003E51F7"/>
    <w:rsid w:val="003E5428"/>
    <w:rsid w:val="003E588C"/>
    <w:rsid w:val="003E5D37"/>
    <w:rsid w:val="003E6C28"/>
    <w:rsid w:val="003E7165"/>
    <w:rsid w:val="003F019A"/>
    <w:rsid w:val="003F01D0"/>
    <w:rsid w:val="003F02C3"/>
    <w:rsid w:val="003F171B"/>
    <w:rsid w:val="003F24DD"/>
    <w:rsid w:val="003F282B"/>
    <w:rsid w:val="003F2C18"/>
    <w:rsid w:val="003F3D33"/>
    <w:rsid w:val="003F4094"/>
    <w:rsid w:val="003F40A5"/>
    <w:rsid w:val="003F4868"/>
    <w:rsid w:val="003F4CB8"/>
    <w:rsid w:val="003F5023"/>
    <w:rsid w:val="003F5431"/>
    <w:rsid w:val="003F6838"/>
    <w:rsid w:val="003F701D"/>
    <w:rsid w:val="003F7186"/>
    <w:rsid w:val="003F747E"/>
    <w:rsid w:val="003F79A4"/>
    <w:rsid w:val="003F7A5F"/>
    <w:rsid w:val="00400060"/>
    <w:rsid w:val="00400117"/>
    <w:rsid w:val="00400B2D"/>
    <w:rsid w:val="00401AB5"/>
    <w:rsid w:val="00401D7A"/>
    <w:rsid w:val="00402610"/>
    <w:rsid w:val="00402C48"/>
    <w:rsid w:val="00402CC8"/>
    <w:rsid w:val="00402D77"/>
    <w:rsid w:val="00402E77"/>
    <w:rsid w:val="004031CD"/>
    <w:rsid w:val="00403A51"/>
    <w:rsid w:val="004044CD"/>
    <w:rsid w:val="00404735"/>
    <w:rsid w:val="004049D5"/>
    <w:rsid w:val="00404ADF"/>
    <w:rsid w:val="00404EC9"/>
    <w:rsid w:val="00405471"/>
    <w:rsid w:val="00405648"/>
    <w:rsid w:val="00405CE7"/>
    <w:rsid w:val="0041066F"/>
    <w:rsid w:val="00411371"/>
    <w:rsid w:val="00411F9D"/>
    <w:rsid w:val="004120E3"/>
    <w:rsid w:val="004128E5"/>
    <w:rsid w:val="00412AB5"/>
    <w:rsid w:val="0041393B"/>
    <w:rsid w:val="00413BFD"/>
    <w:rsid w:val="00414B40"/>
    <w:rsid w:val="00414D7B"/>
    <w:rsid w:val="00415997"/>
    <w:rsid w:val="00415F5D"/>
    <w:rsid w:val="00416472"/>
    <w:rsid w:val="00416ABC"/>
    <w:rsid w:val="00417225"/>
    <w:rsid w:val="00417446"/>
    <w:rsid w:val="00417FB0"/>
    <w:rsid w:val="0042094B"/>
    <w:rsid w:val="00420D72"/>
    <w:rsid w:val="00420FAA"/>
    <w:rsid w:val="00421262"/>
    <w:rsid w:val="00422B15"/>
    <w:rsid w:val="00422C0E"/>
    <w:rsid w:val="00422EFD"/>
    <w:rsid w:val="00423717"/>
    <w:rsid w:val="00423B9F"/>
    <w:rsid w:val="0042445F"/>
    <w:rsid w:val="00425303"/>
    <w:rsid w:val="004253A7"/>
    <w:rsid w:val="00426057"/>
    <w:rsid w:val="00426A51"/>
    <w:rsid w:val="00426F6B"/>
    <w:rsid w:val="0042747A"/>
    <w:rsid w:val="00427E63"/>
    <w:rsid w:val="004300E8"/>
    <w:rsid w:val="0043018B"/>
    <w:rsid w:val="00430BA8"/>
    <w:rsid w:val="00431702"/>
    <w:rsid w:val="0043278C"/>
    <w:rsid w:val="0043281C"/>
    <w:rsid w:val="0043285E"/>
    <w:rsid w:val="00433F9C"/>
    <w:rsid w:val="00435AE8"/>
    <w:rsid w:val="00436757"/>
    <w:rsid w:val="00437631"/>
    <w:rsid w:val="00437B6F"/>
    <w:rsid w:val="00437D6F"/>
    <w:rsid w:val="004400B5"/>
    <w:rsid w:val="004407B7"/>
    <w:rsid w:val="00441906"/>
    <w:rsid w:val="0044297D"/>
    <w:rsid w:val="00442B97"/>
    <w:rsid w:val="004436DB"/>
    <w:rsid w:val="00443943"/>
    <w:rsid w:val="00443E78"/>
    <w:rsid w:val="00443EA1"/>
    <w:rsid w:val="004441C4"/>
    <w:rsid w:val="00444986"/>
    <w:rsid w:val="00445695"/>
    <w:rsid w:val="00445E29"/>
    <w:rsid w:val="00446EE7"/>
    <w:rsid w:val="0044717F"/>
    <w:rsid w:val="00447A45"/>
    <w:rsid w:val="00447BE5"/>
    <w:rsid w:val="00447DD8"/>
    <w:rsid w:val="00447EEB"/>
    <w:rsid w:val="004503B7"/>
    <w:rsid w:val="004505C0"/>
    <w:rsid w:val="00450F32"/>
    <w:rsid w:val="004526E7"/>
    <w:rsid w:val="00452A06"/>
    <w:rsid w:val="00452CBB"/>
    <w:rsid w:val="004536A5"/>
    <w:rsid w:val="00453A6F"/>
    <w:rsid w:val="00453F22"/>
    <w:rsid w:val="004544BE"/>
    <w:rsid w:val="004553A1"/>
    <w:rsid w:val="004553CC"/>
    <w:rsid w:val="004565BA"/>
    <w:rsid w:val="004565F0"/>
    <w:rsid w:val="0045712A"/>
    <w:rsid w:val="00457682"/>
    <w:rsid w:val="0045782E"/>
    <w:rsid w:val="00460033"/>
    <w:rsid w:val="00460303"/>
    <w:rsid w:val="004608F2"/>
    <w:rsid w:val="00460E8A"/>
    <w:rsid w:val="00461385"/>
    <w:rsid w:val="00461A64"/>
    <w:rsid w:val="00461BED"/>
    <w:rsid w:val="00461E73"/>
    <w:rsid w:val="00462692"/>
    <w:rsid w:val="00462F52"/>
    <w:rsid w:val="0046351C"/>
    <w:rsid w:val="004635C9"/>
    <w:rsid w:val="00463747"/>
    <w:rsid w:val="00463DD5"/>
    <w:rsid w:val="00463DEA"/>
    <w:rsid w:val="00463E92"/>
    <w:rsid w:val="00464313"/>
    <w:rsid w:val="00464644"/>
    <w:rsid w:val="00464E81"/>
    <w:rsid w:val="00464EB0"/>
    <w:rsid w:val="00465953"/>
    <w:rsid w:val="00465F0B"/>
    <w:rsid w:val="00467066"/>
    <w:rsid w:val="00467664"/>
    <w:rsid w:val="00467BEC"/>
    <w:rsid w:val="00470991"/>
    <w:rsid w:val="00470BF8"/>
    <w:rsid w:val="00470CFC"/>
    <w:rsid w:val="00471162"/>
    <w:rsid w:val="00471726"/>
    <w:rsid w:val="00471C08"/>
    <w:rsid w:val="004733E5"/>
    <w:rsid w:val="00473E07"/>
    <w:rsid w:val="00474510"/>
    <w:rsid w:val="00474984"/>
    <w:rsid w:val="0047498F"/>
    <w:rsid w:val="00476078"/>
    <w:rsid w:val="00476180"/>
    <w:rsid w:val="00476869"/>
    <w:rsid w:val="00477311"/>
    <w:rsid w:val="00481591"/>
    <w:rsid w:val="004816D7"/>
    <w:rsid w:val="004820B8"/>
    <w:rsid w:val="00482B12"/>
    <w:rsid w:val="0048325A"/>
    <w:rsid w:val="004839DB"/>
    <w:rsid w:val="00483B71"/>
    <w:rsid w:val="00485509"/>
    <w:rsid w:val="00485AEC"/>
    <w:rsid w:val="00485B48"/>
    <w:rsid w:val="00485FFD"/>
    <w:rsid w:val="004866F5"/>
    <w:rsid w:val="00487E9E"/>
    <w:rsid w:val="00487EC0"/>
    <w:rsid w:val="00490876"/>
    <w:rsid w:val="00490A28"/>
    <w:rsid w:val="00490B4D"/>
    <w:rsid w:val="00490E92"/>
    <w:rsid w:val="00491870"/>
    <w:rsid w:val="00491EFC"/>
    <w:rsid w:val="00492715"/>
    <w:rsid w:val="004933EB"/>
    <w:rsid w:val="00493B7A"/>
    <w:rsid w:val="00493EB7"/>
    <w:rsid w:val="004943FB"/>
    <w:rsid w:val="0049467B"/>
    <w:rsid w:val="0049505A"/>
    <w:rsid w:val="00495339"/>
    <w:rsid w:val="004956C5"/>
    <w:rsid w:val="0049629B"/>
    <w:rsid w:val="0049645D"/>
    <w:rsid w:val="00497467"/>
    <w:rsid w:val="00497872"/>
    <w:rsid w:val="004A06C5"/>
    <w:rsid w:val="004A0A70"/>
    <w:rsid w:val="004A14C5"/>
    <w:rsid w:val="004A1BE5"/>
    <w:rsid w:val="004A1F83"/>
    <w:rsid w:val="004A21FA"/>
    <w:rsid w:val="004A28E1"/>
    <w:rsid w:val="004A33F1"/>
    <w:rsid w:val="004A3741"/>
    <w:rsid w:val="004A3FEB"/>
    <w:rsid w:val="004A4423"/>
    <w:rsid w:val="004A6BD9"/>
    <w:rsid w:val="004A6F45"/>
    <w:rsid w:val="004A727F"/>
    <w:rsid w:val="004A7432"/>
    <w:rsid w:val="004A7FF9"/>
    <w:rsid w:val="004B009D"/>
    <w:rsid w:val="004B0886"/>
    <w:rsid w:val="004B0BD8"/>
    <w:rsid w:val="004B1342"/>
    <w:rsid w:val="004B20B6"/>
    <w:rsid w:val="004B232C"/>
    <w:rsid w:val="004B26C6"/>
    <w:rsid w:val="004B32D0"/>
    <w:rsid w:val="004B390C"/>
    <w:rsid w:val="004B3CD2"/>
    <w:rsid w:val="004B40B7"/>
    <w:rsid w:val="004B50C3"/>
    <w:rsid w:val="004B59E3"/>
    <w:rsid w:val="004B614C"/>
    <w:rsid w:val="004B6482"/>
    <w:rsid w:val="004B6CE1"/>
    <w:rsid w:val="004B6F6F"/>
    <w:rsid w:val="004B734D"/>
    <w:rsid w:val="004B748A"/>
    <w:rsid w:val="004B77F7"/>
    <w:rsid w:val="004B7BB2"/>
    <w:rsid w:val="004B7EA9"/>
    <w:rsid w:val="004C0B1A"/>
    <w:rsid w:val="004C0F68"/>
    <w:rsid w:val="004C1971"/>
    <w:rsid w:val="004C1D40"/>
    <w:rsid w:val="004C2B93"/>
    <w:rsid w:val="004C3167"/>
    <w:rsid w:val="004C31D1"/>
    <w:rsid w:val="004C38B9"/>
    <w:rsid w:val="004C4171"/>
    <w:rsid w:val="004C53BF"/>
    <w:rsid w:val="004C5D54"/>
    <w:rsid w:val="004C62FC"/>
    <w:rsid w:val="004C6924"/>
    <w:rsid w:val="004C6E82"/>
    <w:rsid w:val="004C71B7"/>
    <w:rsid w:val="004C7FFE"/>
    <w:rsid w:val="004D0905"/>
    <w:rsid w:val="004D1128"/>
    <w:rsid w:val="004D16C0"/>
    <w:rsid w:val="004D252C"/>
    <w:rsid w:val="004D25BF"/>
    <w:rsid w:val="004D40C5"/>
    <w:rsid w:val="004D43CC"/>
    <w:rsid w:val="004D47D3"/>
    <w:rsid w:val="004D4D58"/>
    <w:rsid w:val="004D4D5F"/>
    <w:rsid w:val="004D5906"/>
    <w:rsid w:val="004D616C"/>
    <w:rsid w:val="004E027D"/>
    <w:rsid w:val="004E0603"/>
    <w:rsid w:val="004E06B7"/>
    <w:rsid w:val="004E0C50"/>
    <w:rsid w:val="004E0E31"/>
    <w:rsid w:val="004E1BB7"/>
    <w:rsid w:val="004E1CA4"/>
    <w:rsid w:val="004E1F79"/>
    <w:rsid w:val="004E20FE"/>
    <w:rsid w:val="004E2AA4"/>
    <w:rsid w:val="004E3068"/>
    <w:rsid w:val="004E3767"/>
    <w:rsid w:val="004E3823"/>
    <w:rsid w:val="004E4356"/>
    <w:rsid w:val="004E43FF"/>
    <w:rsid w:val="004E59AC"/>
    <w:rsid w:val="004E5F8F"/>
    <w:rsid w:val="004E686C"/>
    <w:rsid w:val="004E6AA1"/>
    <w:rsid w:val="004E6ABE"/>
    <w:rsid w:val="004E6B54"/>
    <w:rsid w:val="004E79F7"/>
    <w:rsid w:val="004F027B"/>
    <w:rsid w:val="004F07EF"/>
    <w:rsid w:val="004F0D36"/>
    <w:rsid w:val="004F0F3F"/>
    <w:rsid w:val="004F1164"/>
    <w:rsid w:val="004F12AB"/>
    <w:rsid w:val="004F1BFA"/>
    <w:rsid w:val="004F1F33"/>
    <w:rsid w:val="004F1FFA"/>
    <w:rsid w:val="004F21E5"/>
    <w:rsid w:val="004F2B7E"/>
    <w:rsid w:val="004F2DBA"/>
    <w:rsid w:val="004F38CA"/>
    <w:rsid w:val="004F41B8"/>
    <w:rsid w:val="004F48FB"/>
    <w:rsid w:val="004F4F7F"/>
    <w:rsid w:val="004F532D"/>
    <w:rsid w:val="004F53D0"/>
    <w:rsid w:val="004F5BE2"/>
    <w:rsid w:val="004F6E44"/>
    <w:rsid w:val="004F6E47"/>
    <w:rsid w:val="004F7067"/>
    <w:rsid w:val="00500A1B"/>
    <w:rsid w:val="00501B3E"/>
    <w:rsid w:val="00501F3D"/>
    <w:rsid w:val="0050275D"/>
    <w:rsid w:val="005027F5"/>
    <w:rsid w:val="00502AA7"/>
    <w:rsid w:val="00502F0E"/>
    <w:rsid w:val="00502FDB"/>
    <w:rsid w:val="00503EB6"/>
    <w:rsid w:val="005045A2"/>
    <w:rsid w:val="00504756"/>
    <w:rsid w:val="00504918"/>
    <w:rsid w:val="0050494A"/>
    <w:rsid w:val="005052E8"/>
    <w:rsid w:val="0050532B"/>
    <w:rsid w:val="00505580"/>
    <w:rsid w:val="00505A7B"/>
    <w:rsid w:val="00505DBD"/>
    <w:rsid w:val="005068C1"/>
    <w:rsid w:val="00506AFA"/>
    <w:rsid w:val="00507384"/>
    <w:rsid w:val="00507EF1"/>
    <w:rsid w:val="00507F3B"/>
    <w:rsid w:val="00510061"/>
    <w:rsid w:val="005104B7"/>
    <w:rsid w:val="00510B36"/>
    <w:rsid w:val="00510FE2"/>
    <w:rsid w:val="005110A4"/>
    <w:rsid w:val="00511545"/>
    <w:rsid w:val="00511546"/>
    <w:rsid w:val="00511741"/>
    <w:rsid w:val="00512188"/>
    <w:rsid w:val="00512519"/>
    <w:rsid w:val="005126A0"/>
    <w:rsid w:val="00512812"/>
    <w:rsid w:val="005137E1"/>
    <w:rsid w:val="0051472F"/>
    <w:rsid w:val="00514C44"/>
    <w:rsid w:val="00514D30"/>
    <w:rsid w:val="00514D52"/>
    <w:rsid w:val="005154D7"/>
    <w:rsid w:val="00515971"/>
    <w:rsid w:val="0051618D"/>
    <w:rsid w:val="00516739"/>
    <w:rsid w:val="00516D45"/>
    <w:rsid w:val="00516D4A"/>
    <w:rsid w:val="0051787C"/>
    <w:rsid w:val="00517A18"/>
    <w:rsid w:val="00517F50"/>
    <w:rsid w:val="00520BE6"/>
    <w:rsid w:val="005211FD"/>
    <w:rsid w:val="0052160B"/>
    <w:rsid w:val="0052358E"/>
    <w:rsid w:val="00524013"/>
    <w:rsid w:val="00524275"/>
    <w:rsid w:val="005243F0"/>
    <w:rsid w:val="005244EA"/>
    <w:rsid w:val="005259EE"/>
    <w:rsid w:val="0052600D"/>
    <w:rsid w:val="005262AD"/>
    <w:rsid w:val="005264ED"/>
    <w:rsid w:val="00526C17"/>
    <w:rsid w:val="005277A3"/>
    <w:rsid w:val="00527FB7"/>
    <w:rsid w:val="00530537"/>
    <w:rsid w:val="00530AE9"/>
    <w:rsid w:val="00530FF0"/>
    <w:rsid w:val="00531471"/>
    <w:rsid w:val="00531790"/>
    <w:rsid w:val="0053272B"/>
    <w:rsid w:val="005328F9"/>
    <w:rsid w:val="00532B1D"/>
    <w:rsid w:val="005331F5"/>
    <w:rsid w:val="00533551"/>
    <w:rsid w:val="00533C21"/>
    <w:rsid w:val="0053431F"/>
    <w:rsid w:val="005356D9"/>
    <w:rsid w:val="00535FC5"/>
    <w:rsid w:val="0053776F"/>
    <w:rsid w:val="00537815"/>
    <w:rsid w:val="00540013"/>
    <w:rsid w:val="00540016"/>
    <w:rsid w:val="00540124"/>
    <w:rsid w:val="00540573"/>
    <w:rsid w:val="005405D0"/>
    <w:rsid w:val="0054081F"/>
    <w:rsid w:val="00540DFA"/>
    <w:rsid w:val="00541148"/>
    <w:rsid w:val="00541196"/>
    <w:rsid w:val="00541225"/>
    <w:rsid w:val="005415C5"/>
    <w:rsid w:val="00541747"/>
    <w:rsid w:val="00541AC1"/>
    <w:rsid w:val="00542215"/>
    <w:rsid w:val="00542A98"/>
    <w:rsid w:val="00542BDD"/>
    <w:rsid w:val="005442D4"/>
    <w:rsid w:val="0054467C"/>
    <w:rsid w:val="005458CC"/>
    <w:rsid w:val="005508ED"/>
    <w:rsid w:val="00550D6A"/>
    <w:rsid w:val="005513F3"/>
    <w:rsid w:val="00551422"/>
    <w:rsid w:val="00552ED8"/>
    <w:rsid w:val="00553E62"/>
    <w:rsid w:val="00554A18"/>
    <w:rsid w:val="0055545D"/>
    <w:rsid w:val="00555754"/>
    <w:rsid w:val="00555881"/>
    <w:rsid w:val="00556AB8"/>
    <w:rsid w:val="00556BEE"/>
    <w:rsid w:val="005570B8"/>
    <w:rsid w:val="0055739D"/>
    <w:rsid w:val="00560F19"/>
    <w:rsid w:val="005616AA"/>
    <w:rsid w:val="00561990"/>
    <w:rsid w:val="005623ED"/>
    <w:rsid w:val="00562587"/>
    <w:rsid w:val="00563A55"/>
    <w:rsid w:val="005646FA"/>
    <w:rsid w:val="00564973"/>
    <w:rsid w:val="00564974"/>
    <w:rsid w:val="00564B6E"/>
    <w:rsid w:val="00564B75"/>
    <w:rsid w:val="0056522C"/>
    <w:rsid w:val="00565704"/>
    <w:rsid w:val="0056585B"/>
    <w:rsid w:val="00565D82"/>
    <w:rsid w:val="00566103"/>
    <w:rsid w:val="005664EA"/>
    <w:rsid w:val="00566776"/>
    <w:rsid w:val="00567066"/>
    <w:rsid w:val="005670C6"/>
    <w:rsid w:val="00567413"/>
    <w:rsid w:val="00570038"/>
    <w:rsid w:val="0057022C"/>
    <w:rsid w:val="0057045D"/>
    <w:rsid w:val="005709C4"/>
    <w:rsid w:val="00570BB8"/>
    <w:rsid w:val="00571D8B"/>
    <w:rsid w:val="00571F42"/>
    <w:rsid w:val="005721B5"/>
    <w:rsid w:val="0057339F"/>
    <w:rsid w:val="00573E51"/>
    <w:rsid w:val="00574095"/>
    <w:rsid w:val="00574448"/>
    <w:rsid w:val="005744D4"/>
    <w:rsid w:val="005746E5"/>
    <w:rsid w:val="0057559B"/>
    <w:rsid w:val="0057590E"/>
    <w:rsid w:val="00575D72"/>
    <w:rsid w:val="00576301"/>
    <w:rsid w:val="00576E08"/>
    <w:rsid w:val="0058038A"/>
    <w:rsid w:val="00580614"/>
    <w:rsid w:val="0058087B"/>
    <w:rsid w:val="005811F1"/>
    <w:rsid w:val="00581AC5"/>
    <w:rsid w:val="00581D27"/>
    <w:rsid w:val="00581EEC"/>
    <w:rsid w:val="00581F49"/>
    <w:rsid w:val="00582BB6"/>
    <w:rsid w:val="0058313A"/>
    <w:rsid w:val="005831B4"/>
    <w:rsid w:val="005834C0"/>
    <w:rsid w:val="00584452"/>
    <w:rsid w:val="005844F1"/>
    <w:rsid w:val="0058584C"/>
    <w:rsid w:val="00585CB5"/>
    <w:rsid w:val="00585D54"/>
    <w:rsid w:val="00585EC6"/>
    <w:rsid w:val="00586AB9"/>
    <w:rsid w:val="00587123"/>
    <w:rsid w:val="005874A8"/>
    <w:rsid w:val="00590430"/>
    <w:rsid w:val="005904F7"/>
    <w:rsid w:val="005905B2"/>
    <w:rsid w:val="00590962"/>
    <w:rsid w:val="00590AD8"/>
    <w:rsid w:val="0059107A"/>
    <w:rsid w:val="0059126B"/>
    <w:rsid w:val="0059146B"/>
    <w:rsid w:val="005924FA"/>
    <w:rsid w:val="0059250E"/>
    <w:rsid w:val="00594AE5"/>
    <w:rsid w:val="00594E3A"/>
    <w:rsid w:val="0059588E"/>
    <w:rsid w:val="00595E43"/>
    <w:rsid w:val="00596440"/>
    <w:rsid w:val="00596CD2"/>
    <w:rsid w:val="00596EEB"/>
    <w:rsid w:val="00596F8F"/>
    <w:rsid w:val="0059724F"/>
    <w:rsid w:val="00597C63"/>
    <w:rsid w:val="00597EFC"/>
    <w:rsid w:val="005A0D53"/>
    <w:rsid w:val="005A0E04"/>
    <w:rsid w:val="005A169E"/>
    <w:rsid w:val="005A210D"/>
    <w:rsid w:val="005A2EB8"/>
    <w:rsid w:val="005A35CB"/>
    <w:rsid w:val="005A3914"/>
    <w:rsid w:val="005A3968"/>
    <w:rsid w:val="005A3AAF"/>
    <w:rsid w:val="005A3DC3"/>
    <w:rsid w:val="005A40C6"/>
    <w:rsid w:val="005A505A"/>
    <w:rsid w:val="005A5A74"/>
    <w:rsid w:val="005A5F0B"/>
    <w:rsid w:val="005A5FC1"/>
    <w:rsid w:val="005A63BF"/>
    <w:rsid w:val="005A6A29"/>
    <w:rsid w:val="005A6A87"/>
    <w:rsid w:val="005A6DB4"/>
    <w:rsid w:val="005A72F7"/>
    <w:rsid w:val="005A7D9C"/>
    <w:rsid w:val="005B010C"/>
    <w:rsid w:val="005B1836"/>
    <w:rsid w:val="005B1ACE"/>
    <w:rsid w:val="005B26D5"/>
    <w:rsid w:val="005B2980"/>
    <w:rsid w:val="005B2BFF"/>
    <w:rsid w:val="005B2EEF"/>
    <w:rsid w:val="005B33A0"/>
    <w:rsid w:val="005B34B2"/>
    <w:rsid w:val="005B3623"/>
    <w:rsid w:val="005B3C1F"/>
    <w:rsid w:val="005B407C"/>
    <w:rsid w:val="005B482A"/>
    <w:rsid w:val="005B585A"/>
    <w:rsid w:val="005B5A20"/>
    <w:rsid w:val="005B6EDB"/>
    <w:rsid w:val="005B7A02"/>
    <w:rsid w:val="005B7B27"/>
    <w:rsid w:val="005B7F47"/>
    <w:rsid w:val="005C00C5"/>
    <w:rsid w:val="005C1218"/>
    <w:rsid w:val="005C143D"/>
    <w:rsid w:val="005C1835"/>
    <w:rsid w:val="005C25E5"/>
    <w:rsid w:val="005C2D1A"/>
    <w:rsid w:val="005C2DF1"/>
    <w:rsid w:val="005C3096"/>
    <w:rsid w:val="005C30FB"/>
    <w:rsid w:val="005C329C"/>
    <w:rsid w:val="005C386F"/>
    <w:rsid w:val="005C3EF3"/>
    <w:rsid w:val="005C41F9"/>
    <w:rsid w:val="005C451D"/>
    <w:rsid w:val="005C4AEB"/>
    <w:rsid w:val="005C51E0"/>
    <w:rsid w:val="005C544E"/>
    <w:rsid w:val="005C5ACC"/>
    <w:rsid w:val="005C739C"/>
    <w:rsid w:val="005C75D3"/>
    <w:rsid w:val="005C776E"/>
    <w:rsid w:val="005C784D"/>
    <w:rsid w:val="005C7897"/>
    <w:rsid w:val="005D05CF"/>
    <w:rsid w:val="005D1430"/>
    <w:rsid w:val="005D1693"/>
    <w:rsid w:val="005D36F9"/>
    <w:rsid w:val="005D436D"/>
    <w:rsid w:val="005D46CF"/>
    <w:rsid w:val="005D4A45"/>
    <w:rsid w:val="005D5023"/>
    <w:rsid w:val="005D63BB"/>
    <w:rsid w:val="005D6424"/>
    <w:rsid w:val="005D6A4F"/>
    <w:rsid w:val="005D7748"/>
    <w:rsid w:val="005D790A"/>
    <w:rsid w:val="005D7BC0"/>
    <w:rsid w:val="005E036E"/>
    <w:rsid w:val="005E0CBF"/>
    <w:rsid w:val="005E19FF"/>
    <w:rsid w:val="005E1AEB"/>
    <w:rsid w:val="005E28B4"/>
    <w:rsid w:val="005E3060"/>
    <w:rsid w:val="005E3424"/>
    <w:rsid w:val="005E46D9"/>
    <w:rsid w:val="005E4797"/>
    <w:rsid w:val="005E4C49"/>
    <w:rsid w:val="005E59A1"/>
    <w:rsid w:val="005E5BDD"/>
    <w:rsid w:val="005E5C7A"/>
    <w:rsid w:val="005E628F"/>
    <w:rsid w:val="005E7529"/>
    <w:rsid w:val="005F0CBA"/>
    <w:rsid w:val="005F116B"/>
    <w:rsid w:val="005F163B"/>
    <w:rsid w:val="005F1ADD"/>
    <w:rsid w:val="005F2D7E"/>
    <w:rsid w:val="005F2EE8"/>
    <w:rsid w:val="005F305B"/>
    <w:rsid w:val="005F30A0"/>
    <w:rsid w:val="005F30DF"/>
    <w:rsid w:val="005F3535"/>
    <w:rsid w:val="005F39B6"/>
    <w:rsid w:val="005F3B4B"/>
    <w:rsid w:val="005F44B2"/>
    <w:rsid w:val="005F4823"/>
    <w:rsid w:val="005F4C4A"/>
    <w:rsid w:val="005F5016"/>
    <w:rsid w:val="005F5306"/>
    <w:rsid w:val="005F61FD"/>
    <w:rsid w:val="005F6BFE"/>
    <w:rsid w:val="005F7A30"/>
    <w:rsid w:val="005F7C5B"/>
    <w:rsid w:val="005F7ED6"/>
    <w:rsid w:val="00600F49"/>
    <w:rsid w:val="00600FEF"/>
    <w:rsid w:val="00601429"/>
    <w:rsid w:val="0060189D"/>
    <w:rsid w:val="00602410"/>
    <w:rsid w:val="0060325A"/>
    <w:rsid w:val="006036AB"/>
    <w:rsid w:val="00603C44"/>
    <w:rsid w:val="006040A2"/>
    <w:rsid w:val="00604747"/>
    <w:rsid w:val="00604749"/>
    <w:rsid w:val="006047FD"/>
    <w:rsid w:val="00604CB4"/>
    <w:rsid w:val="00604D06"/>
    <w:rsid w:val="00604F47"/>
    <w:rsid w:val="00605915"/>
    <w:rsid w:val="00605BFE"/>
    <w:rsid w:val="0060626F"/>
    <w:rsid w:val="006065E8"/>
    <w:rsid w:val="006075F7"/>
    <w:rsid w:val="00607C36"/>
    <w:rsid w:val="0061050F"/>
    <w:rsid w:val="0061051B"/>
    <w:rsid w:val="00610B79"/>
    <w:rsid w:val="00610C87"/>
    <w:rsid w:val="006116E6"/>
    <w:rsid w:val="00611D2C"/>
    <w:rsid w:val="00612708"/>
    <w:rsid w:val="00612CBD"/>
    <w:rsid w:val="00613917"/>
    <w:rsid w:val="00613C47"/>
    <w:rsid w:val="00613FB7"/>
    <w:rsid w:val="0061480B"/>
    <w:rsid w:val="00614E29"/>
    <w:rsid w:val="006157EC"/>
    <w:rsid w:val="006158FB"/>
    <w:rsid w:val="00615BF9"/>
    <w:rsid w:val="00616117"/>
    <w:rsid w:val="006164CB"/>
    <w:rsid w:val="006166E9"/>
    <w:rsid w:val="00617855"/>
    <w:rsid w:val="00620E92"/>
    <w:rsid w:val="00620E95"/>
    <w:rsid w:val="00621EB2"/>
    <w:rsid w:val="006226FA"/>
    <w:rsid w:val="006229E9"/>
    <w:rsid w:val="00623157"/>
    <w:rsid w:val="00623226"/>
    <w:rsid w:val="0062330E"/>
    <w:rsid w:val="00623CF1"/>
    <w:rsid w:val="00623FBC"/>
    <w:rsid w:val="00624080"/>
    <w:rsid w:val="00624354"/>
    <w:rsid w:val="006245B0"/>
    <w:rsid w:val="00624D89"/>
    <w:rsid w:val="006250FC"/>
    <w:rsid w:val="00625F71"/>
    <w:rsid w:val="00626781"/>
    <w:rsid w:val="00626981"/>
    <w:rsid w:val="00626BAF"/>
    <w:rsid w:val="00626BD0"/>
    <w:rsid w:val="00626CDD"/>
    <w:rsid w:val="00627378"/>
    <w:rsid w:val="0063004A"/>
    <w:rsid w:val="00630667"/>
    <w:rsid w:val="00630F13"/>
    <w:rsid w:val="0063124F"/>
    <w:rsid w:val="00631AE3"/>
    <w:rsid w:val="00631EE8"/>
    <w:rsid w:val="00631F15"/>
    <w:rsid w:val="006321C9"/>
    <w:rsid w:val="00632D2D"/>
    <w:rsid w:val="006335AE"/>
    <w:rsid w:val="00633CD3"/>
    <w:rsid w:val="00634630"/>
    <w:rsid w:val="006346FB"/>
    <w:rsid w:val="00634A94"/>
    <w:rsid w:val="00635674"/>
    <w:rsid w:val="00635AFF"/>
    <w:rsid w:val="00635F9D"/>
    <w:rsid w:val="00636A36"/>
    <w:rsid w:val="00636B80"/>
    <w:rsid w:val="00636F7B"/>
    <w:rsid w:val="006371AB"/>
    <w:rsid w:val="0063755A"/>
    <w:rsid w:val="00637900"/>
    <w:rsid w:val="00637DEE"/>
    <w:rsid w:val="00637ECD"/>
    <w:rsid w:val="00640832"/>
    <w:rsid w:val="006408BE"/>
    <w:rsid w:val="00640902"/>
    <w:rsid w:val="00640C3D"/>
    <w:rsid w:val="00641258"/>
    <w:rsid w:val="006412FF"/>
    <w:rsid w:val="006417FC"/>
    <w:rsid w:val="00642855"/>
    <w:rsid w:val="00642CA0"/>
    <w:rsid w:val="006432A0"/>
    <w:rsid w:val="0064359B"/>
    <w:rsid w:val="006439EE"/>
    <w:rsid w:val="006450C9"/>
    <w:rsid w:val="006454D3"/>
    <w:rsid w:val="0064557E"/>
    <w:rsid w:val="00645641"/>
    <w:rsid w:val="00645929"/>
    <w:rsid w:val="00645D16"/>
    <w:rsid w:val="00645E5D"/>
    <w:rsid w:val="006463E1"/>
    <w:rsid w:val="00647043"/>
    <w:rsid w:val="006473BD"/>
    <w:rsid w:val="00647AFF"/>
    <w:rsid w:val="00650241"/>
    <w:rsid w:val="00650E95"/>
    <w:rsid w:val="00650EFF"/>
    <w:rsid w:val="0065155B"/>
    <w:rsid w:val="006518A1"/>
    <w:rsid w:val="00651BFF"/>
    <w:rsid w:val="00652A77"/>
    <w:rsid w:val="006533A3"/>
    <w:rsid w:val="00653C33"/>
    <w:rsid w:val="00653F83"/>
    <w:rsid w:val="006547BC"/>
    <w:rsid w:val="00654E35"/>
    <w:rsid w:val="0065646D"/>
    <w:rsid w:val="00657055"/>
    <w:rsid w:val="0065721D"/>
    <w:rsid w:val="006575C3"/>
    <w:rsid w:val="0066020A"/>
    <w:rsid w:val="006604B6"/>
    <w:rsid w:val="00661464"/>
    <w:rsid w:val="00661605"/>
    <w:rsid w:val="0066185F"/>
    <w:rsid w:val="0066228F"/>
    <w:rsid w:val="006625E9"/>
    <w:rsid w:val="00662B2D"/>
    <w:rsid w:val="00663711"/>
    <w:rsid w:val="006639B6"/>
    <w:rsid w:val="00663D07"/>
    <w:rsid w:val="00664DD3"/>
    <w:rsid w:val="00665A7E"/>
    <w:rsid w:val="00665AA6"/>
    <w:rsid w:val="00665D75"/>
    <w:rsid w:val="00666839"/>
    <w:rsid w:val="00666879"/>
    <w:rsid w:val="006669D6"/>
    <w:rsid w:val="00666C28"/>
    <w:rsid w:val="0066746B"/>
    <w:rsid w:val="00667523"/>
    <w:rsid w:val="0067088D"/>
    <w:rsid w:val="00670C4E"/>
    <w:rsid w:val="0067107A"/>
    <w:rsid w:val="006721FF"/>
    <w:rsid w:val="0067244A"/>
    <w:rsid w:val="0067291D"/>
    <w:rsid w:val="00672967"/>
    <w:rsid w:val="00672981"/>
    <w:rsid w:val="00672E2D"/>
    <w:rsid w:val="00673E33"/>
    <w:rsid w:val="0067420F"/>
    <w:rsid w:val="00674353"/>
    <w:rsid w:val="006744B1"/>
    <w:rsid w:val="00674965"/>
    <w:rsid w:val="00675D16"/>
    <w:rsid w:val="00675DEC"/>
    <w:rsid w:val="00676005"/>
    <w:rsid w:val="00676A59"/>
    <w:rsid w:val="00676B4B"/>
    <w:rsid w:val="00676BE1"/>
    <w:rsid w:val="00676D47"/>
    <w:rsid w:val="00676D5D"/>
    <w:rsid w:val="00677097"/>
    <w:rsid w:val="0067718C"/>
    <w:rsid w:val="00677EA4"/>
    <w:rsid w:val="00677EDF"/>
    <w:rsid w:val="00680640"/>
    <w:rsid w:val="00680B9B"/>
    <w:rsid w:val="00681354"/>
    <w:rsid w:val="00681779"/>
    <w:rsid w:val="006817F8"/>
    <w:rsid w:val="00681C74"/>
    <w:rsid w:val="00681DBB"/>
    <w:rsid w:val="00682100"/>
    <w:rsid w:val="00682197"/>
    <w:rsid w:val="006823CC"/>
    <w:rsid w:val="00683F8C"/>
    <w:rsid w:val="006841F5"/>
    <w:rsid w:val="006855D5"/>
    <w:rsid w:val="00685619"/>
    <w:rsid w:val="0068565C"/>
    <w:rsid w:val="00685B71"/>
    <w:rsid w:val="00685BF9"/>
    <w:rsid w:val="00686BF4"/>
    <w:rsid w:val="00686E36"/>
    <w:rsid w:val="00686FCD"/>
    <w:rsid w:val="00687B76"/>
    <w:rsid w:val="006906B4"/>
    <w:rsid w:val="00690D97"/>
    <w:rsid w:val="00691184"/>
    <w:rsid w:val="006913A6"/>
    <w:rsid w:val="0069160C"/>
    <w:rsid w:val="00692369"/>
    <w:rsid w:val="0069401E"/>
    <w:rsid w:val="006956A9"/>
    <w:rsid w:val="006958FC"/>
    <w:rsid w:val="0069623C"/>
    <w:rsid w:val="0069675A"/>
    <w:rsid w:val="006969E3"/>
    <w:rsid w:val="00696A3B"/>
    <w:rsid w:val="00696AF0"/>
    <w:rsid w:val="00697228"/>
    <w:rsid w:val="006978BA"/>
    <w:rsid w:val="00697BA9"/>
    <w:rsid w:val="00697FC7"/>
    <w:rsid w:val="006A003B"/>
    <w:rsid w:val="006A00B8"/>
    <w:rsid w:val="006A027B"/>
    <w:rsid w:val="006A1137"/>
    <w:rsid w:val="006A139A"/>
    <w:rsid w:val="006A19E7"/>
    <w:rsid w:val="006A1DCC"/>
    <w:rsid w:val="006A2C87"/>
    <w:rsid w:val="006A2F1F"/>
    <w:rsid w:val="006A32DB"/>
    <w:rsid w:val="006A3B9D"/>
    <w:rsid w:val="006A3C5E"/>
    <w:rsid w:val="006A3DE7"/>
    <w:rsid w:val="006A430F"/>
    <w:rsid w:val="006A44D9"/>
    <w:rsid w:val="006A5D48"/>
    <w:rsid w:val="006A5FF4"/>
    <w:rsid w:val="006A6870"/>
    <w:rsid w:val="006A7575"/>
    <w:rsid w:val="006A759E"/>
    <w:rsid w:val="006B01AB"/>
    <w:rsid w:val="006B03B6"/>
    <w:rsid w:val="006B0439"/>
    <w:rsid w:val="006B0717"/>
    <w:rsid w:val="006B0B00"/>
    <w:rsid w:val="006B0EEF"/>
    <w:rsid w:val="006B12A0"/>
    <w:rsid w:val="006B1C00"/>
    <w:rsid w:val="006B1CE8"/>
    <w:rsid w:val="006B201D"/>
    <w:rsid w:val="006B2783"/>
    <w:rsid w:val="006B2A5C"/>
    <w:rsid w:val="006B2E31"/>
    <w:rsid w:val="006B3535"/>
    <w:rsid w:val="006B3914"/>
    <w:rsid w:val="006B3CAF"/>
    <w:rsid w:val="006B4F21"/>
    <w:rsid w:val="006B556D"/>
    <w:rsid w:val="006B61ED"/>
    <w:rsid w:val="006B6651"/>
    <w:rsid w:val="006B6B40"/>
    <w:rsid w:val="006B70F6"/>
    <w:rsid w:val="006B731F"/>
    <w:rsid w:val="006B73C2"/>
    <w:rsid w:val="006B7589"/>
    <w:rsid w:val="006B75D3"/>
    <w:rsid w:val="006B7619"/>
    <w:rsid w:val="006B7BBC"/>
    <w:rsid w:val="006B7BC1"/>
    <w:rsid w:val="006C0353"/>
    <w:rsid w:val="006C04FF"/>
    <w:rsid w:val="006C080C"/>
    <w:rsid w:val="006C0BAE"/>
    <w:rsid w:val="006C1393"/>
    <w:rsid w:val="006C1E73"/>
    <w:rsid w:val="006C2156"/>
    <w:rsid w:val="006C228E"/>
    <w:rsid w:val="006C2340"/>
    <w:rsid w:val="006C23BF"/>
    <w:rsid w:val="006C23F8"/>
    <w:rsid w:val="006C27F7"/>
    <w:rsid w:val="006C2C52"/>
    <w:rsid w:val="006C333B"/>
    <w:rsid w:val="006C4C9D"/>
    <w:rsid w:val="006C5782"/>
    <w:rsid w:val="006C5BAC"/>
    <w:rsid w:val="006C5C90"/>
    <w:rsid w:val="006C5C9F"/>
    <w:rsid w:val="006C64F3"/>
    <w:rsid w:val="006C68A8"/>
    <w:rsid w:val="006C69C0"/>
    <w:rsid w:val="006C7031"/>
    <w:rsid w:val="006C7136"/>
    <w:rsid w:val="006C7179"/>
    <w:rsid w:val="006C77E1"/>
    <w:rsid w:val="006C7C1F"/>
    <w:rsid w:val="006D128E"/>
    <w:rsid w:val="006D15AC"/>
    <w:rsid w:val="006D2750"/>
    <w:rsid w:val="006D2780"/>
    <w:rsid w:val="006D29FB"/>
    <w:rsid w:val="006D30E7"/>
    <w:rsid w:val="006D344B"/>
    <w:rsid w:val="006D489D"/>
    <w:rsid w:val="006D5316"/>
    <w:rsid w:val="006D6163"/>
    <w:rsid w:val="006D66EE"/>
    <w:rsid w:val="006D6759"/>
    <w:rsid w:val="006D6F68"/>
    <w:rsid w:val="006D746B"/>
    <w:rsid w:val="006D762B"/>
    <w:rsid w:val="006D7BC3"/>
    <w:rsid w:val="006D7DF1"/>
    <w:rsid w:val="006D7E32"/>
    <w:rsid w:val="006E0352"/>
    <w:rsid w:val="006E0467"/>
    <w:rsid w:val="006E076A"/>
    <w:rsid w:val="006E0E35"/>
    <w:rsid w:val="006E0EA9"/>
    <w:rsid w:val="006E0FBB"/>
    <w:rsid w:val="006E1658"/>
    <w:rsid w:val="006E1C36"/>
    <w:rsid w:val="006E2C23"/>
    <w:rsid w:val="006E2ECC"/>
    <w:rsid w:val="006E34E6"/>
    <w:rsid w:val="006E42BC"/>
    <w:rsid w:val="006E498A"/>
    <w:rsid w:val="006E4B30"/>
    <w:rsid w:val="006E4DBB"/>
    <w:rsid w:val="006E5408"/>
    <w:rsid w:val="006E5C06"/>
    <w:rsid w:val="006E60CF"/>
    <w:rsid w:val="006E6B62"/>
    <w:rsid w:val="006E7289"/>
    <w:rsid w:val="006E74FC"/>
    <w:rsid w:val="006E7514"/>
    <w:rsid w:val="006E7C44"/>
    <w:rsid w:val="006F0809"/>
    <w:rsid w:val="006F1E39"/>
    <w:rsid w:val="006F25E2"/>
    <w:rsid w:val="006F282B"/>
    <w:rsid w:val="006F30E2"/>
    <w:rsid w:val="006F3C6B"/>
    <w:rsid w:val="006F4707"/>
    <w:rsid w:val="006F4F3D"/>
    <w:rsid w:val="006F4F63"/>
    <w:rsid w:val="006F63EA"/>
    <w:rsid w:val="006F6BDC"/>
    <w:rsid w:val="006F7EC6"/>
    <w:rsid w:val="00700233"/>
    <w:rsid w:val="00700A4C"/>
    <w:rsid w:val="00701EAD"/>
    <w:rsid w:val="00702026"/>
    <w:rsid w:val="00702B61"/>
    <w:rsid w:val="00702C45"/>
    <w:rsid w:val="00702CFA"/>
    <w:rsid w:val="007032BD"/>
    <w:rsid w:val="0070385D"/>
    <w:rsid w:val="00703F7D"/>
    <w:rsid w:val="00704739"/>
    <w:rsid w:val="007049F6"/>
    <w:rsid w:val="00704F9C"/>
    <w:rsid w:val="00705515"/>
    <w:rsid w:val="007065C9"/>
    <w:rsid w:val="007066EB"/>
    <w:rsid w:val="00706B80"/>
    <w:rsid w:val="007070F6"/>
    <w:rsid w:val="007076CF"/>
    <w:rsid w:val="00710141"/>
    <w:rsid w:val="00710D89"/>
    <w:rsid w:val="00710DC8"/>
    <w:rsid w:val="00711117"/>
    <w:rsid w:val="00711463"/>
    <w:rsid w:val="00711723"/>
    <w:rsid w:val="00711EDA"/>
    <w:rsid w:val="00711FD4"/>
    <w:rsid w:val="00712018"/>
    <w:rsid w:val="0071236A"/>
    <w:rsid w:val="0071295E"/>
    <w:rsid w:val="00712E3F"/>
    <w:rsid w:val="00712E69"/>
    <w:rsid w:val="0071367A"/>
    <w:rsid w:val="007136FC"/>
    <w:rsid w:val="00713E3B"/>
    <w:rsid w:val="00714390"/>
    <w:rsid w:val="00714AC1"/>
    <w:rsid w:val="00715836"/>
    <w:rsid w:val="007160E6"/>
    <w:rsid w:val="00716294"/>
    <w:rsid w:val="0071690F"/>
    <w:rsid w:val="00717655"/>
    <w:rsid w:val="007178FD"/>
    <w:rsid w:val="00720157"/>
    <w:rsid w:val="00720D55"/>
    <w:rsid w:val="00721D68"/>
    <w:rsid w:val="00722921"/>
    <w:rsid w:val="00722AA3"/>
    <w:rsid w:val="00723776"/>
    <w:rsid w:val="00723A26"/>
    <w:rsid w:val="00725248"/>
    <w:rsid w:val="00725541"/>
    <w:rsid w:val="007259CC"/>
    <w:rsid w:val="00725CD0"/>
    <w:rsid w:val="00725F9B"/>
    <w:rsid w:val="00726B8A"/>
    <w:rsid w:val="00726E8F"/>
    <w:rsid w:val="007277DC"/>
    <w:rsid w:val="007279F3"/>
    <w:rsid w:val="0073041A"/>
    <w:rsid w:val="007305FF"/>
    <w:rsid w:val="00730D28"/>
    <w:rsid w:val="007314E0"/>
    <w:rsid w:val="007317A8"/>
    <w:rsid w:val="00731917"/>
    <w:rsid w:val="00731926"/>
    <w:rsid w:val="00732DB2"/>
    <w:rsid w:val="00733179"/>
    <w:rsid w:val="007331F7"/>
    <w:rsid w:val="007332ED"/>
    <w:rsid w:val="00734781"/>
    <w:rsid w:val="00734E86"/>
    <w:rsid w:val="00735249"/>
    <w:rsid w:val="00735561"/>
    <w:rsid w:val="007356CA"/>
    <w:rsid w:val="00735A1E"/>
    <w:rsid w:val="00735BA8"/>
    <w:rsid w:val="007364DA"/>
    <w:rsid w:val="00736C3A"/>
    <w:rsid w:val="007370D8"/>
    <w:rsid w:val="0073788A"/>
    <w:rsid w:val="00737D8B"/>
    <w:rsid w:val="00737E40"/>
    <w:rsid w:val="00737E43"/>
    <w:rsid w:val="0074142F"/>
    <w:rsid w:val="00741E32"/>
    <w:rsid w:val="00742468"/>
    <w:rsid w:val="007427B4"/>
    <w:rsid w:val="007432FB"/>
    <w:rsid w:val="0074337E"/>
    <w:rsid w:val="00743C88"/>
    <w:rsid w:val="007440CD"/>
    <w:rsid w:val="00744C52"/>
    <w:rsid w:val="00744F7F"/>
    <w:rsid w:val="0074515F"/>
    <w:rsid w:val="007452CF"/>
    <w:rsid w:val="0074532C"/>
    <w:rsid w:val="00745852"/>
    <w:rsid w:val="00745FD6"/>
    <w:rsid w:val="00746782"/>
    <w:rsid w:val="007467F9"/>
    <w:rsid w:val="00746A94"/>
    <w:rsid w:val="00747434"/>
    <w:rsid w:val="00747C41"/>
    <w:rsid w:val="00750022"/>
    <w:rsid w:val="007501DF"/>
    <w:rsid w:val="007503EF"/>
    <w:rsid w:val="00750601"/>
    <w:rsid w:val="00750FC1"/>
    <w:rsid w:val="0075148E"/>
    <w:rsid w:val="00751568"/>
    <w:rsid w:val="00751B52"/>
    <w:rsid w:val="007527D2"/>
    <w:rsid w:val="00752D15"/>
    <w:rsid w:val="00753C68"/>
    <w:rsid w:val="007543B4"/>
    <w:rsid w:val="007543D9"/>
    <w:rsid w:val="007548CB"/>
    <w:rsid w:val="00754AD7"/>
    <w:rsid w:val="00754D84"/>
    <w:rsid w:val="00755454"/>
    <w:rsid w:val="007554AF"/>
    <w:rsid w:val="00755FF9"/>
    <w:rsid w:val="007563CB"/>
    <w:rsid w:val="00756640"/>
    <w:rsid w:val="007579EB"/>
    <w:rsid w:val="00757B59"/>
    <w:rsid w:val="007603BA"/>
    <w:rsid w:val="00760757"/>
    <w:rsid w:val="007608E9"/>
    <w:rsid w:val="00760955"/>
    <w:rsid w:val="00761467"/>
    <w:rsid w:val="007614ED"/>
    <w:rsid w:val="00761D86"/>
    <w:rsid w:val="00761E0B"/>
    <w:rsid w:val="007621E0"/>
    <w:rsid w:val="00762DEC"/>
    <w:rsid w:val="00763986"/>
    <w:rsid w:val="00763EFA"/>
    <w:rsid w:val="00763FFE"/>
    <w:rsid w:val="007644D9"/>
    <w:rsid w:val="007645A9"/>
    <w:rsid w:val="00764E96"/>
    <w:rsid w:val="00765BCC"/>
    <w:rsid w:val="00765D5D"/>
    <w:rsid w:val="0076613B"/>
    <w:rsid w:val="00766270"/>
    <w:rsid w:val="007667F0"/>
    <w:rsid w:val="007669C1"/>
    <w:rsid w:val="00766BA2"/>
    <w:rsid w:val="00766BDC"/>
    <w:rsid w:val="007673A3"/>
    <w:rsid w:val="00770923"/>
    <w:rsid w:val="00770DB2"/>
    <w:rsid w:val="00770F5F"/>
    <w:rsid w:val="007717F8"/>
    <w:rsid w:val="00771A96"/>
    <w:rsid w:val="00771CE8"/>
    <w:rsid w:val="00771EF4"/>
    <w:rsid w:val="00772185"/>
    <w:rsid w:val="00772DAF"/>
    <w:rsid w:val="00772E1A"/>
    <w:rsid w:val="00772E8F"/>
    <w:rsid w:val="0077380A"/>
    <w:rsid w:val="00773D6B"/>
    <w:rsid w:val="0077466D"/>
    <w:rsid w:val="00774A71"/>
    <w:rsid w:val="00774BE4"/>
    <w:rsid w:val="00775001"/>
    <w:rsid w:val="007755EE"/>
    <w:rsid w:val="0077704F"/>
    <w:rsid w:val="007771FA"/>
    <w:rsid w:val="00777DC5"/>
    <w:rsid w:val="007813DC"/>
    <w:rsid w:val="00781445"/>
    <w:rsid w:val="007814F3"/>
    <w:rsid w:val="00782F31"/>
    <w:rsid w:val="007843C0"/>
    <w:rsid w:val="00785129"/>
    <w:rsid w:val="00785A87"/>
    <w:rsid w:val="00785DAD"/>
    <w:rsid w:val="00785EE6"/>
    <w:rsid w:val="00786031"/>
    <w:rsid w:val="00786817"/>
    <w:rsid w:val="00786BFC"/>
    <w:rsid w:val="00786E6B"/>
    <w:rsid w:val="0078744C"/>
    <w:rsid w:val="00787B35"/>
    <w:rsid w:val="00787CAE"/>
    <w:rsid w:val="00787FF7"/>
    <w:rsid w:val="007902A6"/>
    <w:rsid w:val="0079035C"/>
    <w:rsid w:val="007915B0"/>
    <w:rsid w:val="00791659"/>
    <w:rsid w:val="00792FE0"/>
    <w:rsid w:val="007933D6"/>
    <w:rsid w:val="00793E9F"/>
    <w:rsid w:val="00794FD9"/>
    <w:rsid w:val="00795CED"/>
    <w:rsid w:val="00795FB4"/>
    <w:rsid w:val="007960AE"/>
    <w:rsid w:val="007960F8"/>
    <w:rsid w:val="007961B0"/>
    <w:rsid w:val="00796448"/>
    <w:rsid w:val="00796571"/>
    <w:rsid w:val="00796C5B"/>
    <w:rsid w:val="00796D0E"/>
    <w:rsid w:val="0079759E"/>
    <w:rsid w:val="00797617"/>
    <w:rsid w:val="007A0417"/>
    <w:rsid w:val="007A08EA"/>
    <w:rsid w:val="007A15D3"/>
    <w:rsid w:val="007A1914"/>
    <w:rsid w:val="007A2FC2"/>
    <w:rsid w:val="007A312D"/>
    <w:rsid w:val="007A3DE5"/>
    <w:rsid w:val="007A3DF8"/>
    <w:rsid w:val="007A42FA"/>
    <w:rsid w:val="007A4423"/>
    <w:rsid w:val="007A5A16"/>
    <w:rsid w:val="007A5A9B"/>
    <w:rsid w:val="007A5F1B"/>
    <w:rsid w:val="007A62F4"/>
    <w:rsid w:val="007A6434"/>
    <w:rsid w:val="007A67C8"/>
    <w:rsid w:val="007B0C79"/>
    <w:rsid w:val="007B1280"/>
    <w:rsid w:val="007B18DB"/>
    <w:rsid w:val="007B264F"/>
    <w:rsid w:val="007B2E06"/>
    <w:rsid w:val="007B33DA"/>
    <w:rsid w:val="007B38F1"/>
    <w:rsid w:val="007B3A6F"/>
    <w:rsid w:val="007B42BA"/>
    <w:rsid w:val="007B671C"/>
    <w:rsid w:val="007B7BA0"/>
    <w:rsid w:val="007B7D9D"/>
    <w:rsid w:val="007C03E9"/>
    <w:rsid w:val="007C072D"/>
    <w:rsid w:val="007C0805"/>
    <w:rsid w:val="007C0854"/>
    <w:rsid w:val="007C1859"/>
    <w:rsid w:val="007C192A"/>
    <w:rsid w:val="007C196B"/>
    <w:rsid w:val="007C2310"/>
    <w:rsid w:val="007C3A02"/>
    <w:rsid w:val="007C43E3"/>
    <w:rsid w:val="007C4C00"/>
    <w:rsid w:val="007C4D65"/>
    <w:rsid w:val="007C4EE2"/>
    <w:rsid w:val="007C5A6B"/>
    <w:rsid w:val="007C61ED"/>
    <w:rsid w:val="007C6FFE"/>
    <w:rsid w:val="007C7C68"/>
    <w:rsid w:val="007D05B6"/>
    <w:rsid w:val="007D06E2"/>
    <w:rsid w:val="007D1D07"/>
    <w:rsid w:val="007D1F73"/>
    <w:rsid w:val="007D205E"/>
    <w:rsid w:val="007D2CEA"/>
    <w:rsid w:val="007D3869"/>
    <w:rsid w:val="007D3DB9"/>
    <w:rsid w:val="007D40EC"/>
    <w:rsid w:val="007D45DC"/>
    <w:rsid w:val="007D46DE"/>
    <w:rsid w:val="007D4D48"/>
    <w:rsid w:val="007D4EB1"/>
    <w:rsid w:val="007D4FA8"/>
    <w:rsid w:val="007D5E08"/>
    <w:rsid w:val="007D5FAD"/>
    <w:rsid w:val="007D6775"/>
    <w:rsid w:val="007D6BAB"/>
    <w:rsid w:val="007D6E1E"/>
    <w:rsid w:val="007D796E"/>
    <w:rsid w:val="007E017C"/>
    <w:rsid w:val="007E02D3"/>
    <w:rsid w:val="007E064D"/>
    <w:rsid w:val="007E1C91"/>
    <w:rsid w:val="007E1FCE"/>
    <w:rsid w:val="007E2400"/>
    <w:rsid w:val="007E24FC"/>
    <w:rsid w:val="007E2793"/>
    <w:rsid w:val="007E3290"/>
    <w:rsid w:val="007E388D"/>
    <w:rsid w:val="007E510C"/>
    <w:rsid w:val="007E57E7"/>
    <w:rsid w:val="007E59E3"/>
    <w:rsid w:val="007E5DD6"/>
    <w:rsid w:val="007E65AC"/>
    <w:rsid w:val="007E6C1D"/>
    <w:rsid w:val="007E7147"/>
    <w:rsid w:val="007E7AE5"/>
    <w:rsid w:val="007E7D89"/>
    <w:rsid w:val="007E7EFB"/>
    <w:rsid w:val="007F0D98"/>
    <w:rsid w:val="007F0EBE"/>
    <w:rsid w:val="007F1133"/>
    <w:rsid w:val="007F13FF"/>
    <w:rsid w:val="007F1716"/>
    <w:rsid w:val="007F1E22"/>
    <w:rsid w:val="007F280C"/>
    <w:rsid w:val="007F28B4"/>
    <w:rsid w:val="007F2ACC"/>
    <w:rsid w:val="007F2C06"/>
    <w:rsid w:val="007F2D2D"/>
    <w:rsid w:val="007F36E9"/>
    <w:rsid w:val="007F44CB"/>
    <w:rsid w:val="007F5298"/>
    <w:rsid w:val="007F538A"/>
    <w:rsid w:val="007F5588"/>
    <w:rsid w:val="007F716B"/>
    <w:rsid w:val="007F7A2C"/>
    <w:rsid w:val="007F7C44"/>
    <w:rsid w:val="007F7C6A"/>
    <w:rsid w:val="0080007E"/>
    <w:rsid w:val="00800127"/>
    <w:rsid w:val="0080017E"/>
    <w:rsid w:val="00800192"/>
    <w:rsid w:val="0080052F"/>
    <w:rsid w:val="00800F08"/>
    <w:rsid w:val="00801761"/>
    <w:rsid w:val="00801EFC"/>
    <w:rsid w:val="00802859"/>
    <w:rsid w:val="00802876"/>
    <w:rsid w:val="00802CE4"/>
    <w:rsid w:val="00802D6D"/>
    <w:rsid w:val="008039A2"/>
    <w:rsid w:val="00803D35"/>
    <w:rsid w:val="00803D55"/>
    <w:rsid w:val="0080446D"/>
    <w:rsid w:val="00804942"/>
    <w:rsid w:val="00804F21"/>
    <w:rsid w:val="0080586A"/>
    <w:rsid w:val="00805888"/>
    <w:rsid w:val="00805D26"/>
    <w:rsid w:val="00805F50"/>
    <w:rsid w:val="0080616D"/>
    <w:rsid w:val="00806A9C"/>
    <w:rsid w:val="00807B04"/>
    <w:rsid w:val="00810136"/>
    <w:rsid w:val="0081038E"/>
    <w:rsid w:val="00810868"/>
    <w:rsid w:val="00811E1B"/>
    <w:rsid w:val="00813857"/>
    <w:rsid w:val="008142B9"/>
    <w:rsid w:val="008143B0"/>
    <w:rsid w:val="00814C83"/>
    <w:rsid w:val="0081543F"/>
    <w:rsid w:val="00815C88"/>
    <w:rsid w:val="00815D4E"/>
    <w:rsid w:val="00815EA8"/>
    <w:rsid w:val="00816953"/>
    <w:rsid w:val="00816C14"/>
    <w:rsid w:val="008177D4"/>
    <w:rsid w:val="0082007C"/>
    <w:rsid w:val="00820CD0"/>
    <w:rsid w:val="00820D24"/>
    <w:rsid w:val="00820D86"/>
    <w:rsid w:val="00821549"/>
    <w:rsid w:val="00821659"/>
    <w:rsid w:val="0082183B"/>
    <w:rsid w:val="00821C7A"/>
    <w:rsid w:val="00821FA5"/>
    <w:rsid w:val="008221ED"/>
    <w:rsid w:val="008227E5"/>
    <w:rsid w:val="00822F18"/>
    <w:rsid w:val="0082306D"/>
    <w:rsid w:val="00823DBE"/>
    <w:rsid w:val="0082420B"/>
    <w:rsid w:val="00824351"/>
    <w:rsid w:val="00824BCE"/>
    <w:rsid w:val="00824E76"/>
    <w:rsid w:val="008250DE"/>
    <w:rsid w:val="0082512D"/>
    <w:rsid w:val="00825802"/>
    <w:rsid w:val="00825BDE"/>
    <w:rsid w:val="00825D78"/>
    <w:rsid w:val="00825E99"/>
    <w:rsid w:val="00825FEA"/>
    <w:rsid w:val="00826565"/>
    <w:rsid w:val="008268D6"/>
    <w:rsid w:val="00830509"/>
    <w:rsid w:val="00831585"/>
    <w:rsid w:val="008317BF"/>
    <w:rsid w:val="00831FD0"/>
    <w:rsid w:val="008323EF"/>
    <w:rsid w:val="00832E36"/>
    <w:rsid w:val="00832F24"/>
    <w:rsid w:val="008332CE"/>
    <w:rsid w:val="008339DF"/>
    <w:rsid w:val="00833D97"/>
    <w:rsid w:val="00834B1A"/>
    <w:rsid w:val="00835097"/>
    <w:rsid w:val="00835174"/>
    <w:rsid w:val="008352C5"/>
    <w:rsid w:val="008365EF"/>
    <w:rsid w:val="00836794"/>
    <w:rsid w:val="0083689B"/>
    <w:rsid w:val="00836D93"/>
    <w:rsid w:val="008405D9"/>
    <w:rsid w:val="00840725"/>
    <w:rsid w:val="00840E22"/>
    <w:rsid w:val="008410BA"/>
    <w:rsid w:val="00841657"/>
    <w:rsid w:val="00841C89"/>
    <w:rsid w:val="00842D29"/>
    <w:rsid w:val="008436CF"/>
    <w:rsid w:val="0084372A"/>
    <w:rsid w:val="00843938"/>
    <w:rsid w:val="00843EE8"/>
    <w:rsid w:val="00844232"/>
    <w:rsid w:val="00844874"/>
    <w:rsid w:val="00844AA0"/>
    <w:rsid w:val="00845058"/>
    <w:rsid w:val="008450F9"/>
    <w:rsid w:val="00845264"/>
    <w:rsid w:val="00847DF5"/>
    <w:rsid w:val="00850930"/>
    <w:rsid w:val="0085127D"/>
    <w:rsid w:val="008517EA"/>
    <w:rsid w:val="00851A7E"/>
    <w:rsid w:val="00852500"/>
    <w:rsid w:val="0085260C"/>
    <w:rsid w:val="00853803"/>
    <w:rsid w:val="00853806"/>
    <w:rsid w:val="00854C68"/>
    <w:rsid w:val="00855094"/>
    <w:rsid w:val="00855518"/>
    <w:rsid w:val="00855522"/>
    <w:rsid w:val="00855557"/>
    <w:rsid w:val="008555CB"/>
    <w:rsid w:val="0085574E"/>
    <w:rsid w:val="00855E0C"/>
    <w:rsid w:val="00856152"/>
    <w:rsid w:val="0085652F"/>
    <w:rsid w:val="00856873"/>
    <w:rsid w:val="00856DB5"/>
    <w:rsid w:val="0086029D"/>
    <w:rsid w:val="00860537"/>
    <w:rsid w:val="00860AF2"/>
    <w:rsid w:val="00860DCD"/>
    <w:rsid w:val="00861095"/>
    <w:rsid w:val="00861118"/>
    <w:rsid w:val="00861470"/>
    <w:rsid w:val="0086158C"/>
    <w:rsid w:val="00861B2C"/>
    <w:rsid w:val="00861FB1"/>
    <w:rsid w:val="0086210E"/>
    <w:rsid w:val="00862C20"/>
    <w:rsid w:val="0086307F"/>
    <w:rsid w:val="00864B4B"/>
    <w:rsid w:val="00864F9B"/>
    <w:rsid w:val="0086502A"/>
    <w:rsid w:val="008655C9"/>
    <w:rsid w:val="008656B5"/>
    <w:rsid w:val="00865B21"/>
    <w:rsid w:val="00865D79"/>
    <w:rsid w:val="008672B1"/>
    <w:rsid w:val="008673F2"/>
    <w:rsid w:val="0086774C"/>
    <w:rsid w:val="00867F09"/>
    <w:rsid w:val="008710EE"/>
    <w:rsid w:val="008716AB"/>
    <w:rsid w:val="008722F2"/>
    <w:rsid w:val="008723E3"/>
    <w:rsid w:val="00872964"/>
    <w:rsid w:val="0087334A"/>
    <w:rsid w:val="0087389E"/>
    <w:rsid w:val="00873905"/>
    <w:rsid w:val="00873C9C"/>
    <w:rsid w:val="00874592"/>
    <w:rsid w:val="00874981"/>
    <w:rsid w:val="00875109"/>
    <w:rsid w:val="0087516F"/>
    <w:rsid w:val="0087572B"/>
    <w:rsid w:val="00875A29"/>
    <w:rsid w:val="00875B72"/>
    <w:rsid w:val="0087674F"/>
    <w:rsid w:val="0087678B"/>
    <w:rsid w:val="00880816"/>
    <w:rsid w:val="00880BC9"/>
    <w:rsid w:val="00880DB6"/>
    <w:rsid w:val="00880DCF"/>
    <w:rsid w:val="00880DED"/>
    <w:rsid w:val="008812B2"/>
    <w:rsid w:val="008819B0"/>
    <w:rsid w:val="0088235F"/>
    <w:rsid w:val="00882369"/>
    <w:rsid w:val="00882587"/>
    <w:rsid w:val="00883E13"/>
    <w:rsid w:val="00883F0C"/>
    <w:rsid w:val="008843C3"/>
    <w:rsid w:val="008849E9"/>
    <w:rsid w:val="00884BDC"/>
    <w:rsid w:val="00885565"/>
    <w:rsid w:val="00885FB2"/>
    <w:rsid w:val="00886444"/>
    <w:rsid w:val="0088650F"/>
    <w:rsid w:val="00886CF6"/>
    <w:rsid w:val="00890609"/>
    <w:rsid w:val="00890B91"/>
    <w:rsid w:val="00890CD2"/>
    <w:rsid w:val="00891979"/>
    <w:rsid w:val="00891A89"/>
    <w:rsid w:val="00891B64"/>
    <w:rsid w:val="00892629"/>
    <w:rsid w:val="008929F7"/>
    <w:rsid w:val="00892F2F"/>
    <w:rsid w:val="008930FC"/>
    <w:rsid w:val="0089321A"/>
    <w:rsid w:val="008939A7"/>
    <w:rsid w:val="00893CB2"/>
    <w:rsid w:val="00893DB5"/>
    <w:rsid w:val="0089441F"/>
    <w:rsid w:val="00894652"/>
    <w:rsid w:val="0089472E"/>
    <w:rsid w:val="00894F2C"/>
    <w:rsid w:val="008952F7"/>
    <w:rsid w:val="0089644B"/>
    <w:rsid w:val="0089674B"/>
    <w:rsid w:val="008968C3"/>
    <w:rsid w:val="00896A0C"/>
    <w:rsid w:val="00896AD1"/>
    <w:rsid w:val="00897026"/>
    <w:rsid w:val="008A03E4"/>
    <w:rsid w:val="008A0F6D"/>
    <w:rsid w:val="008A1212"/>
    <w:rsid w:val="008A2353"/>
    <w:rsid w:val="008A2AE9"/>
    <w:rsid w:val="008A3204"/>
    <w:rsid w:val="008A3644"/>
    <w:rsid w:val="008A3A53"/>
    <w:rsid w:val="008A4D02"/>
    <w:rsid w:val="008A51A4"/>
    <w:rsid w:val="008A5444"/>
    <w:rsid w:val="008A5BAD"/>
    <w:rsid w:val="008A5CD1"/>
    <w:rsid w:val="008A5D17"/>
    <w:rsid w:val="008A5E2C"/>
    <w:rsid w:val="008A7A31"/>
    <w:rsid w:val="008A7B84"/>
    <w:rsid w:val="008B0191"/>
    <w:rsid w:val="008B09F0"/>
    <w:rsid w:val="008B0A46"/>
    <w:rsid w:val="008B0BE3"/>
    <w:rsid w:val="008B14E0"/>
    <w:rsid w:val="008B22F2"/>
    <w:rsid w:val="008B2527"/>
    <w:rsid w:val="008B2D05"/>
    <w:rsid w:val="008B37DB"/>
    <w:rsid w:val="008B4A45"/>
    <w:rsid w:val="008B50EC"/>
    <w:rsid w:val="008B60F8"/>
    <w:rsid w:val="008B6E88"/>
    <w:rsid w:val="008B6FEF"/>
    <w:rsid w:val="008B720B"/>
    <w:rsid w:val="008B73BA"/>
    <w:rsid w:val="008B798A"/>
    <w:rsid w:val="008B7B59"/>
    <w:rsid w:val="008B7CFF"/>
    <w:rsid w:val="008C01DC"/>
    <w:rsid w:val="008C0E93"/>
    <w:rsid w:val="008C101F"/>
    <w:rsid w:val="008C106F"/>
    <w:rsid w:val="008C1A0D"/>
    <w:rsid w:val="008C1A7F"/>
    <w:rsid w:val="008C20EA"/>
    <w:rsid w:val="008C21B4"/>
    <w:rsid w:val="008C29AA"/>
    <w:rsid w:val="008C465C"/>
    <w:rsid w:val="008C4676"/>
    <w:rsid w:val="008C4DCF"/>
    <w:rsid w:val="008C64D9"/>
    <w:rsid w:val="008C674A"/>
    <w:rsid w:val="008C6D8F"/>
    <w:rsid w:val="008C746E"/>
    <w:rsid w:val="008C7551"/>
    <w:rsid w:val="008D0547"/>
    <w:rsid w:val="008D08FD"/>
    <w:rsid w:val="008D0C8A"/>
    <w:rsid w:val="008D1D30"/>
    <w:rsid w:val="008D1D5E"/>
    <w:rsid w:val="008D2354"/>
    <w:rsid w:val="008D26F4"/>
    <w:rsid w:val="008D2BC0"/>
    <w:rsid w:val="008D39A5"/>
    <w:rsid w:val="008D49F9"/>
    <w:rsid w:val="008D4A7B"/>
    <w:rsid w:val="008D4C6D"/>
    <w:rsid w:val="008D5580"/>
    <w:rsid w:val="008D562F"/>
    <w:rsid w:val="008D5BC9"/>
    <w:rsid w:val="008D5DF3"/>
    <w:rsid w:val="008D62EA"/>
    <w:rsid w:val="008D6E17"/>
    <w:rsid w:val="008D6ECB"/>
    <w:rsid w:val="008D6F92"/>
    <w:rsid w:val="008D702C"/>
    <w:rsid w:val="008D7152"/>
    <w:rsid w:val="008E0CF7"/>
    <w:rsid w:val="008E0DC2"/>
    <w:rsid w:val="008E0DCB"/>
    <w:rsid w:val="008E0E39"/>
    <w:rsid w:val="008E0ECC"/>
    <w:rsid w:val="008E1A37"/>
    <w:rsid w:val="008E202B"/>
    <w:rsid w:val="008E2BBA"/>
    <w:rsid w:val="008E2BC1"/>
    <w:rsid w:val="008E2D9E"/>
    <w:rsid w:val="008E334E"/>
    <w:rsid w:val="008E33F8"/>
    <w:rsid w:val="008E4654"/>
    <w:rsid w:val="008E4CCC"/>
    <w:rsid w:val="008E4F27"/>
    <w:rsid w:val="008E5982"/>
    <w:rsid w:val="008E6815"/>
    <w:rsid w:val="008E7B37"/>
    <w:rsid w:val="008E7CA0"/>
    <w:rsid w:val="008F0C03"/>
    <w:rsid w:val="008F19C4"/>
    <w:rsid w:val="008F1FB4"/>
    <w:rsid w:val="008F2119"/>
    <w:rsid w:val="008F2274"/>
    <w:rsid w:val="008F266D"/>
    <w:rsid w:val="008F2844"/>
    <w:rsid w:val="008F3F70"/>
    <w:rsid w:val="008F51B1"/>
    <w:rsid w:val="008F56F2"/>
    <w:rsid w:val="008F5CC7"/>
    <w:rsid w:val="008F5D45"/>
    <w:rsid w:val="008F6219"/>
    <w:rsid w:val="008F6F44"/>
    <w:rsid w:val="008F7154"/>
    <w:rsid w:val="008F717B"/>
    <w:rsid w:val="008F72D2"/>
    <w:rsid w:val="008F73B9"/>
    <w:rsid w:val="008F7990"/>
    <w:rsid w:val="008F7B8F"/>
    <w:rsid w:val="008F7BC7"/>
    <w:rsid w:val="00900745"/>
    <w:rsid w:val="009007BE"/>
    <w:rsid w:val="009011C5"/>
    <w:rsid w:val="009012BB"/>
    <w:rsid w:val="009022B2"/>
    <w:rsid w:val="00902D31"/>
    <w:rsid w:val="00902E77"/>
    <w:rsid w:val="009032F6"/>
    <w:rsid w:val="009037E8"/>
    <w:rsid w:val="00903C3F"/>
    <w:rsid w:val="009048BC"/>
    <w:rsid w:val="00904941"/>
    <w:rsid w:val="0090550D"/>
    <w:rsid w:val="00905535"/>
    <w:rsid w:val="00905FA3"/>
    <w:rsid w:val="00906E3D"/>
    <w:rsid w:val="00907C0D"/>
    <w:rsid w:val="00910144"/>
    <w:rsid w:val="009101AA"/>
    <w:rsid w:val="009106CE"/>
    <w:rsid w:val="00910E19"/>
    <w:rsid w:val="00910ED6"/>
    <w:rsid w:val="00911576"/>
    <w:rsid w:val="009129B5"/>
    <w:rsid w:val="00912B51"/>
    <w:rsid w:val="00912C04"/>
    <w:rsid w:val="00912F6C"/>
    <w:rsid w:val="009137C8"/>
    <w:rsid w:val="00913FD6"/>
    <w:rsid w:val="0091408C"/>
    <w:rsid w:val="009141D4"/>
    <w:rsid w:val="0091517D"/>
    <w:rsid w:val="009154AF"/>
    <w:rsid w:val="00915C67"/>
    <w:rsid w:val="00915CE1"/>
    <w:rsid w:val="00916070"/>
    <w:rsid w:val="00916BF8"/>
    <w:rsid w:val="00916C51"/>
    <w:rsid w:val="009174AA"/>
    <w:rsid w:val="00917FD4"/>
    <w:rsid w:val="00917FF3"/>
    <w:rsid w:val="00920242"/>
    <w:rsid w:val="00920AD5"/>
    <w:rsid w:val="00920DF4"/>
    <w:rsid w:val="009214F1"/>
    <w:rsid w:val="00921644"/>
    <w:rsid w:val="009227AF"/>
    <w:rsid w:val="009234EE"/>
    <w:rsid w:val="00923777"/>
    <w:rsid w:val="00923929"/>
    <w:rsid w:val="00923A3E"/>
    <w:rsid w:val="00923F16"/>
    <w:rsid w:val="0092411C"/>
    <w:rsid w:val="00924606"/>
    <w:rsid w:val="00925043"/>
    <w:rsid w:val="00925B63"/>
    <w:rsid w:val="00926EA0"/>
    <w:rsid w:val="00927EC7"/>
    <w:rsid w:val="00927F9D"/>
    <w:rsid w:val="00927FB1"/>
    <w:rsid w:val="0093021B"/>
    <w:rsid w:val="00930322"/>
    <w:rsid w:val="00930AA5"/>
    <w:rsid w:val="0093109B"/>
    <w:rsid w:val="00931381"/>
    <w:rsid w:val="00931448"/>
    <w:rsid w:val="0093194A"/>
    <w:rsid w:val="00931CEF"/>
    <w:rsid w:val="00932A5D"/>
    <w:rsid w:val="00932DE0"/>
    <w:rsid w:val="009331AC"/>
    <w:rsid w:val="00933594"/>
    <w:rsid w:val="00934587"/>
    <w:rsid w:val="00934AFB"/>
    <w:rsid w:val="00935312"/>
    <w:rsid w:val="00936028"/>
    <w:rsid w:val="009364E2"/>
    <w:rsid w:val="00936BDC"/>
    <w:rsid w:val="00937964"/>
    <w:rsid w:val="009404BB"/>
    <w:rsid w:val="00940641"/>
    <w:rsid w:val="00940AA2"/>
    <w:rsid w:val="009413FF"/>
    <w:rsid w:val="00942671"/>
    <w:rsid w:val="0094284F"/>
    <w:rsid w:val="00942DEF"/>
    <w:rsid w:val="0094624A"/>
    <w:rsid w:val="0094709A"/>
    <w:rsid w:val="009470F7"/>
    <w:rsid w:val="00950435"/>
    <w:rsid w:val="0095084D"/>
    <w:rsid w:val="0095138F"/>
    <w:rsid w:val="00951D71"/>
    <w:rsid w:val="00952583"/>
    <w:rsid w:val="009526B7"/>
    <w:rsid w:val="00953675"/>
    <w:rsid w:val="0095379D"/>
    <w:rsid w:val="00953DCD"/>
    <w:rsid w:val="00954159"/>
    <w:rsid w:val="00954BC4"/>
    <w:rsid w:val="009550B8"/>
    <w:rsid w:val="00955B98"/>
    <w:rsid w:val="00955DD7"/>
    <w:rsid w:val="0095633E"/>
    <w:rsid w:val="00956379"/>
    <w:rsid w:val="009569E3"/>
    <w:rsid w:val="00957316"/>
    <w:rsid w:val="009576BF"/>
    <w:rsid w:val="00957B7B"/>
    <w:rsid w:val="00957DA3"/>
    <w:rsid w:val="00957F0E"/>
    <w:rsid w:val="00960269"/>
    <w:rsid w:val="0096091E"/>
    <w:rsid w:val="00961914"/>
    <w:rsid w:val="00961D7B"/>
    <w:rsid w:val="00961DFA"/>
    <w:rsid w:val="009627E0"/>
    <w:rsid w:val="0096301B"/>
    <w:rsid w:val="00963380"/>
    <w:rsid w:val="009642B0"/>
    <w:rsid w:val="0096448F"/>
    <w:rsid w:val="00965845"/>
    <w:rsid w:val="009663DA"/>
    <w:rsid w:val="00966B1A"/>
    <w:rsid w:val="00966C8F"/>
    <w:rsid w:val="00966D3D"/>
    <w:rsid w:val="00967101"/>
    <w:rsid w:val="00967EF5"/>
    <w:rsid w:val="00970457"/>
    <w:rsid w:val="0097090F"/>
    <w:rsid w:val="00970E54"/>
    <w:rsid w:val="009715A8"/>
    <w:rsid w:val="009716CA"/>
    <w:rsid w:val="009724C3"/>
    <w:rsid w:val="00973BB0"/>
    <w:rsid w:val="0097492F"/>
    <w:rsid w:val="00974C4C"/>
    <w:rsid w:val="00974CC9"/>
    <w:rsid w:val="00974D8A"/>
    <w:rsid w:val="0097578E"/>
    <w:rsid w:val="009759E0"/>
    <w:rsid w:val="00975A76"/>
    <w:rsid w:val="00976851"/>
    <w:rsid w:val="00976CFB"/>
    <w:rsid w:val="0097705B"/>
    <w:rsid w:val="00977A77"/>
    <w:rsid w:val="00977FD0"/>
    <w:rsid w:val="009801FB"/>
    <w:rsid w:val="0098047B"/>
    <w:rsid w:val="009807A6"/>
    <w:rsid w:val="00981571"/>
    <w:rsid w:val="00982EF7"/>
    <w:rsid w:val="0098419D"/>
    <w:rsid w:val="009842A4"/>
    <w:rsid w:val="00984427"/>
    <w:rsid w:val="00984E11"/>
    <w:rsid w:val="009852C1"/>
    <w:rsid w:val="0098595D"/>
    <w:rsid w:val="009860FE"/>
    <w:rsid w:val="00986644"/>
    <w:rsid w:val="009866AB"/>
    <w:rsid w:val="009867C5"/>
    <w:rsid w:val="00986B86"/>
    <w:rsid w:val="009873A4"/>
    <w:rsid w:val="009906B0"/>
    <w:rsid w:val="00990DF8"/>
    <w:rsid w:val="009910CC"/>
    <w:rsid w:val="009911B2"/>
    <w:rsid w:val="009916C2"/>
    <w:rsid w:val="00991AE1"/>
    <w:rsid w:val="00991EDB"/>
    <w:rsid w:val="009926A4"/>
    <w:rsid w:val="00992D34"/>
    <w:rsid w:val="0099339D"/>
    <w:rsid w:val="0099409E"/>
    <w:rsid w:val="009948DB"/>
    <w:rsid w:val="009959B1"/>
    <w:rsid w:val="00995AC1"/>
    <w:rsid w:val="00995B4F"/>
    <w:rsid w:val="00995C30"/>
    <w:rsid w:val="00995CA0"/>
    <w:rsid w:val="00996181"/>
    <w:rsid w:val="00996DCC"/>
    <w:rsid w:val="00997099"/>
    <w:rsid w:val="009974A2"/>
    <w:rsid w:val="009978AC"/>
    <w:rsid w:val="00997ADC"/>
    <w:rsid w:val="00997F97"/>
    <w:rsid w:val="009A0522"/>
    <w:rsid w:val="009A0564"/>
    <w:rsid w:val="009A0A24"/>
    <w:rsid w:val="009A0ACA"/>
    <w:rsid w:val="009A222C"/>
    <w:rsid w:val="009A22FC"/>
    <w:rsid w:val="009A30E2"/>
    <w:rsid w:val="009A38DE"/>
    <w:rsid w:val="009A3C8F"/>
    <w:rsid w:val="009A40EC"/>
    <w:rsid w:val="009A4687"/>
    <w:rsid w:val="009A4A54"/>
    <w:rsid w:val="009A4EA7"/>
    <w:rsid w:val="009A52B0"/>
    <w:rsid w:val="009A6453"/>
    <w:rsid w:val="009A69C7"/>
    <w:rsid w:val="009A774C"/>
    <w:rsid w:val="009A7A31"/>
    <w:rsid w:val="009B01B4"/>
    <w:rsid w:val="009B0A13"/>
    <w:rsid w:val="009B10E5"/>
    <w:rsid w:val="009B1A4A"/>
    <w:rsid w:val="009B1CDD"/>
    <w:rsid w:val="009B1FF7"/>
    <w:rsid w:val="009B25DD"/>
    <w:rsid w:val="009B26A4"/>
    <w:rsid w:val="009B2B93"/>
    <w:rsid w:val="009B2F68"/>
    <w:rsid w:val="009B34D4"/>
    <w:rsid w:val="009B37F7"/>
    <w:rsid w:val="009B5663"/>
    <w:rsid w:val="009B57C0"/>
    <w:rsid w:val="009B72A5"/>
    <w:rsid w:val="009B79E8"/>
    <w:rsid w:val="009C01F5"/>
    <w:rsid w:val="009C0401"/>
    <w:rsid w:val="009C0A83"/>
    <w:rsid w:val="009C0D83"/>
    <w:rsid w:val="009C0E7D"/>
    <w:rsid w:val="009C0F5E"/>
    <w:rsid w:val="009C13CB"/>
    <w:rsid w:val="009C1D44"/>
    <w:rsid w:val="009C2F0F"/>
    <w:rsid w:val="009C3308"/>
    <w:rsid w:val="009C3595"/>
    <w:rsid w:val="009C3C8B"/>
    <w:rsid w:val="009C4325"/>
    <w:rsid w:val="009C45E9"/>
    <w:rsid w:val="009C464D"/>
    <w:rsid w:val="009C5CD7"/>
    <w:rsid w:val="009C5DF9"/>
    <w:rsid w:val="009C63C1"/>
    <w:rsid w:val="009C660B"/>
    <w:rsid w:val="009C6BFC"/>
    <w:rsid w:val="009C719A"/>
    <w:rsid w:val="009C71C4"/>
    <w:rsid w:val="009C7BA7"/>
    <w:rsid w:val="009D0CCC"/>
    <w:rsid w:val="009D1739"/>
    <w:rsid w:val="009D17C8"/>
    <w:rsid w:val="009D1833"/>
    <w:rsid w:val="009D1AD8"/>
    <w:rsid w:val="009D1E18"/>
    <w:rsid w:val="009D1EB7"/>
    <w:rsid w:val="009D29C6"/>
    <w:rsid w:val="009D2B27"/>
    <w:rsid w:val="009D34ED"/>
    <w:rsid w:val="009D36E0"/>
    <w:rsid w:val="009D4A8A"/>
    <w:rsid w:val="009D5B79"/>
    <w:rsid w:val="009D692A"/>
    <w:rsid w:val="009D71E0"/>
    <w:rsid w:val="009D72E0"/>
    <w:rsid w:val="009D7700"/>
    <w:rsid w:val="009E0180"/>
    <w:rsid w:val="009E0A4F"/>
    <w:rsid w:val="009E0AA0"/>
    <w:rsid w:val="009E0ED0"/>
    <w:rsid w:val="009E15E0"/>
    <w:rsid w:val="009E17CC"/>
    <w:rsid w:val="009E1BE5"/>
    <w:rsid w:val="009E20FD"/>
    <w:rsid w:val="009E213D"/>
    <w:rsid w:val="009E2264"/>
    <w:rsid w:val="009E2D42"/>
    <w:rsid w:val="009E2DD1"/>
    <w:rsid w:val="009E310D"/>
    <w:rsid w:val="009E3BD1"/>
    <w:rsid w:val="009E429D"/>
    <w:rsid w:val="009E44D9"/>
    <w:rsid w:val="009E4846"/>
    <w:rsid w:val="009E4D80"/>
    <w:rsid w:val="009E54AE"/>
    <w:rsid w:val="009E570F"/>
    <w:rsid w:val="009E59FA"/>
    <w:rsid w:val="009E5EE5"/>
    <w:rsid w:val="009E6073"/>
    <w:rsid w:val="009E62AD"/>
    <w:rsid w:val="009E646D"/>
    <w:rsid w:val="009E6725"/>
    <w:rsid w:val="009F0DB5"/>
    <w:rsid w:val="009F1857"/>
    <w:rsid w:val="009F195F"/>
    <w:rsid w:val="009F1D7C"/>
    <w:rsid w:val="009F1F98"/>
    <w:rsid w:val="009F2260"/>
    <w:rsid w:val="009F2293"/>
    <w:rsid w:val="009F3113"/>
    <w:rsid w:val="009F44BF"/>
    <w:rsid w:val="009F4846"/>
    <w:rsid w:val="009F4B4E"/>
    <w:rsid w:val="009F4FEA"/>
    <w:rsid w:val="009F5157"/>
    <w:rsid w:val="009F582C"/>
    <w:rsid w:val="009F588B"/>
    <w:rsid w:val="009F5AAB"/>
    <w:rsid w:val="009F6AC5"/>
    <w:rsid w:val="009F6ACD"/>
    <w:rsid w:val="009F7118"/>
    <w:rsid w:val="009F75E6"/>
    <w:rsid w:val="009F7715"/>
    <w:rsid w:val="009F7CAE"/>
    <w:rsid w:val="00A0027B"/>
    <w:rsid w:val="00A004B5"/>
    <w:rsid w:val="00A00679"/>
    <w:rsid w:val="00A00813"/>
    <w:rsid w:val="00A00E54"/>
    <w:rsid w:val="00A0143B"/>
    <w:rsid w:val="00A024A0"/>
    <w:rsid w:val="00A0258A"/>
    <w:rsid w:val="00A02626"/>
    <w:rsid w:val="00A02735"/>
    <w:rsid w:val="00A03078"/>
    <w:rsid w:val="00A032CB"/>
    <w:rsid w:val="00A03321"/>
    <w:rsid w:val="00A03328"/>
    <w:rsid w:val="00A04AB2"/>
    <w:rsid w:val="00A051DC"/>
    <w:rsid w:val="00A06301"/>
    <w:rsid w:val="00A06828"/>
    <w:rsid w:val="00A06C00"/>
    <w:rsid w:val="00A07280"/>
    <w:rsid w:val="00A07A1A"/>
    <w:rsid w:val="00A1098F"/>
    <w:rsid w:val="00A113CF"/>
    <w:rsid w:val="00A12180"/>
    <w:rsid w:val="00A127F0"/>
    <w:rsid w:val="00A12CF4"/>
    <w:rsid w:val="00A13037"/>
    <w:rsid w:val="00A139B3"/>
    <w:rsid w:val="00A13DB7"/>
    <w:rsid w:val="00A14277"/>
    <w:rsid w:val="00A148EE"/>
    <w:rsid w:val="00A14A60"/>
    <w:rsid w:val="00A151F8"/>
    <w:rsid w:val="00A15252"/>
    <w:rsid w:val="00A1526F"/>
    <w:rsid w:val="00A16252"/>
    <w:rsid w:val="00A16B34"/>
    <w:rsid w:val="00A16E19"/>
    <w:rsid w:val="00A176DE"/>
    <w:rsid w:val="00A17801"/>
    <w:rsid w:val="00A17954"/>
    <w:rsid w:val="00A17B2A"/>
    <w:rsid w:val="00A2009B"/>
    <w:rsid w:val="00A2038A"/>
    <w:rsid w:val="00A20461"/>
    <w:rsid w:val="00A20682"/>
    <w:rsid w:val="00A20D71"/>
    <w:rsid w:val="00A20F0C"/>
    <w:rsid w:val="00A21326"/>
    <w:rsid w:val="00A2135F"/>
    <w:rsid w:val="00A21BBF"/>
    <w:rsid w:val="00A21EEF"/>
    <w:rsid w:val="00A222C5"/>
    <w:rsid w:val="00A229D1"/>
    <w:rsid w:val="00A2312A"/>
    <w:rsid w:val="00A235FC"/>
    <w:rsid w:val="00A246D9"/>
    <w:rsid w:val="00A24838"/>
    <w:rsid w:val="00A2589E"/>
    <w:rsid w:val="00A25A9D"/>
    <w:rsid w:val="00A25B40"/>
    <w:rsid w:val="00A25C6C"/>
    <w:rsid w:val="00A25DF5"/>
    <w:rsid w:val="00A26734"/>
    <w:rsid w:val="00A26817"/>
    <w:rsid w:val="00A2798A"/>
    <w:rsid w:val="00A27B2D"/>
    <w:rsid w:val="00A304FF"/>
    <w:rsid w:val="00A310B9"/>
    <w:rsid w:val="00A32574"/>
    <w:rsid w:val="00A328A9"/>
    <w:rsid w:val="00A33194"/>
    <w:rsid w:val="00A33A16"/>
    <w:rsid w:val="00A33C98"/>
    <w:rsid w:val="00A341BB"/>
    <w:rsid w:val="00A34C16"/>
    <w:rsid w:val="00A35075"/>
    <w:rsid w:val="00A35184"/>
    <w:rsid w:val="00A35B3F"/>
    <w:rsid w:val="00A35E2C"/>
    <w:rsid w:val="00A3651E"/>
    <w:rsid w:val="00A36547"/>
    <w:rsid w:val="00A36639"/>
    <w:rsid w:val="00A36D7B"/>
    <w:rsid w:val="00A3705E"/>
    <w:rsid w:val="00A373A6"/>
    <w:rsid w:val="00A3754B"/>
    <w:rsid w:val="00A3780A"/>
    <w:rsid w:val="00A40024"/>
    <w:rsid w:val="00A404C6"/>
    <w:rsid w:val="00A40582"/>
    <w:rsid w:val="00A40658"/>
    <w:rsid w:val="00A40757"/>
    <w:rsid w:val="00A407A3"/>
    <w:rsid w:val="00A40858"/>
    <w:rsid w:val="00A40CB4"/>
    <w:rsid w:val="00A41A00"/>
    <w:rsid w:val="00A41B34"/>
    <w:rsid w:val="00A420B5"/>
    <w:rsid w:val="00A4259C"/>
    <w:rsid w:val="00A428FE"/>
    <w:rsid w:val="00A431AE"/>
    <w:rsid w:val="00A43212"/>
    <w:rsid w:val="00A4321F"/>
    <w:rsid w:val="00A453E5"/>
    <w:rsid w:val="00A4547E"/>
    <w:rsid w:val="00A45E55"/>
    <w:rsid w:val="00A470FE"/>
    <w:rsid w:val="00A476A1"/>
    <w:rsid w:val="00A47BD3"/>
    <w:rsid w:val="00A50194"/>
    <w:rsid w:val="00A50A72"/>
    <w:rsid w:val="00A50BF3"/>
    <w:rsid w:val="00A50DD4"/>
    <w:rsid w:val="00A512C0"/>
    <w:rsid w:val="00A51CC8"/>
    <w:rsid w:val="00A5209E"/>
    <w:rsid w:val="00A520BF"/>
    <w:rsid w:val="00A5245D"/>
    <w:rsid w:val="00A527C3"/>
    <w:rsid w:val="00A5417B"/>
    <w:rsid w:val="00A54FD5"/>
    <w:rsid w:val="00A5521E"/>
    <w:rsid w:val="00A552EE"/>
    <w:rsid w:val="00A55EBE"/>
    <w:rsid w:val="00A56225"/>
    <w:rsid w:val="00A572BB"/>
    <w:rsid w:val="00A57612"/>
    <w:rsid w:val="00A5784E"/>
    <w:rsid w:val="00A57E61"/>
    <w:rsid w:val="00A57FC6"/>
    <w:rsid w:val="00A60879"/>
    <w:rsid w:val="00A60886"/>
    <w:rsid w:val="00A60D97"/>
    <w:rsid w:val="00A611AD"/>
    <w:rsid w:val="00A61425"/>
    <w:rsid w:val="00A614AA"/>
    <w:rsid w:val="00A61516"/>
    <w:rsid w:val="00A61806"/>
    <w:rsid w:val="00A618BC"/>
    <w:rsid w:val="00A6236E"/>
    <w:rsid w:val="00A62782"/>
    <w:rsid w:val="00A627E8"/>
    <w:rsid w:val="00A629C1"/>
    <w:rsid w:val="00A62F61"/>
    <w:rsid w:val="00A63F06"/>
    <w:rsid w:val="00A647DE"/>
    <w:rsid w:val="00A64973"/>
    <w:rsid w:val="00A64A49"/>
    <w:rsid w:val="00A64BED"/>
    <w:rsid w:val="00A65963"/>
    <w:rsid w:val="00A65A12"/>
    <w:rsid w:val="00A65F04"/>
    <w:rsid w:val="00A6698B"/>
    <w:rsid w:val="00A66FE4"/>
    <w:rsid w:val="00A67029"/>
    <w:rsid w:val="00A67134"/>
    <w:rsid w:val="00A67480"/>
    <w:rsid w:val="00A6761D"/>
    <w:rsid w:val="00A7043A"/>
    <w:rsid w:val="00A7055D"/>
    <w:rsid w:val="00A70F86"/>
    <w:rsid w:val="00A70FA4"/>
    <w:rsid w:val="00A710EC"/>
    <w:rsid w:val="00A710EF"/>
    <w:rsid w:val="00A72549"/>
    <w:rsid w:val="00A73132"/>
    <w:rsid w:val="00A73CC9"/>
    <w:rsid w:val="00A7536B"/>
    <w:rsid w:val="00A75D44"/>
    <w:rsid w:val="00A75DFD"/>
    <w:rsid w:val="00A765CB"/>
    <w:rsid w:val="00A77F1F"/>
    <w:rsid w:val="00A80AA0"/>
    <w:rsid w:val="00A80E43"/>
    <w:rsid w:val="00A8187E"/>
    <w:rsid w:val="00A8271D"/>
    <w:rsid w:val="00A82E22"/>
    <w:rsid w:val="00A83E21"/>
    <w:rsid w:val="00A84BE1"/>
    <w:rsid w:val="00A85112"/>
    <w:rsid w:val="00A85F46"/>
    <w:rsid w:val="00A86C69"/>
    <w:rsid w:val="00A876F3"/>
    <w:rsid w:val="00A877B4"/>
    <w:rsid w:val="00A9052C"/>
    <w:rsid w:val="00A9070B"/>
    <w:rsid w:val="00A90DD1"/>
    <w:rsid w:val="00A91DE8"/>
    <w:rsid w:val="00A91DF2"/>
    <w:rsid w:val="00A91E24"/>
    <w:rsid w:val="00A91EF1"/>
    <w:rsid w:val="00A92944"/>
    <w:rsid w:val="00A943D2"/>
    <w:rsid w:val="00A95DF6"/>
    <w:rsid w:val="00A961E9"/>
    <w:rsid w:val="00A966E5"/>
    <w:rsid w:val="00A96A37"/>
    <w:rsid w:val="00A974F7"/>
    <w:rsid w:val="00A97D71"/>
    <w:rsid w:val="00AA008C"/>
    <w:rsid w:val="00AA00F2"/>
    <w:rsid w:val="00AA038C"/>
    <w:rsid w:val="00AA097C"/>
    <w:rsid w:val="00AA0C40"/>
    <w:rsid w:val="00AA1937"/>
    <w:rsid w:val="00AA1961"/>
    <w:rsid w:val="00AA1D5B"/>
    <w:rsid w:val="00AA2002"/>
    <w:rsid w:val="00AA24F0"/>
    <w:rsid w:val="00AA2F65"/>
    <w:rsid w:val="00AA31A8"/>
    <w:rsid w:val="00AA351E"/>
    <w:rsid w:val="00AA42DC"/>
    <w:rsid w:val="00AA4B6B"/>
    <w:rsid w:val="00AA4FCA"/>
    <w:rsid w:val="00AA612E"/>
    <w:rsid w:val="00AA6932"/>
    <w:rsid w:val="00AA6F6C"/>
    <w:rsid w:val="00AA7085"/>
    <w:rsid w:val="00AA748D"/>
    <w:rsid w:val="00AA7B5B"/>
    <w:rsid w:val="00AB0454"/>
    <w:rsid w:val="00AB1EC5"/>
    <w:rsid w:val="00AB20F4"/>
    <w:rsid w:val="00AB2C8C"/>
    <w:rsid w:val="00AB34F5"/>
    <w:rsid w:val="00AB3888"/>
    <w:rsid w:val="00AB46A3"/>
    <w:rsid w:val="00AB4AB5"/>
    <w:rsid w:val="00AB4F48"/>
    <w:rsid w:val="00AB4FFC"/>
    <w:rsid w:val="00AB5067"/>
    <w:rsid w:val="00AB6091"/>
    <w:rsid w:val="00AB7682"/>
    <w:rsid w:val="00AB7AEA"/>
    <w:rsid w:val="00AB7F83"/>
    <w:rsid w:val="00AC00AF"/>
    <w:rsid w:val="00AC0162"/>
    <w:rsid w:val="00AC0AF1"/>
    <w:rsid w:val="00AC1B96"/>
    <w:rsid w:val="00AC23BB"/>
    <w:rsid w:val="00AC25AA"/>
    <w:rsid w:val="00AC2CD5"/>
    <w:rsid w:val="00AC3A82"/>
    <w:rsid w:val="00AC40C3"/>
    <w:rsid w:val="00AC4202"/>
    <w:rsid w:val="00AC4D57"/>
    <w:rsid w:val="00AC599E"/>
    <w:rsid w:val="00AC5F36"/>
    <w:rsid w:val="00AC6061"/>
    <w:rsid w:val="00AC643D"/>
    <w:rsid w:val="00AC7132"/>
    <w:rsid w:val="00AC72BA"/>
    <w:rsid w:val="00AC7356"/>
    <w:rsid w:val="00AC7718"/>
    <w:rsid w:val="00AD012C"/>
    <w:rsid w:val="00AD05E3"/>
    <w:rsid w:val="00AD098A"/>
    <w:rsid w:val="00AD0A4F"/>
    <w:rsid w:val="00AD0D42"/>
    <w:rsid w:val="00AD1209"/>
    <w:rsid w:val="00AD1D52"/>
    <w:rsid w:val="00AD2E39"/>
    <w:rsid w:val="00AD3064"/>
    <w:rsid w:val="00AD33AD"/>
    <w:rsid w:val="00AD3A5A"/>
    <w:rsid w:val="00AD3B02"/>
    <w:rsid w:val="00AD5092"/>
    <w:rsid w:val="00AD55B8"/>
    <w:rsid w:val="00AD57AF"/>
    <w:rsid w:val="00AD60A2"/>
    <w:rsid w:val="00AD62E1"/>
    <w:rsid w:val="00AD7194"/>
    <w:rsid w:val="00AD739C"/>
    <w:rsid w:val="00AD768E"/>
    <w:rsid w:val="00AD7A0E"/>
    <w:rsid w:val="00AD7C62"/>
    <w:rsid w:val="00AE04E0"/>
    <w:rsid w:val="00AE0D33"/>
    <w:rsid w:val="00AE1E11"/>
    <w:rsid w:val="00AE24FB"/>
    <w:rsid w:val="00AE261F"/>
    <w:rsid w:val="00AE2D2E"/>
    <w:rsid w:val="00AE34C4"/>
    <w:rsid w:val="00AE3F3C"/>
    <w:rsid w:val="00AE3F93"/>
    <w:rsid w:val="00AE3FEB"/>
    <w:rsid w:val="00AE41FC"/>
    <w:rsid w:val="00AE4ACE"/>
    <w:rsid w:val="00AE4E93"/>
    <w:rsid w:val="00AE5442"/>
    <w:rsid w:val="00AE576E"/>
    <w:rsid w:val="00AE5788"/>
    <w:rsid w:val="00AE6084"/>
    <w:rsid w:val="00AE65EB"/>
    <w:rsid w:val="00AE6E28"/>
    <w:rsid w:val="00AE6E67"/>
    <w:rsid w:val="00AE6F0F"/>
    <w:rsid w:val="00AE7058"/>
    <w:rsid w:val="00AE7256"/>
    <w:rsid w:val="00AE765A"/>
    <w:rsid w:val="00AE7B9E"/>
    <w:rsid w:val="00AF23B0"/>
    <w:rsid w:val="00AF37A1"/>
    <w:rsid w:val="00AF48D2"/>
    <w:rsid w:val="00AF497F"/>
    <w:rsid w:val="00AF4A5C"/>
    <w:rsid w:val="00AF4C0C"/>
    <w:rsid w:val="00AF502C"/>
    <w:rsid w:val="00AF52F8"/>
    <w:rsid w:val="00AF5B08"/>
    <w:rsid w:val="00AF5E0B"/>
    <w:rsid w:val="00AF5E1A"/>
    <w:rsid w:val="00AF6B75"/>
    <w:rsid w:val="00AF6C58"/>
    <w:rsid w:val="00AF6D3D"/>
    <w:rsid w:val="00AF6DA0"/>
    <w:rsid w:val="00AF6E03"/>
    <w:rsid w:val="00AF7B00"/>
    <w:rsid w:val="00B00B05"/>
    <w:rsid w:val="00B00B4C"/>
    <w:rsid w:val="00B00F69"/>
    <w:rsid w:val="00B01843"/>
    <w:rsid w:val="00B01B15"/>
    <w:rsid w:val="00B02FAA"/>
    <w:rsid w:val="00B0357B"/>
    <w:rsid w:val="00B03EFA"/>
    <w:rsid w:val="00B041D0"/>
    <w:rsid w:val="00B05054"/>
    <w:rsid w:val="00B058C6"/>
    <w:rsid w:val="00B05944"/>
    <w:rsid w:val="00B05A35"/>
    <w:rsid w:val="00B05E4D"/>
    <w:rsid w:val="00B062C8"/>
    <w:rsid w:val="00B0693D"/>
    <w:rsid w:val="00B072EB"/>
    <w:rsid w:val="00B0799B"/>
    <w:rsid w:val="00B1010C"/>
    <w:rsid w:val="00B103FE"/>
    <w:rsid w:val="00B10409"/>
    <w:rsid w:val="00B10AF1"/>
    <w:rsid w:val="00B10BB3"/>
    <w:rsid w:val="00B10FCE"/>
    <w:rsid w:val="00B1143C"/>
    <w:rsid w:val="00B11654"/>
    <w:rsid w:val="00B11F4A"/>
    <w:rsid w:val="00B121B9"/>
    <w:rsid w:val="00B12382"/>
    <w:rsid w:val="00B1266B"/>
    <w:rsid w:val="00B12819"/>
    <w:rsid w:val="00B13276"/>
    <w:rsid w:val="00B1340D"/>
    <w:rsid w:val="00B15198"/>
    <w:rsid w:val="00B1552E"/>
    <w:rsid w:val="00B16175"/>
    <w:rsid w:val="00B16261"/>
    <w:rsid w:val="00B16F46"/>
    <w:rsid w:val="00B17C76"/>
    <w:rsid w:val="00B17FB9"/>
    <w:rsid w:val="00B20633"/>
    <w:rsid w:val="00B206A3"/>
    <w:rsid w:val="00B20D61"/>
    <w:rsid w:val="00B210A5"/>
    <w:rsid w:val="00B21D93"/>
    <w:rsid w:val="00B2272A"/>
    <w:rsid w:val="00B22C95"/>
    <w:rsid w:val="00B23FCE"/>
    <w:rsid w:val="00B24749"/>
    <w:rsid w:val="00B24BAF"/>
    <w:rsid w:val="00B24C4D"/>
    <w:rsid w:val="00B24C5D"/>
    <w:rsid w:val="00B25778"/>
    <w:rsid w:val="00B25877"/>
    <w:rsid w:val="00B25DBC"/>
    <w:rsid w:val="00B267E3"/>
    <w:rsid w:val="00B2769B"/>
    <w:rsid w:val="00B27A54"/>
    <w:rsid w:val="00B27E5F"/>
    <w:rsid w:val="00B30394"/>
    <w:rsid w:val="00B30659"/>
    <w:rsid w:val="00B312A2"/>
    <w:rsid w:val="00B315F2"/>
    <w:rsid w:val="00B3168B"/>
    <w:rsid w:val="00B31BF5"/>
    <w:rsid w:val="00B32318"/>
    <w:rsid w:val="00B3237A"/>
    <w:rsid w:val="00B32743"/>
    <w:rsid w:val="00B32990"/>
    <w:rsid w:val="00B33D5D"/>
    <w:rsid w:val="00B34133"/>
    <w:rsid w:val="00B34157"/>
    <w:rsid w:val="00B3419E"/>
    <w:rsid w:val="00B341D9"/>
    <w:rsid w:val="00B345D2"/>
    <w:rsid w:val="00B3478F"/>
    <w:rsid w:val="00B34815"/>
    <w:rsid w:val="00B35402"/>
    <w:rsid w:val="00B3599F"/>
    <w:rsid w:val="00B36748"/>
    <w:rsid w:val="00B37859"/>
    <w:rsid w:val="00B37DE2"/>
    <w:rsid w:val="00B401D5"/>
    <w:rsid w:val="00B4020C"/>
    <w:rsid w:val="00B4170F"/>
    <w:rsid w:val="00B41997"/>
    <w:rsid w:val="00B41C59"/>
    <w:rsid w:val="00B42719"/>
    <w:rsid w:val="00B427BA"/>
    <w:rsid w:val="00B42D64"/>
    <w:rsid w:val="00B42FE8"/>
    <w:rsid w:val="00B43059"/>
    <w:rsid w:val="00B4397F"/>
    <w:rsid w:val="00B43D1E"/>
    <w:rsid w:val="00B44684"/>
    <w:rsid w:val="00B44BB6"/>
    <w:rsid w:val="00B44E14"/>
    <w:rsid w:val="00B4503D"/>
    <w:rsid w:val="00B4536A"/>
    <w:rsid w:val="00B45657"/>
    <w:rsid w:val="00B456F6"/>
    <w:rsid w:val="00B459CA"/>
    <w:rsid w:val="00B45D8E"/>
    <w:rsid w:val="00B45FD4"/>
    <w:rsid w:val="00B46DEC"/>
    <w:rsid w:val="00B4759F"/>
    <w:rsid w:val="00B475F5"/>
    <w:rsid w:val="00B4782A"/>
    <w:rsid w:val="00B47896"/>
    <w:rsid w:val="00B47E4F"/>
    <w:rsid w:val="00B50294"/>
    <w:rsid w:val="00B50AAE"/>
    <w:rsid w:val="00B5104E"/>
    <w:rsid w:val="00B5140A"/>
    <w:rsid w:val="00B518B6"/>
    <w:rsid w:val="00B51E32"/>
    <w:rsid w:val="00B52066"/>
    <w:rsid w:val="00B5285A"/>
    <w:rsid w:val="00B538EA"/>
    <w:rsid w:val="00B54C72"/>
    <w:rsid w:val="00B54D33"/>
    <w:rsid w:val="00B56151"/>
    <w:rsid w:val="00B5690B"/>
    <w:rsid w:val="00B56D6B"/>
    <w:rsid w:val="00B57C5F"/>
    <w:rsid w:val="00B57C9A"/>
    <w:rsid w:val="00B57F27"/>
    <w:rsid w:val="00B603B4"/>
    <w:rsid w:val="00B604E9"/>
    <w:rsid w:val="00B60857"/>
    <w:rsid w:val="00B61978"/>
    <w:rsid w:val="00B61DCF"/>
    <w:rsid w:val="00B62105"/>
    <w:rsid w:val="00B630AC"/>
    <w:rsid w:val="00B631F0"/>
    <w:rsid w:val="00B632B1"/>
    <w:rsid w:val="00B63751"/>
    <w:rsid w:val="00B63CD9"/>
    <w:rsid w:val="00B64019"/>
    <w:rsid w:val="00B649B4"/>
    <w:rsid w:val="00B64F6A"/>
    <w:rsid w:val="00B65587"/>
    <w:rsid w:val="00B657BB"/>
    <w:rsid w:val="00B65A9B"/>
    <w:rsid w:val="00B66363"/>
    <w:rsid w:val="00B6715E"/>
    <w:rsid w:val="00B673A7"/>
    <w:rsid w:val="00B701F8"/>
    <w:rsid w:val="00B70424"/>
    <w:rsid w:val="00B709B8"/>
    <w:rsid w:val="00B71345"/>
    <w:rsid w:val="00B71AF1"/>
    <w:rsid w:val="00B71E16"/>
    <w:rsid w:val="00B72186"/>
    <w:rsid w:val="00B72471"/>
    <w:rsid w:val="00B7252F"/>
    <w:rsid w:val="00B72A53"/>
    <w:rsid w:val="00B73093"/>
    <w:rsid w:val="00B7388A"/>
    <w:rsid w:val="00B73AC1"/>
    <w:rsid w:val="00B73EAE"/>
    <w:rsid w:val="00B73FC7"/>
    <w:rsid w:val="00B746EB"/>
    <w:rsid w:val="00B75079"/>
    <w:rsid w:val="00B763CA"/>
    <w:rsid w:val="00B764BC"/>
    <w:rsid w:val="00B76829"/>
    <w:rsid w:val="00B7697A"/>
    <w:rsid w:val="00B770D2"/>
    <w:rsid w:val="00B7740E"/>
    <w:rsid w:val="00B77DA5"/>
    <w:rsid w:val="00B77E5C"/>
    <w:rsid w:val="00B77E84"/>
    <w:rsid w:val="00B802EB"/>
    <w:rsid w:val="00B806EC"/>
    <w:rsid w:val="00B80C82"/>
    <w:rsid w:val="00B80F69"/>
    <w:rsid w:val="00B811DE"/>
    <w:rsid w:val="00B8174B"/>
    <w:rsid w:val="00B81F23"/>
    <w:rsid w:val="00B81F3E"/>
    <w:rsid w:val="00B822FB"/>
    <w:rsid w:val="00B82354"/>
    <w:rsid w:val="00B82A38"/>
    <w:rsid w:val="00B82AC7"/>
    <w:rsid w:val="00B82BFF"/>
    <w:rsid w:val="00B82CEE"/>
    <w:rsid w:val="00B8491A"/>
    <w:rsid w:val="00B85747"/>
    <w:rsid w:val="00B8585E"/>
    <w:rsid w:val="00B8632A"/>
    <w:rsid w:val="00B86504"/>
    <w:rsid w:val="00B8699E"/>
    <w:rsid w:val="00B86B44"/>
    <w:rsid w:val="00B872AB"/>
    <w:rsid w:val="00B87996"/>
    <w:rsid w:val="00B90046"/>
    <w:rsid w:val="00B90F00"/>
    <w:rsid w:val="00B91354"/>
    <w:rsid w:val="00B9165C"/>
    <w:rsid w:val="00B91C0C"/>
    <w:rsid w:val="00B91EBA"/>
    <w:rsid w:val="00B92398"/>
    <w:rsid w:val="00B92683"/>
    <w:rsid w:val="00B92689"/>
    <w:rsid w:val="00B93A23"/>
    <w:rsid w:val="00B93EEA"/>
    <w:rsid w:val="00B93EF7"/>
    <w:rsid w:val="00B94061"/>
    <w:rsid w:val="00B943A4"/>
    <w:rsid w:val="00B944FB"/>
    <w:rsid w:val="00B945C2"/>
    <w:rsid w:val="00B946D0"/>
    <w:rsid w:val="00B9547A"/>
    <w:rsid w:val="00B95B5B"/>
    <w:rsid w:val="00B9656E"/>
    <w:rsid w:val="00B96708"/>
    <w:rsid w:val="00B9738B"/>
    <w:rsid w:val="00B97D67"/>
    <w:rsid w:val="00BA1278"/>
    <w:rsid w:val="00BA1B7F"/>
    <w:rsid w:val="00BA21AB"/>
    <w:rsid w:val="00BA2C89"/>
    <w:rsid w:val="00BA4E09"/>
    <w:rsid w:val="00BA50B5"/>
    <w:rsid w:val="00BA5212"/>
    <w:rsid w:val="00BA5CE3"/>
    <w:rsid w:val="00BA5F7C"/>
    <w:rsid w:val="00BA66C7"/>
    <w:rsid w:val="00BA6F62"/>
    <w:rsid w:val="00BA72EE"/>
    <w:rsid w:val="00BA757D"/>
    <w:rsid w:val="00BA7B07"/>
    <w:rsid w:val="00BA7EDB"/>
    <w:rsid w:val="00BB09F8"/>
    <w:rsid w:val="00BB0C5B"/>
    <w:rsid w:val="00BB10B8"/>
    <w:rsid w:val="00BB11B0"/>
    <w:rsid w:val="00BB1668"/>
    <w:rsid w:val="00BB1D61"/>
    <w:rsid w:val="00BB1F5C"/>
    <w:rsid w:val="00BB1F7A"/>
    <w:rsid w:val="00BB319C"/>
    <w:rsid w:val="00BB451C"/>
    <w:rsid w:val="00BB4EE6"/>
    <w:rsid w:val="00BB52C6"/>
    <w:rsid w:val="00BB5347"/>
    <w:rsid w:val="00BB53FC"/>
    <w:rsid w:val="00BB6049"/>
    <w:rsid w:val="00BB6B52"/>
    <w:rsid w:val="00BB7203"/>
    <w:rsid w:val="00BB77C6"/>
    <w:rsid w:val="00BB7858"/>
    <w:rsid w:val="00BB78DB"/>
    <w:rsid w:val="00BB7C50"/>
    <w:rsid w:val="00BB7CB8"/>
    <w:rsid w:val="00BB7F41"/>
    <w:rsid w:val="00BC029D"/>
    <w:rsid w:val="00BC04BD"/>
    <w:rsid w:val="00BC0E1E"/>
    <w:rsid w:val="00BC20A4"/>
    <w:rsid w:val="00BC23DC"/>
    <w:rsid w:val="00BC2532"/>
    <w:rsid w:val="00BC351C"/>
    <w:rsid w:val="00BC3967"/>
    <w:rsid w:val="00BC420D"/>
    <w:rsid w:val="00BC681C"/>
    <w:rsid w:val="00BC6E20"/>
    <w:rsid w:val="00BC78FA"/>
    <w:rsid w:val="00BC79EC"/>
    <w:rsid w:val="00BD0018"/>
    <w:rsid w:val="00BD02E4"/>
    <w:rsid w:val="00BD03FA"/>
    <w:rsid w:val="00BD0D52"/>
    <w:rsid w:val="00BD0DA9"/>
    <w:rsid w:val="00BD121A"/>
    <w:rsid w:val="00BD1222"/>
    <w:rsid w:val="00BD12B5"/>
    <w:rsid w:val="00BD1C81"/>
    <w:rsid w:val="00BD1E23"/>
    <w:rsid w:val="00BD2178"/>
    <w:rsid w:val="00BD2276"/>
    <w:rsid w:val="00BD2ABB"/>
    <w:rsid w:val="00BD2CE8"/>
    <w:rsid w:val="00BD3180"/>
    <w:rsid w:val="00BD356E"/>
    <w:rsid w:val="00BD370A"/>
    <w:rsid w:val="00BD38DB"/>
    <w:rsid w:val="00BD427E"/>
    <w:rsid w:val="00BD4284"/>
    <w:rsid w:val="00BD43A9"/>
    <w:rsid w:val="00BD45F8"/>
    <w:rsid w:val="00BD4E67"/>
    <w:rsid w:val="00BD4F73"/>
    <w:rsid w:val="00BD6218"/>
    <w:rsid w:val="00BD69ED"/>
    <w:rsid w:val="00BD7BF3"/>
    <w:rsid w:val="00BE025B"/>
    <w:rsid w:val="00BE04BF"/>
    <w:rsid w:val="00BE1335"/>
    <w:rsid w:val="00BE1750"/>
    <w:rsid w:val="00BE1DF6"/>
    <w:rsid w:val="00BE1F50"/>
    <w:rsid w:val="00BE2469"/>
    <w:rsid w:val="00BE284F"/>
    <w:rsid w:val="00BE343E"/>
    <w:rsid w:val="00BE35A7"/>
    <w:rsid w:val="00BE3637"/>
    <w:rsid w:val="00BE3669"/>
    <w:rsid w:val="00BE3780"/>
    <w:rsid w:val="00BE3788"/>
    <w:rsid w:val="00BE40DF"/>
    <w:rsid w:val="00BE4662"/>
    <w:rsid w:val="00BE46D7"/>
    <w:rsid w:val="00BE5102"/>
    <w:rsid w:val="00BE5542"/>
    <w:rsid w:val="00BE57BF"/>
    <w:rsid w:val="00BE68E5"/>
    <w:rsid w:val="00BE7005"/>
    <w:rsid w:val="00BF002A"/>
    <w:rsid w:val="00BF0804"/>
    <w:rsid w:val="00BF0D64"/>
    <w:rsid w:val="00BF0EB4"/>
    <w:rsid w:val="00BF1387"/>
    <w:rsid w:val="00BF1C54"/>
    <w:rsid w:val="00BF22B4"/>
    <w:rsid w:val="00BF3562"/>
    <w:rsid w:val="00BF3682"/>
    <w:rsid w:val="00BF3990"/>
    <w:rsid w:val="00BF3FBC"/>
    <w:rsid w:val="00BF40E5"/>
    <w:rsid w:val="00BF41D6"/>
    <w:rsid w:val="00BF4216"/>
    <w:rsid w:val="00BF4472"/>
    <w:rsid w:val="00BF4548"/>
    <w:rsid w:val="00BF4E4A"/>
    <w:rsid w:val="00BF4F39"/>
    <w:rsid w:val="00BF5192"/>
    <w:rsid w:val="00BF55C8"/>
    <w:rsid w:val="00BF66F8"/>
    <w:rsid w:val="00BF6BFD"/>
    <w:rsid w:val="00C00F49"/>
    <w:rsid w:val="00C014EC"/>
    <w:rsid w:val="00C01FCB"/>
    <w:rsid w:val="00C03444"/>
    <w:rsid w:val="00C0352F"/>
    <w:rsid w:val="00C03882"/>
    <w:rsid w:val="00C041B7"/>
    <w:rsid w:val="00C04C54"/>
    <w:rsid w:val="00C04F18"/>
    <w:rsid w:val="00C05463"/>
    <w:rsid w:val="00C055D3"/>
    <w:rsid w:val="00C05AF6"/>
    <w:rsid w:val="00C063ED"/>
    <w:rsid w:val="00C066A6"/>
    <w:rsid w:val="00C067C8"/>
    <w:rsid w:val="00C0686F"/>
    <w:rsid w:val="00C06C5E"/>
    <w:rsid w:val="00C06F00"/>
    <w:rsid w:val="00C105C8"/>
    <w:rsid w:val="00C1060E"/>
    <w:rsid w:val="00C10A4A"/>
    <w:rsid w:val="00C10DAA"/>
    <w:rsid w:val="00C10DB5"/>
    <w:rsid w:val="00C115BC"/>
    <w:rsid w:val="00C117D0"/>
    <w:rsid w:val="00C11D67"/>
    <w:rsid w:val="00C11EF5"/>
    <w:rsid w:val="00C1213A"/>
    <w:rsid w:val="00C12955"/>
    <w:rsid w:val="00C143BD"/>
    <w:rsid w:val="00C150B7"/>
    <w:rsid w:val="00C1515D"/>
    <w:rsid w:val="00C15558"/>
    <w:rsid w:val="00C1560B"/>
    <w:rsid w:val="00C15923"/>
    <w:rsid w:val="00C15A5C"/>
    <w:rsid w:val="00C15D42"/>
    <w:rsid w:val="00C174F6"/>
    <w:rsid w:val="00C2000C"/>
    <w:rsid w:val="00C20273"/>
    <w:rsid w:val="00C20562"/>
    <w:rsid w:val="00C208AD"/>
    <w:rsid w:val="00C20944"/>
    <w:rsid w:val="00C20B2A"/>
    <w:rsid w:val="00C2200C"/>
    <w:rsid w:val="00C22825"/>
    <w:rsid w:val="00C23847"/>
    <w:rsid w:val="00C23BBE"/>
    <w:rsid w:val="00C23E7D"/>
    <w:rsid w:val="00C242B4"/>
    <w:rsid w:val="00C245A0"/>
    <w:rsid w:val="00C245EC"/>
    <w:rsid w:val="00C24A41"/>
    <w:rsid w:val="00C2506B"/>
    <w:rsid w:val="00C26587"/>
    <w:rsid w:val="00C26749"/>
    <w:rsid w:val="00C27531"/>
    <w:rsid w:val="00C27A20"/>
    <w:rsid w:val="00C27E50"/>
    <w:rsid w:val="00C27FF5"/>
    <w:rsid w:val="00C3048F"/>
    <w:rsid w:val="00C304D1"/>
    <w:rsid w:val="00C3105B"/>
    <w:rsid w:val="00C31474"/>
    <w:rsid w:val="00C31860"/>
    <w:rsid w:val="00C31EEC"/>
    <w:rsid w:val="00C32A41"/>
    <w:rsid w:val="00C336F9"/>
    <w:rsid w:val="00C33877"/>
    <w:rsid w:val="00C33F50"/>
    <w:rsid w:val="00C34A3B"/>
    <w:rsid w:val="00C34BDD"/>
    <w:rsid w:val="00C34E8A"/>
    <w:rsid w:val="00C35098"/>
    <w:rsid w:val="00C353C3"/>
    <w:rsid w:val="00C356A0"/>
    <w:rsid w:val="00C35A6F"/>
    <w:rsid w:val="00C365CE"/>
    <w:rsid w:val="00C371D1"/>
    <w:rsid w:val="00C37204"/>
    <w:rsid w:val="00C374F8"/>
    <w:rsid w:val="00C37692"/>
    <w:rsid w:val="00C40A0A"/>
    <w:rsid w:val="00C40AA2"/>
    <w:rsid w:val="00C40CEA"/>
    <w:rsid w:val="00C40CF5"/>
    <w:rsid w:val="00C40D48"/>
    <w:rsid w:val="00C40D7E"/>
    <w:rsid w:val="00C41C60"/>
    <w:rsid w:val="00C4235E"/>
    <w:rsid w:val="00C430CC"/>
    <w:rsid w:val="00C43233"/>
    <w:rsid w:val="00C439C5"/>
    <w:rsid w:val="00C43ACD"/>
    <w:rsid w:val="00C4452D"/>
    <w:rsid w:val="00C445E5"/>
    <w:rsid w:val="00C46855"/>
    <w:rsid w:val="00C46F15"/>
    <w:rsid w:val="00C47978"/>
    <w:rsid w:val="00C5182C"/>
    <w:rsid w:val="00C51865"/>
    <w:rsid w:val="00C518FE"/>
    <w:rsid w:val="00C51C33"/>
    <w:rsid w:val="00C5247C"/>
    <w:rsid w:val="00C524F0"/>
    <w:rsid w:val="00C52810"/>
    <w:rsid w:val="00C53857"/>
    <w:rsid w:val="00C53FF4"/>
    <w:rsid w:val="00C546E7"/>
    <w:rsid w:val="00C54C6A"/>
    <w:rsid w:val="00C550B0"/>
    <w:rsid w:val="00C56BCB"/>
    <w:rsid w:val="00C571CF"/>
    <w:rsid w:val="00C5775D"/>
    <w:rsid w:val="00C608FB"/>
    <w:rsid w:val="00C60A04"/>
    <w:rsid w:val="00C6130A"/>
    <w:rsid w:val="00C61F0A"/>
    <w:rsid w:val="00C62367"/>
    <w:rsid w:val="00C63398"/>
    <w:rsid w:val="00C63A31"/>
    <w:rsid w:val="00C63B8B"/>
    <w:rsid w:val="00C64663"/>
    <w:rsid w:val="00C650C5"/>
    <w:rsid w:val="00C673FD"/>
    <w:rsid w:val="00C708F9"/>
    <w:rsid w:val="00C70EFC"/>
    <w:rsid w:val="00C715A6"/>
    <w:rsid w:val="00C736A0"/>
    <w:rsid w:val="00C73AB1"/>
    <w:rsid w:val="00C73ADC"/>
    <w:rsid w:val="00C74148"/>
    <w:rsid w:val="00C74620"/>
    <w:rsid w:val="00C74628"/>
    <w:rsid w:val="00C749BF"/>
    <w:rsid w:val="00C7515E"/>
    <w:rsid w:val="00C755F2"/>
    <w:rsid w:val="00C7566D"/>
    <w:rsid w:val="00C75CD6"/>
    <w:rsid w:val="00C75F21"/>
    <w:rsid w:val="00C76693"/>
    <w:rsid w:val="00C76B1E"/>
    <w:rsid w:val="00C76E08"/>
    <w:rsid w:val="00C7716D"/>
    <w:rsid w:val="00C77294"/>
    <w:rsid w:val="00C77B6A"/>
    <w:rsid w:val="00C77BA9"/>
    <w:rsid w:val="00C77E04"/>
    <w:rsid w:val="00C80607"/>
    <w:rsid w:val="00C80BD3"/>
    <w:rsid w:val="00C8104B"/>
    <w:rsid w:val="00C81693"/>
    <w:rsid w:val="00C81873"/>
    <w:rsid w:val="00C8336A"/>
    <w:rsid w:val="00C83FB5"/>
    <w:rsid w:val="00C8426E"/>
    <w:rsid w:val="00C8480F"/>
    <w:rsid w:val="00C84E73"/>
    <w:rsid w:val="00C85401"/>
    <w:rsid w:val="00C856E7"/>
    <w:rsid w:val="00C85AF1"/>
    <w:rsid w:val="00C90F81"/>
    <w:rsid w:val="00C91034"/>
    <w:rsid w:val="00C91C78"/>
    <w:rsid w:val="00C9204F"/>
    <w:rsid w:val="00C922BB"/>
    <w:rsid w:val="00C924B4"/>
    <w:rsid w:val="00C92A2E"/>
    <w:rsid w:val="00C92DD7"/>
    <w:rsid w:val="00C938C6"/>
    <w:rsid w:val="00C9528C"/>
    <w:rsid w:val="00C958A3"/>
    <w:rsid w:val="00C95E69"/>
    <w:rsid w:val="00C95FEA"/>
    <w:rsid w:val="00C9616A"/>
    <w:rsid w:val="00C9647C"/>
    <w:rsid w:val="00C96C17"/>
    <w:rsid w:val="00C96DBB"/>
    <w:rsid w:val="00C97013"/>
    <w:rsid w:val="00C97226"/>
    <w:rsid w:val="00C978A6"/>
    <w:rsid w:val="00C97DC8"/>
    <w:rsid w:val="00CA00EF"/>
    <w:rsid w:val="00CA02FA"/>
    <w:rsid w:val="00CA1130"/>
    <w:rsid w:val="00CA1497"/>
    <w:rsid w:val="00CA1ABD"/>
    <w:rsid w:val="00CA2027"/>
    <w:rsid w:val="00CA2751"/>
    <w:rsid w:val="00CA2AB5"/>
    <w:rsid w:val="00CA2CAF"/>
    <w:rsid w:val="00CA2E99"/>
    <w:rsid w:val="00CA3067"/>
    <w:rsid w:val="00CA34F9"/>
    <w:rsid w:val="00CA3A28"/>
    <w:rsid w:val="00CA4003"/>
    <w:rsid w:val="00CA4336"/>
    <w:rsid w:val="00CA435B"/>
    <w:rsid w:val="00CA4E11"/>
    <w:rsid w:val="00CA57BB"/>
    <w:rsid w:val="00CA5969"/>
    <w:rsid w:val="00CA6568"/>
    <w:rsid w:val="00CA6A0A"/>
    <w:rsid w:val="00CA7745"/>
    <w:rsid w:val="00CA7D77"/>
    <w:rsid w:val="00CA7E1D"/>
    <w:rsid w:val="00CA7FA0"/>
    <w:rsid w:val="00CB0542"/>
    <w:rsid w:val="00CB0D77"/>
    <w:rsid w:val="00CB10DF"/>
    <w:rsid w:val="00CB3497"/>
    <w:rsid w:val="00CB371B"/>
    <w:rsid w:val="00CB3BD8"/>
    <w:rsid w:val="00CB4935"/>
    <w:rsid w:val="00CB49E3"/>
    <w:rsid w:val="00CB5A67"/>
    <w:rsid w:val="00CB6057"/>
    <w:rsid w:val="00CB6376"/>
    <w:rsid w:val="00CB6C30"/>
    <w:rsid w:val="00CB6CBF"/>
    <w:rsid w:val="00CB717A"/>
    <w:rsid w:val="00CB778D"/>
    <w:rsid w:val="00CB7D35"/>
    <w:rsid w:val="00CB7D9E"/>
    <w:rsid w:val="00CC026F"/>
    <w:rsid w:val="00CC03D5"/>
    <w:rsid w:val="00CC04BA"/>
    <w:rsid w:val="00CC0B20"/>
    <w:rsid w:val="00CC1ECE"/>
    <w:rsid w:val="00CC226C"/>
    <w:rsid w:val="00CC26B8"/>
    <w:rsid w:val="00CC350C"/>
    <w:rsid w:val="00CC4AF7"/>
    <w:rsid w:val="00CC4E8B"/>
    <w:rsid w:val="00CC5553"/>
    <w:rsid w:val="00CC594B"/>
    <w:rsid w:val="00CC5A94"/>
    <w:rsid w:val="00CC5F2C"/>
    <w:rsid w:val="00CC66C1"/>
    <w:rsid w:val="00CC6F66"/>
    <w:rsid w:val="00CC785F"/>
    <w:rsid w:val="00CC7FBA"/>
    <w:rsid w:val="00CD030C"/>
    <w:rsid w:val="00CD0EF6"/>
    <w:rsid w:val="00CD17F6"/>
    <w:rsid w:val="00CD22A4"/>
    <w:rsid w:val="00CD2447"/>
    <w:rsid w:val="00CD25A4"/>
    <w:rsid w:val="00CD25E3"/>
    <w:rsid w:val="00CD3D35"/>
    <w:rsid w:val="00CD45E5"/>
    <w:rsid w:val="00CD4AE5"/>
    <w:rsid w:val="00CD4E3E"/>
    <w:rsid w:val="00CD5451"/>
    <w:rsid w:val="00CD56CD"/>
    <w:rsid w:val="00CD571E"/>
    <w:rsid w:val="00CD59D8"/>
    <w:rsid w:val="00CD63B7"/>
    <w:rsid w:val="00CD6E80"/>
    <w:rsid w:val="00CD704B"/>
    <w:rsid w:val="00CD797E"/>
    <w:rsid w:val="00CD7B1D"/>
    <w:rsid w:val="00CE026F"/>
    <w:rsid w:val="00CE0D44"/>
    <w:rsid w:val="00CE1AD2"/>
    <w:rsid w:val="00CE2631"/>
    <w:rsid w:val="00CE2760"/>
    <w:rsid w:val="00CE2BA2"/>
    <w:rsid w:val="00CE3095"/>
    <w:rsid w:val="00CE3F8A"/>
    <w:rsid w:val="00CE4026"/>
    <w:rsid w:val="00CE4966"/>
    <w:rsid w:val="00CE50E6"/>
    <w:rsid w:val="00CE5241"/>
    <w:rsid w:val="00CE5FEA"/>
    <w:rsid w:val="00CE6B10"/>
    <w:rsid w:val="00CF0527"/>
    <w:rsid w:val="00CF0E1A"/>
    <w:rsid w:val="00CF1452"/>
    <w:rsid w:val="00CF1CC4"/>
    <w:rsid w:val="00CF2179"/>
    <w:rsid w:val="00CF268F"/>
    <w:rsid w:val="00CF2CFC"/>
    <w:rsid w:val="00CF35FE"/>
    <w:rsid w:val="00CF360C"/>
    <w:rsid w:val="00CF3661"/>
    <w:rsid w:val="00CF384E"/>
    <w:rsid w:val="00CF3FCA"/>
    <w:rsid w:val="00CF5866"/>
    <w:rsid w:val="00CF5A40"/>
    <w:rsid w:val="00CF5E04"/>
    <w:rsid w:val="00CF605F"/>
    <w:rsid w:val="00CF61C0"/>
    <w:rsid w:val="00CF61D2"/>
    <w:rsid w:val="00CF6E90"/>
    <w:rsid w:val="00CF7025"/>
    <w:rsid w:val="00CF7B32"/>
    <w:rsid w:val="00CF7CD7"/>
    <w:rsid w:val="00CF7E6E"/>
    <w:rsid w:val="00D00416"/>
    <w:rsid w:val="00D0064B"/>
    <w:rsid w:val="00D01C3A"/>
    <w:rsid w:val="00D0321B"/>
    <w:rsid w:val="00D03A91"/>
    <w:rsid w:val="00D03BC9"/>
    <w:rsid w:val="00D03F43"/>
    <w:rsid w:val="00D03FD1"/>
    <w:rsid w:val="00D04473"/>
    <w:rsid w:val="00D04E33"/>
    <w:rsid w:val="00D0552A"/>
    <w:rsid w:val="00D0583F"/>
    <w:rsid w:val="00D0589C"/>
    <w:rsid w:val="00D05C68"/>
    <w:rsid w:val="00D05E48"/>
    <w:rsid w:val="00D0617E"/>
    <w:rsid w:val="00D069CA"/>
    <w:rsid w:val="00D06D48"/>
    <w:rsid w:val="00D07031"/>
    <w:rsid w:val="00D10B18"/>
    <w:rsid w:val="00D1112C"/>
    <w:rsid w:val="00D11646"/>
    <w:rsid w:val="00D11B42"/>
    <w:rsid w:val="00D12237"/>
    <w:rsid w:val="00D129AF"/>
    <w:rsid w:val="00D1371A"/>
    <w:rsid w:val="00D138B4"/>
    <w:rsid w:val="00D1390C"/>
    <w:rsid w:val="00D1393C"/>
    <w:rsid w:val="00D13C49"/>
    <w:rsid w:val="00D1402E"/>
    <w:rsid w:val="00D14922"/>
    <w:rsid w:val="00D14CCE"/>
    <w:rsid w:val="00D15043"/>
    <w:rsid w:val="00D1529F"/>
    <w:rsid w:val="00D1539C"/>
    <w:rsid w:val="00D15E72"/>
    <w:rsid w:val="00D16122"/>
    <w:rsid w:val="00D1618E"/>
    <w:rsid w:val="00D16508"/>
    <w:rsid w:val="00D1658D"/>
    <w:rsid w:val="00D1662D"/>
    <w:rsid w:val="00D1684A"/>
    <w:rsid w:val="00D1767A"/>
    <w:rsid w:val="00D17A45"/>
    <w:rsid w:val="00D17DC2"/>
    <w:rsid w:val="00D17E14"/>
    <w:rsid w:val="00D21027"/>
    <w:rsid w:val="00D21944"/>
    <w:rsid w:val="00D21B19"/>
    <w:rsid w:val="00D224BF"/>
    <w:rsid w:val="00D23D30"/>
    <w:rsid w:val="00D24CF5"/>
    <w:rsid w:val="00D25020"/>
    <w:rsid w:val="00D25EC7"/>
    <w:rsid w:val="00D26D30"/>
    <w:rsid w:val="00D276F5"/>
    <w:rsid w:val="00D30835"/>
    <w:rsid w:val="00D3097B"/>
    <w:rsid w:val="00D309E6"/>
    <w:rsid w:val="00D30D00"/>
    <w:rsid w:val="00D30F71"/>
    <w:rsid w:val="00D315BF"/>
    <w:rsid w:val="00D316E5"/>
    <w:rsid w:val="00D31B16"/>
    <w:rsid w:val="00D32C6C"/>
    <w:rsid w:val="00D32CE4"/>
    <w:rsid w:val="00D33537"/>
    <w:rsid w:val="00D35038"/>
    <w:rsid w:val="00D35B17"/>
    <w:rsid w:val="00D3652E"/>
    <w:rsid w:val="00D36A89"/>
    <w:rsid w:val="00D36A93"/>
    <w:rsid w:val="00D36D94"/>
    <w:rsid w:val="00D3725F"/>
    <w:rsid w:val="00D372E9"/>
    <w:rsid w:val="00D37982"/>
    <w:rsid w:val="00D37ACA"/>
    <w:rsid w:val="00D40D8F"/>
    <w:rsid w:val="00D41216"/>
    <w:rsid w:val="00D422D1"/>
    <w:rsid w:val="00D42805"/>
    <w:rsid w:val="00D42B9A"/>
    <w:rsid w:val="00D435FA"/>
    <w:rsid w:val="00D43AB2"/>
    <w:rsid w:val="00D43C1F"/>
    <w:rsid w:val="00D44078"/>
    <w:rsid w:val="00D44462"/>
    <w:rsid w:val="00D44657"/>
    <w:rsid w:val="00D44836"/>
    <w:rsid w:val="00D46222"/>
    <w:rsid w:val="00D462A7"/>
    <w:rsid w:val="00D462D5"/>
    <w:rsid w:val="00D463A8"/>
    <w:rsid w:val="00D46E94"/>
    <w:rsid w:val="00D46F52"/>
    <w:rsid w:val="00D47D28"/>
    <w:rsid w:val="00D505F9"/>
    <w:rsid w:val="00D5060A"/>
    <w:rsid w:val="00D516B9"/>
    <w:rsid w:val="00D51921"/>
    <w:rsid w:val="00D51D86"/>
    <w:rsid w:val="00D5280B"/>
    <w:rsid w:val="00D52EC3"/>
    <w:rsid w:val="00D5467E"/>
    <w:rsid w:val="00D54C38"/>
    <w:rsid w:val="00D553D5"/>
    <w:rsid w:val="00D55812"/>
    <w:rsid w:val="00D55DB2"/>
    <w:rsid w:val="00D565E7"/>
    <w:rsid w:val="00D56DF1"/>
    <w:rsid w:val="00D575FF"/>
    <w:rsid w:val="00D57DE9"/>
    <w:rsid w:val="00D6020B"/>
    <w:rsid w:val="00D60395"/>
    <w:rsid w:val="00D6062B"/>
    <w:rsid w:val="00D60EF5"/>
    <w:rsid w:val="00D625AB"/>
    <w:rsid w:val="00D626EE"/>
    <w:rsid w:val="00D62802"/>
    <w:rsid w:val="00D6394E"/>
    <w:rsid w:val="00D6485C"/>
    <w:rsid w:val="00D64A00"/>
    <w:rsid w:val="00D64C96"/>
    <w:rsid w:val="00D651D1"/>
    <w:rsid w:val="00D655E1"/>
    <w:rsid w:val="00D65A81"/>
    <w:rsid w:val="00D65AE9"/>
    <w:rsid w:val="00D65CB6"/>
    <w:rsid w:val="00D67047"/>
    <w:rsid w:val="00D67379"/>
    <w:rsid w:val="00D702F7"/>
    <w:rsid w:val="00D7049E"/>
    <w:rsid w:val="00D704B2"/>
    <w:rsid w:val="00D70502"/>
    <w:rsid w:val="00D7068C"/>
    <w:rsid w:val="00D708BB"/>
    <w:rsid w:val="00D70A1D"/>
    <w:rsid w:val="00D71215"/>
    <w:rsid w:val="00D713D6"/>
    <w:rsid w:val="00D7173D"/>
    <w:rsid w:val="00D719D8"/>
    <w:rsid w:val="00D71E93"/>
    <w:rsid w:val="00D72287"/>
    <w:rsid w:val="00D73A91"/>
    <w:rsid w:val="00D73B96"/>
    <w:rsid w:val="00D73BA6"/>
    <w:rsid w:val="00D73D4A"/>
    <w:rsid w:val="00D73D9D"/>
    <w:rsid w:val="00D73F7D"/>
    <w:rsid w:val="00D73F7F"/>
    <w:rsid w:val="00D74727"/>
    <w:rsid w:val="00D74822"/>
    <w:rsid w:val="00D74F75"/>
    <w:rsid w:val="00D752E6"/>
    <w:rsid w:val="00D7575F"/>
    <w:rsid w:val="00D75ED3"/>
    <w:rsid w:val="00D76058"/>
    <w:rsid w:val="00D7693B"/>
    <w:rsid w:val="00D769C9"/>
    <w:rsid w:val="00D76ECD"/>
    <w:rsid w:val="00D77543"/>
    <w:rsid w:val="00D775B5"/>
    <w:rsid w:val="00D77C07"/>
    <w:rsid w:val="00D808E6"/>
    <w:rsid w:val="00D80EB8"/>
    <w:rsid w:val="00D8129F"/>
    <w:rsid w:val="00D81589"/>
    <w:rsid w:val="00D81A00"/>
    <w:rsid w:val="00D81ABB"/>
    <w:rsid w:val="00D81F88"/>
    <w:rsid w:val="00D82440"/>
    <w:rsid w:val="00D8374A"/>
    <w:rsid w:val="00D8388E"/>
    <w:rsid w:val="00D8410A"/>
    <w:rsid w:val="00D842B5"/>
    <w:rsid w:val="00D8454E"/>
    <w:rsid w:val="00D8517B"/>
    <w:rsid w:val="00D8757D"/>
    <w:rsid w:val="00D9159A"/>
    <w:rsid w:val="00D9238A"/>
    <w:rsid w:val="00D92413"/>
    <w:rsid w:val="00D92461"/>
    <w:rsid w:val="00D932C5"/>
    <w:rsid w:val="00D94197"/>
    <w:rsid w:val="00D942C5"/>
    <w:rsid w:val="00D953E5"/>
    <w:rsid w:val="00D95E1C"/>
    <w:rsid w:val="00D95EA4"/>
    <w:rsid w:val="00D96ABE"/>
    <w:rsid w:val="00D97197"/>
    <w:rsid w:val="00D97E43"/>
    <w:rsid w:val="00D97FF9"/>
    <w:rsid w:val="00DA0709"/>
    <w:rsid w:val="00DA0B82"/>
    <w:rsid w:val="00DA16BD"/>
    <w:rsid w:val="00DA1E68"/>
    <w:rsid w:val="00DA2394"/>
    <w:rsid w:val="00DA27D2"/>
    <w:rsid w:val="00DA334A"/>
    <w:rsid w:val="00DA3366"/>
    <w:rsid w:val="00DA371C"/>
    <w:rsid w:val="00DA3E28"/>
    <w:rsid w:val="00DA3FA0"/>
    <w:rsid w:val="00DA429D"/>
    <w:rsid w:val="00DA4733"/>
    <w:rsid w:val="00DA578C"/>
    <w:rsid w:val="00DA60D4"/>
    <w:rsid w:val="00DA60F9"/>
    <w:rsid w:val="00DA61A4"/>
    <w:rsid w:val="00DA775D"/>
    <w:rsid w:val="00DA7A74"/>
    <w:rsid w:val="00DA7AD6"/>
    <w:rsid w:val="00DA7BDB"/>
    <w:rsid w:val="00DA7C5F"/>
    <w:rsid w:val="00DB07F3"/>
    <w:rsid w:val="00DB0CB3"/>
    <w:rsid w:val="00DB0ECA"/>
    <w:rsid w:val="00DB10C8"/>
    <w:rsid w:val="00DB1F0A"/>
    <w:rsid w:val="00DB2227"/>
    <w:rsid w:val="00DB2D29"/>
    <w:rsid w:val="00DB2D33"/>
    <w:rsid w:val="00DB3192"/>
    <w:rsid w:val="00DB3673"/>
    <w:rsid w:val="00DB4316"/>
    <w:rsid w:val="00DB4543"/>
    <w:rsid w:val="00DB4691"/>
    <w:rsid w:val="00DB4BA0"/>
    <w:rsid w:val="00DB50D1"/>
    <w:rsid w:val="00DB55B7"/>
    <w:rsid w:val="00DB65CA"/>
    <w:rsid w:val="00DB6901"/>
    <w:rsid w:val="00DB6C83"/>
    <w:rsid w:val="00DC01FF"/>
    <w:rsid w:val="00DC07FA"/>
    <w:rsid w:val="00DC14EC"/>
    <w:rsid w:val="00DC175A"/>
    <w:rsid w:val="00DC17FE"/>
    <w:rsid w:val="00DC208F"/>
    <w:rsid w:val="00DC297B"/>
    <w:rsid w:val="00DC2EF2"/>
    <w:rsid w:val="00DC300A"/>
    <w:rsid w:val="00DC433D"/>
    <w:rsid w:val="00DC4649"/>
    <w:rsid w:val="00DC4D6D"/>
    <w:rsid w:val="00DC4F58"/>
    <w:rsid w:val="00DC5026"/>
    <w:rsid w:val="00DC511D"/>
    <w:rsid w:val="00DC5741"/>
    <w:rsid w:val="00DC591B"/>
    <w:rsid w:val="00DC5C25"/>
    <w:rsid w:val="00DC5FBD"/>
    <w:rsid w:val="00DC6075"/>
    <w:rsid w:val="00DC6282"/>
    <w:rsid w:val="00DC6A52"/>
    <w:rsid w:val="00DC6ACF"/>
    <w:rsid w:val="00DC7DE7"/>
    <w:rsid w:val="00DD0488"/>
    <w:rsid w:val="00DD04C7"/>
    <w:rsid w:val="00DD0B1A"/>
    <w:rsid w:val="00DD10C2"/>
    <w:rsid w:val="00DD13BF"/>
    <w:rsid w:val="00DD15AF"/>
    <w:rsid w:val="00DD2E82"/>
    <w:rsid w:val="00DD323B"/>
    <w:rsid w:val="00DD3ACB"/>
    <w:rsid w:val="00DD3DBB"/>
    <w:rsid w:val="00DD4791"/>
    <w:rsid w:val="00DD4DCF"/>
    <w:rsid w:val="00DD4FFA"/>
    <w:rsid w:val="00DD5D51"/>
    <w:rsid w:val="00DD60EA"/>
    <w:rsid w:val="00DD6E63"/>
    <w:rsid w:val="00DD73F2"/>
    <w:rsid w:val="00DD740B"/>
    <w:rsid w:val="00DD7F42"/>
    <w:rsid w:val="00DE1479"/>
    <w:rsid w:val="00DE2462"/>
    <w:rsid w:val="00DE2E3C"/>
    <w:rsid w:val="00DE2EAB"/>
    <w:rsid w:val="00DE34D4"/>
    <w:rsid w:val="00DE3915"/>
    <w:rsid w:val="00DE3FB2"/>
    <w:rsid w:val="00DE43CD"/>
    <w:rsid w:val="00DE495B"/>
    <w:rsid w:val="00DE501A"/>
    <w:rsid w:val="00DE513E"/>
    <w:rsid w:val="00DE51A5"/>
    <w:rsid w:val="00DE5362"/>
    <w:rsid w:val="00DE5C99"/>
    <w:rsid w:val="00DE65E0"/>
    <w:rsid w:val="00DE69E0"/>
    <w:rsid w:val="00DE6DFF"/>
    <w:rsid w:val="00DE7007"/>
    <w:rsid w:val="00DE73DC"/>
    <w:rsid w:val="00DE7594"/>
    <w:rsid w:val="00DF0E60"/>
    <w:rsid w:val="00DF1571"/>
    <w:rsid w:val="00DF20D6"/>
    <w:rsid w:val="00DF222A"/>
    <w:rsid w:val="00DF2E9B"/>
    <w:rsid w:val="00DF2FB2"/>
    <w:rsid w:val="00DF36A8"/>
    <w:rsid w:val="00DF4098"/>
    <w:rsid w:val="00DF4EF4"/>
    <w:rsid w:val="00DF587C"/>
    <w:rsid w:val="00DF6269"/>
    <w:rsid w:val="00DF6329"/>
    <w:rsid w:val="00DF6F7F"/>
    <w:rsid w:val="00DF7200"/>
    <w:rsid w:val="00DF7768"/>
    <w:rsid w:val="00DF7A1C"/>
    <w:rsid w:val="00DF7E1F"/>
    <w:rsid w:val="00DF7E43"/>
    <w:rsid w:val="00E008EF"/>
    <w:rsid w:val="00E01A49"/>
    <w:rsid w:val="00E02A97"/>
    <w:rsid w:val="00E03101"/>
    <w:rsid w:val="00E03876"/>
    <w:rsid w:val="00E03C5D"/>
    <w:rsid w:val="00E03CF7"/>
    <w:rsid w:val="00E03E25"/>
    <w:rsid w:val="00E040CD"/>
    <w:rsid w:val="00E0422C"/>
    <w:rsid w:val="00E0458B"/>
    <w:rsid w:val="00E0475F"/>
    <w:rsid w:val="00E04801"/>
    <w:rsid w:val="00E04F42"/>
    <w:rsid w:val="00E05218"/>
    <w:rsid w:val="00E05360"/>
    <w:rsid w:val="00E05BF9"/>
    <w:rsid w:val="00E06151"/>
    <w:rsid w:val="00E061AC"/>
    <w:rsid w:val="00E07CCA"/>
    <w:rsid w:val="00E10217"/>
    <w:rsid w:val="00E1044A"/>
    <w:rsid w:val="00E10543"/>
    <w:rsid w:val="00E107F8"/>
    <w:rsid w:val="00E109B3"/>
    <w:rsid w:val="00E10ECD"/>
    <w:rsid w:val="00E11794"/>
    <w:rsid w:val="00E118D0"/>
    <w:rsid w:val="00E11B17"/>
    <w:rsid w:val="00E11BC7"/>
    <w:rsid w:val="00E11D95"/>
    <w:rsid w:val="00E11ED7"/>
    <w:rsid w:val="00E12196"/>
    <w:rsid w:val="00E12667"/>
    <w:rsid w:val="00E131ED"/>
    <w:rsid w:val="00E13208"/>
    <w:rsid w:val="00E13242"/>
    <w:rsid w:val="00E13B96"/>
    <w:rsid w:val="00E149A4"/>
    <w:rsid w:val="00E1503A"/>
    <w:rsid w:val="00E152E2"/>
    <w:rsid w:val="00E15528"/>
    <w:rsid w:val="00E16116"/>
    <w:rsid w:val="00E16542"/>
    <w:rsid w:val="00E16846"/>
    <w:rsid w:val="00E16A9F"/>
    <w:rsid w:val="00E16DFF"/>
    <w:rsid w:val="00E16FB2"/>
    <w:rsid w:val="00E170D1"/>
    <w:rsid w:val="00E17389"/>
    <w:rsid w:val="00E17C4B"/>
    <w:rsid w:val="00E20ACC"/>
    <w:rsid w:val="00E210CD"/>
    <w:rsid w:val="00E21625"/>
    <w:rsid w:val="00E2171C"/>
    <w:rsid w:val="00E21B66"/>
    <w:rsid w:val="00E2242E"/>
    <w:rsid w:val="00E22802"/>
    <w:rsid w:val="00E23671"/>
    <w:rsid w:val="00E23AEC"/>
    <w:rsid w:val="00E2416F"/>
    <w:rsid w:val="00E244A3"/>
    <w:rsid w:val="00E247CE"/>
    <w:rsid w:val="00E24B61"/>
    <w:rsid w:val="00E258BB"/>
    <w:rsid w:val="00E25E00"/>
    <w:rsid w:val="00E263F2"/>
    <w:rsid w:val="00E264BF"/>
    <w:rsid w:val="00E2685E"/>
    <w:rsid w:val="00E268EC"/>
    <w:rsid w:val="00E27304"/>
    <w:rsid w:val="00E273FC"/>
    <w:rsid w:val="00E27470"/>
    <w:rsid w:val="00E305CB"/>
    <w:rsid w:val="00E309A7"/>
    <w:rsid w:val="00E31634"/>
    <w:rsid w:val="00E31AF7"/>
    <w:rsid w:val="00E31E92"/>
    <w:rsid w:val="00E32910"/>
    <w:rsid w:val="00E331DB"/>
    <w:rsid w:val="00E331DC"/>
    <w:rsid w:val="00E33B51"/>
    <w:rsid w:val="00E344E3"/>
    <w:rsid w:val="00E34955"/>
    <w:rsid w:val="00E34A4E"/>
    <w:rsid w:val="00E35DF4"/>
    <w:rsid w:val="00E36B07"/>
    <w:rsid w:val="00E36EA4"/>
    <w:rsid w:val="00E36F68"/>
    <w:rsid w:val="00E37AF0"/>
    <w:rsid w:val="00E37D64"/>
    <w:rsid w:val="00E40087"/>
    <w:rsid w:val="00E402BB"/>
    <w:rsid w:val="00E4095A"/>
    <w:rsid w:val="00E40EAF"/>
    <w:rsid w:val="00E415F1"/>
    <w:rsid w:val="00E4185F"/>
    <w:rsid w:val="00E4246D"/>
    <w:rsid w:val="00E42A6F"/>
    <w:rsid w:val="00E441C6"/>
    <w:rsid w:val="00E44758"/>
    <w:rsid w:val="00E448C3"/>
    <w:rsid w:val="00E44ADA"/>
    <w:rsid w:val="00E44E13"/>
    <w:rsid w:val="00E4522F"/>
    <w:rsid w:val="00E4576D"/>
    <w:rsid w:val="00E45E23"/>
    <w:rsid w:val="00E46153"/>
    <w:rsid w:val="00E46629"/>
    <w:rsid w:val="00E47297"/>
    <w:rsid w:val="00E47B52"/>
    <w:rsid w:val="00E47B7F"/>
    <w:rsid w:val="00E50237"/>
    <w:rsid w:val="00E50D04"/>
    <w:rsid w:val="00E52C36"/>
    <w:rsid w:val="00E52D2A"/>
    <w:rsid w:val="00E53734"/>
    <w:rsid w:val="00E53C47"/>
    <w:rsid w:val="00E53EF1"/>
    <w:rsid w:val="00E53FF5"/>
    <w:rsid w:val="00E54FC2"/>
    <w:rsid w:val="00E5508C"/>
    <w:rsid w:val="00E550EB"/>
    <w:rsid w:val="00E55190"/>
    <w:rsid w:val="00E5580B"/>
    <w:rsid w:val="00E55C65"/>
    <w:rsid w:val="00E56794"/>
    <w:rsid w:val="00E56840"/>
    <w:rsid w:val="00E56DE2"/>
    <w:rsid w:val="00E57102"/>
    <w:rsid w:val="00E57B25"/>
    <w:rsid w:val="00E6185D"/>
    <w:rsid w:val="00E6188B"/>
    <w:rsid w:val="00E61ACE"/>
    <w:rsid w:val="00E61FCB"/>
    <w:rsid w:val="00E630D6"/>
    <w:rsid w:val="00E6392F"/>
    <w:rsid w:val="00E64428"/>
    <w:rsid w:val="00E65E7A"/>
    <w:rsid w:val="00E6657C"/>
    <w:rsid w:val="00E66C13"/>
    <w:rsid w:val="00E6749D"/>
    <w:rsid w:val="00E713A6"/>
    <w:rsid w:val="00E713C0"/>
    <w:rsid w:val="00E71990"/>
    <w:rsid w:val="00E71DA9"/>
    <w:rsid w:val="00E72735"/>
    <w:rsid w:val="00E72FF8"/>
    <w:rsid w:val="00E7342F"/>
    <w:rsid w:val="00E73A7A"/>
    <w:rsid w:val="00E73BE5"/>
    <w:rsid w:val="00E73D3F"/>
    <w:rsid w:val="00E74A55"/>
    <w:rsid w:val="00E74A5F"/>
    <w:rsid w:val="00E74C9E"/>
    <w:rsid w:val="00E74D48"/>
    <w:rsid w:val="00E754D1"/>
    <w:rsid w:val="00E758C6"/>
    <w:rsid w:val="00E75DEE"/>
    <w:rsid w:val="00E76212"/>
    <w:rsid w:val="00E76464"/>
    <w:rsid w:val="00E765A0"/>
    <w:rsid w:val="00E7662C"/>
    <w:rsid w:val="00E77D09"/>
    <w:rsid w:val="00E77DC5"/>
    <w:rsid w:val="00E8048C"/>
    <w:rsid w:val="00E80515"/>
    <w:rsid w:val="00E81251"/>
    <w:rsid w:val="00E81254"/>
    <w:rsid w:val="00E81A9B"/>
    <w:rsid w:val="00E81B7F"/>
    <w:rsid w:val="00E82F1B"/>
    <w:rsid w:val="00E82F21"/>
    <w:rsid w:val="00E82F9A"/>
    <w:rsid w:val="00E831A9"/>
    <w:rsid w:val="00E83692"/>
    <w:rsid w:val="00E83881"/>
    <w:rsid w:val="00E83DDE"/>
    <w:rsid w:val="00E842C7"/>
    <w:rsid w:val="00E845CF"/>
    <w:rsid w:val="00E85102"/>
    <w:rsid w:val="00E85B50"/>
    <w:rsid w:val="00E85D05"/>
    <w:rsid w:val="00E86DB4"/>
    <w:rsid w:val="00E87734"/>
    <w:rsid w:val="00E9021E"/>
    <w:rsid w:val="00E9030A"/>
    <w:rsid w:val="00E90801"/>
    <w:rsid w:val="00E9092D"/>
    <w:rsid w:val="00E90BE6"/>
    <w:rsid w:val="00E90F38"/>
    <w:rsid w:val="00E915BF"/>
    <w:rsid w:val="00E91608"/>
    <w:rsid w:val="00E91882"/>
    <w:rsid w:val="00E91A27"/>
    <w:rsid w:val="00E91F89"/>
    <w:rsid w:val="00E9220F"/>
    <w:rsid w:val="00E92938"/>
    <w:rsid w:val="00E93660"/>
    <w:rsid w:val="00E93B2D"/>
    <w:rsid w:val="00E94303"/>
    <w:rsid w:val="00E94D2E"/>
    <w:rsid w:val="00E950AB"/>
    <w:rsid w:val="00E95122"/>
    <w:rsid w:val="00E95522"/>
    <w:rsid w:val="00E95DBE"/>
    <w:rsid w:val="00E967CE"/>
    <w:rsid w:val="00E96CA4"/>
    <w:rsid w:val="00E96CDA"/>
    <w:rsid w:val="00E96CF0"/>
    <w:rsid w:val="00E97442"/>
    <w:rsid w:val="00E97B34"/>
    <w:rsid w:val="00E97F0D"/>
    <w:rsid w:val="00E97FA2"/>
    <w:rsid w:val="00EA0816"/>
    <w:rsid w:val="00EA12C3"/>
    <w:rsid w:val="00EA2AF5"/>
    <w:rsid w:val="00EA30C2"/>
    <w:rsid w:val="00EA320D"/>
    <w:rsid w:val="00EA41B5"/>
    <w:rsid w:val="00EA443A"/>
    <w:rsid w:val="00EA4AC8"/>
    <w:rsid w:val="00EA4BC8"/>
    <w:rsid w:val="00EA4C4E"/>
    <w:rsid w:val="00EA4EBF"/>
    <w:rsid w:val="00EA50E9"/>
    <w:rsid w:val="00EA51D6"/>
    <w:rsid w:val="00EA55C4"/>
    <w:rsid w:val="00EA572B"/>
    <w:rsid w:val="00EA5887"/>
    <w:rsid w:val="00EA5A8B"/>
    <w:rsid w:val="00EA5F3F"/>
    <w:rsid w:val="00EA66AF"/>
    <w:rsid w:val="00EA7F9E"/>
    <w:rsid w:val="00EB1BF1"/>
    <w:rsid w:val="00EB1D8E"/>
    <w:rsid w:val="00EB2333"/>
    <w:rsid w:val="00EB23BB"/>
    <w:rsid w:val="00EB2A76"/>
    <w:rsid w:val="00EB2DBD"/>
    <w:rsid w:val="00EB335D"/>
    <w:rsid w:val="00EB3799"/>
    <w:rsid w:val="00EB37B8"/>
    <w:rsid w:val="00EB3FB2"/>
    <w:rsid w:val="00EB473D"/>
    <w:rsid w:val="00EB481F"/>
    <w:rsid w:val="00EB4B4A"/>
    <w:rsid w:val="00EB4C44"/>
    <w:rsid w:val="00EB59F8"/>
    <w:rsid w:val="00EB5B10"/>
    <w:rsid w:val="00EB6785"/>
    <w:rsid w:val="00EB6A9A"/>
    <w:rsid w:val="00EB7111"/>
    <w:rsid w:val="00EB716F"/>
    <w:rsid w:val="00EB732D"/>
    <w:rsid w:val="00EB7A0C"/>
    <w:rsid w:val="00EC035A"/>
    <w:rsid w:val="00EC035E"/>
    <w:rsid w:val="00EC09C9"/>
    <w:rsid w:val="00EC09DE"/>
    <w:rsid w:val="00EC0D38"/>
    <w:rsid w:val="00EC0E63"/>
    <w:rsid w:val="00EC119B"/>
    <w:rsid w:val="00EC1373"/>
    <w:rsid w:val="00EC278B"/>
    <w:rsid w:val="00EC281D"/>
    <w:rsid w:val="00EC3A76"/>
    <w:rsid w:val="00EC4889"/>
    <w:rsid w:val="00EC509F"/>
    <w:rsid w:val="00EC5154"/>
    <w:rsid w:val="00EC5232"/>
    <w:rsid w:val="00EC5790"/>
    <w:rsid w:val="00EC6285"/>
    <w:rsid w:val="00EC7706"/>
    <w:rsid w:val="00EC78C9"/>
    <w:rsid w:val="00ED070F"/>
    <w:rsid w:val="00ED0CDC"/>
    <w:rsid w:val="00ED1344"/>
    <w:rsid w:val="00ED1BEE"/>
    <w:rsid w:val="00ED24FA"/>
    <w:rsid w:val="00ED3A62"/>
    <w:rsid w:val="00ED3B32"/>
    <w:rsid w:val="00ED4A5C"/>
    <w:rsid w:val="00ED4C42"/>
    <w:rsid w:val="00ED4CB5"/>
    <w:rsid w:val="00ED51C3"/>
    <w:rsid w:val="00ED53B0"/>
    <w:rsid w:val="00ED603C"/>
    <w:rsid w:val="00ED6687"/>
    <w:rsid w:val="00ED66CA"/>
    <w:rsid w:val="00ED6DD4"/>
    <w:rsid w:val="00ED7626"/>
    <w:rsid w:val="00EE1078"/>
    <w:rsid w:val="00EE1C9C"/>
    <w:rsid w:val="00EE1D05"/>
    <w:rsid w:val="00EE1D81"/>
    <w:rsid w:val="00EE1EE6"/>
    <w:rsid w:val="00EE2094"/>
    <w:rsid w:val="00EE2412"/>
    <w:rsid w:val="00EE251A"/>
    <w:rsid w:val="00EE28CC"/>
    <w:rsid w:val="00EE2E22"/>
    <w:rsid w:val="00EE3549"/>
    <w:rsid w:val="00EE4C21"/>
    <w:rsid w:val="00EE4FE9"/>
    <w:rsid w:val="00EE54E9"/>
    <w:rsid w:val="00EE5549"/>
    <w:rsid w:val="00EE55AB"/>
    <w:rsid w:val="00EE587B"/>
    <w:rsid w:val="00EE5C94"/>
    <w:rsid w:val="00EE6321"/>
    <w:rsid w:val="00EE6F0C"/>
    <w:rsid w:val="00EE7799"/>
    <w:rsid w:val="00EE7BF2"/>
    <w:rsid w:val="00EF0C41"/>
    <w:rsid w:val="00EF1610"/>
    <w:rsid w:val="00EF173E"/>
    <w:rsid w:val="00EF1C38"/>
    <w:rsid w:val="00EF2157"/>
    <w:rsid w:val="00EF224D"/>
    <w:rsid w:val="00EF2B69"/>
    <w:rsid w:val="00EF2BA0"/>
    <w:rsid w:val="00EF44D4"/>
    <w:rsid w:val="00EF4727"/>
    <w:rsid w:val="00EF4D92"/>
    <w:rsid w:val="00EF5587"/>
    <w:rsid w:val="00EF5BF9"/>
    <w:rsid w:val="00EF69D1"/>
    <w:rsid w:val="00EF6F64"/>
    <w:rsid w:val="00EF727B"/>
    <w:rsid w:val="00EF737A"/>
    <w:rsid w:val="00EF753E"/>
    <w:rsid w:val="00EF7578"/>
    <w:rsid w:val="00EF7619"/>
    <w:rsid w:val="00F001E4"/>
    <w:rsid w:val="00F002E8"/>
    <w:rsid w:val="00F003C2"/>
    <w:rsid w:val="00F00B84"/>
    <w:rsid w:val="00F01016"/>
    <w:rsid w:val="00F011E2"/>
    <w:rsid w:val="00F01224"/>
    <w:rsid w:val="00F01672"/>
    <w:rsid w:val="00F02025"/>
    <w:rsid w:val="00F024B8"/>
    <w:rsid w:val="00F025E3"/>
    <w:rsid w:val="00F0295D"/>
    <w:rsid w:val="00F02B49"/>
    <w:rsid w:val="00F02C3D"/>
    <w:rsid w:val="00F02C44"/>
    <w:rsid w:val="00F02D72"/>
    <w:rsid w:val="00F0377F"/>
    <w:rsid w:val="00F03811"/>
    <w:rsid w:val="00F03AB8"/>
    <w:rsid w:val="00F03F02"/>
    <w:rsid w:val="00F04583"/>
    <w:rsid w:val="00F055E1"/>
    <w:rsid w:val="00F05A6C"/>
    <w:rsid w:val="00F05EA6"/>
    <w:rsid w:val="00F062E2"/>
    <w:rsid w:val="00F07BF1"/>
    <w:rsid w:val="00F10734"/>
    <w:rsid w:val="00F11047"/>
    <w:rsid w:val="00F11870"/>
    <w:rsid w:val="00F11A55"/>
    <w:rsid w:val="00F11E6B"/>
    <w:rsid w:val="00F11F60"/>
    <w:rsid w:val="00F12433"/>
    <w:rsid w:val="00F12B18"/>
    <w:rsid w:val="00F13EB0"/>
    <w:rsid w:val="00F145F0"/>
    <w:rsid w:val="00F14C97"/>
    <w:rsid w:val="00F14E3B"/>
    <w:rsid w:val="00F15003"/>
    <w:rsid w:val="00F1532A"/>
    <w:rsid w:val="00F15577"/>
    <w:rsid w:val="00F15B8E"/>
    <w:rsid w:val="00F16119"/>
    <w:rsid w:val="00F16E81"/>
    <w:rsid w:val="00F16EC2"/>
    <w:rsid w:val="00F1711F"/>
    <w:rsid w:val="00F17A0F"/>
    <w:rsid w:val="00F2136F"/>
    <w:rsid w:val="00F22961"/>
    <w:rsid w:val="00F22B47"/>
    <w:rsid w:val="00F23001"/>
    <w:rsid w:val="00F23333"/>
    <w:rsid w:val="00F237C9"/>
    <w:rsid w:val="00F246F6"/>
    <w:rsid w:val="00F2493C"/>
    <w:rsid w:val="00F257E8"/>
    <w:rsid w:val="00F25A66"/>
    <w:rsid w:val="00F25FB9"/>
    <w:rsid w:val="00F2622A"/>
    <w:rsid w:val="00F2630F"/>
    <w:rsid w:val="00F2648A"/>
    <w:rsid w:val="00F2654D"/>
    <w:rsid w:val="00F266D7"/>
    <w:rsid w:val="00F26996"/>
    <w:rsid w:val="00F26A12"/>
    <w:rsid w:val="00F26ECB"/>
    <w:rsid w:val="00F26F51"/>
    <w:rsid w:val="00F272C7"/>
    <w:rsid w:val="00F2747B"/>
    <w:rsid w:val="00F2795A"/>
    <w:rsid w:val="00F3017B"/>
    <w:rsid w:val="00F3028F"/>
    <w:rsid w:val="00F3172B"/>
    <w:rsid w:val="00F3187B"/>
    <w:rsid w:val="00F325C0"/>
    <w:rsid w:val="00F325D5"/>
    <w:rsid w:val="00F328D0"/>
    <w:rsid w:val="00F32CCB"/>
    <w:rsid w:val="00F333DF"/>
    <w:rsid w:val="00F33DF7"/>
    <w:rsid w:val="00F34192"/>
    <w:rsid w:val="00F34B88"/>
    <w:rsid w:val="00F35765"/>
    <w:rsid w:val="00F35E8C"/>
    <w:rsid w:val="00F3691E"/>
    <w:rsid w:val="00F36D48"/>
    <w:rsid w:val="00F37264"/>
    <w:rsid w:val="00F3747A"/>
    <w:rsid w:val="00F37D0D"/>
    <w:rsid w:val="00F40006"/>
    <w:rsid w:val="00F402D4"/>
    <w:rsid w:val="00F4053D"/>
    <w:rsid w:val="00F40D83"/>
    <w:rsid w:val="00F41124"/>
    <w:rsid w:val="00F418DE"/>
    <w:rsid w:val="00F42198"/>
    <w:rsid w:val="00F42B63"/>
    <w:rsid w:val="00F4314D"/>
    <w:rsid w:val="00F444C5"/>
    <w:rsid w:val="00F44B01"/>
    <w:rsid w:val="00F44FD6"/>
    <w:rsid w:val="00F4670E"/>
    <w:rsid w:val="00F46A70"/>
    <w:rsid w:val="00F46B2B"/>
    <w:rsid w:val="00F46C22"/>
    <w:rsid w:val="00F47294"/>
    <w:rsid w:val="00F47E3D"/>
    <w:rsid w:val="00F47E5D"/>
    <w:rsid w:val="00F5070E"/>
    <w:rsid w:val="00F50873"/>
    <w:rsid w:val="00F50917"/>
    <w:rsid w:val="00F50B9A"/>
    <w:rsid w:val="00F50E3F"/>
    <w:rsid w:val="00F51809"/>
    <w:rsid w:val="00F51C76"/>
    <w:rsid w:val="00F533AA"/>
    <w:rsid w:val="00F53F46"/>
    <w:rsid w:val="00F53FB9"/>
    <w:rsid w:val="00F548BE"/>
    <w:rsid w:val="00F555D7"/>
    <w:rsid w:val="00F55A63"/>
    <w:rsid w:val="00F562EF"/>
    <w:rsid w:val="00F56449"/>
    <w:rsid w:val="00F56A82"/>
    <w:rsid w:val="00F56C21"/>
    <w:rsid w:val="00F57610"/>
    <w:rsid w:val="00F579F9"/>
    <w:rsid w:val="00F57F3D"/>
    <w:rsid w:val="00F57F5B"/>
    <w:rsid w:val="00F60142"/>
    <w:rsid w:val="00F604A0"/>
    <w:rsid w:val="00F6065F"/>
    <w:rsid w:val="00F60699"/>
    <w:rsid w:val="00F6090C"/>
    <w:rsid w:val="00F60D42"/>
    <w:rsid w:val="00F60E7B"/>
    <w:rsid w:val="00F60ED6"/>
    <w:rsid w:val="00F61B3D"/>
    <w:rsid w:val="00F62DD5"/>
    <w:rsid w:val="00F6360A"/>
    <w:rsid w:val="00F640AE"/>
    <w:rsid w:val="00F6488E"/>
    <w:rsid w:val="00F64EF3"/>
    <w:rsid w:val="00F658DB"/>
    <w:rsid w:val="00F6590C"/>
    <w:rsid w:val="00F65A2A"/>
    <w:rsid w:val="00F65A55"/>
    <w:rsid w:val="00F65D40"/>
    <w:rsid w:val="00F66FB3"/>
    <w:rsid w:val="00F67100"/>
    <w:rsid w:val="00F70A24"/>
    <w:rsid w:val="00F71CEE"/>
    <w:rsid w:val="00F72458"/>
    <w:rsid w:val="00F728F7"/>
    <w:rsid w:val="00F73FF3"/>
    <w:rsid w:val="00F74865"/>
    <w:rsid w:val="00F74D10"/>
    <w:rsid w:val="00F75273"/>
    <w:rsid w:val="00F759D9"/>
    <w:rsid w:val="00F75A55"/>
    <w:rsid w:val="00F75E01"/>
    <w:rsid w:val="00F7616A"/>
    <w:rsid w:val="00F765AC"/>
    <w:rsid w:val="00F766BA"/>
    <w:rsid w:val="00F76916"/>
    <w:rsid w:val="00F77061"/>
    <w:rsid w:val="00F77EB3"/>
    <w:rsid w:val="00F80C99"/>
    <w:rsid w:val="00F80EEA"/>
    <w:rsid w:val="00F810A7"/>
    <w:rsid w:val="00F81245"/>
    <w:rsid w:val="00F813F5"/>
    <w:rsid w:val="00F81704"/>
    <w:rsid w:val="00F83666"/>
    <w:rsid w:val="00F84289"/>
    <w:rsid w:val="00F8480A"/>
    <w:rsid w:val="00F84D7E"/>
    <w:rsid w:val="00F84EF8"/>
    <w:rsid w:val="00F86784"/>
    <w:rsid w:val="00F86B7D"/>
    <w:rsid w:val="00F878F8"/>
    <w:rsid w:val="00F87919"/>
    <w:rsid w:val="00F87C42"/>
    <w:rsid w:val="00F9063B"/>
    <w:rsid w:val="00F90CBD"/>
    <w:rsid w:val="00F90D36"/>
    <w:rsid w:val="00F90F2D"/>
    <w:rsid w:val="00F91412"/>
    <w:rsid w:val="00F917FF"/>
    <w:rsid w:val="00F9209C"/>
    <w:rsid w:val="00F921DC"/>
    <w:rsid w:val="00F92819"/>
    <w:rsid w:val="00F92ACE"/>
    <w:rsid w:val="00F93172"/>
    <w:rsid w:val="00F93B94"/>
    <w:rsid w:val="00F94FE5"/>
    <w:rsid w:val="00F95175"/>
    <w:rsid w:val="00F95A77"/>
    <w:rsid w:val="00F95A9B"/>
    <w:rsid w:val="00F95AC5"/>
    <w:rsid w:val="00F9634B"/>
    <w:rsid w:val="00F9645C"/>
    <w:rsid w:val="00F971B2"/>
    <w:rsid w:val="00F9723D"/>
    <w:rsid w:val="00F97803"/>
    <w:rsid w:val="00F97B50"/>
    <w:rsid w:val="00FA04E6"/>
    <w:rsid w:val="00FA05E1"/>
    <w:rsid w:val="00FA0B76"/>
    <w:rsid w:val="00FA1169"/>
    <w:rsid w:val="00FA120D"/>
    <w:rsid w:val="00FA137C"/>
    <w:rsid w:val="00FA1F7B"/>
    <w:rsid w:val="00FA20EA"/>
    <w:rsid w:val="00FA22A0"/>
    <w:rsid w:val="00FA24B1"/>
    <w:rsid w:val="00FA2FE6"/>
    <w:rsid w:val="00FA3106"/>
    <w:rsid w:val="00FA34B7"/>
    <w:rsid w:val="00FA44EB"/>
    <w:rsid w:val="00FA47F5"/>
    <w:rsid w:val="00FA4C6E"/>
    <w:rsid w:val="00FA5466"/>
    <w:rsid w:val="00FA5B3B"/>
    <w:rsid w:val="00FA5F7E"/>
    <w:rsid w:val="00FA60D1"/>
    <w:rsid w:val="00FA6668"/>
    <w:rsid w:val="00FA6C4A"/>
    <w:rsid w:val="00FA6D88"/>
    <w:rsid w:val="00FA799D"/>
    <w:rsid w:val="00FA7F87"/>
    <w:rsid w:val="00FB01F2"/>
    <w:rsid w:val="00FB11AC"/>
    <w:rsid w:val="00FB172B"/>
    <w:rsid w:val="00FB2A01"/>
    <w:rsid w:val="00FB2AF7"/>
    <w:rsid w:val="00FB2CCB"/>
    <w:rsid w:val="00FB3318"/>
    <w:rsid w:val="00FB337D"/>
    <w:rsid w:val="00FB33C8"/>
    <w:rsid w:val="00FB3646"/>
    <w:rsid w:val="00FB373F"/>
    <w:rsid w:val="00FB3892"/>
    <w:rsid w:val="00FB38B1"/>
    <w:rsid w:val="00FB3B1A"/>
    <w:rsid w:val="00FB4065"/>
    <w:rsid w:val="00FB4CA7"/>
    <w:rsid w:val="00FB529E"/>
    <w:rsid w:val="00FB64EF"/>
    <w:rsid w:val="00FB666A"/>
    <w:rsid w:val="00FB6FEF"/>
    <w:rsid w:val="00FB7564"/>
    <w:rsid w:val="00FB780A"/>
    <w:rsid w:val="00FB7B62"/>
    <w:rsid w:val="00FC0A8E"/>
    <w:rsid w:val="00FC0FD3"/>
    <w:rsid w:val="00FC1936"/>
    <w:rsid w:val="00FC1ECA"/>
    <w:rsid w:val="00FC2600"/>
    <w:rsid w:val="00FC2619"/>
    <w:rsid w:val="00FC3663"/>
    <w:rsid w:val="00FC41AD"/>
    <w:rsid w:val="00FC47DC"/>
    <w:rsid w:val="00FC48F6"/>
    <w:rsid w:val="00FC4E7F"/>
    <w:rsid w:val="00FC5F25"/>
    <w:rsid w:val="00FC654B"/>
    <w:rsid w:val="00FD00EE"/>
    <w:rsid w:val="00FD0687"/>
    <w:rsid w:val="00FD1F14"/>
    <w:rsid w:val="00FD2E54"/>
    <w:rsid w:val="00FD2F0B"/>
    <w:rsid w:val="00FD30F9"/>
    <w:rsid w:val="00FD31A9"/>
    <w:rsid w:val="00FD3BBF"/>
    <w:rsid w:val="00FD3C83"/>
    <w:rsid w:val="00FD3D49"/>
    <w:rsid w:val="00FD43C6"/>
    <w:rsid w:val="00FD4458"/>
    <w:rsid w:val="00FD4D83"/>
    <w:rsid w:val="00FD51EA"/>
    <w:rsid w:val="00FD522E"/>
    <w:rsid w:val="00FD5AAF"/>
    <w:rsid w:val="00FD6380"/>
    <w:rsid w:val="00FD65C4"/>
    <w:rsid w:val="00FD694E"/>
    <w:rsid w:val="00FD698E"/>
    <w:rsid w:val="00FD6FEC"/>
    <w:rsid w:val="00FD7A90"/>
    <w:rsid w:val="00FE02B2"/>
    <w:rsid w:val="00FE079B"/>
    <w:rsid w:val="00FE0F65"/>
    <w:rsid w:val="00FE132B"/>
    <w:rsid w:val="00FE17F6"/>
    <w:rsid w:val="00FE1A92"/>
    <w:rsid w:val="00FE26D9"/>
    <w:rsid w:val="00FE2846"/>
    <w:rsid w:val="00FE3BC5"/>
    <w:rsid w:val="00FE4170"/>
    <w:rsid w:val="00FE4A9F"/>
    <w:rsid w:val="00FE4EA7"/>
    <w:rsid w:val="00FE4FF1"/>
    <w:rsid w:val="00FE50CD"/>
    <w:rsid w:val="00FE6280"/>
    <w:rsid w:val="00FE683F"/>
    <w:rsid w:val="00FE6A6A"/>
    <w:rsid w:val="00FE724A"/>
    <w:rsid w:val="00FE7B11"/>
    <w:rsid w:val="00FF033E"/>
    <w:rsid w:val="00FF0BD6"/>
    <w:rsid w:val="00FF0C32"/>
    <w:rsid w:val="00FF2584"/>
    <w:rsid w:val="00FF3456"/>
    <w:rsid w:val="00FF3649"/>
    <w:rsid w:val="00FF3EE7"/>
    <w:rsid w:val="00FF4215"/>
    <w:rsid w:val="00FF4619"/>
    <w:rsid w:val="00FF5BEB"/>
    <w:rsid w:val="00FF5D7A"/>
    <w:rsid w:val="00FF5DCC"/>
    <w:rsid w:val="00FF6062"/>
    <w:rsid w:val="00FF660C"/>
    <w:rsid w:val="00FF665C"/>
    <w:rsid w:val="00FF73D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920B8"/>
  <w15:chartTrackingRefBased/>
  <w15:docId w15:val="{79737CEA-409D-470F-B8BF-7EB357B69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803"/>
    <w:rPr>
      <w:rFonts w:ascii="Arial" w:hAnsi="Arial"/>
      <w:sz w:val="22"/>
    </w:rPr>
  </w:style>
  <w:style w:type="paragraph" w:styleId="Ttulo1">
    <w:name w:val="heading 1"/>
    <w:basedOn w:val="Normal"/>
    <w:next w:val="Normal"/>
    <w:link w:val="Ttulo1Car"/>
    <w:uiPriority w:val="9"/>
    <w:qFormat/>
    <w:rsid w:val="009C0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C0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C0F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C0F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9C0F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9C0F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9C0F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0F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0F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0F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C0F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C0F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C0F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9C0F5E"/>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9C0F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9C0F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0F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0F5E"/>
    <w:rPr>
      <w:rFonts w:eastAsiaTheme="majorEastAsia" w:cstheme="majorBidi"/>
      <w:color w:val="272727" w:themeColor="text1" w:themeTint="D8"/>
    </w:rPr>
  </w:style>
  <w:style w:type="paragraph" w:styleId="Ttulo">
    <w:name w:val="Title"/>
    <w:basedOn w:val="Normal"/>
    <w:next w:val="Normal"/>
    <w:link w:val="TtuloCar"/>
    <w:uiPriority w:val="10"/>
    <w:qFormat/>
    <w:rsid w:val="009C0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0F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0F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0F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0F5E"/>
    <w:pPr>
      <w:spacing w:before="160"/>
      <w:jc w:val="center"/>
    </w:pPr>
    <w:rPr>
      <w:i/>
      <w:iCs/>
      <w:color w:val="404040" w:themeColor="text1" w:themeTint="BF"/>
    </w:rPr>
  </w:style>
  <w:style w:type="character" w:customStyle="1" w:styleId="CitaCar">
    <w:name w:val="Cita Car"/>
    <w:basedOn w:val="Fuentedeprrafopredeter"/>
    <w:link w:val="Cita"/>
    <w:uiPriority w:val="29"/>
    <w:rsid w:val="009C0F5E"/>
    <w:rPr>
      <w:i/>
      <w:iCs/>
      <w:color w:val="404040" w:themeColor="text1" w:themeTint="BF"/>
    </w:rPr>
  </w:style>
  <w:style w:type="paragraph" w:styleId="Prrafodelista">
    <w:name w:val="List Paragraph"/>
    <w:basedOn w:val="Normal"/>
    <w:uiPriority w:val="34"/>
    <w:qFormat/>
    <w:rsid w:val="009C0F5E"/>
    <w:pPr>
      <w:ind w:left="720"/>
      <w:contextualSpacing/>
    </w:pPr>
  </w:style>
  <w:style w:type="character" w:styleId="nfasisintenso">
    <w:name w:val="Intense Emphasis"/>
    <w:basedOn w:val="Fuentedeprrafopredeter"/>
    <w:uiPriority w:val="21"/>
    <w:qFormat/>
    <w:rsid w:val="009C0F5E"/>
    <w:rPr>
      <w:i/>
      <w:iCs/>
      <w:color w:val="0F4761" w:themeColor="accent1" w:themeShade="BF"/>
    </w:rPr>
  </w:style>
  <w:style w:type="paragraph" w:styleId="Citadestacada">
    <w:name w:val="Intense Quote"/>
    <w:basedOn w:val="Normal"/>
    <w:next w:val="Normal"/>
    <w:link w:val="CitadestacadaCar"/>
    <w:uiPriority w:val="30"/>
    <w:qFormat/>
    <w:rsid w:val="009C0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0F5E"/>
    <w:rPr>
      <w:i/>
      <w:iCs/>
      <w:color w:val="0F4761" w:themeColor="accent1" w:themeShade="BF"/>
    </w:rPr>
  </w:style>
  <w:style w:type="character" w:styleId="Referenciaintensa">
    <w:name w:val="Intense Reference"/>
    <w:basedOn w:val="Fuentedeprrafopredeter"/>
    <w:uiPriority w:val="32"/>
    <w:qFormat/>
    <w:rsid w:val="009C0F5E"/>
    <w:rPr>
      <w:b/>
      <w:bCs/>
      <w:smallCaps/>
      <w:color w:val="0F4761" w:themeColor="accent1" w:themeShade="BF"/>
      <w:spacing w:val="5"/>
    </w:rPr>
  </w:style>
  <w:style w:type="character" w:styleId="Hipervnculo">
    <w:name w:val="Hyperlink"/>
    <w:basedOn w:val="Fuentedeprrafopredeter"/>
    <w:uiPriority w:val="99"/>
    <w:unhideWhenUsed/>
    <w:rsid w:val="009C5CD7"/>
    <w:rPr>
      <w:color w:val="467886" w:themeColor="hyperlink"/>
      <w:u w:val="single"/>
    </w:rPr>
  </w:style>
  <w:style w:type="character" w:styleId="Mencinsinresolver">
    <w:name w:val="Unresolved Mention"/>
    <w:basedOn w:val="Fuentedeprrafopredeter"/>
    <w:uiPriority w:val="99"/>
    <w:semiHidden/>
    <w:unhideWhenUsed/>
    <w:rsid w:val="009C5CD7"/>
    <w:rPr>
      <w:color w:val="605E5C"/>
      <w:shd w:val="clear" w:color="auto" w:fill="E1DFDD"/>
    </w:rPr>
  </w:style>
  <w:style w:type="table" w:styleId="Tablaconcuadrcula">
    <w:name w:val="Table Grid"/>
    <w:basedOn w:val="Tablanormal"/>
    <w:uiPriority w:val="39"/>
    <w:rsid w:val="00C56B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3">
    <w:name w:val="List Table 3 Accent 3"/>
    <w:basedOn w:val="Tablanormal"/>
    <w:uiPriority w:val="48"/>
    <w:rsid w:val="002E74B6"/>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paragraph" w:styleId="Encabezado">
    <w:name w:val="header"/>
    <w:basedOn w:val="Normal"/>
    <w:link w:val="EncabezadoCar"/>
    <w:uiPriority w:val="99"/>
    <w:unhideWhenUsed/>
    <w:rsid w:val="002E74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E74B6"/>
  </w:style>
  <w:style w:type="paragraph" w:styleId="Piedepgina">
    <w:name w:val="footer"/>
    <w:basedOn w:val="Normal"/>
    <w:link w:val="PiedepginaCar"/>
    <w:uiPriority w:val="99"/>
    <w:unhideWhenUsed/>
    <w:rsid w:val="002E74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E74B6"/>
  </w:style>
  <w:style w:type="table" w:styleId="Tablaconcuadrcula4-nfasis4">
    <w:name w:val="Grid Table 4 Accent 4"/>
    <w:basedOn w:val="Tablanormal"/>
    <w:uiPriority w:val="49"/>
    <w:rsid w:val="00D462A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3-nfasis4">
    <w:name w:val="List Table 3 Accent 4"/>
    <w:basedOn w:val="Tablanormal"/>
    <w:uiPriority w:val="48"/>
    <w:rsid w:val="00D129AF"/>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character" w:styleId="nfasissutil">
    <w:name w:val="Subtle Emphasis"/>
    <w:basedOn w:val="Fuentedeprrafopredeter"/>
    <w:uiPriority w:val="19"/>
    <w:qFormat/>
    <w:rsid w:val="007563CB"/>
    <w:rPr>
      <w:i/>
      <w:iCs/>
      <w:color w:val="404040" w:themeColor="text1" w:themeTint="BF"/>
    </w:rPr>
  </w:style>
  <w:style w:type="table" w:styleId="Tabladelista4-nfasis4">
    <w:name w:val="List Table 4 Accent 4"/>
    <w:basedOn w:val="Tablanormal"/>
    <w:uiPriority w:val="49"/>
    <w:rsid w:val="0049645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6">
    <w:name w:val="Grid Table 4 Accent 6"/>
    <w:basedOn w:val="Tablanormal"/>
    <w:uiPriority w:val="49"/>
    <w:rsid w:val="00D0552A"/>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rmalWeb">
    <w:name w:val="Normal (Web)"/>
    <w:basedOn w:val="Normal"/>
    <w:uiPriority w:val="99"/>
    <w:unhideWhenUsed/>
    <w:rsid w:val="006D5316"/>
    <w:pPr>
      <w:spacing w:before="100" w:beforeAutospacing="1" w:after="100" w:afterAutospacing="1" w:line="240" w:lineRule="auto"/>
    </w:pPr>
    <w:rPr>
      <w:rFonts w:ascii="Times New Roman" w:eastAsia="Times New Roman" w:hAnsi="Times New Roman" w:cs="Times New Roman"/>
      <w:kern w:val="0"/>
      <w:sz w:val="24"/>
      <w:lang w:eastAsia="es-CL"/>
      <w14:ligatures w14:val="none"/>
    </w:rPr>
  </w:style>
  <w:style w:type="character" w:styleId="Fuerte">
    <w:name w:val="Strong"/>
    <w:basedOn w:val="Fuentedeprrafopredeter"/>
    <w:uiPriority w:val="22"/>
    <w:qFormat/>
    <w:rsid w:val="006D5316"/>
    <w:rPr>
      <w:b/>
      <w:bCs/>
    </w:rPr>
  </w:style>
  <w:style w:type="character" w:styleId="nfasis">
    <w:name w:val="Emphasis"/>
    <w:basedOn w:val="Fuentedeprrafopredeter"/>
    <w:uiPriority w:val="20"/>
    <w:qFormat/>
    <w:rsid w:val="00D5060A"/>
    <w:rPr>
      <w:i/>
      <w:iCs/>
    </w:rPr>
  </w:style>
  <w:style w:type="character" w:styleId="Textodelmarcadordeposicin">
    <w:name w:val="Placeholder Text"/>
    <w:basedOn w:val="Fuentedeprrafopredeter"/>
    <w:uiPriority w:val="99"/>
    <w:semiHidden/>
    <w:rsid w:val="00436757"/>
    <w:rPr>
      <w:color w:val="666666"/>
    </w:rPr>
  </w:style>
  <w:style w:type="paragraph" w:styleId="Sinespaciado">
    <w:name w:val="No Spacing"/>
    <w:uiPriority w:val="1"/>
    <w:qFormat/>
    <w:rsid w:val="00B72A53"/>
    <w:pPr>
      <w:spacing w:after="0" w:line="240" w:lineRule="auto"/>
    </w:pPr>
    <w:rPr>
      <w:rFonts w:ascii="Arial" w:hAnsi="Arial"/>
      <w:sz w:val="22"/>
    </w:rPr>
  </w:style>
  <w:style w:type="character" w:styleId="CdigoHTML">
    <w:name w:val="HTML Code"/>
    <w:basedOn w:val="Fuentedeprrafopredeter"/>
    <w:uiPriority w:val="99"/>
    <w:semiHidden/>
    <w:unhideWhenUsed/>
    <w:rsid w:val="00433F9C"/>
    <w:rPr>
      <w:rFonts w:ascii="Courier New" w:eastAsia="Times New Roman" w:hAnsi="Courier New" w:cs="Courier New"/>
      <w:sz w:val="20"/>
      <w:szCs w:val="20"/>
    </w:rPr>
  </w:style>
  <w:style w:type="table" w:styleId="Tablanormal1">
    <w:name w:val="Plain Table 1"/>
    <w:basedOn w:val="Tablanormal"/>
    <w:uiPriority w:val="41"/>
    <w:rsid w:val="00E81A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4-nfasis2">
    <w:name w:val="Grid Table 4 Accent 2"/>
    <w:basedOn w:val="Tablanormal"/>
    <w:uiPriority w:val="49"/>
    <w:rsid w:val="00E81A9B"/>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3">
    <w:name w:val="Grid Table 4 Accent 3"/>
    <w:basedOn w:val="Tablanormal"/>
    <w:uiPriority w:val="49"/>
    <w:rsid w:val="00EE5C94"/>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4-nfasis1">
    <w:name w:val="List Table 4 Accent 1"/>
    <w:basedOn w:val="Tablanormal"/>
    <w:uiPriority w:val="49"/>
    <w:rsid w:val="00DF0E6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5oscura-nfasis4">
    <w:name w:val="Grid Table 5 Dark Accent 4"/>
    <w:basedOn w:val="Tablanormal"/>
    <w:uiPriority w:val="50"/>
    <w:rsid w:val="00046C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3-nfasis4">
    <w:name w:val="Grid Table 3 Accent 4"/>
    <w:basedOn w:val="Tablanormal"/>
    <w:uiPriority w:val="48"/>
    <w:rsid w:val="0018232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1clara">
    <w:name w:val="Grid Table 1 Light"/>
    <w:basedOn w:val="Tablanormal"/>
    <w:uiPriority w:val="46"/>
    <w:rsid w:val="0018232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tuloTDC">
    <w:name w:val="TOC Heading"/>
    <w:basedOn w:val="Ttulo1"/>
    <w:next w:val="Normal"/>
    <w:uiPriority w:val="39"/>
    <w:unhideWhenUsed/>
    <w:qFormat/>
    <w:rsid w:val="00D625AB"/>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D625AB"/>
    <w:pPr>
      <w:spacing w:after="100"/>
    </w:pPr>
  </w:style>
  <w:style w:type="paragraph" w:styleId="TDC2">
    <w:name w:val="toc 2"/>
    <w:basedOn w:val="Normal"/>
    <w:next w:val="Normal"/>
    <w:autoRedefine/>
    <w:uiPriority w:val="39"/>
    <w:unhideWhenUsed/>
    <w:rsid w:val="00D625AB"/>
    <w:pPr>
      <w:spacing w:after="100"/>
      <w:ind w:left="220"/>
    </w:pPr>
  </w:style>
  <w:style w:type="paragraph" w:styleId="TDC3">
    <w:name w:val="toc 3"/>
    <w:basedOn w:val="Normal"/>
    <w:next w:val="Normal"/>
    <w:autoRedefine/>
    <w:uiPriority w:val="39"/>
    <w:unhideWhenUsed/>
    <w:rsid w:val="00D625AB"/>
    <w:pPr>
      <w:spacing w:after="100"/>
      <w:ind w:left="440"/>
    </w:pPr>
  </w:style>
  <w:style w:type="paragraph" w:styleId="TDC4">
    <w:name w:val="toc 4"/>
    <w:basedOn w:val="Normal"/>
    <w:next w:val="Normal"/>
    <w:autoRedefine/>
    <w:uiPriority w:val="39"/>
    <w:unhideWhenUsed/>
    <w:rsid w:val="00D625AB"/>
    <w:pPr>
      <w:spacing w:after="100"/>
      <w:ind w:left="720"/>
    </w:pPr>
    <w:rPr>
      <w:rFonts w:asciiTheme="minorHAnsi" w:eastAsiaTheme="minorEastAsia" w:hAnsiTheme="minorHAnsi"/>
      <w:sz w:val="24"/>
      <w:lang w:eastAsia="es-CL"/>
    </w:rPr>
  </w:style>
  <w:style w:type="paragraph" w:styleId="TDC5">
    <w:name w:val="toc 5"/>
    <w:basedOn w:val="Normal"/>
    <w:next w:val="Normal"/>
    <w:autoRedefine/>
    <w:uiPriority w:val="39"/>
    <w:unhideWhenUsed/>
    <w:rsid w:val="00D625AB"/>
    <w:pPr>
      <w:spacing w:after="100"/>
      <w:ind w:left="960"/>
    </w:pPr>
    <w:rPr>
      <w:rFonts w:asciiTheme="minorHAnsi" w:eastAsiaTheme="minorEastAsia" w:hAnsiTheme="minorHAnsi"/>
      <w:sz w:val="24"/>
      <w:lang w:eastAsia="es-CL"/>
    </w:rPr>
  </w:style>
  <w:style w:type="paragraph" w:styleId="TDC6">
    <w:name w:val="toc 6"/>
    <w:basedOn w:val="Normal"/>
    <w:next w:val="Normal"/>
    <w:autoRedefine/>
    <w:uiPriority w:val="39"/>
    <w:unhideWhenUsed/>
    <w:rsid w:val="00D625AB"/>
    <w:pPr>
      <w:spacing w:after="100"/>
      <w:ind w:left="1200"/>
    </w:pPr>
    <w:rPr>
      <w:rFonts w:asciiTheme="minorHAnsi" w:eastAsiaTheme="minorEastAsia" w:hAnsiTheme="minorHAnsi"/>
      <w:sz w:val="24"/>
      <w:lang w:eastAsia="es-CL"/>
    </w:rPr>
  </w:style>
  <w:style w:type="paragraph" w:styleId="TDC7">
    <w:name w:val="toc 7"/>
    <w:basedOn w:val="Normal"/>
    <w:next w:val="Normal"/>
    <w:autoRedefine/>
    <w:uiPriority w:val="39"/>
    <w:unhideWhenUsed/>
    <w:rsid w:val="00D625AB"/>
    <w:pPr>
      <w:spacing w:after="100"/>
      <w:ind w:left="1440"/>
    </w:pPr>
    <w:rPr>
      <w:rFonts w:asciiTheme="minorHAnsi" w:eastAsiaTheme="minorEastAsia" w:hAnsiTheme="minorHAnsi"/>
      <w:sz w:val="24"/>
      <w:lang w:eastAsia="es-CL"/>
    </w:rPr>
  </w:style>
  <w:style w:type="paragraph" w:styleId="TDC8">
    <w:name w:val="toc 8"/>
    <w:basedOn w:val="Normal"/>
    <w:next w:val="Normal"/>
    <w:autoRedefine/>
    <w:uiPriority w:val="39"/>
    <w:unhideWhenUsed/>
    <w:rsid w:val="00D625AB"/>
    <w:pPr>
      <w:spacing w:after="100"/>
      <w:ind w:left="1680"/>
    </w:pPr>
    <w:rPr>
      <w:rFonts w:asciiTheme="minorHAnsi" w:eastAsiaTheme="minorEastAsia" w:hAnsiTheme="minorHAnsi"/>
      <w:sz w:val="24"/>
      <w:lang w:eastAsia="es-CL"/>
    </w:rPr>
  </w:style>
  <w:style w:type="paragraph" w:styleId="TDC9">
    <w:name w:val="toc 9"/>
    <w:basedOn w:val="Normal"/>
    <w:next w:val="Normal"/>
    <w:autoRedefine/>
    <w:uiPriority w:val="39"/>
    <w:unhideWhenUsed/>
    <w:rsid w:val="00D625AB"/>
    <w:pPr>
      <w:spacing w:after="100"/>
      <w:ind w:left="1920"/>
    </w:pPr>
    <w:rPr>
      <w:rFonts w:asciiTheme="minorHAnsi" w:eastAsiaTheme="minorEastAsia" w:hAnsiTheme="minorHAnsi"/>
      <w:sz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671" Type="http://schemas.openxmlformats.org/officeDocument/2006/relationships/image" Target="media/image661.png"/><Relationship Id="rId769" Type="http://schemas.openxmlformats.org/officeDocument/2006/relationships/image" Target="media/image759.png"/><Relationship Id="rId976" Type="http://schemas.openxmlformats.org/officeDocument/2006/relationships/image" Target="media/image962.png"/><Relationship Id="rId21" Type="http://schemas.openxmlformats.org/officeDocument/2006/relationships/image" Target="media/image13.png"/><Relationship Id="rId324" Type="http://schemas.openxmlformats.org/officeDocument/2006/relationships/image" Target="media/image316.png"/><Relationship Id="rId531" Type="http://schemas.openxmlformats.org/officeDocument/2006/relationships/image" Target="media/image521.png"/><Relationship Id="rId629" Type="http://schemas.openxmlformats.org/officeDocument/2006/relationships/image" Target="media/image619.png"/><Relationship Id="rId170" Type="http://schemas.openxmlformats.org/officeDocument/2006/relationships/image" Target="media/image162.png"/><Relationship Id="rId836" Type="http://schemas.openxmlformats.org/officeDocument/2006/relationships/image" Target="media/image826.png"/><Relationship Id="rId268" Type="http://schemas.openxmlformats.org/officeDocument/2006/relationships/image" Target="media/image260.png"/><Relationship Id="rId475" Type="http://schemas.openxmlformats.org/officeDocument/2006/relationships/image" Target="media/image466.png"/><Relationship Id="rId682" Type="http://schemas.openxmlformats.org/officeDocument/2006/relationships/image" Target="media/image672.png"/><Relationship Id="rId903" Type="http://schemas.openxmlformats.org/officeDocument/2006/relationships/image" Target="media/image893.png"/><Relationship Id="rId32" Type="http://schemas.openxmlformats.org/officeDocument/2006/relationships/image" Target="media/image24.png"/><Relationship Id="rId128" Type="http://schemas.openxmlformats.org/officeDocument/2006/relationships/image" Target="media/image120.png"/><Relationship Id="rId335" Type="http://schemas.openxmlformats.org/officeDocument/2006/relationships/image" Target="media/image327.png"/><Relationship Id="rId542" Type="http://schemas.openxmlformats.org/officeDocument/2006/relationships/image" Target="media/image532.png"/><Relationship Id="rId987" Type="http://schemas.openxmlformats.org/officeDocument/2006/relationships/image" Target="media/image973.png"/><Relationship Id="rId181" Type="http://schemas.openxmlformats.org/officeDocument/2006/relationships/image" Target="media/image173.png"/><Relationship Id="rId402" Type="http://schemas.openxmlformats.org/officeDocument/2006/relationships/image" Target="media/image393.png"/><Relationship Id="rId847" Type="http://schemas.openxmlformats.org/officeDocument/2006/relationships/image" Target="media/image837.png"/><Relationship Id="rId279" Type="http://schemas.openxmlformats.org/officeDocument/2006/relationships/image" Target="media/image271.png"/><Relationship Id="rId486" Type="http://schemas.openxmlformats.org/officeDocument/2006/relationships/image" Target="media/image477.png"/><Relationship Id="rId693" Type="http://schemas.openxmlformats.org/officeDocument/2006/relationships/image" Target="media/image683.png"/><Relationship Id="rId707" Type="http://schemas.openxmlformats.org/officeDocument/2006/relationships/image" Target="media/image697.png"/><Relationship Id="rId914" Type="http://schemas.openxmlformats.org/officeDocument/2006/relationships/image" Target="media/image903.png"/><Relationship Id="rId43" Type="http://schemas.openxmlformats.org/officeDocument/2006/relationships/image" Target="media/image35.png"/><Relationship Id="rId139" Type="http://schemas.openxmlformats.org/officeDocument/2006/relationships/image" Target="media/image131.png"/><Relationship Id="rId346" Type="http://schemas.openxmlformats.org/officeDocument/2006/relationships/image" Target="media/image337.png"/><Relationship Id="rId553" Type="http://schemas.openxmlformats.org/officeDocument/2006/relationships/image" Target="media/image543.png"/><Relationship Id="rId760" Type="http://schemas.openxmlformats.org/officeDocument/2006/relationships/image" Target="media/image750.png"/><Relationship Id="rId998" Type="http://schemas.openxmlformats.org/officeDocument/2006/relationships/image" Target="media/image984.png"/><Relationship Id="rId192" Type="http://schemas.openxmlformats.org/officeDocument/2006/relationships/image" Target="media/image184.png"/><Relationship Id="rId206" Type="http://schemas.openxmlformats.org/officeDocument/2006/relationships/image" Target="media/image198.png"/><Relationship Id="rId413" Type="http://schemas.openxmlformats.org/officeDocument/2006/relationships/image" Target="media/image404.png"/><Relationship Id="rId858" Type="http://schemas.openxmlformats.org/officeDocument/2006/relationships/image" Target="media/image848.png"/><Relationship Id="rId497" Type="http://schemas.openxmlformats.org/officeDocument/2006/relationships/image" Target="media/image488.png"/><Relationship Id="rId620" Type="http://schemas.openxmlformats.org/officeDocument/2006/relationships/image" Target="media/image610.png"/><Relationship Id="rId718" Type="http://schemas.openxmlformats.org/officeDocument/2006/relationships/image" Target="media/image708.png"/><Relationship Id="rId925" Type="http://schemas.openxmlformats.org/officeDocument/2006/relationships/image" Target="media/image911.png"/><Relationship Id="rId357" Type="http://schemas.openxmlformats.org/officeDocument/2006/relationships/image" Target="media/image348.png"/><Relationship Id="rId54" Type="http://schemas.openxmlformats.org/officeDocument/2006/relationships/image" Target="media/image46.png"/><Relationship Id="rId217" Type="http://schemas.openxmlformats.org/officeDocument/2006/relationships/image" Target="media/image209.png"/><Relationship Id="rId564" Type="http://schemas.openxmlformats.org/officeDocument/2006/relationships/image" Target="media/image554.png"/><Relationship Id="rId771" Type="http://schemas.openxmlformats.org/officeDocument/2006/relationships/image" Target="media/image761.png"/><Relationship Id="rId869" Type="http://schemas.openxmlformats.org/officeDocument/2006/relationships/image" Target="media/image859.png"/><Relationship Id="rId424" Type="http://schemas.openxmlformats.org/officeDocument/2006/relationships/image" Target="media/image415.png"/><Relationship Id="rId631" Type="http://schemas.openxmlformats.org/officeDocument/2006/relationships/image" Target="media/image621.png"/><Relationship Id="rId729" Type="http://schemas.openxmlformats.org/officeDocument/2006/relationships/image" Target="media/image719.png"/><Relationship Id="rId270" Type="http://schemas.openxmlformats.org/officeDocument/2006/relationships/image" Target="media/image262.png"/><Relationship Id="rId936" Type="http://schemas.openxmlformats.org/officeDocument/2006/relationships/image" Target="media/image922.png"/><Relationship Id="rId65" Type="http://schemas.openxmlformats.org/officeDocument/2006/relationships/image" Target="media/image57.png"/><Relationship Id="rId130" Type="http://schemas.openxmlformats.org/officeDocument/2006/relationships/image" Target="media/image122.png"/><Relationship Id="rId368" Type="http://schemas.openxmlformats.org/officeDocument/2006/relationships/image" Target="media/image359.png"/><Relationship Id="rId575" Type="http://schemas.openxmlformats.org/officeDocument/2006/relationships/image" Target="media/image565.png"/><Relationship Id="rId782" Type="http://schemas.openxmlformats.org/officeDocument/2006/relationships/image" Target="media/image772.png"/><Relationship Id="rId228" Type="http://schemas.openxmlformats.org/officeDocument/2006/relationships/image" Target="media/image220.png"/><Relationship Id="rId435" Type="http://schemas.openxmlformats.org/officeDocument/2006/relationships/image" Target="media/image426.png"/><Relationship Id="rId642" Type="http://schemas.openxmlformats.org/officeDocument/2006/relationships/image" Target="media/image632.png"/><Relationship Id="rId281" Type="http://schemas.openxmlformats.org/officeDocument/2006/relationships/image" Target="media/image273.png"/><Relationship Id="rId502" Type="http://schemas.openxmlformats.org/officeDocument/2006/relationships/image" Target="media/image493.png"/><Relationship Id="rId947" Type="http://schemas.openxmlformats.org/officeDocument/2006/relationships/image" Target="media/image933.png"/><Relationship Id="rId76" Type="http://schemas.openxmlformats.org/officeDocument/2006/relationships/image" Target="media/image68.png"/><Relationship Id="rId141" Type="http://schemas.openxmlformats.org/officeDocument/2006/relationships/image" Target="media/image133.png"/><Relationship Id="rId379" Type="http://schemas.openxmlformats.org/officeDocument/2006/relationships/image" Target="media/image370.png"/><Relationship Id="rId586" Type="http://schemas.openxmlformats.org/officeDocument/2006/relationships/image" Target="media/image576.png"/><Relationship Id="rId793" Type="http://schemas.openxmlformats.org/officeDocument/2006/relationships/image" Target="media/image783.png"/><Relationship Id="rId807" Type="http://schemas.openxmlformats.org/officeDocument/2006/relationships/image" Target="media/image797.png"/><Relationship Id="rId7" Type="http://schemas.openxmlformats.org/officeDocument/2006/relationships/endnotes" Target="endnotes.xml"/><Relationship Id="rId239" Type="http://schemas.openxmlformats.org/officeDocument/2006/relationships/image" Target="media/image231.png"/><Relationship Id="rId446" Type="http://schemas.openxmlformats.org/officeDocument/2006/relationships/image" Target="media/image437.png"/><Relationship Id="rId653" Type="http://schemas.openxmlformats.org/officeDocument/2006/relationships/image" Target="media/image643.png"/><Relationship Id="rId292" Type="http://schemas.openxmlformats.org/officeDocument/2006/relationships/image" Target="media/image284.png"/><Relationship Id="rId306" Type="http://schemas.openxmlformats.org/officeDocument/2006/relationships/image" Target="media/image298.png"/><Relationship Id="rId860" Type="http://schemas.openxmlformats.org/officeDocument/2006/relationships/image" Target="media/image850.png"/><Relationship Id="rId958" Type="http://schemas.openxmlformats.org/officeDocument/2006/relationships/image" Target="media/image944.png"/><Relationship Id="rId87" Type="http://schemas.openxmlformats.org/officeDocument/2006/relationships/image" Target="media/image79.png"/><Relationship Id="rId513" Type="http://schemas.openxmlformats.org/officeDocument/2006/relationships/image" Target="media/image504.png"/><Relationship Id="rId597" Type="http://schemas.openxmlformats.org/officeDocument/2006/relationships/image" Target="media/image587.png"/><Relationship Id="rId720" Type="http://schemas.openxmlformats.org/officeDocument/2006/relationships/image" Target="media/image710.png"/><Relationship Id="rId818" Type="http://schemas.openxmlformats.org/officeDocument/2006/relationships/image" Target="media/image808.png"/><Relationship Id="rId152" Type="http://schemas.openxmlformats.org/officeDocument/2006/relationships/image" Target="media/image144.png"/><Relationship Id="rId457" Type="http://schemas.openxmlformats.org/officeDocument/2006/relationships/image" Target="media/image448.png"/><Relationship Id="rId1003" Type="http://schemas.openxmlformats.org/officeDocument/2006/relationships/image" Target="media/image989.png"/><Relationship Id="rId664" Type="http://schemas.openxmlformats.org/officeDocument/2006/relationships/image" Target="media/image654.png"/><Relationship Id="rId871" Type="http://schemas.openxmlformats.org/officeDocument/2006/relationships/image" Target="media/image861.png"/><Relationship Id="rId969" Type="http://schemas.openxmlformats.org/officeDocument/2006/relationships/image" Target="media/image955.png"/><Relationship Id="rId14" Type="http://schemas.openxmlformats.org/officeDocument/2006/relationships/image" Target="media/image6.png"/><Relationship Id="rId317" Type="http://schemas.openxmlformats.org/officeDocument/2006/relationships/image" Target="media/image309.png"/><Relationship Id="rId524" Type="http://schemas.openxmlformats.org/officeDocument/2006/relationships/image" Target="media/image515.png"/><Relationship Id="rId731" Type="http://schemas.openxmlformats.org/officeDocument/2006/relationships/image" Target="media/image721.png"/><Relationship Id="rId98" Type="http://schemas.openxmlformats.org/officeDocument/2006/relationships/image" Target="media/image90.png"/><Relationship Id="rId163" Type="http://schemas.openxmlformats.org/officeDocument/2006/relationships/image" Target="media/image155.png"/><Relationship Id="rId370" Type="http://schemas.openxmlformats.org/officeDocument/2006/relationships/image" Target="media/image361.png"/><Relationship Id="rId829" Type="http://schemas.openxmlformats.org/officeDocument/2006/relationships/image" Target="media/image819.png"/><Relationship Id="rId230" Type="http://schemas.openxmlformats.org/officeDocument/2006/relationships/image" Target="media/image222.png"/><Relationship Id="rId468" Type="http://schemas.openxmlformats.org/officeDocument/2006/relationships/image" Target="media/image459.png"/><Relationship Id="rId675" Type="http://schemas.openxmlformats.org/officeDocument/2006/relationships/image" Target="media/image665.png"/><Relationship Id="rId882" Type="http://schemas.openxmlformats.org/officeDocument/2006/relationships/image" Target="media/image872.png"/><Relationship Id="rId25" Type="http://schemas.openxmlformats.org/officeDocument/2006/relationships/image" Target="media/image17.png"/><Relationship Id="rId328" Type="http://schemas.openxmlformats.org/officeDocument/2006/relationships/image" Target="media/image320.png"/><Relationship Id="rId535" Type="http://schemas.openxmlformats.org/officeDocument/2006/relationships/image" Target="media/image525.png"/><Relationship Id="rId742" Type="http://schemas.openxmlformats.org/officeDocument/2006/relationships/image" Target="media/image732.png"/><Relationship Id="rId174" Type="http://schemas.openxmlformats.org/officeDocument/2006/relationships/image" Target="media/image166.png"/><Relationship Id="rId381" Type="http://schemas.openxmlformats.org/officeDocument/2006/relationships/image" Target="media/image372.png"/><Relationship Id="rId602" Type="http://schemas.openxmlformats.org/officeDocument/2006/relationships/image" Target="media/image592.png"/><Relationship Id="rId241" Type="http://schemas.openxmlformats.org/officeDocument/2006/relationships/image" Target="media/image233.png"/><Relationship Id="rId479" Type="http://schemas.openxmlformats.org/officeDocument/2006/relationships/image" Target="media/image470.png"/><Relationship Id="rId686" Type="http://schemas.openxmlformats.org/officeDocument/2006/relationships/image" Target="media/image676.png"/><Relationship Id="rId893" Type="http://schemas.openxmlformats.org/officeDocument/2006/relationships/image" Target="media/image883.png"/><Relationship Id="rId907" Type="http://schemas.openxmlformats.org/officeDocument/2006/relationships/image" Target="media/image897.png"/><Relationship Id="rId36" Type="http://schemas.openxmlformats.org/officeDocument/2006/relationships/image" Target="media/image28.png"/><Relationship Id="rId339" Type="http://schemas.openxmlformats.org/officeDocument/2006/relationships/image" Target="media/image331.png"/><Relationship Id="rId546" Type="http://schemas.openxmlformats.org/officeDocument/2006/relationships/image" Target="media/image536.png"/><Relationship Id="rId753" Type="http://schemas.openxmlformats.org/officeDocument/2006/relationships/image" Target="media/image743.png"/><Relationship Id="rId101" Type="http://schemas.openxmlformats.org/officeDocument/2006/relationships/image" Target="media/image93.png"/><Relationship Id="rId185" Type="http://schemas.openxmlformats.org/officeDocument/2006/relationships/image" Target="media/image177.png"/><Relationship Id="rId406" Type="http://schemas.openxmlformats.org/officeDocument/2006/relationships/image" Target="media/image397.png"/><Relationship Id="rId960" Type="http://schemas.openxmlformats.org/officeDocument/2006/relationships/image" Target="media/image946.png"/><Relationship Id="rId392" Type="http://schemas.openxmlformats.org/officeDocument/2006/relationships/image" Target="media/image383.png"/><Relationship Id="rId613" Type="http://schemas.openxmlformats.org/officeDocument/2006/relationships/image" Target="media/image603.png"/><Relationship Id="rId697" Type="http://schemas.openxmlformats.org/officeDocument/2006/relationships/image" Target="media/image687.png"/><Relationship Id="rId820" Type="http://schemas.openxmlformats.org/officeDocument/2006/relationships/image" Target="media/image810.png"/><Relationship Id="rId918" Type="http://schemas.openxmlformats.org/officeDocument/2006/relationships/image" Target="media/image907.png"/><Relationship Id="rId252" Type="http://schemas.openxmlformats.org/officeDocument/2006/relationships/image" Target="media/image244.png"/><Relationship Id="rId47" Type="http://schemas.openxmlformats.org/officeDocument/2006/relationships/image" Target="media/image39.png"/><Relationship Id="rId112" Type="http://schemas.openxmlformats.org/officeDocument/2006/relationships/image" Target="media/image104.png"/><Relationship Id="rId557" Type="http://schemas.openxmlformats.org/officeDocument/2006/relationships/image" Target="media/image547.png"/><Relationship Id="rId764" Type="http://schemas.openxmlformats.org/officeDocument/2006/relationships/image" Target="media/image754.png"/><Relationship Id="rId971" Type="http://schemas.openxmlformats.org/officeDocument/2006/relationships/image" Target="media/image957.png"/><Relationship Id="rId196" Type="http://schemas.openxmlformats.org/officeDocument/2006/relationships/image" Target="media/image188.png"/><Relationship Id="rId417" Type="http://schemas.openxmlformats.org/officeDocument/2006/relationships/image" Target="media/image408.png"/><Relationship Id="rId624" Type="http://schemas.openxmlformats.org/officeDocument/2006/relationships/image" Target="media/image614.png"/><Relationship Id="rId831" Type="http://schemas.openxmlformats.org/officeDocument/2006/relationships/image" Target="media/image821.png"/><Relationship Id="rId263" Type="http://schemas.openxmlformats.org/officeDocument/2006/relationships/image" Target="media/image255.png"/><Relationship Id="rId470" Type="http://schemas.openxmlformats.org/officeDocument/2006/relationships/image" Target="media/image461.png"/><Relationship Id="rId929" Type="http://schemas.openxmlformats.org/officeDocument/2006/relationships/image" Target="media/image915.png"/><Relationship Id="rId58" Type="http://schemas.openxmlformats.org/officeDocument/2006/relationships/image" Target="media/image50.png"/><Relationship Id="rId123" Type="http://schemas.openxmlformats.org/officeDocument/2006/relationships/image" Target="media/image115.png"/><Relationship Id="rId330" Type="http://schemas.openxmlformats.org/officeDocument/2006/relationships/image" Target="media/image322.png"/><Relationship Id="rId568" Type="http://schemas.openxmlformats.org/officeDocument/2006/relationships/image" Target="media/image558.png"/><Relationship Id="rId775" Type="http://schemas.openxmlformats.org/officeDocument/2006/relationships/image" Target="media/image765.png"/><Relationship Id="rId982" Type="http://schemas.openxmlformats.org/officeDocument/2006/relationships/image" Target="media/image968.png"/><Relationship Id="rId428" Type="http://schemas.openxmlformats.org/officeDocument/2006/relationships/image" Target="media/image419.png"/><Relationship Id="rId635" Type="http://schemas.openxmlformats.org/officeDocument/2006/relationships/image" Target="media/image625.png"/><Relationship Id="rId842" Type="http://schemas.openxmlformats.org/officeDocument/2006/relationships/image" Target="media/image832.png"/><Relationship Id="rId274" Type="http://schemas.openxmlformats.org/officeDocument/2006/relationships/image" Target="media/image266.png"/><Relationship Id="rId481" Type="http://schemas.openxmlformats.org/officeDocument/2006/relationships/image" Target="media/image472.png"/><Relationship Id="rId702" Type="http://schemas.openxmlformats.org/officeDocument/2006/relationships/image" Target="media/image692.png"/><Relationship Id="rId69" Type="http://schemas.openxmlformats.org/officeDocument/2006/relationships/image" Target="media/image61.png"/><Relationship Id="rId134" Type="http://schemas.openxmlformats.org/officeDocument/2006/relationships/image" Target="media/image126.png"/><Relationship Id="rId579" Type="http://schemas.openxmlformats.org/officeDocument/2006/relationships/image" Target="media/image569.png"/><Relationship Id="rId786" Type="http://schemas.openxmlformats.org/officeDocument/2006/relationships/image" Target="media/image776.png"/><Relationship Id="rId993" Type="http://schemas.openxmlformats.org/officeDocument/2006/relationships/image" Target="media/image979.png"/><Relationship Id="rId341" Type="http://schemas.openxmlformats.org/officeDocument/2006/relationships/image" Target="media/image333.png"/><Relationship Id="rId439" Type="http://schemas.openxmlformats.org/officeDocument/2006/relationships/image" Target="media/image430.png"/><Relationship Id="rId646" Type="http://schemas.openxmlformats.org/officeDocument/2006/relationships/image" Target="media/image636.png"/><Relationship Id="rId201" Type="http://schemas.openxmlformats.org/officeDocument/2006/relationships/image" Target="media/image193.png"/><Relationship Id="rId285" Type="http://schemas.openxmlformats.org/officeDocument/2006/relationships/image" Target="media/image277.png"/><Relationship Id="rId506" Type="http://schemas.openxmlformats.org/officeDocument/2006/relationships/image" Target="media/image497.png"/><Relationship Id="rId853" Type="http://schemas.openxmlformats.org/officeDocument/2006/relationships/image" Target="media/image843.png"/><Relationship Id="rId492" Type="http://schemas.openxmlformats.org/officeDocument/2006/relationships/image" Target="media/image483.png"/><Relationship Id="rId713" Type="http://schemas.openxmlformats.org/officeDocument/2006/relationships/image" Target="media/image703.png"/><Relationship Id="rId797" Type="http://schemas.openxmlformats.org/officeDocument/2006/relationships/image" Target="media/image787.png"/><Relationship Id="rId920" Type="http://schemas.openxmlformats.org/officeDocument/2006/relationships/hyperlink" Target="https://huggingface.co/stable-diffusion-v1-5/stable-diffusion-v1-5/tree/main/unet" TargetMode="External"/><Relationship Id="rId145" Type="http://schemas.openxmlformats.org/officeDocument/2006/relationships/image" Target="media/image137.png"/><Relationship Id="rId352" Type="http://schemas.openxmlformats.org/officeDocument/2006/relationships/image" Target="media/image343.png"/><Relationship Id="rId212" Type="http://schemas.openxmlformats.org/officeDocument/2006/relationships/image" Target="media/image204.png"/><Relationship Id="rId657" Type="http://schemas.openxmlformats.org/officeDocument/2006/relationships/image" Target="media/image647.png"/><Relationship Id="rId864" Type="http://schemas.openxmlformats.org/officeDocument/2006/relationships/image" Target="media/image854.png"/><Relationship Id="rId296" Type="http://schemas.openxmlformats.org/officeDocument/2006/relationships/image" Target="media/image288.png"/><Relationship Id="rId517" Type="http://schemas.openxmlformats.org/officeDocument/2006/relationships/image" Target="media/image508.png"/><Relationship Id="rId724" Type="http://schemas.openxmlformats.org/officeDocument/2006/relationships/image" Target="media/image714.png"/><Relationship Id="rId931" Type="http://schemas.openxmlformats.org/officeDocument/2006/relationships/image" Target="media/image917.png"/><Relationship Id="rId60" Type="http://schemas.openxmlformats.org/officeDocument/2006/relationships/image" Target="media/image52.png"/><Relationship Id="rId156" Type="http://schemas.openxmlformats.org/officeDocument/2006/relationships/image" Target="media/image148.png"/><Relationship Id="rId363" Type="http://schemas.openxmlformats.org/officeDocument/2006/relationships/image" Target="media/image354.png"/><Relationship Id="rId570" Type="http://schemas.openxmlformats.org/officeDocument/2006/relationships/image" Target="media/image560.png"/><Relationship Id="rId1007" Type="http://schemas.openxmlformats.org/officeDocument/2006/relationships/image" Target="media/image993.png"/><Relationship Id="rId223" Type="http://schemas.openxmlformats.org/officeDocument/2006/relationships/image" Target="media/image215.png"/><Relationship Id="rId430" Type="http://schemas.openxmlformats.org/officeDocument/2006/relationships/image" Target="media/image421.png"/><Relationship Id="rId668" Type="http://schemas.openxmlformats.org/officeDocument/2006/relationships/image" Target="media/image658.png"/><Relationship Id="rId875" Type="http://schemas.openxmlformats.org/officeDocument/2006/relationships/image" Target="media/image865.png"/><Relationship Id="rId18" Type="http://schemas.openxmlformats.org/officeDocument/2006/relationships/image" Target="media/image10.png"/><Relationship Id="rId528" Type="http://schemas.openxmlformats.org/officeDocument/2006/relationships/hyperlink" Target="mailto:hello@" TargetMode="External"/><Relationship Id="rId735" Type="http://schemas.openxmlformats.org/officeDocument/2006/relationships/image" Target="media/image725.png"/><Relationship Id="rId942" Type="http://schemas.openxmlformats.org/officeDocument/2006/relationships/image" Target="media/image928.png"/><Relationship Id="rId167" Type="http://schemas.openxmlformats.org/officeDocument/2006/relationships/image" Target="media/image159.png"/><Relationship Id="rId374" Type="http://schemas.openxmlformats.org/officeDocument/2006/relationships/image" Target="media/image365.png"/><Relationship Id="rId581" Type="http://schemas.openxmlformats.org/officeDocument/2006/relationships/image" Target="media/image571.png"/><Relationship Id="rId71" Type="http://schemas.openxmlformats.org/officeDocument/2006/relationships/image" Target="media/image63.png"/><Relationship Id="rId234" Type="http://schemas.openxmlformats.org/officeDocument/2006/relationships/image" Target="media/image226.png"/><Relationship Id="rId679" Type="http://schemas.openxmlformats.org/officeDocument/2006/relationships/image" Target="media/image669.png"/><Relationship Id="rId802" Type="http://schemas.openxmlformats.org/officeDocument/2006/relationships/image" Target="media/image792.png"/><Relationship Id="rId886" Type="http://schemas.openxmlformats.org/officeDocument/2006/relationships/image" Target="media/image876.png"/><Relationship Id="rId2" Type="http://schemas.openxmlformats.org/officeDocument/2006/relationships/numbering" Target="numbering.xml"/><Relationship Id="rId29" Type="http://schemas.openxmlformats.org/officeDocument/2006/relationships/image" Target="media/image21.png"/><Relationship Id="rId441" Type="http://schemas.openxmlformats.org/officeDocument/2006/relationships/image" Target="media/image432.png"/><Relationship Id="rId539" Type="http://schemas.openxmlformats.org/officeDocument/2006/relationships/image" Target="media/image529.png"/><Relationship Id="rId746" Type="http://schemas.openxmlformats.org/officeDocument/2006/relationships/image" Target="media/image736.png"/><Relationship Id="rId178" Type="http://schemas.openxmlformats.org/officeDocument/2006/relationships/image" Target="media/image170.png"/><Relationship Id="rId301" Type="http://schemas.openxmlformats.org/officeDocument/2006/relationships/image" Target="media/image293.png"/><Relationship Id="rId953" Type="http://schemas.openxmlformats.org/officeDocument/2006/relationships/image" Target="media/image939.png"/><Relationship Id="rId82" Type="http://schemas.openxmlformats.org/officeDocument/2006/relationships/image" Target="media/image74.png"/><Relationship Id="rId385" Type="http://schemas.openxmlformats.org/officeDocument/2006/relationships/image" Target="media/image376.png"/><Relationship Id="rId592" Type="http://schemas.openxmlformats.org/officeDocument/2006/relationships/image" Target="media/image582.png"/><Relationship Id="rId606" Type="http://schemas.openxmlformats.org/officeDocument/2006/relationships/image" Target="media/image596.png"/><Relationship Id="rId813" Type="http://schemas.openxmlformats.org/officeDocument/2006/relationships/image" Target="media/image803.png"/><Relationship Id="rId245" Type="http://schemas.openxmlformats.org/officeDocument/2006/relationships/image" Target="media/image237.png"/><Relationship Id="rId452" Type="http://schemas.openxmlformats.org/officeDocument/2006/relationships/image" Target="media/image443.png"/><Relationship Id="rId897" Type="http://schemas.openxmlformats.org/officeDocument/2006/relationships/image" Target="media/image887.png"/><Relationship Id="rId105" Type="http://schemas.openxmlformats.org/officeDocument/2006/relationships/image" Target="media/image97.png"/><Relationship Id="rId312" Type="http://schemas.openxmlformats.org/officeDocument/2006/relationships/image" Target="media/image304.png"/><Relationship Id="rId757" Type="http://schemas.openxmlformats.org/officeDocument/2006/relationships/image" Target="media/image747.png"/><Relationship Id="rId964" Type="http://schemas.openxmlformats.org/officeDocument/2006/relationships/image" Target="media/image950.png"/><Relationship Id="rId93" Type="http://schemas.openxmlformats.org/officeDocument/2006/relationships/image" Target="media/image85.png"/><Relationship Id="rId189" Type="http://schemas.openxmlformats.org/officeDocument/2006/relationships/image" Target="media/image181.png"/><Relationship Id="rId396" Type="http://schemas.openxmlformats.org/officeDocument/2006/relationships/image" Target="media/image387.png"/><Relationship Id="rId617" Type="http://schemas.openxmlformats.org/officeDocument/2006/relationships/image" Target="media/image607.png"/><Relationship Id="rId824" Type="http://schemas.openxmlformats.org/officeDocument/2006/relationships/image" Target="media/image814.png"/><Relationship Id="rId256" Type="http://schemas.openxmlformats.org/officeDocument/2006/relationships/image" Target="media/image248.png"/><Relationship Id="rId463" Type="http://schemas.openxmlformats.org/officeDocument/2006/relationships/image" Target="media/image454.png"/><Relationship Id="rId670" Type="http://schemas.openxmlformats.org/officeDocument/2006/relationships/image" Target="media/image660.png"/><Relationship Id="rId116" Type="http://schemas.openxmlformats.org/officeDocument/2006/relationships/image" Target="media/image108.png"/><Relationship Id="rId323" Type="http://schemas.openxmlformats.org/officeDocument/2006/relationships/image" Target="media/image315.png"/><Relationship Id="rId530" Type="http://schemas.openxmlformats.org/officeDocument/2006/relationships/image" Target="media/image520.png"/><Relationship Id="rId768" Type="http://schemas.openxmlformats.org/officeDocument/2006/relationships/image" Target="media/image758.png"/><Relationship Id="rId975" Type="http://schemas.openxmlformats.org/officeDocument/2006/relationships/image" Target="media/image961.png"/><Relationship Id="rId20" Type="http://schemas.openxmlformats.org/officeDocument/2006/relationships/image" Target="media/image12.png"/><Relationship Id="rId628" Type="http://schemas.openxmlformats.org/officeDocument/2006/relationships/image" Target="media/image618.png"/><Relationship Id="rId835" Type="http://schemas.openxmlformats.org/officeDocument/2006/relationships/image" Target="media/image825.png"/><Relationship Id="rId267" Type="http://schemas.openxmlformats.org/officeDocument/2006/relationships/image" Target="media/image259.png"/><Relationship Id="rId474" Type="http://schemas.openxmlformats.org/officeDocument/2006/relationships/image" Target="media/image465.png"/><Relationship Id="rId127" Type="http://schemas.openxmlformats.org/officeDocument/2006/relationships/image" Target="media/image119.png"/><Relationship Id="rId681" Type="http://schemas.openxmlformats.org/officeDocument/2006/relationships/image" Target="media/image671.png"/><Relationship Id="rId779" Type="http://schemas.openxmlformats.org/officeDocument/2006/relationships/image" Target="media/image769.png"/><Relationship Id="rId902" Type="http://schemas.openxmlformats.org/officeDocument/2006/relationships/image" Target="media/image892.png"/><Relationship Id="rId986" Type="http://schemas.openxmlformats.org/officeDocument/2006/relationships/image" Target="media/image972.png"/><Relationship Id="rId31" Type="http://schemas.openxmlformats.org/officeDocument/2006/relationships/image" Target="media/image23.png"/><Relationship Id="rId334" Type="http://schemas.openxmlformats.org/officeDocument/2006/relationships/image" Target="media/image326.png"/><Relationship Id="rId541" Type="http://schemas.openxmlformats.org/officeDocument/2006/relationships/image" Target="media/image531.png"/><Relationship Id="rId639" Type="http://schemas.openxmlformats.org/officeDocument/2006/relationships/image" Target="media/image629.png"/><Relationship Id="rId180" Type="http://schemas.openxmlformats.org/officeDocument/2006/relationships/image" Target="media/image172.png"/><Relationship Id="rId278" Type="http://schemas.openxmlformats.org/officeDocument/2006/relationships/image" Target="media/image270.png"/><Relationship Id="rId401" Type="http://schemas.openxmlformats.org/officeDocument/2006/relationships/image" Target="media/image392.png"/><Relationship Id="rId846" Type="http://schemas.openxmlformats.org/officeDocument/2006/relationships/image" Target="media/image836.png"/><Relationship Id="rId485" Type="http://schemas.openxmlformats.org/officeDocument/2006/relationships/image" Target="media/image476.png"/><Relationship Id="rId692" Type="http://schemas.openxmlformats.org/officeDocument/2006/relationships/image" Target="media/image682.png"/><Relationship Id="rId706" Type="http://schemas.openxmlformats.org/officeDocument/2006/relationships/image" Target="media/image696.png"/><Relationship Id="rId913" Type="http://schemas.openxmlformats.org/officeDocument/2006/relationships/image" Target="media/image902.png"/><Relationship Id="rId42" Type="http://schemas.openxmlformats.org/officeDocument/2006/relationships/image" Target="media/image34.png"/><Relationship Id="rId138" Type="http://schemas.openxmlformats.org/officeDocument/2006/relationships/image" Target="media/image130.png"/><Relationship Id="rId345" Type="http://schemas.openxmlformats.org/officeDocument/2006/relationships/image" Target="media/image336.png"/><Relationship Id="rId552" Type="http://schemas.openxmlformats.org/officeDocument/2006/relationships/image" Target="media/image542.png"/><Relationship Id="rId997" Type="http://schemas.openxmlformats.org/officeDocument/2006/relationships/image" Target="media/image983.png"/><Relationship Id="rId191" Type="http://schemas.openxmlformats.org/officeDocument/2006/relationships/image" Target="media/image183.png"/><Relationship Id="rId205" Type="http://schemas.openxmlformats.org/officeDocument/2006/relationships/image" Target="media/image197.png"/><Relationship Id="rId412" Type="http://schemas.openxmlformats.org/officeDocument/2006/relationships/image" Target="media/image403.png"/><Relationship Id="rId857" Type="http://schemas.openxmlformats.org/officeDocument/2006/relationships/image" Target="media/image847.png"/><Relationship Id="rId289" Type="http://schemas.openxmlformats.org/officeDocument/2006/relationships/image" Target="media/image281.png"/><Relationship Id="rId496" Type="http://schemas.openxmlformats.org/officeDocument/2006/relationships/image" Target="media/image487.png"/><Relationship Id="rId717" Type="http://schemas.openxmlformats.org/officeDocument/2006/relationships/image" Target="media/image707.png"/><Relationship Id="rId924" Type="http://schemas.openxmlformats.org/officeDocument/2006/relationships/image" Target="media/image910.png"/><Relationship Id="rId53" Type="http://schemas.openxmlformats.org/officeDocument/2006/relationships/image" Target="media/image45.png"/><Relationship Id="rId149" Type="http://schemas.openxmlformats.org/officeDocument/2006/relationships/image" Target="media/image141.png"/><Relationship Id="rId356" Type="http://schemas.openxmlformats.org/officeDocument/2006/relationships/image" Target="media/image347.png"/><Relationship Id="rId563" Type="http://schemas.openxmlformats.org/officeDocument/2006/relationships/image" Target="media/image553.png"/><Relationship Id="rId770" Type="http://schemas.openxmlformats.org/officeDocument/2006/relationships/image" Target="media/image760.png"/><Relationship Id="rId216" Type="http://schemas.openxmlformats.org/officeDocument/2006/relationships/image" Target="media/image208.png"/><Relationship Id="rId423" Type="http://schemas.openxmlformats.org/officeDocument/2006/relationships/image" Target="media/image414.png"/><Relationship Id="rId868" Type="http://schemas.openxmlformats.org/officeDocument/2006/relationships/image" Target="media/image858.png"/><Relationship Id="rId630" Type="http://schemas.openxmlformats.org/officeDocument/2006/relationships/image" Target="media/image620.png"/><Relationship Id="rId728" Type="http://schemas.openxmlformats.org/officeDocument/2006/relationships/image" Target="media/image718.png"/><Relationship Id="rId935" Type="http://schemas.openxmlformats.org/officeDocument/2006/relationships/image" Target="media/image921.png"/><Relationship Id="rId64" Type="http://schemas.openxmlformats.org/officeDocument/2006/relationships/image" Target="media/image56.png"/><Relationship Id="rId367" Type="http://schemas.openxmlformats.org/officeDocument/2006/relationships/image" Target="media/image358.png"/><Relationship Id="rId574" Type="http://schemas.openxmlformats.org/officeDocument/2006/relationships/image" Target="media/image564.png"/><Relationship Id="rId227" Type="http://schemas.openxmlformats.org/officeDocument/2006/relationships/image" Target="media/image219.png"/><Relationship Id="rId781" Type="http://schemas.openxmlformats.org/officeDocument/2006/relationships/image" Target="media/image771.png"/><Relationship Id="rId879" Type="http://schemas.openxmlformats.org/officeDocument/2006/relationships/image" Target="media/image869.png"/><Relationship Id="rId434" Type="http://schemas.openxmlformats.org/officeDocument/2006/relationships/image" Target="media/image425.png"/><Relationship Id="rId641" Type="http://schemas.openxmlformats.org/officeDocument/2006/relationships/image" Target="media/image631.png"/><Relationship Id="rId739" Type="http://schemas.openxmlformats.org/officeDocument/2006/relationships/image" Target="media/image729.png"/><Relationship Id="rId280" Type="http://schemas.openxmlformats.org/officeDocument/2006/relationships/image" Target="media/image272.png"/><Relationship Id="rId501" Type="http://schemas.openxmlformats.org/officeDocument/2006/relationships/image" Target="media/image492.png"/><Relationship Id="rId946" Type="http://schemas.openxmlformats.org/officeDocument/2006/relationships/image" Target="media/image932.png"/><Relationship Id="rId75" Type="http://schemas.openxmlformats.org/officeDocument/2006/relationships/image" Target="media/image67.png"/><Relationship Id="rId140" Type="http://schemas.openxmlformats.org/officeDocument/2006/relationships/image" Target="media/image132.png"/><Relationship Id="rId378" Type="http://schemas.openxmlformats.org/officeDocument/2006/relationships/image" Target="media/image369.png"/><Relationship Id="rId585" Type="http://schemas.openxmlformats.org/officeDocument/2006/relationships/image" Target="media/image575.png"/><Relationship Id="rId792" Type="http://schemas.openxmlformats.org/officeDocument/2006/relationships/image" Target="media/image782.png"/><Relationship Id="rId806" Type="http://schemas.openxmlformats.org/officeDocument/2006/relationships/image" Target="media/image796.png"/><Relationship Id="rId6" Type="http://schemas.openxmlformats.org/officeDocument/2006/relationships/footnotes" Target="footnotes.xml"/><Relationship Id="rId238" Type="http://schemas.openxmlformats.org/officeDocument/2006/relationships/image" Target="media/image230.png"/><Relationship Id="rId445" Type="http://schemas.openxmlformats.org/officeDocument/2006/relationships/image" Target="media/image436.png"/><Relationship Id="rId652" Type="http://schemas.openxmlformats.org/officeDocument/2006/relationships/image" Target="media/image642.png"/><Relationship Id="rId291" Type="http://schemas.openxmlformats.org/officeDocument/2006/relationships/image" Target="media/image283.png"/><Relationship Id="rId305" Type="http://schemas.openxmlformats.org/officeDocument/2006/relationships/image" Target="media/image297.png"/><Relationship Id="rId512" Type="http://schemas.openxmlformats.org/officeDocument/2006/relationships/image" Target="media/image503.png"/><Relationship Id="rId957" Type="http://schemas.openxmlformats.org/officeDocument/2006/relationships/image" Target="media/image943.png"/><Relationship Id="rId86" Type="http://schemas.openxmlformats.org/officeDocument/2006/relationships/image" Target="media/image78.png"/><Relationship Id="rId151" Type="http://schemas.openxmlformats.org/officeDocument/2006/relationships/image" Target="media/image143.png"/><Relationship Id="rId389" Type="http://schemas.openxmlformats.org/officeDocument/2006/relationships/image" Target="media/image380.png"/><Relationship Id="rId596" Type="http://schemas.openxmlformats.org/officeDocument/2006/relationships/image" Target="media/image586.png"/><Relationship Id="rId817" Type="http://schemas.openxmlformats.org/officeDocument/2006/relationships/image" Target="media/image807.png"/><Relationship Id="rId1002" Type="http://schemas.openxmlformats.org/officeDocument/2006/relationships/image" Target="media/image988.png"/><Relationship Id="rId249" Type="http://schemas.openxmlformats.org/officeDocument/2006/relationships/image" Target="media/image241.png"/><Relationship Id="rId456" Type="http://schemas.openxmlformats.org/officeDocument/2006/relationships/image" Target="media/image447.png"/><Relationship Id="rId663" Type="http://schemas.openxmlformats.org/officeDocument/2006/relationships/image" Target="media/image653.png"/><Relationship Id="rId870" Type="http://schemas.openxmlformats.org/officeDocument/2006/relationships/image" Target="media/image860.png"/><Relationship Id="rId13" Type="http://schemas.openxmlformats.org/officeDocument/2006/relationships/image" Target="media/image5.png"/><Relationship Id="rId109" Type="http://schemas.openxmlformats.org/officeDocument/2006/relationships/image" Target="media/image101.png"/><Relationship Id="rId316" Type="http://schemas.openxmlformats.org/officeDocument/2006/relationships/image" Target="media/image308.png"/><Relationship Id="rId523" Type="http://schemas.openxmlformats.org/officeDocument/2006/relationships/image" Target="media/image514.png"/><Relationship Id="rId968" Type="http://schemas.openxmlformats.org/officeDocument/2006/relationships/image" Target="media/image954.png"/><Relationship Id="rId97" Type="http://schemas.openxmlformats.org/officeDocument/2006/relationships/image" Target="media/image89.png"/><Relationship Id="rId730" Type="http://schemas.openxmlformats.org/officeDocument/2006/relationships/image" Target="media/image720.png"/><Relationship Id="rId828" Type="http://schemas.openxmlformats.org/officeDocument/2006/relationships/image" Target="media/image818.png"/><Relationship Id="rId1013" Type="http://schemas.openxmlformats.org/officeDocument/2006/relationships/theme" Target="theme/theme1.xml"/><Relationship Id="rId162" Type="http://schemas.openxmlformats.org/officeDocument/2006/relationships/image" Target="media/image154.png"/><Relationship Id="rId467" Type="http://schemas.openxmlformats.org/officeDocument/2006/relationships/image" Target="media/image458.png"/><Relationship Id="rId674" Type="http://schemas.openxmlformats.org/officeDocument/2006/relationships/image" Target="media/image664.png"/><Relationship Id="rId881" Type="http://schemas.openxmlformats.org/officeDocument/2006/relationships/image" Target="media/image871.png"/><Relationship Id="rId979" Type="http://schemas.openxmlformats.org/officeDocument/2006/relationships/image" Target="media/image965.png"/><Relationship Id="rId24" Type="http://schemas.openxmlformats.org/officeDocument/2006/relationships/image" Target="media/image16.png"/><Relationship Id="rId327" Type="http://schemas.openxmlformats.org/officeDocument/2006/relationships/image" Target="media/image319.png"/><Relationship Id="rId534" Type="http://schemas.openxmlformats.org/officeDocument/2006/relationships/image" Target="media/image524.png"/><Relationship Id="rId741" Type="http://schemas.openxmlformats.org/officeDocument/2006/relationships/image" Target="media/image731.png"/><Relationship Id="rId839" Type="http://schemas.openxmlformats.org/officeDocument/2006/relationships/image" Target="media/image829.png"/><Relationship Id="rId173" Type="http://schemas.openxmlformats.org/officeDocument/2006/relationships/image" Target="media/image165.png"/><Relationship Id="rId380" Type="http://schemas.openxmlformats.org/officeDocument/2006/relationships/image" Target="media/image371.png"/><Relationship Id="rId601" Type="http://schemas.openxmlformats.org/officeDocument/2006/relationships/image" Target="media/image591.png"/><Relationship Id="rId240" Type="http://schemas.openxmlformats.org/officeDocument/2006/relationships/image" Target="media/image232.png"/><Relationship Id="rId478" Type="http://schemas.openxmlformats.org/officeDocument/2006/relationships/image" Target="media/image469.png"/><Relationship Id="rId685" Type="http://schemas.openxmlformats.org/officeDocument/2006/relationships/image" Target="media/image675.png"/><Relationship Id="rId892" Type="http://schemas.openxmlformats.org/officeDocument/2006/relationships/image" Target="media/image882.png"/><Relationship Id="rId906" Type="http://schemas.openxmlformats.org/officeDocument/2006/relationships/image" Target="media/image896.png"/><Relationship Id="rId35" Type="http://schemas.openxmlformats.org/officeDocument/2006/relationships/image" Target="media/image27.png"/><Relationship Id="rId100" Type="http://schemas.openxmlformats.org/officeDocument/2006/relationships/image" Target="media/image92.png"/><Relationship Id="rId338" Type="http://schemas.openxmlformats.org/officeDocument/2006/relationships/image" Target="media/image330.png"/><Relationship Id="rId545" Type="http://schemas.openxmlformats.org/officeDocument/2006/relationships/image" Target="media/image535.png"/><Relationship Id="rId752" Type="http://schemas.openxmlformats.org/officeDocument/2006/relationships/image" Target="media/image742.png"/><Relationship Id="rId184" Type="http://schemas.openxmlformats.org/officeDocument/2006/relationships/image" Target="media/image176.png"/><Relationship Id="rId391" Type="http://schemas.openxmlformats.org/officeDocument/2006/relationships/image" Target="media/image382.png"/><Relationship Id="rId405" Type="http://schemas.openxmlformats.org/officeDocument/2006/relationships/image" Target="media/image396.png"/><Relationship Id="rId612" Type="http://schemas.openxmlformats.org/officeDocument/2006/relationships/image" Target="media/image602.png"/><Relationship Id="rId251" Type="http://schemas.openxmlformats.org/officeDocument/2006/relationships/image" Target="media/image243.png"/><Relationship Id="rId489" Type="http://schemas.openxmlformats.org/officeDocument/2006/relationships/image" Target="media/image480.png"/><Relationship Id="rId696" Type="http://schemas.openxmlformats.org/officeDocument/2006/relationships/image" Target="media/image686.png"/><Relationship Id="rId917" Type="http://schemas.openxmlformats.org/officeDocument/2006/relationships/image" Target="media/image906.png"/><Relationship Id="rId46" Type="http://schemas.openxmlformats.org/officeDocument/2006/relationships/image" Target="media/image38.png"/><Relationship Id="rId349" Type="http://schemas.openxmlformats.org/officeDocument/2006/relationships/image" Target="media/image340.png"/><Relationship Id="rId556" Type="http://schemas.openxmlformats.org/officeDocument/2006/relationships/image" Target="media/image546.png"/><Relationship Id="rId763" Type="http://schemas.openxmlformats.org/officeDocument/2006/relationships/image" Target="media/image753.png"/><Relationship Id="rId111" Type="http://schemas.openxmlformats.org/officeDocument/2006/relationships/image" Target="media/image103.png"/><Relationship Id="rId195" Type="http://schemas.openxmlformats.org/officeDocument/2006/relationships/image" Target="media/image187.png"/><Relationship Id="rId209" Type="http://schemas.openxmlformats.org/officeDocument/2006/relationships/image" Target="media/image201.png"/><Relationship Id="rId416" Type="http://schemas.openxmlformats.org/officeDocument/2006/relationships/image" Target="media/image407.png"/><Relationship Id="rId970" Type="http://schemas.openxmlformats.org/officeDocument/2006/relationships/image" Target="media/image956.png"/><Relationship Id="rId623" Type="http://schemas.openxmlformats.org/officeDocument/2006/relationships/image" Target="media/image613.png"/><Relationship Id="rId830" Type="http://schemas.openxmlformats.org/officeDocument/2006/relationships/image" Target="media/image820.png"/><Relationship Id="rId928" Type="http://schemas.openxmlformats.org/officeDocument/2006/relationships/image" Target="media/image914.png"/><Relationship Id="rId57" Type="http://schemas.openxmlformats.org/officeDocument/2006/relationships/image" Target="media/image49.png"/><Relationship Id="rId262" Type="http://schemas.openxmlformats.org/officeDocument/2006/relationships/image" Target="media/image254.png"/><Relationship Id="rId567" Type="http://schemas.openxmlformats.org/officeDocument/2006/relationships/image" Target="media/image557.png"/><Relationship Id="rId122" Type="http://schemas.openxmlformats.org/officeDocument/2006/relationships/image" Target="media/image114.png"/><Relationship Id="rId774" Type="http://schemas.openxmlformats.org/officeDocument/2006/relationships/image" Target="media/image764.png"/><Relationship Id="rId981" Type="http://schemas.openxmlformats.org/officeDocument/2006/relationships/image" Target="media/image967.png"/><Relationship Id="rId427" Type="http://schemas.openxmlformats.org/officeDocument/2006/relationships/image" Target="media/image418.png"/><Relationship Id="rId634" Type="http://schemas.openxmlformats.org/officeDocument/2006/relationships/image" Target="media/image624.png"/><Relationship Id="rId841" Type="http://schemas.openxmlformats.org/officeDocument/2006/relationships/image" Target="media/image831.png"/><Relationship Id="rId273" Type="http://schemas.openxmlformats.org/officeDocument/2006/relationships/image" Target="media/image265.png"/><Relationship Id="rId480" Type="http://schemas.openxmlformats.org/officeDocument/2006/relationships/image" Target="media/image471.png"/><Relationship Id="rId701" Type="http://schemas.openxmlformats.org/officeDocument/2006/relationships/image" Target="media/image691.png"/><Relationship Id="rId939" Type="http://schemas.openxmlformats.org/officeDocument/2006/relationships/image" Target="media/image925.png"/><Relationship Id="rId68" Type="http://schemas.openxmlformats.org/officeDocument/2006/relationships/image" Target="media/image60.png"/><Relationship Id="rId133" Type="http://schemas.openxmlformats.org/officeDocument/2006/relationships/image" Target="media/image125.png"/><Relationship Id="rId340" Type="http://schemas.openxmlformats.org/officeDocument/2006/relationships/image" Target="media/image332.png"/><Relationship Id="rId578" Type="http://schemas.openxmlformats.org/officeDocument/2006/relationships/image" Target="media/image568.png"/><Relationship Id="rId785" Type="http://schemas.openxmlformats.org/officeDocument/2006/relationships/image" Target="media/image775.png"/><Relationship Id="rId992" Type="http://schemas.openxmlformats.org/officeDocument/2006/relationships/image" Target="media/image978.png"/><Relationship Id="rId200" Type="http://schemas.openxmlformats.org/officeDocument/2006/relationships/image" Target="media/image192.png"/><Relationship Id="rId438" Type="http://schemas.openxmlformats.org/officeDocument/2006/relationships/image" Target="media/image429.png"/><Relationship Id="rId645" Type="http://schemas.openxmlformats.org/officeDocument/2006/relationships/image" Target="media/image635.png"/><Relationship Id="rId852" Type="http://schemas.openxmlformats.org/officeDocument/2006/relationships/image" Target="media/image842.png"/><Relationship Id="rId284" Type="http://schemas.openxmlformats.org/officeDocument/2006/relationships/image" Target="media/image276.png"/><Relationship Id="rId491" Type="http://schemas.openxmlformats.org/officeDocument/2006/relationships/image" Target="media/image482.png"/><Relationship Id="rId505" Type="http://schemas.openxmlformats.org/officeDocument/2006/relationships/image" Target="media/image496.png"/><Relationship Id="rId712" Type="http://schemas.openxmlformats.org/officeDocument/2006/relationships/image" Target="media/image702.png"/><Relationship Id="rId79" Type="http://schemas.openxmlformats.org/officeDocument/2006/relationships/image" Target="media/image71.png"/><Relationship Id="rId144" Type="http://schemas.openxmlformats.org/officeDocument/2006/relationships/image" Target="media/image136.png"/><Relationship Id="rId589" Type="http://schemas.openxmlformats.org/officeDocument/2006/relationships/image" Target="media/image579.png"/><Relationship Id="rId796" Type="http://schemas.openxmlformats.org/officeDocument/2006/relationships/image" Target="media/image786.png"/><Relationship Id="rId351" Type="http://schemas.openxmlformats.org/officeDocument/2006/relationships/image" Target="media/image342.png"/><Relationship Id="rId449" Type="http://schemas.openxmlformats.org/officeDocument/2006/relationships/image" Target="media/image440.png"/><Relationship Id="rId656" Type="http://schemas.openxmlformats.org/officeDocument/2006/relationships/image" Target="media/image646.png"/><Relationship Id="rId863" Type="http://schemas.openxmlformats.org/officeDocument/2006/relationships/image" Target="media/image853.png"/><Relationship Id="rId211" Type="http://schemas.openxmlformats.org/officeDocument/2006/relationships/image" Target="media/image203.png"/><Relationship Id="rId295" Type="http://schemas.openxmlformats.org/officeDocument/2006/relationships/image" Target="media/image287.png"/><Relationship Id="rId309" Type="http://schemas.openxmlformats.org/officeDocument/2006/relationships/image" Target="media/image301.png"/><Relationship Id="rId516" Type="http://schemas.openxmlformats.org/officeDocument/2006/relationships/image" Target="media/image507.png"/><Relationship Id="rId723" Type="http://schemas.openxmlformats.org/officeDocument/2006/relationships/image" Target="media/image713.png"/><Relationship Id="rId930" Type="http://schemas.openxmlformats.org/officeDocument/2006/relationships/image" Target="media/image916.png"/><Relationship Id="rId1006" Type="http://schemas.openxmlformats.org/officeDocument/2006/relationships/image" Target="media/image992.png"/><Relationship Id="rId155" Type="http://schemas.openxmlformats.org/officeDocument/2006/relationships/image" Target="media/image147.png"/><Relationship Id="rId362" Type="http://schemas.openxmlformats.org/officeDocument/2006/relationships/image" Target="media/image353.png"/><Relationship Id="rId222" Type="http://schemas.openxmlformats.org/officeDocument/2006/relationships/image" Target="media/image214.png"/><Relationship Id="rId667" Type="http://schemas.openxmlformats.org/officeDocument/2006/relationships/image" Target="media/image657.png"/><Relationship Id="rId874" Type="http://schemas.openxmlformats.org/officeDocument/2006/relationships/image" Target="media/image864.png"/><Relationship Id="rId17" Type="http://schemas.openxmlformats.org/officeDocument/2006/relationships/image" Target="media/image9.png"/><Relationship Id="rId527" Type="http://schemas.openxmlformats.org/officeDocument/2006/relationships/image" Target="media/image518.png"/><Relationship Id="rId734" Type="http://schemas.openxmlformats.org/officeDocument/2006/relationships/image" Target="media/image724.png"/><Relationship Id="rId941" Type="http://schemas.openxmlformats.org/officeDocument/2006/relationships/image" Target="media/image927.png"/><Relationship Id="rId70" Type="http://schemas.openxmlformats.org/officeDocument/2006/relationships/image" Target="media/image62.png"/><Relationship Id="rId166" Type="http://schemas.openxmlformats.org/officeDocument/2006/relationships/image" Target="media/image158.png"/><Relationship Id="rId373" Type="http://schemas.openxmlformats.org/officeDocument/2006/relationships/image" Target="media/image364.png"/><Relationship Id="rId580" Type="http://schemas.openxmlformats.org/officeDocument/2006/relationships/image" Target="media/image570.png"/><Relationship Id="rId801" Type="http://schemas.openxmlformats.org/officeDocument/2006/relationships/image" Target="media/image791.png"/><Relationship Id="rId1" Type="http://schemas.openxmlformats.org/officeDocument/2006/relationships/customXml" Target="../customXml/item1.xml"/><Relationship Id="rId233" Type="http://schemas.openxmlformats.org/officeDocument/2006/relationships/image" Target="media/image225.png"/><Relationship Id="rId440" Type="http://schemas.openxmlformats.org/officeDocument/2006/relationships/image" Target="media/image431.png"/><Relationship Id="rId678" Type="http://schemas.openxmlformats.org/officeDocument/2006/relationships/image" Target="media/image668.png"/><Relationship Id="rId885" Type="http://schemas.openxmlformats.org/officeDocument/2006/relationships/image" Target="media/image875.png"/><Relationship Id="rId28" Type="http://schemas.openxmlformats.org/officeDocument/2006/relationships/image" Target="media/image20.png"/><Relationship Id="rId300" Type="http://schemas.openxmlformats.org/officeDocument/2006/relationships/image" Target="media/image292.png"/><Relationship Id="rId538" Type="http://schemas.openxmlformats.org/officeDocument/2006/relationships/image" Target="media/image528.png"/><Relationship Id="rId745" Type="http://schemas.openxmlformats.org/officeDocument/2006/relationships/image" Target="media/image735.png"/><Relationship Id="rId952" Type="http://schemas.openxmlformats.org/officeDocument/2006/relationships/image" Target="media/image938.png"/><Relationship Id="rId81" Type="http://schemas.openxmlformats.org/officeDocument/2006/relationships/image" Target="media/image73.png"/><Relationship Id="rId177" Type="http://schemas.openxmlformats.org/officeDocument/2006/relationships/image" Target="media/image169.png"/><Relationship Id="rId384" Type="http://schemas.openxmlformats.org/officeDocument/2006/relationships/image" Target="media/image375.png"/><Relationship Id="rId591" Type="http://schemas.openxmlformats.org/officeDocument/2006/relationships/image" Target="media/image581.png"/><Relationship Id="rId605" Type="http://schemas.openxmlformats.org/officeDocument/2006/relationships/image" Target="media/image595.png"/><Relationship Id="rId812" Type="http://schemas.openxmlformats.org/officeDocument/2006/relationships/image" Target="media/image802.png"/><Relationship Id="rId244" Type="http://schemas.openxmlformats.org/officeDocument/2006/relationships/image" Target="media/image236.png"/><Relationship Id="rId689" Type="http://schemas.openxmlformats.org/officeDocument/2006/relationships/image" Target="media/image679.png"/><Relationship Id="rId896" Type="http://schemas.openxmlformats.org/officeDocument/2006/relationships/image" Target="media/image886.png"/><Relationship Id="rId39" Type="http://schemas.openxmlformats.org/officeDocument/2006/relationships/image" Target="media/image31.png"/><Relationship Id="rId451" Type="http://schemas.openxmlformats.org/officeDocument/2006/relationships/image" Target="media/image442.png"/><Relationship Id="rId549" Type="http://schemas.openxmlformats.org/officeDocument/2006/relationships/image" Target="media/image539.png"/><Relationship Id="rId756" Type="http://schemas.openxmlformats.org/officeDocument/2006/relationships/image" Target="media/image746.png"/><Relationship Id="rId104" Type="http://schemas.openxmlformats.org/officeDocument/2006/relationships/image" Target="media/image96.png"/><Relationship Id="rId188" Type="http://schemas.openxmlformats.org/officeDocument/2006/relationships/image" Target="media/image180.png"/><Relationship Id="rId311" Type="http://schemas.openxmlformats.org/officeDocument/2006/relationships/image" Target="media/image303.png"/><Relationship Id="rId395" Type="http://schemas.openxmlformats.org/officeDocument/2006/relationships/image" Target="media/image386.png"/><Relationship Id="rId409" Type="http://schemas.openxmlformats.org/officeDocument/2006/relationships/image" Target="media/image400.png"/><Relationship Id="rId963" Type="http://schemas.openxmlformats.org/officeDocument/2006/relationships/image" Target="media/image949.png"/><Relationship Id="rId92" Type="http://schemas.openxmlformats.org/officeDocument/2006/relationships/image" Target="media/image84.png"/><Relationship Id="rId616" Type="http://schemas.openxmlformats.org/officeDocument/2006/relationships/image" Target="media/image606.png"/><Relationship Id="rId823" Type="http://schemas.openxmlformats.org/officeDocument/2006/relationships/image" Target="media/image813.png"/><Relationship Id="rId255" Type="http://schemas.openxmlformats.org/officeDocument/2006/relationships/image" Target="media/image247.png"/><Relationship Id="rId462" Type="http://schemas.openxmlformats.org/officeDocument/2006/relationships/image" Target="media/image453.png"/><Relationship Id="rId115" Type="http://schemas.openxmlformats.org/officeDocument/2006/relationships/image" Target="media/image107.png"/><Relationship Id="rId322" Type="http://schemas.openxmlformats.org/officeDocument/2006/relationships/image" Target="media/image314.png"/><Relationship Id="rId767" Type="http://schemas.openxmlformats.org/officeDocument/2006/relationships/image" Target="media/image757.png"/><Relationship Id="rId974" Type="http://schemas.openxmlformats.org/officeDocument/2006/relationships/image" Target="media/image960.png"/><Relationship Id="rId199" Type="http://schemas.openxmlformats.org/officeDocument/2006/relationships/image" Target="media/image191.png"/><Relationship Id="rId627" Type="http://schemas.openxmlformats.org/officeDocument/2006/relationships/image" Target="media/image617.png"/><Relationship Id="rId834" Type="http://schemas.openxmlformats.org/officeDocument/2006/relationships/image" Target="media/image824.png"/><Relationship Id="rId266" Type="http://schemas.openxmlformats.org/officeDocument/2006/relationships/image" Target="media/image258.png"/><Relationship Id="rId473" Type="http://schemas.openxmlformats.org/officeDocument/2006/relationships/image" Target="media/image464.png"/><Relationship Id="rId680" Type="http://schemas.openxmlformats.org/officeDocument/2006/relationships/image" Target="media/image670.png"/><Relationship Id="rId901" Type="http://schemas.openxmlformats.org/officeDocument/2006/relationships/image" Target="media/image891.png"/><Relationship Id="rId30" Type="http://schemas.openxmlformats.org/officeDocument/2006/relationships/image" Target="media/image22.png"/><Relationship Id="rId126" Type="http://schemas.openxmlformats.org/officeDocument/2006/relationships/image" Target="media/image118.png"/><Relationship Id="rId333" Type="http://schemas.openxmlformats.org/officeDocument/2006/relationships/image" Target="media/image325.png"/><Relationship Id="rId540" Type="http://schemas.openxmlformats.org/officeDocument/2006/relationships/image" Target="media/image530.png"/><Relationship Id="rId778" Type="http://schemas.openxmlformats.org/officeDocument/2006/relationships/image" Target="media/image768.png"/><Relationship Id="rId985" Type="http://schemas.openxmlformats.org/officeDocument/2006/relationships/image" Target="media/image971.png"/><Relationship Id="rId638" Type="http://schemas.openxmlformats.org/officeDocument/2006/relationships/image" Target="media/image628.png"/><Relationship Id="rId845" Type="http://schemas.openxmlformats.org/officeDocument/2006/relationships/image" Target="media/image835.png"/><Relationship Id="rId277" Type="http://schemas.openxmlformats.org/officeDocument/2006/relationships/image" Target="media/image269.png"/><Relationship Id="rId400" Type="http://schemas.openxmlformats.org/officeDocument/2006/relationships/image" Target="media/image391.png"/><Relationship Id="rId484" Type="http://schemas.openxmlformats.org/officeDocument/2006/relationships/image" Target="media/image475.png"/><Relationship Id="rId705" Type="http://schemas.openxmlformats.org/officeDocument/2006/relationships/image" Target="media/image695.png"/><Relationship Id="rId137" Type="http://schemas.openxmlformats.org/officeDocument/2006/relationships/image" Target="media/image129.png"/><Relationship Id="rId344" Type="http://schemas.openxmlformats.org/officeDocument/2006/relationships/hyperlink" Target="https://sh-tsang.medium.com/review-googles-neural-machine-translation-system-bridging-the-gap-between-human-and-machine-518595d87226" TargetMode="External"/><Relationship Id="rId691" Type="http://schemas.openxmlformats.org/officeDocument/2006/relationships/image" Target="media/image681.png"/><Relationship Id="rId789" Type="http://schemas.openxmlformats.org/officeDocument/2006/relationships/image" Target="media/image779.png"/><Relationship Id="rId912" Type="http://schemas.openxmlformats.org/officeDocument/2006/relationships/image" Target="media/image901.png"/><Relationship Id="rId996" Type="http://schemas.openxmlformats.org/officeDocument/2006/relationships/image" Target="media/image982.png"/><Relationship Id="rId41" Type="http://schemas.openxmlformats.org/officeDocument/2006/relationships/image" Target="media/image33.png"/><Relationship Id="rId551" Type="http://schemas.openxmlformats.org/officeDocument/2006/relationships/image" Target="media/image541.png"/><Relationship Id="rId649" Type="http://schemas.openxmlformats.org/officeDocument/2006/relationships/image" Target="media/image639.png"/><Relationship Id="rId856" Type="http://schemas.openxmlformats.org/officeDocument/2006/relationships/image" Target="media/image846.png"/><Relationship Id="rId190" Type="http://schemas.openxmlformats.org/officeDocument/2006/relationships/image" Target="media/image182.png"/><Relationship Id="rId204" Type="http://schemas.openxmlformats.org/officeDocument/2006/relationships/image" Target="media/image196.png"/><Relationship Id="rId288" Type="http://schemas.openxmlformats.org/officeDocument/2006/relationships/image" Target="media/image280.png"/><Relationship Id="rId411" Type="http://schemas.openxmlformats.org/officeDocument/2006/relationships/image" Target="media/image402.png"/><Relationship Id="rId509" Type="http://schemas.openxmlformats.org/officeDocument/2006/relationships/image" Target="media/image500.png"/><Relationship Id="rId495" Type="http://schemas.openxmlformats.org/officeDocument/2006/relationships/image" Target="media/image486.png"/><Relationship Id="rId716" Type="http://schemas.openxmlformats.org/officeDocument/2006/relationships/image" Target="media/image706.png"/><Relationship Id="rId923" Type="http://schemas.openxmlformats.org/officeDocument/2006/relationships/image" Target="media/image909.png"/><Relationship Id="rId10" Type="http://schemas.openxmlformats.org/officeDocument/2006/relationships/image" Target="media/image3.png"/><Relationship Id="rId52" Type="http://schemas.openxmlformats.org/officeDocument/2006/relationships/image" Target="media/image44.png"/><Relationship Id="rId94" Type="http://schemas.openxmlformats.org/officeDocument/2006/relationships/image" Target="media/image86.png"/><Relationship Id="rId148" Type="http://schemas.openxmlformats.org/officeDocument/2006/relationships/image" Target="media/image140.png"/><Relationship Id="rId355" Type="http://schemas.openxmlformats.org/officeDocument/2006/relationships/image" Target="media/image346.png"/><Relationship Id="rId397" Type="http://schemas.openxmlformats.org/officeDocument/2006/relationships/image" Target="media/image388.png"/><Relationship Id="rId520" Type="http://schemas.openxmlformats.org/officeDocument/2006/relationships/image" Target="media/image511.png"/><Relationship Id="rId562" Type="http://schemas.openxmlformats.org/officeDocument/2006/relationships/image" Target="media/image552.png"/><Relationship Id="rId618" Type="http://schemas.openxmlformats.org/officeDocument/2006/relationships/image" Target="media/image608.png"/><Relationship Id="rId825" Type="http://schemas.openxmlformats.org/officeDocument/2006/relationships/image" Target="media/image815.png"/><Relationship Id="rId215" Type="http://schemas.openxmlformats.org/officeDocument/2006/relationships/image" Target="media/image207.png"/><Relationship Id="rId257" Type="http://schemas.openxmlformats.org/officeDocument/2006/relationships/image" Target="media/image249.png"/><Relationship Id="rId422" Type="http://schemas.openxmlformats.org/officeDocument/2006/relationships/image" Target="media/image413.png"/><Relationship Id="rId464" Type="http://schemas.openxmlformats.org/officeDocument/2006/relationships/image" Target="media/image455.png"/><Relationship Id="rId867" Type="http://schemas.openxmlformats.org/officeDocument/2006/relationships/image" Target="media/image857.png"/><Relationship Id="rId1010" Type="http://schemas.openxmlformats.org/officeDocument/2006/relationships/image" Target="media/image996.png"/><Relationship Id="rId299" Type="http://schemas.openxmlformats.org/officeDocument/2006/relationships/image" Target="media/image291.png"/><Relationship Id="rId727" Type="http://schemas.openxmlformats.org/officeDocument/2006/relationships/image" Target="media/image717.png"/><Relationship Id="rId934" Type="http://schemas.openxmlformats.org/officeDocument/2006/relationships/image" Target="media/image920.png"/><Relationship Id="rId63" Type="http://schemas.openxmlformats.org/officeDocument/2006/relationships/image" Target="media/image55.png"/><Relationship Id="rId159" Type="http://schemas.openxmlformats.org/officeDocument/2006/relationships/image" Target="media/image151.png"/><Relationship Id="rId366" Type="http://schemas.openxmlformats.org/officeDocument/2006/relationships/image" Target="media/image357.png"/><Relationship Id="rId573" Type="http://schemas.openxmlformats.org/officeDocument/2006/relationships/image" Target="media/image563.png"/><Relationship Id="rId780" Type="http://schemas.openxmlformats.org/officeDocument/2006/relationships/image" Target="media/image770.png"/><Relationship Id="rId226" Type="http://schemas.openxmlformats.org/officeDocument/2006/relationships/image" Target="media/image218.png"/><Relationship Id="rId433" Type="http://schemas.openxmlformats.org/officeDocument/2006/relationships/image" Target="media/image424.png"/><Relationship Id="rId878" Type="http://schemas.openxmlformats.org/officeDocument/2006/relationships/image" Target="media/image868.png"/><Relationship Id="rId640" Type="http://schemas.openxmlformats.org/officeDocument/2006/relationships/image" Target="media/image630.png"/><Relationship Id="rId738" Type="http://schemas.openxmlformats.org/officeDocument/2006/relationships/image" Target="media/image728.png"/><Relationship Id="rId945" Type="http://schemas.openxmlformats.org/officeDocument/2006/relationships/image" Target="media/image931.png"/><Relationship Id="rId74" Type="http://schemas.openxmlformats.org/officeDocument/2006/relationships/image" Target="media/image66.png"/><Relationship Id="rId377" Type="http://schemas.openxmlformats.org/officeDocument/2006/relationships/image" Target="media/image368.png"/><Relationship Id="rId500" Type="http://schemas.openxmlformats.org/officeDocument/2006/relationships/image" Target="media/image491.png"/><Relationship Id="rId584" Type="http://schemas.openxmlformats.org/officeDocument/2006/relationships/image" Target="media/image574.png"/><Relationship Id="rId805" Type="http://schemas.openxmlformats.org/officeDocument/2006/relationships/image" Target="media/image795.png"/><Relationship Id="rId5" Type="http://schemas.openxmlformats.org/officeDocument/2006/relationships/webSettings" Target="webSettings.xml"/><Relationship Id="rId237" Type="http://schemas.openxmlformats.org/officeDocument/2006/relationships/image" Target="media/image229.png"/><Relationship Id="rId791" Type="http://schemas.openxmlformats.org/officeDocument/2006/relationships/image" Target="media/image781.png"/><Relationship Id="rId889" Type="http://schemas.openxmlformats.org/officeDocument/2006/relationships/image" Target="media/image879.png"/><Relationship Id="rId444" Type="http://schemas.openxmlformats.org/officeDocument/2006/relationships/image" Target="media/image435.png"/><Relationship Id="rId651" Type="http://schemas.openxmlformats.org/officeDocument/2006/relationships/image" Target="media/image641.png"/><Relationship Id="rId749" Type="http://schemas.openxmlformats.org/officeDocument/2006/relationships/image" Target="media/image739.png"/><Relationship Id="rId290" Type="http://schemas.openxmlformats.org/officeDocument/2006/relationships/image" Target="media/image282.png"/><Relationship Id="rId304" Type="http://schemas.openxmlformats.org/officeDocument/2006/relationships/image" Target="media/image296.png"/><Relationship Id="rId388" Type="http://schemas.openxmlformats.org/officeDocument/2006/relationships/image" Target="media/image379.png"/><Relationship Id="rId511" Type="http://schemas.openxmlformats.org/officeDocument/2006/relationships/image" Target="media/image502.png"/><Relationship Id="rId609" Type="http://schemas.openxmlformats.org/officeDocument/2006/relationships/image" Target="media/image599.png"/><Relationship Id="rId956" Type="http://schemas.openxmlformats.org/officeDocument/2006/relationships/image" Target="media/image942.png"/><Relationship Id="rId85" Type="http://schemas.openxmlformats.org/officeDocument/2006/relationships/image" Target="media/image77.png"/><Relationship Id="rId150" Type="http://schemas.openxmlformats.org/officeDocument/2006/relationships/image" Target="media/image142.png"/><Relationship Id="rId595" Type="http://schemas.openxmlformats.org/officeDocument/2006/relationships/image" Target="media/image585.png"/><Relationship Id="rId816" Type="http://schemas.openxmlformats.org/officeDocument/2006/relationships/image" Target="media/image806.png"/><Relationship Id="rId1001" Type="http://schemas.openxmlformats.org/officeDocument/2006/relationships/image" Target="media/image987.png"/><Relationship Id="rId248" Type="http://schemas.openxmlformats.org/officeDocument/2006/relationships/image" Target="media/image240.png"/><Relationship Id="rId455" Type="http://schemas.openxmlformats.org/officeDocument/2006/relationships/image" Target="media/image446.png"/><Relationship Id="rId662" Type="http://schemas.openxmlformats.org/officeDocument/2006/relationships/image" Target="media/image652.png"/><Relationship Id="rId12" Type="http://schemas.openxmlformats.org/officeDocument/2006/relationships/image" Target="media/image4.png"/><Relationship Id="rId108" Type="http://schemas.openxmlformats.org/officeDocument/2006/relationships/image" Target="media/image100.png"/><Relationship Id="rId315" Type="http://schemas.openxmlformats.org/officeDocument/2006/relationships/image" Target="media/image307.png"/><Relationship Id="rId522" Type="http://schemas.openxmlformats.org/officeDocument/2006/relationships/image" Target="media/image513.png"/><Relationship Id="rId967" Type="http://schemas.openxmlformats.org/officeDocument/2006/relationships/image" Target="media/image953.png"/><Relationship Id="rId96" Type="http://schemas.openxmlformats.org/officeDocument/2006/relationships/image" Target="media/image88.png"/><Relationship Id="rId161" Type="http://schemas.openxmlformats.org/officeDocument/2006/relationships/image" Target="media/image153.png"/><Relationship Id="rId399" Type="http://schemas.openxmlformats.org/officeDocument/2006/relationships/image" Target="media/image390.png"/><Relationship Id="rId827" Type="http://schemas.openxmlformats.org/officeDocument/2006/relationships/image" Target="media/image817.png"/><Relationship Id="rId1012" Type="http://schemas.openxmlformats.org/officeDocument/2006/relationships/fontTable" Target="fontTable.xml"/><Relationship Id="rId259" Type="http://schemas.openxmlformats.org/officeDocument/2006/relationships/image" Target="media/image251.png"/><Relationship Id="rId466" Type="http://schemas.openxmlformats.org/officeDocument/2006/relationships/image" Target="media/image457.png"/><Relationship Id="rId673" Type="http://schemas.openxmlformats.org/officeDocument/2006/relationships/image" Target="media/image663.png"/><Relationship Id="rId880" Type="http://schemas.openxmlformats.org/officeDocument/2006/relationships/image" Target="media/image870.png"/><Relationship Id="rId23" Type="http://schemas.openxmlformats.org/officeDocument/2006/relationships/image" Target="media/image15.png"/><Relationship Id="rId119" Type="http://schemas.openxmlformats.org/officeDocument/2006/relationships/image" Target="media/image111.png"/><Relationship Id="rId326" Type="http://schemas.openxmlformats.org/officeDocument/2006/relationships/image" Target="media/image318.png"/><Relationship Id="rId533" Type="http://schemas.openxmlformats.org/officeDocument/2006/relationships/image" Target="media/image523.png"/><Relationship Id="rId978" Type="http://schemas.openxmlformats.org/officeDocument/2006/relationships/image" Target="media/image964.png"/><Relationship Id="rId740" Type="http://schemas.openxmlformats.org/officeDocument/2006/relationships/image" Target="media/image730.png"/><Relationship Id="rId838" Type="http://schemas.openxmlformats.org/officeDocument/2006/relationships/image" Target="media/image828.png"/><Relationship Id="rId172" Type="http://schemas.openxmlformats.org/officeDocument/2006/relationships/image" Target="media/image164.png"/><Relationship Id="rId477" Type="http://schemas.openxmlformats.org/officeDocument/2006/relationships/image" Target="media/image468.png"/><Relationship Id="rId600" Type="http://schemas.openxmlformats.org/officeDocument/2006/relationships/image" Target="media/image590.png"/><Relationship Id="rId684" Type="http://schemas.openxmlformats.org/officeDocument/2006/relationships/image" Target="media/image674.png"/><Relationship Id="rId337" Type="http://schemas.openxmlformats.org/officeDocument/2006/relationships/image" Target="media/image329.png"/><Relationship Id="rId891" Type="http://schemas.openxmlformats.org/officeDocument/2006/relationships/image" Target="media/image881.png"/><Relationship Id="rId905" Type="http://schemas.openxmlformats.org/officeDocument/2006/relationships/image" Target="media/image895.png"/><Relationship Id="rId989" Type="http://schemas.openxmlformats.org/officeDocument/2006/relationships/image" Target="media/image975.png"/><Relationship Id="rId34" Type="http://schemas.openxmlformats.org/officeDocument/2006/relationships/image" Target="media/image26.png"/><Relationship Id="rId544" Type="http://schemas.openxmlformats.org/officeDocument/2006/relationships/image" Target="media/image534.png"/><Relationship Id="rId751" Type="http://schemas.openxmlformats.org/officeDocument/2006/relationships/image" Target="media/image741.png"/><Relationship Id="rId849" Type="http://schemas.openxmlformats.org/officeDocument/2006/relationships/image" Target="media/image839.png"/><Relationship Id="rId183" Type="http://schemas.openxmlformats.org/officeDocument/2006/relationships/image" Target="media/image175.png"/><Relationship Id="rId390" Type="http://schemas.openxmlformats.org/officeDocument/2006/relationships/image" Target="media/image381.png"/><Relationship Id="rId404" Type="http://schemas.openxmlformats.org/officeDocument/2006/relationships/image" Target="media/image395.png"/><Relationship Id="rId611" Type="http://schemas.openxmlformats.org/officeDocument/2006/relationships/image" Target="media/image601.png"/><Relationship Id="rId250" Type="http://schemas.openxmlformats.org/officeDocument/2006/relationships/image" Target="media/image242.png"/><Relationship Id="rId488" Type="http://schemas.openxmlformats.org/officeDocument/2006/relationships/image" Target="media/image479.png"/><Relationship Id="rId695" Type="http://schemas.openxmlformats.org/officeDocument/2006/relationships/image" Target="media/image685.png"/><Relationship Id="rId709" Type="http://schemas.openxmlformats.org/officeDocument/2006/relationships/image" Target="media/image699.png"/><Relationship Id="rId916" Type="http://schemas.openxmlformats.org/officeDocument/2006/relationships/image" Target="media/image905.png"/><Relationship Id="rId45" Type="http://schemas.openxmlformats.org/officeDocument/2006/relationships/image" Target="media/image37.png"/><Relationship Id="rId110" Type="http://schemas.openxmlformats.org/officeDocument/2006/relationships/image" Target="media/image102.png"/><Relationship Id="rId348" Type="http://schemas.openxmlformats.org/officeDocument/2006/relationships/image" Target="media/image339.png"/><Relationship Id="rId555" Type="http://schemas.openxmlformats.org/officeDocument/2006/relationships/image" Target="media/image545.png"/><Relationship Id="rId762" Type="http://schemas.openxmlformats.org/officeDocument/2006/relationships/image" Target="media/image752.png"/><Relationship Id="rId194" Type="http://schemas.openxmlformats.org/officeDocument/2006/relationships/image" Target="media/image186.png"/><Relationship Id="rId208" Type="http://schemas.openxmlformats.org/officeDocument/2006/relationships/image" Target="media/image200.png"/><Relationship Id="rId415" Type="http://schemas.openxmlformats.org/officeDocument/2006/relationships/image" Target="media/image406.png"/><Relationship Id="rId622" Type="http://schemas.openxmlformats.org/officeDocument/2006/relationships/image" Target="media/image612.png"/><Relationship Id="rId261" Type="http://schemas.openxmlformats.org/officeDocument/2006/relationships/image" Target="media/image253.png"/><Relationship Id="rId499" Type="http://schemas.openxmlformats.org/officeDocument/2006/relationships/image" Target="media/image490.png"/><Relationship Id="rId927" Type="http://schemas.openxmlformats.org/officeDocument/2006/relationships/image" Target="media/image913.png"/><Relationship Id="rId56" Type="http://schemas.openxmlformats.org/officeDocument/2006/relationships/image" Target="media/image48.png"/><Relationship Id="rId359" Type="http://schemas.openxmlformats.org/officeDocument/2006/relationships/image" Target="media/image350.png"/><Relationship Id="rId566" Type="http://schemas.openxmlformats.org/officeDocument/2006/relationships/image" Target="media/image556.png"/><Relationship Id="rId773" Type="http://schemas.openxmlformats.org/officeDocument/2006/relationships/image" Target="media/image763.png"/><Relationship Id="rId121" Type="http://schemas.openxmlformats.org/officeDocument/2006/relationships/image" Target="media/image113.png"/><Relationship Id="rId219" Type="http://schemas.openxmlformats.org/officeDocument/2006/relationships/image" Target="media/image211.png"/><Relationship Id="rId426" Type="http://schemas.openxmlformats.org/officeDocument/2006/relationships/image" Target="media/image417.png"/><Relationship Id="rId633" Type="http://schemas.openxmlformats.org/officeDocument/2006/relationships/image" Target="media/image623.png"/><Relationship Id="rId980" Type="http://schemas.openxmlformats.org/officeDocument/2006/relationships/image" Target="media/image966.png"/><Relationship Id="rId840" Type="http://schemas.openxmlformats.org/officeDocument/2006/relationships/image" Target="media/image830.png"/><Relationship Id="rId938" Type="http://schemas.openxmlformats.org/officeDocument/2006/relationships/image" Target="media/image924.png"/><Relationship Id="rId67" Type="http://schemas.openxmlformats.org/officeDocument/2006/relationships/image" Target="media/image59.png"/><Relationship Id="rId272" Type="http://schemas.openxmlformats.org/officeDocument/2006/relationships/image" Target="media/image264.png"/><Relationship Id="rId577" Type="http://schemas.openxmlformats.org/officeDocument/2006/relationships/image" Target="media/image567.png"/><Relationship Id="rId700" Type="http://schemas.openxmlformats.org/officeDocument/2006/relationships/image" Target="media/image690.png"/><Relationship Id="rId132" Type="http://schemas.openxmlformats.org/officeDocument/2006/relationships/image" Target="media/image124.png"/><Relationship Id="rId784" Type="http://schemas.openxmlformats.org/officeDocument/2006/relationships/image" Target="media/image774.png"/><Relationship Id="rId991" Type="http://schemas.openxmlformats.org/officeDocument/2006/relationships/image" Target="media/image977.png"/><Relationship Id="rId437" Type="http://schemas.openxmlformats.org/officeDocument/2006/relationships/image" Target="media/image428.png"/><Relationship Id="rId644" Type="http://schemas.openxmlformats.org/officeDocument/2006/relationships/image" Target="media/image634.png"/><Relationship Id="rId851" Type="http://schemas.openxmlformats.org/officeDocument/2006/relationships/image" Target="media/image841.png"/><Relationship Id="rId283" Type="http://schemas.openxmlformats.org/officeDocument/2006/relationships/image" Target="media/image275.png"/><Relationship Id="rId490" Type="http://schemas.openxmlformats.org/officeDocument/2006/relationships/image" Target="media/image481.png"/><Relationship Id="rId504" Type="http://schemas.openxmlformats.org/officeDocument/2006/relationships/image" Target="media/image495.png"/><Relationship Id="rId711" Type="http://schemas.openxmlformats.org/officeDocument/2006/relationships/image" Target="media/image701.png"/><Relationship Id="rId949" Type="http://schemas.openxmlformats.org/officeDocument/2006/relationships/image" Target="media/image935.png"/><Relationship Id="rId78" Type="http://schemas.openxmlformats.org/officeDocument/2006/relationships/image" Target="media/image70.png"/><Relationship Id="rId143" Type="http://schemas.openxmlformats.org/officeDocument/2006/relationships/image" Target="media/image135.png"/><Relationship Id="rId350" Type="http://schemas.openxmlformats.org/officeDocument/2006/relationships/image" Target="media/image341.png"/><Relationship Id="rId588" Type="http://schemas.openxmlformats.org/officeDocument/2006/relationships/image" Target="media/image578.png"/><Relationship Id="rId795" Type="http://schemas.openxmlformats.org/officeDocument/2006/relationships/image" Target="media/image785.png"/><Relationship Id="rId809" Type="http://schemas.openxmlformats.org/officeDocument/2006/relationships/image" Target="media/image799.png"/><Relationship Id="rId9" Type="http://schemas.openxmlformats.org/officeDocument/2006/relationships/image" Target="media/image2.png"/><Relationship Id="rId210" Type="http://schemas.openxmlformats.org/officeDocument/2006/relationships/image" Target="media/image202.png"/><Relationship Id="rId448" Type="http://schemas.openxmlformats.org/officeDocument/2006/relationships/image" Target="media/image439.png"/><Relationship Id="rId655" Type="http://schemas.openxmlformats.org/officeDocument/2006/relationships/image" Target="media/image645.png"/><Relationship Id="rId862" Type="http://schemas.openxmlformats.org/officeDocument/2006/relationships/image" Target="media/image852.png"/><Relationship Id="rId294" Type="http://schemas.openxmlformats.org/officeDocument/2006/relationships/image" Target="media/image286.png"/><Relationship Id="rId308" Type="http://schemas.openxmlformats.org/officeDocument/2006/relationships/image" Target="media/image300.png"/><Relationship Id="rId515" Type="http://schemas.openxmlformats.org/officeDocument/2006/relationships/image" Target="media/image506.png"/><Relationship Id="rId722" Type="http://schemas.openxmlformats.org/officeDocument/2006/relationships/image" Target="media/image712.png"/><Relationship Id="rId89" Type="http://schemas.openxmlformats.org/officeDocument/2006/relationships/image" Target="media/image81.png"/><Relationship Id="rId154" Type="http://schemas.openxmlformats.org/officeDocument/2006/relationships/image" Target="media/image146.png"/><Relationship Id="rId361" Type="http://schemas.openxmlformats.org/officeDocument/2006/relationships/image" Target="media/image352.png"/><Relationship Id="rId599" Type="http://schemas.openxmlformats.org/officeDocument/2006/relationships/image" Target="media/image589.png"/><Relationship Id="rId1005" Type="http://schemas.openxmlformats.org/officeDocument/2006/relationships/image" Target="media/image991.png"/><Relationship Id="rId459" Type="http://schemas.openxmlformats.org/officeDocument/2006/relationships/image" Target="media/image450.png"/><Relationship Id="rId666" Type="http://schemas.openxmlformats.org/officeDocument/2006/relationships/image" Target="media/image656.png"/><Relationship Id="rId873" Type="http://schemas.openxmlformats.org/officeDocument/2006/relationships/image" Target="media/image863.png"/><Relationship Id="rId16" Type="http://schemas.openxmlformats.org/officeDocument/2006/relationships/image" Target="media/image8.png"/><Relationship Id="rId221" Type="http://schemas.openxmlformats.org/officeDocument/2006/relationships/image" Target="media/image213.png"/><Relationship Id="rId319" Type="http://schemas.openxmlformats.org/officeDocument/2006/relationships/image" Target="media/image311.png"/><Relationship Id="rId526" Type="http://schemas.openxmlformats.org/officeDocument/2006/relationships/image" Target="media/image517.png"/><Relationship Id="rId733" Type="http://schemas.openxmlformats.org/officeDocument/2006/relationships/image" Target="media/image723.png"/><Relationship Id="rId940" Type="http://schemas.openxmlformats.org/officeDocument/2006/relationships/image" Target="media/image926.png"/><Relationship Id="rId165" Type="http://schemas.openxmlformats.org/officeDocument/2006/relationships/image" Target="media/image157.png"/><Relationship Id="rId372" Type="http://schemas.openxmlformats.org/officeDocument/2006/relationships/image" Target="media/image363.png"/><Relationship Id="rId677" Type="http://schemas.openxmlformats.org/officeDocument/2006/relationships/image" Target="media/image667.png"/><Relationship Id="rId800" Type="http://schemas.openxmlformats.org/officeDocument/2006/relationships/image" Target="media/image790.png"/><Relationship Id="rId232" Type="http://schemas.openxmlformats.org/officeDocument/2006/relationships/image" Target="media/image224.png"/><Relationship Id="rId884" Type="http://schemas.openxmlformats.org/officeDocument/2006/relationships/image" Target="media/image874.png"/><Relationship Id="rId27" Type="http://schemas.openxmlformats.org/officeDocument/2006/relationships/image" Target="media/image19.png"/><Relationship Id="rId537" Type="http://schemas.openxmlformats.org/officeDocument/2006/relationships/image" Target="media/image527.png"/><Relationship Id="rId744" Type="http://schemas.openxmlformats.org/officeDocument/2006/relationships/image" Target="media/image734.png"/><Relationship Id="rId951" Type="http://schemas.openxmlformats.org/officeDocument/2006/relationships/image" Target="media/image937.png"/><Relationship Id="rId80" Type="http://schemas.openxmlformats.org/officeDocument/2006/relationships/image" Target="media/image72.png"/><Relationship Id="rId176" Type="http://schemas.openxmlformats.org/officeDocument/2006/relationships/image" Target="media/image168.png"/><Relationship Id="rId383" Type="http://schemas.openxmlformats.org/officeDocument/2006/relationships/image" Target="media/image374.png"/><Relationship Id="rId590" Type="http://schemas.openxmlformats.org/officeDocument/2006/relationships/image" Target="media/image580.png"/><Relationship Id="rId604" Type="http://schemas.openxmlformats.org/officeDocument/2006/relationships/image" Target="media/image594.png"/><Relationship Id="rId811" Type="http://schemas.openxmlformats.org/officeDocument/2006/relationships/image" Target="media/image801.png"/><Relationship Id="rId243" Type="http://schemas.openxmlformats.org/officeDocument/2006/relationships/image" Target="media/image235.png"/><Relationship Id="rId450" Type="http://schemas.openxmlformats.org/officeDocument/2006/relationships/image" Target="media/image441.png"/><Relationship Id="rId688" Type="http://schemas.openxmlformats.org/officeDocument/2006/relationships/image" Target="media/image678.png"/><Relationship Id="rId895" Type="http://schemas.openxmlformats.org/officeDocument/2006/relationships/image" Target="media/image885.png"/><Relationship Id="rId909" Type="http://schemas.openxmlformats.org/officeDocument/2006/relationships/image" Target="media/image899.png"/><Relationship Id="rId38" Type="http://schemas.openxmlformats.org/officeDocument/2006/relationships/image" Target="media/image30.png"/><Relationship Id="rId103" Type="http://schemas.openxmlformats.org/officeDocument/2006/relationships/image" Target="media/image95.png"/><Relationship Id="rId310" Type="http://schemas.openxmlformats.org/officeDocument/2006/relationships/image" Target="media/image302.png"/><Relationship Id="rId548" Type="http://schemas.openxmlformats.org/officeDocument/2006/relationships/image" Target="media/image538.png"/><Relationship Id="rId755" Type="http://schemas.openxmlformats.org/officeDocument/2006/relationships/image" Target="media/image745.png"/><Relationship Id="rId962" Type="http://schemas.openxmlformats.org/officeDocument/2006/relationships/image" Target="media/image948.png"/><Relationship Id="rId91" Type="http://schemas.openxmlformats.org/officeDocument/2006/relationships/image" Target="media/image83.png"/><Relationship Id="rId187" Type="http://schemas.openxmlformats.org/officeDocument/2006/relationships/image" Target="media/image179.png"/><Relationship Id="rId394" Type="http://schemas.openxmlformats.org/officeDocument/2006/relationships/image" Target="media/image385.png"/><Relationship Id="rId408" Type="http://schemas.openxmlformats.org/officeDocument/2006/relationships/image" Target="media/image399.png"/><Relationship Id="rId615" Type="http://schemas.openxmlformats.org/officeDocument/2006/relationships/image" Target="media/image605.png"/><Relationship Id="rId822" Type="http://schemas.openxmlformats.org/officeDocument/2006/relationships/image" Target="media/image812.png"/><Relationship Id="rId254" Type="http://schemas.openxmlformats.org/officeDocument/2006/relationships/image" Target="media/image246.png"/><Relationship Id="rId699" Type="http://schemas.openxmlformats.org/officeDocument/2006/relationships/image" Target="media/image689.png"/><Relationship Id="rId49" Type="http://schemas.openxmlformats.org/officeDocument/2006/relationships/image" Target="media/image41.png"/><Relationship Id="rId114" Type="http://schemas.openxmlformats.org/officeDocument/2006/relationships/image" Target="media/image106.png"/><Relationship Id="rId461" Type="http://schemas.openxmlformats.org/officeDocument/2006/relationships/image" Target="media/image452.png"/><Relationship Id="rId559" Type="http://schemas.openxmlformats.org/officeDocument/2006/relationships/image" Target="media/image549.png"/><Relationship Id="rId766" Type="http://schemas.openxmlformats.org/officeDocument/2006/relationships/image" Target="media/image756.png"/><Relationship Id="rId198" Type="http://schemas.openxmlformats.org/officeDocument/2006/relationships/image" Target="media/image190.png"/><Relationship Id="rId321" Type="http://schemas.openxmlformats.org/officeDocument/2006/relationships/image" Target="media/image313.png"/><Relationship Id="rId419" Type="http://schemas.openxmlformats.org/officeDocument/2006/relationships/image" Target="media/image410.png"/><Relationship Id="rId626" Type="http://schemas.openxmlformats.org/officeDocument/2006/relationships/image" Target="media/image616.png"/><Relationship Id="rId973" Type="http://schemas.openxmlformats.org/officeDocument/2006/relationships/image" Target="media/image959.png"/><Relationship Id="rId833" Type="http://schemas.openxmlformats.org/officeDocument/2006/relationships/image" Target="media/image823.png"/><Relationship Id="rId265" Type="http://schemas.openxmlformats.org/officeDocument/2006/relationships/image" Target="media/image257.png"/><Relationship Id="rId472" Type="http://schemas.openxmlformats.org/officeDocument/2006/relationships/image" Target="media/image463.png"/><Relationship Id="rId900" Type="http://schemas.openxmlformats.org/officeDocument/2006/relationships/image" Target="media/image890.png"/><Relationship Id="rId125" Type="http://schemas.openxmlformats.org/officeDocument/2006/relationships/image" Target="media/image117.png"/><Relationship Id="rId332" Type="http://schemas.openxmlformats.org/officeDocument/2006/relationships/image" Target="media/image324.png"/><Relationship Id="rId777" Type="http://schemas.openxmlformats.org/officeDocument/2006/relationships/image" Target="media/image767.png"/><Relationship Id="rId984" Type="http://schemas.openxmlformats.org/officeDocument/2006/relationships/image" Target="media/image970.png"/><Relationship Id="rId637" Type="http://schemas.openxmlformats.org/officeDocument/2006/relationships/image" Target="media/image627.png"/><Relationship Id="rId844" Type="http://schemas.openxmlformats.org/officeDocument/2006/relationships/image" Target="media/image834.png"/><Relationship Id="rId276" Type="http://schemas.openxmlformats.org/officeDocument/2006/relationships/image" Target="media/image268.png"/><Relationship Id="rId483" Type="http://schemas.openxmlformats.org/officeDocument/2006/relationships/image" Target="media/image474.png"/><Relationship Id="rId690" Type="http://schemas.openxmlformats.org/officeDocument/2006/relationships/image" Target="media/image680.png"/><Relationship Id="rId704" Type="http://schemas.openxmlformats.org/officeDocument/2006/relationships/image" Target="media/image694.png"/><Relationship Id="rId911" Type="http://schemas.openxmlformats.org/officeDocument/2006/relationships/hyperlink" Target="http://127.0.0.1:7860" TargetMode="External"/><Relationship Id="rId40" Type="http://schemas.openxmlformats.org/officeDocument/2006/relationships/image" Target="media/image32.png"/><Relationship Id="rId136" Type="http://schemas.openxmlformats.org/officeDocument/2006/relationships/image" Target="media/image128.png"/><Relationship Id="rId343" Type="http://schemas.openxmlformats.org/officeDocument/2006/relationships/image" Target="media/image335.png"/><Relationship Id="rId550" Type="http://schemas.openxmlformats.org/officeDocument/2006/relationships/image" Target="media/image540.png"/><Relationship Id="rId788" Type="http://schemas.openxmlformats.org/officeDocument/2006/relationships/image" Target="media/image778.png"/><Relationship Id="rId995" Type="http://schemas.openxmlformats.org/officeDocument/2006/relationships/image" Target="media/image981.png"/><Relationship Id="rId203" Type="http://schemas.openxmlformats.org/officeDocument/2006/relationships/image" Target="media/image195.png"/><Relationship Id="rId648" Type="http://schemas.openxmlformats.org/officeDocument/2006/relationships/image" Target="media/image638.png"/><Relationship Id="rId855" Type="http://schemas.openxmlformats.org/officeDocument/2006/relationships/image" Target="media/image845.png"/><Relationship Id="rId287" Type="http://schemas.openxmlformats.org/officeDocument/2006/relationships/image" Target="media/image279.png"/><Relationship Id="rId410" Type="http://schemas.openxmlformats.org/officeDocument/2006/relationships/image" Target="media/image401.png"/><Relationship Id="rId494" Type="http://schemas.openxmlformats.org/officeDocument/2006/relationships/image" Target="media/image485.png"/><Relationship Id="rId508" Type="http://schemas.openxmlformats.org/officeDocument/2006/relationships/image" Target="media/image499.png"/><Relationship Id="rId715" Type="http://schemas.openxmlformats.org/officeDocument/2006/relationships/image" Target="media/image705.png"/><Relationship Id="rId922" Type="http://schemas.openxmlformats.org/officeDocument/2006/relationships/hyperlink" Target="https://huggingface.co/stable-diffusion-v1-5/stable-diffusion-v1-5/tree/main/vae" TargetMode="External"/><Relationship Id="rId147" Type="http://schemas.openxmlformats.org/officeDocument/2006/relationships/image" Target="media/image139.png"/><Relationship Id="rId354" Type="http://schemas.openxmlformats.org/officeDocument/2006/relationships/image" Target="media/image345.png"/><Relationship Id="rId799" Type="http://schemas.openxmlformats.org/officeDocument/2006/relationships/image" Target="media/image789.png"/><Relationship Id="rId51" Type="http://schemas.openxmlformats.org/officeDocument/2006/relationships/image" Target="media/image43.png"/><Relationship Id="rId561" Type="http://schemas.openxmlformats.org/officeDocument/2006/relationships/image" Target="media/image551.png"/><Relationship Id="rId659" Type="http://schemas.openxmlformats.org/officeDocument/2006/relationships/image" Target="media/image649.png"/><Relationship Id="rId866" Type="http://schemas.openxmlformats.org/officeDocument/2006/relationships/image" Target="media/image856.png"/><Relationship Id="rId214" Type="http://schemas.openxmlformats.org/officeDocument/2006/relationships/image" Target="media/image206.png"/><Relationship Id="rId298" Type="http://schemas.openxmlformats.org/officeDocument/2006/relationships/image" Target="media/image290.png"/><Relationship Id="rId421" Type="http://schemas.openxmlformats.org/officeDocument/2006/relationships/image" Target="media/image412.png"/><Relationship Id="rId519" Type="http://schemas.openxmlformats.org/officeDocument/2006/relationships/image" Target="media/image510.png"/><Relationship Id="rId158" Type="http://schemas.openxmlformats.org/officeDocument/2006/relationships/image" Target="media/image150.png"/><Relationship Id="rId726" Type="http://schemas.openxmlformats.org/officeDocument/2006/relationships/image" Target="media/image716.png"/><Relationship Id="rId933" Type="http://schemas.openxmlformats.org/officeDocument/2006/relationships/image" Target="media/image919.png"/><Relationship Id="rId1009" Type="http://schemas.openxmlformats.org/officeDocument/2006/relationships/image" Target="media/image995.png"/><Relationship Id="rId62" Type="http://schemas.openxmlformats.org/officeDocument/2006/relationships/image" Target="media/image54.png"/><Relationship Id="rId365" Type="http://schemas.openxmlformats.org/officeDocument/2006/relationships/image" Target="media/image356.png"/><Relationship Id="rId572" Type="http://schemas.openxmlformats.org/officeDocument/2006/relationships/image" Target="media/image562.png"/><Relationship Id="rId225" Type="http://schemas.openxmlformats.org/officeDocument/2006/relationships/image" Target="media/image217.png"/><Relationship Id="rId432" Type="http://schemas.openxmlformats.org/officeDocument/2006/relationships/image" Target="media/image423.png"/><Relationship Id="rId877" Type="http://schemas.openxmlformats.org/officeDocument/2006/relationships/image" Target="media/image867.png"/><Relationship Id="rId737" Type="http://schemas.openxmlformats.org/officeDocument/2006/relationships/image" Target="media/image727.png"/><Relationship Id="rId944" Type="http://schemas.openxmlformats.org/officeDocument/2006/relationships/image" Target="media/image930.png"/><Relationship Id="rId73" Type="http://schemas.openxmlformats.org/officeDocument/2006/relationships/image" Target="media/image65.png"/><Relationship Id="rId169" Type="http://schemas.openxmlformats.org/officeDocument/2006/relationships/image" Target="media/image161.png"/><Relationship Id="rId376" Type="http://schemas.openxmlformats.org/officeDocument/2006/relationships/image" Target="media/image367.png"/><Relationship Id="rId583" Type="http://schemas.openxmlformats.org/officeDocument/2006/relationships/image" Target="media/image573.png"/><Relationship Id="rId790" Type="http://schemas.openxmlformats.org/officeDocument/2006/relationships/image" Target="media/image780.png"/><Relationship Id="rId804" Type="http://schemas.openxmlformats.org/officeDocument/2006/relationships/image" Target="media/image794.png"/><Relationship Id="rId4" Type="http://schemas.openxmlformats.org/officeDocument/2006/relationships/settings" Target="settings.xml"/><Relationship Id="rId236" Type="http://schemas.openxmlformats.org/officeDocument/2006/relationships/image" Target="media/image228.png"/><Relationship Id="rId443" Type="http://schemas.openxmlformats.org/officeDocument/2006/relationships/image" Target="media/image434.png"/><Relationship Id="rId650" Type="http://schemas.openxmlformats.org/officeDocument/2006/relationships/image" Target="media/image640.png"/><Relationship Id="rId888" Type="http://schemas.openxmlformats.org/officeDocument/2006/relationships/image" Target="media/image878.png"/><Relationship Id="rId303" Type="http://schemas.openxmlformats.org/officeDocument/2006/relationships/image" Target="media/image295.png"/><Relationship Id="rId748" Type="http://schemas.openxmlformats.org/officeDocument/2006/relationships/image" Target="media/image738.png"/><Relationship Id="rId955" Type="http://schemas.openxmlformats.org/officeDocument/2006/relationships/image" Target="media/image941.png"/><Relationship Id="rId84" Type="http://schemas.openxmlformats.org/officeDocument/2006/relationships/image" Target="media/image76.png"/><Relationship Id="rId387" Type="http://schemas.openxmlformats.org/officeDocument/2006/relationships/image" Target="media/image378.png"/><Relationship Id="rId510" Type="http://schemas.openxmlformats.org/officeDocument/2006/relationships/image" Target="media/image501.png"/><Relationship Id="rId594" Type="http://schemas.openxmlformats.org/officeDocument/2006/relationships/image" Target="media/image584.png"/><Relationship Id="rId608" Type="http://schemas.openxmlformats.org/officeDocument/2006/relationships/image" Target="media/image598.png"/><Relationship Id="rId815" Type="http://schemas.openxmlformats.org/officeDocument/2006/relationships/image" Target="media/image805.png"/><Relationship Id="rId247" Type="http://schemas.openxmlformats.org/officeDocument/2006/relationships/image" Target="media/image239.png"/><Relationship Id="rId899" Type="http://schemas.openxmlformats.org/officeDocument/2006/relationships/image" Target="media/image889.png"/><Relationship Id="rId1000" Type="http://schemas.openxmlformats.org/officeDocument/2006/relationships/image" Target="media/image986.png"/><Relationship Id="rId107" Type="http://schemas.openxmlformats.org/officeDocument/2006/relationships/image" Target="media/image99.png"/><Relationship Id="rId454" Type="http://schemas.openxmlformats.org/officeDocument/2006/relationships/image" Target="media/image445.png"/><Relationship Id="rId661" Type="http://schemas.openxmlformats.org/officeDocument/2006/relationships/image" Target="media/image651.png"/><Relationship Id="rId759" Type="http://schemas.openxmlformats.org/officeDocument/2006/relationships/image" Target="media/image749.png"/><Relationship Id="rId966" Type="http://schemas.openxmlformats.org/officeDocument/2006/relationships/image" Target="media/image952.png"/><Relationship Id="rId11" Type="http://schemas.openxmlformats.org/officeDocument/2006/relationships/hyperlink" Target="https://ollama.com" TargetMode="External"/><Relationship Id="rId314" Type="http://schemas.openxmlformats.org/officeDocument/2006/relationships/image" Target="media/image306.png"/><Relationship Id="rId398" Type="http://schemas.openxmlformats.org/officeDocument/2006/relationships/image" Target="media/image389.png"/><Relationship Id="rId521" Type="http://schemas.openxmlformats.org/officeDocument/2006/relationships/image" Target="media/image512.png"/><Relationship Id="rId619" Type="http://schemas.openxmlformats.org/officeDocument/2006/relationships/image" Target="media/image609.png"/><Relationship Id="rId95" Type="http://schemas.openxmlformats.org/officeDocument/2006/relationships/image" Target="media/image87.png"/><Relationship Id="rId160" Type="http://schemas.openxmlformats.org/officeDocument/2006/relationships/image" Target="media/image152.png"/><Relationship Id="rId826" Type="http://schemas.openxmlformats.org/officeDocument/2006/relationships/image" Target="media/image816.png"/><Relationship Id="rId1011" Type="http://schemas.openxmlformats.org/officeDocument/2006/relationships/image" Target="media/image997.png"/><Relationship Id="rId258" Type="http://schemas.openxmlformats.org/officeDocument/2006/relationships/image" Target="media/image250.png"/><Relationship Id="rId465" Type="http://schemas.openxmlformats.org/officeDocument/2006/relationships/image" Target="media/image456.png"/><Relationship Id="rId672" Type="http://schemas.openxmlformats.org/officeDocument/2006/relationships/image" Target="media/image662.png"/><Relationship Id="rId22" Type="http://schemas.openxmlformats.org/officeDocument/2006/relationships/image" Target="media/image14.png"/><Relationship Id="rId118" Type="http://schemas.openxmlformats.org/officeDocument/2006/relationships/image" Target="media/image110.png"/><Relationship Id="rId325" Type="http://schemas.openxmlformats.org/officeDocument/2006/relationships/image" Target="media/image317.png"/><Relationship Id="rId532" Type="http://schemas.openxmlformats.org/officeDocument/2006/relationships/image" Target="media/image522.png"/><Relationship Id="rId977" Type="http://schemas.openxmlformats.org/officeDocument/2006/relationships/image" Target="media/image963.png"/><Relationship Id="rId171" Type="http://schemas.openxmlformats.org/officeDocument/2006/relationships/image" Target="media/image163.png"/><Relationship Id="rId837" Type="http://schemas.openxmlformats.org/officeDocument/2006/relationships/image" Target="media/image827.png"/><Relationship Id="rId269" Type="http://schemas.openxmlformats.org/officeDocument/2006/relationships/image" Target="media/image261.png"/><Relationship Id="rId476" Type="http://schemas.openxmlformats.org/officeDocument/2006/relationships/image" Target="media/image467.png"/><Relationship Id="rId683" Type="http://schemas.openxmlformats.org/officeDocument/2006/relationships/image" Target="media/image673.png"/><Relationship Id="rId890" Type="http://schemas.openxmlformats.org/officeDocument/2006/relationships/image" Target="media/image880.png"/><Relationship Id="rId904" Type="http://schemas.openxmlformats.org/officeDocument/2006/relationships/image" Target="media/image894.png"/><Relationship Id="rId33" Type="http://schemas.openxmlformats.org/officeDocument/2006/relationships/image" Target="media/image25.png"/><Relationship Id="rId129" Type="http://schemas.openxmlformats.org/officeDocument/2006/relationships/image" Target="media/image121.png"/><Relationship Id="rId336" Type="http://schemas.openxmlformats.org/officeDocument/2006/relationships/image" Target="media/image328.png"/><Relationship Id="rId543" Type="http://schemas.openxmlformats.org/officeDocument/2006/relationships/image" Target="media/image533.png"/><Relationship Id="rId988" Type="http://schemas.openxmlformats.org/officeDocument/2006/relationships/image" Target="media/image974.png"/><Relationship Id="rId182" Type="http://schemas.openxmlformats.org/officeDocument/2006/relationships/image" Target="media/image174.png"/><Relationship Id="rId403" Type="http://schemas.openxmlformats.org/officeDocument/2006/relationships/image" Target="media/image394.png"/><Relationship Id="rId750" Type="http://schemas.openxmlformats.org/officeDocument/2006/relationships/image" Target="media/image740.png"/><Relationship Id="rId848" Type="http://schemas.openxmlformats.org/officeDocument/2006/relationships/image" Target="media/image838.png"/><Relationship Id="rId487" Type="http://schemas.openxmlformats.org/officeDocument/2006/relationships/image" Target="media/image478.png"/><Relationship Id="rId610" Type="http://schemas.openxmlformats.org/officeDocument/2006/relationships/image" Target="media/image600.png"/><Relationship Id="rId694" Type="http://schemas.openxmlformats.org/officeDocument/2006/relationships/image" Target="media/image684.png"/><Relationship Id="rId708" Type="http://schemas.openxmlformats.org/officeDocument/2006/relationships/image" Target="media/image698.png"/><Relationship Id="rId915" Type="http://schemas.openxmlformats.org/officeDocument/2006/relationships/image" Target="media/image904.png"/><Relationship Id="rId347" Type="http://schemas.openxmlformats.org/officeDocument/2006/relationships/image" Target="media/image338.png"/><Relationship Id="rId999" Type="http://schemas.openxmlformats.org/officeDocument/2006/relationships/image" Target="media/image985.png"/><Relationship Id="rId44" Type="http://schemas.openxmlformats.org/officeDocument/2006/relationships/image" Target="media/image36.png"/><Relationship Id="rId554" Type="http://schemas.openxmlformats.org/officeDocument/2006/relationships/image" Target="media/image544.png"/><Relationship Id="rId761" Type="http://schemas.openxmlformats.org/officeDocument/2006/relationships/image" Target="media/image751.png"/><Relationship Id="rId859" Type="http://schemas.openxmlformats.org/officeDocument/2006/relationships/image" Target="media/image849.png"/><Relationship Id="rId193" Type="http://schemas.openxmlformats.org/officeDocument/2006/relationships/image" Target="media/image185.png"/><Relationship Id="rId207" Type="http://schemas.openxmlformats.org/officeDocument/2006/relationships/image" Target="media/image199.png"/><Relationship Id="rId414" Type="http://schemas.openxmlformats.org/officeDocument/2006/relationships/image" Target="media/image405.png"/><Relationship Id="rId498" Type="http://schemas.openxmlformats.org/officeDocument/2006/relationships/image" Target="media/image489.png"/><Relationship Id="rId621" Type="http://schemas.openxmlformats.org/officeDocument/2006/relationships/image" Target="media/image611.png"/><Relationship Id="rId260" Type="http://schemas.openxmlformats.org/officeDocument/2006/relationships/image" Target="media/image252.png"/><Relationship Id="rId719" Type="http://schemas.openxmlformats.org/officeDocument/2006/relationships/image" Target="media/image709.png"/><Relationship Id="rId926" Type="http://schemas.openxmlformats.org/officeDocument/2006/relationships/image" Target="media/image912.png"/><Relationship Id="rId55" Type="http://schemas.openxmlformats.org/officeDocument/2006/relationships/image" Target="media/image47.png"/><Relationship Id="rId120" Type="http://schemas.openxmlformats.org/officeDocument/2006/relationships/image" Target="media/image112.png"/><Relationship Id="rId358" Type="http://schemas.openxmlformats.org/officeDocument/2006/relationships/image" Target="media/image349.png"/><Relationship Id="rId565" Type="http://schemas.openxmlformats.org/officeDocument/2006/relationships/image" Target="media/image555.png"/><Relationship Id="rId772" Type="http://schemas.openxmlformats.org/officeDocument/2006/relationships/image" Target="media/image762.png"/><Relationship Id="rId218" Type="http://schemas.openxmlformats.org/officeDocument/2006/relationships/image" Target="media/image210.png"/><Relationship Id="rId425" Type="http://schemas.openxmlformats.org/officeDocument/2006/relationships/image" Target="media/image416.png"/><Relationship Id="rId632" Type="http://schemas.openxmlformats.org/officeDocument/2006/relationships/image" Target="media/image622.png"/><Relationship Id="rId271" Type="http://schemas.openxmlformats.org/officeDocument/2006/relationships/image" Target="media/image263.png"/><Relationship Id="rId937" Type="http://schemas.openxmlformats.org/officeDocument/2006/relationships/image" Target="media/image923.png"/><Relationship Id="rId66" Type="http://schemas.openxmlformats.org/officeDocument/2006/relationships/image" Target="media/image58.png"/><Relationship Id="rId131" Type="http://schemas.openxmlformats.org/officeDocument/2006/relationships/image" Target="media/image123.png"/><Relationship Id="rId369" Type="http://schemas.openxmlformats.org/officeDocument/2006/relationships/image" Target="media/image360.png"/><Relationship Id="rId576" Type="http://schemas.openxmlformats.org/officeDocument/2006/relationships/image" Target="media/image566.png"/><Relationship Id="rId783" Type="http://schemas.openxmlformats.org/officeDocument/2006/relationships/image" Target="media/image773.png"/><Relationship Id="rId990" Type="http://schemas.openxmlformats.org/officeDocument/2006/relationships/image" Target="media/image976.png"/><Relationship Id="rId229" Type="http://schemas.openxmlformats.org/officeDocument/2006/relationships/image" Target="media/image221.png"/><Relationship Id="rId436" Type="http://schemas.openxmlformats.org/officeDocument/2006/relationships/image" Target="media/image427.png"/><Relationship Id="rId643" Type="http://schemas.openxmlformats.org/officeDocument/2006/relationships/image" Target="media/image633.png"/><Relationship Id="rId850" Type="http://schemas.openxmlformats.org/officeDocument/2006/relationships/image" Target="media/image840.png"/><Relationship Id="rId948" Type="http://schemas.openxmlformats.org/officeDocument/2006/relationships/image" Target="media/image934.png"/><Relationship Id="rId77" Type="http://schemas.openxmlformats.org/officeDocument/2006/relationships/image" Target="media/image69.png"/><Relationship Id="rId282" Type="http://schemas.openxmlformats.org/officeDocument/2006/relationships/image" Target="media/image274.png"/><Relationship Id="rId503" Type="http://schemas.openxmlformats.org/officeDocument/2006/relationships/image" Target="media/image494.png"/><Relationship Id="rId587" Type="http://schemas.openxmlformats.org/officeDocument/2006/relationships/image" Target="media/image577.png"/><Relationship Id="rId710" Type="http://schemas.openxmlformats.org/officeDocument/2006/relationships/image" Target="media/image700.png"/><Relationship Id="rId808" Type="http://schemas.openxmlformats.org/officeDocument/2006/relationships/image" Target="media/image798.png"/><Relationship Id="rId8" Type="http://schemas.openxmlformats.org/officeDocument/2006/relationships/image" Target="media/image1.jpeg"/><Relationship Id="rId142" Type="http://schemas.openxmlformats.org/officeDocument/2006/relationships/image" Target="media/image134.png"/><Relationship Id="rId447" Type="http://schemas.openxmlformats.org/officeDocument/2006/relationships/image" Target="media/image438.png"/><Relationship Id="rId794" Type="http://schemas.openxmlformats.org/officeDocument/2006/relationships/image" Target="media/image784.png"/><Relationship Id="rId654" Type="http://schemas.openxmlformats.org/officeDocument/2006/relationships/image" Target="media/image644.png"/><Relationship Id="rId861" Type="http://schemas.openxmlformats.org/officeDocument/2006/relationships/image" Target="media/image851.png"/><Relationship Id="rId959" Type="http://schemas.openxmlformats.org/officeDocument/2006/relationships/image" Target="media/image945.png"/><Relationship Id="rId293" Type="http://schemas.openxmlformats.org/officeDocument/2006/relationships/image" Target="media/image285.png"/><Relationship Id="rId307" Type="http://schemas.openxmlformats.org/officeDocument/2006/relationships/image" Target="media/image299.png"/><Relationship Id="rId514" Type="http://schemas.openxmlformats.org/officeDocument/2006/relationships/image" Target="media/image505.png"/><Relationship Id="rId721" Type="http://schemas.openxmlformats.org/officeDocument/2006/relationships/image" Target="media/image711.png"/><Relationship Id="rId88" Type="http://schemas.openxmlformats.org/officeDocument/2006/relationships/image" Target="media/image80.png"/><Relationship Id="rId153" Type="http://schemas.openxmlformats.org/officeDocument/2006/relationships/image" Target="media/image145.png"/><Relationship Id="rId360" Type="http://schemas.openxmlformats.org/officeDocument/2006/relationships/image" Target="media/image351.png"/><Relationship Id="rId598" Type="http://schemas.openxmlformats.org/officeDocument/2006/relationships/image" Target="media/image588.png"/><Relationship Id="rId819" Type="http://schemas.openxmlformats.org/officeDocument/2006/relationships/image" Target="media/image809.png"/><Relationship Id="rId1004" Type="http://schemas.openxmlformats.org/officeDocument/2006/relationships/image" Target="media/image990.png"/><Relationship Id="rId220" Type="http://schemas.openxmlformats.org/officeDocument/2006/relationships/image" Target="media/image212.png"/><Relationship Id="rId458" Type="http://schemas.openxmlformats.org/officeDocument/2006/relationships/image" Target="media/image449.png"/><Relationship Id="rId665" Type="http://schemas.openxmlformats.org/officeDocument/2006/relationships/image" Target="media/image655.png"/><Relationship Id="rId872" Type="http://schemas.openxmlformats.org/officeDocument/2006/relationships/image" Target="media/image862.png"/><Relationship Id="rId15" Type="http://schemas.openxmlformats.org/officeDocument/2006/relationships/image" Target="media/image7.png"/><Relationship Id="rId318" Type="http://schemas.openxmlformats.org/officeDocument/2006/relationships/image" Target="media/image310.png"/><Relationship Id="rId525" Type="http://schemas.openxmlformats.org/officeDocument/2006/relationships/image" Target="media/image516.png"/><Relationship Id="rId732" Type="http://schemas.openxmlformats.org/officeDocument/2006/relationships/image" Target="media/image722.png"/><Relationship Id="rId99" Type="http://schemas.openxmlformats.org/officeDocument/2006/relationships/image" Target="media/image91.png"/><Relationship Id="rId164" Type="http://schemas.openxmlformats.org/officeDocument/2006/relationships/image" Target="media/image156.png"/><Relationship Id="rId371" Type="http://schemas.openxmlformats.org/officeDocument/2006/relationships/image" Target="media/image362.png"/><Relationship Id="rId469" Type="http://schemas.openxmlformats.org/officeDocument/2006/relationships/image" Target="media/image460.png"/><Relationship Id="rId676" Type="http://schemas.openxmlformats.org/officeDocument/2006/relationships/image" Target="media/image666.png"/><Relationship Id="rId883" Type="http://schemas.openxmlformats.org/officeDocument/2006/relationships/image" Target="media/image873.png"/><Relationship Id="rId26" Type="http://schemas.openxmlformats.org/officeDocument/2006/relationships/image" Target="media/image18.png"/><Relationship Id="rId231" Type="http://schemas.openxmlformats.org/officeDocument/2006/relationships/image" Target="media/image223.png"/><Relationship Id="rId329" Type="http://schemas.openxmlformats.org/officeDocument/2006/relationships/image" Target="media/image321.png"/><Relationship Id="rId536" Type="http://schemas.openxmlformats.org/officeDocument/2006/relationships/image" Target="media/image526.png"/><Relationship Id="rId175" Type="http://schemas.openxmlformats.org/officeDocument/2006/relationships/image" Target="media/image167.png"/><Relationship Id="rId743" Type="http://schemas.openxmlformats.org/officeDocument/2006/relationships/image" Target="media/image733.png"/><Relationship Id="rId950" Type="http://schemas.openxmlformats.org/officeDocument/2006/relationships/image" Target="media/image936.png"/><Relationship Id="rId382" Type="http://schemas.openxmlformats.org/officeDocument/2006/relationships/image" Target="media/image373.png"/><Relationship Id="rId603" Type="http://schemas.openxmlformats.org/officeDocument/2006/relationships/image" Target="media/image593.png"/><Relationship Id="rId687" Type="http://schemas.openxmlformats.org/officeDocument/2006/relationships/image" Target="media/image677.png"/><Relationship Id="rId810" Type="http://schemas.openxmlformats.org/officeDocument/2006/relationships/image" Target="media/image800.png"/><Relationship Id="rId908" Type="http://schemas.openxmlformats.org/officeDocument/2006/relationships/image" Target="media/image898.png"/><Relationship Id="rId242" Type="http://schemas.openxmlformats.org/officeDocument/2006/relationships/image" Target="media/image234.png"/><Relationship Id="rId894" Type="http://schemas.openxmlformats.org/officeDocument/2006/relationships/image" Target="media/image884.png"/><Relationship Id="rId37" Type="http://schemas.openxmlformats.org/officeDocument/2006/relationships/image" Target="media/image29.png"/><Relationship Id="rId102" Type="http://schemas.openxmlformats.org/officeDocument/2006/relationships/image" Target="media/image94.png"/><Relationship Id="rId547" Type="http://schemas.openxmlformats.org/officeDocument/2006/relationships/image" Target="media/image537.png"/><Relationship Id="rId754" Type="http://schemas.openxmlformats.org/officeDocument/2006/relationships/image" Target="media/image744.png"/><Relationship Id="rId961" Type="http://schemas.openxmlformats.org/officeDocument/2006/relationships/image" Target="media/image947.png"/><Relationship Id="rId90" Type="http://schemas.openxmlformats.org/officeDocument/2006/relationships/image" Target="media/image82.png"/><Relationship Id="rId186" Type="http://schemas.openxmlformats.org/officeDocument/2006/relationships/image" Target="media/image178.png"/><Relationship Id="rId393" Type="http://schemas.openxmlformats.org/officeDocument/2006/relationships/image" Target="media/image384.png"/><Relationship Id="rId407" Type="http://schemas.openxmlformats.org/officeDocument/2006/relationships/image" Target="media/image398.png"/><Relationship Id="rId614" Type="http://schemas.openxmlformats.org/officeDocument/2006/relationships/image" Target="media/image604.png"/><Relationship Id="rId821" Type="http://schemas.openxmlformats.org/officeDocument/2006/relationships/image" Target="media/image811.png"/><Relationship Id="rId253" Type="http://schemas.openxmlformats.org/officeDocument/2006/relationships/image" Target="media/image245.png"/><Relationship Id="rId460" Type="http://schemas.openxmlformats.org/officeDocument/2006/relationships/image" Target="media/image451.png"/><Relationship Id="rId698" Type="http://schemas.openxmlformats.org/officeDocument/2006/relationships/image" Target="media/image688.png"/><Relationship Id="rId919" Type="http://schemas.openxmlformats.org/officeDocument/2006/relationships/image" Target="media/image908.png"/><Relationship Id="rId48" Type="http://schemas.openxmlformats.org/officeDocument/2006/relationships/image" Target="media/image40.png"/><Relationship Id="rId113" Type="http://schemas.openxmlformats.org/officeDocument/2006/relationships/image" Target="media/image105.png"/><Relationship Id="rId320" Type="http://schemas.openxmlformats.org/officeDocument/2006/relationships/image" Target="media/image312.png"/><Relationship Id="rId558" Type="http://schemas.openxmlformats.org/officeDocument/2006/relationships/image" Target="media/image548.png"/><Relationship Id="rId765" Type="http://schemas.openxmlformats.org/officeDocument/2006/relationships/image" Target="media/image755.png"/><Relationship Id="rId972" Type="http://schemas.openxmlformats.org/officeDocument/2006/relationships/image" Target="media/image958.png"/><Relationship Id="rId197" Type="http://schemas.openxmlformats.org/officeDocument/2006/relationships/image" Target="media/image189.png"/><Relationship Id="rId418" Type="http://schemas.openxmlformats.org/officeDocument/2006/relationships/image" Target="media/image409.png"/><Relationship Id="rId625" Type="http://schemas.openxmlformats.org/officeDocument/2006/relationships/image" Target="media/image615.png"/><Relationship Id="rId832" Type="http://schemas.openxmlformats.org/officeDocument/2006/relationships/image" Target="media/image822.png"/><Relationship Id="rId264" Type="http://schemas.openxmlformats.org/officeDocument/2006/relationships/image" Target="media/image256.png"/><Relationship Id="rId471" Type="http://schemas.openxmlformats.org/officeDocument/2006/relationships/image" Target="media/image462.png"/><Relationship Id="rId59" Type="http://schemas.openxmlformats.org/officeDocument/2006/relationships/image" Target="media/image51.png"/><Relationship Id="rId124" Type="http://schemas.openxmlformats.org/officeDocument/2006/relationships/image" Target="media/image116.png"/><Relationship Id="rId569" Type="http://schemas.openxmlformats.org/officeDocument/2006/relationships/image" Target="media/image559.png"/><Relationship Id="rId776" Type="http://schemas.openxmlformats.org/officeDocument/2006/relationships/image" Target="media/image766.png"/><Relationship Id="rId983" Type="http://schemas.openxmlformats.org/officeDocument/2006/relationships/image" Target="media/image969.png"/><Relationship Id="rId331" Type="http://schemas.openxmlformats.org/officeDocument/2006/relationships/image" Target="media/image323.png"/><Relationship Id="rId429" Type="http://schemas.openxmlformats.org/officeDocument/2006/relationships/image" Target="media/image420.png"/><Relationship Id="rId636" Type="http://schemas.openxmlformats.org/officeDocument/2006/relationships/image" Target="media/image626.png"/><Relationship Id="rId843" Type="http://schemas.openxmlformats.org/officeDocument/2006/relationships/image" Target="media/image833.png"/><Relationship Id="rId275" Type="http://schemas.openxmlformats.org/officeDocument/2006/relationships/image" Target="media/image267.png"/><Relationship Id="rId482" Type="http://schemas.openxmlformats.org/officeDocument/2006/relationships/image" Target="media/image473.png"/><Relationship Id="rId703" Type="http://schemas.openxmlformats.org/officeDocument/2006/relationships/image" Target="media/image693.png"/><Relationship Id="rId910" Type="http://schemas.openxmlformats.org/officeDocument/2006/relationships/image" Target="media/image900.png"/><Relationship Id="rId135" Type="http://schemas.openxmlformats.org/officeDocument/2006/relationships/image" Target="media/image127.png"/><Relationship Id="rId342" Type="http://schemas.openxmlformats.org/officeDocument/2006/relationships/image" Target="media/image334.png"/><Relationship Id="rId787" Type="http://schemas.openxmlformats.org/officeDocument/2006/relationships/image" Target="media/image777.png"/><Relationship Id="rId994" Type="http://schemas.openxmlformats.org/officeDocument/2006/relationships/image" Target="media/image980.png"/><Relationship Id="rId202" Type="http://schemas.openxmlformats.org/officeDocument/2006/relationships/image" Target="media/image194.png"/><Relationship Id="rId647" Type="http://schemas.openxmlformats.org/officeDocument/2006/relationships/image" Target="media/image637.png"/><Relationship Id="rId854" Type="http://schemas.openxmlformats.org/officeDocument/2006/relationships/image" Target="media/image844.png"/><Relationship Id="rId286" Type="http://schemas.openxmlformats.org/officeDocument/2006/relationships/image" Target="media/image278.png"/><Relationship Id="rId493" Type="http://schemas.openxmlformats.org/officeDocument/2006/relationships/image" Target="media/image484.png"/><Relationship Id="rId507" Type="http://schemas.openxmlformats.org/officeDocument/2006/relationships/image" Target="media/image498.png"/><Relationship Id="rId714" Type="http://schemas.openxmlformats.org/officeDocument/2006/relationships/image" Target="media/image704.png"/><Relationship Id="rId921" Type="http://schemas.openxmlformats.org/officeDocument/2006/relationships/hyperlink" Target="https://huggingface.co/stable-diffusion-v1-5/stable-diffusion-v1-5/tree/main/text_encoder" TargetMode="External"/><Relationship Id="rId50" Type="http://schemas.openxmlformats.org/officeDocument/2006/relationships/image" Target="media/image42.png"/><Relationship Id="rId146" Type="http://schemas.openxmlformats.org/officeDocument/2006/relationships/image" Target="media/image138.png"/><Relationship Id="rId353" Type="http://schemas.openxmlformats.org/officeDocument/2006/relationships/image" Target="media/image344.png"/><Relationship Id="rId560" Type="http://schemas.openxmlformats.org/officeDocument/2006/relationships/image" Target="media/image550.png"/><Relationship Id="rId798" Type="http://schemas.openxmlformats.org/officeDocument/2006/relationships/image" Target="media/image788.png"/><Relationship Id="rId213" Type="http://schemas.openxmlformats.org/officeDocument/2006/relationships/image" Target="media/image205.png"/><Relationship Id="rId420" Type="http://schemas.openxmlformats.org/officeDocument/2006/relationships/image" Target="media/image411.png"/><Relationship Id="rId658" Type="http://schemas.openxmlformats.org/officeDocument/2006/relationships/image" Target="media/image648.png"/><Relationship Id="rId865" Type="http://schemas.openxmlformats.org/officeDocument/2006/relationships/image" Target="media/image855.png"/><Relationship Id="rId297" Type="http://schemas.openxmlformats.org/officeDocument/2006/relationships/image" Target="media/image289.png"/><Relationship Id="rId518" Type="http://schemas.openxmlformats.org/officeDocument/2006/relationships/image" Target="media/image509.png"/><Relationship Id="rId725" Type="http://schemas.openxmlformats.org/officeDocument/2006/relationships/image" Target="media/image715.png"/><Relationship Id="rId932" Type="http://schemas.openxmlformats.org/officeDocument/2006/relationships/image" Target="media/image918.png"/><Relationship Id="rId157" Type="http://schemas.openxmlformats.org/officeDocument/2006/relationships/image" Target="media/image149.png"/><Relationship Id="rId364" Type="http://schemas.openxmlformats.org/officeDocument/2006/relationships/image" Target="media/image355.png"/><Relationship Id="rId1008" Type="http://schemas.openxmlformats.org/officeDocument/2006/relationships/image" Target="media/image994.png"/><Relationship Id="rId61" Type="http://schemas.openxmlformats.org/officeDocument/2006/relationships/image" Target="media/image53.png"/><Relationship Id="rId571" Type="http://schemas.openxmlformats.org/officeDocument/2006/relationships/image" Target="media/image561.png"/><Relationship Id="rId669" Type="http://schemas.openxmlformats.org/officeDocument/2006/relationships/image" Target="media/image659.png"/><Relationship Id="rId876" Type="http://schemas.openxmlformats.org/officeDocument/2006/relationships/image" Target="media/image866.png"/><Relationship Id="rId19" Type="http://schemas.openxmlformats.org/officeDocument/2006/relationships/image" Target="media/image11.png"/><Relationship Id="rId224" Type="http://schemas.openxmlformats.org/officeDocument/2006/relationships/image" Target="media/image216.png"/><Relationship Id="rId431" Type="http://schemas.openxmlformats.org/officeDocument/2006/relationships/image" Target="media/image422.png"/><Relationship Id="rId529" Type="http://schemas.openxmlformats.org/officeDocument/2006/relationships/image" Target="media/image519.png"/><Relationship Id="rId736" Type="http://schemas.openxmlformats.org/officeDocument/2006/relationships/image" Target="media/image726.png"/><Relationship Id="rId168" Type="http://schemas.openxmlformats.org/officeDocument/2006/relationships/image" Target="media/image160.png"/><Relationship Id="rId943" Type="http://schemas.openxmlformats.org/officeDocument/2006/relationships/image" Target="media/image929.png"/><Relationship Id="rId72" Type="http://schemas.openxmlformats.org/officeDocument/2006/relationships/image" Target="media/image64.png"/><Relationship Id="rId375" Type="http://schemas.openxmlformats.org/officeDocument/2006/relationships/image" Target="media/image366.png"/><Relationship Id="rId582" Type="http://schemas.openxmlformats.org/officeDocument/2006/relationships/image" Target="media/image572.png"/><Relationship Id="rId803" Type="http://schemas.openxmlformats.org/officeDocument/2006/relationships/image" Target="media/image793.png"/><Relationship Id="rId3" Type="http://schemas.openxmlformats.org/officeDocument/2006/relationships/styles" Target="styles.xml"/><Relationship Id="rId235" Type="http://schemas.openxmlformats.org/officeDocument/2006/relationships/image" Target="media/image227.png"/><Relationship Id="rId442" Type="http://schemas.openxmlformats.org/officeDocument/2006/relationships/image" Target="media/image433.png"/><Relationship Id="rId887" Type="http://schemas.openxmlformats.org/officeDocument/2006/relationships/image" Target="media/image877.png"/><Relationship Id="rId302" Type="http://schemas.openxmlformats.org/officeDocument/2006/relationships/image" Target="media/image294.png"/><Relationship Id="rId747" Type="http://schemas.openxmlformats.org/officeDocument/2006/relationships/image" Target="media/image737.png"/><Relationship Id="rId954" Type="http://schemas.openxmlformats.org/officeDocument/2006/relationships/image" Target="media/image940.png"/><Relationship Id="rId83" Type="http://schemas.openxmlformats.org/officeDocument/2006/relationships/image" Target="media/image75.png"/><Relationship Id="rId179" Type="http://schemas.openxmlformats.org/officeDocument/2006/relationships/image" Target="media/image171.png"/><Relationship Id="rId386" Type="http://schemas.openxmlformats.org/officeDocument/2006/relationships/image" Target="media/image377.png"/><Relationship Id="rId593" Type="http://schemas.openxmlformats.org/officeDocument/2006/relationships/image" Target="media/image583.png"/><Relationship Id="rId607" Type="http://schemas.openxmlformats.org/officeDocument/2006/relationships/image" Target="media/image597.png"/><Relationship Id="rId814" Type="http://schemas.openxmlformats.org/officeDocument/2006/relationships/image" Target="media/image804.png"/><Relationship Id="rId246" Type="http://schemas.openxmlformats.org/officeDocument/2006/relationships/image" Target="media/image238.png"/><Relationship Id="rId453" Type="http://schemas.openxmlformats.org/officeDocument/2006/relationships/image" Target="media/image444.png"/><Relationship Id="rId660" Type="http://schemas.openxmlformats.org/officeDocument/2006/relationships/image" Target="media/image650.png"/><Relationship Id="rId898" Type="http://schemas.openxmlformats.org/officeDocument/2006/relationships/image" Target="media/image888.png"/><Relationship Id="rId106" Type="http://schemas.openxmlformats.org/officeDocument/2006/relationships/image" Target="media/image98.png"/><Relationship Id="rId313" Type="http://schemas.openxmlformats.org/officeDocument/2006/relationships/image" Target="media/image305.png"/><Relationship Id="rId758" Type="http://schemas.openxmlformats.org/officeDocument/2006/relationships/image" Target="media/image748.png"/><Relationship Id="rId965" Type="http://schemas.openxmlformats.org/officeDocument/2006/relationships/image" Target="media/image9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883FA7-884A-46FB-A3DB-C4E02C124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1610</TotalTime>
  <Pages>472</Pages>
  <Words>85494</Words>
  <Characters>470220</Characters>
  <Application>Microsoft Office Word</Application>
  <DocSecurity>0</DocSecurity>
  <Lines>3918</Lines>
  <Paragraphs>1109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RODRIGO ROCUANT OBREQUE</dc:creator>
  <cp:keywords/>
  <dc:description/>
  <cp:lastModifiedBy>RICHARD RODRIGO ROCUANT OBREQUE</cp:lastModifiedBy>
  <cp:revision>935</cp:revision>
  <dcterms:created xsi:type="dcterms:W3CDTF">2026-10-14T23:22:00Z</dcterms:created>
  <dcterms:modified xsi:type="dcterms:W3CDTF">2026-10-26T04:01:00Z</dcterms:modified>
</cp:coreProperties>
</file>